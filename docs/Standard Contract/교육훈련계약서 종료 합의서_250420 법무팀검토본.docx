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54B" w:rsidRPr="004F34A2" w:rsidRDefault="0001254B">
      <w:pPr>
        <w:spacing w:after="120"/>
      </w:pPr>
    </w:p>
    <w:p w:rsidR="0001254B" w:rsidRPr="004F34A2" w:rsidRDefault="004F34A2">
      <w:pPr>
        <w:spacing w:after="60"/>
        <w:jc w:val="center"/>
      </w:pPr>
      <w:r w:rsidRPr="004F34A2">
        <w:rPr>
          <w:b/>
          <w:bCs/>
          <w:sz w:val="32"/>
          <w:szCs w:val="32"/>
        </w:rPr>
        <w:t xml:space="preserve">교육훈련계약 </w:t>
      </w:r>
      <w:r w:rsidR="00C24AA1" w:rsidRPr="004F34A2">
        <w:rPr>
          <w:b/>
          <w:bCs/>
          <w:sz w:val="32"/>
          <w:szCs w:val="32"/>
        </w:rPr>
        <w:t>종료</w:t>
      </w:r>
      <w:r w:rsidRPr="004F34A2">
        <w:rPr>
          <w:b/>
          <w:bCs/>
          <w:sz w:val="32"/>
          <w:szCs w:val="32"/>
        </w:rPr>
        <w:t xml:space="preserve"> 합의서</w:t>
      </w:r>
    </w:p>
    <w:p w:rsidR="0001254B" w:rsidRPr="004F34A2" w:rsidRDefault="00C24AA1" w:rsidP="004F34A2">
      <w:pPr>
        <w:spacing w:before="80" w:after="80"/>
        <w:jc w:val="both"/>
      </w:pPr>
      <w:r w:rsidRPr="004F34A2">
        <w:rPr>
          <w:b/>
          <w:bCs/>
          <w:sz w:val="24"/>
          <w:szCs w:val="24"/>
        </w:rPr>
        <w:br/>
      </w:r>
      <w:r w:rsidRPr="004F34A2">
        <w:t xml:space="preserve"> </w:t>
      </w:r>
      <w:r w:rsidR="004F34A2" w:rsidRPr="004F34A2">
        <w:t>(주)</w:t>
      </w:r>
      <w:proofErr w:type="spellStart"/>
      <w:r w:rsidR="004F34A2" w:rsidRPr="004F34A2">
        <w:t>퍼시스</w:t>
      </w:r>
      <w:proofErr w:type="spellEnd"/>
      <w:r w:rsidR="004F34A2" w:rsidRPr="004F34A2">
        <w:t xml:space="preserve">(이하 "위탁자"라 한다), </w:t>
      </w:r>
      <w:r w:rsidR="004F34A2" w:rsidRPr="004F34A2">
        <w:rPr>
          <w:highlight w:val="yellow"/>
        </w:rPr>
        <w:t>○○OC센터</w:t>
      </w:r>
      <w:r w:rsidR="004F34A2" w:rsidRPr="004F34A2">
        <w:t xml:space="preserve">(이하 "수탁자"라 한다), </w:t>
      </w:r>
      <w:r w:rsidR="004F34A2" w:rsidRPr="004F34A2">
        <w:rPr>
          <w:highlight w:val="yellow"/>
        </w:rPr>
        <w:t>후보자OC</w:t>
      </w:r>
      <w:r w:rsidR="004F34A2" w:rsidRPr="004F34A2">
        <w:t>(이하 "교육대상자"라 한다)는 아래와 같은 사유로 기존 교육훈련계약(별첨 1)의 종료에 관하여 3자가 상호 합의하고, 이를 확인하기 위하여 본 합의서를 작성한다.</w:t>
      </w:r>
    </w:p>
    <w:p w:rsidR="0001254B" w:rsidRPr="004F34A2" w:rsidRDefault="0001254B" w:rsidP="004F34A2">
      <w:pPr>
        <w:spacing w:after="60"/>
        <w:jc w:val="both"/>
      </w:pPr>
    </w:p>
    <w:p w:rsidR="0001254B" w:rsidRPr="004F34A2" w:rsidRDefault="004F34A2" w:rsidP="004F34A2">
      <w:pPr>
        <w:spacing w:before="80" w:after="80"/>
        <w:jc w:val="both"/>
      </w:pPr>
      <w:r w:rsidRPr="004F34A2">
        <w:t>"위탁자"와 "수탁자" 간의 OC센터 운영 계약이 2026년 4월 30일부로 종료됨에 따라, "위탁자", "수탁자", "교육대상자" 3자가 체결한 교육훈련계약(별첨 1) 역시 동일자로 합의 종료하기로 한다. 이후 "</w:t>
      </w:r>
      <w:ins w:id="0" w:author="FURSYS" w:date="2026-04-20T09:49:00Z">
        <w:r w:rsidR="006765F6">
          <w:t>”</w:t>
        </w:r>
      </w:ins>
      <w:ins w:id="1" w:author="FURSYS" w:date="2026-04-20T09:50:00Z">
        <w:r w:rsidR="006765F6">
          <w:rPr>
            <w:rFonts w:hint="eastAsia"/>
          </w:rPr>
          <w:t>위탁자</w:t>
        </w:r>
        <w:r w:rsidR="006765F6">
          <w:t>”</w:t>
        </w:r>
        <w:r w:rsidR="006765F6">
          <w:rPr>
            <w:rFonts w:hint="eastAsia"/>
          </w:rPr>
          <w:t xml:space="preserve">와 </w:t>
        </w:r>
      </w:ins>
      <w:r w:rsidRPr="004F34A2">
        <w:t>교육대상자"</w:t>
      </w:r>
      <w:ins w:id="2" w:author="FURSYS" w:date="2026-04-20T09:50:00Z">
        <w:r w:rsidR="006765F6">
          <w:rPr>
            <w:rFonts w:hint="eastAsia"/>
          </w:rPr>
          <w:t>는 대리점계약을 체결하기로 하며</w:t>
        </w:r>
      </w:ins>
      <w:del w:id="3" w:author="FURSYS" w:date="2026-04-20T09:50:00Z">
        <w:r w:rsidRPr="004F34A2" w:rsidDel="006765F6">
          <w:delText>의</w:delText>
        </w:r>
      </w:del>
      <w:r w:rsidRPr="004F34A2">
        <w:t xml:space="preserve"> 대리점 개설에 관한 사항은 별도 계약에 따른다.</w:t>
      </w:r>
    </w:p>
    <w:p w:rsidR="0001254B" w:rsidRPr="004F34A2" w:rsidRDefault="0001254B" w:rsidP="004F34A2">
      <w:pPr>
        <w:spacing w:after="100"/>
        <w:jc w:val="both"/>
      </w:pPr>
    </w:p>
    <w:p w:rsidR="0001254B" w:rsidRPr="004F34A2" w:rsidRDefault="004F34A2" w:rsidP="004F34A2">
      <w:pPr>
        <w:spacing w:before="200" w:after="100"/>
        <w:jc w:val="both"/>
      </w:pPr>
      <w:r w:rsidRPr="004F34A2">
        <w:rPr>
          <w:b/>
          <w:bCs/>
          <w:sz w:val="24"/>
          <w:szCs w:val="24"/>
        </w:rPr>
        <w:t>제1조 (기존 교육훈련계약의 종료)</w:t>
      </w:r>
    </w:p>
    <w:p w:rsidR="0001254B" w:rsidRPr="004F34A2" w:rsidRDefault="004F34A2" w:rsidP="004F34A2">
      <w:pPr>
        <w:spacing w:before="80" w:after="80"/>
        <w:jc w:val="both"/>
      </w:pPr>
      <w:r w:rsidRPr="004F34A2">
        <w:t xml:space="preserve">① "위탁자", "수탁자", "교육대상자"는 아래와 같이 3자가 체결한 </w:t>
      </w:r>
      <w:ins w:id="4" w:author="FURSYS" w:date="2026-04-20T09:51:00Z">
        <w:r w:rsidR="006765F6">
          <w:rPr>
            <w:rFonts w:hint="eastAsia"/>
          </w:rPr>
          <w:t xml:space="preserve">별첨 </w:t>
        </w:r>
        <w:r w:rsidR="006765F6">
          <w:t xml:space="preserve">1 </w:t>
        </w:r>
      </w:ins>
      <w:r w:rsidRPr="004F34A2">
        <w:t>교육훈련계약(이하 "기존 계약"이라 한다)을 2026년 4월 30일부로 합의 종료하기로 한다.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86"/>
      </w:tblGrid>
      <w:tr w:rsidR="004F34A2" w:rsidRPr="004F34A2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:rsidR="0001254B" w:rsidRPr="004F34A2" w:rsidRDefault="004F34A2">
            <w:pPr>
              <w:jc w:val="center"/>
            </w:pPr>
            <w:r w:rsidRPr="004F34A2">
              <w:rPr>
                <w:b/>
                <w:bCs/>
              </w:rPr>
              <w:t>계약 구분</w:t>
            </w:r>
          </w:p>
        </w:tc>
        <w:tc>
          <w:tcPr>
            <w:tcW w:w="6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:rsidR="0001254B" w:rsidRPr="004F34A2" w:rsidRDefault="004F34A2">
            <w:pPr>
              <w:jc w:val="center"/>
            </w:pPr>
            <w:r w:rsidRPr="004F34A2">
              <w:rPr>
                <w:b/>
                <w:bCs/>
              </w:rPr>
              <w:t>교육훈련계약 (3자 계약)</w:t>
            </w:r>
          </w:p>
        </w:tc>
      </w:tr>
      <w:tr w:rsidR="004F34A2" w:rsidRPr="004F34A2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:rsidR="0001254B" w:rsidRPr="004F34A2" w:rsidRDefault="004F34A2">
            <w:pPr>
              <w:jc w:val="center"/>
            </w:pPr>
            <w:r w:rsidRPr="004F34A2">
              <w:t>계약 당사자</w:t>
            </w:r>
          </w:p>
        </w:tc>
        <w:tc>
          <w:tcPr>
            <w:tcW w:w="65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:rsidR="0001254B" w:rsidRPr="004F34A2" w:rsidRDefault="004F34A2">
            <w:r w:rsidRPr="004F34A2">
              <w:t>위탁자(</w:t>
            </w:r>
            <w:proofErr w:type="spellStart"/>
            <w:r w:rsidRPr="004F34A2">
              <w:t>퍼시스</w:t>
            </w:r>
            <w:proofErr w:type="spellEnd"/>
            <w:r w:rsidRPr="004F34A2">
              <w:t>) · 수탁자(OC센터) · 교육대상자(후보자OC)</w:t>
            </w:r>
          </w:p>
        </w:tc>
      </w:tr>
      <w:tr w:rsidR="004F34A2" w:rsidRPr="004F34A2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:rsidR="0001254B" w:rsidRPr="004F34A2" w:rsidRDefault="004F34A2">
            <w:pPr>
              <w:jc w:val="center"/>
            </w:pPr>
            <w:proofErr w:type="spellStart"/>
            <w:r w:rsidRPr="004F34A2">
              <w:t>원계약</w:t>
            </w:r>
            <w:proofErr w:type="spellEnd"/>
            <w:r w:rsidRPr="004F34A2">
              <w:t xml:space="preserve"> 기간</w:t>
            </w:r>
          </w:p>
        </w:tc>
        <w:tc>
          <w:tcPr>
            <w:tcW w:w="65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:rsidR="0001254B" w:rsidRPr="004F34A2" w:rsidRDefault="004F34A2">
            <w:pPr>
              <w:rPr>
                <w:highlight w:val="yellow"/>
              </w:rPr>
            </w:pPr>
            <w:r w:rsidRPr="004F34A2">
              <w:rPr>
                <w:highlight w:val="yellow"/>
              </w:rPr>
              <w:t>20XX년 X월 XX일 ~ 20XX년 X월 XX일</w:t>
            </w:r>
          </w:p>
        </w:tc>
      </w:tr>
      <w:tr w:rsidR="004F34A2" w:rsidRPr="004F34A2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:rsidR="0001254B" w:rsidRPr="004F34A2" w:rsidRDefault="004F34A2">
            <w:pPr>
              <w:jc w:val="center"/>
            </w:pPr>
            <w:r w:rsidRPr="004F34A2">
              <w:t>합의 종료일</w:t>
            </w:r>
          </w:p>
        </w:tc>
        <w:tc>
          <w:tcPr>
            <w:tcW w:w="65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:rsidR="0001254B" w:rsidRPr="004F34A2" w:rsidRDefault="004F34A2">
            <w:r w:rsidRPr="004F34A2">
              <w:rPr>
                <w:b/>
                <w:bCs/>
              </w:rPr>
              <w:t>2026년 4월 30일</w:t>
            </w:r>
          </w:p>
        </w:tc>
      </w:tr>
    </w:tbl>
    <w:p w:rsidR="0001254B" w:rsidRPr="004F34A2" w:rsidRDefault="004F34A2" w:rsidP="004F34A2">
      <w:pPr>
        <w:spacing w:before="80" w:after="80"/>
        <w:jc w:val="both"/>
      </w:pPr>
      <w:r w:rsidRPr="004F34A2">
        <w:t>② "위탁자"</w:t>
      </w:r>
      <w:ins w:id="5" w:author="FURSYS" w:date="2026-04-20T09:53:00Z">
        <w:r w:rsidR="006765F6">
          <w:rPr>
            <w:rFonts w:hint="eastAsia"/>
          </w:rPr>
          <w:t>,</w:t>
        </w:r>
      </w:ins>
      <w:del w:id="6" w:author="FURSYS" w:date="2026-04-20T09:53:00Z">
        <w:r w:rsidRPr="004F34A2" w:rsidDel="006765F6">
          <w:delText>와</w:delText>
        </w:r>
      </w:del>
      <w:r w:rsidRPr="004F34A2">
        <w:t xml:space="preserve"> "수탁자"</w:t>
      </w:r>
      <w:ins w:id="7" w:author="FURSYS" w:date="2026-04-20T09:53:00Z">
        <w:r w:rsidR="006765F6">
          <w:t>, “</w:t>
        </w:r>
        <w:r w:rsidR="006765F6">
          <w:rPr>
            <w:rFonts w:hint="eastAsia"/>
          </w:rPr>
          <w:t>교육대상자</w:t>
        </w:r>
        <w:r w:rsidR="006765F6">
          <w:t>”</w:t>
        </w:r>
        <w:r w:rsidR="006765F6">
          <w:rPr>
            <w:rFonts w:hint="eastAsia"/>
          </w:rPr>
          <w:t xml:space="preserve">는 </w:t>
        </w:r>
        <w:proofErr w:type="spellStart"/>
        <w:r w:rsidR="006765F6">
          <w:rPr>
            <w:rFonts w:hint="eastAsia"/>
          </w:rPr>
          <w:t>원계약</w:t>
        </w:r>
        <w:proofErr w:type="spellEnd"/>
        <w:r w:rsidR="006765F6">
          <w:rPr>
            <w:rFonts w:hint="eastAsia"/>
          </w:rPr>
          <w:t xml:space="preserve"> 기간</w:t>
        </w:r>
      </w:ins>
      <w:ins w:id="8" w:author="FURSYS" w:date="2026-04-20T09:54:00Z">
        <w:r w:rsidR="006765F6">
          <w:rPr>
            <w:rFonts w:hint="eastAsia"/>
          </w:rPr>
          <w:t xml:space="preserve">에도 불구하고 </w:t>
        </w:r>
        <w:r w:rsidR="006765F6">
          <w:t>3</w:t>
        </w:r>
        <w:r w:rsidR="006765F6">
          <w:rPr>
            <w:rFonts w:hint="eastAsia"/>
          </w:rPr>
          <w:t>자간 자유로운 합의에 따라</w:t>
        </w:r>
      </w:ins>
      <w:r w:rsidRPr="004F34A2">
        <w:t xml:space="preserve"> </w:t>
      </w:r>
      <w:del w:id="9" w:author="FURSYS" w:date="2026-04-20T09:54:00Z">
        <w:r w:rsidRPr="004F34A2" w:rsidDel="006765F6">
          <w:delText>간 OC</w:delText>
        </w:r>
        <w:r w:rsidRPr="006765F6" w:rsidDel="006765F6">
          <w:delText xml:space="preserve">센터 운영 계약의 종료에 따라 </w:delText>
        </w:r>
      </w:del>
      <w:r w:rsidRPr="006765F6">
        <w:t>기존</w:t>
      </w:r>
      <w:r w:rsidRPr="004F34A2">
        <w:t xml:space="preserve"> 계약을 합의 종료하는 것이며, "위탁자", "수탁자", "교육대상자" 3자는 이에 상호 확인하고 동의한다.</w:t>
      </w:r>
    </w:p>
    <w:p w:rsidR="0001254B" w:rsidRPr="004F34A2" w:rsidRDefault="004F34A2" w:rsidP="004F34A2">
      <w:pPr>
        <w:spacing w:before="80" w:after="80"/>
        <w:jc w:val="both"/>
      </w:pPr>
      <w:r w:rsidRPr="004F34A2">
        <w:t>③ 기존 계약의 합의 종료로 인하여 "교육대상자"가 교육훈련 중에 발생한 권리·의무 관계는 본 합의</w:t>
      </w:r>
      <w:ins w:id="10" w:author="FURSYS" w:date="2026-04-20T09:52:00Z">
        <w:r w:rsidR="006765F6">
          <w:rPr>
            <w:rFonts w:hint="eastAsia"/>
          </w:rPr>
          <w:t>종료일에 종료되며</w:t>
        </w:r>
      </w:ins>
      <w:del w:id="11" w:author="FURSYS" w:date="2026-04-20T09:52:00Z">
        <w:r w:rsidRPr="004F34A2" w:rsidDel="006765F6">
          <w:delText>서의 내용에 따라 처리되며</w:delText>
        </w:r>
      </w:del>
      <w:r w:rsidRPr="004F34A2">
        <w:t>, 이와 별도로 추가적인 손해배상 또는 위약금 청구는 하지 아니한다.</w:t>
      </w:r>
    </w:p>
    <w:p w:rsidR="004F34A2" w:rsidRPr="004F34A2" w:rsidRDefault="004F34A2" w:rsidP="004F34A2">
      <w:pPr>
        <w:spacing w:before="80" w:after="80"/>
        <w:jc w:val="both"/>
      </w:pPr>
    </w:p>
    <w:p w:rsidR="0001254B" w:rsidRPr="004F34A2" w:rsidRDefault="004F34A2" w:rsidP="004F34A2">
      <w:pPr>
        <w:spacing w:before="200" w:after="100"/>
        <w:jc w:val="both"/>
      </w:pPr>
      <w:r w:rsidRPr="004F34A2">
        <w:rPr>
          <w:b/>
          <w:bCs/>
          <w:sz w:val="24"/>
          <w:szCs w:val="24"/>
        </w:rPr>
        <w:t>제2조 (상호 확인 및 이의 없음)</w:t>
      </w:r>
    </w:p>
    <w:p w:rsidR="0001254B" w:rsidRPr="004F34A2" w:rsidRDefault="004F34A2" w:rsidP="004F34A2">
      <w:pPr>
        <w:spacing w:before="80" w:after="80"/>
        <w:jc w:val="both"/>
      </w:pPr>
      <w:r w:rsidRPr="004F34A2">
        <w:t>① "위탁자", "수탁자", "교육대상자"는 본 합의서의 내용을 충분히 이해하고, 이에 자유로운 의사로 동의함을 확인한다.</w:t>
      </w:r>
    </w:p>
    <w:p w:rsidR="0001254B" w:rsidRPr="004F34A2" w:rsidRDefault="004F34A2" w:rsidP="004F34A2">
      <w:pPr>
        <w:spacing w:before="80" w:after="80"/>
        <w:jc w:val="both"/>
      </w:pPr>
      <w:r w:rsidRPr="004F34A2">
        <w:t>② "교육대상자"는 기존 교육훈련계약의 합의 종료에 관하여 향후 어떠한 이의도 제기하지 아니</w:t>
      </w:r>
      <w:r w:rsidRPr="004F34A2">
        <w:lastRenderedPageBreak/>
        <w:t>한다.</w:t>
      </w:r>
    </w:p>
    <w:p w:rsidR="0001254B" w:rsidRDefault="004F34A2">
      <w:pPr>
        <w:spacing w:before="80" w:after="80"/>
        <w:rPr>
          <w:ins w:id="12" w:author="FURSYS" w:date="2026-04-20T10:04:00Z"/>
        </w:rPr>
      </w:pPr>
      <w:r w:rsidRPr="004F34A2">
        <w:t>③ 본 합의서에 명시되지 아니한 사항은 관련 법령 및 "위탁자"의 대리점 운영 규정에 따른다.</w:t>
      </w:r>
    </w:p>
    <w:p w:rsidR="0064139A" w:rsidRDefault="0064139A">
      <w:pPr>
        <w:spacing w:before="80" w:after="80"/>
        <w:rPr>
          <w:ins w:id="13" w:author="FURSYS" w:date="2026-04-20T10:04:00Z"/>
        </w:rPr>
      </w:pPr>
    </w:p>
    <w:p w:rsidR="0064139A" w:rsidRDefault="0064139A">
      <w:pPr>
        <w:spacing w:before="80" w:after="80"/>
        <w:rPr>
          <w:ins w:id="14" w:author="FURSYS" w:date="2026-04-20T10:04:00Z"/>
        </w:rPr>
      </w:pPr>
      <w:proofErr w:type="gramStart"/>
      <w:ins w:id="15" w:author="FURSYS" w:date="2026-04-20T10:04:00Z">
        <w:r>
          <w:rPr>
            <w:rFonts w:hint="eastAsia"/>
          </w:rPr>
          <w:t xml:space="preserve">제 </w:t>
        </w:r>
        <w:r>
          <w:t>3</w:t>
        </w:r>
        <w:proofErr w:type="gramEnd"/>
        <w:r>
          <w:rPr>
            <w:rFonts w:hint="eastAsia"/>
          </w:rPr>
          <w:t xml:space="preserve">조 </w:t>
        </w:r>
        <w:r>
          <w:t>(</w:t>
        </w:r>
        <w:r>
          <w:rPr>
            <w:rFonts w:hint="eastAsia"/>
          </w:rPr>
          <w:t>기타 특약사항)</w:t>
        </w:r>
      </w:ins>
    </w:p>
    <w:p w:rsidR="0064139A" w:rsidRPr="0064139A" w:rsidRDefault="0064139A" w:rsidP="0064139A">
      <w:pPr>
        <w:pStyle w:val="a4"/>
        <w:numPr>
          <w:ilvl w:val="0"/>
          <w:numId w:val="2"/>
        </w:numPr>
        <w:spacing w:before="80" w:after="80"/>
        <w:rPr>
          <w:rFonts w:hint="eastAsia"/>
        </w:rPr>
        <w:pPrChange w:id="16" w:author="FURSYS" w:date="2026-04-20T10:04:00Z">
          <w:pPr>
            <w:spacing w:before="80" w:after="80"/>
          </w:pPr>
        </w:pPrChange>
      </w:pPr>
      <w:ins w:id="17" w:author="FURSYS" w:date="2026-04-20T10:04:00Z">
        <w:r>
          <w:t>“</w:t>
        </w:r>
        <w:r>
          <w:rPr>
            <w:rFonts w:hint="eastAsia"/>
          </w:rPr>
          <w:t>위탁자</w:t>
        </w:r>
        <w:r>
          <w:t>”</w:t>
        </w:r>
        <w:r>
          <w:rPr>
            <w:rFonts w:hint="eastAsia"/>
          </w:rPr>
          <w:t xml:space="preserve">와 </w:t>
        </w:r>
        <w:r>
          <w:t>“</w:t>
        </w:r>
      </w:ins>
      <w:ins w:id="18" w:author="FURSYS" w:date="2026-04-20T10:05:00Z">
        <w:r>
          <w:rPr>
            <w:rFonts w:hint="eastAsia"/>
          </w:rPr>
          <w:t>교육대상자</w:t>
        </w:r>
        <w:r>
          <w:t>”</w:t>
        </w:r>
        <w:r>
          <w:rPr>
            <w:rFonts w:hint="eastAsia"/>
          </w:rPr>
          <w:t xml:space="preserve">는 교육훈련계약 종료 후 </w:t>
        </w:r>
      </w:ins>
      <w:ins w:id="19" w:author="FURSYS" w:date="2026-04-20T10:07:00Z">
        <w:r>
          <w:rPr>
            <w:rFonts w:hint="eastAsia"/>
          </w:rPr>
          <w:t>다음과</w:t>
        </w:r>
      </w:ins>
      <w:ins w:id="20" w:author="FURSYS" w:date="2026-04-20T10:05:00Z">
        <w:r>
          <w:rPr>
            <w:rFonts w:hint="eastAsia"/>
          </w:rPr>
          <w:t xml:space="preserve"> 같이 대리점계약을 </w:t>
        </w:r>
        <w:proofErr w:type="spellStart"/>
        <w:r>
          <w:rPr>
            <w:rFonts w:hint="eastAsia"/>
          </w:rPr>
          <w:t>체결하기로한다</w:t>
        </w:r>
        <w:proofErr w:type="spellEnd"/>
        <w:r>
          <w:rPr>
            <w:rFonts w:hint="eastAsia"/>
          </w:rPr>
          <w:t>.</w:t>
        </w:r>
        <w:r>
          <w:t xml:space="preserve"> </w:t>
        </w:r>
        <w:r>
          <w:rPr>
            <w:rFonts w:hint="eastAsia"/>
          </w:rPr>
          <w:t xml:space="preserve">단 </w:t>
        </w:r>
        <w:r>
          <w:t>“</w:t>
        </w:r>
        <w:r>
          <w:rPr>
            <w:rFonts w:hint="eastAsia"/>
          </w:rPr>
          <w:t>교육대상자</w:t>
        </w:r>
        <w:r>
          <w:t>”</w:t>
        </w:r>
        <w:r>
          <w:rPr>
            <w:rFonts w:hint="eastAsia"/>
          </w:rPr>
          <w:t>는</w:t>
        </w:r>
        <w:r>
          <w:t xml:space="preserve"> </w:t>
        </w:r>
        <w:r>
          <w:rPr>
            <w:rFonts w:hint="eastAsia"/>
          </w:rPr>
          <w:t>대리점계약 체결을 거절할 수 있다.</w:t>
        </w:r>
      </w:ins>
      <w:ins w:id="21" w:author="FURSYS" w:date="2026-04-20T10:06:00Z">
        <w:r>
          <w:br/>
          <w:t>1. 25</w:t>
        </w:r>
        <w:r>
          <w:rPr>
            <w:rFonts w:hint="eastAsia"/>
          </w:rPr>
          <w:t xml:space="preserve">년 </w:t>
        </w:r>
        <w:proofErr w:type="gramStart"/>
        <w:r>
          <w:rPr>
            <w:rFonts w:hint="eastAsia"/>
          </w:rPr>
          <w:t xml:space="preserve">대리점계약 </w:t>
        </w:r>
        <w:r>
          <w:t>:</w:t>
        </w:r>
        <w:proofErr w:type="gramEnd"/>
        <w:r>
          <w:t xml:space="preserve"> 2026.05.01</w:t>
        </w:r>
      </w:ins>
      <w:ins w:id="22" w:author="FURSYS" w:date="2026-04-20T10:07:00Z">
        <w:r>
          <w:t xml:space="preserve"> </w:t>
        </w:r>
      </w:ins>
      <w:ins w:id="23" w:author="FURSYS" w:date="2026-04-20T10:06:00Z">
        <w:r>
          <w:t>~ 2026.05.30</w:t>
        </w:r>
      </w:ins>
      <w:ins w:id="24" w:author="FURSYS" w:date="2026-04-20T10:07:00Z">
        <w:r>
          <w:t xml:space="preserve"> </w:t>
        </w:r>
        <w:bookmarkStart w:id="25" w:name="_GoBack"/>
        <w:bookmarkEnd w:id="25"/>
        <w:r>
          <w:t>(1</w:t>
        </w:r>
        <w:r>
          <w:rPr>
            <w:rFonts w:hint="eastAsia"/>
          </w:rPr>
          <w:t>달간)</w:t>
        </w:r>
      </w:ins>
      <w:ins w:id="26" w:author="FURSYS" w:date="2026-04-20T10:06:00Z">
        <w:r>
          <w:br/>
          <w:t>2. 26</w:t>
        </w:r>
        <w:r>
          <w:rPr>
            <w:rFonts w:hint="eastAsia"/>
          </w:rPr>
          <w:t xml:space="preserve">년 </w:t>
        </w:r>
        <w:proofErr w:type="gramStart"/>
        <w:r>
          <w:rPr>
            <w:rFonts w:hint="eastAsia"/>
          </w:rPr>
          <w:t xml:space="preserve">대리점계약 </w:t>
        </w:r>
        <w:r>
          <w:t>:</w:t>
        </w:r>
        <w:proofErr w:type="gramEnd"/>
        <w:r>
          <w:t xml:space="preserve"> </w:t>
        </w:r>
      </w:ins>
      <w:ins w:id="27" w:author="FURSYS" w:date="2026-04-20T10:07:00Z">
        <w:r>
          <w:t>2026.06.01 ~ 2026.05.30 (1</w:t>
        </w:r>
        <w:r>
          <w:rPr>
            <w:rFonts w:hint="eastAsia"/>
          </w:rPr>
          <w:t>년간)</w:t>
        </w:r>
      </w:ins>
    </w:p>
    <w:p w:rsidR="0001254B" w:rsidRPr="004F34A2" w:rsidRDefault="0001254B" w:rsidP="004F34A2">
      <w:pPr>
        <w:spacing w:after="80"/>
        <w:jc w:val="center"/>
      </w:pPr>
    </w:p>
    <w:p w:rsidR="0001254B" w:rsidRDefault="004F34A2" w:rsidP="004F34A2">
      <w:pPr>
        <w:spacing w:before="80" w:after="80"/>
        <w:jc w:val="center"/>
      </w:pPr>
      <w:r w:rsidRPr="004F34A2">
        <w:t>본 합의서의 내용을 확인하고, 아래에 서명한다.</w:t>
      </w:r>
    </w:p>
    <w:p w:rsidR="004F34A2" w:rsidRPr="004F34A2" w:rsidRDefault="004F34A2" w:rsidP="004F34A2">
      <w:pPr>
        <w:spacing w:before="80" w:after="80"/>
        <w:jc w:val="center"/>
        <w:rPr>
          <w:b/>
          <w:sz w:val="28"/>
        </w:rPr>
      </w:pPr>
    </w:p>
    <w:p w:rsidR="004F34A2" w:rsidRPr="004F34A2" w:rsidRDefault="004F34A2" w:rsidP="004F34A2">
      <w:pPr>
        <w:spacing w:before="80" w:after="80"/>
        <w:jc w:val="center"/>
        <w:rPr>
          <w:b/>
          <w:sz w:val="24"/>
        </w:rPr>
      </w:pPr>
      <w:r w:rsidRPr="004F34A2">
        <w:rPr>
          <w:b/>
          <w:sz w:val="24"/>
        </w:rPr>
        <w:t>2026.04.30</w:t>
      </w:r>
    </w:p>
    <w:p w:rsidR="004F34A2" w:rsidRPr="004F34A2" w:rsidRDefault="004F34A2" w:rsidP="004F34A2">
      <w:pPr>
        <w:spacing w:before="80" w:after="80"/>
        <w:jc w:val="center"/>
        <w:rPr>
          <w:b/>
          <w:sz w:val="28"/>
        </w:rPr>
      </w:pPr>
    </w:p>
    <w:p w:rsidR="0001254B" w:rsidRPr="004F34A2" w:rsidRDefault="0001254B">
      <w:pPr>
        <w:spacing w:after="12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8"/>
        <w:gridCol w:w="3130"/>
        <w:gridCol w:w="3128"/>
      </w:tblGrid>
      <w:tr w:rsidR="004F34A2" w:rsidRPr="004F34A2">
        <w:tc>
          <w:tcPr>
            <w:tcW w:w="3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254B" w:rsidRPr="004F34A2" w:rsidRDefault="004F34A2">
            <w:r>
              <w:rPr>
                <w:rFonts w:hint="eastAsia"/>
              </w:rPr>
              <w:t>위탁자</w:t>
            </w:r>
          </w:p>
          <w:p w:rsidR="0001254B" w:rsidRPr="004F34A2" w:rsidRDefault="0001254B">
            <w:pPr>
              <w:spacing w:after="40"/>
            </w:pPr>
          </w:p>
          <w:p w:rsidR="0001254B" w:rsidRPr="004F34A2" w:rsidRDefault="004F34A2">
            <w:pPr>
              <w:spacing w:before="60"/>
              <w:rPr>
                <w:sz w:val="16"/>
              </w:rPr>
            </w:pPr>
            <w:r w:rsidRPr="004F34A2">
              <w:rPr>
                <w:sz w:val="16"/>
                <w:szCs w:val="21"/>
              </w:rPr>
              <w:t xml:space="preserve">상        </w:t>
            </w:r>
            <w:proofErr w:type="gramStart"/>
            <w:r w:rsidRPr="004F34A2">
              <w:rPr>
                <w:sz w:val="16"/>
                <w:szCs w:val="21"/>
              </w:rPr>
              <w:t>호 :</w:t>
            </w:r>
            <w:proofErr w:type="gramEnd"/>
            <w:r w:rsidRPr="004F34A2">
              <w:rPr>
                <w:sz w:val="16"/>
                <w:szCs w:val="21"/>
              </w:rPr>
              <w:t xml:space="preserve">   (주)</w:t>
            </w:r>
            <w:proofErr w:type="spellStart"/>
            <w:r w:rsidRPr="004F34A2">
              <w:rPr>
                <w:sz w:val="16"/>
                <w:szCs w:val="21"/>
              </w:rPr>
              <w:t>퍼시스</w:t>
            </w:r>
            <w:proofErr w:type="spellEnd"/>
          </w:p>
          <w:p w:rsidR="0001254B" w:rsidRPr="004F34A2" w:rsidRDefault="004F34A2">
            <w:pPr>
              <w:spacing w:before="60"/>
              <w:rPr>
                <w:sz w:val="16"/>
              </w:rPr>
            </w:pPr>
            <w:proofErr w:type="gramStart"/>
            <w:r w:rsidRPr="004F34A2">
              <w:rPr>
                <w:sz w:val="16"/>
                <w:szCs w:val="21"/>
              </w:rPr>
              <w:t>전  화</w:t>
            </w:r>
            <w:proofErr w:type="gramEnd"/>
            <w:r w:rsidRPr="004F34A2">
              <w:rPr>
                <w:sz w:val="16"/>
                <w:szCs w:val="21"/>
              </w:rPr>
              <w:t xml:space="preserve">  번  호 :   02-443-9999</w:t>
            </w:r>
          </w:p>
          <w:p w:rsidR="0001254B" w:rsidRPr="004F34A2" w:rsidRDefault="004F34A2">
            <w:pPr>
              <w:spacing w:before="60"/>
              <w:rPr>
                <w:sz w:val="16"/>
              </w:rPr>
            </w:pPr>
            <w:r w:rsidRPr="004F34A2">
              <w:rPr>
                <w:sz w:val="16"/>
                <w:szCs w:val="21"/>
              </w:rPr>
              <w:t xml:space="preserve">주        </w:t>
            </w:r>
            <w:proofErr w:type="gramStart"/>
            <w:r w:rsidRPr="004F34A2">
              <w:rPr>
                <w:sz w:val="16"/>
                <w:szCs w:val="21"/>
              </w:rPr>
              <w:t>소 :</w:t>
            </w:r>
            <w:proofErr w:type="gramEnd"/>
            <w:r w:rsidRPr="004F34A2">
              <w:rPr>
                <w:sz w:val="16"/>
                <w:szCs w:val="21"/>
              </w:rPr>
              <w:t xml:space="preserve">   서울시 송파구 </w:t>
            </w:r>
            <w:proofErr w:type="spellStart"/>
            <w:r w:rsidRPr="004F34A2">
              <w:rPr>
                <w:sz w:val="16"/>
                <w:szCs w:val="21"/>
              </w:rPr>
              <w:t>오금로</w:t>
            </w:r>
            <w:proofErr w:type="spellEnd"/>
            <w:r w:rsidRPr="004F34A2">
              <w:rPr>
                <w:sz w:val="16"/>
                <w:szCs w:val="21"/>
              </w:rPr>
              <w:t xml:space="preserve"> 311</w:t>
            </w:r>
          </w:p>
          <w:p w:rsidR="0001254B" w:rsidRPr="004F34A2" w:rsidRDefault="004F34A2">
            <w:pPr>
              <w:spacing w:before="60"/>
              <w:rPr>
                <w:sz w:val="16"/>
              </w:rPr>
            </w:pPr>
            <w:r w:rsidRPr="004F34A2">
              <w:rPr>
                <w:sz w:val="16"/>
                <w:szCs w:val="21"/>
              </w:rPr>
              <w:t xml:space="preserve">대    표    </w:t>
            </w:r>
            <w:proofErr w:type="gramStart"/>
            <w:r w:rsidRPr="004F34A2">
              <w:rPr>
                <w:sz w:val="16"/>
                <w:szCs w:val="21"/>
              </w:rPr>
              <w:t>자 :</w:t>
            </w:r>
            <w:proofErr w:type="gramEnd"/>
            <w:r w:rsidRPr="004F34A2">
              <w:rPr>
                <w:sz w:val="16"/>
                <w:szCs w:val="21"/>
              </w:rPr>
              <w:t xml:space="preserve">   박 광 호        (인)</w:t>
            </w:r>
          </w:p>
          <w:p w:rsidR="0001254B" w:rsidRPr="004F34A2" w:rsidRDefault="004F34A2">
            <w:pPr>
              <w:spacing w:before="60"/>
              <w:rPr>
                <w:sz w:val="16"/>
              </w:rPr>
            </w:pPr>
            <w:r w:rsidRPr="004F34A2">
              <w:rPr>
                <w:sz w:val="16"/>
                <w:szCs w:val="21"/>
              </w:rPr>
              <w:t xml:space="preserve">사 업 자 번 </w:t>
            </w:r>
            <w:proofErr w:type="gramStart"/>
            <w:r w:rsidRPr="004F34A2">
              <w:rPr>
                <w:sz w:val="16"/>
                <w:szCs w:val="21"/>
              </w:rPr>
              <w:t>호 :</w:t>
            </w:r>
            <w:proofErr w:type="gramEnd"/>
            <w:r w:rsidRPr="004F34A2">
              <w:rPr>
                <w:sz w:val="16"/>
                <w:szCs w:val="21"/>
              </w:rPr>
              <w:t xml:space="preserve">   215-81-20534</w:t>
            </w:r>
          </w:p>
          <w:p w:rsidR="0001254B" w:rsidRPr="004F34A2" w:rsidRDefault="0001254B">
            <w:pPr>
              <w:spacing w:before="60"/>
            </w:pPr>
          </w:p>
        </w:tc>
        <w:tc>
          <w:tcPr>
            <w:tcW w:w="3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254B" w:rsidRPr="004F34A2" w:rsidRDefault="004F34A2">
            <w:r>
              <w:rPr>
                <w:rFonts w:hint="eastAsia"/>
              </w:rPr>
              <w:t>수탁자</w:t>
            </w:r>
          </w:p>
          <w:p w:rsidR="0001254B" w:rsidRPr="004F34A2" w:rsidRDefault="0001254B">
            <w:pPr>
              <w:spacing w:after="40"/>
            </w:pPr>
          </w:p>
          <w:p w:rsidR="0001254B" w:rsidRPr="004F34A2" w:rsidRDefault="004F34A2">
            <w:pPr>
              <w:spacing w:before="60"/>
              <w:rPr>
                <w:sz w:val="16"/>
              </w:rPr>
            </w:pPr>
            <w:r w:rsidRPr="004F34A2">
              <w:rPr>
                <w:sz w:val="16"/>
                <w:szCs w:val="21"/>
              </w:rPr>
              <w:t xml:space="preserve">상        </w:t>
            </w:r>
            <w:proofErr w:type="gramStart"/>
            <w:r w:rsidRPr="004F34A2">
              <w:rPr>
                <w:sz w:val="16"/>
                <w:szCs w:val="21"/>
              </w:rPr>
              <w:t>호 :</w:t>
            </w:r>
            <w:proofErr w:type="gramEnd"/>
            <w:r w:rsidRPr="004F34A2">
              <w:rPr>
                <w:sz w:val="16"/>
                <w:szCs w:val="21"/>
              </w:rPr>
              <w:t xml:space="preserve">                         </w:t>
            </w:r>
          </w:p>
          <w:p w:rsidR="0001254B" w:rsidRPr="004F34A2" w:rsidRDefault="004F34A2">
            <w:pPr>
              <w:spacing w:before="60"/>
              <w:rPr>
                <w:sz w:val="16"/>
              </w:rPr>
            </w:pPr>
            <w:r w:rsidRPr="004F34A2">
              <w:rPr>
                <w:sz w:val="16"/>
                <w:szCs w:val="21"/>
              </w:rPr>
              <w:t xml:space="preserve">명        </w:t>
            </w:r>
            <w:proofErr w:type="gramStart"/>
            <w:r w:rsidRPr="004F34A2">
              <w:rPr>
                <w:sz w:val="16"/>
                <w:szCs w:val="21"/>
              </w:rPr>
              <w:t>칭 :</w:t>
            </w:r>
            <w:proofErr w:type="gramEnd"/>
            <w:r w:rsidRPr="004F34A2">
              <w:rPr>
                <w:sz w:val="16"/>
                <w:szCs w:val="21"/>
              </w:rPr>
              <w:t xml:space="preserve">                         </w:t>
            </w:r>
          </w:p>
          <w:p w:rsidR="0001254B" w:rsidRPr="004F34A2" w:rsidRDefault="004F34A2">
            <w:pPr>
              <w:spacing w:before="60"/>
              <w:rPr>
                <w:sz w:val="16"/>
              </w:rPr>
            </w:pPr>
            <w:proofErr w:type="gramStart"/>
            <w:r w:rsidRPr="004F34A2">
              <w:rPr>
                <w:sz w:val="16"/>
                <w:szCs w:val="21"/>
              </w:rPr>
              <w:t>전  화</w:t>
            </w:r>
            <w:proofErr w:type="gramEnd"/>
            <w:r w:rsidRPr="004F34A2">
              <w:rPr>
                <w:sz w:val="16"/>
                <w:szCs w:val="21"/>
              </w:rPr>
              <w:t xml:space="preserve">  번  호 :                         </w:t>
            </w:r>
          </w:p>
          <w:p w:rsidR="0001254B" w:rsidRPr="004F34A2" w:rsidRDefault="004F34A2">
            <w:pPr>
              <w:spacing w:before="60"/>
              <w:rPr>
                <w:sz w:val="16"/>
              </w:rPr>
            </w:pPr>
            <w:r w:rsidRPr="004F34A2">
              <w:rPr>
                <w:sz w:val="16"/>
                <w:szCs w:val="21"/>
              </w:rPr>
              <w:t xml:space="preserve">주        </w:t>
            </w:r>
            <w:proofErr w:type="gramStart"/>
            <w:r w:rsidRPr="004F34A2">
              <w:rPr>
                <w:sz w:val="16"/>
                <w:szCs w:val="21"/>
              </w:rPr>
              <w:t>소 :</w:t>
            </w:r>
            <w:proofErr w:type="gramEnd"/>
            <w:r w:rsidRPr="004F34A2">
              <w:rPr>
                <w:sz w:val="16"/>
                <w:szCs w:val="21"/>
              </w:rPr>
              <w:t xml:space="preserve">                         </w:t>
            </w:r>
          </w:p>
          <w:p w:rsidR="0001254B" w:rsidRPr="004F34A2" w:rsidRDefault="004F34A2">
            <w:pPr>
              <w:spacing w:before="60"/>
              <w:rPr>
                <w:sz w:val="16"/>
              </w:rPr>
            </w:pPr>
            <w:r w:rsidRPr="004F34A2">
              <w:rPr>
                <w:sz w:val="16"/>
                <w:szCs w:val="21"/>
              </w:rPr>
              <w:t xml:space="preserve">대    표    </w:t>
            </w:r>
            <w:proofErr w:type="gramStart"/>
            <w:r w:rsidRPr="004F34A2">
              <w:rPr>
                <w:sz w:val="16"/>
                <w:szCs w:val="21"/>
              </w:rPr>
              <w:t>자 :</w:t>
            </w:r>
            <w:proofErr w:type="gramEnd"/>
            <w:r w:rsidRPr="004F34A2">
              <w:rPr>
                <w:sz w:val="16"/>
                <w:szCs w:val="21"/>
              </w:rPr>
              <w:t xml:space="preserve">                  (인)</w:t>
            </w:r>
          </w:p>
          <w:p w:rsidR="0001254B" w:rsidRPr="004F34A2" w:rsidRDefault="004F34A2">
            <w:pPr>
              <w:spacing w:before="60"/>
              <w:rPr>
                <w:sz w:val="16"/>
              </w:rPr>
            </w:pPr>
            <w:r w:rsidRPr="004F34A2">
              <w:rPr>
                <w:sz w:val="16"/>
                <w:szCs w:val="21"/>
              </w:rPr>
              <w:t xml:space="preserve">사 업 자 번 </w:t>
            </w:r>
            <w:proofErr w:type="gramStart"/>
            <w:r w:rsidRPr="004F34A2">
              <w:rPr>
                <w:sz w:val="16"/>
                <w:szCs w:val="21"/>
              </w:rPr>
              <w:t>호 :</w:t>
            </w:r>
            <w:proofErr w:type="gramEnd"/>
            <w:r w:rsidRPr="004F34A2">
              <w:rPr>
                <w:sz w:val="16"/>
                <w:szCs w:val="21"/>
              </w:rPr>
              <w:t xml:space="preserve">                         </w:t>
            </w:r>
          </w:p>
          <w:p w:rsidR="0001254B" w:rsidRPr="004F34A2" w:rsidRDefault="0001254B">
            <w:pPr>
              <w:spacing w:before="60"/>
            </w:pPr>
          </w:p>
        </w:tc>
        <w:tc>
          <w:tcPr>
            <w:tcW w:w="3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254B" w:rsidRPr="004F34A2" w:rsidRDefault="004F34A2">
            <w:r>
              <w:rPr>
                <w:rFonts w:hint="eastAsia"/>
              </w:rPr>
              <w:t>교육대상자</w:t>
            </w:r>
          </w:p>
          <w:p w:rsidR="0001254B" w:rsidRPr="004F34A2" w:rsidRDefault="0001254B">
            <w:pPr>
              <w:spacing w:after="40"/>
            </w:pPr>
          </w:p>
          <w:p w:rsidR="0001254B" w:rsidRPr="004F34A2" w:rsidRDefault="004F34A2">
            <w:pPr>
              <w:spacing w:before="60"/>
              <w:rPr>
                <w:sz w:val="16"/>
              </w:rPr>
            </w:pPr>
            <w:r w:rsidRPr="004F34A2">
              <w:rPr>
                <w:sz w:val="16"/>
                <w:szCs w:val="21"/>
              </w:rPr>
              <w:t>명칭(대리점명</w:t>
            </w:r>
            <w:proofErr w:type="gramStart"/>
            <w:r w:rsidRPr="004F34A2">
              <w:rPr>
                <w:sz w:val="16"/>
                <w:szCs w:val="21"/>
              </w:rPr>
              <w:t>) :</w:t>
            </w:r>
            <w:proofErr w:type="gramEnd"/>
            <w:r w:rsidRPr="004F34A2">
              <w:rPr>
                <w:sz w:val="16"/>
                <w:szCs w:val="21"/>
              </w:rPr>
              <w:t xml:space="preserve">                         </w:t>
            </w:r>
          </w:p>
          <w:p w:rsidR="0001254B" w:rsidRPr="004F34A2" w:rsidRDefault="004F34A2">
            <w:pPr>
              <w:spacing w:before="60"/>
              <w:rPr>
                <w:sz w:val="16"/>
              </w:rPr>
            </w:pPr>
            <w:proofErr w:type="gramStart"/>
            <w:r w:rsidRPr="004F34A2">
              <w:rPr>
                <w:sz w:val="16"/>
                <w:szCs w:val="21"/>
              </w:rPr>
              <w:t>전  화</w:t>
            </w:r>
            <w:proofErr w:type="gramEnd"/>
            <w:r w:rsidRPr="004F34A2">
              <w:rPr>
                <w:sz w:val="16"/>
                <w:szCs w:val="21"/>
              </w:rPr>
              <w:t xml:space="preserve">  번  호 :                         </w:t>
            </w:r>
          </w:p>
          <w:p w:rsidR="0001254B" w:rsidRPr="004F34A2" w:rsidRDefault="004F34A2">
            <w:pPr>
              <w:spacing w:before="60"/>
              <w:rPr>
                <w:sz w:val="16"/>
              </w:rPr>
            </w:pPr>
            <w:r w:rsidRPr="004F34A2">
              <w:rPr>
                <w:sz w:val="16"/>
                <w:szCs w:val="21"/>
              </w:rPr>
              <w:t xml:space="preserve">주        </w:t>
            </w:r>
            <w:proofErr w:type="gramStart"/>
            <w:r w:rsidRPr="004F34A2">
              <w:rPr>
                <w:sz w:val="16"/>
                <w:szCs w:val="21"/>
              </w:rPr>
              <w:t>소 :</w:t>
            </w:r>
            <w:proofErr w:type="gramEnd"/>
            <w:r w:rsidRPr="004F34A2">
              <w:rPr>
                <w:sz w:val="16"/>
                <w:szCs w:val="21"/>
              </w:rPr>
              <w:t xml:space="preserve">                         </w:t>
            </w:r>
          </w:p>
          <w:p w:rsidR="0001254B" w:rsidRPr="004F34A2" w:rsidRDefault="004F34A2">
            <w:pPr>
              <w:spacing w:before="60"/>
              <w:rPr>
                <w:sz w:val="16"/>
              </w:rPr>
            </w:pPr>
            <w:r w:rsidRPr="004F34A2">
              <w:rPr>
                <w:sz w:val="16"/>
                <w:szCs w:val="21"/>
              </w:rPr>
              <w:t xml:space="preserve">대    표    </w:t>
            </w:r>
            <w:proofErr w:type="gramStart"/>
            <w:r w:rsidRPr="004F34A2">
              <w:rPr>
                <w:sz w:val="16"/>
                <w:szCs w:val="21"/>
              </w:rPr>
              <w:t>자 :</w:t>
            </w:r>
            <w:proofErr w:type="gramEnd"/>
            <w:r w:rsidRPr="004F34A2">
              <w:rPr>
                <w:sz w:val="16"/>
                <w:szCs w:val="21"/>
              </w:rPr>
              <w:t xml:space="preserve">                  (인)</w:t>
            </w:r>
          </w:p>
          <w:p w:rsidR="0001254B" w:rsidRPr="004F34A2" w:rsidRDefault="004F34A2">
            <w:pPr>
              <w:spacing w:before="60"/>
            </w:pPr>
            <w:r w:rsidRPr="004F34A2">
              <w:rPr>
                <w:sz w:val="16"/>
                <w:szCs w:val="21"/>
              </w:rPr>
              <w:t xml:space="preserve">사 업 자 번 </w:t>
            </w:r>
            <w:proofErr w:type="gramStart"/>
            <w:r w:rsidRPr="004F34A2">
              <w:rPr>
                <w:sz w:val="16"/>
                <w:szCs w:val="21"/>
              </w:rPr>
              <w:t>호 :</w:t>
            </w:r>
            <w:proofErr w:type="gramEnd"/>
            <w:r w:rsidRPr="004F34A2">
              <w:rPr>
                <w:sz w:val="16"/>
                <w:szCs w:val="21"/>
              </w:rPr>
              <w:t xml:space="preserve">                         </w:t>
            </w:r>
          </w:p>
        </w:tc>
      </w:tr>
    </w:tbl>
    <w:p w:rsidR="0001254B" w:rsidRPr="004F34A2" w:rsidRDefault="0001254B">
      <w:pPr>
        <w:spacing w:after="80"/>
      </w:pPr>
    </w:p>
    <w:p w:rsidR="0001254B" w:rsidRPr="004F34A2" w:rsidRDefault="004F34A2">
      <w:pPr>
        <w:pBdr>
          <w:top w:val="single" w:sz="4" w:space="4" w:color="1F4E79"/>
        </w:pBdr>
        <w:spacing w:before="120" w:after="60"/>
        <w:jc w:val="center"/>
      </w:pPr>
      <w:r w:rsidRPr="004F34A2">
        <w:rPr>
          <w:sz w:val="20"/>
          <w:szCs w:val="20"/>
        </w:rPr>
        <w:t>본 합의서는 3부를 작성하여 "위탁자", "수탁자", "교육대상자"가 각 1부씩 보관한다.</w:t>
      </w:r>
    </w:p>
    <w:p w:rsidR="0001254B" w:rsidRDefault="0001254B">
      <w:pPr>
        <w:spacing w:after="40"/>
      </w:pPr>
    </w:p>
    <w:p w:rsidR="004F34A2" w:rsidRDefault="004F34A2">
      <w:pPr>
        <w:spacing w:after="40"/>
      </w:pPr>
    </w:p>
    <w:p w:rsidR="004F34A2" w:rsidRDefault="004F34A2">
      <w:pPr>
        <w:spacing w:after="40"/>
      </w:pPr>
    </w:p>
    <w:p w:rsidR="004F34A2" w:rsidRDefault="004F34A2">
      <w:pPr>
        <w:spacing w:after="40"/>
      </w:pPr>
    </w:p>
    <w:p w:rsidR="004F34A2" w:rsidRDefault="004F34A2">
      <w:pPr>
        <w:spacing w:after="40"/>
      </w:pPr>
    </w:p>
    <w:p w:rsidR="004F34A2" w:rsidRDefault="004F34A2">
      <w:pPr>
        <w:spacing w:after="40"/>
      </w:pPr>
    </w:p>
    <w:p w:rsidR="004F34A2" w:rsidRDefault="004F34A2">
      <w:pPr>
        <w:spacing w:after="40"/>
      </w:pPr>
    </w:p>
    <w:p w:rsidR="004F34A2" w:rsidRDefault="004F34A2">
      <w:pPr>
        <w:spacing w:after="40"/>
      </w:pPr>
    </w:p>
    <w:p w:rsidR="004F34A2" w:rsidRDefault="004F34A2">
      <w:pPr>
        <w:spacing w:after="40"/>
      </w:pPr>
    </w:p>
    <w:p w:rsidR="004F34A2" w:rsidRDefault="004F34A2">
      <w:pPr>
        <w:spacing w:after="40"/>
      </w:pPr>
    </w:p>
    <w:p w:rsidR="004F34A2" w:rsidRDefault="004F34A2">
      <w:pPr>
        <w:spacing w:after="40"/>
      </w:pPr>
    </w:p>
    <w:p w:rsidR="004F34A2" w:rsidRDefault="004F34A2">
      <w:pPr>
        <w:spacing w:after="40"/>
      </w:pPr>
    </w:p>
    <w:p w:rsidR="004F34A2" w:rsidRDefault="004F34A2">
      <w:pPr>
        <w:spacing w:after="40"/>
      </w:pPr>
    </w:p>
    <w:p w:rsidR="004F34A2" w:rsidRPr="004F34A2" w:rsidRDefault="004F34A2">
      <w:pPr>
        <w:spacing w:after="40"/>
      </w:pPr>
    </w:p>
    <w:p w:rsidR="0001254B" w:rsidRPr="004F34A2" w:rsidRDefault="004F34A2" w:rsidP="004F34A2">
      <w:r w:rsidRPr="004F34A2">
        <w:rPr>
          <w:b/>
          <w:bCs/>
          <w:sz w:val="20"/>
          <w:szCs w:val="20"/>
        </w:rPr>
        <w:t>[별첨 1] 교육훈련계약서 사본 1부</w:t>
      </w:r>
    </w:p>
    <w:sectPr w:rsidR="0001254B" w:rsidRPr="004F34A2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1C21" w:rsidRDefault="00FA1C21" w:rsidP="0064139A">
      <w:r>
        <w:separator/>
      </w:r>
    </w:p>
  </w:endnote>
  <w:endnote w:type="continuationSeparator" w:id="0">
    <w:p w:rsidR="00FA1C21" w:rsidRDefault="00FA1C21" w:rsidP="00641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1C21" w:rsidRDefault="00FA1C21" w:rsidP="0064139A">
      <w:r>
        <w:separator/>
      </w:r>
    </w:p>
  </w:footnote>
  <w:footnote w:type="continuationSeparator" w:id="0">
    <w:p w:rsidR="00FA1C21" w:rsidRDefault="00FA1C21" w:rsidP="006413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F86E96"/>
    <w:multiLevelType w:val="hybridMultilevel"/>
    <w:tmpl w:val="EA1821AA"/>
    <w:lvl w:ilvl="0" w:tplc="829C139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BB97393"/>
    <w:multiLevelType w:val="hybridMultilevel"/>
    <w:tmpl w:val="56F8DC04"/>
    <w:lvl w:ilvl="0" w:tplc="380ECE66">
      <w:start w:val="1"/>
      <w:numFmt w:val="bullet"/>
      <w:lvlText w:val="●"/>
      <w:lvlJc w:val="left"/>
      <w:pPr>
        <w:ind w:left="720" w:hanging="360"/>
      </w:pPr>
    </w:lvl>
    <w:lvl w:ilvl="1" w:tplc="C02AAF74">
      <w:start w:val="1"/>
      <w:numFmt w:val="bullet"/>
      <w:lvlText w:val="○"/>
      <w:lvlJc w:val="left"/>
      <w:pPr>
        <w:ind w:left="1440" w:hanging="360"/>
      </w:pPr>
    </w:lvl>
    <w:lvl w:ilvl="2" w:tplc="68DEA2AE">
      <w:start w:val="1"/>
      <w:numFmt w:val="bullet"/>
      <w:lvlText w:val="■"/>
      <w:lvlJc w:val="left"/>
      <w:pPr>
        <w:ind w:left="2160" w:hanging="360"/>
      </w:pPr>
    </w:lvl>
    <w:lvl w:ilvl="3" w:tplc="7DBE44C8">
      <w:start w:val="1"/>
      <w:numFmt w:val="bullet"/>
      <w:lvlText w:val="●"/>
      <w:lvlJc w:val="left"/>
      <w:pPr>
        <w:ind w:left="2880" w:hanging="360"/>
      </w:pPr>
    </w:lvl>
    <w:lvl w:ilvl="4" w:tplc="FCA4C814">
      <w:start w:val="1"/>
      <w:numFmt w:val="bullet"/>
      <w:lvlText w:val="○"/>
      <w:lvlJc w:val="left"/>
      <w:pPr>
        <w:ind w:left="3600" w:hanging="360"/>
      </w:pPr>
    </w:lvl>
    <w:lvl w:ilvl="5" w:tplc="5F28000E">
      <w:start w:val="1"/>
      <w:numFmt w:val="bullet"/>
      <w:lvlText w:val="■"/>
      <w:lvlJc w:val="left"/>
      <w:pPr>
        <w:ind w:left="4320" w:hanging="360"/>
      </w:pPr>
    </w:lvl>
    <w:lvl w:ilvl="6" w:tplc="7758E2E0">
      <w:start w:val="1"/>
      <w:numFmt w:val="bullet"/>
      <w:lvlText w:val="●"/>
      <w:lvlJc w:val="left"/>
      <w:pPr>
        <w:ind w:left="5040" w:hanging="360"/>
      </w:pPr>
    </w:lvl>
    <w:lvl w:ilvl="7" w:tplc="69007C62">
      <w:start w:val="1"/>
      <w:numFmt w:val="bullet"/>
      <w:lvlText w:val="●"/>
      <w:lvlJc w:val="left"/>
      <w:pPr>
        <w:ind w:left="5760" w:hanging="360"/>
      </w:pPr>
    </w:lvl>
    <w:lvl w:ilvl="8" w:tplc="536A60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FURSYS">
    <w15:presenceInfo w15:providerId="None" w15:userId="FURSY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trackRevisions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54B"/>
    <w:rsid w:val="0001254B"/>
    <w:rsid w:val="004F34A2"/>
    <w:rsid w:val="0064139A"/>
    <w:rsid w:val="006765F6"/>
    <w:rsid w:val="008518F5"/>
    <w:rsid w:val="008E6E73"/>
    <w:rsid w:val="00C24AA1"/>
    <w:rsid w:val="00FA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20BC05"/>
  <w15:docId w15:val="{B6D2105A-6FF1-4020-95C0-8863D2AE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Date"/>
    <w:basedOn w:val="a"/>
    <w:next w:val="a"/>
    <w:link w:val="Char1"/>
    <w:uiPriority w:val="99"/>
    <w:semiHidden/>
    <w:unhideWhenUsed/>
    <w:rsid w:val="004F34A2"/>
  </w:style>
  <w:style w:type="character" w:customStyle="1" w:styleId="Char1">
    <w:name w:val="날짜 Char"/>
    <w:basedOn w:val="a0"/>
    <w:link w:val="aa"/>
    <w:uiPriority w:val="99"/>
    <w:semiHidden/>
    <w:rsid w:val="004F34A2"/>
  </w:style>
  <w:style w:type="paragraph" w:styleId="ab">
    <w:name w:val="Balloon Text"/>
    <w:basedOn w:val="a"/>
    <w:link w:val="Char2"/>
    <w:uiPriority w:val="99"/>
    <w:semiHidden/>
    <w:unhideWhenUsed/>
    <w:rsid w:val="006765F6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b"/>
    <w:uiPriority w:val="99"/>
    <w:semiHidden/>
    <w:rsid w:val="006765F6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header"/>
    <w:basedOn w:val="a"/>
    <w:link w:val="Char3"/>
    <w:uiPriority w:val="99"/>
    <w:unhideWhenUsed/>
    <w:rsid w:val="0064139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64139A"/>
  </w:style>
  <w:style w:type="paragraph" w:styleId="ad">
    <w:name w:val="footer"/>
    <w:basedOn w:val="a"/>
    <w:link w:val="Char4"/>
    <w:uiPriority w:val="99"/>
    <w:unhideWhenUsed/>
    <w:rsid w:val="0064139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641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FURSYS</cp:lastModifiedBy>
  <cp:revision>3</cp:revision>
  <dcterms:created xsi:type="dcterms:W3CDTF">2026-04-20T00:59:00Z</dcterms:created>
  <dcterms:modified xsi:type="dcterms:W3CDTF">2026-04-20T01:08:00Z</dcterms:modified>
</cp:coreProperties>
</file>