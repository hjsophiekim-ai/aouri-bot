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2" w:rightFromText="142" w:vertAnchor="text" w:horzAnchor="margin" w:tblpXSpec="right" w:tblpY="-70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02"/>
      </w:tblGrid>
      <w:tr w:rsidR="008750A4" w14:paraId="431B6982" w14:textId="77777777" w:rsidTr="00880EF0">
        <w:trPr>
          <w:trHeight w:val="355"/>
        </w:trPr>
        <w:tc>
          <w:tcPr>
            <w:tcW w:w="2502" w:type="dxa"/>
            <w:vAlign w:val="center"/>
          </w:tcPr>
          <w:p w14:paraId="11B0B4F9" w14:textId="77777777" w:rsidR="008750A4" w:rsidRDefault="008750A4" w:rsidP="00880EF0">
            <w:pPr>
              <w:jc w:val="center"/>
              <w:rPr>
                <w:rFonts w:ascii="돋움" w:eastAsia="돋움" w:hAnsi="돋움"/>
                <w:sz w:val="22"/>
                <w:szCs w:val="22"/>
              </w:rPr>
            </w:pPr>
            <w:r>
              <w:rPr>
                <w:rFonts w:ascii="돋움" w:eastAsia="돋움" w:hAnsi="돋움" w:hint="eastAsia"/>
                <w:sz w:val="22"/>
                <w:szCs w:val="22"/>
              </w:rPr>
              <w:t>계약관리번호</w:t>
            </w:r>
          </w:p>
        </w:tc>
      </w:tr>
      <w:tr w:rsidR="008750A4" w14:paraId="042C4A3C" w14:textId="77777777" w:rsidTr="00880EF0">
        <w:trPr>
          <w:trHeight w:val="377"/>
        </w:trPr>
        <w:tc>
          <w:tcPr>
            <w:tcW w:w="2502" w:type="dxa"/>
            <w:vAlign w:val="center"/>
          </w:tcPr>
          <w:p w14:paraId="0DAB6AC9" w14:textId="77777777" w:rsidR="008750A4" w:rsidRDefault="008750A4" w:rsidP="00880EF0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  <w:shd w:val="pct15" w:color="auto" w:fill="FFFFFF"/>
              </w:rPr>
              <w:t xml:space="preserve">                </w:t>
            </w:r>
          </w:p>
        </w:tc>
      </w:tr>
    </w:tbl>
    <w:p w14:paraId="32288F87" w14:textId="77777777" w:rsidR="008750A4" w:rsidRPr="008750A4" w:rsidRDefault="00B274F4" w:rsidP="008750A4">
      <w:pPr>
        <w:adjustRightInd w:val="0"/>
        <w:jc w:val="center"/>
        <w:rPr>
          <w:rFonts w:ascii="Arial" w:eastAsia="돋움" w:hAnsi="Arial" w:cs="Arial"/>
          <w:bCs/>
          <w:sz w:val="16"/>
          <w:szCs w:val="16"/>
          <w:lang w:val="ko-KR"/>
        </w:rPr>
      </w:pPr>
      <w:r>
        <w:rPr>
          <w:rFonts w:ascii="Arial" w:eastAsia="돋움" w:hAnsi="Arial" w:cs="Arial" w:hint="eastAsia"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9D4CE4" wp14:editId="269BB4AD">
                <wp:simplePos x="0" y="0"/>
                <wp:positionH relativeFrom="column">
                  <wp:posOffset>4138295</wp:posOffset>
                </wp:positionH>
                <wp:positionV relativeFrom="paragraph">
                  <wp:posOffset>-1196340</wp:posOffset>
                </wp:positionV>
                <wp:extent cx="2286000" cy="228600"/>
                <wp:effectExtent l="0" t="0" r="1270" b="254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22860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 w14:anchorId="6F655400">
              <v:rect id="Rectangle 3" style="position:absolute;left:0;text-align:left;margin-left:325.85pt;margin-top:-94.2pt;width:180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blue" stroked="f" w14:anchorId="5CA6AA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"/>
            </w:pict>
          </mc:Fallback>
        </mc:AlternateContent>
      </w:r>
    </w:p>
    <w:p w14:paraId="5916FC91" w14:textId="77777777" w:rsidR="008750A4" w:rsidRDefault="008750A4" w:rsidP="008750A4">
      <w:pPr>
        <w:adjustRightInd w:val="0"/>
        <w:jc w:val="center"/>
        <w:outlineLvl w:val="0"/>
        <w:rPr>
          <w:rFonts w:ascii="Arial" w:eastAsia="돋움" w:hAnsi="Arial" w:cs="Arial"/>
          <w:sz w:val="22"/>
          <w:szCs w:val="22"/>
          <w:lang w:val="ko-KR"/>
        </w:rPr>
      </w:pPr>
      <w:r>
        <w:rPr>
          <w:rFonts w:ascii="Arial" w:eastAsia="돋움" w:hAnsi="Arial" w:cs="Arial" w:hint="eastAsia"/>
          <w:bCs/>
          <w:sz w:val="36"/>
          <w:szCs w:val="36"/>
          <w:lang w:val="ko-KR"/>
        </w:rPr>
        <w:t>장비</w:t>
      </w:r>
      <w:r>
        <w:rPr>
          <w:rFonts w:ascii="Arial" w:eastAsia="돋움" w:hAnsi="Arial" w:cs="Arial" w:hint="eastAsia"/>
          <w:bCs/>
          <w:sz w:val="36"/>
          <w:szCs w:val="36"/>
          <w:lang w:val="ko-KR"/>
        </w:rPr>
        <w:t xml:space="preserve"> </w:t>
      </w:r>
      <w:r>
        <w:rPr>
          <w:rFonts w:ascii="Arial" w:eastAsia="돋움" w:hAnsi="Arial" w:cs="Arial" w:hint="eastAsia"/>
          <w:bCs/>
          <w:sz w:val="36"/>
          <w:szCs w:val="36"/>
          <w:lang w:val="ko-KR"/>
        </w:rPr>
        <w:t>공급</w:t>
      </w:r>
      <w:r>
        <w:rPr>
          <w:rFonts w:ascii="Arial" w:eastAsia="돋움" w:hAnsi="Arial" w:cs="Arial" w:hint="eastAsia"/>
          <w:bCs/>
          <w:sz w:val="36"/>
          <w:szCs w:val="36"/>
          <w:lang w:val="ko-KR"/>
        </w:rPr>
        <w:t xml:space="preserve"> </w:t>
      </w:r>
      <w:r>
        <w:rPr>
          <w:rFonts w:ascii="Arial" w:eastAsia="돋움" w:hAnsi="Arial" w:cs="Arial" w:hint="eastAsia"/>
          <w:bCs/>
          <w:sz w:val="36"/>
          <w:szCs w:val="36"/>
          <w:lang w:val="ko-KR"/>
        </w:rPr>
        <w:t>계약서</w:t>
      </w:r>
    </w:p>
    <w:p w14:paraId="61E42E4D" w14:textId="2C3DBDC1" w:rsidR="008750A4" w:rsidRDefault="008750A4" w:rsidP="5E6F21B9">
      <w:pPr>
        <w:adjustRightInd w:val="0"/>
        <w:spacing w:before="120" w:after="240"/>
        <w:rPr>
          <w:rFonts w:ascii="Arial" w:eastAsia="바탕" w:hAnsi="Arial" w:cs="Arial"/>
          <w:sz w:val="22"/>
          <w:szCs w:val="22"/>
        </w:rPr>
      </w:pPr>
      <w:r w:rsidRPr="5E6F21B9">
        <w:rPr>
          <w:rFonts w:ascii="Arial" w:eastAsia="바탕" w:hAnsi="Arial" w:cs="Arial"/>
          <w:sz w:val="22"/>
          <w:szCs w:val="22"/>
        </w:rPr>
        <w:t>LG</w:t>
      </w:r>
      <w:r w:rsidRPr="5E6F21B9">
        <w:rPr>
          <w:rFonts w:ascii="Arial" w:eastAsia="바탕" w:hAnsi="Arial" w:cs="Arial"/>
          <w:sz w:val="22"/>
          <w:szCs w:val="22"/>
        </w:rPr>
        <w:t>전자주식회사</w:t>
      </w:r>
      <w:r w:rsidRPr="5E6F21B9">
        <w:rPr>
          <w:rFonts w:ascii="Arial" w:eastAsia="바탕" w:hAnsi="Arial" w:cs="Arial"/>
          <w:sz w:val="22"/>
          <w:szCs w:val="22"/>
        </w:rPr>
        <w:t>(</w:t>
      </w:r>
      <w:r w:rsidRPr="5E6F21B9">
        <w:rPr>
          <w:rFonts w:ascii="Arial" w:eastAsia="바탕" w:hAnsi="Arial" w:cs="Arial"/>
          <w:sz w:val="22"/>
          <w:szCs w:val="22"/>
        </w:rPr>
        <w:t>이하</w:t>
      </w:r>
      <w:r w:rsidRPr="5E6F21B9">
        <w:rPr>
          <w:rFonts w:ascii="Arial" w:eastAsia="바탕" w:hAnsi="Arial" w:cs="Arial"/>
          <w:sz w:val="22"/>
          <w:szCs w:val="22"/>
        </w:rPr>
        <w:t xml:space="preserve"> </w:t>
      </w:r>
      <w:r w:rsidR="00E16799" w:rsidRPr="5E6F21B9">
        <w:rPr>
          <w:rFonts w:ascii="Arial" w:eastAsia="바탕" w:hAnsi="Arial" w:cs="Arial"/>
          <w:sz w:val="22"/>
          <w:szCs w:val="22"/>
        </w:rPr>
        <w:t>“LG</w:t>
      </w:r>
      <w:r w:rsidR="00E16799" w:rsidRPr="5E6F21B9">
        <w:rPr>
          <w:rFonts w:ascii="Arial" w:eastAsia="바탕" w:hAnsi="Arial" w:cs="Arial"/>
          <w:sz w:val="22"/>
          <w:szCs w:val="22"/>
        </w:rPr>
        <w:t>전자</w:t>
      </w:r>
      <w:r w:rsidR="00E16799" w:rsidRPr="5E6F21B9">
        <w:rPr>
          <w:rFonts w:ascii="Arial" w:eastAsia="바탕" w:hAnsi="Arial" w:cs="Arial"/>
          <w:sz w:val="22"/>
          <w:szCs w:val="22"/>
        </w:rPr>
        <w:t>”</w:t>
      </w:r>
      <w:r w:rsidRPr="5E6F21B9">
        <w:rPr>
          <w:rFonts w:ascii="Arial" w:eastAsia="바탕" w:hAnsi="Arial" w:cs="Arial"/>
          <w:sz w:val="22"/>
          <w:szCs w:val="22"/>
        </w:rPr>
        <w:t>라</w:t>
      </w:r>
      <w:r w:rsidRPr="5E6F21B9">
        <w:rPr>
          <w:rFonts w:ascii="Arial" w:eastAsia="바탕" w:hAnsi="Arial" w:cs="Arial"/>
          <w:sz w:val="22"/>
          <w:szCs w:val="22"/>
        </w:rPr>
        <w:t xml:space="preserve"> </w:t>
      </w:r>
      <w:r w:rsidRPr="5E6F21B9">
        <w:rPr>
          <w:rFonts w:ascii="Arial" w:eastAsia="바탕" w:hAnsi="Arial" w:cs="Arial"/>
          <w:sz w:val="22"/>
          <w:szCs w:val="22"/>
        </w:rPr>
        <w:t>함</w:t>
      </w:r>
      <w:r w:rsidRPr="5E6F21B9">
        <w:rPr>
          <w:rFonts w:ascii="Arial" w:eastAsia="바탕" w:hAnsi="Arial" w:cs="Arial"/>
          <w:sz w:val="22"/>
          <w:szCs w:val="22"/>
        </w:rPr>
        <w:t>)</w:t>
      </w:r>
      <w:proofErr w:type="gramStart"/>
      <w:r w:rsidRPr="5E6F21B9">
        <w:rPr>
          <w:rFonts w:ascii="Arial" w:eastAsia="바탕" w:hAnsi="Arial" w:cs="Arial"/>
          <w:sz w:val="22"/>
          <w:szCs w:val="22"/>
        </w:rPr>
        <w:t>과</w:t>
      </w:r>
      <w:r w:rsidRPr="5E6F21B9">
        <w:rPr>
          <w:rFonts w:ascii="Arial" w:eastAsia="바탕" w:hAnsi="Arial" w:cs="Arial"/>
          <w:sz w:val="22"/>
          <w:szCs w:val="22"/>
        </w:rPr>
        <w:t xml:space="preserve"> </w:t>
      </w:r>
      <w:r w:rsidRPr="5E6F21B9">
        <w:rPr>
          <w:rFonts w:ascii="Arial" w:eastAsia="바탕" w:hAnsi="Arial" w:cs="Arial"/>
          <w:sz w:val="22"/>
          <w:szCs w:val="22"/>
          <w:u w:val="single"/>
          <w:shd w:val="pct15" w:color="auto" w:fill="FFFFFF"/>
        </w:rPr>
        <w:t xml:space="preserve"> </w:t>
      </w:r>
      <w:proofErr w:type="spellStart"/>
      <w:r w:rsidR="00E3177D" w:rsidRPr="5E6F21B9">
        <w:rPr>
          <w:rFonts w:ascii="Arial" w:eastAsia="바탕" w:hAnsi="Arial" w:cs="Arial"/>
          <w:color w:val="EE0000"/>
          <w:sz w:val="22"/>
          <w:szCs w:val="22"/>
          <w:u w:val="single"/>
          <w:shd w:val="pct15" w:color="auto" w:fill="FFFFFF"/>
        </w:rPr>
        <w:t>시디즈</w:t>
      </w:r>
      <w:proofErr w:type="spellEnd"/>
      <w:proofErr w:type="gramEnd"/>
      <w:r w:rsidRPr="5E6F21B9">
        <w:rPr>
          <w:rFonts w:ascii="Arial" w:eastAsia="바탕" w:hAnsi="Arial" w:cs="Arial"/>
          <w:sz w:val="22"/>
          <w:szCs w:val="22"/>
          <w:u w:val="single"/>
          <w:shd w:val="pct15" w:color="auto" w:fill="FFFFFF"/>
        </w:rPr>
        <w:t>_</w:t>
      </w:r>
      <w:r w:rsidRPr="5E6F21B9">
        <w:rPr>
          <w:rFonts w:ascii="Arial" w:eastAsia="바탕" w:hAnsi="Arial" w:cs="Arial"/>
          <w:sz w:val="22"/>
          <w:szCs w:val="22"/>
        </w:rPr>
        <w:t>(</w:t>
      </w:r>
      <w:r w:rsidRPr="5E6F21B9">
        <w:rPr>
          <w:rFonts w:ascii="Arial" w:eastAsia="바탕" w:hAnsi="Arial" w:cs="Arial"/>
          <w:sz w:val="22"/>
          <w:szCs w:val="22"/>
        </w:rPr>
        <w:t>이하</w:t>
      </w:r>
      <w:r w:rsidRPr="5E6F21B9">
        <w:rPr>
          <w:rFonts w:ascii="Arial" w:eastAsia="바탕" w:hAnsi="Arial" w:cs="Arial"/>
          <w:sz w:val="22"/>
          <w:szCs w:val="22"/>
        </w:rPr>
        <w:t xml:space="preserve"> </w:t>
      </w:r>
      <w:r w:rsidR="00E16799" w:rsidRPr="5E6F21B9">
        <w:rPr>
          <w:rFonts w:ascii="Arial" w:eastAsia="바탕" w:hAnsi="Arial" w:cs="Arial"/>
          <w:sz w:val="22"/>
          <w:szCs w:val="22"/>
        </w:rPr>
        <w:t>“</w:t>
      </w:r>
      <w:r w:rsidR="00E16799" w:rsidRPr="5E6F21B9">
        <w:rPr>
          <w:rFonts w:ascii="Arial" w:eastAsia="바탕" w:hAnsi="Arial" w:cs="Arial"/>
          <w:sz w:val="22"/>
          <w:szCs w:val="22"/>
        </w:rPr>
        <w:t>구매자</w:t>
      </w:r>
      <w:r w:rsidR="00E16799" w:rsidRPr="5E6F21B9">
        <w:rPr>
          <w:rFonts w:ascii="Arial" w:eastAsia="바탕" w:hAnsi="Arial" w:cs="Arial"/>
          <w:sz w:val="22"/>
          <w:szCs w:val="22"/>
        </w:rPr>
        <w:t>”</w:t>
      </w:r>
      <w:r w:rsidRPr="5E6F21B9">
        <w:rPr>
          <w:rFonts w:ascii="Arial" w:eastAsia="바탕" w:hAnsi="Arial" w:cs="Arial"/>
          <w:sz w:val="22"/>
          <w:szCs w:val="22"/>
        </w:rPr>
        <w:t>라</w:t>
      </w:r>
      <w:r w:rsidRPr="5E6F21B9">
        <w:rPr>
          <w:rFonts w:ascii="Arial" w:eastAsia="바탕" w:hAnsi="Arial" w:cs="Arial"/>
          <w:sz w:val="22"/>
          <w:szCs w:val="22"/>
        </w:rPr>
        <w:t xml:space="preserve"> </w:t>
      </w:r>
      <w:r w:rsidRPr="5E6F21B9">
        <w:rPr>
          <w:rFonts w:ascii="Arial" w:eastAsia="바탕" w:hAnsi="Arial" w:cs="Arial"/>
          <w:sz w:val="22"/>
          <w:szCs w:val="22"/>
        </w:rPr>
        <w:t>함</w:t>
      </w:r>
      <w:r w:rsidRPr="5E6F21B9">
        <w:rPr>
          <w:rFonts w:ascii="Arial" w:eastAsia="바탕" w:hAnsi="Arial" w:cs="Arial"/>
          <w:sz w:val="22"/>
          <w:szCs w:val="22"/>
        </w:rPr>
        <w:t>)</w:t>
      </w:r>
      <w:r w:rsidRPr="5E6F21B9">
        <w:rPr>
          <w:rFonts w:ascii="Arial" w:eastAsia="바탕" w:hAnsi="Arial" w:cs="Arial"/>
          <w:sz w:val="22"/>
          <w:szCs w:val="22"/>
        </w:rPr>
        <w:t>은</w:t>
      </w:r>
      <w:r w:rsidRPr="5E6F21B9">
        <w:rPr>
          <w:rFonts w:ascii="Arial" w:eastAsia="바탕" w:hAnsi="Arial" w:cs="Arial"/>
          <w:sz w:val="22"/>
          <w:szCs w:val="22"/>
        </w:rPr>
        <w:t xml:space="preserve"> </w:t>
      </w:r>
      <w:r w:rsidRPr="5E6F21B9">
        <w:rPr>
          <w:rFonts w:ascii="Arial" w:eastAsia="바탕" w:hAnsi="Arial" w:cs="Arial"/>
          <w:sz w:val="22"/>
          <w:szCs w:val="22"/>
        </w:rPr>
        <w:t>다음과</w:t>
      </w:r>
      <w:r w:rsidRPr="5E6F21B9">
        <w:rPr>
          <w:rFonts w:ascii="Arial" w:eastAsia="바탕" w:hAnsi="Arial" w:cs="Arial"/>
          <w:sz w:val="22"/>
          <w:szCs w:val="22"/>
        </w:rPr>
        <w:t xml:space="preserve"> </w:t>
      </w:r>
      <w:r w:rsidRPr="5E6F21B9">
        <w:rPr>
          <w:rFonts w:ascii="Arial" w:eastAsia="바탕" w:hAnsi="Arial" w:cs="Arial"/>
          <w:sz w:val="22"/>
          <w:szCs w:val="22"/>
        </w:rPr>
        <w:t>같이</w:t>
      </w:r>
      <w:r w:rsidRPr="5E6F21B9">
        <w:rPr>
          <w:rFonts w:ascii="Arial" w:eastAsia="바탕" w:hAnsi="Arial" w:cs="Arial"/>
          <w:sz w:val="22"/>
          <w:szCs w:val="22"/>
        </w:rPr>
        <w:t xml:space="preserve"> </w:t>
      </w:r>
      <w:r w:rsidRPr="5E6F21B9">
        <w:rPr>
          <w:rFonts w:ascii="Arial" w:eastAsia="바탕" w:hAnsi="Arial" w:cs="Arial"/>
          <w:sz w:val="22"/>
          <w:szCs w:val="22"/>
        </w:rPr>
        <w:t>장비</w:t>
      </w:r>
      <w:r w:rsidRPr="5E6F21B9">
        <w:rPr>
          <w:rFonts w:ascii="Arial" w:eastAsia="바탕" w:hAnsi="Arial" w:cs="Arial"/>
          <w:sz w:val="22"/>
          <w:szCs w:val="22"/>
        </w:rPr>
        <w:t xml:space="preserve"> </w:t>
      </w:r>
      <w:r w:rsidRPr="5E6F21B9">
        <w:rPr>
          <w:rFonts w:ascii="Arial" w:eastAsia="바탕" w:hAnsi="Arial" w:cs="Arial"/>
          <w:sz w:val="22"/>
          <w:szCs w:val="22"/>
        </w:rPr>
        <w:t>공급</w:t>
      </w:r>
      <w:r w:rsidRPr="5E6F21B9">
        <w:rPr>
          <w:rFonts w:ascii="Arial" w:eastAsia="바탕" w:hAnsi="Arial" w:cs="Arial"/>
          <w:sz w:val="22"/>
          <w:szCs w:val="22"/>
        </w:rPr>
        <w:t xml:space="preserve"> </w:t>
      </w:r>
      <w:r w:rsidRPr="5E6F21B9">
        <w:rPr>
          <w:rFonts w:ascii="Arial" w:eastAsia="바탕" w:hAnsi="Arial" w:cs="Arial"/>
          <w:sz w:val="22"/>
          <w:szCs w:val="22"/>
        </w:rPr>
        <w:t>계약을</w:t>
      </w:r>
      <w:r w:rsidRPr="5E6F21B9">
        <w:rPr>
          <w:rFonts w:ascii="Arial" w:eastAsia="바탕" w:hAnsi="Arial" w:cs="Arial"/>
          <w:sz w:val="22"/>
          <w:szCs w:val="22"/>
        </w:rPr>
        <w:t xml:space="preserve"> </w:t>
      </w:r>
      <w:r w:rsidRPr="5E6F21B9">
        <w:rPr>
          <w:rFonts w:ascii="Arial" w:eastAsia="바탕" w:hAnsi="Arial" w:cs="Arial"/>
          <w:sz w:val="22"/>
          <w:szCs w:val="22"/>
        </w:rPr>
        <w:t>체결한다</w:t>
      </w:r>
      <w:r w:rsidRPr="5E6F21B9">
        <w:rPr>
          <w:rFonts w:ascii="Arial" w:eastAsia="바탕" w:hAnsi="Arial" w:cs="Arial"/>
          <w:sz w:val="22"/>
          <w:szCs w:val="22"/>
        </w:rPr>
        <w:t>.</w:t>
      </w:r>
    </w:p>
    <w:p w14:paraId="09D121D5" w14:textId="1BF1C819" w:rsidR="008750A4" w:rsidRDefault="00F2713C" w:rsidP="008750A4">
      <w:pPr>
        <w:adjustRightInd w:val="0"/>
        <w:spacing w:before="120" w:after="240"/>
        <w:rPr>
          <w:rFonts w:ascii="Arial" w:eastAsia="바탕" w:hAnsi="Arial" w:cs="Arial"/>
          <w:sz w:val="22"/>
          <w:szCs w:val="22"/>
          <w:lang w:val="ko-KR"/>
        </w:rPr>
      </w:pPr>
      <w:r>
        <w:rPr>
          <w:rFonts w:ascii="Arial" w:eastAsia="바탕" w:hAnsi="Arial" w:cs="Arial" w:hint="eastAsia"/>
          <w:sz w:val="22"/>
          <w:szCs w:val="22"/>
          <w:lang w:val="ko-KR"/>
        </w:rPr>
        <w:t>이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 </w:t>
      </w:r>
      <w:r w:rsidR="008750A4" w:rsidRPr="0088173C">
        <w:rPr>
          <w:rFonts w:ascii="Arial" w:eastAsia="바탕" w:hAnsi="Arial" w:cs="Arial" w:hint="eastAsia"/>
          <w:sz w:val="22"/>
          <w:szCs w:val="22"/>
          <w:lang w:val="ko-KR"/>
        </w:rPr>
        <w:t>계약서는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>판매계약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>일반조건에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>추가되어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>적용되며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, 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>양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>계약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 </w:t>
      </w:r>
      <w:proofErr w:type="spellStart"/>
      <w:r w:rsidR="008750A4">
        <w:rPr>
          <w:rFonts w:ascii="Arial" w:eastAsia="바탕" w:hAnsi="Arial" w:cs="Arial" w:hint="eastAsia"/>
          <w:sz w:val="22"/>
          <w:szCs w:val="22"/>
          <w:lang w:val="ko-KR"/>
        </w:rPr>
        <w:t>서류간의</w:t>
      </w:r>
      <w:proofErr w:type="spellEnd"/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>조항이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>상충되는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>경우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 </w:t>
      </w:r>
      <w:r w:rsidR="00DE16F2">
        <w:rPr>
          <w:rFonts w:ascii="Arial" w:eastAsia="바탕" w:hAnsi="Arial" w:cs="Arial" w:hint="eastAsia"/>
          <w:sz w:val="22"/>
          <w:szCs w:val="22"/>
          <w:lang w:val="ko-KR"/>
        </w:rPr>
        <w:t>이</w:t>
      </w:r>
      <w:r w:rsidR="00DE16F2">
        <w:rPr>
          <w:rFonts w:ascii="Arial" w:eastAsia="바탕" w:hAnsi="Arial" w:cs="Arial" w:hint="eastAsia"/>
          <w:sz w:val="22"/>
          <w:szCs w:val="22"/>
          <w:lang w:val="ko-KR"/>
        </w:rPr>
        <w:t xml:space="preserve"> </w:t>
      </w:r>
      <w:r w:rsidR="00DE16F2">
        <w:rPr>
          <w:rFonts w:ascii="Arial" w:eastAsia="바탕" w:hAnsi="Arial" w:cs="Arial" w:hint="eastAsia"/>
          <w:sz w:val="22"/>
          <w:szCs w:val="22"/>
          <w:lang w:val="ko-KR"/>
        </w:rPr>
        <w:t>계약서에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>정한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>바에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>따른다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. </w:t>
      </w:r>
      <w:r>
        <w:rPr>
          <w:rFonts w:ascii="Arial" w:eastAsia="바탕" w:hAnsi="Arial" w:cs="Arial" w:hint="eastAsia"/>
          <w:sz w:val="22"/>
          <w:szCs w:val="22"/>
          <w:lang w:val="ko-KR"/>
        </w:rPr>
        <w:t>이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>계약서는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>첨부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>서류를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>포함한다</w:t>
      </w:r>
      <w:r w:rsidR="008750A4">
        <w:rPr>
          <w:rFonts w:ascii="Arial" w:eastAsia="바탕" w:hAnsi="Arial" w:cs="Arial" w:hint="eastAsia"/>
          <w:sz w:val="22"/>
          <w:szCs w:val="22"/>
          <w:lang w:val="ko-KR"/>
        </w:rPr>
        <w:t>.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59"/>
        <w:gridCol w:w="2055"/>
        <w:gridCol w:w="6130"/>
      </w:tblGrid>
      <w:tr w:rsidR="008750A4" w14:paraId="2CA715FF" w14:textId="77777777" w:rsidTr="5E6F21B9">
        <w:trPr>
          <w:trHeight w:val="370"/>
        </w:trPr>
        <w:tc>
          <w:tcPr>
            <w:tcW w:w="559" w:type="dxa"/>
            <w:vAlign w:val="center"/>
          </w:tcPr>
          <w:p w14:paraId="370BA466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center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1.</w:t>
            </w:r>
          </w:p>
        </w:tc>
        <w:tc>
          <w:tcPr>
            <w:tcW w:w="2055" w:type="dxa"/>
            <w:vAlign w:val="center"/>
          </w:tcPr>
          <w:p w14:paraId="54AEA37D" w14:textId="77777777" w:rsidR="008750A4" w:rsidRDefault="008750A4" w:rsidP="00880EF0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계약제품명</w:t>
            </w:r>
          </w:p>
        </w:tc>
        <w:tc>
          <w:tcPr>
            <w:tcW w:w="6130" w:type="dxa"/>
            <w:vAlign w:val="center"/>
          </w:tcPr>
          <w:p w14:paraId="4AC2C25C" w14:textId="316D2DE2" w:rsidR="008750A4" w:rsidRDefault="008750A4" w:rsidP="00880EF0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: </w:t>
            </w:r>
            <w:r>
              <w:rPr>
                <w:rFonts w:ascii="Arial" w:eastAsia="바탕" w:hAnsi="Arial" w:cs="Arial" w:hint="eastAsia"/>
                <w:sz w:val="22"/>
                <w:szCs w:val="22"/>
                <w:shd w:val="pct15" w:color="auto" w:fill="FFFFFF"/>
                <w:lang w:val="ko-KR"/>
              </w:rPr>
              <w:t xml:space="preserve">  </w:t>
            </w:r>
            <w:r w:rsidR="00333BBC"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shd w:val="pct15" w:color="auto" w:fill="FFFFFF"/>
                <w:lang w:val="ko-KR"/>
              </w:rPr>
              <w:t>조립</w:t>
            </w:r>
            <w:r w:rsidR="00333BBC"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shd w:val="pct15" w:color="auto" w:fill="FFFFFF"/>
                <w:lang w:val="ko-KR"/>
              </w:rPr>
              <w:t xml:space="preserve"> </w:t>
            </w:r>
            <w:r w:rsidR="00333BBC"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shd w:val="pct15" w:color="auto" w:fill="FFFFFF"/>
                <w:lang w:val="ko-KR"/>
              </w:rPr>
              <w:t>자동화</w:t>
            </w:r>
            <w:r w:rsidR="00333BBC"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shd w:val="pct15" w:color="auto" w:fill="FFFFFF"/>
                <w:lang w:val="ko-KR"/>
              </w:rPr>
              <w:t xml:space="preserve"> </w:t>
            </w:r>
            <w:r w:rsidR="00333BBC"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shd w:val="pct15" w:color="auto" w:fill="FFFFFF"/>
                <w:lang w:val="ko-KR"/>
              </w:rPr>
              <w:t>설비</w:t>
            </w:r>
            <w:r>
              <w:rPr>
                <w:rFonts w:ascii="Arial" w:eastAsia="바탕" w:hAnsi="Arial" w:cs="Arial" w:hint="eastAsia"/>
                <w:sz w:val="22"/>
                <w:szCs w:val="22"/>
                <w:shd w:val="pct15" w:color="auto" w:fill="FFFFFF"/>
                <w:lang w:val="ko-KR"/>
              </w:rPr>
              <w:t xml:space="preserve"> </w:t>
            </w:r>
          </w:p>
        </w:tc>
      </w:tr>
      <w:tr w:rsidR="008750A4" w14:paraId="60778C9A" w14:textId="77777777" w:rsidTr="5E6F21B9">
        <w:trPr>
          <w:trHeight w:val="370"/>
        </w:trPr>
        <w:tc>
          <w:tcPr>
            <w:tcW w:w="559" w:type="dxa"/>
            <w:vAlign w:val="center"/>
          </w:tcPr>
          <w:p w14:paraId="2103918F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center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2.</w:t>
            </w:r>
          </w:p>
        </w:tc>
        <w:tc>
          <w:tcPr>
            <w:tcW w:w="2055" w:type="dxa"/>
            <w:vAlign w:val="center"/>
          </w:tcPr>
          <w:p w14:paraId="20F3DE16" w14:textId="77777777" w:rsidR="008750A4" w:rsidRDefault="008750A4" w:rsidP="00880EF0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계약제품의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사양</w:t>
            </w:r>
          </w:p>
        </w:tc>
        <w:tc>
          <w:tcPr>
            <w:tcW w:w="6130" w:type="dxa"/>
            <w:vAlign w:val="center"/>
          </w:tcPr>
          <w:p w14:paraId="469BC23E" w14:textId="77777777" w:rsidR="008750A4" w:rsidRDefault="008750A4" w:rsidP="00880EF0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: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첨부서류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 (1)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제품사양서에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따름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.</w:t>
            </w:r>
          </w:p>
        </w:tc>
      </w:tr>
      <w:tr w:rsidR="008750A4" w14:paraId="11ECA12D" w14:textId="77777777" w:rsidTr="5E6F21B9">
        <w:trPr>
          <w:trHeight w:val="370"/>
        </w:trPr>
        <w:tc>
          <w:tcPr>
            <w:tcW w:w="559" w:type="dxa"/>
            <w:vAlign w:val="center"/>
          </w:tcPr>
          <w:p w14:paraId="6559E61B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center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3.</w:t>
            </w:r>
          </w:p>
        </w:tc>
        <w:tc>
          <w:tcPr>
            <w:tcW w:w="2055" w:type="dxa"/>
            <w:vAlign w:val="center"/>
          </w:tcPr>
          <w:p w14:paraId="44DD84CE" w14:textId="77777777" w:rsidR="008750A4" w:rsidRDefault="008750A4" w:rsidP="00880EF0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납품장소</w:t>
            </w:r>
          </w:p>
        </w:tc>
        <w:tc>
          <w:tcPr>
            <w:tcW w:w="6130" w:type="dxa"/>
            <w:vAlign w:val="center"/>
          </w:tcPr>
          <w:p w14:paraId="013CBB5D" w14:textId="1AED0D4D" w:rsidR="008750A4" w:rsidRDefault="008750A4" w:rsidP="00880EF0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: </w:t>
            </w:r>
            <w:r>
              <w:rPr>
                <w:rFonts w:ascii="Arial" w:eastAsia="바탕" w:hAnsi="Arial" w:cs="Arial" w:hint="eastAsia"/>
                <w:sz w:val="22"/>
                <w:szCs w:val="22"/>
                <w:shd w:val="pct15" w:color="auto" w:fill="FFFFFF"/>
                <w:lang w:val="ko-KR"/>
              </w:rPr>
              <w:t xml:space="preserve"> </w:t>
            </w:r>
            <w:proofErr w:type="spellStart"/>
            <w:r w:rsidR="00333BBC"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shd w:val="pct15" w:color="auto" w:fill="FFFFFF"/>
                <w:lang w:val="ko-KR"/>
              </w:rPr>
              <w:t>시디즈</w:t>
            </w:r>
            <w:proofErr w:type="spellEnd"/>
            <w:r w:rsidR="00333BBC"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shd w:val="pct15" w:color="auto" w:fill="FFFFFF"/>
                <w:lang w:val="ko-KR"/>
              </w:rPr>
              <w:t xml:space="preserve"> </w:t>
            </w:r>
            <w:r w:rsidR="00333BBC"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shd w:val="pct15" w:color="auto" w:fill="FFFFFF"/>
                <w:lang w:val="ko-KR"/>
              </w:rPr>
              <w:t>공장</w:t>
            </w:r>
            <w:r>
              <w:rPr>
                <w:rFonts w:ascii="Arial" w:eastAsia="바탕" w:hAnsi="Arial" w:cs="Arial" w:hint="eastAsia"/>
                <w:sz w:val="22"/>
                <w:szCs w:val="22"/>
                <w:shd w:val="pct15" w:color="auto" w:fill="FFFFFF"/>
                <w:lang w:val="ko-KR"/>
              </w:rPr>
              <w:t xml:space="preserve"> </w:t>
            </w:r>
          </w:p>
        </w:tc>
      </w:tr>
      <w:tr w:rsidR="008750A4" w14:paraId="696F251B" w14:textId="77777777" w:rsidTr="5E6F21B9">
        <w:trPr>
          <w:trHeight w:val="370"/>
        </w:trPr>
        <w:tc>
          <w:tcPr>
            <w:tcW w:w="559" w:type="dxa"/>
            <w:vAlign w:val="center"/>
          </w:tcPr>
          <w:p w14:paraId="3DEFEC47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center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4.</w:t>
            </w:r>
          </w:p>
        </w:tc>
        <w:tc>
          <w:tcPr>
            <w:tcW w:w="2055" w:type="dxa"/>
            <w:vAlign w:val="center"/>
          </w:tcPr>
          <w:p w14:paraId="38483639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left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입고완료일</w:t>
            </w:r>
          </w:p>
        </w:tc>
        <w:tc>
          <w:tcPr>
            <w:tcW w:w="6130" w:type="dxa"/>
            <w:vAlign w:val="center"/>
          </w:tcPr>
          <w:p w14:paraId="4555035F" w14:textId="21B02949" w:rsidR="008750A4" w:rsidRDefault="008750A4" w:rsidP="00880EF0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:  20 </w:t>
            </w:r>
            <w:r w:rsidR="00333BBC"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shd w:val="pct15" w:color="auto" w:fill="FFFFFF"/>
                <w:lang w:val="ko-KR"/>
              </w:rPr>
              <w:t>26</w:t>
            </w:r>
            <w:r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년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 </w:t>
            </w:r>
            <w:r w:rsidR="00333BBC"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shd w:val="pct15" w:color="auto" w:fill="FFFFFF"/>
                <w:lang w:val="ko-KR"/>
              </w:rPr>
              <w:t>03</w:t>
            </w:r>
            <w:r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월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 </w:t>
            </w:r>
            <w:r w:rsidR="00333BBC"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shd w:val="pct15" w:color="auto" w:fill="FFFFFF"/>
                <w:lang w:val="ko-KR"/>
              </w:rPr>
              <w:t>23</w:t>
            </w:r>
            <w:r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일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18"/>
                <w:szCs w:val="22"/>
                <w:lang w:val="ko-KR"/>
              </w:rPr>
              <w:t>(</w:t>
            </w:r>
            <w:r>
              <w:rPr>
                <w:rFonts w:ascii="Arial" w:eastAsia="바탕" w:hAnsi="Arial" w:cs="Arial" w:hint="eastAsia"/>
                <w:sz w:val="18"/>
                <w:szCs w:val="22"/>
                <w:lang w:val="ko-KR"/>
              </w:rPr>
              <w:t>계약제품의</w:t>
            </w:r>
            <w:r>
              <w:rPr>
                <w:rFonts w:ascii="Arial" w:eastAsia="바탕" w:hAnsi="Arial" w:cs="Arial" w:hint="eastAsia"/>
                <w:sz w:val="18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18"/>
                <w:szCs w:val="22"/>
                <w:lang w:val="ko-KR"/>
              </w:rPr>
              <w:t>입고</w:t>
            </w:r>
            <w:r>
              <w:rPr>
                <w:rFonts w:ascii="Arial" w:eastAsia="바탕" w:hAnsi="Arial" w:cs="Arial" w:hint="eastAsia"/>
                <w:sz w:val="18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18"/>
                <w:szCs w:val="22"/>
                <w:lang w:val="ko-KR"/>
              </w:rPr>
              <w:t>및</w:t>
            </w:r>
            <w:r>
              <w:rPr>
                <w:rFonts w:ascii="Arial" w:eastAsia="바탕" w:hAnsi="Arial" w:cs="Arial" w:hint="eastAsia"/>
                <w:sz w:val="18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18"/>
                <w:szCs w:val="22"/>
                <w:lang w:val="ko-KR"/>
              </w:rPr>
              <w:t>설치완료일</w:t>
            </w:r>
            <w:r>
              <w:rPr>
                <w:rFonts w:ascii="Arial" w:eastAsia="바탕" w:hAnsi="Arial" w:cs="Arial" w:hint="eastAsia"/>
                <w:sz w:val="18"/>
                <w:szCs w:val="22"/>
                <w:lang w:val="ko-KR"/>
              </w:rPr>
              <w:t>)</w:t>
            </w:r>
          </w:p>
        </w:tc>
      </w:tr>
      <w:tr w:rsidR="008750A4" w14:paraId="5E7B0095" w14:textId="77777777" w:rsidTr="5E6F21B9">
        <w:trPr>
          <w:trHeight w:val="370"/>
        </w:trPr>
        <w:tc>
          <w:tcPr>
            <w:tcW w:w="559" w:type="dxa"/>
            <w:vAlign w:val="center"/>
          </w:tcPr>
          <w:p w14:paraId="67EF7597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center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5.</w:t>
            </w:r>
          </w:p>
        </w:tc>
        <w:tc>
          <w:tcPr>
            <w:tcW w:w="2055" w:type="dxa"/>
            <w:vAlign w:val="center"/>
          </w:tcPr>
          <w:p w14:paraId="687F1A90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left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최종검사일</w:t>
            </w:r>
          </w:p>
        </w:tc>
        <w:tc>
          <w:tcPr>
            <w:tcW w:w="6130" w:type="dxa"/>
            <w:vAlign w:val="center"/>
          </w:tcPr>
          <w:p w14:paraId="6F2AF80D" w14:textId="627D3A4D" w:rsidR="008750A4" w:rsidRDefault="008750A4" w:rsidP="00880EF0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:  20 </w:t>
            </w:r>
            <w:r w:rsidR="00333BBC"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shd w:val="pct15" w:color="auto" w:fill="FFFFFF"/>
                <w:lang w:val="ko-KR"/>
              </w:rPr>
              <w:t>26</w:t>
            </w:r>
            <w:r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년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 </w:t>
            </w:r>
            <w:r w:rsidR="00333BBC"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shd w:val="pct15" w:color="auto" w:fill="FFFFFF"/>
                <w:lang w:val="ko-KR"/>
              </w:rPr>
              <w:t>03</w:t>
            </w:r>
            <w:r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월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 </w:t>
            </w:r>
            <w:r w:rsidR="00333BBC"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shd w:val="pct15" w:color="auto" w:fill="FFFFFF"/>
                <w:lang w:val="ko-KR"/>
              </w:rPr>
              <w:t>27</w:t>
            </w:r>
            <w:r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일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18"/>
                <w:szCs w:val="22"/>
                <w:lang w:val="ko-KR"/>
              </w:rPr>
              <w:t>(</w:t>
            </w:r>
            <w:r>
              <w:rPr>
                <w:rFonts w:ascii="Arial" w:eastAsia="바탕" w:hAnsi="Arial" w:cs="Arial" w:hint="eastAsia"/>
                <w:sz w:val="18"/>
                <w:szCs w:val="22"/>
                <w:lang w:val="ko-KR"/>
              </w:rPr>
              <w:t>시운전</w:t>
            </w:r>
            <w:r>
              <w:rPr>
                <w:rFonts w:ascii="Arial" w:eastAsia="바탕" w:hAnsi="Arial" w:cs="Arial" w:hint="eastAsia"/>
                <w:sz w:val="18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18"/>
                <w:szCs w:val="22"/>
                <w:lang w:val="ko-KR"/>
              </w:rPr>
              <w:t>후</w:t>
            </w:r>
            <w:r>
              <w:rPr>
                <w:rFonts w:ascii="Arial" w:eastAsia="바탕" w:hAnsi="Arial" w:cs="Arial" w:hint="eastAsia"/>
                <w:sz w:val="18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18"/>
                <w:szCs w:val="22"/>
                <w:lang w:val="ko-KR"/>
              </w:rPr>
              <w:t>최종검사</w:t>
            </w:r>
            <w:r>
              <w:rPr>
                <w:rFonts w:ascii="Arial" w:eastAsia="바탕" w:hAnsi="Arial" w:cs="Arial" w:hint="eastAsia"/>
                <w:sz w:val="18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18"/>
                <w:szCs w:val="22"/>
                <w:lang w:val="ko-KR"/>
              </w:rPr>
              <w:t>기한</w:t>
            </w:r>
            <w:r>
              <w:rPr>
                <w:rFonts w:ascii="Arial" w:eastAsia="바탕" w:hAnsi="Arial" w:cs="Arial" w:hint="eastAsia"/>
                <w:sz w:val="18"/>
                <w:szCs w:val="22"/>
                <w:lang w:val="ko-KR"/>
              </w:rPr>
              <w:t>)</w:t>
            </w:r>
          </w:p>
        </w:tc>
      </w:tr>
      <w:tr w:rsidR="008750A4" w14:paraId="40E5CC78" w14:textId="77777777" w:rsidTr="5E6F21B9">
        <w:trPr>
          <w:trHeight w:val="1305"/>
        </w:trPr>
        <w:tc>
          <w:tcPr>
            <w:tcW w:w="559" w:type="dxa"/>
            <w:vAlign w:val="center"/>
          </w:tcPr>
          <w:p w14:paraId="2FD249B1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center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6.</w:t>
            </w:r>
          </w:p>
        </w:tc>
        <w:tc>
          <w:tcPr>
            <w:tcW w:w="2055" w:type="dxa"/>
            <w:vAlign w:val="center"/>
          </w:tcPr>
          <w:p w14:paraId="3161E4EB" w14:textId="77777777" w:rsidR="008750A4" w:rsidRDefault="008750A4" w:rsidP="00880EF0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계약금액</w:t>
            </w:r>
          </w:p>
        </w:tc>
        <w:tc>
          <w:tcPr>
            <w:tcW w:w="6130" w:type="dxa"/>
            <w:vAlign w:val="center"/>
          </w:tcPr>
          <w:p w14:paraId="1397C824" w14:textId="1B3EBE99" w:rsidR="008750A4" w:rsidRDefault="008750A4" w:rsidP="00880EF0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: 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일금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22"/>
                <w:szCs w:val="22"/>
                <w:shd w:val="pct15" w:color="auto" w:fill="FFFFFF"/>
                <w:lang w:val="ko-KR"/>
              </w:rPr>
              <w:t>_</w:t>
            </w:r>
            <w:r w:rsidR="00333BBC" w:rsidRPr="007457D2">
              <w:rPr>
                <w:rFonts w:ascii="Arial" w:eastAsia="바탕" w:hAnsi="Arial" w:cs="Arial" w:hint="eastAsia"/>
                <w:color w:val="EE0000"/>
                <w:sz w:val="22"/>
                <w:szCs w:val="22"/>
                <w:shd w:val="pct15" w:color="auto" w:fill="FFFFFF"/>
                <w:lang w:val="ko-KR"/>
              </w:rPr>
              <w:t>296,300,000</w:t>
            </w:r>
            <w:r>
              <w:rPr>
                <w:rFonts w:ascii="Arial" w:eastAsia="바탕" w:hAnsi="Arial" w:cs="Arial" w:hint="eastAsia"/>
                <w:sz w:val="22"/>
                <w:szCs w:val="22"/>
                <w:shd w:val="pct15" w:color="auto" w:fill="FFFFFF"/>
                <w:lang w:val="ko-KR"/>
              </w:rPr>
              <w:t>_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원정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(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부가가치세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별도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)</w:t>
            </w:r>
          </w:p>
        </w:tc>
      </w:tr>
      <w:tr w:rsidR="008750A4" w14:paraId="5305684C" w14:textId="77777777" w:rsidTr="5E6F21B9">
        <w:trPr>
          <w:trHeight w:val="370"/>
        </w:trPr>
        <w:tc>
          <w:tcPr>
            <w:tcW w:w="559" w:type="dxa"/>
            <w:vAlign w:val="center"/>
          </w:tcPr>
          <w:p w14:paraId="4AE1E4B2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center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</w:p>
        </w:tc>
        <w:tc>
          <w:tcPr>
            <w:tcW w:w="2055" w:type="dxa"/>
            <w:vAlign w:val="center"/>
          </w:tcPr>
          <w:p w14:paraId="570F56FB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right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가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. </w:t>
            </w:r>
            <w:r w:rsidRPr="007E2CE9">
              <w:rPr>
                <w:rFonts w:ascii="Arial" w:eastAsia="바탕" w:hAnsi="Arial" w:cs="Arial" w:hint="eastAsia"/>
                <w:sz w:val="22"/>
                <w:szCs w:val="22"/>
                <w:highlight w:val="yellow"/>
                <w:lang w:val="ko-KR"/>
              </w:rPr>
              <w:t>선</w:t>
            </w:r>
            <w:r w:rsidRPr="007E2CE9">
              <w:rPr>
                <w:rFonts w:ascii="Arial" w:eastAsia="바탕" w:hAnsi="Arial" w:cs="Arial"/>
                <w:sz w:val="22"/>
                <w:szCs w:val="22"/>
                <w:highlight w:val="yellow"/>
                <w:lang w:val="ko-KR"/>
              </w:rPr>
              <w:t xml:space="preserve">    </w:t>
            </w:r>
            <w:r w:rsidRPr="007E2CE9">
              <w:rPr>
                <w:rFonts w:ascii="Arial" w:eastAsia="바탕" w:hAnsi="Arial" w:cs="Arial" w:hint="eastAsia"/>
                <w:sz w:val="22"/>
                <w:szCs w:val="22"/>
                <w:highlight w:val="yellow"/>
                <w:lang w:val="ko-KR"/>
              </w:rPr>
              <w:t>금</w:t>
            </w:r>
          </w:p>
        </w:tc>
        <w:tc>
          <w:tcPr>
            <w:tcW w:w="6130" w:type="dxa"/>
            <w:vAlign w:val="center"/>
          </w:tcPr>
          <w:p w14:paraId="0288BE9E" w14:textId="759743C9" w:rsidR="008750A4" w:rsidRDefault="008750A4" w:rsidP="5E6F21B9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</w:rPr>
            </w:pPr>
            <w:r w:rsidRPr="5E6F21B9">
              <w:rPr>
                <w:rFonts w:ascii="Arial" w:eastAsia="바탕" w:hAnsi="Arial" w:cs="Arial"/>
                <w:sz w:val="22"/>
                <w:szCs w:val="22"/>
              </w:rPr>
              <w:t xml:space="preserve">:  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>계약금액의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 xml:space="preserve"> </w:t>
            </w:r>
            <w:proofErr w:type="gramStart"/>
            <w:r w:rsidR="00CD0C28" w:rsidRPr="5E6F21B9">
              <w:rPr>
                <w:rFonts w:ascii="Arial" w:eastAsia="바탕" w:hAnsi="Arial" w:cs="Arial"/>
                <w:sz w:val="22"/>
                <w:szCs w:val="22"/>
              </w:rPr>
              <w:t>(</w:t>
            </w:r>
            <w:r w:rsidR="00041948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 xml:space="preserve"> </w:t>
            </w:r>
            <w:r w:rsidR="00333BBC" w:rsidRPr="5E6F21B9">
              <w:rPr>
                <w:rFonts w:ascii="Arial" w:eastAsia="바탕" w:hAnsi="Arial" w:cs="Arial"/>
                <w:color w:val="EE0000"/>
                <w:sz w:val="22"/>
                <w:szCs w:val="22"/>
                <w:shd w:val="pct15" w:color="auto" w:fill="FFFFFF"/>
              </w:rPr>
              <w:t>50</w:t>
            </w:r>
            <w:proofErr w:type="gramEnd"/>
            <w:r w:rsidR="00041948" w:rsidRPr="5E6F21B9">
              <w:rPr>
                <w:rFonts w:ascii="Arial" w:eastAsia="바탕" w:hAnsi="Arial" w:cs="Arial"/>
                <w:color w:val="EE0000"/>
                <w:sz w:val="22"/>
                <w:szCs w:val="22"/>
                <w:shd w:val="pct15" w:color="auto" w:fill="FFFFFF"/>
              </w:rPr>
              <w:t xml:space="preserve"> 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>)% / (</w:t>
            </w:r>
            <w:r w:rsidR="00CD0C28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>계약체결일로부터</w:t>
            </w:r>
            <w:r w:rsidR="00CD0C28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 xml:space="preserve"> </w:t>
            </w:r>
            <w:r w:rsidR="00BF5BFF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>60</w:t>
            </w:r>
            <w:r w:rsidR="00CD0C28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>일이내</w:t>
            </w:r>
            <w:r w:rsidR="00CD0C28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 xml:space="preserve"> </w:t>
            </w:r>
            <w:r w:rsidR="00CD0C28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>현금</w:t>
            </w:r>
            <w:r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 xml:space="preserve"> 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 xml:space="preserve">) 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>지급</w:t>
            </w:r>
            <w:ins w:id="0" w:author="김현주 (Hyunjoo Kim)" w:date="2026-03-24T09:56:00Z">
              <w:r w:rsidR="00BD7D89">
                <w:rPr>
                  <w:rFonts w:ascii="Arial" w:eastAsia="바탕" w:hAnsi="Arial" w:cs="Arial" w:hint="eastAsia"/>
                  <w:sz w:val="22"/>
                  <w:szCs w:val="22"/>
                </w:rPr>
                <w:t>(</w:t>
              </w:r>
              <w:commentRangeStart w:id="1"/>
              <w:r w:rsidR="00BD7D89">
                <w:rPr>
                  <w:rFonts w:ascii="Arial" w:eastAsia="바탕" w:hAnsi="Arial" w:cs="Arial" w:hint="eastAsia"/>
                  <w:sz w:val="22"/>
                  <w:szCs w:val="22"/>
                </w:rPr>
                <w:t>선급금지급보증보험증권</w:t>
              </w:r>
              <w:r w:rsidR="00BD7D89">
                <w:rPr>
                  <w:rFonts w:ascii="Arial" w:eastAsia="바탕" w:hAnsi="Arial" w:cs="Arial" w:hint="eastAsia"/>
                  <w:sz w:val="22"/>
                  <w:szCs w:val="22"/>
                </w:rPr>
                <w:t xml:space="preserve"> </w:t>
              </w:r>
              <w:r w:rsidR="00BD7D89">
                <w:rPr>
                  <w:rFonts w:ascii="Arial" w:eastAsia="바탕" w:hAnsi="Arial" w:cs="Arial" w:hint="eastAsia"/>
                  <w:sz w:val="22"/>
                  <w:szCs w:val="22"/>
                </w:rPr>
                <w:t>제출</w:t>
              </w:r>
              <w:r w:rsidR="00BD7D89">
                <w:rPr>
                  <w:rFonts w:ascii="Arial" w:eastAsia="바탕" w:hAnsi="Arial" w:cs="Arial" w:hint="eastAsia"/>
                  <w:sz w:val="22"/>
                  <w:szCs w:val="22"/>
                </w:rPr>
                <w:t xml:space="preserve"> </w:t>
              </w:r>
              <w:r w:rsidR="00BD7D89">
                <w:rPr>
                  <w:rFonts w:ascii="Arial" w:eastAsia="바탕" w:hAnsi="Arial" w:cs="Arial" w:hint="eastAsia"/>
                  <w:sz w:val="22"/>
                  <w:szCs w:val="22"/>
                </w:rPr>
                <w:t>후</w:t>
              </w:r>
              <w:r w:rsidR="00BD7D89">
                <w:rPr>
                  <w:rFonts w:ascii="Arial" w:eastAsia="바탕" w:hAnsi="Arial" w:cs="Arial" w:hint="eastAsia"/>
                  <w:sz w:val="22"/>
                  <w:szCs w:val="22"/>
                </w:rPr>
                <w:t xml:space="preserve"> </w:t>
              </w:r>
              <w:r w:rsidR="00BD7D89">
                <w:rPr>
                  <w:rFonts w:ascii="Arial" w:eastAsia="바탕" w:hAnsi="Arial" w:cs="Arial" w:hint="eastAsia"/>
                  <w:sz w:val="22"/>
                  <w:szCs w:val="22"/>
                </w:rPr>
                <w:t>지급</w:t>
              </w:r>
              <w:r w:rsidR="00BD7D89">
                <w:rPr>
                  <w:rFonts w:ascii="Arial" w:eastAsia="바탕" w:hAnsi="Arial" w:cs="Arial" w:hint="eastAsia"/>
                  <w:sz w:val="22"/>
                  <w:szCs w:val="22"/>
                </w:rPr>
                <w:t>)</w:t>
              </w:r>
              <w:commentRangeEnd w:id="1"/>
              <w:r w:rsidR="00675135">
                <w:rPr>
                  <w:rStyle w:val="a8"/>
                </w:rPr>
                <w:commentReference w:id="1"/>
              </w:r>
            </w:ins>
          </w:p>
        </w:tc>
      </w:tr>
      <w:tr w:rsidR="008750A4" w14:paraId="1C826405" w14:textId="77777777" w:rsidTr="5E6F21B9">
        <w:trPr>
          <w:trHeight w:val="370"/>
        </w:trPr>
        <w:tc>
          <w:tcPr>
            <w:tcW w:w="559" w:type="dxa"/>
            <w:vAlign w:val="center"/>
          </w:tcPr>
          <w:p w14:paraId="117F0E98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center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</w:p>
        </w:tc>
        <w:tc>
          <w:tcPr>
            <w:tcW w:w="2055" w:type="dxa"/>
            <w:vAlign w:val="center"/>
          </w:tcPr>
          <w:p w14:paraId="525FA5AC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right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나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.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중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도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금</w:t>
            </w:r>
          </w:p>
        </w:tc>
        <w:tc>
          <w:tcPr>
            <w:tcW w:w="6130" w:type="dxa"/>
            <w:vAlign w:val="center"/>
          </w:tcPr>
          <w:p w14:paraId="3A63AA20" w14:textId="64052285" w:rsidR="008750A4" w:rsidRDefault="008750A4" w:rsidP="5E6F21B9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</w:rPr>
            </w:pPr>
            <w:r w:rsidRPr="5E6F21B9">
              <w:rPr>
                <w:rFonts w:ascii="Arial" w:eastAsia="바탕" w:hAnsi="Arial" w:cs="Arial"/>
                <w:sz w:val="22"/>
                <w:szCs w:val="22"/>
              </w:rPr>
              <w:t xml:space="preserve">:  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>계약금액의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 xml:space="preserve"> </w:t>
            </w:r>
            <w:proofErr w:type="gramStart"/>
            <w:r w:rsidR="00CD0C28" w:rsidRPr="5E6F21B9">
              <w:rPr>
                <w:rFonts w:ascii="Arial" w:eastAsia="바탕" w:hAnsi="Arial" w:cs="Arial"/>
                <w:sz w:val="22"/>
                <w:szCs w:val="22"/>
              </w:rPr>
              <w:t>(</w:t>
            </w:r>
            <w:r w:rsidR="00041948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 xml:space="preserve"> </w:t>
            </w:r>
            <w:r w:rsidR="00CD0C28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 xml:space="preserve"> 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>)</w:t>
            </w:r>
            <w:proofErr w:type="gramEnd"/>
            <w:r w:rsidRPr="5E6F21B9">
              <w:rPr>
                <w:rFonts w:ascii="Arial" w:eastAsia="바탕" w:hAnsi="Arial" w:cs="Arial"/>
                <w:sz w:val="22"/>
                <w:szCs w:val="22"/>
              </w:rPr>
              <w:t>% / (</w:t>
            </w:r>
            <w:r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 xml:space="preserve"> </w:t>
            </w:r>
            <w:r w:rsidR="00CD0C28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>선적일</w:t>
            </w:r>
            <w:r w:rsidR="00CD0C28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>or</w:t>
            </w:r>
            <w:r w:rsidR="00CD0C28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>출하일로부터</w:t>
            </w:r>
            <w:r w:rsidR="00CD0C28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 xml:space="preserve"> 60</w:t>
            </w:r>
            <w:r w:rsidR="00CD0C28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>일이내</w:t>
            </w:r>
            <w:r w:rsidR="00CD0C28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 xml:space="preserve"> </w:t>
            </w:r>
            <w:r w:rsidR="00CD0C28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>현금</w:t>
            </w:r>
            <w:r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 xml:space="preserve">  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 xml:space="preserve">) 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>지급</w:t>
            </w:r>
          </w:p>
        </w:tc>
      </w:tr>
      <w:tr w:rsidR="008750A4" w14:paraId="7FE4F4DF" w14:textId="77777777" w:rsidTr="5E6F21B9">
        <w:trPr>
          <w:trHeight w:val="300"/>
        </w:trPr>
        <w:tc>
          <w:tcPr>
            <w:tcW w:w="559" w:type="dxa"/>
            <w:vAlign w:val="center"/>
          </w:tcPr>
          <w:p w14:paraId="5143D7DA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center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</w:p>
        </w:tc>
        <w:tc>
          <w:tcPr>
            <w:tcW w:w="2055" w:type="dxa"/>
            <w:vAlign w:val="center"/>
          </w:tcPr>
          <w:p w14:paraId="32BC9D57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right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다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.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잔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   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금</w:t>
            </w:r>
          </w:p>
        </w:tc>
        <w:tc>
          <w:tcPr>
            <w:tcW w:w="6130" w:type="dxa"/>
            <w:vAlign w:val="center"/>
          </w:tcPr>
          <w:p w14:paraId="08ECCF9A" w14:textId="726E3438" w:rsidR="008750A4" w:rsidRDefault="008750A4" w:rsidP="00CD0C28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:  </w:t>
            </w:r>
            <w:r>
              <w:rPr>
                <w:rFonts w:ascii="Arial" w:eastAsia="바탕" w:hAnsi="Arial" w:cs="Arial" w:hint="eastAsia"/>
                <w:sz w:val="22"/>
                <w:szCs w:val="22"/>
              </w:rPr>
              <w:t>계약금액의</w:t>
            </w:r>
            <w:r>
              <w:rPr>
                <w:rFonts w:ascii="Arial" w:eastAsia="바탕" w:hAnsi="Arial" w:cs="Arial" w:hint="eastAsia"/>
                <w:sz w:val="22"/>
                <w:szCs w:val="22"/>
              </w:rPr>
              <w:t xml:space="preserve"> </w:t>
            </w:r>
            <w:proofErr w:type="gramStart"/>
            <w:r w:rsidR="00CD0C28">
              <w:rPr>
                <w:rFonts w:ascii="Arial" w:eastAsia="바탕" w:hAnsi="Arial" w:cs="Arial" w:hint="eastAsia"/>
                <w:sz w:val="22"/>
                <w:szCs w:val="22"/>
              </w:rPr>
              <w:t>(</w:t>
            </w:r>
            <w:r w:rsidR="00041948">
              <w:rPr>
                <w:rFonts w:ascii="Arial" w:eastAsia="바탕" w:hAnsi="Arial" w:cs="Arial" w:hint="eastAsia"/>
                <w:sz w:val="22"/>
                <w:szCs w:val="22"/>
                <w:shd w:val="pct15" w:color="auto" w:fill="FFFFFF"/>
              </w:rPr>
              <w:t xml:space="preserve"> </w:t>
            </w:r>
            <w:r w:rsidR="00333BBC"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shd w:val="pct15" w:color="auto" w:fill="FFFFFF"/>
              </w:rPr>
              <w:t>50</w:t>
            </w:r>
            <w:proofErr w:type="gramEnd"/>
            <w:r w:rsidR="00CD0C28" w:rsidRPr="00333BBC">
              <w:rPr>
                <w:rFonts w:ascii="Arial" w:eastAsia="바탕" w:hAnsi="Arial" w:cs="Arial" w:hint="eastAsia"/>
                <w:color w:val="EE0000"/>
                <w:sz w:val="22"/>
                <w:szCs w:val="22"/>
                <w:shd w:val="pct15" w:color="auto" w:fill="FFFFFF"/>
              </w:rPr>
              <w:t xml:space="preserve"> </w:t>
            </w:r>
            <w:r>
              <w:rPr>
                <w:rFonts w:ascii="Arial" w:eastAsia="바탕" w:hAnsi="Arial" w:cs="Arial" w:hint="eastAsia"/>
                <w:sz w:val="22"/>
                <w:szCs w:val="22"/>
              </w:rPr>
              <w:t xml:space="preserve">)% /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(</w:t>
            </w:r>
            <w:r>
              <w:rPr>
                <w:rFonts w:ascii="Arial" w:eastAsia="바탕" w:hAnsi="Arial" w:cs="Arial" w:hint="eastAsia"/>
                <w:sz w:val="22"/>
                <w:szCs w:val="22"/>
                <w:shd w:val="pct15" w:color="auto" w:fill="FFFFFF"/>
                <w:lang w:val="ko-KR"/>
              </w:rPr>
              <w:t xml:space="preserve"> </w:t>
            </w:r>
            <w:r w:rsidR="002A108F">
              <w:rPr>
                <w:rFonts w:ascii="Arial" w:eastAsia="바탕" w:hAnsi="Arial" w:cs="Arial" w:hint="eastAsia"/>
                <w:sz w:val="22"/>
                <w:szCs w:val="22"/>
                <w:shd w:val="pct15" w:color="auto" w:fill="FFFFFF"/>
                <w:lang w:val="ko-KR"/>
              </w:rPr>
              <w:t>최종검</w:t>
            </w:r>
            <w:r w:rsidR="002A108F" w:rsidRPr="002C01AC">
              <w:rPr>
                <w:rFonts w:ascii="Arial" w:eastAsia="바탕" w:hAnsi="Arial" w:cs="Arial" w:hint="eastAsia"/>
                <w:sz w:val="22"/>
                <w:szCs w:val="22"/>
                <w:shd w:val="pct15" w:color="auto" w:fill="FFFFFF"/>
                <w:lang w:val="ko-KR"/>
              </w:rPr>
              <w:t>사</w:t>
            </w:r>
            <w:r w:rsidR="00CD0C28">
              <w:rPr>
                <w:rFonts w:ascii="Arial" w:eastAsia="바탕" w:hAnsi="Arial" w:cs="Arial" w:hint="eastAsia"/>
                <w:sz w:val="22"/>
                <w:szCs w:val="22"/>
                <w:shd w:val="pct15" w:color="auto" w:fill="FFFFFF"/>
                <w:lang w:val="ko-KR"/>
              </w:rPr>
              <w:t xml:space="preserve"> </w:t>
            </w:r>
            <w:r w:rsidR="00CD0C28">
              <w:rPr>
                <w:rFonts w:ascii="Arial" w:eastAsia="바탕" w:hAnsi="Arial" w:cs="Arial" w:hint="eastAsia"/>
                <w:sz w:val="22"/>
                <w:szCs w:val="22"/>
                <w:shd w:val="pct15" w:color="auto" w:fill="FFFFFF"/>
                <w:lang w:val="ko-KR"/>
              </w:rPr>
              <w:t>완료일로부터</w:t>
            </w:r>
            <w:r w:rsidR="00CD0C28">
              <w:rPr>
                <w:rFonts w:ascii="Arial" w:eastAsia="바탕" w:hAnsi="Arial" w:cs="Arial" w:hint="eastAsia"/>
                <w:sz w:val="22"/>
                <w:szCs w:val="22"/>
                <w:shd w:val="pct15" w:color="auto" w:fill="FFFFFF"/>
                <w:lang w:val="ko-KR"/>
              </w:rPr>
              <w:t xml:space="preserve"> </w:t>
            </w:r>
            <w:r w:rsidR="00CD0C28">
              <w:rPr>
                <w:rFonts w:ascii="Arial" w:eastAsia="바탕" w:hAnsi="Arial" w:cs="Arial"/>
                <w:sz w:val="22"/>
                <w:szCs w:val="22"/>
                <w:shd w:val="pct15" w:color="auto" w:fill="FFFFFF"/>
                <w:lang w:val="ko-KR"/>
              </w:rPr>
              <w:t>60</w:t>
            </w:r>
            <w:r w:rsidR="00CD0C28">
              <w:rPr>
                <w:rFonts w:ascii="Arial" w:eastAsia="바탕" w:hAnsi="Arial" w:cs="Arial" w:hint="eastAsia"/>
                <w:sz w:val="22"/>
                <w:szCs w:val="22"/>
                <w:shd w:val="pct15" w:color="auto" w:fill="FFFFFF"/>
                <w:lang w:val="ko-KR"/>
              </w:rPr>
              <w:t>일이내</w:t>
            </w:r>
            <w:r w:rsidR="00CD0C28">
              <w:rPr>
                <w:rFonts w:ascii="Arial" w:eastAsia="바탕" w:hAnsi="Arial" w:cs="Arial"/>
                <w:sz w:val="22"/>
                <w:szCs w:val="22"/>
                <w:shd w:val="pct15" w:color="auto" w:fill="FFFFFF"/>
                <w:lang w:val="ko-KR"/>
              </w:rPr>
              <w:t xml:space="preserve"> </w:t>
            </w:r>
            <w:r w:rsidR="00CD0C28">
              <w:rPr>
                <w:rFonts w:ascii="Arial" w:eastAsia="바탕" w:hAnsi="Arial" w:cs="Arial" w:hint="eastAsia"/>
                <w:sz w:val="22"/>
                <w:szCs w:val="22"/>
                <w:shd w:val="pct15" w:color="auto" w:fill="FFFFFF"/>
                <w:lang w:val="ko-KR"/>
              </w:rPr>
              <w:t>현금</w:t>
            </w:r>
            <w:r w:rsidR="00CD0C28">
              <w:rPr>
                <w:rFonts w:ascii="Arial" w:eastAsia="바탕" w:hAnsi="Arial" w:cs="Arial" w:hint="eastAsia"/>
                <w:sz w:val="22"/>
                <w:szCs w:val="22"/>
                <w:shd w:val="pct15" w:color="auto" w:fill="FFFFFF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)</w:t>
            </w:r>
            <w:r>
              <w:rPr>
                <w:rFonts w:ascii="Arial" w:eastAsia="바탕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바탕" w:hAnsi="Arial" w:cs="Arial" w:hint="eastAsia"/>
                <w:sz w:val="22"/>
                <w:szCs w:val="22"/>
              </w:rPr>
              <w:t>지급</w:t>
            </w:r>
          </w:p>
        </w:tc>
      </w:tr>
      <w:tr w:rsidR="008750A4" w14:paraId="6407F390" w14:textId="77777777" w:rsidTr="5E6F21B9">
        <w:trPr>
          <w:trHeight w:val="370"/>
        </w:trPr>
        <w:tc>
          <w:tcPr>
            <w:tcW w:w="559" w:type="dxa"/>
            <w:vAlign w:val="center"/>
          </w:tcPr>
          <w:p w14:paraId="0D931C7B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center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7.</w:t>
            </w:r>
          </w:p>
        </w:tc>
        <w:tc>
          <w:tcPr>
            <w:tcW w:w="2055" w:type="dxa"/>
            <w:vAlign w:val="center"/>
          </w:tcPr>
          <w:p w14:paraId="5FB84BC3" w14:textId="77777777" w:rsidR="008750A4" w:rsidRDefault="008750A4" w:rsidP="00880EF0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지급수단</w:t>
            </w:r>
          </w:p>
        </w:tc>
        <w:tc>
          <w:tcPr>
            <w:tcW w:w="6130" w:type="dxa"/>
            <w:vAlign w:val="center"/>
          </w:tcPr>
          <w:p w14:paraId="3C3F50B5" w14:textId="5EED403F" w:rsidR="008750A4" w:rsidRDefault="008750A4" w:rsidP="5E6F21B9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</w:rPr>
            </w:pPr>
            <w:r w:rsidRPr="5E6F21B9">
              <w:rPr>
                <w:rFonts w:ascii="Arial" w:eastAsia="바탕" w:hAnsi="Arial" w:cs="Arial"/>
                <w:sz w:val="22"/>
                <w:szCs w:val="22"/>
              </w:rPr>
              <w:t xml:space="preserve">:  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>가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 xml:space="preserve">. 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>현금지급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 xml:space="preserve">      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>나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 xml:space="preserve">. </w:t>
            </w:r>
            <w:proofErr w:type="gramStart"/>
            <w:r w:rsidR="0065650E" w:rsidRPr="5E6F21B9">
              <w:rPr>
                <w:rFonts w:ascii="Arial" w:eastAsia="바탕" w:hAnsi="Arial" w:cs="Arial"/>
                <w:sz w:val="22"/>
                <w:szCs w:val="22"/>
              </w:rPr>
              <w:t>(</w:t>
            </w:r>
            <w:r w:rsidR="0065650E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 xml:space="preserve">  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>)</w:t>
            </w:r>
            <w:proofErr w:type="gramEnd"/>
            <w:r w:rsidRPr="5E6F21B9">
              <w:rPr>
                <w:rFonts w:ascii="Arial" w:eastAsia="바탕" w:hAnsi="Arial" w:cs="Arial"/>
                <w:sz w:val="22"/>
                <w:szCs w:val="22"/>
              </w:rPr>
              <w:t>일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 xml:space="preserve"> 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>만기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 xml:space="preserve"> 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>어음으로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 xml:space="preserve"> 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>지급</w:t>
            </w:r>
          </w:p>
        </w:tc>
      </w:tr>
      <w:tr w:rsidR="008750A4" w14:paraId="2908F54F" w14:textId="77777777" w:rsidTr="5E6F21B9">
        <w:trPr>
          <w:trHeight w:val="370"/>
        </w:trPr>
        <w:tc>
          <w:tcPr>
            <w:tcW w:w="559" w:type="dxa"/>
            <w:vAlign w:val="center"/>
          </w:tcPr>
          <w:p w14:paraId="2017C3EA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center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8.</w:t>
            </w:r>
          </w:p>
        </w:tc>
        <w:tc>
          <w:tcPr>
            <w:tcW w:w="2055" w:type="dxa"/>
            <w:vAlign w:val="center"/>
          </w:tcPr>
          <w:p w14:paraId="4AC3B15D" w14:textId="77777777" w:rsidR="008750A4" w:rsidRDefault="008750A4" w:rsidP="00880EF0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proofErr w:type="spellStart"/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지체상금율</w:t>
            </w:r>
            <w:proofErr w:type="spellEnd"/>
          </w:p>
        </w:tc>
        <w:tc>
          <w:tcPr>
            <w:tcW w:w="6130" w:type="dxa"/>
            <w:vAlign w:val="center"/>
          </w:tcPr>
          <w:p w14:paraId="50780FF4" w14:textId="072E6348" w:rsidR="008750A4" w:rsidRDefault="008750A4" w:rsidP="5E6F21B9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</w:rPr>
            </w:pPr>
            <w:proofErr w:type="gramStart"/>
            <w:r w:rsidRPr="5E6F21B9">
              <w:rPr>
                <w:rFonts w:ascii="Arial" w:eastAsia="바탕" w:hAnsi="Arial" w:cs="Arial"/>
                <w:sz w:val="22"/>
                <w:szCs w:val="22"/>
              </w:rPr>
              <w:t xml:space="preserve">:  </w:t>
            </w:r>
            <w:r w:rsidR="00CD0C28" w:rsidRPr="5E6F21B9">
              <w:rPr>
                <w:rFonts w:ascii="Arial" w:eastAsia="바탕" w:hAnsi="Arial" w:cs="Arial"/>
                <w:sz w:val="22"/>
                <w:szCs w:val="22"/>
              </w:rPr>
              <w:t>(</w:t>
            </w:r>
            <w:proofErr w:type="gramEnd"/>
            <w:r w:rsidR="00CD0C28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>0.1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>)%</w:t>
            </w:r>
          </w:p>
        </w:tc>
      </w:tr>
      <w:tr w:rsidR="008750A4" w14:paraId="62592474" w14:textId="77777777" w:rsidTr="5E6F21B9">
        <w:trPr>
          <w:trHeight w:val="370"/>
        </w:trPr>
        <w:tc>
          <w:tcPr>
            <w:tcW w:w="559" w:type="dxa"/>
            <w:vAlign w:val="center"/>
          </w:tcPr>
          <w:p w14:paraId="57B7A03B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center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9.</w:t>
            </w:r>
          </w:p>
        </w:tc>
        <w:tc>
          <w:tcPr>
            <w:tcW w:w="2055" w:type="dxa"/>
            <w:vAlign w:val="center"/>
          </w:tcPr>
          <w:p w14:paraId="3A8ACAAE" w14:textId="77777777" w:rsidR="008750A4" w:rsidRDefault="008750A4" w:rsidP="00880EF0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하자보증기간</w:t>
            </w:r>
          </w:p>
        </w:tc>
        <w:tc>
          <w:tcPr>
            <w:tcW w:w="6130" w:type="dxa"/>
            <w:vAlign w:val="center"/>
          </w:tcPr>
          <w:p w14:paraId="798E477B" w14:textId="022BB9C1" w:rsidR="008750A4" w:rsidRDefault="008750A4" w:rsidP="5E6F21B9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</w:rPr>
            </w:pPr>
            <w:r w:rsidRPr="5E6F21B9">
              <w:rPr>
                <w:rFonts w:ascii="Arial" w:eastAsia="바탕" w:hAnsi="Arial" w:cs="Arial"/>
                <w:sz w:val="22"/>
                <w:szCs w:val="22"/>
              </w:rPr>
              <w:t xml:space="preserve">:  </w:t>
            </w:r>
            <w:r w:rsidR="00CD0C28" w:rsidRPr="5E6F21B9">
              <w:rPr>
                <w:rFonts w:ascii="Arial" w:eastAsia="바탕" w:hAnsi="Arial" w:cs="Arial"/>
                <w:sz w:val="22"/>
                <w:szCs w:val="22"/>
              </w:rPr>
              <w:t>(</w:t>
            </w:r>
            <w:r w:rsidR="00CD0C28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>12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>)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>개월</w:t>
            </w:r>
          </w:p>
        </w:tc>
      </w:tr>
      <w:tr w:rsidR="008750A4" w14:paraId="62F29AB1" w14:textId="77777777" w:rsidTr="5E6F21B9">
        <w:trPr>
          <w:trHeight w:val="370"/>
        </w:trPr>
        <w:tc>
          <w:tcPr>
            <w:tcW w:w="559" w:type="dxa"/>
            <w:vAlign w:val="center"/>
          </w:tcPr>
          <w:p w14:paraId="10D87034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center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10.</w:t>
            </w:r>
          </w:p>
        </w:tc>
        <w:tc>
          <w:tcPr>
            <w:tcW w:w="2055" w:type="dxa"/>
            <w:vAlign w:val="center"/>
          </w:tcPr>
          <w:p w14:paraId="5A552A3E" w14:textId="77777777" w:rsidR="008750A4" w:rsidRDefault="008750A4" w:rsidP="00880EF0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하자보수보증금율</w:t>
            </w:r>
          </w:p>
        </w:tc>
        <w:tc>
          <w:tcPr>
            <w:tcW w:w="6130" w:type="dxa"/>
            <w:vAlign w:val="center"/>
          </w:tcPr>
          <w:p w14:paraId="104284F0" w14:textId="2B6643C7" w:rsidR="008750A4" w:rsidRDefault="008750A4" w:rsidP="5E6F21B9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</w:rPr>
            </w:pPr>
            <w:proofErr w:type="gramStart"/>
            <w:r w:rsidRPr="5E6F21B9">
              <w:rPr>
                <w:rFonts w:ascii="Arial" w:eastAsia="바탕" w:hAnsi="Arial" w:cs="Arial"/>
                <w:sz w:val="22"/>
                <w:szCs w:val="22"/>
              </w:rPr>
              <w:t xml:space="preserve">:  </w:t>
            </w:r>
            <w:r w:rsidR="00CD0C28" w:rsidRPr="5E6F21B9">
              <w:rPr>
                <w:rFonts w:ascii="Arial" w:eastAsia="바탕" w:hAnsi="Arial" w:cs="Arial"/>
                <w:sz w:val="22"/>
                <w:szCs w:val="22"/>
              </w:rPr>
              <w:t>(</w:t>
            </w:r>
            <w:proofErr w:type="gramEnd"/>
            <w:r w:rsidR="00CD0C28" w:rsidRPr="5E6F21B9">
              <w:rPr>
                <w:rFonts w:ascii="Arial" w:eastAsia="바탕" w:hAnsi="Arial" w:cs="Arial"/>
                <w:sz w:val="22"/>
                <w:szCs w:val="22"/>
                <w:shd w:val="pct15" w:color="auto" w:fill="FFFFFF"/>
              </w:rPr>
              <w:t>10</w:t>
            </w:r>
            <w:r w:rsidRPr="5E6F21B9">
              <w:rPr>
                <w:rFonts w:ascii="Arial" w:eastAsia="바탕" w:hAnsi="Arial" w:cs="Arial"/>
                <w:sz w:val="22"/>
                <w:szCs w:val="22"/>
              </w:rPr>
              <w:t>)%</w:t>
            </w:r>
          </w:p>
        </w:tc>
      </w:tr>
      <w:tr w:rsidR="008750A4" w14:paraId="4131A6EE" w14:textId="77777777" w:rsidTr="5E6F21B9">
        <w:trPr>
          <w:trHeight w:val="370"/>
        </w:trPr>
        <w:tc>
          <w:tcPr>
            <w:tcW w:w="559" w:type="dxa"/>
            <w:vAlign w:val="center"/>
          </w:tcPr>
          <w:p w14:paraId="1025584A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center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11.</w:t>
            </w:r>
          </w:p>
        </w:tc>
        <w:tc>
          <w:tcPr>
            <w:tcW w:w="2055" w:type="dxa"/>
            <w:vAlign w:val="center"/>
          </w:tcPr>
          <w:p w14:paraId="03B8B626" w14:textId="77777777" w:rsidR="008750A4" w:rsidRDefault="008750A4" w:rsidP="00880EF0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첨부서류</w:t>
            </w:r>
          </w:p>
        </w:tc>
        <w:tc>
          <w:tcPr>
            <w:tcW w:w="6130" w:type="dxa"/>
            <w:vAlign w:val="center"/>
          </w:tcPr>
          <w:p w14:paraId="60308A2C" w14:textId="77777777" w:rsidR="008750A4" w:rsidRDefault="008750A4" w:rsidP="00880EF0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: (1)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제품사양서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 1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부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 </w:t>
            </w:r>
          </w:p>
        </w:tc>
      </w:tr>
      <w:tr w:rsidR="008750A4" w14:paraId="125E6A0E" w14:textId="77777777" w:rsidTr="5E6F21B9">
        <w:trPr>
          <w:trHeight w:val="370"/>
        </w:trPr>
        <w:tc>
          <w:tcPr>
            <w:tcW w:w="559" w:type="dxa"/>
            <w:vAlign w:val="center"/>
          </w:tcPr>
          <w:p w14:paraId="28DDD659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center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</w:p>
        </w:tc>
        <w:tc>
          <w:tcPr>
            <w:tcW w:w="2055" w:type="dxa"/>
            <w:vAlign w:val="center"/>
          </w:tcPr>
          <w:p w14:paraId="6174DEA9" w14:textId="77777777" w:rsidR="008750A4" w:rsidRDefault="008750A4" w:rsidP="00880EF0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</w:p>
        </w:tc>
        <w:tc>
          <w:tcPr>
            <w:tcW w:w="6130" w:type="dxa"/>
            <w:vAlign w:val="center"/>
          </w:tcPr>
          <w:p w14:paraId="5B8EDA6D" w14:textId="77777777" w:rsidR="008750A4" w:rsidRDefault="00545294" w:rsidP="00880EF0">
            <w:pPr>
              <w:adjustRightInd w:val="0"/>
              <w:spacing w:before="100" w:beforeAutospacing="1" w:after="100" w:afterAutospacing="1"/>
              <w:ind w:firstLineChars="59" w:firstLine="130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(2)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판매계약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 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일반조건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 xml:space="preserve"> 1</w:t>
            </w:r>
            <w:r>
              <w:rPr>
                <w:rFonts w:ascii="Arial" w:eastAsia="바탕" w:hAnsi="Arial" w:cs="Arial" w:hint="eastAsia"/>
                <w:sz w:val="22"/>
                <w:szCs w:val="22"/>
                <w:lang w:val="ko-KR"/>
              </w:rPr>
              <w:t>부</w:t>
            </w:r>
          </w:p>
        </w:tc>
      </w:tr>
      <w:tr w:rsidR="008750A4" w14:paraId="78D6AA91" w14:textId="77777777" w:rsidTr="5E6F21B9">
        <w:trPr>
          <w:trHeight w:val="370"/>
        </w:trPr>
        <w:tc>
          <w:tcPr>
            <w:tcW w:w="559" w:type="dxa"/>
            <w:vAlign w:val="center"/>
          </w:tcPr>
          <w:p w14:paraId="4B17687D" w14:textId="77777777" w:rsidR="008750A4" w:rsidRDefault="008750A4" w:rsidP="00880EF0">
            <w:pPr>
              <w:adjustRightInd w:val="0"/>
              <w:spacing w:before="100" w:beforeAutospacing="1" w:after="100" w:afterAutospacing="1"/>
              <w:jc w:val="center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</w:p>
        </w:tc>
        <w:tc>
          <w:tcPr>
            <w:tcW w:w="2055" w:type="dxa"/>
            <w:vAlign w:val="center"/>
          </w:tcPr>
          <w:p w14:paraId="5C104F3C" w14:textId="77777777" w:rsidR="008750A4" w:rsidRDefault="008750A4" w:rsidP="00880EF0">
            <w:pPr>
              <w:adjustRightInd w:val="0"/>
              <w:spacing w:before="100" w:beforeAutospacing="1" w:after="100" w:afterAutospacing="1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</w:p>
        </w:tc>
        <w:tc>
          <w:tcPr>
            <w:tcW w:w="6130" w:type="dxa"/>
            <w:vAlign w:val="center"/>
          </w:tcPr>
          <w:p w14:paraId="78BCAA1A" w14:textId="77777777" w:rsidR="008750A4" w:rsidRDefault="008750A4" w:rsidP="00880EF0">
            <w:pPr>
              <w:adjustRightInd w:val="0"/>
              <w:spacing w:before="100" w:beforeAutospacing="1" w:after="100" w:afterAutospacing="1"/>
              <w:ind w:firstLineChars="59" w:firstLine="130"/>
              <w:rPr>
                <w:rFonts w:ascii="Arial" w:eastAsia="바탕" w:hAnsi="Arial" w:cs="Arial"/>
                <w:sz w:val="22"/>
                <w:szCs w:val="22"/>
                <w:lang w:val="ko-KR"/>
              </w:rPr>
            </w:pPr>
          </w:p>
        </w:tc>
      </w:tr>
    </w:tbl>
    <w:p w14:paraId="5E5A7815" w14:textId="77777777" w:rsidR="008750A4" w:rsidRDefault="008750A4" w:rsidP="008750A4">
      <w:pPr>
        <w:tabs>
          <w:tab w:val="left" w:pos="2940"/>
        </w:tabs>
        <w:adjustRightInd w:val="0"/>
        <w:spacing w:before="300" w:after="120"/>
        <w:rPr>
          <w:rFonts w:ascii="Arial" w:eastAsia="돋움" w:hAnsi="Arial" w:cs="Arial"/>
          <w:b/>
          <w:bCs/>
          <w:sz w:val="22"/>
          <w:szCs w:val="22"/>
          <w:lang w:val="ko-KR"/>
        </w:rPr>
      </w:pPr>
      <w:bookmarkStart w:id="2" w:name="OLE_LINK1"/>
    </w:p>
    <w:p w14:paraId="4FBD9DC3" w14:textId="77777777" w:rsidR="008750A4" w:rsidRDefault="008750A4" w:rsidP="008750A4">
      <w:pPr>
        <w:tabs>
          <w:tab w:val="left" w:pos="2940"/>
        </w:tabs>
        <w:adjustRightInd w:val="0"/>
        <w:spacing w:before="300" w:after="120"/>
        <w:outlineLvl w:val="0"/>
        <w:rPr>
          <w:rFonts w:ascii="Arial" w:eastAsia="돋움" w:hAnsi="Arial" w:cs="Arial"/>
          <w:b/>
          <w:bCs/>
          <w:sz w:val="22"/>
          <w:szCs w:val="22"/>
          <w:lang w:val="ko-KR"/>
        </w:rPr>
      </w:pP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제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1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조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 xml:space="preserve"> (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계약의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 xml:space="preserve"> 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목적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 xml:space="preserve">) </w:t>
      </w:r>
    </w:p>
    <w:p w14:paraId="385A1D67" w14:textId="77777777" w:rsidR="008750A4" w:rsidRDefault="008750A4" w:rsidP="008750A4">
      <w:pPr>
        <w:adjustRightInd w:val="0"/>
        <w:ind w:leftChars="119" w:left="238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>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계약은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</w:t>
      </w:r>
      <w:r w:rsidR="00E16799">
        <w:rPr>
          <w:rFonts w:ascii="Arial" w:eastAsia="바탕" w:hAnsi="Arial" w:cs="Arial"/>
          <w:sz w:val="22"/>
          <w:szCs w:val="22"/>
        </w:rPr>
        <w:t>구매자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 w:rsidR="003F207C">
        <w:rPr>
          <w:rFonts w:ascii="Arial" w:eastAsia="바탕" w:hAnsi="Arial" w:cs="Arial" w:hint="eastAsia"/>
          <w:sz w:val="22"/>
          <w:szCs w:val="22"/>
        </w:rPr>
        <w:t>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제작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및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공급을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의뢰하고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</w:t>
      </w:r>
      <w:r w:rsidR="00E16799">
        <w:rPr>
          <w:rFonts w:ascii="Arial" w:eastAsia="바탕" w:hAnsi="Arial" w:cs="Arial"/>
          <w:sz w:val="22"/>
          <w:szCs w:val="22"/>
        </w:rPr>
        <w:lastRenderedPageBreak/>
        <w:t>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 w:rsidR="00E16799">
        <w:rPr>
          <w:rFonts w:ascii="Arial" w:eastAsia="바탕" w:hAnsi="Arial" w:cs="Arial"/>
          <w:sz w:val="22"/>
          <w:szCs w:val="22"/>
        </w:rPr>
        <w:t>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이를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제작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및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공급함에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있어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필요한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</w:t>
      </w:r>
      <w:r w:rsidR="00E16799">
        <w:rPr>
          <w:rFonts w:ascii="Arial" w:eastAsia="바탕" w:hAnsi="Arial" w:cs="Arial"/>
          <w:sz w:val="22"/>
          <w:szCs w:val="22"/>
        </w:rPr>
        <w:t>구매자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 w:rsidR="003F207C">
        <w:rPr>
          <w:rFonts w:ascii="Arial" w:eastAsia="바탕" w:hAnsi="Arial" w:cs="Arial" w:hint="eastAsia"/>
          <w:sz w:val="22"/>
          <w:szCs w:val="22"/>
        </w:rPr>
        <w:t>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권리와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의무에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관한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제반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사항을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정하는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데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그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목적이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있다</w:t>
      </w:r>
      <w:r>
        <w:rPr>
          <w:rFonts w:ascii="Arial" w:eastAsia="바탕" w:hAnsi="Arial" w:cs="Arial" w:hint="eastAsia"/>
          <w:sz w:val="22"/>
          <w:szCs w:val="22"/>
        </w:rPr>
        <w:t>.</w:t>
      </w:r>
    </w:p>
    <w:bookmarkEnd w:id="2"/>
    <w:p w14:paraId="7426D0E8" w14:textId="77777777" w:rsidR="008750A4" w:rsidRDefault="008750A4" w:rsidP="008750A4">
      <w:pPr>
        <w:adjustRightInd w:val="0"/>
        <w:spacing w:before="300" w:after="120"/>
        <w:outlineLvl w:val="0"/>
        <w:rPr>
          <w:rFonts w:ascii="궁서" w:eastAsia="궁서" w:hAnsi="궁서" w:cs="Arial"/>
          <w:b/>
          <w:bCs/>
          <w:sz w:val="22"/>
          <w:szCs w:val="22"/>
          <w:lang w:val="ko-KR"/>
        </w:rPr>
      </w:pP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제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2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조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 xml:space="preserve"> (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계약제품의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 xml:space="preserve"> 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제작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>)</w:t>
      </w:r>
    </w:p>
    <w:p w14:paraId="102941FB" w14:textId="77777777" w:rsidR="008750A4" w:rsidRDefault="008750A4" w:rsidP="008750A4">
      <w:pPr>
        <w:adjustRightInd w:val="0"/>
        <w:ind w:leftChars="110" w:left="517" w:hangingChars="135" w:hanging="297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 xml:space="preserve">1.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 w:rsidR="00E16799">
        <w:rPr>
          <w:rFonts w:ascii="Arial" w:eastAsia="바탕" w:hAnsi="Arial" w:cs="Arial"/>
          <w:sz w:val="22"/>
          <w:szCs w:val="22"/>
        </w:rPr>
        <w:t>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첨부</w:t>
      </w:r>
      <w:r>
        <w:rPr>
          <w:rFonts w:ascii="Arial" w:eastAsia="바탕" w:hAnsi="Arial" w:cs="Arial" w:hint="eastAsia"/>
          <w:sz w:val="22"/>
          <w:szCs w:val="22"/>
        </w:rPr>
        <w:t xml:space="preserve"> (1) &lt;</w:t>
      </w:r>
      <w:r>
        <w:rPr>
          <w:rFonts w:ascii="Arial" w:eastAsia="바탕" w:hAnsi="Arial" w:cs="Arial" w:hint="eastAsia"/>
          <w:sz w:val="22"/>
          <w:szCs w:val="22"/>
        </w:rPr>
        <w:t>제품사양서</w:t>
      </w:r>
      <w:r>
        <w:rPr>
          <w:rFonts w:ascii="Arial" w:eastAsia="바탕" w:hAnsi="Arial" w:cs="Arial" w:hint="eastAsia"/>
          <w:sz w:val="22"/>
          <w:szCs w:val="22"/>
        </w:rPr>
        <w:t>&gt;</w:t>
      </w:r>
      <w:r>
        <w:rPr>
          <w:rFonts w:ascii="Arial" w:eastAsia="바탕" w:hAnsi="Arial" w:cs="Arial" w:hint="eastAsia"/>
          <w:sz w:val="22"/>
          <w:szCs w:val="22"/>
        </w:rPr>
        <w:t>에서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정해진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내용에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따라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제작하여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</w:t>
      </w:r>
      <w:r w:rsidR="00E16799">
        <w:rPr>
          <w:rFonts w:ascii="Arial" w:eastAsia="바탕" w:hAnsi="Arial" w:cs="Arial"/>
          <w:sz w:val="22"/>
          <w:szCs w:val="22"/>
        </w:rPr>
        <w:t>구매자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공급하여야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한다</w:t>
      </w:r>
      <w:r>
        <w:rPr>
          <w:rFonts w:ascii="Arial" w:eastAsia="바탕" w:hAnsi="Arial" w:cs="Arial" w:hint="eastAsia"/>
          <w:sz w:val="22"/>
          <w:szCs w:val="22"/>
        </w:rPr>
        <w:t>.</w:t>
      </w:r>
    </w:p>
    <w:p w14:paraId="19D4EAAA" w14:textId="77777777" w:rsidR="008750A4" w:rsidRDefault="008750A4" w:rsidP="008750A4">
      <w:pPr>
        <w:adjustRightInd w:val="0"/>
        <w:ind w:leftChars="110" w:left="517" w:hangingChars="135" w:hanging="297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 xml:space="preserve">2. </w:t>
      </w:r>
      <w:r w:rsidR="00E16799">
        <w:rPr>
          <w:rFonts w:ascii="Arial" w:eastAsia="바탕" w:hAnsi="Arial" w:cs="Arial"/>
          <w:sz w:val="22"/>
          <w:szCs w:val="22"/>
        </w:rPr>
        <w:t>“</w:t>
      </w:r>
      <w:r w:rsidR="00E16799">
        <w:rPr>
          <w:rFonts w:ascii="Arial" w:eastAsia="바탕" w:hAnsi="Arial" w:cs="Arial"/>
          <w:sz w:val="22"/>
          <w:szCs w:val="22"/>
        </w:rPr>
        <w:t>구매자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 w:rsidR="003F207C">
        <w:rPr>
          <w:rFonts w:ascii="Arial" w:eastAsia="바탕" w:hAnsi="Arial" w:cs="Arial" w:hint="eastAsia"/>
          <w:sz w:val="22"/>
          <w:szCs w:val="22"/>
        </w:rPr>
        <w:t>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정당한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사유가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있는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경우에는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사전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동의를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얻어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사양을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변경할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있다</w:t>
      </w:r>
      <w:r>
        <w:rPr>
          <w:rFonts w:ascii="Arial" w:eastAsia="바탕" w:hAnsi="Arial" w:cs="Arial" w:hint="eastAsia"/>
          <w:sz w:val="22"/>
          <w:szCs w:val="22"/>
        </w:rPr>
        <w:t xml:space="preserve">. </w:t>
      </w:r>
      <w:r>
        <w:rPr>
          <w:rFonts w:ascii="Arial" w:eastAsia="바탕" w:hAnsi="Arial" w:cs="Arial" w:hint="eastAsia"/>
          <w:sz w:val="22"/>
          <w:szCs w:val="22"/>
        </w:rPr>
        <w:t>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경우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입고완료일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최종검사일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및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계약금액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대한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합리적인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변경이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필요한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경우에는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상호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성실히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협의하여야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한다</w:t>
      </w:r>
      <w:r>
        <w:rPr>
          <w:rFonts w:ascii="Arial" w:eastAsia="바탕" w:hAnsi="Arial" w:cs="Arial" w:hint="eastAsia"/>
          <w:sz w:val="22"/>
          <w:szCs w:val="22"/>
        </w:rPr>
        <w:t>.</w:t>
      </w:r>
    </w:p>
    <w:p w14:paraId="183B433E" w14:textId="77777777" w:rsidR="008750A4" w:rsidRDefault="008750A4" w:rsidP="008750A4">
      <w:pPr>
        <w:adjustRightInd w:val="0"/>
        <w:ind w:leftChars="110" w:left="517" w:hangingChars="135" w:hanging="297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 xml:space="preserve">3.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 w:rsidR="00E16799">
        <w:rPr>
          <w:rFonts w:ascii="Arial" w:eastAsia="바탕" w:hAnsi="Arial" w:cs="Arial"/>
          <w:sz w:val="22"/>
          <w:szCs w:val="22"/>
        </w:rPr>
        <w:t>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</w:t>
      </w:r>
      <w:r w:rsidR="00E16799">
        <w:rPr>
          <w:rFonts w:ascii="Arial" w:eastAsia="바탕" w:hAnsi="Arial" w:cs="Arial"/>
          <w:sz w:val="22"/>
          <w:szCs w:val="22"/>
        </w:rPr>
        <w:t>구매자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별도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요청이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있는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경우에는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제작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작업의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진행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상황을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</w:t>
      </w:r>
      <w:r w:rsidR="00E16799">
        <w:rPr>
          <w:rFonts w:ascii="Arial" w:eastAsia="바탕" w:hAnsi="Arial" w:cs="Arial"/>
          <w:sz w:val="22"/>
          <w:szCs w:val="22"/>
        </w:rPr>
        <w:t>구매자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보고하여야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한다</w:t>
      </w:r>
      <w:r>
        <w:rPr>
          <w:rFonts w:ascii="Arial" w:eastAsia="바탕" w:hAnsi="Arial" w:cs="Arial" w:hint="eastAsia"/>
          <w:sz w:val="22"/>
          <w:szCs w:val="22"/>
        </w:rPr>
        <w:t>.</w:t>
      </w:r>
    </w:p>
    <w:p w14:paraId="348F5FF1" w14:textId="77777777" w:rsidR="008750A4" w:rsidRDefault="008750A4" w:rsidP="008750A4">
      <w:pPr>
        <w:adjustRightInd w:val="0"/>
        <w:spacing w:before="300" w:after="120"/>
        <w:outlineLvl w:val="0"/>
        <w:rPr>
          <w:rFonts w:ascii="Arial" w:eastAsia="돋움" w:hAnsi="Arial" w:cs="Arial"/>
          <w:b/>
          <w:bCs/>
          <w:sz w:val="22"/>
          <w:szCs w:val="22"/>
          <w:lang w:val="ko-KR"/>
        </w:rPr>
      </w:pP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제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3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조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 xml:space="preserve"> (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위임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 xml:space="preserve"> 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또는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 xml:space="preserve"> 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위탁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>)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 xml:space="preserve"> </w:t>
      </w:r>
    </w:p>
    <w:p w14:paraId="4712383C" w14:textId="56DB4DE2" w:rsidR="008750A4" w:rsidRPr="007E2CE9" w:rsidRDefault="00E16799" w:rsidP="00ED69F9">
      <w:pPr>
        <w:adjustRightInd w:val="0"/>
        <w:ind w:leftChars="110" w:left="284" w:hangingChars="29" w:hanging="64"/>
        <w:rPr>
          <w:rFonts w:ascii="Arial" w:eastAsia="바탕" w:hAnsi="Arial" w:cs="Arial"/>
          <w:strike/>
          <w:sz w:val="22"/>
          <w:szCs w:val="22"/>
        </w:rPr>
      </w:pPr>
      <w:r>
        <w:rPr>
          <w:rFonts w:ascii="Arial" w:eastAsia="바탕" w:hAnsi="Arial" w:cs="Arial"/>
          <w:sz w:val="22"/>
          <w:szCs w:val="22"/>
        </w:rPr>
        <w:t>“LG</w:t>
      </w:r>
      <w:r>
        <w:rPr>
          <w:rFonts w:ascii="Arial" w:eastAsia="바탕" w:hAnsi="Arial" w:cs="Arial"/>
          <w:sz w:val="22"/>
          <w:szCs w:val="22"/>
        </w:rPr>
        <w:t>전자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/>
          <w:sz w:val="22"/>
          <w:szCs w:val="22"/>
        </w:rPr>
        <w:t>는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/>
          <w:sz w:val="22"/>
          <w:szCs w:val="22"/>
        </w:rPr>
        <w:t>구매자</w:t>
      </w:r>
      <w:r>
        <w:rPr>
          <w:rFonts w:ascii="Arial" w:eastAsia="바탕" w:hAnsi="Arial" w:cs="Arial"/>
          <w:sz w:val="22"/>
          <w:szCs w:val="22"/>
        </w:rPr>
        <w:t>”</w:t>
      </w:r>
      <w:r w:rsidR="008750A4">
        <w:rPr>
          <w:rFonts w:ascii="Arial" w:eastAsia="바탕" w:hAnsi="Arial" w:cs="Arial" w:hint="eastAsia"/>
          <w:sz w:val="22"/>
          <w:szCs w:val="22"/>
        </w:rPr>
        <w:t>의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사전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동의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없이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/>
          <w:sz w:val="22"/>
          <w:szCs w:val="22"/>
        </w:rPr>
        <w:t>“</w:t>
      </w:r>
      <w:r w:rsidR="008750A4">
        <w:rPr>
          <w:rFonts w:ascii="Arial" w:eastAsia="바탕" w:hAnsi="Arial" w:cs="Arial" w:hint="eastAsia"/>
          <w:sz w:val="22"/>
          <w:szCs w:val="22"/>
        </w:rPr>
        <w:t>계약제품</w:t>
      </w:r>
      <w:r w:rsidR="008750A4">
        <w:rPr>
          <w:rFonts w:ascii="Arial" w:eastAsia="바탕" w:hAnsi="Arial" w:cs="Arial"/>
          <w:sz w:val="22"/>
          <w:szCs w:val="22"/>
        </w:rPr>
        <w:t>”</w:t>
      </w:r>
      <w:r w:rsidR="008750A4">
        <w:rPr>
          <w:rFonts w:ascii="Arial" w:eastAsia="바탕" w:hAnsi="Arial" w:cs="Arial" w:hint="eastAsia"/>
          <w:sz w:val="22"/>
          <w:szCs w:val="22"/>
        </w:rPr>
        <w:t>의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제작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, </w:t>
      </w:r>
      <w:r w:rsidR="008750A4">
        <w:rPr>
          <w:rFonts w:ascii="Arial" w:eastAsia="바탕" w:hAnsi="Arial" w:cs="Arial" w:hint="eastAsia"/>
          <w:sz w:val="22"/>
          <w:szCs w:val="22"/>
        </w:rPr>
        <w:t>설치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및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시운전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작업의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전부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또는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일부를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제</w:t>
      </w:r>
      <w:r w:rsidR="008750A4">
        <w:rPr>
          <w:rFonts w:ascii="Arial" w:eastAsia="바탕" w:hAnsi="Arial" w:cs="Arial" w:hint="eastAsia"/>
          <w:sz w:val="22"/>
          <w:szCs w:val="22"/>
        </w:rPr>
        <w:t>3</w:t>
      </w:r>
      <w:r w:rsidR="008750A4">
        <w:rPr>
          <w:rFonts w:ascii="Arial" w:eastAsia="바탕" w:hAnsi="Arial" w:cs="Arial" w:hint="eastAsia"/>
          <w:sz w:val="22"/>
          <w:szCs w:val="22"/>
        </w:rPr>
        <w:t>자에게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위임하거나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위탁할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수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있다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. </w:t>
      </w:r>
      <w:r w:rsidR="008750A4">
        <w:rPr>
          <w:rFonts w:ascii="Arial" w:eastAsia="바탕" w:hAnsi="Arial" w:cs="Arial" w:hint="eastAsia"/>
          <w:sz w:val="22"/>
          <w:szCs w:val="22"/>
        </w:rPr>
        <w:t>단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, </w:t>
      </w:r>
      <w:ins w:id="3" w:author="김현주 (Hyunjoo Kim)" w:date="2026-03-24T09:03:00Z">
        <w:r w:rsidR="000D6448" w:rsidRPr="008877E4">
          <w:rPr>
            <w:rFonts w:ascii="Arial" w:eastAsia="바탕" w:hAnsi="Arial" w:cs="Arial"/>
            <w:sz w:val="22"/>
            <w:szCs w:val="22"/>
            <w:rPrChange w:id="4" w:author="김현주 (Hyunjoo Kim)" w:date="2026-03-24T09:03:00Z">
              <w:rPr>
                <w:rFonts w:ascii="맑은 고딕" w:eastAsia="맑은 고딕" w:hAnsi="맑은 고딕"/>
              </w:rPr>
            </w:rPrChange>
          </w:rPr>
          <w:t>LG</w:t>
        </w:r>
        <w:r w:rsidR="000D6448" w:rsidRPr="008877E4">
          <w:rPr>
            <w:rFonts w:ascii="Arial" w:eastAsia="바탕" w:hAnsi="Arial" w:cs="Arial"/>
            <w:sz w:val="22"/>
            <w:szCs w:val="22"/>
            <w:rPrChange w:id="5" w:author="김현주 (Hyunjoo Kim)" w:date="2026-03-24T09:03:00Z">
              <w:rPr>
                <w:rFonts w:ascii="맑은 고딕" w:eastAsia="맑은 고딕" w:hAnsi="맑은 고딕"/>
              </w:rPr>
            </w:rPrChange>
          </w:rPr>
          <w:t>전자</w:t>
        </w:r>
        <w:r w:rsidR="000D6448" w:rsidRPr="008877E4">
          <w:rPr>
            <w:rFonts w:ascii="Arial" w:eastAsia="바탕" w:hAnsi="Arial" w:cs="Arial"/>
            <w:sz w:val="22"/>
            <w:szCs w:val="22"/>
            <w:rPrChange w:id="6" w:author="김현주 (Hyunjoo Kim)" w:date="2026-03-24T09:03:00Z">
              <w:rPr>
                <w:rFonts w:ascii="맑은 고딕" w:eastAsia="맑은 고딕" w:hAnsi="맑은 고딕"/>
              </w:rPr>
            </w:rPrChange>
          </w:rPr>
          <w:t>”</w:t>
        </w:r>
        <w:r w:rsidR="000D6448" w:rsidRPr="008877E4">
          <w:rPr>
            <w:rFonts w:ascii="Arial" w:eastAsia="바탕" w:hAnsi="Arial" w:cs="Arial"/>
            <w:sz w:val="22"/>
            <w:szCs w:val="22"/>
            <w:rPrChange w:id="7" w:author="김현주 (Hyunjoo Kim)" w:date="2026-03-24T09:03:00Z">
              <w:rPr>
                <w:rFonts w:ascii="맑은 고딕" w:eastAsia="맑은 고딕" w:hAnsi="맑은 고딕"/>
              </w:rPr>
            </w:rPrChange>
          </w:rPr>
          <w:t>가</w:t>
        </w:r>
        <w:r w:rsidR="000D6448" w:rsidRPr="008877E4">
          <w:rPr>
            <w:rFonts w:ascii="Arial" w:eastAsia="바탕" w:hAnsi="Arial" w:cs="Arial"/>
            <w:sz w:val="22"/>
            <w:szCs w:val="22"/>
            <w:rPrChange w:id="8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9" w:author="김현주 (Hyunjoo Kim)" w:date="2026-03-24T09:03:00Z">
              <w:rPr>
                <w:rFonts w:ascii="맑은 고딕" w:eastAsia="맑은 고딕" w:hAnsi="맑은 고딕"/>
              </w:rPr>
            </w:rPrChange>
          </w:rPr>
          <w:t>제</w:t>
        </w:r>
        <w:r w:rsidR="000D6448" w:rsidRPr="008877E4">
          <w:rPr>
            <w:rFonts w:ascii="Arial" w:eastAsia="바탕" w:hAnsi="Arial" w:cs="Arial"/>
            <w:sz w:val="22"/>
            <w:szCs w:val="22"/>
            <w:rPrChange w:id="10" w:author="김현주 (Hyunjoo Kim)" w:date="2026-03-24T09:03:00Z">
              <w:rPr>
                <w:rFonts w:ascii="맑은 고딕" w:eastAsia="맑은 고딕" w:hAnsi="맑은 고딕"/>
              </w:rPr>
            </w:rPrChange>
          </w:rPr>
          <w:t>3</w:t>
        </w:r>
        <w:r w:rsidR="000D6448" w:rsidRPr="008877E4">
          <w:rPr>
            <w:rFonts w:ascii="Arial" w:eastAsia="바탕" w:hAnsi="Arial" w:cs="Arial"/>
            <w:sz w:val="22"/>
            <w:szCs w:val="22"/>
            <w:rPrChange w:id="11" w:author="김현주 (Hyunjoo Kim)" w:date="2026-03-24T09:03:00Z">
              <w:rPr>
                <w:rFonts w:ascii="맑은 고딕" w:eastAsia="맑은 고딕" w:hAnsi="맑은 고딕"/>
              </w:rPr>
            </w:rPrChange>
          </w:rPr>
          <w:t>자에게</w:t>
        </w:r>
        <w:r w:rsidR="000D6448" w:rsidRPr="008877E4">
          <w:rPr>
            <w:rFonts w:ascii="Arial" w:eastAsia="바탕" w:hAnsi="Arial" w:cs="Arial"/>
            <w:sz w:val="22"/>
            <w:szCs w:val="22"/>
            <w:rPrChange w:id="12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13" w:author="김현주 (Hyunjoo Kim)" w:date="2026-03-24T09:03:00Z">
              <w:rPr>
                <w:rFonts w:ascii="맑은 고딕" w:eastAsia="맑은 고딕" w:hAnsi="맑은 고딕"/>
              </w:rPr>
            </w:rPrChange>
          </w:rPr>
          <w:t>업무를</w:t>
        </w:r>
        <w:r w:rsidR="000D6448" w:rsidRPr="008877E4">
          <w:rPr>
            <w:rFonts w:ascii="Arial" w:eastAsia="바탕" w:hAnsi="Arial" w:cs="Arial"/>
            <w:sz w:val="22"/>
            <w:szCs w:val="22"/>
            <w:rPrChange w:id="14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15" w:author="김현주 (Hyunjoo Kim)" w:date="2026-03-24T09:03:00Z">
              <w:rPr>
                <w:rFonts w:ascii="맑은 고딕" w:eastAsia="맑은 고딕" w:hAnsi="맑은 고딕"/>
              </w:rPr>
            </w:rPrChange>
          </w:rPr>
          <w:t>위임</w:t>
        </w:r>
        <w:r w:rsidR="000D6448" w:rsidRPr="008877E4">
          <w:rPr>
            <w:rFonts w:ascii="Arial" w:eastAsia="바탕" w:hAnsi="Arial" w:cs="Arial"/>
            <w:sz w:val="22"/>
            <w:szCs w:val="22"/>
            <w:rPrChange w:id="16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17" w:author="김현주 (Hyunjoo Kim)" w:date="2026-03-24T09:03:00Z">
              <w:rPr>
                <w:rFonts w:ascii="맑은 고딕" w:eastAsia="맑은 고딕" w:hAnsi="맑은 고딕"/>
              </w:rPr>
            </w:rPrChange>
          </w:rPr>
          <w:t>또는</w:t>
        </w:r>
        <w:r w:rsidR="000D6448" w:rsidRPr="008877E4">
          <w:rPr>
            <w:rFonts w:ascii="Arial" w:eastAsia="바탕" w:hAnsi="Arial" w:cs="Arial"/>
            <w:sz w:val="22"/>
            <w:szCs w:val="22"/>
            <w:rPrChange w:id="18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19" w:author="김현주 (Hyunjoo Kim)" w:date="2026-03-24T09:03:00Z">
              <w:rPr>
                <w:rFonts w:ascii="맑은 고딕" w:eastAsia="맑은 고딕" w:hAnsi="맑은 고딕"/>
              </w:rPr>
            </w:rPrChange>
          </w:rPr>
          <w:t>위탁하는</w:t>
        </w:r>
        <w:r w:rsidR="000D6448" w:rsidRPr="008877E4">
          <w:rPr>
            <w:rFonts w:ascii="Arial" w:eastAsia="바탕" w:hAnsi="Arial" w:cs="Arial"/>
            <w:sz w:val="22"/>
            <w:szCs w:val="22"/>
            <w:rPrChange w:id="20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21" w:author="김현주 (Hyunjoo Kim)" w:date="2026-03-24T09:03:00Z">
              <w:rPr>
                <w:rFonts w:ascii="맑은 고딕" w:eastAsia="맑은 고딕" w:hAnsi="맑은 고딕"/>
              </w:rPr>
            </w:rPrChange>
          </w:rPr>
          <w:t>경우에도</w:t>
        </w:r>
        <w:r w:rsidR="000D6448" w:rsidRPr="008877E4">
          <w:rPr>
            <w:rFonts w:ascii="Arial" w:eastAsia="바탕" w:hAnsi="Arial" w:cs="Arial"/>
            <w:sz w:val="22"/>
            <w:szCs w:val="22"/>
            <w:rPrChange w:id="22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“LG</w:t>
        </w:r>
        <w:r w:rsidR="000D6448" w:rsidRPr="008877E4">
          <w:rPr>
            <w:rFonts w:ascii="Arial" w:eastAsia="바탕" w:hAnsi="Arial" w:cs="Arial"/>
            <w:sz w:val="22"/>
            <w:szCs w:val="22"/>
            <w:rPrChange w:id="23" w:author="김현주 (Hyunjoo Kim)" w:date="2026-03-24T09:03:00Z">
              <w:rPr>
                <w:rFonts w:ascii="맑은 고딕" w:eastAsia="맑은 고딕" w:hAnsi="맑은 고딕"/>
              </w:rPr>
            </w:rPrChange>
          </w:rPr>
          <w:t>전자</w:t>
        </w:r>
        <w:r w:rsidR="000D6448" w:rsidRPr="008877E4">
          <w:rPr>
            <w:rFonts w:ascii="Arial" w:eastAsia="바탕" w:hAnsi="Arial" w:cs="Arial"/>
            <w:sz w:val="22"/>
            <w:szCs w:val="22"/>
            <w:rPrChange w:id="24" w:author="김현주 (Hyunjoo Kim)" w:date="2026-03-24T09:03:00Z">
              <w:rPr>
                <w:rFonts w:ascii="맑은 고딕" w:eastAsia="맑은 고딕" w:hAnsi="맑은 고딕"/>
              </w:rPr>
            </w:rPrChange>
          </w:rPr>
          <w:t>”</w:t>
        </w:r>
        <w:r w:rsidR="000D6448" w:rsidRPr="008877E4">
          <w:rPr>
            <w:rFonts w:ascii="Arial" w:eastAsia="바탕" w:hAnsi="Arial" w:cs="Arial"/>
            <w:sz w:val="22"/>
            <w:szCs w:val="22"/>
            <w:rPrChange w:id="25" w:author="김현주 (Hyunjoo Kim)" w:date="2026-03-24T09:03:00Z">
              <w:rPr>
                <w:rFonts w:ascii="맑은 고딕" w:eastAsia="맑은 고딕" w:hAnsi="맑은 고딕"/>
              </w:rPr>
            </w:rPrChange>
          </w:rPr>
          <w:t>는</w:t>
        </w:r>
        <w:r w:rsidR="000D6448" w:rsidRPr="008877E4">
          <w:rPr>
            <w:rFonts w:ascii="Arial" w:eastAsia="바탕" w:hAnsi="Arial" w:cs="Arial"/>
            <w:sz w:val="22"/>
            <w:szCs w:val="22"/>
            <w:rPrChange w:id="26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27" w:author="김현주 (Hyunjoo Kim)" w:date="2026-03-24T09:03:00Z">
              <w:rPr>
                <w:rFonts w:ascii="맑은 고딕" w:eastAsia="맑은 고딕" w:hAnsi="맑은 고딕"/>
              </w:rPr>
            </w:rPrChange>
          </w:rPr>
          <w:t>해당</w:t>
        </w:r>
        <w:r w:rsidR="000D6448" w:rsidRPr="008877E4">
          <w:rPr>
            <w:rFonts w:ascii="Arial" w:eastAsia="바탕" w:hAnsi="Arial" w:cs="Arial"/>
            <w:sz w:val="22"/>
            <w:szCs w:val="22"/>
            <w:rPrChange w:id="28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29" w:author="김현주 (Hyunjoo Kim)" w:date="2026-03-24T09:03:00Z">
              <w:rPr>
                <w:rFonts w:ascii="맑은 고딕" w:eastAsia="맑은 고딕" w:hAnsi="맑은 고딕"/>
              </w:rPr>
            </w:rPrChange>
          </w:rPr>
          <w:t>제</w:t>
        </w:r>
        <w:r w:rsidR="000D6448" w:rsidRPr="008877E4">
          <w:rPr>
            <w:rFonts w:ascii="Arial" w:eastAsia="바탕" w:hAnsi="Arial" w:cs="Arial"/>
            <w:sz w:val="22"/>
            <w:szCs w:val="22"/>
            <w:rPrChange w:id="30" w:author="김현주 (Hyunjoo Kim)" w:date="2026-03-24T09:03:00Z">
              <w:rPr>
                <w:rFonts w:ascii="맑은 고딕" w:eastAsia="맑은 고딕" w:hAnsi="맑은 고딕"/>
              </w:rPr>
            </w:rPrChange>
          </w:rPr>
          <w:t>3</w:t>
        </w:r>
        <w:r w:rsidR="000D6448" w:rsidRPr="008877E4">
          <w:rPr>
            <w:rFonts w:ascii="Arial" w:eastAsia="바탕" w:hAnsi="Arial" w:cs="Arial"/>
            <w:sz w:val="22"/>
            <w:szCs w:val="22"/>
            <w:rPrChange w:id="31" w:author="김현주 (Hyunjoo Kim)" w:date="2026-03-24T09:03:00Z">
              <w:rPr>
                <w:rFonts w:ascii="맑은 고딕" w:eastAsia="맑은 고딕" w:hAnsi="맑은 고딕"/>
              </w:rPr>
            </w:rPrChange>
          </w:rPr>
          <w:t>자의</w:t>
        </w:r>
        <w:r w:rsidR="000D6448" w:rsidRPr="008877E4">
          <w:rPr>
            <w:rFonts w:ascii="Arial" w:eastAsia="바탕" w:hAnsi="Arial" w:cs="Arial"/>
            <w:sz w:val="22"/>
            <w:szCs w:val="22"/>
            <w:rPrChange w:id="32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33" w:author="김현주 (Hyunjoo Kim)" w:date="2026-03-24T09:03:00Z">
              <w:rPr>
                <w:rFonts w:ascii="맑은 고딕" w:eastAsia="맑은 고딕" w:hAnsi="맑은 고딕"/>
              </w:rPr>
            </w:rPrChange>
          </w:rPr>
          <w:t>행위에</w:t>
        </w:r>
        <w:r w:rsidR="000D6448" w:rsidRPr="008877E4">
          <w:rPr>
            <w:rFonts w:ascii="Arial" w:eastAsia="바탕" w:hAnsi="Arial" w:cs="Arial"/>
            <w:sz w:val="22"/>
            <w:szCs w:val="22"/>
            <w:rPrChange w:id="34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35" w:author="김현주 (Hyunjoo Kim)" w:date="2026-03-24T09:03:00Z">
              <w:rPr>
                <w:rFonts w:ascii="맑은 고딕" w:eastAsia="맑은 고딕" w:hAnsi="맑은 고딕"/>
              </w:rPr>
            </w:rPrChange>
          </w:rPr>
          <w:t>대하여</w:t>
        </w:r>
        <w:r w:rsidR="000D6448" w:rsidRPr="008877E4">
          <w:rPr>
            <w:rFonts w:ascii="Arial" w:eastAsia="바탕" w:hAnsi="Arial" w:cs="Arial"/>
            <w:sz w:val="22"/>
            <w:szCs w:val="22"/>
            <w:rPrChange w:id="36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37" w:author="김현주 (Hyunjoo Kim)" w:date="2026-03-24T09:03:00Z">
              <w:rPr>
                <w:rFonts w:ascii="맑은 고딕" w:eastAsia="맑은 고딕" w:hAnsi="맑은 고딕"/>
              </w:rPr>
            </w:rPrChange>
          </w:rPr>
          <w:t>자기의</w:t>
        </w:r>
        <w:r w:rsidR="000D6448" w:rsidRPr="008877E4">
          <w:rPr>
            <w:rFonts w:ascii="Arial" w:eastAsia="바탕" w:hAnsi="Arial" w:cs="Arial"/>
            <w:sz w:val="22"/>
            <w:szCs w:val="22"/>
            <w:rPrChange w:id="38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39" w:author="김현주 (Hyunjoo Kim)" w:date="2026-03-24T09:03:00Z">
              <w:rPr>
                <w:rFonts w:ascii="맑은 고딕" w:eastAsia="맑은 고딕" w:hAnsi="맑은 고딕"/>
              </w:rPr>
            </w:rPrChange>
          </w:rPr>
          <w:t>행위와</w:t>
        </w:r>
        <w:r w:rsidR="000D6448" w:rsidRPr="008877E4">
          <w:rPr>
            <w:rFonts w:ascii="Arial" w:eastAsia="바탕" w:hAnsi="Arial" w:cs="Arial"/>
            <w:sz w:val="22"/>
            <w:szCs w:val="22"/>
            <w:rPrChange w:id="40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41" w:author="김현주 (Hyunjoo Kim)" w:date="2026-03-24T09:03:00Z">
              <w:rPr>
                <w:rFonts w:ascii="맑은 고딕" w:eastAsia="맑은 고딕" w:hAnsi="맑은 고딕"/>
              </w:rPr>
            </w:rPrChange>
          </w:rPr>
          <w:t>동일하게</w:t>
        </w:r>
        <w:r w:rsidR="000D6448" w:rsidRPr="008877E4">
          <w:rPr>
            <w:rFonts w:ascii="Arial" w:eastAsia="바탕" w:hAnsi="Arial" w:cs="Arial"/>
            <w:sz w:val="22"/>
            <w:szCs w:val="22"/>
            <w:rPrChange w:id="42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43" w:author="김현주 (Hyunjoo Kim)" w:date="2026-03-24T09:03:00Z">
              <w:rPr>
                <w:rFonts w:ascii="맑은 고딕" w:eastAsia="맑은 고딕" w:hAnsi="맑은 고딕"/>
              </w:rPr>
            </w:rPrChange>
          </w:rPr>
          <w:t>전적인</w:t>
        </w:r>
        <w:r w:rsidR="000D6448" w:rsidRPr="008877E4">
          <w:rPr>
            <w:rFonts w:ascii="Arial" w:eastAsia="바탕" w:hAnsi="Arial" w:cs="Arial"/>
            <w:sz w:val="22"/>
            <w:szCs w:val="22"/>
            <w:rPrChange w:id="44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45" w:author="김현주 (Hyunjoo Kim)" w:date="2026-03-24T09:03:00Z">
              <w:rPr>
                <w:rFonts w:ascii="맑은 고딕" w:eastAsia="맑은 고딕" w:hAnsi="맑은 고딕"/>
              </w:rPr>
            </w:rPrChange>
          </w:rPr>
          <w:t>책임을</w:t>
        </w:r>
        <w:r w:rsidR="000D6448" w:rsidRPr="008877E4">
          <w:rPr>
            <w:rFonts w:ascii="Arial" w:eastAsia="바탕" w:hAnsi="Arial" w:cs="Arial"/>
            <w:sz w:val="22"/>
            <w:szCs w:val="22"/>
            <w:rPrChange w:id="46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47" w:author="김현주 (Hyunjoo Kim)" w:date="2026-03-24T09:03:00Z">
              <w:rPr>
                <w:rFonts w:ascii="맑은 고딕" w:eastAsia="맑은 고딕" w:hAnsi="맑은 고딕"/>
              </w:rPr>
            </w:rPrChange>
          </w:rPr>
          <w:t>부담하며</w:t>
        </w:r>
        <w:r w:rsidR="000D6448" w:rsidRPr="008877E4">
          <w:rPr>
            <w:rFonts w:ascii="Arial" w:eastAsia="바탕" w:hAnsi="Arial" w:cs="Arial"/>
            <w:sz w:val="22"/>
            <w:szCs w:val="22"/>
            <w:rPrChange w:id="48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="000D6448" w:rsidRPr="008877E4">
          <w:rPr>
            <w:rFonts w:ascii="Arial" w:eastAsia="바탕" w:hAnsi="Arial" w:cs="Arial"/>
            <w:sz w:val="22"/>
            <w:szCs w:val="22"/>
            <w:rPrChange w:id="49" w:author="김현주 (Hyunjoo Kim)" w:date="2026-03-24T09:03:00Z">
              <w:rPr>
                <w:rFonts w:ascii="맑은 고딕" w:eastAsia="맑은 고딕" w:hAnsi="맑은 고딕"/>
              </w:rPr>
            </w:rPrChange>
          </w:rPr>
          <w:t>수급인</w:t>
        </w:r>
        <w:r w:rsidR="000D6448" w:rsidRPr="008877E4">
          <w:rPr>
            <w:rFonts w:ascii="Arial" w:eastAsia="바탕" w:hAnsi="Arial" w:cs="Arial"/>
            <w:sz w:val="22"/>
            <w:szCs w:val="22"/>
            <w:rPrChange w:id="50" w:author="김현주 (Hyunjoo Kim)" w:date="2026-03-24T09:03:00Z">
              <w:rPr>
                <w:rFonts w:ascii="맑은 고딕" w:eastAsia="맑은 고딕" w:hAnsi="맑은 고딕"/>
              </w:rPr>
            </w:rPrChange>
          </w:rPr>
          <w:t>·</w:t>
        </w:r>
        <w:r w:rsidR="000D6448" w:rsidRPr="008877E4">
          <w:rPr>
            <w:rFonts w:ascii="Arial" w:eastAsia="바탕" w:hAnsi="Arial" w:cs="Arial"/>
            <w:sz w:val="22"/>
            <w:szCs w:val="22"/>
            <w:rPrChange w:id="51" w:author="김현주 (Hyunjoo Kim)" w:date="2026-03-24T09:03:00Z">
              <w:rPr>
                <w:rFonts w:ascii="맑은 고딕" w:eastAsia="맑은 고딕" w:hAnsi="맑은 고딕"/>
              </w:rPr>
            </w:rPrChange>
          </w:rPr>
          <w:t>재수급인의</w:t>
        </w:r>
        <w:r w:rsidR="000D6448" w:rsidRPr="008877E4">
          <w:rPr>
            <w:rFonts w:ascii="Arial" w:eastAsia="바탕" w:hAnsi="Arial" w:cs="Arial"/>
            <w:sz w:val="22"/>
            <w:szCs w:val="22"/>
            <w:rPrChange w:id="52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53" w:author="김현주 (Hyunjoo Kim)" w:date="2026-03-24T09:03:00Z">
              <w:rPr>
                <w:rFonts w:ascii="맑은 고딕" w:eastAsia="맑은 고딕" w:hAnsi="맑은 고딕"/>
              </w:rPr>
            </w:rPrChange>
          </w:rPr>
          <w:t>산업안전보건</w:t>
        </w:r>
        <w:r w:rsidR="000D6448" w:rsidRPr="008877E4">
          <w:rPr>
            <w:rFonts w:ascii="Arial" w:eastAsia="바탕" w:hAnsi="Arial" w:cs="Arial"/>
            <w:sz w:val="22"/>
            <w:szCs w:val="22"/>
            <w:rPrChange w:id="54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="000D6448" w:rsidRPr="008877E4">
          <w:rPr>
            <w:rFonts w:ascii="Arial" w:eastAsia="바탕" w:hAnsi="Arial" w:cs="Arial"/>
            <w:sz w:val="22"/>
            <w:szCs w:val="22"/>
            <w:rPrChange w:id="55" w:author="김현주 (Hyunjoo Kim)" w:date="2026-03-24T09:03:00Z">
              <w:rPr>
                <w:rFonts w:ascii="맑은 고딕" w:eastAsia="맑은 고딕" w:hAnsi="맑은 고딕"/>
              </w:rPr>
            </w:rPrChange>
          </w:rPr>
          <w:t>품질</w:t>
        </w:r>
        <w:r w:rsidR="000D6448" w:rsidRPr="008877E4">
          <w:rPr>
            <w:rFonts w:ascii="Arial" w:eastAsia="바탕" w:hAnsi="Arial" w:cs="Arial"/>
            <w:sz w:val="22"/>
            <w:szCs w:val="22"/>
            <w:rPrChange w:id="56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="000D6448" w:rsidRPr="008877E4">
          <w:rPr>
            <w:rFonts w:ascii="Arial" w:eastAsia="바탕" w:hAnsi="Arial" w:cs="Arial"/>
            <w:sz w:val="22"/>
            <w:szCs w:val="22"/>
            <w:rPrChange w:id="57" w:author="김현주 (Hyunjoo Kim)" w:date="2026-03-24T09:03:00Z">
              <w:rPr>
                <w:rFonts w:ascii="맑은 고딕" w:eastAsia="맑은 고딕" w:hAnsi="맑은 고딕"/>
              </w:rPr>
            </w:rPrChange>
          </w:rPr>
          <w:t>보안</w:t>
        </w:r>
        <w:r w:rsidR="000D6448" w:rsidRPr="008877E4">
          <w:rPr>
            <w:rFonts w:ascii="Arial" w:eastAsia="바탕" w:hAnsi="Arial" w:cs="Arial"/>
            <w:sz w:val="22"/>
            <w:szCs w:val="22"/>
            <w:rPrChange w:id="58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="000D6448" w:rsidRPr="008877E4">
          <w:rPr>
            <w:rFonts w:ascii="Arial" w:eastAsia="바탕" w:hAnsi="Arial" w:cs="Arial"/>
            <w:sz w:val="22"/>
            <w:szCs w:val="22"/>
            <w:rPrChange w:id="59" w:author="김현주 (Hyunjoo Kim)" w:date="2026-03-24T09:03:00Z">
              <w:rPr>
                <w:rFonts w:ascii="맑은 고딕" w:eastAsia="맑은 고딕" w:hAnsi="맑은 고딕"/>
              </w:rPr>
            </w:rPrChange>
          </w:rPr>
          <w:t>납기</w:t>
        </w:r>
        <w:r w:rsidR="000D6448" w:rsidRPr="008877E4">
          <w:rPr>
            <w:rFonts w:ascii="Arial" w:eastAsia="바탕" w:hAnsi="Arial" w:cs="Arial"/>
            <w:sz w:val="22"/>
            <w:szCs w:val="22"/>
            <w:rPrChange w:id="60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="000D6448" w:rsidRPr="008877E4">
          <w:rPr>
            <w:rFonts w:ascii="Arial" w:eastAsia="바탕" w:hAnsi="Arial" w:cs="Arial"/>
            <w:sz w:val="22"/>
            <w:szCs w:val="22"/>
            <w:rPrChange w:id="61" w:author="김현주 (Hyunjoo Kim)" w:date="2026-03-24T09:03:00Z">
              <w:rPr>
                <w:rFonts w:ascii="맑은 고딕" w:eastAsia="맑은 고딕" w:hAnsi="맑은 고딕"/>
              </w:rPr>
            </w:rPrChange>
          </w:rPr>
          <w:t>하자</w:t>
        </w:r>
        <w:r w:rsidR="000D6448" w:rsidRPr="008877E4">
          <w:rPr>
            <w:rFonts w:ascii="Arial" w:eastAsia="바탕" w:hAnsi="Arial" w:cs="Arial"/>
            <w:sz w:val="22"/>
            <w:szCs w:val="22"/>
            <w:rPrChange w:id="62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63" w:author="김현주 (Hyunjoo Kim)" w:date="2026-03-24T09:03:00Z">
              <w:rPr>
                <w:rFonts w:ascii="맑은 고딕" w:eastAsia="맑은 고딕" w:hAnsi="맑은 고딕"/>
              </w:rPr>
            </w:rPrChange>
          </w:rPr>
          <w:t>및</w:t>
        </w:r>
        <w:r w:rsidR="000D6448" w:rsidRPr="008877E4">
          <w:rPr>
            <w:rFonts w:ascii="Arial" w:eastAsia="바탕" w:hAnsi="Arial" w:cs="Arial"/>
            <w:sz w:val="22"/>
            <w:szCs w:val="22"/>
            <w:rPrChange w:id="64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65" w:author="김현주 (Hyunjoo Kim)" w:date="2026-03-24T09:03:00Z">
              <w:rPr>
                <w:rFonts w:ascii="맑은 고딕" w:eastAsia="맑은 고딕" w:hAnsi="맑은 고딕"/>
              </w:rPr>
            </w:rPrChange>
          </w:rPr>
          <w:t>손해배상</w:t>
        </w:r>
        <w:r w:rsidR="000D6448" w:rsidRPr="008877E4">
          <w:rPr>
            <w:rFonts w:ascii="Arial" w:eastAsia="바탕" w:hAnsi="Arial" w:cs="Arial"/>
            <w:sz w:val="22"/>
            <w:szCs w:val="22"/>
            <w:rPrChange w:id="66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67" w:author="김현주 (Hyunjoo Kim)" w:date="2026-03-24T09:03:00Z">
              <w:rPr>
                <w:rFonts w:ascii="맑은 고딕" w:eastAsia="맑은 고딕" w:hAnsi="맑은 고딕"/>
              </w:rPr>
            </w:rPrChange>
          </w:rPr>
          <w:t>책임에</w:t>
        </w:r>
        <w:r w:rsidR="000D6448" w:rsidRPr="008877E4">
          <w:rPr>
            <w:rFonts w:ascii="Arial" w:eastAsia="바탕" w:hAnsi="Arial" w:cs="Arial"/>
            <w:sz w:val="22"/>
            <w:szCs w:val="22"/>
            <w:rPrChange w:id="68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69" w:author="김현주 (Hyunjoo Kim)" w:date="2026-03-24T09:03:00Z">
              <w:rPr>
                <w:rFonts w:ascii="맑은 고딕" w:eastAsia="맑은 고딕" w:hAnsi="맑은 고딕"/>
              </w:rPr>
            </w:rPrChange>
          </w:rPr>
          <w:t>관하여</w:t>
        </w:r>
        <w:r w:rsidR="000D6448" w:rsidRPr="008877E4">
          <w:rPr>
            <w:rFonts w:ascii="Arial" w:eastAsia="바탕" w:hAnsi="Arial" w:cs="Arial"/>
            <w:sz w:val="22"/>
            <w:szCs w:val="22"/>
            <w:rPrChange w:id="70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71" w:author="김현주 (Hyunjoo Kim)" w:date="2026-03-24T09:03:00Z">
              <w:rPr>
                <w:rFonts w:ascii="맑은 고딕" w:eastAsia="맑은 고딕" w:hAnsi="맑은 고딕"/>
              </w:rPr>
            </w:rPrChange>
          </w:rPr>
          <w:t>연대책임을</w:t>
        </w:r>
        <w:r w:rsidR="000D6448" w:rsidRPr="008877E4">
          <w:rPr>
            <w:rFonts w:ascii="Arial" w:eastAsia="바탕" w:hAnsi="Arial" w:cs="Arial"/>
            <w:sz w:val="22"/>
            <w:szCs w:val="22"/>
            <w:rPrChange w:id="72" w:author="김현주 (Hyunjoo Kim)" w:date="2026-03-24T09:03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0D6448" w:rsidRPr="008877E4">
          <w:rPr>
            <w:rFonts w:ascii="Arial" w:eastAsia="바탕" w:hAnsi="Arial" w:cs="Arial"/>
            <w:sz w:val="22"/>
            <w:szCs w:val="22"/>
            <w:rPrChange w:id="73" w:author="김현주 (Hyunjoo Kim)" w:date="2026-03-24T09:03:00Z">
              <w:rPr>
                <w:rFonts w:ascii="맑은 고딕" w:eastAsia="맑은 고딕" w:hAnsi="맑은 고딕"/>
              </w:rPr>
            </w:rPrChange>
          </w:rPr>
          <w:t>진다</w:t>
        </w:r>
        <w:r w:rsidR="008877E4" w:rsidRPr="008877E4">
          <w:rPr>
            <w:rFonts w:ascii="Arial" w:eastAsia="바탕" w:hAnsi="Arial" w:cs="Arial" w:hint="eastAsia"/>
            <w:sz w:val="22"/>
            <w:szCs w:val="22"/>
            <w:rPrChange w:id="74" w:author="김현주 (Hyunjoo Kim)" w:date="2026-03-24T09:03:00Z">
              <w:rPr>
                <w:rFonts w:ascii="맑은 고딕" w:eastAsia="맑은 고딕" w:hAnsi="맑은 고딕" w:hint="eastAsia"/>
              </w:rPr>
            </w:rPrChange>
          </w:rPr>
          <w:t>.</w:t>
        </w:r>
        <w:r w:rsidR="000D6448" w:rsidDel="000D6448">
          <w:rPr>
            <w:rFonts w:ascii="Arial" w:eastAsia="바탕" w:hAnsi="Arial" w:cs="Arial" w:hint="eastAsia"/>
            <w:sz w:val="22"/>
            <w:szCs w:val="22"/>
          </w:rPr>
          <w:t xml:space="preserve"> </w:t>
        </w:r>
      </w:ins>
      <w:del w:id="75" w:author="김현주 (Hyunjoo Kim)" w:date="2026-03-24T09:03:00Z"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이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경우에도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0D6448">
          <w:rPr>
            <w:rFonts w:ascii="Arial" w:eastAsia="바탕" w:hAnsi="Arial" w:cs="Arial"/>
            <w:sz w:val="22"/>
            <w:szCs w:val="22"/>
          </w:rPr>
          <w:delText>“LG</w:delText>
        </w:r>
        <w:r w:rsidDel="000D6448">
          <w:rPr>
            <w:rFonts w:ascii="Arial" w:eastAsia="바탕" w:hAnsi="Arial" w:cs="Arial"/>
            <w:sz w:val="22"/>
            <w:szCs w:val="22"/>
          </w:rPr>
          <w:delText>전자</w:delText>
        </w:r>
        <w:r w:rsidDel="000D6448">
          <w:rPr>
            <w:rFonts w:ascii="Arial" w:eastAsia="바탕" w:hAnsi="Arial" w:cs="Arial"/>
            <w:sz w:val="22"/>
            <w:szCs w:val="22"/>
          </w:rPr>
          <w:delText>”</w:delText>
        </w:r>
        <w:r w:rsidDel="000D6448">
          <w:rPr>
            <w:rFonts w:ascii="Arial" w:eastAsia="바탕" w:hAnsi="Arial" w:cs="Arial"/>
            <w:sz w:val="22"/>
            <w:szCs w:val="22"/>
          </w:rPr>
          <w:delText>는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이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계약에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따른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이행의무를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면할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수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없으며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,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이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계약의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이행과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관련하여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수임자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또는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수탁자의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행위에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대하여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연대하여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책임을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진다</w:delText>
        </w:r>
        <w:r w:rsidR="008750A4" w:rsidDel="000D6448">
          <w:rPr>
            <w:rFonts w:ascii="Arial" w:eastAsia="바탕" w:hAnsi="Arial" w:cs="Arial" w:hint="eastAsia"/>
            <w:sz w:val="22"/>
            <w:szCs w:val="22"/>
          </w:rPr>
          <w:delText>.</w:delText>
        </w:r>
      </w:del>
    </w:p>
    <w:p w14:paraId="21043C00" w14:textId="225E4065" w:rsidR="008750A4" w:rsidRDefault="008750A4" w:rsidP="008750A4">
      <w:pPr>
        <w:adjustRightInd w:val="0"/>
        <w:spacing w:before="300" w:after="120"/>
        <w:outlineLvl w:val="0"/>
        <w:rPr>
          <w:rFonts w:ascii="Arial" w:eastAsia="돋움" w:hAnsi="Arial" w:cs="Arial"/>
          <w:b/>
          <w:bCs/>
          <w:sz w:val="22"/>
          <w:szCs w:val="22"/>
          <w:lang w:val="ko-KR"/>
        </w:rPr>
      </w:pP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제</w:t>
      </w:r>
      <w:r w:rsidR="00041948"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4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조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 xml:space="preserve"> (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안전관리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>)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 xml:space="preserve"> </w:t>
      </w:r>
    </w:p>
    <w:p w14:paraId="0017C4CB" w14:textId="77777777" w:rsidR="00630D77" w:rsidRPr="00630D77" w:rsidRDefault="008750A4" w:rsidP="00630D77">
      <w:pPr>
        <w:spacing w:after="60"/>
        <w:ind w:firstLine="283"/>
        <w:rPr>
          <w:ins w:id="76" w:author="김현주 (Hyunjoo Kim)" w:date="2026-03-24T09:15:00Z"/>
          <w:rFonts w:ascii="Arial" w:eastAsia="바탕" w:hAnsi="Arial" w:cs="Arial"/>
          <w:sz w:val="22"/>
          <w:szCs w:val="22"/>
          <w:rPrChange w:id="77" w:author="김현주 (Hyunjoo Kim)" w:date="2026-03-24T09:15:00Z">
            <w:rPr>
              <w:ins w:id="78" w:author="김현주 (Hyunjoo Kim)" w:date="2026-03-24T09:15:00Z"/>
            </w:rPr>
          </w:rPrChange>
        </w:rPr>
      </w:pPr>
      <w:r>
        <w:rPr>
          <w:rFonts w:ascii="Arial" w:eastAsia="바탕" w:hAnsi="Arial" w:cs="Arial" w:hint="eastAsia"/>
          <w:sz w:val="22"/>
          <w:szCs w:val="22"/>
        </w:rPr>
        <w:t xml:space="preserve">1.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 w:rsidR="00E16799">
        <w:rPr>
          <w:rFonts w:ascii="Arial" w:eastAsia="바탕" w:hAnsi="Arial" w:cs="Arial"/>
          <w:sz w:val="22"/>
          <w:szCs w:val="22"/>
        </w:rPr>
        <w:t>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계약의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이행과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관련하여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</w:t>
      </w:r>
      <w:r w:rsidR="00E16799">
        <w:rPr>
          <w:rFonts w:ascii="Arial" w:eastAsia="바탕" w:hAnsi="Arial" w:cs="Arial"/>
          <w:sz w:val="22"/>
          <w:szCs w:val="22"/>
        </w:rPr>
        <w:t>구매자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또는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제</w:t>
      </w:r>
      <w:r>
        <w:rPr>
          <w:rFonts w:ascii="Arial" w:eastAsia="바탕" w:hAnsi="Arial" w:cs="Arial" w:hint="eastAsia"/>
          <w:sz w:val="22"/>
          <w:szCs w:val="22"/>
        </w:rPr>
        <w:t>3</w:t>
      </w:r>
      <w:r>
        <w:rPr>
          <w:rFonts w:ascii="Arial" w:eastAsia="바탕" w:hAnsi="Arial" w:cs="Arial" w:hint="eastAsia"/>
          <w:sz w:val="22"/>
          <w:szCs w:val="22"/>
        </w:rPr>
        <w:t>자의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생명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신체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재산권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등이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침해되지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않도록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사전에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충분한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예방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및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안전조치를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다하여야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하며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산업재해를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예방하기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위하여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자신의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근로자에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대하여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수시로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안전교육을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실시하여야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한다</w:t>
      </w:r>
      <w:r>
        <w:rPr>
          <w:rFonts w:ascii="Arial" w:eastAsia="바탕" w:hAnsi="Arial" w:cs="Arial" w:hint="eastAsia"/>
          <w:sz w:val="22"/>
          <w:szCs w:val="22"/>
        </w:rPr>
        <w:t>.</w:t>
      </w:r>
      <w:ins w:id="79" w:author="김현주 (Hyunjoo Kim)" w:date="2026-03-24T09:15:00Z">
        <w:r w:rsidR="00630D77">
          <w:rPr>
            <w:rFonts w:ascii="Arial" w:eastAsia="바탕" w:hAnsi="Arial" w:cs="Arial"/>
            <w:sz w:val="22"/>
            <w:szCs w:val="22"/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80" w:author="김현주 (Hyunjoo Kim)" w:date="2026-03-24T09:15:00Z">
              <w:rPr>
                <w:rFonts w:ascii="맑은 고딕" w:eastAsia="맑은 고딕" w:hAnsi="맑은 고딕"/>
              </w:rPr>
            </w:rPrChange>
          </w:rPr>
          <w:t>LG</w:t>
        </w:r>
        <w:r w:rsidR="00630D77" w:rsidRPr="00630D77">
          <w:rPr>
            <w:rFonts w:ascii="Arial" w:eastAsia="바탕" w:hAnsi="Arial" w:cs="Arial"/>
            <w:sz w:val="22"/>
            <w:szCs w:val="22"/>
            <w:rPrChange w:id="81" w:author="김현주 (Hyunjoo Kim)" w:date="2026-03-24T09:15:00Z">
              <w:rPr>
                <w:rFonts w:ascii="맑은 고딕" w:eastAsia="맑은 고딕" w:hAnsi="맑은 고딕"/>
              </w:rPr>
            </w:rPrChange>
          </w:rPr>
          <w:t>전자</w:t>
        </w:r>
        <w:r w:rsidR="00630D77" w:rsidRPr="00630D77">
          <w:rPr>
            <w:rFonts w:ascii="Arial" w:eastAsia="바탕" w:hAnsi="Arial" w:cs="Arial"/>
            <w:sz w:val="22"/>
            <w:szCs w:val="22"/>
            <w:rPrChange w:id="82" w:author="김현주 (Hyunjoo Kim)" w:date="2026-03-24T09:15:00Z">
              <w:rPr>
                <w:rFonts w:ascii="맑은 고딕" w:eastAsia="맑은 고딕" w:hAnsi="맑은 고딕"/>
              </w:rPr>
            </w:rPrChange>
          </w:rPr>
          <w:t>”</w:t>
        </w:r>
        <w:r w:rsidR="00630D77" w:rsidRPr="00630D77">
          <w:rPr>
            <w:rFonts w:ascii="Arial" w:eastAsia="바탕" w:hAnsi="Arial" w:cs="Arial"/>
            <w:sz w:val="22"/>
            <w:szCs w:val="22"/>
            <w:rPrChange w:id="83" w:author="김현주 (Hyunjoo Kim)" w:date="2026-03-24T09:15:00Z">
              <w:rPr>
                <w:rFonts w:ascii="맑은 고딕" w:eastAsia="맑은 고딕" w:hAnsi="맑은 고딕"/>
              </w:rPr>
            </w:rPrChange>
          </w:rPr>
          <w:t>는</w:t>
        </w:r>
        <w:r w:rsidR="00630D77" w:rsidRPr="00630D77">
          <w:rPr>
            <w:rFonts w:ascii="Arial" w:eastAsia="바탕" w:hAnsi="Arial" w:cs="Arial"/>
            <w:sz w:val="22"/>
            <w:szCs w:val="22"/>
            <w:rPrChange w:id="84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85" w:author="김현주 (Hyunjoo Kim)" w:date="2026-03-24T09:15:00Z">
              <w:rPr>
                <w:rFonts w:ascii="맑은 고딕" w:eastAsia="맑은 고딕" w:hAnsi="맑은 고딕"/>
              </w:rPr>
            </w:rPrChange>
          </w:rPr>
          <w:t>이</w:t>
        </w:r>
        <w:r w:rsidR="00630D77" w:rsidRPr="00630D77">
          <w:rPr>
            <w:rFonts w:ascii="Arial" w:eastAsia="바탕" w:hAnsi="Arial" w:cs="Arial"/>
            <w:sz w:val="22"/>
            <w:szCs w:val="22"/>
            <w:rPrChange w:id="86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87" w:author="김현주 (Hyunjoo Kim)" w:date="2026-03-24T09:15:00Z">
              <w:rPr>
                <w:rFonts w:ascii="맑은 고딕" w:eastAsia="맑은 고딕" w:hAnsi="맑은 고딕"/>
              </w:rPr>
            </w:rPrChange>
          </w:rPr>
          <w:t>계약의</w:t>
        </w:r>
        <w:r w:rsidR="00630D77" w:rsidRPr="00630D77">
          <w:rPr>
            <w:rFonts w:ascii="Arial" w:eastAsia="바탕" w:hAnsi="Arial" w:cs="Arial"/>
            <w:sz w:val="22"/>
            <w:szCs w:val="22"/>
            <w:rPrChange w:id="88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89" w:author="김현주 (Hyunjoo Kim)" w:date="2026-03-24T09:15:00Z">
              <w:rPr>
                <w:rFonts w:ascii="맑은 고딕" w:eastAsia="맑은 고딕" w:hAnsi="맑은 고딕"/>
              </w:rPr>
            </w:rPrChange>
          </w:rPr>
          <w:t>이행과</w:t>
        </w:r>
        <w:r w:rsidR="00630D77" w:rsidRPr="00630D77">
          <w:rPr>
            <w:rFonts w:ascii="Arial" w:eastAsia="바탕" w:hAnsi="Arial" w:cs="Arial"/>
            <w:sz w:val="22"/>
            <w:szCs w:val="22"/>
            <w:rPrChange w:id="90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91" w:author="김현주 (Hyunjoo Kim)" w:date="2026-03-24T09:15:00Z">
              <w:rPr>
                <w:rFonts w:ascii="맑은 고딕" w:eastAsia="맑은 고딕" w:hAnsi="맑은 고딕"/>
              </w:rPr>
            </w:rPrChange>
          </w:rPr>
          <w:t>관련한</w:t>
        </w:r>
        <w:r w:rsidR="00630D77" w:rsidRPr="00630D77">
          <w:rPr>
            <w:rFonts w:ascii="Arial" w:eastAsia="바탕" w:hAnsi="Arial" w:cs="Arial"/>
            <w:sz w:val="22"/>
            <w:szCs w:val="22"/>
            <w:rPrChange w:id="92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93" w:author="김현주 (Hyunjoo Kim)" w:date="2026-03-24T09:15:00Z">
              <w:rPr>
                <w:rFonts w:ascii="맑은 고딕" w:eastAsia="맑은 고딕" w:hAnsi="맑은 고딕"/>
              </w:rPr>
            </w:rPrChange>
          </w:rPr>
          <w:t>반입</w:t>
        </w:r>
        <w:r w:rsidR="00630D77" w:rsidRPr="00630D77">
          <w:rPr>
            <w:rFonts w:ascii="Arial" w:eastAsia="바탕" w:hAnsi="Arial" w:cs="Arial"/>
            <w:sz w:val="22"/>
            <w:szCs w:val="22"/>
            <w:rPrChange w:id="94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="00630D77" w:rsidRPr="00630D77">
          <w:rPr>
            <w:rFonts w:ascii="Arial" w:eastAsia="바탕" w:hAnsi="Arial" w:cs="Arial"/>
            <w:sz w:val="22"/>
            <w:szCs w:val="22"/>
            <w:rPrChange w:id="95" w:author="김현주 (Hyunjoo Kim)" w:date="2026-03-24T09:15:00Z">
              <w:rPr>
                <w:rFonts w:ascii="맑은 고딕" w:eastAsia="맑은 고딕" w:hAnsi="맑은 고딕"/>
              </w:rPr>
            </w:rPrChange>
          </w:rPr>
          <w:t>설치</w:t>
        </w:r>
        <w:r w:rsidR="00630D77" w:rsidRPr="00630D77">
          <w:rPr>
            <w:rFonts w:ascii="Arial" w:eastAsia="바탕" w:hAnsi="Arial" w:cs="Arial"/>
            <w:sz w:val="22"/>
            <w:szCs w:val="22"/>
            <w:rPrChange w:id="96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="00630D77" w:rsidRPr="00630D77">
          <w:rPr>
            <w:rFonts w:ascii="Arial" w:eastAsia="바탕" w:hAnsi="Arial" w:cs="Arial"/>
            <w:sz w:val="22"/>
            <w:szCs w:val="22"/>
            <w:rPrChange w:id="97" w:author="김현주 (Hyunjoo Kim)" w:date="2026-03-24T09:15:00Z">
              <w:rPr>
                <w:rFonts w:ascii="맑은 고딕" w:eastAsia="맑은 고딕" w:hAnsi="맑은 고딕"/>
              </w:rPr>
            </w:rPrChange>
          </w:rPr>
          <w:t>시운전</w:t>
        </w:r>
        <w:r w:rsidR="00630D77" w:rsidRPr="00630D77">
          <w:rPr>
            <w:rFonts w:ascii="Arial" w:eastAsia="바탕" w:hAnsi="Arial" w:cs="Arial"/>
            <w:sz w:val="22"/>
            <w:szCs w:val="22"/>
            <w:rPrChange w:id="98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="00630D77" w:rsidRPr="00630D77">
          <w:rPr>
            <w:rFonts w:ascii="Arial" w:eastAsia="바탕" w:hAnsi="Arial" w:cs="Arial"/>
            <w:sz w:val="22"/>
            <w:szCs w:val="22"/>
            <w:rPrChange w:id="99" w:author="김현주 (Hyunjoo Kim)" w:date="2026-03-24T09:15:00Z">
              <w:rPr>
                <w:rFonts w:ascii="맑은 고딕" w:eastAsia="맑은 고딕" w:hAnsi="맑은 고딕"/>
              </w:rPr>
            </w:rPrChange>
          </w:rPr>
          <w:t>테스트</w:t>
        </w:r>
        <w:r w:rsidR="00630D77" w:rsidRPr="00630D77">
          <w:rPr>
            <w:rFonts w:ascii="Arial" w:eastAsia="바탕" w:hAnsi="Arial" w:cs="Arial"/>
            <w:sz w:val="22"/>
            <w:szCs w:val="22"/>
            <w:rPrChange w:id="100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01" w:author="김현주 (Hyunjoo Kim)" w:date="2026-03-24T09:15:00Z">
              <w:rPr>
                <w:rFonts w:ascii="맑은 고딕" w:eastAsia="맑은 고딕" w:hAnsi="맑은 고딕"/>
              </w:rPr>
            </w:rPrChange>
          </w:rPr>
          <w:t>교육</w:t>
        </w:r>
        <w:r w:rsidR="00630D77" w:rsidRPr="00630D77">
          <w:rPr>
            <w:rFonts w:ascii="Arial" w:eastAsia="바탕" w:hAnsi="Arial" w:cs="Arial"/>
            <w:sz w:val="22"/>
            <w:szCs w:val="22"/>
            <w:rPrChange w:id="102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03" w:author="김현주 (Hyunjoo Kim)" w:date="2026-03-24T09:15:00Z">
              <w:rPr>
                <w:rFonts w:ascii="맑은 고딕" w:eastAsia="맑은 고딕" w:hAnsi="맑은 고딕"/>
              </w:rPr>
            </w:rPrChange>
          </w:rPr>
          <w:t>철수</w:t>
        </w:r>
        <w:r w:rsidR="00630D77" w:rsidRPr="00630D77">
          <w:rPr>
            <w:rFonts w:ascii="Arial" w:eastAsia="바탕" w:hAnsi="Arial" w:cs="Arial"/>
            <w:sz w:val="22"/>
            <w:szCs w:val="22"/>
            <w:rPrChange w:id="104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05" w:author="김현주 (Hyunjoo Kim)" w:date="2026-03-24T09:15:00Z">
              <w:rPr>
                <w:rFonts w:ascii="맑은 고딕" w:eastAsia="맑은 고딕" w:hAnsi="맑은 고딕"/>
              </w:rPr>
            </w:rPrChange>
          </w:rPr>
          <w:t>및</w:t>
        </w:r>
        <w:r w:rsidR="00630D77" w:rsidRPr="00630D77">
          <w:rPr>
            <w:rFonts w:ascii="Arial" w:eastAsia="바탕" w:hAnsi="Arial" w:cs="Arial"/>
            <w:sz w:val="22"/>
            <w:szCs w:val="22"/>
            <w:rPrChange w:id="106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07" w:author="김현주 (Hyunjoo Kim)" w:date="2026-03-24T09:15:00Z">
              <w:rPr>
                <w:rFonts w:ascii="맑은 고딕" w:eastAsia="맑은 고딕" w:hAnsi="맑은 고딕"/>
              </w:rPr>
            </w:rPrChange>
          </w:rPr>
          <w:t>하자보수</w:t>
        </w:r>
        <w:r w:rsidR="00630D77" w:rsidRPr="00630D77">
          <w:rPr>
            <w:rFonts w:ascii="Arial" w:eastAsia="바탕" w:hAnsi="Arial" w:cs="Arial"/>
            <w:sz w:val="22"/>
            <w:szCs w:val="22"/>
            <w:rPrChange w:id="108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09" w:author="김현주 (Hyunjoo Kim)" w:date="2026-03-24T09:15:00Z">
              <w:rPr>
                <w:rFonts w:ascii="맑은 고딕" w:eastAsia="맑은 고딕" w:hAnsi="맑은 고딕"/>
              </w:rPr>
            </w:rPrChange>
          </w:rPr>
          <w:t>전</w:t>
        </w:r>
        <w:r w:rsidR="00630D77" w:rsidRPr="00630D77">
          <w:rPr>
            <w:rFonts w:ascii="Arial" w:eastAsia="바탕" w:hAnsi="Arial" w:cs="Arial"/>
            <w:sz w:val="22"/>
            <w:szCs w:val="22"/>
            <w:rPrChange w:id="110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11" w:author="김현주 (Hyunjoo Kim)" w:date="2026-03-24T09:15:00Z">
              <w:rPr>
                <w:rFonts w:ascii="맑은 고딕" w:eastAsia="맑은 고딕" w:hAnsi="맑은 고딕"/>
              </w:rPr>
            </w:rPrChange>
          </w:rPr>
          <w:t>과정의</w:t>
        </w:r>
        <w:r w:rsidR="00630D77" w:rsidRPr="00630D77">
          <w:rPr>
            <w:rFonts w:ascii="Arial" w:eastAsia="바탕" w:hAnsi="Arial" w:cs="Arial"/>
            <w:sz w:val="22"/>
            <w:szCs w:val="22"/>
            <w:rPrChange w:id="112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13" w:author="김현주 (Hyunjoo Kim)" w:date="2026-03-24T09:15:00Z">
              <w:rPr>
                <w:rFonts w:ascii="맑은 고딕" w:eastAsia="맑은 고딕" w:hAnsi="맑은 고딕"/>
              </w:rPr>
            </w:rPrChange>
          </w:rPr>
          <w:t>안전보건관리</w:t>
        </w:r>
        <w:r w:rsidR="00630D77" w:rsidRPr="00630D77">
          <w:rPr>
            <w:rFonts w:ascii="Arial" w:eastAsia="바탕" w:hAnsi="Arial" w:cs="Arial"/>
            <w:sz w:val="22"/>
            <w:szCs w:val="22"/>
            <w:rPrChange w:id="114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15" w:author="김현주 (Hyunjoo Kim)" w:date="2026-03-24T09:15:00Z">
              <w:rPr>
                <w:rFonts w:ascii="맑은 고딕" w:eastAsia="맑은 고딕" w:hAnsi="맑은 고딕"/>
              </w:rPr>
            </w:rPrChange>
          </w:rPr>
          <w:t>주체로서</w:t>
        </w:r>
        <w:r w:rsidR="00630D77" w:rsidRPr="00630D77">
          <w:rPr>
            <w:rFonts w:ascii="Arial" w:eastAsia="바탕" w:hAnsi="Arial" w:cs="Arial"/>
            <w:sz w:val="22"/>
            <w:szCs w:val="22"/>
            <w:rPrChange w:id="116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17" w:author="김현주 (Hyunjoo Kim)" w:date="2026-03-24T09:15:00Z">
              <w:rPr>
                <w:rFonts w:ascii="맑은 고딕" w:eastAsia="맑은 고딕" w:hAnsi="맑은 고딕"/>
              </w:rPr>
            </w:rPrChange>
          </w:rPr>
          <w:t>관계</w:t>
        </w:r>
        <w:r w:rsidR="00630D77" w:rsidRPr="00630D77">
          <w:rPr>
            <w:rFonts w:ascii="Arial" w:eastAsia="바탕" w:hAnsi="Arial" w:cs="Arial"/>
            <w:sz w:val="22"/>
            <w:szCs w:val="22"/>
            <w:rPrChange w:id="118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19" w:author="김현주 (Hyunjoo Kim)" w:date="2026-03-24T09:15:00Z">
              <w:rPr>
                <w:rFonts w:ascii="맑은 고딕" w:eastAsia="맑은 고딕" w:hAnsi="맑은 고딕"/>
              </w:rPr>
            </w:rPrChange>
          </w:rPr>
          <w:t>법령</w:t>
        </w:r>
        <w:r w:rsidR="00630D77" w:rsidRPr="00630D77">
          <w:rPr>
            <w:rFonts w:ascii="Arial" w:eastAsia="바탕" w:hAnsi="Arial" w:cs="Arial"/>
            <w:sz w:val="22"/>
            <w:szCs w:val="22"/>
            <w:rPrChange w:id="120" w:author="김현주 (Hyunjoo Kim)" w:date="2026-03-24T09:15:00Z">
              <w:rPr>
                <w:rFonts w:ascii="맑은 고딕" w:eastAsia="맑은 고딕" w:hAnsi="맑은 고딕"/>
              </w:rPr>
            </w:rPrChange>
          </w:rPr>
          <w:t>(</w:t>
        </w:r>
        <w:r w:rsidR="00630D77" w:rsidRPr="00630D77">
          <w:rPr>
            <w:rFonts w:ascii="Arial" w:eastAsia="바탕" w:hAnsi="Arial" w:cs="Arial"/>
            <w:sz w:val="22"/>
            <w:szCs w:val="22"/>
            <w:rPrChange w:id="121" w:author="김현주 (Hyunjoo Kim)" w:date="2026-03-24T09:15:00Z">
              <w:rPr>
                <w:rFonts w:ascii="맑은 고딕" w:eastAsia="맑은 고딕" w:hAnsi="맑은 고딕"/>
              </w:rPr>
            </w:rPrChange>
          </w:rPr>
          <w:t>중대재해</w:t>
        </w:r>
        <w:r w:rsidR="00630D77" w:rsidRPr="00630D77">
          <w:rPr>
            <w:rFonts w:ascii="Arial" w:eastAsia="바탕" w:hAnsi="Arial" w:cs="Arial"/>
            <w:sz w:val="22"/>
            <w:szCs w:val="22"/>
            <w:rPrChange w:id="122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23" w:author="김현주 (Hyunjoo Kim)" w:date="2026-03-24T09:15:00Z">
              <w:rPr>
                <w:rFonts w:ascii="맑은 고딕" w:eastAsia="맑은 고딕" w:hAnsi="맑은 고딕"/>
              </w:rPr>
            </w:rPrChange>
          </w:rPr>
          <w:t>처벌</w:t>
        </w:r>
        <w:r w:rsidR="00630D77" w:rsidRPr="00630D77">
          <w:rPr>
            <w:rFonts w:ascii="Arial" w:eastAsia="바탕" w:hAnsi="Arial" w:cs="Arial"/>
            <w:sz w:val="22"/>
            <w:szCs w:val="22"/>
            <w:rPrChange w:id="124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25" w:author="김현주 (Hyunjoo Kim)" w:date="2026-03-24T09:15:00Z">
              <w:rPr>
                <w:rFonts w:ascii="맑은 고딕" w:eastAsia="맑은 고딕" w:hAnsi="맑은 고딕"/>
              </w:rPr>
            </w:rPrChange>
          </w:rPr>
          <w:t>등에</w:t>
        </w:r>
        <w:r w:rsidR="00630D77" w:rsidRPr="00630D77">
          <w:rPr>
            <w:rFonts w:ascii="Arial" w:eastAsia="바탕" w:hAnsi="Arial" w:cs="Arial"/>
            <w:sz w:val="22"/>
            <w:szCs w:val="22"/>
            <w:rPrChange w:id="126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27" w:author="김현주 (Hyunjoo Kim)" w:date="2026-03-24T09:15:00Z">
              <w:rPr>
                <w:rFonts w:ascii="맑은 고딕" w:eastAsia="맑은 고딕" w:hAnsi="맑은 고딕"/>
              </w:rPr>
            </w:rPrChange>
          </w:rPr>
          <w:t>관한</w:t>
        </w:r>
        <w:r w:rsidR="00630D77" w:rsidRPr="00630D77">
          <w:rPr>
            <w:rFonts w:ascii="Arial" w:eastAsia="바탕" w:hAnsi="Arial" w:cs="Arial"/>
            <w:sz w:val="22"/>
            <w:szCs w:val="22"/>
            <w:rPrChange w:id="128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29" w:author="김현주 (Hyunjoo Kim)" w:date="2026-03-24T09:15:00Z">
              <w:rPr>
                <w:rFonts w:ascii="맑은 고딕" w:eastAsia="맑은 고딕" w:hAnsi="맑은 고딕"/>
              </w:rPr>
            </w:rPrChange>
          </w:rPr>
          <w:t>법률</w:t>
        </w:r>
        <w:r w:rsidR="00630D77" w:rsidRPr="00630D77">
          <w:rPr>
            <w:rFonts w:ascii="Arial" w:eastAsia="바탕" w:hAnsi="Arial" w:cs="Arial"/>
            <w:sz w:val="22"/>
            <w:szCs w:val="22"/>
            <w:rPrChange w:id="130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31" w:author="김현주 (Hyunjoo Kim)" w:date="2026-03-24T09:15:00Z">
              <w:rPr>
                <w:rFonts w:ascii="맑은 고딕" w:eastAsia="맑은 고딕" w:hAnsi="맑은 고딕"/>
              </w:rPr>
            </w:rPrChange>
          </w:rPr>
          <w:t>산업안전보건법</w:t>
        </w:r>
        <w:r w:rsidR="00630D77" w:rsidRPr="00630D77">
          <w:rPr>
            <w:rFonts w:ascii="Arial" w:eastAsia="바탕" w:hAnsi="Arial" w:cs="Arial"/>
            <w:sz w:val="22"/>
            <w:szCs w:val="22"/>
            <w:rPrChange w:id="132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33" w:author="김현주 (Hyunjoo Kim)" w:date="2026-03-24T09:15:00Z">
              <w:rPr>
                <w:rFonts w:ascii="맑은 고딕" w:eastAsia="맑은 고딕" w:hAnsi="맑은 고딕"/>
              </w:rPr>
            </w:rPrChange>
          </w:rPr>
          <w:t>산업안전보건기준에</w:t>
        </w:r>
        <w:r w:rsidR="00630D77" w:rsidRPr="00630D77">
          <w:rPr>
            <w:rFonts w:ascii="Arial" w:eastAsia="바탕" w:hAnsi="Arial" w:cs="Arial"/>
            <w:sz w:val="22"/>
            <w:szCs w:val="22"/>
            <w:rPrChange w:id="134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35" w:author="김현주 (Hyunjoo Kim)" w:date="2026-03-24T09:15:00Z">
              <w:rPr>
                <w:rFonts w:ascii="맑은 고딕" w:eastAsia="맑은 고딕" w:hAnsi="맑은 고딕"/>
              </w:rPr>
            </w:rPrChange>
          </w:rPr>
          <w:t>관한</w:t>
        </w:r>
        <w:r w:rsidR="00630D77" w:rsidRPr="00630D77">
          <w:rPr>
            <w:rFonts w:ascii="Arial" w:eastAsia="바탕" w:hAnsi="Arial" w:cs="Arial"/>
            <w:sz w:val="22"/>
            <w:szCs w:val="22"/>
            <w:rPrChange w:id="136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37" w:author="김현주 (Hyunjoo Kim)" w:date="2026-03-24T09:15:00Z">
              <w:rPr>
                <w:rFonts w:ascii="맑은 고딕" w:eastAsia="맑은 고딕" w:hAnsi="맑은 고딕"/>
              </w:rPr>
            </w:rPrChange>
          </w:rPr>
          <w:t>규칙</w:t>
        </w:r>
        <w:r w:rsidR="00630D77" w:rsidRPr="00630D77">
          <w:rPr>
            <w:rFonts w:ascii="Arial" w:eastAsia="바탕" w:hAnsi="Arial" w:cs="Arial"/>
            <w:sz w:val="22"/>
            <w:szCs w:val="22"/>
            <w:rPrChange w:id="138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39" w:author="김현주 (Hyunjoo Kim)" w:date="2026-03-24T09:15:00Z">
              <w:rPr>
                <w:rFonts w:ascii="맑은 고딕" w:eastAsia="맑은 고딕" w:hAnsi="맑은 고딕"/>
              </w:rPr>
            </w:rPrChange>
          </w:rPr>
          <w:t>전기</w:t>
        </w:r>
        <w:r w:rsidR="00630D77" w:rsidRPr="00630D77">
          <w:rPr>
            <w:rFonts w:ascii="Arial" w:eastAsia="바탕" w:hAnsi="Arial" w:cs="Arial"/>
            <w:sz w:val="22"/>
            <w:szCs w:val="22"/>
            <w:rPrChange w:id="140" w:author="김현주 (Hyunjoo Kim)" w:date="2026-03-24T09:15:00Z">
              <w:rPr>
                <w:rFonts w:ascii="맑은 고딕" w:eastAsia="맑은 고딕" w:hAnsi="맑은 고딕"/>
              </w:rPr>
            </w:rPrChange>
          </w:rPr>
          <w:t>·</w:t>
        </w:r>
        <w:r w:rsidR="00630D77" w:rsidRPr="00630D77">
          <w:rPr>
            <w:rFonts w:ascii="Arial" w:eastAsia="바탕" w:hAnsi="Arial" w:cs="Arial"/>
            <w:sz w:val="22"/>
            <w:szCs w:val="22"/>
            <w:rPrChange w:id="141" w:author="김현주 (Hyunjoo Kim)" w:date="2026-03-24T09:15:00Z">
              <w:rPr>
                <w:rFonts w:ascii="맑은 고딕" w:eastAsia="맑은 고딕" w:hAnsi="맑은 고딕"/>
              </w:rPr>
            </w:rPrChange>
          </w:rPr>
          <w:t>소방</w:t>
        </w:r>
        <w:r w:rsidR="00630D77" w:rsidRPr="00630D77">
          <w:rPr>
            <w:rFonts w:ascii="Arial" w:eastAsia="바탕" w:hAnsi="Arial" w:cs="Arial"/>
            <w:sz w:val="22"/>
            <w:szCs w:val="22"/>
            <w:rPrChange w:id="142" w:author="김현주 (Hyunjoo Kim)" w:date="2026-03-24T09:15:00Z">
              <w:rPr>
                <w:rFonts w:ascii="맑은 고딕" w:eastAsia="맑은 고딕" w:hAnsi="맑은 고딕"/>
              </w:rPr>
            </w:rPrChange>
          </w:rPr>
          <w:t>·</w:t>
        </w:r>
        <w:r w:rsidR="00630D77" w:rsidRPr="00630D77">
          <w:rPr>
            <w:rFonts w:ascii="Arial" w:eastAsia="바탕" w:hAnsi="Arial" w:cs="Arial"/>
            <w:sz w:val="22"/>
            <w:szCs w:val="22"/>
            <w:rPrChange w:id="143" w:author="김현주 (Hyunjoo Kim)" w:date="2026-03-24T09:15:00Z">
              <w:rPr>
                <w:rFonts w:ascii="맑은 고딕" w:eastAsia="맑은 고딕" w:hAnsi="맑은 고딕"/>
              </w:rPr>
            </w:rPrChange>
          </w:rPr>
          <w:t>화학물질</w:t>
        </w:r>
        <w:r w:rsidR="00630D77" w:rsidRPr="00630D77">
          <w:rPr>
            <w:rFonts w:ascii="Arial" w:eastAsia="바탕" w:hAnsi="Arial" w:cs="Arial"/>
            <w:sz w:val="22"/>
            <w:szCs w:val="22"/>
            <w:rPrChange w:id="144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45" w:author="김현주 (Hyunjoo Kim)" w:date="2026-03-24T09:15:00Z">
              <w:rPr>
                <w:rFonts w:ascii="맑은 고딕" w:eastAsia="맑은 고딕" w:hAnsi="맑은 고딕"/>
              </w:rPr>
            </w:rPrChange>
          </w:rPr>
          <w:t>관련</w:t>
        </w:r>
        <w:r w:rsidR="00630D77" w:rsidRPr="00630D77">
          <w:rPr>
            <w:rFonts w:ascii="Arial" w:eastAsia="바탕" w:hAnsi="Arial" w:cs="Arial"/>
            <w:sz w:val="22"/>
            <w:szCs w:val="22"/>
            <w:rPrChange w:id="146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47" w:author="김현주 (Hyunjoo Kim)" w:date="2026-03-24T09:15:00Z">
              <w:rPr>
                <w:rFonts w:ascii="맑은 고딕" w:eastAsia="맑은 고딕" w:hAnsi="맑은 고딕"/>
              </w:rPr>
            </w:rPrChange>
          </w:rPr>
          <w:t>법령</w:t>
        </w:r>
        <w:r w:rsidR="00630D77" w:rsidRPr="00630D77">
          <w:rPr>
            <w:rFonts w:ascii="Arial" w:eastAsia="바탕" w:hAnsi="Arial" w:cs="Arial"/>
            <w:sz w:val="22"/>
            <w:szCs w:val="22"/>
            <w:rPrChange w:id="148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49" w:author="김현주 (Hyunjoo Kim)" w:date="2026-03-24T09:15:00Z">
              <w:rPr>
                <w:rFonts w:ascii="맑은 고딕" w:eastAsia="맑은 고딕" w:hAnsi="맑은 고딕"/>
              </w:rPr>
            </w:rPrChange>
          </w:rPr>
          <w:t>및</w:t>
        </w:r>
        <w:r w:rsidR="00630D77" w:rsidRPr="00630D77">
          <w:rPr>
            <w:rFonts w:ascii="Arial" w:eastAsia="바탕" w:hAnsi="Arial" w:cs="Arial"/>
            <w:sz w:val="22"/>
            <w:szCs w:val="22"/>
            <w:rPrChange w:id="150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51" w:author="김현주 (Hyunjoo Kim)" w:date="2026-03-24T09:15:00Z">
              <w:rPr>
                <w:rFonts w:ascii="맑은 고딕" w:eastAsia="맑은 고딕" w:hAnsi="맑은 고딕"/>
              </w:rPr>
            </w:rPrChange>
          </w:rPr>
          <w:t>기타</w:t>
        </w:r>
        <w:r w:rsidR="00630D77" w:rsidRPr="00630D77">
          <w:rPr>
            <w:rFonts w:ascii="Arial" w:eastAsia="바탕" w:hAnsi="Arial" w:cs="Arial"/>
            <w:sz w:val="22"/>
            <w:szCs w:val="22"/>
            <w:rPrChange w:id="152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53" w:author="김현주 (Hyunjoo Kim)" w:date="2026-03-24T09:15:00Z">
              <w:rPr>
                <w:rFonts w:ascii="맑은 고딕" w:eastAsia="맑은 고딕" w:hAnsi="맑은 고딕"/>
              </w:rPr>
            </w:rPrChange>
          </w:rPr>
          <w:t>안전보건</w:t>
        </w:r>
        <w:r w:rsidR="00630D77" w:rsidRPr="00630D77">
          <w:rPr>
            <w:rFonts w:ascii="Arial" w:eastAsia="바탕" w:hAnsi="Arial" w:cs="Arial"/>
            <w:sz w:val="22"/>
            <w:szCs w:val="22"/>
            <w:rPrChange w:id="154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55" w:author="김현주 (Hyunjoo Kim)" w:date="2026-03-24T09:15:00Z">
              <w:rPr>
                <w:rFonts w:ascii="맑은 고딕" w:eastAsia="맑은 고딕" w:hAnsi="맑은 고딕"/>
              </w:rPr>
            </w:rPrChange>
          </w:rPr>
          <w:t>관계법령</w:t>
        </w:r>
        <w:r w:rsidR="00630D77" w:rsidRPr="00630D77">
          <w:rPr>
            <w:rFonts w:ascii="Arial" w:eastAsia="바탕" w:hAnsi="Arial" w:cs="Arial"/>
            <w:sz w:val="22"/>
            <w:szCs w:val="22"/>
            <w:rPrChange w:id="156" w:author="김현주 (Hyunjoo Kim)" w:date="2026-03-24T09:15:00Z">
              <w:rPr>
                <w:rFonts w:ascii="맑은 고딕" w:eastAsia="맑은 고딕" w:hAnsi="맑은 고딕"/>
              </w:rPr>
            </w:rPrChange>
          </w:rPr>
          <w:t>)</w:t>
        </w:r>
        <w:r w:rsidR="00630D77" w:rsidRPr="00630D77">
          <w:rPr>
            <w:rFonts w:ascii="Arial" w:eastAsia="바탕" w:hAnsi="Arial" w:cs="Arial"/>
            <w:sz w:val="22"/>
            <w:szCs w:val="22"/>
            <w:rPrChange w:id="157" w:author="김현주 (Hyunjoo Kim)" w:date="2026-03-24T09:15:00Z">
              <w:rPr>
                <w:rFonts w:ascii="맑은 고딕" w:eastAsia="맑은 고딕" w:hAnsi="맑은 고딕"/>
              </w:rPr>
            </w:rPrChange>
          </w:rPr>
          <w:t>을</w:t>
        </w:r>
        <w:r w:rsidR="00630D77" w:rsidRPr="00630D77">
          <w:rPr>
            <w:rFonts w:ascii="Arial" w:eastAsia="바탕" w:hAnsi="Arial" w:cs="Arial"/>
            <w:sz w:val="22"/>
            <w:szCs w:val="22"/>
            <w:rPrChange w:id="158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59" w:author="김현주 (Hyunjoo Kim)" w:date="2026-03-24T09:15:00Z">
              <w:rPr>
                <w:rFonts w:ascii="맑은 고딕" w:eastAsia="맑은 고딕" w:hAnsi="맑은 고딕"/>
              </w:rPr>
            </w:rPrChange>
          </w:rPr>
          <w:t>준수하고</w:t>
        </w:r>
        <w:r w:rsidR="00630D77" w:rsidRPr="00630D77">
          <w:rPr>
            <w:rFonts w:ascii="Arial" w:eastAsia="바탕" w:hAnsi="Arial" w:cs="Arial"/>
            <w:sz w:val="22"/>
            <w:szCs w:val="22"/>
            <w:rPrChange w:id="160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61" w:author="김현주 (Hyunjoo Kim)" w:date="2026-03-24T09:15:00Z">
              <w:rPr>
                <w:rFonts w:ascii="맑은 고딕" w:eastAsia="맑은 고딕" w:hAnsi="맑은 고딕"/>
              </w:rPr>
            </w:rPrChange>
          </w:rPr>
          <w:t>그</w:t>
        </w:r>
        <w:r w:rsidR="00630D77" w:rsidRPr="00630D77">
          <w:rPr>
            <w:rFonts w:ascii="Arial" w:eastAsia="바탕" w:hAnsi="Arial" w:cs="Arial"/>
            <w:sz w:val="22"/>
            <w:szCs w:val="22"/>
            <w:rPrChange w:id="162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63" w:author="김현주 (Hyunjoo Kim)" w:date="2026-03-24T09:15:00Z">
              <w:rPr>
                <w:rFonts w:ascii="맑은 고딕" w:eastAsia="맑은 고딕" w:hAnsi="맑은 고딕"/>
              </w:rPr>
            </w:rPrChange>
          </w:rPr>
          <w:t>이행에</w:t>
        </w:r>
        <w:r w:rsidR="00630D77" w:rsidRPr="00630D77">
          <w:rPr>
            <w:rFonts w:ascii="Arial" w:eastAsia="바탕" w:hAnsi="Arial" w:cs="Arial"/>
            <w:sz w:val="22"/>
            <w:szCs w:val="22"/>
            <w:rPrChange w:id="164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65" w:author="김현주 (Hyunjoo Kim)" w:date="2026-03-24T09:15:00Z">
              <w:rPr>
                <w:rFonts w:ascii="맑은 고딕" w:eastAsia="맑은 고딕" w:hAnsi="맑은 고딕"/>
              </w:rPr>
            </w:rPrChange>
          </w:rPr>
          <w:t>필요한</w:t>
        </w:r>
        <w:r w:rsidR="00630D77" w:rsidRPr="00630D77">
          <w:rPr>
            <w:rFonts w:ascii="Arial" w:eastAsia="바탕" w:hAnsi="Arial" w:cs="Arial"/>
            <w:sz w:val="22"/>
            <w:szCs w:val="22"/>
            <w:rPrChange w:id="166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67" w:author="김현주 (Hyunjoo Kim)" w:date="2026-03-24T09:15:00Z">
              <w:rPr>
                <w:rFonts w:ascii="맑은 고딕" w:eastAsia="맑은 고딕" w:hAnsi="맑은 고딕"/>
              </w:rPr>
            </w:rPrChange>
          </w:rPr>
          <w:t>인력</w:t>
        </w:r>
        <w:r w:rsidR="00630D77" w:rsidRPr="00630D77">
          <w:rPr>
            <w:rFonts w:ascii="Arial" w:eastAsia="바탕" w:hAnsi="Arial" w:cs="Arial"/>
            <w:sz w:val="22"/>
            <w:szCs w:val="22"/>
            <w:rPrChange w:id="168" w:author="김현주 (Hyunjoo Kim)" w:date="2026-03-24T09:15:00Z">
              <w:rPr>
                <w:rFonts w:ascii="맑은 고딕" w:eastAsia="맑은 고딕" w:hAnsi="맑은 고딕"/>
              </w:rPr>
            </w:rPrChange>
          </w:rPr>
          <w:t>·</w:t>
        </w:r>
        <w:r w:rsidR="00630D77" w:rsidRPr="00630D77">
          <w:rPr>
            <w:rFonts w:ascii="Arial" w:eastAsia="바탕" w:hAnsi="Arial" w:cs="Arial"/>
            <w:sz w:val="22"/>
            <w:szCs w:val="22"/>
            <w:rPrChange w:id="169" w:author="김현주 (Hyunjoo Kim)" w:date="2026-03-24T09:15:00Z">
              <w:rPr>
                <w:rFonts w:ascii="맑은 고딕" w:eastAsia="맑은 고딕" w:hAnsi="맑은 고딕"/>
              </w:rPr>
            </w:rPrChange>
          </w:rPr>
          <w:t>장비</w:t>
        </w:r>
        <w:r w:rsidR="00630D77" w:rsidRPr="00630D77">
          <w:rPr>
            <w:rFonts w:ascii="Arial" w:eastAsia="바탕" w:hAnsi="Arial" w:cs="Arial"/>
            <w:sz w:val="22"/>
            <w:szCs w:val="22"/>
            <w:rPrChange w:id="170" w:author="김현주 (Hyunjoo Kim)" w:date="2026-03-24T09:15:00Z">
              <w:rPr>
                <w:rFonts w:ascii="맑은 고딕" w:eastAsia="맑은 고딕" w:hAnsi="맑은 고딕"/>
              </w:rPr>
            </w:rPrChange>
          </w:rPr>
          <w:t>·</w:t>
        </w:r>
        <w:r w:rsidR="00630D77" w:rsidRPr="00630D77">
          <w:rPr>
            <w:rFonts w:ascii="Arial" w:eastAsia="바탕" w:hAnsi="Arial" w:cs="Arial"/>
            <w:sz w:val="22"/>
            <w:szCs w:val="22"/>
            <w:rPrChange w:id="171" w:author="김현주 (Hyunjoo Kim)" w:date="2026-03-24T09:15:00Z">
              <w:rPr>
                <w:rFonts w:ascii="맑은 고딕" w:eastAsia="맑은 고딕" w:hAnsi="맑은 고딕"/>
              </w:rPr>
            </w:rPrChange>
          </w:rPr>
          <w:t>보호구</w:t>
        </w:r>
        <w:r w:rsidR="00630D77" w:rsidRPr="00630D77">
          <w:rPr>
            <w:rFonts w:ascii="Arial" w:eastAsia="바탕" w:hAnsi="Arial" w:cs="Arial"/>
            <w:sz w:val="22"/>
            <w:szCs w:val="22"/>
            <w:rPrChange w:id="172" w:author="김현주 (Hyunjoo Kim)" w:date="2026-03-24T09:15:00Z">
              <w:rPr>
                <w:rFonts w:ascii="맑은 고딕" w:eastAsia="맑은 고딕" w:hAnsi="맑은 고딕"/>
              </w:rPr>
            </w:rPrChange>
          </w:rPr>
          <w:t>·</w:t>
        </w:r>
        <w:r w:rsidR="00630D77" w:rsidRPr="00630D77">
          <w:rPr>
            <w:rFonts w:ascii="Arial" w:eastAsia="바탕" w:hAnsi="Arial" w:cs="Arial"/>
            <w:sz w:val="22"/>
            <w:szCs w:val="22"/>
            <w:rPrChange w:id="173" w:author="김현주 (Hyunjoo Kim)" w:date="2026-03-24T09:15:00Z">
              <w:rPr>
                <w:rFonts w:ascii="맑은 고딕" w:eastAsia="맑은 고딕" w:hAnsi="맑은 고딕"/>
              </w:rPr>
            </w:rPrChange>
          </w:rPr>
          <w:t>안전시설을</w:t>
        </w:r>
        <w:r w:rsidR="00630D77" w:rsidRPr="00630D77">
          <w:rPr>
            <w:rFonts w:ascii="Arial" w:eastAsia="바탕" w:hAnsi="Arial" w:cs="Arial"/>
            <w:sz w:val="22"/>
            <w:szCs w:val="22"/>
            <w:rPrChange w:id="174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75" w:author="김현주 (Hyunjoo Kim)" w:date="2026-03-24T09:15:00Z">
              <w:rPr>
                <w:rFonts w:ascii="맑은 고딕" w:eastAsia="맑은 고딕" w:hAnsi="맑은 고딕"/>
              </w:rPr>
            </w:rPrChange>
          </w:rPr>
          <w:t>자신의</w:t>
        </w:r>
        <w:r w:rsidR="00630D77" w:rsidRPr="00630D77">
          <w:rPr>
            <w:rFonts w:ascii="Arial" w:eastAsia="바탕" w:hAnsi="Arial" w:cs="Arial"/>
            <w:sz w:val="22"/>
            <w:szCs w:val="22"/>
            <w:rPrChange w:id="176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77" w:author="김현주 (Hyunjoo Kim)" w:date="2026-03-24T09:15:00Z">
              <w:rPr>
                <w:rFonts w:ascii="맑은 고딕" w:eastAsia="맑은 고딕" w:hAnsi="맑은 고딕"/>
              </w:rPr>
            </w:rPrChange>
          </w:rPr>
          <w:t>비용과</w:t>
        </w:r>
        <w:r w:rsidR="00630D77" w:rsidRPr="00630D77">
          <w:rPr>
            <w:rFonts w:ascii="Arial" w:eastAsia="바탕" w:hAnsi="Arial" w:cs="Arial"/>
            <w:sz w:val="22"/>
            <w:szCs w:val="22"/>
            <w:rPrChange w:id="178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79" w:author="김현주 (Hyunjoo Kim)" w:date="2026-03-24T09:15:00Z">
              <w:rPr>
                <w:rFonts w:ascii="맑은 고딕" w:eastAsia="맑은 고딕" w:hAnsi="맑은 고딕"/>
              </w:rPr>
            </w:rPrChange>
          </w:rPr>
          <w:t>책임으로</w:t>
        </w:r>
        <w:r w:rsidR="00630D77" w:rsidRPr="00630D77">
          <w:rPr>
            <w:rFonts w:ascii="Arial" w:eastAsia="바탕" w:hAnsi="Arial" w:cs="Arial"/>
            <w:sz w:val="22"/>
            <w:szCs w:val="22"/>
            <w:rPrChange w:id="180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81" w:author="김현주 (Hyunjoo Kim)" w:date="2026-03-24T09:15:00Z">
              <w:rPr>
                <w:rFonts w:ascii="맑은 고딕" w:eastAsia="맑은 고딕" w:hAnsi="맑은 고딕"/>
              </w:rPr>
            </w:rPrChange>
          </w:rPr>
          <w:t>구비</w:t>
        </w:r>
        <w:r w:rsidR="00630D77" w:rsidRPr="00630D77">
          <w:rPr>
            <w:rFonts w:ascii="Arial" w:eastAsia="바탕" w:hAnsi="Arial" w:cs="Arial"/>
            <w:sz w:val="22"/>
            <w:szCs w:val="22"/>
            <w:rPrChange w:id="182" w:author="김현주 (Hyunjoo Kim)" w:date="2026-03-24T09:15:00Z">
              <w:rPr>
                <w:rFonts w:ascii="맑은 고딕" w:eastAsia="맑은 고딕" w:hAnsi="맑은 고딕"/>
              </w:rPr>
            </w:rPrChange>
          </w:rPr>
          <w:t>·</w:t>
        </w:r>
        <w:r w:rsidR="00630D77" w:rsidRPr="00630D77">
          <w:rPr>
            <w:rFonts w:ascii="Arial" w:eastAsia="바탕" w:hAnsi="Arial" w:cs="Arial"/>
            <w:sz w:val="22"/>
            <w:szCs w:val="22"/>
            <w:rPrChange w:id="183" w:author="김현주 (Hyunjoo Kim)" w:date="2026-03-24T09:15:00Z">
              <w:rPr>
                <w:rFonts w:ascii="맑은 고딕" w:eastAsia="맑은 고딕" w:hAnsi="맑은 고딕"/>
              </w:rPr>
            </w:rPrChange>
          </w:rPr>
          <w:t>운영하여야</w:t>
        </w:r>
        <w:r w:rsidR="00630D77" w:rsidRPr="00630D77">
          <w:rPr>
            <w:rFonts w:ascii="Arial" w:eastAsia="바탕" w:hAnsi="Arial" w:cs="Arial"/>
            <w:sz w:val="22"/>
            <w:szCs w:val="22"/>
            <w:rPrChange w:id="184" w:author="김현주 (Hyunjoo Kim)" w:date="2026-03-24T09:15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85" w:author="김현주 (Hyunjoo Kim)" w:date="2026-03-24T09:15:00Z">
              <w:rPr>
                <w:rFonts w:ascii="맑은 고딕" w:eastAsia="맑은 고딕" w:hAnsi="맑은 고딕"/>
              </w:rPr>
            </w:rPrChange>
          </w:rPr>
          <w:t>한다</w:t>
        </w:r>
        <w:r w:rsidR="00630D77" w:rsidRPr="00630D77">
          <w:rPr>
            <w:rFonts w:ascii="Arial" w:eastAsia="바탕" w:hAnsi="Arial" w:cs="Arial"/>
            <w:sz w:val="22"/>
            <w:szCs w:val="22"/>
            <w:rPrChange w:id="186" w:author="김현주 (Hyunjoo Kim)" w:date="2026-03-24T09:15:00Z">
              <w:rPr>
                <w:rFonts w:ascii="맑은 고딕" w:eastAsia="맑은 고딕" w:hAnsi="맑은 고딕"/>
              </w:rPr>
            </w:rPrChange>
          </w:rPr>
          <w:t>.</w:t>
        </w:r>
      </w:ins>
    </w:p>
    <w:p w14:paraId="3A7E9C8C" w14:textId="49A95467" w:rsidR="008750A4" w:rsidRPr="00630D77" w:rsidRDefault="008750A4" w:rsidP="008750A4">
      <w:pPr>
        <w:adjustRightInd w:val="0"/>
        <w:ind w:leftChars="110" w:left="539" w:hangingChars="145" w:hanging="319"/>
        <w:rPr>
          <w:rFonts w:ascii="Arial" w:eastAsia="바탕" w:hAnsi="Arial" w:cs="Arial"/>
          <w:sz w:val="22"/>
          <w:szCs w:val="22"/>
        </w:rPr>
      </w:pPr>
    </w:p>
    <w:p w14:paraId="26488AD1" w14:textId="6B3996E6" w:rsidR="008750A4" w:rsidRDefault="008750A4" w:rsidP="008750A4">
      <w:pPr>
        <w:adjustRightInd w:val="0"/>
        <w:ind w:leftChars="110" w:left="539" w:hangingChars="145" w:hanging="319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 xml:space="preserve">2. </w:t>
      </w:r>
      <w:ins w:id="187" w:author="김현주 (Hyunjoo Kim)" w:date="2026-03-24T08:40:00Z">
        <w:r w:rsidR="00C870AB">
          <w:t>'LG</w:t>
        </w:r>
        <w:r w:rsidR="00C870AB">
          <w:t>전자</w:t>
        </w:r>
        <w:r w:rsidR="00C870AB">
          <w:t>'</w:t>
        </w:r>
        <w:r w:rsidR="00C870AB">
          <w:t>는</w:t>
        </w:r>
        <w:r w:rsidR="00C870AB">
          <w:t xml:space="preserve"> </w:t>
        </w:r>
        <w:r w:rsidR="00C870AB">
          <w:t>설치</w:t>
        </w:r>
        <w:r w:rsidR="00C870AB">
          <w:t xml:space="preserve"> </w:t>
        </w:r>
        <w:r w:rsidR="00C870AB">
          <w:t>및</w:t>
        </w:r>
        <w:r w:rsidR="00C870AB">
          <w:t xml:space="preserve"> </w:t>
        </w:r>
        <w:r w:rsidR="00C870AB">
          <w:t>시운전</w:t>
        </w:r>
        <w:r w:rsidR="00C870AB">
          <w:t xml:space="preserve"> </w:t>
        </w:r>
        <w:r w:rsidR="00C870AB">
          <w:t>작업</w:t>
        </w:r>
        <w:r w:rsidR="00C870AB">
          <w:t xml:space="preserve"> </w:t>
        </w:r>
        <w:r w:rsidR="00C870AB">
          <w:t>구역의</w:t>
        </w:r>
        <w:r w:rsidR="00C870AB">
          <w:t xml:space="preserve"> </w:t>
        </w:r>
        <w:r w:rsidR="00C870AB">
          <w:t>안전관리</w:t>
        </w:r>
        <w:r w:rsidR="00C870AB">
          <w:t xml:space="preserve"> </w:t>
        </w:r>
        <w:r w:rsidR="00C870AB">
          <w:t>책임자를</w:t>
        </w:r>
        <w:r w:rsidR="00C870AB">
          <w:t xml:space="preserve"> </w:t>
        </w:r>
        <w:r w:rsidR="00C870AB">
          <w:t>지정하여</w:t>
        </w:r>
        <w:r w:rsidR="00C870AB">
          <w:t xml:space="preserve"> </w:t>
        </w:r>
        <w:r w:rsidR="00C870AB">
          <w:t>안전을</w:t>
        </w:r>
        <w:r w:rsidR="00C870AB">
          <w:t xml:space="preserve"> </w:t>
        </w:r>
        <w:r w:rsidR="00C870AB">
          <w:t>총괄하며</w:t>
        </w:r>
        <w:r w:rsidR="00C870AB">
          <w:t xml:space="preserve">, </w:t>
        </w:r>
        <w:r w:rsidR="00C870AB">
          <w:rPr>
            <w:b/>
            <w:bCs/>
          </w:rPr>
          <w:t>입고</w:t>
        </w:r>
        <w:r w:rsidR="00C870AB">
          <w:rPr>
            <w:b/>
            <w:bCs/>
          </w:rPr>
          <w:t xml:space="preserve"> </w:t>
        </w:r>
        <w:r w:rsidR="00C870AB">
          <w:rPr>
            <w:b/>
            <w:bCs/>
          </w:rPr>
          <w:t>및</w:t>
        </w:r>
        <w:r w:rsidR="00C870AB">
          <w:rPr>
            <w:b/>
            <w:bCs/>
          </w:rPr>
          <w:t xml:space="preserve"> </w:t>
        </w:r>
        <w:r w:rsidR="00C870AB">
          <w:rPr>
            <w:b/>
            <w:bCs/>
          </w:rPr>
          <w:t>시운전</w:t>
        </w:r>
        <w:r w:rsidR="00C870AB">
          <w:rPr>
            <w:b/>
            <w:bCs/>
          </w:rPr>
          <w:t xml:space="preserve"> </w:t>
        </w:r>
        <w:r w:rsidR="00C870AB">
          <w:rPr>
            <w:b/>
            <w:bCs/>
          </w:rPr>
          <w:t>완료</w:t>
        </w:r>
        <w:r w:rsidR="00C870AB">
          <w:rPr>
            <w:b/>
            <w:bCs/>
          </w:rPr>
          <w:t xml:space="preserve"> </w:t>
        </w:r>
        <w:r w:rsidR="00C870AB">
          <w:rPr>
            <w:b/>
            <w:bCs/>
          </w:rPr>
          <w:t>시까지</w:t>
        </w:r>
        <w:r w:rsidR="00C870AB">
          <w:t xml:space="preserve"> </w:t>
        </w:r>
        <w:r w:rsidR="00C870AB">
          <w:t>발생하는</w:t>
        </w:r>
        <w:r w:rsidR="00C870AB">
          <w:t xml:space="preserve"> </w:t>
        </w:r>
        <w:r w:rsidR="00C870AB">
          <w:t>모든</w:t>
        </w:r>
        <w:r w:rsidR="00C870AB">
          <w:t xml:space="preserve"> </w:t>
        </w:r>
        <w:r w:rsidR="00C870AB">
          <w:t>안전사고에</w:t>
        </w:r>
        <w:r w:rsidR="00C870AB">
          <w:t xml:space="preserve"> </w:t>
        </w:r>
        <w:r w:rsidR="00C870AB">
          <w:t>대해</w:t>
        </w:r>
        <w:r w:rsidR="00C870AB">
          <w:t xml:space="preserve"> </w:t>
        </w:r>
        <w:r w:rsidR="00C870AB">
          <w:t>책임을</w:t>
        </w:r>
        <w:r w:rsidR="00C870AB">
          <w:t xml:space="preserve"> </w:t>
        </w:r>
        <w:r w:rsidR="00C870AB">
          <w:t>진다</w:t>
        </w:r>
        <w:r w:rsidR="00C870AB">
          <w:t xml:space="preserve">. </w:t>
        </w:r>
        <w:r w:rsidR="00C870AB">
          <w:t>단</w:t>
        </w:r>
        <w:r w:rsidR="00C870AB">
          <w:t>, '</w:t>
        </w:r>
        <w:r w:rsidR="00C870AB">
          <w:t>구매자</w:t>
        </w:r>
        <w:r w:rsidR="00C870AB">
          <w:t>'</w:t>
        </w:r>
        <w:r w:rsidR="00C870AB">
          <w:t>의</w:t>
        </w:r>
        <w:r w:rsidR="00C870AB">
          <w:t xml:space="preserve"> </w:t>
        </w:r>
        <w:r w:rsidR="00C870AB">
          <w:t>명백한</w:t>
        </w:r>
        <w:r w:rsidR="00C870AB">
          <w:t xml:space="preserve"> </w:t>
        </w:r>
        <w:r w:rsidR="00C870AB">
          <w:t>지시</w:t>
        </w:r>
        <w:r w:rsidR="00C870AB">
          <w:t xml:space="preserve"> </w:t>
        </w:r>
        <w:r w:rsidR="00C870AB">
          <w:t>위반으로</w:t>
        </w:r>
        <w:r w:rsidR="00C870AB">
          <w:t xml:space="preserve"> </w:t>
        </w:r>
        <w:r w:rsidR="00C870AB">
          <w:t>인한</w:t>
        </w:r>
        <w:r w:rsidR="00C870AB">
          <w:t xml:space="preserve"> </w:t>
        </w:r>
        <w:r w:rsidR="00C870AB">
          <w:t>사고임이</w:t>
        </w:r>
        <w:r w:rsidR="00C870AB">
          <w:t xml:space="preserve"> </w:t>
        </w:r>
        <w:r w:rsidR="00C870AB">
          <w:t>증명된</w:t>
        </w:r>
        <w:r w:rsidR="00C870AB">
          <w:t xml:space="preserve"> </w:t>
        </w:r>
        <w:r w:rsidR="00C870AB">
          <w:t>경우에</w:t>
        </w:r>
        <w:r w:rsidR="00C870AB">
          <w:t xml:space="preserve"> </w:t>
        </w:r>
        <w:r w:rsidR="00C870AB">
          <w:t>한해</w:t>
        </w:r>
        <w:r w:rsidR="00C870AB">
          <w:t xml:space="preserve"> '</w:t>
        </w:r>
        <w:r w:rsidR="00C870AB">
          <w:t>구매자</w:t>
        </w:r>
        <w:r w:rsidR="00C870AB">
          <w:t>'</w:t>
        </w:r>
        <w:r w:rsidR="00C870AB">
          <w:t>가</w:t>
        </w:r>
        <w:r w:rsidR="00C870AB">
          <w:t xml:space="preserve"> </w:t>
        </w:r>
        <w:r w:rsidR="00C870AB">
          <w:t>책임을</w:t>
        </w:r>
        <w:r w:rsidR="00C870AB">
          <w:t xml:space="preserve"> </w:t>
        </w:r>
        <w:r w:rsidR="00C870AB">
          <w:t>분담한다</w:t>
        </w:r>
        <w:r w:rsidR="00C870AB">
          <w:t>."</w:t>
        </w:r>
      </w:ins>
      <w:del w:id="188" w:author="김현주 (Hyunjoo Kim)" w:date="2026-03-24T08:40:00Z">
        <w:r w:rsidDel="00C870AB">
          <w:rPr>
            <w:rFonts w:ascii="Arial" w:eastAsia="바탕" w:hAnsi="Arial" w:cs="Arial" w:hint="eastAsia"/>
            <w:sz w:val="22"/>
            <w:szCs w:val="22"/>
          </w:rPr>
          <w:delText>이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계약의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이행과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관련하여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E16799" w:rsidDel="00C870AB">
          <w:rPr>
            <w:rFonts w:ascii="Arial" w:eastAsia="바탕" w:hAnsi="Arial" w:cs="Arial"/>
            <w:sz w:val="22"/>
            <w:szCs w:val="22"/>
          </w:rPr>
          <w:delText>“LG</w:delText>
        </w:r>
        <w:r w:rsidR="00E16799" w:rsidDel="00C870AB">
          <w:rPr>
            <w:rFonts w:ascii="Arial" w:eastAsia="바탕" w:hAnsi="Arial" w:cs="Arial"/>
            <w:sz w:val="22"/>
            <w:szCs w:val="22"/>
          </w:rPr>
          <w:delText>전자</w:delText>
        </w:r>
        <w:r w:rsidR="00E16799" w:rsidDel="00C870AB">
          <w:rPr>
            <w:rFonts w:ascii="Arial" w:eastAsia="바탕" w:hAnsi="Arial" w:cs="Arial"/>
            <w:sz w:val="22"/>
            <w:szCs w:val="22"/>
          </w:rPr>
          <w:delText>”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의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귀책사유로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인하여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발생한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안전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lastRenderedPageBreak/>
          <w:delText>사고에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대하여는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E16799" w:rsidDel="00C870AB">
          <w:rPr>
            <w:rFonts w:ascii="Arial" w:eastAsia="바탕" w:hAnsi="Arial" w:cs="Arial"/>
            <w:sz w:val="22"/>
            <w:szCs w:val="22"/>
          </w:rPr>
          <w:delText>“LG</w:delText>
        </w:r>
        <w:r w:rsidR="00E16799" w:rsidDel="00C870AB">
          <w:rPr>
            <w:rFonts w:ascii="Arial" w:eastAsia="바탕" w:hAnsi="Arial" w:cs="Arial"/>
            <w:sz w:val="22"/>
            <w:szCs w:val="22"/>
          </w:rPr>
          <w:delText>전자</w:delText>
        </w:r>
        <w:r w:rsidR="00E16799" w:rsidDel="00C870AB">
          <w:rPr>
            <w:rFonts w:ascii="Arial" w:eastAsia="바탕" w:hAnsi="Arial" w:cs="Arial"/>
            <w:sz w:val="22"/>
            <w:szCs w:val="22"/>
          </w:rPr>
          <w:delText>”</w:delText>
        </w:r>
        <w:r w:rsidR="00E16799" w:rsidDel="00C870AB">
          <w:rPr>
            <w:rFonts w:ascii="Arial" w:eastAsia="바탕" w:hAnsi="Arial" w:cs="Arial"/>
            <w:sz w:val="22"/>
            <w:szCs w:val="22"/>
          </w:rPr>
          <w:delText>가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책임을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지며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, </w:delText>
        </w:r>
        <w:r w:rsidR="00E16799" w:rsidDel="00C870AB">
          <w:rPr>
            <w:rFonts w:ascii="Arial" w:eastAsia="바탕" w:hAnsi="Arial" w:cs="Arial"/>
            <w:sz w:val="22"/>
            <w:szCs w:val="22"/>
          </w:rPr>
          <w:delText>“</w:delText>
        </w:r>
        <w:r w:rsidR="00E16799" w:rsidDel="00C870AB">
          <w:rPr>
            <w:rFonts w:ascii="Arial" w:eastAsia="바탕" w:hAnsi="Arial" w:cs="Arial"/>
            <w:sz w:val="22"/>
            <w:szCs w:val="22"/>
          </w:rPr>
          <w:delText>구매자</w:delText>
        </w:r>
        <w:r w:rsidR="00E16799" w:rsidDel="00C870AB">
          <w:rPr>
            <w:rFonts w:ascii="Arial" w:eastAsia="바탕" w:hAnsi="Arial" w:cs="Arial"/>
            <w:sz w:val="22"/>
            <w:szCs w:val="22"/>
          </w:rPr>
          <w:delText>”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의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귀책사유로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인하여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발생한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안전사고에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대하여는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3F207C" w:rsidDel="00C870AB">
          <w:rPr>
            <w:rFonts w:ascii="Arial" w:eastAsia="바탕" w:hAnsi="Arial" w:cs="Arial"/>
            <w:sz w:val="22"/>
            <w:szCs w:val="22"/>
          </w:rPr>
          <w:delText>“</w:delText>
        </w:r>
        <w:r w:rsidR="003F207C" w:rsidDel="00C870AB">
          <w:rPr>
            <w:rFonts w:ascii="Arial" w:eastAsia="바탕" w:hAnsi="Arial" w:cs="Arial"/>
            <w:sz w:val="22"/>
            <w:szCs w:val="22"/>
          </w:rPr>
          <w:delText>구매자</w:delText>
        </w:r>
        <w:r w:rsidR="003F207C" w:rsidDel="00C870AB">
          <w:rPr>
            <w:rFonts w:ascii="Arial" w:eastAsia="바탕" w:hAnsi="Arial" w:cs="Arial"/>
            <w:sz w:val="22"/>
            <w:szCs w:val="22"/>
          </w:rPr>
          <w:delText>”</w:delText>
        </w:r>
        <w:r w:rsidR="003F207C" w:rsidDel="00C870AB">
          <w:rPr>
            <w:rFonts w:ascii="Arial" w:eastAsia="바탕" w:hAnsi="Arial" w:cs="Arial"/>
            <w:sz w:val="22"/>
            <w:szCs w:val="22"/>
          </w:rPr>
          <w:delText>가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책임을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지는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것으로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한다</w:delText>
        </w:r>
        <w:r w:rsidDel="00C870AB">
          <w:rPr>
            <w:rFonts w:ascii="Arial" w:eastAsia="바탕" w:hAnsi="Arial" w:cs="Arial" w:hint="eastAsia"/>
            <w:sz w:val="22"/>
            <w:szCs w:val="22"/>
          </w:rPr>
          <w:delText>.</w:delText>
        </w:r>
      </w:del>
    </w:p>
    <w:p w14:paraId="4802333D" w14:textId="14D920A9" w:rsidR="008750A4" w:rsidRDefault="008750A4" w:rsidP="008750A4">
      <w:pPr>
        <w:adjustRightInd w:val="0"/>
        <w:spacing w:before="300" w:after="120"/>
        <w:outlineLvl w:val="0"/>
        <w:rPr>
          <w:rFonts w:ascii="Arial" w:eastAsia="돋움" w:hAnsi="Arial" w:cs="Arial"/>
          <w:b/>
          <w:bCs/>
          <w:sz w:val="22"/>
          <w:szCs w:val="22"/>
          <w:lang w:val="ko-KR"/>
        </w:rPr>
      </w:pP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제</w:t>
      </w:r>
      <w:r w:rsidR="00041948"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5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조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 xml:space="preserve"> (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폐기물의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 xml:space="preserve"> 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처리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>)</w:t>
      </w:r>
    </w:p>
    <w:p w14:paraId="177497A9" w14:textId="77777777" w:rsidR="008750A4" w:rsidRDefault="008750A4" w:rsidP="008750A4">
      <w:pPr>
        <w:adjustRightInd w:val="0"/>
        <w:ind w:leftChars="119" w:left="238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>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계약에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따른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대한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설치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및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시운전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과정에서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현장에서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발생하는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폐기물의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처리에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대하여는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</w:t>
      </w:r>
      <w:r w:rsidR="00E16799">
        <w:rPr>
          <w:rFonts w:ascii="Arial" w:eastAsia="바탕" w:hAnsi="Arial" w:cs="Arial"/>
          <w:sz w:val="22"/>
          <w:szCs w:val="22"/>
        </w:rPr>
        <w:t>구매자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 w:rsidR="00F2713C">
        <w:rPr>
          <w:rFonts w:ascii="Arial" w:eastAsia="바탕" w:hAnsi="Arial" w:cs="Arial" w:hint="eastAsia"/>
          <w:sz w:val="22"/>
          <w:szCs w:val="22"/>
        </w:rPr>
        <w:t>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 w:rsidR="00E16799">
        <w:rPr>
          <w:rFonts w:ascii="Arial" w:eastAsia="바탕" w:hAnsi="Arial" w:cs="Arial"/>
          <w:sz w:val="22"/>
          <w:szCs w:val="22"/>
        </w:rPr>
        <w:t>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별도로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합의한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바에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따른다</w:t>
      </w:r>
      <w:r>
        <w:rPr>
          <w:rFonts w:ascii="Arial" w:eastAsia="바탕" w:hAnsi="Arial" w:cs="Arial" w:hint="eastAsia"/>
          <w:sz w:val="22"/>
          <w:szCs w:val="22"/>
        </w:rPr>
        <w:t>.</w:t>
      </w:r>
    </w:p>
    <w:p w14:paraId="6EEAE278" w14:textId="68C6AF2F" w:rsidR="008750A4" w:rsidRDefault="008750A4" w:rsidP="008750A4">
      <w:pPr>
        <w:adjustRightInd w:val="0"/>
        <w:spacing w:before="300" w:after="120"/>
        <w:outlineLvl w:val="0"/>
        <w:rPr>
          <w:rFonts w:ascii="Arial" w:eastAsia="돋움" w:hAnsi="Arial" w:cs="Arial"/>
          <w:b/>
          <w:bCs/>
          <w:sz w:val="22"/>
          <w:szCs w:val="22"/>
          <w:lang w:val="ko-KR"/>
        </w:rPr>
      </w:pP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제</w:t>
      </w:r>
      <w:r w:rsidR="00041948"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6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조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 xml:space="preserve"> (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최종검사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>)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 xml:space="preserve"> </w:t>
      </w:r>
    </w:p>
    <w:p w14:paraId="43FEF8A6" w14:textId="77777777" w:rsidR="008750A4" w:rsidRDefault="008750A4" w:rsidP="008750A4">
      <w:pPr>
        <w:adjustRightInd w:val="0"/>
        <w:ind w:leftChars="110" w:left="539" w:hangingChars="145" w:hanging="319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 xml:space="preserve">1.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 w:rsidR="00E16799">
        <w:rPr>
          <w:rFonts w:ascii="Arial" w:eastAsia="바탕" w:hAnsi="Arial" w:cs="Arial"/>
          <w:sz w:val="22"/>
          <w:szCs w:val="22"/>
        </w:rPr>
        <w:t>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입고완료일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까지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납품장소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입고시키고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그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설치작업을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완료하여야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하며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설치가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완료된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때에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비로소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입고가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완료된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것으로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본다</w:t>
      </w:r>
      <w:r>
        <w:rPr>
          <w:rFonts w:ascii="Arial" w:eastAsia="바탕" w:hAnsi="Arial" w:cs="Arial" w:hint="eastAsia"/>
          <w:sz w:val="22"/>
          <w:szCs w:val="22"/>
        </w:rPr>
        <w:t>.</w:t>
      </w:r>
    </w:p>
    <w:p w14:paraId="2795D73E" w14:textId="77777777" w:rsidR="008750A4" w:rsidRDefault="008750A4" w:rsidP="008750A4">
      <w:pPr>
        <w:adjustRightInd w:val="0"/>
        <w:ind w:leftChars="110" w:left="539" w:hangingChars="145" w:hanging="319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 xml:space="preserve">2.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 w:rsidR="00E16799">
        <w:rPr>
          <w:rFonts w:ascii="Arial" w:eastAsia="바탕" w:hAnsi="Arial" w:cs="Arial"/>
          <w:sz w:val="22"/>
          <w:szCs w:val="22"/>
        </w:rPr>
        <w:t>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입고를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완료한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후에는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</w:t>
      </w:r>
      <w:r w:rsidR="00E16799">
        <w:rPr>
          <w:rFonts w:ascii="Arial" w:eastAsia="바탕" w:hAnsi="Arial" w:cs="Arial"/>
          <w:sz w:val="22"/>
          <w:szCs w:val="22"/>
        </w:rPr>
        <w:t>구매자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통지하여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</w:t>
      </w:r>
      <w:r w:rsidR="00E16799">
        <w:rPr>
          <w:rFonts w:ascii="Arial" w:eastAsia="바탕" w:hAnsi="Arial" w:cs="Arial"/>
          <w:sz w:val="22"/>
          <w:szCs w:val="22"/>
        </w:rPr>
        <w:t>구매자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입회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하에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시운전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기간을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거친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최종검사일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까지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</w:t>
      </w:r>
      <w:r w:rsidR="00E16799">
        <w:rPr>
          <w:rFonts w:ascii="Arial" w:eastAsia="바탕" w:hAnsi="Arial" w:cs="Arial"/>
          <w:sz w:val="22"/>
          <w:szCs w:val="22"/>
        </w:rPr>
        <w:t>구매자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최종검사를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받아야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한다</w:t>
      </w:r>
      <w:r>
        <w:rPr>
          <w:rFonts w:ascii="Arial" w:eastAsia="바탕" w:hAnsi="Arial" w:cs="Arial" w:hint="eastAsia"/>
          <w:sz w:val="22"/>
          <w:szCs w:val="22"/>
        </w:rPr>
        <w:t>.</w:t>
      </w:r>
    </w:p>
    <w:p w14:paraId="3A6F1E52" w14:textId="38FCE461" w:rsidR="008750A4" w:rsidRDefault="008750A4" w:rsidP="008750A4">
      <w:pPr>
        <w:adjustRightInd w:val="0"/>
        <w:ind w:leftChars="110" w:left="539" w:hangingChars="145" w:hanging="319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 xml:space="preserve">3. </w:t>
      </w:r>
      <w:r w:rsidR="003F207C">
        <w:rPr>
          <w:rFonts w:ascii="Arial" w:eastAsia="바탕" w:hAnsi="Arial" w:cs="Arial"/>
          <w:sz w:val="22"/>
          <w:szCs w:val="22"/>
        </w:rPr>
        <w:t>“</w:t>
      </w:r>
      <w:r w:rsidR="003F207C">
        <w:rPr>
          <w:rFonts w:ascii="Arial" w:eastAsia="바탕" w:hAnsi="Arial" w:cs="Arial"/>
          <w:sz w:val="22"/>
          <w:szCs w:val="22"/>
        </w:rPr>
        <w:t>구매자</w:t>
      </w:r>
      <w:r w:rsidR="003F207C">
        <w:rPr>
          <w:rFonts w:ascii="Arial" w:eastAsia="바탕" w:hAnsi="Arial" w:cs="Arial"/>
          <w:sz w:val="22"/>
          <w:szCs w:val="22"/>
        </w:rPr>
        <w:t>”</w:t>
      </w:r>
      <w:r w:rsidR="003F207C">
        <w:rPr>
          <w:rFonts w:ascii="Arial" w:eastAsia="바탕" w:hAnsi="Arial" w:cs="Arial"/>
          <w:sz w:val="22"/>
          <w:szCs w:val="22"/>
        </w:rPr>
        <w:t>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첨부</w:t>
      </w:r>
      <w:r>
        <w:rPr>
          <w:rFonts w:ascii="Arial" w:eastAsia="바탕" w:hAnsi="Arial" w:cs="Arial" w:hint="eastAsia"/>
          <w:sz w:val="22"/>
          <w:szCs w:val="22"/>
        </w:rPr>
        <w:t xml:space="preserve"> (1) &lt;</w:t>
      </w:r>
      <w:r>
        <w:rPr>
          <w:rFonts w:ascii="Arial" w:eastAsia="바탕" w:hAnsi="Arial" w:cs="Arial" w:hint="eastAsia"/>
          <w:sz w:val="22"/>
          <w:szCs w:val="22"/>
        </w:rPr>
        <w:t>제품사양서</w:t>
      </w:r>
      <w:r>
        <w:rPr>
          <w:rFonts w:ascii="Arial" w:eastAsia="바탕" w:hAnsi="Arial" w:cs="Arial" w:hint="eastAsia"/>
          <w:sz w:val="22"/>
          <w:szCs w:val="22"/>
        </w:rPr>
        <w:t>&gt;</w:t>
      </w:r>
      <w:r>
        <w:rPr>
          <w:rFonts w:ascii="Arial" w:eastAsia="바탕" w:hAnsi="Arial" w:cs="Arial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및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기타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당사자간에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서면으로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별도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합의된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평가기준에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따라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대한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최종검사를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실시하고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최종검사일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까지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그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합격여부를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ins w:id="189" w:author="김현주 (Hyunjoo Kim)" w:date="2026-03-24T09:22:00Z">
        <w:r w:rsidR="00630D77">
          <w:rPr>
            <w:rFonts w:ascii="Arial" w:eastAsia="바탕" w:hAnsi="Arial" w:cs="Arial" w:hint="eastAsia"/>
            <w:sz w:val="22"/>
            <w:szCs w:val="22"/>
          </w:rPr>
          <w:t>서면으로</w:t>
        </w:r>
        <w:r w:rsidR="00630D77">
          <w:rPr>
            <w:rFonts w:ascii="Arial" w:eastAsia="바탕" w:hAnsi="Arial" w:cs="Arial" w:hint="eastAsia"/>
            <w:sz w:val="22"/>
            <w:szCs w:val="22"/>
          </w:rPr>
          <w:t xml:space="preserve"> </w:t>
        </w:r>
      </w:ins>
      <w:r>
        <w:rPr>
          <w:rFonts w:ascii="Arial" w:eastAsia="바탕" w:hAnsi="Arial" w:cs="Arial" w:hint="eastAsia"/>
          <w:sz w:val="22"/>
          <w:szCs w:val="22"/>
        </w:rPr>
        <w:t>통지하여야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한다</w:t>
      </w:r>
      <w:r>
        <w:rPr>
          <w:rFonts w:ascii="Arial" w:eastAsia="바탕" w:hAnsi="Arial" w:cs="Arial" w:hint="eastAsia"/>
          <w:sz w:val="22"/>
          <w:szCs w:val="22"/>
        </w:rPr>
        <w:t xml:space="preserve">. </w:t>
      </w:r>
      <w:ins w:id="190" w:author="김현주 (Hyunjoo Kim)" w:date="2026-03-24T09:22:00Z">
        <w:r w:rsidR="00630D77">
          <w:rPr>
            <w:rFonts w:ascii="맑은 고딕" w:eastAsia="맑은 고딕" w:hAnsi="맑은 고딕"/>
          </w:rPr>
          <w:t>“</w:t>
        </w:r>
        <w:r w:rsidR="00630D77" w:rsidRPr="00630D77">
          <w:rPr>
            <w:rFonts w:ascii="Arial" w:eastAsia="바탕" w:hAnsi="Arial" w:cs="Arial"/>
            <w:sz w:val="22"/>
            <w:szCs w:val="22"/>
            <w:rPrChange w:id="191" w:author="김현주 (Hyunjoo Kim)" w:date="2026-03-24T09:22:00Z">
              <w:rPr>
                <w:rFonts w:ascii="맑은 고딕" w:eastAsia="맑은 고딕" w:hAnsi="맑은 고딕"/>
              </w:rPr>
            </w:rPrChange>
          </w:rPr>
          <w:t>구매자</w:t>
        </w:r>
        <w:r w:rsidR="00630D77" w:rsidRPr="00630D77">
          <w:rPr>
            <w:rFonts w:ascii="Arial" w:eastAsia="바탕" w:hAnsi="Arial" w:cs="Arial"/>
            <w:sz w:val="22"/>
            <w:szCs w:val="22"/>
            <w:rPrChange w:id="192" w:author="김현주 (Hyunjoo Kim)" w:date="2026-03-24T09:22:00Z">
              <w:rPr>
                <w:rFonts w:ascii="맑은 고딕" w:eastAsia="맑은 고딕" w:hAnsi="맑은 고딕"/>
              </w:rPr>
            </w:rPrChange>
          </w:rPr>
          <w:t>”</w:t>
        </w:r>
        <w:r w:rsidR="00630D77" w:rsidRPr="00630D77">
          <w:rPr>
            <w:rFonts w:ascii="Arial" w:eastAsia="바탕" w:hAnsi="Arial" w:cs="Arial"/>
            <w:sz w:val="22"/>
            <w:szCs w:val="22"/>
            <w:rPrChange w:id="193" w:author="김현주 (Hyunjoo Kim)" w:date="2026-03-24T09:22:00Z">
              <w:rPr>
                <w:rFonts w:ascii="맑은 고딕" w:eastAsia="맑은 고딕" w:hAnsi="맑은 고딕"/>
              </w:rPr>
            </w:rPrChange>
          </w:rPr>
          <w:t>의</w:t>
        </w:r>
        <w:r w:rsidR="00630D77" w:rsidRPr="00630D77">
          <w:rPr>
            <w:rFonts w:ascii="Arial" w:eastAsia="바탕" w:hAnsi="Arial" w:cs="Arial"/>
            <w:sz w:val="22"/>
            <w:szCs w:val="22"/>
            <w:rPrChange w:id="194" w:author="김현주 (Hyunjoo Kim)" w:date="2026-03-24T09:22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95" w:author="김현주 (Hyunjoo Kim)" w:date="2026-03-24T09:22:00Z">
              <w:rPr>
                <w:rFonts w:ascii="맑은 고딕" w:eastAsia="맑은 고딕" w:hAnsi="맑은 고딕"/>
              </w:rPr>
            </w:rPrChange>
          </w:rPr>
          <w:t>최종검사</w:t>
        </w:r>
        <w:r w:rsidR="00630D77" w:rsidRPr="00630D77">
          <w:rPr>
            <w:rFonts w:ascii="Arial" w:eastAsia="바탕" w:hAnsi="Arial" w:cs="Arial"/>
            <w:sz w:val="22"/>
            <w:szCs w:val="22"/>
            <w:rPrChange w:id="196" w:author="김현주 (Hyunjoo Kim)" w:date="2026-03-24T09:22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97" w:author="김현주 (Hyunjoo Kim)" w:date="2026-03-24T09:22:00Z">
              <w:rPr>
                <w:rFonts w:ascii="맑은 고딕" w:eastAsia="맑은 고딕" w:hAnsi="맑은 고딕"/>
              </w:rPr>
            </w:rPrChange>
          </w:rPr>
          <w:t>합격은</w:t>
        </w:r>
        <w:r w:rsidR="00630D77" w:rsidRPr="00630D77">
          <w:rPr>
            <w:rFonts w:ascii="Arial" w:eastAsia="바탕" w:hAnsi="Arial" w:cs="Arial"/>
            <w:sz w:val="22"/>
            <w:szCs w:val="22"/>
            <w:rPrChange w:id="198" w:author="김현주 (Hyunjoo Kim)" w:date="2026-03-24T09:22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199" w:author="김현주 (Hyunjoo Kim)" w:date="2026-03-24T09:22:00Z">
              <w:rPr>
                <w:rFonts w:ascii="맑은 고딕" w:eastAsia="맑은 고딕" w:hAnsi="맑은 고딕"/>
              </w:rPr>
            </w:rPrChange>
          </w:rPr>
          <w:t>오직</w:t>
        </w:r>
        <w:r w:rsidR="00630D77" w:rsidRPr="00630D77">
          <w:rPr>
            <w:rFonts w:ascii="Arial" w:eastAsia="바탕" w:hAnsi="Arial" w:cs="Arial"/>
            <w:sz w:val="22"/>
            <w:szCs w:val="22"/>
            <w:rPrChange w:id="200" w:author="김현주 (Hyunjoo Kim)" w:date="2026-03-24T09:22:00Z">
              <w:rPr>
                <w:rFonts w:ascii="맑은 고딕" w:eastAsia="맑은 고딕" w:hAnsi="맑은 고딕"/>
              </w:rPr>
            </w:rPrChange>
          </w:rPr>
          <w:t xml:space="preserve"> “</w:t>
        </w:r>
        <w:r w:rsidR="00630D77" w:rsidRPr="00630D77">
          <w:rPr>
            <w:rFonts w:ascii="Arial" w:eastAsia="바탕" w:hAnsi="Arial" w:cs="Arial"/>
            <w:sz w:val="22"/>
            <w:szCs w:val="22"/>
            <w:rPrChange w:id="201" w:author="김현주 (Hyunjoo Kim)" w:date="2026-03-24T09:22:00Z">
              <w:rPr>
                <w:rFonts w:ascii="맑은 고딕" w:eastAsia="맑은 고딕" w:hAnsi="맑은 고딕"/>
              </w:rPr>
            </w:rPrChange>
          </w:rPr>
          <w:t>구매자</w:t>
        </w:r>
        <w:r w:rsidR="00630D77" w:rsidRPr="00630D77">
          <w:rPr>
            <w:rFonts w:ascii="Arial" w:eastAsia="바탕" w:hAnsi="Arial" w:cs="Arial"/>
            <w:sz w:val="22"/>
            <w:szCs w:val="22"/>
            <w:rPrChange w:id="202" w:author="김현주 (Hyunjoo Kim)" w:date="2026-03-24T09:22:00Z">
              <w:rPr>
                <w:rFonts w:ascii="맑은 고딕" w:eastAsia="맑은 고딕" w:hAnsi="맑은 고딕"/>
              </w:rPr>
            </w:rPrChange>
          </w:rPr>
          <w:t>”</w:t>
        </w:r>
        <w:r w:rsidR="00630D77" w:rsidRPr="00630D77">
          <w:rPr>
            <w:rFonts w:ascii="Arial" w:eastAsia="바탕" w:hAnsi="Arial" w:cs="Arial"/>
            <w:sz w:val="22"/>
            <w:szCs w:val="22"/>
            <w:rPrChange w:id="203" w:author="김현주 (Hyunjoo Kim)" w:date="2026-03-24T09:22:00Z">
              <w:rPr>
                <w:rFonts w:ascii="맑은 고딕" w:eastAsia="맑은 고딕" w:hAnsi="맑은 고딕"/>
              </w:rPr>
            </w:rPrChange>
          </w:rPr>
          <w:t>가</w:t>
        </w:r>
        <w:r w:rsidR="00630D77" w:rsidRPr="00630D77">
          <w:rPr>
            <w:rFonts w:ascii="Arial" w:eastAsia="바탕" w:hAnsi="Arial" w:cs="Arial"/>
            <w:sz w:val="22"/>
            <w:szCs w:val="22"/>
            <w:rPrChange w:id="204" w:author="김현주 (Hyunjoo Kim)" w:date="2026-03-24T09:22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205" w:author="김현주 (Hyunjoo Kim)" w:date="2026-03-24T09:22:00Z">
              <w:rPr>
                <w:rFonts w:ascii="맑은 고딕" w:eastAsia="맑은 고딕" w:hAnsi="맑은 고딕"/>
              </w:rPr>
            </w:rPrChange>
          </w:rPr>
          <w:t>서명한</w:t>
        </w:r>
        <w:r w:rsidR="00630D77" w:rsidRPr="00630D77">
          <w:rPr>
            <w:rFonts w:ascii="Arial" w:eastAsia="바탕" w:hAnsi="Arial" w:cs="Arial"/>
            <w:sz w:val="22"/>
            <w:szCs w:val="22"/>
            <w:rPrChange w:id="206" w:author="김현주 (Hyunjoo Kim)" w:date="2026-03-24T09:22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207" w:author="김현주 (Hyunjoo Kim)" w:date="2026-03-24T09:22:00Z">
              <w:rPr>
                <w:rFonts w:ascii="맑은 고딕" w:eastAsia="맑은 고딕" w:hAnsi="맑은 고딕"/>
              </w:rPr>
            </w:rPrChange>
          </w:rPr>
          <w:t>최종검사합격서</w:t>
        </w:r>
        <w:r w:rsidR="00630D77" w:rsidRPr="00630D77">
          <w:rPr>
            <w:rFonts w:ascii="Arial" w:eastAsia="바탕" w:hAnsi="Arial" w:cs="Arial"/>
            <w:sz w:val="22"/>
            <w:szCs w:val="22"/>
            <w:rPrChange w:id="208" w:author="김현주 (Hyunjoo Kim)" w:date="2026-03-24T09:22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209" w:author="김현주 (Hyunjoo Kim)" w:date="2026-03-24T09:22:00Z">
              <w:rPr>
                <w:rFonts w:ascii="맑은 고딕" w:eastAsia="맑은 고딕" w:hAnsi="맑은 고딕"/>
              </w:rPr>
            </w:rPrChange>
          </w:rPr>
          <w:t>또는</w:t>
        </w:r>
        <w:r w:rsidR="00630D77" w:rsidRPr="00630D77">
          <w:rPr>
            <w:rFonts w:ascii="Arial" w:eastAsia="바탕" w:hAnsi="Arial" w:cs="Arial"/>
            <w:sz w:val="22"/>
            <w:szCs w:val="22"/>
            <w:rPrChange w:id="210" w:author="김현주 (Hyunjoo Kim)" w:date="2026-03-24T09:22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211" w:author="김현주 (Hyunjoo Kim)" w:date="2026-03-24T09:22:00Z">
              <w:rPr>
                <w:rFonts w:ascii="맑은 고딕" w:eastAsia="맑은 고딕" w:hAnsi="맑은 고딕"/>
              </w:rPr>
            </w:rPrChange>
          </w:rPr>
          <w:t>검수확인서를</w:t>
        </w:r>
        <w:r w:rsidR="00630D77" w:rsidRPr="00630D77">
          <w:rPr>
            <w:rFonts w:ascii="Arial" w:eastAsia="바탕" w:hAnsi="Arial" w:cs="Arial"/>
            <w:sz w:val="22"/>
            <w:szCs w:val="22"/>
            <w:rPrChange w:id="212" w:author="김현주 (Hyunjoo Kim)" w:date="2026-03-24T09:22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213" w:author="김현주 (Hyunjoo Kim)" w:date="2026-03-24T09:22:00Z">
              <w:rPr>
                <w:rFonts w:ascii="맑은 고딕" w:eastAsia="맑은 고딕" w:hAnsi="맑은 고딕"/>
              </w:rPr>
            </w:rPrChange>
          </w:rPr>
          <w:t>교부한</w:t>
        </w:r>
        <w:r w:rsidR="00630D77" w:rsidRPr="00630D77">
          <w:rPr>
            <w:rFonts w:ascii="Arial" w:eastAsia="바탕" w:hAnsi="Arial" w:cs="Arial"/>
            <w:sz w:val="22"/>
            <w:szCs w:val="22"/>
            <w:rPrChange w:id="214" w:author="김현주 (Hyunjoo Kim)" w:date="2026-03-24T09:22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215" w:author="김현주 (Hyunjoo Kim)" w:date="2026-03-24T09:22:00Z">
              <w:rPr>
                <w:rFonts w:ascii="맑은 고딕" w:eastAsia="맑은 고딕" w:hAnsi="맑은 고딕"/>
              </w:rPr>
            </w:rPrChange>
          </w:rPr>
          <w:t>경우에만</w:t>
        </w:r>
        <w:r w:rsidR="00630D77" w:rsidRPr="00630D77">
          <w:rPr>
            <w:rFonts w:ascii="Arial" w:eastAsia="바탕" w:hAnsi="Arial" w:cs="Arial"/>
            <w:sz w:val="22"/>
            <w:szCs w:val="22"/>
            <w:rPrChange w:id="216" w:author="김현주 (Hyunjoo Kim)" w:date="2026-03-24T09:22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630D77" w:rsidRPr="00630D77">
          <w:rPr>
            <w:rFonts w:ascii="Arial" w:eastAsia="바탕" w:hAnsi="Arial" w:cs="Arial"/>
            <w:sz w:val="22"/>
            <w:szCs w:val="22"/>
            <w:rPrChange w:id="217" w:author="김현주 (Hyunjoo Kim)" w:date="2026-03-24T09:22:00Z">
              <w:rPr>
                <w:rFonts w:ascii="맑은 고딕" w:eastAsia="맑은 고딕" w:hAnsi="맑은 고딕"/>
              </w:rPr>
            </w:rPrChange>
          </w:rPr>
          <w:t>성립한다</w:t>
        </w:r>
        <w:r w:rsidR="00630D77" w:rsidRPr="00630D77">
          <w:rPr>
            <w:rFonts w:ascii="Arial" w:eastAsia="바탕" w:hAnsi="Arial" w:cs="Arial"/>
            <w:sz w:val="22"/>
            <w:szCs w:val="22"/>
            <w:rPrChange w:id="218" w:author="김현주 (Hyunjoo Kim)" w:date="2026-03-24T09:22:00Z">
              <w:rPr>
                <w:rFonts w:ascii="맑은 고딕" w:eastAsia="맑은 고딕" w:hAnsi="맑은 고딕"/>
              </w:rPr>
            </w:rPrChange>
          </w:rPr>
          <w:t>.</w:t>
        </w:r>
      </w:ins>
      <w:del w:id="219" w:author="김현주 (Hyunjoo Kim)" w:date="2026-03-24T09:22:00Z">
        <w:r w:rsidDel="00630D77">
          <w:rPr>
            <w:rFonts w:ascii="Arial" w:eastAsia="바탕" w:hAnsi="Arial" w:cs="Arial" w:hint="eastAsia"/>
            <w:sz w:val="22"/>
            <w:szCs w:val="22"/>
          </w:rPr>
          <w:delText>단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, </w:delText>
        </w:r>
        <w:r w:rsidR="003F207C" w:rsidDel="00630D77">
          <w:rPr>
            <w:rFonts w:ascii="Arial" w:eastAsia="바탕" w:hAnsi="Arial" w:cs="Arial"/>
            <w:sz w:val="22"/>
            <w:szCs w:val="22"/>
          </w:rPr>
          <w:delText>“</w:delText>
        </w:r>
        <w:r w:rsidR="003F207C" w:rsidDel="00630D77">
          <w:rPr>
            <w:rFonts w:ascii="Arial" w:eastAsia="바탕" w:hAnsi="Arial" w:cs="Arial"/>
            <w:sz w:val="22"/>
            <w:szCs w:val="22"/>
          </w:rPr>
          <w:delText>구매자</w:delText>
        </w:r>
        <w:r w:rsidR="003F207C" w:rsidDel="00630D77">
          <w:rPr>
            <w:rFonts w:ascii="Arial" w:eastAsia="바탕" w:hAnsi="Arial" w:cs="Arial"/>
            <w:sz w:val="22"/>
            <w:szCs w:val="22"/>
          </w:rPr>
          <w:delText>”</w:delText>
        </w:r>
        <w:r w:rsidR="003F207C" w:rsidDel="00630D77">
          <w:rPr>
            <w:rFonts w:ascii="Arial" w:eastAsia="바탕" w:hAnsi="Arial" w:cs="Arial"/>
            <w:sz w:val="22"/>
            <w:szCs w:val="22"/>
          </w:rPr>
          <w:delText>가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/>
            <w:sz w:val="22"/>
            <w:szCs w:val="22"/>
          </w:rPr>
          <w:delText>“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최종검사일</w:delText>
        </w:r>
        <w:r w:rsidDel="00630D77">
          <w:rPr>
            <w:rFonts w:ascii="Arial" w:eastAsia="바탕" w:hAnsi="Arial" w:cs="Arial"/>
            <w:sz w:val="22"/>
            <w:szCs w:val="22"/>
          </w:rPr>
          <w:delText>”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전에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/>
            <w:sz w:val="22"/>
            <w:szCs w:val="22"/>
          </w:rPr>
          <w:delText>“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계약제품</w:delText>
        </w:r>
        <w:r w:rsidDel="00630D77">
          <w:rPr>
            <w:rFonts w:ascii="Arial" w:eastAsia="바탕" w:hAnsi="Arial" w:cs="Arial"/>
            <w:sz w:val="22"/>
            <w:szCs w:val="22"/>
          </w:rPr>
          <w:delText>”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을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생산적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목적으로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사용하는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경우에는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그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즉시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, </w:delText>
        </w:r>
        <w:r w:rsidR="003F207C" w:rsidDel="00630D77">
          <w:rPr>
            <w:rFonts w:ascii="Arial" w:eastAsia="바탕" w:hAnsi="Arial" w:cs="Arial"/>
            <w:sz w:val="22"/>
            <w:szCs w:val="22"/>
          </w:rPr>
          <w:delText>“</w:delText>
        </w:r>
        <w:r w:rsidR="003F207C" w:rsidDel="00630D77">
          <w:rPr>
            <w:rFonts w:ascii="Arial" w:eastAsia="바탕" w:hAnsi="Arial" w:cs="Arial"/>
            <w:sz w:val="22"/>
            <w:szCs w:val="22"/>
          </w:rPr>
          <w:delText>구매자</w:delText>
        </w:r>
        <w:r w:rsidR="003F207C" w:rsidDel="00630D77">
          <w:rPr>
            <w:rFonts w:ascii="Arial" w:eastAsia="바탕" w:hAnsi="Arial" w:cs="Arial"/>
            <w:sz w:val="22"/>
            <w:szCs w:val="22"/>
          </w:rPr>
          <w:delText>”</w:delText>
        </w:r>
        <w:r w:rsidR="003F207C" w:rsidDel="00630D77">
          <w:rPr>
            <w:rFonts w:ascii="Arial" w:eastAsia="바탕" w:hAnsi="Arial" w:cs="Arial"/>
            <w:sz w:val="22"/>
            <w:szCs w:val="22"/>
          </w:rPr>
          <w:delText>가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/>
            <w:sz w:val="22"/>
            <w:szCs w:val="22"/>
          </w:rPr>
          <w:delText>“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최종검사일</w:delText>
        </w:r>
        <w:r w:rsidDel="00630D77">
          <w:rPr>
            <w:rFonts w:ascii="Arial" w:eastAsia="바탕" w:hAnsi="Arial" w:cs="Arial"/>
            <w:sz w:val="22"/>
            <w:szCs w:val="22"/>
          </w:rPr>
          <w:delText>”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까지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E16799" w:rsidDel="00630D77">
          <w:rPr>
            <w:rFonts w:ascii="Arial" w:eastAsia="바탕" w:hAnsi="Arial" w:cs="Arial"/>
            <w:sz w:val="22"/>
            <w:szCs w:val="22"/>
          </w:rPr>
          <w:delText>“LG</w:delText>
        </w:r>
        <w:r w:rsidR="00E16799" w:rsidDel="00630D77">
          <w:rPr>
            <w:rFonts w:ascii="Arial" w:eastAsia="바탕" w:hAnsi="Arial" w:cs="Arial"/>
            <w:sz w:val="22"/>
            <w:szCs w:val="22"/>
          </w:rPr>
          <w:delText>전자</w:delText>
        </w:r>
        <w:r w:rsidR="00E16799" w:rsidDel="00630D77">
          <w:rPr>
            <w:rFonts w:ascii="Arial" w:eastAsia="바탕" w:hAnsi="Arial" w:cs="Arial"/>
            <w:sz w:val="22"/>
            <w:szCs w:val="22"/>
          </w:rPr>
          <w:delText>”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에게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아무런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통지를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하지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않는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경우에는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동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기일의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경과로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, </w:delText>
        </w:r>
        <w:r w:rsidDel="00630D77">
          <w:rPr>
            <w:rFonts w:ascii="Arial" w:eastAsia="바탕" w:hAnsi="Arial" w:cs="Arial"/>
            <w:sz w:val="22"/>
            <w:szCs w:val="22"/>
          </w:rPr>
          <w:delText>“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계약제품</w:delText>
        </w:r>
        <w:r w:rsidDel="00630D77">
          <w:rPr>
            <w:rFonts w:ascii="Arial" w:eastAsia="바탕" w:hAnsi="Arial" w:cs="Arial"/>
            <w:sz w:val="22"/>
            <w:szCs w:val="22"/>
          </w:rPr>
          <w:delText>”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이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E16799" w:rsidDel="00630D77">
          <w:rPr>
            <w:rFonts w:ascii="Arial" w:eastAsia="바탕" w:hAnsi="Arial" w:cs="Arial"/>
            <w:sz w:val="22"/>
            <w:szCs w:val="22"/>
          </w:rPr>
          <w:delText>“</w:delText>
        </w:r>
        <w:r w:rsidR="00E16799" w:rsidDel="00630D77">
          <w:rPr>
            <w:rFonts w:ascii="Arial" w:eastAsia="바탕" w:hAnsi="Arial" w:cs="Arial"/>
            <w:sz w:val="22"/>
            <w:szCs w:val="22"/>
          </w:rPr>
          <w:delText>구매자</w:delText>
        </w:r>
        <w:r w:rsidR="00E16799" w:rsidDel="00630D77">
          <w:rPr>
            <w:rFonts w:ascii="Arial" w:eastAsia="바탕" w:hAnsi="Arial" w:cs="Arial"/>
            <w:sz w:val="22"/>
            <w:szCs w:val="22"/>
          </w:rPr>
          <w:delText>”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의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최종검사에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합격한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것으로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본다</w:delText>
        </w:r>
        <w:r w:rsidDel="00630D77">
          <w:rPr>
            <w:rFonts w:ascii="Arial" w:eastAsia="바탕" w:hAnsi="Arial" w:cs="Arial" w:hint="eastAsia"/>
            <w:sz w:val="22"/>
            <w:szCs w:val="22"/>
          </w:rPr>
          <w:delText>.</w:delText>
        </w:r>
      </w:del>
    </w:p>
    <w:p w14:paraId="650E793A" w14:textId="77777777" w:rsidR="008E47EB" w:rsidRPr="008E47EB" w:rsidRDefault="008750A4" w:rsidP="008E47EB">
      <w:pPr>
        <w:spacing w:after="60"/>
        <w:ind w:firstLine="283"/>
        <w:rPr>
          <w:ins w:id="220" w:author="김현주 (Hyunjoo Kim)" w:date="2026-03-24T09:41:00Z"/>
          <w:rFonts w:ascii="Arial" w:eastAsia="바탕" w:hAnsi="Arial" w:cs="Arial"/>
          <w:sz w:val="22"/>
          <w:szCs w:val="22"/>
          <w:rPrChange w:id="221" w:author="김현주 (Hyunjoo Kim)" w:date="2026-03-24T09:41:00Z">
            <w:rPr>
              <w:ins w:id="222" w:author="김현주 (Hyunjoo Kim)" w:date="2026-03-24T09:41:00Z"/>
            </w:rPr>
          </w:rPrChange>
        </w:rPr>
      </w:pPr>
      <w:r>
        <w:rPr>
          <w:rFonts w:ascii="Arial" w:eastAsia="바탕" w:hAnsi="Arial" w:cs="Arial" w:hint="eastAsia"/>
          <w:sz w:val="22"/>
          <w:szCs w:val="22"/>
        </w:rPr>
        <w:t xml:space="preserve">4. </w:t>
      </w:r>
      <w:ins w:id="223" w:author="김현주 (Hyunjoo Kim)" w:date="2026-03-24T09:41:00Z">
        <w:r w:rsidR="008E47EB" w:rsidRPr="008E47EB">
          <w:rPr>
            <w:rFonts w:ascii="Arial" w:eastAsia="바탕" w:hAnsi="Arial" w:cs="Arial"/>
            <w:sz w:val="22"/>
            <w:szCs w:val="22"/>
            <w:rPrChange w:id="224" w:author="김현주 (Hyunjoo Kim)" w:date="2026-03-24T09:41:00Z">
              <w:rPr>
                <w:rFonts w:ascii="맑은 고딕" w:eastAsia="맑은 고딕" w:hAnsi="맑은 고딕"/>
              </w:rPr>
            </w:rPrChange>
          </w:rPr>
          <w:t>계약제품</w:t>
        </w:r>
        <w:r w:rsidR="008E47EB" w:rsidRPr="008E47EB">
          <w:rPr>
            <w:rFonts w:ascii="Arial" w:eastAsia="바탕" w:hAnsi="Arial" w:cs="Arial"/>
            <w:sz w:val="22"/>
            <w:szCs w:val="22"/>
            <w:rPrChange w:id="225" w:author="김현주 (Hyunjoo Kim)" w:date="2026-03-24T09:41:00Z">
              <w:rPr>
                <w:rFonts w:ascii="맑은 고딕" w:eastAsia="맑은 고딕" w:hAnsi="맑은 고딕"/>
              </w:rPr>
            </w:rPrChange>
          </w:rPr>
          <w:t>”</w:t>
        </w:r>
        <w:r w:rsidR="008E47EB" w:rsidRPr="008E47EB">
          <w:rPr>
            <w:rFonts w:ascii="Arial" w:eastAsia="바탕" w:hAnsi="Arial" w:cs="Arial"/>
            <w:sz w:val="22"/>
            <w:szCs w:val="22"/>
            <w:rPrChange w:id="226" w:author="김현주 (Hyunjoo Kim)" w:date="2026-03-24T09:41:00Z">
              <w:rPr>
                <w:rFonts w:ascii="맑은 고딕" w:eastAsia="맑은 고딕" w:hAnsi="맑은 고딕"/>
              </w:rPr>
            </w:rPrChange>
          </w:rPr>
          <w:t>이</w:t>
        </w:r>
        <w:r w:rsidR="008E47EB" w:rsidRPr="008E47EB">
          <w:rPr>
            <w:rFonts w:ascii="Arial" w:eastAsia="바탕" w:hAnsi="Arial" w:cs="Arial"/>
            <w:sz w:val="22"/>
            <w:szCs w:val="22"/>
            <w:rPrChange w:id="227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28" w:author="김현주 (Hyunjoo Kim)" w:date="2026-03-24T09:41:00Z">
              <w:rPr>
                <w:rFonts w:ascii="맑은 고딕" w:eastAsia="맑은 고딕" w:hAnsi="맑은 고딕"/>
              </w:rPr>
            </w:rPrChange>
          </w:rPr>
          <w:t>최종검사에</w:t>
        </w:r>
        <w:r w:rsidR="008E47EB" w:rsidRPr="008E47EB">
          <w:rPr>
            <w:rFonts w:ascii="Arial" w:eastAsia="바탕" w:hAnsi="Arial" w:cs="Arial"/>
            <w:sz w:val="22"/>
            <w:szCs w:val="22"/>
            <w:rPrChange w:id="229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30" w:author="김현주 (Hyunjoo Kim)" w:date="2026-03-24T09:41:00Z">
              <w:rPr>
                <w:rFonts w:ascii="맑은 고딕" w:eastAsia="맑은 고딕" w:hAnsi="맑은 고딕"/>
              </w:rPr>
            </w:rPrChange>
          </w:rPr>
          <w:t>불합격하거나</w:t>
        </w:r>
        <w:r w:rsidR="008E47EB" w:rsidRPr="008E47EB">
          <w:rPr>
            <w:rFonts w:ascii="Arial" w:eastAsia="바탕" w:hAnsi="Arial" w:cs="Arial"/>
            <w:sz w:val="22"/>
            <w:szCs w:val="22"/>
            <w:rPrChange w:id="231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32" w:author="김현주 (Hyunjoo Kim)" w:date="2026-03-24T09:41:00Z">
              <w:rPr>
                <w:rFonts w:ascii="맑은 고딕" w:eastAsia="맑은 고딕" w:hAnsi="맑은 고딕"/>
              </w:rPr>
            </w:rPrChange>
          </w:rPr>
          <w:t>시운전에</w:t>
        </w:r>
        <w:r w:rsidR="008E47EB" w:rsidRPr="008E47EB">
          <w:rPr>
            <w:rFonts w:ascii="Arial" w:eastAsia="바탕" w:hAnsi="Arial" w:cs="Arial"/>
            <w:sz w:val="22"/>
            <w:szCs w:val="22"/>
            <w:rPrChange w:id="233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34" w:author="김현주 (Hyunjoo Kim)" w:date="2026-03-24T09:41:00Z">
              <w:rPr>
                <w:rFonts w:ascii="맑은 고딕" w:eastAsia="맑은 고딕" w:hAnsi="맑은 고딕"/>
              </w:rPr>
            </w:rPrChange>
          </w:rPr>
          <w:t>실패한</w:t>
        </w:r>
        <w:r w:rsidR="008E47EB" w:rsidRPr="008E47EB">
          <w:rPr>
            <w:rFonts w:ascii="Arial" w:eastAsia="바탕" w:hAnsi="Arial" w:cs="Arial"/>
            <w:sz w:val="22"/>
            <w:szCs w:val="22"/>
            <w:rPrChange w:id="235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36" w:author="김현주 (Hyunjoo Kim)" w:date="2026-03-24T09:41:00Z">
              <w:rPr>
                <w:rFonts w:ascii="맑은 고딕" w:eastAsia="맑은 고딕" w:hAnsi="맑은 고딕"/>
              </w:rPr>
            </w:rPrChange>
          </w:rPr>
          <w:t>경우</w:t>
        </w:r>
        <w:r w:rsidR="008E47EB" w:rsidRPr="008E47EB">
          <w:rPr>
            <w:rFonts w:ascii="Arial" w:eastAsia="바탕" w:hAnsi="Arial" w:cs="Arial"/>
            <w:sz w:val="22"/>
            <w:szCs w:val="22"/>
            <w:rPrChange w:id="237" w:author="김현주 (Hyunjoo Kim)" w:date="2026-03-24T09:41:00Z">
              <w:rPr>
                <w:rFonts w:ascii="맑은 고딕" w:eastAsia="맑은 고딕" w:hAnsi="맑은 고딕"/>
              </w:rPr>
            </w:rPrChange>
          </w:rPr>
          <w:t>, “LG</w:t>
        </w:r>
        <w:r w:rsidR="008E47EB" w:rsidRPr="008E47EB">
          <w:rPr>
            <w:rFonts w:ascii="Arial" w:eastAsia="바탕" w:hAnsi="Arial" w:cs="Arial"/>
            <w:sz w:val="22"/>
            <w:szCs w:val="22"/>
            <w:rPrChange w:id="238" w:author="김현주 (Hyunjoo Kim)" w:date="2026-03-24T09:41:00Z">
              <w:rPr>
                <w:rFonts w:ascii="맑은 고딕" w:eastAsia="맑은 고딕" w:hAnsi="맑은 고딕"/>
              </w:rPr>
            </w:rPrChange>
          </w:rPr>
          <w:t>전자</w:t>
        </w:r>
        <w:r w:rsidR="008E47EB" w:rsidRPr="008E47EB">
          <w:rPr>
            <w:rFonts w:ascii="Arial" w:eastAsia="바탕" w:hAnsi="Arial" w:cs="Arial"/>
            <w:sz w:val="22"/>
            <w:szCs w:val="22"/>
            <w:rPrChange w:id="239" w:author="김현주 (Hyunjoo Kim)" w:date="2026-03-24T09:41:00Z">
              <w:rPr>
                <w:rFonts w:ascii="맑은 고딕" w:eastAsia="맑은 고딕" w:hAnsi="맑은 고딕"/>
              </w:rPr>
            </w:rPrChange>
          </w:rPr>
          <w:t>”</w:t>
        </w:r>
        <w:r w:rsidR="008E47EB" w:rsidRPr="008E47EB">
          <w:rPr>
            <w:rFonts w:ascii="Arial" w:eastAsia="바탕" w:hAnsi="Arial" w:cs="Arial"/>
            <w:sz w:val="22"/>
            <w:szCs w:val="22"/>
            <w:rPrChange w:id="240" w:author="김현주 (Hyunjoo Kim)" w:date="2026-03-24T09:41:00Z">
              <w:rPr>
                <w:rFonts w:ascii="맑은 고딕" w:eastAsia="맑은 고딕" w:hAnsi="맑은 고딕"/>
              </w:rPr>
            </w:rPrChange>
          </w:rPr>
          <w:t>는</w:t>
        </w:r>
        <w:r w:rsidR="008E47EB" w:rsidRPr="008E47EB">
          <w:rPr>
            <w:rFonts w:ascii="Arial" w:eastAsia="바탕" w:hAnsi="Arial" w:cs="Arial"/>
            <w:sz w:val="22"/>
            <w:szCs w:val="22"/>
            <w:rPrChange w:id="241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42" w:author="김현주 (Hyunjoo Kim)" w:date="2026-03-24T09:41:00Z">
              <w:rPr>
                <w:rFonts w:ascii="맑은 고딕" w:eastAsia="맑은 고딕" w:hAnsi="맑은 고딕"/>
              </w:rPr>
            </w:rPrChange>
          </w:rPr>
          <w:t>지체</w:t>
        </w:r>
        <w:r w:rsidR="008E47EB" w:rsidRPr="008E47EB">
          <w:rPr>
            <w:rFonts w:ascii="Arial" w:eastAsia="바탕" w:hAnsi="Arial" w:cs="Arial"/>
            <w:sz w:val="22"/>
            <w:szCs w:val="22"/>
            <w:rPrChange w:id="243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44" w:author="김현주 (Hyunjoo Kim)" w:date="2026-03-24T09:41:00Z">
              <w:rPr>
                <w:rFonts w:ascii="맑은 고딕" w:eastAsia="맑은 고딕" w:hAnsi="맑은 고딕"/>
              </w:rPr>
            </w:rPrChange>
          </w:rPr>
          <w:t>없이</w:t>
        </w:r>
        <w:r w:rsidR="008E47EB" w:rsidRPr="008E47EB">
          <w:rPr>
            <w:rFonts w:ascii="Arial" w:eastAsia="바탕" w:hAnsi="Arial" w:cs="Arial"/>
            <w:sz w:val="22"/>
            <w:szCs w:val="22"/>
            <w:rPrChange w:id="245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46" w:author="김현주 (Hyunjoo Kim)" w:date="2026-03-24T09:41:00Z">
              <w:rPr>
                <w:rFonts w:ascii="맑은 고딕" w:eastAsia="맑은 고딕" w:hAnsi="맑은 고딕"/>
              </w:rPr>
            </w:rPrChange>
          </w:rPr>
          <w:t>자신의</w:t>
        </w:r>
        <w:r w:rsidR="008E47EB" w:rsidRPr="008E47EB">
          <w:rPr>
            <w:rFonts w:ascii="Arial" w:eastAsia="바탕" w:hAnsi="Arial" w:cs="Arial"/>
            <w:sz w:val="22"/>
            <w:szCs w:val="22"/>
            <w:rPrChange w:id="247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48" w:author="김현주 (Hyunjoo Kim)" w:date="2026-03-24T09:41:00Z">
              <w:rPr>
                <w:rFonts w:ascii="맑은 고딕" w:eastAsia="맑은 고딕" w:hAnsi="맑은 고딕"/>
              </w:rPr>
            </w:rPrChange>
          </w:rPr>
          <w:t>비용과</w:t>
        </w:r>
        <w:r w:rsidR="008E47EB" w:rsidRPr="008E47EB">
          <w:rPr>
            <w:rFonts w:ascii="Arial" w:eastAsia="바탕" w:hAnsi="Arial" w:cs="Arial"/>
            <w:sz w:val="22"/>
            <w:szCs w:val="22"/>
            <w:rPrChange w:id="249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50" w:author="김현주 (Hyunjoo Kim)" w:date="2026-03-24T09:41:00Z">
              <w:rPr>
                <w:rFonts w:ascii="맑은 고딕" w:eastAsia="맑은 고딕" w:hAnsi="맑은 고딕"/>
              </w:rPr>
            </w:rPrChange>
          </w:rPr>
          <w:t>책임으로</w:t>
        </w:r>
        <w:r w:rsidR="008E47EB" w:rsidRPr="008E47EB">
          <w:rPr>
            <w:rFonts w:ascii="Arial" w:eastAsia="바탕" w:hAnsi="Arial" w:cs="Arial"/>
            <w:sz w:val="22"/>
            <w:szCs w:val="22"/>
            <w:rPrChange w:id="251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52" w:author="김현주 (Hyunjoo Kim)" w:date="2026-03-24T09:41:00Z">
              <w:rPr>
                <w:rFonts w:ascii="맑은 고딕" w:eastAsia="맑은 고딕" w:hAnsi="맑은 고딕"/>
              </w:rPr>
            </w:rPrChange>
          </w:rPr>
          <w:t>수리</w:t>
        </w:r>
        <w:r w:rsidR="008E47EB" w:rsidRPr="008E47EB">
          <w:rPr>
            <w:rFonts w:ascii="Arial" w:eastAsia="바탕" w:hAnsi="Arial" w:cs="Arial"/>
            <w:sz w:val="22"/>
            <w:szCs w:val="22"/>
            <w:rPrChange w:id="253" w:author="김현주 (Hyunjoo Kim)" w:date="2026-03-24T09:41:00Z">
              <w:rPr>
                <w:rFonts w:ascii="맑은 고딕" w:eastAsia="맑은 고딕" w:hAnsi="맑은 고딕"/>
              </w:rPr>
            </w:rPrChange>
          </w:rPr>
          <w:t>·</w:t>
        </w:r>
        <w:r w:rsidR="008E47EB" w:rsidRPr="008E47EB">
          <w:rPr>
            <w:rFonts w:ascii="Arial" w:eastAsia="바탕" w:hAnsi="Arial" w:cs="Arial"/>
            <w:sz w:val="22"/>
            <w:szCs w:val="22"/>
            <w:rPrChange w:id="254" w:author="김현주 (Hyunjoo Kim)" w:date="2026-03-24T09:41:00Z">
              <w:rPr>
                <w:rFonts w:ascii="맑은 고딕" w:eastAsia="맑은 고딕" w:hAnsi="맑은 고딕"/>
              </w:rPr>
            </w:rPrChange>
          </w:rPr>
          <w:t>교체</w:t>
        </w:r>
        <w:r w:rsidR="008E47EB" w:rsidRPr="008E47EB">
          <w:rPr>
            <w:rFonts w:ascii="Arial" w:eastAsia="바탕" w:hAnsi="Arial" w:cs="Arial"/>
            <w:sz w:val="22"/>
            <w:szCs w:val="22"/>
            <w:rPrChange w:id="255" w:author="김현주 (Hyunjoo Kim)" w:date="2026-03-24T09:41:00Z">
              <w:rPr>
                <w:rFonts w:ascii="맑은 고딕" w:eastAsia="맑은 고딕" w:hAnsi="맑은 고딕"/>
              </w:rPr>
            </w:rPrChange>
          </w:rPr>
          <w:t>·</w:t>
        </w:r>
        <w:r w:rsidR="008E47EB" w:rsidRPr="008E47EB">
          <w:rPr>
            <w:rFonts w:ascii="Arial" w:eastAsia="바탕" w:hAnsi="Arial" w:cs="Arial"/>
            <w:sz w:val="22"/>
            <w:szCs w:val="22"/>
            <w:rPrChange w:id="256" w:author="김현주 (Hyunjoo Kim)" w:date="2026-03-24T09:41:00Z">
              <w:rPr>
                <w:rFonts w:ascii="맑은 고딕" w:eastAsia="맑은 고딕" w:hAnsi="맑은 고딕"/>
              </w:rPr>
            </w:rPrChange>
          </w:rPr>
          <w:t>재설치</w:t>
        </w:r>
        <w:r w:rsidR="008E47EB" w:rsidRPr="008E47EB">
          <w:rPr>
            <w:rFonts w:ascii="Arial" w:eastAsia="바탕" w:hAnsi="Arial" w:cs="Arial"/>
            <w:sz w:val="22"/>
            <w:szCs w:val="22"/>
            <w:rPrChange w:id="257" w:author="김현주 (Hyunjoo Kim)" w:date="2026-03-24T09:41:00Z">
              <w:rPr>
                <w:rFonts w:ascii="맑은 고딕" w:eastAsia="맑은 고딕" w:hAnsi="맑은 고딕"/>
              </w:rPr>
            </w:rPrChange>
          </w:rPr>
          <w:t>·</w:t>
        </w:r>
        <w:proofErr w:type="spellStart"/>
        <w:r w:rsidR="008E47EB" w:rsidRPr="008E47EB">
          <w:rPr>
            <w:rFonts w:ascii="Arial" w:eastAsia="바탕" w:hAnsi="Arial" w:cs="Arial"/>
            <w:sz w:val="22"/>
            <w:szCs w:val="22"/>
            <w:rPrChange w:id="258" w:author="김현주 (Hyunjoo Kim)" w:date="2026-03-24T09:41:00Z">
              <w:rPr>
                <w:rFonts w:ascii="맑은 고딕" w:eastAsia="맑은 고딕" w:hAnsi="맑은 고딕"/>
              </w:rPr>
            </w:rPrChange>
          </w:rPr>
          <w:t>재시운전을</w:t>
        </w:r>
        <w:proofErr w:type="spellEnd"/>
        <w:r w:rsidR="008E47EB" w:rsidRPr="008E47EB">
          <w:rPr>
            <w:rFonts w:ascii="Arial" w:eastAsia="바탕" w:hAnsi="Arial" w:cs="Arial"/>
            <w:sz w:val="22"/>
            <w:szCs w:val="22"/>
            <w:rPrChange w:id="259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60" w:author="김현주 (Hyunjoo Kim)" w:date="2026-03-24T09:41:00Z">
              <w:rPr>
                <w:rFonts w:ascii="맑은 고딕" w:eastAsia="맑은 고딕" w:hAnsi="맑은 고딕"/>
              </w:rPr>
            </w:rPrChange>
          </w:rPr>
          <w:t>실시하여야</w:t>
        </w:r>
        <w:r w:rsidR="008E47EB" w:rsidRPr="008E47EB">
          <w:rPr>
            <w:rFonts w:ascii="Arial" w:eastAsia="바탕" w:hAnsi="Arial" w:cs="Arial"/>
            <w:sz w:val="22"/>
            <w:szCs w:val="22"/>
            <w:rPrChange w:id="261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62" w:author="김현주 (Hyunjoo Kim)" w:date="2026-03-24T09:41:00Z">
              <w:rPr>
                <w:rFonts w:ascii="맑은 고딕" w:eastAsia="맑은 고딕" w:hAnsi="맑은 고딕"/>
              </w:rPr>
            </w:rPrChange>
          </w:rPr>
          <w:t>하며</w:t>
        </w:r>
        <w:r w:rsidR="008E47EB" w:rsidRPr="008E47EB">
          <w:rPr>
            <w:rFonts w:ascii="Arial" w:eastAsia="바탕" w:hAnsi="Arial" w:cs="Arial"/>
            <w:sz w:val="22"/>
            <w:szCs w:val="22"/>
            <w:rPrChange w:id="263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64" w:author="김현주 (Hyunjoo Kim)" w:date="2026-03-24T09:41:00Z">
              <w:rPr>
                <w:rFonts w:ascii="맑은 고딕" w:eastAsia="맑은 고딕" w:hAnsi="맑은 고딕"/>
              </w:rPr>
            </w:rPrChange>
          </w:rPr>
          <w:t>이로</w:t>
        </w:r>
        <w:r w:rsidR="008E47EB" w:rsidRPr="008E47EB">
          <w:rPr>
            <w:rFonts w:ascii="Arial" w:eastAsia="바탕" w:hAnsi="Arial" w:cs="Arial"/>
            <w:sz w:val="22"/>
            <w:szCs w:val="22"/>
            <w:rPrChange w:id="265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66" w:author="김현주 (Hyunjoo Kim)" w:date="2026-03-24T09:41:00Z">
              <w:rPr>
                <w:rFonts w:ascii="맑은 고딕" w:eastAsia="맑은 고딕" w:hAnsi="맑은 고딕"/>
              </w:rPr>
            </w:rPrChange>
          </w:rPr>
          <w:t>인한</w:t>
        </w:r>
        <w:r w:rsidR="008E47EB" w:rsidRPr="008E47EB">
          <w:rPr>
            <w:rFonts w:ascii="Arial" w:eastAsia="바탕" w:hAnsi="Arial" w:cs="Arial"/>
            <w:sz w:val="22"/>
            <w:szCs w:val="22"/>
            <w:rPrChange w:id="267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68" w:author="김현주 (Hyunjoo Kim)" w:date="2026-03-24T09:41:00Z">
              <w:rPr>
                <w:rFonts w:ascii="맑은 고딕" w:eastAsia="맑은 고딕" w:hAnsi="맑은 고딕"/>
              </w:rPr>
            </w:rPrChange>
          </w:rPr>
          <w:t>납기지연</w:t>
        </w:r>
        <w:r w:rsidR="008E47EB" w:rsidRPr="008E47EB">
          <w:rPr>
            <w:rFonts w:ascii="Arial" w:eastAsia="바탕" w:hAnsi="Arial" w:cs="Arial"/>
            <w:sz w:val="22"/>
            <w:szCs w:val="22"/>
            <w:rPrChange w:id="269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70" w:author="김현주 (Hyunjoo Kim)" w:date="2026-03-24T09:41:00Z">
              <w:rPr>
                <w:rFonts w:ascii="맑은 고딕" w:eastAsia="맑은 고딕" w:hAnsi="맑은 고딕"/>
              </w:rPr>
            </w:rPrChange>
          </w:rPr>
          <w:t>및</w:t>
        </w:r>
        <w:r w:rsidR="008E47EB" w:rsidRPr="008E47EB">
          <w:rPr>
            <w:rFonts w:ascii="Arial" w:eastAsia="바탕" w:hAnsi="Arial" w:cs="Arial"/>
            <w:sz w:val="22"/>
            <w:szCs w:val="22"/>
            <w:rPrChange w:id="271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72" w:author="김현주 (Hyunjoo Kim)" w:date="2026-03-24T09:41:00Z">
              <w:rPr>
                <w:rFonts w:ascii="맑은 고딕" w:eastAsia="맑은 고딕" w:hAnsi="맑은 고딕"/>
              </w:rPr>
            </w:rPrChange>
          </w:rPr>
          <w:t>추가비용은</w:t>
        </w:r>
        <w:r w:rsidR="008E47EB" w:rsidRPr="008E47EB">
          <w:rPr>
            <w:rFonts w:ascii="Arial" w:eastAsia="바탕" w:hAnsi="Arial" w:cs="Arial"/>
            <w:sz w:val="22"/>
            <w:szCs w:val="22"/>
            <w:rPrChange w:id="273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74" w:author="김현주 (Hyunjoo Kim)" w:date="2026-03-24T09:41:00Z">
              <w:rPr>
                <w:rFonts w:ascii="맑은 고딕" w:eastAsia="맑은 고딕" w:hAnsi="맑은 고딕"/>
              </w:rPr>
            </w:rPrChange>
          </w:rPr>
          <w:t>전적으로</w:t>
        </w:r>
        <w:r w:rsidR="008E47EB" w:rsidRPr="008E47EB">
          <w:rPr>
            <w:rFonts w:ascii="Arial" w:eastAsia="바탕" w:hAnsi="Arial" w:cs="Arial"/>
            <w:sz w:val="22"/>
            <w:szCs w:val="22"/>
            <w:rPrChange w:id="275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“LG</w:t>
        </w:r>
        <w:r w:rsidR="008E47EB" w:rsidRPr="008E47EB">
          <w:rPr>
            <w:rFonts w:ascii="Arial" w:eastAsia="바탕" w:hAnsi="Arial" w:cs="Arial"/>
            <w:sz w:val="22"/>
            <w:szCs w:val="22"/>
            <w:rPrChange w:id="276" w:author="김현주 (Hyunjoo Kim)" w:date="2026-03-24T09:41:00Z">
              <w:rPr>
                <w:rFonts w:ascii="맑은 고딕" w:eastAsia="맑은 고딕" w:hAnsi="맑은 고딕"/>
              </w:rPr>
            </w:rPrChange>
          </w:rPr>
          <w:t>전자</w:t>
        </w:r>
        <w:r w:rsidR="008E47EB" w:rsidRPr="008E47EB">
          <w:rPr>
            <w:rFonts w:ascii="Arial" w:eastAsia="바탕" w:hAnsi="Arial" w:cs="Arial"/>
            <w:sz w:val="22"/>
            <w:szCs w:val="22"/>
            <w:rPrChange w:id="277" w:author="김현주 (Hyunjoo Kim)" w:date="2026-03-24T09:41:00Z">
              <w:rPr>
                <w:rFonts w:ascii="맑은 고딕" w:eastAsia="맑은 고딕" w:hAnsi="맑은 고딕"/>
              </w:rPr>
            </w:rPrChange>
          </w:rPr>
          <w:t>”</w:t>
        </w:r>
        <w:r w:rsidR="008E47EB" w:rsidRPr="008E47EB">
          <w:rPr>
            <w:rFonts w:ascii="Arial" w:eastAsia="바탕" w:hAnsi="Arial" w:cs="Arial"/>
            <w:sz w:val="22"/>
            <w:szCs w:val="22"/>
            <w:rPrChange w:id="278" w:author="김현주 (Hyunjoo Kim)" w:date="2026-03-24T09:41:00Z">
              <w:rPr>
                <w:rFonts w:ascii="맑은 고딕" w:eastAsia="맑은 고딕" w:hAnsi="맑은 고딕"/>
              </w:rPr>
            </w:rPrChange>
          </w:rPr>
          <w:t>가</w:t>
        </w:r>
        <w:r w:rsidR="008E47EB" w:rsidRPr="008E47EB">
          <w:rPr>
            <w:rFonts w:ascii="Arial" w:eastAsia="바탕" w:hAnsi="Arial" w:cs="Arial"/>
            <w:sz w:val="22"/>
            <w:szCs w:val="22"/>
            <w:rPrChange w:id="279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="008E47EB" w:rsidRPr="008E47EB">
          <w:rPr>
            <w:rFonts w:ascii="Arial" w:eastAsia="바탕" w:hAnsi="Arial" w:cs="Arial"/>
            <w:sz w:val="22"/>
            <w:szCs w:val="22"/>
            <w:rPrChange w:id="280" w:author="김현주 (Hyunjoo Kim)" w:date="2026-03-24T09:41:00Z">
              <w:rPr>
                <w:rFonts w:ascii="맑은 고딕" w:eastAsia="맑은 고딕" w:hAnsi="맑은 고딕"/>
              </w:rPr>
            </w:rPrChange>
          </w:rPr>
          <w:t>부담한다</w:t>
        </w:r>
        <w:r w:rsidR="008E47EB" w:rsidRPr="008E47EB">
          <w:rPr>
            <w:rFonts w:ascii="Arial" w:eastAsia="바탕" w:hAnsi="Arial" w:cs="Arial"/>
            <w:sz w:val="22"/>
            <w:szCs w:val="22"/>
            <w:rPrChange w:id="281" w:author="김현주 (Hyunjoo Kim)" w:date="2026-03-24T09:41:00Z">
              <w:rPr>
                <w:rFonts w:ascii="맑은 고딕" w:eastAsia="맑은 고딕" w:hAnsi="맑은 고딕"/>
              </w:rPr>
            </w:rPrChange>
          </w:rPr>
          <w:t>.</w:t>
        </w:r>
      </w:ins>
    </w:p>
    <w:p w14:paraId="774D8347" w14:textId="77777777" w:rsidR="008E47EB" w:rsidRDefault="008E47EB" w:rsidP="008E47EB">
      <w:pPr>
        <w:spacing w:after="60"/>
        <w:ind w:firstLine="283"/>
        <w:rPr>
          <w:ins w:id="282" w:author="김현주 (Hyunjoo Kim)" w:date="2026-03-24T09:41:00Z"/>
        </w:rPr>
      </w:pPr>
      <w:ins w:id="283" w:author="김현주 (Hyunjoo Kim)" w:date="2026-03-24T09:41:00Z">
        <w:r w:rsidRPr="008E47EB">
          <w:rPr>
            <w:rFonts w:ascii="Arial" w:eastAsia="바탕" w:hAnsi="Arial" w:cs="Arial"/>
            <w:sz w:val="22"/>
            <w:szCs w:val="22"/>
            <w:rPrChange w:id="284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5. </w:t>
        </w:r>
        <w:r w:rsidRPr="008E47EB">
          <w:rPr>
            <w:rFonts w:ascii="Arial" w:eastAsia="바탕" w:hAnsi="Arial" w:cs="Arial"/>
            <w:sz w:val="22"/>
            <w:szCs w:val="22"/>
            <w:rPrChange w:id="285" w:author="김현주 (Hyunjoo Kim)" w:date="2026-03-24T09:41:00Z">
              <w:rPr>
                <w:rFonts w:ascii="맑은 고딕" w:eastAsia="맑은 고딕" w:hAnsi="맑은 고딕"/>
              </w:rPr>
            </w:rPrChange>
          </w:rPr>
          <w:t>안전상</w:t>
        </w:r>
        <w:r w:rsidRPr="008E47EB">
          <w:rPr>
            <w:rFonts w:ascii="Arial" w:eastAsia="바탕" w:hAnsi="Arial" w:cs="Arial"/>
            <w:sz w:val="22"/>
            <w:szCs w:val="22"/>
            <w:rPrChange w:id="286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287" w:author="김현주 (Hyunjoo Kim)" w:date="2026-03-24T09:41:00Z">
              <w:rPr>
                <w:rFonts w:ascii="맑은 고딕" w:eastAsia="맑은 고딕" w:hAnsi="맑은 고딕"/>
              </w:rPr>
            </w:rPrChange>
          </w:rPr>
          <w:t>중대한</w:t>
        </w:r>
        <w:r w:rsidRPr="008E47EB">
          <w:rPr>
            <w:rFonts w:ascii="Arial" w:eastAsia="바탕" w:hAnsi="Arial" w:cs="Arial"/>
            <w:sz w:val="22"/>
            <w:szCs w:val="22"/>
            <w:rPrChange w:id="288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289" w:author="김현주 (Hyunjoo Kim)" w:date="2026-03-24T09:41:00Z">
              <w:rPr>
                <w:rFonts w:ascii="맑은 고딕" w:eastAsia="맑은 고딕" w:hAnsi="맑은 고딕"/>
              </w:rPr>
            </w:rPrChange>
          </w:rPr>
          <w:t>결함</w:t>
        </w:r>
        <w:r w:rsidRPr="008E47EB">
          <w:rPr>
            <w:rFonts w:ascii="Arial" w:eastAsia="바탕" w:hAnsi="Arial" w:cs="Arial"/>
            <w:sz w:val="22"/>
            <w:szCs w:val="22"/>
            <w:rPrChange w:id="290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Pr="008E47EB">
          <w:rPr>
            <w:rFonts w:ascii="Arial" w:eastAsia="바탕" w:hAnsi="Arial" w:cs="Arial"/>
            <w:sz w:val="22"/>
            <w:szCs w:val="22"/>
            <w:rPrChange w:id="291" w:author="김현주 (Hyunjoo Kim)" w:date="2026-03-24T09:41:00Z">
              <w:rPr>
                <w:rFonts w:ascii="맑은 고딕" w:eastAsia="맑은 고딕" w:hAnsi="맑은 고딕"/>
              </w:rPr>
            </w:rPrChange>
          </w:rPr>
          <w:t>법령</w:t>
        </w:r>
        <w:r w:rsidRPr="008E47EB">
          <w:rPr>
            <w:rFonts w:ascii="Arial" w:eastAsia="바탕" w:hAnsi="Arial" w:cs="Arial"/>
            <w:sz w:val="22"/>
            <w:szCs w:val="22"/>
            <w:rPrChange w:id="292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293" w:author="김현주 (Hyunjoo Kim)" w:date="2026-03-24T09:41:00Z">
              <w:rPr>
                <w:rFonts w:ascii="맑은 고딕" w:eastAsia="맑은 고딕" w:hAnsi="맑은 고딕"/>
              </w:rPr>
            </w:rPrChange>
          </w:rPr>
          <w:t>위반</w:t>
        </w:r>
        <w:r w:rsidRPr="008E47EB">
          <w:rPr>
            <w:rFonts w:ascii="Arial" w:eastAsia="바탕" w:hAnsi="Arial" w:cs="Arial"/>
            <w:sz w:val="22"/>
            <w:szCs w:val="22"/>
            <w:rPrChange w:id="294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Pr="008E47EB">
          <w:rPr>
            <w:rFonts w:ascii="Arial" w:eastAsia="바탕" w:hAnsi="Arial" w:cs="Arial"/>
            <w:sz w:val="22"/>
            <w:szCs w:val="22"/>
            <w:rPrChange w:id="295" w:author="김현주 (Hyunjoo Kim)" w:date="2026-03-24T09:41:00Z">
              <w:rPr>
                <w:rFonts w:ascii="맑은 고딕" w:eastAsia="맑은 고딕" w:hAnsi="맑은 고딕"/>
              </w:rPr>
            </w:rPrChange>
          </w:rPr>
          <w:t>반복</w:t>
        </w:r>
        <w:r w:rsidRPr="008E47EB">
          <w:rPr>
            <w:rFonts w:ascii="Arial" w:eastAsia="바탕" w:hAnsi="Arial" w:cs="Arial"/>
            <w:sz w:val="22"/>
            <w:szCs w:val="22"/>
            <w:rPrChange w:id="296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297" w:author="김현주 (Hyunjoo Kim)" w:date="2026-03-24T09:41:00Z">
              <w:rPr>
                <w:rFonts w:ascii="맑은 고딕" w:eastAsia="맑은 고딕" w:hAnsi="맑은 고딕"/>
              </w:rPr>
            </w:rPrChange>
          </w:rPr>
          <w:t>하자</w:t>
        </w:r>
        <w:r w:rsidRPr="008E47EB">
          <w:rPr>
            <w:rFonts w:ascii="Arial" w:eastAsia="바탕" w:hAnsi="Arial" w:cs="Arial"/>
            <w:sz w:val="22"/>
            <w:szCs w:val="22"/>
            <w:rPrChange w:id="298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Pr="008E47EB">
          <w:rPr>
            <w:rFonts w:ascii="Arial" w:eastAsia="바탕" w:hAnsi="Arial" w:cs="Arial"/>
            <w:sz w:val="22"/>
            <w:szCs w:val="22"/>
            <w:rPrChange w:id="299" w:author="김현주 (Hyunjoo Kim)" w:date="2026-03-24T09:41:00Z">
              <w:rPr>
                <w:rFonts w:ascii="맑은 고딕" w:eastAsia="맑은 고딕" w:hAnsi="맑은 고딕"/>
              </w:rPr>
            </w:rPrChange>
          </w:rPr>
          <w:t>성능</w:t>
        </w:r>
        <w:r w:rsidRPr="008E47EB">
          <w:rPr>
            <w:rFonts w:ascii="Arial" w:eastAsia="바탕" w:hAnsi="Arial" w:cs="Arial"/>
            <w:sz w:val="22"/>
            <w:szCs w:val="22"/>
            <w:rPrChange w:id="300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301" w:author="김현주 (Hyunjoo Kim)" w:date="2026-03-24T09:41:00Z">
              <w:rPr>
                <w:rFonts w:ascii="맑은 고딕" w:eastAsia="맑은 고딕" w:hAnsi="맑은 고딕"/>
              </w:rPr>
            </w:rPrChange>
          </w:rPr>
          <w:t>미달</w:t>
        </w:r>
        <w:r w:rsidRPr="008E47EB">
          <w:rPr>
            <w:rFonts w:ascii="Arial" w:eastAsia="바탕" w:hAnsi="Arial" w:cs="Arial"/>
            <w:sz w:val="22"/>
            <w:szCs w:val="22"/>
            <w:rPrChange w:id="302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Pr="008E47EB">
          <w:rPr>
            <w:rFonts w:ascii="Arial" w:eastAsia="바탕" w:hAnsi="Arial" w:cs="Arial"/>
            <w:sz w:val="22"/>
            <w:szCs w:val="22"/>
            <w:rPrChange w:id="303" w:author="김현주 (Hyunjoo Kim)" w:date="2026-03-24T09:41:00Z">
              <w:rPr>
                <w:rFonts w:ascii="맑은 고딕" w:eastAsia="맑은 고딕" w:hAnsi="맑은 고딕"/>
              </w:rPr>
            </w:rPrChange>
          </w:rPr>
          <w:t>생산성</w:t>
        </w:r>
        <w:r w:rsidRPr="008E47EB">
          <w:rPr>
            <w:rFonts w:ascii="Arial" w:eastAsia="바탕" w:hAnsi="Arial" w:cs="Arial"/>
            <w:sz w:val="22"/>
            <w:szCs w:val="22"/>
            <w:rPrChange w:id="304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305" w:author="김현주 (Hyunjoo Kim)" w:date="2026-03-24T09:41:00Z">
              <w:rPr>
                <w:rFonts w:ascii="맑은 고딕" w:eastAsia="맑은 고딕" w:hAnsi="맑은 고딕"/>
              </w:rPr>
            </w:rPrChange>
          </w:rPr>
          <w:t>미달</w:t>
        </w:r>
        <w:r w:rsidRPr="008E47EB">
          <w:rPr>
            <w:rFonts w:ascii="Arial" w:eastAsia="바탕" w:hAnsi="Arial" w:cs="Arial"/>
            <w:sz w:val="22"/>
            <w:szCs w:val="22"/>
            <w:rPrChange w:id="306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307" w:author="김현주 (Hyunjoo Kim)" w:date="2026-03-24T09:41:00Z">
              <w:rPr>
                <w:rFonts w:ascii="맑은 고딕" w:eastAsia="맑은 고딕" w:hAnsi="맑은 고딕"/>
              </w:rPr>
            </w:rPrChange>
          </w:rPr>
          <w:t>또는</w:t>
        </w:r>
        <w:r w:rsidRPr="008E47EB">
          <w:rPr>
            <w:rFonts w:ascii="Arial" w:eastAsia="바탕" w:hAnsi="Arial" w:cs="Arial"/>
            <w:sz w:val="22"/>
            <w:szCs w:val="22"/>
            <w:rPrChange w:id="308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2</w:t>
        </w:r>
        <w:r w:rsidRPr="008E47EB">
          <w:rPr>
            <w:rFonts w:ascii="Arial" w:eastAsia="바탕" w:hAnsi="Arial" w:cs="Arial"/>
            <w:sz w:val="22"/>
            <w:szCs w:val="22"/>
            <w:rPrChange w:id="309" w:author="김현주 (Hyunjoo Kim)" w:date="2026-03-24T09:41:00Z">
              <w:rPr>
                <w:rFonts w:ascii="맑은 고딕" w:eastAsia="맑은 고딕" w:hAnsi="맑은 고딕"/>
              </w:rPr>
            </w:rPrChange>
          </w:rPr>
          <w:t>회</w:t>
        </w:r>
        <w:r w:rsidRPr="008E47EB">
          <w:rPr>
            <w:rFonts w:ascii="Arial" w:eastAsia="바탕" w:hAnsi="Arial" w:cs="Arial"/>
            <w:sz w:val="22"/>
            <w:szCs w:val="22"/>
            <w:rPrChange w:id="310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311" w:author="김현주 (Hyunjoo Kim)" w:date="2026-03-24T09:41:00Z">
              <w:rPr>
                <w:rFonts w:ascii="맑은 고딕" w:eastAsia="맑은 고딕" w:hAnsi="맑은 고딕"/>
              </w:rPr>
            </w:rPrChange>
          </w:rPr>
          <w:t>이상</w:t>
        </w:r>
        <w:r w:rsidRPr="008E47EB">
          <w:rPr>
            <w:rFonts w:ascii="Arial" w:eastAsia="바탕" w:hAnsi="Arial" w:cs="Arial"/>
            <w:sz w:val="22"/>
            <w:szCs w:val="22"/>
            <w:rPrChange w:id="312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proofErr w:type="spellStart"/>
        <w:r w:rsidRPr="008E47EB">
          <w:rPr>
            <w:rFonts w:ascii="Arial" w:eastAsia="바탕" w:hAnsi="Arial" w:cs="Arial"/>
            <w:sz w:val="22"/>
            <w:szCs w:val="22"/>
            <w:rPrChange w:id="313" w:author="김현주 (Hyunjoo Kim)" w:date="2026-03-24T09:41:00Z">
              <w:rPr>
                <w:rFonts w:ascii="맑은 고딕" w:eastAsia="맑은 고딕" w:hAnsi="맑은 고딕"/>
              </w:rPr>
            </w:rPrChange>
          </w:rPr>
          <w:t>재검수</w:t>
        </w:r>
        <w:proofErr w:type="spellEnd"/>
        <w:r w:rsidRPr="008E47EB">
          <w:rPr>
            <w:rFonts w:ascii="Arial" w:eastAsia="바탕" w:hAnsi="Arial" w:cs="Arial"/>
            <w:sz w:val="22"/>
            <w:szCs w:val="22"/>
            <w:rPrChange w:id="314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315" w:author="김현주 (Hyunjoo Kim)" w:date="2026-03-24T09:41:00Z">
              <w:rPr>
                <w:rFonts w:ascii="맑은 고딕" w:eastAsia="맑은 고딕" w:hAnsi="맑은 고딕"/>
              </w:rPr>
            </w:rPrChange>
          </w:rPr>
          <w:t>불합격이</w:t>
        </w:r>
        <w:r w:rsidRPr="008E47EB">
          <w:rPr>
            <w:rFonts w:ascii="Arial" w:eastAsia="바탕" w:hAnsi="Arial" w:cs="Arial"/>
            <w:sz w:val="22"/>
            <w:szCs w:val="22"/>
            <w:rPrChange w:id="316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317" w:author="김현주 (Hyunjoo Kim)" w:date="2026-03-24T09:41:00Z">
              <w:rPr>
                <w:rFonts w:ascii="맑은 고딕" w:eastAsia="맑은 고딕" w:hAnsi="맑은 고딕"/>
              </w:rPr>
            </w:rPrChange>
          </w:rPr>
          <w:t>발생한</w:t>
        </w:r>
        <w:r w:rsidRPr="008E47EB">
          <w:rPr>
            <w:rFonts w:ascii="Arial" w:eastAsia="바탕" w:hAnsi="Arial" w:cs="Arial"/>
            <w:sz w:val="22"/>
            <w:szCs w:val="22"/>
            <w:rPrChange w:id="318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319" w:author="김현주 (Hyunjoo Kim)" w:date="2026-03-24T09:41:00Z">
              <w:rPr>
                <w:rFonts w:ascii="맑은 고딕" w:eastAsia="맑은 고딕" w:hAnsi="맑은 고딕"/>
              </w:rPr>
            </w:rPrChange>
          </w:rPr>
          <w:t>경우</w:t>
        </w:r>
        <w:r w:rsidRPr="008E47EB">
          <w:rPr>
            <w:rFonts w:ascii="Arial" w:eastAsia="바탕" w:hAnsi="Arial" w:cs="Arial"/>
            <w:sz w:val="22"/>
            <w:szCs w:val="22"/>
            <w:rPrChange w:id="320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“</w:t>
        </w:r>
        <w:r w:rsidRPr="008E47EB">
          <w:rPr>
            <w:rFonts w:ascii="Arial" w:eastAsia="바탕" w:hAnsi="Arial" w:cs="Arial"/>
            <w:sz w:val="22"/>
            <w:szCs w:val="22"/>
            <w:rPrChange w:id="321" w:author="김현주 (Hyunjoo Kim)" w:date="2026-03-24T09:41:00Z">
              <w:rPr>
                <w:rFonts w:ascii="맑은 고딕" w:eastAsia="맑은 고딕" w:hAnsi="맑은 고딕"/>
              </w:rPr>
            </w:rPrChange>
          </w:rPr>
          <w:t>구매자</w:t>
        </w:r>
        <w:r w:rsidRPr="008E47EB">
          <w:rPr>
            <w:rFonts w:ascii="Arial" w:eastAsia="바탕" w:hAnsi="Arial" w:cs="Arial"/>
            <w:sz w:val="22"/>
            <w:szCs w:val="22"/>
            <w:rPrChange w:id="322" w:author="김현주 (Hyunjoo Kim)" w:date="2026-03-24T09:41:00Z">
              <w:rPr>
                <w:rFonts w:ascii="맑은 고딕" w:eastAsia="맑은 고딕" w:hAnsi="맑은 고딕"/>
              </w:rPr>
            </w:rPrChange>
          </w:rPr>
          <w:t>”</w:t>
        </w:r>
        <w:r w:rsidRPr="008E47EB">
          <w:rPr>
            <w:rFonts w:ascii="Arial" w:eastAsia="바탕" w:hAnsi="Arial" w:cs="Arial"/>
            <w:sz w:val="22"/>
            <w:szCs w:val="22"/>
            <w:rPrChange w:id="323" w:author="김현주 (Hyunjoo Kim)" w:date="2026-03-24T09:41:00Z">
              <w:rPr>
                <w:rFonts w:ascii="맑은 고딕" w:eastAsia="맑은 고딕" w:hAnsi="맑은 고딕"/>
              </w:rPr>
            </w:rPrChange>
          </w:rPr>
          <w:t>는</w:t>
        </w:r>
        <w:r w:rsidRPr="008E47EB">
          <w:rPr>
            <w:rFonts w:ascii="Arial" w:eastAsia="바탕" w:hAnsi="Arial" w:cs="Arial"/>
            <w:sz w:val="22"/>
            <w:szCs w:val="22"/>
            <w:rPrChange w:id="324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325" w:author="김현주 (Hyunjoo Kim)" w:date="2026-03-24T09:41:00Z">
              <w:rPr>
                <w:rFonts w:ascii="맑은 고딕" w:eastAsia="맑은 고딕" w:hAnsi="맑은 고딕"/>
              </w:rPr>
            </w:rPrChange>
          </w:rPr>
          <w:t>계약의</w:t>
        </w:r>
        <w:r w:rsidRPr="008E47EB">
          <w:rPr>
            <w:rFonts w:ascii="Arial" w:eastAsia="바탕" w:hAnsi="Arial" w:cs="Arial"/>
            <w:sz w:val="22"/>
            <w:szCs w:val="22"/>
            <w:rPrChange w:id="326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327" w:author="김현주 (Hyunjoo Kim)" w:date="2026-03-24T09:41:00Z">
              <w:rPr>
                <w:rFonts w:ascii="맑은 고딕" w:eastAsia="맑은 고딕" w:hAnsi="맑은 고딕"/>
              </w:rPr>
            </w:rPrChange>
          </w:rPr>
          <w:t>전부</w:t>
        </w:r>
        <w:r w:rsidRPr="008E47EB">
          <w:rPr>
            <w:rFonts w:ascii="Arial" w:eastAsia="바탕" w:hAnsi="Arial" w:cs="Arial"/>
            <w:sz w:val="22"/>
            <w:szCs w:val="22"/>
            <w:rPrChange w:id="328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329" w:author="김현주 (Hyunjoo Kim)" w:date="2026-03-24T09:41:00Z">
              <w:rPr>
                <w:rFonts w:ascii="맑은 고딕" w:eastAsia="맑은 고딕" w:hAnsi="맑은 고딕"/>
              </w:rPr>
            </w:rPrChange>
          </w:rPr>
          <w:t>또는</w:t>
        </w:r>
        <w:r w:rsidRPr="008E47EB">
          <w:rPr>
            <w:rFonts w:ascii="Arial" w:eastAsia="바탕" w:hAnsi="Arial" w:cs="Arial"/>
            <w:sz w:val="22"/>
            <w:szCs w:val="22"/>
            <w:rPrChange w:id="330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331" w:author="김현주 (Hyunjoo Kim)" w:date="2026-03-24T09:41:00Z">
              <w:rPr>
                <w:rFonts w:ascii="맑은 고딕" w:eastAsia="맑은 고딕" w:hAnsi="맑은 고딕"/>
              </w:rPr>
            </w:rPrChange>
          </w:rPr>
          <w:t>일부를</w:t>
        </w:r>
        <w:r w:rsidRPr="008E47EB">
          <w:rPr>
            <w:rFonts w:ascii="Arial" w:eastAsia="바탕" w:hAnsi="Arial" w:cs="Arial"/>
            <w:sz w:val="22"/>
            <w:szCs w:val="22"/>
            <w:rPrChange w:id="332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333" w:author="김현주 (Hyunjoo Kim)" w:date="2026-03-24T09:41:00Z">
              <w:rPr>
                <w:rFonts w:ascii="맑은 고딕" w:eastAsia="맑은 고딕" w:hAnsi="맑은 고딕"/>
              </w:rPr>
            </w:rPrChange>
          </w:rPr>
          <w:t>해제</w:t>
        </w:r>
        <w:r w:rsidRPr="008E47EB">
          <w:rPr>
            <w:rFonts w:ascii="Arial" w:eastAsia="바탕" w:hAnsi="Arial" w:cs="Arial"/>
            <w:sz w:val="22"/>
            <w:szCs w:val="22"/>
            <w:rPrChange w:id="334" w:author="김현주 (Hyunjoo Kim)" w:date="2026-03-24T09:41:00Z">
              <w:rPr>
                <w:rFonts w:ascii="맑은 고딕" w:eastAsia="맑은 고딕" w:hAnsi="맑은 고딕"/>
              </w:rPr>
            </w:rPrChange>
          </w:rPr>
          <w:t>·</w:t>
        </w:r>
        <w:r w:rsidRPr="008E47EB">
          <w:rPr>
            <w:rFonts w:ascii="Arial" w:eastAsia="바탕" w:hAnsi="Arial" w:cs="Arial"/>
            <w:sz w:val="22"/>
            <w:szCs w:val="22"/>
            <w:rPrChange w:id="335" w:author="김현주 (Hyunjoo Kim)" w:date="2026-03-24T09:41:00Z">
              <w:rPr>
                <w:rFonts w:ascii="맑은 고딕" w:eastAsia="맑은 고딕" w:hAnsi="맑은 고딕"/>
              </w:rPr>
            </w:rPrChange>
          </w:rPr>
          <w:t>해지하고</w:t>
        </w:r>
        <w:r w:rsidRPr="008E47EB">
          <w:rPr>
            <w:rFonts w:ascii="Arial" w:eastAsia="바탕" w:hAnsi="Arial" w:cs="Arial"/>
            <w:sz w:val="22"/>
            <w:szCs w:val="22"/>
            <w:rPrChange w:id="336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337" w:author="김현주 (Hyunjoo Kim)" w:date="2026-03-24T09:41:00Z">
              <w:rPr>
                <w:rFonts w:ascii="맑은 고딕" w:eastAsia="맑은 고딕" w:hAnsi="맑은 고딕"/>
              </w:rPr>
            </w:rPrChange>
          </w:rPr>
          <w:t>기지급금</w:t>
        </w:r>
        <w:r w:rsidRPr="008E47EB">
          <w:rPr>
            <w:rFonts w:ascii="Arial" w:eastAsia="바탕" w:hAnsi="Arial" w:cs="Arial"/>
            <w:sz w:val="22"/>
            <w:szCs w:val="22"/>
            <w:rPrChange w:id="338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339" w:author="김현주 (Hyunjoo Kim)" w:date="2026-03-24T09:41:00Z">
              <w:rPr>
                <w:rFonts w:ascii="맑은 고딕" w:eastAsia="맑은 고딕" w:hAnsi="맑은 고딕"/>
              </w:rPr>
            </w:rPrChange>
          </w:rPr>
          <w:t>환급</w:t>
        </w:r>
        <w:r w:rsidRPr="008E47EB">
          <w:rPr>
            <w:rFonts w:ascii="Arial" w:eastAsia="바탕" w:hAnsi="Arial" w:cs="Arial"/>
            <w:sz w:val="22"/>
            <w:szCs w:val="22"/>
            <w:rPrChange w:id="340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Pr="008E47EB">
          <w:rPr>
            <w:rFonts w:ascii="Arial" w:eastAsia="바탕" w:hAnsi="Arial" w:cs="Arial"/>
            <w:sz w:val="22"/>
            <w:szCs w:val="22"/>
            <w:rPrChange w:id="341" w:author="김현주 (Hyunjoo Kim)" w:date="2026-03-24T09:41:00Z">
              <w:rPr>
                <w:rFonts w:ascii="맑은 고딕" w:eastAsia="맑은 고딕" w:hAnsi="맑은 고딕"/>
              </w:rPr>
            </w:rPrChange>
          </w:rPr>
          <w:t>철거</w:t>
        </w:r>
        <w:r w:rsidRPr="008E47EB">
          <w:rPr>
            <w:rFonts w:ascii="Arial" w:eastAsia="바탕" w:hAnsi="Arial" w:cs="Arial"/>
            <w:sz w:val="22"/>
            <w:szCs w:val="22"/>
            <w:rPrChange w:id="342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, </w:t>
        </w:r>
        <w:r w:rsidRPr="008E47EB">
          <w:rPr>
            <w:rFonts w:ascii="Arial" w:eastAsia="바탕" w:hAnsi="Arial" w:cs="Arial"/>
            <w:sz w:val="22"/>
            <w:szCs w:val="22"/>
            <w:rPrChange w:id="343" w:author="김현주 (Hyunjoo Kim)" w:date="2026-03-24T09:41:00Z">
              <w:rPr>
                <w:rFonts w:ascii="맑은 고딕" w:eastAsia="맑은 고딕" w:hAnsi="맑은 고딕"/>
              </w:rPr>
            </w:rPrChange>
          </w:rPr>
          <w:t>원상복구</w:t>
        </w:r>
        <w:r w:rsidRPr="008E47EB">
          <w:rPr>
            <w:rFonts w:ascii="Arial" w:eastAsia="바탕" w:hAnsi="Arial" w:cs="Arial"/>
            <w:sz w:val="22"/>
            <w:szCs w:val="22"/>
            <w:rPrChange w:id="344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345" w:author="김현주 (Hyunjoo Kim)" w:date="2026-03-24T09:41:00Z">
              <w:rPr>
                <w:rFonts w:ascii="맑은 고딕" w:eastAsia="맑은 고딕" w:hAnsi="맑은 고딕"/>
              </w:rPr>
            </w:rPrChange>
          </w:rPr>
          <w:t>및</w:t>
        </w:r>
        <w:r w:rsidRPr="008E47EB">
          <w:rPr>
            <w:rFonts w:ascii="Arial" w:eastAsia="바탕" w:hAnsi="Arial" w:cs="Arial"/>
            <w:sz w:val="22"/>
            <w:szCs w:val="22"/>
            <w:rPrChange w:id="346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347" w:author="김현주 (Hyunjoo Kim)" w:date="2026-03-24T09:41:00Z">
              <w:rPr>
                <w:rFonts w:ascii="맑은 고딕" w:eastAsia="맑은 고딕" w:hAnsi="맑은 고딕"/>
              </w:rPr>
            </w:rPrChange>
          </w:rPr>
          <w:t>손해배상을</w:t>
        </w:r>
        <w:r w:rsidRPr="008E47EB">
          <w:rPr>
            <w:rFonts w:ascii="Arial" w:eastAsia="바탕" w:hAnsi="Arial" w:cs="Arial"/>
            <w:sz w:val="22"/>
            <w:szCs w:val="22"/>
            <w:rPrChange w:id="348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349" w:author="김현주 (Hyunjoo Kim)" w:date="2026-03-24T09:41:00Z">
              <w:rPr>
                <w:rFonts w:ascii="맑은 고딕" w:eastAsia="맑은 고딕" w:hAnsi="맑은 고딕"/>
              </w:rPr>
            </w:rPrChange>
          </w:rPr>
          <w:t>청구할</w:t>
        </w:r>
        <w:r w:rsidRPr="008E47EB">
          <w:rPr>
            <w:rFonts w:ascii="Arial" w:eastAsia="바탕" w:hAnsi="Arial" w:cs="Arial"/>
            <w:sz w:val="22"/>
            <w:szCs w:val="22"/>
            <w:rPrChange w:id="350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351" w:author="김현주 (Hyunjoo Kim)" w:date="2026-03-24T09:41:00Z">
              <w:rPr>
                <w:rFonts w:ascii="맑은 고딕" w:eastAsia="맑은 고딕" w:hAnsi="맑은 고딕"/>
              </w:rPr>
            </w:rPrChange>
          </w:rPr>
          <w:t>수</w:t>
        </w:r>
        <w:r w:rsidRPr="008E47EB">
          <w:rPr>
            <w:rFonts w:ascii="Arial" w:eastAsia="바탕" w:hAnsi="Arial" w:cs="Arial"/>
            <w:sz w:val="22"/>
            <w:szCs w:val="22"/>
            <w:rPrChange w:id="352" w:author="김현주 (Hyunjoo Kim)" w:date="2026-03-24T09:41:00Z">
              <w:rPr>
                <w:rFonts w:ascii="맑은 고딕" w:eastAsia="맑은 고딕" w:hAnsi="맑은 고딕"/>
              </w:rPr>
            </w:rPrChange>
          </w:rPr>
          <w:t xml:space="preserve"> </w:t>
        </w:r>
        <w:r w:rsidRPr="008E47EB">
          <w:rPr>
            <w:rFonts w:ascii="Arial" w:eastAsia="바탕" w:hAnsi="Arial" w:cs="Arial"/>
            <w:sz w:val="22"/>
            <w:szCs w:val="22"/>
            <w:rPrChange w:id="353" w:author="김현주 (Hyunjoo Kim)" w:date="2026-03-24T09:41:00Z">
              <w:rPr>
                <w:rFonts w:ascii="맑은 고딕" w:eastAsia="맑은 고딕" w:hAnsi="맑은 고딕"/>
              </w:rPr>
            </w:rPrChange>
          </w:rPr>
          <w:t>있다</w:t>
        </w:r>
        <w:r>
          <w:rPr>
            <w:rFonts w:ascii="맑은 고딕" w:eastAsia="맑은 고딕" w:hAnsi="맑은 고딕"/>
          </w:rPr>
          <w:t>.</w:t>
        </w:r>
      </w:ins>
    </w:p>
    <w:p w14:paraId="53EAFD7D" w14:textId="73B2397E" w:rsidR="008750A4" w:rsidRDefault="008E47EB" w:rsidP="008E47EB">
      <w:pPr>
        <w:adjustRightInd w:val="0"/>
        <w:ind w:leftChars="110" w:left="539" w:hangingChars="145" w:hanging="319"/>
        <w:rPr>
          <w:rFonts w:ascii="Arial" w:eastAsia="바탕" w:hAnsi="Arial" w:cs="Arial"/>
          <w:sz w:val="22"/>
          <w:szCs w:val="22"/>
        </w:rPr>
      </w:pPr>
      <w:ins w:id="354" w:author="김현주 (Hyunjoo Kim)" w:date="2026-03-24T09:41:00Z">
        <w:r w:rsidDel="008E47EB">
          <w:rPr>
            <w:rFonts w:ascii="Arial" w:eastAsia="바탕" w:hAnsi="Arial" w:cs="Arial"/>
            <w:sz w:val="22"/>
            <w:szCs w:val="22"/>
          </w:rPr>
          <w:t xml:space="preserve"> </w:t>
        </w:r>
      </w:ins>
      <w:del w:id="355" w:author="김현주 (Hyunjoo Kim)" w:date="2026-03-24T09:41:00Z">
        <w:r w:rsidR="008750A4" w:rsidDel="008E47EB">
          <w:rPr>
            <w:rFonts w:ascii="Arial" w:eastAsia="바탕" w:hAnsi="Arial" w:cs="Arial"/>
            <w:sz w:val="22"/>
            <w:szCs w:val="22"/>
          </w:rPr>
          <w:delText>“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계약제품</w:delText>
        </w:r>
        <w:r w:rsidR="008750A4" w:rsidDel="008E47EB">
          <w:rPr>
            <w:rFonts w:ascii="Arial" w:eastAsia="바탕" w:hAnsi="Arial" w:cs="Arial"/>
            <w:sz w:val="22"/>
            <w:szCs w:val="22"/>
          </w:rPr>
          <w:delText>”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이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E16799" w:rsidDel="008E47EB">
          <w:rPr>
            <w:rFonts w:ascii="Arial" w:eastAsia="바탕" w:hAnsi="Arial" w:cs="Arial"/>
            <w:sz w:val="22"/>
            <w:szCs w:val="22"/>
          </w:rPr>
          <w:delText>“</w:delText>
        </w:r>
        <w:r w:rsidR="00E16799" w:rsidDel="008E47EB">
          <w:rPr>
            <w:rFonts w:ascii="Arial" w:eastAsia="바탕" w:hAnsi="Arial" w:cs="Arial"/>
            <w:sz w:val="22"/>
            <w:szCs w:val="22"/>
          </w:rPr>
          <w:delText>구매자</w:delText>
        </w:r>
        <w:r w:rsidR="00E16799" w:rsidDel="008E47EB">
          <w:rPr>
            <w:rFonts w:ascii="Arial" w:eastAsia="바탕" w:hAnsi="Arial" w:cs="Arial"/>
            <w:sz w:val="22"/>
            <w:szCs w:val="22"/>
          </w:rPr>
          <w:delText>”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의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최종검사에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합격하지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못한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때에는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E16799" w:rsidDel="008E47EB">
          <w:rPr>
            <w:rFonts w:ascii="Arial" w:eastAsia="바탕" w:hAnsi="Arial" w:cs="Arial"/>
            <w:sz w:val="22"/>
            <w:szCs w:val="22"/>
          </w:rPr>
          <w:delText>“LG</w:delText>
        </w:r>
        <w:r w:rsidR="00E16799" w:rsidDel="008E47EB">
          <w:rPr>
            <w:rFonts w:ascii="Arial" w:eastAsia="바탕" w:hAnsi="Arial" w:cs="Arial"/>
            <w:sz w:val="22"/>
            <w:szCs w:val="22"/>
          </w:rPr>
          <w:delText>전자</w:delText>
        </w:r>
        <w:r w:rsidR="00E16799" w:rsidDel="008E47EB">
          <w:rPr>
            <w:rFonts w:ascii="Arial" w:eastAsia="바탕" w:hAnsi="Arial" w:cs="Arial"/>
            <w:sz w:val="22"/>
            <w:szCs w:val="22"/>
          </w:rPr>
          <w:delText>”</w:delText>
        </w:r>
        <w:r w:rsidR="00E16799" w:rsidDel="008E47EB">
          <w:rPr>
            <w:rFonts w:ascii="Arial" w:eastAsia="바탕" w:hAnsi="Arial" w:cs="Arial"/>
            <w:sz w:val="22"/>
            <w:szCs w:val="22"/>
          </w:rPr>
          <w:delText>는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E16799" w:rsidDel="008E47EB">
          <w:rPr>
            <w:rFonts w:ascii="Arial" w:eastAsia="바탕" w:hAnsi="Arial" w:cs="Arial"/>
            <w:sz w:val="22"/>
            <w:szCs w:val="22"/>
          </w:rPr>
          <w:delText>“</w:delText>
        </w:r>
        <w:r w:rsidR="00E16799" w:rsidDel="008E47EB">
          <w:rPr>
            <w:rFonts w:ascii="Arial" w:eastAsia="바탕" w:hAnsi="Arial" w:cs="Arial"/>
            <w:sz w:val="22"/>
            <w:szCs w:val="22"/>
          </w:rPr>
          <w:delText>구매자</w:delText>
        </w:r>
        <w:r w:rsidR="00E16799" w:rsidDel="008E47EB">
          <w:rPr>
            <w:rFonts w:ascii="Arial" w:eastAsia="바탕" w:hAnsi="Arial" w:cs="Arial"/>
            <w:sz w:val="22"/>
            <w:szCs w:val="22"/>
          </w:rPr>
          <w:delText>”</w:delText>
        </w:r>
        <w:r w:rsidR="002A108F" w:rsidRPr="00722B21" w:rsidDel="008E47EB">
          <w:rPr>
            <w:rFonts w:ascii="Arial" w:eastAsia="바탕" w:hAnsi="Arial" w:cs="Arial" w:hint="eastAsia"/>
            <w:sz w:val="22"/>
            <w:szCs w:val="22"/>
          </w:rPr>
          <w:delText>와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의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협의를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거쳐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지체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없이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이를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수리하거나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하자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없는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제품으로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교체한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후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E16799" w:rsidDel="008E47EB">
          <w:rPr>
            <w:rFonts w:ascii="Arial" w:eastAsia="바탕" w:hAnsi="Arial" w:cs="Arial"/>
            <w:sz w:val="22"/>
            <w:szCs w:val="22"/>
          </w:rPr>
          <w:delText>“</w:delText>
        </w:r>
        <w:r w:rsidR="00E16799" w:rsidDel="008E47EB">
          <w:rPr>
            <w:rFonts w:ascii="Arial" w:eastAsia="바탕" w:hAnsi="Arial" w:cs="Arial"/>
            <w:sz w:val="22"/>
            <w:szCs w:val="22"/>
          </w:rPr>
          <w:delText>구매자</w:delText>
        </w:r>
        <w:r w:rsidR="00E16799" w:rsidDel="008E47EB">
          <w:rPr>
            <w:rFonts w:ascii="Arial" w:eastAsia="바탕" w:hAnsi="Arial" w:cs="Arial"/>
            <w:sz w:val="22"/>
            <w:szCs w:val="22"/>
          </w:rPr>
          <w:delText>”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의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재검사를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받아야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한다</w:delText>
        </w:r>
        <w:r w:rsidR="008750A4" w:rsidDel="008E47EB">
          <w:rPr>
            <w:rFonts w:ascii="Arial" w:eastAsia="바탕" w:hAnsi="Arial" w:cs="Arial" w:hint="eastAsia"/>
            <w:sz w:val="22"/>
            <w:szCs w:val="22"/>
          </w:rPr>
          <w:delText>.</w:delText>
        </w:r>
      </w:del>
    </w:p>
    <w:p w14:paraId="790B8C1C" w14:textId="28348766" w:rsidR="008750A4" w:rsidRDefault="008750A4" w:rsidP="008750A4">
      <w:pPr>
        <w:adjustRightInd w:val="0"/>
        <w:spacing w:before="300" w:after="120"/>
        <w:outlineLvl w:val="0"/>
        <w:rPr>
          <w:rFonts w:ascii="Arial" w:eastAsia="돋움" w:hAnsi="Arial" w:cs="Arial"/>
          <w:b/>
          <w:bCs/>
          <w:sz w:val="22"/>
          <w:szCs w:val="22"/>
          <w:lang w:val="ko-KR"/>
        </w:rPr>
      </w:pP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제</w:t>
      </w:r>
      <w:r w:rsidR="00A77098"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7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조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 xml:space="preserve"> (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지체상금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>)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 xml:space="preserve"> </w:t>
      </w:r>
    </w:p>
    <w:p w14:paraId="4813C437" w14:textId="48D60032" w:rsidR="0065650E" w:rsidRDefault="008750A4" w:rsidP="0065650E">
      <w:pPr>
        <w:adjustRightInd w:val="0"/>
        <w:ind w:left="220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 xml:space="preserve">1.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 w:rsidR="00E16799">
        <w:rPr>
          <w:rFonts w:ascii="Arial" w:eastAsia="바탕" w:hAnsi="Arial" w:cs="Arial"/>
          <w:sz w:val="22"/>
          <w:szCs w:val="22"/>
        </w:rPr>
        <w:t>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최종검사일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까지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</w:t>
      </w:r>
      <w:r w:rsidR="00E16799">
        <w:rPr>
          <w:rFonts w:ascii="Arial" w:eastAsia="바탕" w:hAnsi="Arial" w:cs="Arial"/>
          <w:sz w:val="22"/>
          <w:szCs w:val="22"/>
        </w:rPr>
        <w:t>구매자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최종검사에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합격하지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못한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경우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 w:rsidR="00E16799">
        <w:rPr>
          <w:rFonts w:ascii="Arial" w:eastAsia="바탕" w:hAnsi="Arial" w:cs="Arial"/>
          <w:sz w:val="22"/>
          <w:szCs w:val="22"/>
        </w:rPr>
        <w:t>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최종검사일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익일로부터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최종검사에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합격한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날까지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지체</w:t>
      </w:r>
      <w:r>
        <w:rPr>
          <w:rFonts w:ascii="Arial" w:eastAsia="바탕" w:hAnsi="Arial" w:cs="Arial" w:hint="eastAsia"/>
          <w:sz w:val="22"/>
          <w:szCs w:val="22"/>
        </w:rPr>
        <w:t xml:space="preserve"> 1</w:t>
      </w:r>
      <w:r>
        <w:rPr>
          <w:rFonts w:ascii="Arial" w:eastAsia="바탕" w:hAnsi="Arial" w:cs="Arial" w:hint="eastAsia"/>
          <w:sz w:val="22"/>
          <w:szCs w:val="22"/>
        </w:rPr>
        <w:t>일당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계약금액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proofErr w:type="spellStart"/>
      <w:r>
        <w:rPr>
          <w:rFonts w:ascii="Arial" w:eastAsia="바탕" w:hAnsi="Arial" w:cs="Arial" w:hint="eastAsia"/>
          <w:sz w:val="22"/>
          <w:szCs w:val="22"/>
        </w:rPr>
        <w:t>지체상금율</w:t>
      </w:r>
      <w:proofErr w:type="spellEnd"/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곱하여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산출한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금액을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</w:t>
      </w:r>
      <w:r w:rsidR="00E16799">
        <w:rPr>
          <w:rFonts w:ascii="Arial" w:eastAsia="바탕" w:hAnsi="Arial" w:cs="Arial"/>
          <w:sz w:val="22"/>
          <w:szCs w:val="22"/>
        </w:rPr>
        <w:t>구매자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지체상금으로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지급하여</w:t>
      </w:r>
      <w:r>
        <w:rPr>
          <w:rFonts w:ascii="Arial" w:eastAsia="바탕" w:hAnsi="Arial" w:cs="Arial" w:hint="eastAsia"/>
          <w:sz w:val="22"/>
          <w:szCs w:val="22"/>
        </w:rPr>
        <w:lastRenderedPageBreak/>
        <w:t>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한다</w:t>
      </w:r>
      <w:r>
        <w:rPr>
          <w:rFonts w:ascii="Arial" w:eastAsia="바탕" w:hAnsi="Arial" w:cs="Arial" w:hint="eastAsia"/>
          <w:sz w:val="22"/>
          <w:szCs w:val="22"/>
        </w:rPr>
        <w:t xml:space="preserve">. </w:t>
      </w:r>
      <w:r>
        <w:rPr>
          <w:rFonts w:ascii="Arial" w:eastAsia="바탕" w:hAnsi="Arial" w:cs="Arial" w:hint="eastAsia"/>
          <w:sz w:val="22"/>
          <w:szCs w:val="22"/>
        </w:rPr>
        <w:t>단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지체상금은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계약금액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의</w:t>
      </w:r>
      <w:r>
        <w:rPr>
          <w:rFonts w:ascii="Arial" w:eastAsia="바탕" w:hAnsi="Arial" w:cs="Arial" w:hint="eastAsia"/>
          <w:sz w:val="22"/>
          <w:szCs w:val="22"/>
        </w:rPr>
        <w:t xml:space="preserve"> 10%</w:t>
      </w:r>
      <w:r>
        <w:rPr>
          <w:rFonts w:ascii="Arial" w:eastAsia="바탕" w:hAnsi="Arial" w:cs="Arial" w:hint="eastAsia"/>
          <w:sz w:val="22"/>
          <w:szCs w:val="22"/>
        </w:rPr>
        <w:t>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초과할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없으며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지체가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</w:t>
      </w:r>
      <w:r w:rsidR="00E16799">
        <w:rPr>
          <w:rFonts w:ascii="Arial" w:eastAsia="바탕" w:hAnsi="Arial" w:cs="Arial"/>
          <w:sz w:val="22"/>
          <w:szCs w:val="22"/>
        </w:rPr>
        <w:t>구매자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귀책사유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또는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판매계약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일반조건에서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규정된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불가항력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사유에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의한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경우에는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지체책임을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지지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않는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것으로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한다</w:t>
      </w:r>
      <w:r>
        <w:rPr>
          <w:rFonts w:ascii="Arial" w:eastAsia="바탕" w:hAnsi="Arial" w:cs="Arial" w:hint="eastAsia"/>
          <w:sz w:val="22"/>
          <w:szCs w:val="22"/>
        </w:rPr>
        <w:t>.</w:t>
      </w:r>
    </w:p>
    <w:p w14:paraId="7EB272F8" w14:textId="3840FF1A" w:rsidR="008750A4" w:rsidRDefault="00853699" w:rsidP="009B507B">
      <w:pPr>
        <w:adjustRightInd w:val="0"/>
        <w:ind w:left="220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/>
          <w:sz w:val="22"/>
          <w:szCs w:val="22"/>
        </w:rPr>
        <w:t>2</w:t>
      </w:r>
      <w:r w:rsidR="0065650E">
        <w:rPr>
          <w:rFonts w:ascii="Arial" w:eastAsia="바탕" w:hAnsi="Arial" w:cs="Arial" w:hint="eastAsia"/>
          <w:sz w:val="22"/>
          <w:szCs w:val="22"/>
        </w:rPr>
        <w:t xml:space="preserve">. </w:t>
      </w:r>
      <w:r w:rsidR="00AE7939">
        <w:rPr>
          <w:rFonts w:ascii="Arial" w:eastAsia="바탕" w:hAnsi="Arial" w:cs="Arial"/>
          <w:sz w:val="22"/>
          <w:szCs w:val="22"/>
        </w:rPr>
        <w:t>“</w:t>
      </w:r>
      <w:r w:rsidR="00AE7939">
        <w:rPr>
          <w:rFonts w:ascii="Arial" w:eastAsia="바탕" w:hAnsi="Arial" w:cs="Arial"/>
          <w:sz w:val="22"/>
          <w:szCs w:val="22"/>
        </w:rPr>
        <w:t>구매자</w:t>
      </w:r>
      <w:r w:rsidR="00AE7939">
        <w:rPr>
          <w:rFonts w:ascii="Arial" w:eastAsia="바탕" w:hAnsi="Arial" w:cs="Arial"/>
          <w:sz w:val="22"/>
          <w:szCs w:val="22"/>
        </w:rPr>
        <w:t>”</w:t>
      </w:r>
      <w:r w:rsidR="0065650E">
        <w:rPr>
          <w:rFonts w:ascii="Arial" w:eastAsia="바탕" w:hAnsi="Arial" w:cs="Arial" w:hint="eastAsia"/>
          <w:sz w:val="22"/>
          <w:szCs w:val="22"/>
        </w:rPr>
        <w:t>가</w:t>
      </w:r>
      <w:r w:rsidR="0065650E">
        <w:rPr>
          <w:rFonts w:ascii="Arial" w:eastAsia="바탕" w:hAnsi="Arial" w:cs="Arial" w:hint="eastAsia"/>
          <w:sz w:val="22"/>
          <w:szCs w:val="22"/>
        </w:rPr>
        <w:t xml:space="preserve"> </w:t>
      </w:r>
      <w:r w:rsidR="0065650E">
        <w:rPr>
          <w:rFonts w:ascii="Arial" w:eastAsia="바탕" w:hAnsi="Arial" w:cs="Arial" w:hint="eastAsia"/>
          <w:sz w:val="22"/>
          <w:szCs w:val="22"/>
        </w:rPr>
        <w:t>인수</w:t>
      </w:r>
      <w:r w:rsidR="0065650E">
        <w:rPr>
          <w:rFonts w:ascii="Arial" w:eastAsia="바탕" w:hAnsi="Arial" w:cs="Arial" w:hint="eastAsia"/>
          <w:sz w:val="22"/>
          <w:szCs w:val="22"/>
        </w:rPr>
        <w:t xml:space="preserve"> </w:t>
      </w:r>
      <w:r w:rsidR="0065650E">
        <w:rPr>
          <w:rFonts w:ascii="Arial" w:eastAsia="바탕" w:hAnsi="Arial" w:cs="Arial" w:hint="eastAsia"/>
          <w:sz w:val="22"/>
          <w:szCs w:val="22"/>
        </w:rPr>
        <w:t>거부나</w:t>
      </w:r>
      <w:r w:rsidR="0065650E">
        <w:rPr>
          <w:rFonts w:ascii="Arial" w:eastAsia="바탕" w:hAnsi="Arial" w:cs="Arial" w:hint="eastAsia"/>
          <w:sz w:val="22"/>
          <w:szCs w:val="22"/>
        </w:rPr>
        <w:t xml:space="preserve"> </w:t>
      </w:r>
      <w:r w:rsidR="0065650E">
        <w:rPr>
          <w:rFonts w:ascii="Arial" w:eastAsia="바탕" w:hAnsi="Arial" w:cs="Arial" w:hint="eastAsia"/>
          <w:sz w:val="22"/>
          <w:szCs w:val="22"/>
        </w:rPr>
        <w:t>정당한</w:t>
      </w:r>
      <w:r w:rsidR="0065650E">
        <w:rPr>
          <w:rFonts w:ascii="Arial" w:eastAsia="바탕" w:hAnsi="Arial" w:cs="Arial" w:hint="eastAsia"/>
          <w:sz w:val="22"/>
          <w:szCs w:val="22"/>
        </w:rPr>
        <w:t xml:space="preserve"> </w:t>
      </w:r>
      <w:r w:rsidR="0065650E">
        <w:rPr>
          <w:rFonts w:ascii="Arial" w:eastAsia="바탕" w:hAnsi="Arial" w:cs="Arial" w:hint="eastAsia"/>
          <w:sz w:val="22"/>
          <w:szCs w:val="22"/>
        </w:rPr>
        <w:t>사유</w:t>
      </w:r>
      <w:r w:rsidR="008F631E">
        <w:rPr>
          <w:rFonts w:ascii="Arial" w:eastAsia="바탕" w:hAnsi="Arial" w:cs="Arial" w:hint="eastAsia"/>
          <w:sz w:val="22"/>
          <w:szCs w:val="22"/>
        </w:rPr>
        <w:t xml:space="preserve"> </w:t>
      </w:r>
      <w:r w:rsidR="0065650E">
        <w:rPr>
          <w:rFonts w:ascii="Arial" w:eastAsia="바탕" w:hAnsi="Arial" w:cs="Arial" w:hint="eastAsia"/>
          <w:sz w:val="22"/>
          <w:szCs w:val="22"/>
        </w:rPr>
        <w:t>없이</w:t>
      </w:r>
      <w:r w:rsidR="0065650E">
        <w:rPr>
          <w:rFonts w:ascii="Arial" w:eastAsia="바탕" w:hAnsi="Arial" w:cs="Arial" w:hint="eastAsia"/>
          <w:sz w:val="22"/>
          <w:szCs w:val="22"/>
        </w:rPr>
        <w:t xml:space="preserve"> </w:t>
      </w:r>
      <w:r w:rsidR="00A77098">
        <w:rPr>
          <w:rFonts w:ascii="Arial" w:eastAsia="바탕" w:hAnsi="Arial" w:cs="Arial" w:hint="eastAsia"/>
          <w:sz w:val="22"/>
          <w:szCs w:val="22"/>
        </w:rPr>
        <w:t>인수를</w:t>
      </w:r>
      <w:r w:rsidR="0065650E">
        <w:rPr>
          <w:rFonts w:ascii="Arial" w:eastAsia="바탕" w:hAnsi="Arial" w:cs="Arial" w:hint="eastAsia"/>
          <w:sz w:val="22"/>
          <w:szCs w:val="22"/>
        </w:rPr>
        <w:t xml:space="preserve"> </w:t>
      </w:r>
      <w:r w:rsidR="0065650E">
        <w:rPr>
          <w:rFonts w:ascii="Arial" w:eastAsia="바탕" w:hAnsi="Arial" w:cs="Arial" w:hint="eastAsia"/>
          <w:sz w:val="22"/>
          <w:szCs w:val="22"/>
        </w:rPr>
        <w:t>지연할</w:t>
      </w:r>
      <w:r w:rsidR="0065650E">
        <w:rPr>
          <w:rFonts w:ascii="Arial" w:eastAsia="바탕" w:hAnsi="Arial" w:cs="Arial" w:hint="eastAsia"/>
          <w:sz w:val="22"/>
          <w:szCs w:val="22"/>
        </w:rPr>
        <w:t xml:space="preserve"> </w:t>
      </w:r>
      <w:r w:rsidR="0065650E">
        <w:rPr>
          <w:rFonts w:ascii="Arial" w:eastAsia="바탕" w:hAnsi="Arial" w:cs="Arial" w:hint="eastAsia"/>
          <w:sz w:val="22"/>
          <w:szCs w:val="22"/>
        </w:rPr>
        <w:t>경우</w:t>
      </w:r>
      <w:r w:rsidR="0065650E">
        <w:rPr>
          <w:rFonts w:ascii="Arial" w:eastAsia="바탕" w:hAnsi="Arial" w:cs="Arial" w:hint="eastAsia"/>
          <w:sz w:val="22"/>
          <w:szCs w:val="22"/>
        </w:rPr>
        <w:t xml:space="preserve"> </w:t>
      </w:r>
      <w:r w:rsidR="00EC2851">
        <w:rPr>
          <w:rFonts w:ascii="Arial" w:eastAsia="바탕" w:hAnsi="Arial" w:cs="Arial" w:hint="eastAsia"/>
          <w:sz w:val="22"/>
          <w:szCs w:val="22"/>
        </w:rPr>
        <w:t>사양서에</w:t>
      </w:r>
      <w:r w:rsidR="00EC2851">
        <w:rPr>
          <w:rFonts w:ascii="Arial" w:eastAsia="바탕" w:hAnsi="Arial" w:cs="Arial" w:hint="eastAsia"/>
          <w:sz w:val="22"/>
          <w:szCs w:val="22"/>
        </w:rPr>
        <w:t xml:space="preserve"> </w:t>
      </w:r>
      <w:r w:rsidR="009C19FE">
        <w:rPr>
          <w:rFonts w:ascii="Arial" w:eastAsia="바탕" w:hAnsi="Arial" w:cs="Arial" w:hint="eastAsia"/>
          <w:sz w:val="22"/>
          <w:szCs w:val="22"/>
        </w:rPr>
        <w:t>협의된</w:t>
      </w:r>
      <w:r w:rsidR="009C19FE">
        <w:rPr>
          <w:rFonts w:ascii="Arial" w:eastAsia="바탕" w:hAnsi="Arial" w:cs="Arial" w:hint="eastAsia"/>
          <w:sz w:val="22"/>
          <w:szCs w:val="22"/>
        </w:rPr>
        <w:t xml:space="preserve"> </w:t>
      </w:r>
      <w:r w:rsidR="0065650E">
        <w:rPr>
          <w:rFonts w:ascii="Arial" w:eastAsia="바탕" w:hAnsi="Arial" w:cs="Arial" w:hint="eastAsia"/>
          <w:sz w:val="22"/>
          <w:szCs w:val="22"/>
        </w:rPr>
        <w:t>일로부터</w:t>
      </w:r>
      <w:r w:rsidR="0065650E">
        <w:rPr>
          <w:rFonts w:ascii="Arial" w:eastAsia="바탕" w:hAnsi="Arial" w:cs="Arial" w:hint="eastAsia"/>
          <w:sz w:val="22"/>
          <w:szCs w:val="22"/>
        </w:rPr>
        <w:t xml:space="preserve"> </w:t>
      </w:r>
      <w:r w:rsidR="00046B1E">
        <w:rPr>
          <w:rFonts w:ascii="Arial" w:eastAsia="바탕" w:hAnsi="Arial" w:cs="Arial" w:hint="eastAsia"/>
          <w:sz w:val="22"/>
          <w:szCs w:val="22"/>
        </w:rPr>
        <w:t>발생하는</w:t>
      </w:r>
      <w:r w:rsidR="00046B1E">
        <w:rPr>
          <w:rFonts w:ascii="Arial" w:eastAsia="바탕" w:hAnsi="Arial" w:cs="Arial" w:hint="eastAsia"/>
          <w:sz w:val="22"/>
          <w:szCs w:val="22"/>
        </w:rPr>
        <w:t xml:space="preserve"> </w:t>
      </w:r>
      <w:r w:rsidR="00046B1E">
        <w:rPr>
          <w:rFonts w:ascii="Arial" w:eastAsia="바탕" w:hAnsi="Arial" w:cs="Arial" w:hint="eastAsia"/>
          <w:sz w:val="22"/>
          <w:szCs w:val="22"/>
        </w:rPr>
        <w:t>보관료</w:t>
      </w:r>
      <w:r w:rsidR="00046B1E">
        <w:rPr>
          <w:rFonts w:ascii="Arial" w:eastAsia="바탕" w:hAnsi="Arial" w:cs="Arial" w:hint="eastAsia"/>
          <w:sz w:val="22"/>
          <w:szCs w:val="22"/>
        </w:rPr>
        <w:t xml:space="preserve"> </w:t>
      </w:r>
      <w:r w:rsidR="00046B1E">
        <w:rPr>
          <w:rFonts w:ascii="Arial" w:eastAsia="바탕" w:hAnsi="Arial" w:cs="Arial" w:hint="eastAsia"/>
          <w:sz w:val="22"/>
          <w:szCs w:val="22"/>
        </w:rPr>
        <w:t>등</w:t>
      </w:r>
      <w:r w:rsidR="00046B1E">
        <w:rPr>
          <w:rFonts w:ascii="Arial" w:eastAsia="바탕" w:hAnsi="Arial" w:cs="Arial" w:hint="eastAsia"/>
          <w:sz w:val="22"/>
          <w:szCs w:val="22"/>
        </w:rPr>
        <w:t xml:space="preserve"> </w:t>
      </w:r>
      <w:r w:rsidR="00046B1E">
        <w:rPr>
          <w:rFonts w:ascii="Arial" w:eastAsia="바탕" w:hAnsi="Arial" w:cs="Arial" w:hint="eastAsia"/>
          <w:sz w:val="22"/>
          <w:szCs w:val="22"/>
        </w:rPr>
        <w:t>관련</w:t>
      </w:r>
      <w:r w:rsidR="00046B1E">
        <w:rPr>
          <w:rFonts w:ascii="Arial" w:eastAsia="바탕" w:hAnsi="Arial" w:cs="Arial" w:hint="eastAsia"/>
          <w:sz w:val="22"/>
          <w:szCs w:val="22"/>
        </w:rPr>
        <w:t xml:space="preserve"> </w:t>
      </w:r>
      <w:r w:rsidR="00046B1E">
        <w:rPr>
          <w:rFonts w:ascii="Arial" w:eastAsia="바탕" w:hAnsi="Arial" w:cs="Arial" w:hint="eastAsia"/>
          <w:sz w:val="22"/>
          <w:szCs w:val="22"/>
        </w:rPr>
        <w:t>비용을</w:t>
      </w:r>
      <w:r w:rsidR="0065650E">
        <w:rPr>
          <w:rFonts w:ascii="Arial" w:eastAsia="바탕" w:hAnsi="Arial" w:cs="Arial" w:hint="eastAsia"/>
          <w:sz w:val="22"/>
          <w:szCs w:val="22"/>
        </w:rPr>
        <w:t xml:space="preserve"> </w:t>
      </w:r>
      <w:r w:rsidR="00AE7939">
        <w:rPr>
          <w:rFonts w:ascii="Arial" w:eastAsia="바탕" w:hAnsi="Arial" w:cs="Arial"/>
          <w:sz w:val="22"/>
          <w:szCs w:val="22"/>
        </w:rPr>
        <w:t>“LG</w:t>
      </w:r>
      <w:r w:rsidR="00AE7939">
        <w:rPr>
          <w:rFonts w:ascii="Arial" w:eastAsia="바탕" w:hAnsi="Arial" w:cs="Arial"/>
          <w:sz w:val="22"/>
          <w:szCs w:val="22"/>
        </w:rPr>
        <w:t>전자</w:t>
      </w:r>
      <w:r w:rsidR="00AE7939">
        <w:rPr>
          <w:rFonts w:ascii="Arial" w:eastAsia="바탕" w:hAnsi="Arial" w:cs="Arial"/>
          <w:sz w:val="22"/>
          <w:szCs w:val="22"/>
        </w:rPr>
        <w:t>”</w:t>
      </w:r>
      <w:r w:rsidR="0065650E">
        <w:rPr>
          <w:rFonts w:ascii="Arial" w:eastAsia="바탕" w:hAnsi="Arial" w:cs="Arial" w:hint="eastAsia"/>
          <w:sz w:val="22"/>
          <w:szCs w:val="22"/>
        </w:rPr>
        <w:t>에게</w:t>
      </w:r>
      <w:r w:rsidR="0065650E">
        <w:rPr>
          <w:rFonts w:ascii="Arial" w:eastAsia="바탕" w:hAnsi="Arial" w:cs="Arial" w:hint="eastAsia"/>
          <w:sz w:val="22"/>
          <w:szCs w:val="22"/>
        </w:rPr>
        <w:t xml:space="preserve"> </w:t>
      </w:r>
      <w:r w:rsidR="0065650E">
        <w:rPr>
          <w:rFonts w:ascii="Arial" w:eastAsia="바탕" w:hAnsi="Arial" w:cs="Arial" w:hint="eastAsia"/>
          <w:sz w:val="22"/>
          <w:szCs w:val="22"/>
        </w:rPr>
        <w:t>지급한다</w:t>
      </w:r>
      <w:r w:rsidR="0065650E">
        <w:rPr>
          <w:rFonts w:ascii="Arial" w:eastAsia="바탕" w:hAnsi="Arial" w:cs="Arial" w:hint="eastAsia"/>
          <w:sz w:val="22"/>
          <w:szCs w:val="22"/>
        </w:rPr>
        <w:t>.</w:t>
      </w:r>
    </w:p>
    <w:p w14:paraId="1EF1883C" w14:textId="2EBC17F1" w:rsidR="008750A4" w:rsidRDefault="008750A4" w:rsidP="008750A4">
      <w:pPr>
        <w:tabs>
          <w:tab w:val="left" w:pos="2940"/>
        </w:tabs>
        <w:adjustRightInd w:val="0"/>
        <w:spacing w:before="300" w:after="120"/>
        <w:rPr>
          <w:rFonts w:ascii="Arial" w:eastAsia="돋움" w:hAnsi="Arial" w:cs="Arial"/>
          <w:b/>
          <w:bCs/>
          <w:color w:val="auto"/>
          <w:sz w:val="22"/>
          <w:szCs w:val="22"/>
        </w:rPr>
      </w:pPr>
      <w:r>
        <w:rPr>
          <w:rFonts w:ascii="Arial" w:eastAsia="돋움" w:hAnsi="Arial" w:cs="Arial" w:hint="eastAsia"/>
          <w:b/>
          <w:bCs/>
          <w:color w:val="auto"/>
          <w:sz w:val="22"/>
          <w:szCs w:val="22"/>
        </w:rPr>
        <w:t>제</w:t>
      </w:r>
      <w:r w:rsidR="00A77098">
        <w:rPr>
          <w:rFonts w:ascii="Arial" w:eastAsia="돋움" w:hAnsi="Arial" w:cs="Arial" w:hint="eastAsia"/>
          <w:b/>
          <w:bCs/>
          <w:color w:val="auto"/>
          <w:sz w:val="22"/>
          <w:szCs w:val="22"/>
        </w:rPr>
        <w:t>8</w:t>
      </w:r>
      <w:r>
        <w:rPr>
          <w:rFonts w:ascii="Arial" w:eastAsia="돋움" w:hAnsi="Arial" w:cs="Arial" w:hint="eastAsia"/>
          <w:b/>
          <w:bCs/>
          <w:color w:val="auto"/>
          <w:sz w:val="22"/>
          <w:szCs w:val="22"/>
        </w:rPr>
        <w:t>조</w:t>
      </w:r>
      <w:r>
        <w:rPr>
          <w:rFonts w:ascii="Arial" w:eastAsia="돋움" w:hAnsi="Arial" w:cs="Arial" w:hint="eastAsia"/>
          <w:b/>
          <w:bCs/>
          <w:color w:val="auto"/>
          <w:sz w:val="22"/>
          <w:szCs w:val="22"/>
        </w:rPr>
        <w:t xml:space="preserve"> (</w:t>
      </w:r>
      <w:r>
        <w:rPr>
          <w:rFonts w:ascii="Arial" w:eastAsia="돋움" w:hAnsi="Arial" w:cs="Arial" w:hint="eastAsia"/>
          <w:b/>
          <w:bCs/>
          <w:color w:val="auto"/>
          <w:sz w:val="22"/>
          <w:szCs w:val="22"/>
        </w:rPr>
        <w:t>연체이자</w:t>
      </w:r>
      <w:r>
        <w:rPr>
          <w:rFonts w:ascii="Arial" w:eastAsia="돋움" w:hAnsi="Arial" w:cs="Arial" w:hint="eastAsia"/>
          <w:b/>
          <w:bCs/>
          <w:color w:val="auto"/>
          <w:sz w:val="22"/>
          <w:szCs w:val="22"/>
        </w:rPr>
        <w:t>)</w:t>
      </w:r>
    </w:p>
    <w:p w14:paraId="33042E41" w14:textId="61AEDFA3" w:rsidR="008750A4" w:rsidRDefault="008750A4" w:rsidP="008750A4">
      <w:pPr>
        <w:adjustRightInd w:val="0"/>
        <w:ind w:leftChars="119" w:left="238"/>
        <w:rPr>
          <w:rFonts w:ascii="Arial" w:eastAsia="바탕" w:hAnsi="Arial" w:cs="Arial"/>
          <w:color w:val="auto"/>
          <w:sz w:val="22"/>
          <w:szCs w:val="22"/>
        </w:rPr>
      </w:pPr>
      <w:r>
        <w:rPr>
          <w:rFonts w:ascii="Arial" w:eastAsia="바탕" w:hAnsi="Arial" w:cs="Arial" w:hint="eastAsia"/>
          <w:color w:val="auto"/>
          <w:sz w:val="22"/>
          <w:szCs w:val="22"/>
        </w:rPr>
        <w:t>이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계약에서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달리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정하지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않는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한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color w:val="auto"/>
          <w:sz w:val="22"/>
          <w:szCs w:val="22"/>
        </w:rPr>
        <w:t>이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계약과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관련한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금전지급의무의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이행에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있어서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연체가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발생할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시에는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지급할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금액에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대하여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변제시까지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 w:rsidRPr="00AC42F6">
        <w:rPr>
          <w:rFonts w:ascii="Arial" w:eastAsia="바탕" w:hAnsi="Arial" w:cs="Arial" w:hint="eastAsia"/>
          <w:color w:val="auto"/>
          <w:sz w:val="22"/>
          <w:szCs w:val="22"/>
        </w:rPr>
        <w:t>연</w:t>
      </w:r>
      <w:r w:rsidRPr="00AC42F6">
        <w:rPr>
          <w:rFonts w:ascii="Arial" w:eastAsia="바탕" w:hAnsi="Arial" w:cs="Arial" w:hint="eastAsia"/>
          <w:color w:val="auto"/>
          <w:sz w:val="22"/>
          <w:szCs w:val="22"/>
        </w:rPr>
        <w:t xml:space="preserve"> [20]%</w:t>
      </w:r>
      <w:r w:rsidRPr="00AC42F6">
        <w:rPr>
          <w:rFonts w:ascii="Arial" w:eastAsia="바탕" w:hAnsi="Arial" w:cs="Arial" w:hint="eastAsia"/>
          <w:color w:val="auto"/>
          <w:sz w:val="22"/>
          <w:szCs w:val="22"/>
        </w:rPr>
        <w:t>의</w:t>
      </w:r>
      <w:r w:rsidRPr="00AC42F6"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 w:rsidRPr="00AC42F6">
        <w:rPr>
          <w:rFonts w:ascii="Arial" w:eastAsia="바탕" w:hAnsi="Arial" w:cs="Arial" w:hint="eastAsia"/>
          <w:color w:val="auto"/>
          <w:sz w:val="22"/>
          <w:szCs w:val="22"/>
        </w:rPr>
        <w:t>비율</w:t>
      </w:r>
      <w:r>
        <w:rPr>
          <w:rFonts w:ascii="Arial" w:eastAsia="바탕" w:hAnsi="Arial" w:cs="Arial" w:hint="eastAsia"/>
          <w:color w:val="auto"/>
          <w:sz w:val="22"/>
          <w:szCs w:val="22"/>
        </w:rPr>
        <w:t>에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의한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연체이자를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함께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지급하여야</w:t>
      </w:r>
      <w:r>
        <w:rPr>
          <w:rFonts w:ascii="Arial" w:eastAsia="바탕" w:hAnsi="Arial" w:cs="Arial" w:hint="eastAsia"/>
          <w:color w:val="auto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color w:val="auto"/>
          <w:sz w:val="22"/>
          <w:szCs w:val="22"/>
        </w:rPr>
        <w:t>한다</w:t>
      </w:r>
      <w:r>
        <w:rPr>
          <w:rFonts w:ascii="Arial" w:eastAsia="바탕" w:hAnsi="Arial" w:cs="Arial" w:hint="eastAsia"/>
          <w:color w:val="auto"/>
          <w:sz w:val="22"/>
          <w:szCs w:val="22"/>
        </w:rPr>
        <w:t>.</w:t>
      </w:r>
    </w:p>
    <w:p w14:paraId="426F3FE4" w14:textId="4004C49B" w:rsidR="008750A4" w:rsidRDefault="008750A4" w:rsidP="008750A4">
      <w:pPr>
        <w:adjustRightInd w:val="0"/>
        <w:spacing w:before="300" w:after="120"/>
        <w:outlineLvl w:val="0"/>
        <w:rPr>
          <w:rFonts w:ascii="Arial" w:eastAsia="돋움" w:hAnsi="Arial" w:cs="Arial"/>
          <w:b/>
          <w:bCs/>
          <w:sz w:val="22"/>
          <w:szCs w:val="22"/>
          <w:lang w:val="ko-KR"/>
        </w:rPr>
      </w:pP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제</w:t>
      </w:r>
      <w:r w:rsidR="00A77098"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9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조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 xml:space="preserve"> (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위험부담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>)</w:t>
      </w:r>
    </w:p>
    <w:p w14:paraId="53F21BCF" w14:textId="7AD1BABF" w:rsidR="002A108F" w:rsidRPr="009430B4" w:rsidRDefault="00E16799" w:rsidP="00BD0727">
      <w:pPr>
        <w:adjustRightInd w:val="0"/>
        <w:ind w:leftChars="119" w:left="238"/>
        <w:rPr>
          <w:rFonts w:ascii="Arial" w:eastAsia="바탕" w:hAnsi="Arial" w:cs="Arial"/>
          <w:b/>
          <w:i/>
          <w:color w:val="FF0000"/>
          <w:sz w:val="22"/>
          <w:szCs w:val="22"/>
        </w:rPr>
      </w:pPr>
      <w:r>
        <w:rPr>
          <w:rFonts w:ascii="Arial" w:eastAsia="바탕" w:hAnsi="Arial" w:cs="Arial"/>
          <w:sz w:val="22"/>
          <w:szCs w:val="22"/>
        </w:rPr>
        <w:t>“LG</w:t>
      </w:r>
      <w:r>
        <w:rPr>
          <w:rFonts w:ascii="Arial" w:eastAsia="바탕" w:hAnsi="Arial" w:cs="Arial"/>
          <w:sz w:val="22"/>
          <w:szCs w:val="22"/>
        </w:rPr>
        <w:t>전자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/>
          <w:sz w:val="22"/>
          <w:szCs w:val="22"/>
        </w:rPr>
        <w:t>가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/>
          <w:sz w:val="22"/>
          <w:szCs w:val="22"/>
        </w:rPr>
        <w:t>“</w:t>
      </w:r>
      <w:r w:rsidR="008750A4">
        <w:rPr>
          <w:rFonts w:ascii="Arial" w:eastAsia="바탕" w:hAnsi="Arial" w:cs="Arial" w:hint="eastAsia"/>
          <w:sz w:val="22"/>
          <w:szCs w:val="22"/>
        </w:rPr>
        <w:t>계약제품</w:t>
      </w:r>
      <w:r w:rsidR="008750A4">
        <w:rPr>
          <w:rFonts w:ascii="Arial" w:eastAsia="바탕" w:hAnsi="Arial" w:cs="Arial"/>
          <w:sz w:val="22"/>
          <w:szCs w:val="22"/>
        </w:rPr>
        <w:t>”</w:t>
      </w:r>
      <w:r w:rsidR="008750A4">
        <w:rPr>
          <w:rFonts w:ascii="Arial" w:eastAsia="바탕" w:hAnsi="Arial" w:cs="Arial" w:hint="eastAsia"/>
          <w:sz w:val="22"/>
          <w:szCs w:val="22"/>
        </w:rPr>
        <w:t>에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대한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입고를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완료하기</w:t>
      </w:r>
      <w:r w:rsidR="008750A4">
        <w:rPr>
          <w:rFonts w:ascii="Arial" w:eastAsia="바탕" w:hAnsi="Arial" w:cs="Arial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전까지</w:t>
      </w:r>
      <w:r w:rsidR="008750A4">
        <w:rPr>
          <w:rFonts w:ascii="Arial" w:eastAsia="바탕" w:hAnsi="Arial" w:cs="Arial"/>
          <w:sz w:val="22"/>
          <w:szCs w:val="22"/>
        </w:rPr>
        <w:t xml:space="preserve"> “</w:t>
      </w:r>
      <w:r w:rsidR="008750A4">
        <w:rPr>
          <w:rFonts w:ascii="Arial" w:eastAsia="바탕" w:hAnsi="Arial" w:cs="Arial" w:hint="eastAsia"/>
          <w:sz w:val="22"/>
          <w:szCs w:val="22"/>
        </w:rPr>
        <w:t>계약제품</w:t>
      </w:r>
      <w:r w:rsidR="008750A4">
        <w:rPr>
          <w:rFonts w:ascii="Arial" w:eastAsia="바탕" w:hAnsi="Arial" w:cs="Arial"/>
          <w:sz w:val="22"/>
          <w:szCs w:val="22"/>
        </w:rPr>
        <w:t>”</w:t>
      </w:r>
      <w:r w:rsidR="008750A4">
        <w:rPr>
          <w:rFonts w:ascii="Arial" w:eastAsia="바탕" w:hAnsi="Arial" w:cs="Arial" w:hint="eastAsia"/>
          <w:sz w:val="22"/>
          <w:szCs w:val="22"/>
        </w:rPr>
        <w:t>의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제작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또는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설치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중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/>
          <w:sz w:val="22"/>
          <w:szCs w:val="22"/>
        </w:rPr>
        <w:t>“</w:t>
      </w:r>
      <w:r w:rsidR="008750A4">
        <w:rPr>
          <w:rFonts w:ascii="Arial" w:eastAsia="바탕" w:hAnsi="Arial" w:cs="Arial" w:hint="eastAsia"/>
          <w:sz w:val="22"/>
          <w:szCs w:val="22"/>
        </w:rPr>
        <w:t>계약제품</w:t>
      </w:r>
      <w:r w:rsidR="008750A4">
        <w:rPr>
          <w:rFonts w:ascii="Arial" w:eastAsia="바탕" w:hAnsi="Arial" w:cs="Arial"/>
          <w:sz w:val="22"/>
          <w:szCs w:val="22"/>
        </w:rPr>
        <w:t>”</w:t>
      </w:r>
      <w:r w:rsidR="008750A4">
        <w:rPr>
          <w:rFonts w:ascii="Arial" w:eastAsia="바탕" w:hAnsi="Arial" w:cs="Arial" w:hint="eastAsia"/>
          <w:sz w:val="22"/>
          <w:szCs w:val="22"/>
        </w:rPr>
        <w:t>의</w:t>
      </w:r>
      <w:r w:rsidR="008750A4">
        <w:rPr>
          <w:rFonts w:ascii="Arial" w:eastAsia="바탕" w:hAnsi="Arial" w:cs="Arial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전부</w:t>
      </w:r>
      <w:r w:rsidR="008750A4">
        <w:rPr>
          <w:rFonts w:ascii="Arial" w:eastAsia="바탕" w:hAnsi="Arial" w:cs="Arial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또는</w:t>
      </w:r>
      <w:r w:rsidR="008750A4">
        <w:rPr>
          <w:rFonts w:ascii="Arial" w:eastAsia="바탕" w:hAnsi="Arial" w:cs="Arial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일부가</w:t>
      </w:r>
      <w:r w:rsidR="008750A4">
        <w:rPr>
          <w:rFonts w:ascii="Arial" w:eastAsia="바탕" w:hAnsi="Arial" w:cs="Arial"/>
          <w:sz w:val="22"/>
          <w:szCs w:val="22"/>
        </w:rPr>
        <w:t xml:space="preserve"> </w:t>
      </w:r>
      <w:proofErr w:type="spellStart"/>
      <w:r w:rsidR="008750A4">
        <w:rPr>
          <w:rFonts w:ascii="Arial" w:eastAsia="바탕" w:hAnsi="Arial" w:cs="Arial" w:hint="eastAsia"/>
          <w:sz w:val="22"/>
          <w:szCs w:val="22"/>
        </w:rPr>
        <w:t>멸실</w:t>
      </w:r>
      <w:proofErr w:type="spellEnd"/>
      <w:r w:rsidR="008750A4">
        <w:rPr>
          <w:rFonts w:ascii="Arial" w:eastAsia="바탕" w:hAnsi="Arial" w:cs="Arial" w:hint="eastAsia"/>
          <w:sz w:val="22"/>
          <w:szCs w:val="22"/>
        </w:rPr>
        <w:t xml:space="preserve">, </w:t>
      </w:r>
      <w:r w:rsidR="008750A4">
        <w:rPr>
          <w:rFonts w:ascii="Arial" w:eastAsia="바탕" w:hAnsi="Arial" w:cs="Arial" w:hint="eastAsia"/>
          <w:sz w:val="22"/>
          <w:szCs w:val="22"/>
        </w:rPr>
        <w:t>훼손</w:t>
      </w:r>
      <w:r w:rsidR="008750A4">
        <w:rPr>
          <w:rFonts w:ascii="Arial" w:eastAsia="바탕" w:hAnsi="Arial" w:cs="Arial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또는</w:t>
      </w:r>
      <w:r w:rsidR="008750A4">
        <w:rPr>
          <w:rFonts w:ascii="Arial" w:eastAsia="바탕" w:hAnsi="Arial" w:cs="Arial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변질된</w:t>
      </w:r>
      <w:r w:rsidR="008750A4">
        <w:rPr>
          <w:rFonts w:ascii="Arial" w:eastAsia="바탕" w:hAnsi="Arial" w:cs="Arial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경우</w:t>
      </w:r>
      <w:r w:rsidR="008750A4">
        <w:rPr>
          <w:rFonts w:ascii="Arial" w:eastAsia="바탕" w:hAnsi="Arial" w:cs="Arial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그</w:t>
      </w:r>
      <w:r w:rsidR="008750A4">
        <w:rPr>
          <w:rFonts w:ascii="Arial" w:eastAsia="바탕" w:hAnsi="Arial" w:cs="Arial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위험은</w:t>
      </w:r>
      <w:r w:rsidR="008750A4">
        <w:rPr>
          <w:rFonts w:ascii="Arial" w:eastAsia="바탕" w:hAnsi="Arial" w:cs="Arial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/>
          <w:sz w:val="22"/>
          <w:szCs w:val="22"/>
        </w:rPr>
        <w:t>구매자</w:t>
      </w:r>
      <w:r>
        <w:rPr>
          <w:rFonts w:ascii="Arial" w:eastAsia="바탕" w:hAnsi="Arial" w:cs="Arial"/>
          <w:sz w:val="22"/>
          <w:szCs w:val="22"/>
        </w:rPr>
        <w:t>”</w:t>
      </w:r>
      <w:r w:rsidR="008750A4">
        <w:rPr>
          <w:rFonts w:ascii="Arial" w:eastAsia="바탕" w:hAnsi="Arial" w:cs="Arial" w:hint="eastAsia"/>
          <w:sz w:val="22"/>
          <w:szCs w:val="22"/>
        </w:rPr>
        <w:t>의</w:t>
      </w:r>
      <w:r w:rsidR="008750A4">
        <w:rPr>
          <w:rFonts w:ascii="Arial" w:eastAsia="바탕" w:hAnsi="Arial" w:cs="Arial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귀책사유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또는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인수지연에</w:t>
      </w:r>
      <w:r w:rsidR="008750A4">
        <w:rPr>
          <w:rFonts w:ascii="Arial" w:eastAsia="바탕" w:hAnsi="Arial" w:cs="Arial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의한</w:t>
      </w:r>
      <w:r w:rsidR="008750A4">
        <w:rPr>
          <w:rFonts w:ascii="Arial" w:eastAsia="바탕" w:hAnsi="Arial" w:cs="Arial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경우를</w:t>
      </w:r>
      <w:r w:rsidR="008750A4">
        <w:rPr>
          <w:rFonts w:ascii="Arial" w:eastAsia="바탕" w:hAnsi="Arial" w:cs="Arial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제외하고는</w:t>
      </w:r>
      <w:r w:rsidR="008750A4">
        <w:rPr>
          <w:rFonts w:ascii="Arial" w:eastAsia="바탕" w:hAnsi="Arial" w:cs="Arial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“LG</w:t>
      </w:r>
      <w:r>
        <w:rPr>
          <w:rFonts w:ascii="Arial" w:eastAsia="바탕" w:hAnsi="Arial" w:cs="Arial"/>
          <w:sz w:val="22"/>
          <w:szCs w:val="22"/>
        </w:rPr>
        <w:t>전자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/>
          <w:sz w:val="22"/>
          <w:szCs w:val="22"/>
        </w:rPr>
        <w:t>가</w:t>
      </w:r>
      <w:r w:rsidR="008750A4">
        <w:rPr>
          <w:rFonts w:ascii="Arial" w:eastAsia="바탕" w:hAnsi="Arial" w:cs="Arial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부담하며</w:t>
      </w:r>
      <w:r w:rsidR="008750A4">
        <w:rPr>
          <w:rFonts w:ascii="Arial" w:eastAsia="바탕" w:hAnsi="Arial" w:cs="Arial" w:hint="eastAsia"/>
          <w:sz w:val="22"/>
          <w:szCs w:val="22"/>
        </w:rPr>
        <w:t>,</w:t>
      </w:r>
      <w:r w:rsidR="008750A4">
        <w:rPr>
          <w:rFonts w:ascii="Arial" w:eastAsia="바탕" w:hAnsi="Arial" w:cs="Arial"/>
          <w:sz w:val="22"/>
          <w:szCs w:val="22"/>
        </w:rPr>
        <w:t xml:space="preserve"> “</w:t>
      </w:r>
      <w:r w:rsidR="008750A4">
        <w:rPr>
          <w:rFonts w:ascii="Arial" w:eastAsia="바탕" w:hAnsi="Arial" w:cs="Arial"/>
          <w:sz w:val="22"/>
          <w:szCs w:val="22"/>
        </w:rPr>
        <w:t>계약제품</w:t>
      </w:r>
      <w:r w:rsidR="008750A4">
        <w:rPr>
          <w:rFonts w:ascii="Arial" w:eastAsia="바탕" w:hAnsi="Arial" w:cs="Arial"/>
          <w:sz w:val="22"/>
          <w:szCs w:val="22"/>
        </w:rPr>
        <w:t>”</w:t>
      </w:r>
      <w:r w:rsidR="008750A4">
        <w:rPr>
          <w:rFonts w:ascii="Arial" w:eastAsia="바탕" w:hAnsi="Arial" w:cs="Arial" w:hint="eastAsia"/>
          <w:sz w:val="22"/>
          <w:szCs w:val="22"/>
        </w:rPr>
        <w:t>의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입고가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완료된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후에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발생하는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위험은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그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원인이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“LG</w:t>
      </w:r>
      <w:r>
        <w:rPr>
          <w:rFonts w:ascii="Arial" w:eastAsia="바탕" w:hAnsi="Arial" w:cs="Arial"/>
          <w:sz w:val="22"/>
          <w:szCs w:val="22"/>
        </w:rPr>
        <w:t>전자</w:t>
      </w:r>
      <w:r>
        <w:rPr>
          <w:rFonts w:ascii="Arial" w:eastAsia="바탕" w:hAnsi="Arial" w:cs="Arial"/>
          <w:sz w:val="22"/>
          <w:szCs w:val="22"/>
        </w:rPr>
        <w:t>”</w:t>
      </w:r>
      <w:r w:rsidR="008750A4">
        <w:rPr>
          <w:rFonts w:ascii="Arial" w:eastAsia="바탕" w:hAnsi="Arial" w:cs="Arial" w:hint="eastAsia"/>
          <w:sz w:val="22"/>
          <w:szCs w:val="22"/>
        </w:rPr>
        <w:t>의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귀책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사유에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의한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것을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제외하고는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3F207C">
        <w:rPr>
          <w:rFonts w:ascii="Arial" w:eastAsia="바탕" w:hAnsi="Arial" w:cs="Arial"/>
          <w:sz w:val="22"/>
          <w:szCs w:val="22"/>
        </w:rPr>
        <w:t>“</w:t>
      </w:r>
      <w:r w:rsidR="003F207C">
        <w:rPr>
          <w:rFonts w:ascii="Arial" w:eastAsia="바탕" w:hAnsi="Arial" w:cs="Arial"/>
          <w:sz w:val="22"/>
          <w:szCs w:val="22"/>
        </w:rPr>
        <w:t>구매자</w:t>
      </w:r>
      <w:r w:rsidR="003F207C">
        <w:rPr>
          <w:rFonts w:ascii="Arial" w:eastAsia="바탕" w:hAnsi="Arial" w:cs="Arial"/>
          <w:sz w:val="22"/>
          <w:szCs w:val="22"/>
        </w:rPr>
        <w:t>”</w:t>
      </w:r>
      <w:r w:rsidR="003F207C">
        <w:rPr>
          <w:rFonts w:ascii="Arial" w:eastAsia="바탕" w:hAnsi="Arial" w:cs="Arial"/>
          <w:sz w:val="22"/>
          <w:szCs w:val="22"/>
        </w:rPr>
        <w:t>가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이를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부담한다</w:t>
      </w:r>
      <w:r w:rsidR="008750A4">
        <w:rPr>
          <w:rFonts w:ascii="Arial" w:eastAsia="바탕" w:hAnsi="Arial" w:cs="Arial" w:hint="eastAsia"/>
          <w:sz w:val="22"/>
          <w:szCs w:val="22"/>
        </w:rPr>
        <w:t>.</w:t>
      </w:r>
      <w:r w:rsidR="006F4664">
        <w:rPr>
          <w:rFonts w:ascii="Arial" w:eastAsia="바탕" w:hAnsi="Arial" w:cs="Arial" w:hint="eastAsia"/>
          <w:sz w:val="22"/>
          <w:szCs w:val="22"/>
        </w:rPr>
        <w:t xml:space="preserve"> </w:t>
      </w:r>
      <w:r w:rsidR="006F4664">
        <w:rPr>
          <w:rFonts w:ascii="Arial" w:eastAsia="바탕" w:hAnsi="Arial" w:cs="Arial" w:hint="eastAsia"/>
          <w:sz w:val="22"/>
          <w:szCs w:val="22"/>
        </w:rPr>
        <w:t>단</w:t>
      </w:r>
      <w:r w:rsidR="006F4664">
        <w:rPr>
          <w:rFonts w:ascii="Arial" w:eastAsia="바탕" w:hAnsi="Arial" w:cs="Arial" w:hint="eastAsia"/>
          <w:sz w:val="22"/>
          <w:szCs w:val="22"/>
        </w:rPr>
        <w:t xml:space="preserve"> </w:t>
      </w:r>
      <w:r w:rsidR="006F4664">
        <w:rPr>
          <w:rFonts w:ascii="Arial" w:eastAsia="바탕" w:hAnsi="Arial" w:cs="Arial"/>
          <w:sz w:val="22"/>
          <w:szCs w:val="22"/>
        </w:rPr>
        <w:t>“</w:t>
      </w:r>
      <w:r w:rsidR="006F4664">
        <w:rPr>
          <w:rFonts w:ascii="Arial" w:eastAsia="바탕" w:hAnsi="Arial" w:cs="Arial" w:hint="eastAsia"/>
          <w:sz w:val="22"/>
          <w:szCs w:val="22"/>
        </w:rPr>
        <w:t>납품장소</w:t>
      </w:r>
      <w:r w:rsidR="006F4664">
        <w:rPr>
          <w:rFonts w:ascii="Arial" w:eastAsia="바탕" w:hAnsi="Arial" w:cs="Arial"/>
          <w:sz w:val="22"/>
          <w:szCs w:val="22"/>
        </w:rPr>
        <w:t>”</w:t>
      </w:r>
      <w:r w:rsidR="006F4664">
        <w:rPr>
          <w:rFonts w:ascii="Arial" w:eastAsia="바탕" w:hAnsi="Arial" w:cs="Arial" w:hint="eastAsia"/>
          <w:sz w:val="22"/>
          <w:szCs w:val="22"/>
        </w:rPr>
        <w:t>가</w:t>
      </w:r>
      <w:r w:rsidR="006F4664">
        <w:rPr>
          <w:rFonts w:ascii="Arial" w:eastAsia="바탕" w:hAnsi="Arial" w:cs="Arial" w:hint="eastAsia"/>
          <w:sz w:val="22"/>
          <w:szCs w:val="22"/>
        </w:rPr>
        <w:t xml:space="preserve"> </w:t>
      </w:r>
      <w:r w:rsidR="006F4664">
        <w:rPr>
          <w:rFonts w:ascii="Arial" w:eastAsia="바탕" w:hAnsi="Arial" w:cs="Arial" w:hint="eastAsia"/>
          <w:sz w:val="22"/>
          <w:szCs w:val="22"/>
        </w:rPr>
        <w:t>대한민국</w:t>
      </w:r>
      <w:r w:rsidR="006F4664">
        <w:rPr>
          <w:rFonts w:ascii="Arial" w:eastAsia="바탕" w:hAnsi="Arial" w:cs="Arial" w:hint="eastAsia"/>
          <w:sz w:val="22"/>
          <w:szCs w:val="22"/>
        </w:rPr>
        <w:t xml:space="preserve"> </w:t>
      </w:r>
      <w:r w:rsidR="006F4664">
        <w:rPr>
          <w:rFonts w:ascii="Arial" w:eastAsia="바탕" w:hAnsi="Arial" w:cs="Arial" w:hint="eastAsia"/>
          <w:sz w:val="22"/>
          <w:szCs w:val="22"/>
        </w:rPr>
        <w:t>외의</w:t>
      </w:r>
      <w:r w:rsidR="006F4664">
        <w:rPr>
          <w:rFonts w:ascii="Arial" w:eastAsia="바탕" w:hAnsi="Arial" w:cs="Arial" w:hint="eastAsia"/>
          <w:sz w:val="22"/>
          <w:szCs w:val="22"/>
        </w:rPr>
        <w:t xml:space="preserve"> </w:t>
      </w:r>
      <w:r w:rsidR="006F4664">
        <w:rPr>
          <w:rFonts w:ascii="Arial" w:eastAsia="바탕" w:hAnsi="Arial" w:cs="Arial" w:hint="eastAsia"/>
          <w:sz w:val="22"/>
          <w:szCs w:val="22"/>
        </w:rPr>
        <w:t>국가에</w:t>
      </w:r>
      <w:r w:rsidR="006F4664">
        <w:rPr>
          <w:rFonts w:ascii="Arial" w:eastAsia="바탕" w:hAnsi="Arial" w:cs="Arial" w:hint="eastAsia"/>
          <w:sz w:val="22"/>
          <w:szCs w:val="22"/>
        </w:rPr>
        <w:t xml:space="preserve"> </w:t>
      </w:r>
      <w:r w:rsidR="006F4664">
        <w:rPr>
          <w:rFonts w:ascii="Arial" w:eastAsia="바탕" w:hAnsi="Arial" w:cs="Arial" w:hint="eastAsia"/>
          <w:sz w:val="22"/>
          <w:szCs w:val="22"/>
        </w:rPr>
        <w:t>위치한</w:t>
      </w:r>
      <w:r w:rsidR="006F4664">
        <w:rPr>
          <w:rFonts w:ascii="Arial" w:eastAsia="바탕" w:hAnsi="Arial" w:cs="Arial" w:hint="eastAsia"/>
          <w:sz w:val="22"/>
          <w:szCs w:val="22"/>
        </w:rPr>
        <w:t xml:space="preserve"> </w:t>
      </w:r>
      <w:r w:rsidR="006F4664">
        <w:rPr>
          <w:rFonts w:ascii="Arial" w:eastAsia="바탕" w:hAnsi="Arial" w:cs="Arial" w:hint="eastAsia"/>
          <w:sz w:val="22"/>
          <w:szCs w:val="22"/>
        </w:rPr>
        <w:t>경우에는</w:t>
      </w:r>
      <w:r w:rsidR="006F4664">
        <w:rPr>
          <w:rFonts w:ascii="Arial" w:eastAsia="바탕" w:hAnsi="Arial" w:cs="Arial" w:hint="eastAsia"/>
          <w:sz w:val="22"/>
          <w:szCs w:val="22"/>
        </w:rPr>
        <w:t xml:space="preserve"> </w:t>
      </w:r>
      <w:r w:rsidR="006F4664">
        <w:rPr>
          <w:rFonts w:ascii="Arial" w:eastAsia="바탕" w:hAnsi="Arial" w:cs="Arial" w:hint="eastAsia"/>
          <w:sz w:val="22"/>
          <w:szCs w:val="22"/>
        </w:rPr>
        <w:t>위험부담에</w:t>
      </w:r>
      <w:r w:rsidR="006F4664">
        <w:rPr>
          <w:rFonts w:ascii="Arial" w:eastAsia="바탕" w:hAnsi="Arial" w:cs="Arial" w:hint="eastAsia"/>
          <w:sz w:val="22"/>
          <w:szCs w:val="22"/>
        </w:rPr>
        <w:t xml:space="preserve"> </w:t>
      </w:r>
      <w:r w:rsidR="006F4664">
        <w:rPr>
          <w:rFonts w:ascii="Arial" w:eastAsia="바탕" w:hAnsi="Arial" w:cs="Arial" w:hint="eastAsia"/>
          <w:sz w:val="22"/>
          <w:szCs w:val="22"/>
        </w:rPr>
        <w:t>관하여</w:t>
      </w:r>
      <w:r w:rsidR="006F4664">
        <w:rPr>
          <w:rFonts w:ascii="Arial" w:eastAsia="바탕" w:hAnsi="Arial" w:cs="Arial" w:hint="eastAsia"/>
          <w:sz w:val="22"/>
          <w:szCs w:val="22"/>
        </w:rPr>
        <w:t xml:space="preserve"> </w:t>
      </w:r>
      <w:r w:rsidR="006F4664">
        <w:rPr>
          <w:rFonts w:ascii="Arial" w:eastAsia="바탕" w:hAnsi="Arial" w:cs="Arial" w:hint="eastAsia"/>
          <w:sz w:val="22"/>
          <w:szCs w:val="22"/>
        </w:rPr>
        <w:t>양</w:t>
      </w:r>
      <w:r w:rsidR="006F4664">
        <w:rPr>
          <w:rFonts w:ascii="Arial" w:eastAsia="바탕" w:hAnsi="Arial" w:cs="Arial" w:hint="eastAsia"/>
          <w:sz w:val="22"/>
          <w:szCs w:val="22"/>
        </w:rPr>
        <w:t xml:space="preserve"> </w:t>
      </w:r>
      <w:r w:rsidR="006F4664">
        <w:rPr>
          <w:rFonts w:ascii="Arial" w:eastAsia="바탕" w:hAnsi="Arial" w:cs="Arial" w:hint="eastAsia"/>
          <w:sz w:val="22"/>
          <w:szCs w:val="22"/>
        </w:rPr>
        <w:t>당사자가</w:t>
      </w:r>
      <w:r w:rsidR="006F4664">
        <w:rPr>
          <w:rFonts w:ascii="Arial" w:eastAsia="바탕" w:hAnsi="Arial" w:cs="Arial" w:hint="eastAsia"/>
          <w:sz w:val="22"/>
          <w:szCs w:val="22"/>
        </w:rPr>
        <w:t xml:space="preserve"> </w:t>
      </w:r>
      <w:r w:rsidR="006F4664">
        <w:rPr>
          <w:rFonts w:ascii="Arial" w:eastAsia="바탕" w:hAnsi="Arial" w:cs="Arial" w:hint="eastAsia"/>
          <w:sz w:val="22"/>
          <w:szCs w:val="22"/>
        </w:rPr>
        <w:t>별도</w:t>
      </w:r>
      <w:r w:rsidR="006F4664">
        <w:rPr>
          <w:rFonts w:ascii="Arial" w:eastAsia="바탕" w:hAnsi="Arial" w:cs="Arial" w:hint="eastAsia"/>
          <w:sz w:val="22"/>
          <w:szCs w:val="22"/>
        </w:rPr>
        <w:t xml:space="preserve"> </w:t>
      </w:r>
      <w:r w:rsidR="006F4664">
        <w:rPr>
          <w:rFonts w:ascii="Arial" w:eastAsia="바탕" w:hAnsi="Arial" w:cs="Arial" w:hint="eastAsia"/>
          <w:sz w:val="22"/>
          <w:szCs w:val="22"/>
        </w:rPr>
        <w:t>협의한다</w:t>
      </w:r>
      <w:r w:rsidR="006F4664">
        <w:rPr>
          <w:rFonts w:ascii="Arial" w:eastAsia="바탕" w:hAnsi="Arial" w:cs="Arial" w:hint="eastAsia"/>
          <w:sz w:val="22"/>
          <w:szCs w:val="22"/>
        </w:rPr>
        <w:t>.</w:t>
      </w:r>
    </w:p>
    <w:p w14:paraId="412A22BE" w14:textId="79A988CF" w:rsidR="008750A4" w:rsidRDefault="008750A4" w:rsidP="008750A4">
      <w:pPr>
        <w:tabs>
          <w:tab w:val="left" w:pos="2940"/>
        </w:tabs>
        <w:adjustRightInd w:val="0"/>
        <w:spacing w:before="300" w:after="120"/>
        <w:outlineLvl w:val="0"/>
        <w:rPr>
          <w:rFonts w:ascii="Arial" w:eastAsia="돋움" w:hAnsi="Arial" w:cs="Arial"/>
          <w:b/>
          <w:bCs/>
          <w:sz w:val="22"/>
          <w:szCs w:val="22"/>
          <w:lang w:val="ko-KR"/>
        </w:rPr>
      </w:pP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제</w:t>
      </w:r>
      <w:r w:rsidR="00853699">
        <w:rPr>
          <w:rFonts w:ascii="Arial" w:eastAsia="돋움" w:hAnsi="Arial" w:cs="Arial"/>
          <w:b/>
          <w:bCs/>
          <w:sz w:val="22"/>
          <w:szCs w:val="22"/>
          <w:lang w:val="ko-KR"/>
        </w:rPr>
        <w:t>1</w:t>
      </w:r>
      <w:r w:rsidR="000D7E14"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0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조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 xml:space="preserve"> (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소유권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 xml:space="preserve"> 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유보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)</w:t>
      </w:r>
    </w:p>
    <w:p w14:paraId="0883AA2B" w14:textId="77777777" w:rsidR="008750A4" w:rsidRDefault="008750A4" w:rsidP="008750A4">
      <w:pPr>
        <w:adjustRightInd w:val="0"/>
        <w:ind w:leftChars="110" w:left="539" w:hangingChars="145" w:hanging="319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 xml:space="preserve">1.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</w:t>
      </w:r>
      <w:r w:rsidR="00E16799">
        <w:rPr>
          <w:rFonts w:ascii="Arial" w:eastAsia="바탕" w:hAnsi="Arial" w:cs="Arial"/>
          <w:sz w:val="22"/>
          <w:szCs w:val="22"/>
        </w:rPr>
        <w:t>구매자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최종검사에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합격하고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</w:t>
      </w:r>
      <w:r w:rsidR="00E16799">
        <w:rPr>
          <w:rFonts w:ascii="Arial" w:eastAsia="바탕" w:hAnsi="Arial" w:cs="Arial"/>
          <w:sz w:val="22"/>
          <w:szCs w:val="22"/>
        </w:rPr>
        <w:t>구매자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최종적으로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인도된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후에도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 w:rsidR="003F207C">
        <w:rPr>
          <w:rFonts w:ascii="Arial" w:eastAsia="바탕" w:hAnsi="Arial" w:cs="Arial"/>
          <w:sz w:val="22"/>
          <w:szCs w:val="22"/>
        </w:rPr>
        <w:t>“</w:t>
      </w:r>
      <w:r w:rsidR="003F207C">
        <w:rPr>
          <w:rFonts w:ascii="Arial" w:eastAsia="바탕" w:hAnsi="Arial" w:cs="Arial"/>
          <w:sz w:val="22"/>
          <w:szCs w:val="22"/>
        </w:rPr>
        <w:t>구매자</w:t>
      </w:r>
      <w:r w:rsidR="003F207C">
        <w:rPr>
          <w:rFonts w:ascii="Arial" w:eastAsia="바탕" w:hAnsi="Arial" w:cs="Arial"/>
          <w:sz w:val="22"/>
          <w:szCs w:val="22"/>
        </w:rPr>
        <w:t>”</w:t>
      </w:r>
      <w:r w:rsidR="003F207C">
        <w:rPr>
          <w:rFonts w:ascii="Arial" w:eastAsia="바탕" w:hAnsi="Arial" w:cs="Arial"/>
          <w:sz w:val="22"/>
          <w:szCs w:val="22"/>
        </w:rPr>
        <w:t>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대한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계약금액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전부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지급</w:t>
      </w:r>
      <w:r>
        <w:rPr>
          <w:rFonts w:ascii="Arial" w:eastAsia="바탕" w:hAnsi="Arial" w:cs="Arial" w:hint="eastAsia"/>
          <w:sz w:val="22"/>
          <w:szCs w:val="22"/>
        </w:rPr>
        <w:t>(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계약금액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어음으로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지급되는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때에는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그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어음의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결제가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완료된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때에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지급된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것으로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본다</w:t>
      </w:r>
      <w:r>
        <w:rPr>
          <w:rFonts w:ascii="Arial" w:eastAsia="바탕" w:hAnsi="Arial" w:cs="Arial" w:hint="eastAsia"/>
          <w:sz w:val="22"/>
          <w:szCs w:val="22"/>
        </w:rPr>
        <w:t>)</w:t>
      </w:r>
      <w:r>
        <w:rPr>
          <w:rFonts w:ascii="Arial" w:eastAsia="바탕" w:hAnsi="Arial" w:cs="Arial" w:hint="eastAsia"/>
          <w:sz w:val="22"/>
          <w:szCs w:val="22"/>
        </w:rPr>
        <w:t>할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때까지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대한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소유권은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유보되고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계약금액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전부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지급된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때에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비로소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그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소유권이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</w:t>
      </w:r>
      <w:r w:rsidR="00E16799">
        <w:rPr>
          <w:rFonts w:ascii="Arial" w:eastAsia="바탕" w:hAnsi="Arial" w:cs="Arial"/>
          <w:sz w:val="22"/>
          <w:szCs w:val="22"/>
        </w:rPr>
        <w:t>구매자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이전되는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것으로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본다</w:t>
      </w:r>
      <w:r>
        <w:rPr>
          <w:rFonts w:ascii="Arial" w:eastAsia="바탕" w:hAnsi="Arial" w:cs="Arial" w:hint="eastAsia"/>
          <w:sz w:val="22"/>
          <w:szCs w:val="22"/>
        </w:rPr>
        <w:t xml:space="preserve">. </w:t>
      </w:r>
    </w:p>
    <w:p w14:paraId="3E23F09D" w14:textId="77777777" w:rsidR="008750A4" w:rsidRDefault="008750A4" w:rsidP="008750A4">
      <w:pPr>
        <w:adjustRightInd w:val="0"/>
        <w:ind w:leftChars="110" w:left="539" w:hangingChars="145" w:hanging="319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 xml:space="preserve">2. </w:t>
      </w:r>
      <w:r>
        <w:rPr>
          <w:rFonts w:ascii="Arial" w:eastAsia="바탕" w:hAnsi="Arial" w:cs="Arial" w:hint="eastAsia"/>
          <w:sz w:val="22"/>
          <w:szCs w:val="22"/>
        </w:rPr>
        <w:t>제</w:t>
      </w:r>
      <w:r>
        <w:rPr>
          <w:rFonts w:ascii="Arial" w:eastAsia="바탕" w:hAnsi="Arial" w:cs="Arial" w:hint="eastAsia"/>
          <w:sz w:val="22"/>
          <w:szCs w:val="22"/>
        </w:rPr>
        <w:t>1</w:t>
      </w:r>
      <w:r>
        <w:rPr>
          <w:rFonts w:ascii="Arial" w:eastAsia="바탕" w:hAnsi="Arial" w:cs="Arial" w:hint="eastAsia"/>
          <w:sz w:val="22"/>
          <w:szCs w:val="22"/>
        </w:rPr>
        <w:t>항의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경우에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3F207C">
        <w:rPr>
          <w:rFonts w:ascii="Arial" w:eastAsia="바탕" w:hAnsi="Arial" w:cs="Arial"/>
          <w:sz w:val="22"/>
          <w:szCs w:val="22"/>
        </w:rPr>
        <w:t>“</w:t>
      </w:r>
      <w:r w:rsidR="003F207C">
        <w:rPr>
          <w:rFonts w:ascii="Arial" w:eastAsia="바탕" w:hAnsi="Arial" w:cs="Arial"/>
          <w:sz w:val="22"/>
          <w:szCs w:val="22"/>
        </w:rPr>
        <w:t>구매자</w:t>
      </w:r>
      <w:r w:rsidR="003F207C">
        <w:rPr>
          <w:rFonts w:ascii="Arial" w:eastAsia="바탕" w:hAnsi="Arial" w:cs="Arial"/>
          <w:sz w:val="22"/>
          <w:szCs w:val="22"/>
        </w:rPr>
        <w:t>”</w:t>
      </w:r>
      <w:r w:rsidR="003F207C">
        <w:rPr>
          <w:rFonts w:ascii="Arial" w:eastAsia="바탕" w:hAnsi="Arial" w:cs="Arial"/>
          <w:sz w:val="22"/>
          <w:szCs w:val="22"/>
        </w:rPr>
        <w:t>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계약금액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전부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지급할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때까지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선량한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관리자의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주의로써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다음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각호의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의무를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준수하여야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한다</w:t>
      </w:r>
      <w:r>
        <w:rPr>
          <w:rFonts w:ascii="Arial" w:eastAsia="바탕" w:hAnsi="Arial" w:cs="Arial" w:hint="eastAsia"/>
          <w:sz w:val="22"/>
          <w:szCs w:val="22"/>
        </w:rPr>
        <w:t xml:space="preserve">. </w:t>
      </w:r>
    </w:p>
    <w:p w14:paraId="03D28B55" w14:textId="77777777" w:rsidR="008750A4" w:rsidRDefault="008750A4" w:rsidP="008750A4">
      <w:pPr>
        <w:tabs>
          <w:tab w:val="left" w:pos="924"/>
        </w:tabs>
        <w:adjustRightInd w:val="0"/>
        <w:ind w:leftChars="286" w:left="924" w:hangingChars="160" w:hanging="352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>가</w:t>
      </w:r>
      <w:r>
        <w:rPr>
          <w:rFonts w:ascii="Arial" w:eastAsia="바탕" w:hAnsi="Arial" w:cs="Arial" w:hint="eastAsia"/>
          <w:sz w:val="22"/>
          <w:szCs w:val="22"/>
        </w:rPr>
        <w:t xml:space="preserve">. </w:t>
      </w:r>
      <w:r w:rsidR="003F207C">
        <w:rPr>
          <w:rFonts w:ascii="Arial" w:eastAsia="바탕" w:hAnsi="Arial" w:cs="Arial"/>
          <w:sz w:val="22"/>
          <w:szCs w:val="22"/>
        </w:rPr>
        <w:t>“</w:t>
      </w:r>
      <w:r w:rsidR="003F207C">
        <w:rPr>
          <w:rFonts w:ascii="Arial" w:eastAsia="바탕" w:hAnsi="Arial" w:cs="Arial"/>
          <w:sz w:val="22"/>
          <w:szCs w:val="22"/>
        </w:rPr>
        <w:t>구매자</w:t>
      </w:r>
      <w:r w:rsidR="003F207C">
        <w:rPr>
          <w:rFonts w:ascii="Arial" w:eastAsia="바탕" w:hAnsi="Arial" w:cs="Arial"/>
          <w:sz w:val="22"/>
          <w:szCs w:val="22"/>
        </w:rPr>
        <w:t>”</w:t>
      </w:r>
      <w:r w:rsidR="003F207C">
        <w:rPr>
          <w:rFonts w:ascii="Arial" w:eastAsia="바탕" w:hAnsi="Arial" w:cs="Arial"/>
          <w:sz w:val="22"/>
          <w:szCs w:val="22"/>
        </w:rPr>
        <w:t>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선량한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관리자의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주의로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사용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관리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보존하여야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한다</w:t>
      </w:r>
      <w:r>
        <w:rPr>
          <w:rFonts w:ascii="Arial" w:eastAsia="바탕" w:hAnsi="Arial" w:cs="Arial" w:hint="eastAsia"/>
          <w:sz w:val="22"/>
          <w:szCs w:val="22"/>
        </w:rPr>
        <w:t>.</w:t>
      </w:r>
    </w:p>
    <w:p w14:paraId="3F37FC9E" w14:textId="77777777" w:rsidR="008750A4" w:rsidRDefault="008750A4" w:rsidP="008750A4">
      <w:pPr>
        <w:tabs>
          <w:tab w:val="left" w:pos="924"/>
        </w:tabs>
        <w:adjustRightInd w:val="0"/>
        <w:ind w:leftChars="286" w:left="924" w:hangingChars="160" w:hanging="352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>나</w:t>
      </w:r>
      <w:r>
        <w:rPr>
          <w:rFonts w:ascii="Arial" w:eastAsia="바탕" w:hAnsi="Arial" w:cs="Arial" w:hint="eastAsia"/>
          <w:sz w:val="22"/>
          <w:szCs w:val="22"/>
        </w:rPr>
        <w:t xml:space="preserve">. </w:t>
      </w:r>
      <w:r w:rsidR="003F207C">
        <w:rPr>
          <w:rFonts w:ascii="Arial" w:eastAsia="바탕" w:hAnsi="Arial" w:cs="Arial"/>
          <w:sz w:val="22"/>
          <w:szCs w:val="22"/>
        </w:rPr>
        <w:t>“</w:t>
      </w:r>
      <w:r w:rsidR="003F207C">
        <w:rPr>
          <w:rFonts w:ascii="Arial" w:eastAsia="바탕" w:hAnsi="Arial" w:cs="Arial"/>
          <w:sz w:val="22"/>
          <w:szCs w:val="22"/>
        </w:rPr>
        <w:t>구매자</w:t>
      </w:r>
      <w:r w:rsidR="003F207C">
        <w:rPr>
          <w:rFonts w:ascii="Arial" w:eastAsia="바탕" w:hAnsi="Arial" w:cs="Arial"/>
          <w:sz w:val="22"/>
          <w:szCs w:val="22"/>
        </w:rPr>
        <w:t>”</w:t>
      </w:r>
      <w:r w:rsidR="003F207C">
        <w:rPr>
          <w:rFonts w:ascii="Arial" w:eastAsia="바탕" w:hAnsi="Arial" w:cs="Arial"/>
          <w:sz w:val="22"/>
          <w:szCs w:val="22"/>
        </w:rPr>
        <w:t>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점유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사용함에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있어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대하여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제</w:t>
      </w:r>
      <w:r>
        <w:rPr>
          <w:rFonts w:ascii="Arial" w:eastAsia="바탕" w:hAnsi="Arial" w:cs="Arial" w:hint="eastAsia"/>
          <w:sz w:val="22"/>
          <w:szCs w:val="22"/>
        </w:rPr>
        <w:t>3</w:t>
      </w:r>
      <w:r>
        <w:rPr>
          <w:rFonts w:ascii="Arial" w:eastAsia="바탕" w:hAnsi="Arial" w:cs="Arial" w:hint="eastAsia"/>
          <w:sz w:val="22"/>
          <w:szCs w:val="22"/>
        </w:rPr>
        <w:t>자의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소유권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행사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보전처분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강제집행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체납처분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소송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도산절차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등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소유권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행사에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영향을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끼치거나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끼칠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우려가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있는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상황이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발생한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경우에는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소유임을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밝혀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제</w:t>
      </w:r>
      <w:r>
        <w:rPr>
          <w:rFonts w:ascii="Arial" w:eastAsia="바탕" w:hAnsi="Arial" w:cs="Arial" w:hint="eastAsia"/>
          <w:sz w:val="22"/>
          <w:szCs w:val="22"/>
        </w:rPr>
        <w:t>3</w:t>
      </w:r>
      <w:r>
        <w:rPr>
          <w:rFonts w:ascii="Arial" w:eastAsia="바탕" w:hAnsi="Arial" w:cs="Arial" w:hint="eastAsia"/>
          <w:sz w:val="22"/>
          <w:szCs w:val="22"/>
        </w:rPr>
        <w:t>자의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소유권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행사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보전처분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강제집행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소송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도산절차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등의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목적물이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되지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아니하도록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조치하여야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하며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즉시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이러한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사실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및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경위를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통지하여야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한다</w:t>
      </w:r>
      <w:r>
        <w:rPr>
          <w:rFonts w:ascii="Arial" w:eastAsia="바탕" w:hAnsi="Arial" w:cs="Arial" w:hint="eastAsia"/>
          <w:sz w:val="22"/>
          <w:szCs w:val="22"/>
        </w:rPr>
        <w:t>.</w:t>
      </w:r>
    </w:p>
    <w:p w14:paraId="61E310D7" w14:textId="77777777" w:rsidR="008750A4" w:rsidRDefault="008750A4" w:rsidP="008750A4">
      <w:pPr>
        <w:tabs>
          <w:tab w:val="left" w:pos="924"/>
        </w:tabs>
        <w:adjustRightInd w:val="0"/>
        <w:ind w:leftChars="286" w:left="924" w:hangingChars="160" w:hanging="352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lastRenderedPageBreak/>
        <w:t>다</w:t>
      </w:r>
      <w:r>
        <w:rPr>
          <w:rFonts w:ascii="Arial" w:eastAsia="바탕" w:hAnsi="Arial" w:cs="Arial" w:hint="eastAsia"/>
          <w:sz w:val="22"/>
          <w:szCs w:val="22"/>
        </w:rPr>
        <w:t xml:space="preserve">.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대하여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proofErr w:type="spellStart"/>
      <w:r>
        <w:rPr>
          <w:rFonts w:ascii="Arial" w:eastAsia="바탕" w:hAnsi="Arial" w:cs="Arial" w:hint="eastAsia"/>
          <w:sz w:val="22"/>
          <w:szCs w:val="22"/>
        </w:rPr>
        <w:t>멸실</w:t>
      </w:r>
      <w:proofErr w:type="spellEnd"/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훼손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도난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등의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사고가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발생한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경우에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3F207C">
        <w:rPr>
          <w:rFonts w:ascii="Arial" w:eastAsia="바탕" w:hAnsi="Arial" w:cs="Arial"/>
          <w:sz w:val="22"/>
          <w:szCs w:val="22"/>
        </w:rPr>
        <w:t>“</w:t>
      </w:r>
      <w:r w:rsidR="003F207C">
        <w:rPr>
          <w:rFonts w:ascii="Arial" w:eastAsia="바탕" w:hAnsi="Arial" w:cs="Arial"/>
          <w:sz w:val="22"/>
          <w:szCs w:val="22"/>
        </w:rPr>
        <w:t>구매자</w:t>
      </w:r>
      <w:r w:rsidR="003F207C">
        <w:rPr>
          <w:rFonts w:ascii="Arial" w:eastAsia="바탕" w:hAnsi="Arial" w:cs="Arial"/>
          <w:sz w:val="22"/>
          <w:szCs w:val="22"/>
        </w:rPr>
        <w:t>”</w:t>
      </w:r>
      <w:r w:rsidR="003F207C">
        <w:rPr>
          <w:rFonts w:ascii="Arial" w:eastAsia="바탕" w:hAnsi="Arial" w:cs="Arial"/>
          <w:sz w:val="22"/>
          <w:szCs w:val="22"/>
        </w:rPr>
        <w:t>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즉시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그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사실을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통지하여야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한다</w:t>
      </w:r>
      <w:r>
        <w:rPr>
          <w:rFonts w:ascii="Arial" w:eastAsia="바탕" w:hAnsi="Arial" w:cs="Arial" w:hint="eastAsia"/>
          <w:sz w:val="22"/>
          <w:szCs w:val="22"/>
        </w:rPr>
        <w:t>.</w:t>
      </w:r>
    </w:p>
    <w:p w14:paraId="5F09E0F8" w14:textId="77777777" w:rsidR="008750A4" w:rsidRDefault="008750A4" w:rsidP="008750A4">
      <w:pPr>
        <w:adjustRightInd w:val="0"/>
        <w:ind w:leftChars="110" w:left="539" w:hangingChars="145" w:hanging="319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 xml:space="preserve">3. </w:t>
      </w:r>
      <w:r w:rsidR="003F207C">
        <w:rPr>
          <w:rFonts w:ascii="Arial" w:eastAsia="바탕" w:hAnsi="Arial" w:cs="Arial"/>
          <w:sz w:val="22"/>
          <w:szCs w:val="22"/>
        </w:rPr>
        <w:t>“</w:t>
      </w:r>
      <w:r w:rsidR="003F207C">
        <w:rPr>
          <w:rFonts w:ascii="Arial" w:eastAsia="바탕" w:hAnsi="Arial" w:cs="Arial"/>
          <w:sz w:val="22"/>
          <w:szCs w:val="22"/>
        </w:rPr>
        <w:t>구매자</w:t>
      </w:r>
      <w:r w:rsidR="003F207C">
        <w:rPr>
          <w:rFonts w:ascii="Arial" w:eastAsia="바탕" w:hAnsi="Arial" w:cs="Arial"/>
          <w:sz w:val="22"/>
          <w:szCs w:val="22"/>
        </w:rPr>
        <w:t>”</w:t>
      </w:r>
      <w:r w:rsidR="003F207C">
        <w:rPr>
          <w:rFonts w:ascii="Arial" w:eastAsia="바탕" w:hAnsi="Arial" w:cs="Arial"/>
          <w:sz w:val="22"/>
          <w:szCs w:val="22"/>
        </w:rPr>
        <w:t>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소유권이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유보되어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있음을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이유로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계약금액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지급하지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아니하고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임의로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반환할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없다</w:t>
      </w:r>
      <w:r>
        <w:rPr>
          <w:rFonts w:ascii="Arial" w:eastAsia="바탕" w:hAnsi="Arial" w:cs="Arial" w:hint="eastAsia"/>
          <w:sz w:val="22"/>
          <w:szCs w:val="22"/>
        </w:rPr>
        <w:t xml:space="preserve">. </w:t>
      </w:r>
    </w:p>
    <w:p w14:paraId="19087445" w14:textId="5AF63C01" w:rsidR="008750A4" w:rsidRDefault="008750A4" w:rsidP="008750A4">
      <w:pPr>
        <w:adjustRightInd w:val="0"/>
        <w:spacing w:before="300" w:after="120"/>
        <w:outlineLvl w:val="0"/>
        <w:rPr>
          <w:rFonts w:ascii="Arial" w:eastAsia="돋움" w:hAnsi="Arial" w:cs="Arial"/>
          <w:b/>
          <w:bCs/>
          <w:sz w:val="22"/>
          <w:szCs w:val="22"/>
          <w:lang w:val="ko-KR"/>
        </w:rPr>
      </w:pP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제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1</w:t>
      </w:r>
      <w:r w:rsidR="000D7E14"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1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조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 xml:space="preserve"> (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지적재산권의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 xml:space="preserve"> 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귀속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 xml:space="preserve"> 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등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>)</w:t>
      </w:r>
    </w:p>
    <w:p w14:paraId="74613D4D" w14:textId="722DFA9E" w:rsidR="008750A4" w:rsidRDefault="008750A4" w:rsidP="008750A4">
      <w:pPr>
        <w:adjustRightInd w:val="0"/>
        <w:ind w:leftChars="110" w:left="539" w:hangingChars="145" w:hanging="319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 xml:space="preserve">1.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제작과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관련하여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 w:rsidR="00E16799">
        <w:rPr>
          <w:rFonts w:ascii="Arial" w:eastAsia="바탕" w:hAnsi="Arial" w:cs="Arial"/>
          <w:sz w:val="22"/>
          <w:szCs w:val="22"/>
        </w:rPr>
        <w:t>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작성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발명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수정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보완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개량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확장한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결과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산출된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모든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유형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또는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무형의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결과물에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대한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특허권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저작권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등의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지적재산권을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포함한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모든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권리는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독점적으로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귀속된다</w:t>
      </w:r>
      <w:r>
        <w:rPr>
          <w:rFonts w:ascii="Arial" w:eastAsia="바탕" w:hAnsi="Arial" w:cs="Arial" w:hint="eastAsia"/>
          <w:sz w:val="22"/>
          <w:szCs w:val="22"/>
        </w:rPr>
        <w:t xml:space="preserve">. </w:t>
      </w:r>
      <w:r>
        <w:rPr>
          <w:rFonts w:ascii="Arial" w:eastAsia="바탕" w:hAnsi="Arial" w:cs="Arial" w:hint="eastAsia"/>
          <w:sz w:val="22"/>
          <w:szCs w:val="22"/>
        </w:rPr>
        <w:t>단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 w:rsidR="00E16799">
        <w:rPr>
          <w:rFonts w:ascii="Arial" w:eastAsia="바탕" w:hAnsi="Arial" w:cs="Arial"/>
          <w:sz w:val="22"/>
          <w:szCs w:val="22"/>
        </w:rPr>
        <w:t>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3F207C">
        <w:rPr>
          <w:rFonts w:ascii="Arial" w:eastAsia="바탕" w:hAnsi="Arial" w:cs="Arial"/>
          <w:sz w:val="22"/>
          <w:szCs w:val="22"/>
        </w:rPr>
        <w:t>“</w:t>
      </w:r>
      <w:r w:rsidR="003F207C">
        <w:rPr>
          <w:rFonts w:ascii="Arial" w:eastAsia="바탕" w:hAnsi="Arial" w:cs="Arial"/>
          <w:sz w:val="22"/>
          <w:szCs w:val="22"/>
        </w:rPr>
        <w:t>구매자</w:t>
      </w:r>
      <w:r w:rsidR="003F207C">
        <w:rPr>
          <w:rFonts w:ascii="Arial" w:eastAsia="바탕" w:hAnsi="Arial" w:cs="Arial"/>
          <w:sz w:val="22"/>
          <w:szCs w:val="22"/>
        </w:rPr>
        <w:t>”</w:t>
      </w:r>
      <w:r w:rsidR="003F207C">
        <w:rPr>
          <w:rFonts w:ascii="Arial" w:eastAsia="바탕" w:hAnsi="Arial" w:cs="Arial"/>
          <w:sz w:val="22"/>
          <w:szCs w:val="22"/>
        </w:rPr>
        <w:t>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사용하기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위하여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필요한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범위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내에서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동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지적재산권에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대하여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전세계적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영구적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비독점적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proofErr w:type="spellStart"/>
      <w:r>
        <w:rPr>
          <w:rFonts w:ascii="Arial" w:eastAsia="바탕" w:hAnsi="Arial" w:cs="Arial" w:hint="eastAsia"/>
          <w:sz w:val="22"/>
          <w:szCs w:val="22"/>
        </w:rPr>
        <w:t>취소불가능한</w:t>
      </w:r>
      <w:proofErr w:type="spellEnd"/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무상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사용권을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부여한다</w:t>
      </w:r>
      <w:r>
        <w:rPr>
          <w:rFonts w:ascii="Arial" w:eastAsia="바탕" w:hAnsi="Arial" w:cs="Arial" w:hint="eastAsia"/>
          <w:sz w:val="22"/>
          <w:szCs w:val="22"/>
        </w:rPr>
        <w:t>.</w:t>
      </w:r>
    </w:p>
    <w:p w14:paraId="5179A2B1" w14:textId="0474871C" w:rsidR="008750A4" w:rsidRDefault="008750A4" w:rsidP="008750A4">
      <w:pPr>
        <w:adjustRightInd w:val="0"/>
        <w:ind w:leftChars="110" w:left="539" w:hangingChars="145" w:hanging="319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 xml:space="preserve">2.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 w:rsidR="00E16799">
        <w:rPr>
          <w:rFonts w:ascii="Arial" w:eastAsia="바탕" w:hAnsi="Arial" w:cs="Arial"/>
          <w:sz w:val="22"/>
          <w:szCs w:val="22"/>
        </w:rPr>
        <w:t>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계약과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관련하여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3F207C">
        <w:rPr>
          <w:rFonts w:ascii="Arial" w:eastAsia="바탕" w:hAnsi="Arial" w:cs="Arial"/>
          <w:sz w:val="22"/>
          <w:szCs w:val="22"/>
        </w:rPr>
        <w:t>“</w:t>
      </w:r>
      <w:r w:rsidR="003F207C">
        <w:rPr>
          <w:rFonts w:ascii="Arial" w:eastAsia="바탕" w:hAnsi="Arial" w:cs="Arial"/>
          <w:sz w:val="22"/>
          <w:szCs w:val="22"/>
        </w:rPr>
        <w:t>구매자</w:t>
      </w:r>
      <w:r w:rsidR="003F207C">
        <w:rPr>
          <w:rFonts w:ascii="Arial" w:eastAsia="바탕" w:hAnsi="Arial" w:cs="Arial"/>
          <w:sz w:val="22"/>
          <w:szCs w:val="22"/>
        </w:rPr>
        <w:t>”</w:t>
      </w:r>
      <w:r w:rsidR="003F207C">
        <w:rPr>
          <w:rFonts w:ascii="Arial" w:eastAsia="바탕" w:hAnsi="Arial" w:cs="Arial"/>
          <w:sz w:val="22"/>
          <w:szCs w:val="22"/>
        </w:rPr>
        <w:t>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제공한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기술정보를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바탕으로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하여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이를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개량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대체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확장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또는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추가하여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새로운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기술</w:t>
      </w:r>
      <w:r>
        <w:rPr>
          <w:rFonts w:ascii="Arial" w:eastAsia="바탕" w:hAnsi="Arial" w:cs="Arial" w:hint="eastAsia"/>
          <w:sz w:val="22"/>
          <w:szCs w:val="22"/>
        </w:rPr>
        <w:t>(</w:t>
      </w:r>
      <w:r>
        <w:rPr>
          <w:rFonts w:ascii="Arial" w:eastAsia="바탕" w:hAnsi="Arial" w:cs="Arial" w:hint="eastAsia"/>
          <w:sz w:val="22"/>
          <w:szCs w:val="22"/>
        </w:rPr>
        <w:t>이하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개량기술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이라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함</w:t>
      </w:r>
      <w:r>
        <w:rPr>
          <w:rFonts w:ascii="Arial" w:eastAsia="바탕" w:hAnsi="Arial" w:cs="Arial" w:hint="eastAsia"/>
          <w:sz w:val="22"/>
          <w:szCs w:val="22"/>
        </w:rPr>
        <w:t>)</w:t>
      </w:r>
      <w:r>
        <w:rPr>
          <w:rFonts w:ascii="Arial" w:eastAsia="바탕" w:hAnsi="Arial" w:cs="Arial" w:hint="eastAsia"/>
          <w:sz w:val="22"/>
          <w:szCs w:val="22"/>
        </w:rPr>
        <w:t>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발명한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경우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그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개량기술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대한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특허권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저작권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등의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지적재산권을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포함한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일체의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권리는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A77098">
        <w:rPr>
          <w:rFonts w:ascii="Arial" w:eastAsia="바탕" w:hAnsi="Arial" w:cs="Arial" w:hint="eastAsia"/>
          <w:sz w:val="22"/>
          <w:szCs w:val="22"/>
        </w:rPr>
        <w:t>양</w:t>
      </w:r>
      <w:r w:rsidR="00A77098">
        <w:rPr>
          <w:rFonts w:ascii="Arial" w:eastAsia="바탕" w:hAnsi="Arial" w:cs="Arial" w:hint="eastAsia"/>
          <w:sz w:val="22"/>
          <w:szCs w:val="22"/>
        </w:rPr>
        <w:t xml:space="preserve"> </w:t>
      </w:r>
      <w:r w:rsidR="00A77098">
        <w:rPr>
          <w:rFonts w:ascii="Arial" w:eastAsia="바탕" w:hAnsi="Arial" w:cs="Arial" w:hint="eastAsia"/>
          <w:sz w:val="22"/>
          <w:szCs w:val="22"/>
        </w:rPr>
        <w:t>당사자에게</w:t>
      </w:r>
      <w:r w:rsidR="003E7584">
        <w:rPr>
          <w:rFonts w:ascii="Arial" w:eastAsia="바탕" w:hAnsi="Arial" w:cs="Arial" w:hint="eastAsia"/>
          <w:sz w:val="22"/>
          <w:szCs w:val="22"/>
        </w:rPr>
        <w:t xml:space="preserve"> </w:t>
      </w:r>
      <w:r w:rsidR="003F7D73">
        <w:rPr>
          <w:rFonts w:ascii="Arial" w:eastAsia="바탕" w:hAnsi="Arial" w:cs="Arial" w:hint="eastAsia"/>
          <w:sz w:val="22"/>
          <w:szCs w:val="22"/>
        </w:rPr>
        <w:t>동등한</w:t>
      </w:r>
      <w:r w:rsidR="003F7D73">
        <w:rPr>
          <w:rFonts w:ascii="Arial" w:eastAsia="바탕" w:hAnsi="Arial" w:cs="Arial" w:hint="eastAsia"/>
          <w:sz w:val="22"/>
          <w:szCs w:val="22"/>
        </w:rPr>
        <w:t xml:space="preserve"> </w:t>
      </w:r>
      <w:r w:rsidR="003F7D73">
        <w:rPr>
          <w:rFonts w:ascii="Arial" w:eastAsia="바탕" w:hAnsi="Arial" w:cs="Arial" w:hint="eastAsia"/>
          <w:sz w:val="22"/>
          <w:szCs w:val="22"/>
        </w:rPr>
        <w:t>비율로</w:t>
      </w:r>
      <w:r w:rsidR="003F7D73">
        <w:rPr>
          <w:rFonts w:ascii="Arial" w:eastAsia="바탕" w:hAnsi="Arial" w:cs="Arial" w:hint="eastAsia"/>
          <w:sz w:val="22"/>
          <w:szCs w:val="22"/>
        </w:rPr>
        <w:t xml:space="preserve"> </w:t>
      </w:r>
      <w:r w:rsidR="003E7584">
        <w:rPr>
          <w:rFonts w:ascii="Arial" w:eastAsia="바탕" w:hAnsi="Arial" w:cs="Arial" w:hint="eastAsia"/>
          <w:sz w:val="22"/>
          <w:szCs w:val="22"/>
        </w:rPr>
        <w:t>공동으로</w:t>
      </w:r>
      <w:r w:rsidR="003E7584">
        <w:rPr>
          <w:rFonts w:ascii="Arial" w:eastAsia="바탕" w:hAnsi="Arial" w:cs="Arial" w:hint="eastAsia"/>
          <w:sz w:val="22"/>
          <w:szCs w:val="22"/>
        </w:rPr>
        <w:t xml:space="preserve"> </w:t>
      </w:r>
      <w:r w:rsidR="00A77098">
        <w:rPr>
          <w:rFonts w:ascii="Arial" w:eastAsia="바탕" w:hAnsi="Arial" w:cs="Arial" w:hint="eastAsia"/>
          <w:sz w:val="22"/>
          <w:szCs w:val="22"/>
        </w:rPr>
        <w:t>귀속된</w:t>
      </w:r>
      <w:r w:rsidR="003E7584">
        <w:rPr>
          <w:rFonts w:ascii="Arial" w:eastAsia="바탕" w:hAnsi="Arial" w:cs="Arial" w:hint="eastAsia"/>
          <w:sz w:val="22"/>
          <w:szCs w:val="22"/>
        </w:rPr>
        <w:t>다</w:t>
      </w:r>
      <w:r w:rsidR="003E7584">
        <w:rPr>
          <w:rFonts w:ascii="Arial" w:eastAsia="바탕" w:hAnsi="Arial" w:cs="Arial" w:hint="eastAsia"/>
          <w:sz w:val="22"/>
          <w:szCs w:val="22"/>
        </w:rPr>
        <w:t>.</w:t>
      </w:r>
    </w:p>
    <w:p w14:paraId="4263338C" w14:textId="0895C6E4" w:rsidR="008750A4" w:rsidRDefault="008750A4" w:rsidP="008750A4">
      <w:pPr>
        <w:adjustRightInd w:val="0"/>
        <w:spacing w:before="300" w:after="120"/>
        <w:outlineLvl w:val="0"/>
        <w:rPr>
          <w:rFonts w:ascii="Arial" w:eastAsia="돋움" w:hAnsi="Arial" w:cs="Arial"/>
          <w:b/>
          <w:bCs/>
          <w:sz w:val="22"/>
          <w:szCs w:val="22"/>
          <w:lang w:val="ko-KR"/>
        </w:rPr>
      </w:pP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제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1</w:t>
      </w:r>
      <w:r w:rsidR="000D7E14"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2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조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 xml:space="preserve"> (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보증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>)</w:t>
      </w:r>
    </w:p>
    <w:p w14:paraId="72BD5421" w14:textId="14179662" w:rsidR="008750A4" w:rsidRDefault="00E16799" w:rsidP="008750A4">
      <w:pPr>
        <w:adjustRightInd w:val="0"/>
        <w:ind w:leftChars="105" w:left="210" w:firstLineChars="4" w:firstLine="9"/>
        <w:rPr>
          <w:rFonts w:ascii="Arial" w:eastAsia="바탕" w:hAnsi="Arial" w:cs="Arial"/>
          <w:sz w:val="22"/>
          <w:szCs w:val="22"/>
        </w:rPr>
      </w:pPr>
      <w:bookmarkStart w:id="356" w:name="OLE_LINK2"/>
      <w:r>
        <w:rPr>
          <w:rFonts w:ascii="Arial" w:eastAsia="바탕" w:hAnsi="Arial" w:cs="Arial"/>
          <w:sz w:val="22"/>
          <w:szCs w:val="22"/>
        </w:rPr>
        <w:t>“LG</w:t>
      </w:r>
      <w:r>
        <w:rPr>
          <w:rFonts w:ascii="Arial" w:eastAsia="바탕" w:hAnsi="Arial" w:cs="Arial"/>
          <w:sz w:val="22"/>
          <w:szCs w:val="22"/>
        </w:rPr>
        <w:t>전자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/>
          <w:sz w:val="22"/>
          <w:szCs w:val="22"/>
        </w:rPr>
        <w:t>는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/>
          <w:sz w:val="22"/>
          <w:szCs w:val="22"/>
        </w:rPr>
        <w:t>“</w:t>
      </w:r>
      <w:r w:rsidR="008750A4">
        <w:rPr>
          <w:rFonts w:ascii="Arial" w:eastAsia="바탕" w:hAnsi="Arial" w:cs="Arial" w:hint="eastAsia"/>
          <w:sz w:val="22"/>
          <w:szCs w:val="22"/>
        </w:rPr>
        <w:t>계약제품</w:t>
      </w:r>
      <w:r w:rsidR="008750A4">
        <w:rPr>
          <w:rFonts w:ascii="Arial" w:eastAsia="바탕" w:hAnsi="Arial" w:cs="Arial"/>
          <w:sz w:val="22"/>
          <w:szCs w:val="22"/>
        </w:rPr>
        <w:t>”</w:t>
      </w:r>
      <w:r w:rsidR="008750A4">
        <w:rPr>
          <w:rFonts w:ascii="Arial" w:eastAsia="바탕" w:hAnsi="Arial" w:cs="Arial" w:hint="eastAsia"/>
          <w:sz w:val="22"/>
          <w:szCs w:val="22"/>
        </w:rPr>
        <w:t>이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/>
          <w:sz w:val="22"/>
          <w:szCs w:val="22"/>
        </w:rPr>
        <w:t>구매자</w:t>
      </w:r>
      <w:r>
        <w:rPr>
          <w:rFonts w:ascii="Arial" w:eastAsia="바탕" w:hAnsi="Arial" w:cs="Arial"/>
          <w:sz w:val="22"/>
          <w:szCs w:val="22"/>
        </w:rPr>
        <w:t>”</w:t>
      </w:r>
      <w:r w:rsidR="008750A4">
        <w:rPr>
          <w:rFonts w:ascii="Arial" w:eastAsia="바탕" w:hAnsi="Arial" w:cs="Arial" w:hint="eastAsia"/>
          <w:sz w:val="22"/>
          <w:szCs w:val="22"/>
        </w:rPr>
        <w:t>의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최종검사에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합격한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날로부터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/>
          <w:sz w:val="22"/>
          <w:szCs w:val="22"/>
        </w:rPr>
        <w:t>“</w:t>
      </w:r>
      <w:r w:rsidR="008750A4">
        <w:rPr>
          <w:rFonts w:ascii="Arial" w:eastAsia="바탕" w:hAnsi="Arial" w:cs="Arial" w:hint="eastAsia"/>
          <w:sz w:val="22"/>
          <w:szCs w:val="22"/>
        </w:rPr>
        <w:t>하자보증기간</w:t>
      </w:r>
      <w:r w:rsidR="008750A4">
        <w:rPr>
          <w:rFonts w:ascii="Arial" w:eastAsia="바탕" w:hAnsi="Arial" w:cs="Arial"/>
          <w:sz w:val="22"/>
          <w:szCs w:val="22"/>
        </w:rPr>
        <w:t>”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동안</w:t>
      </w:r>
      <w:r w:rsidR="008750A4">
        <w:rPr>
          <w:rFonts w:ascii="Arial" w:eastAsia="바탕" w:hAnsi="Arial" w:cs="Arial"/>
          <w:sz w:val="22"/>
          <w:szCs w:val="22"/>
        </w:rPr>
        <w:t xml:space="preserve"> “</w:t>
      </w:r>
      <w:r w:rsidR="008750A4">
        <w:rPr>
          <w:rFonts w:ascii="Arial" w:eastAsia="바탕" w:hAnsi="Arial" w:cs="Arial" w:hint="eastAsia"/>
          <w:sz w:val="22"/>
          <w:szCs w:val="22"/>
        </w:rPr>
        <w:t>계약제품</w:t>
      </w:r>
      <w:r w:rsidR="008750A4">
        <w:rPr>
          <w:rFonts w:ascii="Arial" w:eastAsia="바탕" w:hAnsi="Arial" w:cs="Arial"/>
          <w:sz w:val="22"/>
          <w:szCs w:val="22"/>
        </w:rPr>
        <w:t>”</w:t>
      </w:r>
      <w:r w:rsidR="008750A4">
        <w:rPr>
          <w:rFonts w:ascii="Arial" w:eastAsia="바탕" w:hAnsi="Arial" w:cs="Arial" w:hint="eastAsia"/>
          <w:sz w:val="22"/>
          <w:szCs w:val="22"/>
        </w:rPr>
        <w:t>이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첨부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(1) </w:t>
      </w:r>
      <w:del w:id="357" w:author="김현주 (Hyunjoo Kim)" w:date="2026-03-24T10:49:00Z">
        <w:r w:rsidR="008750A4" w:rsidDel="00F95BA9">
          <w:rPr>
            <w:rFonts w:ascii="Arial" w:eastAsia="바탕" w:hAnsi="Arial" w:cs="Arial"/>
            <w:sz w:val="22"/>
            <w:szCs w:val="22"/>
          </w:rPr>
          <w:delText>&lt;</w:delText>
        </w:r>
      </w:del>
      <w:r w:rsidR="008750A4">
        <w:rPr>
          <w:rFonts w:ascii="Arial" w:eastAsia="바탕" w:hAnsi="Arial" w:cs="Arial" w:hint="eastAsia"/>
          <w:sz w:val="22"/>
          <w:szCs w:val="22"/>
        </w:rPr>
        <w:t>제품사양서</w:t>
      </w:r>
      <w:ins w:id="358" w:author="김현주 (Hyunjoo Kim)" w:date="2026-03-24T10:49:00Z">
        <w:r w:rsidR="00F95BA9">
          <w:rPr>
            <w:rFonts w:ascii="Arial" w:eastAsia="바탕" w:hAnsi="Arial" w:cs="Arial" w:hint="eastAsia"/>
            <w:sz w:val="22"/>
            <w:szCs w:val="22"/>
          </w:rPr>
          <w:t>,</w:t>
        </w:r>
        <w:r w:rsidR="00F95BA9">
          <w:rPr>
            <w:rFonts w:ascii="Arial" w:eastAsia="바탕" w:hAnsi="Arial" w:cs="Arial"/>
            <w:sz w:val="22"/>
            <w:szCs w:val="22"/>
          </w:rPr>
          <w:t xml:space="preserve"> </w:t>
        </w:r>
        <w:r w:rsidR="00F95BA9">
          <w:rPr>
            <w:rFonts w:ascii="Arial" w:eastAsia="바탕" w:hAnsi="Arial" w:cs="Arial" w:hint="eastAsia"/>
            <w:sz w:val="22"/>
            <w:szCs w:val="22"/>
          </w:rPr>
          <w:t>성능보장서</w:t>
        </w:r>
        <w:r w:rsidR="00F95BA9">
          <w:rPr>
            <w:rFonts w:ascii="Arial" w:eastAsia="바탕" w:hAnsi="Arial" w:cs="Arial" w:hint="eastAsia"/>
            <w:sz w:val="22"/>
            <w:szCs w:val="22"/>
          </w:rPr>
          <w:t>,</w:t>
        </w:r>
        <w:r w:rsidR="00F95BA9">
          <w:rPr>
            <w:rFonts w:ascii="Arial" w:eastAsia="바탕" w:hAnsi="Arial" w:cs="Arial"/>
            <w:sz w:val="22"/>
            <w:szCs w:val="22"/>
          </w:rPr>
          <w:t xml:space="preserve"> </w:t>
        </w:r>
        <w:r w:rsidR="00F95BA9">
          <w:rPr>
            <w:rFonts w:ascii="Arial" w:eastAsia="바탕" w:hAnsi="Arial" w:cs="Arial" w:hint="eastAsia"/>
            <w:sz w:val="22"/>
            <w:szCs w:val="22"/>
          </w:rPr>
          <w:t>안전기준</w:t>
        </w:r>
        <w:r w:rsidR="00F95BA9">
          <w:rPr>
            <w:rFonts w:ascii="Arial" w:eastAsia="바탕" w:hAnsi="Arial" w:cs="Arial" w:hint="eastAsia"/>
            <w:sz w:val="22"/>
            <w:szCs w:val="22"/>
          </w:rPr>
          <w:t>,</w:t>
        </w:r>
        <w:r w:rsidR="00F95BA9">
          <w:rPr>
            <w:rFonts w:ascii="Arial" w:eastAsia="바탕" w:hAnsi="Arial" w:cs="Arial"/>
            <w:sz w:val="22"/>
            <w:szCs w:val="22"/>
          </w:rPr>
          <w:t xml:space="preserve"> </w:t>
        </w:r>
        <w:r w:rsidR="00F95BA9">
          <w:rPr>
            <w:rFonts w:ascii="Arial" w:eastAsia="바탕" w:hAnsi="Arial" w:cs="Arial" w:hint="eastAsia"/>
            <w:sz w:val="22"/>
            <w:szCs w:val="22"/>
          </w:rPr>
          <w:t>관련</w:t>
        </w:r>
        <w:r w:rsidR="00F95BA9">
          <w:rPr>
            <w:rFonts w:ascii="Arial" w:eastAsia="바탕" w:hAnsi="Arial" w:cs="Arial" w:hint="eastAsia"/>
            <w:sz w:val="22"/>
            <w:szCs w:val="22"/>
          </w:rPr>
          <w:t xml:space="preserve"> </w:t>
        </w:r>
        <w:r w:rsidR="00F95BA9">
          <w:rPr>
            <w:rFonts w:ascii="Arial" w:eastAsia="바탕" w:hAnsi="Arial" w:cs="Arial" w:hint="eastAsia"/>
            <w:sz w:val="22"/>
            <w:szCs w:val="22"/>
          </w:rPr>
          <w:t>법령</w:t>
        </w:r>
        <w:r w:rsidR="00F95BA9">
          <w:rPr>
            <w:rFonts w:ascii="Arial" w:eastAsia="바탕" w:hAnsi="Arial" w:cs="Arial" w:hint="eastAsia"/>
            <w:sz w:val="22"/>
            <w:szCs w:val="22"/>
          </w:rPr>
          <w:t xml:space="preserve"> </w:t>
        </w:r>
        <w:r w:rsidR="00F95BA9">
          <w:rPr>
            <w:rFonts w:ascii="Arial" w:eastAsia="바탕" w:hAnsi="Arial" w:cs="Arial" w:hint="eastAsia"/>
            <w:sz w:val="22"/>
            <w:szCs w:val="22"/>
          </w:rPr>
          <w:t>및</w:t>
        </w:r>
        <w:r w:rsidR="00F95BA9">
          <w:rPr>
            <w:rFonts w:ascii="Arial" w:eastAsia="바탕" w:hAnsi="Arial" w:cs="Arial" w:hint="eastAsia"/>
            <w:sz w:val="22"/>
            <w:szCs w:val="22"/>
          </w:rPr>
          <w:t xml:space="preserve"> </w:t>
        </w:r>
        <w:r w:rsidR="00F95BA9">
          <w:rPr>
            <w:rFonts w:ascii="Arial" w:eastAsia="바탕" w:hAnsi="Arial" w:cs="Arial" w:hint="eastAsia"/>
            <w:sz w:val="22"/>
            <w:szCs w:val="22"/>
          </w:rPr>
          <w:t>계약목적</w:t>
        </w:r>
      </w:ins>
      <w:del w:id="359" w:author="김현주 (Hyunjoo Kim)" w:date="2026-03-24T10:49:00Z"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>&gt;</w:delText>
        </w:r>
      </w:del>
      <w:r w:rsidR="008750A4">
        <w:rPr>
          <w:rFonts w:ascii="Arial" w:eastAsia="바탕" w:hAnsi="Arial" w:cs="Arial" w:hint="eastAsia"/>
          <w:sz w:val="22"/>
          <w:szCs w:val="22"/>
        </w:rPr>
        <w:t>에서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정한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내용과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일치함을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보증한다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. </w:t>
      </w:r>
      <w:bookmarkStart w:id="360" w:name="_GoBack"/>
      <w:bookmarkEnd w:id="360"/>
      <w:del w:id="361" w:author="김현주 (Hyunjoo Kim)" w:date="2026-03-24T10:49:00Z"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>단</w:delText>
        </w:r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 xml:space="preserve">, </w:delText>
        </w:r>
        <w:r w:rsidR="008750A4" w:rsidDel="00F95BA9">
          <w:rPr>
            <w:rFonts w:ascii="Arial" w:eastAsia="바탕" w:hAnsi="Arial" w:cs="Arial"/>
            <w:sz w:val="22"/>
            <w:szCs w:val="22"/>
          </w:rPr>
          <w:delText>“</w:delText>
        </w:r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>계약제품</w:delText>
        </w:r>
        <w:r w:rsidR="008750A4" w:rsidDel="00F95BA9">
          <w:rPr>
            <w:rFonts w:ascii="Arial" w:eastAsia="바탕" w:hAnsi="Arial" w:cs="Arial"/>
            <w:sz w:val="22"/>
            <w:szCs w:val="22"/>
          </w:rPr>
          <w:delText>”</w:delText>
        </w:r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>에</w:delText>
        </w:r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>대한</w:delText>
        </w:r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>품질보증서가</w:delText>
        </w:r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>별도로</w:delText>
        </w:r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>있는</w:delText>
        </w:r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>경우에는</w:delText>
        </w:r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>그에</w:delText>
        </w:r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 xml:space="preserve"> </w:delText>
        </w:r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>따른다</w:delText>
        </w:r>
        <w:r w:rsidR="008750A4" w:rsidDel="00F95BA9">
          <w:rPr>
            <w:rFonts w:ascii="Arial" w:eastAsia="바탕" w:hAnsi="Arial" w:cs="Arial" w:hint="eastAsia"/>
            <w:sz w:val="22"/>
            <w:szCs w:val="22"/>
          </w:rPr>
          <w:delText>.</w:delText>
        </w:r>
      </w:del>
    </w:p>
    <w:bookmarkEnd w:id="356"/>
    <w:p w14:paraId="645160C2" w14:textId="74FBDF8F" w:rsidR="008750A4" w:rsidRDefault="008750A4" w:rsidP="008750A4">
      <w:pPr>
        <w:adjustRightInd w:val="0"/>
        <w:spacing w:before="300" w:after="120"/>
        <w:rPr>
          <w:rFonts w:ascii="굴림" w:eastAsia="굴림" w:hAnsi="굴림"/>
        </w:rPr>
      </w:pPr>
      <w:r>
        <w:rPr>
          <w:rFonts w:ascii="Arial" w:eastAsia="돋움" w:hAnsi="Arial" w:cs="Arial"/>
          <w:b/>
          <w:bCs/>
          <w:sz w:val="22"/>
          <w:szCs w:val="22"/>
          <w:lang w:val="ko-KR"/>
        </w:rPr>
        <w:t>제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1</w:t>
      </w:r>
      <w:r w:rsidR="000D7E14"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3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>조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 xml:space="preserve"> (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보증위반에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 xml:space="preserve"> 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대한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 xml:space="preserve"> 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구제책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>)</w:t>
      </w:r>
      <w:r>
        <w:rPr>
          <w:rFonts w:ascii="굴림" w:eastAsia="굴림" w:hAnsi="굴림"/>
        </w:rPr>
        <w:t xml:space="preserve"> </w:t>
      </w:r>
    </w:p>
    <w:p w14:paraId="20F9EC89" w14:textId="77777777" w:rsidR="008750A4" w:rsidRDefault="00E16799" w:rsidP="008750A4">
      <w:pPr>
        <w:adjustRightInd w:val="0"/>
        <w:ind w:leftChars="98" w:left="196" w:firstLineChars="10" w:firstLine="22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/>
          <w:sz w:val="22"/>
          <w:szCs w:val="22"/>
        </w:rPr>
        <w:t>“LG</w:t>
      </w:r>
      <w:r>
        <w:rPr>
          <w:rFonts w:ascii="Arial" w:eastAsia="바탕" w:hAnsi="Arial" w:cs="Arial"/>
          <w:sz w:val="22"/>
          <w:szCs w:val="22"/>
        </w:rPr>
        <w:t>전자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/>
          <w:sz w:val="22"/>
          <w:szCs w:val="22"/>
        </w:rPr>
        <w:t>는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/>
          <w:sz w:val="22"/>
          <w:szCs w:val="22"/>
        </w:rPr>
        <w:t>구매자</w:t>
      </w:r>
      <w:r>
        <w:rPr>
          <w:rFonts w:ascii="Arial" w:eastAsia="바탕" w:hAnsi="Arial" w:cs="Arial"/>
          <w:sz w:val="22"/>
          <w:szCs w:val="22"/>
        </w:rPr>
        <w:t>”</w:t>
      </w:r>
      <w:r w:rsidR="008750A4">
        <w:rPr>
          <w:rFonts w:ascii="Arial" w:eastAsia="바탕" w:hAnsi="Arial" w:cs="Arial" w:hint="eastAsia"/>
          <w:sz w:val="22"/>
          <w:szCs w:val="22"/>
        </w:rPr>
        <w:t>의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별도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요구가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있는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경우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판매계약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일반조건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제</w:t>
      </w:r>
      <w:r w:rsidR="008750A4">
        <w:rPr>
          <w:rFonts w:ascii="Arial" w:eastAsia="바탕" w:hAnsi="Arial" w:cs="Arial" w:hint="eastAsia"/>
          <w:sz w:val="22"/>
          <w:szCs w:val="22"/>
        </w:rPr>
        <w:t>11</w:t>
      </w:r>
      <w:r w:rsidR="008750A4">
        <w:rPr>
          <w:rFonts w:ascii="Arial" w:eastAsia="바탕" w:hAnsi="Arial" w:cs="Arial" w:hint="eastAsia"/>
          <w:sz w:val="22"/>
          <w:szCs w:val="22"/>
        </w:rPr>
        <w:t>조에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따른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의무이행을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담보하기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위하여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/>
          <w:sz w:val="22"/>
          <w:szCs w:val="22"/>
        </w:rPr>
        <w:t>구매자</w:t>
      </w:r>
      <w:r>
        <w:rPr>
          <w:rFonts w:ascii="Arial" w:eastAsia="바탕" w:hAnsi="Arial" w:cs="Arial"/>
          <w:sz w:val="22"/>
          <w:szCs w:val="22"/>
        </w:rPr>
        <w:t>”</w:t>
      </w:r>
      <w:r w:rsidR="008750A4">
        <w:rPr>
          <w:rFonts w:ascii="Arial" w:eastAsia="바탕" w:hAnsi="Arial" w:cs="Arial" w:hint="eastAsia"/>
          <w:sz w:val="22"/>
          <w:szCs w:val="22"/>
        </w:rPr>
        <w:t>의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최종검사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합격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후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잔금을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지급받음과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동시에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/>
          <w:sz w:val="22"/>
          <w:szCs w:val="22"/>
        </w:rPr>
        <w:t>“</w:t>
      </w:r>
      <w:r w:rsidR="008750A4">
        <w:rPr>
          <w:rFonts w:ascii="Arial" w:eastAsia="바탕" w:hAnsi="Arial" w:cs="Arial" w:hint="eastAsia"/>
          <w:sz w:val="22"/>
          <w:szCs w:val="22"/>
        </w:rPr>
        <w:t>계약금액</w:t>
      </w:r>
      <w:r w:rsidR="008750A4">
        <w:rPr>
          <w:rFonts w:ascii="Arial" w:eastAsia="바탕" w:hAnsi="Arial" w:cs="Arial"/>
          <w:sz w:val="22"/>
          <w:szCs w:val="22"/>
        </w:rPr>
        <w:t>”</w:t>
      </w:r>
      <w:r w:rsidR="008750A4">
        <w:rPr>
          <w:rFonts w:ascii="Arial" w:eastAsia="바탕" w:hAnsi="Arial" w:cs="Arial" w:hint="eastAsia"/>
          <w:sz w:val="22"/>
          <w:szCs w:val="22"/>
        </w:rPr>
        <w:t>에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/>
          <w:sz w:val="22"/>
          <w:szCs w:val="22"/>
        </w:rPr>
        <w:t>“</w:t>
      </w:r>
      <w:r w:rsidR="008750A4">
        <w:rPr>
          <w:rFonts w:ascii="Arial" w:eastAsia="바탕" w:hAnsi="Arial" w:cs="Arial" w:hint="eastAsia"/>
          <w:sz w:val="22"/>
          <w:szCs w:val="22"/>
        </w:rPr>
        <w:t>하자보수보증금율</w:t>
      </w:r>
      <w:r w:rsidR="008750A4">
        <w:rPr>
          <w:rFonts w:ascii="Arial" w:eastAsia="바탕" w:hAnsi="Arial" w:cs="Arial"/>
          <w:sz w:val="22"/>
          <w:szCs w:val="22"/>
        </w:rPr>
        <w:t>”</w:t>
      </w:r>
      <w:r w:rsidR="008750A4">
        <w:rPr>
          <w:rFonts w:ascii="Arial" w:eastAsia="바탕" w:hAnsi="Arial" w:cs="Arial" w:hint="eastAsia"/>
          <w:sz w:val="22"/>
          <w:szCs w:val="22"/>
        </w:rPr>
        <w:t>을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곱하여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산출한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금액을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보험금으로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하는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하자보증보험증권을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/>
          <w:sz w:val="22"/>
          <w:szCs w:val="22"/>
        </w:rPr>
        <w:t>구매자</w:t>
      </w:r>
      <w:r>
        <w:rPr>
          <w:rFonts w:ascii="Arial" w:eastAsia="바탕" w:hAnsi="Arial" w:cs="Arial"/>
          <w:sz w:val="22"/>
          <w:szCs w:val="22"/>
        </w:rPr>
        <w:t>”</w:t>
      </w:r>
      <w:r w:rsidR="008750A4">
        <w:rPr>
          <w:rFonts w:ascii="Arial" w:eastAsia="바탕" w:hAnsi="Arial" w:cs="Arial" w:hint="eastAsia"/>
          <w:sz w:val="22"/>
          <w:szCs w:val="22"/>
        </w:rPr>
        <w:t>에게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제출할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수</w:t>
      </w:r>
      <w:r w:rsidR="008750A4">
        <w:rPr>
          <w:rFonts w:ascii="Arial" w:eastAsia="바탕" w:hAnsi="Arial" w:cs="Arial" w:hint="eastAsia"/>
          <w:sz w:val="22"/>
          <w:szCs w:val="22"/>
        </w:rPr>
        <w:t xml:space="preserve"> </w:t>
      </w:r>
      <w:r w:rsidR="008750A4">
        <w:rPr>
          <w:rFonts w:ascii="Arial" w:eastAsia="바탕" w:hAnsi="Arial" w:cs="Arial" w:hint="eastAsia"/>
          <w:sz w:val="22"/>
          <w:szCs w:val="22"/>
        </w:rPr>
        <w:t>있다</w:t>
      </w:r>
      <w:r w:rsidR="008750A4">
        <w:rPr>
          <w:rFonts w:ascii="Arial" w:eastAsia="바탕" w:hAnsi="Arial" w:cs="Arial" w:hint="eastAsia"/>
          <w:sz w:val="22"/>
          <w:szCs w:val="22"/>
        </w:rPr>
        <w:t>.</w:t>
      </w:r>
    </w:p>
    <w:p w14:paraId="209EBDCD" w14:textId="056FE56A" w:rsidR="00A77098" w:rsidRPr="007E2CE9" w:rsidRDefault="00A77098" w:rsidP="007E2CE9">
      <w:pPr>
        <w:adjustRightInd w:val="0"/>
        <w:spacing w:before="300" w:after="120"/>
        <w:rPr>
          <w:rFonts w:ascii="Arial" w:eastAsia="돋움" w:hAnsi="Arial" w:cs="Arial"/>
          <w:b/>
          <w:bCs/>
          <w:sz w:val="22"/>
          <w:szCs w:val="22"/>
          <w:lang w:val="ko-KR"/>
        </w:rPr>
      </w:pPr>
      <w:r w:rsidRPr="007E2CE9"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제</w:t>
      </w:r>
      <w:r w:rsidRPr="007E2CE9">
        <w:rPr>
          <w:rFonts w:ascii="Arial" w:eastAsia="돋움" w:hAnsi="Arial" w:cs="Arial"/>
          <w:b/>
          <w:bCs/>
          <w:sz w:val="22"/>
          <w:szCs w:val="22"/>
          <w:lang w:val="ko-KR"/>
        </w:rPr>
        <w:t>1</w:t>
      </w:r>
      <w:r w:rsidR="0024326D">
        <w:rPr>
          <w:rFonts w:ascii="Arial" w:eastAsia="돋움" w:hAnsi="Arial" w:cs="Arial"/>
          <w:b/>
          <w:bCs/>
          <w:sz w:val="22"/>
          <w:szCs w:val="22"/>
          <w:lang w:val="ko-KR"/>
        </w:rPr>
        <w:t>4</w:t>
      </w:r>
      <w:r w:rsidRPr="007E2CE9"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조</w:t>
      </w:r>
      <w:r w:rsidRPr="007E2CE9">
        <w:rPr>
          <w:rFonts w:ascii="Arial" w:eastAsia="돋움" w:hAnsi="Arial" w:cs="Arial"/>
          <w:b/>
          <w:bCs/>
          <w:sz w:val="22"/>
          <w:szCs w:val="22"/>
          <w:lang w:val="ko-KR"/>
        </w:rPr>
        <w:t xml:space="preserve"> (</w:t>
      </w:r>
      <w:r w:rsidR="000D7E14"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손해배상</w:t>
      </w:r>
      <w:r w:rsidRPr="007E2CE9">
        <w:rPr>
          <w:rFonts w:ascii="Arial" w:eastAsia="돋움" w:hAnsi="Arial" w:cs="Arial"/>
          <w:b/>
          <w:bCs/>
          <w:sz w:val="22"/>
          <w:szCs w:val="22"/>
          <w:lang w:val="ko-KR"/>
        </w:rPr>
        <w:t>)</w:t>
      </w:r>
    </w:p>
    <w:p w14:paraId="04E42A15" w14:textId="1C14FFE0" w:rsidR="00A77098" w:rsidRPr="007E2CE9" w:rsidRDefault="00A77098" w:rsidP="00454AAE">
      <w:pPr>
        <w:adjustRightInd w:val="0"/>
        <w:ind w:leftChars="110" w:left="539" w:hangingChars="145" w:hanging="319"/>
        <w:rPr>
          <w:rFonts w:ascii="Arial" w:eastAsia="바탕" w:hAnsi="Arial" w:cs="Arial"/>
          <w:sz w:val="22"/>
          <w:szCs w:val="22"/>
        </w:rPr>
      </w:pPr>
      <w:r w:rsidRPr="00454AAE">
        <w:rPr>
          <w:rFonts w:ascii="Arial" w:eastAsia="바탕" w:hAnsi="Arial" w:cs="Arial"/>
          <w:sz w:val="22"/>
          <w:szCs w:val="22"/>
        </w:rPr>
        <w:t>1</w:t>
      </w:r>
      <w:r w:rsidRPr="007E2CE9">
        <w:rPr>
          <w:rFonts w:ascii="Arial" w:eastAsia="바탕" w:hAnsi="Arial" w:cs="Arial"/>
          <w:sz w:val="22"/>
          <w:szCs w:val="22"/>
        </w:rPr>
        <w:t>. “</w:t>
      </w:r>
      <w:r w:rsidRPr="007E2CE9">
        <w:rPr>
          <w:rFonts w:ascii="Arial" w:eastAsia="바탕" w:hAnsi="Arial" w:cs="Arial" w:hint="eastAsia"/>
          <w:sz w:val="22"/>
          <w:szCs w:val="22"/>
        </w:rPr>
        <w:t>이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계약</w:t>
      </w:r>
      <w:r w:rsidRPr="007E2CE9">
        <w:rPr>
          <w:rFonts w:ascii="Arial" w:eastAsia="바탕" w:hAnsi="Arial" w:cs="Arial"/>
          <w:sz w:val="22"/>
          <w:szCs w:val="22"/>
        </w:rPr>
        <w:t>”</w:t>
      </w:r>
      <w:r w:rsidRPr="007E2CE9">
        <w:rPr>
          <w:rFonts w:ascii="Arial" w:eastAsia="바탕" w:hAnsi="Arial" w:cs="Arial" w:hint="eastAsia"/>
          <w:sz w:val="22"/>
          <w:szCs w:val="22"/>
        </w:rPr>
        <w:t>과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관련하여</w:t>
      </w:r>
      <w:r w:rsidRPr="007E2CE9">
        <w:rPr>
          <w:rFonts w:ascii="Arial" w:eastAsia="바탕" w:hAnsi="Arial" w:cs="Arial"/>
          <w:sz w:val="22"/>
          <w:szCs w:val="22"/>
        </w:rPr>
        <w:t>, “LG</w:t>
      </w:r>
      <w:r w:rsidRPr="007E2CE9">
        <w:rPr>
          <w:rFonts w:ascii="Arial" w:eastAsia="바탕" w:hAnsi="Arial" w:cs="Arial"/>
          <w:sz w:val="22"/>
          <w:szCs w:val="22"/>
        </w:rPr>
        <w:t>전자</w:t>
      </w:r>
      <w:r w:rsidRPr="007E2CE9">
        <w:rPr>
          <w:rFonts w:ascii="Arial" w:eastAsia="바탕" w:hAnsi="Arial" w:cs="Arial"/>
          <w:sz w:val="22"/>
          <w:szCs w:val="22"/>
        </w:rPr>
        <w:t>”</w:t>
      </w:r>
      <w:r w:rsidRPr="007E2CE9">
        <w:rPr>
          <w:rFonts w:ascii="Arial" w:eastAsia="바탕" w:hAnsi="Arial" w:cs="Arial" w:hint="eastAsia"/>
          <w:sz w:val="22"/>
          <w:szCs w:val="22"/>
        </w:rPr>
        <w:t>의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면책</w:t>
      </w:r>
      <w:r w:rsidRPr="007E2CE9">
        <w:rPr>
          <w:rFonts w:ascii="Arial" w:eastAsia="바탕" w:hAnsi="Arial" w:cs="Arial"/>
          <w:sz w:val="22"/>
          <w:szCs w:val="22"/>
        </w:rPr>
        <w:t xml:space="preserve">, </w:t>
      </w:r>
      <w:r w:rsidRPr="007E2CE9">
        <w:rPr>
          <w:rFonts w:ascii="Arial" w:eastAsia="바탕" w:hAnsi="Arial" w:cs="Arial" w:hint="eastAsia"/>
          <w:sz w:val="22"/>
          <w:szCs w:val="22"/>
        </w:rPr>
        <w:t>채무불이행이나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불법행위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및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기타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사유를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불문하고</w:t>
      </w:r>
      <w:r w:rsidRPr="007E2CE9">
        <w:rPr>
          <w:rFonts w:ascii="Arial" w:eastAsia="바탕" w:hAnsi="Arial" w:cs="Arial"/>
          <w:sz w:val="22"/>
          <w:szCs w:val="22"/>
        </w:rPr>
        <w:t xml:space="preserve"> “</w:t>
      </w:r>
      <w:r w:rsidRPr="007E2CE9">
        <w:rPr>
          <w:rFonts w:ascii="Arial" w:eastAsia="바탕" w:hAnsi="Arial" w:cs="Arial"/>
          <w:sz w:val="22"/>
          <w:szCs w:val="22"/>
        </w:rPr>
        <w:t>구매자</w:t>
      </w:r>
      <w:r w:rsidRPr="007E2CE9">
        <w:rPr>
          <w:rFonts w:ascii="Arial" w:eastAsia="바탕" w:hAnsi="Arial" w:cs="Arial"/>
          <w:sz w:val="22"/>
          <w:szCs w:val="22"/>
        </w:rPr>
        <w:t>”</w:t>
      </w:r>
      <w:r w:rsidRPr="007E2CE9">
        <w:rPr>
          <w:rFonts w:ascii="Arial" w:eastAsia="바탕" w:hAnsi="Arial" w:cs="Arial" w:hint="eastAsia"/>
          <w:sz w:val="22"/>
          <w:szCs w:val="22"/>
        </w:rPr>
        <w:t>에게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손해가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발생하고</w:t>
      </w:r>
      <w:r w:rsidRPr="007E2CE9">
        <w:rPr>
          <w:rFonts w:ascii="Arial" w:eastAsia="바탕" w:hAnsi="Arial" w:cs="Arial"/>
          <w:sz w:val="22"/>
          <w:szCs w:val="22"/>
        </w:rPr>
        <w:t>, “LG</w:t>
      </w:r>
      <w:r w:rsidRPr="007E2CE9">
        <w:rPr>
          <w:rFonts w:ascii="Arial" w:eastAsia="바탕" w:hAnsi="Arial" w:cs="Arial"/>
          <w:sz w:val="22"/>
          <w:szCs w:val="22"/>
        </w:rPr>
        <w:t>전자</w:t>
      </w:r>
      <w:r w:rsidRPr="007E2CE9">
        <w:rPr>
          <w:rFonts w:ascii="Arial" w:eastAsia="바탕" w:hAnsi="Arial" w:cs="Arial"/>
          <w:sz w:val="22"/>
          <w:szCs w:val="22"/>
        </w:rPr>
        <w:t>”</w:t>
      </w:r>
      <w:r w:rsidRPr="007E2CE9">
        <w:rPr>
          <w:rFonts w:ascii="Arial" w:eastAsia="바탕" w:hAnsi="Arial" w:cs="Arial"/>
          <w:sz w:val="22"/>
          <w:szCs w:val="22"/>
        </w:rPr>
        <w:t>가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그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손해를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배상할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의무가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있는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경우</w:t>
      </w:r>
      <w:r w:rsidRPr="007E2CE9">
        <w:rPr>
          <w:rFonts w:ascii="Arial" w:eastAsia="바탕" w:hAnsi="Arial" w:cs="Arial"/>
          <w:sz w:val="22"/>
          <w:szCs w:val="22"/>
        </w:rPr>
        <w:t>, “LG</w:t>
      </w:r>
      <w:r w:rsidRPr="007E2CE9">
        <w:rPr>
          <w:rFonts w:ascii="Arial" w:eastAsia="바탕" w:hAnsi="Arial" w:cs="Arial"/>
          <w:sz w:val="22"/>
          <w:szCs w:val="22"/>
        </w:rPr>
        <w:t>전자</w:t>
      </w:r>
      <w:r w:rsidRPr="007E2CE9">
        <w:rPr>
          <w:rFonts w:ascii="Arial" w:eastAsia="바탕" w:hAnsi="Arial" w:cs="Arial"/>
          <w:sz w:val="22"/>
          <w:szCs w:val="22"/>
        </w:rPr>
        <w:t>”</w:t>
      </w:r>
      <w:r w:rsidRPr="007E2CE9">
        <w:rPr>
          <w:rFonts w:ascii="Arial" w:eastAsia="바탕" w:hAnsi="Arial" w:cs="Arial"/>
          <w:sz w:val="22"/>
          <w:szCs w:val="22"/>
        </w:rPr>
        <w:t>는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직접적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실손해에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대해서는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청구의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원인이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되는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대상</w:t>
      </w:r>
      <w:r w:rsidRPr="007E2CE9">
        <w:rPr>
          <w:rFonts w:ascii="Arial" w:eastAsia="바탕" w:hAnsi="Arial" w:cs="Arial"/>
          <w:sz w:val="22"/>
          <w:szCs w:val="22"/>
        </w:rPr>
        <w:t xml:space="preserve"> “</w:t>
      </w:r>
      <w:r w:rsidR="00765754">
        <w:rPr>
          <w:rFonts w:ascii="Arial" w:eastAsia="바탕" w:hAnsi="Arial" w:cs="Arial" w:hint="eastAsia"/>
          <w:sz w:val="22"/>
          <w:szCs w:val="22"/>
        </w:rPr>
        <w:t>개별장비</w:t>
      </w:r>
      <w:r w:rsidRPr="007E2CE9">
        <w:rPr>
          <w:rFonts w:ascii="Arial" w:eastAsia="바탕" w:hAnsi="Arial" w:cs="Arial"/>
          <w:sz w:val="22"/>
          <w:szCs w:val="22"/>
        </w:rPr>
        <w:t>”</w:t>
      </w:r>
      <w:r w:rsidRPr="007E2CE9">
        <w:rPr>
          <w:rFonts w:ascii="Arial" w:eastAsia="바탕" w:hAnsi="Arial" w:cs="Arial" w:hint="eastAsia"/>
          <w:sz w:val="22"/>
          <w:szCs w:val="22"/>
        </w:rPr>
        <w:t>의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해당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대금을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한도로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배상할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책임이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있다</w:t>
      </w:r>
      <w:r w:rsidRPr="007E2CE9">
        <w:rPr>
          <w:rFonts w:ascii="Arial" w:eastAsia="바탕" w:hAnsi="Arial" w:cs="Arial"/>
          <w:sz w:val="22"/>
          <w:szCs w:val="22"/>
        </w:rPr>
        <w:t xml:space="preserve">. </w:t>
      </w:r>
      <w:r w:rsidRPr="007E2CE9">
        <w:rPr>
          <w:rFonts w:ascii="Arial" w:eastAsia="바탕" w:hAnsi="Arial" w:cs="Arial" w:hint="eastAsia"/>
          <w:sz w:val="22"/>
          <w:szCs w:val="22"/>
        </w:rPr>
        <w:t>어떠한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경우라도</w:t>
      </w:r>
      <w:r w:rsidRPr="007E2CE9">
        <w:rPr>
          <w:rFonts w:ascii="Arial" w:eastAsia="바탕" w:hAnsi="Arial" w:cs="Arial"/>
          <w:sz w:val="22"/>
          <w:szCs w:val="22"/>
        </w:rPr>
        <w:t xml:space="preserve"> “LG</w:t>
      </w:r>
      <w:r w:rsidRPr="007E2CE9">
        <w:rPr>
          <w:rFonts w:ascii="Arial" w:eastAsia="바탕" w:hAnsi="Arial" w:cs="Arial"/>
          <w:sz w:val="22"/>
          <w:szCs w:val="22"/>
        </w:rPr>
        <w:t>전자</w:t>
      </w:r>
      <w:r w:rsidRPr="007E2CE9">
        <w:rPr>
          <w:rFonts w:ascii="Arial" w:eastAsia="바탕" w:hAnsi="Arial" w:cs="Arial"/>
          <w:sz w:val="22"/>
          <w:szCs w:val="22"/>
        </w:rPr>
        <w:t>”</w:t>
      </w:r>
      <w:r w:rsidRPr="007E2CE9">
        <w:rPr>
          <w:rFonts w:ascii="Arial" w:eastAsia="바탕" w:hAnsi="Arial" w:cs="Arial"/>
          <w:sz w:val="22"/>
          <w:szCs w:val="22"/>
        </w:rPr>
        <w:t>는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그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발생가능성을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알고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있었거나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이를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proofErr w:type="spellStart"/>
      <w:r w:rsidRPr="007E2CE9">
        <w:rPr>
          <w:rFonts w:ascii="Arial" w:eastAsia="바탕" w:hAnsi="Arial" w:cs="Arial" w:hint="eastAsia"/>
          <w:sz w:val="22"/>
          <w:szCs w:val="22"/>
        </w:rPr>
        <w:t>통보받은</w:t>
      </w:r>
      <w:proofErr w:type="spellEnd"/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경우에도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다음의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손해에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lastRenderedPageBreak/>
        <w:t>대하여는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책임을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지지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아니한다</w:t>
      </w:r>
      <w:r w:rsidRPr="007E2CE9">
        <w:rPr>
          <w:rFonts w:ascii="Arial" w:eastAsia="바탕" w:hAnsi="Arial" w:cs="Arial"/>
          <w:sz w:val="22"/>
          <w:szCs w:val="22"/>
        </w:rPr>
        <w:t xml:space="preserve">. </w:t>
      </w:r>
    </w:p>
    <w:p w14:paraId="402F1B7B" w14:textId="77777777" w:rsidR="00A77098" w:rsidRPr="007E2CE9" w:rsidRDefault="00A77098" w:rsidP="00454AAE">
      <w:pPr>
        <w:adjustRightInd w:val="0"/>
        <w:ind w:leftChars="110" w:left="539" w:hangingChars="145" w:hanging="319"/>
        <w:rPr>
          <w:rFonts w:ascii="Arial" w:eastAsia="바탕" w:hAnsi="Arial" w:cs="Arial"/>
          <w:sz w:val="22"/>
          <w:szCs w:val="22"/>
        </w:rPr>
      </w:pPr>
      <w:r w:rsidRPr="007E2CE9">
        <w:rPr>
          <w:rFonts w:ascii="Arial" w:eastAsia="바탕" w:hAnsi="Arial" w:cs="Arial" w:hint="eastAsia"/>
          <w:sz w:val="22"/>
          <w:szCs w:val="22"/>
        </w:rPr>
        <w:t>가</w:t>
      </w:r>
      <w:r w:rsidRPr="007E2CE9">
        <w:rPr>
          <w:rFonts w:ascii="Arial" w:eastAsia="바탕" w:hAnsi="Arial" w:cs="Arial"/>
          <w:sz w:val="22"/>
          <w:szCs w:val="22"/>
        </w:rPr>
        <w:t xml:space="preserve">. </w:t>
      </w:r>
      <w:r w:rsidRPr="007E2CE9">
        <w:rPr>
          <w:rFonts w:ascii="Arial" w:eastAsia="바탕" w:hAnsi="Arial" w:cs="Arial" w:hint="eastAsia"/>
          <w:sz w:val="22"/>
          <w:szCs w:val="22"/>
        </w:rPr>
        <w:t>기록</w:t>
      </w:r>
      <w:r w:rsidRPr="007E2CE9">
        <w:rPr>
          <w:rFonts w:ascii="Arial" w:eastAsia="바탕" w:hAnsi="Arial" w:cs="Arial"/>
          <w:sz w:val="22"/>
          <w:szCs w:val="22"/>
        </w:rPr>
        <w:t xml:space="preserve">, </w:t>
      </w:r>
      <w:r w:rsidRPr="007E2CE9">
        <w:rPr>
          <w:rFonts w:ascii="Arial" w:eastAsia="바탕" w:hAnsi="Arial" w:cs="Arial" w:hint="eastAsia"/>
          <w:sz w:val="22"/>
          <w:szCs w:val="22"/>
        </w:rPr>
        <w:t>데이터의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분실이나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손상</w:t>
      </w:r>
    </w:p>
    <w:p w14:paraId="6A3E0BD5" w14:textId="77777777" w:rsidR="00A77098" w:rsidRPr="007E2CE9" w:rsidRDefault="00A77098" w:rsidP="00454AAE">
      <w:pPr>
        <w:adjustRightInd w:val="0"/>
        <w:ind w:leftChars="110" w:left="539" w:hangingChars="145" w:hanging="319"/>
        <w:rPr>
          <w:rFonts w:ascii="Arial" w:eastAsia="바탕" w:hAnsi="Arial" w:cs="Arial"/>
          <w:sz w:val="22"/>
          <w:szCs w:val="22"/>
        </w:rPr>
      </w:pPr>
      <w:r w:rsidRPr="007E2CE9">
        <w:rPr>
          <w:rFonts w:ascii="Arial" w:eastAsia="바탕" w:hAnsi="Arial" w:cs="Arial" w:hint="eastAsia"/>
          <w:sz w:val="22"/>
          <w:szCs w:val="22"/>
        </w:rPr>
        <w:t>나</w:t>
      </w:r>
      <w:r w:rsidRPr="007E2CE9">
        <w:rPr>
          <w:rFonts w:ascii="Arial" w:eastAsia="바탕" w:hAnsi="Arial" w:cs="Arial"/>
          <w:sz w:val="22"/>
          <w:szCs w:val="22"/>
        </w:rPr>
        <w:t xml:space="preserve">. </w:t>
      </w:r>
      <w:r w:rsidRPr="007E2CE9">
        <w:rPr>
          <w:rFonts w:ascii="Arial" w:eastAsia="바탕" w:hAnsi="Arial" w:cs="Arial" w:hint="eastAsia"/>
          <w:sz w:val="22"/>
          <w:szCs w:val="22"/>
        </w:rPr>
        <w:t>특별손해</w:t>
      </w:r>
      <w:r w:rsidRPr="007E2CE9">
        <w:rPr>
          <w:rFonts w:ascii="Arial" w:eastAsia="바탕" w:hAnsi="Arial" w:cs="Arial"/>
          <w:sz w:val="22"/>
          <w:szCs w:val="22"/>
        </w:rPr>
        <w:t xml:space="preserve">, </w:t>
      </w:r>
      <w:r w:rsidRPr="007E2CE9">
        <w:rPr>
          <w:rFonts w:ascii="Arial" w:eastAsia="바탕" w:hAnsi="Arial" w:cs="Arial" w:hint="eastAsia"/>
          <w:sz w:val="22"/>
          <w:szCs w:val="22"/>
        </w:rPr>
        <w:t>부수손해</w:t>
      </w:r>
      <w:r w:rsidRPr="007E2CE9">
        <w:rPr>
          <w:rFonts w:ascii="Arial" w:eastAsia="바탕" w:hAnsi="Arial" w:cs="Arial"/>
          <w:sz w:val="22"/>
          <w:szCs w:val="22"/>
        </w:rPr>
        <w:t xml:space="preserve">, </w:t>
      </w:r>
      <w:r w:rsidRPr="007E2CE9">
        <w:rPr>
          <w:rFonts w:ascii="Arial" w:eastAsia="바탕" w:hAnsi="Arial" w:cs="Arial" w:hint="eastAsia"/>
          <w:sz w:val="22"/>
          <w:szCs w:val="22"/>
        </w:rPr>
        <w:t>간접손해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기타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경제적인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결과적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손해</w:t>
      </w:r>
    </w:p>
    <w:p w14:paraId="6958D586" w14:textId="77777777" w:rsidR="00A77098" w:rsidRPr="007E2CE9" w:rsidRDefault="00A77098" w:rsidP="00454AAE">
      <w:pPr>
        <w:adjustRightInd w:val="0"/>
        <w:ind w:leftChars="110" w:left="539" w:hangingChars="145" w:hanging="319"/>
        <w:rPr>
          <w:rFonts w:ascii="Arial" w:eastAsia="바탕" w:hAnsi="Arial" w:cs="Arial"/>
          <w:sz w:val="22"/>
          <w:szCs w:val="22"/>
        </w:rPr>
      </w:pPr>
      <w:r w:rsidRPr="007E2CE9">
        <w:rPr>
          <w:rFonts w:ascii="Arial" w:eastAsia="바탕" w:hAnsi="Arial" w:cs="Arial" w:hint="eastAsia"/>
          <w:sz w:val="22"/>
          <w:szCs w:val="22"/>
        </w:rPr>
        <w:t>다</w:t>
      </w:r>
      <w:r w:rsidRPr="007E2CE9">
        <w:rPr>
          <w:rFonts w:ascii="Arial" w:eastAsia="바탕" w:hAnsi="Arial" w:cs="Arial"/>
          <w:sz w:val="22"/>
          <w:szCs w:val="22"/>
        </w:rPr>
        <w:t xml:space="preserve">. </w:t>
      </w:r>
      <w:r w:rsidRPr="007E2CE9">
        <w:rPr>
          <w:rFonts w:ascii="Arial" w:eastAsia="바탕" w:hAnsi="Arial" w:cs="Arial" w:hint="eastAsia"/>
          <w:sz w:val="22"/>
          <w:szCs w:val="22"/>
        </w:rPr>
        <w:t>기대이익</w:t>
      </w:r>
      <w:r w:rsidRPr="007E2CE9">
        <w:rPr>
          <w:rFonts w:ascii="Arial" w:eastAsia="바탕" w:hAnsi="Arial" w:cs="Arial"/>
          <w:sz w:val="22"/>
          <w:szCs w:val="22"/>
        </w:rPr>
        <w:t xml:space="preserve">, </w:t>
      </w:r>
      <w:r w:rsidRPr="007E2CE9">
        <w:rPr>
          <w:rFonts w:ascii="Arial" w:eastAsia="바탕" w:hAnsi="Arial" w:cs="Arial" w:hint="eastAsia"/>
          <w:sz w:val="22"/>
          <w:szCs w:val="22"/>
        </w:rPr>
        <w:t>영업기회</w:t>
      </w:r>
      <w:r w:rsidRPr="007E2CE9">
        <w:rPr>
          <w:rFonts w:ascii="Arial" w:eastAsia="바탕" w:hAnsi="Arial" w:cs="Arial"/>
          <w:sz w:val="22"/>
          <w:szCs w:val="22"/>
        </w:rPr>
        <w:t xml:space="preserve">, </w:t>
      </w:r>
      <w:r w:rsidRPr="007E2CE9">
        <w:rPr>
          <w:rFonts w:ascii="Arial" w:eastAsia="바탕" w:hAnsi="Arial" w:cs="Arial" w:hint="eastAsia"/>
          <w:sz w:val="22"/>
          <w:szCs w:val="22"/>
        </w:rPr>
        <w:t>매출</w:t>
      </w:r>
      <w:r w:rsidRPr="007E2CE9">
        <w:rPr>
          <w:rFonts w:ascii="Arial" w:eastAsia="바탕" w:hAnsi="Arial" w:cs="Arial"/>
          <w:sz w:val="22"/>
          <w:szCs w:val="22"/>
        </w:rPr>
        <w:t xml:space="preserve">, </w:t>
      </w:r>
      <w:r w:rsidRPr="007E2CE9">
        <w:rPr>
          <w:rFonts w:ascii="Arial" w:eastAsia="바탕" w:hAnsi="Arial" w:cs="Arial" w:hint="eastAsia"/>
          <w:sz w:val="22"/>
          <w:szCs w:val="22"/>
        </w:rPr>
        <w:t>비용절감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등의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미실현으로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인한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손실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또는</w:t>
      </w:r>
      <w:r w:rsidRPr="007E2CE9">
        <w:rPr>
          <w:rFonts w:ascii="Arial" w:eastAsia="바탕" w:hAnsi="Arial" w:cs="Arial"/>
          <w:sz w:val="22"/>
          <w:szCs w:val="22"/>
        </w:rPr>
        <w:t xml:space="preserve"> brand image </w:t>
      </w:r>
      <w:r w:rsidRPr="007E2CE9">
        <w:rPr>
          <w:rFonts w:ascii="Arial" w:eastAsia="바탕" w:hAnsi="Arial" w:cs="Arial" w:hint="eastAsia"/>
          <w:sz w:val="22"/>
          <w:szCs w:val="22"/>
        </w:rPr>
        <w:t>훼손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등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영업권에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대한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손실</w:t>
      </w:r>
    </w:p>
    <w:p w14:paraId="10046C25" w14:textId="77777777" w:rsidR="00A77098" w:rsidRDefault="00A77098" w:rsidP="00454AAE">
      <w:pPr>
        <w:adjustRightInd w:val="0"/>
        <w:ind w:leftChars="110" w:left="539" w:hangingChars="145" w:hanging="319"/>
        <w:rPr>
          <w:rFonts w:ascii="Arial" w:eastAsia="바탕" w:hAnsi="Arial" w:cs="Arial"/>
          <w:sz w:val="22"/>
          <w:szCs w:val="22"/>
        </w:rPr>
      </w:pPr>
      <w:r w:rsidRPr="007E2CE9">
        <w:rPr>
          <w:rFonts w:ascii="Arial" w:eastAsia="바탕" w:hAnsi="Arial" w:cs="Arial"/>
          <w:sz w:val="22"/>
          <w:szCs w:val="22"/>
        </w:rPr>
        <w:t>2.  “LG</w:t>
      </w:r>
      <w:r w:rsidRPr="007E2CE9">
        <w:rPr>
          <w:rFonts w:ascii="Arial" w:eastAsia="바탕" w:hAnsi="Arial" w:cs="Arial"/>
          <w:sz w:val="22"/>
          <w:szCs w:val="22"/>
        </w:rPr>
        <w:t>전자</w:t>
      </w:r>
      <w:r w:rsidRPr="007E2CE9">
        <w:rPr>
          <w:rFonts w:ascii="Arial" w:eastAsia="바탕" w:hAnsi="Arial" w:cs="Arial"/>
          <w:sz w:val="22"/>
          <w:szCs w:val="22"/>
        </w:rPr>
        <w:t>”</w:t>
      </w:r>
      <w:r w:rsidRPr="007E2CE9">
        <w:rPr>
          <w:rFonts w:ascii="Arial" w:eastAsia="바탕" w:hAnsi="Arial" w:cs="Arial"/>
          <w:sz w:val="22"/>
          <w:szCs w:val="22"/>
        </w:rPr>
        <w:t>는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신체상해</w:t>
      </w:r>
      <w:r w:rsidRPr="007E2CE9">
        <w:rPr>
          <w:rFonts w:ascii="Arial" w:eastAsia="바탕" w:hAnsi="Arial" w:cs="Arial"/>
          <w:sz w:val="22"/>
          <w:szCs w:val="22"/>
        </w:rPr>
        <w:t>(</w:t>
      </w:r>
      <w:r w:rsidRPr="007E2CE9">
        <w:rPr>
          <w:rFonts w:ascii="Arial" w:eastAsia="바탕" w:hAnsi="Arial" w:cs="Arial" w:hint="eastAsia"/>
          <w:sz w:val="22"/>
          <w:szCs w:val="22"/>
        </w:rPr>
        <w:t>사망포함</w:t>
      </w:r>
      <w:r w:rsidRPr="007E2CE9">
        <w:rPr>
          <w:rFonts w:ascii="Arial" w:eastAsia="바탕" w:hAnsi="Arial" w:cs="Arial"/>
          <w:sz w:val="22"/>
          <w:szCs w:val="22"/>
        </w:rPr>
        <w:t xml:space="preserve">), </w:t>
      </w:r>
      <w:r w:rsidRPr="007E2CE9">
        <w:rPr>
          <w:rFonts w:ascii="Arial" w:eastAsia="바탕" w:hAnsi="Arial" w:cs="Arial" w:hint="eastAsia"/>
          <w:sz w:val="22"/>
          <w:szCs w:val="22"/>
        </w:rPr>
        <w:t>유체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동산</w:t>
      </w:r>
      <w:r w:rsidRPr="007E2CE9">
        <w:rPr>
          <w:rFonts w:ascii="Arial" w:eastAsia="바탕" w:hAnsi="Arial" w:cs="Arial"/>
          <w:sz w:val="22"/>
          <w:szCs w:val="22"/>
        </w:rPr>
        <w:t xml:space="preserve">, </w:t>
      </w:r>
      <w:r w:rsidRPr="007E2CE9">
        <w:rPr>
          <w:rFonts w:ascii="Arial" w:eastAsia="바탕" w:hAnsi="Arial" w:cs="Arial" w:hint="eastAsia"/>
          <w:sz w:val="22"/>
          <w:szCs w:val="22"/>
        </w:rPr>
        <w:t>부동산의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손해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및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특허권</w:t>
      </w:r>
      <w:r w:rsidRPr="007E2CE9">
        <w:rPr>
          <w:rFonts w:ascii="Arial" w:eastAsia="바탕" w:hAnsi="Arial" w:cs="Arial"/>
          <w:sz w:val="22"/>
          <w:szCs w:val="22"/>
        </w:rPr>
        <w:t xml:space="preserve">, </w:t>
      </w:r>
      <w:r w:rsidRPr="007E2CE9">
        <w:rPr>
          <w:rFonts w:ascii="Arial" w:eastAsia="바탕" w:hAnsi="Arial" w:cs="Arial" w:hint="eastAsia"/>
          <w:sz w:val="22"/>
          <w:szCs w:val="22"/>
        </w:rPr>
        <w:t>저작권</w:t>
      </w:r>
      <w:r w:rsidRPr="007E2CE9">
        <w:rPr>
          <w:rFonts w:ascii="Arial" w:eastAsia="바탕" w:hAnsi="Arial" w:cs="Arial"/>
          <w:sz w:val="22"/>
          <w:szCs w:val="22"/>
        </w:rPr>
        <w:t xml:space="preserve">, </w:t>
      </w:r>
      <w:r w:rsidRPr="007E2CE9">
        <w:rPr>
          <w:rFonts w:ascii="Arial" w:eastAsia="바탕" w:hAnsi="Arial" w:cs="Arial" w:hint="eastAsia"/>
          <w:sz w:val="22"/>
          <w:szCs w:val="22"/>
        </w:rPr>
        <w:t>상표권의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침해에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따른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배상청구를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제외하고</w:t>
      </w:r>
      <w:r w:rsidRPr="007E2CE9">
        <w:rPr>
          <w:rFonts w:ascii="Arial" w:eastAsia="바탕" w:hAnsi="Arial" w:cs="Arial"/>
          <w:sz w:val="22"/>
          <w:szCs w:val="22"/>
        </w:rPr>
        <w:t xml:space="preserve">, </w:t>
      </w:r>
      <w:r w:rsidRPr="007E2CE9">
        <w:rPr>
          <w:rFonts w:ascii="Arial" w:eastAsia="바탕" w:hAnsi="Arial" w:cs="Arial" w:hint="eastAsia"/>
          <w:sz w:val="22"/>
          <w:szCs w:val="22"/>
        </w:rPr>
        <w:t>제</w:t>
      </w:r>
      <w:r w:rsidRPr="007E2CE9">
        <w:rPr>
          <w:rFonts w:ascii="Arial" w:eastAsia="바탕" w:hAnsi="Arial" w:cs="Arial"/>
          <w:sz w:val="22"/>
          <w:szCs w:val="22"/>
        </w:rPr>
        <w:t>3</w:t>
      </w:r>
      <w:r w:rsidRPr="007E2CE9">
        <w:rPr>
          <w:rFonts w:ascii="Arial" w:eastAsia="바탕" w:hAnsi="Arial" w:cs="Arial" w:hint="eastAsia"/>
          <w:sz w:val="22"/>
          <w:szCs w:val="22"/>
        </w:rPr>
        <w:t>자의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상대방에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대한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어떠한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청구에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대하여도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책임을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지지</w:t>
      </w:r>
      <w:r w:rsidRPr="007E2CE9">
        <w:rPr>
          <w:rFonts w:ascii="Arial" w:eastAsia="바탕" w:hAnsi="Arial" w:cs="Arial"/>
          <w:sz w:val="22"/>
          <w:szCs w:val="22"/>
        </w:rPr>
        <w:t xml:space="preserve"> </w:t>
      </w:r>
      <w:r w:rsidRPr="007E2CE9">
        <w:rPr>
          <w:rFonts w:ascii="Arial" w:eastAsia="바탕" w:hAnsi="Arial" w:cs="Arial" w:hint="eastAsia"/>
          <w:sz w:val="22"/>
          <w:szCs w:val="22"/>
        </w:rPr>
        <w:t>않는다</w:t>
      </w:r>
      <w:r w:rsidRPr="007E2CE9">
        <w:rPr>
          <w:rFonts w:ascii="Arial" w:eastAsia="바탕" w:hAnsi="Arial" w:cs="Arial"/>
          <w:sz w:val="22"/>
          <w:szCs w:val="22"/>
        </w:rPr>
        <w:t>.</w:t>
      </w:r>
    </w:p>
    <w:p w14:paraId="5E985D26" w14:textId="4BFF4ABD" w:rsidR="000D7E14" w:rsidRPr="007E2CE9" w:rsidRDefault="000D7E14" w:rsidP="00454AAE">
      <w:pPr>
        <w:adjustRightInd w:val="0"/>
        <w:ind w:leftChars="110" w:left="539" w:hangingChars="145" w:hanging="319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 xml:space="preserve">3.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구매자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하자를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발견한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경우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LG</w:t>
      </w:r>
      <w:r>
        <w:rPr>
          <w:rFonts w:ascii="Arial" w:eastAsia="바탕" w:hAnsi="Arial" w:cs="Arial" w:hint="eastAsia"/>
          <w:sz w:val="22"/>
          <w:szCs w:val="22"/>
        </w:rPr>
        <w:t>전자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즉시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통지하여야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하며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하자보증기간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이후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통지한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하자에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대하여는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LG</w:t>
      </w:r>
      <w:r>
        <w:rPr>
          <w:rFonts w:ascii="Arial" w:eastAsia="바탕" w:hAnsi="Arial" w:cs="Arial" w:hint="eastAsia"/>
          <w:sz w:val="22"/>
          <w:szCs w:val="22"/>
        </w:rPr>
        <w:t>전자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책임을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지지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않는다</w:t>
      </w:r>
      <w:r>
        <w:rPr>
          <w:rFonts w:ascii="Arial" w:eastAsia="바탕" w:hAnsi="Arial" w:cs="Arial" w:hint="eastAsia"/>
          <w:sz w:val="22"/>
          <w:szCs w:val="22"/>
        </w:rPr>
        <w:t xml:space="preserve">. </w:t>
      </w:r>
    </w:p>
    <w:p w14:paraId="2EF4197D" w14:textId="6BFB019C" w:rsidR="008750A4" w:rsidRDefault="008750A4" w:rsidP="008750A4">
      <w:pPr>
        <w:adjustRightInd w:val="0"/>
        <w:spacing w:before="300" w:after="120"/>
        <w:outlineLvl w:val="0"/>
        <w:rPr>
          <w:rFonts w:ascii="Arial" w:eastAsia="돋움" w:hAnsi="Arial" w:cs="Arial"/>
          <w:b/>
          <w:bCs/>
          <w:sz w:val="22"/>
          <w:szCs w:val="22"/>
          <w:lang w:val="ko-KR"/>
        </w:rPr>
      </w:pP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제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1</w:t>
      </w:r>
      <w:r w:rsidR="00C07B79"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5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조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 xml:space="preserve"> (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계약의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 xml:space="preserve"> 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해제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 xml:space="preserve">, </w:t>
      </w:r>
      <w:r>
        <w:rPr>
          <w:rFonts w:ascii="Arial" w:eastAsia="돋움" w:hAnsi="Arial" w:cs="Arial" w:hint="eastAsia"/>
          <w:b/>
          <w:bCs/>
          <w:sz w:val="22"/>
          <w:szCs w:val="22"/>
          <w:lang w:val="ko-KR"/>
        </w:rPr>
        <w:t>해지</w:t>
      </w:r>
      <w:r>
        <w:rPr>
          <w:rFonts w:ascii="Arial" w:eastAsia="돋움" w:hAnsi="Arial" w:cs="Arial"/>
          <w:b/>
          <w:bCs/>
          <w:sz w:val="22"/>
          <w:szCs w:val="22"/>
          <w:lang w:val="ko-KR"/>
        </w:rPr>
        <w:t>)</w:t>
      </w:r>
    </w:p>
    <w:p w14:paraId="6582A274" w14:textId="77777777" w:rsidR="008750A4" w:rsidRDefault="008750A4" w:rsidP="008750A4">
      <w:pPr>
        <w:adjustRightInd w:val="0"/>
        <w:ind w:left="238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>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계약이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해제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또는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해지된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경우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양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당사자는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별도의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합의에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따라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계약의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해제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또는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해지시점까지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수행한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/>
          <w:sz w:val="22"/>
          <w:szCs w:val="22"/>
        </w:rPr>
        <w:t>“</w:t>
      </w:r>
      <w:r>
        <w:rPr>
          <w:rFonts w:ascii="Arial" w:eastAsia="바탕" w:hAnsi="Arial" w:cs="Arial" w:hint="eastAsia"/>
          <w:sz w:val="22"/>
          <w:szCs w:val="22"/>
        </w:rPr>
        <w:t>계약제품</w:t>
      </w:r>
      <w:r>
        <w:rPr>
          <w:rFonts w:ascii="Arial" w:eastAsia="바탕" w:hAnsi="Arial" w:cs="Arial"/>
          <w:sz w:val="22"/>
          <w:szCs w:val="22"/>
        </w:rPr>
        <w:t>”</w:t>
      </w:r>
      <w:r>
        <w:rPr>
          <w:rFonts w:ascii="Arial" w:eastAsia="바탕" w:hAnsi="Arial" w:cs="Arial" w:hint="eastAsia"/>
          <w:sz w:val="22"/>
          <w:szCs w:val="22"/>
        </w:rPr>
        <w:t>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제작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및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설치작업의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모든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결과물에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대한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비용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및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대가를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정산하여야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한다</w:t>
      </w:r>
      <w:r>
        <w:rPr>
          <w:rFonts w:ascii="Arial" w:eastAsia="바탕" w:hAnsi="Arial" w:cs="Arial" w:hint="eastAsia"/>
          <w:sz w:val="22"/>
          <w:szCs w:val="22"/>
        </w:rPr>
        <w:t>.</w:t>
      </w:r>
    </w:p>
    <w:p w14:paraId="5F9F385F" w14:textId="77777777" w:rsidR="008750A4" w:rsidRDefault="008750A4" w:rsidP="008750A4">
      <w:pPr>
        <w:adjustRightInd w:val="0"/>
        <w:spacing w:before="240" w:after="120"/>
        <w:rPr>
          <w:rFonts w:ascii="Arial" w:eastAsia="바탕" w:hAnsi="Arial" w:cs="Arial"/>
          <w:sz w:val="22"/>
          <w:szCs w:val="22"/>
        </w:rPr>
      </w:pPr>
    </w:p>
    <w:p w14:paraId="7A42747E" w14:textId="77777777" w:rsidR="008750A4" w:rsidRDefault="008750A4" w:rsidP="008750A4">
      <w:pPr>
        <w:adjustRightInd w:val="0"/>
        <w:spacing w:before="240" w:after="120"/>
        <w:rPr>
          <w:rFonts w:ascii="Arial" w:eastAsia="바탕" w:hAnsi="Arial" w:cs="Arial"/>
          <w:sz w:val="22"/>
          <w:szCs w:val="22"/>
        </w:rPr>
      </w:pPr>
      <w:r>
        <w:rPr>
          <w:rFonts w:ascii="Arial" w:eastAsia="바탕" w:hAnsi="Arial" w:cs="Arial" w:hint="eastAsia"/>
          <w:sz w:val="22"/>
          <w:szCs w:val="22"/>
        </w:rPr>
        <w:t>위와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같이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계약이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유효하게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성립되었음을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증명하기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위하여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>
        <w:rPr>
          <w:rFonts w:ascii="Arial" w:eastAsia="바탕" w:hAnsi="Arial" w:cs="Arial" w:hint="eastAsia"/>
          <w:sz w:val="22"/>
          <w:szCs w:val="22"/>
        </w:rPr>
        <w:t>첨부서류를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포함한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계약서를</w:t>
      </w:r>
      <w:r>
        <w:rPr>
          <w:rFonts w:ascii="Arial" w:eastAsia="바탕" w:hAnsi="Arial" w:cs="Arial" w:hint="eastAsia"/>
          <w:sz w:val="22"/>
          <w:szCs w:val="22"/>
        </w:rPr>
        <w:t xml:space="preserve"> 2</w:t>
      </w:r>
      <w:r>
        <w:rPr>
          <w:rFonts w:ascii="Arial" w:eastAsia="바탕" w:hAnsi="Arial" w:cs="Arial" w:hint="eastAsia"/>
          <w:sz w:val="22"/>
          <w:szCs w:val="22"/>
        </w:rPr>
        <w:t>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작성하고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아래와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같이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기명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날인한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후</w:t>
      </w:r>
      <w:r>
        <w:rPr>
          <w:rFonts w:ascii="Arial" w:eastAsia="바탕" w:hAnsi="Arial" w:cs="Arial" w:hint="eastAsia"/>
          <w:sz w:val="22"/>
          <w:szCs w:val="22"/>
        </w:rPr>
        <w:t xml:space="preserve">, </w:t>
      </w:r>
      <w:r w:rsidR="00E16799">
        <w:rPr>
          <w:rFonts w:ascii="Arial" w:eastAsia="바탕" w:hAnsi="Arial" w:cs="Arial"/>
          <w:sz w:val="22"/>
          <w:szCs w:val="22"/>
        </w:rPr>
        <w:t>“</w:t>
      </w:r>
      <w:r w:rsidR="00E16799">
        <w:rPr>
          <w:rFonts w:ascii="Arial" w:eastAsia="바탕" w:hAnsi="Arial" w:cs="Arial"/>
          <w:sz w:val="22"/>
          <w:szCs w:val="22"/>
        </w:rPr>
        <w:t>구매자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 w:rsidR="00806A5D">
        <w:rPr>
          <w:rFonts w:ascii="Arial" w:eastAsia="바탕" w:hAnsi="Arial" w:cs="Arial" w:hint="eastAsia"/>
          <w:sz w:val="22"/>
          <w:szCs w:val="22"/>
        </w:rPr>
        <w:t>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 w:rsidR="00E16799">
        <w:rPr>
          <w:rFonts w:ascii="Arial" w:eastAsia="바탕" w:hAnsi="Arial" w:cs="Arial"/>
          <w:sz w:val="22"/>
          <w:szCs w:val="22"/>
        </w:rPr>
        <w:t>“LG</w:t>
      </w:r>
      <w:r w:rsidR="00E16799">
        <w:rPr>
          <w:rFonts w:ascii="Arial" w:eastAsia="바탕" w:hAnsi="Arial" w:cs="Arial"/>
          <w:sz w:val="22"/>
          <w:szCs w:val="22"/>
        </w:rPr>
        <w:t>전자</w:t>
      </w:r>
      <w:r w:rsidR="00E16799">
        <w:rPr>
          <w:rFonts w:ascii="Arial" w:eastAsia="바탕" w:hAnsi="Arial" w:cs="Arial"/>
          <w:sz w:val="22"/>
          <w:szCs w:val="22"/>
        </w:rPr>
        <w:t>”</w:t>
      </w:r>
      <w:r w:rsidR="00E16799">
        <w:rPr>
          <w:rFonts w:ascii="Arial" w:eastAsia="바탕" w:hAnsi="Arial" w:cs="Arial"/>
          <w:sz w:val="22"/>
          <w:szCs w:val="22"/>
        </w:rPr>
        <w:t>가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각</w:t>
      </w:r>
      <w:r>
        <w:rPr>
          <w:rFonts w:ascii="Arial" w:eastAsia="바탕" w:hAnsi="Arial" w:cs="Arial" w:hint="eastAsia"/>
          <w:sz w:val="22"/>
          <w:szCs w:val="22"/>
        </w:rPr>
        <w:t xml:space="preserve"> 1</w:t>
      </w:r>
      <w:r>
        <w:rPr>
          <w:rFonts w:ascii="Arial" w:eastAsia="바탕" w:hAnsi="Arial" w:cs="Arial" w:hint="eastAsia"/>
          <w:sz w:val="22"/>
          <w:szCs w:val="22"/>
        </w:rPr>
        <w:t>부씩</w:t>
      </w:r>
      <w:r>
        <w:rPr>
          <w:rFonts w:ascii="Arial" w:eastAsia="바탕" w:hAnsi="Arial" w:cs="Arial" w:hint="eastAsia"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sz w:val="22"/>
          <w:szCs w:val="22"/>
        </w:rPr>
        <w:t>보관한다</w:t>
      </w:r>
      <w:r>
        <w:rPr>
          <w:rFonts w:ascii="Arial" w:eastAsia="바탕" w:hAnsi="Arial" w:cs="Arial" w:hint="eastAsia"/>
          <w:sz w:val="22"/>
          <w:szCs w:val="22"/>
        </w:rPr>
        <w:t>.</w:t>
      </w:r>
    </w:p>
    <w:p w14:paraId="627BF9C3" w14:textId="44627B9C" w:rsidR="008750A4" w:rsidRDefault="008750A4" w:rsidP="008750A4">
      <w:pPr>
        <w:adjustRightInd w:val="0"/>
        <w:spacing w:before="240" w:after="240"/>
        <w:jc w:val="center"/>
        <w:rPr>
          <w:rFonts w:ascii="Arial" w:eastAsia="바탕" w:hAnsi="Arial" w:cs="Arial"/>
          <w:b/>
          <w:bCs/>
          <w:sz w:val="22"/>
          <w:szCs w:val="22"/>
        </w:rPr>
      </w:pPr>
      <w:r>
        <w:rPr>
          <w:rFonts w:ascii="Arial" w:eastAsia="바탕" w:hAnsi="Arial" w:cs="Arial" w:hint="eastAsia"/>
          <w:b/>
          <w:bCs/>
          <w:sz w:val="22"/>
          <w:szCs w:val="22"/>
        </w:rPr>
        <w:t>계약체결일</w:t>
      </w:r>
      <w:r>
        <w:rPr>
          <w:rFonts w:ascii="Arial" w:eastAsia="바탕" w:hAnsi="Arial" w:cs="Arial" w:hint="eastAsia"/>
          <w:b/>
          <w:bCs/>
          <w:sz w:val="22"/>
          <w:szCs w:val="22"/>
        </w:rPr>
        <w:t xml:space="preserve">: 20 </w:t>
      </w:r>
      <w:r w:rsidR="007457D2">
        <w:rPr>
          <w:rFonts w:ascii="Arial" w:eastAsia="바탕" w:hAnsi="Arial" w:cs="Arial" w:hint="eastAsia"/>
          <w:b/>
          <w:bCs/>
          <w:sz w:val="22"/>
          <w:szCs w:val="22"/>
          <w:shd w:val="pct15" w:color="auto" w:fill="FFFFFF"/>
        </w:rPr>
        <w:t>26</w:t>
      </w:r>
      <w:r>
        <w:rPr>
          <w:rFonts w:ascii="Arial" w:eastAsia="바탕" w:hAnsi="Arial" w:cs="Arial" w:hint="eastAsia"/>
          <w:b/>
          <w:bCs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b/>
          <w:bCs/>
          <w:sz w:val="22"/>
          <w:szCs w:val="22"/>
        </w:rPr>
        <w:t>년</w:t>
      </w:r>
      <w:r>
        <w:rPr>
          <w:rFonts w:ascii="Arial" w:eastAsia="바탕" w:hAnsi="Arial" w:cs="Arial" w:hint="eastAsia"/>
          <w:b/>
          <w:bCs/>
          <w:sz w:val="22"/>
          <w:szCs w:val="22"/>
        </w:rPr>
        <w:t xml:space="preserve"> </w:t>
      </w:r>
      <w:r w:rsidR="007457D2">
        <w:rPr>
          <w:rFonts w:ascii="Arial" w:eastAsia="바탕" w:hAnsi="Arial" w:cs="Arial" w:hint="eastAsia"/>
          <w:b/>
          <w:bCs/>
          <w:sz w:val="22"/>
          <w:szCs w:val="22"/>
          <w:shd w:val="pct15" w:color="auto" w:fill="FFFFFF"/>
        </w:rPr>
        <w:t>03</w:t>
      </w:r>
      <w:r>
        <w:rPr>
          <w:rFonts w:ascii="Arial" w:eastAsia="바탕" w:hAnsi="Arial" w:cs="Arial" w:hint="eastAsia"/>
          <w:b/>
          <w:bCs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b/>
          <w:bCs/>
          <w:sz w:val="22"/>
          <w:szCs w:val="22"/>
        </w:rPr>
        <w:t>월</w:t>
      </w:r>
      <w:r>
        <w:rPr>
          <w:rFonts w:ascii="Arial" w:eastAsia="바탕" w:hAnsi="Arial" w:cs="Arial" w:hint="eastAsia"/>
          <w:b/>
          <w:bCs/>
          <w:sz w:val="22"/>
          <w:szCs w:val="22"/>
        </w:rPr>
        <w:t xml:space="preserve"> </w:t>
      </w:r>
      <w:r w:rsidR="007457D2">
        <w:rPr>
          <w:rFonts w:ascii="Arial" w:eastAsia="바탕" w:hAnsi="Arial" w:cs="Arial" w:hint="eastAsia"/>
          <w:b/>
          <w:bCs/>
          <w:sz w:val="22"/>
          <w:szCs w:val="22"/>
          <w:shd w:val="pct15" w:color="auto" w:fill="FFFFFF"/>
        </w:rPr>
        <w:t>04</w:t>
      </w:r>
      <w:r>
        <w:rPr>
          <w:rFonts w:ascii="Arial" w:eastAsia="바탕" w:hAnsi="Arial" w:cs="Arial" w:hint="eastAsia"/>
          <w:b/>
          <w:bCs/>
          <w:sz w:val="22"/>
          <w:szCs w:val="22"/>
        </w:rPr>
        <w:t xml:space="preserve"> </w:t>
      </w:r>
      <w:r>
        <w:rPr>
          <w:rFonts w:ascii="Arial" w:eastAsia="바탕" w:hAnsi="Arial" w:cs="Arial" w:hint="eastAsia"/>
          <w:b/>
          <w:bCs/>
          <w:sz w:val="22"/>
          <w:szCs w:val="22"/>
        </w:rPr>
        <w:t>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198"/>
        <w:gridCol w:w="4296"/>
      </w:tblGrid>
      <w:tr w:rsidR="008750A4" w14:paraId="32BB986F" w14:textId="77777777" w:rsidTr="00880EF0">
        <w:trPr>
          <w:trHeight w:val="421"/>
        </w:trPr>
        <w:tc>
          <w:tcPr>
            <w:tcW w:w="4351" w:type="dxa"/>
            <w:vAlign w:val="center"/>
          </w:tcPr>
          <w:p w14:paraId="49298E92" w14:textId="77777777" w:rsidR="008750A4" w:rsidRDefault="008750A4" w:rsidP="00880EF0">
            <w:pPr>
              <w:adjustRightInd w:val="0"/>
              <w:rPr>
                <w:rFonts w:ascii="Arial" w:eastAsia="바탕" w:hAnsi="Arial" w:cs="Arial"/>
                <w:sz w:val="22"/>
                <w:szCs w:val="22"/>
              </w:rPr>
            </w:pPr>
            <w:r>
              <w:rPr>
                <w:rFonts w:ascii="Arial" w:eastAsia="바탕" w:hAnsi="Arial" w:cs="Arial" w:hint="eastAsia"/>
                <w:b/>
                <w:bCs/>
                <w:sz w:val="22"/>
                <w:szCs w:val="22"/>
              </w:rPr>
              <w:t xml:space="preserve"> </w:t>
            </w:r>
            <w:r w:rsidR="00E16799">
              <w:rPr>
                <w:rFonts w:ascii="Arial" w:eastAsia="바탕" w:hAnsi="Arial" w:cs="Arial"/>
                <w:b/>
                <w:bCs/>
                <w:sz w:val="22"/>
                <w:szCs w:val="22"/>
              </w:rPr>
              <w:t>“LG</w:t>
            </w:r>
            <w:r w:rsidR="00E16799">
              <w:rPr>
                <w:rFonts w:ascii="Arial" w:eastAsia="바탕" w:hAnsi="Arial" w:cs="Arial"/>
                <w:b/>
                <w:bCs/>
                <w:sz w:val="22"/>
                <w:szCs w:val="22"/>
              </w:rPr>
              <w:t>전자</w:t>
            </w:r>
            <w:r w:rsidR="00E16799">
              <w:rPr>
                <w:rFonts w:ascii="Arial" w:eastAsia="바탕" w:hAnsi="Arial" w:cs="Arial"/>
                <w:b/>
                <w:bCs/>
                <w:sz w:val="22"/>
                <w:szCs w:val="22"/>
              </w:rPr>
              <w:t>”</w:t>
            </w:r>
          </w:p>
        </w:tc>
        <w:tc>
          <w:tcPr>
            <w:tcW w:w="4351" w:type="dxa"/>
            <w:vAlign w:val="center"/>
          </w:tcPr>
          <w:p w14:paraId="5A4F63FC" w14:textId="77777777" w:rsidR="008750A4" w:rsidRDefault="00E16799" w:rsidP="00880EF0">
            <w:pPr>
              <w:adjustRightInd w:val="0"/>
              <w:rPr>
                <w:rFonts w:ascii="Arial" w:eastAsia="바탕" w:hAnsi="Arial" w:cs="Arial"/>
                <w:sz w:val="22"/>
                <w:szCs w:val="22"/>
              </w:rPr>
            </w:pPr>
            <w:r>
              <w:rPr>
                <w:rFonts w:ascii="Arial" w:eastAsia="바탕" w:hAnsi="Arial" w:cs="Arial"/>
                <w:b/>
                <w:bCs/>
                <w:sz w:val="22"/>
                <w:szCs w:val="22"/>
              </w:rPr>
              <w:t>“</w:t>
            </w:r>
            <w:r>
              <w:rPr>
                <w:rFonts w:ascii="Arial" w:eastAsia="바탕" w:hAnsi="Arial" w:cs="Arial"/>
                <w:b/>
                <w:bCs/>
                <w:sz w:val="22"/>
                <w:szCs w:val="22"/>
              </w:rPr>
              <w:t>구매자</w:t>
            </w:r>
            <w:r>
              <w:rPr>
                <w:rFonts w:ascii="Arial" w:eastAsia="바탕" w:hAnsi="Arial" w:cs="Arial"/>
                <w:b/>
                <w:bCs/>
                <w:sz w:val="22"/>
                <w:szCs w:val="22"/>
              </w:rPr>
              <w:t>”</w:t>
            </w:r>
          </w:p>
        </w:tc>
      </w:tr>
      <w:tr w:rsidR="008750A4" w14:paraId="19B4726F" w14:textId="77777777" w:rsidTr="00880EF0">
        <w:tc>
          <w:tcPr>
            <w:tcW w:w="4351" w:type="dxa"/>
          </w:tcPr>
          <w:p w14:paraId="7CFD4D7E" w14:textId="77777777" w:rsidR="007457D2" w:rsidRPr="000D766C" w:rsidRDefault="007457D2" w:rsidP="007457D2">
            <w:pPr>
              <w:adjustRightInd w:val="0"/>
              <w:spacing w:line="500" w:lineRule="exact"/>
              <w:ind w:left="1080" w:hangingChars="500" w:hanging="1080"/>
              <w:rPr>
                <w:rFonts w:ascii="Arial" w:eastAsia="바탕" w:hAnsi="Arial" w:cs="Arial"/>
                <w:b/>
                <w:bCs/>
                <w:color w:val="auto"/>
                <w:sz w:val="22"/>
                <w:szCs w:val="22"/>
              </w:rPr>
            </w:pPr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</w:rPr>
              <w:t>주소</w:t>
            </w:r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</w:rPr>
              <w:t xml:space="preserve">: </w:t>
            </w:r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  <w:shd w:val="pct15" w:color="auto" w:fill="FFFFFF"/>
              </w:rPr>
              <w:t>_</w:t>
            </w:r>
            <w:proofErr w:type="spellStart"/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  <w:shd w:val="pct15" w:color="auto" w:fill="FFFFFF"/>
              </w:rPr>
              <w:t>경기도평택시진위면엘지로</w:t>
            </w:r>
            <w:proofErr w:type="spellEnd"/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  <w:shd w:val="pct15" w:color="auto" w:fill="FFFFFF"/>
              </w:rPr>
              <w:t>222</w:t>
            </w:r>
            <w:r w:rsidRPr="000D766C">
              <w:rPr>
                <w:rFonts w:ascii="Arial" w:eastAsia="바탕" w:hAnsi="Arial" w:cs="Arial"/>
                <w:b/>
                <w:bCs/>
                <w:color w:val="auto"/>
                <w:sz w:val="22"/>
                <w:szCs w:val="22"/>
                <w:shd w:val="pct15" w:color="auto" w:fill="FFFFFF"/>
              </w:rPr>
              <w:t xml:space="preserve"> </w:t>
            </w:r>
          </w:p>
          <w:p w14:paraId="1C92C720" w14:textId="77777777" w:rsidR="007457D2" w:rsidRPr="000D766C" w:rsidRDefault="007457D2" w:rsidP="007457D2">
            <w:pPr>
              <w:adjustRightInd w:val="0"/>
              <w:spacing w:line="500" w:lineRule="exact"/>
              <w:rPr>
                <w:rFonts w:ascii="Arial" w:eastAsia="바탕" w:hAnsi="Arial" w:cs="Arial"/>
                <w:b/>
                <w:bCs/>
                <w:color w:val="auto"/>
                <w:sz w:val="22"/>
                <w:szCs w:val="22"/>
                <w:shd w:val="pct15" w:color="auto" w:fill="FFFFFF"/>
              </w:rPr>
            </w:pPr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</w:rPr>
              <w:t>상호</w:t>
            </w:r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</w:rPr>
              <w:t xml:space="preserve">: </w:t>
            </w:r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  <w:shd w:val="pct15" w:color="auto" w:fill="FFFFFF"/>
              </w:rPr>
              <w:t>_LG</w:t>
            </w:r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  <w:shd w:val="pct15" w:color="auto" w:fill="FFFFFF"/>
              </w:rPr>
              <w:t>전자주식회사</w:t>
            </w:r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  <w:shd w:val="pct15" w:color="auto" w:fill="FFFFFF"/>
              </w:rPr>
              <w:t>_</w:t>
            </w:r>
          </w:p>
          <w:p w14:paraId="45EDCA8D" w14:textId="77777777" w:rsidR="007457D2" w:rsidRPr="000D766C" w:rsidRDefault="007457D2" w:rsidP="007457D2">
            <w:pPr>
              <w:adjustRightInd w:val="0"/>
              <w:spacing w:line="500" w:lineRule="exact"/>
              <w:rPr>
                <w:rFonts w:ascii="Arial" w:eastAsia="바탕" w:hAnsi="Arial" w:cs="Arial"/>
                <w:b/>
                <w:bCs/>
                <w:color w:val="auto"/>
                <w:sz w:val="22"/>
                <w:szCs w:val="22"/>
              </w:rPr>
            </w:pPr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</w:rPr>
              <w:t>사업자등록번호</w:t>
            </w:r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</w:rPr>
              <w:t xml:space="preserve">: </w:t>
            </w:r>
            <w:r w:rsidRPr="000D766C">
              <w:rPr>
                <w:rFonts w:ascii="Arial" w:eastAsia="바탕" w:hAnsi="Arial" w:cs="Arial"/>
                <w:b/>
                <w:bCs/>
                <w:color w:val="auto"/>
                <w:sz w:val="22"/>
                <w:szCs w:val="22"/>
                <w:shd w:val="pct15" w:color="auto" w:fill="FFFFFF"/>
              </w:rPr>
              <w:t>107-86-14075</w:t>
            </w:r>
          </w:p>
          <w:p w14:paraId="6FF9B672" w14:textId="4E805857" w:rsidR="008750A4" w:rsidRDefault="007457D2" w:rsidP="007457D2">
            <w:pPr>
              <w:adjustRightInd w:val="0"/>
              <w:spacing w:line="500" w:lineRule="exact"/>
              <w:rPr>
                <w:rFonts w:ascii="Arial" w:eastAsia="바탕" w:hAnsi="Arial" w:cs="Arial"/>
                <w:sz w:val="22"/>
                <w:szCs w:val="22"/>
              </w:rPr>
            </w:pPr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</w:rPr>
              <w:t>대표이사</w:t>
            </w:r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</w:rPr>
              <w:t xml:space="preserve">: </w:t>
            </w:r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  <w:shd w:val="pct15" w:color="auto" w:fill="FFFFFF"/>
              </w:rPr>
              <w:t>조</w:t>
            </w:r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  <w:shd w:val="pct15" w:color="auto" w:fill="FFFFFF"/>
              </w:rPr>
              <w:t xml:space="preserve"> </w:t>
            </w:r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  <w:shd w:val="pct15" w:color="auto" w:fill="FFFFFF"/>
              </w:rPr>
              <w:t>주</w:t>
            </w:r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  <w:shd w:val="pct15" w:color="auto" w:fill="FFFFFF"/>
              </w:rPr>
              <w:t xml:space="preserve"> </w:t>
            </w:r>
            <w:proofErr w:type="spellStart"/>
            <w:proofErr w:type="gramStart"/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  <w:shd w:val="pct15" w:color="auto" w:fill="FFFFFF"/>
              </w:rPr>
              <w:t>완</w:t>
            </w:r>
            <w:proofErr w:type="spellEnd"/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</w:rPr>
              <w:t xml:space="preserve">  (</w:t>
            </w:r>
            <w:proofErr w:type="gramEnd"/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</w:rPr>
              <w:t>인</w:t>
            </w:r>
            <w:r w:rsidRPr="000D766C">
              <w:rPr>
                <w:rFonts w:ascii="Arial" w:eastAsia="바탕" w:hAnsi="Arial" w:cs="Arial" w:hint="eastAsia"/>
                <w:b/>
                <w:bCs/>
                <w:color w:val="auto"/>
                <w:sz w:val="22"/>
                <w:szCs w:val="22"/>
              </w:rPr>
              <w:t>)</w:t>
            </w:r>
          </w:p>
        </w:tc>
        <w:tc>
          <w:tcPr>
            <w:tcW w:w="4351" w:type="dxa"/>
          </w:tcPr>
          <w:p w14:paraId="59D9259B" w14:textId="77777777" w:rsidR="008750A4" w:rsidRDefault="008750A4" w:rsidP="00880EF0">
            <w:pPr>
              <w:adjustRightInd w:val="0"/>
              <w:spacing w:line="500" w:lineRule="exact"/>
              <w:rPr>
                <w:rFonts w:ascii="Arial" w:eastAsia="바탕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바탕" w:hAnsi="Arial" w:cs="Arial" w:hint="eastAsia"/>
                <w:b/>
                <w:bCs/>
                <w:sz w:val="22"/>
                <w:szCs w:val="22"/>
              </w:rPr>
              <w:t>주소</w:t>
            </w:r>
            <w:r>
              <w:rPr>
                <w:rFonts w:ascii="Arial" w:eastAsia="바탕" w:hAnsi="Arial" w:cs="Arial" w:hint="eastAsia"/>
                <w:b/>
                <w:bCs/>
                <w:sz w:val="22"/>
                <w:szCs w:val="22"/>
              </w:rPr>
              <w:t xml:space="preserve">: </w:t>
            </w:r>
            <w:r>
              <w:rPr>
                <w:rFonts w:ascii="Arial" w:eastAsia="바탕" w:hAnsi="Arial" w:cs="Arial" w:hint="eastAsia"/>
                <w:b/>
                <w:bCs/>
                <w:sz w:val="22"/>
                <w:szCs w:val="22"/>
                <w:shd w:val="pct15" w:color="auto" w:fill="FFFFFF"/>
              </w:rPr>
              <w:t>__________________________</w:t>
            </w:r>
          </w:p>
          <w:p w14:paraId="7A847E40" w14:textId="77777777" w:rsidR="008750A4" w:rsidRDefault="008750A4" w:rsidP="00880EF0">
            <w:pPr>
              <w:adjustRightInd w:val="0"/>
              <w:spacing w:line="500" w:lineRule="exact"/>
              <w:rPr>
                <w:rFonts w:ascii="Arial" w:eastAsia="바탕" w:hAnsi="Arial" w:cs="Arial"/>
                <w:b/>
                <w:bCs/>
                <w:sz w:val="22"/>
                <w:szCs w:val="22"/>
                <w:shd w:val="pct15" w:color="auto" w:fill="FFFFFF"/>
              </w:rPr>
            </w:pPr>
            <w:r>
              <w:rPr>
                <w:rFonts w:ascii="Arial" w:eastAsia="바탕" w:hAnsi="Arial" w:cs="Arial" w:hint="eastAsia"/>
                <w:b/>
                <w:bCs/>
                <w:sz w:val="22"/>
                <w:szCs w:val="22"/>
              </w:rPr>
              <w:t>상호</w:t>
            </w:r>
            <w:r>
              <w:rPr>
                <w:rFonts w:ascii="Arial" w:eastAsia="바탕" w:hAnsi="Arial" w:cs="Arial" w:hint="eastAsia"/>
                <w:b/>
                <w:bCs/>
                <w:sz w:val="22"/>
                <w:szCs w:val="22"/>
              </w:rPr>
              <w:t xml:space="preserve">: </w:t>
            </w:r>
            <w:r>
              <w:rPr>
                <w:rFonts w:ascii="Arial" w:eastAsia="바탕" w:hAnsi="Arial" w:cs="Arial" w:hint="eastAsia"/>
                <w:b/>
                <w:bCs/>
                <w:sz w:val="22"/>
                <w:szCs w:val="22"/>
                <w:shd w:val="pct15" w:color="auto" w:fill="FFFFFF"/>
              </w:rPr>
              <w:t>__________________________</w:t>
            </w:r>
          </w:p>
          <w:p w14:paraId="47EC6060" w14:textId="77777777" w:rsidR="008750A4" w:rsidRDefault="008750A4" w:rsidP="00880EF0">
            <w:pPr>
              <w:adjustRightInd w:val="0"/>
              <w:spacing w:line="500" w:lineRule="exact"/>
              <w:rPr>
                <w:rFonts w:ascii="Arial" w:eastAsia="바탕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바탕" w:hAnsi="Arial" w:cs="Arial" w:hint="eastAsia"/>
                <w:b/>
                <w:bCs/>
                <w:sz w:val="22"/>
                <w:szCs w:val="22"/>
              </w:rPr>
              <w:t>사업자등록번호</w:t>
            </w:r>
            <w:r>
              <w:rPr>
                <w:rFonts w:ascii="Arial" w:eastAsia="바탕" w:hAnsi="Arial" w:cs="Arial" w:hint="eastAsia"/>
                <w:b/>
                <w:bCs/>
                <w:sz w:val="22"/>
                <w:szCs w:val="22"/>
              </w:rPr>
              <w:t xml:space="preserve">: </w:t>
            </w:r>
            <w:r>
              <w:rPr>
                <w:rFonts w:ascii="Arial" w:eastAsia="바탕" w:hAnsi="Arial" w:cs="Arial" w:hint="eastAsia"/>
                <w:b/>
                <w:bCs/>
                <w:sz w:val="22"/>
                <w:szCs w:val="22"/>
                <w:shd w:val="pct15" w:color="auto" w:fill="FFFFFF"/>
              </w:rPr>
              <w:t>__________________</w:t>
            </w:r>
          </w:p>
          <w:p w14:paraId="523A17EB" w14:textId="77777777" w:rsidR="008750A4" w:rsidRDefault="008750A4" w:rsidP="00880EF0">
            <w:pPr>
              <w:adjustRightInd w:val="0"/>
              <w:spacing w:line="500" w:lineRule="exact"/>
              <w:rPr>
                <w:rFonts w:ascii="Arial" w:eastAsia="바탕" w:hAnsi="Arial" w:cs="Arial"/>
                <w:sz w:val="22"/>
                <w:szCs w:val="22"/>
              </w:rPr>
            </w:pPr>
            <w:r>
              <w:rPr>
                <w:rFonts w:ascii="Arial" w:eastAsia="바탕" w:hAnsi="Arial" w:cs="Arial" w:hint="eastAsia"/>
                <w:b/>
                <w:bCs/>
                <w:sz w:val="22"/>
                <w:szCs w:val="22"/>
              </w:rPr>
              <w:t>대표이사</w:t>
            </w:r>
            <w:r>
              <w:rPr>
                <w:rFonts w:ascii="Arial" w:eastAsia="바탕" w:hAnsi="Arial" w:cs="Arial" w:hint="eastAsia"/>
                <w:b/>
                <w:bCs/>
                <w:sz w:val="22"/>
                <w:szCs w:val="22"/>
              </w:rPr>
              <w:t xml:space="preserve">: </w:t>
            </w:r>
            <w:r>
              <w:rPr>
                <w:rFonts w:ascii="Arial" w:eastAsia="바탕" w:hAnsi="Arial" w:cs="Arial" w:hint="eastAsia"/>
                <w:b/>
                <w:bCs/>
                <w:sz w:val="22"/>
                <w:szCs w:val="22"/>
                <w:shd w:val="pct15" w:color="auto" w:fill="FFFFFF"/>
              </w:rPr>
              <w:t>___________________</w:t>
            </w:r>
            <w:proofErr w:type="gramStart"/>
            <w:r>
              <w:rPr>
                <w:rFonts w:ascii="Arial" w:eastAsia="바탕" w:hAnsi="Arial" w:cs="Arial" w:hint="eastAsia"/>
                <w:b/>
                <w:bCs/>
                <w:sz w:val="22"/>
                <w:szCs w:val="22"/>
                <w:shd w:val="pct15" w:color="auto" w:fill="FFFFFF"/>
              </w:rPr>
              <w:t>_</w:t>
            </w:r>
            <w:r>
              <w:rPr>
                <w:rFonts w:ascii="Arial" w:eastAsia="바탕" w:hAnsi="Arial" w:cs="Arial" w:hint="eastAsia"/>
                <w:b/>
                <w:bCs/>
                <w:sz w:val="22"/>
                <w:szCs w:val="22"/>
              </w:rPr>
              <w:t xml:space="preserve">  (</w:t>
            </w:r>
            <w:proofErr w:type="gramEnd"/>
            <w:r>
              <w:rPr>
                <w:rFonts w:ascii="Arial" w:eastAsia="바탕" w:hAnsi="Arial" w:cs="Arial" w:hint="eastAsia"/>
                <w:b/>
                <w:bCs/>
                <w:sz w:val="22"/>
                <w:szCs w:val="22"/>
              </w:rPr>
              <w:t>인</w:t>
            </w:r>
            <w:r>
              <w:rPr>
                <w:rFonts w:ascii="Arial" w:eastAsia="바탕" w:hAnsi="Arial" w:cs="Arial" w:hint="eastAsia"/>
                <w:b/>
                <w:bCs/>
                <w:sz w:val="22"/>
                <w:szCs w:val="22"/>
              </w:rPr>
              <w:t>)</w:t>
            </w:r>
          </w:p>
        </w:tc>
      </w:tr>
    </w:tbl>
    <w:p w14:paraId="3A96BA8E" w14:textId="77777777" w:rsidR="00790F75" w:rsidRDefault="00790F75"/>
    <w:p w14:paraId="437FB633" w14:textId="77777777" w:rsidR="008750A4" w:rsidRPr="00790F75" w:rsidRDefault="00790F75" w:rsidP="00790F75">
      <w:r>
        <w:br w:type="page"/>
      </w:r>
      <w:r w:rsidR="008750A4">
        <w:rPr>
          <w:rFonts w:ascii="Arial" w:eastAsia="돋움" w:hAnsi="Arial" w:cs="Arial" w:hint="eastAsia"/>
          <w:bCs/>
          <w:sz w:val="22"/>
          <w:szCs w:val="36"/>
          <w:lang w:val="ko-KR"/>
        </w:rPr>
        <w:lastRenderedPageBreak/>
        <w:t>첨부</w:t>
      </w:r>
      <w:r w:rsidR="008750A4">
        <w:rPr>
          <w:rFonts w:ascii="Arial" w:eastAsia="돋움" w:hAnsi="Arial" w:cs="Arial" w:hint="eastAsia"/>
          <w:bCs/>
          <w:sz w:val="22"/>
          <w:szCs w:val="36"/>
          <w:lang w:val="ko-KR"/>
        </w:rPr>
        <w:t xml:space="preserve"> (1)</w:t>
      </w:r>
    </w:p>
    <w:p w14:paraId="157D897D" w14:textId="77777777" w:rsidR="008750A4" w:rsidRDefault="008750A4" w:rsidP="008750A4">
      <w:pPr>
        <w:adjustRightInd w:val="0"/>
        <w:jc w:val="center"/>
        <w:outlineLvl w:val="0"/>
        <w:rPr>
          <w:rFonts w:ascii="Arial" w:eastAsia="바탕" w:hAnsi="Arial" w:cs="Arial"/>
          <w:sz w:val="22"/>
          <w:szCs w:val="22"/>
          <w:lang w:val="ko-KR"/>
        </w:rPr>
      </w:pPr>
      <w:r>
        <w:rPr>
          <w:rFonts w:ascii="Arial" w:eastAsia="돋움" w:hAnsi="Arial" w:cs="Arial" w:hint="eastAsia"/>
          <w:bCs/>
          <w:sz w:val="36"/>
          <w:szCs w:val="36"/>
          <w:lang w:val="ko-KR"/>
        </w:rPr>
        <w:t>제</w:t>
      </w:r>
      <w:r>
        <w:rPr>
          <w:rFonts w:ascii="Arial" w:eastAsia="돋움" w:hAnsi="Arial" w:cs="Arial" w:hint="eastAsia"/>
          <w:bCs/>
          <w:sz w:val="36"/>
          <w:szCs w:val="36"/>
          <w:lang w:val="ko-KR"/>
        </w:rPr>
        <w:t xml:space="preserve"> </w:t>
      </w:r>
      <w:r>
        <w:rPr>
          <w:rFonts w:ascii="Arial" w:eastAsia="돋움" w:hAnsi="Arial" w:cs="Arial" w:hint="eastAsia"/>
          <w:bCs/>
          <w:sz w:val="36"/>
          <w:szCs w:val="36"/>
          <w:lang w:val="ko-KR"/>
        </w:rPr>
        <w:t>품</w:t>
      </w:r>
      <w:r>
        <w:rPr>
          <w:rFonts w:ascii="Arial" w:eastAsia="돋움" w:hAnsi="Arial" w:cs="Arial" w:hint="eastAsia"/>
          <w:bCs/>
          <w:sz w:val="36"/>
          <w:szCs w:val="36"/>
          <w:lang w:val="ko-KR"/>
        </w:rPr>
        <w:t xml:space="preserve"> </w:t>
      </w:r>
      <w:r>
        <w:rPr>
          <w:rFonts w:ascii="Arial" w:eastAsia="돋움" w:hAnsi="Arial" w:cs="Arial" w:hint="eastAsia"/>
          <w:bCs/>
          <w:sz w:val="36"/>
          <w:szCs w:val="36"/>
          <w:lang w:val="ko-KR"/>
        </w:rPr>
        <w:t>사</w:t>
      </w:r>
      <w:r>
        <w:rPr>
          <w:rFonts w:ascii="Arial" w:eastAsia="돋움" w:hAnsi="Arial" w:cs="Arial" w:hint="eastAsia"/>
          <w:bCs/>
          <w:sz w:val="36"/>
          <w:szCs w:val="36"/>
          <w:lang w:val="ko-KR"/>
        </w:rPr>
        <w:t xml:space="preserve"> </w:t>
      </w:r>
      <w:r>
        <w:rPr>
          <w:rFonts w:ascii="Arial" w:eastAsia="돋움" w:hAnsi="Arial" w:cs="Arial" w:hint="eastAsia"/>
          <w:bCs/>
          <w:sz w:val="36"/>
          <w:szCs w:val="36"/>
          <w:lang w:val="ko-KR"/>
        </w:rPr>
        <w:t>양</w:t>
      </w:r>
      <w:r>
        <w:rPr>
          <w:rFonts w:ascii="Arial" w:eastAsia="돋움" w:hAnsi="Arial" w:cs="Arial" w:hint="eastAsia"/>
          <w:bCs/>
          <w:sz w:val="36"/>
          <w:szCs w:val="36"/>
          <w:lang w:val="ko-KR"/>
        </w:rPr>
        <w:t xml:space="preserve"> </w:t>
      </w:r>
      <w:r>
        <w:rPr>
          <w:rFonts w:ascii="Arial" w:eastAsia="돋움" w:hAnsi="Arial" w:cs="Arial" w:hint="eastAsia"/>
          <w:bCs/>
          <w:sz w:val="36"/>
          <w:szCs w:val="36"/>
          <w:lang w:val="ko-KR"/>
        </w:rPr>
        <w:t>서</w:t>
      </w:r>
    </w:p>
    <w:p w14:paraId="6E25C656" w14:textId="6CD9F7EC" w:rsidR="00295E42" w:rsidRDefault="00170CD9" w:rsidP="008750A4">
      <w:pPr>
        <w:adjustRightInd w:val="0"/>
      </w:pPr>
      <w:r>
        <w:rPr>
          <w:noProof/>
        </w:rPr>
        <w:drawing>
          <wp:inline distT="0" distB="0" distL="0" distR="0" wp14:anchorId="64AC665F" wp14:editId="76A9D840">
            <wp:extent cx="4706620" cy="3413760"/>
            <wp:effectExtent l="0" t="0" r="0" b="0"/>
            <wp:docPr id="153392749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620" cy="341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36C874" w14:textId="071F44F8" w:rsidR="00295E42" w:rsidRDefault="00170CD9" w:rsidP="00170CD9">
      <w:pPr>
        <w:adjustRightInd w:val="0"/>
        <w:jc w:val="center"/>
      </w:pPr>
      <w:r>
        <w:rPr>
          <w:noProof/>
        </w:rPr>
        <w:drawing>
          <wp:inline distT="0" distB="0" distL="0" distR="0" wp14:anchorId="4B3EDF1E" wp14:editId="1BB914F6">
            <wp:extent cx="3794635" cy="3780199"/>
            <wp:effectExtent l="0" t="0" r="0" b="0"/>
            <wp:docPr id="84907867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559" cy="3782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B4E3AE" w14:textId="77777777" w:rsidR="00295E42" w:rsidRDefault="00295E42" w:rsidP="008750A4">
      <w:pPr>
        <w:adjustRightInd w:val="0"/>
      </w:pPr>
    </w:p>
    <w:p w14:paraId="508F665F" w14:textId="4020FA54" w:rsidR="00295E42" w:rsidRDefault="00170CD9" w:rsidP="00170CD9">
      <w:pPr>
        <w:adjustRightInd w:val="0"/>
        <w:jc w:val="center"/>
      </w:pPr>
      <w:r>
        <w:rPr>
          <w:noProof/>
        </w:rPr>
        <w:lastRenderedPageBreak/>
        <w:drawing>
          <wp:inline distT="0" distB="0" distL="0" distR="0" wp14:anchorId="2DB9DC16" wp14:editId="75DF0037">
            <wp:extent cx="5597894" cy="1967023"/>
            <wp:effectExtent l="0" t="0" r="0" b="0"/>
            <wp:docPr id="1771108927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965" cy="197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573463" w14:textId="13C39CB5" w:rsidR="00295E42" w:rsidRPr="0024326D" w:rsidRDefault="00295E42" w:rsidP="008750A4">
      <w:pPr>
        <w:adjustRightInd w:val="0"/>
      </w:pPr>
    </w:p>
    <w:p w14:paraId="348186B1" w14:textId="77777777" w:rsidR="008750A4" w:rsidRPr="00FB2B1D" w:rsidRDefault="00295E42" w:rsidP="008750A4">
      <w:pPr>
        <w:adjustRightInd w:val="0"/>
        <w:rPr>
          <w:rFonts w:ascii="Arial" w:eastAsia="돋움" w:hAnsi="Arial" w:cs="Arial"/>
          <w:bCs/>
          <w:sz w:val="22"/>
          <w:szCs w:val="22"/>
          <w:lang w:val="ko-KR"/>
        </w:rPr>
      </w:pPr>
      <w:r>
        <w:br w:type="page"/>
      </w:r>
      <w:r w:rsidR="00B274F4">
        <w:rPr>
          <w:rFonts w:ascii="Arial" w:eastAsia="돋움" w:hAnsi="Arial" w:cs="Arial" w:hint="eastAsia"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E6F0F43" wp14:editId="45A962F1">
                <wp:simplePos x="0" y="0"/>
                <wp:positionH relativeFrom="column">
                  <wp:posOffset>4114800</wp:posOffset>
                </wp:positionH>
                <wp:positionV relativeFrom="paragraph">
                  <wp:posOffset>-1143000</wp:posOffset>
                </wp:positionV>
                <wp:extent cx="2286000" cy="228600"/>
                <wp:effectExtent l="3810" t="3175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2286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 w14:anchorId="328C81C5">
              <v:rect id="Rectangle 2" style="position:absolute;left:0;text-align:left;margin-left:324pt;margin-top:-90pt;width:180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red" stroked="f" w14:anchorId="1E40A0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"/>
            </w:pict>
          </mc:Fallback>
        </mc:AlternateContent>
      </w:r>
      <w:r w:rsidR="008750A4" w:rsidRPr="00FB2B1D">
        <w:rPr>
          <w:rFonts w:ascii="Arial" w:eastAsia="돋움" w:hAnsi="Arial" w:cs="Arial" w:hint="eastAsia"/>
          <w:bCs/>
          <w:sz w:val="22"/>
          <w:szCs w:val="22"/>
          <w:lang w:val="ko-KR"/>
        </w:rPr>
        <w:t>첨부</w:t>
      </w:r>
      <w:r w:rsidR="008750A4" w:rsidRPr="00FB2B1D">
        <w:rPr>
          <w:rFonts w:ascii="Arial" w:eastAsia="돋움" w:hAnsi="Arial" w:cs="Arial" w:hint="eastAsia"/>
          <w:bCs/>
          <w:sz w:val="22"/>
          <w:szCs w:val="22"/>
          <w:lang w:val="ko-KR"/>
        </w:rPr>
        <w:t>(</w:t>
      </w:r>
      <w:r w:rsidR="008750A4">
        <w:rPr>
          <w:rFonts w:ascii="Arial" w:eastAsia="돋움" w:hAnsi="Arial" w:cs="Arial" w:hint="eastAsia"/>
          <w:bCs/>
          <w:sz w:val="22"/>
          <w:szCs w:val="22"/>
          <w:lang w:val="ko-KR"/>
        </w:rPr>
        <w:t>2</w:t>
      </w:r>
      <w:r w:rsidR="008750A4" w:rsidRPr="00FB2B1D">
        <w:rPr>
          <w:rFonts w:ascii="Arial" w:eastAsia="돋움" w:hAnsi="Arial" w:cs="Arial" w:hint="eastAsia"/>
          <w:bCs/>
          <w:sz w:val="22"/>
          <w:szCs w:val="22"/>
          <w:lang w:val="ko-KR"/>
        </w:rPr>
        <w:t>)</w:t>
      </w:r>
    </w:p>
    <w:p w14:paraId="68190E23" w14:textId="77777777" w:rsidR="008750A4" w:rsidRPr="00B67590" w:rsidRDefault="008750A4" w:rsidP="008750A4">
      <w:pPr>
        <w:adjustRightInd w:val="0"/>
        <w:jc w:val="center"/>
        <w:outlineLvl w:val="0"/>
        <w:rPr>
          <w:rFonts w:ascii="Arial" w:eastAsia="돋움" w:hAnsi="Arial" w:cs="Arial"/>
          <w:bCs/>
          <w:sz w:val="36"/>
          <w:szCs w:val="36"/>
          <w:lang w:val="ko-KR"/>
        </w:rPr>
      </w:pPr>
      <w:r w:rsidRPr="00B67590">
        <w:rPr>
          <w:rFonts w:ascii="Arial" w:eastAsia="돋움" w:hAnsi="Arial" w:cs="Arial" w:hint="eastAsia"/>
          <w:bCs/>
          <w:sz w:val="36"/>
          <w:szCs w:val="36"/>
          <w:lang w:val="ko-KR"/>
        </w:rPr>
        <w:t>판매계약</w:t>
      </w:r>
      <w:r w:rsidRPr="00B67590">
        <w:rPr>
          <w:rFonts w:ascii="Arial" w:eastAsia="돋움" w:hAnsi="Arial" w:cs="Arial" w:hint="eastAsia"/>
          <w:bCs/>
          <w:sz w:val="36"/>
          <w:szCs w:val="36"/>
          <w:lang w:val="ko-KR"/>
        </w:rPr>
        <w:t xml:space="preserve"> </w:t>
      </w:r>
      <w:r w:rsidRPr="00B67590">
        <w:rPr>
          <w:rFonts w:ascii="Arial" w:eastAsia="돋움" w:hAnsi="Arial" w:cs="Arial" w:hint="eastAsia"/>
          <w:bCs/>
          <w:sz w:val="36"/>
          <w:szCs w:val="36"/>
          <w:lang w:val="ko-KR"/>
        </w:rPr>
        <w:t>일반조건</w:t>
      </w:r>
    </w:p>
    <w:p w14:paraId="24404CC1" w14:textId="77777777" w:rsidR="008750A4" w:rsidRDefault="008750A4" w:rsidP="008750A4">
      <w:pPr>
        <w:rPr>
          <w:rFonts w:ascii="바탕" w:eastAsia="바탕" w:hAnsi="바탕" w:cs="Arial"/>
          <w:sz w:val="18"/>
          <w:szCs w:val="18"/>
          <w:lang w:val="ko-KR"/>
        </w:rPr>
      </w:pPr>
    </w:p>
    <w:p w14:paraId="51CD3B24" w14:textId="4BCB72F6" w:rsidR="008750A4" w:rsidRDefault="008672B0" w:rsidP="008750A4">
      <w:pPr>
        <w:rPr>
          <w:rFonts w:ascii="바탕" w:eastAsia="바탕" w:hAnsi="바탕" w:cs="Arial"/>
          <w:sz w:val="18"/>
          <w:szCs w:val="18"/>
          <w:lang w:val="ko-KR"/>
        </w:rPr>
        <w:sectPr w:rsidR="008750A4">
          <w:headerReference w:type="even" r:id="rId13"/>
          <w:headerReference w:type="default" r:id="rId14"/>
          <w:footerReference w:type="default" r:id="rId15"/>
          <w:headerReference w:type="first" r:id="rId16"/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  <w:r>
        <w:rPr>
          <w:rFonts w:ascii="바탕" w:eastAsia="바탕" w:hAnsi="바탕" w:cs="Arial" w:hint="eastAsia"/>
          <w:sz w:val="18"/>
          <w:szCs w:val="18"/>
          <w:lang w:val="ko-KR"/>
        </w:rPr>
        <w:t>이</w:t>
      </w:r>
      <w:r w:rsidR="008750A4" w:rsidRPr="00B67590">
        <w:rPr>
          <w:rFonts w:ascii="바탕" w:eastAsia="바탕" w:hAnsi="바탕" w:cs="Arial" w:hint="eastAsia"/>
          <w:sz w:val="18"/>
          <w:szCs w:val="18"/>
          <w:lang w:val="ko-KR"/>
        </w:rPr>
        <w:t xml:space="preserve"> 판매계약 일반조건(이하 </w:t>
      </w:r>
      <w:r w:rsidR="008750A4" w:rsidRPr="00B67590">
        <w:rPr>
          <w:rFonts w:ascii="바탕" w:eastAsia="바탕" w:hAnsi="바탕" w:cs="Arial"/>
          <w:sz w:val="18"/>
          <w:szCs w:val="18"/>
          <w:lang w:val="ko-KR"/>
        </w:rPr>
        <w:t>“</w:t>
      </w:r>
      <w:proofErr w:type="spellStart"/>
      <w:r w:rsidR="008750A4" w:rsidRPr="00B67590">
        <w:rPr>
          <w:rFonts w:ascii="바탕" w:eastAsia="바탕" w:hAnsi="바탕" w:cs="Arial" w:hint="eastAsia"/>
          <w:sz w:val="18"/>
          <w:szCs w:val="18"/>
          <w:lang w:val="ko-KR"/>
        </w:rPr>
        <w:t>일반조건</w:t>
      </w:r>
      <w:r w:rsidR="008750A4" w:rsidRPr="00B67590">
        <w:rPr>
          <w:rFonts w:ascii="바탕" w:eastAsia="바탕" w:hAnsi="바탕" w:cs="Arial"/>
          <w:sz w:val="18"/>
          <w:szCs w:val="18"/>
          <w:lang w:val="ko-KR"/>
        </w:rPr>
        <w:t>”</w:t>
      </w:r>
      <w:r w:rsidR="008750A4" w:rsidRPr="00B67590">
        <w:rPr>
          <w:rFonts w:ascii="바탕" w:eastAsia="바탕" w:hAnsi="바탕" w:cs="Arial" w:hint="eastAsia"/>
          <w:sz w:val="18"/>
          <w:szCs w:val="18"/>
          <w:lang w:val="ko-KR"/>
        </w:rPr>
        <w:t>라</w:t>
      </w:r>
      <w:proofErr w:type="spellEnd"/>
      <w:r w:rsidR="008750A4" w:rsidRPr="00B67590">
        <w:rPr>
          <w:rFonts w:ascii="바탕" w:eastAsia="바탕" w:hAnsi="바탕" w:cs="Arial" w:hint="eastAsia"/>
          <w:sz w:val="18"/>
          <w:szCs w:val="18"/>
          <w:lang w:val="ko-KR"/>
        </w:rPr>
        <w:t xml:space="preserve"> 함), 각 계약서, 특별(특수)조건 및 기타 첨부된 계약서류(이하 통칭하여 </w:t>
      </w:r>
      <w:r w:rsidR="008750A4" w:rsidRPr="00B67590">
        <w:rPr>
          <w:rFonts w:ascii="바탕" w:eastAsia="바탕" w:hAnsi="바탕" w:cs="Arial"/>
          <w:sz w:val="18"/>
          <w:szCs w:val="18"/>
          <w:lang w:val="ko-KR"/>
        </w:rPr>
        <w:t>“</w:t>
      </w:r>
      <w:r w:rsidR="008750A4" w:rsidRPr="00B67590">
        <w:rPr>
          <w:rFonts w:ascii="바탕" w:eastAsia="바탕" w:hAnsi="바탕" w:cs="Arial" w:hint="eastAsia"/>
          <w:sz w:val="18"/>
          <w:szCs w:val="18"/>
          <w:lang w:val="ko-KR"/>
        </w:rPr>
        <w:t xml:space="preserve">이 </w:t>
      </w:r>
      <w:proofErr w:type="spellStart"/>
      <w:r w:rsidR="008750A4" w:rsidRPr="00B67590">
        <w:rPr>
          <w:rFonts w:ascii="바탕" w:eastAsia="바탕" w:hAnsi="바탕" w:cs="Arial" w:hint="eastAsia"/>
          <w:sz w:val="18"/>
          <w:szCs w:val="18"/>
          <w:lang w:val="ko-KR"/>
        </w:rPr>
        <w:t>계약</w:t>
      </w:r>
      <w:r w:rsidR="008750A4" w:rsidRPr="00B67590">
        <w:rPr>
          <w:rFonts w:ascii="바탕" w:eastAsia="바탕" w:hAnsi="바탕" w:cs="Arial"/>
          <w:sz w:val="18"/>
          <w:szCs w:val="18"/>
          <w:lang w:val="ko-KR"/>
        </w:rPr>
        <w:t>”</w:t>
      </w:r>
      <w:r w:rsidR="008750A4" w:rsidRPr="00B67590">
        <w:rPr>
          <w:rFonts w:ascii="바탕" w:eastAsia="바탕" w:hAnsi="바탕" w:cs="Arial" w:hint="eastAsia"/>
          <w:sz w:val="18"/>
          <w:szCs w:val="18"/>
          <w:lang w:val="ko-KR"/>
        </w:rPr>
        <w:t>이라</w:t>
      </w:r>
      <w:proofErr w:type="spellEnd"/>
      <w:r w:rsidR="008750A4" w:rsidRPr="00B67590">
        <w:rPr>
          <w:rFonts w:ascii="바탕" w:eastAsia="바탕" w:hAnsi="바탕" w:cs="Arial" w:hint="eastAsia"/>
          <w:sz w:val="18"/>
          <w:szCs w:val="18"/>
          <w:lang w:val="ko-KR"/>
        </w:rPr>
        <w:t xml:space="preserve"> 함)는 본 거래에 적용되는 양 당사자간의 완전한 합의 이며 양 당사자간의 이전의 </w:t>
      </w:r>
      <w:proofErr w:type="spellStart"/>
      <w:r w:rsidR="008750A4" w:rsidRPr="00B67590">
        <w:rPr>
          <w:rFonts w:ascii="바탕" w:eastAsia="바탕" w:hAnsi="바탕" w:cs="Arial" w:hint="eastAsia"/>
          <w:sz w:val="18"/>
          <w:szCs w:val="18"/>
          <w:lang w:val="ko-KR"/>
        </w:rPr>
        <w:t>여하한</w:t>
      </w:r>
      <w:proofErr w:type="spellEnd"/>
      <w:r w:rsidR="008750A4" w:rsidRPr="00B67590">
        <w:rPr>
          <w:rFonts w:ascii="바탕" w:eastAsia="바탕" w:hAnsi="바탕" w:cs="Arial" w:hint="eastAsia"/>
          <w:sz w:val="18"/>
          <w:szCs w:val="18"/>
          <w:lang w:val="ko-KR"/>
        </w:rPr>
        <w:t xml:space="preserve"> 구두 혹은 서면의 의사교환을 대신한다. 위 각 계약 서류의 조항이 상충되는 경우, </w:t>
      </w:r>
      <w:r w:rsidR="008750A4" w:rsidRPr="00B67590">
        <w:rPr>
          <w:rFonts w:ascii="바탕" w:eastAsia="바탕" w:hAnsi="바탕" w:cs="Arial"/>
          <w:sz w:val="18"/>
          <w:szCs w:val="18"/>
          <w:lang w:val="ko-KR"/>
        </w:rPr>
        <w:t>“</w:t>
      </w:r>
      <w:r w:rsidR="002B32C8">
        <w:rPr>
          <w:rFonts w:ascii="바탕" w:eastAsia="바탕" w:hAnsi="바탕" w:cs="Arial" w:hint="eastAsia"/>
          <w:sz w:val="18"/>
          <w:szCs w:val="18"/>
          <w:lang w:val="ko-KR"/>
        </w:rPr>
        <w:t xml:space="preserve">각 </w:t>
      </w:r>
      <w:proofErr w:type="spellStart"/>
      <w:r w:rsidR="002B32C8">
        <w:rPr>
          <w:rFonts w:ascii="바탕" w:eastAsia="바탕" w:hAnsi="바탕" w:cs="Arial" w:hint="eastAsia"/>
          <w:sz w:val="18"/>
          <w:szCs w:val="18"/>
          <w:lang w:val="ko-KR"/>
        </w:rPr>
        <w:t>계약서</w:t>
      </w:r>
      <w:r w:rsidR="008750A4" w:rsidRPr="00B67590">
        <w:rPr>
          <w:rFonts w:ascii="바탕" w:eastAsia="바탕" w:hAnsi="바탕" w:cs="Arial"/>
          <w:sz w:val="18"/>
          <w:szCs w:val="18"/>
          <w:lang w:val="ko-KR"/>
        </w:rPr>
        <w:t>”</w:t>
      </w:r>
      <w:r w:rsidR="002B32C8">
        <w:rPr>
          <w:rFonts w:ascii="바탕" w:eastAsia="바탕" w:hAnsi="바탕" w:cs="Arial" w:hint="eastAsia"/>
          <w:sz w:val="18"/>
          <w:szCs w:val="18"/>
          <w:lang w:val="ko-KR"/>
        </w:rPr>
        <w:t>가</w:t>
      </w:r>
      <w:proofErr w:type="spellEnd"/>
      <w:r w:rsidR="008750A4" w:rsidRPr="00B67590">
        <w:rPr>
          <w:rFonts w:ascii="바탕" w:eastAsia="바탕" w:hAnsi="바탕" w:cs="Arial" w:hint="eastAsia"/>
          <w:sz w:val="18"/>
          <w:szCs w:val="18"/>
          <w:lang w:val="ko-KR"/>
        </w:rPr>
        <w:t xml:space="preserve"> 가장 우선하여 적용되며, 다음으로 </w:t>
      </w:r>
      <w:r w:rsidR="0024326D" w:rsidRPr="00EF3AD6">
        <w:rPr>
          <w:rFonts w:ascii="바탕" w:eastAsia="바탕" w:hAnsi="바탕" w:cs="Arial" w:hint="eastAsia"/>
          <w:sz w:val="18"/>
          <w:szCs w:val="18"/>
          <w:lang w:val="ko-KR"/>
        </w:rPr>
        <w:t>일반조건</w:t>
      </w:r>
      <w:r w:rsidR="008750A4" w:rsidRPr="00B67590">
        <w:rPr>
          <w:rFonts w:ascii="바탕" w:eastAsia="바탕" w:hAnsi="바탕" w:cs="Arial" w:hint="eastAsia"/>
          <w:sz w:val="18"/>
          <w:szCs w:val="18"/>
          <w:lang w:val="ko-KR"/>
        </w:rPr>
        <w:t>, 특별(특수)조건 그리고 기타 첨부된 계약서류 순으로 적용된다.</w:t>
      </w:r>
    </w:p>
    <w:p w14:paraId="4962A24E" w14:textId="77777777" w:rsidR="008750A4" w:rsidRDefault="008750A4" w:rsidP="008750A4"/>
    <w:p w14:paraId="67F95616" w14:textId="77777777" w:rsidR="008750A4" w:rsidRPr="00B67590" w:rsidRDefault="008750A4" w:rsidP="008750A4">
      <w:pPr>
        <w:tabs>
          <w:tab w:val="left" w:pos="2940"/>
        </w:tabs>
        <w:wordWrap/>
        <w:adjustRightInd w:val="0"/>
        <w:spacing w:before="300" w:after="120" w:line="240" w:lineRule="exact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제1조 (정의)</w:t>
      </w:r>
    </w:p>
    <w:p w14:paraId="63687C55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1.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일반조건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에서 사용하는 용어의 정의는 다음과 같다.</w:t>
      </w:r>
    </w:p>
    <w:p w14:paraId="3A76A9C3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가.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이란 양 당사자 간에 거래되는 제품, 하드웨어, 소프트웨어, 시스템, 용역(개발, 연구, 컨설팅, 관리 등 일체의 역무제공을 말함)을 포함한 판매의 유형 또는 무형의 목적물을 말하며 이에 한하지 아니한다.</w:t>
      </w:r>
    </w:p>
    <w:p w14:paraId="755B725B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나.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거래서류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란 각 계약서, 특수(특별)조건, 개별계약서 및 기타 첨부된 계약 서류를 말한다.</w:t>
      </w:r>
    </w:p>
    <w:p w14:paraId="503F0910" w14:textId="77777777" w:rsidR="008750A4" w:rsidRPr="00B67590" w:rsidRDefault="008750A4" w:rsidP="008750A4">
      <w:pPr>
        <w:tabs>
          <w:tab w:val="left" w:pos="2940"/>
        </w:tabs>
        <w:wordWrap/>
        <w:adjustRightInd w:val="0"/>
        <w:spacing w:before="300" w:after="120" w:line="240" w:lineRule="exact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제2조 (제품 및 주문)</w:t>
      </w:r>
    </w:p>
    <w:p w14:paraId="1D4B9C55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>1</w:t>
      </w:r>
      <w:r w:rsidRPr="00B67590">
        <w:rPr>
          <w:rFonts w:ascii="바탕" w:eastAsia="바탕" w:hAnsi="바탕" w:cs="Arial"/>
          <w:sz w:val="18"/>
          <w:szCs w:val="18"/>
        </w:rPr>
        <w:t xml:space="preserve">. </w:t>
      </w:r>
      <w:r w:rsidR="003F207C">
        <w:rPr>
          <w:rFonts w:ascii="바탕" w:eastAsia="바탕" w:hAnsi="바탕" w:cs="Arial"/>
          <w:sz w:val="18"/>
          <w:szCs w:val="18"/>
        </w:rPr>
        <w:t>“구매자”는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각 계약서에서 정한 바에 따라,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구매 시마다 주문서(전자 주문서를 포함함)에 구체적인 품명, 수량, 단가 및 계약금액, 납기, 인도장소 등을 기재하여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에게 교부하여야 하며, 이를 </w:t>
      </w:r>
      <w:r w:rsidR="00E16799">
        <w:rPr>
          <w:rFonts w:ascii="바탕" w:eastAsia="바탕" w:hAnsi="바탕" w:cs="Arial"/>
          <w:sz w:val="18"/>
          <w:szCs w:val="18"/>
        </w:rPr>
        <w:t>“LG전자”가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승인한 때 개별계약이 체결된 것으로 본다. </w:t>
      </w:r>
    </w:p>
    <w:p w14:paraId="78B92378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2.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체결로 인하여 </w:t>
      </w:r>
      <w:r w:rsidR="00E16799">
        <w:rPr>
          <w:rFonts w:ascii="바탕" w:eastAsia="바탕" w:hAnsi="바탕" w:cs="Arial"/>
          <w:sz w:val="18"/>
          <w:szCs w:val="18"/>
        </w:rPr>
        <w:t>“LG전자”가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 대하여 어떠한 일정 물량에 대하여 또는 일정 기간 동안의 판매 의무를 부담하는 것은 아니다. </w:t>
      </w:r>
    </w:p>
    <w:p w14:paraId="7192B471" w14:textId="77777777" w:rsidR="008750A4" w:rsidRPr="00B67590" w:rsidRDefault="008750A4" w:rsidP="008750A4">
      <w:pPr>
        <w:tabs>
          <w:tab w:val="left" w:pos="2940"/>
        </w:tabs>
        <w:wordWrap/>
        <w:adjustRightInd w:val="0"/>
        <w:spacing w:before="300" w:after="120" w:line="240" w:lineRule="exact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제3조 (납품)</w:t>
      </w:r>
    </w:p>
    <w:p w14:paraId="24214B03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1. </w:t>
      </w:r>
      <w:r w:rsidR="00E16799">
        <w:rPr>
          <w:rFonts w:ascii="바탕" w:eastAsia="바탕" w:hAnsi="바탕" w:cs="Arial"/>
          <w:sz w:val="18"/>
          <w:szCs w:val="18"/>
        </w:rPr>
        <w:t>“LG전자”는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납기 내에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을 인도장소에 납품하여야 한다.</w:t>
      </w:r>
    </w:p>
    <w:p w14:paraId="2C478496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>2</w:t>
      </w:r>
      <w:r w:rsidRPr="00B67590">
        <w:rPr>
          <w:rFonts w:ascii="바탕" w:eastAsia="바탕" w:hAnsi="바탕" w:cs="Arial"/>
          <w:sz w:val="18"/>
          <w:szCs w:val="18"/>
        </w:rPr>
        <w:t>. 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의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인도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외에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설치가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필요한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경우</w:t>
      </w:r>
      <w:r w:rsidRPr="00B67590">
        <w:rPr>
          <w:rFonts w:ascii="바탕" w:eastAsia="바탕" w:hAnsi="바탕" w:cs="Arial"/>
          <w:sz w:val="18"/>
          <w:szCs w:val="18"/>
        </w:rPr>
        <w:t xml:space="preserve">, </w:t>
      </w:r>
      <w:r w:rsidRPr="00B67590">
        <w:rPr>
          <w:rFonts w:ascii="바탕" w:eastAsia="바탕" w:hAnsi="바탕" w:cs="Arial" w:hint="eastAsia"/>
          <w:sz w:val="18"/>
          <w:szCs w:val="18"/>
        </w:rPr>
        <w:t>그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설치는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>의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별도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비용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부담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하에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또는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="00E16799">
        <w:rPr>
          <w:rFonts w:ascii="바탕" w:eastAsia="바탕" w:hAnsi="바탕" w:cs="Arial"/>
          <w:sz w:val="18"/>
          <w:szCs w:val="18"/>
        </w:rPr>
        <w:t>“LG전자”가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지정한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설치대행자가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이를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수행하기로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한다</w:t>
      </w:r>
      <w:r w:rsidRPr="00B67590">
        <w:rPr>
          <w:rFonts w:ascii="바탕" w:eastAsia="바탕" w:hAnsi="바탕" w:cs="Arial"/>
          <w:sz w:val="18"/>
          <w:szCs w:val="18"/>
        </w:rPr>
        <w:t>.</w:t>
      </w:r>
    </w:p>
    <w:p w14:paraId="4EB647CE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>3</w:t>
      </w:r>
      <w:r w:rsidRPr="00B67590">
        <w:rPr>
          <w:rFonts w:ascii="바탕" w:eastAsia="바탕" w:hAnsi="바탕" w:cs="Arial"/>
          <w:sz w:val="18"/>
          <w:szCs w:val="18"/>
        </w:rPr>
        <w:t>. 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의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설치는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>의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내부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표준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설치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규정에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따른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절차에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의한다</w:t>
      </w:r>
      <w:r w:rsidRPr="00B67590">
        <w:rPr>
          <w:rFonts w:ascii="바탕" w:eastAsia="바탕" w:hAnsi="바탕" w:cs="Arial"/>
          <w:sz w:val="18"/>
          <w:szCs w:val="18"/>
        </w:rPr>
        <w:t>.</w:t>
      </w:r>
    </w:p>
    <w:p w14:paraId="41ED9775" w14:textId="77777777" w:rsidR="008750A4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>4</w:t>
      </w:r>
      <w:r w:rsidRPr="00B67590">
        <w:rPr>
          <w:rFonts w:ascii="바탕" w:eastAsia="바탕" w:hAnsi="바탕" w:cs="Arial"/>
          <w:sz w:val="18"/>
          <w:szCs w:val="18"/>
        </w:rPr>
        <w:t xml:space="preserve">. </w:t>
      </w:r>
      <w:r w:rsidR="003F207C">
        <w:rPr>
          <w:rFonts w:ascii="바탕" w:eastAsia="바탕" w:hAnsi="바탕" w:cs="Arial"/>
          <w:sz w:val="18"/>
          <w:szCs w:val="18"/>
        </w:rPr>
        <w:t>“구매자”는</w:t>
      </w:r>
      <w:r w:rsidRPr="00B67590">
        <w:rPr>
          <w:rFonts w:ascii="바탕" w:eastAsia="바탕" w:hAnsi="바탕" w:cs="Arial"/>
          <w:sz w:val="18"/>
          <w:szCs w:val="18"/>
        </w:rPr>
        <w:t xml:space="preserve"> 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의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설치요건에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적합한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환경∙장소를</w:t>
      </w:r>
      <w:proofErr w:type="spellEnd"/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제공하여야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하며</w:t>
      </w:r>
      <w:r w:rsidRPr="00B67590">
        <w:rPr>
          <w:rFonts w:ascii="바탕" w:eastAsia="바탕" w:hAnsi="바탕" w:cs="Arial"/>
          <w:sz w:val="18"/>
          <w:szCs w:val="18"/>
        </w:rPr>
        <w:t>, “</w:t>
      </w:r>
      <w:r w:rsidRPr="00B67590">
        <w:rPr>
          <w:rFonts w:ascii="바탕" w:eastAsia="바탕" w:hAnsi="바탕" w:cs="Arial" w:hint="eastAsia"/>
          <w:sz w:val="18"/>
          <w:szCs w:val="18"/>
        </w:rPr>
        <w:t>이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계약</w:t>
      </w:r>
      <w:r w:rsidRPr="00B67590">
        <w:rPr>
          <w:rFonts w:ascii="바탕" w:eastAsia="바탕" w:hAnsi="바탕" w:cs="Arial"/>
          <w:sz w:val="18"/>
          <w:szCs w:val="18"/>
        </w:rPr>
        <w:t xml:space="preserve">” </w:t>
      </w:r>
      <w:r w:rsidRPr="00B67590">
        <w:rPr>
          <w:rFonts w:ascii="바탕" w:eastAsia="바탕" w:hAnsi="바탕" w:cs="Arial" w:hint="eastAsia"/>
          <w:sz w:val="18"/>
          <w:szCs w:val="18"/>
        </w:rPr>
        <w:t>체결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당시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="00E16799">
        <w:rPr>
          <w:rFonts w:ascii="바탕" w:eastAsia="바탕" w:hAnsi="바탕" w:cs="Arial"/>
          <w:sz w:val="18"/>
          <w:szCs w:val="18"/>
        </w:rPr>
        <w:t>“LG전자”가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알지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못하였던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설치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부적합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</w:p>
    <w:p w14:paraId="52D83360" w14:textId="77777777" w:rsidR="008750A4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</w:p>
    <w:p w14:paraId="4B37DBD7" w14:textId="77777777" w:rsidR="008750A4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</w:p>
    <w:p w14:paraId="38F9AB83" w14:textId="77777777" w:rsidR="008750A4" w:rsidRPr="00B67590" w:rsidRDefault="008750A4" w:rsidP="008750A4">
      <w:pPr>
        <w:wordWrap/>
        <w:adjustRightInd w:val="0"/>
        <w:spacing w:line="240" w:lineRule="exact"/>
        <w:ind w:leftChars="113" w:left="226"/>
        <w:rPr>
          <w:rFonts w:ascii="바탕" w:eastAsia="바탕" w:hAnsi="바탕" w:cs="Arial"/>
          <w:sz w:val="18"/>
          <w:szCs w:val="18"/>
        </w:rPr>
      </w:pP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환경∙장소가</w:t>
      </w:r>
      <w:proofErr w:type="spellEnd"/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확인될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경우</w:t>
      </w:r>
      <w:r w:rsidRPr="00B67590">
        <w:rPr>
          <w:rFonts w:ascii="바탕" w:eastAsia="바탕" w:hAnsi="바탕" w:cs="Arial"/>
          <w:sz w:val="18"/>
          <w:szCs w:val="18"/>
        </w:rPr>
        <w:t xml:space="preserve">, </w:t>
      </w:r>
      <w:r w:rsidR="00E16799">
        <w:rPr>
          <w:rFonts w:ascii="바탕" w:eastAsia="바탕" w:hAnsi="바탕" w:cs="Arial"/>
          <w:sz w:val="18"/>
          <w:szCs w:val="18"/>
        </w:rPr>
        <w:t>“LG전자”는</w:t>
      </w:r>
      <w:r w:rsidRPr="00B67590">
        <w:rPr>
          <w:rFonts w:ascii="바탕" w:eastAsia="바탕" w:hAnsi="바탕" w:cs="Arial"/>
          <w:sz w:val="18"/>
          <w:szCs w:val="18"/>
        </w:rPr>
        <w:t xml:space="preserve"> 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의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설치를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거부하고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>에게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적합한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환경∙장소를</w:t>
      </w:r>
      <w:proofErr w:type="spellEnd"/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제공할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것을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요구할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수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있다</w:t>
      </w:r>
      <w:r w:rsidRPr="00B67590">
        <w:rPr>
          <w:rFonts w:ascii="바탕" w:eastAsia="바탕" w:hAnsi="바탕" w:cs="Arial"/>
          <w:sz w:val="18"/>
          <w:szCs w:val="18"/>
        </w:rPr>
        <w:t>.</w:t>
      </w:r>
    </w:p>
    <w:p w14:paraId="5D358359" w14:textId="77777777" w:rsidR="008750A4" w:rsidRPr="00B67590" w:rsidRDefault="008750A4" w:rsidP="008750A4">
      <w:pPr>
        <w:tabs>
          <w:tab w:val="left" w:pos="2940"/>
        </w:tabs>
        <w:wordWrap/>
        <w:adjustRightInd w:val="0"/>
        <w:spacing w:before="300" w:after="120" w:line="240" w:lineRule="exact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제4조 (제품의 모델대체)</w:t>
      </w:r>
    </w:p>
    <w:p w14:paraId="68FCE777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/>
          <w:sz w:val="18"/>
          <w:szCs w:val="18"/>
        </w:rPr>
        <w:t xml:space="preserve">1. </w:t>
      </w:r>
      <w:r w:rsidRPr="00B67590">
        <w:rPr>
          <w:rFonts w:ascii="바탕" w:eastAsia="바탕" w:hAnsi="바탕" w:cs="Arial" w:hint="eastAsia"/>
          <w:sz w:val="18"/>
          <w:szCs w:val="18"/>
        </w:rPr>
        <w:t>모델의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단종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또는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재고부족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등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>의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사정으로</w:t>
      </w:r>
      <w:r w:rsidRPr="00B67590">
        <w:rPr>
          <w:rFonts w:ascii="바탕" w:eastAsia="바탕" w:hAnsi="바탕" w:cs="Arial"/>
          <w:sz w:val="18"/>
          <w:szCs w:val="18"/>
        </w:rPr>
        <w:t xml:space="preserve"> 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 xml:space="preserve">” </w:t>
      </w:r>
      <w:r w:rsidRPr="00B67590">
        <w:rPr>
          <w:rFonts w:ascii="바탕" w:eastAsia="바탕" w:hAnsi="바탕" w:cs="Arial" w:hint="eastAsia"/>
          <w:sz w:val="18"/>
          <w:szCs w:val="18"/>
        </w:rPr>
        <w:t>중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일부의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인도가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어려울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경우에는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그에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해당하는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모델을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제외한</w:t>
      </w:r>
      <w:r w:rsidRPr="00B67590">
        <w:rPr>
          <w:rFonts w:ascii="바탕" w:eastAsia="바탕" w:hAnsi="바탕" w:cs="Arial"/>
          <w:sz w:val="18"/>
          <w:szCs w:val="18"/>
        </w:rPr>
        <w:t xml:space="preserve"> 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에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대하여만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계약이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유효한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것으로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보며, 그로 인하여 </w:t>
      </w:r>
      <w:r w:rsidR="00E16799">
        <w:rPr>
          <w:rFonts w:ascii="바탕" w:eastAsia="바탕" w:hAnsi="바탕" w:cs="Arial"/>
          <w:sz w:val="18"/>
          <w:szCs w:val="18"/>
        </w:rPr>
        <w:t>“LG전자”가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>에게 어떠한 손해배상책임이나 보증책임을 지지는 아니한다.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</w:p>
    <w:p w14:paraId="49489CEB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/>
          <w:sz w:val="18"/>
          <w:szCs w:val="18"/>
        </w:rPr>
        <w:t xml:space="preserve">2. </w:t>
      </w:r>
      <w:r w:rsidRPr="00B67590">
        <w:rPr>
          <w:rFonts w:ascii="바탕" w:eastAsia="바탕" w:hAnsi="바탕" w:cs="Arial" w:hint="eastAsia"/>
          <w:sz w:val="18"/>
          <w:szCs w:val="18"/>
        </w:rPr>
        <w:t>전항의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경우</w:t>
      </w:r>
      <w:r w:rsidRPr="00B67590">
        <w:rPr>
          <w:rFonts w:ascii="바탕" w:eastAsia="바탕" w:hAnsi="바탕" w:cs="Arial"/>
          <w:sz w:val="18"/>
          <w:szCs w:val="18"/>
        </w:rPr>
        <w:t xml:space="preserve">,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>의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요청에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따라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양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당사자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간의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별도 서면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합의에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의하여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대체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모델을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선정하여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그 납품일</w:t>
      </w:r>
      <w:r w:rsidRPr="00B67590">
        <w:rPr>
          <w:rFonts w:ascii="바탕" w:eastAsia="바탕" w:hAnsi="바탕" w:cs="Arial"/>
          <w:sz w:val="18"/>
          <w:szCs w:val="18"/>
        </w:rPr>
        <w:t xml:space="preserve">, 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대금가액</w:t>
      </w:r>
      <w:proofErr w:type="spellEnd"/>
      <w:r w:rsidRPr="00B67590">
        <w:rPr>
          <w:rFonts w:ascii="바탕" w:eastAsia="바탕" w:hAnsi="바탕" w:cs="Arial"/>
          <w:sz w:val="18"/>
          <w:szCs w:val="18"/>
        </w:rPr>
        <w:t xml:space="preserve">, </w:t>
      </w:r>
      <w:r w:rsidRPr="00B67590">
        <w:rPr>
          <w:rFonts w:ascii="바탕" w:eastAsia="바탕" w:hAnsi="바탕" w:cs="Arial" w:hint="eastAsia"/>
          <w:sz w:val="18"/>
          <w:szCs w:val="18"/>
        </w:rPr>
        <w:t>대금지급조건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등을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정할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수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있다</w:t>
      </w:r>
      <w:r w:rsidRPr="00B67590">
        <w:rPr>
          <w:rFonts w:ascii="바탕" w:eastAsia="바탕" w:hAnsi="바탕" w:cs="Arial"/>
          <w:sz w:val="18"/>
          <w:szCs w:val="18"/>
        </w:rPr>
        <w:t>.</w:t>
      </w:r>
    </w:p>
    <w:p w14:paraId="01B8B14D" w14:textId="77777777" w:rsidR="008750A4" w:rsidRPr="00B67590" w:rsidRDefault="008750A4" w:rsidP="008750A4">
      <w:pPr>
        <w:tabs>
          <w:tab w:val="left" w:pos="2940"/>
        </w:tabs>
        <w:wordWrap/>
        <w:adjustRightInd w:val="0"/>
        <w:spacing w:before="300" w:after="120" w:line="240" w:lineRule="exact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제5</w:t>
      </w:r>
      <w:r w:rsidRPr="00B67590">
        <w:rPr>
          <w:rFonts w:ascii="바탕" w:eastAsia="바탕" w:hAnsi="바탕" w:cs="Arial"/>
          <w:b/>
          <w:bCs/>
          <w:sz w:val="18"/>
          <w:szCs w:val="18"/>
          <w:lang w:val="ko-KR"/>
        </w:rPr>
        <w:t>조 (</w:t>
      </w:r>
      <w:proofErr w:type="spellStart"/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상호∙상표</w:t>
      </w:r>
      <w:proofErr w:type="spellEnd"/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 xml:space="preserve"> 등의 사용)</w:t>
      </w:r>
      <w:r w:rsidRPr="00B67590">
        <w:rPr>
          <w:rFonts w:ascii="바탕" w:eastAsia="바탕" w:hAnsi="바탕" w:cs="Arial"/>
          <w:b/>
          <w:bCs/>
          <w:sz w:val="18"/>
          <w:szCs w:val="18"/>
          <w:lang w:val="ko-KR"/>
        </w:rPr>
        <w:t xml:space="preserve"> </w:t>
      </w:r>
    </w:p>
    <w:p w14:paraId="257686DB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>1. 각 당사자는 상대방의 서면 동의 없이 상호, 상표, 의장, 서비스표, 휘장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등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상대방의 영업 관련 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표장</w:t>
      </w:r>
      <w:proofErr w:type="spellEnd"/>
      <w:r w:rsidRPr="00B67590">
        <w:rPr>
          <w:rFonts w:ascii="바탕" w:eastAsia="바탕" w:hAnsi="바탕" w:cs="Arial" w:hint="eastAsia"/>
          <w:sz w:val="18"/>
          <w:szCs w:val="18"/>
        </w:rPr>
        <w:t xml:space="preserve">(이하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영업표장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이라 함)을 사용할 수 없다.</w:t>
      </w:r>
    </w:p>
    <w:p w14:paraId="4F2035A9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2. 각 당사자는 전항에 의거 상대방의 서면 동의를 얻어 상대방의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영업표장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을 사용하는 경우라도 이를 임의로 오용, 전용할 수 없으며, 그 관리, 사용 및 운영에 관한 상대방의 내부 규정을 준수하여야 한다.</w:t>
      </w:r>
    </w:p>
    <w:p w14:paraId="21B7646C" w14:textId="77777777" w:rsidR="008750A4" w:rsidRPr="00B67590" w:rsidRDefault="008750A4" w:rsidP="008750A4">
      <w:pPr>
        <w:tabs>
          <w:tab w:val="left" w:pos="2940"/>
        </w:tabs>
        <w:wordWrap/>
        <w:adjustRightInd w:val="0"/>
        <w:spacing w:before="300" w:after="120" w:line="240" w:lineRule="exact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제6조 (위험부담)</w:t>
      </w:r>
    </w:p>
    <w:p w14:paraId="1394366A" w14:textId="77777777" w:rsidR="008750A4" w:rsidRPr="00B67590" w:rsidRDefault="008750A4" w:rsidP="008750A4">
      <w:pPr>
        <w:wordWrap/>
        <w:adjustRightInd w:val="0"/>
        <w:spacing w:line="240" w:lineRule="exact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/>
          <w:sz w:val="18"/>
          <w:szCs w:val="18"/>
        </w:rPr>
        <w:t>“제품”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인도 전까지 </w:t>
      </w:r>
      <w:r w:rsidRPr="00B67590">
        <w:rPr>
          <w:rFonts w:ascii="바탕" w:eastAsia="바탕" w:hAnsi="바탕" w:cs="Arial"/>
          <w:sz w:val="18"/>
          <w:szCs w:val="18"/>
        </w:rPr>
        <w:t>“제품”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전부 또는 일부가 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멸실∙훼손</w:t>
      </w:r>
      <w:proofErr w:type="spellEnd"/>
      <w:r w:rsidRPr="00B67590">
        <w:rPr>
          <w:rFonts w:ascii="바탕" w:eastAsia="바탕" w:hAnsi="바탕" w:cs="Arial" w:hint="eastAsia"/>
          <w:sz w:val="18"/>
          <w:szCs w:val="18"/>
        </w:rPr>
        <w:t xml:space="preserve">, 도난 및 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가치감소된</w:t>
      </w:r>
      <w:proofErr w:type="spellEnd"/>
      <w:r w:rsidRPr="00B67590">
        <w:rPr>
          <w:rFonts w:ascii="바탕" w:eastAsia="바탕" w:hAnsi="바탕" w:cs="Arial" w:hint="eastAsia"/>
          <w:sz w:val="18"/>
          <w:szCs w:val="18"/>
        </w:rPr>
        <w:t xml:space="preserve"> 경우 그 위험은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귀책 사유에 따른 경우를 제외하고는 </w:t>
      </w:r>
      <w:r w:rsidR="00E16799">
        <w:rPr>
          <w:rFonts w:ascii="바탕" w:eastAsia="바탕" w:hAnsi="바탕" w:cs="Arial"/>
          <w:sz w:val="18"/>
          <w:szCs w:val="18"/>
        </w:rPr>
        <w:t>“LG전자”가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이를 부담하며, </w:t>
      </w:r>
      <w:r w:rsidRPr="00B67590">
        <w:rPr>
          <w:rFonts w:ascii="바탕" w:eastAsia="바탕" w:hAnsi="바탕" w:cs="Arial"/>
          <w:sz w:val="18"/>
          <w:szCs w:val="18"/>
        </w:rPr>
        <w:t>“제품”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인도 후에 발생하는 위험 또는 </w:t>
      </w:r>
      <w:r w:rsidR="003F207C">
        <w:rPr>
          <w:rFonts w:ascii="바탕" w:eastAsia="바탕" w:hAnsi="바탕" w:cs="Arial"/>
          <w:sz w:val="18"/>
          <w:szCs w:val="18"/>
        </w:rPr>
        <w:t>“구매자”가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인수를 지체하는 중에 발생하는 위험은 </w:t>
      </w:r>
      <w:r w:rsidRPr="00B67590">
        <w:rPr>
          <w:rFonts w:ascii="바탕" w:eastAsia="바탕" w:hAnsi="바탕" w:cs="Arial" w:hint="eastAsia"/>
          <w:sz w:val="18"/>
          <w:szCs w:val="18"/>
        </w:rPr>
        <w:lastRenderedPageBreak/>
        <w:t xml:space="preserve">그 원인이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귀책 사유에 따른 것을 제외하고는 </w:t>
      </w:r>
      <w:r w:rsidR="003F207C">
        <w:rPr>
          <w:rFonts w:ascii="바탕" w:eastAsia="바탕" w:hAnsi="바탕" w:cs="Arial"/>
          <w:sz w:val="18"/>
          <w:szCs w:val="18"/>
        </w:rPr>
        <w:t>“구매자”가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이를 부담한다.</w:t>
      </w:r>
    </w:p>
    <w:p w14:paraId="37F8364F" w14:textId="77777777" w:rsidR="008750A4" w:rsidRPr="00B67590" w:rsidRDefault="008750A4" w:rsidP="008750A4">
      <w:pPr>
        <w:tabs>
          <w:tab w:val="left" w:pos="2940"/>
        </w:tabs>
        <w:wordWrap/>
        <w:adjustRightInd w:val="0"/>
        <w:spacing w:before="300" w:after="120" w:line="240" w:lineRule="exact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제7조 (소유권 유보)</w:t>
      </w:r>
    </w:p>
    <w:p w14:paraId="48483836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1. </w:t>
      </w:r>
      <w:r w:rsidRPr="00B67590">
        <w:rPr>
          <w:rFonts w:ascii="바탕" w:eastAsia="바탕" w:hAnsi="바탕" w:cs="Arial"/>
          <w:sz w:val="18"/>
          <w:szCs w:val="18"/>
        </w:rPr>
        <w:t>“제품”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이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에게 인도된 후에도, </w:t>
      </w:r>
      <w:r w:rsidRPr="00B67590">
        <w:rPr>
          <w:rFonts w:ascii="바탕" w:eastAsia="바탕" w:hAnsi="바탕" w:cs="Arial"/>
          <w:sz w:val="18"/>
          <w:szCs w:val="18"/>
        </w:rPr>
        <w:t>“제품”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소유권은 </w:t>
      </w:r>
      <w:r w:rsidR="003F207C">
        <w:rPr>
          <w:rFonts w:ascii="바탕" w:eastAsia="바탕" w:hAnsi="바탕" w:cs="Arial"/>
          <w:sz w:val="18"/>
          <w:szCs w:val="18"/>
        </w:rPr>
        <w:t>“구매자”가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</w:t>
      </w:r>
      <w:r w:rsidRPr="00B67590">
        <w:rPr>
          <w:rFonts w:ascii="바탕" w:eastAsia="바탕" w:hAnsi="바탕" w:cs="Arial"/>
          <w:sz w:val="18"/>
          <w:szCs w:val="18"/>
        </w:rPr>
        <w:t>“제품”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 대한 대금을 완제할 때까지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에게 유보되고(단, 개별 계약서 등에 의하여 </w:t>
      </w:r>
      <w:r w:rsidR="003F207C">
        <w:rPr>
          <w:rFonts w:ascii="바탕" w:eastAsia="바탕" w:hAnsi="바탕" w:cs="Arial"/>
          <w:sz w:val="18"/>
          <w:szCs w:val="18"/>
        </w:rPr>
        <w:t>“구매자”가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에게 물적담보를 제공하는 경우에는 그 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담보가액을</w:t>
      </w:r>
      <w:proofErr w:type="spellEnd"/>
      <w:r w:rsidRPr="00B67590">
        <w:rPr>
          <w:rFonts w:ascii="바탕" w:eastAsia="바탕" w:hAnsi="바탕" w:cs="Arial" w:hint="eastAsia"/>
          <w:sz w:val="18"/>
          <w:szCs w:val="18"/>
        </w:rPr>
        <w:t xml:space="preserve"> 초과하는 범위 내에서), 대금이 완제된 때에 비로소 그 소유권이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>에게 이전되는 것으로 본다.</w:t>
      </w:r>
    </w:p>
    <w:p w14:paraId="15A13C59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2. 제1항의 경우에 </w:t>
      </w:r>
      <w:r w:rsidR="003F207C">
        <w:rPr>
          <w:rFonts w:ascii="바탕" w:eastAsia="바탕" w:hAnsi="바탕" w:cs="Arial"/>
          <w:sz w:val="18"/>
          <w:szCs w:val="18"/>
        </w:rPr>
        <w:t>“구매자”는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계약대금을 완제할 때까지 선량한 관리자의 주의로써 다음 각 호의 의무를 준수하여야 한다. </w:t>
      </w:r>
    </w:p>
    <w:p w14:paraId="6594D5CE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가. </w:t>
      </w:r>
      <w:r w:rsidR="003F207C">
        <w:rPr>
          <w:rFonts w:ascii="바탕" w:eastAsia="바탕" w:hAnsi="바탕" w:cs="Arial"/>
          <w:sz w:val="18"/>
          <w:szCs w:val="18"/>
        </w:rPr>
        <w:t>“구매자”는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</w:t>
      </w:r>
      <w:r w:rsidRPr="00B67590">
        <w:rPr>
          <w:rFonts w:ascii="바탕" w:eastAsia="바탕" w:hAnsi="바탕" w:cs="Arial"/>
          <w:sz w:val="18"/>
          <w:szCs w:val="18"/>
        </w:rPr>
        <w:t>“제품”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을 선량한 관리자의 주의로써 사용, 관리, 보존하여야 한다. </w:t>
      </w:r>
    </w:p>
    <w:p w14:paraId="19DB37E0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나. </w:t>
      </w:r>
      <w:r w:rsidR="003F207C">
        <w:rPr>
          <w:rFonts w:ascii="바탕" w:eastAsia="바탕" w:hAnsi="바탕" w:cs="Arial"/>
          <w:sz w:val="18"/>
          <w:szCs w:val="18"/>
        </w:rPr>
        <w:t>“구매자”는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</w:t>
      </w:r>
      <w:r w:rsidRPr="00B67590">
        <w:rPr>
          <w:rFonts w:ascii="바탕" w:eastAsia="바탕" w:hAnsi="바탕" w:cs="Arial"/>
          <w:sz w:val="18"/>
          <w:szCs w:val="18"/>
        </w:rPr>
        <w:t>“제품”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을 점유함에 있어, </w:t>
      </w:r>
      <w:r w:rsidRPr="00B67590">
        <w:rPr>
          <w:rFonts w:ascii="바탕" w:eastAsia="바탕" w:hAnsi="바탕" w:cs="Arial"/>
          <w:sz w:val="18"/>
          <w:szCs w:val="18"/>
        </w:rPr>
        <w:t>“제품”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 대하여 제3자의 소유권 주장, 보전처분, 강제집행, 체납처분, 소송, 도산절차 등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소유권 행사에 영향을 끼치거나 끼칠 우려가 있는 상황이 발생한 경우에는 </w:t>
      </w:r>
      <w:r w:rsidRPr="00B67590">
        <w:rPr>
          <w:rFonts w:ascii="바탕" w:eastAsia="바탕" w:hAnsi="바탕" w:cs="Arial"/>
          <w:sz w:val="18"/>
          <w:szCs w:val="18"/>
        </w:rPr>
        <w:t>“제품”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이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소유임을 밝혀 제3자의 소유권 주장, 보전처분, 강제집행, 체납처분, 소송, 도산절차 등의 목적물이 되지 아니하도록 조치하여야 하며, 즉시 이러한 사실 및 경위를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>에게 통지하여야 한다.</w:t>
      </w:r>
    </w:p>
    <w:p w14:paraId="09FB3F68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다. </w:t>
      </w:r>
      <w:r w:rsidRPr="00B67590">
        <w:rPr>
          <w:rFonts w:ascii="바탕" w:eastAsia="바탕" w:hAnsi="바탕" w:cs="Arial"/>
          <w:sz w:val="18"/>
          <w:szCs w:val="18"/>
        </w:rPr>
        <w:t>“제품”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 대하여 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멸실</w:t>
      </w:r>
      <w:proofErr w:type="spellEnd"/>
      <w:r w:rsidRPr="00B67590">
        <w:rPr>
          <w:rFonts w:ascii="바탕" w:eastAsia="바탕" w:hAnsi="바탕" w:cs="Arial" w:hint="eastAsia"/>
          <w:sz w:val="18"/>
          <w:szCs w:val="18"/>
        </w:rPr>
        <w:t xml:space="preserve">, 훼손, 도난 등의 사고가 발생한 경우에 </w:t>
      </w:r>
      <w:r w:rsidR="003F207C">
        <w:rPr>
          <w:rFonts w:ascii="바탕" w:eastAsia="바탕" w:hAnsi="바탕" w:cs="Arial"/>
          <w:sz w:val="18"/>
          <w:szCs w:val="18"/>
        </w:rPr>
        <w:t>“구매자”는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즉시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>에게 그 사실을 통지하여야 한다.</w:t>
      </w:r>
    </w:p>
    <w:p w14:paraId="06BC20A6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3. </w:t>
      </w:r>
      <w:r w:rsidR="003F207C">
        <w:rPr>
          <w:rFonts w:ascii="바탕" w:eastAsia="바탕" w:hAnsi="바탕" w:cs="Arial"/>
          <w:sz w:val="18"/>
          <w:szCs w:val="18"/>
        </w:rPr>
        <w:t>“구매자”는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소유권이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에게 유보되어 있음을 이유로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에게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을 임의로 반환할 수 없다. </w:t>
      </w:r>
    </w:p>
    <w:p w14:paraId="7A3D25B1" w14:textId="77777777" w:rsidR="008750A4" w:rsidRPr="00B67590" w:rsidRDefault="008750A4" w:rsidP="008750A4">
      <w:pPr>
        <w:tabs>
          <w:tab w:val="left" w:pos="2940"/>
        </w:tabs>
        <w:wordWrap/>
        <w:adjustRightInd w:val="0"/>
        <w:spacing w:before="300" w:after="120" w:line="240" w:lineRule="exact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제8조</w:t>
      </w:r>
      <w:r w:rsidRPr="00B67590">
        <w:rPr>
          <w:rFonts w:ascii="바탕" w:eastAsia="바탕" w:hAnsi="바탕" w:cs="Arial"/>
          <w:b/>
          <w:bCs/>
          <w:sz w:val="18"/>
          <w:szCs w:val="18"/>
          <w:lang w:val="ko-KR"/>
        </w:rPr>
        <w:t xml:space="preserve"> (</w:t>
      </w: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압류/가압류</w:t>
      </w:r>
      <w:r w:rsidRPr="00B67590">
        <w:rPr>
          <w:rFonts w:ascii="바탕" w:eastAsia="바탕" w:hAnsi="바탕" w:cs="Arial"/>
          <w:b/>
          <w:bCs/>
          <w:sz w:val="18"/>
          <w:szCs w:val="18"/>
          <w:lang w:val="ko-KR"/>
        </w:rPr>
        <w:t>)</w:t>
      </w:r>
    </w:p>
    <w:p w14:paraId="16DBE9A5" w14:textId="77777777" w:rsidR="008750A4" w:rsidRPr="00B67590" w:rsidRDefault="008750A4" w:rsidP="008750A4">
      <w:pPr>
        <w:wordWrap/>
        <w:adjustRightInd w:val="0"/>
        <w:spacing w:line="240" w:lineRule="exact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과 관련하여 </w:t>
      </w:r>
      <w:r w:rsidR="003F207C">
        <w:rPr>
          <w:rFonts w:ascii="바탕" w:eastAsia="바탕" w:hAnsi="바탕" w:cs="Arial"/>
          <w:sz w:val="18"/>
          <w:szCs w:val="18"/>
        </w:rPr>
        <w:t>“구매자”가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점유하고 있는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소유에 속하는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계약제품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,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대여품</w:t>
      </w:r>
      <w:proofErr w:type="spellEnd"/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, 기타 물품의 전부 또는 일부에 대해 제3자의 압류나 가압류 기타 강제집행이 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행하여지거나</w:t>
      </w:r>
      <w:proofErr w:type="spellEnd"/>
      <w:r w:rsidRPr="00B67590">
        <w:rPr>
          <w:rFonts w:ascii="바탕" w:eastAsia="바탕" w:hAnsi="바탕" w:cs="Arial" w:hint="eastAsia"/>
          <w:sz w:val="18"/>
          <w:szCs w:val="18"/>
        </w:rPr>
        <w:t xml:space="preserve"> 또는 그 우려가 있을 경우, </w:t>
      </w:r>
      <w:r w:rsidR="003F207C">
        <w:rPr>
          <w:rFonts w:ascii="바탕" w:eastAsia="바탕" w:hAnsi="바탕" w:cs="Arial"/>
          <w:sz w:val="18"/>
          <w:szCs w:val="18"/>
        </w:rPr>
        <w:t>“구매자”는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즉시 그 사실을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에게 통지함과 아울러 동 집행으로 인하여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>의 권리에 영향을 미치지 않도록 하여야 한다.</w:t>
      </w:r>
    </w:p>
    <w:p w14:paraId="0D9F199D" w14:textId="77777777" w:rsidR="008750A4" w:rsidRPr="00B67590" w:rsidRDefault="008750A4" w:rsidP="008750A4">
      <w:pPr>
        <w:tabs>
          <w:tab w:val="left" w:pos="2940"/>
        </w:tabs>
        <w:wordWrap/>
        <w:adjustRightInd w:val="0"/>
        <w:spacing w:before="300" w:after="120" w:line="240" w:lineRule="exact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제9조 (양도금지)</w:t>
      </w:r>
    </w:p>
    <w:p w14:paraId="2BA65821" w14:textId="77777777" w:rsidR="008750A4" w:rsidRPr="00B67590" w:rsidRDefault="008750A4" w:rsidP="008750A4">
      <w:pPr>
        <w:wordWrap/>
        <w:adjustRightInd w:val="0"/>
        <w:spacing w:line="240" w:lineRule="exact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각 당사자는 상대방의 사전 서면 동의 없이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에서 정한 경우를 제외하고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에 의하여 발생하는 권리, 의무의 전부 또는 일부를 제3자에게 양도 또는 담보의 목적으로 제공하거나 기타 어떠한 처분행위도 할 수 없다.</w:t>
      </w:r>
    </w:p>
    <w:p w14:paraId="278FB764" w14:textId="77777777" w:rsidR="008750A4" w:rsidRPr="00B67590" w:rsidRDefault="008750A4" w:rsidP="008750A4">
      <w:pPr>
        <w:tabs>
          <w:tab w:val="left" w:pos="2940"/>
        </w:tabs>
        <w:wordWrap/>
        <w:adjustRightInd w:val="0"/>
        <w:spacing w:before="300" w:after="120" w:line="240" w:lineRule="exact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제10조 (</w:t>
      </w:r>
      <w:proofErr w:type="spellStart"/>
      <w:r w:rsidR="00806A5D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LG전자</w:t>
      </w: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의</w:t>
      </w:r>
      <w:proofErr w:type="spellEnd"/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 xml:space="preserve"> 보증)</w:t>
      </w:r>
    </w:p>
    <w:p w14:paraId="4F7B4328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1.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proofErr w:type="gramStart"/>
      <w:r w:rsidR="00E16799">
        <w:rPr>
          <w:rFonts w:ascii="바탕" w:eastAsia="바탕" w:hAnsi="바탕" w:cs="Arial"/>
          <w:sz w:val="18"/>
          <w:szCs w:val="18"/>
        </w:rPr>
        <w:t>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proofErr w:type="gramEnd"/>
      <w:r w:rsidRPr="00B67590">
        <w:rPr>
          <w:rFonts w:ascii="바탕" w:eastAsia="바탕" w:hAnsi="바탕" w:cs="Arial" w:hint="eastAsia"/>
          <w:sz w:val="18"/>
          <w:szCs w:val="18"/>
        </w:rPr>
        <w:t>거래서류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 명시된 기간 동안,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이 </w:t>
      </w:r>
      <w:r w:rsidR="00E16799">
        <w:rPr>
          <w:rFonts w:ascii="바탕" w:eastAsia="바탕" w:hAnsi="바탕" w:cs="Arial"/>
          <w:sz w:val="18"/>
          <w:szCs w:val="18"/>
        </w:rPr>
        <w:t>“LG전자”가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에게 제시한 사양, 명세와 일치함을 보증한다. 단,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에 대한 품질보증서가 별도로 있는 경우에는 그에 따른다.</w:t>
      </w:r>
    </w:p>
    <w:p w14:paraId="46CC287A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2. </w:t>
      </w:r>
      <w:r w:rsidR="00E16799">
        <w:rPr>
          <w:rFonts w:ascii="바탕" w:eastAsia="바탕" w:hAnsi="바탕" w:cs="Arial"/>
          <w:sz w:val="18"/>
          <w:szCs w:val="18"/>
        </w:rPr>
        <w:t>“LG전자”는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전항의 보증 이외에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 대하여 그 상품성, 특정목적에 대한 적합성,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계속적 작동 및 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무오류</w:t>
      </w:r>
      <w:proofErr w:type="spellEnd"/>
      <w:r w:rsidRPr="00B67590">
        <w:rPr>
          <w:rFonts w:ascii="바탕" w:eastAsia="바탕" w:hAnsi="바탕" w:cs="Arial" w:hint="eastAsia"/>
          <w:sz w:val="18"/>
          <w:szCs w:val="18"/>
        </w:rPr>
        <w:t xml:space="preserve"> 등 기타 사항에 관하여 어떠한 보증도 하지 아니한다. </w:t>
      </w:r>
    </w:p>
    <w:p w14:paraId="2139AD15" w14:textId="77777777" w:rsidR="008750A4" w:rsidRPr="00B67590" w:rsidRDefault="008750A4" w:rsidP="008750A4">
      <w:pPr>
        <w:tabs>
          <w:tab w:val="left" w:pos="2940"/>
        </w:tabs>
        <w:wordWrap/>
        <w:adjustRightInd w:val="0"/>
        <w:spacing w:before="300" w:after="120" w:line="240" w:lineRule="exact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/>
          <w:b/>
          <w:bCs/>
          <w:sz w:val="18"/>
          <w:szCs w:val="18"/>
          <w:lang w:val="ko-KR"/>
        </w:rPr>
        <w:t>제</w:t>
      </w: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11</w:t>
      </w:r>
      <w:r w:rsidRPr="00B67590">
        <w:rPr>
          <w:rFonts w:ascii="바탕" w:eastAsia="바탕" w:hAnsi="바탕" w:cs="Arial"/>
          <w:b/>
          <w:bCs/>
          <w:sz w:val="18"/>
          <w:szCs w:val="18"/>
          <w:lang w:val="ko-KR"/>
        </w:rPr>
        <w:t>조 (</w:t>
      </w: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보증위반에 대한 구제책</w:t>
      </w:r>
      <w:r w:rsidRPr="00B67590">
        <w:rPr>
          <w:rFonts w:ascii="바탕" w:eastAsia="바탕" w:hAnsi="바탕" w:cs="Arial"/>
          <w:b/>
          <w:bCs/>
          <w:sz w:val="18"/>
          <w:szCs w:val="18"/>
          <w:lang w:val="ko-KR"/>
        </w:rPr>
        <w:t>)</w:t>
      </w:r>
    </w:p>
    <w:p w14:paraId="3CB1D386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/>
          <w:sz w:val="18"/>
          <w:szCs w:val="18"/>
        </w:rPr>
        <w:t xml:space="preserve">1. 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전조의 보증에 대한 위반이 발생한 경우, </w:t>
      </w:r>
      <w:r w:rsidR="00E16799">
        <w:rPr>
          <w:rFonts w:ascii="바탕" w:eastAsia="바탕" w:hAnsi="바탕" w:cs="Arial"/>
          <w:sz w:val="18"/>
          <w:szCs w:val="18"/>
        </w:rPr>
        <w:t>“LG전자”는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자신의 비용과 책임으로 자신의 선택에 따라, 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i</w:t>
      </w:r>
      <w:proofErr w:type="spellEnd"/>
      <w:r w:rsidRPr="00B67590">
        <w:rPr>
          <w:rFonts w:ascii="바탕" w:eastAsia="바탕" w:hAnsi="바탕" w:cs="Arial" w:hint="eastAsia"/>
          <w:sz w:val="18"/>
          <w:szCs w:val="18"/>
        </w:rPr>
        <w:t xml:space="preserve">)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을 수리해 주거나, ii)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을 교환해 주거나, iii)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을 회수하고 계약대금을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>에게 반환하여야 한다.</w:t>
      </w:r>
    </w:p>
    <w:p w14:paraId="0D0C8DCE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2. </w:t>
      </w:r>
      <w:r w:rsidR="00E16799">
        <w:rPr>
          <w:rFonts w:ascii="바탕" w:eastAsia="바탕" w:hAnsi="바탕" w:cs="Arial"/>
          <w:sz w:val="18"/>
          <w:szCs w:val="18"/>
        </w:rPr>
        <w:t>“LG전자”가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전조의 보증에 대한 위반과 관련하여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 대하여 부담하는 책임은 제1항에 명시된 것이 전부이며, 이는 보증과 관련된 모든 손해배상의무를 대신한다. </w:t>
      </w:r>
    </w:p>
    <w:p w14:paraId="35A8CE4F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3. </w:t>
      </w:r>
      <w:r w:rsidR="00E16799">
        <w:rPr>
          <w:rFonts w:ascii="바탕" w:eastAsia="바탕" w:hAnsi="바탕" w:cs="Arial"/>
          <w:sz w:val="18"/>
          <w:szCs w:val="18"/>
        </w:rPr>
        <w:t>“LG전자”는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전조의 보증에 대한 위반이 다음의 원인에 의하여 발생한 경우에는 책임을 지지 아니한다.</w:t>
      </w:r>
    </w:p>
    <w:p w14:paraId="27FF8890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가. </w:t>
      </w:r>
      <w:r w:rsidR="003F207C">
        <w:rPr>
          <w:rFonts w:ascii="바탕" w:eastAsia="바탕" w:hAnsi="바탕" w:cs="Arial"/>
          <w:sz w:val="18"/>
          <w:szCs w:val="18"/>
        </w:rPr>
        <w:t>“구매자”가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사전 서면동의 없이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을 임의로 변경하거나, 제품사양서, 품질보증서에 명시된 용도 또는 사용방법의 범위를 벗어나 사용한 경우</w:t>
      </w:r>
    </w:p>
    <w:p w14:paraId="1126CA51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나. </w:t>
      </w:r>
      <w:r w:rsidR="003F207C">
        <w:rPr>
          <w:rFonts w:ascii="바탕" w:eastAsia="바탕" w:hAnsi="바탕" w:cs="Arial"/>
          <w:sz w:val="18"/>
          <w:szCs w:val="18"/>
        </w:rPr>
        <w:t>“구매자”가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을 </w:t>
      </w:r>
      <w:r w:rsidR="00E16799">
        <w:rPr>
          <w:rFonts w:ascii="바탕" w:eastAsia="바탕" w:hAnsi="바탕" w:cs="Arial"/>
          <w:sz w:val="18"/>
          <w:szCs w:val="18"/>
        </w:rPr>
        <w:t>“LG전자”가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제공하지 아니한 제품이나 기술정보와 결합하여 사용함으로써 하자가 발생한 경우</w:t>
      </w:r>
    </w:p>
    <w:p w14:paraId="182C3C47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다.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지시 또는 </w:t>
      </w:r>
      <w:r w:rsidR="003F207C">
        <w:rPr>
          <w:rFonts w:ascii="바탕" w:eastAsia="바탕" w:hAnsi="바탕" w:cs="Arial"/>
          <w:sz w:val="18"/>
          <w:szCs w:val="18"/>
        </w:rPr>
        <w:t>“구매자”가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제공한 기술정보로 인하여 하자가 발생한 경우 </w:t>
      </w:r>
    </w:p>
    <w:p w14:paraId="741121C4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라.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식별표시를 임의로 제거하거나 훼손한 경우  </w:t>
      </w:r>
    </w:p>
    <w:p w14:paraId="50496253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마. 기타,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>의 귀책사유가 아닌 사유로 인하여 하자가 발생한 경우</w:t>
      </w:r>
    </w:p>
    <w:p w14:paraId="2A4DE963" w14:textId="77777777" w:rsidR="008750A4" w:rsidRPr="00B67590" w:rsidRDefault="008750A4" w:rsidP="008750A4">
      <w:pPr>
        <w:tabs>
          <w:tab w:val="left" w:pos="2940"/>
        </w:tabs>
        <w:wordWrap/>
        <w:adjustRightInd w:val="0"/>
        <w:spacing w:before="300" w:after="120" w:line="240" w:lineRule="exact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/>
          <w:b/>
          <w:bCs/>
          <w:sz w:val="18"/>
          <w:szCs w:val="18"/>
          <w:lang w:val="ko-KR"/>
        </w:rPr>
        <w:t>제</w:t>
      </w: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12</w:t>
      </w:r>
      <w:r w:rsidRPr="00B67590">
        <w:rPr>
          <w:rFonts w:ascii="바탕" w:eastAsia="바탕" w:hAnsi="바탕" w:cs="Arial"/>
          <w:b/>
          <w:bCs/>
          <w:sz w:val="18"/>
          <w:szCs w:val="18"/>
          <w:lang w:val="ko-KR"/>
        </w:rPr>
        <w:t>조 (면책)</w:t>
      </w:r>
    </w:p>
    <w:p w14:paraId="09FF4FA3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/>
          <w:sz w:val="18"/>
          <w:szCs w:val="18"/>
        </w:rPr>
        <w:t>1. “제품”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과 관련하여 제3자가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>에게 (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i</w:t>
      </w:r>
      <w:proofErr w:type="spellEnd"/>
      <w:r w:rsidRPr="00B67590">
        <w:rPr>
          <w:rFonts w:ascii="바탕" w:eastAsia="바탕" w:hAnsi="바탕" w:cs="Arial" w:hint="eastAsia"/>
          <w:sz w:val="18"/>
          <w:szCs w:val="18"/>
        </w:rPr>
        <w:t xml:space="preserve">) </w:t>
      </w:r>
      <w:r w:rsidRPr="00B67590">
        <w:rPr>
          <w:rFonts w:ascii="바탕" w:eastAsia="바탕" w:hAnsi="바탕" w:cs="Arial"/>
          <w:sz w:val="18"/>
          <w:szCs w:val="18"/>
        </w:rPr>
        <w:t>특허권, 저작권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, 상표권의 침해, (ii) 신체 상해(사망 포함), (iii) 유체동산, 부동산의 </w:t>
      </w:r>
      <w:r>
        <w:rPr>
          <w:rFonts w:ascii="바탕" w:eastAsia="바탕" w:hAnsi="바탕" w:cs="Arial" w:hint="eastAsia"/>
          <w:sz w:val="18"/>
          <w:szCs w:val="18"/>
        </w:rPr>
        <w:t>손해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 대한 주장이나 소송을 제기하는 경우, </w:t>
      </w:r>
      <w:r w:rsidR="00E16799">
        <w:rPr>
          <w:rFonts w:ascii="바탕" w:eastAsia="바탕" w:hAnsi="바탕" w:cs="Arial"/>
          <w:sz w:val="18"/>
          <w:szCs w:val="18"/>
        </w:rPr>
        <w:t>“LG전자”는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</w:t>
      </w:r>
      <w:r w:rsidR="003F207C">
        <w:rPr>
          <w:rFonts w:ascii="바탕" w:eastAsia="바탕" w:hAnsi="바탕" w:cs="Arial"/>
          <w:sz w:val="18"/>
          <w:szCs w:val="18"/>
        </w:rPr>
        <w:t>“구매자”가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다음 각호의 사항을 이행하는 것으로 조건으로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자신의 책임과 비용으로 위 주장 및 소송을 방어하고 해결하기로 하며, 그러한 침해 주장이나 소송에 대한 법원의 최종 결정 및 </w:t>
      </w:r>
      <w:r w:rsidR="00E16799">
        <w:rPr>
          <w:rFonts w:ascii="바탕" w:eastAsia="바탕" w:hAnsi="바탕" w:cs="Arial"/>
          <w:sz w:val="18"/>
          <w:szCs w:val="18"/>
        </w:rPr>
        <w:t>“LG전자”가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인정하는 화해 등에 따라 그 </w:t>
      </w:r>
      <w:r w:rsidRPr="00B67590">
        <w:rPr>
          <w:rFonts w:ascii="바탕" w:eastAsia="바탕" w:hAnsi="바탕" w:cs="Arial" w:hint="eastAsia"/>
          <w:sz w:val="18"/>
          <w:szCs w:val="18"/>
        </w:rPr>
        <w:lastRenderedPageBreak/>
        <w:t xml:space="preserve">비용 및 손해를 부담한다. </w:t>
      </w:r>
    </w:p>
    <w:p w14:paraId="229EDD6F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가. 침해 주장을 받은 즉시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>에게 그 사실을 서면으로 통지할 것</w:t>
      </w:r>
    </w:p>
    <w:p w14:paraId="43A1AE29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나.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>에게 방어와 화해교섭을 위한 모든 권한을 위임할 것</w:t>
      </w:r>
    </w:p>
    <w:p w14:paraId="2CA335A2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다.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>에게 방어와 화해교섭을 위하여 필요한 모든 정보를 제공하고 이에 적극적으로 협조할 것</w:t>
      </w:r>
    </w:p>
    <w:p w14:paraId="0C4D606C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2. </w:t>
      </w:r>
      <w:r w:rsidR="00E16799">
        <w:rPr>
          <w:rFonts w:ascii="바탕" w:eastAsia="바탕" w:hAnsi="바탕" w:cs="Arial"/>
          <w:sz w:val="18"/>
          <w:szCs w:val="18"/>
        </w:rPr>
        <w:t>“LG전자”가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제3자의 제1항의 권리 침해 주장이나 소송에 대하여 부담하는 책임은 제1항에 명시된 것이 전부이며, 이와 관련된 모든 손해배상의무를 대신한다.</w:t>
      </w:r>
    </w:p>
    <w:p w14:paraId="0F78B72D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3. </w:t>
      </w:r>
      <w:r w:rsidR="00E16799">
        <w:rPr>
          <w:rFonts w:ascii="바탕" w:eastAsia="바탕" w:hAnsi="바탕" w:cs="Arial"/>
          <w:sz w:val="18"/>
          <w:szCs w:val="18"/>
        </w:rPr>
        <w:t>“LG전자”는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제3자의 제1항의 권리 침해 주장이나 소송이 다음의 원인에 의하여 제기된 경우에는 책임을 지지 아니한다.</w:t>
      </w:r>
    </w:p>
    <w:p w14:paraId="2517E5B5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가. </w:t>
      </w:r>
      <w:r w:rsidR="003F207C">
        <w:rPr>
          <w:rFonts w:ascii="바탕" w:eastAsia="바탕" w:hAnsi="바탕" w:cs="Arial"/>
          <w:sz w:val="18"/>
          <w:szCs w:val="18"/>
        </w:rPr>
        <w:t>“구매자”가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사전 서면 동의 없이 </w:t>
      </w:r>
      <w:r w:rsidRPr="00B67590">
        <w:rPr>
          <w:rFonts w:ascii="바탕" w:eastAsia="바탕" w:hAnsi="바탕" w:cs="Arial"/>
          <w:sz w:val="18"/>
          <w:szCs w:val="18"/>
        </w:rPr>
        <w:t>“제품”</w:t>
      </w:r>
      <w:r w:rsidRPr="00B67590">
        <w:rPr>
          <w:rFonts w:ascii="바탕" w:eastAsia="바탕" w:hAnsi="바탕" w:cs="Arial" w:hint="eastAsia"/>
          <w:sz w:val="18"/>
          <w:szCs w:val="18"/>
        </w:rPr>
        <w:t>을 임의로 변경하거나, 제품사양서, 품질보증서에 명시된 용도의 범위를 벗어나 사용한 경우</w:t>
      </w:r>
    </w:p>
    <w:p w14:paraId="20D4189D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나. </w:t>
      </w:r>
      <w:r w:rsidR="003F207C">
        <w:rPr>
          <w:rFonts w:ascii="바탕" w:eastAsia="바탕" w:hAnsi="바탕" w:cs="Arial"/>
          <w:sz w:val="18"/>
          <w:szCs w:val="18"/>
        </w:rPr>
        <w:t>“구매자”가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을 </w:t>
      </w:r>
      <w:r w:rsidR="00E16799">
        <w:rPr>
          <w:rFonts w:ascii="바탕" w:eastAsia="바탕" w:hAnsi="바탕" w:cs="Arial"/>
          <w:sz w:val="18"/>
          <w:szCs w:val="18"/>
        </w:rPr>
        <w:t>“LG전자”가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제공하지 아니한 제품이나 기술정보와 결합하여 사용함으로써 침해 주장이나 소송이 제기된 경우</w:t>
      </w:r>
    </w:p>
    <w:p w14:paraId="03C0F9EF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다. 침해 주장이나 소송이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지시 또는 </w:t>
      </w:r>
      <w:r w:rsidR="003F207C">
        <w:rPr>
          <w:rFonts w:ascii="바탕" w:eastAsia="바탕" w:hAnsi="바탕" w:cs="Arial"/>
          <w:sz w:val="18"/>
          <w:szCs w:val="18"/>
        </w:rPr>
        <w:t>“구매자”가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제공한 기술정보에 따른 부분과 관련하여 제기 된 경우 </w:t>
      </w:r>
    </w:p>
    <w:p w14:paraId="1D40F076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라. 침해 주장이나 소송이 기타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>의 귀책사유가 아닌 사유를 원인으로 하여 제기된 경우</w:t>
      </w:r>
    </w:p>
    <w:p w14:paraId="5F559FE7" w14:textId="77777777" w:rsidR="008750A4" w:rsidRPr="00B67590" w:rsidRDefault="008750A4" w:rsidP="008750A4">
      <w:pPr>
        <w:tabs>
          <w:tab w:val="left" w:pos="2940"/>
        </w:tabs>
        <w:wordWrap/>
        <w:adjustRightInd w:val="0"/>
        <w:spacing w:before="300" w:after="120" w:line="240" w:lineRule="exact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bookmarkStart w:id="362" w:name="_Hlk193207230"/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제13조</w:t>
      </w:r>
      <w:r w:rsidRPr="00B67590">
        <w:rPr>
          <w:rFonts w:ascii="바탕" w:eastAsia="바탕" w:hAnsi="바탕" w:cs="Arial"/>
          <w:b/>
          <w:bCs/>
          <w:sz w:val="18"/>
          <w:szCs w:val="18"/>
          <w:lang w:val="ko-KR"/>
        </w:rPr>
        <w:t xml:space="preserve"> (</w:t>
      </w: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책임제한</w:t>
      </w:r>
      <w:r w:rsidRPr="00B67590">
        <w:rPr>
          <w:rFonts w:ascii="바탕" w:eastAsia="바탕" w:hAnsi="바탕" w:cs="Arial"/>
          <w:b/>
          <w:bCs/>
          <w:sz w:val="18"/>
          <w:szCs w:val="18"/>
          <w:lang w:val="ko-KR"/>
        </w:rPr>
        <w:t>)</w:t>
      </w:r>
    </w:p>
    <w:p w14:paraId="72E4543B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1.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과 관련하여,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면책, 채무불이행이나 불법행위 및 기타 사유를 불문하고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에게 손해가 발생하고, </w:t>
      </w:r>
      <w:r w:rsidR="00E16799">
        <w:rPr>
          <w:rFonts w:ascii="바탕" w:eastAsia="바탕" w:hAnsi="바탕" w:cs="Arial"/>
          <w:sz w:val="18"/>
          <w:szCs w:val="18"/>
        </w:rPr>
        <w:t>“LG전자”가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그 손해를 배상할 의무가 있는 경우, </w:t>
      </w:r>
      <w:r w:rsidR="00E16799">
        <w:rPr>
          <w:rFonts w:ascii="바탕" w:eastAsia="바탕" w:hAnsi="바탕" w:cs="Arial"/>
          <w:sz w:val="18"/>
          <w:szCs w:val="18"/>
        </w:rPr>
        <w:t>“LG전자”는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직접적 실손해에 대해서는 청구의 원인이 되는 대상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해당 대금을 한도로 배상할 책임이 </w:t>
      </w:r>
      <w:r>
        <w:rPr>
          <w:rFonts w:ascii="바탕" w:eastAsia="바탕" w:hAnsi="바탕" w:cs="Arial" w:hint="eastAsia"/>
          <w:sz w:val="18"/>
          <w:szCs w:val="18"/>
        </w:rPr>
        <w:t xml:space="preserve">있다. </w:t>
      </w:r>
      <w:r w:rsidRPr="00301B6C">
        <w:rPr>
          <w:rFonts w:ascii="바탕" w:eastAsia="바탕" w:hAnsi="바탕" w:cs="Arial" w:hint="eastAsia"/>
          <w:sz w:val="18"/>
          <w:szCs w:val="18"/>
        </w:rPr>
        <w:t xml:space="preserve">이러한 배상범위는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301B6C">
        <w:rPr>
          <w:rFonts w:ascii="바탕" w:eastAsia="바탕" w:hAnsi="바탕" w:cs="Arial" w:hint="eastAsia"/>
          <w:sz w:val="18"/>
          <w:szCs w:val="18"/>
        </w:rPr>
        <w:t xml:space="preserve">의 상기 12조에 따른 의무에는 적용되지 않는다. 어떠한 경우라도 </w:t>
      </w:r>
      <w:r w:rsidR="00E16799">
        <w:rPr>
          <w:rFonts w:ascii="바탕" w:eastAsia="바탕" w:hAnsi="바탕" w:cs="Arial"/>
          <w:sz w:val="18"/>
          <w:szCs w:val="18"/>
        </w:rPr>
        <w:t>“LG전자”는</w:t>
      </w:r>
      <w:r>
        <w:rPr>
          <w:rFonts w:ascii="바탕" w:eastAsia="바탕" w:hAnsi="바탕" w:cs="Arial" w:hint="eastAsia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그 발생가능성을 알고 있었거나 이를 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통보받은</w:t>
      </w:r>
      <w:proofErr w:type="spellEnd"/>
      <w:r w:rsidRPr="00B67590">
        <w:rPr>
          <w:rFonts w:ascii="바탕" w:eastAsia="바탕" w:hAnsi="바탕" w:cs="Arial" w:hint="eastAsia"/>
          <w:sz w:val="18"/>
          <w:szCs w:val="18"/>
        </w:rPr>
        <w:t xml:space="preserve"> 경우에도 다음의 손해에 대하여는 책임을 지지 아니한다. </w:t>
      </w:r>
    </w:p>
    <w:p w14:paraId="3C804A2E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>가. 기록, 데이터의 분실이나 손상</w:t>
      </w:r>
    </w:p>
    <w:p w14:paraId="20AA8C2C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>나. 특별손해, 부수손해, 간접손해 기타 경제적인 결과적 손해</w:t>
      </w:r>
    </w:p>
    <w:p w14:paraId="49D03612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>다. 기대이익, 영업기회, 매출, 비용절감 등의 미실현으로 인한 손실 또는 brand image 훼손 등 영업권에 대한 손실</w:t>
      </w:r>
    </w:p>
    <w:p w14:paraId="53B73252" w14:textId="77777777" w:rsidR="008750A4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2. </w:t>
      </w:r>
      <w:r>
        <w:rPr>
          <w:rFonts w:ascii="바탕" w:eastAsia="바탕" w:hAnsi="바탕" w:cs="Arial" w:hint="eastAsia"/>
          <w:sz w:val="18"/>
          <w:szCs w:val="18"/>
        </w:rPr>
        <w:t xml:space="preserve"> </w:t>
      </w:r>
      <w:r w:rsidR="00E16799">
        <w:rPr>
          <w:rFonts w:ascii="바탕" w:eastAsia="바탕" w:hAnsi="바탕" w:cs="Arial"/>
          <w:sz w:val="18"/>
          <w:szCs w:val="18"/>
        </w:rPr>
        <w:t>“LG전자”는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신체상해(사망포함), 유체</w:t>
      </w:r>
      <w:r>
        <w:rPr>
          <w:rFonts w:ascii="바탕" w:eastAsia="바탕" w:hAnsi="바탕" w:cs="Arial" w:hint="eastAsia"/>
          <w:sz w:val="18"/>
          <w:szCs w:val="18"/>
        </w:rPr>
        <w:t xml:space="preserve"> 동산, 부동산</w:t>
      </w:r>
      <w:r w:rsidRPr="00B67590">
        <w:rPr>
          <w:rFonts w:ascii="바탕" w:eastAsia="바탕" w:hAnsi="바탕" w:cs="Arial" w:hint="eastAsia"/>
          <w:sz w:val="18"/>
          <w:szCs w:val="18"/>
        </w:rPr>
        <w:t>의 손해 및 특허권, 저작권, 상표권의 침해에 따른 배상청구를 제외하고, 제3자의 상대방에 대한 어떠한 청구에 대하여도 책임을 지지 않는다.</w:t>
      </w:r>
    </w:p>
    <w:bookmarkEnd w:id="362"/>
    <w:p w14:paraId="36124F34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</w:p>
    <w:p w14:paraId="77754871" w14:textId="77777777" w:rsidR="008750A4" w:rsidRDefault="008750A4" w:rsidP="008750A4">
      <w:pPr>
        <w:wordWrap/>
        <w:adjustRightInd w:val="0"/>
        <w:spacing w:line="240" w:lineRule="exact"/>
        <w:ind w:left="227" w:hanging="227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제1</w:t>
      </w:r>
      <w:r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4</w:t>
      </w: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조</w:t>
      </w:r>
      <w:r w:rsidRPr="00B67590">
        <w:rPr>
          <w:rFonts w:ascii="바탕" w:eastAsia="바탕" w:hAnsi="바탕" w:cs="Arial"/>
          <w:b/>
          <w:bCs/>
          <w:sz w:val="18"/>
          <w:szCs w:val="18"/>
          <w:lang w:val="ko-KR"/>
        </w:rPr>
        <w:t xml:space="preserve"> (</w:t>
      </w: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 xml:space="preserve">계약의 </w:t>
      </w:r>
      <w:proofErr w:type="spellStart"/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해제∙해지</w:t>
      </w:r>
      <w:proofErr w:type="spellEnd"/>
      <w:r w:rsidRPr="00B67590">
        <w:rPr>
          <w:rFonts w:ascii="바탕" w:eastAsia="바탕" w:hAnsi="바탕" w:cs="Arial"/>
          <w:b/>
          <w:bCs/>
          <w:sz w:val="18"/>
          <w:szCs w:val="18"/>
          <w:lang w:val="ko-KR"/>
        </w:rPr>
        <w:t>)</w:t>
      </w:r>
    </w:p>
    <w:p w14:paraId="69690CFC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b/>
          <w:bCs/>
          <w:sz w:val="18"/>
          <w:szCs w:val="18"/>
          <w:lang w:val="ko-KR"/>
        </w:rPr>
      </w:pPr>
    </w:p>
    <w:p w14:paraId="7E241C26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1.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또는 </w:t>
      </w:r>
      <w:r w:rsidR="003F207C">
        <w:rPr>
          <w:rFonts w:ascii="바탕" w:eastAsia="바탕" w:hAnsi="바탕" w:cs="Arial"/>
          <w:sz w:val="18"/>
          <w:szCs w:val="18"/>
        </w:rPr>
        <w:t>“구매자”는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상대방이 다음 각 호의 사유에 해당하는 경우 별도의 최고 없이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의 전부 또는 일부를 해제 또는 해지할 수 있다.</w:t>
      </w:r>
    </w:p>
    <w:p w14:paraId="4A58E0A1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>가. 자신이 발행한 어음 또는 수표가 부도 처리된 경우 또는 금융기관으로부터 거래정지처분을 받았을 경우</w:t>
      </w:r>
    </w:p>
    <w:p w14:paraId="4EAE6005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>나</w:t>
      </w:r>
      <w:r w:rsidRPr="00B67590">
        <w:rPr>
          <w:rFonts w:ascii="바탕" w:eastAsia="바탕" w:hAnsi="바탕" w:cs="Arial"/>
          <w:sz w:val="18"/>
          <w:szCs w:val="18"/>
        </w:rPr>
        <w:t xml:space="preserve">. </w:t>
      </w:r>
      <w:r w:rsidRPr="00B67590">
        <w:rPr>
          <w:rFonts w:ascii="바탕" w:eastAsia="바탕" w:hAnsi="바탕" w:cs="Arial" w:hint="eastAsia"/>
          <w:sz w:val="18"/>
          <w:szCs w:val="18"/>
        </w:rPr>
        <w:t>해당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감독관청으로부터</w:t>
      </w:r>
      <w:proofErr w:type="spellEnd"/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영업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취소</w:t>
      </w:r>
      <w:r w:rsidRPr="00B67590">
        <w:rPr>
          <w:rFonts w:ascii="바탕" w:eastAsia="바탕" w:hAnsi="바탕" w:cs="Arial"/>
          <w:sz w:val="18"/>
          <w:szCs w:val="18"/>
        </w:rPr>
        <w:t>∙</w:t>
      </w:r>
      <w:r w:rsidRPr="00B67590">
        <w:rPr>
          <w:rFonts w:ascii="바탕" w:eastAsia="바탕" w:hAnsi="바탕" w:cs="Arial" w:hint="eastAsia"/>
          <w:sz w:val="18"/>
          <w:szCs w:val="18"/>
        </w:rPr>
        <w:t>정지</w:t>
      </w:r>
      <w:r w:rsidRPr="00B67590">
        <w:rPr>
          <w:rFonts w:ascii="바탕" w:eastAsia="바탕" w:hAnsi="바탕" w:cs="Arial"/>
          <w:sz w:val="18"/>
          <w:szCs w:val="18"/>
        </w:rPr>
        <w:t xml:space="preserve">, </w:t>
      </w:r>
      <w:r w:rsidRPr="00B67590">
        <w:rPr>
          <w:rFonts w:ascii="바탕" w:eastAsia="바탕" w:hAnsi="바탕" w:cs="Arial" w:hint="eastAsia"/>
          <w:sz w:val="18"/>
          <w:szCs w:val="18"/>
        </w:rPr>
        <w:t>해산명령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등의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처분을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받았을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경우</w:t>
      </w:r>
    </w:p>
    <w:p w14:paraId="12A6905D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다. 보전처분 및 강제집행의 신청을 당하여 계약의 이행이 곤란하다고 판단되는 경우 또는 도산의 신청을 당하거나 스스로 신청한 경우 </w:t>
      </w:r>
    </w:p>
    <w:p w14:paraId="1AFCEC85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라. 어느 일방이 계약에 따른 의무를 위반한 경우, 상대방이 시정 또는 이행을 최고하고 그 때로부터 7일 이내에 그 위반사항이 시정되지 않은 경우 </w:t>
      </w:r>
    </w:p>
    <w:p w14:paraId="740A6EA6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2. </w:t>
      </w:r>
      <w:r w:rsidR="00E16799">
        <w:rPr>
          <w:rFonts w:ascii="바탕" w:eastAsia="바탕" w:hAnsi="바탕" w:cs="Arial"/>
          <w:sz w:val="18"/>
          <w:szCs w:val="18"/>
        </w:rPr>
        <w:t>“LG전자”는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</w:t>
      </w:r>
      <w:r w:rsidR="003F207C">
        <w:rPr>
          <w:rFonts w:ascii="바탕" w:eastAsia="바탕" w:hAnsi="바탕" w:cs="Arial"/>
          <w:sz w:val="18"/>
          <w:szCs w:val="18"/>
        </w:rPr>
        <w:t>“구매자”가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다음 각 호의 사유에 해당하는 경우 별도의 최고 없이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의 전부 또는 일부를 해제 또는 해지할 수 있다.</w:t>
      </w:r>
    </w:p>
    <w:p w14:paraId="4F43C952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가. </w:t>
      </w:r>
      <w:r w:rsidR="003F207C">
        <w:rPr>
          <w:rFonts w:ascii="바탕" w:eastAsia="바탕" w:hAnsi="바탕" w:cs="Arial"/>
          <w:sz w:val="18"/>
          <w:szCs w:val="18"/>
        </w:rPr>
        <w:t>“구매자”가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제1</w:t>
      </w:r>
      <w:r>
        <w:rPr>
          <w:rFonts w:ascii="바탕" w:eastAsia="바탕" w:hAnsi="바탕" w:cs="Arial" w:hint="eastAsia"/>
          <w:sz w:val="18"/>
          <w:szCs w:val="18"/>
        </w:rPr>
        <w:t>6</w:t>
      </w:r>
      <w:r w:rsidRPr="00B67590">
        <w:rPr>
          <w:rFonts w:ascii="바탕" w:eastAsia="바탕" w:hAnsi="바탕" w:cs="Arial" w:hint="eastAsia"/>
          <w:sz w:val="18"/>
          <w:szCs w:val="18"/>
        </w:rPr>
        <w:t>조에서 정한 공정의무를 위반한 경우</w:t>
      </w:r>
    </w:p>
    <w:p w14:paraId="768F21BB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나.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또는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임직원 등이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과 관련하여 뇌물수수 등 불법 또는 부정행위를 하거나,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명예를 심각하게 훼손하는 행위를 한 경우 </w:t>
      </w:r>
    </w:p>
    <w:p w14:paraId="6C0E060E" w14:textId="77777777" w:rsidR="008750A4" w:rsidRPr="00B67590" w:rsidRDefault="008750A4" w:rsidP="008750A4">
      <w:pPr>
        <w:wordWrap/>
        <w:adjustRightInd w:val="0"/>
        <w:spacing w:line="240" w:lineRule="exact"/>
        <w:ind w:leftChars="100" w:left="540" w:hanging="340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다. </w:t>
      </w:r>
      <w:r w:rsidR="003F207C">
        <w:rPr>
          <w:rFonts w:ascii="바탕" w:eastAsia="바탕" w:hAnsi="바탕" w:cs="Arial"/>
          <w:sz w:val="18"/>
          <w:szCs w:val="18"/>
        </w:rPr>
        <w:t>“구매자”가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구매목적과 달리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을 시장에 유통시켜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>의 가격, 판매, 유통, 영업, 광고, 서비스 정책 등을 교란시킨 경우</w:t>
      </w:r>
    </w:p>
    <w:p w14:paraId="710B427D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3.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이 해제된 경우, </w:t>
      </w:r>
      <w:r w:rsidR="003F207C">
        <w:rPr>
          <w:rFonts w:ascii="바탕" w:eastAsia="바탕" w:hAnsi="바탕" w:cs="Arial"/>
          <w:sz w:val="18"/>
          <w:szCs w:val="18"/>
        </w:rPr>
        <w:t>“구매자”는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에게 당해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제품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을 정상적인 사용 및 판매가 가능한 상태로 회복하여 반환하여야 한다. </w:t>
      </w:r>
    </w:p>
    <w:p w14:paraId="5802BBE8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Arial" w:eastAsia="바탕" w:hAnsi="Arial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4.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귀책사유로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이 해제된 경우, </w:t>
      </w:r>
      <w:r w:rsidR="003F207C">
        <w:rPr>
          <w:rFonts w:ascii="바탕" w:eastAsia="바탕" w:hAnsi="바탕" w:cs="Arial"/>
          <w:sz w:val="18"/>
          <w:szCs w:val="18"/>
        </w:rPr>
        <w:t>“구매자”는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(</w:t>
      </w:r>
      <w:proofErr w:type="spellStart"/>
      <w:r w:rsidRPr="00B67590">
        <w:rPr>
          <w:rFonts w:ascii="Arial" w:eastAsia="바탕" w:hAnsi="Arial" w:cs="Arial" w:hint="eastAsia"/>
          <w:sz w:val="18"/>
          <w:szCs w:val="18"/>
        </w:rPr>
        <w:t>i</w:t>
      </w:r>
      <w:proofErr w:type="spellEnd"/>
      <w:r w:rsidRPr="00B67590">
        <w:rPr>
          <w:rFonts w:ascii="Arial" w:eastAsia="바탕" w:hAnsi="Arial" w:cs="Arial" w:hint="eastAsia"/>
          <w:sz w:val="18"/>
          <w:szCs w:val="18"/>
        </w:rPr>
        <w:t xml:space="preserve">) </w:t>
      </w:r>
      <w:r w:rsidRPr="00B67590">
        <w:rPr>
          <w:rFonts w:ascii="Arial" w:eastAsia="바탕" w:hAnsi="Arial" w:cs="Arial"/>
          <w:sz w:val="18"/>
          <w:szCs w:val="18"/>
        </w:rPr>
        <w:t>“</w:t>
      </w:r>
      <w:r w:rsidRPr="00B67590">
        <w:rPr>
          <w:rFonts w:ascii="Arial" w:eastAsia="바탕" w:hAnsi="Arial" w:cs="Arial" w:hint="eastAsia"/>
          <w:sz w:val="18"/>
          <w:szCs w:val="18"/>
        </w:rPr>
        <w:t>제품</w:t>
      </w:r>
      <w:r w:rsidRPr="00B67590">
        <w:rPr>
          <w:rFonts w:ascii="Arial" w:eastAsia="바탕" w:hAnsi="Arial" w:cs="Arial"/>
          <w:sz w:val="18"/>
          <w:szCs w:val="18"/>
        </w:rPr>
        <w:t>”</w:t>
      </w:r>
      <w:r w:rsidRPr="00B67590">
        <w:rPr>
          <w:rFonts w:ascii="Arial" w:eastAsia="바탕" w:hAnsi="Arial" w:cs="Arial" w:hint="eastAsia"/>
          <w:sz w:val="18"/>
          <w:szCs w:val="18"/>
        </w:rPr>
        <w:t>이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="00E16799">
        <w:rPr>
          <w:rFonts w:ascii="Arial" w:eastAsia="바탕" w:hAnsi="Arial" w:cs="Arial"/>
          <w:sz w:val="18"/>
          <w:szCs w:val="18"/>
        </w:rPr>
        <w:t>“</w:t>
      </w:r>
      <w:r w:rsidR="00E16799">
        <w:rPr>
          <w:rFonts w:ascii="Arial" w:eastAsia="바탕" w:hAnsi="Arial" w:cs="Arial"/>
          <w:sz w:val="18"/>
          <w:szCs w:val="18"/>
        </w:rPr>
        <w:t>구매자</w:t>
      </w:r>
      <w:r w:rsidR="00E16799">
        <w:rPr>
          <w:rFonts w:ascii="Arial" w:eastAsia="바탕" w:hAnsi="Arial" w:cs="Arial"/>
          <w:sz w:val="18"/>
          <w:szCs w:val="18"/>
        </w:rPr>
        <w:t>”</w:t>
      </w:r>
      <w:r w:rsidRPr="00B67590">
        <w:rPr>
          <w:rFonts w:ascii="Arial" w:eastAsia="바탕" w:hAnsi="Arial" w:cs="Arial" w:hint="eastAsia"/>
          <w:sz w:val="18"/>
          <w:szCs w:val="18"/>
        </w:rPr>
        <w:t>에게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인도된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경우라면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, </w:t>
      </w:r>
      <w:r w:rsidR="00E16799">
        <w:rPr>
          <w:rFonts w:ascii="Arial" w:eastAsia="바탕" w:hAnsi="Arial" w:cs="Arial"/>
          <w:sz w:val="18"/>
          <w:szCs w:val="18"/>
        </w:rPr>
        <w:t>“LG</w:t>
      </w:r>
      <w:r w:rsidR="00E16799">
        <w:rPr>
          <w:rFonts w:ascii="Arial" w:eastAsia="바탕" w:hAnsi="Arial" w:cs="Arial"/>
          <w:sz w:val="18"/>
          <w:szCs w:val="18"/>
        </w:rPr>
        <w:t>전자</w:t>
      </w:r>
      <w:r w:rsidR="00E16799">
        <w:rPr>
          <w:rFonts w:ascii="Arial" w:eastAsia="바탕" w:hAnsi="Arial" w:cs="Arial"/>
          <w:sz w:val="18"/>
          <w:szCs w:val="18"/>
        </w:rPr>
        <w:t>”</w:t>
      </w:r>
      <w:r w:rsidR="00E16799">
        <w:rPr>
          <w:rFonts w:ascii="Arial" w:eastAsia="바탕" w:hAnsi="Arial" w:cs="Arial"/>
          <w:sz w:val="18"/>
          <w:szCs w:val="18"/>
        </w:rPr>
        <w:t>가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/>
          <w:sz w:val="18"/>
          <w:szCs w:val="18"/>
        </w:rPr>
        <w:t>“</w:t>
      </w:r>
      <w:r w:rsidRPr="00B67590">
        <w:rPr>
          <w:rFonts w:ascii="Arial" w:eastAsia="바탕" w:hAnsi="Arial" w:cs="Arial" w:hint="eastAsia"/>
          <w:sz w:val="18"/>
          <w:szCs w:val="18"/>
        </w:rPr>
        <w:t>제품</w:t>
      </w:r>
      <w:r w:rsidRPr="00B67590">
        <w:rPr>
          <w:rFonts w:ascii="Arial" w:eastAsia="바탕" w:hAnsi="Arial" w:cs="Arial"/>
          <w:sz w:val="18"/>
          <w:szCs w:val="18"/>
        </w:rPr>
        <w:t>”</w:t>
      </w:r>
      <w:r w:rsidRPr="00B67590">
        <w:rPr>
          <w:rFonts w:ascii="Arial" w:eastAsia="바탕" w:hAnsi="Arial" w:cs="Arial" w:hint="eastAsia"/>
          <w:sz w:val="18"/>
          <w:szCs w:val="18"/>
        </w:rPr>
        <w:t>을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반환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받아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제</w:t>
      </w:r>
      <w:r w:rsidRPr="00B67590">
        <w:rPr>
          <w:rFonts w:ascii="Arial" w:eastAsia="바탕" w:hAnsi="Arial" w:cs="Arial" w:hint="eastAsia"/>
          <w:sz w:val="18"/>
          <w:szCs w:val="18"/>
        </w:rPr>
        <w:t>3</w:t>
      </w:r>
      <w:r w:rsidRPr="00B67590">
        <w:rPr>
          <w:rFonts w:ascii="Arial" w:eastAsia="바탕" w:hAnsi="Arial" w:cs="Arial" w:hint="eastAsia"/>
          <w:sz w:val="18"/>
          <w:szCs w:val="18"/>
        </w:rPr>
        <w:t>자에게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처분한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가액</w:t>
      </w:r>
      <w:r w:rsidRPr="00B67590">
        <w:rPr>
          <w:rFonts w:ascii="Arial" w:eastAsia="바탕" w:hAnsi="Arial" w:cs="Arial" w:hint="eastAsia"/>
          <w:sz w:val="18"/>
          <w:szCs w:val="18"/>
        </w:rPr>
        <w:t>(</w:t>
      </w:r>
      <w:r w:rsidRPr="00B67590">
        <w:rPr>
          <w:rFonts w:ascii="Arial" w:eastAsia="바탕" w:hAnsi="Arial" w:cs="Arial" w:hint="eastAsia"/>
          <w:sz w:val="18"/>
          <w:szCs w:val="18"/>
        </w:rPr>
        <w:t>계약대금보다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낮은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금액인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경우</w:t>
      </w:r>
      <w:r w:rsidRPr="00B67590">
        <w:rPr>
          <w:rFonts w:ascii="Arial" w:eastAsia="바탕" w:hAnsi="Arial" w:cs="Arial" w:hint="eastAsia"/>
          <w:sz w:val="18"/>
          <w:szCs w:val="18"/>
        </w:rPr>
        <w:t>)</w:t>
      </w:r>
      <w:r w:rsidRPr="00B67590">
        <w:rPr>
          <w:rFonts w:ascii="Arial" w:eastAsia="바탕" w:hAnsi="Arial" w:cs="Arial" w:hint="eastAsia"/>
          <w:sz w:val="18"/>
          <w:szCs w:val="18"/>
        </w:rPr>
        <w:t>과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계약대금의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차액을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, (ii) </w:t>
      </w:r>
      <w:r w:rsidRPr="00B67590">
        <w:rPr>
          <w:rFonts w:ascii="Arial" w:eastAsia="바탕" w:hAnsi="Arial" w:cs="Arial"/>
          <w:sz w:val="18"/>
          <w:szCs w:val="18"/>
        </w:rPr>
        <w:t>“</w:t>
      </w:r>
      <w:r w:rsidRPr="00B67590">
        <w:rPr>
          <w:rFonts w:ascii="Arial" w:eastAsia="바탕" w:hAnsi="Arial" w:cs="Arial" w:hint="eastAsia"/>
          <w:sz w:val="18"/>
          <w:szCs w:val="18"/>
        </w:rPr>
        <w:t>제품</w:t>
      </w:r>
      <w:r w:rsidRPr="00B67590">
        <w:rPr>
          <w:rFonts w:ascii="Arial" w:eastAsia="바탕" w:hAnsi="Arial" w:cs="Arial"/>
          <w:sz w:val="18"/>
          <w:szCs w:val="18"/>
        </w:rPr>
        <w:t>”</w:t>
      </w:r>
      <w:r w:rsidRPr="00B67590">
        <w:rPr>
          <w:rFonts w:ascii="Arial" w:eastAsia="바탕" w:hAnsi="Arial" w:cs="Arial" w:hint="eastAsia"/>
          <w:sz w:val="18"/>
          <w:szCs w:val="18"/>
        </w:rPr>
        <w:t>이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="00E16799">
        <w:rPr>
          <w:rFonts w:ascii="Arial" w:eastAsia="바탕" w:hAnsi="Arial" w:cs="Arial"/>
          <w:sz w:val="18"/>
          <w:szCs w:val="18"/>
        </w:rPr>
        <w:t>“</w:t>
      </w:r>
      <w:r w:rsidR="00E16799">
        <w:rPr>
          <w:rFonts w:ascii="Arial" w:eastAsia="바탕" w:hAnsi="Arial" w:cs="Arial"/>
          <w:sz w:val="18"/>
          <w:szCs w:val="18"/>
        </w:rPr>
        <w:t>구매자</w:t>
      </w:r>
      <w:r w:rsidR="00E16799">
        <w:rPr>
          <w:rFonts w:ascii="Arial" w:eastAsia="바탕" w:hAnsi="Arial" w:cs="Arial"/>
          <w:sz w:val="18"/>
          <w:szCs w:val="18"/>
        </w:rPr>
        <w:t>”</w:t>
      </w:r>
      <w:r w:rsidRPr="00B67590">
        <w:rPr>
          <w:rFonts w:ascii="Arial" w:eastAsia="바탕" w:hAnsi="Arial" w:cs="Arial" w:hint="eastAsia"/>
          <w:sz w:val="18"/>
          <w:szCs w:val="18"/>
        </w:rPr>
        <w:t>에게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인도되지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않은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경우라면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="00E16799">
        <w:rPr>
          <w:rFonts w:ascii="Arial" w:eastAsia="바탕" w:hAnsi="Arial" w:cs="Arial"/>
          <w:sz w:val="18"/>
          <w:szCs w:val="18"/>
        </w:rPr>
        <w:t>“LG</w:t>
      </w:r>
      <w:r w:rsidR="00E16799">
        <w:rPr>
          <w:rFonts w:ascii="Arial" w:eastAsia="바탕" w:hAnsi="Arial" w:cs="Arial"/>
          <w:sz w:val="18"/>
          <w:szCs w:val="18"/>
        </w:rPr>
        <w:t>전자</w:t>
      </w:r>
      <w:r w:rsidR="00E16799">
        <w:rPr>
          <w:rFonts w:ascii="Arial" w:eastAsia="바탕" w:hAnsi="Arial" w:cs="Arial"/>
          <w:sz w:val="18"/>
          <w:szCs w:val="18"/>
        </w:rPr>
        <w:t>”</w:t>
      </w:r>
      <w:r w:rsidR="00E16799">
        <w:rPr>
          <w:rFonts w:ascii="Arial" w:eastAsia="바탕" w:hAnsi="Arial" w:cs="Arial"/>
          <w:sz w:val="18"/>
          <w:szCs w:val="18"/>
        </w:rPr>
        <w:t>가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당해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/>
          <w:sz w:val="18"/>
          <w:szCs w:val="18"/>
        </w:rPr>
        <w:t>“</w:t>
      </w:r>
      <w:r w:rsidRPr="00B67590">
        <w:rPr>
          <w:rFonts w:ascii="Arial" w:eastAsia="바탕" w:hAnsi="Arial" w:cs="Arial" w:hint="eastAsia"/>
          <w:sz w:val="18"/>
          <w:szCs w:val="18"/>
        </w:rPr>
        <w:t>제품</w:t>
      </w:r>
      <w:r w:rsidRPr="00B67590">
        <w:rPr>
          <w:rFonts w:ascii="Arial" w:eastAsia="바탕" w:hAnsi="Arial" w:cs="Arial"/>
          <w:sz w:val="18"/>
          <w:szCs w:val="18"/>
        </w:rPr>
        <w:t>”</w:t>
      </w:r>
      <w:r w:rsidRPr="00B67590">
        <w:rPr>
          <w:rFonts w:ascii="Arial" w:eastAsia="바탕" w:hAnsi="Arial" w:cs="Arial" w:hint="eastAsia"/>
          <w:sz w:val="18"/>
          <w:szCs w:val="18"/>
        </w:rPr>
        <w:t>을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제</w:t>
      </w:r>
      <w:r w:rsidRPr="00B67590">
        <w:rPr>
          <w:rFonts w:ascii="Arial" w:eastAsia="바탕" w:hAnsi="Arial" w:cs="Arial" w:hint="eastAsia"/>
          <w:sz w:val="18"/>
          <w:szCs w:val="18"/>
        </w:rPr>
        <w:t>3</w:t>
      </w:r>
      <w:r w:rsidRPr="00B67590">
        <w:rPr>
          <w:rFonts w:ascii="Arial" w:eastAsia="바탕" w:hAnsi="Arial" w:cs="Arial" w:hint="eastAsia"/>
          <w:sz w:val="18"/>
          <w:szCs w:val="18"/>
        </w:rPr>
        <w:t>자에게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처분한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가액</w:t>
      </w:r>
      <w:r w:rsidRPr="00B67590">
        <w:rPr>
          <w:rFonts w:ascii="Arial" w:eastAsia="바탕" w:hAnsi="Arial" w:cs="Arial" w:hint="eastAsia"/>
          <w:sz w:val="18"/>
          <w:szCs w:val="18"/>
        </w:rPr>
        <w:t>(</w:t>
      </w:r>
      <w:r w:rsidRPr="00B67590">
        <w:rPr>
          <w:rFonts w:ascii="Arial" w:eastAsia="바탕" w:hAnsi="Arial" w:cs="Arial" w:hint="eastAsia"/>
          <w:sz w:val="18"/>
          <w:szCs w:val="18"/>
        </w:rPr>
        <w:t>계약대금보다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낮은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금액인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경우</w:t>
      </w:r>
      <w:r w:rsidRPr="00B67590">
        <w:rPr>
          <w:rFonts w:ascii="Arial" w:eastAsia="바탕" w:hAnsi="Arial" w:cs="Arial" w:hint="eastAsia"/>
          <w:sz w:val="18"/>
          <w:szCs w:val="18"/>
        </w:rPr>
        <w:t>)</w:t>
      </w:r>
      <w:r w:rsidRPr="00B67590">
        <w:rPr>
          <w:rFonts w:ascii="Arial" w:eastAsia="바탕" w:hAnsi="Arial" w:cs="Arial" w:hint="eastAsia"/>
          <w:sz w:val="18"/>
          <w:szCs w:val="18"/>
        </w:rPr>
        <w:t>과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계약대금의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차액을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="00E16799">
        <w:rPr>
          <w:rFonts w:ascii="Arial" w:eastAsia="바탕" w:hAnsi="Arial" w:cs="Arial"/>
          <w:sz w:val="18"/>
          <w:szCs w:val="18"/>
        </w:rPr>
        <w:t>“LG</w:t>
      </w:r>
      <w:r w:rsidR="00E16799">
        <w:rPr>
          <w:rFonts w:ascii="Arial" w:eastAsia="바탕" w:hAnsi="Arial" w:cs="Arial"/>
          <w:sz w:val="18"/>
          <w:szCs w:val="18"/>
        </w:rPr>
        <w:t>전자</w:t>
      </w:r>
      <w:r w:rsidR="00E16799">
        <w:rPr>
          <w:rFonts w:ascii="Arial" w:eastAsia="바탕" w:hAnsi="Arial" w:cs="Arial"/>
          <w:sz w:val="18"/>
          <w:szCs w:val="18"/>
        </w:rPr>
        <w:t>”</w:t>
      </w:r>
      <w:r w:rsidRPr="00B67590">
        <w:rPr>
          <w:rFonts w:ascii="Arial" w:eastAsia="바탕" w:hAnsi="Arial" w:cs="Arial" w:hint="eastAsia"/>
          <w:sz w:val="18"/>
          <w:szCs w:val="18"/>
        </w:rPr>
        <w:t>에게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지급하여야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 </w:t>
      </w:r>
      <w:r w:rsidRPr="00B67590">
        <w:rPr>
          <w:rFonts w:ascii="Arial" w:eastAsia="바탕" w:hAnsi="Arial" w:cs="Arial" w:hint="eastAsia"/>
          <w:sz w:val="18"/>
          <w:szCs w:val="18"/>
        </w:rPr>
        <w:t>한다</w:t>
      </w:r>
      <w:r w:rsidRPr="00B67590">
        <w:rPr>
          <w:rFonts w:ascii="Arial" w:eastAsia="바탕" w:hAnsi="Arial" w:cs="Arial" w:hint="eastAsia"/>
          <w:sz w:val="18"/>
          <w:szCs w:val="18"/>
        </w:rPr>
        <w:t xml:space="preserve">. </w:t>
      </w:r>
    </w:p>
    <w:p w14:paraId="7BEF8EEA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5.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의 해제</w:t>
      </w:r>
      <w:r>
        <w:rPr>
          <w:rFonts w:ascii="바탕" w:eastAsia="바탕" w:hAnsi="바탕" w:cs="Arial" w:hint="eastAsia"/>
          <w:sz w:val="18"/>
          <w:szCs w:val="18"/>
        </w:rPr>
        <w:t xml:space="preserve"> 또는 해지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효과와는 별도로,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을 위반한 당사자는 이의 위반으로 인하여 상대방이 입은 손해를 </w:t>
      </w:r>
      <w:r>
        <w:rPr>
          <w:rFonts w:ascii="바탕" w:eastAsia="바탕" w:hAnsi="바탕" w:cs="Arial" w:hint="eastAsia"/>
          <w:sz w:val="18"/>
          <w:szCs w:val="18"/>
        </w:rPr>
        <w:t xml:space="preserve">본 </w:t>
      </w:r>
      <w:r>
        <w:rPr>
          <w:rFonts w:ascii="바탕" w:eastAsia="바탕" w:hAnsi="바탕" w:cs="Arial"/>
          <w:sz w:val="18"/>
          <w:szCs w:val="18"/>
        </w:rPr>
        <w:t>“</w:t>
      </w:r>
      <w:r>
        <w:rPr>
          <w:rFonts w:ascii="바탕" w:eastAsia="바탕" w:hAnsi="바탕" w:cs="Arial" w:hint="eastAsia"/>
          <w:sz w:val="18"/>
          <w:szCs w:val="18"/>
        </w:rPr>
        <w:t>일반조건</w:t>
      </w:r>
      <w:r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에서 정한 기준에 의하여 배상하여야 한다. </w:t>
      </w:r>
    </w:p>
    <w:p w14:paraId="304AACD5" w14:textId="77777777" w:rsidR="008750A4" w:rsidRPr="00B67590" w:rsidRDefault="008750A4" w:rsidP="008750A4">
      <w:pPr>
        <w:tabs>
          <w:tab w:val="left" w:pos="2940"/>
        </w:tabs>
        <w:wordWrap/>
        <w:adjustRightInd w:val="0"/>
        <w:spacing w:before="300" w:after="120" w:line="240" w:lineRule="exact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제1</w:t>
      </w:r>
      <w:r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5</w:t>
      </w: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조 (비밀유지)</w:t>
      </w:r>
    </w:p>
    <w:p w14:paraId="3BD52ABD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bookmarkStart w:id="363" w:name="_Hlk198041420"/>
      <w:r w:rsidRPr="00B67590">
        <w:rPr>
          <w:rFonts w:ascii="바탕" w:eastAsia="바탕" w:hAnsi="바탕" w:cs="Arial" w:hint="eastAsia"/>
          <w:sz w:val="18"/>
          <w:szCs w:val="18"/>
        </w:rPr>
        <w:lastRenderedPageBreak/>
        <w:t xml:space="preserve">1. </w:t>
      </w:r>
      <w:r w:rsidR="003F207C">
        <w:rPr>
          <w:rFonts w:ascii="바탕" w:eastAsia="바탕" w:hAnsi="바탕" w:cs="Arial"/>
          <w:sz w:val="18"/>
          <w:szCs w:val="18"/>
        </w:rPr>
        <w:t>“구매자”는</w:t>
      </w:r>
      <w:r w:rsidRPr="00B67590">
        <w:rPr>
          <w:rFonts w:ascii="바탕" w:eastAsia="바탕" w:hAnsi="바탕" w:cs="Arial" w:hint="eastAsia"/>
          <w:sz w:val="18"/>
          <w:szCs w:val="18"/>
        </w:rPr>
        <w:t>, (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i</w:t>
      </w:r>
      <w:proofErr w:type="spellEnd"/>
      <w:r w:rsidRPr="00B67590">
        <w:rPr>
          <w:rFonts w:ascii="바탕" w:eastAsia="바탕" w:hAnsi="바탕" w:cs="Arial" w:hint="eastAsia"/>
          <w:sz w:val="18"/>
          <w:szCs w:val="18"/>
        </w:rPr>
        <w:t xml:space="preserve">)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과 관련하여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로부터 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지득하게</w:t>
      </w:r>
      <w:proofErr w:type="spellEnd"/>
      <w:r w:rsidRPr="00B67590">
        <w:rPr>
          <w:rFonts w:ascii="바탕" w:eastAsia="바탕" w:hAnsi="바탕" w:cs="Arial" w:hint="eastAsia"/>
          <w:sz w:val="18"/>
          <w:szCs w:val="18"/>
        </w:rPr>
        <w:t xml:space="preserve"> 된 기술정보, 제품정보, 경영정보, 업무상 비밀, 영업비밀 등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정보, (ii)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내용(이하 통칭하여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비밀정보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라 함)을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종료 전후를 불문하고 엄격히 비밀로 유지 및 관리하여야 하고,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사전 서면 동의 없이는 이를 제3자에게 제공하거나 공개하여서는 아니 되며,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에서 정한 목적 또는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 따른 업무수행을 위한 목적 이외의 목적으로 사용할 수 없다. </w:t>
      </w:r>
    </w:p>
    <w:p w14:paraId="7BD579CF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/>
          <w:sz w:val="18"/>
          <w:szCs w:val="18"/>
        </w:rPr>
        <w:t xml:space="preserve">2. </w:t>
      </w:r>
      <w:r w:rsidR="003F207C">
        <w:rPr>
          <w:rFonts w:ascii="바탕" w:eastAsia="바탕" w:hAnsi="바탕" w:cs="Arial"/>
          <w:sz w:val="18"/>
          <w:szCs w:val="18"/>
        </w:rPr>
        <w:t>“구매자”는</w:t>
      </w:r>
      <w:r w:rsidRPr="00B67590">
        <w:rPr>
          <w:rFonts w:ascii="바탕" w:eastAsia="바탕" w:hAnsi="바탕" w:cs="Arial"/>
          <w:sz w:val="18"/>
          <w:szCs w:val="18"/>
        </w:rPr>
        <w:t xml:space="preserve"> “</w:t>
      </w:r>
      <w:r w:rsidRPr="00B67590">
        <w:rPr>
          <w:rFonts w:ascii="바탕" w:eastAsia="바탕" w:hAnsi="바탕" w:cs="Arial" w:hint="eastAsia"/>
          <w:sz w:val="18"/>
          <w:szCs w:val="18"/>
        </w:rPr>
        <w:t>이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에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따른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의무 이행을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위하여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알아야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할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필요가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있는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최소한의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임직원을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제외한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어떠한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제</w:t>
      </w:r>
      <w:r w:rsidRPr="00B67590">
        <w:rPr>
          <w:rFonts w:ascii="바탕" w:eastAsia="바탕" w:hAnsi="바탕" w:cs="Arial"/>
          <w:sz w:val="18"/>
          <w:szCs w:val="18"/>
        </w:rPr>
        <w:t>3</w:t>
      </w:r>
      <w:r w:rsidRPr="00B67590">
        <w:rPr>
          <w:rFonts w:ascii="바탕" w:eastAsia="바탕" w:hAnsi="바탕" w:cs="Arial" w:hint="eastAsia"/>
          <w:sz w:val="18"/>
          <w:szCs w:val="18"/>
        </w:rPr>
        <w:t>자에게도</w:t>
      </w:r>
      <w:r w:rsidRPr="00B67590">
        <w:rPr>
          <w:rFonts w:ascii="바탕" w:eastAsia="바탕" w:hAnsi="바탕" w:cs="Arial"/>
          <w:sz w:val="18"/>
          <w:szCs w:val="18"/>
        </w:rPr>
        <w:t xml:space="preserve"> “</w:t>
      </w:r>
      <w:r w:rsidRPr="00B67590">
        <w:rPr>
          <w:rFonts w:ascii="바탕" w:eastAsia="바탕" w:hAnsi="바탕" w:cs="Arial" w:hint="eastAsia"/>
          <w:sz w:val="18"/>
          <w:szCs w:val="18"/>
        </w:rPr>
        <w:t>비밀정보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를</w:t>
      </w:r>
      <w:proofErr w:type="spellEnd"/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공개하여서는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>아니 된다</w:t>
      </w:r>
      <w:r w:rsidRPr="00B67590">
        <w:rPr>
          <w:rFonts w:ascii="바탕" w:eastAsia="바탕" w:hAnsi="바탕" w:cs="Arial"/>
          <w:sz w:val="18"/>
          <w:szCs w:val="18"/>
        </w:rPr>
        <w:t>.</w:t>
      </w:r>
    </w:p>
    <w:p w14:paraId="47AF02A5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3. </w:t>
      </w:r>
      <w:r w:rsidR="003F207C">
        <w:rPr>
          <w:rFonts w:ascii="바탕" w:eastAsia="바탕" w:hAnsi="바탕" w:cs="Arial"/>
          <w:sz w:val="18"/>
          <w:szCs w:val="18"/>
        </w:rPr>
        <w:t>“구매자”는</w:t>
      </w:r>
      <w:r w:rsidRPr="00B67590">
        <w:rPr>
          <w:rFonts w:ascii="바탕" w:eastAsia="바탕" w:hAnsi="바탕" w:cs="Arial" w:hint="eastAsia"/>
          <w:sz w:val="18"/>
          <w:szCs w:val="18"/>
        </w:rPr>
        <w:t>, (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i</w:t>
      </w:r>
      <w:proofErr w:type="spellEnd"/>
      <w:r w:rsidRPr="00B67590">
        <w:rPr>
          <w:rFonts w:ascii="바탕" w:eastAsia="바탕" w:hAnsi="바탕" w:cs="Arial" w:hint="eastAsia"/>
          <w:sz w:val="18"/>
          <w:szCs w:val="18"/>
        </w:rPr>
        <w:t xml:space="preserve">)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 따른 의무 이행이 완료된 경우, (ii)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이 해제 등의 사유로 종료된 경우, (iii)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요구가 있는 경우에는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비밀정보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사용을 즉시 중단하고, 모든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비밀정보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원본, 복사본 및 이를 기초로 하여 </w:t>
      </w:r>
      <w:r w:rsidR="003F207C">
        <w:rPr>
          <w:rFonts w:ascii="바탕" w:eastAsia="바탕" w:hAnsi="바탕" w:cs="Arial"/>
          <w:sz w:val="18"/>
          <w:szCs w:val="18"/>
        </w:rPr>
        <w:t>“구매자”가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가공 또는 획득한 제반 정보를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>의 지시에 따라 반환 또는 폐기하여야 한다.</w:t>
      </w:r>
    </w:p>
    <w:bookmarkEnd w:id="363"/>
    <w:p w14:paraId="200544F1" w14:textId="77777777" w:rsidR="008750A4" w:rsidRPr="00B67590" w:rsidRDefault="008750A4" w:rsidP="008750A4">
      <w:pPr>
        <w:tabs>
          <w:tab w:val="left" w:pos="2940"/>
        </w:tabs>
        <w:wordWrap/>
        <w:adjustRightInd w:val="0"/>
        <w:spacing w:before="300" w:after="120" w:line="240" w:lineRule="exact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제1</w:t>
      </w:r>
      <w:r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6</w:t>
      </w: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조</w:t>
      </w:r>
      <w:r w:rsidRPr="00B67590">
        <w:rPr>
          <w:rFonts w:ascii="바탕" w:eastAsia="바탕" w:hAnsi="바탕" w:cs="Arial"/>
          <w:b/>
          <w:bCs/>
          <w:sz w:val="18"/>
          <w:szCs w:val="18"/>
          <w:lang w:val="ko-KR"/>
        </w:rPr>
        <w:t xml:space="preserve"> (</w:t>
      </w: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공정의무</w:t>
      </w:r>
      <w:r w:rsidRPr="00B67590">
        <w:rPr>
          <w:rFonts w:ascii="바탕" w:eastAsia="바탕" w:hAnsi="바탕" w:cs="Arial"/>
          <w:b/>
          <w:bCs/>
          <w:sz w:val="18"/>
          <w:szCs w:val="18"/>
          <w:lang w:val="ko-KR"/>
        </w:rPr>
        <w:t>)</w:t>
      </w:r>
    </w:p>
    <w:p w14:paraId="05329298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1. 각 당사자 및 그 임직원은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체결, 이행 및 유지에 있어 거래의 공정성에 대한 확보가 중요한 전제 조건임을 인식하고, 상대방 또는 그 임직원에 대하여 금품 또는 향응의 제공 등 거래의 공정성을 해할 수 있는 행위(이하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비위행위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라 함)를 하여서는 아니된다.</w:t>
      </w:r>
    </w:p>
    <w:p w14:paraId="002E77D0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2.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또는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임직원을 상대로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또는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임직원 등에 의해 이루어진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비위행위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가 발견되거나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비위행위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 대한 의혹이 있는 경우, </w:t>
      </w:r>
      <w:r w:rsidR="00E16799">
        <w:rPr>
          <w:rFonts w:ascii="바탕" w:eastAsia="바탕" w:hAnsi="바탕" w:cs="Arial"/>
          <w:sz w:val="18"/>
          <w:szCs w:val="18"/>
        </w:rPr>
        <w:t>“LG전자”는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</w:t>
      </w:r>
      <w:r w:rsidR="00E16799">
        <w:rPr>
          <w:rFonts w:ascii="바탕" w:eastAsia="바탕" w:hAnsi="바탕" w:cs="Arial"/>
          <w:sz w:val="18"/>
          <w:szCs w:val="18"/>
        </w:rPr>
        <w:t>“구매자”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에게 그와 관련된 자료의 제출 또는 열람을 요구할 수 있으며, 이 경우 </w:t>
      </w:r>
      <w:r w:rsidR="003F207C">
        <w:rPr>
          <w:rFonts w:ascii="바탕" w:eastAsia="바탕" w:hAnsi="바탕" w:cs="Arial"/>
          <w:sz w:val="18"/>
          <w:szCs w:val="18"/>
        </w:rPr>
        <w:t>“구매자”는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</w:t>
      </w:r>
      <w:r w:rsidR="00E16799">
        <w:rPr>
          <w:rFonts w:ascii="바탕" w:eastAsia="바탕" w:hAnsi="바탕" w:cs="Arial"/>
          <w:sz w:val="18"/>
          <w:szCs w:val="18"/>
        </w:rPr>
        <w:t>“LG전자”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요구에 적극 협조하여야 한다. </w:t>
      </w:r>
    </w:p>
    <w:p w14:paraId="11B70895" w14:textId="77777777" w:rsidR="008750A4" w:rsidRPr="00B67590" w:rsidRDefault="008750A4" w:rsidP="008750A4">
      <w:pPr>
        <w:tabs>
          <w:tab w:val="left" w:pos="2940"/>
        </w:tabs>
        <w:wordWrap/>
        <w:adjustRightInd w:val="0"/>
        <w:spacing w:before="300" w:after="120" w:line="240" w:lineRule="exact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제1</w:t>
      </w:r>
      <w:r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7</w:t>
      </w: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조</w:t>
      </w:r>
      <w:r w:rsidRPr="00B67590">
        <w:rPr>
          <w:rFonts w:ascii="바탕" w:eastAsia="바탕" w:hAnsi="바탕" w:cs="Arial"/>
          <w:b/>
          <w:bCs/>
          <w:sz w:val="18"/>
          <w:szCs w:val="18"/>
          <w:lang w:val="ko-KR"/>
        </w:rPr>
        <w:t xml:space="preserve"> (</w:t>
      </w: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불가항력</w:t>
      </w:r>
      <w:r w:rsidRPr="00B67590">
        <w:rPr>
          <w:rFonts w:ascii="바탕" w:eastAsia="바탕" w:hAnsi="바탕" w:cs="Arial"/>
          <w:b/>
          <w:bCs/>
          <w:sz w:val="18"/>
          <w:szCs w:val="18"/>
          <w:lang w:val="ko-KR"/>
        </w:rPr>
        <w:t>)</w:t>
      </w: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 xml:space="preserve"> </w:t>
      </w:r>
    </w:p>
    <w:p w14:paraId="35D10171" w14:textId="77777777" w:rsidR="008750A4" w:rsidRPr="00B67590" w:rsidRDefault="008750A4" w:rsidP="008750A4">
      <w:pPr>
        <w:wordWrap/>
        <w:adjustRightInd w:val="0"/>
        <w:spacing w:line="240" w:lineRule="exact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각 당사자는 정부의 조치, 관련 법령의 개폐, 천재지변, 홍수, 전쟁, 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전쟁유사행위</w:t>
      </w:r>
      <w:proofErr w:type="spellEnd"/>
      <w:r w:rsidRPr="00B67590">
        <w:rPr>
          <w:rFonts w:ascii="바탕" w:eastAsia="바탕" w:hAnsi="바탕" w:cs="Arial" w:hint="eastAsia"/>
          <w:sz w:val="18"/>
          <w:szCs w:val="18"/>
        </w:rPr>
        <w:t xml:space="preserve">, 내란, 폭동, 소요, 기타 당사자가 통제할 수 없는 불가항력적인 사유로 인하여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상 의무의 전부 또는 일부를 이행하지 못하게 될 경우에는 상대방에게 그 사실을 즉시 서면으로 통지하여야 하며, 이러한 경우 불가항력적 사유가 지속되는 동안 채무불이행에 대한 책임을 지지 아니한다. 불가항력적 사유가 30일 이상 지속될 경우, 상대방은 서면통지로 즉시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을 해지할 수 있다. </w:t>
      </w:r>
    </w:p>
    <w:p w14:paraId="2E310E92" w14:textId="77777777" w:rsidR="008750A4" w:rsidRPr="00B67590" w:rsidRDefault="008750A4" w:rsidP="008750A4">
      <w:pPr>
        <w:tabs>
          <w:tab w:val="left" w:pos="2940"/>
        </w:tabs>
        <w:wordWrap/>
        <w:adjustRightInd w:val="0"/>
        <w:spacing w:before="300" w:after="120" w:line="240" w:lineRule="exact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/>
          <w:b/>
          <w:bCs/>
          <w:sz w:val="18"/>
          <w:szCs w:val="18"/>
          <w:lang w:val="ko-KR"/>
        </w:rPr>
        <w:t>제</w:t>
      </w: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1</w:t>
      </w:r>
      <w:r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8</w:t>
      </w: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조</w:t>
      </w:r>
      <w:r w:rsidRPr="00B67590">
        <w:rPr>
          <w:rFonts w:ascii="바탕" w:eastAsia="바탕" w:hAnsi="바탕" w:cs="Arial"/>
          <w:b/>
          <w:bCs/>
          <w:sz w:val="18"/>
          <w:szCs w:val="18"/>
          <w:lang w:val="ko-KR"/>
        </w:rPr>
        <w:t xml:space="preserve"> (통지의무)</w:t>
      </w:r>
    </w:p>
    <w:p w14:paraId="2B08BDC6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1.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과 관련한 모든 통지는 서명날인 란에 명시된 수신인에게 서면으로 이루어져야 하며, 인편, 등기우편, 팩스(수신인에 의하여 전송이 확인되고, 원본을 등기우편으로 발송해야 함)</w:t>
      </w:r>
      <w:r w:rsidR="007E3ACA">
        <w:rPr>
          <w:rFonts w:ascii="바탕" w:eastAsia="바탕" w:hAnsi="바탕" w:cs="Arial"/>
          <w:sz w:val="18"/>
          <w:szCs w:val="18"/>
        </w:rPr>
        <w:t xml:space="preserve"> </w:t>
      </w:r>
      <w:r w:rsidR="007E3ACA">
        <w:rPr>
          <w:rFonts w:ascii="바탕" w:eastAsia="바탕" w:hAnsi="바탕" w:cs="Arial" w:hint="eastAsia"/>
          <w:sz w:val="18"/>
          <w:szCs w:val="18"/>
        </w:rPr>
        <w:t>또는 이메일을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통해</w:t>
      </w:r>
      <w:r w:rsidR="007E3ACA">
        <w:rPr>
          <w:rFonts w:ascii="바탕" w:eastAsia="바탕" w:hAnsi="바탕" w:cs="Arial" w:hint="eastAsia"/>
          <w:sz w:val="18"/>
          <w:szCs w:val="18"/>
        </w:rPr>
        <w:t xml:space="preserve"> 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전달되어야 한다. </w:t>
      </w:r>
    </w:p>
    <w:p w14:paraId="09651A64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>2. 제1항의 통지의 효력은 당해 통지가 수신인에게 도달한 때 발생한다.</w:t>
      </w:r>
      <w:r w:rsidRPr="00B67590">
        <w:rPr>
          <w:rFonts w:ascii="바탕" w:eastAsia="바탕" w:hAnsi="바탕" w:cs="Arial"/>
          <w:sz w:val="18"/>
          <w:szCs w:val="18"/>
        </w:rPr>
        <w:t xml:space="preserve"> </w:t>
      </w:r>
    </w:p>
    <w:p w14:paraId="06B2306B" w14:textId="77777777" w:rsidR="008750A4" w:rsidRPr="00B67590" w:rsidRDefault="008750A4" w:rsidP="008750A4">
      <w:pPr>
        <w:wordWrap/>
        <w:adjustRightInd w:val="0"/>
        <w:spacing w:line="240" w:lineRule="exact"/>
        <w:ind w:left="227" w:hanging="227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 w:hint="eastAsia"/>
          <w:sz w:val="18"/>
          <w:szCs w:val="18"/>
        </w:rPr>
        <w:t xml:space="preserve">3. 각 당사자는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 체결 후 법인의 명칭, 주소, 대표이사 등 주요 사항이 변경된 경우 제1항에 규정된 방법으로 상대방에게 이를 지체 없이 통지하여야 한다.</w:t>
      </w:r>
    </w:p>
    <w:p w14:paraId="7CF83449" w14:textId="77777777" w:rsidR="008750A4" w:rsidRPr="00B67590" w:rsidRDefault="008750A4" w:rsidP="008750A4">
      <w:pPr>
        <w:tabs>
          <w:tab w:val="left" w:pos="2940"/>
        </w:tabs>
        <w:wordWrap/>
        <w:adjustRightInd w:val="0"/>
        <w:spacing w:before="300" w:after="120" w:line="240" w:lineRule="exact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제</w:t>
      </w:r>
      <w:r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19</w:t>
      </w: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조 (완전합의 등)</w:t>
      </w:r>
    </w:p>
    <w:p w14:paraId="58FAD64B" w14:textId="77777777" w:rsidR="008750A4" w:rsidRPr="00B67590" w:rsidRDefault="008750A4" w:rsidP="008750A4">
      <w:pPr>
        <w:wordWrap/>
        <w:adjustRightInd w:val="0"/>
        <w:spacing w:line="240" w:lineRule="exact"/>
        <w:rPr>
          <w:rFonts w:ascii="바탕" w:eastAsia="바탕" w:hAnsi="바탕" w:cs="Arial"/>
          <w:sz w:val="18"/>
          <w:szCs w:val="18"/>
        </w:rPr>
      </w:pP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은 </w:t>
      </w: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 xml:space="preserve">의 체결 이전에 이루어진 양 당사자 간의 어떠한 구두 또는 서면상의 양해 또는 합의에 우선하며, 양 당사자의 서면합의에 </w:t>
      </w:r>
      <w:proofErr w:type="spellStart"/>
      <w:r w:rsidRPr="00B67590">
        <w:rPr>
          <w:rFonts w:ascii="바탕" w:eastAsia="바탕" w:hAnsi="바탕" w:cs="Arial" w:hint="eastAsia"/>
          <w:sz w:val="18"/>
          <w:szCs w:val="18"/>
        </w:rPr>
        <w:t>의하여서만</w:t>
      </w:r>
      <w:proofErr w:type="spellEnd"/>
      <w:r w:rsidRPr="00B67590">
        <w:rPr>
          <w:rFonts w:ascii="바탕" w:eastAsia="바탕" w:hAnsi="바탕" w:cs="Arial" w:hint="eastAsia"/>
          <w:sz w:val="18"/>
          <w:szCs w:val="18"/>
        </w:rPr>
        <w:t xml:space="preserve"> 변경될 수 있다. 또한, 위 각 계약 상의 권리 불행사는 그 권리의 포기 또는 상대방의 행위에 대한 묵시적인 승인으로 간주되지 아니한다. </w:t>
      </w:r>
    </w:p>
    <w:p w14:paraId="29FBEC2A" w14:textId="77777777" w:rsidR="008750A4" w:rsidRPr="00B67590" w:rsidRDefault="008750A4" w:rsidP="008750A4">
      <w:pPr>
        <w:tabs>
          <w:tab w:val="left" w:pos="2940"/>
        </w:tabs>
        <w:wordWrap/>
        <w:adjustRightInd w:val="0"/>
        <w:spacing w:before="300" w:after="120" w:line="240" w:lineRule="exact"/>
        <w:outlineLvl w:val="0"/>
        <w:rPr>
          <w:rFonts w:ascii="바탕" w:eastAsia="바탕" w:hAnsi="바탕" w:cs="Arial"/>
          <w:b/>
          <w:bCs/>
          <w:sz w:val="18"/>
          <w:szCs w:val="18"/>
          <w:lang w:val="ko-KR"/>
        </w:rPr>
      </w:pP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제2</w:t>
      </w:r>
      <w:r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0</w:t>
      </w:r>
      <w:r w:rsidRPr="00B67590">
        <w:rPr>
          <w:rFonts w:ascii="바탕" w:eastAsia="바탕" w:hAnsi="바탕" w:cs="Arial" w:hint="eastAsia"/>
          <w:b/>
          <w:bCs/>
          <w:sz w:val="18"/>
          <w:szCs w:val="18"/>
          <w:lang w:val="ko-KR"/>
        </w:rPr>
        <w:t>조 (관할법원)</w:t>
      </w:r>
    </w:p>
    <w:p w14:paraId="409FD6D5" w14:textId="77777777" w:rsidR="008750A4" w:rsidRDefault="008750A4" w:rsidP="008750A4">
      <w:pPr>
        <w:wordWrap/>
        <w:adjustRightInd w:val="0"/>
        <w:spacing w:line="240" w:lineRule="exact"/>
        <w:rPr>
          <w:rFonts w:ascii="바탕" w:eastAsia="바탕" w:hAnsi="바탕" w:cs="Arial"/>
          <w:sz w:val="18"/>
          <w:szCs w:val="18"/>
        </w:rPr>
        <w:sectPr w:rsidR="008750A4" w:rsidSect="008750A4">
          <w:type w:val="continuous"/>
          <w:pgSz w:w="11906" w:h="16838" w:code="9"/>
          <w:pgMar w:top="1985" w:right="1701" w:bottom="1701" w:left="1701" w:header="851" w:footer="992" w:gutter="0"/>
          <w:cols w:num="2" w:space="400"/>
          <w:docGrid w:type="lines" w:linePitch="360" w:charSpace="-3277"/>
        </w:sectPr>
      </w:pPr>
      <w:r w:rsidRPr="00B67590">
        <w:rPr>
          <w:rFonts w:ascii="바탕" w:eastAsia="바탕" w:hAnsi="바탕" w:cs="Arial"/>
          <w:sz w:val="18"/>
          <w:szCs w:val="18"/>
        </w:rPr>
        <w:t>“</w:t>
      </w:r>
      <w:r w:rsidRPr="00B67590">
        <w:rPr>
          <w:rFonts w:ascii="바탕" w:eastAsia="바탕" w:hAnsi="바탕" w:cs="Arial" w:hint="eastAsia"/>
          <w:sz w:val="18"/>
          <w:szCs w:val="18"/>
        </w:rPr>
        <w:t>이 계약</w:t>
      </w:r>
      <w:r w:rsidRPr="00B67590">
        <w:rPr>
          <w:rFonts w:ascii="바탕" w:eastAsia="바탕" w:hAnsi="바탕" w:cs="Arial"/>
          <w:sz w:val="18"/>
          <w:szCs w:val="18"/>
        </w:rPr>
        <w:t>”</w:t>
      </w:r>
      <w:r w:rsidRPr="00B67590">
        <w:rPr>
          <w:rFonts w:ascii="바탕" w:eastAsia="바탕" w:hAnsi="바탕" w:cs="Arial" w:hint="eastAsia"/>
          <w:sz w:val="18"/>
          <w:szCs w:val="18"/>
        </w:rPr>
        <w:t>과 관련한 분쟁은 서울남부지방법원을 전속적 제1심 관할법원으로 한다</w:t>
      </w:r>
      <w:r>
        <w:rPr>
          <w:rFonts w:ascii="바탕" w:eastAsia="바탕" w:hAnsi="바탕" w:cs="Arial" w:hint="eastAsia"/>
          <w:sz w:val="18"/>
          <w:szCs w:val="18"/>
        </w:rPr>
        <w:t>.</w:t>
      </w:r>
    </w:p>
    <w:p w14:paraId="4F017F79" w14:textId="77777777" w:rsidR="008750A4" w:rsidRPr="00127F3C" w:rsidRDefault="008750A4" w:rsidP="008750A4">
      <w:pPr>
        <w:wordWrap/>
        <w:adjustRightInd w:val="0"/>
        <w:spacing w:line="240" w:lineRule="exact"/>
      </w:pPr>
    </w:p>
    <w:p w14:paraId="0784137C" w14:textId="77777777" w:rsidR="008750A4" w:rsidRPr="008750A4" w:rsidRDefault="008750A4"/>
    <w:p w14:paraId="70EC3D4F" w14:textId="77777777" w:rsidR="008750A4" w:rsidRDefault="008750A4"/>
    <w:p w14:paraId="31F8E18F" w14:textId="77777777" w:rsidR="008750A4" w:rsidRDefault="008750A4"/>
    <w:p w14:paraId="33F1E71E" w14:textId="77777777" w:rsidR="008750A4" w:rsidRDefault="008750A4"/>
    <w:p w14:paraId="623C3E44" w14:textId="77777777" w:rsidR="00565D61" w:rsidRDefault="00565D61"/>
    <w:p w14:paraId="3C2DA4C6" w14:textId="77777777" w:rsidR="00565D61" w:rsidRDefault="00565D61"/>
    <w:p w14:paraId="3E171340" w14:textId="77777777" w:rsidR="00565D61" w:rsidRDefault="00565D61"/>
    <w:p w14:paraId="164A577E" w14:textId="77777777" w:rsidR="00565D61" w:rsidRDefault="00565D61"/>
    <w:p w14:paraId="3D0B3D10" w14:textId="77777777" w:rsidR="00B274F4" w:rsidRPr="00DD7F51" w:rsidRDefault="00B274F4" w:rsidP="00B274F4">
      <w:pPr>
        <w:jc w:val="center"/>
        <w:rPr>
          <w:rFonts w:ascii="바탕" w:eastAsia="바탕" w:hAnsi="바탕"/>
          <w:sz w:val="28"/>
          <w:szCs w:val="30"/>
        </w:rPr>
      </w:pPr>
      <w:r w:rsidRPr="00DD7F51">
        <w:rPr>
          <w:rFonts w:ascii="바탕" w:eastAsia="바탕" w:hAnsi="바탕" w:hint="eastAsia"/>
          <w:sz w:val="28"/>
          <w:szCs w:val="30"/>
        </w:rPr>
        <w:lastRenderedPageBreak/>
        <w:t>정도경영 실천 서약서</w:t>
      </w:r>
    </w:p>
    <w:p w14:paraId="733262CE" w14:textId="77777777" w:rsidR="00B274F4" w:rsidRPr="00DD7F51" w:rsidRDefault="00B274F4" w:rsidP="00B274F4">
      <w:pPr>
        <w:rPr>
          <w:rFonts w:ascii="바탕" w:eastAsia="바탕" w:hAnsi="바탕"/>
          <w:sz w:val="22"/>
          <w:szCs w:val="24"/>
        </w:rPr>
      </w:pPr>
    </w:p>
    <w:p w14:paraId="6F056A6D" w14:textId="77777777" w:rsidR="00B274F4" w:rsidRPr="00DD7F51" w:rsidRDefault="00B274F4" w:rsidP="00B274F4">
      <w:pPr>
        <w:rPr>
          <w:rFonts w:ascii="바탕" w:eastAsia="바탕" w:hAnsi="바탕"/>
          <w:sz w:val="22"/>
          <w:szCs w:val="24"/>
        </w:rPr>
      </w:pPr>
      <w:r w:rsidRPr="00DD7F51">
        <w:rPr>
          <w:rFonts w:ascii="바탕" w:eastAsia="바탕" w:hAnsi="바탕" w:hint="eastAsia"/>
          <w:sz w:val="22"/>
          <w:szCs w:val="24"/>
        </w:rPr>
        <w:t xml:space="preserve">당사는 귀사와 거래를 함에 있어서 </w:t>
      </w:r>
      <w:proofErr w:type="spellStart"/>
      <w:r w:rsidRPr="00DD7F51">
        <w:rPr>
          <w:rFonts w:ascii="바탕" w:eastAsia="바탕" w:hAnsi="바탕" w:hint="eastAsia"/>
          <w:sz w:val="22"/>
          <w:szCs w:val="24"/>
        </w:rPr>
        <w:t>공정·정직·성실을</w:t>
      </w:r>
      <w:proofErr w:type="spellEnd"/>
      <w:r w:rsidRPr="00DD7F51">
        <w:rPr>
          <w:rFonts w:ascii="바탕" w:eastAsia="바탕" w:hAnsi="바탕" w:hint="eastAsia"/>
          <w:sz w:val="22"/>
          <w:szCs w:val="24"/>
        </w:rPr>
        <w:t xml:space="preserve"> 바탕으로 하는 귀사의 정도경영의 실천에 적극 동참하여, 깨끗하고 투명한 방식으로 거래함으로써 상호 발전을 추구하기 위하여 다음 사항을 준수할 것을 서약합니다.</w:t>
      </w:r>
    </w:p>
    <w:p w14:paraId="3DD0BF86" w14:textId="77777777" w:rsidR="00B274F4" w:rsidRPr="00DD7F51" w:rsidRDefault="00B274F4" w:rsidP="00B274F4">
      <w:pPr>
        <w:rPr>
          <w:rFonts w:ascii="바탕" w:eastAsia="바탕" w:hAnsi="바탕"/>
          <w:sz w:val="22"/>
          <w:szCs w:val="24"/>
        </w:rPr>
      </w:pPr>
    </w:p>
    <w:p w14:paraId="0C504F20" w14:textId="77777777" w:rsidR="00B274F4" w:rsidRPr="00DD7F51" w:rsidRDefault="00B274F4" w:rsidP="00B274F4">
      <w:pPr>
        <w:rPr>
          <w:rFonts w:ascii="바탕" w:eastAsia="바탕" w:hAnsi="바탕"/>
          <w:sz w:val="22"/>
          <w:szCs w:val="24"/>
        </w:rPr>
      </w:pPr>
      <w:r w:rsidRPr="00DD7F51">
        <w:rPr>
          <w:rFonts w:ascii="바탕" w:eastAsia="바탕" w:hAnsi="바탕" w:hint="eastAsia"/>
          <w:sz w:val="22"/>
          <w:szCs w:val="24"/>
        </w:rPr>
        <w:t xml:space="preserve">1. 귀사와의 거래에서 </w:t>
      </w:r>
      <w:proofErr w:type="spellStart"/>
      <w:r w:rsidRPr="00DD7F51">
        <w:rPr>
          <w:rFonts w:ascii="바탕" w:eastAsia="바탕" w:hAnsi="바탕" w:hint="eastAsia"/>
          <w:sz w:val="22"/>
          <w:szCs w:val="24"/>
        </w:rPr>
        <w:t>금품·향응</w:t>
      </w:r>
      <w:proofErr w:type="spellEnd"/>
      <w:r w:rsidRPr="00DD7F51">
        <w:rPr>
          <w:rFonts w:ascii="바탕" w:eastAsia="바탕" w:hAnsi="바탕" w:hint="eastAsia"/>
          <w:sz w:val="22"/>
          <w:szCs w:val="24"/>
        </w:rPr>
        <w:t xml:space="preserve"> 제공, 부정청탁, </w:t>
      </w:r>
      <w:proofErr w:type="spellStart"/>
      <w:r w:rsidRPr="00DD7F51">
        <w:rPr>
          <w:rFonts w:ascii="바탕" w:eastAsia="바탕" w:hAnsi="바탕" w:hint="eastAsia"/>
          <w:sz w:val="22"/>
          <w:szCs w:val="24"/>
        </w:rPr>
        <w:t>문서·계수</w:t>
      </w:r>
      <w:proofErr w:type="spellEnd"/>
      <w:r w:rsidRPr="00DD7F51">
        <w:rPr>
          <w:rFonts w:ascii="바탕" w:eastAsia="바탕" w:hAnsi="바탕" w:hint="eastAsia"/>
          <w:sz w:val="22"/>
          <w:szCs w:val="24"/>
        </w:rPr>
        <w:t xml:space="preserve"> 조작 등 귀사의 정도경영 기준에 위배되는 어떠한 불공정 거래 및 </w:t>
      </w:r>
      <w:proofErr w:type="spellStart"/>
      <w:r w:rsidRPr="00DD7F51">
        <w:rPr>
          <w:rFonts w:ascii="바탕" w:eastAsia="바탕" w:hAnsi="바탕" w:hint="eastAsia"/>
          <w:sz w:val="22"/>
          <w:szCs w:val="24"/>
        </w:rPr>
        <w:t>부정·비리</w:t>
      </w:r>
      <w:proofErr w:type="spellEnd"/>
      <w:r w:rsidRPr="00DD7F51">
        <w:rPr>
          <w:rFonts w:ascii="바탕" w:eastAsia="바탕" w:hAnsi="바탕" w:hint="eastAsia"/>
          <w:sz w:val="22"/>
          <w:szCs w:val="24"/>
        </w:rPr>
        <w:t xml:space="preserve"> 행위도 하지 않겠습니다.</w:t>
      </w:r>
    </w:p>
    <w:p w14:paraId="7FF83120" w14:textId="77777777" w:rsidR="00B274F4" w:rsidRPr="00DD7F51" w:rsidRDefault="00B274F4" w:rsidP="00B274F4">
      <w:pPr>
        <w:rPr>
          <w:rFonts w:ascii="바탕" w:eastAsia="바탕" w:hAnsi="바탕"/>
          <w:sz w:val="22"/>
          <w:szCs w:val="24"/>
        </w:rPr>
      </w:pPr>
    </w:p>
    <w:p w14:paraId="6F8182CC" w14:textId="77777777" w:rsidR="00B274F4" w:rsidRPr="00DD7F51" w:rsidRDefault="00B274F4" w:rsidP="00B274F4">
      <w:pPr>
        <w:rPr>
          <w:rFonts w:ascii="바탕" w:eastAsia="바탕" w:hAnsi="바탕"/>
          <w:sz w:val="22"/>
          <w:szCs w:val="24"/>
        </w:rPr>
      </w:pPr>
      <w:r w:rsidRPr="00DD7F51">
        <w:rPr>
          <w:rFonts w:ascii="바탕" w:eastAsia="바탕" w:hAnsi="바탕" w:hint="eastAsia"/>
          <w:sz w:val="22"/>
          <w:szCs w:val="24"/>
        </w:rPr>
        <w:t xml:space="preserve">2. 귀사와의 거래에서 임직원으로부터 불공정 거래 및 </w:t>
      </w:r>
      <w:proofErr w:type="spellStart"/>
      <w:r w:rsidRPr="00DD7F51">
        <w:rPr>
          <w:rFonts w:ascii="바탕" w:eastAsia="바탕" w:hAnsi="바탕" w:hint="eastAsia"/>
          <w:sz w:val="22"/>
          <w:szCs w:val="24"/>
        </w:rPr>
        <w:t>부정·비리</w:t>
      </w:r>
      <w:proofErr w:type="spellEnd"/>
      <w:r w:rsidRPr="00DD7F51">
        <w:rPr>
          <w:rFonts w:ascii="바탕" w:eastAsia="바탕" w:hAnsi="바탕" w:hint="eastAsia"/>
          <w:sz w:val="22"/>
          <w:szCs w:val="24"/>
        </w:rPr>
        <w:t xml:space="preserve"> 행위를 </w:t>
      </w:r>
      <w:proofErr w:type="spellStart"/>
      <w:r w:rsidRPr="00DD7F51">
        <w:rPr>
          <w:rFonts w:ascii="바탕" w:eastAsia="바탕" w:hAnsi="바탕" w:hint="eastAsia"/>
          <w:sz w:val="22"/>
          <w:szCs w:val="24"/>
        </w:rPr>
        <w:t>제의받거나</w:t>
      </w:r>
      <w:proofErr w:type="spellEnd"/>
      <w:r w:rsidRPr="00DD7F51">
        <w:rPr>
          <w:rFonts w:ascii="바탕" w:eastAsia="바탕" w:hAnsi="바탕" w:hint="eastAsia"/>
          <w:sz w:val="22"/>
          <w:szCs w:val="24"/>
        </w:rPr>
        <w:t xml:space="preserve"> 그러한 행위가 발생한 사실을 인지하였을 경우에는 즉시 정도경영 위반 행위 신고채널</w:t>
      </w:r>
      <w:r w:rsidRPr="00DD7F51">
        <w:rPr>
          <w:rFonts w:ascii="바탕" w:eastAsia="바탕" w:hAnsi="바탕"/>
          <w:sz w:val="22"/>
          <w:szCs w:val="24"/>
        </w:rPr>
        <w:t>(LG전자㈜ 윤리사무국, TEL 02-3777-3163, http://ethics.lg.co.kr)</w:t>
      </w:r>
      <w:r w:rsidRPr="00DD7F51">
        <w:rPr>
          <w:rFonts w:ascii="바탕" w:eastAsia="바탕" w:hAnsi="바탕" w:hint="eastAsia"/>
          <w:sz w:val="22"/>
          <w:szCs w:val="24"/>
        </w:rPr>
        <w:t>로 알리겠습니다.</w:t>
      </w:r>
    </w:p>
    <w:p w14:paraId="5683B4C8" w14:textId="77777777" w:rsidR="00B274F4" w:rsidRPr="00DD7F51" w:rsidRDefault="00B274F4" w:rsidP="00B274F4">
      <w:pPr>
        <w:rPr>
          <w:rFonts w:ascii="바탕" w:eastAsia="바탕" w:hAnsi="바탕"/>
          <w:sz w:val="22"/>
          <w:szCs w:val="24"/>
        </w:rPr>
      </w:pPr>
    </w:p>
    <w:p w14:paraId="15BB536C" w14:textId="77777777" w:rsidR="00B274F4" w:rsidRPr="00DD7F51" w:rsidRDefault="00B274F4" w:rsidP="00B274F4">
      <w:pPr>
        <w:rPr>
          <w:rFonts w:ascii="바탕" w:eastAsia="바탕" w:hAnsi="바탕"/>
          <w:sz w:val="22"/>
          <w:szCs w:val="24"/>
        </w:rPr>
      </w:pPr>
      <w:r w:rsidRPr="00DD7F51">
        <w:rPr>
          <w:rFonts w:ascii="바탕" w:eastAsia="바탕" w:hAnsi="바탕" w:hint="eastAsia"/>
          <w:sz w:val="22"/>
          <w:szCs w:val="24"/>
        </w:rPr>
        <w:t xml:space="preserve">3. 불공정 거래 및 </w:t>
      </w:r>
      <w:proofErr w:type="spellStart"/>
      <w:r w:rsidRPr="00DD7F51">
        <w:rPr>
          <w:rFonts w:ascii="바탕" w:eastAsia="바탕" w:hAnsi="바탕" w:hint="eastAsia"/>
          <w:sz w:val="22"/>
          <w:szCs w:val="24"/>
        </w:rPr>
        <w:t>부정·비리</w:t>
      </w:r>
      <w:proofErr w:type="spellEnd"/>
      <w:r w:rsidRPr="00DD7F51">
        <w:rPr>
          <w:rFonts w:ascii="바탕" w:eastAsia="바탕" w:hAnsi="바탕" w:hint="eastAsia"/>
          <w:sz w:val="22"/>
          <w:szCs w:val="24"/>
        </w:rPr>
        <w:t xml:space="preserve"> 행위 여부에 대한 조사 협조 요청이 있을 경우에는 요청하는 관련자료(불공정 거래 및 </w:t>
      </w:r>
      <w:proofErr w:type="spellStart"/>
      <w:r w:rsidRPr="00DD7F51">
        <w:rPr>
          <w:rFonts w:ascii="바탕" w:eastAsia="바탕" w:hAnsi="바탕" w:hint="eastAsia"/>
          <w:sz w:val="22"/>
          <w:szCs w:val="24"/>
        </w:rPr>
        <w:t>부정·비리</w:t>
      </w:r>
      <w:proofErr w:type="spellEnd"/>
      <w:r w:rsidRPr="00DD7F51">
        <w:rPr>
          <w:rFonts w:ascii="바탕" w:eastAsia="바탕" w:hAnsi="바탕" w:hint="eastAsia"/>
          <w:sz w:val="22"/>
          <w:szCs w:val="24"/>
        </w:rPr>
        <w:t xml:space="preserve"> 행위를 조사하는데 필요한 서류, 금융자료 포함)의 제출 등 모든 협조를 다하겠습니다.</w:t>
      </w:r>
    </w:p>
    <w:p w14:paraId="4E7C05E3" w14:textId="77777777" w:rsidR="00B274F4" w:rsidRPr="00DD7F51" w:rsidRDefault="00B274F4" w:rsidP="00B274F4">
      <w:pPr>
        <w:rPr>
          <w:rFonts w:ascii="바탕" w:eastAsia="바탕" w:hAnsi="바탕"/>
          <w:sz w:val="22"/>
          <w:szCs w:val="24"/>
        </w:rPr>
      </w:pPr>
    </w:p>
    <w:p w14:paraId="06FAC363" w14:textId="77777777" w:rsidR="00B274F4" w:rsidRPr="00DD7F51" w:rsidRDefault="00B274F4" w:rsidP="00B274F4">
      <w:pPr>
        <w:rPr>
          <w:rFonts w:ascii="바탕" w:eastAsia="바탕" w:hAnsi="바탕"/>
          <w:sz w:val="22"/>
          <w:szCs w:val="24"/>
        </w:rPr>
      </w:pPr>
      <w:r w:rsidRPr="00DD7F51">
        <w:rPr>
          <w:rFonts w:ascii="바탕" w:eastAsia="바탕" w:hAnsi="바탕" w:hint="eastAsia"/>
          <w:sz w:val="22"/>
          <w:szCs w:val="24"/>
        </w:rPr>
        <w:t xml:space="preserve">4. 당사는 귀사가 정도경영에 깊은 관심을 가지고 있으며 귀사와의 거래에 있어 불공정 거래 및 </w:t>
      </w:r>
      <w:proofErr w:type="spellStart"/>
      <w:r w:rsidRPr="00DD7F51">
        <w:rPr>
          <w:rFonts w:ascii="바탕" w:eastAsia="바탕" w:hAnsi="바탕" w:hint="eastAsia"/>
          <w:sz w:val="22"/>
          <w:szCs w:val="24"/>
        </w:rPr>
        <w:t>부정·비리</w:t>
      </w:r>
      <w:proofErr w:type="spellEnd"/>
      <w:r w:rsidRPr="00DD7F51">
        <w:rPr>
          <w:rFonts w:ascii="바탕" w:eastAsia="바탕" w:hAnsi="바탕" w:hint="eastAsia"/>
          <w:sz w:val="22"/>
          <w:szCs w:val="24"/>
        </w:rPr>
        <w:t xml:space="preserve"> 행위의 근절이 귀사와 합리적인 조건으로 협력관계를 형성 또는 유지를 할 수 있는 전제임을 충분히 인지하고 있습니다. 따라서 당사는 이 서약서의 준수가 당사와 귀사 사이의 계약 및 협력관계의 중요부분을 이루고 위반 시 제재조치가 발생할 수 있다는 것을 확인하며, 당사가 이 서약서를 위반할 경우 귀사와의 계약해지, LG 그룹과의 거래제한조치, 정도경영 위반 협력회사 </w:t>
      </w:r>
      <w:proofErr w:type="spellStart"/>
      <w:r w:rsidRPr="00DD7F51">
        <w:rPr>
          <w:rFonts w:ascii="바탕" w:eastAsia="바탕" w:hAnsi="바탕" w:hint="eastAsia"/>
          <w:sz w:val="22"/>
          <w:szCs w:val="24"/>
        </w:rPr>
        <w:t>등재·게시</w:t>
      </w:r>
      <w:proofErr w:type="spellEnd"/>
      <w:r w:rsidRPr="00DD7F51">
        <w:rPr>
          <w:rFonts w:ascii="바탕" w:eastAsia="바탕" w:hAnsi="바탕" w:hint="eastAsia"/>
          <w:sz w:val="22"/>
          <w:szCs w:val="24"/>
        </w:rPr>
        <w:t xml:space="preserve"> 등 위반행위에 상응하는 어떠한 불이익도 감수할 것을 서약합니다.</w:t>
      </w:r>
    </w:p>
    <w:p w14:paraId="5D267259" w14:textId="77777777" w:rsidR="00B274F4" w:rsidRPr="00DD7F51" w:rsidRDefault="00B274F4" w:rsidP="00B274F4">
      <w:pPr>
        <w:rPr>
          <w:rFonts w:ascii="바탕" w:eastAsia="바탕" w:hAnsi="바탕"/>
          <w:sz w:val="22"/>
          <w:szCs w:val="24"/>
        </w:rPr>
      </w:pPr>
    </w:p>
    <w:p w14:paraId="26FDA1D1" w14:textId="77777777" w:rsidR="00B274F4" w:rsidRPr="00DD7F51" w:rsidRDefault="00B274F4" w:rsidP="00B274F4">
      <w:pPr>
        <w:rPr>
          <w:rFonts w:ascii="바탕" w:eastAsia="바탕" w:hAnsi="바탕"/>
          <w:sz w:val="22"/>
          <w:szCs w:val="24"/>
        </w:rPr>
      </w:pPr>
      <w:r w:rsidRPr="00DD7F51">
        <w:rPr>
          <w:rFonts w:ascii="바탕" w:eastAsia="바탕" w:hAnsi="바탕" w:hint="eastAsia"/>
          <w:sz w:val="22"/>
          <w:szCs w:val="24"/>
        </w:rPr>
        <w:t xml:space="preserve">본 서약서는 2부를 작성하여 1부는 당사가 보관하고, 1부는 귀사에 제출합니다. </w:t>
      </w:r>
    </w:p>
    <w:p w14:paraId="6B358E76" w14:textId="77777777" w:rsidR="00B274F4" w:rsidRPr="00DD7F51" w:rsidRDefault="00B274F4" w:rsidP="00B274F4">
      <w:pPr>
        <w:jc w:val="center"/>
        <w:rPr>
          <w:rFonts w:ascii="바탕" w:eastAsia="바탕" w:hAnsi="바탕"/>
        </w:rPr>
      </w:pPr>
    </w:p>
    <w:p w14:paraId="00A74646" w14:textId="3F3B2241" w:rsidR="00B274F4" w:rsidRPr="00DD7F51" w:rsidRDefault="00170CD9" w:rsidP="00B274F4">
      <w:pPr>
        <w:jc w:val="right"/>
        <w:rPr>
          <w:rFonts w:ascii="바탕" w:eastAsia="바탕" w:hAnsi="바탕"/>
          <w:sz w:val="22"/>
          <w:szCs w:val="24"/>
        </w:rPr>
      </w:pPr>
      <w:r>
        <w:rPr>
          <w:rFonts w:ascii="바탕" w:eastAsia="바탕" w:hAnsi="바탕" w:hint="eastAsia"/>
          <w:sz w:val="22"/>
          <w:szCs w:val="24"/>
        </w:rPr>
        <w:t>2026</w:t>
      </w:r>
      <w:r w:rsidR="00B274F4" w:rsidRPr="00DD7F51">
        <w:rPr>
          <w:rFonts w:ascii="바탕" w:eastAsia="바탕" w:hAnsi="바탕" w:hint="eastAsia"/>
          <w:sz w:val="22"/>
          <w:szCs w:val="24"/>
        </w:rPr>
        <w:t xml:space="preserve">년       </w:t>
      </w:r>
      <w:r>
        <w:rPr>
          <w:rFonts w:ascii="바탕" w:eastAsia="바탕" w:hAnsi="바탕" w:hint="eastAsia"/>
          <w:sz w:val="22"/>
          <w:szCs w:val="24"/>
        </w:rPr>
        <w:t>03</w:t>
      </w:r>
      <w:r w:rsidR="00B274F4" w:rsidRPr="00DD7F51">
        <w:rPr>
          <w:rFonts w:ascii="바탕" w:eastAsia="바탕" w:hAnsi="바탕" w:hint="eastAsia"/>
          <w:sz w:val="22"/>
          <w:szCs w:val="24"/>
        </w:rPr>
        <w:t xml:space="preserve">월       </w:t>
      </w:r>
      <w:r>
        <w:rPr>
          <w:rFonts w:ascii="바탕" w:eastAsia="바탕" w:hAnsi="바탕" w:hint="eastAsia"/>
          <w:sz w:val="22"/>
          <w:szCs w:val="24"/>
        </w:rPr>
        <w:t>04</w:t>
      </w:r>
      <w:r w:rsidR="00B274F4" w:rsidRPr="00DD7F51">
        <w:rPr>
          <w:rFonts w:ascii="바탕" w:eastAsia="바탕" w:hAnsi="바탕" w:hint="eastAsia"/>
          <w:sz w:val="22"/>
          <w:szCs w:val="24"/>
        </w:rPr>
        <w:t>일</w:t>
      </w:r>
    </w:p>
    <w:p w14:paraId="2C3F9338" w14:textId="77777777" w:rsidR="00B274F4" w:rsidRDefault="00B274F4" w:rsidP="00B274F4">
      <w:pPr>
        <w:rPr>
          <w:rFonts w:ascii="바탕" w:eastAsia="바탕" w:hAnsi="바탕"/>
        </w:rPr>
      </w:pPr>
    </w:p>
    <w:p w14:paraId="1DFF9022" w14:textId="77777777" w:rsidR="00B274F4" w:rsidRDefault="00B274F4" w:rsidP="00B274F4">
      <w:pPr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          </w:t>
      </w:r>
      <w:r>
        <w:rPr>
          <w:rFonts w:ascii="바탕" w:eastAsia="바탕" w:hAnsi="바탕"/>
        </w:rPr>
        <w:t xml:space="preserve">                                   </w:t>
      </w:r>
      <w:r>
        <w:rPr>
          <w:rFonts w:ascii="바탕" w:eastAsia="바탕" w:hAnsi="바탕" w:hint="eastAsia"/>
        </w:rPr>
        <w:t xml:space="preserve">회   </w:t>
      </w:r>
      <w:r>
        <w:rPr>
          <w:rFonts w:ascii="바탕" w:eastAsia="바탕" w:hAnsi="바탕"/>
        </w:rPr>
        <w:t xml:space="preserve"> </w:t>
      </w:r>
      <w:r>
        <w:rPr>
          <w:rFonts w:ascii="바탕" w:eastAsia="바탕" w:hAnsi="바탕" w:hint="eastAsia"/>
        </w:rPr>
        <w:t xml:space="preserve">사   </w:t>
      </w:r>
      <w:r>
        <w:rPr>
          <w:rFonts w:ascii="바탕" w:eastAsia="바탕" w:hAnsi="바탕"/>
        </w:rPr>
        <w:t xml:space="preserve"> </w:t>
      </w:r>
      <w:proofErr w:type="gramStart"/>
      <w:r>
        <w:rPr>
          <w:rFonts w:ascii="바탕" w:eastAsia="바탕" w:hAnsi="바탕" w:hint="eastAsia"/>
        </w:rPr>
        <w:t xml:space="preserve">명 </w:t>
      </w:r>
      <w:r>
        <w:rPr>
          <w:rFonts w:ascii="바탕" w:eastAsia="바탕" w:hAnsi="바탕"/>
        </w:rPr>
        <w:t>:</w:t>
      </w:r>
      <w:proofErr w:type="gramEnd"/>
      <w:r>
        <w:rPr>
          <w:rFonts w:ascii="바탕" w:eastAsia="바탕" w:hAnsi="바탕"/>
        </w:rPr>
        <w:t xml:space="preserve"> </w:t>
      </w:r>
    </w:p>
    <w:p w14:paraId="70491D96" w14:textId="77777777" w:rsidR="00B274F4" w:rsidRDefault="00B274F4" w:rsidP="00B274F4">
      <w:pPr>
        <w:rPr>
          <w:rFonts w:ascii="바탕" w:eastAsia="바탕" w:hAnsi="바탕"/>
        </w:rPr>
      </w:pPr>
      <w:r>
        <w:rPr>
          <w:rFonts w:ascii="바탕" w:eastAsia="바탕" w:hAnsi="바탕"/>
        </w:rPr>
        <w:t xml:space="preserve">                                             </w:t>
      </w:r>
      <w:proofErr w:type="gramStart"/>
      <w:r>
        <w:rPr>
          <w:rFonts w:ascii="바탕" w:eastAsia="바탕" w:hAnsi="바탕" w:hint="eastAsia"/>
        </w:rPr>
        <w:t xml:space="preserve">사업자등록번호 </w:t>
      </w:r>
      <w:r>
        <w:rPr>
          <w:rFonts w:ascii="바탕" w:eastAsia="바탕" w:hAnsi="바탕"/>
        </w:rPr>
        <w:t>:</w:t>
      </w:r>
      <w:proofErr w:type="gramEnd"/>
      <w:r>
        <w:rPr>
          <w:rFonts w:ascii="바탕" w:eastAsia="바탕" w:hAnsi="바탕"/>
        </w:rPr>
        <w:t xml:space="preserve"> </w:t>
      </w:r>
    </w:p>
    <w:p w14:paraId="4000F2A6" w14:textId="77777777" w:rsidR="00B274F4" w:rsidRDefault="00B274F4" w:rsidP="5E6F21B9">
      <w:pPr>
        <w:rPr>
          <w:rFonts w:ascii="바탕" w:eastAsia="바탕" w:hAnsi="바탕"/>
        </w:rPr>
      </w:pPr>
      <w:r w:rsidRPr="5E6F21B9">
        <w:rPr>
          <w:rFonts w:ascii="바탕" w:eastAsia="바탕" w:hAnsi="바탕"/>
        </w:rPr>
        <w:t xml:space="preserve">                                             </w:t>
      </w:r>
      <w:proofErr w:type="gramStart"/>
      <w:r w:rsidRPr="5E6F21B9">
        <w:rPr>
          <w:rFonts w:ascii="바탕" w:eastAsia="바탕" w:hAnsi="바탕"/>
        </w:rPr>
        <w:t>대  표</w:t>
      </w:r>
      <w:proofErr w:type="gramEnd"/>
      <w:r w:rsidRPr="5E6F21B9">
        <w:rPr>
          <w:rFonts w:ascii="바탕" w:eastAsia="바탕" w:hAnsi="바탕"/>
        </w:rPr>
        <w:t xml:space="preserve">  이  사 :         (서명 또는 인)</w:t>
      </w:r>
    </w:p>
    <w:p w14:paraId="7F69A2CB" w14:textId="77777777" w:rsidR="00B274F4" w:rsidRDefault="00B274F4" w:rsidP="00B274F4">
      <w:pPr>
        <w:rPr>
          <w:rFonts w:ascii="바탕" w:eastAsia="바탕" w:hAnsi="바탕"/>
        </w:rPr>
      </w:pPr>
    </w:p>
    <w:p w14:paraId="12973372" w14:textId="77777777" w:rsidR="00565D61" w:rsidRPr="00B274F4" w:rsidRDefault="00B274F4" w:rsidP="00B274F4">
      <w:pPr>
        <w:rPr>
          <w:rFonts w:ascii="바탕" w:eastAsia="바탕" w:hAnsi="바탕"/>
          <w:b/>
          <w:sz w:val="24"/>
          <w:szCs w:val="24"/>
        </w:rPr>
      </w:pPr>
      <w:proofErr w:type="spellStart"/>
      <w:r w:rsidRPr="00DD7F51">
        <w:rPr>
          <w:rFonts w:ascii="바탕" w:eastAsia="바탕" w:hAnsi="바탕" w:hint="eastAsia"/>
          <w:b/>
          <w:sz w:val="24"/>
          <w:szCs w:val="24"/>
        </w:rPr>
        <w:t>엘지전자주식회사</w:t>
      </w:r>
      <w:proofErr w:type="spellEnd"/>
      <w:r w:rsidRPr="00DD7F51">
        <w:rPr>
          <w:rFonts w:ascii="바탕" w:eastAsia="바탕" w:hAnsi="바탕" w:hint="eastAsia"/>
          <w:b/>
          <w:sz w:val="24"/>
          <w:szCs w:val="24"/>
        </w:rPr>
        <w:t xml:space="preserve"> 귀중</w:t>
      </w:r>
    </w:p>
    <w:sectPr w:rsidR="00565D61" w:rsidRPr="00B274F4" w:rsidSect="008750A4">
      <w:type w:val="continuous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김현주 (Hyunjoo Kim)" w:date="2026-03-24T09:56:00Z" w:initials="김(K">
    <w:p w14:paraId="35C6EC60" w14:textId="070887E2" w:rsidR="00675135" w:rsidRDefault="00675135">
      <w:pPr>
        <w:pStyle w:val="a9"/>
      </w:pPr>
      <w:r>
        <w:rPr>
          <w:rStyle w:val="a8"/>
        </w:rPr>
        <w:annotationRef/>
      </w:r>
      <w:r>
        <w:rPr>
          <w:rFonts w:hint="eastAsia"/>
        </w:rPr>
        <w:t>선급금</w:t>
      </w:r>
      <w:r>
        <w:rPr>
          <w:rFonts w:hint="eastAsia"/>
        </w:rPr>
        <w:t xml:space="preserve"> </w:t>
      </w:r>
      <w:r>
        <w:rPr>
          <w:rFonts w:hint="eastAsia"/>
        </w:rPr>
        <w:t>지급보증보험증권을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제출받으시기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바랍니다</w:t>
      </w:r>
      <w:r>
        <w:rPr>
          <w:rFonts w:hint="eastAsia"/>
        </w:rPr>
        <w:t>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5C6EC6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5C6EC60" w16cid:durableId="2D6CDE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311063" w14:textId="77777777" w:rsidR="0039629C" w:rsidRDefault="0039629C">
      <w:r>
        <w:separator/>
      </w:r>
    </w:p>
  </w:endnote>
  <w:endnote w:type="continuationSeparator" w:id="0">
    <w:p w14:paraId="79EC68A8" w14:textId="77777777" w:rsidR="0039629C" w:rsidRDefault="00396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4EBE7C" w14:textId="77777777" w:rsidR="00D33020" w:rsidRDefault="00D33020">
    <w:pPr>
      <w:pStyle w:val="a4"/>
    </w:pPr>
    <w: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454AAE">
      <w:rPr>
        <w:noProof/>
      </w:rPr>
      <w:t>12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274BD9" w14:textId="77777777" w:rsidR="0039629C" w:rsidRDefault="0039629C">
      <w:r>
        <w:separator/>
      </w:r>
    </w:p>
  </w:footnote>
  <w:footnote w:type="continuationSeparator" w:id="0">
    <w:p w14:paraId="0AB776AF" w14:textId="77777777" w:rsidR="0039629C" w:rsidRDefault="003962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8C0E92" w14:textId="3C7A67F1" w:rsidR="00041948" w:rsidRDefault="00041948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F268C2" wp14:editId="3147C30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43025" cy="376555"/>
              <wp:effectExtent l="0" t="0" r="9525" b="4445"/>
              <wp:wrapNone/>
              <wp:docPr id="968690555" name="Text Box 4" descr="L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302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89E8F0" w14:textId="1BBA2072" w:rsidR="00041948" w:rsidRPr="00041948" w:rsidRDefault="00041948" w:rsidP="00041948">
                          <w:pPr>
                            <w:rPr>
                              <w:rFonts w:ascii="Calibri" w:eastAsia="Calibri" w:hAnsi="Calibri" w:cs="Calibri"/>
                              <w:noProof/>
                              <w:sz w:val="24"/>
                              <w:szCs w:val="24"/>
                            </w:rPr>
                          </w:pPr>
                          <w:r w:rsidRPr="00041948">
                            <w:rPr>
                              <w:rFonts w:ascii="Calibri" w:eastAsia="Calibri" w:hAnsi="Calibri" w:cs="Calibri"/>
                              <w:noProof/>
                              <w:sz w:val="24"/>
                              <w:szCs w:val="24"/>
                            </w:rPr>
                            <w:t>LGE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 w14:anchorId="52A78A76">
            <v:shapetype id="_x0000_t202" coordsize="21600,21600" o:spt="202" path="m,l,21600r21600,l21600,xe" w14:anchorId="3EF268C2">
              <v:stroke joinstyle="miter"/>
              <v:path gradientshapeok="t" o:connecttype="rect"/>
            </v:shapetype>
            <v:shape id="Text Box 4" style="position:absolute;left:0;text-align:left;margin-left:0;margin-top:0;width:105.7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LGE Internal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">
              <v:textbox style="mso-fit-shape-to-text:t" inset="0,15pt,0,0">
                <w:txbxContent>
                  <w:p w:rsidRPr="00041948" w:rsidR="00041948" w:rsidP="00041948" w:rsidRDefault="00041948" w14:paraId="75077741" w14:textId="1BBA2072">
                    <w:pPr>
                      <w:rPr>
                        <w:rFonts w:ascii="Calibri" w:hAnsi="Calibri" w:eastAsia="Calibri" w:cs="Calibri"/>
                        <w:noProof/>
                        <w:sz w:val="24"/>
                        <w:szCs w:val="24"/>
                      </w:rPr>
                    </w:pPr>
                    <w:r w:rsidRPr="00041948">
                      <w:rPr>
                        <w:rFonts w:ascii="Calibri" w:hAnsi="Calibri" w:eastAsia="Calibri" w:cs="Calibri"/>
                        <w:noProof/>
                        <w:sz w:val="24"/>
                        <w:szCs w:val="24"/>
                      </w:rPr>
                      <w:t>LGE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B787B9" w14:textId="0239EFD0" w:rsidR="00D33020" w:rsidRDefault="00041948" w:rsidP="008750A4">
    <w:pPr>
      <w:pStyle w:val="a3"/>
      <w:jc w:val="right"/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CFF9C87" wp14:editId="2BB0588E">
              <wp:simplePos x="1080655" y="546265"/>
              <wp:positionH relativeFrom="page">
                <wp:align>center</wp:align>
              </wp:positionH>
              <wp:positionV relativeFrom="page">
                <wp:align>top</wp:align>
              </wp:positionV>
              <wp:extent cx="1343025" cy="376555"/>
              <wp:effectExtent l="0" t="0" r="9525" b="4445"/>
              <wp:wrapNone/>
              <wp:docPr id="294861160" name="Text Box 5" descr="L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302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FCE517" w14:textId="37ED788D" w:rsidR="00041948" w:rsidRPr="00041948" w:rsidRDefault="00041948" w:rsidP="00041948">
                          <w:pPr>
                            <w:rPr>
                              <w:rFonts w:ascii="Calibri" w:eastAsia="Calibri" w:hAnsi="Calibri" w:cs="Calibri"/>
                              <w:noProof/>
                              <w:sz w:val="24"/>
                              <w:szCs w:val="24"/>
                            </w:rPr>
                          </w:pPr>
                          <w:r w:rsidRPr="00041948">
                            <w:rPr>
                              <w:rFonts w:ascii="Calibri" w:eastAsia="Calibri" w:hAnsi="Calibri" w:cs="Calibri"/>
                              <w:noProof/>
                              <w:sz w:val="24"/>
                              <w:szCs w:val="24"/>
                            </w:rPr>
                            <w:t>LGE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 w14:anchorId="79DBB74A">
            <v:shapetype id="_x0000_t202" coordsize="21600,21600" o:spt="202" path="m,l,21600r21600,l21600,xe" w14:anchorId="3CFF9C87">
              <v:stroke joinstyle="miter"/>
              <v:path gradientshapeok="t" o:connecttype="rect"/>
            </v:shapetype>
            <v:shape id="Text Box 5" style="position:absolute;left:0;text-align:left;margin-left:0;margin-top:0;width:105.75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LGE Internal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">
              <v:textbox style="mso-fit-shape-to-text:t" inset="0,15pt,0,0">
                <w:txbxContent>
                  <w:p w:rsidRPr="00041948" w:rsidR="00041948" w:rsidP="00041948" w:rsidRDefault="00041948" w14:paraId="0ADA2A57" w14:textId="37ED788D">
                    <w:pPr>
                      <w:rPr>
                        <w:rFonts w:ascii="Calibri" w:hAnsi="Calibri" w:eastAsia="Calibri" w:cs="Calibri"/>
                        <w:noProof/>
                        <w:sz w:val="24"/>
                        <w:szCs w:val="24"/>
                      </w:rPr>
                    </w:pPr>
                    <w:r w:rsidRPr="00041948">
                      <w:rPr>
                        <w:rFonts w:ascii="Calibri" w:hAnsi="Calibri" w:eastAsia="Calibri" w:cs="Calibri"/>
                        <w:noProof/>
                        <w:sz w:val="24"/>
                        <w:szCs w:val="24"/>
                      </w:rPr>
                      <w:t>LGE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0C7593" w14:textId="67EDFF83" w:rsidR="00041948" w:rsidRDefault="00041948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0702C38" wp14:editId="3E66D5E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43025" cy="376555"/>
              <wp:effectExtent l="0" t="0" r="9525" b="4445"/>
              <wp:wrapNone/>
              <wp:docPr id="1070399595" name="Text Box 3" descr="L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302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A7690E" w14:textId="60763465" w:rsidR="00041948" w:rsidRPr="00041948" w:rsidRDefault="00041948" w:rsidP="00041948">
                          <w:pPr>
                            <w:rPr>
                              <w:rFonts w:ascii="Calibri" w:eastAsia="Calibri" w:hAnsi="Calibri" w:cs="Calibri"/>
                              <w:noProof/>
                              <w:sz w:val="24"/>
                              <w:szCs w:val="24"/>
                            </w:rPr>
                          </w:pPr>
                          <w:r w:rsidRPr="00041948">
                            <w:rPr>
                              <w:rFonts w:ascii="Calibri" w:eastAsia="Calibri" w:hAnsi="Calibri" w:cs="Calibri"/>
                              <w:noProof/>
                              <w:sz w:val="24"/>
                              <w:szCs w:val="24"/>
                            </w:rPr>
                            <w:t>LGE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 w14:anchorId="1BEA4F00">
            <v:shapetype id="_x0000_t202" coordsize="21600,21600" o:spt="202" path="m,l,21600r21600,l21600,xe" w14:anchorId="30702C38">
              <v:stroke joinstyle="miter"/>
              <v:path gradientshapeok="t" o:connecttype="rect"/>
            </v:shapetype>
            <v:shape id="Text Box 3" style="position:absolute;left:0;text-align:left;margin-left:0;margin-top:0;width:105.7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LGE Internal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">
              <v:textbox style="mso-fit-shape-to-text:t" inset="0,15pt,0,0">
                <w:txbxContent>
                  <w:p w:rsidRPr="00041948" w:rsidR="00041948" w:rsidP="00041948" w:rsidRDefault="00041948" w14:paraId="487BD36E" w14:textId="60763465">
                    <w:pPr>
                      <w:rPr>
                        <w:rFonts w:ascii="Calibri" w:hAnsi="Calibri" w:eastAsia="Calibri" w:cs="Calibri"/>
                        <w:noProof/>
                        <w:sz w:val="24"/>
                        <w:szCs w:val="24"/>
                      </w:rPr>
                    </w:pPr>
                    <w:r w:rsidRPr="00041948">
                      <w:rPr>
                        <w:rFonts w:ascii="Calibri" w:hAnsi="Calibri" w:eastAsia="Calibri" w:cs="Calibri"/>
                        <w:noProof/>
                        <w:sz w:val="24"/>
                        <w:szCs w:val="24"/>
                      </w:rPr>
                      <w:t>LGE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D64EC"/>
    <w:multiLevelType w:val="hybridMultilevel"/>
    <w:tmpl w:val="AF82869C"/>
    <w:lvl w:ilvl="0" w:tplc="CBA4006C">
      <w:numFmt w:val="bullet"/>
      <w:lvlText w:val=""/>
      <w:lvlJc w:val="left"/>
      <w:pPr>
        <w:ind w:left="760" w:hanging="360"/>
      </w:pPr>
      <w:rPr>
        <w:rFonts w:ascii="Wingdings" w:eastAsia="바탕체" w:hAnsi="Wingdings" w:cs="굴림체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3CD4A3C"/>
    <w:multiLevelType w:val="hybridMultilevel"/>
    <w:tmpl w:val="E1B0B8BE"/>
    <w:lvl w:ilvl="0" w:tplc="B1267A9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60" w:hanging="440"/>
      </w:pPr>
    </w:lvl>
    <w:lvl w:ilvl="2" w:tplc="0409001B" w:tentative="1">
      <w:start w:val="1"/>
      <w:numFmt w:val="lowerRoman"/>
      <w:lvlText w:val="%3."/>
      <w:lvlJc w:val="righ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9" w:tentative="1">
      <w:start w:val="1"/>
      <w:numFmt w:val="upperLetter"/>
      <w:lvlText w:val="%5."/>
      <w:lvlJc w:val="left"/>
      <w:pPr>
        <w:ind w:left="2380" w:hanging="440"/>
      </w:pPr>
    </w:lvl>
    <w:lvl w:ilvl="5" w:tplc="0409001B" w:tentative="1">
      <w:start w:val="1"/>
      <w:numFmt w:val="lowerRoman"/>
      <w:lvlText w:val="%6."/>
      <w:lvlJc w:val="righ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9" w:tentative="1">
      <w:start w:val="1"/>
      <w:numFmt w:val="upperLetter"/>
      <w:lvlText w:val="%8."/>
      <w:lvlJc w:val="left"/>
      <w:pPr>
        <w:ind w:left="3700" w:hanging="440"/>
      </w:pPr>
    </w:lvl>
    <w:lvl w:ilvl="8" w:tplc="0409001B" w:tentative="1">
      <w:start w:val="1"/>
      <w:numFmt w:val="lowerRoman"/>
      <w:lvlText w:val="%9."/>
      <w:lvlJc w:val="right"/>
      <w:pPr>
        <w:ind w:left="4140" w:hanging="44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5-21-2158528993-3912262144-1649455121-1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800"/>
  <w:drawingGridHorizontalSpacing w:val="92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0A4"/>
    <w:rsid w:val="00015690"/>
    <w:rsid w:val="00041948"/>
    <w:rsid w:val="00046B1E"/>
    <w:rsid w:val="000861AC"/>
    <w:rsid w:val="000A0325"/>
    <w:rsid w:val="000D6448"/>
    <w:rsid w:val="000D7E14"/>
    <w:rsid w:val="000E412C"/>
    <w:rsid w:val="00126525"/>
    <w:rsid w:val="001676A9"/>
    <w:rsid w:val="00170CD9"/>
    <w:rsid w:val="001D35E3"/>
    <w:rsid w:val="001E0546"/>
    <w:rsid w:val="001F4E78"/>
    <w:rsid w:val="0024326D"/>
    <w:rsid w:val="00295E42"/>
    <w:rsid w:val="002A108F"/>
    <w:rsid w:val="002B32C8"/>
    <w:rsid w:val="002C01AC"/>
    <w:rsid w:val="00333BBC"/>
    <w:rsid w:val="00340CAD"/>
    <w:rsid w:val="0039629C"/>
    <w:rsid w:val="003E7584"/>
    <w:rsid w:val="003F207C"/>
    <w:rsid w:val="003F7D73"/>
    <w:rsid w:val="0042397A"/>
    <w:rsid w:val="00437C8E"/>
    <w:rsid w:val="00454AAE"/>
    <w:rsid w:val="00460230"/>
    <w:rsid w:val="004858F9"/>
    <w:rsid w:val="004A79A1"/>
    <w:rsid w:val="004F068D"/>
    <w:rsid w:val="00545294"/>
    <w:rsid w:val="00565D61"/>
    <w:rsid w:val="0058450F"/>
    <w:rsid w:val="00630D77"/>
    <w:rsid w:val="0065650E"/>
    <w:rsid w:val="00675135"/>
    <w:rsid w:val="006911BB"/>
    <w:rsid w:val="006F4664"/>
    <w:rsid w:val="00722B21"/>
    <w:rsid w:val="007457D2"/>
    <w:rsid w:val="00765754"/>
    <w:rsid w:val="00790F75"/>
    <w:rsid w:val="007E2CE9"/>
    <w:rsid w:val="007E3ACA"/>
    <w:rsid w:val="007F5D92"/>
    <w:rsid w:val="00806A5D"/>
    <w:rsid w:val="00830240"/>
    <w:rsid w:val="00853699"/>
    <w:rsid w:val="008672B0"/>
    <w:rsid w:val="008750A4"/>
    <w:rsid w:val="00880EF0"/>
    <w:rsid w:val="00885918"/>
    <w:rsid w:val="0088622E"/>
    <w:rsid w:val="008877E4"/>
    <w:rsid w:val="008E47EB"/>
    <w:rsid w:val="008E6EC6"/>
    <w:rsid w:val="008F631E"/>
    <w:rsid w:val="009430B4"/>
    <w:rsid w:val="009B507B"/>
    <w:rsid w:val="009C19FE"/>
    <w:rsid w:val="009E675F"/>
    <w:rsid w:val="00A30CDF"/>
    <w:rsid w:val="00A3792A"/>
    <w:rsid w:val="00A77098"/>
    <w:rsid w:val="00A82AB3"/>
    <w:rsid w:val="00A95A68"/>
    <w:rsid w:val="00AA625B"/>
    <w:rsid w:val="00AC42F6"/>
    <w:rsid w:val="00AE3168"/>
    <w:rsid w:val="00AE7939"/>
    <w:rsid w:val="00B274F4"/>
    <w:rsid w:val="00B60EBA"/>
    <w:rsid w:val="00B61322"/>
    <w:rsid w:val="00BC2079"/>
    <w:rsid w:val="00BD0727"/>
    <w:rsid w:val="00BD7D89"/>
    <w:rsid w:val="00BF5BFF"/>
    <w:rsid w:val="00C07B79"/>
    <w:rsid w:val="00C8494B"/>
    <w:rsid w:val="00C854AE"/>
    <w:rsid w:val="00C870AB"/>
    <w:rsid w:val="00C93CFA"/>
    <w:rsid w:val="00CD0C28"/>
    <w:rsid w:val="00CD4F97"/>
    <w:rsid w:val="00CD66D3"/>
    <w:rsid w:val="00CF3E1D"/>
    <w:rsid w:val="00CF6876"/>
    <w:rsid w:val="00D33020"/>
    <w:rsid w:val="00D57F15"/>
    <w:rsid w:val="00D657BB"/>
    <w:rsid w:val="00DC7FAE"/>
    <w:rsid w:val="00DE16F2"/>
    <w:rsid w:val="00DE6A26"/>
    <w:rsid w:val="00DF3365"/>
    <w:rsid w:val="00E07EBD"/>
    <w:rsid w:val="00E16799"/>
    <w:rsid w:val="00E3177D"/>
    <w:rsid w:val="00E969EB"/>
    <w:rsid w:val="00EB4731"/>
    <w:rsid w:val="00EB5241"/>
    <w:rsid w:val="00EC2851"/>
    <w:rsid w:val="00ED69F9"/>
    <w:rsid w:val="00EF3AD6"/>
    <w:rsid w:val="00F16D41"/>
    <w:rsid w:val="00F2713C"/>
    <w:rsid w:val="00F81ACC"/>
    <w:rsid w:val="00F95BA9"/>
    <w:rsid w:val="00FE7CAF"/>
    <w:rsid w:val="5E6F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C655E4C"/>
  <w15:chartTrackingRefBased/>
  <w15:docId w15:val="{0CA7376E-59BB-4877-B1F3-AD020572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37C8E"/>
    <w:pPr>
      <w:widowControl w:val="0"/>
      <w:wordWrap w:val="0"/>
      <w:autoSpaceDE w:val="0"/>
      <w:autoSpaceDN w:val="0"/>
      <w:jc w:val="both"/>
    </w:pPr>
    <w:rPr>
      <w:rFonts w:eastAsia="바탕체" w:cs="굴림체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750A4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8750A4"/>
    <w:pPr>
      <w:tabs>
        <w:tab w:val="center" w:pos="4252"/>
        <w:tab w:val="right" w:pos="8504"/>
      </w:tabs>
      <w:snapToGrid w:val="0"/>
    </w:pPr>
  </w:style>
  <w:style w:type="paragraph" w:styleId="a5">
    <w:name w:val="Document Map"/>
    <w:basedOn w:val="a"/>
    <w:semiHidden/>
    <w:rsid w:val="008750A4"/>
    <w:pPr>
      <w:shd w:val="clear" w:color="auto" w:fill="000080"/>
    </w:pPr>
    <w:rPr>
      <w:rFonts w:ascii="Arial" w:eastAsia="돋움" w:hAnsi="Arial" w:cs="Times New Roman"/>
    </w:rPr>
  </w:style>
  <w:style w:type="paragraph" w:styleId="a6">
    <w:name w:val="Balloon Text"/>
    <w:basedOn w:val="a"/>
    <w:semiHidden/>
    <w:rsid w:val="00E16799"/>
    <w:rPr>
      <w:rFonts w:ascii="Arial" w:eastAsia="돋움" w:hAnsi="Arial" w:cs="Times New Roman"/>
      <w:sz w:val="18"/>
      <w:szCs w:val="18"/>
    </w:rPr>
  </w:style>
  <w:style w:type="table" w:styleId="a7">
    <w:name w:val="Table Grid"/>
    <w:basedOn w:val="a1"/>
    <w:uiPriority w:val="39"/>
    <w:rsid w:val="00565D61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rsid w:val="00D33020"/>
    <w:rPr>
      <w:sz w:val="18"/>
      <w:szCs w:val="18"/>
    </w:rPr>
  </w:style>
  <w:style w:type="paragraph" w:styleId="a9">
    <w:name w:val="annotation text"/>
    <w:basedOn w:val="a"/>
    <w:link w:val="Char"/>
    <w:rsid w:val="00D33020"/>
    <w:pPr>
      <w:jc w:val="left"/>
    </w:pPr>
  </w:style>
  <w:style w:type="character" w:customStyle="1" w:styleId="Char">
    <w:name w:val="메모 텍스트 Char"/>
    <w:basedOn w:val="a0"/>
    <w:link w:val="a9"/>
    <w:rsid w:val="00D33020"/>
    <w:rPr>
      <w:rFonts w:eastAsia="바탕체" w:cs="굴림체"/>
      <w:color w:val="000000"/>
    </w:rPr>
  </w:style>
  <w:style w:type="paragraph" w:styleId="aa">
    <w:name w:val="annotation subject"/>
    <w:basedOn w:val="a9"/>
    <w:next w:val="a9"/>
    <w:link w:val="Char0"/>
    <w:rsid w:val="00D33020"/>
    <w:rPr>
      <w:b/>
      <w:bCs/>
    </w:rPr>
  </w:style>
  <w:style w:type="character" w:customStyle="1" w:styleId="Char0">
    <w:name w:val="메모 주제 Char"/>
    <w:basedOn w:val="Char"/>
    <w:link w:val="aa"/>
    <w:rsid w:val="00D33020"/>
    <w:rPr>
      <w:rFonts w:eastAsia="바탕체" w:cs="굴림체"/>
      <w:b/>
      <w:bCs/>
      <w:color w:val="000000"/>
    </w:rPr>
  </w:style>
  <w:style w:type="paragraph" w:styleId="ab">
    <w:name w:val="Note Heading"/>
    <w:basedOn w:val="a"/>
    <w:next w:val="a"/>
    <w:link w:val="Char1"/>
    <w:rsid w:val="003E7584"/>
    <w:pPr>
      <w:jc w:val="center"/>
    </w:pPr>
    <w:rPr>
      <w:rFonts w:ascii="Arial" w:eastAsia="바탕" w:hAnsi="Arial" w:cs="Arial"/>
      <w:sz w:val="22"/>
      <w:szCs w:val="22"/>
      <w:lang w:val="ko-KR"/>
    </w:rPr>
  </w:style>
  <w:style w:type="character" w:customStyle="1" w:styleId="Char1">
    <w:name w:val="각주/미주 머리글 Char"/>
    <w:basedOn w:val="a0"/>
    <w:link w:val="ab"/>
    <w:rsid w:val="003E7584"/>
    <w:rPr>
      <w:rFonts w:ascii="Arial" w:hAnsi="Arial" w:cs="Arial"/>
      <w:color w:val="000000"/>
      <w:sz w:val="22"/>
      <w:szCs w:val="22"/>
      <w:lang w:val="ko-KR"/>
    </w:rPr>
  </w:style>
  <w:style w:type="paragraph" w:styleId="ac">
    <w:name w:val="Revision"/>
    <w:hidden/>
    <w:uiPriority w:val="99"/>
    <w:semiHidden/>
    <w:rsid w:val="00041948"/>
    <w:rPr>
      <w:rFonts w:eastAsia="바탕체" w:cs="굴림체"/>
      <w:color w:val="000000"/>
    </w:rPr>
  </w:style>
  <w:style w:type="paragraph" w:styleId="ad">
    <w:name w:val="List Paragraph"/>
    <w:basedOn w:val="a"/>
    <w:uiPriority w:val="34"/>
    <w:qFormat/>
    <w:rsid w:val="00437C8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0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2319</Words>
  <Characters>13219</Characters>
  <Application>Microsoft Office Word</Application>
  <DocSecurity>0</DocSecurity>
  <Lines>110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계약관리번호</vt:lpstr>
    </vt:vector>
  </TitlesOfParts>
  <Company/>
  <LinksUpToDate>false</LinksUpToDate>
  <CharactersWithSpaces>15507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계약관리번호</dc:title>
  <dc:subject/>
  <dc:creator>kmin8052</dc:creator>
  <cp:keywords/>
  <dc:description/>
  <cp:lastModifiedBy>김현주 (Hyunjoo Kim)</cp:lastModifiedBy>
  <cp:revision>2</cp:revision>
  <dcterms:created xsi:type="dcterms:W3CDTF">2026-03-24T01:49:00Z</dcterms:created>
  <dcterms:modified xsi:type="dcterms:W3CDTF">2026-03-24T01:49:00Z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3fcd006b,39bd0b7b,11933968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LGE Internal Use Only</vt:lpwstr>
  </property>
  <property fmtid="{D5CDD505-2E9C-101B-9397-08002B2CF9AE}" pid="5" name="MSIP_Label_cc6ed9fc-fefc-4a0c-a6d6-10cf236c0d4f_Enabled">
    <vt:lpwstr>true</vt:lpwstr>
  </property>
  <property fmtid="{D5CDD505-2E9C-101B-9397-08002B2CF9AE}" pid="6" name="MSIP_Label_cc6ed9fc-fefc-4a0c-a6d6-10cf236c0d4f_SetDate">
    <vt:lpwstr>2025-03-18T07:06:10Z</vt:lpwstr>
  </property>
  <property fmtid="{D5CDD505-2E9C-101B-9397-08002B2CF9AE}" pid="7" name="MSIP_Label_cc6ed9fc-fefc-4a0c-a6d6-10cf236c0d4f_Method">
    <vt:lpwstr>Standard</vt:lpwstr>
  </property>
  <property fmtid="{D5CDD505-2E9C-101B-9397-08002B2CF9AE}" pid="8" name="MSIP_Label_cc6ed9fc-fefc-4a0c-a6d6-10cf236c0d4f_Name">
    <vt:lpwstr>Internal use only</vt:lpwstr>
  </property>
  <property fmtid="{D5CDD505-2E9C-101B-9397-08002B2CF9AE}" pid="9" name="MSIP_Label_cc6ed9fc-fefc-4a0c-a6d6-10cf236c0d4f_SiteId">
    <vt:lpwstr>5069cde4-642a-45c0-8094-d0c2dec10be3</vt:lpwstr>
  </property>
  <property fmtid="{D5CDD505-2E9C-101B-9397-08002B2CF9AE}" pid="10" name="MSIP_Label_cc6ed9fc-fefc-4a0c-a6d6-10cf236c0d4f_ActionId">
    <vt:lpwstr>5ff0598b-df90-4b3f-802c-f5556593f8a7</vt:lpwstr>
  </property>
  <property fmtid="{D5CDD505-2E9C-101B-9397-08002B2CF9AE}" pid="11" name="MSIP_Label_cc6ed9fc-fefc-4a0c-a6d6-10cf236c0d4f_ContentBits">
    <vt:lpwstr>1</vt:lpwstr>
  </property>
  <property fmtid="{D5CDD505-2E9C-101B-9397-08002B2CF9AE}" pid="12" name="MSIP_Label_cc6ed9fc-fefc-4a0c-a6d6-10cf236c0d4f_Tag">
    <vt:lpwstr>10, 3, 0, 1</vt:lpwstr>
  </property>
</Properties>
</file>