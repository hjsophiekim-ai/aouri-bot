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45216" w14:textId="77777777" w:rsidR="0005301F" w:rsidRDefault="00642408">
      <w:pPr>
        <w:jc w:val="center"/>
        <w:rPr>
          <w:b/>
          <w:sz w:val="24"/>
          <w:szCs w:val="24"/>
        </w:rPr>
      </w:pPr>
      <w:r>
        <w:rPr>
          <w:rFonts w:ascii="궁서" w:eastAsia="궁서" w:hAnsi="궁서" w:cs="궁서"/>
          <w:b/>
          <w:sz w:val="24"/>
          <w:szCs w:val="24"/>
        </w:rPr>
        <w:t>위탁</w:t>
      </w:r>
      <w:r>
        <w:rPr>
          <w:rFonts w:ascii="궁서" w:eastAsia="궁서" w:hAnsi="궁서" w:cs="궁서"/>
          <w:b/>
          <w:sz w:val="24"/>
          <w:szCs w:val="24"/>
        </w:rPr>
        <w:t xml:space="preserve"> </w:t>
      </w:r>
      <w:r>
        <w:rPr>
          <w:rFonts w:ascii="궁서" w:eastAsia="궁서" w:hAnsi="궁서" w:cs="궁서"/>
          <w:b/>
          <w:sz w:val="24"/>
          <w:szCs w:val="24"/>
        </w:rPr>
        <w:t>용역</w:t>
      </w:r>
      <w:r>
        <w:rPr>
          <w:rFonts w:ascii="궁서" w:eastAsia="궁서" w:hAnsi="궁서" w:cs="궁서"/>
          <w:b/>
          <w:sz w:val="24"/>
          <w:szCs w:val="24"/>
        </w:rPr>
        <w:t xml:space="preserve"> </w:t>
      </w:r>
      <w:r>
        <w:rPr>
          <w:rFonts w:ascii="궁서" w:eastAsia="궁서" w:hAnsi="궁서" w:cs="궁서"/>
          <w:b/>
          <w:sz w:val="24"/>
          <w:szCs w:val="24"/>
        </w:rPr>
        <w:t>계약서</w:t>
      </w:r>
    </w:p>
    <w:p w14:paraId="516DCF03" w14:textId="77777777" w:rsidR="0005301F" w:rsidRDefault="0005301F">
      <w:pPr>
        <w:jc w:val="center"/>
        <w:rPr>
          <w:b/>
          <w:sz w:val="22"/>
          <w:szCs w:val="22"/>
        </w:rPr>
      </w:pPr>
    </w:p>
    <w:p w14:paraId="7CAB88B1" w14:textId="77777777" w:rsidR="0005301F" w:rsidRDefault="00642408">
      <w:r>
        <w:rPr>
          <w:rFonts w:ascii="궁서" w:eastAsia="궁서" w:hAnsi="궁서" w:cs="궁서"/>
        </w:rPr>
        <w:t>주식회사</w:t>
      </w:r>
      <w:r>
        <w:rPr>
          <w:rFonts w:ascii="궁서" w:eastAsia="궁서" w:hAnsi="궁서" w:cs="궁서"/>
        </w:rPr>
        <w:t xml:space="preserve"> </w:t>
      </w:r>
      <w:proofErr w:type="spellStart"/>
      <w:r>
        <w:rPr>
          <w:rFonts w:ascii="궁서" w:eastAsia="궁서" w:hAnsi="궁서" w:cs="궁서"/>
        </w:rPr>
        <w:t>퍼시스홀딩스</w:t>
      </w:r>
      <w:proofErr w:type="spellEnd"/>
      <w:r>
        <w:rPr>
          <w:rFonts w:ascii="궁서" w:eastAsia="궁서" w:hAnsi="궁서" w:cs="궁서"/>
        </w:rPr>
        <w:t>(</w:t>
      </w:r>
      <w:r>
        <w:rPr>
          <w:rFonts w:ascii="궁서" w:eastAsia="궁서" w:hAnsi="궁서" w:cs="궁서"/>
        </w:rPr>
        <w:t>이하</w:t>
      </w:r>
      <w:r>
        <w:rPr>
          <w:rFonts w:ascii="궁서" w:eastAsia="궁서" w:hAnsi="궁서" w:cs="궁서"/>
        </w:rPr>
        <w:t xml:space="preserve"> “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</w:rPr>
        <w:t>”</w:t>
      </w:r>
      <w:r>
        <w:rPr>
          <w:rFonts w:ascii="궁서" w:eastAsia="궁서" w:hAnsi="궁서" w:cs="궁서"/>
        </w:rPr>
        <w:t>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함</w:t>
      </w:r>
      <w:r>
        <w:rPr>
          <w:rFonts w:ascii="궁서" w:eastAsia="궁서" w:hAnsi="궁서" w:cs="궁서"/>
        </w:rPr>
        <w:t>)</w:t>
      </w:r>
      <w:r>
        <w:rPr>
          <w:rFonts w:ascii="궁서" w:eastAsia="궁서" w:hAnsi="궁서" w:cs="궁서"/>
        </w:rPr>
        <w:t>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프리랜서</w:t>
      </w:r>
      <w:r>
        <w:rPr>
          <w:rFonts w:ascii="궁서" w:eastAsia="궁서" w:hAnsi="궁서" w:cs="궁서"/>
        </w:rPr>
        <w:t xml:space="preserve"> </w:t>
      </w:r>
      <w:proofErr w:type="spellStart"/>
      <w:r>
        <w:rPr>
          <w:rFonts w:ascii="궁서" w:eastAsia="궁서" w:hAnsi="궁서" w:cs="궁서"/>
        </w:rPr>
        <w:t>최찬미</w:t>
      </w:r>
      <w:proofErr w:type="spellEnd"/>
      <w:r>
        <w:rPr>
          <w:rFonts w:ascii="궁서" w:eastAsia="궁서" w:hAnsi="궁서" w:cs="궁서"/>
        </w:rPr>
        <w:t>(</w:t>
      </w:r>
      <w:r>
        <w:rPr>
          <w:rFonts w:ascii="궁서" w:eastAsia="궁서" w:hAnsi="궁서" w:cs="궁서"/>
        </w:rPr>
        <w:t>이하</w:t>
      </w:r>
      <w:r>
        <w:rPr>
          <w:rFonts w:ascii="궁서" w:eastAsia="궁서" w:hAnsi="궁서" w:cs="궁서"/>
        </w:rPr>
        <w:t xml:space="preserve"> “</w:t>
      </w:r>
      <w:r>
        <w:rPr>
          <w:rFonts w:ascii="궁서" w:eastAsia="궁서" w:hAnsi="궁서" w:cs="궁서"/>
        </w:rPr>
        <w:t>제공자</w:t>
      </w:r>
      <w:r>
        <w:rPr>
          <w:rFonts w:ascii="궁서" w:eastAsia="궁서" w:hAnsi="궁서" w:cs="궁서"/>
        </w:rPr>
        <w:t>”</w:t>
      </w:r>
      <w:r>
        <w:rPr>
          <w:rFonts w:ascii="궁서" w:eastAsia="궁서" w:hAnsi="궁서" w:cs="궁서"/>
        </w:rPr>
        <w:t>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함</w:t>
      </w:r>
      <w:r>
        <w:rPr>
          <w:rFonts w:ascii="궁서" w:eastAsia="궁서" w:hAnsi="궁서" w:cs="궁서"/>
        </w:rPr>
        <w:t>)</w:t>
      </w:r>
      <w:r>
        <w:rPr>
          <w:rFonts w:ascii="궁서" w:eastAsia="궁서" w:hAnsi="궁서" w:cs="궁서"/>
        </w:rPr>
        <w:t>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아래와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같이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위탁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용역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체결한다</w:t>
      </w:r>
      <w:r>
        <w:rPr>
          <w:rFonts w:ascii="궁서" w:eastAsia="궁서" w:hAnsi="궁서" w:cs="궁서"/>
        </w:rPr>
        <w:t xml:space="preserve">. </w:t>
      </w:r>
    </w:p>
    <w:p w14:paraId="5BA7F000" w14:textId="77777777" w:rsidR="0005301F" w:rsidRDefault="0005301F"/>
    <w:p w14:paraId="54AF1A06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목적</w:t>
      </w:r>
    </w:p>
    <w:p w14:paraId="5C8632D7" w14:textId="77777777" w:rsidR="0005301F" w:rsidRDefault="00642408"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구매자의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영문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검수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업무</w:t>
      </w:r>
      <w:r>
        <w:rPr>
          <w:rFonts w:ascii="궁서" w:eastAsia="궁서" w:hAnsi="궁서" w:cs="궁서"/>
        </w:rPr>
        <w:t>(</w:t>
      </w:r>
      <w:r>
        <w:rPr>
          <w:rFonts w:ascii="궁서" w:eastAsia="궁서" w:hAnsi="궁서" w:cs="궁서"/>
        </w:rPr>
        <w:t>이하</w:t>
      </w:r>
      <w:r>
        <w:rPr>
          <w:rFonts w:ascii="궁서" w:eastAsia="궁서" w:hAnsi="궁서" w:cs="궁서"/>
        </w:rPr>
        <w:t xml:space="preserve"> “</w:t>
      </w:r>
      <w:r>
        <w:rPr>
          <w:rFonts w:ascii="궁서" w:eastAsia="궁서" w:hAnsi="궁서" w:cs="궁서"/>
        </w:rPr>
        <w:t>위탁업무</w:t>
      </w:r>
      <w:r>
        <w:rPr>
          <w:rFonts w:ascii="궁서" w:eastAsia="궁서" w:hAnsi="궁서" w:cs="궁서"/>
        </w:rPr>
        <w:t>”</w:t>
      </w:r>
      <w:r>
        <w:rPr>
          <w:rFonts w:ascii="궁서" w:eastAsia="궁서" w:hAnsi="궁서" w:cs="궁서"/>
        </w:rPr>
        <w:t>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함</w:t>
      </w:r>
      <w:r>
        <w:rPr>
          <w:rFonts w:ascii="궁서" w:eastAsia="궁서" w:hAnsi="궁서" w:cs="궁서"/>
        </w:rPr>
        <w:t>)</w:t>
      </w:r>
      <w:r>
        <w:rPr>
          <w:rFonts w:ascii="궁서" w:eastAsia="궁서" w:hAnsi="궁서" w:cs="궁서"/>
        </w:rPr>
        <w:t>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제공자에게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위탁하고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</w:rPr>
        <w:t xml:space="preserve"> </w:t>
      </w:r>
      <w:proofErr w:type="spellStart"/>
      <w:r>
        <w:rPr>
          <w:rFonts w:ascii="궁서" w:eastAsia="궁서" w:hAnsi="궁서" w:cs="궁서"/>
        </w:rPr>
        <w:t>위탁받은</w:t>
      </w:r>
      <w:proofErr w:type="spellEnd"/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업무를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성실하게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이행함에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있어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필요한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제반사항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및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당사자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간의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권리와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의무를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규정함에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목적이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있다</w:t>
      </w:r>
      <w:r>
        <w:rPr>
          <w:rFonts w:ascii="궁서" w:eastAsia="궁서" w:hAnsi="궁서" w:cs="궁서"/>
        </w:rPr>
        <w:t xml:space="preserve">. </w:t>
      </w:r>
    </w:p>
    <w:p w14:paraId="23595A11" w14:textId="77777777" w:rsidR="0005301F" w:rsidRDefault="0005301F"/>
    <w:p w14:paraId="35E11099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2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위탁업무의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범위</w:t>
      </w:r>
    </w:p>
    <w:p w14:paraId="16468FEE" w14:textId="77777777" w:rsidR="0005301F" w:rsidRDefault="00642408">
      <w:r>
        <w:rPr>
          <w:rFonts w:ascii="궁서" w:eastAsia="궁서" w:hAnsi="궁서" w:cs="궁서"/>
        </w:rPr>
        <w:t>구매자가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제공자에게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위탁하는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위탁업무의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범위는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아래와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같다</w:t>
      </w:r>
      <w:r>
        <w:rPr>
          <w:rFonts w:ascii="궁서" w:eastAsia="궁서" w:hAnsi="궁서" w:cs="궁서"/>
        </w:rPr>
        <w:t xml:space="preserve">. </w:t>
      </w:r>
    </w:p>
    <w:p w14:paraId="2C0C68D7" w14:textId="77777777" w:rsidR="0005301F" w:rsidRDefault="006424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</w:rPr>
        <w:t>번역된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영문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검수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및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수정</w:t>
      </w:r>
      <w:r>
        <w:rPr>
          <w:rFonts w:ascii="궁서" w:eastAsia="궁서" w:hAnsi="궁서" w:cs="궁서"/>
        </w:rPr>
        <w:t xml:space="preserve"> </w:t>
      </w:r>
    </w:p>
    <w:p w14:paraId="731ECF9A" w14:textId="77777777" w:rsidR="0005301F" w:rsidRDefault="006424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</w:rPr>
        <w:t>국문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콘텐츠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영문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번역</w:t>
      </w:r>
      <w:r>
        <w:rPr>
          <w:rFonts w:ascii="궁서" w:eastAsia="궁서" w:hAnsi="궁서" w:cs="궁서"/>
        </w:rPr>
        <w:t xml:space="preserve"> </w:t>
      </w:r>
    </w:p>
    <w:p w14:paraId="000F3C70" w14:textId="77777777" w:rsidR="0005301F" w:rsidRDefault="0005301F"/>
    <w:p w14:paraId="638E40F8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3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계약기간</w:t>
      </w:r>
    </w:p>
    <w:p w14:paraId="635F5158" w14:textId="77777777" w:rsidR="0005301F" w:rsidRDefault="00642408"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계약기간은</w:t>
      </w:r>
      <w:r>
        <w:rPr>
          <w:rFonts w:ascii="궁서" w:eastAsia="궁서" w:hAnsi="궁서" w:cs="궁서"/>
        </w:rPr>
        <w:t xml:space="preserve"> 2024</w:t>
      </w:r>
      <w:r>
        <w:rPr>
          <w:rFonts w:ascii="궁서" w:eastAsia="궁서" w:hAnsi="궁서" w:cs="궁서"/>
        </w:rPr>
        <w:t>년</w:t>
      </w:r>
      <w:r>
        <w:rPr>
          <w:rFonts w:ascii="궁서" w:eastAsia="궁서" w:hAnsi="궁서" w:cs="궁서"/>
        </w:rPr>
        <w:t xml:space="preserve"> 2</w:t>
      </w:r>
      <w:r>
        <w:rPr>
          <w:rFonts w:ascii="궁서" w:eastAsia="궁서" w:hAnsi="궁서" w:cs="궁서"/>
        </w:rPr>
        <w:t>월</w:t>
      </w:r>
      <w:r>
        <w:rPr>
          <w:rFonts w:ascii="궁서" w:eastAsia="궁서" w:hAnsi="궁서" w:cs="궁서"/>
        </w:rPr>
        <w:t xml:space="preserve"> 1</w:t>
      </w:r>
      <w:r>
        <w:rPr>
          <w:rFonts w:ascii="궁서" w:eastAsia="궁서" w:hAnsi="궁서" w:cs="궁서"/>
        </w:rPr>
        <w:t>일부터</w:t>
      </w:r>
      <w:r>
        <w:rPr>
          <w:rFonts w:ascii="궁서" w:eastAsia="궁서" w:hAnsi="궁서" w:cs="궁서"/>
        </w:rPr>
        <w:t xml:space="preserve"> 2024</w:t>
      </w:r>
      <w:r>
        <w:rPr>
          <w:rFonts w:ascii="궁서" w:eastAsia="궁서" w:hAnsi="궁서" w:cs="궁서"/>
        </w:rPr>
        <w:t>년</w:t>
      </w:r>
      <w:r>
        <w:rPr>
          <w:rFonts w:ascii="궁서" w:eastAsia="궁서" w:hAnsi="궁서" w:cs="궁서"/>
        </w:rPr>
        <w:t xml:space="preserve"> 2</w:t>
      </w:r>
      <w:r>
        <w:rPr>
          <w:rFonts w:ascii="궁서" w:eastAsia="궁서" w:hAnsi="궁서" w:cs="궁서"/>
        </w:rPr>
        <w:t>월</w:t>
      </w:r>
      <w:r>
        <w:rPr>
          <w:rFonts w:ascii="궁서" w:eastAsia="궁서" w:hAnsi="궁서" w:cs="궁서"/>
        </w:rPr>
        <w:t xml:space="preserve"> 29</w:t>
      </w:r>
      <w:r>
        <w:rPr>
          <w:rFonts w:ascii="궁서" w:eastAsia="궁서" w:hAnsi="궁서" w:cs="궁서"/>
        </w:rPr>
        <w:t>일</w:t>
      </w:r>
      <w:r>
        <w:rPr>
          <w:rFonts w:ascii="궁서" w:eastAsia="궁서" w:hAnsi="궁서" w:cs="궁서"/>
        </w:rPr>
        <w:t xml:space="preserve"> </w:t>
      </w:r>
      <w:proofErr w:type="spellStart"/>
      <w:r>
        <w:rPr>
          <w:rFonts w:ascii="궁서" w:eastAsia="궁서" w:hAnsi="궁서" w:cs="궁서"/>
        </w:rPr>
        <w:t>까지로</w:t>
      </w:r>
      <w:proofErr w:type="spellEnd"/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한다</w:t>
      </w:r>
      <w:r>
        <w:rPr>
          <w:rFonts w:ascii="궁서" w:eastAsia="궁서" w:hAnsi="궁서" w:cs="궁서"/>
        </w:rPr>
        <w:t xml:space="preserve">. </w:t>
      </w:r>
    </w:p>
    <w:p w14:paraId="5AC08FFB" w14:textId="77777777" w:rsidR="0005301F" w:rsidRDefault="0005301F"/>
    <w:p w14:paraId="2860896B" w14:textId="77777777" w:rsidR="0005301F" w:rsidRDefault="00642408">
      <w:pPr>
        <w:rPr>
          <w:color w:val="000000"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4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위탁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업무의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절차</w:t>
      </w:r>
    </w:p>
    <w:p w14:paraId="1A84A3AB" w14:textId="77777777" w:rsidR="0005301F" w:rsidRDefault="006424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제공자는</w:t>
      </w:r>
      <w:r>
        <w:rPr>
          <w:rFonts w:eastAsia="Times New Roman"/>
          <w:color w:val="000000"/>
        </w:rPr>
        <w:t xml:space="preserve"> </w:t>
      </w:r>
      <w:r>
        <w:rPr>
          <w:rFonts w:ascii="궁서" w:eastAsia="궁서" w:hAnsi="궁서" w:cs="궁서"/>
        </w:rPr>
        <w:t>구매자와</w:t>
      </w:r>
      <w:r>
        <w:rPr>
          <w:rFonts w:eastAsia="Times New Roman"/>
          <w:color w:val="000000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협의한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일정에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위탁업무를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진행해야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6D8789C5" w14:textId="77777777" w:rsidR="0005301F" w:rsidRDefault="006424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궁서" w:eastAsia="궁서" w:hAnsi="궁서" w:cs="궁서"/>
        </w:rPr>
        <w:t>구매자는</w:t>
      </w:r>
      <w:r>
        <w:rPr>
          <w:rFonts w:eastAsia="Times New Roman"/>
          <w:color w:val="000000"/>
        </w:rPr>
        <w:t xml:space="preserve"> </w:t>
      </w:r>
      <w:r>
        <w:rPr>
          <w:rFonts w:ascii="궁서" w:eastAsia="궁서" w:hAnsi="궁서" w:cs="궁서"/>
        </w:rPr>
        <w:t>계약기간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필요에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콘텐츠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수정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및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보완을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요청할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03BD42AE" w14:textId="77777777" w:rsidR="0005301F" w:rsidRDefault="00642408">
      <w:pPr>
        <w:numPr>
          <w:ilvl w:val="0"/>
          <w:numId w:val="10"/>
        </w:numPr>
      </w:pPr>
      <w:r>
        <w:rPr>
          <w:rFonts w:ascii="궁서" w:eastAsia="궁서" w:hAnsi="궁서" w:cs="궁서"/>
        </w:rPr>
        <w:t>결과는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워드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PDF </w:t>
      </w:r>
      <w:r>
        <w:rPr>
          <w:rFonts w:ascii="궁서" w:eastAsia="궁서" w:hAnsi="궁서" w:cs="궁서"/>
        </w:rPr>
        <w:t>파일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형식으로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이메일을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통해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제공한다</w:t>
      </w:r>
      <w:r>
        <w:rPr>
          <w:rFonts w:ascii="궁서" w:eastAsia="궁서" w:hAnsi="궁서" w:cs="궁서"/>
        </w:rPr>
        <w:t xml:space="preserve">. </w:t>
      </w:r>
    </w:p>
    <w:p w14:paraId="0EB3C749" w14:textId="77777777" w:rsidR="0005301F" w:rsidRDefault="00642408">
      <w:pPr>
        <w:numPr>
          <w:ilvl w:val="0"/>
          <w:numId w:val="10"/>
        </w:numPr>
      </w:pPr>
      <w:r>
        <w:rPr>
          <w:rFonts w:ascii="궁서" w:eastAsia="궁서" w:hAnsi="궁서" w:cs="궁서"/>
        </w:rPr>
        <w:t>일정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변동이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필요시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구매자와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협의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하에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조정한다</w:t>
      </w:r>
      <w:r>
        <w:rPr>
          <w:rFonts w:ascii="궁서" w:eastAsia="궁서" w:hAnsi="궁서" w:cs="궁서"/>
        </w:rPr>
        <w:t xml:space="preserve">. </w:t>
      </w:r>
      <w:bookmarkStart w:id="0" w:name="_GoBack"/>
      <w:bookmarkEnd w:id="0"/>
    </w:p>
    <w:p w14:paraId="21F0E63B" w14:textId="77777777" w:rsidR="0005301F" w:rsidRDefault="0005301F"/>
    <w:p w14:paraId="31BD2D71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5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제공자의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의무</w:t>
      </w:r>
      <w:r>
        <w:rPr>
          <w:rFonts w:ascii="궁서" w:eastAsia="궁서" w:hAnsi="궁서" w:cs="궁서"/>
          <w:b/>
        </w:rPr>
        <w:t xml:space="preserve"> </w:t>
      </w:r>
    </w:p>
    <w:p w14:paraId="418510E2" w14:textId="77777777" w:rsidR="0005301F" w:rsidRDefault="0064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위탁업무를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수행함에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명예와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이미지를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손상시키는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행위를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하여서는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아니되고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저작권법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개인정보보호법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표시광고법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전자상거래법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관계법령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및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사회상규를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준수하여야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하며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자의</w:t>
      </w:r>
      <w:r>
        <w:rPr>
          <w:rFonts w:ascii="궁서" w:eastAsia="궁서" w:hAnsi="궁서" w:cs="궁서"/>
          <w:color w:val="000000"/>
        </w:rPr>
        <w:t xml:space="preserve"> </w:t>
      </w:r>
      <w:ins w:id="1" w:author="김현주 (Hyunjoo Kim)" w:date="2024-02-13T16:44:00Z">
        <w:r w:rsidR="008123CC">
          <w:rPr>
            <w:rFonts w:ascii="궁서" w:eastAsia="궁서" w:hAnsi="궁서" w:cs="궁서" w:hint="eastAsia"/>
            <w:color w:val="000000"/>
          </w:rPr>
          <w:t xml:space="preserve">지식재산권 등 </w:t>
        </w:r>
      </w:ins>
      <w:r>
        <w:rPr>
          <w:rFonts w:ascii="궁서" w:eastAsia="궁서" w:hAnsi="궁서" w:cs="궁서"/>
          <w:color w:val="000000"/>
        </w:rPr>
        <w:t>권리를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침해하지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아니할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것을</w:t>
      </w:r>
      <w:r>
        <w:rPr>
          <w:rFonts w:ascii="궁서" w:eastAsia="궁서" w:hAnsi="궁서" w:cs="궁서"/>
          <w:color w:val="000000"/>
        </w:rPr>
        <w:t xml:space="preserve"> </w:t>
      </w:r>
      <w:proofErr w:type="gramStart"/>
      <w:r>
        <w:rPr>
          <w:rFonts w:ascii="궁서" w:eastAsia="궁서" w:hAnsi="궁서" w:cs="궁서"/>
          <w:color w:val="000000"/>
        </w:rPr>
        <w:t>보증한다</w:t>
      </w:r>
      <w:r>
        <w:rPr>
          <w:rFonts w:ascii="궁서" w:eastAsia="궁서" w:hAnsi="궁서" w:cs="궁서"/>
          <w:color w:val="000000"/>
        </w:rPr>
        <w:t>.</w:t>
      </w:r>
      <w:ins w:id="2" w:author="김현주 (Hyunjoo Kim)" w:date="2024-02-13T16:44:00Z">
        <w:r w:rsidR="008123CC">
          <w:rPr>
            <w:rFonts w:ascii="궁서" w:eastAsia="궁서" w:hAnsi="궁서" w:cs="궁서" w:hint="eastAsia"/>
            <w:color w:val="000000"/>
          </w:rPr>
          <w:t>만일</w:t>
        </w:r>
        <w:proofErr w:type="gramEnd"/>
        <w:r w:rsidR="008123CC">
          <w:rPr>
            <w:rFonts w:ascii="궁서" w:eastAsia="궁서" w:hAnsi="궁서" w:cs="궁서" w:hint="eastAsia"/>
            <w:color w:val="000000"/>
          </w:rPr>
          <w:t xml:space="preserve"> </w:t>
        </w:r>
        <w:r w:rsidR="008123CC">
          <w:rPr>
            <w:rFonts w:ascii="궁서" w:eastAsia="궁서" w:hAnsi="궁서" w:cs="궁서" w:hint="eastAsia"/>
            <w:color w:val="000000"/>
          </w:rPr>
          <w:lastRenderedPageBreak/>
          <w:t>본 조항 위반으로</w:t>
        </w:r>
        <w:r w:rsidR="008123CC">
          <w:rPr>
            <w:rFonts w:ascii="궁서" w:eastAsia="궁서" w:hAnsi="궁서" w:cs="궁서"/>
            <w:color w:val="000000"/>
          </w:rPr>
          <w:t xml:space="preserve"> </w:t>
        </w:r>
        <w:r w:rsidR="008123CC">
          <w:rPr>
            <w:rFonts w:ascii="궁서" w:eastAsia="궁서" w:hAnsi="궁서" w:cs="궁서" w:hint="eastAsia"/>
            <w:color w:val="000000"/>
          </w:rPr>
          <w:t>손해가 발생한 경우,</w:t>
        </w:r>
        <w:r w:rsidR="008123CC">
          <w:rPr>
            <w:rFonts w:ascii="궁서" w:eastAsia="궁서" w:hAnsi="궁서" w:cs="궁서"/>
            <w:color w:val="000000"/>
          </w:rPr>
          <w:t xml:space="preserve"> </w:t>
        </w:r>
        <w:r w:rsidR="008123CC">
          <w:rPr>
            <w:rFonts w:ascii="궁서" w:eastAsia="궁서" w:hAnsi="궁서" w:cs="궁서" w:hint="eastAsia"/>
            <w:color w:val="000000"/>
          </w:rPr>
          <w:t>제공자는 본인의 책임과 비용으로 이를 해결하고 그 책임</w:t>
        </w:r>
      </w:ins>
      <w:ins w:id="3" w:author="김현주 (Hyunjoo Kim)" w:date="2024-02-13T16:45:00Z">
        <w:r w:rsidR="008123CC">
          <w:rPr>
            <w:rFonts w:ascii="궁서" w:eastAsia="궁서" w:hAnsi="궁서" w:cs="궁서" w:hint="eastAsia"/>
            <w:color w:val="000000"/>
          </w:rPr>
          <w:t xml:space="preserve">으로부터 구매자를 </w:t>
        </w:r>
        <w:proofErr w:type="spellStart"/>
        <w:r w:rsidR="008123CC">
          <w:rPr>
            <w:rFonts w:ascii="궁서" w:eastAsia="궁서" w:hAnsi="궁서" w:cs="궁서" w:hint="eastAsia"/>
            <w:color w:val="000000"/>
          </w:rPr>
          <w:t>면책시켜야</w:t>
        </w:r>
        <w:proofErr w:type="spellEnd"/>
        <w:r w:rsidR="008123CC">
          <w:rPr>
            <w:rFonts w:ascii="궁서" w:eastAsia="궁서" w:hAnsi="궁서" w:cs="궁서" w:hint="eastAsia"/>
            <w:color w:val="000000"/>
          </w:rPr>
          <w:t xml:space="preserve"> 한다.</w:t>
        </w:r>
        <w:r w:rsidR="008123CC">
          <w:rPr>
            <w:rFonts w:ascii="궁서" w:eastAsia="궁서" w:hAnsi="궁서" w:cs="궁서"/>
            <w:color w:val="000000"/>
          </w:rPr>
          <w:t xml:space="preserve"> </w:t>
        </w:r>
      </w:ins>
    </w:p>
    <w:p w14:paraId="28E576DC" w14:textId="77777777" w:rsidR="0005301F" w:rsidRDefault="0064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동의를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받아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통해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수행하는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권리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의무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관계법령을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준수하게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060D97B6" w14:textId="77777777" w:rsidR="0005301F" w:rsidRDefault="0064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  <w:color w:val="000000"/>
        </w:rPr>
        <w:t>전항에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의무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관계법령을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위반하는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이로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인해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발생한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배상하여야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 </w:t>
      </w:r>
    </w:p>
    <w:p w14:paraId="5281E706" w14:textId="77777777" w:rsidR="0005301F" w:rsidRDefault="0064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계획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별도로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수행함에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업무별로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합의된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마감기한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정해진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완료하여야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5C88BD13" w14:textId="77777777" w:rsidR="0005301F" w:rsidRDefault="0064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궁서" w:eastAsia="궁서" w:hAnsi="궁서" w:cs="궁서"/>
        </w:rPr>
        <w:t>제</w:t>
      </w:r>
      <w:r>
        <w:rPr>
          <w:rFonts w:ascii="궁서" w:eastAsia="궁서" w:hAnsi="궁서" w:cs="궁서"/>
        </w:rPr>
        <w:t>공자는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위탁업무를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수행함에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내용이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4</w:t>
      </w:r>
      <w:r>
        <w:rPr>
          <w:rFonts w:ascii="궁서" w:eastAsia="궁서" w:hAnsi="궁서" w:cs="궁서"/>
          <w:color w:val="000000"/>
        </w:rPr>
        <w:t>조에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업무계획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지시한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내용과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다를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것이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예상되는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즉시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통지하고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협의하여야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04CA7153" w14:textId="77777777" w:rsidR="0005301F" w:rsidRDefault="0064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궁서" w:eastAsia="궁서" w:hAnsi="궁서" w:cs="궁서"/>
        </w:rPr>
        <w:t>제공자의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위탁업무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수행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내용이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업무계획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내용과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다른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</w:rPr>
        <w:t>구매자는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기간을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정하여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시정을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요구할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eastAsia="Times New Roman"/>
          <w:strike/>
          <w:color w:val="000000"/>
        </w:rPr>
        <w:t>.</w:t>
      </w:r>
    </w:p>
    <w:p w14:paraId="656A3473" w14:textId="77777777" w:rsidR="0005301F" w:rsidRDefault="0005301F"/>
    <w:p w14:paraId="366AFB91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6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콘텐츠의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제작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및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게시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등</w:t>
      </w:r>
    </w:p>
    <w:p w14:paraId="4141B0B5" w14:textId="77777777" w:rsidR="0005301F" w:rsidRDefault="00642408"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내용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및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구매자의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지시에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따라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게시물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콘텐츠</w:t>
      </w:r>
      <w:r>
        <w:rPr>
          <w:rFonts w:ascii="궁서" w:eastAsia="궁서" w:hAnsi="궁서" w:cs="궁서"/>
        </w:rPr>
        <w:t>(</w:t>
      </w:r>
      <w:r>
        <w:rPr>
          <w:rFonts w:ascii="궁서" w:eastAsia="궁서" w:hAnsi="궁서" w:cs="궁서"/>
        </w:rPr>
        <w:t>이하</w:t>
      </w:r>
      <w:r>
        <w:rPr>
          <w:rFonts w:ascii="궁서" w:eastAsia="궁서" w:hAnsi="궁서" w:cs="궁서"/>
        </w:rPr>
        <w:t xml:space="preserve"> “</w:t>
      </w:r>
      <w:r>
        <w:rPr>
          <w:rFonts w:ascii="궁서" w:eastAsia="궁서" w:hAnsi="궁서" w:cs="궁서"/>
        </w:rPr>
        <w:t>콘텐츠</w:t>
      </w:r>
      <w:r>
        <w:rPr>
          <w:rFonts w:ascii="궁서" w:eastAsia="궁서" w:hAnsi="궁서" w:cs="궁서"/>
        </w:rPr>
        <w:t xml:space="preserve">” </w:t>
      </w:r>
      <w:r>
        <w:rPr>
          <w:rFonts w:ascii="궁서" w:eastAsia="궁서" w:hAnsi="궁서" w:cs="궁서"/>
        </w:rPr>
        <w:t>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함</w:t>
      </w:r>
      <w:r>
        <w:rPr>
          <w:rFonts w:ascii="궁서" w:eastAsia="궁서" w:hAnsi="궁서" w:cs="궁서"/>
        </w:rPr>
        <w:t>)</w:t>
      </w:r>
      <w:r>
        <w:rPr>
          <w:rFonts w:ascii="궁서" w:eastAsia="궁서" w:hAnsi="궁서" w:cs="궁서"/>
        </w:rPr>
        <w:t>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제작하여야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하며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제작한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콘텐츠를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구매자의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사전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서면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승인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없이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이를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외부에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공개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게시</w:t>
      </w:r>
      <w:ins w:id="4" w:author="김현주 (Hyunjoo Kim)" w:date="2024-02-13T16:45:00Z">
        <w:r w:rsidR="008123CC">
          <w:rPr>
            <w:rFonts w:ascii="궁서" w:eastAsia="궁서" w:hAnsi="궁서" w:cs="궁서" w:hint="eastAsia"/>
          </w:rPr>
          <w:t>,</w:t>
        </w:r>
        <w:r w:rsidR="008123CC">
          <w:rPr>
            <w:rFonts w:ascii="궁서" w:eastAsia="궁서" w:hAnsi="궁서" w:cs="궁서"/>
          </w:rPr>
          <w:t xml:space="preserve"> </w:t>
        </w:r>
        <w:r w:rsidR="008123CC">
          <w:rPr>
            <w:rFonts w:ascii="궁서" w:eastAsia="궁서" w:hAnsi="궁서" w:cs="궁서" w:hint="eastAsia"/>
          </w:rPr>
          <w:t>유출</w:t>
        </w:r>
      </w:ins>
      <w:r>
        <w:rPr>
          <w:rFonts w:ascii="궁서" w:eastAsia="궁서" w:hAnsi="궁서" w:cs="궁서"/>
        </w:rPr>
        <w:t>하여서는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아니된다</w:t>
      </w:r>
      <w:r>
        <w:rPr>
          <w:rFonts w:ascii="궁서" w:eastAsia="궁서" w:hAnsi="궁서" w:cs="궁서"/>
        </w:rPr>
        <w:t xml:space="preserve">. </w:t>
      </w:r>
    </w:p>
    <w:p w14:paraId="1024F117" w14:textId="77777777" w:rsidR="0005301F" w:rsidRDefault="0005301F"/>
    <w:p w14:paraId="7441B0F5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7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비용의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정산</w:t>
      </w:r>
      <w:r>
        <w:rPr>
          <w:rFonts w:ascii="궁서" w:eastAsia="궁서" w:hAnsi="궁서" w:cs="궁서"/>
          <w:b/>
        </w:rPr>
        <w:t xml:space="preserve"> </w:t>
      </w:r>
    </w:p>
    <w:p w14:paraId="172E8A49" w14:textId="77777777" w:rsidR="0005301F" w:rsidRDefault="006424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commentRangeStart w:id="5"/>
      <w:commentRangeStart w:id="6"/>
      <w:r>
        <w:rPr>
          <w:rFonts w:ascii="궁서" w:eastAsia="궁서" w:hAnsi="궁서" w:cs="궁서"/>
        </w:rPr>
        <w:t>구매자는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전항에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제출한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내역</w:t>
      </w:r>
      <w:r>
        <w:rPr>
          <w:rFonts w:ascii="궁서" w:eastAsia="궁서" w:hAnsi="궁서" w:cs="궁서"/>
        </w:rPr>
        <w:t>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이견이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ins w:id="7" w:author="김현주 (Hyunjoo Kim)" w:date="2024-02-13T17:08:00Z">
        <w:r w:rsidR="00EF0ABC">
          <w:rPr>
            <w:rFonts w:ascii="궁서" w:eastAsia="궁서" w:hAnsi="궁서" w:cs="궁서" w:hint="eastAsia"/>
            <w:color w:val="000000"/>
          </w:rPr>
          <w:t xml:space="preserve"> 최종승인 후</w:t>
        </w:r>
      </w:ins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협의된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금액</w:t>
      </w:r>
      <w:r>
        <w:rPr>
          <w:rFonts w:ascii="궁서" w:eastAsia="궁서" w:hAnsi="궁서" w:cs="궁서"/>
        </w:rPr>
        <w:t xml:space="preserve"> 3,000,000</w:t>
      </w:r>
      <w:r>
        <w:rPr>
          <w:rFonts w:ascii="궁서" w:eastAsia="궁서" w:hAnsi="궁서" w:cs="궁서"/>
        </w:rPr>
        <w:t>원</w:t>
      </w:r>
      <w:r>
        <w:rPr>
          <w:rFonts w:ascii="궁서" w:eastAsia="궁서" w:hAnsi="궁서" w:cs="궁서"/>
        </w:rPr>
        <w:t>(</w:t>
      </w:r>
      <w:proofErr w:type="spellStart"/>
      <w:r>
        <w:rPr>
          <w:rFonts w:ascii="궁서" w:eastAsia="궁서" w:hAnsi="궁서" w:cs="궁서"/>
        </w:rPr>
        <w:t>세전</w:t>
      </w:r>
      <w:proofErr w:type="spellEnd"/>
      <w:r>
        <w:rPr>
          <w:rFonts w:ascii="궁서" w:eastAsia="궁서" w:hAnsi="궁서" w:cs="궁서"/>
        </w:rPr>
        <w:t>)</w:t>
      </w:r>
      <w:r>
        <w:rPr>
          <w:rFonts w:ascii="궁서" w:eastAsia="궁서" w:hAnsi="궁서" w:cs="궁서"/>
        </w:rPr>
        <w:t>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지급한다</w:t>
      </w:r>
      <w:commentRangeEnd w:id="5"/>
      <w:r w:rsidR="00C13713">
        <w:rPr>
          <w:rStyle w:val="a6"/>
        </w:rPr>
        <w:commentReference w:id="5"/>
      </w:r>
      <w:commentRangeEnd w:id="6"/>
      <w:r w:rsidR="00EF0ABC">
        <w:rPr>
          <w:rStyle w:val="a6"/>
        </w:rPr>
        <w:commentReference w:id="6"/>
      </w:r>
      <w:r>
        <w:rPr>
          <w:rFonts w:ascii="궁서" w:eastAsia="궁서" w:hAnsi="궁서" w:cs="궁서"/>
          <w:color w:val="000000"/>
        </w:rPr>
        <w:t xml:space="preserve">. </w:t>
      </w:r>
      <w:r>
        <w:rPr>
          <w:rFonts w:ascii="궁서" w:eastAsia="궁서" w:hAnsi="궁서" w:cs="궁서"/>
          <w:color w:val="000000"/>
        </w:rPr>
        <w:t>만약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산출내역에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이견이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양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당사자의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합의가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이루어진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항목에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대해서만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우선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비용을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지급하고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이견이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나머지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항목은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합의가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이루어진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이후에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지급하기로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6F7BDFEB" w14:textId="77777777" w:rsidR="0005301F" w:rsidRDefault="006424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궁서" w:eastAsia="궁서" w:hAnsi="궁서" w:cs="궁서"/>
        </w:rPr>
        <w:t>구매자는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의무를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불이행한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사실이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비용을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지급하지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않거나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지급을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보류할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>.</w:t>
      </w:r>
    </w:p>
    <w:p w14:paraId="7E4A2C8F" w14:textId="77777777" w:rsidR="0005301F" w:rsidRDefault="006424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궁서" w:eastAsia="궁서" w:hAnsi="궁서" w:cs="궁서"/>
        </w:rPr>
        <w:t>구매자는</w:t>
      </w:r>
      <w:r>
        <w:rPr>
          <w:rFonts w:eastAsia="Times New Roman"/>
          <w:color w:val="000000"/>
        </w:rPr>
        <w:t xml:space="preserve"> </w:t>
      </w:r>
      <w:r>
        <w:rPr>
          <w:rFonts w:ascii="궁서" w:eastAsia="궁서" w:hAnsi="궁서" w:cs="궁서"/>
        </w:rPr>
        <w:t>제공자와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협의한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기간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요청한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계좌에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현금으로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비용을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  <w:color w:val="000000"/>
        </w:rPr>
        <w:t>지급한다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7E9C6341" w14:textId="77777777" w:rsidR="0005301F" w:rsidRDefault="0005301F"/>
    <w:p w14:paraId="5098B7D0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8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정보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공유</w:t>
      </w:r>
    </w:p>
    <w:p w14:paraId="0DD08281" w14:textId="77777777" w:rsidR="0005301F" w:rsidRDefault="0064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구매자는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업무의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수행을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필요한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자료와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정보를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요청하는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특별한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사정이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가능한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범위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내에서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협의한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일정에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따라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제공하여야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132B3D79" w14:textId="77777777" w:rsidR="0005301F" w:rsidRDefault="0064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lastRenderedPageBreak/>
        <w:t>제공자는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승인을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득한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제공한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자료를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공</w:t>
      </w:r>
      <w:r>
        <w:rPr>
          <w:rFonts w:ascii="궁서" w:eastAsia="궁서" w:hAnsi="궁서" w:cs="궁서"/>
          <w:color w:val="000000"/>
        </w:rPr>
        <w:t>개할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7CE1FDAE" w14:textId="77777777" w:rsidR="0005301F" w:rsidRDefault="0005301F"/>
    <w:p w14:paraId="04CDFB4B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9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비밀유지</w:t>
      </w:r>
    </w:p>
    <w:p w14:paraId="6D2E221E" w14:textId="77777777" w:rsidR="0005301F" w:rsidRDefault="006424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계약기간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중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관련하여</w:t>
      </w:r>
      <w:r>
        <w:rPr>
          <w:rFonts w:ascii="궁서" w:eastAsia="궁서" w:hAnsi="궁서" w:cs="궁서"/>
          <w:color w:val="000000"/>
        </w:rPr>
        <w:t xml:space="preserve"> </w:t>
      </w:r>
      <w:proofErr w:type="spellStart"/>
      <w:r>
        <w:rPr>
          <w:rFonts w:ascii="궁서" w:eastAsia="궁서" w:hAnsi="궁서" w:cs="궁서"/>
          <w:color w:val="000000"/>
        </w:rPr>
        <w:t>알게된</w:t>
      </w:r>
      <w:proofErr w:type="spellEnd"/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영업비밀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기술정보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자료</w:t>
      </w:r>
      <w:r>
        <w:rPr>
          <w:rFonts w:ascii="궁서" w:eastAsia="궁서" w:hAnsi="궁서" w:cs="궁서"/>
          <w:color w:val="000000"/>
        </w:rPr>
        <w:t>(</w:t>
      </w:r>
      <w:r>
        <w:rPr>
          <w:rFonts w:ascii="궁서" w:eastAsia="궁서" w:hAnsi="궁서" w:cs="궁서"/>
          <w:color w:val="000000"/>
        </w:rPr>
        <w:t>이하</w:t>
      </w:r>
      <w:r>
        <w:rPr>
          <w:rFonts w:ascii="궁서" w:eastAsia="궁서" w:hAnsi="궁서" w:cs="궁서"/>
          <w:color w:val="000000"/>
        </w:rPr>
        <w:t xml:space="preserve"> “</w:t>
      </w:r>
      <w:r>
        <w:rPr>
          <w:rFonts w:ascii="궁서" w:eastAsia="궁서" w:hAnsi="궁서" w:cs="궁서"/>
          <w:color w:val="000000"/>
        </w:rPr>
        <w:t>비밀정보</w:t>
      </w:r>
      <w:r>
        <w:rPr>
          <w:rFonts w:ascii="궁서" w:eastAsia="궁서" w:hAnsi="궁서" w:cs="궁서"/>
          <w:color w:val="000000"/>
        </w:rPr>
        <w:t>”</w:t>
      </w:r>
      <w:r>
        <w:rPr>
          <w:rFonts w:ascii="궁서" w:eastAsia="궁서" w:hAnsi="궁서" w:cs="궁서"/>
          <w:color w:val="000000"/>
        </w:rPr>
        <w:t>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>)</w:t>
      </w:r>
      <w:r>
        <w:rPr>
          <w:rFonts w:ascii="궁서" w:eastAsia="궁서" w:hAnsi="궁서" w:cs="궁서"/>
          <w:color w:val="000000"/>
        </w:rPr>
        <w:t>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이행을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위해서만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사용하여야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하고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계약기간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종료와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동시에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비밀정보를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모두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반환하여야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>.</w:t>
      </w:r>
    </w:p>
    <w:p w14:paraId="1DDFC9BE" w14:textId="77777777" w:rsidR="0005301F" w:rsidRDefault="006424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계약기간은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물론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계약기간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종료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후에도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비밀정보를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서면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승낙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공개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누설하여서는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아니된다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2D4B46C8" w14:textId="77777777" w:rsidR="0005301F" w:rsidRDefault="0005301F"/>
    <w:p w14:paraId="3BE72872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10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권리의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귀속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등</w:t>
      </w:r>
    </w:p>
    <w:p w14:paraId="2E076353" w14:textId="77777777" w:rsidR="0005301F" w:rsidRDefault="006424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작성한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자료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게시물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광고물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권리</w:t>
      </w:r>
      <w:r>
        <w:rPr>
          <w:rFonts w:ascii="궁서" w:eastAsia="궁서" w:hAnsi="궁서" w:cs="궁서"/>
          <w:color w:val="000000"/>
        </w:rPr>
        <w:t>(</w:t>
      </w:r>
      <w:r>
        <w:rPr>
          <w:rFonts w:ascii="궁서" w:eastAsia="궁서" w:hAnsi="궁서" w:cs="궁서"/>
          <w:color w:val="000000"/>
        </w:rPr>
        <w:t>소유권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및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저작권을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비롯한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지식재산권</w:t>
      </w:r>
      <w:r>
        <w:rPr>
          <w:rFonts w:ascii="궁서" w:eastAsia="궁서" w:hAnsi="궁서" w:cs="궁서"/>
          <w:color w:val="000000"/>
        </w:rPr>
        <w:t>, 2</w:t>
      </w:r>
      <w:r>
        <w:rPr>
          <w:rFonts w:ascii="궁서" w:eastAsia="궁서" w:hAnsi="궁서" w:cs="궁서"/>
          <w:color w:val="000000"/>
        </w:rPr>
        <w:t>차적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저작물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및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편집저작물을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작성할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권리를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포함</w:t>
      </w:r>
      <w:r>
        <w:rPr>
          <w:rFonts w:ascii="궁서" w:eastAsia="궁서" w:hAnsi="궁서" w:cs="궁서"/>
          <w:color w:val="000000"/>
        </w:rPr>
        <w:t>)</w:t>
      </w:r>
      <w:r>
        <w:rPr>
          <w:rFonts w:ascii="궁서" w:eastAsia="궁서" w:hAnsi="궁서" w:cs="궁서"/>
          <w:color w:val="000000"/>
        </w:rPr>
        <w:t>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별도의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서면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합의가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전속적으로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귀속된다</w:t>
      </w:r>
      <w:r>
        <w:rPr>
          <w:rFonts w:ascii="궁서" w:eastAsia="궁서" w:hAnsi="궁서" w:cs="궁서"/>
          <w:color w:val="000000"/>
        </w:rPr>
        <w:t>.</w:t>
      </w:r>
    </w:p>
    <w:p w14:paraId="6C7A2CAF" w14:textId="77777777" w:rsidR="0005301F" w:rsidRDefault="006424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작성한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자료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게시물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저작권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지식재산권을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침해하지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않음을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보장하며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이와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관련하여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이의를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제기하여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발생할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배상하여야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261124FF" w14:textId="77777777" w:rsidR="0005301F" w:rsidRDefault="0005301F"/>
    <w:p w14:paraId="7AC50201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11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계약의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변경</w:t>
      </w:r>
    </w:p>
    <w:p w14:paraId="72EAE97B" w14:textId="77777777" w:rsidR="0005301F" w:rsidRDefault="00642408"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내용은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양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당사자의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사전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서면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합의를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통해서만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변경할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있으며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변경계약서는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우선하여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효력을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가진다</w:t>
      </w:r>
      <w:r>
        <w:rPr>
          <w:rFonts w:ascii="궁서" w:eastAsia="궁서" w:hAnsi="궁서" w:cs="궁서"/>
        </w:rPr>
        <w:t xml:space="preserve">. </w:t>
      </w:r>
    </w:p>
    <w:p w14:paraId="390BFD1C" w14:textId="77777777" w:rsidR="0005301F" w:rsidRDefault="0005301F"/>
    <w:p w14:paraId="1BF9E487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12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양도의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제한</w:t>
      </w:r>
    </w:p>
    <w:p w14:paraId="5CC0E236" w14:textId="77777777" w:rsidR="0005301F" w:rsidRDefault="00642408">
      <w:r>
        <w:rPr>
          <w:rFonts w:ascii="궁서" w:eastAsia="궁서" w:hAnsi="궁서" w:cs="궁서"/>
        </w:rPr>
        <w:t>당사자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일방은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계약상의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권리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의무에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대해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상대방의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사전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서면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동의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없이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</w:t>
      </w:r>
      <w:r>
        <w:rPr>
          <w:rFonts w:ascii="궁서" w:eastAsia="궁서" w:hAnsi="궁서" w:cs="궁서"/>
        </w:rPr>
        <w:t>3</w:t>
      </w:r>
      <w:r>
        <w:rPr>
          <w:rFonts w:ascii="궁서" w:eastAsia="궁서" w:hAnsi="궁서" w:cs="궁서"/>
        </w:rPr>
        <w:t>자에게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양도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이전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담보제공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등의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일체의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처분행위를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없다</w:t>
      </w:r>
      <w:r>
        <w:rPr>
          <w:rFonts w:ascii="궁서" w:eastAsia="궁서" w:hAnsi="궁서" w:cs="궁서"/>
        </w:rPr>
        <w:t xml:space="preserve">. </w:t>
      </w:r>
    </w:p>
    <w:p w14:paraId="6EB32348" w14:textId="77777777" w:rsidR="0005301F" w:rsidRDefault="0005301F"/>
    <w:p w14:paraId="695D700C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13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불가항력</w:t>
      </w:r>
    </w:p>
    <w:p w14:paraId="40A075F8" w14:textId="77777777" w:rsidR="0005301F" w:rsidRDefault="00642408">
      <w:r>
        <w:rPr>
          <w:rFonts w:ascii="궁서" w:eastAsia="궁서" w:hAnsi="궁서" w:cs="궁서"/>
        </w:rPr>
        <w:t>구매자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천재지변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폭동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전쟁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등과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같은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불가항력으로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인한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계약상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의무의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불이행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이행지체에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대하여는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상대방에게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책임</w:t>
      </w:r>
      <w:r>
        <w:rPr>
          <w:rFonts w:ascii="궁서" w:eastAsia="궁서" w:hAnsi="궁서" w:cs="궁서"/>
        </w:rPr>
        <w:t>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부담하지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아니한다</w:t>
      </w:r>
      <w:r>
        <w:rPr>
          <w:rFonts w:ascii="궁서" w:eastAsia="궁서" w:hAnsi="궁서" w:cs="궁서"/>
        </w:rPr>
        <w:t xml:space="preserve">. </w:t>
      </w:r>
      <w:r>
        <w:rPr>
          <w:rFonts w:ascii="궁서" w:eastAsia="궁서" w:hAnsi="궁서" w:cs="궁서"/>
        </w:rPr>
        <w:t>단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코로나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등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전염병으로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인한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정부의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규제는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불가항력에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포함되지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않는다</w:t>
      </w:r>
      <w:r>
        <w:rPr>
          <w:rFonts w:ascii="궁서" w:eastAsia="궁서" w:hAnsi="궁서" w:cs="궁서"/>
        </w:rPr>
        <w:t>.</w:t>
      </w:r>
    </w:p>
    <w:p w14:paraId="66DA7D5D" w14:textId="77777777" w:rsidR="0005301F" w:rsidRDefault="0005301F"/>
    <w:p w14:paraId="6708438E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lastRenderedPageBreak/>
        <w:t>제</w:t>
      </w:r>
      <w:r>
        <w:rPr>
          <w:rFonts w:ascii="궁서" w:eastAsia="궁서" w:hAnsi="궁서" w:cs="궁서"/>
          <w:b/>
        </w:rPr>
        <w:t>14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계약의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해지</w:t>
      </w:r>
    </w:p>
    <w:p w14:paraId="43149892" w14:textId="77777777" w:rsidR="0005301F" w:rsidRDefault="006424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  <w:color w:val="000000"/>
        </w:rPr>
        <w:t>당사자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일방은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다음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각호의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사유가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발생하는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상대방에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서면통지로써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즉시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해지할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>.</w:t>
      </w:r>
    </w:p>
    <w:p w14:paraId="082DE7CB" w14:textId="77777777" w:rsidR="0005301F" w:rsidRDefault="006424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  <w:color w:val="000000"/>
        </w:rPr>
        <w:t>상대방의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해산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청산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파산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회생신청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및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유사한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절차의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신청이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</w:p>
    <w:p w14:paraId="6422068C" w14:textId="77777777" w:rsidR="0005301F" w:rsidRDefault="006424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  <w:color w:val="000000"/>
        </w:rPr>
        <w:t>발행한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어음이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부도처분을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받은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</w:p>
    <w:p w14:paraId="086224B8" w14:textId="77777777" w:rsidR="0005301F" w:rsidRDefault="006424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  <w:color w:val="000000"/>
        </w:rPr>
        <w:t>(</w:t>
      </w:r>
      <w:r>
        <w:rPr>
          <w:rFonts w:ascii="궁서" w:eastAsia="궁서" w:hAnsi="궁서" w:cs="궁서"/>
          <w:color w:val="000000"/>
        </w:rPr>
        <w:t>가</w:t>
      </w:r>
      <w:r>
        <w:rPr>
          <w:rFonts w:ascii="궁서" w:eastAsia="궁서" w:hAnsi="궁서" w:cs="궁서"/>
          <w:color w:val="000000"/>
        </w:rPr>
        <w:t>)</w:t>
      </w:r>
      <w:r>
        <w:rPr>
          <w:rFonts w:ascii="궁서" w:eastAsia="궁서" w:hAnsi="궁서" w:cs="궁서"/>
          <w:color w:val="000000"/>
        </w:rPr>
        <w:t>압류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가처분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강제집행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체납처분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유사한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처분을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받는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재정적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상태가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악화되어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의하여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유지가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어렵다고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판단되는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</w:p>
    <w:p w14:paraId="382763FC" w14:textId="77777777" w:rsidR="0005301F" w:rsidRDefault="006424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  <w:color w:val="000000"/>
        </w:rPr>
        <w:t>행정관청으로부터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영업정지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영업취소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처분을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받아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이행할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없음이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객관적으로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명백한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</w:p>
    <w:p w14:paraId="5A339CC7" w14:textId="77777777" w:rsidR="0005301F" w:rsidRDefault="006424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227"/>
      </w:pPr>
      <w:r>
        <w:rPr>
          <w:rFonts w:ascii="궁서" w:eastAsia="궁서" w:hAnsi="궁서" w:cs="궁서"/>
          <w:color w:val="000000"/>
        </w:rPr>
        <w:t>상대방의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명예와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이미지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등을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손상시키는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행위를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통해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회복할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끼친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</w:p>
    <w:p w14:paraId="09125D28" w14:textId="77777777" w:rsidR="0005301F" w:rsidRDefault="006424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당사자는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의무를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위반할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 14</w:t>
      </w:r>
      <w:r>
        <w:rPr>
          <w:rFonts w:ascii="궁서" w:eastAsia="궁서" w:hAnsi="궁서" w:cs="궁서"/>
          <w:color w:val="000000"/>
        </w:rPr>
        <w:t>일의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기간을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정하여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시</w:t>
      </w:r>
      <w:r>
        <w:rPr>
          <w:rFonts w:ascii="궁서" w:eastAsia="궁서" w:hAnsi="궁서" w:cs="궁서"/>
          <w:color w:val="000000"/>
        </w:rPr>
        <w:t>정을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최고한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후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동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기간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내에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계약상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의무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위반사항을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시정하지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않는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서면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통지를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통해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해지할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>.</w:t>
      </w:r>
    </w:p>
    <w:p w14:paraId="208C795C" w14:textId="77777777" w:rsidR="0005301F" w:rsidRDefault="0005301F"/>
    <w:p w14:paraId="4818903E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15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손해배상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등</w:t>
      </w:r>
    </w:p>
    <w:p w14:paraId="716281D9" w14:textId="77777777" w:rsidR="0005301F" w:rsidRDefault="006424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  <w:color w:val="000000"/>
        </w:rPr>
        <w:t>당사자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일방이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고의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과실로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위반하여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상대방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제</w:t>
      </w:r>
      <w:r>
        <w:rPr>
          <w:rFonts w:ascii="궁서" w:eastAsia="궁서" w:hAnsi="궁서" w:cs="궁서"/>
          <w:color w:val="000000"/>
        </w:rPr>
        <w:t>3</w:t>
      </w:r>
      <w:r>
        <w:rPr>
          <w:rFonts w:ascii="궁서" w:eastAsia="궁서" w:hAnsi="궁서" w:cs="궁서"/>
          <w:color w:val="000000"/>
        </w:rPr>
        <w:t>자에게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발생한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경우에는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귀책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사유가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당사자가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즉시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배상해야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한다</w:t>
      </w:r>
      <w:r>
        <w:rPr>
          <w:rFonts w:ascii="궁서" w:eastAsia="궁서" w:hAnsi="궁서" w:cs="궁서"/>
          <w:color w:val="000000"/>
        </w:rPr>
        <w:t xml:space="preserve">. </w:t>
      </w:r>
      <w:r>
        <w:rPr>
          <w:rFonts w:ascii="궁서" w:eastAsia="궁서" w:hAnsi="궁서" w:cs="궁서"/>
          <w:color w:val="000000"/>
        </w:rPr>
        <w:t>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무책당사자는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손해확대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방지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및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손해배상을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적절한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조치를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취할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있으며</w:t>
      </w:r>
      <w:r>
        <w:rPr>
          <w:rFonts w:ascii="궁서" w:eastAsia="궁서" w:hAnsi="궁서" w:cs="궁서"/>
          <w:color w:val="000000"/>
        </w:rPr>
        <w:t xml:space="preserve">, </w:t>
      </w:r>
      <w:r>
        <w:rPr>
          <w:rFonts w:ascii="궁서" w:eastAsia="궁서" w:hAnsi="궁서" w:cs="궁서"/>
          <w:color w:val="000000"/>
        </w:rPr>
        <w:t>이로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인해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발생한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비용을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귀책당사자에게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구</w:t>
      </w:r>
      <w:r>
        <w:rPr>
          <w:rFonts w:ascii="궁서" w:eastAsia="궁서" w:hAnsi="궁서" w:cs="궁서"/>
          <w:color w:val="000000"/>
        </w:rPr>
        <w:t>상할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>.</w:t>
      </w:r>
    </w:p>
    <w:p w14:paraId="6B1C4E2D" w14:textId="77777777" w:rsidR="0005301F" w:rsidRDefault="006424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정당한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사유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본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계약을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위반한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경우에는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구매자가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이로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발생한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손해를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</w:t>
      </w:r>
      <w:r>
        <w:rPr>
          <w:rFonts w:ascii="궁서" w:eastAsia="궁서" w:hAnsi="궁서" w:cs="궁서"/>
          <w:color w:val="000000"/>
        </w:rPr>
        <w:t>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대한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별도의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의사표시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없이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</w:rPr>
        <w:t>제공자</w:t>
      </w:r>
      <w:r>
        <w:rPr>
          <w:rFonts w:ascii="궁서" w:eastAsia="궁서" w:hAnsi="궁서" w:cs="궁서"/>
          <w:color w:val="000000"/>
        </w:rPr>
        <w:t>에게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장래에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지급하여야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금액에서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공제하여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지급할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수</w:t>
      </w:r>
      <w:r>
        <w:rPr>
          <w:rFonts w:ascii="궁서" w:eastAsia="궁서" w:hAnsi="궁서" w:cs="궁서"/>
          <w:color w:val="000000"/>
        </w:rPr>
        <w:t xml:space="preserve"> </w:t>
      </w:r>
      <w:r>
        <w:rPr>
          <w:rFonts w:ascii="궁서" w:eastAsia="궁서" w:hAnsi="궁서" w:cs="궁서"/>
          <w:color w:val="000000"/>
        </w:rPr>
        <w:t>있다</w:t>
      </w:r>
      <w:r>
        <w:rPr>
          <w:rFonts w:ascii="궁서" w:eastAsia="궁서" w:hAnsi="궁서" w:cs="궁서"/>
          <w:color w:val="000000"/>
        </w:rPr>
        <w:t xml:space="preserve">. </w:t>
      </w:r>
    </w:p>
    <w:p w14:paraId="37F0075D" w14:textId="77777777" w:rsidR="0005301F" w:rsidRDefault="0005301F"/>
    <w:p w14:paraId="0E574DBC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16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기타</w:t>
      </w:r>
    </w:p>
    <w:p w14:paraId="464DDBB2" w14:textId="77777777" w:rsidR="0005301F" w:rsidRDefault="00642408"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계약조항에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관하여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해석상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차이가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있는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경우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규정되지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아니한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부분이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있는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경우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의미가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불명확한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경우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양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당사자는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협의로써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해결하고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그렇지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아니하는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경우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민법</w:t>
      </w:r>
      <w:r>
        <w:rPr>
          <w:rFonts w:ascii="궁서" w:eastAsia="궁서" w:hAnsi="궁서" w:cs="궁서"/>
        </w:rPr>
        <w:t>∙</w:t>
      </w:r>
      <w:r>
        <w:rPr>
          <w:rFonts w:ascii="궁서" w:eastAsia="궁서" w:hAnsi="궁서" w:cs="궁서"/>
        </w:rPr>
        <w:t>상법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등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관련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법규에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따른다</w:t>
      </w:r>
      <w:r>
        <w:rPr>
          <w:rFonts w:ascii="궁서" w:eastAsia="궁서" w:hAnsi="궁서" w:cs="궁서"/>
        </w:rPr>
        <w:t>.</w:t>
      </w:r>
    </w:p>
    <w:p w14:paraId="33F2108F" w14:textId="77777777" w:rsidR="0005301F" w:rsidRDefault="0005301F"/>
    <w:p w14:paraId="68721012" w14:textId="77777777" w:rsidR="0005301F" w:rsidRDefault="00642408">
      <w:pPr>
        <w:rPr>
          <w:b/>
        </w:rPr>
      </w:pPr>
      <w:r>
        <w:rPr>
          <w:rFonts w:ascii="궁서" w:eastAsia="궁서" w:hAnsi="궁서" w:cs="궁서"/>
          <w:b/>
        </w:rPr>
        <w:t>제</w:t>
      </w:r>
      <w:r>
        <w:rPr>
          <w:rFonts w:ascii="궁서" w:eastAsia="궁서" w:hAnsi="궁서" w:cs="궁서"/>
          <w:b/>
        </w:rPr>
        <w:t>17</w:t>
      </w:r>
      <w:r>
        <w:rPr>
          <w:rFonts w:ascii="궁서" w:eastAsia="궁서" w:hAnsi="궁서" w:cs="궁서"/>
          <w:b/>
        </w:rPr>
        <w:t>조</w:t>
      </w:r>
      <w:r>
        <w:rPr>
          <w:rFonts w:ascii="궁서" w:eastAsia="궁서" w:hAnsi="궁서" w:cs="궁서"/>
          <w:b/>
        </w:rPr>
        <w:t xml:space="preserve"> </w:t>
      </w:r>
      <w:r>
        <w:rPr>
          <w:rFonts w:ascii="궁서" w:eastAsia="궁서" w:hAnsi="궁서" w:cs="궁서"/>
          <w:b/>
        </w:rPr>
        <w:t>분쟁해결</w:t>
      </w:r>
      <w:r>
        <w:rPr>
          <w:rFonts w:ascii="궁서" w:eastAsia="궁서" w:hAnsi="궁서" w:cs="궁서"/>
          <w:b/>
        </w:rPr>
        <w:t xml:space="preserve"> </w:t>
      </w:r>
    </w:p>
    <w:p w14:paraId="7ADF5F5F" w14:textId="77777777" w:rsidR="0005301F" w:rsidRDefault="00642408">
      <w:r>
        <w:rPr>
          <w:rFonts w:ascii="궁서" w:eastAsia="궁서" w:hAnsi="궁서" w:cs="궁서"/>
        </w:rPr>
        <w:lastRenderedPageBreak/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해석이나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이행에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관하여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양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당사자간에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의견차이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분쟁이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발생하는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경우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양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당사자는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원만한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합의를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통해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해결함을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원칙으로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하며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합의가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이루어지지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아니한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경우에는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서울중앙지방법원을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</w:t>
      </w:r>
      <w:r>
        <w:rPr>
          <w:rFonts w:ascii="궁서" w:eastAsia="궁서" w:hAnsi="궁서" w:cs="궁서"/>
        </w:rPr>
        <w:t>1</w:t>
      </w:r>
      <w:r>
        <w:rPr>
          <w:rFonts w:ascii="궁서" w:eastAsia="궁서" w:hAnsi="궁서" w:cs="궁서"/>
        </w:rPr>
        <w:t>심의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전속적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합의관할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법원으로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하여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소송을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통해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분쟁을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해결한다</w:t>
      </w:r>
      <w:r>
        <w:rPr>
          <w:rFonts w:ascii="궁서" w:eastAsia="궁서" w:hAnsi="궁서" w:cs="궁서"/>
        </w:rPr>
        <w:t>.</w:t>
      </w:r>
    </w:p>
    <w:p w14:paraId="665AC1BC" w14:textId="77777777" w:rsidR="0005301F" w:rsidRDefault="0005301F">
      <w:bookmarkStart w:id="8" w:name="_gjdgxs" w:colFirst="0" w:colLast="0"/>
      <w:bookmarkEnd w:id="8"/>
    </w:p>
    <w:p w14:paraId="42C73DCF" w14:textId="77777777" w:rsidR="0005301F" w:rsidRDefault="00642408">
      <w:r>
        <w:rPr>
          <w:rFonts w:ascii="궁서" w:eastAsia="궁서" w:hAnsi="궁서" w:cs="궁서"/>
        </w:rPr>
        <w:t>상기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내용을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확인</w:t>
      </w:r>
      <w:r>
        <w:rPr>
          <w:rFonts w:ascii="궁서" w:eastAsia="궁서" w:hAnsi="궁서" w:cs="궁서"/>
        </w:rPr>
        <w:t xml:space="preserve">, </w:t>
      </w:r>
      <w:r>
        <w:rPr>
          <w:rFonts w:ascii="궁서" w:eastAsia="궁서" w:hAnsi="궁서" w:cs="궁서"/>
        </w:rPr>
        <w:t>증명하기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위하여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계약서</w:t>
      </w:r>
      <w:r>
        <w:rPr>
          <w:rFonts w:ascii="궁서" w:eastAsia="궁서" w:hAnsi="궁서" w:cs="궁서"/>
        </w:rPr>
        <w:t xml:space="preserve"> 2</w:t>
      </w:r>
      <w:r>
        <w:rPr>
          <w:rFonts w:ascii="궁서" w:eastAsia="궁서" w:hAnsi="궁서" w:cs="궁서"/>
        </w:rPr>
        <w:t>통을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작성하여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구매자와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제공자가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서명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또는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날인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각각</w:t>
      </w:r>
      <w:r>
        <w:rPr>
          <w:rFonts w:ascii="궁서" w:eastAsia="궁서" w:hAnsi="궁서" w:cs="궁서"/>
        </w:rPr>
        <w:t xml:space="preserve"> 1</w:t>
      </w:r>
      <w:r>
        <w:rPr>
          <w:rFonts w:ascii="궁서" w:eastAsia="궁서" w:hAnsi="궁서" w:cs="궁서"/>
        </w:rPr>
        <w:t>부씩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보관한다</w:t>
      </w:r>
      <w:r>
        <w:rPr>
          <w:rFonts w:ascii="궁서" w:eastAsia="궁서" w:hAnsi="궁서" w:cs="궁서"/>
        </w:rPr>
        <w:t xml:space="preserve">. </w:t>
      </w:r>
    </w:p>
    <w:p w14:paraId="709B1958" w14:textId="77777777" w:rsidR="0005301F" w:rsidRDefault="0005301F"/>
    <w:p w14:paraId="09283B6F" w14:textId="77777777" w:rsidR="0005301F" w:rsidRDefault="0005301F"/>
    <w:p w14:paraId="677CCB8B" w14:textId="77777777" w:rsidR="0005301F" w:rsidRDefault="00642408">
      <w:pPr>
        <w:jc w:val="center"/>
      </w:pPr>
      <w:r>
        <w:rPr>
          <w:rFonts w:ascii="궁서" w:eastAsia="궁서" w:hAnsi="궁서" w:cs="궁서"/>
        </w:rPr>
        <w:t>2024</w:t>
      </w:r>
      <w:r>
        <w:rPr>
          <w:rFonts w:ascii="궁서" w:eastAsia="궁서" w:hAnsi="궁서" w:cs="궁서"/>
        </w:rPr>
        <w:t>년</w:t>
      </w:r>
      <w:r>
        <w:rPr>
          <w:rFonts w:ascii="궁서" w:eastAsia="궁서" w:hAnsi="궁서" w:cs="궁서"/>
        </w:rPr>
        <w:t xml:space="preserve"> 2 </w:t>
      </w:r>
      <w:r>
        <w:rPr>
          <w:rFonts w:ascii="궁서" w:eastAsia="궁서" w:hAnsi="궁서" w:cs="궁서"/>
        </w:rPr>
        <w:t>월</w:t>
      </w:r>
      <w:r>
        <w:rPr>
          <w:rFonts w:ascii="궁서" w:eastAsia="궁서" w:hAnsi="궁서" w:cs="궁서"/>
        </w:rPr>
        <w:t xml:space="preserve"> 1 </w:t>
      </w:r>
      <w:r>
        <w:rPr>
          <w:rFonts w:ascii="궁서" w:eastAsia="궁서" w:hAnsi="궁서" w:cs="궁서"/>
        </w:rPr>
        <w:t>일</w:t>
      </w:r>
    </w:p>
    <w:p w14:paraId="39997282" w14:textId="77777777" w:rsidR="0005301F" w:rsidRDefault="0005301F">
      <w:pPr>
        <w:jc w:val="center"/>
      </w:pPr>
    </w:p>
    <w:tbl>
      <w:tblPr>
        <w:tblStyle w:val="a5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301F" w14:paraId="5D0B2C45" w14:textId="77777777">
        <w:tc>
          <w:tcPr>
            <w:tcW w:w="4508" w:type="dxa"/>
          </w:tcPr>
          <w:p w14:paraId="4ECAA4FD" w14:textId="77777777" w:rsidR="0005301F" w:rsidRDefault="00642408">
            <w:pPr>
              <w:spacing w:before="120" w:after="120" w:line="360" w:lineRule="auto"/>
              <w:jc w:val="center"/>
              <w:rPr>
                <w:b/>
              </w:rPr>
            </w:pPr>
            <w:r>
              <w:rPr>
                <w:rFonts w:ascii="궁서" w:eastAsia="궁서" w:hAnsi="궁서" w:cs="궁서"/>
                <w:b/>
              </w:rPr>
              <w:t>구매자</w:t>
            </w:r>
          </w:p>
        </w:tc>
        <w:tc>
          <w:tcPr>
            <w:tcW w:w="4508" w:type="dxa"/>
          </w:tcPr>
          <w:p w14:paraId="4F286DDA" w14:textId="77777777" w:rsidR="0005301F" w:rsidRDefault="00642408">
            <w:pPr>
              <w:spacing w:before="120" w:after="120" w:line="360" w:lineRule="auto"/>
              <w:jc w:val="center"/>
              <w:rPr>
                <w:b/>
              </w:rPr>
            </w:pPr>
            <w:r>
              <w:rPr>
                <w:rFonts w:ascii="궁서" w:eastAsia="궁서" w:hAnsi="궁서" w:cs="궁서"/>
                <w:b/>
              </w:rPr>
              <w:t>제공자</w:t>
            </w:r>
          </w:p>
        </w:tc>
      </w:tr>
      <w:tr w:rsidR="0005301F" w14:paraId="19B907A3" w14:textId="77777777">
        <w:tc>
          <w:tcPr>
            <w:tcW w:w="4508" w:type="dxa"/>
          </w:tcPr>
          <w:p w14:paraId="10AE385F" w14:textId="77777777" w:rsidR="0005301F" w:rsidRDefault="00642408">
            <w:pPr>
              <w:spacing w:before="120" w:after="120" w:line="360" w:lineRule="auto"/>
              <w:jc w:val="center"/>
            </w:pPr>
            <w:r>
              <w:rPr>
                <w:rFonts w:ascii="궁서" w:eastAsia="궁서" w:hAnsi="궁서" w:cs="궁서"/>
              </w:rPr>
              <w:t>주식회사</w:t>
            </w:r>
            <w:r>
              <w:rPr>
                <w:rFonts w:ascii="궁서" w:eastAsia="궁서" w:hAnsi="궁서" w:cs="궁서"/>
              </w:rPr>
              <w:t xml:space="preserve"> </w:t>
            </w:r>
            <w:proofErr w:type="spellStart"/>
            <w:r>
              <w:rPr>
                <w:rFonts w:ascii="궁서" w:eastAsia="궁서" w:hAnsi="궁서" w:cs="궁서"/>
              </w:rPr>
              <w:t>퍼시스홀</w:t>
            </w:r>
            <w:r>
              <w:rPr>
                <w:rFonts w:ascii="궁서" w:eastAsia="궁서" w:hAnsi="궁서" w:cs="궁서"/>
              </w:rPr>
              <w:t>딩스</w:t>
            </w:r>
            <w:proofErr w:type="spellEnd"/>
          </w:p>
          <w:p w14:paraId="06B55E2C" w14:textId="77777777" w:rsidR="0005301F" w:rsidRDefault="00642408">
            <w:pPr>
              <w:spacing w:before="120" w:after="120" w:line="360" w:lineRule="auto"/>
              <w:jc w:val="center"/>
            </w:pPr>
            <w:r>
              <w:rPr>
                <w:rFonts w:ascii="궁서" w:eastAsia="궁서" w:hAnsi="궁서" w:cs="궁서"/>
              </w:rPr>
              <w:t>대표이사</w:t>
            </w:r>
            <w:r>
              <w:rPr>
                <w:rFonts w:ascii="궁서" w:eastAsia="궁서" w:hAnsi="궁서" w:cs="궁서"/>
              </w:rPr>
              <w:t xml:space="preserve"> </w:t>
            </w:r>
            <w:r>
              <w:rPr>
                <w:rFonts w:ascii="궁서" w:eastAsia="궁서" w:hAnsi="궁서" w:cs="궁서"/>
              </w:rPr>
              <w:t>이</w:t>
            </w:r>
            <w:r>
              <w:rPr>
                <w:rFonts w:ascii="궁서" w:eastAsia="궁서" w:hAnsi="궁서" w:cs="궁서"/>
              </w:rPr>
              <w:t xml:space="preserve"> </w:t>
            </w:r>
            <w:r>
              <w:rPr>
                <w:rFonts w:ascii="궁서" w:eastAsia="궁서" w:hAnsi="궁서" w:cs="궁서"/>
              </w:rPr>
              <w:t>종</w:t>
            </w:r>
            <w:r>
              <w:rPr>
                <w:rFonts w:ascii="궁서" w:eastAsia="궁서" w:hAnsi="궁서" w:cs="궁서"/>
              </w:rPr>
              <w:t xml:space="preserve"> </w:t>
            </w:r>
            <w:r>
              <w:rPr>
                <w:rFonts w:ascii="궁서" w:eastAsia="궁서" w:hAnsi="궁서" w:cs="궁서"/>
              </w:rPr>
              <w:t>태</w:t>
            </w:r>
            <w:r>
              <w:rPr>
                <w:rFonts w:ascii="궁서" w:eastAsia="궁서" w:hAnsi="궁서" w:cs="궁서"/>
              </w:rPr>
              <w:t xml:space="preserve">   (</w:t>
            </w:r>
            <w:r>
              <w:rPr>
                <w:rFonts w:ascii="궁서" w:eastAsia="궁서" w:hAnsi="궁서" w:cs="궁서"/>
              </w:rPr>
              <w:t>인</w:t>
            </w:r>
            <w:r>
              <w:rPr>
                <w:rFonts w:ascii="궁서" w:eastAsia="궁서" w:hAnsi="궁서" w:cs="궁서"/>
              </w:rPr>
              <w:t>)</w:t>
            </w:r>
          </w:p>
        </w:tc>
        <w:tc>
          <w:tcPr>
            <w:tcW w:w="4508" w:type="dxa"/>
          </w:tcPr>
          <w:p w14:paraId="76EA604C" w14:textId="77777777" w:rsidR="0005301F" w:rsidRDefault="00642408">
            <w:pPr>
              <w:spacing w:before="120" w:after="120" w:line="360" w:lineRule="auto"/>
              <w:jc w:val="center"/>
            </w:pPr>
            <w:r>
              <w:rPr>
                <w:rFonts w:ascii="궁서" w:eastAsia="궁서" w:hAnsi="궁서" w:cs="궁서"/>
              </w:rPr>
              <w:t>프리랜서</w:t>
            </w:r>
            <w:r>
              <w:rPr>
                <w:rFonts w:ascii="궁서" w:eastAsia="궁서" w:hAnsi="궁서" w:cs="궁서"/>
              </w:rPr>
              <w:t xml:space="preserve"> </w:t>
            </w:r>
            <w:proofErr w:type="spellStart"/>
            <w:r>
              <w:rPr>
                <w:rFonts w:ascii="궁서" w:eastAsia="궁서" w:hAnsi="궁서" w:cs="궁서"/>
              </w:rPr>
              <w:t>최찬미</w:t>
            </w:r>
            <w:proofErr w:type="spellEnd"/>
          </w:p>
          <w:p w14:paraId="187D4B28" w14:textId="77777777" w:rsidR="0005301F" w:rsidRDefault="00642408">
            <w:pPr>
              <w:spacing w:before="120" w:after="120" w:line="360" w:lineRule="auto"/>
              <w:jc w:val="center"/>
            </w:pPr>
            <w:r>
              <w:rPr>
                <w:rFonts w:ascii="궁서" w:eastAsia="궁서" w:hAnsi="궁서" w:cs="궁서"/>
              </w:rPr>
              <w:t>최</w:t>
            </w:r>
            <w:r>
              <w:rPr>
                <w:rFonts w:ascii="궁서" w:eastAsia="궁서" w:hAnsi="궁서" w:cs="궁서"/>
              </w:rPr>
              <w:t xml:space="preserve"> </w:t>
            </w:r>
            <w:r>
              <w:rPr>
                <w:rFonts w:ascii="궁서" w:eastAsia="궁서" w:hAnsi="궁서" w:cs="궁서"/>
              </w:rPr>
              <w:t>찬</w:t>
            </w:r>
            <w:r>
              <w:rPr>
                <w:rFonts w:ascii="궁서" w:eastAsia="궁서" w:hAnsi="궁서" w:cs="궁서"/>
              </w:rPr>
              <w:t xml:space="preserve"> </w:t>
            </w:r>
            <w:r>
              <w:rPr>
                <w:rFonts w:ascii="궁서" w:eastAsia="궁서" w:hAnsi="궁서" w:cs="궁서"/>
              </w:rPr>
              <w:t>미</w:t>
            </w:r>
            <w:r>
              <w:rPr>
                <w:rFonts w:ascii="궁서" w:eastAsia="궁서" w:hAnsi="궁서" w:cs="궁서"/>
              </w:rPr>
              <w:t xml:space="preserve">   (</w:t>
            </w:r>
            <w:r>
              <w:rPr>
                <w:rFonts w:ascii="궁서" w:eastAsia="궁서" w:hAnsi="궁서" w:cs="궁서"/>
              </w:rPr>
              <w:t>인</w:t>
            </w:r>
            <w:r>
              <w:rPr>
                <w:rFonts w:ascii="궁서" w:eastAsia="궁서" w:hAnsi="궁서" w:cs="궁서"/>
              </w:rPr>
              <w:t>)</w:t>
            </w:r>
          </w:p>
        </w:tc>
      </w:tr>
    </w:tbl>
    <w:p w14:paraId="6A66C457" w14:textId="77777777" w:rsidR="0005301F" w:rsidRDefault="0005301F"/>
    <w:sectPr w:rsidR="000530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김현주 (Hyunjoo Kim)" w:date="2024-02-13T17:06:00Z" w:initials="김(K">
    <w:p w14:paraId="73C01DDF" w14:textId="77777777" w:rsidR="00C13713" w:rsidRDefault="00C13713">
      <w:pPr>
        <w:pStyle w:val="a7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>세전이라</w:t>
      </w:r>
      <w:r>
        <w:rPr>
          <w:rFonts w:hint="eastAsia"/>
        </w:rPr>
        <w:t xml:space="preserve"> </w:t>
      </w:r>
      <w:r>
        <w:rPr>
          <w:rFonts w:hint="eastAsia"/>
        </w:rPr>
        <w:t>하였는데</w:t>
      </w:r>
      <w:r>
        <w:rPr>
          <w:rFonts w:hint="eastAsia"/>
        </w:rPr>
        <w:t>,</w:t>
      </w:r>
      <w:r>
        <w:t xml:space="preserve"> </w:t>
      </w:r>
      <w:r w:rsidR="00EF0ABC">
        <w:rPr>
          <w:rFonts w:hint="eastAsia"/>
        </w:rPr>
        <w:t>원천징수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세액</w:t>
      </w:r>
      <w:r w:rsidR="00EF0ABC">
        <w:rPr>
          <w:rFonts w:hint="eastAsia"/>
        </w:rPr>
        <w:t xml:space="preserve"> </w:t>
      </w:r>
      <w:r w:rsidR="00EF0ABC">
        <w:t>3.3%</w:t>
      </w:r>
      <w:r w:rsidR="00EF0ABC">
        <w:rPr>
          <w:rFonts w:hint="eastAsia"/>
        </w:rPr>
        <w:t>를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제외하고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지급하는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것인지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명확히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기재하여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주시기</w:t>
      </w:r>
      <w:r w:rsidR="00EF0ABC">
        <w:rPr>
          <w:rFonts w:hint="eastAsia"/>
        </w:rPr>
        <w:t xml:space="preserve"> </w:t>
      </w:r>
      <w:r w:rsidR="00EF0ABC">
        <w:rPr>
          <w:rFonts w:hint="eastAsia"/>
        </w:rPr>
        <w:t>바랍니다</w:t>
      </w:r>
      <w:r w:rsidR="00EF0ABC">
        <w:rPr>
          <w:rFonts w:hint="eastAsia"/>
        </w:rPr>
        <w:t>.</w:t>
      </w:r>
      <w:r w:rsidR="00EF0ABC">
        <w:t xml:space="preserve"> </w:t>
      </w:r>
    </w:p>
  </w:comment>
  <w:comment w:id="6" w:author="김현주 (Hyunjoo Kim)" w:date="2024-02-13T17:07:00Z" w:initials="김(K">
    <w:p w14:paraId="2C46F0C5" w14:textId="77777777" w:rsidR="00EF0ABC" w:rsidRDefault="00EF0ABC">
      <w:pPr>
        <w:pStyle w:val="a7"/>
      </w:pPr>
      <w:r>
        <w:rPr>
          <w:rStyle w:val="a6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3C01DDF" w15:done="0"/>
  <w15:commentEx w15:paraId="2C46F0C5" w15:paraIdParent="73C01DD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3C01DDF" w16cid:durableId="2976200E"/>
  <w16cid:commentId w16cid:paraId="2C46F0C5" w16cid:durableId="297620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5F4E6E" w14:textId="77777777" w:rsidR="00642408" w:rsidRDefault="00642408">
      <w:pPr>
        <w:spacing w:before="0" w:after="0" w:line="240" w:lineRule="auto"/>
      </w:pPr>
      <w:r>
        <w:separator/>
      </w:r>
    </w:p>
  </w:endnote>
  <w:endnote w:type="continuationSeparator" w:id="0">
    <w:p w14:paraId="7AA89982" w14:textId="77777777" w:rsidR="00642408" w:rsidRDefault="0064240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B3858" w14:textId="77777777" w:rsidR="0005301F" w:rsidRDefault="000530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8BBB4" w14:textId="77777777" w:rsidR="0005301F" w:rsidRDefault="000530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D0675" w14:textId="77777777" w:rsidR="0005301F" w:rsidRDefault="000530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F3BF89" w14:textId="77777777" w:rsidR="00642408" w:rsidRDefault="00642408">
      <w:pPr>
        <w:spacing w:before="0" w:after="0" w:line="240" w:lineRule="auto"/>
      </w:pPr>
      <w:r>
        <w:separator/>
      </w:r>
    </w:p>
  </w:footnote>
  <w:footnote w:type="continuationSeparator" w:id="0">
    <w:p w14:paraId="29465FF8" w14:textId="77777777" w:rsidR="00642408" w:rsidRDefault="0064240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C0A194" w14:textId="77777777" w:rsidR="0005301F" w:rsidRDefault="000530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A200E" w14:textId="77777777" w:rsidR="0005301F" w:rsidRDefault="000530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65E30" w14:textId="77777777" w:rsidR="0005301F" w:rsidRDefault="000530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69F3"/>
    <w:multiLevelType w:val="multilevel"/>
    <w:tmpl w:val="DE063278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1F0AA4"/>
    <w:multiLevelType w:val="multilevel"/>
    <w:tmpl w:val="E0C0B2D6"/>
    <w:lvl w:ilvl="0">
      <w:start w:val="1"/>
      <w:numFmt w:val="decimal"/>
      <w:lvlText w:val="%1."/>
      <w:lvlJc w:val="left"/>
      <w:pPr>
        <w:ind w:left="482" w:hanging="226"/>
      </w:pPr>
    </w:lvl>
    <w:lvl w:ilvl="1">
      <w:start w:val="1"/>
      <w:numFmt w:val="upperLetter"/>
      <w:lvlText w:val="%2."/>
      <w:lvlJc w:val="left"/>
      <w:pPr>
        <w:ind w:left="1455" w:hanging="400"/>
      </w:pPr>
    </w:lvl>
    <w:lvl w:ilvl="2">
      <w:start w:val="1"/>
      <w:numFmt w:val="lowerRoman"/>
      <w:lvlText w:val="%3."/>
      <w:lvlJc w:val="right"/>
      <w:pPr>
        <w:ind w:left="1855" w:hanging="400"/>
      </w:pPr>
    </w:lvl>
    <w:lvl w:ilvl="3">
      <w:start w:val="1"/>
      <w:numFmt w:val="decimal"/>
      <w:lvlText w:val="%4."/>
      <w:lvlJc w:val="left"/>
      <w:pPr>
        <w:ind w:left="2255" w:hanging="400"/>
      </w:pPr>
    </w:lvl>
    <w:lvl w:ilvl="4">
      <w:start w:val="1"/>
      <w:numFmt w:val="upperLetter"/>
      <w:lvlText w:val="%5."/>
      <w:lvlJc w:val="left"/>
      <w:pPr>
        <w:ind w:left="2655" w:hanging="400"/>
      </w:pPr>
    </w:lvl>
    <w:lvl w:ilvl="5">
      <w:start w:val="1"/>
      <w:numFmt w:val="lowerRoman"/>
      <w:lvlText w:val="%6."/>
      <w:lvlJc w:val="right"/>
      <w:pPr>
        <w:ind w:left="3055" w:hanging="400"/>
      </w:pPr>
    </w:lvl>
    <w:lvl w:ilvl="6">
      <w:start w:val="1"/>
      <w:numFmt w:val="decimal"/>
      <w:lvlText w:val="%7."/>
      <w:lvlJc w:val="left"/>
      <w:pPr>
        <w:ind w:left="3455" w:hanging="400"/>
      </w:pPr>
    </w:lvl>
    <w:lvl w:ilvl="7">
      <w:start w:val="1"/>
      <w:numFmt w:val="upperLetter"/>
      <w:lvlText w:val="%8."/>
      <w:lvlJc w:val="left"/>
      <w:pPr>
        <w:ind w:left="3855" w:hanging="400"/>
      </w:pPr>
    </w:lvl>
    <w:lvl w:ilvl="8">
      <w:start w:val="1"/>
      <w:numFmt w:val="lowerRoman"/>
      <w:lvlText w:val="%9."/>
      <w:lvlJc w:val="right"/>
      <w:pPr>
        <w:ind w:left="4255" w:hanging="400"/>
      </w:pPr>
    </w:lvl>
  </w:abstractNum>
  <w:abstractNum w:abstractNumId="2" w15:restartNumberingAfterBreak="0">
    <w:nsid w:val="13CB7F21"/>
    <w:multiLevelType w:val="multilevel"/>
    <w:tmpl w:val="D4EE60AE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63376D"/>
    <w:multiLevelType w:val="multilevel"/>
    <w:tmpl w:val="05781CF0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E0E3D0B"/>
    <w:multiLevelType w:val="multilevel"/>
    <w:tmpl w:val="2DD475DE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BE007A"/>
    <w:multiLevelType w:val="multilevel"/>
    <w:tmpl w:val="FDA8AAC6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AA1787F"/>
    <w:multiLevelType w:val="multilevel"/>
    <w:tmpl w:val="FA96CEC8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F322E84"/>
    <w:multiLevelType w:val="multilevel"/>
    <w:tmpl w:val="4F9A27A8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AC092F"/>
    <w:multiLevelType w:val="multilevel"/>
    <w:tmpl w:val="25826686"/>
    <w:lvl w:ilvl="0">
      <w:start w:val="1"/>
      <w:numFmt w:val="decimal"/>
      <w:lvlText w:val="%1."/>
      <w:lvlJc w:val="left"/>
      <w:pPr>
        <w:ind w:left="482" w:hanging="226"/>
      </w:pPr>
    </w:lvl>
    <w:lvl w:ilvl="1">
      <w:start w:val="1"/>
      <w:numFmt w:val="upperLetter"/>
      <w:lvlText w:val="%2."/>
      <w:lvlJc w:val="left"/>
      <w:pPr>
        <w:ind w:left="1455" w:hanging="400"/>
      </w:pPr>
    </w:lvl>
    <w:lvl w:ilvl="2">
      <w:start w:val="1"/>
      <w:numFmt w:val="lowerRoman"/>
      <w:lvlText w:val="%3."/>
      <w:lvlJc w:val="right"/>
      <w:pPr>
        <w:ind w:left="1855" w:hanging="400"/>
      </w:pPr>
    </w:lvl>
    <w:lvl w:ilvl="3">
      <w:start w:val="1"/>
      <w:numFmt w:val="decimal"/>
      <w:lvlText w:val="%4."/>
      <w:lvlJc w:val="left"/>
      <w:pPr>
        <w:ind w:left="2255" w:hanging="400"/>
      </w:pPr>
    </w:lvl>
    <w:lvl w:ilvl="4">
      <w:start w:val="1"/>
      <w:numFmt w:val="upperLetter"/>
      <w:lvlText w:val="%5."/>
      <w:lvlJc w:val="left"/>
      <w:pPr>
        <w:ind w:left="2655" w:hanging="400"/>
      </w:pPr>
    </w:lvl>
    <w:lvl w:ilvl="5">
      <w:start w:val="1"/>
      <w:numFmt w:val="lowerRoman"/>
      <w:lvlText w:val="%6."/>
      <w:lvlJc w:val="right"/>
      <w:pPr>
        <w:ind w:left="3055" w:hanging="400"/>
      </w:pPr>
    </w:lvl>
    <w:lvl w:ilvl="6">
      <w:start w:val="1"/>
      <w:numFmt w:val="decimal"/>
      <w:lvlText w:val="%7."/>
      <w:lvlJc w:val="left"/>
      <w:pPr>
        <w:ind w:left="3455" w:hanging="400"/>
      </w:pPr>
    </w:lvl>
    <w:lvl w:ilvl="7">
      <w:start w:val="1"/>
      <w:numFmt w:val="upperLetter"/>
      <w:lvlText w:val="%8."/>
      <w:lvlJc w:val="left"/>
      <w:pPr>
        <w:ind w:left="3855" w:hanging="400"/>
      </w:pPr>
    </w:lvl>
    <w:lvl w:ilvl="8">
      <w:start w:val="1"/>
      <w:numFmt w:val="lowerRoman"/>
      <w:lvlText w:val="%9."/>
      <w:lvlJc w:val="right"/>
      <w:pPr>
        <w:ind w:left="4255" w:hanging="400"/>
      </w:pPr>
    </w:lvl>
  </w:abstractNum>
  <w:abstractNum w:abstractNumId="9" w15:restartNumberingAfterBreak="0">
    <w:nsid w:val="5B9E752C"/>
    <w:multiLevelType w:val="multilevel"/>
    <w:tmpl w:val="BDC6CB34"/>
    <w:lvl w:ilvl="0">
      <w:start w:val="1"/>
      <w:numFmt w:val="decimal"/>
      <w:lvlText w:val="%1"/>
      <w:lvlJc w:val="left"/>
      <w:pPr>
        <w:ind w:left="255" w:hanging="255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8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1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01F"/>
    <w:rsid w:val="0005301F"/>
    <w:rsid w:val="00642408"/>
    <w:rsid w:val="008123CC"/>
    <w:rsid w:val="00994A41"/>
    <w:rsid w:val="00C13713"/>
    <w:rsid w:val="00EF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135D"/>
  <w15:docId w15:val="{CBC07F6B-B924-438D-8CD7-6FAA5FE2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C13713"/>
    <w:rPr>
      <w:sz w:val="18"/>
      <w:szCs w:val="18"/>
    </w:rPr>
  </w:style>
  <w:style w:type="paragraph" w:styleId="a7">
    <w:name w:val="annotation text"/>
    <w:basedOn w:val="a"/>
    <w:link w:val="Char"/>
    <w:uiPriority w:val="99"/>
    <w:semiHidden/>
    <w:unhideWhenUsed/>
    <w:rsid w:val="00C13713"/>
    <w:pPr>
      <w:jc w:val="left"/>
    </w:pPr>
  </w:style>
  <w:style w:type="character" w:customStyle="1" w:styleId="Char">
    <w:name w:val="메모 텍스트 Char"/>
    <w:basedOn w:val="a0"/>
    <w:link w:val="a7"/>
    <w:uiPriority w:val="99"/>
    <w:semiHidden/>
    <w:rsid w:val="00C1371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C1371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C13713"/>
    <w:rPr>
      <w:b/>
      <w:bCs/>
    </w:rPr>
  </w:style>
  <w:style w:type="paragraph" w:styleId="a9">
    <w:name w:val="Balloon Text"/>
    <w:basedOn w:val="a"/>
    <w:link w:val="Char1"/>
    <w:uiPriority w:val="99"/>
    <w:semiHidden/>
    <w:unhideWhenUsed/>
    <w:rsid w:val="00C13713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C1371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김현주</dc:creator>
  <cp:lastModifiedBy>김현주 (Hyunjoo Kim)</cp:lastModifiedBy>
  <cp:revision>4</cp:revision>
  <dcterms:created xsi:type="dcterms:W3CDTF">2024-02-13T07:54:00Z</dcterms:created>
  <dcterms:modified xsi:type="dcterms:W3CDTF">2024-02-13T08:09:00Z</dcterms:modified>
</cp:coreProperties>
</file>