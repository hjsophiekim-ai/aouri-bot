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7D547" w14:textId="71484C23" w:rsidR="00B018FD" w:rsidRPr="00F5605F" w:rsidRDefault="00D34063" w:rsidP="00532107">
      <w:pPr>
        <w:pStyle w:val="11"/>
        <w:spacing w:line="240" w:lineRule="auto"/>
        <w:rPr>
          <w:rFonts w:ascii="Noto Sans CJK KR Regular" w:eastAsia="Noto Sans CJK KR Regular" w:hAnsi="Noto Sans CJK KR Regular"/>
          <w:b/>
          <w:bCs/>
          <w:color w:val="000000" w:themeColor="text1"/>
        </w:rPr>
      </w:pPr>
      <w:r w:rsidRPr="00F5605F">
        <w:rPr>
          <w:rFonts w:ascii="Noto Sans CJK KR Regular" w:eastAsia="Noto Sans CJK KR Regular" w:hAnsi="Noto Sans CJK KR Regular" w:hint="eastAsia"/>
          <w:b/>
          <w:bCs/>
          <w:color w:val="000000" w:themeColor="text1"/>
        </w:rPr>
        <w:t xml:space="preserve"> </w:t>
      </w:r>
      <w:r w:rsidRPr="00F5605F">
        <w:rPr>
          <w:rFonts w:ascii="Noto Sans CJK KR Regular" w:eastAsia="Noto Sans CJK KR Regular" w:hAnsi="Noto Sans CJK KR Regular"/>
          <w:b/>
          <w:bCs/>
          <w:color w:val="000000" w:themeColor="text1"/>
        </w:rPr>
        <w:tab/>
      </w:r>
    </w:p>
    <w:p w14:paraId="1CFDFD35" w14:textId="627205C2" w:rsidR="00B018FD" w:rsidRPr="00F5605F" w:rsidRDefault="00B018FD" w:rsidP="00532107">
      <w:pPr>
        <w:pStyle w:val="11"/>
        <w:wordWrap/>
        <w:spacing w:line="240" w:lineRule="auto"/>
        <w:jc w:val="center"/>
        <w:rPr>
          <w:rFonts w:ascii="Noto Sans CJK KR Regular" w:eastAsia="Noto Sans CJK KR Regular" w:hAnsi="Noto Sans CJK KR Regular"/>
          <w:b/>
          <w:bCs/>
          <w:color w:val="000000" w:themeColor="text1"/>
          <w:sz w:val="34"/>
          <w:szCs w:val="34"/>
        </w:rPr>
      </w:pPr>
      <w:proofErr w:type="spellStart"/>
      <w:r w:rsidRPr="00F5605F">
        <w:rPr>
          <w:rFonts w:ascii="Noto Sans CJK KR Regular" w:eastAsia="Noto Sans CJK KR Regular" w:hAnsi="Noto Sans CJK KR Regular" w:hint="eastAsia"/>
          <w:b/>
          <w:bCs/>
          <w:color w:val="000000" w:themeColor="text1"/>
          <w:sz w:val="34"/>
          <w:szCs w:val="34"/>
        </w:rPr>
        <w:t>퍼시스</w:t>
      </w:r>
      <w:proofErr w:type="spellEnd"/>
      <w:r w:rsidRPr="00F5605F">
        <w:rPr>
          <w:rFonts w:ascii="Noto Sans CJK KR Regular" w:eastAsia="Noto Sans CJK KR Regular" w:hAnsi="Noto Sans CJK KR Regular" w:hint="eastAsia"/>
          <w:b/>
          <w:bCs/>
          <w:color w:val="000000" w:themeColor="text1"/>
          <w:sz w:val="34"/>
          <w:szCs w:val="34"/>
        </w:rPr>
        <w:t xml:space="preserve"> 위탁판매</w:t>
      </w:r>
      <w:r w:rsidR="003A7B25" w:rsidRPr="00F5605F">
        <w:rPr>
          <w:rFonts w:ascii="Noto Sans CJK KR Regular" w:eastAsia="Noto Sans CJK KR Regular" w:hAnsi="Noto Sans CJK KR Regular" w:hint="eastAsia"/>
          <w:b/>
          <w:bCs/>
          <w:color w:val="000000" w:themeColor="text1"/>
          <w:sz w:val="34"/>
          <w:szCs w:val="34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bCs/>
          <w:color w:val="000000" w:themeColor="text1"/>
          <w:sz w:val="34"/>
          <w:szCs w:val="34"/>
        </w:rPr>
        <w:t>대리점 계약서</w:t>
      </w:r>
    </w:p>
    <w:p w14:paraId="56E789D5" w14:textId="77777777" w:rsidR="00B018FD" w:rsidRPr="00F5605F" w:rsidRDefault="00B018FD" w:rsidP="00532107">
      <w:pPr>
        <w:pStyle w:val="af9"/>
        <w:wordWrap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30"/>
        </w:rPr>
      </w:pPr>
    </w:p>
    <w:p w14:paraId="0B9F9755" w14:textId="26D668A8" w:rsidR="00B018FD" w:rsidRPr="00F5605F" w:rsidRDefault="00B018FD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1. </w:t>
      </w:r>
      <w:proofErr w:type="gramStart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계약기간</w:t>
      </w:r>
      <w:r w:rsidR="00DE4320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:</w:t>
      </w:r>
      <w:proofErr w:type="gram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2E2E01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년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월</w:t>
      </w:r>
      <w:r w:rsidR="00A94197"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 xml:space="preserve"> </w:t>
      </w:r>
      <w:r w:rsidR="001C5DF4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1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일부터 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6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년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4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월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CE5BA8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3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0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일까지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(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12</w:t>
      </w:r>
      <w:r w:rsidR="004512FA"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개월</w:t>
      </w:r>
      <w:r w:rsidR="00290C29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간)</w:t>
      </w:r>
    </w:p>
    <w:p w14:paraId="0199822F" w14:textId="60D61C54" w:rsidR="00B018FD" w:rsidRPr="008C5A58" w:rsidRDefault="00B018FD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7923E7FD" w14:textId="0ECE3134" w:rsidR="00B018FD" w:rsidRDefault="001B1158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</w:t>
      </w:r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. 납품방법 및 </w:t>
      </w:r>
      <w:proofErr w:type="gramStart"/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장소 :</w:t>
      </w:r>
      <w:proofErr w:type="gramEnd"/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건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 xml:space="preserve"> </w:t>
      </w:r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별 발주서로 정함</w:t>
      </w:r>
    </w:p>
    <w:p w14:paraId="17424813" w14:textId="64D3AC82" w:rsidR="006F5F9E" w:rsidRDefault="006F5F9E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278DEC7E" w14:textId="7D2219CF" w:rsidR="006F5F9E" w:rsidRPr="00F5605F" w:rsidRDefault="002D72E8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3. </w:t>
      </w:r>
      <w:proofErr w:type="gramStart"/>
      <w:r w:rsidR="006F5F9E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 xml:space="preserve">계약보증금 </w:t>
      </w:r>
      <w:r w:rsidR="006F5F9E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:</w:t>
      </w:r>
      <w:proofErr w:type="gramEnd"/>
      <w:r w:rsidR="006F5F9E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2A5164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30,000,000</w:t>
      </w:r>
      <w:r w:rsidR="00DD79D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[</w:t>
      </w:r>
      <w:r w:rsidR="00DD79D8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삼천만원]</w:t>
      </w:r>
    </w:p>
    <w:p w14:paraId="7187C779" w14:textId="0A79CD4D" w:rsidR="00B018FD" w:rsidRPr="00F5605F" w:rsidRDefault="00B018FD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00FC6E5D" w14:textId="204526FE" w:rsidR="00B018FD" w:rsidRPr="00F5605F" w:rsidRDefault="002D72E8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4</w:t>
      </w:r>
      <w:r w:rsidR="00CD61CB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. </w:t>
      </w:r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위탁판매수수료 지급시기 및 지급수단 </w:t>
      </w:r>
    </w:p>
    <w:p w14:paraId="6F228D92" w14:textId="521F7B89" w:rsidR="00B018FD" w:rsidRPr="00F5605F" w:rsidRDefault="00B018FD" w:rsidP="00532107">
      <w:pPr>
        <w:pStyle w:val="af9"/>
        <w:spacing w:line="240" w:lineRule="auto"/>
        <w:ind w:firstLineChars="100" w:firstLine="220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proofErr w:type="gramStart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지급시기 :</w:t>
      </w:r>
      <w:proofErr w:type="gram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익월</w:t>
      </w:r>
      <w:r w:rsidR="00B153C6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4C0D24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25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일 내     </w:t>
      </w:r>
    </w:p>
    <w:p w14:paraId="1B9E0531" w14:textId="77777777" w:rsidR="00B018FD" w:rsidRPr="00F5605F" w:rsidRDefault="00B018FD" w:rsidP="00532107">
      <w:pPr>
        <w:pStyle w:val="af9"/>
        <w:spacing w:line="240" w:lineRule="auto"/>
        <w:ind w:firstLineChars="100" w:firstLine="220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proofErr w:type="gramStart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지급수단 :</w:t>
      </w:r>
      <w:proofErr w:type="gram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현금</w:t>
      </w:r>
    </w:p>
    <w:p w14:paraId="2575D8FF" w14:textId="51D0F62D" w:rsidR="00B018FD" w:rsidRPr="00F5605F" w:rsidRDefault="00B018FD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58810732" w14:textId="68FDE3C0" w:rsidR="002B3262" w:rsidRPr="00F5605F" w:rsidRDefault="002B3262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6F172DBD" w14:textId="034994BA" w:rsidR="002B3262" w:rsidRPr="00F5605F" w:rsidRDefault="002B3262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351285EE" w14:textId="606060CE" w:rsidR="00B018FD" w:rsidRPr="00F5605F" w:rsidRDefault="00B018FD" w:rsidP="00532107">
      <w:pPr>
        <w:pStyle w:val="af9"/>
        <w:wordWrap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퍼시스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(이하 ‘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’)와 대리점</w:t>
      </w:r>
      <w:r w:rsidR="003B62A4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 xml:space="preserve"> </w:t>
      </w:r>
      <w:r w:rsidR="008C5A58" w:rsidRP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  <w:shd w:val="pct15" w:color="auto" w:fill="FFFFFF"/>
        </w:rPr>
        <w:t xml:space="preserve">            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(이하 ‘대리점’)는(은) 신의에 따라 성실히 계약상의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권리를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행사하고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의무를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이행할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것을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확약하며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그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증거로서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이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계약서를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작성하여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당사자가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서명 또는 기명 날인한 후 각각 1부씩 보관한다. </w:t>
      </w:r>
    </w:p>
    <w:p w14:paraId="22A8C664" w14:textId="77777777" w:rsidR="00B018FD" w:rsidRPr="00F5605F" w:rsidRDefault="00B018FD" w:rsidP="00532107">
      <w:pPr>
        <w:pStyle w:val="af9"/>
        <w:wordWrap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(단, 계약은 상호 합의 하에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공인인증을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활용한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전자계약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방법으로 체결할 수 있다.)</w:t>
      </w:r>
    </w:p>
    <w:p w14:paraId="3FCFB661" w14:textId="77777777" w:rsidR="00B018FD" w:rsidRPr="00F5605F" w:rsidRDefault="00B018FD" w:rsidP="00532107">
      <w:pPr>
        <w:pStyle w:val="af9"/>
        <w:wordWrap/>
        <w:spacing w:line="240" w:lineRule="auto"/>
        <w:ind w:right="500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1E948F17" w14:textId="06BE87D2" w:rsidR="00B018FD" w:rsidRPr="00F5605F" w:rsidRDefault="002359F8" w:rsidP="00532107">
      <w:pPr>
        <w:pStyle w:val="af9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proofErr w:type="gramStart"/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년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 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3</w:t>
      </w:r>
      <w:proofErr w:type="gramEnd"/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월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 </w:t>
      </w:r>
      <w:r w:rsidR="008C5A58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24</w:t>
      </w:r>
      <w:r w:rsidR="00B018FD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일</w:t>
      </w:r>
    </w:p>
    <w:p w14:paraId="444235C1" w14:textId="77777777" w:rsidR="00B018FD" w:rsidRPr="00F5605F" w:rsidRDefault="00B018FD" w:rsidP="00532107">
      <w:pPr>
        <w:pStyle w:val="af9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strike/>
          <w:color w:val="000000" w:themeColor="text1"/>
        </w:rPr>
      </w:pPr>
    </w:p>
    <w:tbl>
      <w:tblPr>
        <w:tblW w:w="918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05"/>
        <w:gridCol w:w="4478"/>
      </w:tblGrid>
      <w:tr w:rsidR="000F1FD8" w:rsidRPr="00F5605F" w14:paraId="38C04015" w14:textId="77777777" w:rsidTr="00083515">
        <w:trPr>
          <w:trHeight w:val="539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3B150322" w14:textId="028398F9" w:rsidR="00B018FD" w:rsidRPr="00F5605F" w:rsidRDefault="003371D4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공급업자</w:t>
            </w:r>
          </w:p>
          <w:p w14:paraId="3025F6E9" w14:textId="77777777" w:rsidR="00B018FD" w:rsidRPr="00F5605F" w:rsidRDefault="00B018FD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3B7E0E07" w14:textId="77777777" w:rsidR="00B018FD" w:rsidRPr="00F5605F" w:rsidRDefault="00B018FD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대리점</w:t>
            </w:r>
          </w:p>
          <w:p w14:paraId="6DED0406" w14:textId="77777777" w:rsidR="00B018FD" w:rsidRPr="00F5605F" w:rsidRDefault="00B018FD" w:rsidP="00532107">
            <w:pPr>
              <w:pStyle w:val="af9"/>
              <w:wordWrap/>
              <w:spacing w:line="240" w:lineRule="auto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</w:tr>
      <w:tr w:rsidR="000F1FD8" w:rsidRPr="00F5605F" w14:paraId="08861CCD" w14:textId="77777777" w:rsidTr="00083515">
        <w:trPr>
          <w:trHeight w:val="32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426740AB" w14:textId="77777777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퍼시스</w:t>
            </w:r>
            <w:proofErr w:type="spellEnd"/>
          </w:p>
          <w:p w14:paraId="49AF9858" w14:textId="77777777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서울시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송파구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오금로</w:t>
            </w:r>
            <w:proofErr w:type="spell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311</w:t>
            </w:r>
          </w:p>
          <w:p w14:paraId="70743C2F" w14:textId="77777777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박 광 호 (인)</w:t>
            </w:r>
          </w:p>
          <w:p w14:paraId="0B4F3087" w14:textId="77777777" w:rsidR="00B018FD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215-81-20534</w:t>
            </w:r>
          </w:p>
          <w:p w14:paraId="3635DD92" w14:textId="185B8D7A" w:rsidR="00643898" w:rsidRPr="00F5605F" w:rsidRDefault="00643898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4B8205AD" w14:textId="74A958AD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56209D4E" w14:textId="462E2E0C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명칭</w:t>
            </w:r>
            <w:r w:rsidR="000E02F1"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(대리점명</w:t>
            </w:r>
            <w:proofErr w:type="gramStart"/>
            <w:r w:rsidR="000E02F1"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)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 w:rsid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70599BDC" w14:textId="4254B19A" w:rsidR="00B018FD" w:rsidRPr="008C5A58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</w:t>
            </w:r>
            <w:r w:rsidRP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소 :</w:t>
            </w:r>
            <w:proofErr w:type="gramEnd"/>
            <w:r w:rsid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38BD313F" w14:textId="17696BAE" w:rsidR="00B018FD" w:rsidRPr="008C5A58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(인)</w:t>
            </w:r>
          </w:p>
          <w:p w14:paraId="4D170E22" w14:textId="46B44813" w:rsidR="00B018FD" w:rsidRPr="00F5605F" w:rsidRDefault="00B018FD" w:rsidP="00532107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8C5A5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 w:rsidR="00643898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5D68A94B" w14:textId="5E11B305" w:rsidR="004E153A" w:rsidRPr="00F5605F" w:rsidRDefault="00B018FD" w:rsidP="0078679B">
      <w:pPr>
        <w:widowControl/>
        <w:wordWrap/>
        <w:autoSpaceDE/>
        <w:autoSpaceDN/>
        <w:spacing w:after="160"/>
        <w:rPr>
          <w:rFonts w:ascii="Noto Sans CJK KR Regular" w:eastAsia="Noto Sans CJK KR Regular" w:hAnsi="Noto Sans CJK KR Regular"/>
          <w:color w:val="000000" w:themeColor="text1"/>
          <w:sz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</w:rPr>
        <w:br w:type="page"/>
      </w:r>
    </w:p>
    <w:p w14:paraId="202EF974" w14:textId="6F4EEE24" w:rsidR="006241A8" w:rsidRPr="00F5605F" w:rsidRDefault="00462D1D" w:rsidP="00532107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lastRenderedPageBreak/>
        <w:t>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1조</w:t>
      </w:r>
      <w:r w:rsidR="00F4340E"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(</w:t>
      </w:r>
      <w:r w:rsidR="00D16808"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목적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</w:p>
    <w:p w14:paraId="3F82DEDB" w14:textId="6E4474EE" w:rsidR="002B3262" w:rsidRPr="00F5605F" w:rsidRDefault="000D7A9F" w:rsidP="002B3262">
      <w:pPr>
        <w:pStyle w:val="a6"/>
        <w:numPr>
          <w:ilvl w:val="0"/>
          <w:numId w:val="3"/>
        </w:numPr>
        <w:ind w:leftChars="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이 계약은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</w:t>
      </w:r>
      <w:r w:rsidR="00574AB7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간의 거래에 있어서 양 당사자 사이의 공정한 계약조건에 따른 기본적인 권리와 의무를 제시하는 것을 목적으로 한다.</w:t>
      </w:r>
    </w:p>
    <w:p w14:paraId="7DAA5AC4" w14:textId="77777777" w:rsidR="000D7A9F" w:rsidRPr="00F5605F" w:rsidRDefault="000D7A9F" w:rsidP="00532107">
      <w:pPr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5515ADC5" w14:textId="14F0A74D" w:rsidR="00532107" w:rsidRPr="00F5605F" w:rsidRDefault="00462D1D" w:rsidP="00532107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2조</w:t>
      </w:r>
      <w:r w:rsidR="00F4340E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(</w:t>
      </w:r>
      <w:r w:rsidR="000D7A9F"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기본원칙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</w:p>
    <w:p w14:paraId="107D9193" w14:textId="5E92C028" w:rsidR="00532107" w:rsidRPr="00F5605F" w:rsidRDefault="003371D4" w:rsidP="00D03092">
      <w:pPr>
        <w:pStyle w:val="a6"/>
        <w:numPr>
          <w:ilvl w:val="0"/>
          <w:numId w:val="4"/>
        </w:numPr>
        <w:ind w:leftChars="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Cs w:val="20"/>
        </w:rPr>
        <w:t>공급업자</w:t>
      </w:r>
      <w:r w:rsidR="000D7A9F" w:rsidRPr="00F5605F">
        <w:rPr>
          <w:rFonts w:ascii="Noto Sans CJK KR Regular" w:eastAsia="Noto Sans CJK KR Regular" w:hAnsi="Noto Sans CJK KR Regular"/>
          <w:color w:val="000000" w:themeColor="text1"/>
          <w:spacing w:val="-2"/>
          <w:szCs w:val="20"/>
        </w:rPr>
        <w:t>와 대리점은 대등한 지위에서 이 계약상의 의무를 신의에 따라 성실히</w:t>
      </w:r>
      <w:r w:rsidR="000D7A9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이행함으로써 상호 공정한 거래관계와 동반성장을 추구한다.</w:t>
      </w:r>
    </w:p>
    <w:p w14:paraId="45967A26" w14:textId="17F59D71" w:rsidR="002B3262" w:rsidRPr="00F5605F" w:rsidRDefault="003371D4" w:rsidP="635D22D5">
      <w:pPr>
        <w:pStyle w:val="a6"/>
        <w:numPr>
          <w:ilvl w:val="0"/>
          <w:numId w:val="4"/>
        </w:numPr>
        <w:ind w:leftChars="0"/>
        <w:rPr>
          <w:rFonts w:ascii="Noto Sans CJK KR Regular" w:eastAsia="Noto Sans CJK KR Regular" w:hAnsi="Noto Sans CJK KR Regular"/>
          <w:b/>
          <w:bCs/>
          <w:color w:val="000000" w:themeColor="text1"/>
        </w:rPr>
      </w:pPr>
      <w:r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공급업자</w:t>
      </w:r>
      <w:r w:rsidR="000D7A9F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와 대리점은 이 계약의 이행과 관련하여 「대리점거래의 공정화에 관한</w:t>
      </w:r>
      <w:r w:rsidR="000D7A9F" w:rsidRPr="635D22D5">
        <w:rPr>
          <w:rFonts w:ascii="Noto Sans CJK KR Regular" w:eastAsia="Noto Sans CJK KR Regular" w:hAnsi="Noto Sans CJK KR Regular"/>
          <w:color w:val="000000" w:themeColor="text1"/>
        </w:rPr>
        <w:t xml:space="preserve"> 법률</w:t>
      </w:r>
      <w:proofErr w:type="gramStart"/>
      <w:r w:rsidR="000D7A9F" w:rsidRPr="635D22D5">
        <w:rPr>
          <w:rFonts w:ascii="Noto Sans CJK KR Regular" w:eastAsia="Noto Sans CJK KR Regular" w:hAnsi="Noto Sans CJK KR Regular"/>
          <w:color w:val="000000" w:themeColor="text1"/>
        </w:rPr>
        <w:t>」,</w:t>
      </w:r>
      <w:r w:rsidR="00E7728E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「</w:t>
      </w:r>
      <w:proofErr w:type="gramEnd"/>
      <w:r w:rsidR="000D7A9F" w:rsidRPr="635D22D5">
        <w:rPr>
          <w:rFonts w:ascii="Noto Sans CJK KR Regular" w:eastAsia="Noto Sans CJK KR Regular" w:hAnsi="Noto Sans CJK KR Regular"/>
          <w:color w:val="000000" w:themeColor="text1"/>
        </w:rPr>
        <w:t>독점규제 및 공정거래에 관한 법률」 등 관련 법령의 규정을 준수한다.</w:t>
      </w:r>
    </w:p>
    <w:p w14:paraId="48FEB74B" w14:textId="77777777" w:rsidR="00991486" w:rsidRPr="00F5605F" w:rsidRDefault="00991486" w:rsidP="00991486">
      <w:pPr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7F185587" w14:textId="661A6601" w:rsidR="00991486" w:rsidRPr="00F5605F" w:rsidRDefault="00991486" w:rsidP="00991486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="002359F8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3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조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용어의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정의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  <w:r w:rsidR="007455C6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 xml:space="preserve"> </w:t>
      </w:r>
    </w:p>
    <w:p w14:paraId="5ECFFE9A" w14:textId="27B76340" w:rsidR="00602F6E" w:rsidRPr="00F5605F" w:rsidRDefault="00602F6E" w:rsidP="00602F6E">
      <w:pPr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이</w:t>
      </w:r>
      <w:r w:rsidRPr="00F5605F">
        <w:rPr>
          <w:rFonts w:ascii="Noto Sans CJK KR Regular" w:eastAsia="Noto Sans CJK KR Regular" w:hAnsi="Noto Sans CJK KR Regular"/>
          <w:color w:val="4472C4" w:themeColor="accent5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계약에서 사용하는 용어의 정의는 다음 각</w:t>
      </w:r>
      <w:r w:rsidR="0095386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항과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같다.</w:t>
      </w:r>
    </w:p>
    <w:p w14:paraId="5A2EFC86" w14:textId="1D3BDD79" w:rsidR="0078679B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bookmarkStart w:id="0" w:name="_Hlk151130338"/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>“</w:t>
      </w:r>
      <w:proofErr w:type="spellStart"/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>위탁커넥트플러스</w:t>
      </w:r>
      <w:proofErr w:type="spellEnd"/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>”</w:t>
      </w:r>
      <w:r w:rsidR="00C34EDA" w:rsidRPr="00680C7B">
        <w:rPr>
          <w:rFonts w:ascii="Noto Sans CJK KR Regular" w:eastAsia="Noto Sans CJK KR Regular" w:hAnsi="Noto Sans CJK KR Regular" w:hint="eastAsia"/>
          <w:color w:val="000000" w:themeColor="text1"/>
          <w:w w:val="89"/>
          <w:kern w:val="0"/>
          <w:szCs w:val="20"/>
        </w:rPr>
        <w:t>란</w:t>
      </w:r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 xml:space="preserve"> </w:t>
      </w:r>
      <w:r w:rsidR="003371D4"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>공급업자</w:t>
      </w:r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 xml:space="preserve">가 운영하는 </w:t>
      </w:r>
      <w:r w:rsidR="009B6D8A" w:rsidRPr="00680C7B">
        <w:rPr>
          <w:rFonts w:ascii="Noto Sans CJK KR Regular" w:eastAsia="Noto Sans CJK KR Regular" w:hAnsi="Noto Sans CJK KR Regular"/>
          <w:color w:val="000000" w:themeColor="text1"/>
          <w:spacing w:val="14"/>
          <w:w w:val="77"/>
          <w:kern w:val="0"/>
          <w:szCs w:val="20"/>
        </w:rPr>
        <w:t>위</w:t>
      </w:r>
      <w:r w:rsidR="009B6D8A" w:rsidRPr="00680C7B">
        <w:rPr>
          <w:rFonts w:ascii="Noto Sans CJK KR Regular" w:eastAsia="Noto Sans CJK KR Regular" w:hAnsi="Noto Sans CJK KR Regular" w:hint="eastAsia"/>
          <w:color w:val="000000" w:themeColor="text1"/>
          <w:spacing w:val="14"/>
          <w:w w:val="77"/>
          <w:kern w:val="0"/>
          <w:szCs w:val="20"/>
        </w:rPr>
        <w:t>탁판매</w:t>
      </w:r>
      <w:r w:rsidR="009B6D8A" w:rsidRPr="00680C7B">
        <w:rPr>
          <w:rFonts w:ascii="Noto Sans CJK KR Regular" w:eastAsia="Noto Sans CJK KR Regular" w:hAnsi="Noto Sans CJK KR Regular"/>
          <w:color w:val="000000" w:themeColor="text1"/>
          <w:spacing w:val="14"/>
          <w:w w:val="77"/>
          <w:kern w:val="0"/>
          <w:szCs w:val="20"/>
        </w:rPr>
        <w:t xml:space="preserve"> </w:t>
      </w:r>
      <w:r w:rsidR="009B6D8A" w:rsidRPr="00680C7B">
        <w:rPr>
          <w:rFonts w:ascii="Noto Sans CJK KR Regular" w:eastAsia="Noto Sans CJK KR Regular" w:hAnsi="Noto Sans CJK KR Regular"/>
          <w:color w:val="000000" w:themeColor="text1"/>
          <w:spacing w:val="5"/>
          <w:w w:val="73"/>
          <w:kern w:val="0"/>
          <w:szCs w:val="20"/>
        </w:rPr>
        <w:t>대</w:t>
      </w:r>
      <w:r w:rsidR="009B6D8A" w:rsidRPr="00680C7B">
        <w:rPr>
          <w:rFonts w:ascii="Noto Sans CJK KR Regular" w:eastAsia="Noto Sans CJK KR Regular" w:hAnsi="Noto Sans CJK KR Regular"/>
          <w:color w:val="000000" w:themeColor="text1"/>
          <w:spacing w:val="5"/>
          <w:w w:val="71"/>
          <w:kern w:val="0"/>
          <w:szCs w:val="20"/>
        </w:rPr>
        <w:t>리</w:t>
      </w:r>
      <w:r w:rsidR="009B6D8A" w:rsidRPr="00680C7B">
        <w:rPr>
          <w:rFonts w:ascii="Noto Sans CJK KR Regular" w:eastAsia="Noto Sans CJK KR Regular" w:hAnsi="Noto Sans CJK KR Regular" w:hint="eastAsia"/>
          <w:color w:val="000000" w:themeColor="text1"/>
          <w:spacing w:val="5"/>
          <w:w w:val="71"/>
          <w:kern w:val="0"/>
          <w:szCs w:val="20"/>
        </w:rPr>
        <w:t>점</w:t>
      </w:r>
      <w:r w:rsidR="009B6D8A" w:rsidRPr="00680C7B">
        <w:rPr>
          <w:rFonts w:ascii="Noto Sans CJK KR Regular" w:eastAsia="Noto Sans CJK KR Regular" w:hAnsi="Noto Sans CJK KR Regular"/>
          <w:color w:val="000000" w:themeColor="text1"/>
          <w:spacing w:val="5"/>
          <w:w w:val="71"/>
          <w:kern w:val="0"/>
          <w:szCs w:val="20"/>
        </w:rPr>
        <w:t xml:space="preserve"> </w:t>
      </w:r>
      <w:r w:rsidRPr="00680C7B">
        <w:rPr>
          <w:rFonts w:ascii="Noto Sans CJK KR Regular" w:eastAsia="Noto Sans CJK KR Regular" w:hAnsi="Noto Sans CJK KR Regular"/>
          <w:color w:val="000000" w:themeColor="text1"/>
          <w:w w:val="89"/>
          <w:kern w:val="0"/>
          <w:szCs w:val="20"/>
        </w:rPr>
        <w:t>전용 온라인 주문사이</w:t>
      </w:r>
      <w:r w:rsidR="00074D5B" w:rsidRPr="00680C7B">
        <w:rPr>
          <w:rFonts w:ascii="Noto Sans CJK KR Regular" w:eastAsia="Noto Sans CJK KR Regular" w:hAnsi="Noto Sans CJK KR Regular" w:hint="eastAsia"/>
          <w:color w:val="000000" w:themeColor="text1"/>
          <w:spacing w:val="4"/>
          <w:w w:val="89"/>
          <w:kern w:val="0"/>
          <w:szCs w:val="20"/>
        </w:rPr>
        <w:t>트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(</w:t>
      </w:r>
      <w:r w:rsidR="00074D5B" w:rsidRPr="00835D3C">
        <w:rPr>
          <w:rStyle w:val="af3"/>
          <w:rFonts w:ascii="Noto Sans CJK KR Regular" w:eastAsia="Noto Sans CJK KR Regular" w:hAnsi="Noto Sans CJK KR Regular"/>
          <w:szCs w:val="20"/>
        </w:rPr>
        <w:t>http://www.connectplus.co.kr)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를 말한다.</w:t>
      </w:r>
    </w:p>
    <w:p w14:paraId="17540911" w14:textId="4158C7A3" w:rsidR="0078679B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bookmarkStart w:id="1" w:name="_Hlk151128919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공식 홈페이지”</w:t>
      </w:r>
      <w:r w:rsidR="00C34ED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퍼시스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홈페이지(</w:t>
      </w:r>
      <w:r w:rsidR="00C34EDA" w:rsidRPr="00F5605F">
        <w:rPr>
          <w:rStyle w:val="af3"/>
          <w:rFonts w:ascii="Noto Sans CJK KR Regular" w:eastAsia="Noto Sans CJK KR Regular" w:hAnsi="Noto Sans CJK KR Regular"/>
          <w:szCs w:val="20"/>
        </w:rPr>
        <w:t>http://www.fursys.com)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를 말한다.</w:t>
      </w:r>
      <w:bookmarkEnd w:id="1"/>
    </w:p>
    <w:p w14:paraId="01E60B30" w14:textId="509CA31B" w:rsidR="0078679B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“위탁판매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원가”</w:t>
      </w:r>
      <w:r w:rsidR="00C34ED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대리점이 자율적으로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상품에 대하여 제안 가능한 최저가격으로서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가 </w:t>
      </w:r>
      <w:r w:rsidR="00F809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proofErr w:type="spellStart"/>
      <w:r w:rsidR="00F809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</w:t>
      </w:r>
      <w:r w:rsidR="007C1F7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탁커넥트플러스</w:t>
      </w:r>
      <w:proofErr w:type="spellEnd"/>
      <w:r w:rsidR="00F809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7C1F7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에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공시한 가격을 말한다.</w:t>
      </w:r>
    </w:p>
    <w:p w14:paraId="494A89F3" w14:textId="49BC6019" w:rsidR="00924BEF" w:rsidRPr="002E2E01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proofErr w:type="spellStart"/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계약가</w:t>
      </w:r>
      <w:proofErr w:type="spellEnd"/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671D68" w:rsidRPr="002E2E0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622646"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고객이</w:t>
      </w:r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의 상품을 실제 구매한 가격을 말한다.</w:t>
      </w:r>
    </w:p>
    <w:p w14:paraId="5ABF8535" w14:textId="5B090256" w:rsidR="002E2E01" w:rsidRPr="003C2982" w:rsidRDefault="006E2A4C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3C2982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P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공장도가</w:t>
      </w:r>
      <w:r w:rsidRPr="003C2982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P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란 대리점이 공급업자와 사전합의 시 고객에게 제안할 수 있는 최저가격으로 2구간 </w:t>
      </w:r>
      <w:proofErr w:type="spellStart"/>
      <w:r w:rsidRP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최저제안가를</w:t>
      </w:r>
      <w:proofErr w:type="spellEnd"/>
      <w:r w:rsidRP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의미한다.</w:t>
      </w:r>
    </w:p>
    <w:p w14:paraId="4B9B0239" w14:textId="316B9E7B" w:rsidR="00924BEF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“1구간”</w:t>
      </w:r>
      <w:r w:rsidR="00671D6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계약가가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위탁판매</w:t>
      </w:r>
      <w:r w:rsidR="007C1F7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원가 이상인 가격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구간으로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써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대리점이</w:t>
      </w:r>
      <w:r w:rsidR="00671D6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공급업자와 사전 합의없이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에게 자율적으로 제안할 수 있는 가격구간을 말한다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.</w:t>
      </w:r>
    </w:p>
    <w:p w14:paraId="14B12179" w14:textId="518DA929" w:rsidR="00924BEF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“2구간”</w:t>
      </w:r>
      <w:r w:rsidR="00671D6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>계약가가</w:t>
      </w:r>
      <w:proofErr w:type="spellEnd"/>
      <w:r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640175" w:rsidRPr="002E2E0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공장도가격</w:t>
      </w:r>
      <w:r w:rsidR="00640175" w:rsidRPr="002E2E0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640175" w:rsidRPr="002E2E0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이상</w:t>
      </w:r>
      <w:r w:rsidR="002E2E01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이고</w:t>
      </w:r>
      <w:r w:rsidR="002E2E01">
        <w:rPr>
          <w:rFonts w:ascii="Noto Sans CJK KR Regular" w:eastAsia="Noto Sans CJK KR Regular" w:hAnsi="Noto Sans CJK KR Regular" w:hint="eastAsia"/>
          <w:color w:val="92D05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위탁판매</w:t>
      </w:r>
      <w:r w:rsidR="007C1F7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원가 미만인 가격구간으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로써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대리점이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에게 제안할 때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사전합의가 필요한 가격</w:t>
      </w:r>
      <w:r w:rsidR="00424C7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구간을 말한다.</w:t>
      </w:r>
    </w:p>
    <w:p w14:paraId="6A5DCD7C" w14:textId="214FF8E3" w:rsidR="00924BEF" w:rsidRDefault="00C34EDA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2A36C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개인고객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 검수완료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는 개인고객의 수주 건에 대하여 </w:t>
      </w:r>
      <w:r w:rsidR="00CE632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납품일 기준 </w:t>
      </w:r>
      <w:r w:rsidR="00CE6320">
        <w:rPr>
          <w:rFonts w:ascii="Noto Sans CJK KR Regular" w:eastAsia="Noto Sans CJK KR Regular" w:hAnsi="Noto Sans CJK KR Regular"/>
          <w:color w:val="000000" w:themeColor="text1"/>
          <w:szCs w:val="20"/>
        </w:rPr>
        <w:t>7</w:t>
      </w:r>
      <w:r w:rsidR="00CE632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일 이내에 고객이 검수완료확인서를 발급하거나 이의제기 등을 하지 않아 구매가 확정된 경우를 말한다.</w:t>
      </w:r>
    </w:p>
    <w:p w14:paraId="140BE2D3" w14:textId="716051B2" w:rsidR="008C5A58" w:rsidRPr="008C5A58" w:rsidRDefault="008C5A58" w:rsidP="008C5A58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8C5A58">
        <w:rPr>
          <w:rFonts w:ascii="맑은 고딕" w:eastAsia="맑은 고딕" w:hAnsi="맑은 고딕" w:hint="eastAsia"/>
          <w:b/>
          <w:color w:val="000000" w:themeColor="text1"/>
          <w:szCs w:val="20"/>
          <w:highlight w:val="yellow"/>
        </w:rPr>
        <w:t>→</w:t>
      </w:r>
      <w:r w:rsidRPr="008C5A58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 xml:space="preserve"> </w:t>
      </w:r>
      <w:r w:rsidRPr="008C5A58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"개인고객의 검수완료"는 개인고객의 수주 건에 대하여 납품을 완료한 후 수주관리에서 마감 실행을 통해 영업 건이 종료되었다는 것을 </w:t>
      </w:r>
      <w:ins w:id="2" w:author="윤현정 (Hyunjeong Yoon)" w:date="2025-04-01T10:48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대리점이 </w:t>
        </w:r>
      </w:ins>
      <w:r w:rsidRPr="008C5A58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공급업자에게 고지하는 행위를 말한다.</w:t>
      </w:r>
    </w:p>
    <w:p w14:paraId="2BA10688" w14:textId="1BFCA82D" w:rsidR="00924BEF" w:rsidRPr="00F5605F" w:rsidRDefault="003831BA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검수마스터”</w:t>
      </w:r>
      <w:r w:rsidR="00F809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E632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사업자고객의 수주 건에 대하여 대리점이 </w:t>
      </w:r>
      <w:r w:rsidR="00F809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proofErr w:type="spellStart"/>
      <w:r w:rsidR="007C1F7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위탁커넥트플러스</w:t>
      </w:r>
      <w:proofErr w:type="spellEnd"/>
      <w:r w:rsidR="00F809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에서 상품의 검수, 세금계산서 발행, 상품</w:t>
      </w:r>
      <w:r w:rsidR="00CE632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대금의 청구 등의 </w:t>
      </w:r>
      <w:r w:rsidR="00950D9C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업무를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일괄 처리하기위해 여러 수주 건을 묶어</w:t>
      </w:r>
      <w:r w:rsidR="00BB77D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하나의</w:t>
      </w:r>
      <w:r w:rsidR="00BB77D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‘</w:t>
      </w:r>
      <w:r w:rsidR="001A548B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단일계약</w:t>
      </w:r>
      <w:r w:rsidR="00BB77D7">
        <w:rPr>
          <w:rFonts w:ascii="Noto Sans CJK KR Regular" w:eastAsia="Noto Sans CJK KR Regular" w:hAnsi="Noto Sans CJK KR Regular"/>
          <w:color w:val="000000" w:themeColor="text1"/>
          <w:szCs w:val="20"/>
        </w:rPr>
        <w:t>’</w:t>
      </w:r>
      <w:proofErr w:type="spellStart"/>
      <w:r w:rsidR="001A548B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으</w:t>
      </w:r>
      <w:r w:rsidR="00BB77D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로</w:t>
      </w:r>
      <w:proofErr w:type="spellEnd"/>
      <w:r w:rsidR="00BB77D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취급하는 </w:t>
      </w:r>
      <w:r w:rsidR="00E8341C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거래의 단위를</w:t>
      </w:r>
      <w:r w:rsidR="00BB77D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950D9C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의미한다</w:t>
      </w:r>
      <w:r w:rsidR="00F809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5B846C3E" w14:textId="348D06F0" w:rsidR="00924BEF" w:rsidRPr="00F5605F" w:rsidRDefault="008C5A58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검수마스터 마감”</w:t>
      </w:r>
      <w:r w:rsidR="00F809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이란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고객이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상품의 검수를 완료하</w:t>
      </w:r>
      <w:r w:rsidR="00F809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고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대리점이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세금계산서 발행 및 상품</w:t>
      </w:r>
      <w:r w:rsidR="00424C7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대금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4A7F3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전액 </w:t>
      </w:r>
      <w:r w:rsidR="00924BEF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회수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를 완료한 후</w:t>
      </w:r>
      <w:r w:rsidR="00413F77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D34063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검수마스터에서 마감 실행을</w:t>
      </w:r>
      <w:r w:rsidR="00D3406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통해서</w:t>
      </w:r>
      <w:r w:rsidR="00D34063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413F77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영업</w:t>
      </w:r>
      <w:r w:rsidR="000B39E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413F77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건이 종료되었다는 것을</w:t>
      </w:r>
      <w:r w:rsidR="00D3406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D3406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에게</w:t>
      </w:r>
      <w:r w:rsidR="00413F77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고지하는 행위를 </w:t>
      </w:r>
      <w:r w:rsidR="00950D9C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의미한다.</w:t>
      </w:r>
      <w:r w:rsidR="00950D9C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02396264" w14:textId="0D78072B" w:rsidR="00924BEF" w:rsidRPr="00F5605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“최종</w:t>
      </w:r>
      <w:r w:rsidR="00332DE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소비자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 상품을 소비생활을 위해 사용하거나 이용하는 자를 말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한다.</w:t>
      </w:r>
      <w:r w:rsidR="001C79E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따라서,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가 제공하는 상품을 다수의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에게 전매 또는 판매할 목적으로 구매하는 자는 최종</w:t>
      </w:r>
      <w:r w:rsidR="00332DE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소비자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로 보지 아니한다.</w:t>
      </w:r>
    </w:p>
    <w:p w14:paraId="6E803DF6" w14:textId="47CE572D" w:rsidR="00924BEF" w:rsidRDefault="00924BEF" w:rsidP="008315D5">
      <w:pPr>
        <w:pStyle w:val="a6"/>
        <w:numPr>
          <w:ilvl w:val="0"/>
          <w:numId w:val="23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“외주매입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계약”이</w:t>
      </w:r>
      <w:r w:rsidR="001C79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대리점이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의 요청 등으로 인해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가 취급하는 상품 외의 상품(외주매입품목)</w:t>
      </w:r>
      <w:r w:rsidR="00006FE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06FE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및 서비스를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납품하는 경우와 관련하여</w:t>
      </w:r>
      <w:r w:rsidR="003126A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가 대리점으로부터 외주매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lastRenderedPageBreak/>
        <w:t>입품목을 구입하는 계약</w:t>
      </w:r>
      <w:r w:rsidR="003126A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을 의미한다.</w:t>
      </w:r>
    </w:p>
    <w:p w14:paraId="4BA13611" w14:textId="6649A243" w:rsidR="00183F9A" w:rsidRPr="00180F54" w:rsidRDefault="002928FB" w:rsidP="008315D5">
      <w:pPr>
        <w:pStyle w:val="a6"/>
        <w:numPr>
          <w:ilvl w:val="0"/>
          <w:numId w:val="2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수수료</w:t>
      </w:r>
      <w:r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란 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</w:t>
      </w:r>
      <w:r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A94F83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>을</w:t>
      </w:r>
      <w:r w:rsidR="004620A1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proofErr w:type="spellStart"/>
      <w:r w:rsidR="004620A1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위탁받아</w:t>
      </w:r>
      <w:proofErr w:type="spellEnd"/>
      <w:r w:rsidR="004620A1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판매하는 용역수행에 대하여 공급업자가 대리점에게 지급하는 대가를 말하며</w:t>
      </w:r>
      <w:r w:rsidR="004620A1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>,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기본수수료와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추가수수료로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구성되어</w:t>
      </w:r>
      <w:r w:rsidR="00B815C9"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B815C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</w:t>
      </w:r>
      <w:r w:rsidR="004620A1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다.</w:t>
      </w:r>
      <w:bookmarkEnd w:id="0"/>
    </w:p>
    <w:p w14:paraId="1032BA42" w14:textId="5B3B6C33" w:rsidR="00180F54" w:rsidRPr="00180F54" w:rsidRDefault="00180F54" w:rsidP="00180F54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180F54">
        <w:rPr>
          <w:rFonts w:ascii="맑은 고딕" w:eastAsia="맑은 고딕" w:hAnsi="맑은 고딕" w:hint="eastAsia"/>
          <w:b/>
          <w:color w:val="000000" w:themeColor="text1"/>
          <w:szCs w:val="20"/>
          <w:highlight w:val="yellow"/>
        </w:rPr>
        <w:t>→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“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수수료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”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란 대리점이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공급업자의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상품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을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 xml:space="preserve"> </w:t>
      </w:r>
      <w:proofErr w:type="spellStart"/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위탁받아</w:t>
      </w:r>
      <w:proofErr w:type="spellEnd"/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 xml:space="preserve"> 판매하는 용역수행에 대하여 공급업자가 대리점에게 지급하는 대가를 말하며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,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수수료와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추가수수료로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구성되어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있다.</w:t>
      </w:r>
    </w:p>
    <w:p w14:paraId="24DD916D" w14:textId="74DF037B" w:rsidR="00A94F83" w:rsidRPr="00180F54" w:rsidRDefault="00A94F83" w:rsidP="00180F54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ED7D31" w:themeColor="accent2"/>
          <w:kern w:val="0"/>
          <w:szCs w:val="20"/>
        </w:rPr>
      </w:pPr>
    </w:p>
    <w:p w14:paraId="4CE99355" w14:textId="23731D69" w:rsidR="00462D1D" w:rsidRPr="00F5605F" w:rsidRDefault="00462D1D" w:rsidP="00532107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="002359F8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4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조 (</w:t>
      </w:r>
      <w:r w:rsidR="000D7A9F" w:rsidRPr="00F5605F">
        <w:rPr>
          <w:rFonts w:ascii="Noto Sans CJK KR Regular" w:eastAsia="Noto Sans CJK KR Regular" w:hAnsi="Noto Sans CJK KR Regular"/>
          <w:b/>
          <w:bCs/>
          <w:color w:val="000000" w:themeColor="text1"/>
          <w:szCs w:val="20"/>
        </w:rPr>
        <w:t>공정거래 준수 및 동반성장 지원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</w:p>
    <w:p w14:paraId="284902B0" w14:textId="0B356846" w:rsidR="00532107" w:rsidRPr="00F5605F" w:rsidRDefault="003371D4" w:rsidP="00D03092">
      <w:pPr>
        <w:pStyle w:val="af9"/>
        <w:numPr>
          <w:ilvl w:val="0"/>
          <w:numId w:val="5"/>
        </w:numPr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="000D7A9F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와 대리점은 공정하고 투명한 거래를 위하여 다음 </w:t>
      </w:r>
      <w:r w:rsidR="00253FFA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각호</w:t>
      </w:r>
      <w:r w:rsidR="000D7A9F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의 내용을 준수한다.</w:t>
      </w:r>
    </w:p>
    <w:p w14:paraId="573F882E" w14:textId="4F289079" w:rsidR="00532107" w:rsidRPr="009548B4" w:rsidRDefault="00532107" w:rsidP="00D03092">
      <w:pPr>
        <w:pStyle w:val="a6"/>
        <w:numPr>
          <w:ilvl w:val="1"/>
          <w:numId w:val="5"/>
        </w:numPr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>상대방에게 금품, 향응, 편의 또는 접대를 요구하거나 제공해서는 아니 되며, 위법하거나 부당한 행위를 하지 아니한다.</w:t>
      </w:r>
    </w:p>
    <w:p w14:paraId="14120962" w14:textId="3B9BF150" w:rsidR="00640175" w:rsidRPr="009548B4" w:rsidRDefault="00532107" w:rsidP="00D03092">
      <w:pPr>
        <w:pStyle w:val="a6"/>
        <w:numPr>
          <w:ilvl w:val="1"/>
          <w:numId w:val="5"/>
        </w:numPr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거래상</w:t>
      </w:r>
      <w:r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우월적 지위를 남용하여 공정한 </w:t>
      </w:r>
      <w:r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거래질서에</w:t>
      </w:r>
      <w:r w:rsidRPr="009548B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반하는 행위를 요구하지 아니한다</w:t>
      </w:r>
      <w:r w:rsidR="002C4159" w:rsidRPr="009548B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.</w:t>
      </w:r>
    </w:p>
    <w:p w14:paraId="67E9302F" w14:textId="5B4A49BB" w:rsidR="001C79E8" w:rsidRPr="0033228A" w:rsidRDefault="003371D4" w:rsidP="00640175">
      <w:pPr>
        <w:pStyle w:val="a6"/>
        <w:numPr>
          <w:ilvl w:val="0"/>
          <w:numId w:val="5"/>
        </w:numPr>
        <w:ind w:leftChars="0"/>
        <w:jc w:val="left"/>
        <w:rPr>
          <w:rFonts w:ascii="Noto Sans CJK KR Regular" w:eastAsia="Noto Sans CJK KR Regular" w:hAnsi="Noto Sans CJK KR Regular" w:cs="함초롬바탕"/>
          <w:color w:val="000000" w:themeColor="text1"/>
          <w:szCs w:val="20"/>
        </w:rPr>
      </w:pPr>
      <w:r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대리점과의 동반성장을 위하여 대리점의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재무건전화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근무환경개선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등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대리점을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위한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다양한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지원프로그램을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마련하여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지원하는데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32107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노력한다</w:t>
      </w:r>
      <w:r w:rsidR="00532107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  <w:r w:rsidR="001C79E8" w:rsidRPr="0033228A">
        <w:rPr>
          <w:rFonts w:ascii="Noto Sans CJK KR Regular" w:eastAsia="Noto Sans CJK KR Regular" w:hAnsi="Noto Sans CJK KR Regular" w:cs="함초롬바탕"/>
          <w:color w:val="000000" w:themeColor="text1"/>
          <w:szCs w:val="20"/>
        </w:rPr>
        <w:t xml:space="preserve"> </w:t>
      </w:r>
    </w:p>
    <w:p w14:paraId="4BFB6586" w14:textId="451784F1" w:rsidR="0031523A" w:rsidRPr="009548B4" w:rsidRDefault="0031523A" w:rsidP="001C79E8">
      <w:pPr>
        <w:pStyle w:val="a6"/>
        <w:numPr>
          <w:ilvl w:val="0"/>
          <w:numId w:val="5"/>
        </w:numPr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공급업자와 대리점은 관련 법령 준수와 불공정거래 피해 예방 등을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위해 필요한 교육을 직접 또는 </w:t>
      </w:r>
      <w:proofErr w:type="spellStart"/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한국공정거래조정원</w:t>
      </w:r>
      <w:proofErr w:type="spellEnd"/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대리점종합지원센터를 통하여 </w:t>
      </w:r>
      <w:proofErr w:type="gramStart"/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실시 할</w:t>
      </w:r>
      <w:proofErr w:type="gramEnd"/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수 있다.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61E5B220" w14:textId="0AC0C14E" w:rsidR="00036461" w:rsidRPr="00F5605F" w:rsidRDefault="00ED44FF" w:rsidP="00C0105D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ab/>
      </w:r>
    </w:p>
    <w:p w14:paraId="05A9B459" w14:textId="6257C1D9" w:rsidR="00723DEC" w:rsidRDefault="00723DEC" w:rsidP="00C0105D">
      <w:pPr>
        <w:rPr>
          <w:ins w:id="3" w:author="윤현정 (Hyunjeong Yoon)" w:date="2025-04-01T15:13:00Z"/>
          <w:rFonts w:ascii="Noto Sans CJK KR Regular" w:eastAsia="Noto Sans CJK KR Regular" w:hAnsi="Noto Sans CJK KR Regular"/>
          <w:b/>
          <w:color w:val="000000" w:themeColor="text1"/>
          <w:szCs w:val="20"/>
        </w:rPr>
      </w:pPr>
      <w:commentRangeStart w:id="4"/>
      <w:proofErr w:type="gramStart"/>
      <w:ins w:id="5" w:author="윤현정 (Hyunjeong Yoon)" w:date="2025-04-01T15:13:00Z"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 xml:space="preserve">제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szCs w:val="20"/>
          </w:rPr>
          <w:t>4</w:t>
        </w:r>
        <w:proofErr w:type="gramEnd"/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 xml:space="preserve">조의 </w:t>
        </w:r>
        <w:r>
          <w:rPr>
            <w:rFonts w:ascii="Noto Sans CJK KR Regular" w:eastAsia="Noto Sans CJK KR Regular" w:hAnsi="Noto Sans CJK KR Regular"/>
            <w:b/>
            <w:color w:val="000000" w:themeColor="text1"/>
            <w:szCs w:val="20"/>
          </w:rPr>
          <w:t>2 [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>상품의 발주와 청구 등]</w:t>
        </w:r>
      </w:ins>
      <w:commentRangeEnd w:id="4"/>
      <w:ins w:id="6" w:author="윤현정 (Hyunjeong Yoon)" w:date="2025-04-01T15:14:00Z">
        <w:r>
          <w:rPr>
            <w:rStyle w:val="a9"/>
          </w:rPr>
          <w:commentReference w:id="4"/>
        </w:r>
      </w:ins>
    </w:p>
    <w:p w14:paraId="5BB49525" w14:textId="3234D816" w:rsidR="00723DEC" w:rsidRDefault="00723DEC" w:rsidP="00723DEC">
      <w:pPr>
        <w:pStyle w:val="a6"/>
        <w:numPr>
          <w:ilvl w:val="0"/>
          <w:numId w:val="53"/>
        </w:numPr>
        <w:ind w:leftChars="0"/>
        <w:rPr>
          <w:ins w:id="7" w:author="윤현정 (Hyunjeong Yoon)" w:date="2025-04-01T15:13:00Z"/>
          <w:rFonts w:ascii="Noto Sans CJK KR Regular" w:eastAsia="Noto Sans CJK KR Regular" w:hAnsi="Noto Sans CJK KR Regular"/>
          <w:b/>
          <w:color w:val="000000" w:themeColor="text1"/>
          <w:szCs w:val="20"/>
        </w:rPr>
      </w:pPr>
      <w:ins w:id="8" w:author="윤현정 (Hyunjeong Yoon)" w:date="2025-04-01T15:13:00Z">
        <w:r>
          <w:rPr>
            <w:rFonts w:ascii="Noto Sans CJK KR Regular" w:eastAsia="Noto Sans CJK KR Regular" w:hAnsi="Noto Sans CJK KR Regular"/>
            <w:b/>
            <w:color w:val="000000" w:themeColor="text1"/>
            <w:szCs w:val="20"/>
          </w:rPr>
          <w:t xml:space="preserve"> 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>공급업자와 대리점은 상품 생산 또는 구매에 필요한 기간을 고려하여 상품의 공급기일과 수량에 관하여 협의하여 발주를 진행한다.</w:t>
        </w:r>
      </w:ins>
    </w:p>
    <w:p w14:paraId="3052882E" w14:textId="5C4697A4" w:rsidR="00723DEC" w:rsidRPr="00723DEC" w:rsidRDefault="00723DEC">
      <w:pPr>
        <w:pStyle w:val="a6"/>
        <w:numPr>
          <w:ilvl w:val="0"/>
          <w:numId w:val="53"/>
        </w:numPr>
        <w:ind w:leftChars="0"/>
        <w:rPr>
          <w:ins w:id="9" w:author="윤현정 (Hyunjeong Yoon)" w:date="2025-04-01T15:13:00Z"/>
          <w:rFonts w:ascii="Noto Sans CJK KR Regular" w:eastAsia="Noto Sans CJK KR Regular" w:hAnsi="Noto Sans CJK KR Regular"/>
          <w:b/>
          <w:color w:val="000000" w:themeColor="text1"/>
          <w:szCs w:val="20"/>
          <w:rPrChange w:id="10" w:author="윤현정 (Hyunjeong Yoon)" w:date="2025-04-01T15:13:00Z">
            <w:rPr>
              <w:ins w:id="11" w:author="윤현정 (Hyunjeong Yoon)" w:date="2025-04-01T15:13:00Z"/>
            </w:rPr>
          </w:rPrChange>
        </w:rPr>
        <w:pPrChange w:id="12" w:author="윤현정 (Hyunjeong Yoon)" w:date="2025-04-01T15:13:00Z">
          <w:pPr/>
        </w:pPrChange>
      </w:pPr>
      <w:ins w:id="13" w:author="윤현정 (Hyunjeong Yoon)" w:date="2025-04-01T15:14:00Z"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 xml:space="preserve">상품의 발주와 </w:t>
        </w:r>
        <w:proofErr w:type="spellStart"/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>대금</w:t>
        </w:r>
        <w:r>
          <w:rPr>
            <w:rFonts w:ascii="맑은 고딕" w:eastAsia="맑은 고딕" w:hAnsi="맑은 고딕" w:hint="eastAsia"/>
            <w:b/>
            <w:color w:val="000000" w:themeColor="text1"/>
            <w:szCs w:val="20"/>
          </w:rPr>
          <w:t>∙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>발주</w:t>
        </w:r>
        <w:r>
          <w:rPr>
            <w:rFonts w:ascii="맑은 고딕" w:eastAsia="맑은 고딕" w:hAnsi="맑은 고딕" w:hint="eastAsia"/>
            <w:b/>
            <w:color w:val="000000" w:themeColor="text1"/>
            <w:szCs w:val="20"/>
          </w:rPr>
          <w:t>∙</w:t>
        </w:r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>청구</w:t>
        </w:r>
        <w:proofErr w:type="spellEnd"/>
        <w:r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</w:rPr>
          <w:t xml:space="preserve"> 내용 등과 관련하여 공급업자는 합리적 사유없이 일방적으로 수정하거나 대리점에 대한 부당한 수정 요구를 하지 않는다.</w:t>
        </w:r>
        <w:r>
          <w:rPr>
            <w:rFonts w:ascii="Noto Sans CJK KR Regular" w:eastAsia="Noto Sans CJK KR Regular" w:hAnsi="Noto Sans CJK KR Regular"/>
            <w:b/>
            <w:color w:val="000000" w:themeColor="text1"/>
            <w:szCs w:val="20"/>
          </w:rPr>
          <w:t xml:space="preserve"> </w:t>
        </w:r>
      </w:ins>
    </w:p>
    <w:p w14:paraId="747E7E06" w14:textId="77777777" w:rsidR="00723DEC" w:rsidRDefault="00723DEC" w:rsidP="00C0105D">
      <w:pPr>
        <w:rPr>
          <w:ins w:id="14" w:author="윤현정 (Hyunjeong Yoon)" w:date="2025-04-01T15:13:00Z"/>
          <w:rFonts w:ascii="Noto Sans CJK KR Regular" w:eastAsia="Noto Sans CJK KR Regular" w:hAnsi="Noto Sans CJK KR Regular"/>
          <w:b/>
          <w:color w:val="000000" w:themeColor="text1"/>
          <w:szCs w:val="20"/>
        </w:rPr>
      </w:pPr>
    </w:p>
    <w:p w14:paraId="4824A0D6" w14:textId="209AFA3B" w:rsidR="00C0105D" w:rsidRPr="00F5605F" w:rsidRDefault="00C0105D" w:rsidP="00C0105D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="002359F8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5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조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거래형태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</w:p>
    <w:p w14:paraId="403B1E9D" w14:textId="0370635C" w:rsidR="00C0105D" w:rsidRPr="00F5605F" w:rsidRDefault="003371D4" w:rsidP="00D03092">
      <w:pPr>
        <w:pStyle w:val="a6"/>
        <w:numPr>
          <w:ilvl w:val="0"/>
          <w:numId w:val="6"/>
        </w:numPr>
        <w:ind w:leftChars="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는 대리점에게 자신의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가구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</w:t>
      </w:r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(이하 </w:t>
      </w:r>
      <w:r w:rsidR="000F726E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</w:t>
      </w:r>
      <w:r w:rsidR="000F726E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이라 한다)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 판매를 위탁하고, 대리점은</w:t>
      </w:r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로부터 </w:t>
      </w:r>
      <w:proofErr w:type="spellStart"/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위탁받은</w:t>
      </w:r>
      <w:proofErr w:type="spellEnd"/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상품을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2D510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최종</w:t>
      </w:r>
      <w:r w:rsidR="00332DE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소비자</w:t>
      </w:r>
      <w:r w:rsidR="002D510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에게</w:t>
      </w:r>
      <w:r w:rsidR="002D510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판매하고 </w:t>
      </w:r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이에 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대한 용역수수료를 지급받는다.</w:t>
      </w:r>
    </w:p>
    <w:p w14:paraId="6D47D338" w14:textId="2CB371E4" w:rsidR="00DB1247" w:rsidRDefault="00017697" w:rsidP="00DB1247">
      <w:pPr>
        <w:pStyle w:val="a6"/>
        <w:numPr>
          <w:ilvl w:val="0"/>
          <w:numId w:val="6"/>
        </w:numPr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본 조 </w:t>
      </w:r>
      <w:r w:rsidR="00F4154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항에서</w:t>
      </w:r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언급하고 있는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상품은</w:t>
      </w:r>
      <w:r w:rsidR="00DB1247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위탁커넥트플러스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</w:t>
      </w:r>
      <w:proofErr w:type="spellEnd"/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등록된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상품으로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,</w:t>
      </w:r>
      <w:r w:rsidR="00742B4C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C0105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외주매입</w:t>
      </w:r>
      <w:r w:rsidR="00C0105D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상품은 제외한다. </w:t>
      </w:r>
    </w:p>
    <w:p w14:paraId="1FC57DC6" w14:textId="1DEDD2D0" w:rsidR="00180F54" w:rsidRPr="00180F54" w:rsidRDefault="00180F54" w:rsidP="00180F54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180F54">
        <w:rPr>
          <w:rFonts w:ascii="맑은 고딕" w:eastAsia="맑은 고딕" w:hAnsi="맑은 고딕" w:hint="eastAsia"/>
          <w:b/>
          <w:color w:val="000000" w:themeColor="text1"/>
          <w:szCs w:val="20"/>
          <w:highlight w:val="yellow"/>
        </w:rPr>
        <w:t>→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 xml:space="preserve"> 본 조 제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1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항에서 언급하고 있는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상품은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proofErr w:type="spellStart"/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위탁커넥트플러스에</w:t>
      </w:r>
      <w:proofErr w:type="spellEnd"/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ins w:id="15" w:author="윤현정 (Hyunjeong Yoon)" w:date="2025-04-01T10:51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공급자의 상품으로 </w:t>
        </w:r>
      </w:ins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등록된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상품</w:t>
      </w:r>
      <w:r w:rsidR="00B715F8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이며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proofErr w:type="gramStart"/>
      <w:ins w:id="16" w:author="윤현정 (Hyunjeong Yoon)" w:date="2025-04-01T10:49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제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10</w:t>
        </w:r>
        <w:proofErr w:type="gramEnd"/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조 내지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</w:t>
        </w:r>
      </w:ins>
      <w:ins w:id="17" w:author="윤현정 (Hyunjeong Yoon)" w:date="2025-04-01T10:53:00Z"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3</w:t>
        </w:r>
      </w:ins>
      <w:ins w:id="18" w:author="윤현정 (Hyunjeong Yoon)" w:date="2025-04-01T10:49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조의 </w:t>
        </w:r>
      </w:ins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외주매입,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교차판매,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MD, </w:t>
      </w:r>
      <w:r w:rsidRPr="00180F54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연계상품</w:t>
      </w:r>
      <w:r w:rsidRPr="00180F54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은 </w:t>
      </w:r>
      <w:ins w:id="19" w:author="윤현정 (Hyunjeong Yoon)" w:date="2025-04-01T10:52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본 계약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14</w:t>
        </w:r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>조</w:t>
        </w:r>
      </w:ins>
      <w:ins w:id="20" w:author="윤현정 (Hyunjeong Yoon)" w:date="2025-04-01T10:53:00Z"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 xml:space="preserve"> </w:t>
        </w:r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>및</w:t>
        </w:r>
      </w:ins>
      <w:ins w:id="21" w:author="윤현정 (Hyunjeong Yoon)" w:date="2025-04-01T10:52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15</w:t>
        </w:r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조 </w:t>
        </w:r>
      </w:ins>
      <w:r w:rsidR="00B715F8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용역수수료 지급 대상에서 제외</w:t>
      </w:r>
      <w:ins w:id="22" w:author="윤현정 (Hyunjeong Yoon)" w:date="2025-04-01T10:51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>된다.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 xml:space="preserve"> </w:t>
        </w:r>
      </w:ins>
      <w:proofErr w:type="gramStart"/>
      <w:ins w:id="23" w:author="윤현정 (Hyunjeong Yoon)" w:date="2025-04-01T10:52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제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10</w:t>
        </w:r>
        <w:proofErr w:type="gramEnd"/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조 내지 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1</w:t>
        </w:r>
      </w:ins>
      <w:ins w:id="24" w:author="윤현정 (Hyunjeong Yoon)" w:date="2025-04-01T10:53:00Z"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>3</w:t>
        </w:r>
      </w:ins>
      <w:ins w:id="25" w:author="윤현정 (Hyunjeong Yoon)" w:date="2025-04-01T10:52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조 </w:t>
        </w:r>
      </w:ins>
      <w:ins w:id="26" w:author="윤현정 (Hyunjeong Yoon)" w:date="2025-04-01T10:51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상품에 대한 </w:t>
        </w:r>
      </w:ins>
      <w:ins w:id="27" w:author="윤현정 (Hyunjeong Yoon)" w:date="2025-04-01T10:52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>수수료는</w:t>
        </w:r>
      </w:ins>
      <w:ins w:id="28" w:author="윤현정 (Hyunjeong Yoon)" w:date="2025-04-01T10:49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 별</w:t>
        </w:r>
      </w:ins>
      <w:ins w:id="29" w:author="윤현정 (Hyunjeong Yoon)" w:date="2025-04-01T10:50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 xml:space="preserve">첨 약정서에 </w:t>
        </w:r>
      </w:ins>
      <w:ins w:id="30" w:author="윤현정 (Hyunjeong Yoon)" w:date="2025-04-01T10:51:00Z">
        <w:r w:rsidR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t>따른다.</w:t>
        </w:r>
        <w:r w:rsidR="003F0C02">
          <w:rPr>
            <w:rFonts w:ascii="Noto Sans CJK KR Regular" w:eastAsia="Noto Sans CJK KR Regular" w:hAnsi="Noto Sans CJK KR Regular"/>
            <w:b/>
            <w:color w:val="000000" w:themeColor="text1"/>
            <w:szCs w:val="20"/>
            <w:highlight w:val="yellow"/>
          </w:rPr>
          <w:t xml:space="preserve"> </w:t>
        </w:r>
      </w:ins>
      <w:del w:id="31" w:author="윤현정 (Hyunjeong Yoon)" w:date="2025-04-01T10:51:00Z">
        <w:r w:rsidR="00B715F8" w:rsidDel="003F0C02">
          <w:rPr>
            <w:rFonts w:ascii="Noto Sans CJK KR Regular" w:eastAsia="Noto Sans CJK KR Regular" w:hAnsi="Noto Sans CJK KR Regular" w:hint="eastAsia"/>
            <w:b/>
            <w:color w:val="000000" w:themeColor="text1"/>
            <w:szCs w:val="20"/>
            <w:highlight w:val="yellow"/>
          </w:rPr>
          <w:delText>한다.</w:delText>
        </w:r>
      </w:del>
    </w:p>
    <w:p w14:paraId="7B24F6FD" w14:textId="270A29B3" w:rsidR="00180F54" w:rsidRPr="00180F54" w:rsidRDefault="00180F54" w:rsidP="00180F54">
      <w:pPr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215EF6D1" w14:textId="53C7193B" w:rsidR="000016C2" w:rsidRPr="0033228A" w:rsidRDefault="003371D4" w:rsidP="000F726E">
      <w:pPr>
        <w:pStyle w:val="a6"/>
        <w:numPr>
          <w:ilvl w:val="0"/>
          <w:numId w:val="6"/>
        </w:numPr>
        <w:ind w:leftChars="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1D4B0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가</w:t>
      </w:r>
      <w:r w:rsidR="001D4B0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863E5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고급 브랜드 이미지를 유지하고, 상품의 품질을 보증하며, </w:t>
      </w:r>
      <w:r w:rsidR="00622646">
        <w:rPr>
          <w:rFonts w:ascii="Noto Sans CJK KR Regular" w:eastAsia="Noto Sans CJK KR Regular" w:hAnsi="Noto Sans CJK KR Regular"/>
          <w:color w:val="000000" w:themeColor="text1"/>
          <w:szCs w:val="20"/>
        </w:rPr>
        <w:t>고객</w:t>
      </w:r>
      <w:r w:rsidR="000863E5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에게 일관된 브랜드 이미지를 전달할 수 있도록</w:t>
      </w:r>
      <w:r w:rsidR="001D4B0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0B0C3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0B0C3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D4B0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대리점의</w:t>
      </w:r>
      <w:r w:rsidR="001D4B0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B0C3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거래</w:t>
      </w:r>
      <w:r w:rsidR="000B0C3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상대방이 최종</w:t>
      </w:r>
      <w:r w:rsidR="00332DE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소비자가</w:t>
      </w:r>
      <w:r w:rsidR="000B0C3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아닌 경우 해당 거래를 거부할 수 있다.</w:t>
      </w:r>
      <w:r w:rsidR="000F726E" w:rsidRPr="00F5605F">
        <w:rPr>
          <w:rFonts w:ascii="Noto Sans CJK KR Regular" w:eastAsia="Noto Sans CJK KR Regular" w:hAnsi="Noto Sans CJK KR Regular"/>
          <w:b/>
          <w:color w:val="000000" w:themeColor="text1"/>
        </w:rPr>
        <w:br/>
      </w:r>
    </w:p>
    <w:p w14:paraId="18EBD722" w14:textId="11E4B3FB" w:rsidR="00044D96" w:rsidRPr="00E8341C" w:rsidRDefault="00044D96" w:rsidP="00B579E3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proofErr w:type="gramStart"/>
      <w:r w:rsidRPr="00E8341C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 xml:space="preserve">제 </w:t>
      </w:r>
      <w:r w:rsidR="007B7C8B" w:rsidRPr="00E8341C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5</w:t>
      </w:r>
      <w:proofErr w:type="gramEnd"/>
      <w:r w:rsidR="007B7C8B" w:rsidRPr="00E8341C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 xml:space="preserve">조의 </w:t>
      </w:r>
      <w:r w:rsidR="007B7C8B" w:rsidRPr="00E8341C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 (</w:t>
      </w:r>
      <w:r w:rsidR="007B7C8B" w:rsidRPr="00E8341C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검수마스터)</w:t>
      </w:r>
    </w:p>
    <w:p w14:paraId="141ECE92" w14:textId="6D805A2D" w:rsidR="004974FF" w:rsidRPr="0033228A" w:rsidRDefault="007B7C8B" w:rsidP="008315D5">
      <w:pPr>
        <w:pStyle w:val="a6"/>
        <w:numPr>
          <w:ilvl w:val="0"/>
          <w:numId w:val="3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대리점은 </w:t>
      </w:r>
      <w:proofErr w:type="spellStart"/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위탁커넥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트플러스</w:t>
      </w:r>
      <w:proofErr w:type="spellEnd"/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내에서 검수마스터를 통하여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동일한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2421B5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사업자</w:t>
      </w:r>
      <w:r w:rsidR="002421B5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고객의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여러수주</w:t>
      </w:r>
      <w:proofErr w:type="spellEnd"/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건을 </w:t>
      </w:r>
      <w:r w:rsidR="00BB77D7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하나의</w:t>
      </w:r>
      <w:r w:rsidR="00BB77D7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‘</w:t>
      </w:r>
      <w:r w:rsidR="001A548B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단일계약</w:t>
      </w:r>
      <w:r w:rsidR="00BB77D7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’</w:t>
      </w:r>
      <w:proofErr w:type="spellStart"/>
      <w:r w:rsidR="00DA0446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으</w:t>
      </w:r>
      <w:r w:rsidRPr="00F63E29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로</w:t>
      </w:r>
      <w:proofErr w:type="spellEnd"/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취급할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A10A70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</w:t>
      </w:r>
      <w:r w:rsidR="004974F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다.</w:t>
      </w:r>
      <w:r w:rsidR="004974F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A10A70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</w:t>
      </w:r>
      <w:r w:rsidR="004974F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를 생성할 수 있는 최소 거래 단위는 </w:t>
      </w:r>
      <w:r w:rsidR="004974F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4974F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 xml:space="preserve">개의 개별 계약 또는 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개의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개별발주서이며</w:t>
      </w:r>
      <w:proofErr w:type="spellEnd"/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그 이하 단위로 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계약을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쪼개어 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검수마스터를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생성할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없다</w:t>
      </w:r>
      <w:r w:rsidR="004974FF"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713371F6" w14:textId="3180226A" w:rsidR="004974FF" w:rsidRPr="0033228A" w:rsidRDefault="007B7C8B" w:rsidP="008315D5">
      <w:pPr>
        <w:pStyle w:val="a6"/>
        <w:numPr>
          <w:ilvl w:val="0"/>
          <w:numId w:val="3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검수마스터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통하여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A548B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‘</w:t>
      </w:r>
      <w:r w:rsidR="002421B5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단일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</w:t>
      </w:r>
      <w:r w:rsidR="001A548B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’</w:t>
      </w:r>
      <w:proofErr w:type="spellStart"/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으로</w:t>
      </w:r>
      <w:proofErr w:type="spellEnd"/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취급된 수주는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고객에게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일괄</w:t>
      </w:r>
      <w:r w:rsidR="00C644A7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하여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검수확인요청,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세금계산서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발행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및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대금의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청</w:t>
      </w:r>
      <w:r w:rsidR="0064017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구</w:t>
      </w:r>
      <w:r w:rsidR="00C644A7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등을 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할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있다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. </w:t>
      </w:r>
    </w:p>
    <w:p w14:paraId="68F5FAF2" w14:textId="77777777" w:rsidR="004E7EAB" w:rsidRDefault="001A548B" w:rsidP="008315D5">
      <w:pPr>
        <w:pStyle w:val="a6"/>
        <w:numPr>
          <w:ilvl w:val="0"/>
          <w:numId w:val="3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고객이 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검수마스터의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검수를 완료한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="00E8341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E8341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검수마스터를</w:t>
      </w:r>
      <w:r w:rsidR="00E8341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8341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변경할</w:t>
      </w:r>
      <w:r w:rsidR="00E8341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8341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="00E8341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8341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없으며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개의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검수마스터는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하나의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계약으로 취급되며 일괄하여 대금의 청구 및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회수가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이루어져야</w:t>
      </w:r>
      <w:r w:rsidR="004974FF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30AF031F" w14:textId="77777777" w:rsidR="004E7EAB" w:rsidRPr="004E7EAB" w:rsidRDefault="002421B5" w:rsidP="008315D5">
      <w:pPr>
        <w:pStyle w:val="a6"/>
        <w:numPr>
          <w:ilvl w:val="0"/>
          <w:numId w:val="3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proofErr w:type="spellStart"/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본조</w:t>
      </w:r>
      <w:proofErr w:type="spellEnd"/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640175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항의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행위</w:t>
      </w:r>
      <w:r w:rsidR="00E8341C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및 고객으로부터 대금</w:t>
      </w:r>
      <w:r w:rsidR="004974FF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</w:t>
      </w:r>
      <w:r w:rsidR="00E8341C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974FF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전액 회수 </w:t>
      </w:r>
      <w:r w:rsidR="00E8341C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완료된</w:t>
      </w:r>
      <w:r w:rsidR="00E8341C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경우 </w:t>
      </w:r>
      <w:r w:rsidR="004974FF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‘</w:t>
      </w:r>
      <w:r w:rsidR="004974FF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 마감</w:t>
      </w:r>
      <w:r w:rsidR="004974FF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’</w:t>
      </w:r>
      <w:r w:rsidR="004974FF"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 가능하며</w:t>
      </w:r>
      <w:r w:rsidR="00E8341C"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마감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이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완료된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경우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공급업자는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수수료를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지급하기로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 </w:t>
      </w:r>
      <w:r w:rsidR="00A80D22" w:rsidRPr="004E7EAB">
        <w:rPr>
          <w:rFonts w:ascii="맑은 고딕" w:eastAsia="맑은 고딕" w:hAnsi="맑은 고딕" w:hint="eastAsia"/>
          <w:color w:val="000000" w:themeColor="text1"/>
          <w:kern w:val="0"/>
          <w:szCs w:val="20"/>
        </w:rPr>
        <w:t>한다</w:t>
      </w:r>
      <w:r w:rsidR="00A80D22" w:rsidRPr="004E7EAB">
        <w:rPr>
          <w:rFonts w:ascii="맑은 고딕" w:eastAsia="맑은 고딕" w:hAnsi="맑은 고딕"/>
          <w:color w:val="000000" w:themeColor="text1"/>
          <w:kern w:val="0"/>
          <w:szCs w:val="20"/>
        </w:rPr>
        <w:t xml:space="preserve">. </w:t>
      </w:r>
    </w:p>
    <w:p w14:paraId="414102BA" w14:textId="5673B9E2" w:rsidR="002421B5" w:rsidRPr="004E7EAB" w:rsidRDefault="00BB77D7" w:rsidP="008315D5">
      <w:pPr>
        <w:pStyle w:val="a6"/>
        <w:numPr>
          <w:ilvl w:val="0"/>
          <w:numId w:val="3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수수료의 지급은 </w:t>
      </w:r>
      <w:proofErr w:type="gramStart"/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13</w:t>
      </w:r>
      <w:proofErr w:type="gramEnd"/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조에서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정한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바에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4E7EA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따른다</w:t>
      </w:r>
      <w:r w:rsidRPr="004E7EAB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06C7A1CF" w14:textId="77777777" w:rsidR="00BB77D7" w:rsidRDefault="00BB77D7" w:rsidP="00B579E3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4D156200" w14:textId="03F740CE" w:rsidR="00B579E3" w:rsidRPr="00F5605F" w:rsidRDefault="001452D9" w:rsidP="00B579E3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2359F8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6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대리점의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의무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  <w:r w:rsidR="007455C6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</w:p>
    <w:p w14:paraId="3CA55220" w14:textId="00AA7E56" w:rsidR="000F726E" w:rsidRPr="00F5605F" w:rsidRDefault="00924BEF" w:rsidP="00B579E3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 다음 각</w:t>
      </w:r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의 </w:t>
      </w:r>
      <w:r w:rsidR="00116E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내용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을 자신의 의무로 성실히 이행하여야 한다</w:t>
      </w:r>
      <w:r w:rsidR="002C415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0810BA72" w14:textId="5573B4CF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AE02B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고객과 거래를 진행하기 전에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정확한 정보를 바탕으로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에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ins w:id="32" w:author="김현주 (Hyunjoo Kim)" w:date="2025-04-02T14:31:00Z">
        <w:r w:rsidR="001E1D83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자발적으로 </w:t>
        </w:r>
      </w:ins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고객</w:t>
      </w:r>
      <w:ins w:id="33" w:author="김현주 (Hyunjoo Kim)" w:date="2025-04-02T14:31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 정보를 </w:t>
        </w:r>
      </w:ins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등록</w:t>
      </w:r>
      <w:ins w:id="34" w:author="김현주 (Hyunjoo Kim)" w:date="2025-04-02T14:31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할 수 있으며</w:t>
        </w:r>
      </w:ins>
      <w:del w:id="35" w:author="김현주 (Hyunjoo Kim)" w:date="2025-04-02T14:31:00Z">
        <w:r w:rsidR="00AE02B5" w:rsidDel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delText xml:space="preserve">을 </w:delText>
        </w:r>
        <w:r w:rsidRPr="00F5605F" w:rsidDel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delText>해야</w:delText>
        </w:r>
      </w:del>
      <w:r w:rsidR="00EB68AD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del w:id="36" w:author="김현주 (Hyunjoo Kim)" w:date="2025-04-02T14:31:00Z">
        <w:r w:rsidRPr="00F5605F" w:rsidDel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delText>하며</w:delText>
        </w:r>
      </w:del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ins w:id="37" w:author="김현주 (Hyunjoo Kim)" w:date="2025-04-02T14:31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등록된 정보</w:t>
        </w:r>
      </w:ins>
      <w:ins w:id="38" w:author="김현주 (Hyunjoo Kim)" w:date="2025-04-02T14:39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는</w:t>
        </w:r>
      </w:ins>
      <w:ins w:id="39" w:author="김현주 (Hyunjoo Kim)" w:date="2025-04-02T14:31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 계약 기간 동안 상호 원활한 영업 지원을 </w:t>
        </w:r>
      </w:ins>
      <w:ins w:id="40" w:author="김현주 (Hyunjoo Kim)" w:date="2025-04-02T14:32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위해 활용될 수 있다.</w:t>
        </w:r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또한 대리점은 </w:t>
        </w:r>
      </w:ins>
      <w:r w:rsidR="003371D4" w:rsidRPr="00F5605F">
        <w:rPr>
          <w:rFonts w:ascii="Noto Sans CJK KR Regular" w:eastAsia="Noto Sans CJK KR Regular" w:hAnsi="Noto Sans CJK KR Regular" w:hint="eastAsia"/>
          <w:kern w:val="0"/>
          <w:szCs w:val="20"/>
        </w:rPr>
        <w:t>공급업자</w:t>
      </w:r>
      <w:r w:rsidR="00B579E3" w:rsidRPr="00F5605F">
        <w:rPr>
          <w:rFonts w:ascii="Noto Sans CJK KR Regular" w:eastAsia="Noto Sans CJK KR Regular" w:hAnsi="Noto Sans CJK KR Regular" w:hint="eastAsia"/>
          <w:kern w:val="0"/>
          <w:szCs w:val="20"/>
        </w:rPr>
        <w:t>가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kern w:val="0"/>
          <w:szCs w:val="20"/>
        </w:rPr>
        <w:t>내부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kern w:val="0"/>
          <w:szCs w:val="20"/>
        </w:rPr>
        <w:t>규정</w:t>
      </w:r>
      <w:r w:rsidR="00B579E3" w:rsidRPr="00F5605F">
        <w:rPr>
          <w:rFonts w:ascii="Noto Sans CJK KR Regular" w:eastAsia="Noto Sans CJK KR Regular" w:hAnsi="Noto Sans CJK KR Regular" w:hint="eastAsia"/>
          <w:kern w:val="0"/>
          <w:szCs w:val="20"/>
        </w:rPr>
        <w:t>으로 제시하고 있는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kern w:val="0"/>
          <w:szCs w:val="20"/>
        </w:rPr>
        <w:t>결제조건을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kern w:val="0"/>
          <w:szCs w:val="20"/>
        </w:rPr>
        <w:t>고객에게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kern w:val="0"/>
          <w:szCs w:val="20"/>
        </w:rPr>
        <w:t>성실히</w:t>
      </w:r>
      <w:r w:rsidRPr="00F5605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설명하고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579E3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알려야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796E4613" w14:textId="0EF8E001" w:rsidR="000F726E" w:rsidRPr="00F5605F" w:rsidRDefault="00A65296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고객에게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세금계산서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현금영수증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발행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등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924BE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각종 법률이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3731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규정하</w:t>
      </w:r>
      <w:r w:rsidR="00B579E3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 있는</w:t>
      </w:r>
      <w:r w:rsidR="0083731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AE02B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의무를 </w:t>
      </w:r>
      <w:proofErr w:type="spellStart"/>
      <w:r w:rsidR="00B741A7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수행하여야하며</w:t>
      </w:r>
      <w:proofErr w:type="spellEnd"/>
      <w:r w:rsidR="00B741A7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필요한 경우 </w:t>
      </w:r>
      <w:r w:rsidR="00AE02B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540003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에게 </w:t>
      </w:r>
      <w:r w:rsidR="00B741A7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해당 업무</w:t>
      </w:r>
      <w:r w:rsidR="00D31E3B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수행을 요청하여야 한다.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</w:p>
    <w:p w14:paraId="028D164B" w14:textId="0B3C0CC1" w:rsidR="000F726E" w:rsidRPr="00F5605F" w:rsidRDefault="00E24D60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상품의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생산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및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납품에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필요한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충분한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기간을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고려하여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고객과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협의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후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발주를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진행</w:t>
      </w:r>
      <w:r w:rsidR="00B579E3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하여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야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776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="00B7766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689A767D" w14:textId="2EC667E7" w:rsidR="000F726E" w:rsidRDefault="00924BEF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정해진 일정에 </w:t>
      </w:r>
      <w:r w:rsidR="00D94CB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상품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이 출고될 수 있도록</w:t>
      </w:r>
      <w:r w:rsidR="00116E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고객에게</w:t>
      </w:r>
      <w:r w:rsidR="000A1ED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선금지급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발주확인서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승인 등 고객이 수행하여야 할 의무에 대하여 </w:t>
      </w:r>
      <w:r w:rsidR="00347157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반드시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명확</w:t>
      </w:r>
      <w:r w:rsidR="00347157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하게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알려야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하며, </w:t>
      </w:r>
      <w:r w:rsidR="00347157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고객이 수행하여야 할 의무가</w:t>
      </w:r>
      <w:r w:rsidR="004A4DB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충족될 수 있도록</w:t>
      </w:r>
      <w:r w:rsidR="004A4DB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="00116E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</w:t>
      </w:r>
      <w:proofErr w:type="spellEnd"/>
      <w:r w:rsidR="00116E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통</w:t>
      </w:r>
      <w:r w:rsidR="00347157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하여</w:t>
      </w:r>
      <w:r w:rsidR="004A4DB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고객에게</w:t>
      </w:r>
      <w:r w:rsidR="004A4DB4"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 xml:space="preserve"> </w:t>
      </w:r>
      <w:r w:rsidR="004A4DB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요청 후 기한 내 처리될 수 있도록 하여야 한다.</w:t>
      </w:r>
      <w:r w:rsidR="00116E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</w:p>
    <w:p w14:paraId="0C8CC8E9" w14:textId="3BC2437E" w:rsidR="004974FF" w:rsidRPr="0033228A" w:rsidRDefault="004974FF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대리점이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검수마스터를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생성할 수 있는 최소 거래 단위는 1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개의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개별 계약 또는 1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개의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개별발주서이며</w:t>
      </w:r>
      <w:proofErr w:type="spellEnd"/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그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이하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단위로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계약을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쪼개어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검수마스터를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생성하여서는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아니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2E2E01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된다</w:t>
      </w:r>
      <w:r w:rsidRPr="002E2E01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. </w:t>
      </w:r>
    </w:p>
    <w:p w14:paraId="69F630AE" w14:textId="26566E78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="002914D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에</w:t>
      </w:r>
      <w:proofErr w:type="spellEnd"/>
      <w:r w:rsidR="002914D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2914D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공지된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D2D70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‘</w:t>
      </w:r>
      <w:r w:rsidR="00FD2D70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계약서작성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기준</w:t>
      </w:r>
      <w:r w:rsidR="00FD2D70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’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에 따라 </w:t>
      </w:r>
      <w:r w:rsidR="00347157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상품공급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계약서</w:t>
      </w:r>
      <w:r w:rsidR="00DB101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 작성하여야하고 대금 수금 업무를 성실히 수행하여야 한다.</w:t>
      </w:r>
    </w:p>
    <w:p w14:paraId="300C3566" w14:textId="3D24F916" w:rsidR="000F726E" w:rsidRPr="00F5605F" w:rsidRDefault="00F92E73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F519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고객과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협의된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일정대로 상품이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납품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될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수 있도록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납품 현장</w:t>
      </w:r>
      <w:r w:rsidR="009D39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을 점검</w:t>
      </w:r>
      <w:r w:rsidR="009D39D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‧</w:t>
      </w:r>
      <w:r w:rsidR="009D39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관리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하여야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010B6EA7" w14:textId="39F9D836" w:rsidR="000F726E" w:rsidRPr="00F5605F" w:rsidRDefault="00B77660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14CC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조건 또는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납품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일정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등의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변경이 있을 경우 즉시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에게 </w:t>
      </w:r>
      <w:r w:rsidR="009D39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관련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내용을 통지하여야 하며, </w:t>
      </w:r>
      <w:r w:rsidR="009D39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관련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내용을 통지하지 않아</w:t>
      </w:r>
      <w:r w:rsidR="002914D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추가</w:t>
      </w:r>
      <w:r w:rsidR="009D39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비용이 발생하는 경우,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14CC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대리점이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14CC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부담하여야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14CC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="00F14CC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6119FE82" w14:textId="610925A5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상품에 대해서 품질 및 하자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보증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반품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proofErr w:type="spellEnd"/>
      <w:r w:rsidR="00BE37B3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A/S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등의 책임을 다하여야 하며,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이는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32A3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별도의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계약서</w:t>
      </w:r>
      <w:r w:rsidR="009A375B" w:rsidRPr="006417D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로</w:t>
      </w:r>
      <w:r w:rsidR="00DB101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정한 바에 따른다.</w:t>
      </w:r>
    </w:p>
    <w:p w14:paraId="64720CBF" w14:textId="18002138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최종 출고일을 기준으로 15일 이내 고객이 검수를 완료할 수 있도록 고객에게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의 검수 기준에 대하여 명확하게 고지하여야 하며, 해당 기준이 충족될 수 있도록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를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통하여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고객에게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요청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후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기한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내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완료될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있도록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독려하여야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4FF83618" w14:textId="279E9B9F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553D6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E250D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취소</w:t>
      </w:r>
      <w:r w:rsidR="0032474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="00E250D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반품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32474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ㆍ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A/S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규정</w:t>
      </w:r>
      <w:r w:rsidR="00E250D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등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을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고객에게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안내하여야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과실로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>발생한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비용의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</w:t>
      </w:r>
      <w:r w:rsidR="005357E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에게</w:t>
      </w:r>
      <w:r w:rsidR="005357E4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5357E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비용을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청구</w:t>
      </w:r>
      <w:r w:rsidR="005357E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하고 대금수금의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책임을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다하여야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4E898C10" w14:textId="589CA595" w:rsidR="000F726E" w:rsidRPr="00F5605F" w:rsidRDefault="001452D9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정해진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기한 내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대금수금이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되지 않는 경우 즉시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에게 고객의 대금</w:t>
      </w:r>
      <w:r w:rsidR="00C2045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미지급 사유와 대금수금 예정일에 대한 내용을 통지하여야 하며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수요자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의 대금지급이 이루어질 수 있도록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의 업무에 협조하여야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  <w:ins w:id="41" w:author="윤현정 (Hyunjeong Yoon)" w:date="2025-04-01T10:07:00Z">
        <w:r w:rsidR="009C0B2C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 w:rsidR="009C0B2C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만약 고객이 착오로 대리점에게 대금을 입금한 경우 대리점은 고객이 입금한 대금을</w:t>
        </w:r>
      </w:ins>
      <w:ins w:id="42" w:author="윤현정 (Hyunjeong Yoon)" w:date="2025-04-01T10:08:00Z">
        <w:r w:rsidR="009C0B2C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 수령한 즉시 공급업자에게 대금을 </w:t>
        </w:r>
        <w:proofErr w:type="spellStart"/>
        <w:r w:rsidR="009C0B2C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전달해야한다</w:t>
        </w:r>
        <w:proofErr w:type="spellEnd"/>
        <w:r w:rsidR="009C0B2C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.</w:t>
        </w:r>
      </w:ins>
    </w:p>
    <w:p w14:paraId="02267303" w14:textId="065B0378" w:rsidR="00521B26" w:rsidRPr="003E4304" w:rsidRDefault="00032405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E430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대리점은 </w:t>
      </w:r>
      <w:r w:rsidR="00324744" w:rsidRPr="003E430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사업자 고객과 거래하는 경우 </w:t>
      </w:r>
      <w:r w:rsidR="00F728BB" w:rsidRPr="003E430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동일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사업자등록번호</w:t>
      </w:r>
      <w:r w:rsidR="00F728BB"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728BB"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단일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계약가</w:t>
      </w:r>
      <w:proofErr w:type="spellEnd"/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1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천만원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이상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(VAT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별도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) 수주 등록 시, </w:t>
      </w:r>
      <w:r w:rsidR="00F728BB"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고객과 계약서를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필수적으로</w:t>
      </w:r>
      <w:r w:rsidRPr="003E4304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체</w:t>
      </w:r>
      <w:r w:rsidR="00F728BB" w:rsidRPr="003E4304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결해야 한다.</w:t>
      </w:r>
    </w:p>
    <w:p w14:paraId="6CA0BB94" w14:textId="77777777" w:rsidR="00521B26" w:rsidRPr="00521B26" w:rsidRDefault="00521B26" w:rsidP="00521B26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</w:p>
    <w:p w14:paraId="05AEF666" w14:textId="13A1DD13" w:rsidR="00521B26" w:rsidRPr="00521B26" w:rsidRDefault="00521B26" w:rsidP="00521B26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 w:rsidRPr="008C5A58">
        <w:rPr>
          <w:rFonts w:ascii="맑은 고딕" w:eastAsia="맑은 고딕" w:hAnsi="맑은 고딕" w:hint="eastAsia"/>
          <w:b/>
          <w:color w:val="000000" w:themeColor="text1"/>
          <w:szCs w:val="20"/>
          <w:highlight w:val="yellow"/>
        </w:rPr>
        <w:t>→</w:t>
      </w:r>
      <w:r w:rsidRPr="008C5A58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 xml:space="preserve">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 xml:space="preserve">대리점은 사업자 고객과 거래하는 경우 동일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사업자등록번호의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단일계약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기준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proofErr w:type="spellStart"/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계약가</w:t>
      </w:r>
      <w:proofErr w:type="spellEnd"/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="007B77D5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2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천만원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이상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(VAT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별도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) 수주 등록 시,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고객과 계약서를 필수적으로</w:t>
      </w:r>
      <w:r w:rsidRPr="00521B26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521B26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체결해야 한다.</w:t>
      </w:r>
    </w:p>
    <w:p w14:paraId="49BD7E9C" w14:textId="77777777" w:rsidR="00521B26" w:rsidRPr="00521B26" w:rsidRDefault="00521B26" w:rsidP="00521B26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</w:p>
    <w:p w14:paraId="5216E8C6" w14:textId="5E72B3BE" w:rsidR="000F726E" w:rsidRPr="00F5605F" w:rsidRDefault="006C6FA3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</w:rPr>
      </w:pPr>
      <w:r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대리점은 </w:t>
      </w:r>
      <w:r w:rsidR="00D94CB1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고객과 거래 </w:t>
      </w:r>
      <w:proofErr w:type="gramStart"/>
      <w:r w:rsidR="00D94CB1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시,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「</w:t>
      </w:r>
      <w:proofErr w:type="gramEnd"/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중소기업 제품 구매 촉진 및 판로 지원에 관한 법률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</w:rPr>
        <w:t>」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,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「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국가</w:t>
      </w:r>
      <w:r w:rsidR="00797F35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를 당사자로 하는 계약에 관한 법률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</w:rPr>
        <w:t>」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,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>「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지방</w:t>
      </w:r>
      <w:r w:rsidR="00797F35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자치단체를 당사자로 하는 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계약</w:t>
      </w:r>
      <w:r w:rsidR="00797F35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에 관한 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법</w:t>
      </w:r>
      <w:r w:rsidR="00797F35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률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</w:rPr>
        <w:t>」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 등</w:t>
      </w:r>
      <w:r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 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관련 법률 </w:t>
      </w:r>
      <w:r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저촉 여부를</w:t>
      </w:r>
      <w:r w:rsidR="00E250D6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 정확히 확인 후 거래를 진행하여야 하며, </w:t>
      </w:r>
      <w:r w:rsidR="006826A1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본 법률을 위반하</w:t>
      </w:r>
      <w:r w:rsidR="002C4866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는 방법으로</w:t>
      </w:r>
      <w:r w:rsidR="006826A1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 </w:t>
      </w:r>
      <w:r w:rsidR="002C4866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고객과 거래를 진행하여 </w:t>
      </w:r>
      <w:r w:rsidR="00797F35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 xml:space="preserve">발생하는 문제에 대한 </w:t>
      </w:r>
      <w:r w:rsidR="00E250D6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모든 책임은 대리점</w:t>
      </w:r>
      <w:r w:rsidR="00D94CB1" w:rsidRPr="635D22D5">
        <w:rPr>
          <w:rFonts w:ascii="Noto Sans CJK KR Regular" w:eastAsia="Noto Sans CJK KR Regular" w:hAnsi="Noto Sans CJK KR Regular"/>
          <w:color w:val="000000" w:themeColor="text1"/>
          <w:kern w:val="0"/>
        </w:rPr>
        <w:t>에게 있다.</w:t>
      </w:r>
      <w:r w:rsidR="00324744" w:rsidRPr="635D22D5">
        <w:rPr>
          <w:rFonts w:ascii="Noto Sans CJK KR Regular" w:eastAsia="Noto Sans CJK KR Regular" w:hAnsi="Noto Sans CJK KR Regular"/>
          <w:color w:val="000000" w:themeColor="text1"/>
          <w:spacing w:val="-7"/>
        </w:rPr>
        <w:t xml:space="preserve"> </w:t>
      </w:r>
    </w:p>
    <w:p w14:paraId="4F2CB0D2" w14:textId="451D4051" w:rsidR="001A3E61" w:rsidRPr="00BD2DD8" w:rsidRDefault="000F300B" w:rsidP="008315D5">
      <w:pPr>
        <w:pStyle w:val="a6"/>
        <w:numPr>
          <w:ilvl w:val="0"/>
          <w:numId w:val="3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공급업자는 대리점이 요청하는 경우 </w:t>
      </w:r>
      <w:proofErr w:type="spellStart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위탁커넥트플러스의</w:t>
      </w:r>
      <w:proofErr w:type="spellEnd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직원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ID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 발급할 수 있으며 직원I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D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 발급대상은 4대보험에 가입된 월급직 직원이다.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공급업자는 해당 직원이 직원I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D 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발급대상에 해당하는지 증빙자료를 요청할 수 있으며 이에 해당되지 아니한 경우 직원I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D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발급을 거절하거나 기 발급한 직원I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D</w:t>
      </w:r>
      <w:r w:rsidR="00E24E20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 사용을 제한할 수 있다.</w:t>
      </w:r>
    </w:p>
    <w:p w14:paraId="2F778E8C" w14:textId="2EF3C17B" w:rsidR="00BD2DD8" w:rsidRPr="0033228A" w:rsidRDefault="009A375B" w:rsidP="0033228A">
      <w:pPr>
        <w:adjustRightInd w:val="0"/>
        <w:snapToGrid w:val="0"/>
        <w:ind w:left="400" w:hangingChars="200" w:hanging="40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3228A">
        <w:rPr>
          <w:rFonts w:ascii="Noto Sans CJK KR Regular" w:eastAsia="Noto Sans CJK KR Regular" w:hAnsi="Noto Sans CJK KR Regular" w:cs="Cambria Math" w:hint="eastAsia"/>
          <w:color w:val="000000" w:themeColor="text1"/>
          <w:kern w:val="0"/>
          <w:szCs w:val="20"/>
        </w:rPr>
        <w:t>⑯</w:t>
      </w:r>
      <w:r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0E0AD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A67709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proofErr w:type="spellStart"/>
      <w:r w:rsidR="000F726E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="00A67709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</w:t>
      </w:r>
      <w:proofErr w:type="spellEnd"/>
      <w:r w:rsidR="00A67709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등록된</w:t>
      </w:r>
      <w:r w:rsidR="006C6FA3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직원에게도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본 계약상의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의무를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이행하도록 교육하여야 하며</w:t>
      </w:r>
      <w:r w:rsidR="00E34A5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대리점의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직원이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계약상의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의무를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위반한</w:t>
      </w:r>
      <w:r w:rsidR="0011793C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1793C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공동으로 의무위반의 책임을 부담하며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공급업자는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발급한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직원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ID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사용을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제한할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24E20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있다</w:t>
      </w:r>
      <w:r w:rsidR="00E24E20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49C84348" w14:textId="16993BF2" w:rsidR="009A375B" w:rsidRPr="001430F5" w:rsidRDefault="009A375B" w:rsidP="00BD2DD8">
      <w:pPr>
        <w:wordWrap/>
        <w:adjustRightInd w:val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33228A">
        <w:rPr>
          <w:rFonts w:ascii="Cambria Math" w:eastAsia="Noto Sans CJK KR Regular" w:hAnsi="Cambria Math" w:cs="Cambria Math"/>
          <w:color w:val="000000" w:themeColor="text1"/>
          <w:kern w:val="0"/>
          <w:szCs w:val="20"/>
        </w:rPr>
        <w:t>⑰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고객과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간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발생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분쟁의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해결을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위하여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최선을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다해야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. </w:t>
      </w:r>
    </w:p>
    <w:p w14:paraId="0A18F0E0" w14:textId="0556DD1B" w:rsidR="00BD2DD8" w:rsidRDefault="001430F5" w:rsidP="00BD2DD8">
      <w:pPr>
        <w:wordWrap/>
        <w:adjustRightInd w:val="0"/>
        <w:jc w:val="left"/>
        <w:rPr>
          <w:ins w:id="43" w:author="윤현정 (Hyunjeong Yoon)" w:date="2025-04-01T10:05:00Z"/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1430F5">
        <w:rPr>
          <w:rFonts w:ascii="Noto Sans CJK KR Regular" w:eastAsia="Noto Sans CJK KR Regular" w:hAnsi="Noto Sans CJK KR Regular" w:cs="Cambria Math" w:hint="eastAsia"/>
          <w:color w:val="000000" w:themeColor="text1"/>
          <w:kern w:val="0"/>
          <w:szCs w:val="20"/>
        </w:rPr>
        <w:t>⑱</w:t>
      </w:r>
      <w:r w:rsidR="009A375B" w:rsidRPr="0033228A">
        <w:rPr>
          <w:rFonts w:ascii="Noto Sans CJK KR Regular" w:eastAsia="Noto Sans CJK KR Regular" w:hAnsi="Noto Sans CJK KR Regular" w:cs="Cambria Math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</w:t>
      </w:r>
      <w:r w:rsidR="00200509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간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영업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발생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해당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분쟁의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해결은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최우선적으로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2DE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의사를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1430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따른다</w:t>
      </w:r>
      <w:r w:rsidR="00BD2DD8" w:rsidRPr="001430F5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  <w:r w:rsid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   </w:t>
      </w:r>
      <w:r w:rsid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br/>
      </w:r>
      <w:r w:rsid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  </w:t>
      </w:r>
      <w:r w:rsid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다만,</w:t>
      </w:r>
      <w:r w:rsid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2DE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고객이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해결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권한을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공급업자에게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위임하는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공급업자가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해당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분쟁을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조정할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br/>
        <w:t xml:space="preserve">   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D2DD8" w:rsidRPr="00BD2DD8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있다</w:t>
      </w:r>
      <w:r w:rsidR="00BD2DD8" w:rsidRPr="00BD2DD8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706D0955" w14:textId="77777777" w:rsidR="009C0B2C" w:rsidRPr="00BD2DD8" w:rsidRDefault="009C0B2C" w:rsidP="00BD2DD8">
      <w:pPr>
        <w:wordWrap/>
        <w:adjustRightInd w:val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</w:p>
    <w:p w14:paraId="43F8D9E5" w14:textId="77777777" w:rsidR="00BD2DD8" w:rsidRPr="00BD2DD8" w:rsidRDefault="00BD2DD8" w:rsidP="00F50CCE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445402A2" w14:textId="6F8E5FA9" w:rsidR="00F50CCE" w:rsidRPr="00F5605F" w:rsidRDefault="00F50CCE" w:rsidP="00F50CCE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176094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7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조 (거래보증금)</w:t>
      </w:r>
    </w:p>
    <w:p w14:paraId="50542AD0" w14:textId="69A91AF2" w:rsidR="00E0266A" w:rsidRPr="00F5605F" w:rsidRDefault="00E0266A" w:rsidP="008315D5">
      <w:pPr>
        <w:pStyle w:val="a6"/>
        <w:numPr>
          <w:ilvl w:val="0"/>
          <w:numId w:val="2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대리점은 제6조에서 규정하고 있는 의무를 성실하게 이행을 담보하기 위하여 공급업자에게 거래보증금을 예치하여야 한다. 단, 공급업자는 이 계약이 해지되는 경우 거래보증금을 반환하여야 한다.</w:t>
      </w:r>
    </w:p>
    <w:p w14:paraId="60E89765" w14:textId="77777777" w:rsidR="00E0266A" w:rsidRPr="00F5605F" w:rsidRDefault="00E0266A" w:rsidP="008315D5">
      <w:pPr>
        <w:pStyle w:val="a6"/>
        <w:numPr>
          <w:ilvl w:val="0"/>
          <w:numId w:val="2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 조 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1항의 거래보증금은 대리점의 형태와 관계없이 3천만 원으로 하고, 계약체결일을 기준으로 30일 이내 공급업자 계좌에 예치하여야 한다. </w:t>
      </w:r>
    </w:p>
    <w:p w14:paraId="234F4FEC" w14:textId="4D91BD1E" w:rsidR="00F50CCE" w:rsidRPr="00F5605F" w:rsidRDefault="00F50CCE" w:rsidP="008315D5">
      <w:pPr>
        <w:pStyle w:val="a6"/>
        <w:numPr>
          <w:ilvl w:val="0"/>
          <w:numId w:val="2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대리점의 귀책으로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에게 손해를 끼</w:t>
      </w:r>
      <w:r w:rsidR="00E0266A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치는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경우,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E0266A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는 대리점과 합의한 해당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손해액</w:t>
      </w:r>
      <w:r w:rsidR="00E0266A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에 대해서는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거래보증금에서 상계할 수 있다.</w:t>
      </w:r>
    </w:p>
    <w:p w14:paraId="016C4617" w14:textId="77777777" w:rsidR="000B2C6F" w:rsidRDefault="00F50CCE" w:rsidP="008315D5">
      <w:pPr>
        <w:pStyle w:val="a6"/>
        <w:numPr>
          <w:ilvl w:val="0"/>
          <w:numId w:val="2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</w:t>
      </w:r>
      <w:r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</w:t>
      </w:r>
      <w:r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3</w:t>
      </w:r>
      <w:r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항</w:t>
      </w:r>
      <w:r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</w:t>
      </w:r>
      <w:r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따라 거래 보증금이 상계 처리된 경우, 대리점은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상계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처리된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금액</w:t>
      </w:r>
      <w:r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을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상계 처리일 기준으로 30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이내에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다시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예치하여야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0266A" w:rsidRPr="00016CA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한다</w:t>
      </w:r>
      <w:r w:rsidR="00E0266A" w:rsidRPr="00016CA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.</w:t>
      </w:r>
    </w:p>
    <w:p w14:paraId="5B015FBB" w14:textId="31C99DB9" w:rsidR="00F50CCE" w:rsidRPr="000B2C6F" w:rsidRDefault="00A86BC3" w:rsidP="008315D5">
      <w:pPr>
        <w:pStyle w:val="a6"/>
        <w:numPr>
          <w:ilvl w:val="0"/>
          <w:numId w:val="2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 계약의 해지 또는 종료 시 거래보증금은 계약 종료일자 기준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익월 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25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일이내 현금으로 지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>급하며,</w:t>
      </w:r>
      <w:r w:rsidR="00041A30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본</w:t>
      </w:r>
      <w:r w:rsidR="00F50CCE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계약이</w:t>
      </w:r>
      <w:r w:rsidR="00041A30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50CCE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갱신되는 경우 </w:t>
      </w:r>
      <w:r w:rsidR="00F50CCE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거래</w:t>
      </w:r>
      <w:r w:rsidR="00F50CCE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보증금</w:t>
      </w:r>
      <w:r w:rsidR="00F50CCE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은</w:t>
      </w:r>
      <w:r w:rsidR="00F50CCE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자동으로 </w:t>
      </w:r>
      <w:r w:rsidR="00A830E1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갱신된 계약의 보증금으로 </w:t>
      </w:r>
      <w:r w:rsidR="00981B83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승계된다.</w:t>
      </w:r>
    </w:p>
    <w:p w14:paraId="420E9417" w14:textId="77777777" w:rsidR="00F50CCE" w:rsidRPr="00F5605F" w:rsidRDefault="00F50CCE" w:rsidP="00DE5D1E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</w:p>
    <w:p w14:paraId="06B7EAE0" w14:textId="6A596B9C" w:rsidR="001452D9" w:rsidRPr="00F5605F" w:rsidRDefault="001452D9" w:rsidP="001452D9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="00176094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8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조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소유권의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귀속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</w:p>
    <w:p w14:paraId="01732E7F" w14:textId="73AA1BA1" w:rsidR="001452D9" w:rsidRPr="00F5605F" w:rsidRDefault="003371D4" w:rsidP="008315D5">
      <w:pPr>
        <w:pStyle w:val="a6"/>
        <w:numPr>
          <w:ilvl w:val="0"/>
          <w:numId w:val="21"/>
        </w:numPr>
        <w:ind w:leftChars="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1452D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가 대리점에게 판매를 위탁한 상품의 소유권은 고객 </w:t>
      </w:r>
      <w:r w:rsidR="001452D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검수</w:t>
      </w:r>
      <w:r w:rsidR="001452D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완료 </w:t>
      </w:r>
      <w:r w:rsidR="001452D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전</w:t>
      </w:r>
      <w:r w:rsidR="001452D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까지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1452D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에게 있다.</w:t>
      </w:r>
    </w:p>
    <w:p w14:paraId="28BB9241" w14:textId="77777777" w:rsidR="001452D9" w:rsidRPr="00F5605F" w:rsidRDefault="001452D9" w:rsidP="00532107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</w:p>
    <w:p w14:paraId="6DD053E6" w14:textId="7669E492" w:rsidR="001452D9" w:rsidRPr="00F5605F" w:rsidRDefault="001452D9" w:rsidP="001452D9">
      <w:pPr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commentRangeStart w:id="44"/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제</w:t>
      </w:r>
      <w:r w:rsidR="00176094"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9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 xml:space="preserve">조 (상품의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</w:rPr>
        <w:t>납품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szCs w:val="20"/>
        </w:rPr>
        <w:t>)</w:t>
      </w:r>
      <w:commentRangeEnd w:id="44"/>
      <w:r w:rsidR="00723DEC">
        <w:rPr>
          <w:rStyle w:val="a9"/>
        </w:rPr>
        <w:commentReference w:id="44"/>
      </w:r>
    </w:p>
    <w:p w14:paraId="09C3CE31" w14:textId="11070978" w:rsidR="00924BEF" w:rsidRPr="00F5605F" w:rsidRDefault="00924BEF" w:rsidP="00924BEF">
      <w:pPr>
        <w:pStyle w:val="af9"/>
        <w:numPr>
          <w:ilvl w:val="0"/>
          <w:numId w:val="7"/>
        </w:numPr>
        <w:spacing w:line="240" w:lineRule="auto"/>
        <w:ind w:rightChars="50" w:right="100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상품</w:t>
      </w:r>
      <w:r w:rsidR="00F728BB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의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납품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은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가 </w:t>
      </w:r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고객이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주문</w:t>
      </w:r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하는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상품을</w:t>
      </w:r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고객</w:t>
      </w:r>
      <w:r w:rsidR="00CA6446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, </w:t>
      </w:r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대리점과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협의에 따라 지정된 장소에 설치</w:t>
      </w:r>
      <w:r w:rsidR="005D1338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하는 것으로 한다.</w:t>
      </w:r>
    </w:p>
    <w:p w14:paraId="2457E578" w14:textId="608CF1E4" w:rsidR="008101C8" w:rsidRPr="00F5605F" w:rsidRDefault="008101C8" w:rsidP="00520DC5">
      <w:pPr>
        <w:pStyle w:val="a6"/>
        <w:numPr>
          <w:ilvl w:val="0"/>
          <w:numId w:val="7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cs="Times New Roman" w:hint="eastAsia"/>
          <w:color w:val="000000" w:themeColor="text1"/>
          <w:kern w:val="0"/>
          <w:szCs w:val="20"/>
          <w:bdr w:val="none" w:sz="2" w:space="0" w:color="auto"/>
        </w:rPr>
        <w:t>대리점은</w:t>
      </w:r>
      <w:r w:rsidRPr="00F5605F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 공급업자가 제1항을 수행할 수 있도록 고객과 협의하여 </w:t>
      </w:r>
      <w:r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상품의 종류•수량•가격</w:t>
      </w:r>
      <w:r w:rsidR="00DA0446"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•</w:t>
      </w:r>
      <w:r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납품</w:t>
      </w:r>
      <w:r w:rsidR="00DA0446"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 </w:t>
      </w:r>
      <w:r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기일</w:t>
      </w:r>
      <w:r w:rsidR="00DA0446"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•</w:t>
      </w:r>
      <w:r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 납품</w:t>
      </w:r>
      <w:r w:rsidR="00DA0446"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 </w:t>
      </w:r>
      <w:r w:rsidRPr="00F63E29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장소</w:t>
      </w:r>
      <w:r w:rsidR="00DA0446" w:rsidRPr="00F63E29">
        <w:rPr>
          <w:rFonts w:ascii="Noto Sans CJK KR Regular" w:eastAsia="Noto Sans CJK KR Regular" w:hAnsi="Noto Sans CJK KR Regular" w:cs="Times New Roman" w:hint="eastAsia"/>
          <w:color w:val="000000" w:themeColor="text1"/>
          <w:kern w:val="0"/>
          <w:szCs w:val="20"/>
          <w:bdr w:val="none" w:sz="2" w:space="0" w:color="auto"/>
        </w:rPr>
        <w:t xml:space="preserve"> 등</w:t>
      </w:r>
      <w:r w:rsidRPr="00DA0446">
        <w:rPr>
          <w:rFonts w:ascii="Noto Sans CJK KR Regular" w:eastAsia="Noto Sans CJK KR Regular" w:hAnsi="Noto Sans CJK KR Regular" w:cs="Times New Roman"/>
          <w:color w:val="FF0000"/>
          <w:kern w:val="0"/>
          <w:szCs w:val="20"/>
          <w:bdr w:val="none" w:sz="2" w:space="0" w:color="auto"/>
        </w:rPr>
        <w:t xml:space="preserve"> </w:t>
      </w:r>
      <w:r w:rsidRPr="00F5605F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기타 관련 내용을 </w:t>
      </w:r>
      <w:proofErr w:type="spellStart"/>
      <w:r w:rsidRPr="00F5605F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>위탁커넥스플러스에</w:t>
      </w:r>
      <w:proofErr w:type="spellEnd"/>
      <w:r w:rsidRPr="00F5605F">
        <w:rPr>
          <w:rFonts w:ascii="Noto Sans CJK KR Regular" w:eastAsia="Noto Sans CJK KR Regular" w:hAnsi="Noto Sans CJK KR Regular" w:cs="Times New Roman"/>
          <w:color w:val="000000" w:themeColor="text1"/>
          <w:kern w:val="0"/>
          <w:szCs w:val="20"/>
          <w:bdr w:val="none" w:sz="2" w:space="0" w:color="auto"/>
        </w:rPr>
        <w:t xml:space="preserve"> 입력하여 상품 판매주문을 확정하여야 한다.</w:t>
      </w:r>
    </w:p>
    <w:p w14:paraId="46896767" w14:textId="45893E1F" w:rsidR="000F0804" w:rsidRDefault="003371D4" w:rsidP="000F0804">
      <w:pPr>
        <w:pStyle w:val="a6"/>
        <w:numPr>
          <w:ilvl w:val="0"/>
          <w:numId w:val="7"/>
        </w:numPr>
        <w:adjustRightInd w:val="0"/>
        <w:snapToGrid w:val="0"/>
        <w:ind w:leftChars="0"/>
        <w:jc w:val="left"/>
        <w:rPr>
          <w:ins w:id="45" w:author="윤현정 (Hyunjeong Yoon)" w:date="2025-04-01T15:16:00Z"/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는 본 조 제</w:t>
      </w:r>
      <w:r w:rsidR="00520DC5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 및 제2항에 따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라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차질 없이 상품을 납품하여야 하며,</w:t>
      </w:r>
      <w:r w:rsidR="00520DC5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부득이한 사유로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인해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상품의 납품이 불가능한 경우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그 사유를 사전에 </w:t>
      </w:r>
      <w:r w:rsidR="00520DC5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고객과 대리점에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게</w:t>
      </w:r>
      <w:r w:rsidR="00F63E29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8101C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통지하여야 한다.</w:t>
      </w:r>
    </w:p>
    <w:p w14:paraId="3D210AB9" w14:textId="776BC494" w:rsidR="00723DEC" w:rsidRDefault="00723DEC" w:rsidP="000F0804">
      <w:pPr>
        <w:pStyle w:val="a6"/>
        <w:numPr>
          <w:ilvl w:val="0"/>
          <w:numId w:val="7"/>
        </w:numPr>
        <w:adjustRightInd w:val="0"/>
        <w:snapToGrid w:val="0"/>
        <w:ind w:leftChars="0"/>
        <w:jc w:val="left"/>
        <w:rPr>
          <w:ins w:id="46" w:author="윤현정 (Hyunjeong Yoon)" w:date="2025-04-01T15:17:00Z"/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ins w:id="47" w:author="윤현정 (Hyunjeong Yoon)" w:date="2025-04-01T15:16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공급업자는 </w:t>
        </w:r>
        <w:proofErr w:type="gramStart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제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1</w:t>
        </w:r>
        <w:proofErr w:type="gramEnd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항 및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2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항에 따른 납품기일,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납품장소에 차질 없이 상품을 납품하여야 하며,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부득이한 사유로 제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1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항 및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2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항에 따른 상품의 납품이 불가능한 경우에는 해당 기일의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3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일전까지 대리점에 이를 </w:t>
        </w:r>
        <w:proofErr w:type="spellStart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사전</w:t>
        </w:r>
      </w:ins>
      <w:ins w:id="48" w:author="윤현정 (Hyunjeong Yoon)" w:date="2025-04-01T15:17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통지한다</w:t>
        </w:r>
        <w:proofErr w:type="spellEnd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.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</w:ins>
    </w:p>
    <w:p w14:paraId="7C6150F5" w14:textId="01BC1FE5" w:rsidR="00723DEC" w:rsidRDefault="00723DEC" w:rsidP="000F0804">
      <w:pPr>
        <w:pStyle w:val="a6"/>
        <w:numPr>
          <w:ilvl w:val="0"/>
          <w:numId w:val="7"/>
        </w:numPr>
        <w:adjustRightInd w:val="0"/>
        <w:snapToGrid w:val="0"/>
        <w:ind w:leftChars="0"/>
        <w:jc w:val="left"/>
        <w:rPr>
          <w:ins w:id="49" w:author="윤현정 (Hyunjeong Yoon)" w:date="2025-04-01T15:19:00Z"/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ins w:id="50" w:author="윤현정 (Hyunjeong Yoon)" w:date="2025-04-01T15:18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공급업자는 합리적 이유없이 대리점이 요청한 상품의 납품을 거절하여서는 아니되며,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합리적 이유를 들어 대리점의 납품 요청을 </w:t>
        </w:r>
        <w:proofErr w:type="gramStart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거절 하는</w:t>
        </w:r>
        <w:proofErr w:type="gramEnd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 경우 대리점은 공급업자에게 그 이유의 확인을 요청할 수 있다.</w:t>
        </w:r>
      </w:ins>
      <w:ins w:id="51" w:author="윤현정 (Hyunjeong Yoon)" w:date="2025-04-01T15:19:00Z"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이 경우 공급업자는 대리점의 요청을 받은 날로부터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30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일 이내에 그 사유에 대하여 성실히 답변하여야 한다.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 xml:space="preserve"> </w:t>
        </w:r>
      </w:ins>
    </w:p>
    <w:p w14:paraId="29204951" w14:textId="60043737" w:rsidR="00723DEC" w:rsidRDefault="00723DEC" w:rsidP="000F0804">
      <w:pPr>
        <w:pStyle w:val="a6"/>
        <w:numPr>
          <w:ilvl w:val="0"/>
          <w:numId w:val="7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ins w:id="52" w:author="윤현정 (Hyunjeong Yoon)" w:date="2025-04-01T15:19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다음 각호의 경우 대리점은 공급업자에게 당해 상품의 공급가격 조정을 </w:t>
        </w:r>
      </w:ins>
      <w:ins w:id="53" w:author="윤현정 (Hyunjeong Yoon)" w:date="2025-04-01T15:20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요청할 수 있다.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br/>
          <w:t xml:space="preserve">1.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>대리점이 취급하는 상품과 동일한 상품을 공급업자가 직접 운영하는 점포(온라인 쇼핑몰 포함)에서 대리점 공급가격 보다 저렴한 가격으로 판매하는 경우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br/>
          <w:t xml:space="preserve">2.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</w:rPr>
          <w:t xml:space="preserve">대리점간 공급가격의 현저한 차이로 인해 정상적인 영업이 어려운 경우 </w:t>
        </w:r>
      </w:ins>
    </w:p>
    <w:p w14:paraId="6F9D30D4" w14:textId="1D140FFD" w:rsidR="000F0804" w:rsidRPr="00F5605F" w:rsidRDefault="000F0804" w:rsidP="000F0804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</w:p>
    <w:p w14:paraId="36ACC8CA" w14:textId="220598E8" w:rsidR="001452D9" w:rsidRPr="00F5605F" w:rsidRDefault="001452D9" w:rsidP="001452D9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A20DAD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0F0804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0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1D9FAF2C" w14:textId="119FD537" w:rsidR="001452D9" w:rsidRPr="00F5605F" w:rsidRDefault="001452D9" w:rsidP="00D03092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2C1F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가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2C1F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취급하는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2C1F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상품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2C1F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외</w:t>
      </w:r>
      <w:r w:rsidR="000F080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BB434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및 서비스</w:t>
      </w:r>
      <w:r w:rsidR="000F080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 고객에게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납품이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필요할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BB434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에게</w:t>
      </w:r>
      <w:r w:rsidR="00BB434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계약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을</w:t>
      </w:r>
      <w:r w:rsidR="00BB434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요청할 수 있다.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단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공급업자는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고객이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특정하여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지정한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</w:t>
      </w:r>
      <w:r w:rsidR="00BB434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아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닌 경우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2C1F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D94CB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상품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으로 오인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할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가능성이 </w:t>
      </w:r>
      <w:r w:rsidR="00BB4340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있는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인 경우,</w:t>
      </w:r>
      <w:r w:rsidR="00F4340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proofErr w:type="spellStart"/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시장가</w:t>
      </w:r>
      <w:proofErr w:type="spellEnd"/>
      <w:r w:rsidR="00CA644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대비 판매가</w:t>
      </w:r>
      <w:r w:rsidR="00F4340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가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과도하게</w:t>
      </w:r>
      <w:r w:rsidR="00F4340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책정된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인 경우</w:t>
      </w:r>
      <w:r w:rsidR="00047EED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등 외주매입을 진행하기에 적절하지 않다고 판단하는 경우에는 대리점의 외주매입 계약 요청을 거절할 수 있다.</w:t>
      </w:r>
      <w:r w:rsidR="00047EED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B4340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</w:p>
    <w:p w14:paraId="120FF0E5" w14:textId="58CD8F44" w:rsidR="001452D9" w:rsidRPr="00F5605F" w:rsidRDefault="001452D9" w:rsidP="00D03092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고객이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품목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D94CB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상품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으로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오인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않도록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외주매입품목에 대한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정확한 정보를 고객에게 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명시적으로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알려야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한다.</w:t>
      </w:r>
    </w:p>
    <w:p w14:paraId="089946BB" w14:textId="415C178A" w:rsidR="001452D9" w:rsidRPr="00F5605F" w:rsidRDefault="001452D9" w:rsidP="00D03092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외주매입은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0324E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가</w:t>
      </w:r>
      <w:r w:rsidR="000324E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324E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대리점으로부터</w:t>
      </w:r>
      <w:r w:rsidR="008A79B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해당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품목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을</w:t>
      </w:r>
      <w:r w:rsidR="002C1F6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324E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매입하여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고객에게 납품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하는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것이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원칙이나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예외적인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공급업자와 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별도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협의를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통해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매입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방식을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변경할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있다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24DFD5CA" w14:textId="0D480559" w:rsidR="001452D9" w:rsidRPr="00F5605F" w:rsidRDefault="003371D4" w:rsidP="00D03092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는 </w:t>
      </w:r>
      <w:r w:rsidR="001452D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외주매입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계약</w:t>
      </w:r>
      <w:r w:rsidR="0065451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요청에 따라 고객에게 납품하는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65451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</w:t>
      </w:r>
      <w:r w:rsidR="00BB00EC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대해서</w:t>
      </w:r>
      <w:r w:rsidR="00BB00EC" w:rsidRPr="00F5605F">
        <w:rPr>
          <w:rFonts w:ascii="Noto Sans CJK KR Regular" w:eastAsia="Noto Sans CJK KR Regular" w:hAnsi="Noto Sans CJK KR Regular"/>
          <w:strike/>
          <w:color w:val="000000" w:themeColor="text1"/>
          <w:kern w:val="0"/>
          <w:szCs w:val="20"/>
        </w:rPr>
        <w:t>는</w:t>
      </w:r>
      <w:r w:rsidR="00BB00EC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B00EC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대리점에게</w:t>
      </w:r>
      <w:r w:rsidR="00BB00EC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95386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수수</w:t>
      </w:r>
      <w:r w:rsidR="0095386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>료</w:t>
      </w:r>
      <w:r w:rsidR="00047EED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(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="00E7728E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3</w:t>
      </w:r>
      <w:r w:rsidR="00047EE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조 </w:t>
      </w:r>
      <w:r w:rsidR="00047EED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E7728E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3</w:t>
      </w:r>
      <w:r w:rsidR="001B749C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 수수료 용어정의 참조</w:t>
      </w:r>
      <w:r w:rsidR="001B749C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)</w:t>
      </w:r>
      <w:r w:rsidR="0095386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및 추가지원금을 </w:t>
      </w:r>
      <w:r w:rsidR="001452D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지급하지</w:t>
      </w:r>
      <w:r w:rsidR="001452D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A79B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아니한다.</w:t>
      </w:r>
    </w:p>
    <w:p w14:paraId="3A195BF5" w14:textId="0C37C5CF" w:rsidR="001452D9" w:rsidRPr="00F5605F" w:rsidRDefault="001452D9" w:rsidP="00D03092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대금 지급,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보증 등 구체적인 사항은 </w:t>
      </w:r>
      <w:r w:rsidR="0063653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해당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외주매입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계약서를 따른다.</w:t>
      </w:r>
    </w:p>
    <w:p w14:paraId="143C4029" w14:textId="596068C6" w:rsidR="00C61134" w:rsidRPr="00C61134" w:rsidRDefault="00636536" w:rsidP="00C61134">
      <w:pPr>
        <w:pStyle w:val="a6"/>
        <w:numPr>
          <w:ilvl w:val="0"/>
          <w:numId w:val="8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AA510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외주매입 계약 요청에 따라 고객에게 납품하는 </w:t>
      </w:r>
      <w:r w:rsidR="007A58CE" w:rsidRPr="00AA510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품목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의 반품 및 A/S </w:t>
      </w:r>
      <w:r w:rsidR="001452D9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기준은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452D9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주문품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452D9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기준과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452D9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동일하며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452D9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구체적인</w:t>
      </w:r>
      <w:r w:rsidR="008227DA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452D9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내용은</w:t>
      </w:r>
      <w:r w:rsidR="000324E2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71D4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0324E2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공식 홈페이지내 기재된</w:t>
      </w:r>
      <w:r w:rsidR="0085097B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(</w:t>
      </w:r>
      <w:r w:rsidR="0085097B" w:rsidRPr="0085097B">
        <w:rPr>
          <w:rFonts w:ascii="Noto Sans CJK KR Regular" w:eastAsia="Noto Sans CJK KR Regular" w:hAnsi="Noto Sans CJK KR Regular"/>
          <w:color w:val="000000" w:themeColor="text1"/>
          <w:szCs w:val="20"/>
        </w:rPr>
        <w:t>https://www.fursys.com/fur_frt/common/return_refund.do</w:t>
      </w:r>
      <w:r w:rsidR="0085097B">
        <w:rPr>
          <w:rFonts w:ascii="Noto Sans CJK KR Regular" w:eastAsia="Noto Sans CJK KR Regular" w:hAnsi="Noto Sans CJK KR Regular"/>
          <w:color w:val="000000" w:themeColor="text1"/>
          <w:szCs w:val="20"/>
        </w:rPr>
        <w:t>)</w:t>
      </w:r>
      <w:r w:rsidR="000324E2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324E2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</w:t>
      </w:r>
      <w:r w:rsidR="00AF4073" w:rsidRPr="00AA510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과</w:t>
      </w:r>
      <w:r w:rsidR="001452D9" w:rsidRPr="00AA510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같다.</w:t>
      </w:r>
    </w:p>
    <w:p w14:paraId="5122BFF0" w14:textId="77777777" w:rsidR="00C61134" w:rsidRDefault="00C61134" w:rsidP="00C61134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5EF14625" w14:textId="4BA5777A" w:rsidR="00D77CDF" w:rsidRPr="00CF7060" w:rsidRDefault="00C61134" w:rsidP="00D77C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 w:rsidRPr="00CF7060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제</w:t>
      </w:r>
      <w:r w:rsidRPr="00CF7060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11</w:t>
      </w:r>
      <w:r w:rsidR="00B73112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조</w:t>
      </w:r>
      <w:r w:rsidRPr="00CF7060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 xml:space="preserve"> (</w:t>
      </w:r>
      <w:r w:rsidR="00E34A52" w:rsidRPr="00CF7060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연계상품</w:t>
      </w:r>
      <w:r w:rsidRPr="00CF7060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)</w:t>
      </w:r>
    </w:p>
    <w:p w14:paraId="7D3D04C4" w14:textId="77777777" w:rsidR="00BA7BE2" w:rsidRPr="004F70DE" w:rsidRDefault="00D77CDF" w:rsidP="00BA7BE2">
      <w:pPr>
        <w:pStyle w:val="a6"/>
        <w:numPr>
          <w:ilvl w:val="0"/>
          <w:numId w:val="4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대리점은 공급업자와 연계 상품 공급 계약을 체결한 업체의 온라인 채널 등을 통해 연계 상품의 품목을 확인하여 고객에게 제안할 수 있다.</w:t>
      </w:r>
    </w:p>
    <w:p w14:paraId="6782F94A" w14:textId="44690A91" w:rsidR="00BA7BE2" w:rsidRPr="004F70DE" w:rsidRDefault="00BA7BE2" w:rsidP="00BA7BE2">
      <w:pPr>
        <w:pStyle w:val="a6"/>
        <w:numPr>
          <w:ilvl w:val="0"/>
          <w:numId w:val="4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공급업자는 연계상품에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대해서</w:t>
      </w:r>
      <w:r w:rsidRPr="007B77D5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는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대리점에게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수수료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(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제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조 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13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항 수수료 용어정의 참조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)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 및 추가지원금을 지급하지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아니한다.</w:t>
      </w:r>
    </w:p>
    <w:p w14:paraId="0DD49D29" w14:textId="0844670E" w:rsidR="00D77CDF" w:rsidRPr="004F70DE" w:rsidRDefault="00D77CDF" w:rsidP="00BA7BE2">
      <w:pPr>
        <w:pStyle w:val="a6"/>
        <w:numPr>
          <w:ilvl w:val="0"/>
          <w:numId w:val="4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연계상품의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 xml:space="preserve"> 거래형태,</w:t>
      </w:r>
      <w:r w:rsidR="00B73112"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수수료 지급,</w:t>
      </w:r>
      <w:r w:rsidR="00B73112"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A/S 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등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은 [별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지#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1 </w:t>
      </w:r>
      <w:r w:rsidR="00CF7060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연계상품 활용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및 수수료 지급 특약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]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과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같다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.</w:t>
      </w:r>
    </w:p>
    <w:p w14:paraId="21145D4A" w14:textId="54D1C747" w:rsidR="00B73112" w:rsidRDefault="00B73112" w:rsidP="00B73112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</w:p>
    <w:p w14:paraId="0ED6D4B3" w14:textId="273B0956" w:rsidR="00B73112" w:rsidRPr="00D33A2E" w:rsidRDefault="00B73112" w:rsidP="00B73112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제</w:t>
      </w:r>
      <w: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12</w:t>
      </w:r>
      <w:r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 xml:space="preserve">조 </w:t>
      </w:r>
      <w: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(</w:t>
      </w:r>
      <w:r w:rsidRPr="00D33A2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교차판매</w:t>
      </w:r>
      <w:ins w:id="54" w:author="윤현정 (Hyunjeong Yoon)" w:date="2025-03-31T11:23:00Z">
        <w:r w:rsidR="00BA598E">
          <w:rPr>
            <w:rFonts w:ascii="Noto Sans CJK KR Regular" w:eastAsia="Noto Sans CJK KR Regular" w:hAnsi="Noto Sans CJK KR Regular" w:hint="eastAsia"/>
            <w:b/>
            <w:color w:val="000000" w:themeColor="text1"/>
            <w:kern w:val="0"/>
            <w:szCs w:val="20"/>
            <w:highlight w:val="yellow"/>
          </w:rPr>
          <w:t>상품</w:t>
        </w:r>
      </w:ins>
      <w:r w:rsidRPr="00D33A2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)</w:t>
      </w:r>
    </w:p>
    <w:p w14:paraId="692AEAE8" w14:textId="16D97E71" w:rsidR="00D33A2E" w:rsidRPr="004F70DE" w:rsidRDefault="009F1BF1" w:rsidP="00D33A2E">
      <w:pPr>
        <w:pStyle w:val="a6"/>
        <w:numPr>
          <w:ilvl w:val="0"/>
          <w:numId w:val="49"/>
        </w:numPr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대리점은 </w:t>
      </w:r>
      <w:r w:rsidR="00B73112"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공급업자가</w:t>
      </w:r>
      <w:r w:rsidR="00B73112"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유통망 판매확대를 목적으로 외부 제조사와 계약하여 판매하는 품목</w:t>
      </w:r>
      <w:ins w:id="55" w:author="윤현정 (Hyunjeong Yoon)" w:date="2025-03-31T11:24:00Z">
        <w:r w:rsidR="006E380D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으로</w:t>
        </w:r>
      </w:ins>
      <w:del w:id="56" w:author="윤현정 (Hyunjeong Yoon)" w:date="2025-03-31T11:24:00Z">
        <w:r w:rsidR="00B73112" w:rsidRPr="004F70DE" w:rsidDel="006E380D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에 대하여</w:delText>
        </w:r>
        <w:r w:rsidRPr="004F70DE" w:rsidDel="006E380D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 xml:space="preserve"> </w:delText>
        </w:r>
        <w:r w:rsidRPr="004F70DE" w:rsidDel="006E380D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제조사의 방침에 따라 오프라인 영업활동만을 할 수 있으며</w:delText>
        </w:r>
      </w:del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, 약정한 품목에 대하여 최종소비자임을 확인하고 최종소비자에게 판매를 하여야 한다. </w:t>
      </w:r>
    </w:p>
    <w:p w14:paraId="41AD6374" w14:textId="447AEC88" w:rsidR="00BA7BE2" w:rsidRPr="004F70DE" w:rsidRDefault="00BA7BE2" w:rsidP="00BA7BE2">
      <w:pPr>
        <w:pStyle w:val="a6"/>
        <w:numPr>
          <w:ilvl w:val="0"/>
          <w:numId w:val="4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공급업자는 교차판매 상품에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대해서</w:t>
      </w:r>
      <w:r w:rsidRPr="007B77D5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는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대리점에게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수수료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(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제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조 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13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항 수수료 용어정의 참조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)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 및 추가지원금을 지급하지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아니한다.</w:t>
      </w:r>
    </w:p>
    <w:p w14:paraId="668FFC8D" w14:textId="4A03F387" w:rsidR="00D33A2E" w:rsidRPr="004F70DE" w:rsidRDefault="009F1BF1" w:rsidP="00D33A2E">
      <w:pPr>
        <w:pStyle w:val="a6"/>
        <w:numPr>
          <w:ilvl w:val="0"/>
          <w:numId w:val="49"/>
        </w:numPr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교차판매의 약정품목,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수수료 지급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등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은 [별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지#1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매입 상품 판매 약정서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]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와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같다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.</w:t>
      </w:r>
    </w:p>
    <w:p w14:paraId="14A2579D" w14:textId="0720D897" w:rsidR="00D33A2E" w:rsidRDefault="00D33A2E" w:rsidP="00D33A2E">
      <w:pP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</w:p>
    <w:p w14:paraId="1221D434" w14:textId="040F4D96" w:rsidR="00D33A2E" w:rsidRPr="004F70DE" w:rsidRDefault="00D33A2E" w:rsidP="00D33A2E">
      <w:pP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제1</w:t>
      </w:r>
      <w: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3</w:t>
      </w:r>
      <w:r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 xml:space="preserve">조 </w:t>
      </w:r>
      <w:r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(</w:t>
      </w:r>
      <w:r w:rsidRPr="004F70D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MD</w:t>
      </w:r>
      <w:r w:rsidRPr="004F70D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상품)</w:t>
      </w:r>
    </w:p>
    <w:p w14:paraId="5A2028D7" w14:textId="1C3F004E" w:rsidR="00D33A2E" w:rsidRPr="004F70DE" w:rsidRDefault="004F70DE" w:rsidP="004F70DE">
      <w:pPr>
        <w:pStyle w:val="a6"/>
        <w:numPr>
          <w:ilvl w:val="0"/>
          <w:numId w:val="50"/>
        </w:numPr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MD상품(Merchandise Product)이란 제품 카테고리 내 라인업 다양성 확보와 기제품과의 시너지 증대를 위해 </w:t>
      </w:r>
      <w:proofErr w:type="spellStart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퍼시스가</w:t>
      </w:r>
      <w:proofErr w:type="spellEnd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시장 트렌드에 발맞춰 출시하는 ‘특별기획 상품’을 의미한다.</w:t>
      </w:r>
    </w:p>
    <w:p w14:paraId="786A2DD8" w14:textId="3944449F" w:rsidR="004F70DE" w:rsidRPr="004F70DE" w:rsidRDefault="004F70DE" w:rsidP="004F70DE">
      <w:pPr>
        <w:pStyle w:val="a6"/>
        <w:numPr>
          <w:ilvl w:val="0"/>
          <w:numId w:val="5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공급업자는 M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D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상품에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대해서</w:t>
      </w:r>
      <w:r w:rsidR="007B77D5" w:rsidRPr="007B77D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는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대리점에게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수수료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(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제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조 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13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항 수수료 용어정의 참조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)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 및 추가지원금을 지급하지</w:t>
      </w: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아니한다.</w:t>
      </w:r>
    </w:p>
    <w:p w14:paraId="7941D468" w14:textId="372BBFF0" w:rsidR="004F70DE" w:rsidRPr="004F70DE" w:rsidRDefault="004F70DE" w:rsidP="004F70DE">
      <w:pPr>
        <w:pStyle w:val="a6"/>
        <w:numPr>
          <w:ilvl w:val="0"/>
          <w:numId w:val="50"/>
        </w:numPr>
        <w:ind w:leftChars="0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M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D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상품의 거래형태,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수수료 지급,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A/S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 xml:space="preserve">등은 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[별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 xml:space="preserve">지#1 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MD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상품 판매 및 수수료 지급 특약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]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과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 xml:space="preserve"> </w:t>
      </w:r>
      <w:r w:rsidRPr="004F70DE">
        <w:rPr>
          <w:rFonts w:ascii="Noto Sans CJK KR Regular" w:eastAsia="Noto Sans CJK KR Regular" w:hAnsi="Noto Sans CJK KR Regular" w:hint="eastAsia"/>
          <w:color w:val="000000" w:themeColor="text1"/>
          <w:szCs w:val="20"/>
          <w:highlight w:val="yellow"/>
        </w:rPr>
        <w:t>같다</w:t>
      </w:r>
      <w:r w:rsidRPr="004F70DE">
        <w:rPr>
          <w:rFonts w:ascii="Noto Sans CJK KR Regular" w:eastAsia="Noto Sans CJK KR Regular" w:hAnsi="Noto Sans CJK KR Regular"/>
          <w:color w:val="000000" w:themeColor="text1"/>
          <w:szCs w:val="20"/>
          <w:highlight w:val="yellow"/>
        </w:rPr>
        <w:t>.</w:t>
      </w:r>
    </w:p>
    <w:p w14:paraId="2CAEB0D8" w14:textId="309DE9EA" w:rsidR="00924BEF" w:rsidRPr="00D77CDF" w:rsidRDefault="00924BEF" w:rsidP="00D77C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59E277D3" w14:textId="2452F9B8" w:rsidR="001B395B" w:rsidRPr="00F5605F" w:rsidRDefault="001B395B" w:rsidP="001B395B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2359F8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4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="002928FB"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기본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수수료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6255759C" w14:textId="0B85E072" w:rsidR="00B153C6" w:rsidRPr="00F5605F" w:rsidRDefault="003371D4" w:rsidP="00D03092">
      <w:pPr>
        <w:pStyle w:val="a6"/>
        <w:numPr>
          <w:ilvl w:val="0"/>
          <w:numId w:val="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는 위탁판매의 대가로서 대리점이 판매한 영업 건의 계약금액에 따라 아래와 같이 기본수수료를 </w:t>
      </w:r>
      <w:r w:rsidR="00B153C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지급하며</w:t>
      </w:r>
      <w:r w:rsidR="00B153C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B153C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지급기준은</w:t>
      </w:r>
      <w:r w:rsidR="00B153C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아래와 같다.</w:t>
      </w:r>
    </w:p>
    <w:p w14:paraId="14FAFCBF" w14:textId="77777777" w:rsidR="000B2C6F" w:rsidRPr="000B2C6F" w:rsidRDefault="001B395B" w:rsidP="008315D5">
      <w:pPr>
        <w:pStyle w:val="a6"/>
        <w:numPr>
          <w:ilvl w:val="0"/>
          <w:numId w:val="3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proofErr w:type="spellStart"/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계약가가</w:t>
      </w:r>
      <w:proofErr w:type="spellEnd"/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71DF8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위탁판매 원가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이상</w:t>
      </w:r>
      <w:r w:rsidR="00031662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인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(1구간), </w:t>
      </w:r>
      <w:r w:rsidR="00471DF8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위탁판매 원가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B153C6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13%</w:t>
      </w:r>
    </w:p>
    <w:p w14:paraId="38ABEC7F" w14:textId="108D3A1C" w:rsidR="00B153C6" w:rsidRPr="000B2C6F" w:rsidRDefault="001B395B" w:rsidP="008315D5">
      <w:pPr>
        <w:pStyle w:val="a6"/>
        <w:numPr>
          <w:ilvl w:val="0"/>
          <w:numId w:val="3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proofErr w:type="spellStart"/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계약가가</w:t>
      </w:r>
      <w:proofErr w:type="spellEnd"/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71DF8"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위탁판매 원가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미만</w:t>
      </w:r>
      <w:r w:rsidR="00031662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인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경우(2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구간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), </w:t>
      </w:r>
      <w:r w:rsidR="00471DF8"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위탁판매 원가</w:t>
      </w:r>
      <w:r w:rsidRPr="000B2C6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Pr="000B2C6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11%</w:t>
      </w:r>
    </w:p>
    <w:p w14:paraId="704AF77A" w14:textId="53671C3C" w:rsidR="00F029B2" w:rsidRPr="00F5605F" w:rsidRDefault="00F029B2" w:rsidP="00F029B2">
      <w:pPr>
        <w:pStyle w:val="a6"/>
        <w:numPr>
          <w:ilvl w:val="0"/>
          <w:numId w:val="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경우 외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별도수수료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2753B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조정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이 필요한 경우에는 상호</w:t>
      </w:r>
      <w:r w:rsidR="00A77BF2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합의하에 별도수수료를 책정 및 지급할 수 있다.</w:t>
      </w:r>
    </w:p>
    <w:p w14:paraId="19CA9A09" w14:textId="2FAF06A2" w:rsidR="0050720E" w:rsidRDefault="00F029B2" w:rsidP="00F029B2">
      <w:pPr>
        <w:pStyle w:val="a6"/>
        <w:numPr>
          <w:ilvl w:val="0"/>
          <w:numId w:val="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="002928FB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50720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원칙적으로 위탁판매 원가 이상(</w:t>
      </w:r>
      <w:r w:rsidR="0050720E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="0050720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구간)으로 판매가격을 정하여 고객에게 가격제안</w:t>
      </w:r>
      <w:r w:rsidR="0050720E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>을 하여야 한다.</w:t>
      </w:r>
      <w:r w:rsidR="0050720E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</w:p>
    <w:p w14:paraId="56E24764" w14:textId="77777777" w:rsidR="00FF57F5" w:rsidRDefault="0050720E" w:rsidP="00F029B2">
      <w:pPr>
        <w:pStyle w:val="a6"/>
        <w:numPr>
          <w:ilvl w:val="0"/>
          <w:numId w:val="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proofErr w:type="spellStart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본조</w:t>
      </w:r>
      <w:proofErr w:type="spellEnd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3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항에도 불구하고 대리점은 공급업자</w:t>
      </w:r>
      <w:r w:rsidR="00FF57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사전</w:t>
      </w:r>
      <w:r w:rsidR="00FF57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승인을 받아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FF57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예외적으로 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고객에게 위탁판매 원가 이하(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구간)으로 가격제안을 할 수 </w:t>
      </w:r>
      <w:r w:rsidR="00FF57F5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있다.</w:t>
      </w:r>
    </w:p>
    <w:p w14:paraId="456333B1" w14:textId="57CFBB48" w:rsidR="00F029B2" w:rsidRDefault="00FF57F5" w:rsidP="00F029B2">
      <w:pPr>
        <w:pStyle w:val="a6"/>
        <w:numPr>
          <w:ilvl w:val="0"/>
          <w:numId w:val="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공급업자는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85525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판매수익률 및 영업적 필요성 등을 고려하여 제4항의 승인요청을 거절할 수 있다.</w:t>
      </w:r>
      <w:r w:rsidR="00855254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</w:p>
    <w:p w14:paraId="4D9ACE5B" w14:textId="0158479F" w:rsidR="008C5A58" w:rsidRPr="004F70DE" w:rsidRDefault="008C5A58" w:rsidP="008C5A58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→ 제</w:t>
      </w:r>
      <w:r w:rsidRPr="004F70D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4</w:t>
      </w:r>
      <w:r w:rsidRPr="004F70D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조</w:t>
      </w:r>
      <w:r w:rsidRPr="004F70D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 xml:space="preserve"> (</w:t>
      </w:r>
      <w:r w:rsidRPr="004F70DE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수수료</w:t>
      </w:r>
      <w:r w:rsidRPr="004F70D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)</w:t>
      </w:r>
    </w:p>
    <w:p w14:paraId="55BEBD51" w14:textId="52EC430A" w:rsidR="00B07A2C" w:rsidRPr="004F70DE" w:rsidRDefault="008C5A58" w:rsidP="00684402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공급업자는 </w:t>
      </w:r>
      <w:ins w:id="57" w:author="윤현정 (Hyunjeong Yoon)" w:date="2025-03-31T11:32:00Z">
        <w:r w:rsidR="00165EBA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대리점</w:t>
        </w:r>
      </w:ins>
      <w:ins w:id="58" w:author="윤현정 (Hyunjeong Yoon)" w:date="2025-03-31T12:09:00Z">
        <w:r w:rsidR="00FE61E0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이 </w:t>
        </w:r>
      </w:ins>
      <w:proofErr w:type="spellStart"/>
      <w:ins w:id="59" w:author="윤현정 (Hyunjeong Yoon)" w:date="2025-03-31T12:15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본조</w:t>
        </w:r>
        <w:proofErr w:type="spellEnd"/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</w:t>
        </w:r>
        <w:r w:rsidR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>2</w:t>
        </w:r>
        <w:proofErr w:type="gramStart"/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항의 </w:t>
        </w:r>
      </w:ins>
      <w:ins w:id="60" w:author="김현주 (Hyunjoo Kim)" w:date="2025-04-02T14:43:00Z"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ins w:id="61" w:author="윤현정 (Hyunjeong Yoon)" w:date="2025-03-31T12:09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대리점업무</w:t>
        </w:r>
        <w:proofErr w:type="gramEnd"/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수행</w:t>
        </w:r>
      </w:ins>
      <w:ins w:id="62" w:author="윤현정 (Hyunjeong Yoon)" w:date="2025-03-31T12:15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을 완료</w:t>
        </w:r>
      </w:ins>
      <w:ins w:id="63" w:author="윤현정 (Hyunjeong Yoon)" w:date="2025-03-31T12:09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하는 경우 다음과 같이 </w:t>
        </w:r>
      </w:ins>
      <w:ins w:id="64" w:author="김현주 (Hyunjoo Kim)" w:date="2025-04-02T14:33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각 단계별로 </w:t>
        </w:r>
      </w:ins>
      <w:ins w:id="65" w:author="윤현정 (Hyunjeong Yoon)" w:date="2025-03-31T12:12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수수료를</w:t>
        </w:r>
      </w:ins>
      <w:ins w:id="66" w:author="윤현정 (Hyunjeong Yoon)" w:date="2025-03-31T12:09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지급한다.</w:t>
        </w:r>
        <w:r w:rsidR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ins w:id="67" w:author="윤현정 (Hyunjeong Yoon)" w:date="2025-03-31T12:15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단 모든 수수료는 검수마스터 마감이 완료된 </w:t>
        </w:r>
      </w:ins>
      <w:ins w:id="68" w:author="김현주 (Hyunjoo Kim)" w:date="2025-04-02T14:33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후에</w:t>
        </w:r>
      </w:ins>
      <w:ins w:id="69" w:author="윤현정 (Hyunjeong Yoon)" w:date="2025-03-31T12:15:00Z">
        <w:del w:id="70" w:author="김현주 (Hyunjoo Kim)" w:date="2025-04-02T14:33:00Z">
          <w:r w:rsidR="00684402" w:rsidDel="005A60AF">
            <w:rPr>
              <w:rFonts w:ascii="Noto Sans CJK KR Regular" w:eastAsia="Noto Sans CJK KR Regular" w:hAnsi="Noto Sans CJK KR Regular" w:hint="eastAsia"/>
              <w:color w:val="000000" w:themeColor="text1"/>
              <w:kern w:val="0"/>
              <w:szCs w:val="20"/>
              <w:highlight w:val="yellow"/>
            </w:rPr>
            <w:delText>경우에</w:delText>
          </w:r>
        </w:del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지급</w:t>
        </w:r>
      </w:ins>
      <w:ins w:id="71" w:author="김현주 (Hyunjoo Kim)" w:date="2025-04-02T14:32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되며,</w:t>
        </w:r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proofErr w:type="gramStart"/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전체  </w:t>
        </w:r>
      </w:ins>
      <w:ins w:id="72" w:author="김현주 (Hyunjoo Kim)" w:date="2025-04-02T14:33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업무</w:t>
        </w:r>
      </w:ins>
      <w:ins w:id="73" w:author="김현주 (Hyunjoo Kim)" w:date="2025-04-02T14:34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가</w:t>
        </w:r>
        <w:proofErr w:type="gramEnd"/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모두 이행된 경우 전체</w:t>
        </w:r>
      </w:ins>
      <w:ins w:id="74" w:author="김현주 (Hyunjoo Kim)" w:date="2025-04-02T14:35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합계</w:t>
        </w:r>
      </w:ins>
      <w:ins w:id="75" w:author="김현주 (Hyunjoo Kim)" w:date="2025-04-02T14:34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수수료를,</w:t>
        </w:r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전체 업무</w:t>
        </w:r>
      </w:ins>
      <w:ins w:id="76" w:author="김현주 (Hyunjoo Kim)" w:date="2025-04-02T14:33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중 </w:t>
        </w:r>
      </w:ins>
      <w:ins w:id="77" w:author="김현주 (Hyunjoo Kim)" w:date="2025-04-02T14:32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일부만 이행된 경우 </w:t>
        </w:r>
      </w:ins>
      <w:ins w:id="78" w:author="김현주 (Hyunjoo Kim)" w:date="2025-04-02T14:36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해당 단계에 대한</w:t>
        </w:r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수수료만</w:t>
        </w:r>
      </w:ins>
      <w:ins w:id="79" w:author="김현주 (Hyunjoo Kim)" w:date="2025-04-02T14:34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</w:t>
        </w:r>
      </w:ins>
      <w:ins w:id="80" w:author="김현주 (Hyunjoo Kim)" w:date="2025-04-02T14:32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지급</w:t>
        </w:r>
      </w:ins>
      <w:ins w:id="81" w:author="김현주 (Hyunjoo Kim)" w:date="2025-04-02T14:34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할</w:t>
        </w:r>
      </w:ins>
      <w:ins w:id="82" w:author="김현주 (Hyunjoo Kim)" w:date="2025-04-02T14:32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수 있다.</w:t>
        </w:r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ins w:id="83" w:author="윤현정 (Hyunjeong Yoon)" w:date="2025-03-31T12:15:00Z">
        <w:del w:id="84" w:author="김현주 (Hyunjoo Kim)" w:date="2025-04-02T14:32:00Z">
          <w:r w:rsidR="00684402" w:rsidDel="005A60AF">
            <w:rPr>
              <w:rFonts w:ascii="Noto Sans CJK KR Regular" w:eastAsia="Noto Sans CJK KR Regular" w:hAnsi="Noto Sans CJK KR Regular" w:hint="eastAsia"/>
              <w:color w:val="000000" w:themeColor="text1"/>
              <w:kern w:val="0"/>
              <w:szCs w:val="20"/>
              <w:highlight w:val="yellow"/>
            </w:rPr>
            <w:delText>한다</w:delText>
          </w:r>
        </w:del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.</w:t>
        </w:r>
      </w:ins>
      <w:ins w:id="85" w:author="윤현정 (Hyunjeong Yoon)" w:date="2025-03-31T12:09:00Z">
        <w:r w:rsidR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br/>
        </w:r>
      </w:ins>
      <w:del w:id="86" w:author="윤현정 (Hyunjeong Yoon)" w:date="2025-03-31T12:10:00Z">
        <w:r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 xml:space="preserve">위탁판매의 대가로서 대리점이 판매한 영업 건의 계약금액에 따라 아래와 같이 수수료를 지급하며, 수수료 구조에 따른 </w:delText>
        </w:r>
        <w:r w:rsidR="006805D2"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>영업정보,</w:delText>
        </w:r>
        <w:r w:rsidR="006805D2"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 xml:space="preserve"> </w:delText>
        </w:r>
        <w:r w:rsidR="006805D2"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>상담/제안,</w:delText>
        </w:r>
        <w:r w:rsidR="006805D2"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 xml:space="preserve"> </w:delText>
        </w:r>
        <w:r w:rsidR="006805D2"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>납품관리</w:delText>
        </w:r>
        <w:r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 xml:space="preserve"> </w:delText>
        </w:r>
        <w:r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행위를 모두 만족</w:delText>
        </w:r>
        <w:r w:rsidR="00A70986"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>하고,</w:delText>
        </w:r>
        <w:r w:rsidR="00A70986"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 xml:space="preserve"> </w:delText>
        </w:r>
        <w:r w:rsidR="00A70986" w:rsidRPr="004F70DE" w:rsidDel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delText>검수마스터 마감이 완료된</w:delText>
        </w:r>
        <w:r w:rsidRPr="004F70DE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 xml:space="preserve"> 경우 수수료를 지급하기로 한다.</w:delText>
        </w:r>
      </w:del>
    </w:p>
    <w:p w14:paraId="241AD77A" w14:textId="4B453491" w:rsidR="000B2C6F" w:rsidRPr="004F70DE" w:rsidRDefault="008C5A58" w:rsidP="008315D5">
      <w:pPr>
        <w:pStyle w:val="a6"/>
        <w:numPr>
          <w:ilvl w:val="0"/>
          <w:numId w:val="3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proofErr w:type="spellStart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계약가가</w:t>
      </w:r>
      <w:proofErr w:type="spellEnd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위탁판매 원가 이상인 경우(1구간), 위탁판매 원가의 13%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  <w:tblPrChange w:id="87" w:author="윤현정 (Hyunjeong Yoon)" w:date="2025-03-31T12:11:00Z">
          <w:tblPr>
            <w:tblStyle w:val="af5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628"/>
        <w:gridCol w:w="1667"/>
        <w:gridCol w:w="1667"/>
        <w:gridCol w:w="1667"/>
        <w:gridCol w:w="2387"/>
        <w:tblGridChange w:id="88">
          <w:tblGrid>
            <w:gridCol w:w="1859"/>
            <w:gridCol w:w="1859"/>
            <w:gridCol w:w="1859"/>
            <w:gridCol w:w="1860"/>
            <w:gridCol w:w="2680"/>
          </w:tblGrid>
        </w:tblGridChange>
      </w:tblGrid>
      <w:tr w:rsidR="00684402" w:rsidRPr="004F70DE" w14:paraId="50B4DD8B" w14:textId="77777777" w:rsidTr="00684402">
        <w:trPr>
          <w:trHeight w:val="372"/>
          <w:jc w:val="center"/>
          <w:trPrChange w:id="89" w:author="윤현정 (Hyunjeong Yoon)" w:date="2025-03-31T12:11:00Z">
            <w:trPr>
              <w:trHeight w:val="372"/>
              <w:jc w:val="center"/>
            </w:trPr>
          </w:trPrChange>
        </w:trPr>
        <w:tc>
          <w:tcPr>
            <w:tcW w:w="1628" w:type="dxa"/>
            <w:tcPrChange w:id="90" w:author="윤현정 (Hyunjeong Yoon)" w:date="2025-03-31T12:11:00Z">
              <w:tcPr>
                <w:tcW w:w="1859" w:type="dxa"/>
              </w:tcPr>
            </w:tcPrChange>
          </w:tcPr>
          <w:p w14:paraId="20074305" w14:textId="4A65ED9F" w:rsidR="00684402" w:rsidRPr="004F70DE" w:rsidRDefault="00684402" w:rsidP="00A70986">
            <w:pPr>
              <w:adjustRightInd w:val="0"/>
              <w:snapToGrid w:val="0"/>
              <w:jc w:val="center"/>
              <w:rPr>
                <w:ins w:id="91" w:author="윤현정 (Hyunjeong Yoon)" w:date="2025-03-31T12:11:00Z"/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ins w:id="92" w:author="윤현정 (Hyunjeong Yoon)" w:date="2025-03-31T12:11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대리점업무</w:t>
              </w:r>
            </w:ins>
          </w:p>
        </w:tc>
        <w:tc>
          <w:tcPr>
            <w:tcW w:w="1667" w:type="dxa"/>
            <w:tcPrChange w:id="93" w:author="윤현정 (Hyunjeong Yoon)" w:date="2025-03-31T12:11:00Z">
              <w:tcPr>
                <w:tcW w:w="1859" w:type="dxa"/>
              </w:tcPr>
            </w:tcPrChange>
          </w:tcPr>
          <w:p w14:paraId="64C78D03" w14:textId="01420CFA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del w:id="94" w:author="김현주 (Hyunjoo Kim)" w:date="2025-04-02T14:36:00Z">
              <w:r w:rsidRPr="004F70DE" w:rsidDel="005A60AF"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delText>영업</w:delText>
              </w:r>
            </w:del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정보</w:t>
            </w:r>
            <w:ins w:id="95" w:author="김현주 (Hyunjoo Kim)" w:date="2025-04-02T14:37:00Z">
              <w:r w:rsidR="005A60AF"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등록</w:t>
              </w:r>
            </w:ins>
          </w:p>
        </w:tc>
        <w:tc>
          <w:tcPr>
            <w:tcW w:w="1667" w:type="dxa"/>
            <w:tcPrChange w:id="96" w:author="윤현정 (Hyunjeong Yoon)" w:date="2025-03-31T12:11:00Z">
              <w:tcPr>
                <w:tcW w:w="1859" w:type="dxa"/>
              </w:tcPr>
            </w:tcPrChange>
          </w:tcPr>
          <w:p w14:paraId="56799357" w14:textId="2E3FF235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상담/제안</w:t>
            </w:r>
          </w:p>
        </w:tc>
        <w:tc>
          <w:tcPr>
            <w:tcW w:w="1667" w:type="dxa"/>
            <w:tcPrChange w:id="97" w:author="윤현정 (Hyunjeong Yoon)" w:date="2025-03-31T12:11:00Z">
              <w:tcPr>
                <w:tcW w:w="1860" w:type="dxa"/>
              </w:tcPr>
            </w:tcPrChange>
          </w:tcPr>
          <w:p w14:paraId="111655FD" w14:textId="0E9FACD1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납품관리</w:t>
            </w:r>
          </w:p>
        </w:tc>
        <w:tc>
          <w:tcPr>
            <w:tcW w:w="2387" w:type="dxa"/>
            <w:tcPrChange w:id="98" w:author="윤현정 (Hyunjeong Yoon)" w:date="2025-03-31T12:11:00Z">
              <w:tcPr>
                <w:tcW w:w="2680" w:type="dxa"/>
              </w:tcPr>
            </w:tcPrChange>
          </w:tcPr>
          <w:p w14:paraId="20ED752C" w14:textId="1399B6CC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1구간 수수료 합계</w:t>
            </w:r>
          </w:p>
        </w:tc>
      </w:tr>
      <w:tr w:rsidR="00684402" w:rsidRPr="004F70DE" w14:paraId="442B7CEA" w14:textId="77777777" w:rsidTr="00684402">
        <w:trPr>
          <w:trHeight w:val="355"/>
          <w:jc w:val="center"/>
          <w:trPrChange w:id="99" w:author="윤현정 (Hyunjeong Yoon)" w:date="2025-03-31T12:11:00Z">
            <w:trPr>
              <w:trHeight w:val="355"/>
              <w:jc w:val="center"/>
            </w:trPr>
          </w:trPrChange>
        </w:trPr>
        <w:tc>
          <w:tcPr>
            <w:tcW w:w="1628" w:type="dxa"/>
            <w:tcPrChange w:id="100" w:author="윤현정 (Hyunjeong Yoon)" w:date="2025-03-31T12:11:00Z">
              <w:tcPr>
                <w:tcW w:w="1859" w:type="dxa"/>
              </w:tcPr>
            </w:tcPrChange>
          </w:tcPr>
          <w:p w14:paraId="71002555" w14:textId="35F90F56" w:rsidR="00684402" w:rsidRPr="004F70DE" w:rsidRDefault="00684402" w:rsidP="00A70986">
            <w:pPr>
              <w:adjustRightInd w:val="0"/>
              <w:snapToGrid w:val="0"/>
              <w:jc w:val="center"/>
              <w:rPr>
                <w:ins w:id="101" w:author="윤현정 (Hyunjeong Yoon)" w:date="2025-03-31T12:11:00Z"/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ins w:id="102" w:author="윤현정 (Hyunjeong Yoon)" w:date="2025-03-31T12:11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수수료</w:t>
              </w:r>
            </w:ins>
          </w:p>
        </w:tc>
        <w:tc>
          <w:tcPr>
            <w:tcW w:w="1667" w:type="dxa"/>
            <w:tcPrChange w:id="103" w:author="윤현정 (Hyunjeong Yoon)" w:date="2025-03-31T12:11:00Z">
              <w:tcPr>
                <w:tcW w:w="1859" w:type="dxa"/>
              </w:tcPr>
            </w:tcPrChange>
          </w:tcPr>
          <w:p w14:paraId="45A3FF0D" w14:textId="51A2E38B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3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%</w:t>
            </w:r>
          </w:p>
        </w:tc>
        <w:tc>
          <w:tcPr>
            <w:tcW w:w="1667" w:type="dxa"/>
            <w:tcPrChange w:id="104" w:author="윤현정 (Hyunjeong Yoon)" w:date="2025-03-31T12:11:00Z">
              <w:tcPr>
                <w:tcW w:w="1859" w:type="dxa"/>
              </w:tcPr>
            </w:tcPrChange>
          </w:tcPr>
          <w:p w14:paraId="3F7C8298" w14:textId="5ECD8EF9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5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%</w:t>
            </w:r>
          </w:p>
        </w:tc>
        <w:tc>
          <w:tcPr>
            <w:tcW w:w="1667" w:type="dxa"/>
            <w:tcPrChange w:id="105" w:author="윤현정 (Hyunjeong Yoon)" w:date="2025-03-31T12:11:00Z">
              <w:tcPr>
                <w:tcW w:w="1860" w:type="dxa"/>
              </w:tcPr>
            </w:tcPrChange>
          </w:tcPr>
          <w:p w14:paraId="26AAD823" w14:textId="08A55EEB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5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%</w:t>
            </w:r>
          </w:p>
        </w:tc>
        <w:tc>
          <w:tcPr>
            <w:tcW w:w="2387" w:type="dxa"/>
            <w:tcPrChange w:id="106" w:author="윤현정 (Hyunjeong Yoon)" w:date="2025-03-31T12:11:00Z">
              <w:tcPr>
                <w:tcW w:w="2680" w:type="dxa"/>
              </w:tcPr>
            </w:tcPrChange>
          </w:tcPr>
          <w:p w14:paraId="0332852B" w14:textId="278C4524" w:rsidR="00684402" w:rsidRPr="004F70DE" w:rsidRDefault="00684402" w:rsidP="00A70986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1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3%</w:t>
            </w:r>
          </w:p>
        </w:tc>
      </w:tr>
    </w:tbl>
    <w:p w14:paraId="1793A838" w14:textId="77777777" w:rsidR="00A70986" w:rsidRPr="004F70DE" w:rsidRDefault="00A70986" w:rsidP="00A70986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</w:p>
    <w:p w14:paraId="7CB6E929" w14:textId="25F15032" w:rsidR="000B2C6F" w:rsidRPr="004F70DE" w:rsidRDefault="008C5A58" w:rsidP="008315D5">
      <w:pPr>
        <w:pStyle w:val="a6"/>
        <w:numPr>
          <w:ilvl w:val="0"/>
          <w:numId w:val="3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proofErr w:type="spellStart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계약가가</w:t>
      </w:r>
      <w:proofErr w:type="spellEnd"/>
      <w:r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위탁판매 원가 미만인 경우(2구간), 위탁판매 원가의 11</w:t>
      </w:r>
      <w:r w:rsidR="000B2C6F"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%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  <w:tblPrChange w:id="107" w:author="윤현정 (Hyunjeong Yoon)" w:date="2025-03-31T12:11:00Z">
          <w:tblPr>
            <w:tblStyle w:val="af5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628"/>
        <w:gridCol w:w="1667"/>
        <w:gridCol w:w="1667"/>
        <w:gridCol w:w="1667"/>
        <w:gridCol w:w="2387"/>
        <w:tblGridChange w:id="108">
          <w:tblGrid>
            <w:gridCol w:w="1859"/>
            <w:gridCol w:w="1859"/>
            <w:gridCol w:w="1859"/>
            <w:gridCol w:w="1860"/>
            <w:gridCol w:w="2680"/>
          </w:tblGrid>
        </w:tblGridChange>
      </w:tblGrid>
      <w:tr w:rsidR="00684402" w:rsidRPr="004F70DE" w14:paraId="2A38C114" w14:textId="77777777" w:rsidTr="00684402">
        <w:trPr>
          <w:trHeight w:val="372"/>
          <w:jc w:val="center"/>
          <w:trPrChange w:id="109" w:author="윤현정 (Hyunjeong Yoon)" w:date="2025-03-31T12:11:00Z">
            <w:trPr>
              <w:trHeight w:val="372"/>
              <w:jc w:val="center"/>
            </w:trPr>
          </w:trPrChange>
        </w:trPr>
        <w:tc>
          <w:tcPr>
            <w:tcW w:w="1628" w:type="dxa"/>
            <w:tcPrChange w:id="110" w:author="윤현정 (Hyunjeong Yoon)" w:date="2025-03-31T12:11:00Z">
              <w:tcPr>
                <w:tcW w:w="1859" w:type="dxa"/>
              </w:tcPr>
            </w:tcPrChange>
          </w:tcPr>
          <w:p w14:paraId="7BC47B77" w14:textId="25001F85" w:rsidR="00684402" w:rsidRPr="004F70DE" w:rsidRDefault="00684402" w:rsidP="00684402">
            <w:pPr>
              <w:adjustRightInd w:val="0"/>
              <w:snapToGrid w:val="0"/>
              <w:jc w:val="center"/>
              <w:rPr>
                <w:ins w:id="111" w:author="윤현정 (Hyunjeong Yoon)" w:date="2025-03-31T12:11:00Z"/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ins w:id="112" w:author="윤현정 (Hyunjeong Yoon)" w:date="2025-03-31T12:11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대리점업무</w:t>
              </w:r>
            </w:ins>
          </w:p>
        </w:tc>
        <w:tc>
          <w:tcPr>
            <w:tcW w:w="1667" w:type="dxa"/>
            <w:tcPrChange w:id="113" w:author="윤현정 (Hyunjeong Yoon)" w:date="2025-03-31T12:11:00Z">
              <w:tcPr>
                <w:tcW w:w="1859" w:type="dxa"/>
              </w:tcPr>
            </w:tcPrChange>
          </w:tcPr>
          <w:p w14:paraId="21AFB002" w14:textId="5A382A01" w:rsidR="00684402" w:rsidRPr="004F70DE" w:rsidRDefault="005A60AF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ins w:id="114" w:author="김현주 (Hyunjoo Kim)" w:date="2025-04-02T14:37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정보등록</w:t>
              </w:r>
            </w:ins>
            <w:del w:id="115" w:author="김현주 (Hyunjoo Kim)" w:date="2025-04-02T14:37:00Z">
              <w:r w:rsidR="00684402" w:rsidRPr="004F70DE" w:rsidDel="005A60AF"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delText>영업정보</w:delText>
              </w:r>
            </w:del>
          </w:p>
        </w:tc>
        <w:tc>
          <w:tcPr>
            <w:tcW w:w="1667" w:type="dxa"/>
            <w:tcPrChange w:id="116" w:author="윤현정 (Hyunjeong Yoon)" w:date="2025-03-31T12:11:00Z">
              <w:tcPr>
                <w:tcW w:w="1859" w:type="dxa"/>
              </w:tcPr>
            </w:tcPrChange>
          </w:tcPr>
          <w:p w14:paraId="6C0003AE" w14:textId="77777777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상담/제안</w:t>
            </w:r>
          </w:p>
        </w:tc>
        <w:tc>
          <w:tcPr>
            <w:tcW w:w="1667" w:type="dxa"/>
            <w:tcPrChange w:id="117" w:author="윤현정 (Hyunjeong Yoon)" w:date="2025-03-31T12:11:00Z">
              <w:tcPr>
                <w:tcW w:w="1860" w:type="dxa"/>
              </w:tcPr>
            </w:tcPrChange>
          </w:tcPr>
          <w:p w14:paraId="579A2AF0" w14:textId="77777777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납품관리</w:t>
            </w:r>
          </w:p>
        </w:tc>
        <w:tc>
          <w:tcPr>
            <w:tcW w:w="2387" w:type="dxa"/>
            <w:tcPrChange w:id="118" w:author="윤현정 (Hyunjeong Yoon)" w:date="2025-03-31T12:11:00Z">
              <w:tcPr>
                <w:tcW w:w="2680" w:type="dxa"/>
              </w:tcPr>
            </w:tcPrChange>
          </w:tcPr>
          <w:p w14:paraId="506E156C" w14:textId="0FBF9C50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2구간 수수료 합계</w:t>
            </w:r>
          </w:p>
        </w:tc>
      </w:tr>
      <w:tr w:rsidR="00684402" w:rsidRPr="004F70DE" w14:paraId="4F439905" w14:textId="77777777" w:rsidTr="00684402">
        <w:trPr>
          <w:trHeight w:val="355"/>
          <w:jc w:val="center"/>
          <w:trPrChange w:id="119" w:author="윤현정 (Hyunjeong Yoon)" w:date="2025-03-31T12:11:00Z">
            <w:trPr>
              <w:trHeight w:val="355"/>
              <w:jc w:val="center"/>
            </w:trPr>
          </w:trPrChange>
        </w:trPr>
        <w:tc>
          <w:tcPr>
            <w:tcW w:w="1628" w:type="dxa"/>
            <w:tcPrChange w:id="120" w:author="윤현정 (Hyunjeong Yoon)" w:date="2025-03-31T12:11:00Z">
              <w:tcPr>
                <w:tcW w:w="1859" w:type="dxa"/>
              </w:tcPr>
            </w:tcPrChange>
          </w:tcPr>
          <w:p w14:paraId="0BCB7396" w14:textId="34966424" w:rsidR="00684402" w:rsidRPr="004F70DE" w:rsidRDefault="00684402" w:rsidP="00684402">
            <w:pPr>
              <w:adjustRightInd w:val="0"/>
              <w:snapToGrid w:val="0"/>
              <w:jc w:val="center"/>
              <w:rPr>
                <w:ins w:id="121" w:author="윤현정 (Hyunjeong Yoon)" w:date="2025-03-31T12:11:00Z"/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ins w:id="122" w:author="윤현정 (Hyunjeong Yoon)" w:date="2025-03-31T12:11:00Z">
              <w:r>
                <w:rPr>
                  <w:rFonts w:ascii="Noto Sans CJK KR Regular" w:eastAsia="Noto Sans CJK KR Regular" w:hAnsi="Noto Sans CJK KR Regular" w:hint="eastAsia"/>
                  <w:color w:val="000000" w:themeColor="text1"/>
                  <w:kern w:val="0"/>
                  <w:szCs w:val="20"/>
                  <w:highlight w:val="yellow"/>
                </w:rPr>
                <w:t>수수료</w:t>
              </w:r>
            </w:ins>
          </w:p>
        </w:tc>
        <w:tc>
          <w:tcPr>
            <w:tcW w:w="1667" w:type="dxa"/>
            <w:tcPrChange w:id="123" w:author="윤현정 (Hyunjeong Yoon)" w:date="2025-03-31T12:11:00Z">
              <w:tcPr>
                <w:tcW w:w="1859" w:type="dxa"/>
              </w:tcPr>
            </w:tcPrChange>
          </w:tcPr>
          <w:p w14:paraId="5E53E4DF" w14:textId="3BC19059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3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%</w:t>
            </w:r>
          </w:p>
        </w:tc>
        <w:tc>
          <w:tcPr>
            <w:tcW w:w="1667" w:type="dxa"/>
            <w:tcPrChange w:id="124" w:author="윤현정 (Hyunjeong Yoon)" w:date="2025-03-31T12:11:00Z">
              <w:tcPr>
                <w:tcW w:w="1859" w:type="dxa"/>
              </w:tcPr>
            </w:tcPrChange>
          </w:tcPr>
          <w:p w14:paraId="53801939" w14:textId="41EE1102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3%</w:t>
            </w:r>
          </w:p>
        </w:tc>
        <w:tc>
          <w:tcPr>
            <w:tcW w:w="1667" w:type="dxa"/>
            <w:tcPrChange w:id="125" w:author="윤현정 (Hyunjeong Yoon)" w:date="2025-03-31T12:11:00Z">
              <w:tcPr>
                <w:tcW w:w="1860" w:type="dxa"/>
              </w:tcPr>
            </w:tcPrChange>
          </w:tcPr>
          <w:p w14:paraId="74549438" w14:textId="77777777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5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%</w:t>
            </w:r>
          </w:p>
        </w:tc>
        <w:tc>
          <w:tcPr>
            <w:tcW w:w="2387" w:type="dxa"/>
            <w:tcPrChange w:id="126" w:author="윤현정 (Hyunjeong Yoon)" w:date="2025-03-31T12:11:00Z">
              <w:tcPr>
                <w:tcW w:w="2680" w:type="dxa"/>
              </w:tcPr>
            </w:tcPrChange>
          </w:tcPr>
          <w:p w14:paraId="6BC7137D" w14:textId="19FF9C97" w:rsidR="00684402" w:rsidRPr="004F70DE" w:rsidRDefault="00684402" w:rsidP="00684402">
            <w:pPr>
              <w:adjustRightInd w:val="0"/>
              <w:snapToGrid w:val="0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</w:pPr>
            <w:r w:rsidRPr="004F70DE">
              <w:rPr>
                <w:rFonts w:ascii="Noto Sans CJK KR Regular" w:eastAsia="Noto Sans CJK KR Regular" w:hAnsi="Noto Sans CJK KR Regular" w:hint="eastAsia"/>
                <w:color w:val="000000" w:themeColor="text1"/>
                <w:kern w:val="0"/>
                <w:szCs w:val="20"/>
                <w:highlight w:val="yellow"/>
              </w:rPr>
              <w:t>1</w:t>
            </w:r>
            <w:r w:rsidRPr="004F70DE">
              <w:rPr>
                <w:rFonts w:ascii="Noto Sans CJK KR Regular" w:eastAsia="Noto Sans CJK KR Regular" w:hAnsi="Noto Sans CJK KR Regular"/>
                <w:color w:val="000000" w:themeColor="text1"/>
                <w:kern w:val="0"/>
                <w:szCs w:val="20"/>
                <w:highlight w:val="yellow"/>
              </w:rPr>
              <w:t>1%</w:t>
            </w:r>
          </w:p>
        </w:tc>
      </w:tr>
    </w:tbl>
    <w:p w14:paraId="57A2409B" w14:textId="50241400" w:rsidR="000B2C6F" w:rsidRPr="00C61134" w:rsidRDefault="00684402" w:rsidP="008315D5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proofErr w:type="spellStart"/>
      <w:ins w:id="127" w:author="윤현정 (Hyunjeong Yoon)" w:date="2025-03-31T12:15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본조</w:t>
        </w:r>
        <w:proofErr w:type="spellEnd"/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>1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항의 대리점업</w:t>
        </w:r>
      </w:ins>
      <w:ins w:id="128" w:author="윤현정 (Hyunjeong Yoon)" w:date="2025-03-31T12:16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무는 다음 각호의 업무를</w:t>
        </w:r>
      </w:ins>
      <w:ins w:id="129" w:author="윤현정 (Hyunjeong Yoon)" w:date="2025-04-01T10:28:00Z">
        <w:r w:rsidR="00165EE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r w:rsidR="00165EE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말한다.</w:t>
        </w:r>
        <w:r w:rsidR="00165EE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ins w:id="130" w:author="윤현정 (Hyunjeong Yoon)" w:date="2025-03-31T12:15:00Z"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br/>
        </w:r>
      </w:ins>
      <w:ins w:id="131" w:author="윤현정 (Hyunjeong Yoon)" w:date="2025-03-31T12:16:00Z"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1. </w:t>
        </w:r>
      </w:ins>
      <w:r w:rsidR="008C5A58"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"</w:t>
      </w:r>
      <w:ins w:id="132" w:author="김현주 (Hyunjoo Kim)" w:date="2025-04-02T14:37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정보등록</w:t>
        </w:r>
      </w:ins>
      <w:del w:id="133" w:author="김현주 (Hyunjoo Kim)" w:date="2025-04-02T14:37:00Z">
        <w:r w:rsidR="008C5A58" w:rsidRPr="004F70DE" w:rsidDel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영업정보</w:delText>
        </w:r>
      </w:del>
      <w:r w:rsidR="008C5A58" w:rsidRPr="004F70DE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"에 해당하는 행위는 아래와 </w:t>
      </w:r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같다.</w:t>
      </w:r>
    </w:p>
    <w:p w14:paraId="55666FFB" w14:textId="78FFD02C" w:rsidR="008C5A58" w:rsidRPr="00C61134" w:rsidRDefault="00684402">
      <w:pPr>
        <w:pStyle w:val="a6"/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34" w:author="윤현정 (Hyunjeong Yoon)" w:date="2025-03-31T12:16:00Z">
          <w:pPr>
            <w:pStyle w:val="a6"/>
            <w:numPr>
              <w:numId w:val="36"/>
            </w:numPr>
            <w:adjustRightInd w:val="0"/>
            <w:snapToGrid w:val="0"/>
            <w:ind w:leftChars="0" w:hanging="400"/>
            <w:jc w:val="left"/>
          </w:pPr>
        </w:pPrChange>
      </w:pPr>
      <w:ins w:id="135" w:author="윤현정 (Hyunjeong Yoon)" w:date="2025-03-31T12:16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-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r w:rsidR="00A70986"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대리점이 발굴한 고객정보를 </w:t>
      </w:r>
      <w:proofErr w:type="spellStart"/>
      <w:proofErr w:type="gramStart"/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커넥트플러스</w:t>
      </w:r>
      <w:r w:rsidR="002F787D"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에</w:t>
      </w:r>
      <w:proofErr w:type="spellEnd"/>
      <w:r w:rsidR="00A70986"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 xml:space="preserve"> </w:t>
      </w:r>
      <w:ins w:id="136" w:author="김현주 (Hyunjoo Kim)" w:date="2025-04-02T14:37:00Z">
        <w:r w:rsidR="005A60AF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자발적으로</w:t>
        </w:r>
        <w:proofErr w:type="gramEnd"/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</w:t>
        </w:r>
      </w:ins>
      <w:r w:rsidR="002F787D"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등록</w:t>
      </w:r>
      <w:ins w:id="137" w:author="김현주 (Hyunjoo Kim)" w:date="2025-04-02T14:37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하는 행위</w:t>
        </w:r>
      </w:ins>
    </w:p>
    <w:p w14:paraId="55E2D7F5" w14:textId="364FA0D1" w:rsidR="008C5A58" w:rsidRPr="00C61134" w:rsidRDefault="00684402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38" w:author="윤현정 (Hyunjeong Yoon)" w:date="2025-03-31T12:16:00Z">
          <w:pPr>
            <w:pStyle w:val="a6"/>
            <w:numPr>
              <w:numId w:val="34"/>
            </w:numPr>
            <w:adjustRightInd w:val="0"/>
            <w:snapToGrid w:val="0"/>
            <w:ind w:leftChars="0" w:left="400" w:hanging="400"/>
            <w:jc w:val="left"/>
          </w:pPr>
        </w:pPrChange>
      </w:pPr>
      <w:ins w:id="139" w:author="윤현정 (Hyunjeong Yoon)" w:date="2025-03-31T12:16:00Z"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2. </w:t>
        </w:r>
      </w:ins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"상담/제안"에 해당하는 행위는 </w:t>
      </w:r>
      <w:ins w:id="140" w:author="윤현정 (Hyunjeong Yoon)" w:date="2025-03-31T12:17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아래 두</w:t>
        </w:r>
      </w:ins>
      <w:ins w:id="141" w:author="윤현정 (Hyunjeong Yoon)" w:date="2025-03-31T12:18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업무</w:t>
        </w:r>
      </w:ins>
      <w:ins w:id="142" w:author="윤현정 (Hyunjeong Yoon)" w:date="2025-03-31T12:17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를 모두 수행한 경우를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말한다.</w:t>
        </w:r>
      </w:ins>
      <w:del w:id="143" w:author="윤현정 (Hyunjeong Yoon)" w:date="2025-03-31T12:17:00Z">
        <w:r w:rsidR="008C5A58" w:rsidRPr="00C61134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아래와 같다.</w:delText>
        </w:r>
      </w:del>
    </w:p>
    <w:p w14:paraId="2B47B43A" w14:textId="43E5EAAA" w:rsidR="000B2C6F" w:rsidRPr="00C61134" w:rsidRDefault="00684402">
      <w:pPr>
        <w:pStyle w:val="a6"/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44" w:author="윤현정 (Hyunjeong Yoon)" w:date="2025-03-31T12:16:00Z">
          <w:pPr>
            <w:pStyle w:val="a6"/>
            <w:numPr>
              <w:numId w:val="37"/>
            </w:numPr>
            <w:adjustRightInd w:val="0"/>
            <w:snapToGrid w:val="0"/>
            <w:ind w:leftChars="0" w:hanging="400"/>
            <w:jc w:val="left"/>
          </w:pPr>
        </w:pPrChange>
      </w:pPr>
      <w:ins w:id="145" w:author="윤현정 (Hyunjeong Yoon)" w:date="2025-03-31T12:16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-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proofErr w:type="spellStart"/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커넥트플러</w:t>
      </w:r>
      <w:r w:rsidR="002F787D"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스를</w:t>
      </w:r>
      <w:proofErr w:type="spellEnd"/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통해 견적 및 수주등록 진행</w:t>
      </w:r>
    </w:p>
    <w:p w14:paraId="2BAE8940" w14:textId="4CAE347C" w:rsidR="008C5A58" w:rsidRPr="00C61134" w:rsidRDefault="00684402">
      <w:pPr>
        <w:pStyle w:val="a6"/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46" w:author="윤현정 (Hyunjeong Yoon)" w:date="2025-03-31T12:16:00Z">
          <w:pPr>
            <w:pStyle w:val="a6"/>
            <w:numPr>
              <w:numId w:val="37"/>
            </w:numPr>
            <w:adjustRightInd w:val="0"/>
            <w:snapToGrid w:val="0"/>
            <w:ind w:leftChars="0" w:hanging="400"/>
            <w:jc w:val="left"/>
          </w:pPr>
        </w:pPrChange>
      </w:pPr>
      <w:ins w:id="147" w:author="윤현정 (Hyunjeong Yoon)" w:date="2025-03-31T12:16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-</w:t>
        </w:r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고객의 요구사항으로 주문품 의뢰가 필요한 경우, 주문품 의뢰 및 견적요청</w:t>
      </w:r>
    </w:p>
    <w:p w14:paraId="1AF25B88" w14:textId="4D6B5971" w:rsidR="000B2C6F" w:rsidRPr="00C61134" w:rsidRDefault="00684402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48" w:author="윤현정 (Hyunjeong Yoon)" w:date="2025-03-31T12:17:00Z">
          <w:pPr>
            <w:pStyle w:val="a6"/>
            <w:numPr>
              <w:numId w:val="34"/>
            </w:numPr>
            <w:adjustRightInd w:val="0"/>
            <w:snapToGrid w:val="0"/>
            <w:ind w:leftChars="0" w:left="400" w:hanging="400"/>
            <w:jc w:val="left"/>
          </w:pPr>
        </w:pPrChange>
      </w:pPr>
      <w:ins w:id="149" w:author="윤현정 (Hyunjeong Yoon)" w:date="2025-03-31T12:17:00Z"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3. </w:t>
        </w:r>
      </w:ins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"납품관리"에 해당하는 행위는 아래</w:t>
      </w:r>
      <w:ins w:id="150" w:author="윤현정 (Hyunjeong Yoon)" w:date="2025-03-31T12:17:00Z">
        <w:r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 xml:space="preserve"> 두업무를 모두 수행한 경우를 말한다.</w:t>
        </w:r>
        <w:bookmarkStart w:id="151" w:name="_GoBack"/>
        <w:bookmarkEnd w:id="151"/>
        <w:r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 xml:space="preserve"> </w:t>
        </w:r>
      </w:ins>
      <w:del w:id="152" w:author="윤현정 (Hyunjeong Yoon)" w:date="2025-03-31T12:17:00Z">
        <w:r w:rsidR="008C5A58" w:rsidRPr="00C61134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와 같다</w:delText>
        </w:r>
      </w:del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.</w:t>
      </w:r>
    </w:p>
    <w:p w14:paraId="01A85A83" w14:textId="77777777" w:rsidR="000B2C6F" w:rsidRPr="00C61134" w:rsidRDefault="008C5A58">
      <w:pPr>
        <w:pStyle w:val="a6"/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53" w:author="윤현정 (Hyunjeong Yoon)" w:date="2025-03-31T12:17:00Z">
          <w:pPr>
            <w:pStyle w:val="a6"/>
            <w:numPr>
              <w:numId w:val="38"/>
            </w:numPr>
            <w:adjustRightInd w:val="0"/>
            <w:snapToGrid w:val="0"/>
            <w:ind w:leftChars="0" w:hanging="400"/>
            <w:jc w:val="left"/>
          </w:pPr>
        </w:pPrChange>
      </w:pPr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제품 출고 전 발주확인서 고객사 발송 및 확인 완료</w:t>
      </w:r>
    </w:p>
    <w:p w14:paraId="009B8FC4" w14:textId="38A03589" w:rsidR="008C5A58" w:rsidRPr="00C61134" w:rsidRDefault="008C5A58">
      <w:pPr>
        <w:pStyle w:val="a6"/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pPrChange w:id="154" w:author="윤현정 (Hyunjeong Yoon)" w:date="2025-03-31T12:17:00Z">
          <w:pPr>
            <w:pStyle w:val="a6"/>
            <w:numPr>
              <w:numId w:val="38"/>
            </w:numPr>
            <w:adjustRightInd w:val="0"/>
            <w:snapToGrid w:val="0"/>
            <w:ind w:leftChars="0" w:hanging="400"/>
            <w:jc w:val="left"/>
          </w:pPr>
        </w:pPrChange>
      </w:pPr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제품 납품 후 검수확인서 고객사 발송 및 확인 완료</w:t>
      </w:r>
    </w:p>
    <w:p w14:paraId="054CA465" w14:textId="77777777" w:rsidR="000B2C6F" w:rsidRPr="00C61134" w:rsidRDefault="008C5A58" w:rsidP="008315D5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제1항의 경우 외 별도수수료 조정이 필요한 경우에는 상호 합의하에 별도수수료를 책정 및 지급할 수 있다.</w:t>
      </w:r>
    </w:p>
    <w:p w14:paraId="660B9443" w14:textId="77777777" w:rsidR="000B2C6F" w:rsidRPr="00C61134" w:rsidRDefault="008C5A58" w:rsidP="008315D5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대리점은 원칙적으로 위탁판매 원가 이상(1구간)으로 판매가격을 정하여 고객에게 가격제안을 하여야 한다.</w:t>
      </w:r>
    </w:p>
    <w:p w14:paraId="1611DBA3" w14:textId="045C5614" w:rsidR="000B2C6F" w:rsidRPr="00C61134" w:rsidRDefault="000B2C6F" w:rsidP="008315D5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proofErr w:type="spellStart"/>
      <w:r w:rsidRPr="00C61134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  <w:highlight w:val="yellow"/>
        </w:rPr>
        <w:t>본</w:t>
      </w:r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조</w:t>
      </w:r>
      <w:proofErr w:type="spellEnd"/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</w:t>
      </w:r>
      <w:ins w:id="155" w:author="윤현정 (Hyunjeong Yoon)" w:date="2025-03-31T12:18:00Z">
        <w:r w:rsidR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>4</w:t>
        </w:r>
      </w:ins>
      <w:del w:id="156" w:author="윤현정 (Hyunjeong Yoon)" w:date="2025-03-31T12:18:00Z">
        <w:r w:rsidR="002F787D" w:rsidRPr="00C61134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6</w:delText>
        </w:r>
      </w:del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항에도 불구하고 대리점은 공급업자의 사전승인을 받</w:t>
      </w:r>
      <w:ins w:id="157" w:author="윤현정 (Hyunjeong Yoon)" w:date="2025-03-31T12:18:00Z">
        <w:r w:rsidR="00684402">
          <w:rPr>
            <w:rFonts w:ascii="Noto Sans CJK KR Regular" w:eastAsia="Noto Sans CJK KR Regular" w:hAnsi="Noto Sans CJK KR Regular" w:hint="eastAsia"/>
            <w:color w:val="000000" w:themeColor="text1"/>
            <w:kern w:val="0"/>
            <w:szCs w:val="20"/>
            <w:highlight w:val="yellow"/>
          </w:rPr>
          <w:t>은 경우</w:t>
        </w:r>
      </w:ins>
      <w:del w:id="158" w:author="윤현정 (Hyunjeong Yoon)" w:date="2025-03-31T12:18:00Z">
        <w:r w:rsidR="008C5A58" w:rsidRPr="00C61134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아</w:delText>
        </w:r>
      </w:del>
      <w:r w:rsidR="008C5A58"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 xml:space="preserve"> 예외적으로 고객에게 위탁판매 원가 이하(2구간)으로 가격제안을 할 수 있다.</w:t>
      </w:r>
    </w:p>
    <w:p w14:paraId="7A8B5077" w14:textId="277CB8F9" w:rsidR="008C5A58" w:rsidRPr="00C61134" w:rsidRDefault="008C5A58" w:rsidP="008315D5">
      <w:pPr>
        <w:pStyle w:val="a6"/>
        <w:numPr>
          <w:ilvl w:val="0"/>
          <w:numId w:val="3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</w:pPr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공급업자는 판매수익률 및 영업적 필요성 등을 고려하여 제</w:t>
      </w:r>
      <w:ins w:id="159" w:author="윤현정 (Hyunjeong Yoon)" w:date="2025-03-31T12:18:00Z">
        <w:r w:rsidR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t>5</w:t>
        </w:r>
      </w:ins>
      <w:del w:id="160" w:author="윤현정 (Hyunjeong Yoon)" w:date="2025-03-31T12:18:00Z">
        <w:r w:rsidR="000B2C6F" w:rsidRPr="00C61134" w:rsidDel="00684402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  <w:highlight w:val="yellow"/>
          </w:rPr>
          <w:delText>9</w:delText>
        </w:r>
      </w:del>
      <w:r w:rsidRPr="00C61134">
        <w:rPr>
          <w:rFonts w:ascii="Noto Sans CJK KR Regular" w:eastAsia="Noto Sans CJK KR Regular" w:hAnsi="Noto Sans CJK KR Regular"/>
          <w:color w:val="000000" w:themeColor="text1"/>
          <w:kern w:val="0"/>
          <w:szCs w:val="20"/>
          <w:highlight w:val="yellow"/>
        </w:rPr>
        <w:t>항의 승인요청을 거절할 수 있다.</w:t>
      </w:r>
    </w:p>
    <w:p w14:paraId="14C2AF47" w14:textId="2F475E31" w:rsidR="00380EF2" w:rsidRPr="000B2C6F" w:rsidRDefault="00380EF2" w:rsidP="00532107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</w:p>
    <w:p w14:paraId="63BAF865" w14:textId="14F7D8AB" w:rsidR="001B395B" w:rsidRPr="00F5605F" w:rsidRDefault="001B395B" w:rsidP="001B395B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F06D5E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5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추가수수료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16D82DB6" w14:textId="5D40069A" w:rsidR="001B395B" w:rsidRPr="00F5605F" w:rsidRDefault="003371D4" w:rsidP="00D03092">
      <w:pPr>
        <w:pStyle w:val="a6"/>
        <w:numPr>
          <w:ilvl w:val="0"/>
          <w:numId w:val="2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위탁판매의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대가로서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판매한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상품의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계약금액과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위탁판매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원가의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차액을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다음 </w:t>
      </w:r>
      <w:r w:rsidR="00253FF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각호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와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같이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추가수수료로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1B395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지급</w:t>
      </w:r>
      <w:r w:rsidR="00EE064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하거나</w:t>
      </w:r>
      <w:r w:rsidR="00EE064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="00895993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="00292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조 </w:t>
      </w:r>
      <w:r w:rsidR="00EE064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기본수수료에서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차감한다.</w:t>
      </w:r>
    </w:p>
    <w:p w14:paraId="7E5E4B9F" w14:textId="17C2D104" w:rsidR="001B395B" w:rsidRPr="00F5605F" w:rsidRDefault="001B395B" w:rsidP="00D03092">
      <w:pPr>
        <w:pStyle w:val="a6"/>
        <w:numPr>
          <w:ilvl w:val="0"/>
          <w:numId w:val="10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계약가가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471DF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위탁판매 원가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이상일 경우(1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),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계약가와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471DF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위탁판매 원가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 차액 지급</w:t>
      </w:r>
    </w:p>
    <w:p w14:paraId="3C74A03D" w14:textId="56956E58" w:rsidR="00B153C6" w:rsidRPr="00F5605F" w:rsidRDefault="001B395B" w:rsidP="00D03092">
      <w:pPr>
        <w:pStyle w:val="a6"/>
        <w:numPr>
          <w:ilvl w:val="0"/>
          <w:numId w:val="10"/>
        </w:numPr>
        <w:adjustRightInd w:val="0"/>
        <w:snapToGrid w:val="0"/>
        <w:ind w:leftChars="0"/>
        <w:rPr>
          <w:rFonts w:ascii="Noto Sans CJK KR Regular" w:eastAsia="Noto Sans CJK KR Regular" w:hAnsi="Noto Sans CJK KR Regular"/>
          <w:color w:val="000000" w:themeColor="text1"/>
          <w:szCs w:val="20"/>
        </w:rPr>
      </w:pP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계약가가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471DF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위탁판매 원가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미만일 경우(2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),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계약가와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471DF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위탁판매 원가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차액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차감</w:t>
      </w:r>
    </w:p>
    <w:p w14:paraId="6A34307A" w14:textId="6574F3CD" w:rsidR="008E0559" w:rsidRPr="00BA7BE2" w:rsidRDefault="008E0559" w:rsidP="008E0559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</w:pP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→ 제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5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조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 xml:space="preserve"> (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  <w:highlight w:val="yellow"/>
        </w:rPr>
        <w:t>추가수수료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  <w:highlight w:val="yellow"/>
        </w:rPr>
        <w:t>)</w:t>
      </w:r>
    </w:p>
    <w:p w14:paraId="476A5308" w14:textId="5743FADC" w:rsidR="002928FB" w:rsidRPr="00BA7BE2" w:rsidRDefault="008E0559" w:rsidP="00BA7BE2">
      <w:pPr>
        <w:pStyle w:val="a6"/>
        <w:adjustRightInd w:val="0"/>
        <w:snapToGrid w:val="0"/>
        <w:ind w:leftChars="0" w:left="360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공급업자는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위탁판매의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대가로서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대리점이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판매한 상품의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계약금액과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위탁판매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원가의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차액을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다음 각호와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같이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추가수수료로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지급하거나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제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>11</w:t>
      </w:r>
      <w:r w:rsidRPr="00BA7BE2">
        <w:rPr>
          <w:rFonts w:ascii="Noto Sans CJK KR Regular" w:eastAsia="Noto Sans CJK KR Regular" w:hAnsi="Noto Sans CJK KR Regular" w:hint="eastAsia"/>
          <w:b/>
          <w:color w:val="000000" w:themeColor="text1"/>
          <w:szCs w:val="20"/>
          <w:highlight w:val="yellow"/>
        </w:rPr>
        <w:t>조 수수료에서</w:t>
      </w:r>
      <w:r w:rsidRPr="00BA7BE2">
        <w:rPr>
          <w:rFonts w:ascii="Noto Sans CJK KR Regular" w:eastAsia="Noto Sans CJK KR Regular" w:hAnsi="Noto Sans CJK KR Regular"/>
          <w:b/>
          <w:color w:val="000000" w:themeColor="text1"/>
          <w:szCs w:val="20"/>
          <w:highlight w:val="yellow"/>
        </w:rPr>
        <w:t xml:space="preserve"> 차감한다.</w:t>
      </w:r>
    </w:p>
    <w:p w14:paraId="379941FC" w14:textId="77777777" w:rsidR="008E0559" w:rsidRPr="00F5605F" w:rsidRDefault="008E0559" w:rsidP="002928FB">
      <w:pPr>
        <w:adjustRightInd w:val="0"/>
        <w:snapToGrid w:val="0"/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6177CC72" w14:textId="40F29402" w:rsidR="002928FB" w:rsidRPr="000B2C6F" w:rsidRDefault="002928FB" w:rsidP="002928FB">
      <w:pPr>
        <w:adjustRightInd w:val="0"/>
        <w:snapToGrid w:val="0"/>
        <w:rPr>
          <w:rFonts w:ascii="Noto Sans CJK KR Regular" w:eastAsia="Noto Sans CJK KR Regular" w:hAnsi="Noto Sans CJK KR Regular"/>
          <w:b/>
          <w:szCs w:val="20"/>
        </w:rPr>
      </w:pPr>
      <w:r w:rsidRPr="000B2C6F">
        <w:rPr>
          <w:rFonts w:ascii="Noto Sans CJK KR Regular" w:eastAsia="Noto Sans CJK KR Regular" w:hAnsi="Noto Sans CJK KR Regular" w:hint="eastAsia"/>
          <w:b/>
          <w:szCs w:val="20"/>
        </w:rPr>
        <w:t>제</w:t>
      </w:r>
      <w:r w:rsidRPr="000B2C6F">
        <w:rPr>
          <w:rFonts w:ascii="Noto Sans CJK KR Regular" w:eastAsia="Noto Sans CJK KR Regular" w:hAnsi="Noto Sans CJK KR Regular"/>
          <w:b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szCs w:val="20"/>
        </w:rPr>
        <w:t>6</w:t>
      </w:r>
      <w:r w:rsidRPr="000B2C6F">
        <w:rPr>
          <w:rFonts w:ascii="Noto Sans CJK KR Regular" w:eastAsia="Noto Sans CJK KR Regular" w:hAnsi="Noto Sans CJK KR Regular" w:hint="eastAsia"/>
          <w:b/>
          <w:szCs w:val="20"/>
        </w:rPr>
        <w:t xml:space="preserve">조 </w:t>
      </w:r>
      <w:r w:rsidRPr="000B2C6F">
        <w:rPr>
          <w:rFonts w:ascii="Noto Sans CJK KR Regular" w:eastAsia="Noto Sans CJK KR Regular" w:hAnsi="Noto Sans CJK KR Regular"/>
          <w:b/>
          <w:szCs w:val="20"/>
        </w:rPr>
        <w:t>(</w:t>
      </w:r>
      <w:r w:rsidRPr="000B2C6F">
        <w:rPr>
          <w:rFonts w:ascii="Noto Sans CJK KR Regular" w:eastAsia="Noto Sans CJK KR Regular" w:hAnsi="Noto Sans CJK KR Regular" w:hint="eastAsia"/>
          <w:b/>
          <w:szCs w:val="20"/>
        </w:rPr>
        <w:t>수수료의 지급 시기)</w:t>
      </w:r>
    </w:p>
    <w:p w14:paraId="7895AAAB" w14:textId="69020652" w:rsidR="002928FB" w:rsidRPr="000B2C6F" w:rsidRDefault="00B40B3B" w:rsidP="002928FB">
      <w:pPr>
        <w:adjustRightInd w:val="0"/>
        <w:snapToGrid w:val="0"/>
        <w:rPr>
          <w:rFonts w:ascii="Noto Sans CJK KR Regular" w:eastAsia="Noto Sans CJK KR Regular" w:hAnsi="Noto Sans CJK KR Regular"/>
          <w:szCs w:val="20"/>
        </w:rPr>
      </w:pPr>
      <w:r w:rsidRPr="000B2C6F">
        <w:rPr>
          <w:rFonts w:ascii="맑은 고딕" w:eastAsia="맑은 고딕" w:hAnsi="맑은 고딕" w:hint="eastAsia"/>
          <w:kern w:val="0"/>
          <w:szCs w:val="20"/>
        </w:rPr>
        <w:t>①</w:t>
      </w:r>
      <w:r w:rsidRPr="000B2C6F">
        <w:rPr>
          <w:rFonts w:ascii="Noto Sans CJK KR Regular" w:eastAsia="Noto Sans CJK KR Regular" w:hAnsi="Noto Sans CJK KR Regular" w:hint="eastAsia"/>
          <w:kern w:val="0"/>
          <w:szCs w:val="20"/>
        </w:rPr>
        <w:t xml:space="preserve"> </w:t>
      </w:r>
      <w:r w:rsidR="004620A1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수수료는</w:t>
      </w:r>
      <w:r w:rsidR="004620A1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="002928FB" w:rsidRPr="000B2C6F">
        <w:rPr>
          <w:rFonts w:ascii="Noto Sans CJK KR Regular" w:eastAsia="Noto Sans CJK KR Regular" w:hAnsi="Noto Sans CJK KR Regular" w:hint="eastAsia"/>
          <w:kern w:val="0"/>
          <w:szCs w:val="20"/>
        </w:rPr>
        <w:t>고객유형에</w:t>
      </w:r>
      <w:r w:rsidR="002928FB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따라 아래와 같</w:t>
      </w:r>
      <w:r w:rsidR="004620A1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이 지급한다</w:t>
      </w:r>
      <w:r w:rsidR="002928FB" w:rsidRPr="000B2C6F">
        <w:rPr>
          <w:rFonts w:ascii="Noto Sans CJK KR Regular" w:eastAsia="Noto Sans CJK KR Regular" w:hAnsi="Noto Sans CJK KR Regular"/>
          <w:kern w:val="0"/>
          <w:szCs w:val="20"/>
        </w:rPr>
        <w:t>.</w:t>
      </w:r>
    </w:p>
    <w:p w14:paraId="7139E1EE" w14:textId="0E746F8A" w:rsidR="00FA64DF" w:rsidRPr="000B2C6F" w:rsidRDefault="00B40B3B" w:rsidP="0033228A">
      <w:pPr>
        <w:pStyle w:val="a6"/>
        <w:adjustRightInd w:val="0"/>
        <w:snapToGrid w:val="0"/>
        <w:ind w:leftChars="0" w:left="400"/>
        <w:rPr>
          <w:rFonts w:ascii="Noto Sans CJK KR Regular" w:eastAsia="Noto Sans CJK KR Regular" w:hAnsi="Noto Sans CJK KR Regular"/>
          <w:szCs w:val="20"/>
        </w:rPr>
      </w:pPr>
      <w:r w:rsidRPr="000B2C6F">
        <w:rPr>
          <w:rFonts w:ascii="Noto Sans CJK KR Regular" w:eastAsia="Noto Sans CJK KR Regular" w:hAnsi="Noto Sans CJK KR Regular" w:hint="eastAsia"/>
          <w:kern w:val="0"/>
          <w:szCs w:val="20"/>
        </w:rPr>
        <w:t>1</w:t>
      </w:r>
      <w:r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. </w:t>
      </w:r>
      <w:proofErr w:type="gramStart"/>
      <w:r w:rsidR="00FA64DF" w:rsidRPr="000B2C6F">
        <w:rPr>
          <w:rFonts w:ascii="Noto Sans CJK KR Regular" w:eastAsia="Noto Sans CJK KR Regular" w:hAnsi="Noto Sans CJK KR Regular" w:hint="eastAsia"/>
          <w:kern w:val="0"/>
          <w:szCs w:val="20"/>
        </w:rPr>
        <w:t>개인고객</w:t>
      </w:r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:</w:t>
      </w:r>
      <w:proofErr w:type="gramEnd"/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검수 완료 후 익월 </w:t>
      </w:r>
      <w:r w:rsidR="004C0D24" w:rsidRPr="000B2C6F">
        <w:rPr>
          <w:rFonts w:ascii="Noto Sans CJK KR Regular" w:eastAsia="Noto Sans CJK KR Regular" w:hAnsi="Noto Sans CJK KR Regular"/>
          <w:kern w:val="0"/>
          <w:szCs w:val="20"/>
        </w:rPr>
        <w:t>25</w:t>
      </w:r>
      <w:r w:rsidR="00FA64DF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일</w:t>
      </w:r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이내 </w:t>
      </w:r>
      <w:r w:rsidR="00FA64DF" w:rsidRPr="000B2C6F">
        <w:rPr>
          <w:rFonts w:ascii="Noto Sans CJK KR Regular" w:eastAsia="Noto Sans CJK KR Regular" w:hAnsi="Noto Sans CJK KR Regular" w:hint="eastAsia"/>
          <w:kern w:val="0"/>
          <w:szCs w:val="20"/>
        </w:rPr>
        <w:t>현금</w:t>
      </w:r>
      <w:r w:rsidR="004D0344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="00FA64DF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지급하며</w:t>
      </w:r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, </w:t>
      </w:r>
      <w:r w:rsidR="004C0D24" w:rsidRPr="000B2C6F">
        <w:rPr>
          <w:rFonts w:ascii="Noto Sans CJK KR Regular" w:eastAsia="Noto Sans CJK KR Regular" w:hAnsi="Noto Sans CJK KR Regular"/>
          <w:kern w:val="0"/>
          <w:szCs w:val="20"/>
        </w:rPr>
        <w:t>25</w:t>
      </w:r>
      <w:r w:rsidR="00FA64DF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일이</w:t>
      </w:r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휴일인 경우</w:t>
      </w:r>
      <w:r w:rsidR="000C0831" w:rsidRPr="000B2C6F">
        <w:rPr>
          <w:rFonts w:ascii="Noto Sans CJK KR Regular" w:eastAsia="Noto Sans CJK KR Regular" w:hAnsi="Noto Sans CJK KR Regular" w:hint="eastAsia"/>
          <w:kern w:val="0"/>
          <w:szCs w:val="20"/>
        </w:rPr>
        <w:t xml:space="preserve"> </w:t>
      </w:r>
      <w:r w:rsidR="004620A1" w:rsidRPr="000B2C6F">
        <w:rPr>
          <w:rFonts w:ascii="Noto Sans CJK KR Regular" w:eastAsia="Noto Sans CJK KR Regular" w:hAnsi="Noto Sans CJK KR Regular" w:hint="eastAsia"/>
          <w:kern w:val="0"/>
          <w:szCs w:val="20"/>
        </w:rPr>
        <w:t>직전</w:t>
      </w:r>
      <w:r w:rsidR="000C0831" w:rsidRPr="000B2C6F">
        <w:rPr>
          <w:rFonts w:ascii="Noto Sans CJK KR Regular" w:eastAsia="Noto Sans CJK KR Regular" w:hAnsi="Noto Sans CJK KR Regular" w:hint="eastAsia"/>
          <w:kern w:val="0"/>
          <w:szCs w:val="20"/>
        </w:rPr>
        <w:t xml:space="preserve"> 영업일을</w:t>
      </w:r>
      <w:r w:rsidR="000A1EDE" w:rsidRPr="000B2C6F">
        <w:rPr>
          <w:rFonts w:ascii="Noto Sans CJK KR Regular" w:eastAsia="Noto Sans CJK KR Regular" w:hAnsi="Noto Sans CJK KR Regular"/>
          <w:kern w:val="0"/>
          <w:szCs w:val="20"/>
        </w:rPr>
        <w:t xml:space="preserve"> </w:t>
      </w:r>
      <w:r w:rsidR="000A1EDE" w:rsidRPr="000B2C6F">
        <w:rPr>
          <w:rFonts w:ascii="Noto Sans CJK KR Regular" w:eastAsia="Noto Sans CJK KR Regular" w:hAnsi="Noto Sans CJK KR Regular" w:hint="eastAsia"/>
          <w:kern w:val="0"/>
          <w:szCs w:val="20"/>
        </w:rPr>
        <w:t>기</w:t>
      </w:r>
      <w:r w:rsidR="00FA64DF" w:rsidRPr="000B2C6F">
        <w:rPr>
          <w:rFonts w:ascii="Noto Sans CJK KR Regular" w:eastAsia="Noto Sans CJK KR Regular" w:hAnsi="Noto Sans CJK KR Regular"/>
          <w:kern w:val="0"/>
          <w:szCs w:val="20"/>
        </w:rPr>
        <w:t>준으로 지급한다.</w:t>
      </w:r>
    </w:p>
    <w:p w14:paraId="549D5A06" w14:textId="638BAAAA" w:rsidR="00FA64DF" w:rsidRPr="00F5605F" w:rsidRDefault="00B40B3B" w:rsidP="0033228A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2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. </w:t>
      </w:r>
      <w:proofErr w:type="gramStart"/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사업자고객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:</w:t>
      </w:r>
      <w:proofErr w:type="gramEnd"/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검수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마스터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마감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완료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익월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4C0D2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25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이내 현금 지급하며, </w:t>
      </w:r>
      <w:r w:rsidR="004C0D24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25</w:t>
      </w:r>
      <w:r w:rsidR="00FA64DF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일이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휴일인 경우 </w:t>
      </w:r>
      <w:r w:rsidR="004620A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직</w:t>
      </w:r>
      <w:r w:rsidR="000F0CA1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전 영업일을</w:t>
      </w:r>
      <w:r w:rsidR="000F0CA1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A64DF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기준으로 지급한다.</w:t>
      </w:r>
    </w:p>
    <w:p w14:paraId="3C81D000" w14:textId="77777777" w:rsidR="00B40B3B" w:rsidRPr="00F5605F" w:rsidRDefault="00B40B3B" w:rsidP="001754AF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6151A430" w14:textId="65D2E387" w:rsidR="00865AA2" w:rsidRPr="00F5605F" w:rsidRDefault="00865AA2" w:rsidP="00865AA2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F06D5E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7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="0085097B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정책지원금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  <w:r w:rsidR="00895993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</w:p>
    <w:p w14:paraId="1414B95B" w14:textId="71AB5892" w:rsidR="00865AA2" w:rsidRPr="004F5149" w:rsidRDefault="003371D4" w:rsidP="00C911B3">
      <w:pPr>
        <w:pStyle w:val="a6"/>
        <w:numPr>
          <w:ilvl w:val="0"/>
          <w:numId w:val="1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865AA2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는 </w:t>
      </w:r>
      <w:r w:rsidR="00865AA2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위탁판매</w:t>
      </w:r>
      <w:r w:rsidR="00865AA2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정책의 원활한 운영을 위해 대리점에 </w:t>
      </w:r>
      <w:r w:rsidR="006D665E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</w:t>
      </w:r>
      <w:r w:rsidR="00B40B3B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책</w:t>
      </w:r>
      <w:r w:rsidR="00865AA2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지원금(이하 ‘</w:t>
      </w:r>
      <w:r w:rsidR="00865AA2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정책지원금</w:t>
      </w:r>
      <w:r w:rsidR="00865AA2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’</w:t>
      </w:r>
      <w:r w:rsidR="00895993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이라 한다</w:t>
      </w:r>
      <w:r w:rsidR="00865AA2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)을 지급할 수 있다.</w:t>
      </w:r>
    </w:p>
    <w:p w14:paraId="7A178B75" w14:textId="645340F8" w:rsidR="00865AA2" w:rsidRPr="004F5149" w:rsidRDefault="00865AA2" w:rsidP="00C911B3">
      <w:pPr>
        <w:pStyle w:val="a6"/>
        <w:numPr>
          <w:ilvl w:val="0"/>
          <w:numId w:val="11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정책지원금의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="00BD3548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지급조건ㆍ지급시기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ㆍ지급방법</w:t>
      </w:r>
      <w:proofErr w:type="spellEnd"/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등은 </w:t>
      </w:r>
      <w:bookmarkStart w:id="161" w:name="_Hlk155616509"/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[별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</w:t>
      </w:r>
      <w:r w:rsidR="00A435C3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#</w:t>
      </w:r>
      <w:r w:rsidR="00EE0646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="00F06D5E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5861E2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판매대리점</w:t>
      </w:r>
      <w:r w:rsidR="00F06D5E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E0646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약정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]</w:t>
      </w:r>
      <w:bookmarkEnd w:id="161"/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와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같다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5DD9389E" w14:textId="77777777" w:rsidR="001B395B" w:rsidRPr="00F5605F" w:rsidRDefault="001B395B" w:rsidP="001B395B">
      <w:pPr>
        <w:adjustRightInd w:val="0"/>
        <w:snapToGrid w:val="0"/>
        <w:rPr>
          <w:rFonts w:ascii="Noto Sans CJK KR Regular" w:eastAsia="Noto Sans CJK KR Regular" w:hAnsi="Noto Sans CJK KR Regular"/>
          <w:color w:val="000000" w:themeColor="text1"/>
          <w:szCs w:val="20"/>
          <w:shd w:val="pct15" w:color="auto" w:fill="FFFFFF"/>
        </w:rPr>
      </w:pPr>
    </w:p>
    <w:p w14:paraId="18921FD5" w14:textId="3ED8637A" w:rsidR="003E11A5" w:rsidRPr="00F5605F" w:rsidRDefault="001B395B" w:rsidP="001B395B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B33D2A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8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상품의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취소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및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반품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0E71A107" w14:textId="5F22C222" w:rsidR="003F4B91" w:rsidRPr="00F5605F" w:rsidRDefault="001B395B" w:rsidP="008315D5">
      <w:pPr>
        <w:pStyle w:val="a6"/>
        <w:numPr>
          <w:ilvl w:val="0"/>
          <w:numId w:val="2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strike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고객이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상품의 구매를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취소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하거나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반품을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요청하는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내부 규정에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따라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필요한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조치를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이행하여야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하며</w:t>
      </w:r>
      <w:r w:rsidR="0045312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6F233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세부</w:t>
      </w:r>
      <w:r w:rsidR="006F233E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내용은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6F233E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공식 홈페이지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 공지하고</w:t>
      </w:r>
      <w:r w:rsid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3C298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있는</w:t>
      </w:r>
      <w:r w:rsidR="003C2982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267EC5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반품 및 </w:t>
      </w:r>
      <w:r w:rsidR="00267EC5">
        <w:rPr>
          <w:rFonts w:ascii="Noto Sans CJK KR Regular" w:eastAsia="Noto Sans CJK KR Regular" w:hAnsi="Noto Sans CJK KR Regular"/>
          <w:color w:val="000000" w:themeColor="text1"/>
          <w:szCs w:val="20"/>
        </w:rPr>
        <w:t>A/S</w:t>
      </w:r>
      <w:r w:rsidR="00267EC5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규정 </w:t>
      </w:r>
      <w:r w:rsidR="0089599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기준에 따른다</w:t>
      </w:r>
      <w:r w:rsidR="003F4B9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. </w:t>
      </w:r>
    </w:p>
    <w:p w14:paraId="3428C165" w14:textId="2A1008D5" w:rsidR="000E0ADC" w:rsidRPr="00F5605F" w:rsidRDefault="008C23FA" w:rsidP="008315D5">
      <w:pPr>
        <w:pStyle w:val="a6"/>
        <w:numPr>
          <w:ilvl w:val="0"/>
          <w:numId w:val="2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상품의 취소 및 반품으로 인해 발생된 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비용은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고객에게 청구하는 것을 원칙으로 한다.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77B14CC9" w14:textId="7CAA8C79" w:rsidR="001B395B" w:rsidRPr="00F5605F" w:rsidRDefault="001B395B" w:rsidP="008315D5">
      <w:pPr>
        <w:pStyle w:val="a6"/>
        <w:numPr>
          <w:ilvl w:val="0"/>
          <w:numId w:val="2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대리점의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귀책으로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인해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발생한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취소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및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반품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비용의 경우,</w:t>
      </w:r>
      <w:r w:rsidR="00EB3A85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공급업자는 이를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대리점에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게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B3A85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청구할</w:t>
      </w:r>
      <w:r w:rsidR="00976A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A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="00976A1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A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</w:t>
      </w:r>
      <w:r w:rsidR="00884936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다</w:t>
      </w:r>
      <w:r w:rsidR="0088493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18AB9F50" w14:textId="2461A936" w:rsidR="008C23FA" w:rsidRPr="00F5605F" w:rsidRDefault="003371D4" w:rsidP="008315D5">
      <w:pPr>
        <w:pStyle w:val="a6"/>
        <w:numPr>
          <w:ilvl w:val="0"/>
          <w:numId w:val="2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8C23F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의 귀책으로 인해 발생한 취소 및 반품 </w:t>
      </w:r>
      <w:r w:rsidR="000F1E1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비용은</w:t>
      </w:r>
      <w:r w:rsidR="00267EC5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공급업자가 부담하며</w:t>
      </w:r>
      <w:r w:rsidR="00140B2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고객 및 대리점에게 일체 청구하지 </w:t>
      </w:r>
      <w:r w:rsidR="003D1E0E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아니한다</w:t>
      </w:r>
      <w:r w:rsidR="00140B24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.</w:t>
      </w:r>
      <w:r w:rsidR="008C23F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</w:p>
    <w:p w14:paraId="01C28691" w14:textId="34BA2335" w:rsidR="00DC6254" w:rsidRPr="00F5605F" w:rsidRDefault="00DC6254" w:rsidP="00DC6254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78073584" w14:textId="091D9A92" w:rsidR="007A75A3" w:rsidRPr="00F5605F" w:rsidRDefault="007A75A3" w:rsidP="007A75A3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1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9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상계)</w:t>
      </w:r>
    </w:p>
    <w:p w14:paraId="479CFB25" w14:textId="42EDD49D" w:rsidR="007A75A3" w:rsidRPr="00F5605F" w:rsidRDefault="007A75A3" w:rsidP="008315D5">
      <w:pPr>
        <w:pStyle w:val="a6"/>
        <w:numPr>
          <w:ilvl w:val="0"/>
          <w:numId w:val="3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bookmarkStart w:id="162" w:name="_Hlk152755057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긴급생산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착불비</w:t>
      </w:r>
      <w:proofErr w:type="spellEnd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추가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시공비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반품</w:t>
      </w:r>
      <w:r w:rsidR="00934C6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취소</w:t>
      </w:r>
      <w:r w:rsidR="00934C66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연기</w:t>
      </w:r>
      <w:proofErr w:type="spellEnd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3D1E0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비용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등 추가적으로 발생한 </w:t>
      </w:r>
      <w:r w:rsidR="003D1E0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비용은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고객에게 청구하는 것이 원칙이지만,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대리점의 귀책으로 인해 발생한 경우,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또는 대리점이 영업적으로 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관련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비용을 부담하기를 희망하는 경우,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대리점은 </w:t>
      </w:r>
      <w:proofErr w:type="spellStart"/>
      <w:r w:rsidR="000F726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위탁커넥트플러스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에서</w:t>
      </w:r>
      <w:proofErr w:type="spellEnd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직접 부담 비용을 입력하여</w:t>
      </w:r>
      <w:r w:rsidR="00F53F99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추가비용을 부담할 수 </w:t>
      </w:r>
      <w:proofErr w:type="gramStart"/>
      <w:r w:rsidR="00F53F99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있다.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,</w:t>
      </w:r>
      <w:bookmarkStart w:id="163" w:name="_Hlk152084803"/>
      <w:proofErr w:type="gramEnd"/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공급업자는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해당 비용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을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bookmarkStart w:id="164" w:name="_Hlk155287617"/>
      <w:bookmarkStart w:id="165" w:name="_Hlk155287800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대리점에게 지급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하여야 할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수수료 및 추가지원금에서 상계</w:t>
      </w:r>
      <w:r w:rsidR="001B11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할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수 있다</w:t>
      </w:r>
      <w:bookmarkEnd w:id="163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. </w:t>
      </w:r>
      <w:bookmarkEnd w:id="164"/>
    </w:p>
    <w:p w14:paraId="6C5B8D62" w14:textId="5B3B9AD9" w:rsidR="007A75A3" w:rsidRPr="00F5605F" w:rsidRDefault="007A75A3" w:rsidP="008315D5">
      <w:pPr>
        <w:pStyle w:val="a6"/>
        <w:numPr>
          <w:ilvl w:val="0"/>
          <w:numId w:val="3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 조 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항의 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관련 비용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대리점에게 지급해야할 수수료 및 추가지원금보다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934C66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많은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경우,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lastRenderedPageBreak/>
        <w:t>급업자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는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해당 차액을 대리점에게 청구할 수 있으며,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상호 합의된 기한 내 </w:t>
      </w: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미입금</w:t>
      </w:r>
      <w:proofErr w:type="spellEnd"/>
      <w:r w:rsidR="005A35A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시,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거래보증금에서 상계</w:t>
      </w:r>
      <w:r w:rsidR="001B11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8A11A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할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수 있다.</w:t>
      </w:r>
    </w:p>
    <w:bookmarkEnd w:id="162"/>
    <w:bookmarkEnd w:id="165"/>
    <w:p w14:paraId="37110FA5" w14:textId="77777777" w:rsidR="007A75A3" w:rsidRPr="00F5605F" w:rsidRDefault="007A75A3" w:rsidP="00DC6254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594644C3" w14:textId="0B5E0AD1" w:rsidR="00BE2E96" w:rsidRPr="00F5605F" w:rsidRDefault="00DC6254" w:rsidP="003E11A5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20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상품의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A/S)</w:t>
      </w:r>
    </w:p>
    <w:p w14:paraId="4BCAE4BF" w14:textId="67D2E323" w:rsidR="000E0ADC" w:rsidRPr="00F5605F" w:rsidRDefault="003E11A5" w:rsidP="008315D5">
      <w:pPr>
        <w:pStyle w:val="a6"/>
        <w:numPr>
          <w:ilvl w:val="0"/>
          <w:numId w:val="2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상품을 구매한 고객이 A/S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요청하는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내부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규정에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따라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필요한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조치를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이행하여야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하며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세부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내용은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공식 홈페이지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에 공지하고 있는 기준에 </w:t>
      </w:r>
      <w:proofErr w:type="gramStart"/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따른다</w:t>
      </w:r>
      <w:r w:rsidR="000E0ADC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  <w:r w:rsidR="0085097B">
        <w:rPr>
          <w:rFonts w:ascii="Noto Sans CJK KR Regular" w:eastAsia="Noto Sans CJK KR Regular" w:hAnsi="Noto Sans CJK KR Regular"/>
          <w:color w:val="000000" w:themeColor="text1"/>
          <w:szCs w:val="20"/>
        </w:rPr>
        <w:t>(</w:t>
      </w:r>
      <w:proofErr w:type="gramEnd"/>
      <w:r w:rsidR="0085097B" w:rsidRPr="0085097B">
        <w:rPr>
          <w:rFonts w:ascii="Noto Sans CJK KR Regular" w:eastAsia="Noto Sans CJK KR Regular" w:hAnsi="Noto Sans CJK KR Regular"/>
          <w:color w:val="000000" w:themeColor="text1"/>
          <w:szCs w:val="20"/>
        </w:rPr>
        <w:t>https://www.fursys.com/fur_frt/common/return_refund.do</w:t>
      </w:r>
      <w:r w:rsidR="0085097B">
        <w:rPr>
          <w:rFonts w:ascii="Noto Sans CJK KR Regular" w:eastAsia="Noto Sans CJK KR Regular" w:hAnsi="Noto Sans CJK KR Regular"/>
          <w:color w:val="000000" w:themeColor="text1"/>
          <w:szCs w:val="20"/>
        </w:rPr>
        <w:t>)</w:t>
      </w:r>
    </w:p>
    <w:p w14:paraId="5AC89496" w14:textId="7F0AFE33" w:rsidR="00920F68" w:rsidRPr="00F5605F" w:rsidRDefault="00920F68" w:rsidP="008315D5">
      <w:pPr>
        <w:pStyle w:val="a6"/>
        <w:numPr>
          <w:ilvl w:val="0"/>
          <w:numId w:val="2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본 조 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1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항의 기준에 따라 발생한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상품의 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A/S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는 공급업자의 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A/S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전담 관계사인 주식회사 </w:t>
      </w:r>
      <w:proofErr w:type="spellStart"/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바로스</w:t>
      </w:r>
      <w:proofErr w:type="spellEnd"/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(이하 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“</w:t>
      </w:r>
      <w:proofErr w:type="spellStart"/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바로스</w:t>
      </w:r>
      <w:proofErr w:type="spellEnd"/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”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라 한다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)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에서 전담하기로 한다.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이에 따라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A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/S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비용은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기본적으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로 </w:t>
      </w:r>
      <w:proofErr w:type="spellStart"/>
      <w:r w:rsidR="000E0ADC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바로스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에서</w:t>
      </w:r>
      <w:proofErr w:type="spellEnd"/>
      <w:r w:rsidR="000E0ADC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고객에게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직접 </w:t>
      </w:r>
      <w:r w:rsidR="000E0ADC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청구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하며,</w:t>
      </w:r>
      <w:r w:rsidR="007A58C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7A58C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대리점은 이를 고객에게 알려야 한다.</w:t>
      </w:r>
    </w:p>
    <w:p w14:paraId="40AD92DF" w14:textId="4613C586" w:rsidR="00920F68" w:rsidRPr="00F5605F" w:rsidRDefault="003371D4" w:rsidP="008315D5">
      <w:pPr>
        <w:pStyle w:val="a6"/>
        <w:numPr>
          <w:ilvl w:val="0"/>
          <w:numId w:val="2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920F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의 귀책으로 인해 발생한 </w:t>
      </w:r>
      <w:r w:rsidR="00920F68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A/S</w:t>
      </w:r>
      <w:r w:rsidR="00920F68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비용의 경우,</w:t>
      </w:r>
      <w:r w:rsidR="00920F68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140B24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가 부담한다.</w:t>
      </w:r>
    </w:p>
    <w:p w14:paraId="1AE18538" w14:textId="77777777" w:rsidR="00920F68" w:rsidRPr="00F5605F" w:rsidRDefault="00920F68" w:rsidP="00920F68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</w:p>
    <w:p w14:paraId="68675971" w14:textId="553E4E8C" w:rsidR="001B395B" w:rsidRPr="00F5605F" w:rsidRDefault="001B395B" w:rsidP="001B395B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21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판촉행사의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실시)</w:t>
      </w:r>
    </w:p>
    <w:p w14:paraId="5FDF3F28" w14:textId="706DB97D" w:rsidR="001B395B" w:rsidRPr="00F5605F" w:rsidRDefault="003371D4" w:rsidP="00C911B3">
      <w:pPr>
        <w:pStyle w:val="a6"/>
        <w:numPr>
          <w:ilvl w:val="0"/>
          <w:numId w:val="1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1B395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대리점은 상품 판매의 촉진을 위해 상대방에게 판촉행사의 실시를 제안할 수 있다.</w:t>
      </w:r>
    </w:p>
    <w:p w14:paraId="1286CC15" w14:textId="57AAD4FD" w:rsidR="001B395B" w:rsidRPr="00F5605F" w:rsidRDefault="001B395B" w:rsidP="00C911B3">
      <w:pPr>
        <w:pStyle w:val="a6"/>
        <w:numPr>
          <w:ilvl w:val="0"/>
          <w:numId w:val="1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판촉행사의 비용은 판촉행사의 내용, 소요 인력 및 경비, 판촉행사로 증대된 매출액 등을 고려하여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대리점이 합리적인 수준에서 분담한다.</w:t>
      </w:r>
    </w:p>
    <w:p w14:paraId="4FB9D72F" w14:textId="38B629D1" w:rsidR="00163802" w:rsidRPr="00F5605F" w:rsidRDefault="00163802" w:rsidP="00163802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</w:p>
    <w:p w14:paraId="3A919F14" w14:textId="53955F66" w:rsidR="00163802" w:rsidRPr="00BD2DD8" w:rsidRDefault="00163802" w:rsidP="00163802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BD2DD8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22</w:t>
      </w:r>
      <w:r w:rsidRPr="00BD2DD8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 xml:space="preserve">조 </w:t>
      </w:r>
      <w:r w:rsidRPr="00BD2DD8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(</w:t>
      </w:r>
      <w:r w:rsidRPr="00BD2DD8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 xml:space="preserve">지식재산권 등의 </w:t>
      </w:r>
      <w:r w:rsidR="00FC77A3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침해</w:t>
      </w:r>
      <w:r w:rsidR="000C05AB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="000C05AB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및 위법행위 금지</w:t>
      </w:r>
      <w:r w:rsidRPr="00BD2DD8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)</w:t>
      </w:r>
    </w:p>
    <w:p w14:paraId="43736780" w14:textId="373ACB90" w:rsidR="00ED5F13" w:rsidRPr="0033228A" w:rsidRDefault="001B395B" w:rsidP="008315D5">
      <w:pPr>
        <w:pStyle w:val="a6"/>
        <w:numPr>
          <w:ilvl w:val="0"/>
          <w:numId w:val="32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의 사전 </w:t>
      </w:r>
      <w:r w:rsidR="00976A1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승인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없이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옥내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외</w:t>
      </w:r>
      <w:proofErr w:type="spellEnd"/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간판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,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영업장</w:t>
      </w:r>
      <w:r w:rsidR="00C975D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proofErr w:type="spellStart"/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내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외부</w:t>
      </w:r>
      <w:proofErr w:type="spellEnd"/>
      <w:r w:rsidR="005A35A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시설 장치, 상품 전시</w:t>
      </w:r>
      <w:r w:rsidR="0016380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,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proofErr w:type="spellStart"/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온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ㆍ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오프라인</w:t>
      </w:r>
      <w:proofErr w:type="spellEnd"/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상에서 노출되는</w:t>
      </w:r>
      <w:r w:rsidR="0016380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공급업자의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모든 상호,</w:t>
      </w:r>
      <w:r w:rsidR="00C975D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상표,</w:t>
      </w:r>
      <w:r w:rsidR="00C975D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저작물,</w:t>
      </w:r>
      <w:r w:rsidR="00C975D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768FB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지식재산권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등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(</w:t>
      </w:r>
      <w:r w:rsidR="0016380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이하 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16380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지식재산권 등</w:t>
      </w:r>
      <w:r w:rsidR="0016380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16380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이라 한다)</w:t>
      </w:r>
      <w:r w:rsidR="009768FB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을 </w:t>
      </w:r>
      <w:r w:rsidR="00A9797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사용할 수 없다.</w:t>
      </w:r>
    </w:p>
    <w:p w14:paraId="239FD4A6" w14:textId="2AA37B86" w:rsidR="00EA5D92" w:rsidRDefault="00EA5D92" w:rsidP="008315D5">
      <w:pPr>
        <w:widowControl/>
        <w:numPr>
          <w:ilvl w:val="0"/>
          <w:numId w:val="32"/>
        </w:numPr>
        <w:tabs>
          <w:tab w:val="left" w:pos="284"/>
        </w:tabs>
        <w:wordWrap/>
        <w:autoSpaceDE/>
        <w:autoSpaceDN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대리점은 </w:t>
      </w:r>
      <w:r w:rsidR="00FC77A3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공급업자의 상품 또는 부품과 타 사의 상품 또는 부품을 임의로 결합하여 고객에게 판매</w:t>
      </w:r>
      <w:r w:rsidR="0064367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를 중개하거나</w:t>
      </w:r>
      <w:r w:rsidR="00FC77A3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,</w:t>
      </w:r>
      <w:r w:rsidR="00FC77A3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제3자로 하여금 이러한 행위를 하게 하여서는 아니 된다.</w:t>
      </w:r>
      <w:r w:rsidR="00FC77A3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 제3자의 위와 같은 행위를 발견한 경우 즉시 공급업자에게 알려야 한다.</w:t>
      </w:r>
      <w:r w:rsidR="00FC77A3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1C200F8F" w14:textId="3DF4D36F" w:rsidR="00FC77A3" w:rsidRPr="00F5605F" w:rsidRDefault="00FC77A3" w:rsidP="008315D5">
      <w:pPr>
        <w:widowControl/>
        <w:numPr>
          <w:ilvl w:val="0"/>
          <w:numId w:val="32"/>
        </w:numPr>
        <w:tabs>
          <w:tab w:val="left" w:pos="284"/>
        </w:tabs>
        <w:wordWrap/>
        <w:autoSpaceDE/>
        <w:autoSpaceDN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 공급업자의 디자인권,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아이디어,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상표권,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저작권 등 공급업자의 지식재산권을 침해하는 행위를 하여서는 아니 된다.</w:t>
      </w:r>
      <w:r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59D1DDBE" w14:textId="046EBC9C" w:rsidR="009768FB" w:rsidRPr="00E07617" w:rsidRDefault="00A9797D" w:rsidP="008315D5">
      <w:pPr>
        <w:widowControl/>
        <w:numPr>
          <w:ilvl w:val="0"/>
          <w:numId w:val="32"/>
        </w:numPr>
        <w:tabs>
          <w:tab w:val="left" w:pos="284"/>
        </w:tabs>
        <w:wordWrap/>
        <w:autoSpaceDE/>
        <w:autoSpaceDN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본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조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>2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항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내지 제3항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따른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행위를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한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공급업자는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대리점에게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소명을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요구할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FC77A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있고</w:t>
      </w:r>
      <w:r w:rsidR="00FC77A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proofErr w:type="gramStart"/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공급업자가</w:t>
      </w:r>
      <w:proofErr w:type="gramEnd"/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지정한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기한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내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합리적인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소명을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하지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못하는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0C05AB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0C05AB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140B24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0C05AB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2479D9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계약기간 종료 후 </w:t>
      </w:r>
      <w:r w:rsidR="008B7368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대리점의</w:t>
      </w:r>
      <w:r w:rsidR="008B7368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D5F1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</w:t>
      </w:r>
      <w:r w:rsidR="00ED5F13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D5F13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갱신</w:t>
      </w:r>
      <w:r w:rsidR="00A52DF8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A52DF8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요구를</w:t>
      </w:r>
      <w:r w:rsidR="00A52DF8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A52DF8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거절할</w:t>
      </w:r>
      <w:r w:rsidR="002479D9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2479D9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="002479D9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2479D9"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있다</w:t>
      </w:r>
      <w:r w:rsidR="002479D9"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4E348BAD" w14:textId="77777777" w:rsidR="000E0ADC" w:rsidRPr="00F5605F" w:rsidRDefault="000E0ADC" w:rsidP="00532107">
      <w:pPr>
        <w:pStyle w:val="af9"/>
        <w:spacing w:line="240" w:lineRule="auto"/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bdr w:val="none" w:sz="0" w:space="0" w:color="auto"/>
        </w:rPr>
      </w:pPr>
    </w:p>
    <w:p w14:paraId="6B7EA61F" w14:textId="6CF1B06D" w:rsidR="00B815C9" w:rsidRPr="00F5605F" w:rsidRDefault="00C975D8" w:rsidP="00C975D8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bookmarkStart w:id="166" w:name="_Hlk152071028"/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대리점 인테리어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74B7F170" w14:textId="38541681" w:rsidR="00B815C9" w:rsidRPr="00F5605F" w:rsidRDefault="003371D4" w:rsidP="008315D5">
      <w:pPr>
        <w:pStyle w:val="af9"/>
        <w:widowControl w:val="0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는 인테리어 시공 품질을 담보하기 위하여 대리점에게 시공업체를 제시할 수 있다. 단,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는 이 경우 반드시 2개 이상의 업체를 제시하여야 하며, 시방서와 각 시공업체별 시공견적 등 관련 정보를 대리점에게 제공하여야 한다.</w:t>
      </w:r>
    </w:p>
    <w:p w14:paraId="4FB65165" w14:textId="71ED69B8" w:rsidR="00B815C9" w:rsidRPr="00F5605F" w:rsidRDefault="00B815C9" w:rsidP="008315D5">
      <w:pPr>
        <w:pStyle w:val="af9"/>
        <w:widowControl w:val="0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대리점은 </w:t>
      </w:r>
      <w:r w:rsidR="00950E52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본 조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제1항의 견적이 지나치게 높은 가격으로 산정되었다고 판단되는 경우,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에게 시공업체를 다시 제시하여 줄 것을 요청할 수 있다.</w:t>
      </w:r>
    </w:p>
    <w:p w14:paraId="205D6556" w14:textId="7219E69B" w:rsidR="00B815C9" w:rsidRPr="00F5605F" w:rsidRDefault="00B815C9" w:rsidP="008315D5">
      <w:pPr>
        <w:pStyle w:val="af9"/>
        <w:widowControl w:val="0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대리점은 </w:t>
      </w:r>
      <w:r w:rsidR="00950E52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본 조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제2항에 따른 요청에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가 응하지 않을 경우, 시공업체를 자체적으로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lastRenderedPageBreak/>
        <w:t xml:space="preserve">선정할 수 있다. 이 경우 대리점은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가 제시한 수준의 시공 품질을 확보하여야 한다.</w:t>
      </w:r>
    </w:p>
    <w:p w14:paraId="3A055F52" w14:textId="1D9136FD" w:rsidR="00B815C9" w:rsidRPr="006D665E" w:rsidRDefault="00B815C9" w:rsidP="008315D5">
      <w:pPr>
        <w:pStyle w:val="af9"/>
        <w:widowControl w:val="0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최초 시공 후 인테리어 재시공 여부는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와 대리점</w:t>
      </w:r>
      <w:r w:rsidR="005A35A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간 합의에 따른다. 단,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는 최초 인테리어 시공 시점으로부터 5년이 경과한 대리점에 한하여 인테리어의 재시공을 요청할</w:t>
      </w:r>
      <w:r w:rsidR="00C975D8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수 </w:t>
      </w:r>
      <w:r w:rsidR="00C975D8" w:rsidRPr="006D665E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있</w:t>
      </w:r>
      <w:r w:rsidR="00C975D8" w:rsidRPr="0033228A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으며</w:t>
      </w:r>
      <w:r w:rsidR="00C975D8" w:rsidRPr="0033228A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, </w:t>
      </w:r>
      <w:r w:rsidRPr="0033228A">
        <w:rPr>
          <w:rFonts w:ascii="Noto Sans CJK KR Regular" w:eastAsia="Noto Sans CJK KR Regular" w:hAnsi="Noto Sans CJK KR Regular"/>
          <w:color w:val="000000" w:themeColor="text1"/>
          <w:sz w:val="20"/>
        </w:rPr>
        <w:t>이 경우에도 그 필요성을 구체적으로 제시하여야 한다.</w:t>
      </w:r>
    </w:p>
    <w:p w14:paraId="35D1D08F" w14:textId="2093BE54" w:rsidR="00A9797D" w:rsidRPr="00F5605F" w:rsidRDefault="00C975D8" w:rsidP="008315D5">
      <w:pPr>
        <w:pStyle w:val="af9"/>
        <w:widowControl w:val="0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본 조 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제4항에 따라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가 인테리어 재시공을 요구할 경우, </w:t>
      </w:r>
      <w:r w:rsidR="00A435C3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[</w:t>
      </w:r>
      <w:r w:rsidR="00A435C3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별지#</w:t>
      </w:r>
      <w:r w:rsidR="00A9797D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4</w:t>
      </w:r>
      <w:r w:rsidR="00A435C3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S.I 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약</w:t>
      </w:r>
      <w:r w:rsidR="00A435C3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정]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제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4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조에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준하여</w:t>
      </w:r>
      <w:r w:rsidR="00B815C9" w:rsidRPr="00F5605F">
        <w:rPr>
          <w:rStyle w:val="a9"/>
          <w:rFonts w:ascii="Noto Sans CJK KR Regular" w:eastAsia="Noto Sans CJK KR Regular" w:hAnsi="Noto Sans CJK KR Regular" w:cstheme="minorBidi"/>
          <w:color w:val="000000" w:themeColor="text1"/>
          <w:sz w:val="20"/>
        </w:rPr>
        <w:t xml:space="preserve"> 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비용을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="00B815C9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지원한다</w:t>
      </w:r>
      <w:r w:rsidR="00B815C9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. 다만, 본사의 브랜드, CI, 컨셉 등의 변경으로 인해 인테리어 시공이 필요한 경우는 대리점의 부담을 최소화하여야 한다. </w:t>
      </w:r>
    </w:p>
    <w:p w14:paraId="5CFD2863" w14:textId="77777777" w:rsidR="00A9797D" w:rsidRPr="00F5605F" w:rsidRDefault="00A9797D" w:rsidP="00A9797D">
      <w:pPr>
        <w:pStyle w:val="af9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bookmarkEnd w:id="166"/>
    <w:p w14:paraId="63DE1210" w14:textId="159538B5" w:rsidR="00B815C9" w:rsidRPr="00AC4786" w:rsidRDefault="00C975D8" w:rsidP="00C975D8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AC4786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Pr="00AC4786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4</w:t>
      </w:r>
      <w:r w:rsidRPr="00AC4786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AC4786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AC4786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사업장 소재지</w:t>
      </w:r>
      <w:r w:rsidRPr="00AC4786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5967E526" w14:textId="64D7CF05" w:rsidR="00B815C9" w:rsidRPr="00AC4786" w:rsidRDefault="003371D4" w:rsidP="008315D5">
      <w:pPr>
        <w:pStyle w:val="af9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AC4786">
        <w:rPr>
          <w:rFonts w:ascii="Noto Sans CJK KR Regular" w:eastAsia="Noto Sans CJK KR Regular" w:hAnsi="Noto Sans CJK KR Regular"/>
          <w:color w:val="000000" w:themeColor="text1"/>
          <w:sz w:val="20"/>
        </w:rPr>
        <w:t>공급업자</w:t>
      </w:r>
      <w:r w:rsidR="00B815C9" w:rsidRPr="00AC4786">
        <w:rPr>
          <w:rFonts w:ascii="Noto Sans CJK KR Regular" w:eastAsia="Noto Sans CJK KR Regular" w:hAnsi="Noto Sans CJK KR Regular"/>
          <w:color w:val="000000" w:themeColor="text1"/>
          <w:sz w:val="20"/>
        </w:rPr>
        <w:t>는 기존 대리점의 인근 지역에 새로 대리점 계약을 체결하거나 직영점을 개설할 경우, 기존 대리점에게 이를 사전 통지</w:t>
      </w:r>
      <w:r w:rsidR="0077760E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하여야 한다.</w:t>
      </w:r>
    </w:p>
    <w:p w14:paraId="63BC8014" w14:textId="454B4DC8" w:rsidR="000A446F" w:rsidRPr="00F5605F" w:rsidRDefault="000A446F" w:rsidP="008315D5">
      <w:pPr>
        <w:pStyle w:val="af9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대리점은 공급업자와 최초 계약체결 당시 사업장에서 다른 사업장으로 이전</w:t>
      </w:r>
      <w:r w:rsidR="0077760E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하거나 다른 사업장에 추가로 판매점 등을 개설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하는 경우 반드시 사전에 공급업자와 합의하여야 한다.</w:t>
      </w:r>
    </w:p>
    <w:p w14:paraId="377524D2" w14:textId="292174CE" w:rsidR="000A446F" w:rsidRPr="00F5605F" w:rsidRDefault="000A446F" w:rsidP="008315D5">
      <w:pPr>
        <w:pStyle w:val="af9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공급업자는 대리점이 본 조 제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2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항에 따라 공급업자와 사전 합의 없이 사업장을 이전하는 경우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, </w:t>
      </w:r>
      <w:r w:rsidR="00221C27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이에 대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하여 </w:t>
      </w:r>
      <w:r w:rsidR="00221C27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시정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을 요구할 수 있다.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이때 대리점은 공급업자의 요구를 받은 날부터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>2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개월 이내</w:t>
      </w:r>
      <w:r w:rsidR="00261AAB" w:rsidRPr="00F5605F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공</w:t>
      </w:r>
      <w:r w:rsidR="003371D4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급업자</w:t>
      </w:r>
      <w:r w:rsidR="00221C27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와 합의된 장소로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사업장을</w:t>
      </w:r>
      <w:r w:rsidR="00221C27" w:rsidRPr="00F5605F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이전하여야 한다.</w:t>
      </w:r>
    </w:p>
    <w:p w14:paraId="01CECDE2" w14:textId="60868F9E" w:rsidR="00B815C9" w:rsidRPr="00ED7F22" w:rsidRDefault="000A446F" w:rsidP="008315D5">
      <w:pPr>
        <w:pStyle w:val="af9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 w:val="0"/>
        <w:autoSpaceDN w:val="0"/>
        <w:spacing w:line="276" w:lineRule="auto"/>
        <w:ind w:left="400"/>
        <w:textAlignment w:val="auto"/>
        <w:rPr>
          <w:rFonts w:ascii="Noto Sans CJK KR Regular" w:eastAsia="Noto Sans CJK KR Regular" w:hAnsi="Noto Sans CJK KR Regular"/>
          <w:color w:val="000000" w:themeColor="text1"/>
          <w:sz w:val="20"/>
        </w:rPr>
      </w:pPr>
      <w:r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공급업자는</w:t>
      </w:r>
      <w:r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대리점이 본 조 제3항에 따른 공급업자의 요구를 </w:t>
      </w:r>
      <w:r w:rsidR="00304AF4"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기한</w:t>
      </w:r>
      <w:r w:rsidR="00221C27"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="00304AF4"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내</w:t>
      </w:r>
      <w:r w:rsidR="00221C27"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이행하지</w:t>
      </w:r>
      <w:r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않는</w:t>
      </w:r>
      <w:r w:rsidR="005A35A9"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경우</w:t>
      </w:r>
      <w:r w:rsidR="00221C27" w:rsidRPr="00ED7F22">
        <w:rPr>
          <w:rFonts w:ascii="Noto Sans CJK KR Regular" w:eastAsia="Noto Sans CJK KR Regular" w:hAnsi="Noto Sans CJK KR Regular"/>
          <w:color w:val="000000" w:themeColor="text1"/>
          <w:sz w:val="20"/>
        </w:rPr>
        <w:t xml:space="preserve">, </w:t>
      </w:r>
      <w:r w:rsidR="00DA0446" w:rsidRPr="00F63E29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계약기간 </w:t>
      </w:r>
      <w:r w:rsid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종료 후 대리점의 </w:t>
      </w:r>
      <w:r w:rsidR="00ED5F13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계약</w:t>
      </w:r>
      <w:r w:rsidR="00D11FB5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</w:t>
      </w:r>
      <w:r w:rsidR="00ED5F13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갱신</w:t>
      </w:r>
      <w:r w:rsidR="00D11FB5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 xml:space="preserve"> </w:t>
      </w:r>
      <w:r w:rsidR="00ED7F22">
        <w:rPr>
          <w:rFonts w:ascii="Noto Sans CJK KR Regular" w:eastAsia="Noto Sans CJK KR Regular" w:hAnsi="Noto Sans CJK KR Regular" w:hint="eastAsia"/>
          <w:color w:val="000000" w:themeColor="text1"/>
          <w:sz w:val="20"/>
        </w:rPr>
        <w:t>요구를 거절할 수 있다</w:t>
      </w:r>
      <w:r w:rsidR="00ED7F22">
        <w:rPr>
          <w:rFonts w:ascii="Noto Sans CJK KR Regular" w:eastAsia="Noto Sans CJK KR Regular" w:hAnsi="Noto Sans CJK KR Regular"/>
          <w:color w:val="000000" w:themeColor="text1"/>
          <w:sz w:val="20"/>
        </w:rPr>
        <w:t>.</w:t>
      </w:r>
    </w:p>
    <w:p w14:paraId="69E056D0" w14:textId="77777777" w:rsidR="00924BEF" w:rsidRPr="00F5605F" w:rsidRDefault="00924BEF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p w14:paraId="26EA421B" w14:textId="4A2EBC43" w:rsidR="007941E9" w:rsidRPr="00F5605F" w:rsidRDefault="007941E9" w:rsidP="007941E9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A20DAD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5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각종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불공정행위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등의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금지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  <w:r w:rsidR="003F4B91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</w:p>
    <w:p w14:paraId="03F6C5BA" w14:textId="4368B70A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대리점과 계약을 체결한 즉시 대리점</w:t>
      </w:r>
      <w:r w:rsidR="007663D3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거래 계약서를 대리점에게 서면 또는 전자문서로 제공하여야 한다.</w:t>
      </w:r>
    </w:p>
    <w:p w14:paraId="2D0C21BA" w14:textId="541D8BCE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는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자기의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거래상의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지위를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부당하게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이용하여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구입할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의사가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없는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또는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용역을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구입하도록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강제하는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행위를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하여서는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된다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4576960A" w14:textId="05B40A56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자기의 거래상의 지위를 부당하게 이용하여 대리점에게 자기를 위하여 금전·물품·용역, 그 밖의 경제상 이익을 제공하도록 강요하는 행위를 하여서는 아니 된다.</w:t>
      </w:r>
    </w:p>
    <w:p w14:paraId="7166E3AF" w14:textId="1B30BF9F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공급하는 상품과 관련하여 대리점에게 거래에 관한 목표를 제시하고 이를 달성하지 못하는 경우 계약의 중도해지, 상품 공급의 중단 등 이를 달성하도록 강제하는 행위를 하여서는 아니 된다.</w:t>
      </w:r>
    </w:p>
    <w:p w14:paraId="1339998D" w14:textId="3DEF9254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계약기간 중 대리점에게 불이익이 되도록 거래조건을 설정 또는 변경하거나 그 이행과정에서 불이익을 주는 행위를 하여서는 아니 된다.</w:t>
      </w:r>
    </w:p>
    <w:p w14:paraId="23C47C22" w14:textId="26EA5198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자기의 거래상의 지위를 부당하게 이용하여 대리점의 경영활동을 간섭하는 행위를 하여서는 아니 된다.</w:t>
      </w:r>
    </w:p>
    <w:p w14:paraId="43DAE9E3" w14:textId="3BBE6658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자기의 거래상의 지위를 부당하게 이용하여 대리점이 주문한 상품의 종류나 수량 등 주문내역 및 추가지원금 등의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지급내역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근거 자료의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확인</w:t>
      </w:r>
      <w:r w:rsidR="00135E5D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요청에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대하여 정당한 사유없이 이를 거부 또는 회피하는 행위를 하여서는 아니 된다.</w:t>
      </w:r>
    </w:p>
    <w:p w14:paraId="404B7285" w14:textId="66BD1B1C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대형 쇼룸 등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전시매장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입점,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선정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수수료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산정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및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관련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비용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등의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부담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lastRenderedPageBreak/>
        <w:t>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있어서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차별적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취급이나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불이익을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제공하는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등의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행위를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하여서는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된다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297535FA" w14:textId="64E88E54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대리점이 분쟁조정을 신청하거나 공정거래위원회에 대한 신고 내지 조사 협조한 행위와 관련하여 거래의 정지 또는 물량의 축소, 그 밖에 불이익을 주는 행위를 하여서는 아니 된다.</w:t>
      </w:r>
    </w:p>
    <w:p w14:paraId="10A4939C" w14:textId="1A23032D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대리점이 대리점단체를 설립하고자 하는 행위를 방해하거나, 대리점</w:t>
      </w:r>
      <w:r w:rsidR="005A35A9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단체 설립 또는 가입을 이유로 대리점에게 불이익을 주어서는 아니 된다.</w:t>
      </w:r>
    </w:p>
    <w:p w14:paraId="14BF8EB5" w14:textId="742EE4DA" w:rsidR="007941E9" w:rsidRPr="004F5149" w:rsidRDefault="003371D4" w:rsidP="00C911B3">
      <w:pPr>
        <w:pStyle w:val="a6"/>
        <w:numPr>
          <w:ilvl w:val="0"/>
          <w:numId w:val="13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는 대리점에게 허위 과장의 정보를 제공하여서는 아니 된다.</w:t>
      </w:r>
    </w:p>
    <w:p w14:paraId="797B1C5F" w14:textId="2547A8E3" w:rsidR="00380EF2" w:rsidRPr="004F5149" w:rsidRDefault="00380EF2" w:rsidP="00532107">
      <w:pPr>
        <w:pStyle w:val="af9"/>
        <w:spacing w:line="240" w:lineRule="auto"/>
        <w:ind w:leftChars="200" w:left="400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p w14:paraId="057AD746" w14:textId="5F04607D" w:rsidR="007941E9" w:rsidRPr="0033228A" w:rsidRDefault="007941E9" w:rsidP="007941E9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33228A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A20DAD" w:rsidRPr="0033228A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6</w:t>
      </w:r>
      <w:r w:rsidRPr="0033228A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33228A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33228A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영업양도</w:t>
      </w:r>
      <w:r w:rsidRPr="0033228A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33228A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등</w:t>
      </w:r>
      <w:r w:rsidRPr="0033228A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54A14E74" w14:textId="5B830A1E" w:rsidR="007941E9" w:rsidRPr="004F5149" w:rsidRDefault="007941E9" w:rsidP="00C911B3">
      <w:pPr>
        <w:pStyle w:val="a6"/>
        <w:numPr>
          <w:ilvl w:val="0"/>
          <w:numId w:val="1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대리점은 </w:t>
      </w:r>
      <w:r w:rsidR="003371D4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의 사전 동의 없이 이 계약에 기초한 </w:t>
      </w:r>
      <w:proofErr w:type="spellStart"/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권리・의무의</w:t>
      </w:r>
      <w:proofErr w:type="spellEnd"/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전부 또는 일부를 </w:t>
      </w:r>
      <w:r w:rsidR="00EF2929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="00EF2929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>3</w:t>
      </w:r>
      <w:r w:rsidR="00EF2929" w:rsidRPr="0033228A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자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에게 양도할 수 없</w:t>
      </w:r>
      <w:r w:rsidR="00D0114B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다.</w:t>
      </w:r>
    </w:p>
    <w:p w14:paraId="5771BA64" w14:textId="5E155B60" w:rsidR="00035A2B" w:rsidRPr="004F5149" w:rsidRDefault="00C975D8" w:rsidP="00035A2B">
      <w:pPr>
        <w:pStyle w:val="a6"/>
        <w:numPr>
          <w:ilvl w:val="0"/>
          <w:numId w:val="1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본 조 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제1항의 양도를 </w:t>
      </w:r>
      <w:r w:rsidR="003371D4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가 승낙하는 경우 제</w:t>
      </w:r>
      <w:r w:rsidR="00560184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2</w:t>
      </w:r>
      <w:r w:rsidR="00261AAB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6</w:t>
      </w:r>
      <w:r w:rsidR="007941E9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조의 중도해지규정을 적용하지 않는다.</w:t>
      </w:r>
      <w:r w:rsidR="00035A2B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</w:p>
    <w:p w14:paraId="68287148" w14:textId="0598CDFF" w:rsidR="00D867F0" w:rsidRPr="0033228A" w:rsidRDefault="007941E9">
      <w:pPr>
        <w:pStyle w:val="a6"/>
        <w:numPr>
          <w:ilvl w:val="0"/>
          <w:numId w:val="1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영업양수인은 대리점의 </w:t>
      </w:r>
      <w:r w:rsidR="003371D4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에 대한 권리와 의무를 승계한다.  </w:t>
      </w:r>
    </w:p>
    <w:p w14:paraId="35807989" w14:textId="5FCEBB62" w:rsidR="007B29DF" w:rsidRPr="0033228A" w:rsidRDefault="00035A2B" w:rsidP="007B29DF">
      <w:pPr>
        <w:pStyle w:val="a6"/>
        <w:numPr>
          <w:ilvl w:val="0"/>
          <w:numId w:val="1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사업자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대표가 아닌 자가 대리점을 운영하는 경우</w:t>
      </w:r>
      <w:r w:rsidR="007B29DF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,</w:t>
      </w:r>
      <w:r w:rsidR="007B29DF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B29DF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 사전</w:t>
      </w:r>
      <w:r w:rsidR="007B29DF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B29DF"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동의 후</w:t>
      </w:r>
      <w:r w:rsidR="007B29DF"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,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[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별지#</w:t>
      </w:r>
      <w:r w:rsidR="001E7873">
        <w:rPr>
          <w:rFonts w:ascii="Noto Sans CJK KR Regular" w:eastAsia="Noto Sans CJK KR Regular" w:hAnsi="Noto Sans CJK KR Regular"/>
          <w:color w:val="000000" w:themeColor="text1"/>
          <w:szCs w:val="20"/>
        </w:rPr>
        <w:t>7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위임장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]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위임장을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작성하여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날인하는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경우에만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그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대표권을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인정받을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4F514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있다</w:t>
      </w:r>
      <w:r w:rsidRPr="004F5149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3522043D" w14:textId="5555B9D0" w:rsidR="00D867F0" w:rsidRPr="00E07617" w:rsidRDefault="00D867F0" w:rsidP="007B29DF">
      <w:pPr>
        <w:pStyle w:val="a6"/>
        <w:numPr>
          <w:ilvl w:val="0"/>
          <w:numId w:val="1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대리점이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본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조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1항을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위반하거나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대리점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공급업자의 동의 없이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사업자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대표를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변경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하는</w:t>
      </w:r>
      <w:r w:rsidRPr="00E07617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경우, 공급업자는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계약기간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종료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후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대리점의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계약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갱신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요구를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거절할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수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Pr="00E07617">
        <w:rPr>
          <w:rFonts w:ascii="Noto Sans CJK KR Regular" w:eastAsia="Noto Sans CJK KR Regular" w:hAnsi="Noto Sans CJK KR Regular" w:hint="eastAsia"/>
          <w:color w:val="000000" w:themeColor="text1"/>
        </w:rPr>
        <w:t>있다</w:t>
      </w:r>
      <w:r w:rsidRPr="00E07617">
        <w:rPr>
          <w:rFonts w:ascii="Noto Sans CJK KR Regular" w:eastAsia="Noto Sans CJK KR Regular" w:hAnsi="Noto Sans CJK KR Regular"/>
          <w:color w:val="000000" w:themeColor="text1"/>
        </w:rPr>
        <w:t>.</w:t>
      </w:r>
    </w:p>
    <w:p w14:paraId="7365AB59" w14:textId="4DC00CD7" w:rsidR="00F45331" w:rsidRPr="00F5605F" w:rsidRDefault="00F45331" w:rsidP="00054020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76033454" w14:textId="1DF3C7C8" w:rsidR="00F45331" w:rsidRPr="00F5605F" w:rsidRDefault="00F45331" w:rsidP="00F45331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제2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7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조 (비밀유지 의무)</w:t>
      </w:r>
    </w:p>
    <w:p w14:paraId="73FB81AF" w14:textId="2A0DB993" w:rsidR="00F45331" w:rsidRPr="00F5605F" w:rsidRDefault="003371D4" w:rsidP="008315D5">
      <w:pPr>
        <w:pStyle w:val="a6"/>
        <w:numPr>
          <w:ilvl w:val="0"/>
          <w:numId w:val="2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F4533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와 대리점은 본 계약으로 인하여 취득한 상대방의 경영정보, 영업정보, 고객정보 등(이하 </w:t>
      </w:r>
      <w:r w:rsidR="007F2BF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“</w:t>
      </w:r>
      <w:r w:rsidR="00F4533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비밀정보</w:t>
      </w:r>
      <w:r w:rsidR="007F2BF0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”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라 한다</w:t>
      </w:r>
      <w:r w:rsidR="00F4533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)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의 내용에 대해서는 반드시 비</w:t>
      </w:r>
      <w:r w:rsidR="00F4533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밀로 유지하여야 하며, 본 계약 목적 이외의 용도로 사용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하여서는 아니 된다</w:t>
      </w:r>
      <w:r w:rsidR="00F4533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 </w:t>
      </w:r>
      <w:ins w:id="167" w:author="김현주 (Hyunjoo Kim)" w:date="2025-04-02T14:38:00Z">
        <w:r w:rsidR="005A60AF">
          <w:rPr>
            <w:rFonts w:ascii="Noto Sans CJK KR Regular" w:eastAsia="Noto Sans CJK KR Regular" w:hAnsi="Noto Sans CJK KR Regular" w:hint="eastAsia"/>
            <w:color w:val="000000" w:themeColor="text1"/>
            <w:szCs w:val="20"/>
          </w:rPr>
          <w:t>본 계약을 통해 등록된 고객 정보의 보호와 관리는 관련 법령 및 본 계약의 개인정보 보호 조항을 준수하여야 한다.</w:t>
        </w:r>
        <w:r w:rsidR="005A60AF">
          <w:rPr>
            <w:rFonts w:ascii="Noto Sans CJK KR Regular" w:eastAsia="Noto Sans CJK KR Regular" w:hAnsi="Noto Sans CJK KR Regular"/>
            <w:color w:val="000000" w:themeColor="text1"/>
            <w:szCs w:val="20"/>
          </w:rPr>
          <w:t xml:space="preserve"> </w:t>
        </w:r>
      </w:ins>
    </w:p>
    <w:p w14:paraId="12AB0A7E" w14:textId="015B81A2" w:rsidR="00F45331" w:rsidRPr="00F5605F" w:rsidRDefault="00F45331" w:rsidP="008315D5">
      <w:pPr>
        <w:pStyle w:val="a6"/>
        <w:numPr>
          <w:ilvl w:val="0"/>
          <w:numId w:val="24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다만 아래 </w:t>
      </w:r>
      <w:r w:rsidR="00253FFA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각호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 정보는 본</w:t>
      </w:r>
      <w:r w:rsidR="005C313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조 </w:t>
      </w:r>
      <w:r w:rsidR="00C975D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1항의 비밀정보로 보지</w:t>
      </w:r>
      <w:r w:rsidR="00C975D8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아니한다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46BE3740" w14:textId="36F3101E" w:rsidR="00F45331" w:rsidRPr="00F5605F" w:rsidRDefault="00F45331" w:rsidP="008315D5">
      <w:pPr>
        <w:pStyle w:val="a6"/>
        <w:numPr>
          <w:ilvl w:val="0"/>
          <w:numId w:val="2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비밀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정보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유지의무를 지기 전에 이미 보유하고 있던 정보</w:t>
      </w:r>
    </w:p>
    <w:p w14:paraId="0A5A63ED" w14:textId="514D0BEE" w:rsidR="00F45331" w:rsidRPr="00F5605F" w:rsidRDefault="00F45331" w:rsidP="008315D5">
      <w:pPr>
        <w:pStyle w:val="a6"/>
        <w:numPr>
          <w:ilvl w:val="0"/>
          <w:numId w:val="2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비밀정보유지의무를 위반하지 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아니하고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제3자로부터 정당하게 입수한 정보 </w:t>
      </w:r>
    </w:p>
    <w:p w14:paraId="48B82E20" w14:textId="77777777" w:rsidR="00F45331" w:rsidRPr="00F5605F" w:rsidRDefault="00F45331" w:rsidP="008315D5">
      <w:pPr>
        <w:pStyle w:val="a6"/>
        <w:numPr>
          <w:ilvl w:val="0"/>
          <w:numId w:val="2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상대방에게 제공받은 정보에 의하지 않고 독자적으로 개발한 정보</w:t>
      </w:r>
    </w:p>
    <w:p w14:paraId="5BB97D27" w14:textId="74C069EB" w:rsidR="00F45331" w:rsidRPr="00F5605F" w:rsidRDefault="00F45331" w:rsidP="008315D5">
      <w:pPr>
        <w:pStyle w:val="a6"/>
        <w:numPr>
          <w:ilvl w:val="0"/>
          <w:numId w:val="2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제3자에 의하여 공</w:t>
      </w:r>
      <w:r w:rsidR="007F2B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된 정보</w:t>
      </w:r>
    </w:p>
    <w:p w14:paraId="6628ECFD" w14:textId="4B18A211" w:rsidR="00380EF2" w:rsidRPr="00F5605F" w:rsidRDefault="00380EF2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p w14:paraId="0DBAD3AB" w14:textId="4A0A3B61" w:rsidR="007941E9" w:rsidRPr="00F5605F" w:rsidRDefault="007941E9" w:rsidP="007941E9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560184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8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계약해지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53570F6D" w14:textId="5E45B3DB" w:rsidR="007941E9" w:rsidRPr="00F5605F" w:rsidRDefault="003371D4" w:rsidP="00C911B3">
      <w:pPr>
        <w:pStyle w:val="a6"/>
        <w:numPr>
          <w:ilvl w:val="0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와 대리점은 다음 </w:t>
      </w:r>
      <w:r w:rsidR="00253FFA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각호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의 어느 하나에 해당하는 사유가 발생할 경우 이 계약을 </w:t>
      </w:r>
      <w:r w:rsidR="00E00FF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즉시 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해지할 수 있다.</w:t>
      </w:r>
      <w:r w:rsidR="00E00FF8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00FF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단 </w:t>
      </w:r>
      <w:r w:rsidR="00E00FF8">
        <w:rPr>
          <w:rFonts w:ascii="Noto Sans CJK KR Regular" w:eastAsia="Noto Sans CJK KR Regular" w:hAnsi="Noto Sans CJK KR Regular"/>
          <w:color w:val="000000" w:themeColor="text1"/>
          <w:szCs w:val="20"/>
        </w:rPr>
        <w:t>7</w:t>
      </w:r>
      <w:r w:rsidR="00E00FF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호</w:t>
      </w:r>
      <w:r w:rsidR="00E00FF8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E00FF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및 </w:t>
      </w:r>
      <w:r w:rsidR="00E00FF8">
        <w:rPr>
          <w:rFonts w:ascii="Noto Sans CJK KR Regular" w:eastAsia="Noto Sans CJK KR Regular" w:hAnsi="Noto Sans CJK KR Regular"/>
          <w:color w:val="000000" w:themeColor="text1"/>
          <w:szCs w:val="20"/>
        </w:rPr>
        <w:t>8</w:t>
      </w:r>
      <w:r w:rsidR="00E00FF8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호의 사유가 발생하는 경우에는 대리점만이 이 계약을 해지할 수 있다.</w:t>
      </w:r>
    </w:p>
    <w:p w14:paraId="4DF7AD4D" w14:textId="2605A33F" w:rsidR="007941E9" w:rsidRDefault="003371D4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또는 대리점이 발행한 어음·수표가 지급</w:t>
      </w:r>
      <w:r w:rsidR="0000401C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거절 되거나, 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또는 대리점 자신에 의한 회생·파산 절차의 신청으로 동 절차가 개시된 경우</w:t>
      </w:r>
    </w:p>
    <w:p w14:paraId="41547357" w14:textId="688C6DFE" w:rsidR="00E00FF8" w:rsidRPr="00F5605F" w:rsidRDefault="00E00FF8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 또는 대리점의 주요재산에 대하여 강제경매 등이 실행되어 더 이상의 이 계약 이행이 곤란하게 된 경우</w:t>
      </w:r>
    </w:p>
    <w:p w14:paraId="31C0419C" w14:textId="5C908E01" w:rsidR="007941E9" w:rsidRPr="00F5605F" w:rsidRDefault="003371D4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또는 대리점이 </w:t>
      </w:r>
      <w:proofErr w:type="spellStart"/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감독관청으로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부터</w:t>
      </w:r>
      <w:proofErr w:type="spellEnd"/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영업취소 등의 처분을 받은 경우</w:t>
      </w:r>
    </w:p>
    <w:p w14:paraId="37A1C0F5" w14:textId="37EBFA7E" w:rsidR="007941E9" w:rsidRPr="00F5605F" w:rsidRDefault="003371D4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납품한 상품이 관계법령에 저촉되거나, 해당 상품의 납품 또는 판매가 불가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lastRenderedPageBreak/>
        <w:t>능하게 된 경우</w:t>
      </w:r>
    </w:p>
    <w:p w14:paraId="53745530" w14:textId="77777777" w:rsidR="007941E9" w:rsidRPr="00F5605F" w:rsidRDefault="007941E9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기타의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사유로 인하여 본 계약 및 개별계약을 이행할 수 없는 사실이 객관적으로 명백한 경우</w:t>
      </w:r>
    </w:p>
    <w:p w14:paraId="30F4F8A4" w14:textId="6E648A14" w:rsidR="007941E9" w:rsidRDefault="003371D4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또는 대리점 및 그 임직원의 법 위반행위 또는 사회 상규에 반하는 행위로 인해 영업에 상당한 영향을 끼치는 경우</w:t>
      </w:r>
    </w:p>
    <w:p w14:paraId="2212152F" w14:textId="2C28CED8" w:rsidR="00E00FF8" w:rsidRDefault="00E00FF8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이 계약에 명시된 주요 거래품목의 생산이 중단 또는 종료된 경우</w:t>
      </w:r>
    </w:p>
    <w:p w14:paraId="34940BB0" w14:textId="412244E2" w:rsidR="00E00FF8" w:rsidRPr="00F5605F" w:rsidRDefault="00E00FF8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공급업자의 행위가 </w:t>
      </w:r>
      <w:proofErr w:type="gramStart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제 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</w:t>
      </w:r>
      <w:ins w:id="168" w:author="윤현정 (Hyunjeong Yoon)" w:date="2025-04-01T15:22:00Z">
        <w:r w:rsidR="00C962EC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t>5</w:t>
        </w:r>
      </w:ins>
      <w:proofErr w:type="gramEnd"/>
      <w:del w:id="169" w:author="윤현정 (Hyunjeong Yoon)" w:date="2025-04-01T15:22:00Z">
        <w:r w:rsidDel="00C962EC">
          <w:rPr>
            <w:rFonts w:ascii="Noto Sans CJK KR Regular" w:eastAsia="Noto Sans CJK KR Regular" w:hAnsi="Noto Sans CJK KR Regular"/>
            <w:color w:val="000000" w:themeColor="text1"/>
            <w:kern w:val="0"/>
            <w:szCs w:val="20"/>
          </w:rPr>
          <w:delText>3</w:delText>
        </w:r>
      </w:del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조 각 항에 해당하는 불공정행위에 해당 하는 경우 </w:t>
      </w:r>
    </w:p>
    <w:p w14:paraId="3F683CC7" w14:textId="642224EB" w:rsidR="00A849B6" w:rsidRPr="009E4380" w:rsidRDefault="003371D4" w:rsidP="0033228A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shd w:val="pct15" w:color="auto" w:fill="FFFFFF"/>
        </w:rPr>
      </w:pP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</w:t>
      </w:r>
      <w:r w:rsidR="00F404A5"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또는 대리점이</w:t>
      </w:r>
      <w:r w:rsidR="00E7778D"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본 계약과 관련하여 알게 된 상대방의 영업비밀을 제3</w:t>
      </w:r>
      <w:r w:rsidR="00E7778D"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자에게</w:t>
      </w:r>
      <w:r w:rsidR="00E7778D"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E7778D"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누설하</w:t>
      </w:r>
      <w:r w:rsidR="00F404A5"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는</w:t>
      </w:r>
      <w:r w:rsidR="00F404A5"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F404A5"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</w:p>
    <w:p w14:paraId="7F5ADC30" w14:textId="37CA9182" w:rsidR="004F6662" w:rsidRPr="0033228A" w:rsidRDefault="003371D4" w:rsidP="00C911B3">
      <w:pPr>
        <w:pStyle w:val="a6"/>
        <w:numPr>
          <w:ilvl w:val="0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또는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대리점은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상대방이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중요한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사항을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위반한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A22E53">
        <w:rPr>
          <w:rFonts w:ascii="Noto Sans CJK KR Regular" w:eastAsia="Noto Sans CJK KR Regular" w:hAnsi="Noto Sans CJK KR Regular"/>
          <w:color w:val="000000" w:themeColor="text1"/>
          <w:szCs w:val="20"/>
        </w:rPr>
        <w:t>30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일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이상의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유예기간을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두고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중요한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사항의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사실을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구체적으로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밝히고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이를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시정하지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아니하면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그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해지한다는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사실을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서면으로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A22E53">
        <w:rPr>
          <w:rFonts w:ascii="Noto Sans CJK KR Regular" w:eastAsia="Noto Sans CJK KR Regular" w:hAnsi="Noto Sans CJK KR Regular"/>
          <w:color w:val="000000" w:themeColor="text1"/>
          <w:szCs w:val="20"/>
        </w:rPr>
        <w:t>2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회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이상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통지하여야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하며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,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그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내에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시정이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이루어지지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않은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계약을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해지할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있다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본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계약의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중요한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사항을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위반한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경우는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다음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253FFA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각호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에서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정한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사유를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포함한다</w:t>
      </w:r>
      <w:r w:rsidR="009E78D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3350B191" w14:textId="600E9AF5" w:rsidR="00D46898" w:rsidRPr="0033228A" w:rsidRDefault="00D46898" w:rsidP="00D46898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041A3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대리점이 공급업자의 유통망 운영/관리 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기준</w:t>
      </w:r>
      <w:r w:rsidRPr="00041A3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041A30">
        <w:rPr>
          <w:rFonts w:ascii="Noto Sans CJK KR Regular" w:eastAsia="Noto Sans CJK KR Regular" w:hAnsi="Noto Sans CJK KR Regular"/>
          <w:color w:val="000000" w:themeColor="text1"/>
          <w:szCs w:val="20"/>
        </w:rPr>
        <w:t>[별</w:t>
      </w:r>
      <w:r w:rsidRPr="00041A3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지#</w:t>
      </w:r>
      <w:r w:rsidRPr="00041A30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5 </w:t>
      </w:r>
      <w:r w:rsidRPr="00041A3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유통망 운영/관리</w:t>
      </w:r>
      <w:r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기준</w:t>
      </w:r>
      <w:r w:rsidRPr="00041A30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]을 지키지 않을 경우</w:t>
      </w:r>
    </w:p>
    <w:p w14:paraId="2B5B961A" w14:textId="739A28E7" w:rsidR="00D46898" w:rsidRPr="00F5605F" w:rsidRDefault="00D46898" w:rsidP="0033228A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대리점의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행위가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24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1항에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위반되는</w:t>
      </w:r>
      <w:r w:rsidRPr="00ED7F22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Pr="00ED7F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경우</w:t>
      </w:r>
    </w:p>
    <w:p w14:paraId="265EBB85" w14:textId="79F56F72" w:rsidR="004F6662" w:rsidRPr="00F5605F" w:rsidRDefault="00607C9D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szCs w:val="20"/>
        </w:rPr>
        <w:t xml:space="preserve">공급업자와 대리점이 </w:t>
      </w:r>
      <w:r w:rsidR="009E78D1" w:rsidRPr="00F5605F">
        <w:rPr>
          <w:rFonts w:ascii="Noto Sans CJK KR Regular" w:eastAsia="Noto Sans CJK KR Regular" w:hAnsi="Noto Sans CJK KR Regular"/>
          <w:szCs w:val="20"/>
        </w:rPr>
        <w:t>상호</w:t>
      </w:r>
      <w:r w:rsidR="004A38B2" w:rsidRPr="00F5605F">
        <w:rPr>
          <w:rFonts w:ascii="Noto Sans CJK KR Regular" w:eastAsia="Noto Sans CJK KR Regular" w:hAnsi="Noto Sans CJK KR Regular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/>
          <w:szCs w:val="20"/>
        </w:rPr>
        <w:t>합의</w:t>
      </w:r>
      <w:r w:rsidR="004A38B2" w:rsidRPr="00F5605F">
        <w:rPr>
          <w:rFonts w:ascii="Noto Sans CJK KR Regular" w:eastAsia="Noto Sans CJK KR Regular" w:hAnsi="Noto Sans CJK KR Regular" w:hint="eastAsia"/>
          <w:szCs w:val="20"/>
        </w:rPr>
        <w:t>되지</w:t>
      </w:r>
      <w:r w:rsidR="009E78D1" w:rsidRPr="00F5605F">
        <w:rPr>
          <w:rFonts w:ascii="Noto Sans CJK KR Regular" w:eastAsia="Noto Sans CJK KR Regular" w:hAnsi="Noto Sans CJK KR Regular"/>
          <w:szCs w:val="20"/>
        </w:rPr>
        <w:t> 않은 영업행위를 통한 판매촉진 행위</w:t>
      </w:r>
      <w:r w:rsidR="00993508" w:rsidRPr="00F5605F">
        <w:rPr>
          <w:rFonts w:ascii="Noto Sans CJK KR Regular" w:eastAsia="Noto Sans CJK KR Regular" w:hAnsi="Noto Sans CJK KR Regular" w:hint="eastAsia"/>
          <w:szCs w:val="20"/>
        </w:rPr>
        <w:t xml:space="preserve"> 등</w:t>
      </w:r>
      <w:r w:rsidR="00993508" w:rsidRPr="00F5605F">
        <w:rPr>
          <w:rFonts w:ascii="Noto Sans CJK KR Regular" w:eastAsia="Noto Sans CJK KR Regular" w:hAnsi="Noto Sans CJK KR Regular"/>
          <w:szCs w:val="20"/>
        </w:rPr>
        <w:t xml:space="preserve"> </w:t>
      </w:r>
      <w:r w:rsidR="009E78D1" w:rsidRPr="00F5605F">
        <w:rPr>
          <w:rFonts w:ascii="Noto Sans CJK KR Regular" w:eastAsia="Noto Sans CJK KR Regular" w:hAnsi="Noto Sans CJK KR Regular"/>
          <w:szCs w:val="20"/>
        </w:rPr>
        <w:t>다른 대리점 및 </w:t>
      </w:r>
      <w:r w:rsidR="003371D4" w:rsidRPr="00F5605F">
        <w:rPr>
          <w:rFonts w:ascii="Noto Sans CJK KR Regular" w:eastAsia="Noto Sans CJK KR Regular" w:hAnsi="Noto Sans CJK KR Regular"/>
          <w:szCs w:val="20"/>
        </w:rPr>
        <w:t>공급업자</w:t>
      </w:r>
      <w:r w:rsidR="009E78D1" w:rsidRPr="00F5605F">
        <w:rPr>
          <w:rFonts w:ascii="Noto Sans CJK KR Regular" w:eastAsia="Noto Sans CJK KR Regular" w:hAnsi="Noto Sans CJK KR Regular"/>
          <w:szCs w:val="20"/>
        </w:rPr>
        <w:t>의 유통질서를 심각하게 훼손하는 경우</w:t>
      </w:r>
    </w:p>
    <w:p w14:paraId="56C9F64C" w14:textId="3C2E2143" w:rsidR="007941E9" w:rsidRPr="00F5605F" w:rsidRDefault="009E78D1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szCs w:val="20"/>
        </w:rPr>
        <w:t>대리점이 </w:t>
      </w:r>
      <w:r w:rsidR="003371D4" w:rsidRPr="00F5605F">
        <w:rPr>
          <w:rFonts w:ascii="Noto Sans CJK KR Regular" w:eastAsia="Noto Sans CJK KR Regular" w:hAnsi="Noto Sans CJK KR Regular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szCs w:val="20"/>
        </w:rPr>
        <w:t>의 윤리에 대한 제반 규정을 준수하지 않고 공정한 거래 질서를 문란케 하거나, 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고객에 대한 서비스를 소홀히 하여 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 이미지를 </w:t>
      </w:r>
      <w:r w:rsidR="00A1460D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심각하게 훼손한 경우</w:t>
      </w:r>
    </w:p>
    <w:p w14:paraId="0CA5057C" w14:textId="62C52374" w:rsidR="00A7602E" w:rsidRDefault="00607C9D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대리점이 </w:t>
      </w:r>
      <w:r w:rsidR="00A7602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제</w:t>
      </w:r>
      <w:r w:rsidR="00A7602E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6</w:t>
      </w:r>
      <w:r w:rsidR="00A7602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조 각항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에</w:t>
      </w:r>
      <w:r w:rsidR="00253FFA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서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  <w:r w:rsidR="00253FFA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규정하고 있는 </w:t>
      </w:r>
      <w:r w:rsidR="00A1460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대리점의 </w:t>
      </w:r>
      <w:r w:rsidR="00A7602E"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의무사항을 </w:t>
      </w:r>
      <w:r w:rsidR="00A1460D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위반한 경우</w:t>
      </w:r>
    </w:p>
    <w:p w14:paraId="0612303B" w14:textId="7120F338" w:rsidR="00825223" w:rsidRPr="00E07617" w:rsidRDefault="00825223" w:rsidP="00C911B3">
      <w:pPr>
        <w:pStyle w:val="a6"/>
        <w:numPr>
          <w:ilvl w:val="1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E07617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대리점이</w:t>
      </w:r>
      <w:r w:rsidRPr="00E07617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E7873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[</w:t>
      </w:r>
      <w:r w:rsidR="001E7873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별지</w:t>
      </w:r>
      <w:r w:rsidR="001E7873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#6 </w:t>
      </w:r>
      <w:r w:rsidR="001E7873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청렴서약서</w:t>
      </w:r>
      <w:r w:rsidR="001E7873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]</w:t>
      </w:r>
      <w:r w:rsidR="001E7873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의</w:t>
      </w:r>
      <w:r w:rsidR="001E7873" w:rsidRPr="0033228A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 w:rsidR="001E7873" w:rsidRPr="0033228A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청렴서약서</w:t>
      </w:r>
      <w:r w:rsidRPr="00E07617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의 내용을 위반한 경우 </w:t>
      </w:r>
    </w:p>
    <w:p w14:paraId="1CFAA4AB" w14:textId="6275CEF6" w:rsidR="007941E9" w:rsidRPr="00F5605F" w:rsidRDefault="003371D4" w:rsidP="00C911B3">
      <w:pPr>
        <w:pStyle w:val="a6"/>
        <w:numPr>
          <w:ilvl w:val="0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공급업자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는</w:t>
      </w:r>
      <w:r w:rsidR="00F4154D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본 조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1항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="007941E9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>호</w:t>
      </w:r>
      <w:r w:rsidR="00253FFA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내지 </w:t>
      </w:r>
      <w:r w:rsidR="00253FFA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>7</w:t>
      </w:r>
      <w:r w:rsidR="00253FFA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호</w:t>
      </w:r>
      <w:r w:rsidR="007941E9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에서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정한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사유가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발생한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경우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이외에는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임의로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특정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상품의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공급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중단이나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물량의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현저한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축소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등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실질적으로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계약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해지에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준하는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조치를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취해서는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아니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7941E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된다</w:t>
      </w:r>
      <w:r w:rsidR="007941E9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.</w:t>
      </w:r>
    </w:p>
    <w:p w14:paraId="568BEC8B" w14:textId="29324688" w:rsidR="007941E9" w:rsidRPr="00481D21" w:rsidRDefault="00950E52" w:rsidP="00C911B3">
      <w:pPr>
        <w:pStyle w:val="a6"/>
        <w:numPr>
          <w:ilvl w:val="0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본 조 </w:t>
      </w:r>
      <w:r w:rsidR="007941E9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제</w:t>
      </w:r>
      <w:r w:rsidR="007941E9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>1</w:t>
      </w:r>
      <w:r w:rsidR="007941E9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항</w:t>
      </w:r>
      <w:r w:rsidR="00253FFA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및 제2항</w:t>
      </w:r>
      <w:r w:rsidR="007941E9" w:rsidRPr="00481D21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에</w:t>
      </w:r>
      <w:r w:rsidR="007941E9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해당하지 않는 부득이한 사유로 어느 일방이 이 계약을 해지하려는 경우에는 해지 </w:t>
      </w:r>
      <w:r w:rsidR="00D70BF9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3개월</w:t>
      </w:r>
      <w:r w:rsidR="007941E9" w:rsidRPr="00481D21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전까지 상대방에게 그 사유를 서면으로 통지한다.</w:t>
      </w:r>
    </w:p>
    <w:p w14:paraId="0278FA6D" w14:textId="77777777" w:rsidR="00D70BF9" w:rsidRPr="0033228A" w:rsidRDefault="007941E9" w:rsidP="00C911B3">
      <w:pPr>
        <w:pStyle w:val="a6"/>
        <w:numPr>
          <w:ilvl w:val="0"/>
          <w:numId w:val="15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>이 조에 의하여 계약이 해지될 경우, 계약 해지에 관하여 책임 있는 당사자는 상대방에 대하여 계약 해지로 인한 손해를 배상한다.</w:t>
      </w:r>
    </w:p>
    <w:p w14:paraId="0B0E3F32" w14:textId="40675D26" w:rsidR="00380EF2" w:rsidRPr="0033228A" w:rsidRDefault="00A80D22" w:rsidP="0033228A">
      <w:pPr>
        <w:adjustRightInd w:val="0"/>
        <w:snapToGrid w:val="0"/>
        <w:jc w:val="left"/>
        <w:rPr>
          <w:rFonts w:ascii="Noto Sans CJK KR Regular" w:eastAsia="Noto Sans CJK KR Regular" w:hAnsi="Noto Sans CJK KR Regular"/>
          <w:color w:val="000000" w:themeColor="text1"/>
        </w:rPr>
      </w:pPr>
      <w:r w:rsidRPr="002B7255" w:rsidDel="00A80D22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 </w:t>
      </w:r>
    </w:p>
    <w:p w14:paraId="336E7CE1" w14:textId="3B96808E" w:rsidR="00C343DF" w:rsidRPr="00F5605F" w:rsidRDefault="00F411E1" w:rsidP="00C343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560184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2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9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경제사정의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중대한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변동으로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인한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대리점의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계약해지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0F5E28CB" w14:textId="52649BEB" w:rsidR="00C343DF" w:rsidRPr="00F5605F" w:rsidRDefault="00F411E1" w:rsidP="00C911B3">
      <w:pPr>
        <w:pStyle w:val="a6"/>
        <w:numPr>
          <w:ilvl w:val="0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대리점은 다음 </w:t>
      </w:r>
      <w:r w:rsidR="00253FFA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각호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의 어느 하나에 해당하는 사유로 인한 경제사정의 중대한 변동으로 폐업을 하는 경우 이 계약을 해지할 수 있다.</w:t>
      </w:r>
    </w:p>
    <w:p w14:paraId="1507CBDC" w14:textId="24C82EA0" w:rsidR="00C343DF" w:rsidRPr="00F5605F" w:rsidRDefault="00C343DF" w:rsidP="00C911B3">
      <w:pPr>
        <w:pStyle w:val="a6"/>
        <w:numPr>
          <w:ilvl w:val="1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태풍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, 홍수 등 천재지변이 발생한 경우</w:t>
      </w:r>
    </w:p>
    <w:p w14:paraId="2EB17C1B" w14:textId="2405B8FC" w:rsidR="00C343DF" w:rsidRPr="00F5605F" w:rsidRDefault="00C343DF" w:rsidP="00C911B3">
      <w:pPr>
        <w:pStyle w:val="a6"/>
        <w:numPr>
          <w:ilvl w:val="1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전쟁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, 폭동, 계엄 등 국가 비상사태가 발생한 경우</w:t>
      </w:r>
    </w:p>
    <w:p w14:paraId="0A9654CC" w14:textId="0F61A55C" w:rsidR="00C343DF" w:rsidRPr="00F5605F" w:rsidRDefault="00C343DF" w:rsidP="00C911B3">
      <w:pPr>
        <w:pStyle w:val="a6"/>
        <w:numPr>
          <w:ilvl w:val="1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감염병예방법에서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정하고 있는 제1급감염병이 발생 및 유행하는 경우</w:t>
      </w:r>
    </w:p>
    <w:p w14:paraId="30116BBA" w14:textId="3DCAE345" w:rsidR="00C343DF" w:rsidRPr="00F5605F" w:rsidRDefault="00C343DF" w:rsidP="00C911B3">
      <w:pPr>
        <w:pStyle w:val="a6"/>
        <w:numPr>
          <w:ilvl w:val="1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그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밖의 대리점의 책임 없이 위 </w:t>
      </w:r>
      <w:r w:rsidR="00253FFA"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각호</w:t>
      </w:r>
      <w:r w:rsidRPr="00F5605F"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에 준하는 불가피한 사유가 발생한 경우</w:t>
      </w:r>
    </w:p>
    <w:p w14:paraId="6A704150" w14:textId="7EF639DB" w:rsidR="00C343DF" w:rsidRPr="00F5605F" w:rsidRDefault="00F411E1" w:rsidP="00C911B3">
      <w:pPr>
        <w:pStyle w:val="a6"/>
        <w:numPr>
          <w:ilvl w:val="0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제1항에 따른 해지는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가 계약해지의 통고를 받은 </w:t>
      </w:r>
      <w:r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>날부터 3개월이 지나면</w:t>
      </w:r>
      <w:r w:rsidR="00993508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효력이 발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lastRenderedPageBreak/>
        <w:t>생한다.</w:t>
      </w:r>
    </w:p>
    <w:p w14:paraId="3B031184" w14:textId="42D89FA5" w:rsidR="00F411E1" w:rsidRPr="0033228A" w:rsidRDefault="00B42A33" w:rsidP="0033228A">
      <w:pPr>
        <w:pStyle w:val="a6"/>
        <w:numPr>
          <w:ilvl w:val="0"/>
          <w:numId w:val="16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</w:rPr>
      </w:pPr>
      <w:r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본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조에 의하여 계약이 해지될 경우, 대리점은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에게 계약해지로 인한 손해배상액의 </w:t>
      </w:r>
      <w:proofErr w:type="spellStart"/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감경</w:t>
      </w:r>
      <w:proofErr w:type="spellEnd"/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또는 면제에 관한 협의를 요청할 수 있고,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는 </w:t>
      </w:r>
      <w:r w:rsidR="00F411E1" w:rsidRPr="0033228A">
        <w:rPr>
          <w:rFonts w:ascii="Noto Sans CJK KR Regular" w:eastAsia="Noto Sans CJK KR Regular" w:hAnsi="Noto Sans CJK KR Regular"/>
          <w:color w:val="000000" w:themeColor="text1"/>
          <w:szCs w:val="20"/>
        </w:rPr>
        <w:t>계약해지의 효력이 발생하기 전까지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그에 대한 응답을 하여야 한다.</w:t>
      </w:r>
      <w:r w:rsidR="00E960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br/>
      </w:r>
    </w:p>
    <w:p w14:paraId="68720834" w14:textId="617E7282" w:rsidR="00C343DF" w:rsidRPr="00F5605F" w:rsidRDefault="00F411E1" w:rsidP="00C343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30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손해배상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/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지연손해금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61462A63" w14:textId="09A4D326" w:rsidR="00C343DF" w:rsidRPr="00F5605F" w:rsidRDefault="003371D4" w:rsidP="00C911B3">
      <w:pPr>
        <w:pStyle w:val="a6"/>
        <w:numPr>
          <w:ilvl w:val="0"/>
          <w:numId w:val="17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대리점은 이 계약위반으로 상대방에게 손해를 입힌 때에는 배상책임을 진다.</w:t>
      </w:r>
    </w:p>
    <w:p w14:paraId="529D295A" w14:textId="0ED16C6A" w:rsidR="00041A30" w:rsidRPr="002B7255" w:rsidRDefault="00041A30" w:rsidP="00532107">
      <w:pPr>
        <w:pStyle w:val="a6"/>
        <w:numPr>
          <w:ilvl w:val="0"/>
          <w:numId w:val="17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bookmarkStart w:id="170" w:name="_Hlk155627824"/>
      <w:r w:rsidRPr="00041A30">
        <w:rPr>
          <w:rFonts w:ascii="Noto Sans CJK KR Regular" w:eastAsia="Noto Sans CJK KR Regular" w:hAnsi="Noto Sans CJK KR Regular"/>
          <w:color w:val="000000" w:themeColor="text1"/>
          <w:szCs w:val="20"/>
        </w:rPr>
        <w:t>손해를 입힌 당사자는 변제 의무를 지체하거나 이행하지 아니한 경우에는 손해가 확정된 날 또는 당사자 합의에 따라 지급기일을 정한 날 다음 날부터 변제를 완료하는 날까지 상법에서 규정하고 있는 지연손해금을 상대방에게 지급하여야 한다.</w:t>
      </w:r>
    </w:p>
    <w:p w14:paraId="1338DBE1" w14:textId="24C73F43" w:rsidR="000A67D5" w:rsidRPr="00041A30" w:rsidRDefault="000A67D5" w:rsidP="00532107">
      <w:pPr>
        <w:pStyle w:val="a6"/>
        <w:numPr>
          <w:ilvl w:val="0"/>
          <w:numId w:val="17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</w:pP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공급업자와 대리점 간의 거래가 종료되었을 경우 대리점은 공급업자와 정산 후 지체 없이 공급업자에 대한 일체의 채무를 변제하여야 하며,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 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대리점이 변제의무를 지체하거나 별도 정해진 기간 내 미이행시 정산일 익일부터</w:t>
      </w:r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>(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 xml:space="preserve">별도 공급업자와 정해진 기간이 있다면 그러한 지정기일 익일 </w:t>
      </w:r>
      <w:proofErr w:type="spellStart"/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부터</w:t>
      </w:r>
      <w:proofErr w:type="spellEnd"/>
      <w:r>
        <w:rPr>
          <w:rFonts w:ascii="Noto Sans CJK KR Regular" w:eastAsia="Noto Sans CJK KR Regular" w:hAnsi="Noto Sans CJK KR Regular"/>
          <w:color w:val="000000" w:themeColor="text1"/>
          <w:kern w:val="0"/>
          <w:szCs w:val="20"/>
        </w:rPr>
        <w:t xml:space="preserve">) </w:t>
      </w:r>
      <w:r>
        <w:rPr>
          <w:rFonts w:ascii="Noto Sans CJK KR Regular" w:eastAsia="Noto Sans CJK KR Regular" w:hAnsi="Noto Sans CJK KR Regular" w:hint="eastAsia"/>
          <w:color w:val="000000" w:themeColor="text1"/>
          <w:kern w:val="0"/>
          <w:szCs w:val="20"/>
        </w:rPr>
        <w:t>완제일까지 상법에 의한 지연손해금을 지급하기로 한다.</w:t>
      </w:r>
    </w:p>
    <w:bookmarkEnd w:id="170"/>
    <w:p w14:paraId="4CF91D34" w14:textId="77777777" w:rsidR="007662A7" w:rsidRPr="00F5605F" w:rsidRDefault="007662A7" w:rsidP="007662A7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ED7D31" w:themeColor="accent2"/>
          <w:kern w:val="0"/>
          <w:szCs w:val="20"/>
        </w:rPr>
      </w:pPr>
    </w:p>
    <w:p w14:paraId="17FF9836" w14:textId="682890CB" w:rsidR="00C343DF" w:rsidRPr="00F5605F" w:rsidRDefault="00F411E1" w:rsidP="00C343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31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계약기간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7B2126AF" w14:textId="1B9C6A11" w:rsidR="00F411E1" w:rsidRPr="00F5605F" w:rsidRDefault="00F411E1" w:rsidP="00C911B3">
      <w:pPr>
        <w:pStyle w:val="a6"/>
        <w:numPr>
          <w:ilvl w:val="0"/>
          <w:numId w:val="18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bCs/>
          <w:color w:val="000000" w:themeColor="text1"/>
          <w:kern w:val="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</w:rPr>
        <w:t xml:space="preserve">본 계약의 존속기간은 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>202</w:t>
      </w:r>
      <w:r w:rsidR="000B2C6F">
        <w:rPr>
          <w:rFonts w:ascii="Noto Sans CJK KR Regular" w:eastAsia="Noto Sans CJK KR Regular" w:hAnsi="Noto Sans CJK KR Regular"/>
          <w:color w:val="000000" w:themeColor="text1"/>
        </w:rPr>
        <w:t>5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 xml:space="preserve">년 </w:t>
      </w:r>
      <w:r w:rsidR="000B2C6F">
        <w:rPr>
          <w:rFonts w:ascii="Noto Sans CJK KR Regular" w:eastAsia="Noto Sans CJK KR Regular" w:hAnsi="Noto Sans CJK KR Regular"/>
          <w:color w:val="000000" w:themeColor="text1"/>
        </w:rPr>
        <w:t>5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>월</w:t>
      </w:r>
      <w:r w:rsidR="00244A79" w:rsidRPr="00F5605F">
        <w:rPr>
          <w:rFonts w:ascii="Noto Sans CJK KR Regular" w:eastAsia="Noto Sans CJK KR Regular" w:hAnsi="Noto Sans CJK KR Regular"/>
          <w:color w:val="000000" w:themeColor="text1"/>
        </w:rPr>
        <w:t xml:space="preserve"> </w:t>
      </w:r>
      <w:r w:rsidR="001C5DF4">
        <w:rPr>
          <w:rFonts w:ascii="Noto Sans CJK KR Regular" w:eastAsia="Noto Sans CJK KR Regular" w:hAnsi="Noto Sans CJK KR Regular"/>
          <w:color w:val="000000" w:themeColor="text1"/>
        </w:rPr>
        <w:t>1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>일부터 202</w:t>
      </w:r>
      <w:r w:rsidR="000B2C6F">
        <w:rPr>
          <w:rFonts w:ascii="Noto Sans CJK KR Regular" w:eastAsia="Noto Sans CJK KR Regular" w:hAnsi="Noto Sans CJK KR Regular"/>
          <w:color w:val="000000" w:themeColor="text1"/>
        </w:rPr>
        <w:t>6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 xml:space="preserve">년 </w:t>
      </w:r>
      <w:r w:rsidR="000B2C6F">
        <w:rPr>
          <w:rFonts w:ascii="Noto Sans CJK KR Regular" w:eastAsia="Noto Sans CJK KR Regular" w:hAnsi="Noto Sans CJK KR Regular"/>
          <w:color w:val="000000" w:themeColor="text1"/>
        </w:rPr>
        <w:t>4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 xml:space="preserve">월 </w:t>
      </w:r>
      <w:r w:rsidR="00A7602E" w:rsidRPr="00F5605F">
        <w:rPr>
          <w:rFonts w:ascii="Noto Sans CJK KR Regular" w:eastAsia="Noto Sans CJK KR Regular" w:hAnsi="Noto Sans CJK KR Regular"/>
          <w:color w:val="000000" w:themeColor="text1"/>
        </w:rPr>
        <w:t>3</w:t>
      </w:r>
      <w:r w:rsidR="000B2C6F">
        <w:rPr>
          <w:rFonts w:ascii="Noto Sans CJK KR Regular" w:eastAsia="Noto Sans CJK KR Regular" w:hAnsi="Noto Sans CJK KR Regular"/>
          <w:color w:val="000000" w:themeColor="text1"/>
        </w:rPr>
        <w:t>0</w:t>
      </w:r>
      <w:r w:rsidR="00885E41" w:rsidRPr="00F5605F">
        <w:rPr>
          <w:rFonts w:ascii="Noto Sans CJK KR Regular" w:eastAsia="Noto Sans CJK KR Regular" w:hAnsi="Noto Sans CJK KR Regular"/>
          <w:color w:val="000000" w:themeColor="text1"/>
        </w:rPr>
        <w:t xml:space="preserve">일까지로 한다. </w:t>
      </w:r>
    </w:p>
    <w:p w14:paraId="18479AF3" w14:textId="5AB96A97" w:rsidR="00A773E7" w:rsidRDefault="003371D4" w:rsidP="00C911B3">
      <w:pPr>
        <w:pStyle w:val="a6"/>
        <w:numPr>
          <w:ilvl w:val="0"/>
          <w:numId w:val="18"/>
        </w:numPr>
        <w:adjustRightInd w:val="0"/>
        <w:snapToGrid w:val="0"/>
        <w:ind w:leftChars="0"/>
        <w:jc w:val="left"/>
        <w:rPr>
          <w:ins w:id="171" w:author="윤현정 (Hyunjeong Yoon)" w:date="2025-04-01T15:23:00Z"/>
          <w:rFonts w:ascii="Noto Sans CJK KR Regular" w:eastAsia="Noto Sans CJK KR Regular" w:hAnsi="Noto Sans CJK KR Regular"/>
          <w:bCs/>
          <w:color w:val="000000" w:themeColor="text1"/>
          <w:kern w:val="0"/>
        </w:rPr>
      </w:pPr>
      <w:r w:rsidRPr="00F5605F">
        <w:rPr>
          <w:rFonts w:ascii="Noto Sans CJK KR Regular" w:eastAsia="Noto Sans CJK KR Regular" w:hAnsi="Noto Sans CJK KR Regular" w:hint="eastAsia"/>
          <w:bCs/>
          <w:color w:val="000000" w:themeColor="text1"/>
          <w:kern w:val="0"/>
        </w:rPr>
        <w:t>공급업자</w:t>
      </w:r>
      <w:r w:rsidR="00A7602E" w:rsidRPr="00F5605F">
        <w:rPr>
          <w:rFonts w:ascii="Noto Sans CJK KR Regular" w:eastAsia="Noto Sans CJK KR Regular" w:hAnsi="Noto Sans CJK KR Regular" w:hint="eastAsia"/>
          <w:bCs/>
          <w:color w:val="000000" w:themeColor="text1"/>
          <w:kern w:val="0"/>
        </w:rPr>
        <w:t xml:space="preserve"> 또는 대리점이 계약기간의 만료일로부터 </w:t>
      </w:r>
      <w:r w:rsidR="00A7602E" w:rsidRPr="00F5605F">
        <w:rPr>
          <w:rFonts w:ascii="Noto Sans CJK KR Regular" w:eastAsia="Noto Sans CJK KR Regular" w:hAnsi="Noto Sans CJK KR Regular"/>
          <w:bCs/>
          <w:color w:val="000000" w:themeColor="text1"/>
          <w:kern w:val="0"/>
        </w:rPr>
        <w:t>60</w:t>
      </w:r>
      <w:r w:rsidR="00A7602E" w:rsidRPr="00F5605F">
        <w:rPr>
          <w:rFonts w:ascii="Noto Sans CJK KR Regular" w:eastAsia="Noto Sans CJK KR Regular" w:hAnsi="Noto Sans CJK KR Regular" w:hint="eastAsia"/>
          <w:bCs/>
          <w:color w:val="000000" w:themeColor="text1"/>
          <w:kern w:val="0"/>
        </w:rPr>
        <w:t>일 전까지 서면으로 상대방에게 계약조건의 변경이나 갱신거절 등 갱신과 관련한 별도의 의사표시를 하지 아니하는 경우,</w:t>
      </w:r>
      <w:r w:rsidR="00A7602E" w:rsidRPr="00F5605F">
        <w:rPr>
          <w:rFonts w:ascii="Noto Sans CJK KR Regular" w:eastAsia="Noto Sans CJK KR Regular" w:hAnsi="Noto Sans CJK KR Regular"/>
          <w:bCs/>
          <w:color w:val="000000" w:themeColor="text1"/>
          <w:kern w:val="0"/>
        </w:rPr>
        <w:t xml:space="preserve"> </w:t>
      </w:r>
      <w:r w:rsidR="00A7602E" w:rsidRPr="00F5605F">
        <w:rPr>
          <w:rFonts w:ascii="Noto Sans CJK KR Regular" w:eastAsia="Noto Sans CJK KR Regular" w:hAnsi="Noto Sans CJK KR Regular" w:hint="eastAsia"/>
          <w:bCs/>
          <w:color w:val="000000" w:themeColor="text1"/>
          <w:kern w:val="0"/>
        </w:rPr>
        <w:t>이 계약은 종전과 동일한 조건으로 자동 연장되는 것으로 본다.</w:t>
      </w:r>
      <w:r w:rsidR="00A7602E" w:rsidRPr="00F5605F">
        <w:rPr>
          <w:rFonts w:ascii="Noto Sans CJK KR Regular" w:eastAsia="Noto Sans CJK KR Regular" w:hAnsi="Noto Sans CJK KR Regular"/>
          <w:bCs/>
          <w:color w:val="000000" w:themeColor="text1"/>
          <w:kern w:val="0"/>
        </w:rPr>
        <w:t xml:space="preserve"> </w:t>
      </w:r>
    </w:p>
    <w:p w14:paraId="4A168D71" w14:textId="13583831" w:rsidR="00C962EC" w:rsidDel="00BF054B" w:rsidRDefault="00C962EC" w:rsidP="00BF054B">
      <w:pPr>
        <w:pStyle w:val="a6"/>
        <w:numPr>
          <w:ilvl w:val="0"/>
          <w:numId w:val="18"/>
        </w:numPr>
        <w:adjustRightInd w:val="0"/>
        <w:snapToGrid w:val="0"/>
        <w:ind w:leftChars="0"/>
        <w:jc w:val="left"/>
        <w:rPr>
          <w:del w:id="172" w:author="윤현정 (Hyunjeong Yoon)" w:date="2025-04-01T15:28:00Z"/>
          <w:rFonts w:ascii="Noto Sans CJK KR Regular" w:eastAsia="Noto Sans CJK KR Regular" w:hAnsi="Noto Sans CJK KR Regular"/>
          <w:bCs/>
          <w:color w:val="000000" w:themeColor="text1"/>
          <w:kern w:val="0"/>
        </w:rPr>
      </w:pPr>
    </w:p>
    <w:p w14:paraId="4E3B735B" w14:textId="59C558BA" w:rsidR="00F411E1" w:rsidRPr="00AC32AF" w:rsidRDefault="00F411E1" w:rsidP="0033228A">
      <w:pPr>
        <w:pStyle w:val="a6"/>
        <w:adjustRightInd w:val="0"/>
        <w:snapToGrid w:val="0"/>
        <w:ind w:leftChars="0" w:left="400"/>
        <w:jc w:val="left"/>
        <w:rPr>
          <w:rFonts w:ascii="Noto Sans CJK KR Regular" w:eastAsia="Noto Sans CJK KR Regular" w:hAnsi="Noto Sans CJK KR Regular"/>
          <w:color w:val="000000" w:themeColor="text1"/>
        </w:rPr>
      </w:pPr>
    </w:p>
    <w:p w14:paraId="5CD1EE69" w14:textId="6949C6D4" w:rsidR="00C343DF" w:rsidRPr="00F5605F" w:rsidRDefault="00F411E1" w:rsidP="00C343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32</w:t>
      </w:r>
      <w:r w:rsidR="00B42A33"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분쟁해결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및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재판관할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)</w:t>
      </w:r>
    </w:p>
    <w:p w14:paraId="1D0D5DED" w14:textId="1BB08D91" w:rsidR="00C343DF" w:rsidRPr="002B7255" w:rsidRDefault="00F411E1" w:rsidP="00C911B3">
      <w:pPr>
        <w:pStyle w:val="a6"/>
        <w:numPr>
          <w:ilvl w:val="0"/>
          <w:numId w:val="19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color w:val="000000" w:themeColor="text1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계약의 내용에 대하여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</w:t>
      </w:r>
      <w:r w:rsidR="005A35A9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간 분쟁이 발생한 경우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와 대리점의 합의된 의사에 따른다.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와 대리점사이에 계약 해석과 관련한 합의가 이루어지지 않은 경우 일반 </w:t>
      </w:r>
      <w:proofErr w:type="spellStart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상관례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및 관련 법령에 따른다.</w:t>
      </w:r>
    </w:p>
    <w:p w14:paraId="1A71CEB8" w14:textId="6BC2D7DB" w:rsidR="00542B2E" w:rsidRPr="0033228A" w:rsidRDefault="00542B2E" w:rsidP="00542B2E">
      <w:pPr>
        <w:pStyle w:val="13"/>
        <w:numPr>
          <w:ilvl w:val="0"/>
          <w:numId w:val="19"/>
        </w:numPr>
        <w:wordWrap w:val="0"/>
        <w:spacing w:before="2" w:line="295" w:lineRule="auto"/>
        <w:ind w:right="216"/>
        <w:jc w:val="both"/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</w:pPr>
      <w:r w:rsidRPr="0033228A"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  <w:t xml:space="preserve">제1항에 의해서도 이 계약과 관련한 분쟁이 해결되지 아니한 경우에는 「대리점거래의 공정화에 관한 법률」 제19조 제1항에 따라 공정거래조정원 또는 </w:t>
      </w:r>
      <w:proofErr w:type="spellStart"/>
      <w:r w:rsidRPr="0033228A"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  <w:t>시</w:t>
      </w:r>
      <w:r w:rsidRPr="0033228A">
        <w:rPr>
          <w:rFonts w:ascii="Noto Sans CJK KR Regular" w:eastAsia="Noto Sans CJK KR Regular" w:hAnsi="Noto Sans CJK KR Regular" w:cstheme="minorBidi" w:hint="eastAsia"/>
          <w:color w:val="000000" w:themeColor="text1"/>
          <w:kern w:val="2"/>
          <w:sz w:val="20"/>
          <w:szCs w:val="20"/>
        </w:rPr>
        <w:t>·</w:t>
      </w:r>
      <w:r w:rsidRPr="0033228A"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  <w:t>도</w:t>
      </w:r>
      <w:proofErr w:type="spellEnd"/>
      <w:r w:rsidRPr="0033228A"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  <w:t xml:space="preserve"> 대리점분쟁조정협의회에 조정을 신청하거나 다른 법령에 의하여 설치된 중재기관에 중재를 신청할 수 있다.</w:t>
      </w:r>
    </w:p>
    <w:p w14:paraId="5F33BD1B" w14:textId="56042CA4" w:rsidR="00542B2E" w:rsidRPr="0033228A" w:rsidRDefault="00542B2E" w:rsidP="0033228A">
      <w:pPr>
        <w:pStyle w:val="13"/>
        <w:numPr>
          <w:ilvl w:val="0"/>
          <w:numId w:val="19"/>
        </w:numPr>
        <w:wordWrap w:val="0"/>
        <w:spacing w:before="2" w:line="295" w:lineRule="auto"/>
        <w:ind w:right="216"/>
        <w:jc w:val="both"/>
        <w:rPr>
          <w:rFonts w:ascii="Noto Sans CJK KR Regular" w:eastAsia="Noto Sans CJK KR Regular" w:hAnsi="Noto Sans CJK KR Regular"/>
          <w:b/>
          <w:color w:val="000000" w:themeColor="text1"/>
          <w:szCs w:val="20"/>
        </w:rPr>
      </w:pPr>
      <w:r w:rsidRPr="0033228A">
        <w:rPr>
          <w:rFonts w:ascii="Noto Sans CJK KR Regular" w:eastAsia="Noto Sans CJK KR Regular" w:hAnsi="Noto Sans CJK KR Regular" w:cstheme="minorBidi"/>
          <w:color w:val="000000" w:themeColor="text1"/>
          <w:kern w:val="2"/>
          <w:sz w:val="20"/>
          <w:szCs w:val="20"/>
        </w:rPr>
        <w:t>제2항에 따른 조정이 성립되지 아니하거나 공급업자와 대리점이 조정 또는 중재를 신청하지 아니하는 경우, 이 계약에 관한 분쟁의 해결은 통상의 민사재판에 의하며, 관할은 민사소송법에 따른다.</w:t>
      </w:r>
    </w:p>
    <w:p w14:paraId="02E9BC47" w14:textId="77777777" w:rsidR="00F411E1" w:rsidRPr="00F5605F" w:rsidRDefault="00F411E1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p w14:paraId="01F11D79" w14:textId="45DCB2C6" w:rsidR="00C343DF" w:rsidRPr="00F5605F" w:rsidRDefault="00F411E1" w:rsidP="00C343DF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제</w:t>
      </w:r>
      <w:r w:rsidR="005C313D"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</w:t>
      </w:r>
      <w:r w:rsidR="0061237E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>3</w:t>
      </w:r>
      <w:r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조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(</w:t>
      </w:r>
      <w:r w:rsidR="008464B0" w:rsidRPr="00F5605F">
        <w:rPr>
          <w:rFonts w:ascii="Noto Sans CJK KR Regular" w:eastAsia="Noto Sans CJK KR Regular" w:hAnsi="Noto Sans CJK KR Regular" w:hint="eastAsia"/>
          <w:b/>
          <w:color w:val="000000" w:themeColor="text1"/>
          <w:kern w:val="0"/>
          <w:szCs w:val="20"/>
        </w:rPr>
        <w:t>계약의</w:t>
      </w:r>
      <w:r w:rsidRPr="00F5605F"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  <w:t xml:space="preserve"> 효력 등)</w:t>
      </w:r>
    </w:p>
    <w:p w14:paraId="64CE6666" w14:textId="696445A2" w:rsidR="00C343DF" w:rsidRPr="00F5605F" w:rsidRDefault="003371D4" w:rsidP="00C911B3">
      <w:pPr>
        <w:pStyle w:val="a6"/>
        <w:numPr>
          <w:ilvl w:val="0"/>
          <w:numId w:val="2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대리점은 이 계약을 체결하기 전에 충분한 협의를 거쳤고, 계약 내용을 모두 숙지하였으며, 이 계약을 증명하기 위하여 2통의 계약서를 작성하고 서명 또는 기명</w:t>
      </w:r>
      <w:r w:rsidR="00B42A3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날인하여 각각 1부씩 보관한다.</w:t>
      </w:r>
      <w:r w:rsidR="004A56C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</w:p>
    <w:p w14:paraId="490007CB" w14:textId="407BB205" w:rsidR="00C343DF" w:rsidRPr="00F5605F" w:rsidRDefault="00F411E1" w:rsidP="00C911B3">
      <w:pPr>
        <w:pStyle w:val="a6"/>
        <w:numPr>
          <w:ilvl w:val="0"/>
          <w:numId w:val="2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이 계약서에 기재된 내용만이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 사이에 합의된 내용이며</w:t>
      </w:r>
      <w:r w:rsidR="007032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,</w:t>
      </w:r>
      <w:r w:rsidR="007032F0" w:rsidRPr="00F5605F">
        <w:rPr>
          <w:rFonts w:ascii="Noto Sans CJK KR Regular" w:eastAsia="Noto Sans CJK KR Regular" w:hAnsi="Noto Sans CJK KR Regular"/>
          <w:color w:val="4472C4" w:themeColor="accent5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이 이외의 내용에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lastRenderedPageBreak/>
        <w:t>대한 당사자 간의 그 어떠한 구두 합의도 당사자를 구속하지 아니한다.</w:t>
      </w:r>
    </w:p>
    <w:p w14:paraId="5BD46839" w14:textId="7548EB01" w:rsidR="00F411E1" w:rsidRPr="00F5605F" w:rsidRDefault="00F411E1" w:rsidP="00C911B3">
      <w:pPr>
        <w:pStyle w:val="a6"/>
        <w:numPr>
          <w:ilvl w:val="0"/>
          <w:numId w:val="20"/>
        </w:numPr>
        <w:adjustRightInd w:val="0"/>
        <w:snapToGrid w:val="0"/>
        <w:ind w:leftChars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이 계약서의 내용은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와 대리점 사이 서면 합의에 의해서만 변경되거나 수정될 수 </w:t>
      </w:r>
      <w:r w:rsidR="007032F0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있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으며,</w:t>
      </w:r>
      <w:r w:rsidR="004A56C2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그 변경 및 수정</w:t>
      </w:r>
      <w:r w:rsidR="004A56C2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>은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 xml:space="preserve"> </w:t>
      </w:r>
      <w:r w:rsidR="003371D4"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공급업자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와 대리점이 해당 서면에 서명 또는 기명</w:t>
      </w:r>
      <w:r w:rsidR="00B42A33" w:rsidRPr="00F5605F">
        <w:rPr>
          <w:rFonts w:ascii="Noto Sans CJK KR Regular" w:eastAsia="Noto Sans CJK KR Regular" w:hAnsi="Noto Sans CJK KR Regular" w:hint="eastAsia"/>
          <w:color w:val="000000" w:themeColor="text1"/>
          <w:szCs w:val="20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Cs w:val="20"/>
        </w:rPr>
        <w:t>날인함과 동시에 그 효력을 발생한다.</w:t>
      </w:r>
    </w:p>
    <w:p w14:paraId="0904F40C" w14:textId="347B58D4" w:rsidR="0079701D" w:rsidRPr="00F5605F" w:rsidRDefault="0079701D" w:rsidP="0079701D">
      <w:pPr>
        <w:adjustRightInd w:val="0"/>
        <w:snapToGrid w:val="0"/>
        <w:jc w:val="left"/>
        <w:rPr>
          <w:rFonts w:ascii="Noto Sans CJK KR Regular" w:eastAsia="Noto Sans CJK KR Regular" w:hAnsi="Noto Sans CJK KR Regular"/>
          <w:b/>
          <w:color w:val="000000" w:themeColor="text1"/>
          <w:kern w:val="0"/>
          <w:szCs w:val="20"/>
        </w:rPr>
      </w:pPr>
    </w:p>
    <w:p w14:paraId="12E424E9" w14:textId="5568B052" w:rsidR="00F411E1" w:rsidRPr="00F5605F" w:rsidRDefault="00F411E1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0"/>
        </w:rPr>
      </w:pPr>
    </w:p>
    <w:p w14:paraId="1D28F816" w14:textId="51F53EA4" w:rsidR="00F411E1" w:rsidRPr="00F5605F" w:rsidRDefault="0079701D" w:rsidP="00532107">
      <w:pPr>
        <w:pStyle w:val="afa"/>
        <w:wordWrap/>
        <w:spacing w:line="240" w:lineRule="auto"/>
        <w:jc w:val="center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</w:t>
      </w:r>
      <w:r w:rsidR="000B2C6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년</w:t>
      </w:r>
      <w:r w:rsidR="00FC45F5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1C5DF4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0B2C6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3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월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0A1EDE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="001C5DF4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2</w:t>
      </w:r>
      <w:r w:rsidR="000B2C6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4</w:t>
      </w:r>
      <w:r w:rsidR="00F411E1"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일</w:t>
      </w:r>
    </w:p>
    <w:p w14:paraId="0F941C6C" w14:textId="61CF7BFD" w:rsidR="00F411E1" w:rsidRPr="00F5605F" w:rsidRDefault="00F411E1" w:rsidP="00382E2A">
      <w:pPr>
        <w:widowControl/>
        <w:wordWrap/>
        <w:autoSpaceDE/>
        <w:autoSpaceDN/>
        <w:spacing w:after="160" w:line="259" w:lineRule="auto"/>
        <w:rPr>
          <w:rFonts w:ascii="Noto Sans CJK KR Regular" w:eastAsia="Noto Sans CJK KR Regular" w:hAnsi="Noto Sans CJK KR Regular" w:cs="Times New Roman"/>
          <w:b/>
          <w:bCs/>
          <w:color w:val="000000" w:themeColor="text1"/>
          <w:kern w:val="0"/>
          <w:sz w:val="22"/>
          <w:bdr w:val="none" w:sz="2" w:space="0" w:color="auto"/>
        </w:rPr>
      </w:pPr>
    </w:p>
    <w:tbl>
      <w:tblPr>
        <w:tblW w:w="918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05"/>
        <w:gridCol w:w="4478"/>
      </w:tblGrid>
      <w:tr w:rsidR="000F1FD8" w:rsidRPr="00F5605F" w14:paraId="48F31A84" w14:textId="77777777" w:rsidTr="00083515">
        <w:trPr>
          <w:trHeight w:val="539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7B6A2F81" w14:textId="77777777" w:rsidR="00F411E1" w:rsidRPr="00F5605F" w:rsidRDefault="00F411E1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  <w:p w14:paraId="33AD6837" w14:textId="1FFA03B5" w:rsidR="00F411E1" w:rsidRPr="00F5605F" w:rsidRDefault="003371D4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공급업자</w:t>
            </w:r>
          </w:p>
          <w:p w14:paraId="1E83E5AB" w14:textId="77777777" w:rsidR="00F411E1" w:rsidRPr="00F5605F" w:rsidRDefault="00F411E1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45FD517E" w14:textId="77777777" w:rsidR="00382E2A" w:rsidRPr="00F5605F" w:rsidRDefault="00382E2A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  <w:p w14:paraId="450E82E0" w14:textId="6FD47E47" w:rsidR="00F411E1" w:rsidRPr="00F5605F" w:rsidRDefault="00F411E1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대리점</w:t>
            </w:r>
          </w:p>
          <w:p w14:paraId="58BF963A" w14:textId="77777777" w:rsidR="00F411E1" w:rsidRPr="00F5605F" w:rsidRDefault="00F411E1" w:rsidP="00532107">
            <w:pPr>
              <w:pStyle w:val="af9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</w:tr>
      <w:tr w:rsidR="00F411E1" w:rsidRPr="00F5605F" w14:paraId="6482C15C" w14:textId="77777777" w:rsidTr="00083515">
        <w:trPr>
          <w:trHeight w:val="72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4ECFDD2A" w14:textId="77777777" w:rsidR="0078679B" w:rsidRPr="00F5605F" w:rsidRDefault="0078679B" w:rsidP="0078679B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퍼시스</w:t>
            </w:r>
            <w:proofErr w:type="spellEnd"/>
          </w:p>
          <w:p w14:paraId="176481A8" w14:textId="77777777" w:rsidR="0078679B" w:rsidRPr="00F5605F" w:rsidRDefault="0078679B" w:rsidP="0078679B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서울시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송파구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오금로</w:t>
            </w:r>
            <w:proofErr w:type="spell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311</w:t>
            </w:r>
          </w:p>
          <w:p w14:paraId="05CEC501" w14:textId="77777777" w:rsidR="0078679B" w:rsidRPr="00F5605F" w:rsidRDefault="0078679B" w:rsidP="0078679B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박 광 호 (인)</w:t>
            </w:r>
          </w:p>
          <w:p w14:paraId="60DD9B3C" w14:textId="77777777" w:rsidR="00F411E1" w:rsidRDefault="0078679B" w:rsidP="0078679B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215-81-20534</w:t>
            </w:r>
          </w:p>
          <w:p w14:paraId="0E269BAD" w14:textId="00DE07CB" w:rsidR="00FC45F5" w:rsidRPr="00F5605F" w:rsidRDefault="00FC45F5" w:rsidP="0078679B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66A883CC" w14:textId="2B405BDF" w:rsidR="006404DA" w:rsidRPr="00F5605F" w:rsidRDefault="006404DA" w:rsidP="006404DA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69D51C0C" w14:textId="5F114503" w:rsidR="006404DA" w:rsidRPr="00F5605F" w:rsidRDefault="006404DA" w:rsidP="006404DA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명칭(대리점명</w:t>
            </w:r>
            <w:proofErr w:type="gram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)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2FA1EAA0" w14:textId="34917D7A" w:rsidR="006404DA" w:rsidRPr="000B2C6F" w:rsidRDefault="006404DA" w:rsidP="006404DA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</w:t>
            </w:r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소 :</w:t>
            </w:r>
            <w:proofErr w:type="gramEnd"/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71B2D609" w14:textId="15527856" w:rsidR="006404DA" w:rsidRPr="000B2C6F" w:rsidRDefault="006404DA" w:rsidP="006404DA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(인)</w:t>
            </w:r>
          </w:p>
          <w:p w14:paraId="2E85F7DE" w14:textId="63F0E6D6" w:rsidR="00F411E1" w:rsidRPr="00F5605F" w:rsidRDefault="006404DA" w:rsidP="006404DA">
            <w:pPr>
              <w:pStyle w:val="af9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0B2C6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6B3239BD" w14:textId="77777777" w:rsidR="00FC45F5" w:rsidRPr="00F5605F" w:rsidRDefault="00FC45F5" w:rsidP="00532107">
      <w:pPr>
        <w:pStyle w:val="af9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sectPr w:rsidR="00FC45F5" w:rsidRPr="00F5605F" w:rsidSect="000835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윤현정 (Hyunjeong Yoon)" w:date="2025-04-01T15:14:00Z" w:initials="윤(Y">
    <w:p w14:paraId="448AEBD7" w14:textId="47A11395" w:rsidR="00723DEC" w:rsidRDefault="00723DEC">
      <w:pPr>
        <w:pStyle w:val="aa"/>
      </w:pPr>
      <w:r>
        <w:rPr>
          <w:rStyle w:val="a9"/>
        </w:rPr>
        <w:annotationRef/>
      </w:r>
      <w:r>
        <w:rPr>
          <w:rFonts w:hint="eastAsia"/>
        </w:rPr>
        <w:t xml:space="preserve">표준 대리점계약서 </w:t>
      </w:r>
    </w:p>
  </w:comment>
  <w:comment w:id="44" w:author="윤현정 (Hyunjeong Yoon)" w:date="2025-04-01T15:19:00Z" w:initials="윤(Y">
    <w:p w14:paraId="219FBBD1" w14:textId="5C1A8DBB" w:rsidR="00723DEC" w:rsidRDefault="00723DE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표준 대리점계약서 내용 반영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48AEBD7" w15:done="0"/>
  <w15:commentEx w15:paraId="219FBBD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48AEBD7" w16cid:durableId="2B968161"/>
  <w16cid:commentId w16cid:paraId="219FBBD1" w16cid:durableId="2B9682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B1599" w14:textId="77777777" w:rsidR="001B2F25" w:rsidRDefault="001B2F25" w:rsidP="00184F93">
      <w:r>
        <w:separator/>
      </w:r>
    </w:p>
  </w:endnote>
  <w:endnote w:type="continuationSeparator" w:id="0">
    <w:p w14:paraId="01BC39CC" w14:textId="77777777" w:rsidR="001B2F25" w:rsidRDefault="001B2F25" w:rsidP="00184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명조120">
    <w:altName w:val="HY그래픽M"/>
    <w:charset w:val="81"/>
    <w:family w:val="roman"/>
    <w:pitch w:val="variable"/>
    <w:sig w:usb0="800002A7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06FF" w:usb1="19DFFFFF" w:usb2="001BFDD7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3FCFE" w14:textId="77777777" w:rsidR="001B2F25" w:rsidRDefault="001B2F25" w:rsidP="00184F93">
      <w:r>
        <w:separator/>
      </w:r>
    </w:p>
  </w:footnote>
  <w:footnote w:type="continuationSeparator" w:id="0">
    <w:p w14:paraId="2002F173" w14:textId="77777777" w:rsidR="001B2F25" w:rsidRDefault="001B2F25" w:rsidP="00184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558C"/>
    <w:multiLevelType w:val="hybridMultilevel"/>
    <w:tmpl w:val="29306700"/>
    <w:lvl w:ilvl="0" w:tplc="4CE2F24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5909A3"/>
    <w:multiLevelType w:val="hybridMultilevel"/>
    <w:tmpl w:val="B15C908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357CE4"/>
    <w:multiLevelType w:val="hybridMultilevel"/>
    <w:tmpl w:val="3EB65D1C"/>
    <w:lvl w:ilvl="0" w:tplc="023E4948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7BA14F8"/>
    <w:multiLevelType w:val="hybridMultilevel"/>
    <w:tmpl w:val="3CA8704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BBA1BD3"/>
    <w:multiLevelType w:val="hybridMultilevel"/>
    <w:tmpl w:val="9E885430"/>
    <w:lvl w:ilvl="0" w:tplc="34DAF8BC">
      <w:start w:val="1"/>
      <w:numFmt w:val="decimalEnclosedCircle"/>
      <w:lvlText w:val="%1"/>
      <w:lvlJc w:val="left"/>
      <w:pPr>
        <w:ind w:left="400" w:hanging="400"/>
      </w:pPr>
      <w:rPr>
        <w:strike w:val="0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DA77A7F"/>
    <w:multiLevelType w:val="hybridMultilevel"/>
    <w:tmpl w:val="2DFED5F4"/>
    <w:lvl w:ilvl="0" w:tplc="97729D2A">
      <w:start w:val="1"/>
      <w:numFmt w:val="decimalEnclosedCircle"/>
      <w:lvlText w:val="%1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DFF1E8C"/>
    <w:multiLevelType w:val="hybridMultilevel"/>
    <w:tmpl w:val="4638696A"/>
    <w:lvl w:ilvl="0" w:tplc="04090011">
      <w:start w:val="1"/>
      <w:numFmt w:val="decimalEnclosedCircle"/>
      <w:lvlText w:val="%1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7" w15:restartNumberingAfterBreak="0">
    <w:nsid w:val="0F526386"/>
    <w:multiLevelType w:val="hybridMultilevel"/>
    <w:tmpl w:val="96C80A64"/>
    <w:lvl w:ilvl="0" w:tplc="4C302C3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67530C8"/>
    <w:multiLevelType w:val="hybridMultilevel"/>
    <w:tmpl w:val="44D279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A44420"/>
    <w:multiLevelType w:val="hybridMultilevel"/>
    <w:tmpl w:val="7F6005B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175D08E7"/>
    <w:multiLevelType w:val="hybridMultilevel"/>
    <w:tmpl w:val="ED8A57D2"/>
    <w:lvl w:ilvl="0" w:tplc="898EA2E2">
      <w:start w:val="1"/>
      <w:numFmt w:val="decimalEnclosedCircle"/>
      <w:lvlText w:val="%1"/>
      <w:lvlJc w:val="left"/>
      <w:pPr>
        <w:ind w:left="4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A0431DE"/>
    <w:multiLevelType w:val="hybridMultilevel"/>
    <w:tmpl w:val="91283A1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1A6A16CF"/>
    <w:multiLevelType w:val="hybridMultilevel"/>
    <w:tmpl w:val="4B9873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C8004DC"/>
    <w:multiLevelType w:val="hybridMultilevel"/>
    <w:tmpl w:val="4C3E6F8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1CF515E8"/>
    <w:multiLevelType w:val="hybridMultilevel"/>
    <w:tmpl w:val="3E082CC2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5" w15:restartNumberingAfterBreak="0">
    <w:nsid w:val="200B7FFB"/>
    <w:multiLevelType w:val="hybridMultilevel"/>
    <w:tmpl w:val="0CBCDC5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2082566A"/>
    <w:multiLevelType w:val="hybridMultilevel"/>
    <w:tmpl w:val="D90E934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283285C"/>
    <w:multiLevelType w:val="hybridMultilevel"/>
    <w:tmpl w:val="C94ADAFC"/>
    <w:lvl w:ilvl="0" w:tplc="F0D83DA8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24AB77C8"/>
    <w:multiLevelType w:val="hybridMultilevel"/>
    <w:tmpl w:val="F8EC3A4A"/>
    <w:lvl w:ilvl="0" w:tplc="DC9AC236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5527258"/>
    <w:multiLevelType w:val="hybridMultilevel"/>
    <w:tmpl w:val="1E2AB6A6"/>
    <w:lvl w:ilvl="0" w:tplc="A0A6A1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799539F"/>
    <w:multiLevelType w:val="hybridMultilevel"/>
    <w:tmpl w:val="66A43F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8906351"/>
    <w:multiLevelType w:val="hybridMultilevel"/>
    <w:tmpl w:val="BBD8F8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BF57EDC"/>
    <w:multiLevelType w:val="hybridMultilevel"/>
    <w:tmpl w:val="329877F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CF14807"/>
    <w:multiLevelType w:val="hybridMultilevel"/>
    <w:tmpl w:val="259A117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2D7474C3"/>
    <w:multiLevelType w:val="hybridMultilevel"/>
    <w:tmpl w:val="55A04F2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2ED60B0F"/>
    <w:multiLevelType w:val="hybridMultilevel"/>
    <w:tmpl w:val="DB04B6F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345E2B8F"/>
    <w:multiLevelType w:val="hybridMultilevel"/>
    <w:tmpl w:val="7A5EE38E"/>
    <w:lvl w:ilvl="0" w:tplc="4C1AE3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4A90543"/>
    <w:multiLevelType w:val="hybridMultilevel"/>
    <w:tmpl w:val="0734B5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78B1B0E"/>
    <w:multiLevelType w:val="hybridMultilevel"/>
    <w:tmpl w:val="0B6C9740"/>
    <w:lvl w:ilvl="0" w:tplc="28FCD9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03D2C82"/>
    <w:multiLevelType w:val="hybridMultilevel"/>
    <w:tmpl w:val="689227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1C25FBA"/>
    <w:multiLevelType w:val="hybridMultilevel"/>
    <w:tmpl w:val="7D243AF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4BC1FAB"/>
    <w:multiLevelType w:val="hybridMultilevel"/>
    <w:tmpl w:val="F698E38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452426CC"/>
    <w:multiLevelType w:val="hybridMultilevel"/>
    <w:tmpl w:val="953EE3E6"/>
    <w:lvl w:ilvl="0" w:tplc="A0A6A1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4E502457"/>
    <w:multiLevelType w:val="hybridMultilevel"/>
    <w:tmpl w:val="2E76ECD6"/>
    <w:lvl w:ilvl="0" w:tplc="4C302C3C">
      <w:start w:val="1"/>
      <w:numFmt w:val="decimalEnclosedCircle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21F44A9"/>
    <w:multiLevelType w:val="hybridMultilevel"/>
    <w:tmpl w:val="8FE0F2C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3B5156E"/>
    <w:multiLevelType w:val="hybridMultilevel"/>
    <w:tmpl w:val="94F8697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62244A69"/>
    <w:multiLevelType w:val="hybridMultilevel"/>
    <w:tmpl w:val="E88867E8"/>
    <w:lvl w:ilvl="0" w:tplc="023E4948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0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pStyle w:val="a1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38" w15:restartNumberingAfterBreak="0">
    <w:nsid w:val="65A40835"/>
    <w:multiLevelType w:val="hybridMultilevel"/>
    <w:tmpl w:val="58342BF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6731061C"/>
    <w:multiLevelType w:val="hybridMultilevel"/>
    <w:tmpl w:val="3F3EAA6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683336DD"/>
    <w:multiLevelType w:val="hybridMultilevel"/>
    <w:tmpl w:val="16DC335E"/>
    <w:lvl w:ilvl="0" w:tplc="023E4948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68E85491"/>
    <w:multiLevelType w:val="hybridMultilevel"/>
    <w:tmpl w:val="1024AE74"/>
    <w:lvl w:ilvl="0" w:tplc="04090011">
      <w:start w:val="1"/>
      <w:numFmt w:val="decimalEnclosedCircle"/>
      <w:lvlText w:val="%1"/>
      <w:lvlJc w:val="left"/>
      <w:pPr>
        <w:ind w:left="942" w:hanging="400"/>
      </w:p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42" w15:restartNumberingAfterBreak="0">
    <w:nsid w:val="68FD7405"/>
    <w:multiLevelType w:val="hybridMultilevel"/>
    <w:tmpl w:val="7F127C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9536710"/>
    <w:multiLevelType w:val="hybridMultilevel"/>
    <w:tmpl w:val="5C2ECA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3816F9A"/>
    <w:multiLevelType w:val="hybridMultilevel"/>
    <w:tmpl w:val="8FE0298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3B837FF"/>
    <w:multiLevelType w:val="hybridMultilevel"/>
    <w:tmpl w:val="DD4C3440"/>
    <w:lvl w:ilvl="0" w:tplc="FBF4684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91D25D9"/>
    <w:multiLevelType w:val="hybridMultilevel"/>
    <w:tmpl w:val="3A7E78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7" w15:restartNumberingAfterBreak="0">
    <w:nsid w:val="79661002"/>
    <w:multiLevelType w:val="hybridMultilevel"/>
    <w:tmpl w:val="BF26BAC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8" w15:restartNumberingAfterBreak="0">
    <w:nsid w:val="7A3E7927"/>
    <w:multiLevelType w:val="hybridMultilevel"/>
    <w:tmpl w:val="23E202F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9" w15:restartNumberingAfterBreak="0">
    <w:nsid w:val="7A6837B0"/>
    <w:multiLevelType w:val="hybridMultilevel"/>
    <w:tmpl w:val="D90E934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0" w15:restartNumberingAfterBreak="0">
    <w:nsid w:val="7D254D15"/>
    <w:multiLevelType w:val="hybridMultilevel"/>
    <w:tmpl w:val="C596AAA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DD52924"/>
    <w:multiLevelType w:val="hybridMultilevel"/>
    <w:tmpl w:val="A5F2B2AC"/>
    <w:lvl w:ilvl="0" w:tplc="FBF4684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E19657F"/>
    <w:multiLevelType w:val="hybridMultilevel"/>
    <w:tmpl w:val="98DA8A0E"/>
    <w:lvl w:ilvl="0" w:tplc="31FE31E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7"/>
  </w:num>
  <w:num w:numId="2">
    <w:abstractNumId w:val="19"/>
  </w:num>
  <w:num w:numId="3">
    <w:abstractNumId w:val="32"/>
  </w:num>
  <w:num w:numId="4">
    <w:abstractNumId w:val="40"/>
  </w:num>
  <w:num w:numId="5">
    <w:abstractNumId w:val="2"/>
  </w:num>
  <w:num w:numId="6">
    <w:abstractNumId w:val="46"/>
  </w:num>
  <w:num w:numId="7">
    <w:abstractNumId w:val="10"/>
  </w:num>
  <w:num w:numId="8">
    <w:abstractNumId w:val="36"/>
  </w:num>
  <w:num w:numId="9">
    <w:abstractNumId w:val="33"/>
  </w:num>
  <w:num w:numId="10">
    <w:abstractNumId w:val="43"/>
  </w:num>
  <w:num w:numId="11">
    <w:abstractNumId w:val="25"/>
  </w:num>
  <w:num w:numId="12">
    <w:abstractNumId w:val="24"/>
  </w:num>
  <w:num w:numId="13">
    <w:abstractNumId w:val="3"/>
  </w:num>
  <w:num w:numId="14">
    <w:abstractNumId w:val="15"/>
  </w:num>
  <w:num w:numId="15">
    <w:abstractNumId w:val="23"/>
  </w:num>
  <w:num w:numId="16">
    <w:abstractNumId w:val="31"/>
  </w:num>
  <w:num w:numId="17">
    <w:abstractNumId w:val="35"/>
  </w:num>
  <w:num w:numId="18">
    <w:abstractNumId w:val="16"/>
  </w:num>
  <w:num w:numId="19">
    <w:abstractNumId w:val="49"/>
  </w:num>
  <w:num w:numId="20">
    <w:abstractNumId w:val="11"/>
  </w:num>
  <w:num w:numId="21">
    <w:abstractNumId w:val="5"/>
  </w:num>
  <w:num w:numId="22">
    <w:abstractNumId w:val="4"/>
  </w:num>
  <w:num w:numId="23">
    <w:abstractNumId w:val="13"/>
  </w:num>
  <w:num w:numId="24">
    <w:abstractNumId w:val="39"/>
  </w:num>
  <w:num w:numId="25">
    <w:abstractNumId w:val="8"/>
  </w:num>
  <w:num w:numId="26">
    <w:abstractNumId w:val="18"/>
  </w:num>
  <w:num w:numId="27">
    <w:abstractNumId w:val="6"/>
  </w:num>
  <w:num w:numId="28">
    <w:abstractNumId w:val="41"/>
  </w:num>
  <w:num w:numId="29">
    <w:abstractNumId w:val="48"/>
  </w:num>
  <w:num w:numId="30">
    <w:abstractNumId w:val="9"/>
  </w:num>
  <w:num w:numId="31">
    <w:abstractNumId w:val="38"/>
  </w:num>
  <w:num w:numId="32">
    <w:abstractNumId w:val="47"/>
  </w:num>
  <w:num w:numId="33">
    <w:abstractNumId w:val="17"/>
  </w:num>
  <w:num w:numId="34">
    <w:abstractNumId w:val="7"/>
  </w:num>
  <w:num w:numId="35">
    <w:abstractNumId w:val="27"/>
  </w:num>
  <w:num w:numId="36">
    <w:abstractNumId w:val="30"/>
  </w:num>
  <w:num w:numId="37">
    <w:abstractNumId w:val="29"/>
  </w:num>
  <w:num w:numId="38">
    <w:abstractNumId w:val="21"/>
  </w:num>
  <w:num w:numId="39">
    <w:abstractNumId w:val="20"/>
  </w:num>
  <w:num w:numId="40">
    <w:abstractNumId w:val="51"/>
  </w:num>
  <w:num w:numId="41">
    <w:abstractNumId w:val="45"/>
  </w:num>
  <w:num w:numId="42">
    <w:abstractNumId w:val="34"/>
  </w:num>
  <w:num w:numId="43">
    <w:abstractNumId w:val="42"/>
  </w:num>
  <w:num w:numId="44">
    <w:abstractNumId w:val="22"/>
  </w:num>
  <w:num w:numId="45">
    <w:abstractNumId w:val="50"/>
  </w:num>
  <w:num w:numId="46">
    <w:abstractNumId w:val="44"/>
  </w:num>
  <w:num w:numId="47">
    <w:abstractNumId w:val="12"/>
  </w:num>
  <w:num w:numId="48">
    <w:abstractNumId w:val="14"/>
  </w:num>
  <w:num w:numId="49">
    <w:abstractNumId w:val="1"/>
  </w:num>
  <w:num w:numId="50">
    <w:abstractNumId w:val="52"/>
  </w:num>
  <w:num w:numId="51">
    <w:abstractNumId w:val="26"/>
  </w:num>
  <w:num w:numId="52">
    <w:abstractNumId w:val="28"/>
  </w:num>
  <w:num w:numId="53">
    <w:abstractNumId w:val="0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654308782-720637390-2373776299-1000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ko-KR" w:vendorID="64" w:dllVersion="5" w:nlCheck="1" w:checkStyle="1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D1D"/>
    <w:rsid w:val="00000200"/>
    <w:rsid w:val="000016C2"/>
    <w:rsid w:val="00002940"/>
    <w:rsid w:val="0000401C"/>
    <w:rsid w:val="00006241"/>
    <w:rsid w:val="00006FE8"/>
    <w:rsid w:val="00010C1A"/>
    <w:rsid w:val="00013D60"/>
    <w:rsid w:val="00016352"/>
    <w:rsid w:val="000168C8"/>
    <w:rsid w:val="00016CAC"/>
    <w:rsid w:val="00017233"/>
    <w:rsid w:val="00017697"/>
    <w:rsid w:val="0002397A"/>
    <w:rsid w:val="00023A29"/>
    <w:rsid w:val="0002601B"/>
    <w:rsid w:val="000272AF"/>
    <w:rsid w:val="000315E6"/>
    <w:rsid w:val="00031662"/>
    <w:rsid w:val="00032405"/>
    <w:rsid w:val="000324E2"/>
    <w:rsid w:val="00035A2B"/>
    <w:rsid w:val="00035EED"/>
    <w:rsid w:val="00036461"/>
    <w:rsid w:val="000374BF"/>
    <w:rsid w:val="00041A30"/>
    <w:rsid w:val="00044D96"/>
    <w:rsid w:val="000462C3"/>
    <w:rsid w:val="00047219"/>
    <w:rsid w:val="00047EED"/>
    <w:rsid w:val="00052207"/>
    <w:rsid w:val="000523E6"/>
    <w:rsid w:val="000525DC"/>
    <w:rsid w:val="0005370A"/>
    <w:rsid w:val="00054020"/>
    <w:rsid w:val="0005549B"/>
    <w:rsid w:val="00064717"/>
    <w:rsid w:val="00074D5B"/>
    <w:rsid w:val="00077511"/>
    <w:rsid w:val="000813D7"/>
    <w:rsid w:val="00083515"/>
    <w:rsid w:val="00083D1D"/>
    <w:rsid w:val="0008508A"/>
    <w:rsid w:val="00085813"/>
    <w:rsid w:val="000863E5"/>
    <w:rsid w:val="000A1EDE"/>
    <w:rsid w:val="000A3F2F"/>
    <w:rsid w:val="000A446F"/>
    <w:rsid w:val="000A6684"/>
    <w:rsid w:val="000A67D5"/>
    <w:rsid w:val="000B0C36"/>
    <w:rsid w:val="000B2C6F"/>
    <w:rsid w:val="000B39E0"/>
    <w:rsid w:val="000B4104"/>
    <w:rsid w:val="000B6C5B"/>
    <w:rsid w:val="000C046E"/>
    <w:rsid w:val="000C05AB"/>
    <w:rsid w:val="000C0831"/>
    <w:rsid w:val="000D117B"/>
    <w:rsid w:val="000D12AF"/>
    <w:rsid w:val="000D18C0"/>
    <w:rsid w:val="000D7A9F"/>
    <w:rsid w:val="000D7CC2"/>
    <w:rsid w:val="000E02F1"/>
    <w:rsid w:val="000E054F"/>
    <w:rsid w:val="000E0ADC"/>
    <w:rsid w:val="000E1DC4"/>
    <w:rsid w:val="000E2D23"/>
    <w:rsid w:val="000E6C17"/>
    <w:rsid w:val="000F0804"/>
    <w:rsid w:val="000F0CA1"/>
    <w:rsid w:val="000F134A"/>
    <w:rsid w:val="000F1E14"/>
    <w:rsid w:val="000F1FD8"/>
    <w:rsid w:val="000F300B"/>
    <w:rsid w:val="000F44B6"/>
    <w:rsid w:val="000F4A93"/>
    <w:rsid w:val="000F6F1F"/>
    <w:rsid w:val="000F726E"/>
    <w:rsid w:val="001018EA"/>
    <w:rsid w:val="00106F07"/>
    <w:rsid w:val="00107BD4"/>
    <w:rsid w:val="00111662"/>
    <w:rsid w:val="00112573"/>
    <w:rsid w:val="00113CA2"/>
    <w:rsid w:val="00115171"/>
    <w:rsid w:val="00116126"/>
    <w:rsid w:val="00116E68"/>
    <w:rsid w:val="0011793C"/>
    <w:rsid w:val="0012033B"/>
    <w:rsid w:val="00121A5B"/>
    <w:rsid w:val="00124F8C"/>
    <w:rsid w:val="0012753B"/>
    <w:rsid w:val="00130957"/>
    <w:rsid w:val="00131F2C"/>
    <w:rsid w:val="001320EC"/>
    <w:rsid w:val="0013245A"/>
    <w:rsid w:val="00132A3F"/>
    <w:rsid w:val="00134E1E"/>
    <w:rsid w:val="00135E5D"/>
    <w:rsid w:val="00136847"/>
    <w:rsid w:val="00140B24"/>
    <w:rsid w:val="001430F5"/>
    <w:rsid w:val="001452D9"/>
    <w:rsid w:val="001637B3"/>
    <w:rsid w:val="00163802"/>
    <w:rsid w:val="00164632"/>
    <w:rsid w:val="00165EBA"/>
    <w:rsid w:val="00165EEF"/>
    <w:rsid w:val="001728D7"/>
    <w:rsid w:val="00173BE9"/>
    <w:rsid w:val="001754AF"/>
    <w:rsid w:val="00176094"/>
    <w:rsid w:val="0018010F"/>
    <w:rsid w:val="00180F54"/>
    <w:rsid w:val="00182D73"/>
    <w:rsid w:val="00183F9A"/>
    <w:rsid w:val="00184F93"/>
    <w:rsid w:val="00190496"/>
    <w:rsid w:val="001A19CE"/>
    <w:rsid w:val="001A3E61"/>
    <w:rsid w:val="001A548B"/>
    <w:rsid w:val="001A5C76"/>
    <w:rsid w:val="001A660B"/>
    <w:rsid w:val="001B1158"/>
    <w:rsid w:val="001B1168"/>
    <w:rsid w:val="001B1854"/>
    <w:rsid w:val="001B26E2"/>
    <w:rsid w:val="001B2F25"/>
    <w:rsid w:val="001B395B"/>
    <w:rsid w:val="001B749C"/>
    <w:rsid w:val="001B7C05"/>
    <w:rsid w:val="001C5CF6"/>
    <w:rsid w:val="001C5DF4"/>
    <w:rsid w:val="001C79E8"/>
    <w:rsid w:val="001D113C"/>
    <w:rsid w:val="001D4B01"/>
    <w:rsid w:val="001E069B"/>
    <w:rsid w:val="001E1D83"/>
    <w:rsid w:val="001E7873"/>
    <w:rsid w:val="001E798B"/>
    <w:rsid w:val="001F16F7"/>
    <w:rsid w:val="00200509"/>
    <w:rsid w:val="002017D9"/>
    <w:rsid w:val="002049C1"/>
    <w:rsid w:val="002062F3"/>
    <w:rsid w:val="00210156"/>
    <w:rsid w:val="002138F5"/>
    <w:rsid w:val="00213AB4"/>
    <w:rsid w:val="0021484B"/>
    <w:rsid w:val="0022058D"/>
    <w:rsid w:val="00221C27"/>
    <w:rsid w:val="00230E03"/>
    <w:rsid w:val="00231B74"/>
    <w:rsid w:val="00231DCE"/>
    <w:rsid w:val="00234410"/>
    <w:rsid w:val="0023449B"/>
    <w:rsid w:val="0023465F"/>
    <w:rsid w:val="002359F8"/>
    <w:rsid w:val="00235E72"/>
    <w:rsid w:val="00236749"/>
    <w:rsid w:val="002375A2"/>
    <w:rsid w:val="002421B5"/>
    <w:rsid w:val="00244A79"/>
    <w:rsid w:val="002479D9"/>
    <w:rsid w:val="00253FFA"/>
    <w:rsid w:val="00261AAB"/>
    <w:rsid w:val="002621A5"/>
    <w:rsid w:val="0026371A"/>
    <w:rsid w:val="00264611"/>
    <w:rsid w:val="0026474B"/>
    <w:rsid w:val="00267EC5"/>
    <w:rsid w:val="00274354"/>
    <w:rsid w:val="00276D65"/>
    <w:rsid w:val="00277B8D"/>
    <w:rsid w:val="00282415"/>
    <w:rsid w:val="00282F95"/>
    <w:rsid w:val="002830C4"/>
    <w:rsid w:val="00285758"/>
    <w:rsid w:val="00286D2D"/>
    <w:rsid w:val="00290C29"/>
    <w:rsid w:val="002914D1"/>
    <w:rsid w:val="002928FB"/>
    <w:rsid w:val="002929DA"/>
    <w:rsid w:val="002949FA"/>
    <w:rsid w:val="00297166"/>
    <w:rsid w:val="002974A0"/>
    <w:rsid w:val="002A0040"/>
    <w:rsid w:val="002A36CF"/>
    <w:rsid w:val="002A43A7"/>
    <w:rsid w:val="002A5164"/>
    <w:rsid w:val="002B3262"/>
    <w:rsid w:val="002B5931"/>
    <w:rsid w:val="002B7255"/>
    <w:rsid w:val="002C0700"/>
    <w:rsid w:val="002C1F66"/>
    <w:rsid w:val="002C4159"/>
    <w:rsid w:val="002C4866"/>
    <w:rsid w:val="002C4C7C"/>
    <w:rsid w:val="002C51B6"/>
    <w:rsid w:val="002C5E8A"/>
    <w:rsid w:val="002D2117"/>
    <w:rsid w:val="002D2E8D"/>
    <w:rsid w:val="002D510B"/>
    <w:rsid w:val="002D72E8"/>
    <w:rsid w:val="002E0EB4"/>
    <w:rsid w:val="002E2E01"/>
    <w:rsid w:val="002E3AF1"/>
    <w:rsid w:val="002F2AC2"/>
    <w:rsid w:val="002F787D"/>
    <w:rsid w:val="00303E69"/>
    <w:rsid w:val="00304AF4"/>
    <w:rsid w:val="0031137A"/>
    <w:rsid w:val="00311A66"/>
    <w:rsid w:val="00311BDC"/>
    <w:rsid w:val="003126A0"/>
    <w:rsid w:val="00313445"/>
    <w:rsid w:val="0031523A"/>
    <w:rsid w:val="00315C71"/>
    <w:rsid w:val="00315D6C"/>
    <w:rsid w:val="003164EC"/>
    <w:rsid w:val="00324744"/>
    <w:rsid w:val="00330318"/>
    <w:rsid w:val="0033094D"/>
    <w:rsid w:val="0033228A"/>
    <w:rsid w:val="00332DE8"/>
    <w:rsid w:val="003333F2"/>
    <w:rsid w:val="0033379E"/>
    <w:rsid w:val="00335D9B"/>
    <w:rsid w:val="003371D4"/>
    <w:rsid w:val="00337692"/>
    <w:rsid w:val="0034119F"/>
    <w:rsid w:val="00342A6C"/>
    <w:rsid w:val="00345A01"/>
    <w:rsid w:val="00347157"/>
    <w:rsid w:val="00347530"/>
    <w:rsid w:val="00347B35"/>
    <w:rsid w:val="00352B5E"/>
    <w:rsid w:val="00353016"/>
    <w:rsid w:val="00355D35"/>
    <w:rsid w:val="003562F8"/>
    <w:rsid w:val="003566A7"/>
    <w:rsid w:val="00356748"/>
    <w:rsid w:val="00357C51"/>
    <w:rsid w:val="003723B0"/>
    <w:rsid w:val="00380B1F"/>
    <w:rsid w:val="00380EF2"/>
    <w:rsid w:val="00382E2A"/>
    <w:rsid w:val="003831BA"/>
    <w:rsid w:val="003841D3"/>
    <w:rsid w:val="00384234"/>
    <w:rsid w:val="00386D56"/>
    <w:rsid w:val="00395756"/>
    <w:rsid w:val="003A01B8"/>
    <w:rsid w:val="003A1BF1"/>
    <w:rsid w:val="003A3BDE"/>
    <w:rsid w:val="003A5FE2"/>
    <w:rsid w:val="003A7B25"/>
    <w:rsid w:val="003B4709"/>
    <w:rsid w:val="003B6193"/>
    <w:rsid w:val="003B62A4"/>
    <w:rsid w:val="003B7701"/>
    <w:rsid w:val="003C0DF8"/>
    <w:rsid w:val="003C2982"/>
    <w:rsid w:val="003C3472"/>
    <w:rsid w:val="003C76E1"/>
    <w:rsid w:val="003D1E0E"/>
    <w:rsid w:val="003D22D8"/>
    <w:rsid w:val="003D387A"/>
    <w:rsid w:val="003D4686"/>
    <w:rsid w:val="003D4FFC"/>
    <w:rsid w:val="003D7DE2"/>
    <w:rsid w:val="003D7E56"/>
    <w:rsid w:val="003E11A5"/>
    <w:rsid w:val="003E4304"/>
    <w:rsid w:val="003E4760"/>
    <w:rsid w:val="003E55EA"/>
    <w:rsid w:val="003E6136"/>
    <w:rsid w:val="003E6D50"/>
    <w:rsid w:val="003F0C02"/>
    <w:rsid w:val="003F4B91"/>
    <w:rsid w:val="003F7554"/>
    <w:rsid w:val="00402F1A"/>
    <w:rsid w:val="00404A10"/>
    <w:rsid w:val="00405BD1"/>
    <w:rsid w:val="00406A21"/>
    <w:rsid w:val="00406D0F"/>
    <w:rsid w:val="004116F1"/>
    <w:rsid w:val="0041236E"/>
    <w:rsid w:val="00412E24"/>
    <w:rsid w:val="00413F77"/>
    <w:rsid w:val="00415FEE"/>
    <w:rsid w:val="0042107D"/>
    <w:rsid w:val="00422877"/>
    <w:rsid w:val="00424C72"/>
    <w:rsid w:val="004300EA"/>
    <w:rsid w:val="004317C6"/>
    <w:rsid w:val="00432CC8"/>
    <w:rsid w:val="00434564"/>
    <w:rsid w:val="00437F0A"/>
    <w:rsid w:val="00442D07"/>
    <w:rsid w:val="004512FA"/>
    <w:rsid w:val="00453120"/>
    <w:rsid w:val="004620A1"/>
    <w:rsid w:val="00462D1D"/>
    <w:rsid w:val="00466F0A"/>
    <w:rsid w:val="0047119C"/>
    <w:rsid w:val="00471DF8"/>
    <w:rsid w:val="004734DA"/>
    <w:rsid w:val="004765FC"/>
    <w:rsid w:val="00476860"/>
    <w:rsid w:val="00481D21"/>
    <w:rsid w:val="00481FE6"/>
    <w:rsid w:val="00482156"/>
    <w:rsid w:val="0048239E"/>
    <w:rsid w:val="00486E14"/>
    <w:rsid w:val="00487183"/>
    <w:rsid w:val="00490A1E"/>
    <w:rsid w:val="00495616"/>
    <w:rsid w:val="004974FF"/>
    <w:rsid w:val="004A30E7"/>
    <w:rsid w:val="004A38B2"/>
    <w:rsid w:val="004A4DB4"/>
    <w:rsid w:val="004A56C2"/>
    <w:rsid w:val="004A5724"/>
    <w:rsid w:val="004A6CE3"/>
    <w:rsid w:val="004A7F31"/>
    <w:rsid w:val="004A7F40"/>
    <w:rsid w:val="004B028A"/>
    <w:rsid w:val="004B3C37"/>
    <w:rsid w:val="004C0D24"/>
    <w:rsid w:val="004C1088"/>
    <w:rsid w:val="004D0344"/>
    <w:rsid w:val="004D2B4F"/>
    <w:rsid w:val="004D3716"/>
    <w:rsid w:val="004E153A"/>
    <w:rsid w:val="004E2696"/>
    <w:rsid w:val="004E2BA2"/>
    <w:rsid w:val="004E3436"/>
    <w:rsid w:val="004E7EAB"/>
    <w:rsid w:val="004F1660"/>
    <w:rsid w:val="004F2596"/>
    <w:rsid w:val="004F4B96"/>
    <w:rsid w:val="004F5149"/>
    <w:rsid w:val="004F6662"/>
    <w:rsid w:val="004F67C2"/>
    <w:rsid w:val="004F680F"/>
    <w:rsid w:val="004F70DE"/>
    <w:rsid w:val="00506CA5"/>
    <w:rsid w:val="00506D4E"/>
    <w:rsid w:val="0050720E"/>
    <w:rsid w:val="00520DC5"/>
    <w:rsid w:val="00521100"/>
    <w:rsid w:val="00521B26"/>
    <w:rsid w:val="00527A43"/>
    <w:rsid w:val="00530F5E"/>
    <w:rsid w:val="00532107"/>
    <w:rsid w:val="00532BC9"/>
    <w:rsid w:val="0053306D"/>
    <w:rsid w:val="00533ABE"/>
    <w:rsid w:val="005357E4"/>
    <w:rsid w:val="00535CC0"/>
    <w:rsid w:val="00540003"/>
    <w:rsid w:val="00540361"/>
    <w:rsid w:val="00540EE7"/>
    <w:rsid w:val="00540F7F"/>
    <w:rsid w:val="00541B9D"/>
    <w:rsid w:val="00542496"/>
    <w:rsid w:val="00542B2E"/>
    <w:rsid w:val="00542C6A"/>
    <w:rsid w:val="005430F1"/>
    <w:rsid w:val="0055284C"/>
    <w:rsid w:val="00553D60"/>
    <w:rsid w:val="00554F34"/>
    <w:rsid w:val="00556C10"/>
    <w:rsid w:val="00560184"/>
    <w:rsid w:val="00565ED3"/>
    <w:rsid w:val="00567B34"/>
    <w:rsid w:val="00573C96"/>
    <w:rsid w:val="00574AB7"/>
    <w:rsid w:val="0058507A"/>
    <w:rsid w:val="005861E2"/>
    <w:rsid w:val="00591C29"/>
    <w:rsid w:val="005A2B68"/>
    <w:rsid w:val="005A35A9"/>
    <w:rsid w:val="005A383E"/>
    <w:rsid w:val="005A5402"/>
    <w:rsid w:val="005A60AF"/>
    <w:rsid w:val="005A7640"/>
    <w:rsid w:val="005C156A"/>
    <w:rsid w:val="005C313D"/>
    <w:rsid w:val="005C69E9"/>
    <w:rsid w:val="005D1338"/>
    <w:rsid w:val="005D133E"/>
    <w:rsid w:val="005D1690"/>
    <w:rsid w:val="005D562C"/>
    <w:rsid w:val="005D72FF"/>
    <w:rsid w:val="005F1E8E"/>
    <w:rsid w:val="005F60EF"/>
    <w:rsid w:val="00601D9E"/>
    <w:rsid w:val="00602837"/>
    <w:rsid w:val="00602F6E"/>
    <w:rsid w:val="00607C9D"/>
    <w:rsid w:val="006100B2"/>
    <w:rsid w:val="0061234B"/>
    <w:rsid w:val="0061237E"/>
    <w:rsid w:val="00622646"/>
    <w:rsid w:val="00623131"/>
    <w:rsid w:val="00623776"/>
    <w:rsid w:val="006241A8"/>
    <w:rsid w:val="00624F7C"/>
    <w:rsid w:val="006304AC"/>
    <w:rsid w:val="00636536"/>
    <w:rsid w:val="00640175"/>
    <w:rsid w:val="006404DA"/>
    <w:rsid w:val="006417DA"/>
    <w:rsid w:val="00641941"/>
    <w:rsid w:val="00643279"/>
    <w:rsid w:val="0064340F"/>
    <w:rsid w:val="00643677"/>
    <w:rsid w:val="00643898"/>
    <w:rsid w:val="00652D50"/>
    <w:rsid w:val="00654519"/>
    <w:rsid w:val="00655910"/>
    <w:rsid w:val="00655CB3"/>
    <w:rsid w:val="0065633A"/>
    <w:rsid w:val="006613C9"/>
    <w:rsid w:val="00662296"/>
    <w:rsid w:val="00663794"/>
    <w:rsid w:val="00664838"/>
    <w:rsid w:val="00671D68"/>
    <w:rsid w:val="00675336"/>
    <w:rsid w:val="006805D2"/>
    <w:rsid w:val="00680C7B"/>
    <w:rsid w:val="006826A1"/>
    <w:rsid w:val="00683014"/>
    <w:rsid w:val="006843D1"/>
    <w:rsid w:val="00684402"/>
    <w:rsid w:val="0069412A"/>
    <w:rsid w:val="0069623C"/>
    <w:rsid w:val="006A0C23"/>
    <w:rsid w:val="006A2000"/>
    <w:rsid w:val="006A215E"/>
    <w:rsid w:val="006A2320"/>
    <w:rsid w:val="006A58DA"/>
    <w:rsid w:val="006B156F"/>
    <w:rsid w:val="006B17E9"/>
    <w:rsid w:val="006B29D2"/>
    <w:rsid w:val="006B6B2D"/>
    <w:rsid w:val="006C0741"/>
    <w:rsid w:val="006C5C84"/>
    <w:rsid w:val="006C6FA3"/>
    <w:rsid w:val="006D2D38"/>
    <w:rsid w:val="006D665E"/>
    <w:rsid w:val="006E2A4C"/>
    <w:rsid w:val="006E380D"/>
    <w:rsid w:val="006E43F8"/>
    <w:rsid w:val="006E4609"/>
    <w:rsid w:val="006F233E"/>
    <w:rsid w:val="006F2E8A"/>
    <w:rsid w:val="006F328A"/>
    <w:rsid w:val="006F4ACF"/>
    <w:rsid w:val="006F5F9E"/>
    <w:rsid w:val="006F65D5"/>
    <w:rsid w:val="006F76A5"/>
    <w:rsid w:val="0070151A"/>
    <w:rsid w:val="0070249B"/>
    <w:rsid w:val="00702683"/>
    <w:rsid w:val="007032F0"/>
    <w:rsid w:val="00712005"/>
    <w:rsid w:val="00723DEC"/>
    <w:rsid w:val="00735113"/>
    <w:rsid w:val="00741182"/>
    <w:rsid w:val="007425AE"/>
    <w:rsid w:val="00742B4C"/>
    <w:rsid w:val="00744B47"/>
    <w:rsid w:val="007455C6"/>
    <w:rsid w:val="00755856"/>
    <w:rsid w:val="00755FF1"/>
    <w:rsid w:val="007662A7"/>
    <w:rsid w:val="007663D3"/>
    <w:rsid w:val="00766C5A"/>
    <w:rsid w:val="0077020B"/>
    <w:rsid w:val="00770239"/>
    <w:rsid w:val="007724D2"/>
    <w:rsid w:val="00774EF9"/>
    <w:rsid w:val="0077760E"/>
    <w:rsid w:val="0078679B"/>
    <w:rsid w:val="00787106"/>
    <w:rsid w:val="007876B0"/>
    <w:rsid w:val="007941E9"/>
    <w:rsid w:val="00794231"/>
    <w:rsid w:val="0079701D"/>
    <w:rsid w:val="00797F35"/>
    <w:rsid w:val="007A2E40"/>
    <w:rsid w:val="007A58CE"/>
    <w:rsid w:val="007A75A3"/>
    <w:rsid w:val="007B0CC0"/>
    <w:rsid w:val="007B29DF"/>
    <w:rsid w:val="007B5174"/>
    <w:rsid w:val="007B6BD0"/>
    <w:rsid w:val="007B77D5"/>
    <w:rsid w:val="007B7C8B"/>
    <w:rsid w:val="007C1F71"/>
    <w:rsid w:val="007C233E"/>
    <w:rsid w:val="007C2C4F"/>
    <w:rsid w:val="007C7AAE"/>
    <w:rsid w:val="007D515B"/>
    <w:rsid w:val="007D5697"/>
    <w:rsid w:val="007E29E5"/>
    <w:rsid w:val="007E3CA9"/>
    <w:rsid w:val="007E6E75"/>
    <w:rsid w:val="007F2BF0"/>
    <w:rsid w:val="008018E2"/>
    <w:rsid w:val="00803833"/>
    <w:rsid w:val="0080737A"/>
    <w:rsid w:val="008101C8"/>
    <w:rsid w:val="008116A0"/>
    <w:rsid w:val="0081241E"/>
    <w:rsid w:val="00814121"/>
    <w:rsid w:val="0081427F"/>
    <w:rsid w:val="00817913"/>
    <w:rsid w:val="008200FA"/>
    <w:rsid w:val="008220E4"/>
    <w:rsid w:val="008227DA"/>
    <w:rsid w:val="00823BFD"/>
    <w:rsid w:val="00824C4C"/>
    <w:rsid w:val="00825223"/>
    <w:rsid w:val="0082584F"/>
    <w:rsid w:val="00830D2E"/>
    <w:rsid w:val="008315D5"/>
    <w:rsid w:val="0083726B"/>
    <w:rsid w:val="00837310"/>
    <w:rsid w:val="008464B0"/>
    <w:rsid w:val="00846816"/>
    <w:rsid w:val="0085097B"/>
    <w:rsid w:val="0085430D"/>
    <w:rsid w:val="00855254"/>
    <w:rsid w:val="00862031"/>
    <w:rsid w:val="008638A1"/>
    <w:rsid w:val="0086419E"/>
    <w:rsid w:val="00865AA2"/>
    <w:rsid w:val="00867CAD"/>
    <w:rsid w:val="00876A08"/>
    <w:rsid w:val="00884936"/>
    <w:rsid w:val="00885798"/>
    <w:rsid w:val="00885E41"/>
    <w:rsid w:val="008868C0"/>
    <w:rsid w:val="00887579"/>
    <w:rsid w:val="00892E3B"/>
    <w:rsid w:val="00893F72"/>
    <w:rsid w:val="00894C08"/>
    <w:rsid w:val="00895993"/>
    <w:rsid w:val="008A11AE"/>
    <w:rsid w:val="008A3F30"/>
    <w:rsid w:val="008A79B1"/>
    <w:rsid w:val="008B7368"/>
    <w:rsid w:val="008C2363"/>
    <w:rsid w:val="008C23FA"/>
    <w:rsid w:val="008C5A58"/>
    <w:rsid w:val="008C7944"/>
    <w:rsid w:val="008D19A7"/>
    <w:rsid w:val="008D7F67"/>
    <w:rsid w:val="008E0559"/>
    <w:rsid w:val="008F1F81"/>
    <w:rsid w:val="008F238F"/>
    <w:rsid w:val="008F5D03"/>
    <w:rsid w:val="00901A13"/>
    <w:rsid w:val="00904025"/>
    <w:rsid w:val="009175A7"/>
    <w:rsid w:val="00917EC0"/>
    <w:rsid w:val="00920F68"/>
    <w:rsid w:val="00924BEF"/>
    <w:rsid w:val="00925151"/>
    <w:rsid w:val="00934C66"/>
    <w:rsid w:val="0093641C"/>
    <w:rsid w:val="00936E0D"/>
    <w:rsid w:val="009374C5"/>
    <w:rsid w:val="00943136"/>
    <w:rsid w:val="00950A31"/>
    <w:rsid w:val="00950D9C"/>
    <w:rsid w:val="00950E52"/>
    <w:rsid w:val="00950FE2"/>
    <w:rsid w:val="0095145C"/>
    <w:rsid w:val="00953861"/>
    <w:rsid w:val="009548B4"/>
    <w:rsid w:val="009549B4"/>
    <w:rsid w:val="009670E3"/>
    <w:rsid w:val="00975582"/>
    <w:rsid w:val="009768FB"/>
    <w:rsid w:val="00976A10"/>
    <w:rsid w:val="00980062"/>
    <w:rsid w:val="009815CB"/>
    <w:rsid w:val="00981B83"/>
    <w:rsid w:val="00983ECB"/>
    <w:rsid w:val="00991486"/>
    <w:rsid w:val="00991EB9"/>
    <w:rsid w:val="00993508"/>
    <w:rsid w:val="00994D99"/>
    <w:rsid w:val="00997D75"/>
    <w:rsid w:val="009A2306"/>
    <w:rsid w:val="009A30C5"/>
    <w:rsid w:val="009A375B"/>
    <w:rsid w:val="009A411A"/>
    <w:rsid w:val="009A6A80"/>
    <w:rsid w:val="009B07DB"/>
    <w:rsid w:val="009B0D0B"/>
    <w:rsid w:val="009B6D8A"/>
    <w:rsid w:val="009C0B2C"/>
    <w:rsid w:val="009D07E3"/>
    <w:rsid w:val="009D1774"/>
    <w:rsid w:val="009D2287"/>
    <w:rsid w:val="009D39D4"/>
    <w:rsid w:val="009D41AE"/>
    <w:rsid w:val="009D607D"/>
    <w:rsid w:val="009E1785"/>
    <w:rsid w:val="009E237E"/>
    <w:rsid w:val="009E3DCD"/>
    <w:rsid w:val="009E4380"/>
    <w:rsid w:val="009E6493"/>
    <w:rsid w:val="009E7787"/>
    <w:rsid w:val="009E78D1"/>
    <w:rsid w:val="009F1BF1"/>
    <w:rsid w:val="009F2762"/>
    <w:rsid w:val="009F2EEF"/>
    <w:rsid w:val="009F4016"/>
    <w:rsid w:val="009F5E2D"/>
    <w:rsid w:val="00A00BB8"/>
    <w:rsid w:val="00A00BBD"/>
    <w:rsid w:val="00A10A70"/>
    <w:rsid w:val="00A1460D"/>
    <w:rsid w:val="00A2045D"/>
    <w:rsid w:val="00A20DAD"/>
    <w:rsid w:val="00A21CDB"/>
    <w:rsid w:val="00A22E53"/>
    <w:rsid w:val="00A23A10"/>
    <w:rsid w:val="00A35BA6"/>
    <w:rsid w:val="00A3686F"/>
    <w:rsid w:val="00A42C43"/>
    <w:rsid w:val="00A435C3"/>
    <w:rsid w:val="00A43C61"/>
    <w:rsid w:val="00A43C80"/>
    <w:rsid w:val="00A467E4"/>
    <w:rsid w:val="00A47FD2"/>
    <w:rsid w:val="00A52DF8"/>
    <w:rsid w:val="00A65296"/>
    <w:rsid w:val="00A67709"/>
    <w:rsid w:val="00A70986"/>
    <w:rsid w:val="00A74FB1"/>
    <w:rsid w:val="00A7602E"/>
    <w:rsid w:val="00A773E7"/>
    <w:rsid w:val="00A77BF2"/>
    <w:rsid w:val="00A80D22"/>
    <w:rsid w:val="00A830E1"/>
    <w:rsid w:val="00A8329B"/>
    <w:rsid w:val="00A849B6"/>
    <w:rsid w:val="00A86BC3"/>
    <w:rsid w:val="00A93A52"/>
    <w:rsid w:val="00A93BE0"/>
    <w:rsid w:val="00A93BFD"/>
    <w:rsid w:val="00A94197"/>
    <w:rsid w:val="00A94F83"/>
    <w:rsid w:val="00A96F91"/>
    <w:rsid w:val="00A9797D"/>
    <w:rsid w:val="00AA0FA2"/>
    <w:rsid w:val="00AA3CC6"/>
    <w:rsid w:val="00AA4007"/>
    <w:rsid w:val="00AA4465"/>
    <w:rsid w:val="00AA510F"/>
    <w:rsid w:val="00AB2376"/>
    <w:rsid w:val="00AB2CB4"/>
    <w:rsid w:val="00AB4B2F"/>
    <w:rsid w:val="00AB4C5D"/>
    <w:rsid w:val="00AC0D31"/>
    <w:rsid w:val="00AC28E3"/>
    <w:rsid w:val="00AC2D55"/>
    <w:rsid w:val="00AC32AF"/>
    <w:rsid w:val="00AC4786"/>
    <w:rsid w:val="00AC62D4"/>
    <w:rsid w:val="00AC69B2"/>
    <w:rsid w:val="00AD0925"/>
    <w:rsid w:val="00AD15EE"/>
    <w:rsid w:val="00AD276D"/>
    <w:rsid w:val="00AD7858"/>
    <w:rsid w:val="00AE02B5"/>
    <w:rsid w:val="00AE5298"/>
    <w:rsid w:val="00AE6917"/>
    <w:rsid w:val="00AE6C82"/>
    <w:rsid w:val="00AF055D"/>
    <w:rsid w:val="00AF157E"/>
    <w:rsid w:val="00AF2066"/>
    <w:rsid w:val="00AF4073"/>
    <w:rsid w:val="00AF434F"/>
    <w:rsid w:val="00B005D2"/>
    <w:rsid w:val="00B01405"/>
    <w:rsid w:val="00B018FD"/>
    <w:rsid w:val="00B03ADA"/>
    <w:rsid w:val="00B065D7"/>
    <w:rsid w:val="00B07A2C"/>
    <w:rsid w:val="00B117FA"/>
    <w:rsid w:val="00B13791"/>
    <w:rsid w:val="00B153C6"/>
    <w:rsid w:val="00B15B39"/>
    <w:rsid w:val="00B217B6"/>
    <w:rsid w:val="00B23EDD"/>
    <w:rsid w:val="00B33D2A"/>
    <w:rsid w:val="00B34AE3"/>
    <w:rsid w:val="00B35294"/>
    <w:rsid w:val="00B40560"/>
    <w:rsid w:val="00B4064B"/>
    <w:rsid w:val="00B408AB"/>
    <w:rsid w:val="00B40B3B"/>
    <w:rsid w:val="00B428D7"/>
    <w:rsid w:val="00B42A33"/>
    <w:rsid w:val="00B448A6"/>
    <w:rsid w:val="00B458AE"/>
    <w:rsid w:val="00B5060E"/>
    <w:rsid w:val="00B52F42"/>
    <w:rsid w:val="00B55316"/>
    <w:rsid w:val="00B56A83"/>
    <w:rsid w:val="00B579E3"/>
    <w:rsid w:val="00B57DE7"/>
    <w:rsid w:val="00B631DB"/>
    <w:rsid w:val="00B6514E"/>
    <w:rsid w:val="00B6741E"/>
    <w:rsid w:val="00B70133"/>
    <w:rsid w:val="00B709AA"/>
    <w:rsid w:val="00B715F8"/>
    <w:rsid w:val="00B73112"/>
    <w:rsid w:val="00B741A7"/>
    <w:rsid w:val="00B75851"/>
    <w:rsid w:val="00B77660"/>
    <w:rsid w:val="00B80666"/>
    <w:rsid w:val="00B815C9"/>
    <w:rsid w:val="00B82461"/>
    <w:rsid w:val="00B839A0"/>
    <w:rsid w:val="00B83BEB"/>
    <w:rsid w:val="00B9057C"/>
    <w:rsid w:val="00B907A3"/>
    <w:rsid w:val="00B91516"/>
    <w:rsid w:val="00B91B8E"/>
    <w:rsid w:val="00B923A9"/>
    <w:rsid w:val="00B92F34"/>
    <w:rsid w:val="00BA598E"/>
    <w:rsid w:val="00BA7018"/>
    <w:rsid w:val="00BA7BE2"/>
    <w:rsid w:val="00BB00EC"/>
    <w:rsid w:val="00BB3595"/>
    <w:rsid w:val="00BB4340"/>
    <w:rsid w:val="00BB77D7"/>
    <w:rsid w:val="00BC2828"/>
    <w:rsid w:val="00BD1320"/>
    <w:rsid w:val="00BD170D"/>
    <w:rsid w:val="00BD2DD8"/>
    <w:rsid w:val="00BD3548"/>
    <w:rsid w:val="00BD60D8"/>
    <w:rsid w:val="00BD6A98"/>
    <w:rsid w:val="00BE2E96"/>
    <w:rsid w:val="00BE37B3"/>
    <w:rsid w:val="00BE3BBB"/>
    <w:rsid w:val="00BE4524"/>
    <w:rsid w:val="00BE5B2B"/>
    <w:rsid w:val="00BF054B"/>
    <w:rsid w:val="00BF0D75"/>
    <w:rsid w:val="00BF2BD6"/>
    <w:rsid w:val="00BF4FCF"/>
    <w:rsid w:val="00C0105D"/>
    <w:rsid w:val="00C068D8"/>
    <w:rsid w:val="00C11234"/>
    <w:rsid w:val="00C143BE"/>
    <w:rsid w:val="00C20455"/>
    <w:rsid w:val="00C20ED3"/>
    <w:rsid w:val="00C27E82"/>
    <w:rsid w:val="00C32FAE"/>
    <w:rsid w:val="00C343DF"/>
    <w:rsid w:val="00C34EDA"/>
    <w:rsid w:val="00C355E9"/>
    <w:rsid w:val="00C372F0"/>
    <w:rsid w:val="00C37E49"/>
    <w:rsid w:val="00C41424"/>
    <w:rsid w:val="00C4522E"/>
    <w:rsid w:val="00C4569D"/>
    <w:rsid w:val="00C467A4"/>
    <w:rsid w:val="00C510A3"/>
    <w:rsid w:val="00C54B25"/>
    <w:rsid w:val="00C56FEC"/>
    <w:rsid w:val="00C60010"/>
    <w:rsid w:val="00C61134"/>
    <w:rsid w:val="00C63C28"/>
    <w:rsid w:val="00C63CA0"/>
    <w:rsid w:val="00C644A7"/>
    <w:rsid w:val="00C65476"/>
    <w:rsid w:val="00C672D0"/>
    <w:rsid w:val="00C74CA0"/>
    <w:rsid w:val="00C771FF"/>
    <w:rsid w:val="00C77A02"/>
    <w:rsid w:val="00C911B3"/>
    <w:rsid w:val="00C92D26"/>
    <w:rsid w:val="00C962EC"/>
    <w:rsid w:val="00C970C5"/>
    <w:rsid w:val="00C97133"/>
    <w:rsid w:val="00C97322"/>
    <w:rsid w:val="00C973D5"/>
    <w:rsid w:val="00C975D8"/>
    <w:rsid w:val="00C979E3"/>
    <w:rsid w:val="00CA22FE"/>
    <w:rsid w:val="00CA3CC6"/>
    <w:rsid w:val="00CA6446"/>
    <w:rsid w:val="00CB13E2"/>
    <w:rsid w:val="00CC1389"/>
    <w:rsid w:val="00CC18E8"/>
    <w:rsid w:val="00CC2593"/>
    <w:rsid w:val="00CC3F5C"/>
    <w:rsid w:val="00CC5C67"/>
    <w:rsid w:val="00CC6316"/>
    <w:rsid w:val="00CD0FDC"/>
    <w:rsid w:val="00CD5ABC"/>
    <w:rsid w:val="00CD61CB"/>
    <w:rsid w:val="00CE5BA8"/>
    <w:rsid w:val="00CE6320"/>
    <w:rsid w:val="00CE744E"/>
    <w:rsid w:val="00CF7060"/>
    <w:rsid w:val="00D009E2"/>
    <w:rsid w:val="00D0114B"/>
    <w:rsid w:val="00D016F0"/>
    <w:rsid w:val="00D03092"/>
    <w:rsid w:val="00D05D5A"/>
    <w:rsid w:val="00D07D7A"/>
    <w:rsid w:val="00D10950"/>
    <w:rsid w:val="00D11372"/>
    <w:rsid w:val="00D11FB5"/>
    <w:rsid w:val="00D16808"/>
    <w:rsid w:val="00D1728E"/>
    <w:rsid w:val="00D17951"/>
    <w:rsid w:val="00D17975"/>
    <w:rsid w:val="00D227AD"/>
    <w:rsid w:val="00D31E3B"/>
    <w:rsid w:val="00D339C2"/>
    <w:rsid w:val="00D33A2E"/>
    <w:rsid w:val="00D33A71"/>
    <w:rsid w:val="00D34063"/>
    <w:rsid w:val="00D447A5"/>
    <w:rsid w:val="00D46898"/>
    <w:rsid w:val="00D54FC4"/>
    <w:rsid w:val="00D63665"/>
    <w:rsid w:val="00D64503"/>
    <w:rsid w:val="00D64D82"/>
    <w:rsid w:val="00D67379"/>
    <w:rsid w:val="00D70BF9"/>
    <w:rsid w:val="00D71B6E"/>
    <w:rsid w:val="00D76F44"/>
    <w:rsid w:val="00D77CDF"/>
    <w:rsid w:val="00D8043B"/>
    <w:rsid w:val="00D85D6E"/>
    <w:rsid w:val="00D86759"/>
    <w:rsid w:val="00D867F0"/>
    <w:rsid w:val="00D87CBF"/>
    <w:rsid w:val="00D936E6"/>
    <w:rsid w:val="00D9464B"/>
    <w:rsid w:val="00D94CB1"/>
    <w:rsid w:val="00DA012F"/>
    <w:rsid w:val="00DA0446"/>
    <w:rsid w:val="00DA2515"/>
    <w:rsid w:val="00DA4E9A"/>
    <w:rsid w:val="00DB05BE"/>
    <w:rsid w:val="00DB1012"/>
    <w:rsid w:val="00DB1247"/>
    <w:rsid w:val="00DB6939"/>
    <w:rsid w:val="00DC45B0"/>
    <w:rsid w:val="00DC6254"/>
    <w:rsid w:val="00DD32A3"/>
    <w:rsid w:val="00DD57F2"/>
    <w:rsid w:val="00DD79D8"/>
    <w:rsid w:val="00DE10C6"/>
    <w:rsid w:val="00DE35BC"/>
    <w:rsid w:val="00DE4320"/>
    <w:rsid w:val="00DE5D1E"/>
    <w:rsid w:val="00DE6803"/>
    <w:rsid w:val="00DF1D0D"/>
    <w:rsid w:val="00DF60CF"/>
    <w:rsid w:val="00DF7E5D"/>
    <w:rsid w:val="00E00BAC"/>
    <w:rsid w:val="00E00FF8"/>
    <w:rsid w:val="00E0266A"/>
    <w:rsid w:val="00E02CF0"/>
    <w:rsid w:val="00E02F49"/>
    <w:rsid w:val="00E061DD"/>
    <w:rsid w:val="00E06E44"/>
    <w:rsid w:val="00E07617"/>
    <w:rsid w:val="00E10518"/>
    <w:rsid w:val="00E11049"/>
    <w:rsid w:val="00E155AA"/>
    <w:rsid w:val="00E1695C"/>
    <w:rsid w:val="00E16DBE"/>
    <w:rsid w:val="00E24D60"/>
    <w:rsid w:val="00E24E20"/>
    <w:rsid w:val="00E250D6"/>
    <w:rsid w:val="00E278F9"/>
    <w:rsid w:val="00E30216"/>
    <w:rsid w:val="00E313EA"/>
    <w:rsid w:val="00E3265F"/>
    <w:rsid w:val="00E34A52"/>
    <w:rsid w:val="00E5060B"/>
    <w:rsid w:val="00E548CC"/>
    <w:rsid w:val="00E57155"/>
    <w:rsid w:val="00E60A73"/>
    <w:rsid w:val="00E60BF3"/>
    <w:rsid w:val="00E60E2E"/>
    <w:rsid w:val="00E66155"/>
    <w:rsid w:val="00E6706D"/>
    <w:rsid w:val="00E706A3"/>
    <w:rsid w:val="00E71B0F"/>
    <w:rsid w:val="00E745EC"/>
    <w:rsid w:val="00E74F27"/>
    <w:rsid w:val="00E7728E"/>
    <w:rsid w:val="00E7778D"/>
    <w:rsid w:val="00E80B84"/>
    <w:rsid w:val="00E81DB7"/>
    <w:rsid w:val="00E82FD9"/>
    <w:rsid w:val="00E8341C"/>
    <w:rsid w:val="00E83BC5"/>
    <w:rsid w:val="00E86375"/>
    <w:rsid w:val="00E9563C"/>
    <w:rsid w:val="00E95EAC"/>
    <w:rsid w:val="00E960D4"/>
    <w:rsid w:val="00EA122C"/>
    <w:rsid w:val="00EA1B50"/>
    <w:rsid w:val="00EA2EAE"/>
    <w:rsid w:val="00EA362D"/>
    <w:rsid w:val="00EA5D92"/>
    <w:rsid w:val="00EA5DFE"/>
    <w:rsid w:val="00EB3A85"/>
    <w:rsid w:val="00EB45A3"/>
    <w:rsid w:val="00EB6173"/>
    <w:rsid w:val="00EB68AD"/>
    <w:rsid w:val="00EC60C4"/>
    <w:rsid w:val="00ED2B2D"/>
    <w:rsid w:val="00ED39D0"/>
    <w:rsid w:val="00ED44FF"/>
    <w:rsid w:val="00ED5F13"/>
    <w:rsid w:val="00ED7F22"/>
    <w:rsid w:val="00EE0646"/>
    <w:rsid w:val="00EE2017"/>
    <w:rsid w:val="00EE5174"/>
    <w:rsid w:val="00EF137A"/>
    <w:rsid w:val="00EF2929"/>
    <w:rsid w:val="00F01435"/>
    <w:rsid w:val="00F01A90"/>
    <w:rsid w:val="00F029B2"/>
    <w:rsid w:val="00F02AE4"/>
    <w:rsid w:val="00F03DA1"/>
    <w:rsid w:val="00F05392"/>
    <w:rsid w:val="00F06D5E"/>
    <w:rsid w:val="00F07027"/>
    <w:rsid w:val="00F0763A"/>
    <w:rsid w:val="00F119F7"/>
    <w:rsid w:val="00F14CCF"/>
    <w:rsid w:val="00F14FAB"/>
    <w:rsid w:val="00F20A5A"/>
    <w:rsid w:val="00F3178B"/>
    <w:rsid w:val="00F336D7"/>
    <w:rsid w:val="00F3557F"/>
    <w:rsid w:val="00F362E6"/>
    <w:rsid w:val="00F404A5"/>
    <w:rsid w:val="00F411E1"/>
    <w:rsid w:val="00F4154D"/>
    <w:rsid w:val="00F4340E"/>
    <w:rsid w:val="00F45331"/>
    <w:rsid w:val="00F50CCE"/>
    <w:rsid w:val="00F519DD"/>
    <w:rsid w:val="00F519F5"/>
    <w:rsid w:val="00F53F99"/>
    <w:rsid w:val="00F543A3"/>
    <w:rsid w:val="00F54C0F"/>
    <w:rsid w:val="00F5605F"/>
    <w:rsid w:val="00F560DF"/>
    <w:rsid w:val="00F577E3"/>
    <w:rsid w:val="00F60E62"/>
    <w:rsid w:val="00F63E29"/>
    <w:rsid w:val="00F6793C"/>
    <w:rsid w:val="00F728BB"/>
    <w:rsid w:val="00F80910"/>
    <w:rsid w:val="00F92E73"/>
    <w:rsid w:val="00F93AB1"/>
    <w:rsid w:val="00F95117"/>
    <w:rsid w:val="00FA0984"/>
    <w:rsid w:val="00FA1309"/>
    <w:rsid w:val="00FA1828"/>
    <w:rsid w:val="00FA19D6"/>
    <w:rsid w:val="00FA6040"/>
    <w:rsid w:val="00FA64DF"/>
    <w:rsid w:val="00FB1CDB"/>
    <w:rsid w:val="00FB5F14"/>
    <w:rsid w:val="00FC103F"/>
    <w:rsid w:val="00FC45F5"/>
    <w:rsid w:val="00FC77A3"/>
    <w:rsid w:val="00FD2D70"/>
    <w:rsid w:val="00FD5FC1"/>
    <w:rsid w:val="00FE06B2"/>
    <w:rsid w:val="00FE2EC3"/>
    <w:rsid w:val="00FE35EE"/>
    <w:rsid w:val="00FE5F05"/>
    <w:rsid w:val="00FE61E0"/>
    <w:rsid w:val="00FF164F"/>
    <w:rsid w:val="00FF57F5"/>
    <w:rsid w:val="00FF7377"/>
    <w:rsid w:val="061F3B37"/>
    <w:rsid w:val="10BE69B4"/>
    <w:rsid w:val="16CB755D"/>
    <w:rsid w:val="250DCAF7"/>
    <w:rsid w:val="309F7357"/>
    <w:rsid w:val="4F961CEF"/>
    <w:rsid w:val="500733DF"/>
    <w:rsid w:val="635D22D5"/>
    <w:rsid w:val="6F7ED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904F9"/>
  <w15:chartTrackingRefBased/>
  <w15:docId w15:val="{82F9E284-E94A-4ADB-A353-07B5AF49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462D1D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2"/>
    <w:next w:val="a2"/>
    <w:link w:val="1Char"/>
    <w:qFormat/>
    <w:rsid w:val="00892E3B"/>
    <w:pPr>
      <w:keepNext/>
      <w:widowControl/>
      <w:wordWrap/>
      <w:autoSpaceDE/>
      <w:autoSpaceDN/>
      <w:jc w:val="center"/>
      <w:outlineLvl w:val="0"/>
    </w:pPr>
    <w:rPr>
      <w:rFonts w:ascii="HY견명조" w:eastAsia="HY견명조" w:hAnsi="바탕체" w:cs="Times New Roman"/>
      <w:sz w:val="40"/>
      <w:szCs w:val="24"/>
    </w:rPr>
  </w:style>
  <w:style w:type="paragraph" w:styleId="2">
    <w:name w:val="heading 2"/>
    <w:basedOn w:val="a2"/>
    <w:next w:val="a2"/>
    <w:link w:val="2Char"/>
    <w:uiPriority w:val="9"/>
    <w:semiHidden/>
    <w:unhideWhenUsed/>
    <w:qFormat/>
    <w:rsid w:val="00BD2DD8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2"/>
    <w:next w:val="a2"/>
    <w:link w:val="3Char"/>
    <w:uiPriority w:val="9"/>
    <w:semiHidden/>
    <w:unhideWhenUsed/>
    <w:qFormat/>
    <w:rsid w:val="009A375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462D1D"/>
    <w:pPr>
      <w:ind w:leftChars="400" w:left="800"/>
    </w:pPr>
  </w:style>
  <w:style w:type="paragraph" w:styleId="a7">
    <w:name w:val="header"/>
    <w:basedOn w:val="a2"/>
    <w:link w:val="Char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7"/>
    <w:rsid w:val="00184F93"/>
  </w:style>
  <w:style w:type="paragraph" w:styleId="a8">
    <w:name w:val="footer"/>
    <w:basedOn w:val="a2"/>
    <w:link w:val="Char0"/>
    <w:uiPriority w:val="99"/>
    <w:unhideWhenUsed/>
    <w:rsid w:val="00184F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8"/>
    <w:uiPriority w:val="99"/>
    <w:rsid w:val="00184F93"/>
  </w:style>
  <w:style w:type="character" w:styleId="a9">
    <w:name w:val="annotation reference"/>
    <w:basedOn w:val="a3"/>
    <w:unhideWhenUsed/>
    <w:rsid w:val="00FB5F14"/>
    <w:rPr>
      <w:sz w:val="18"/>
      <w:szCs w:val="18"/>
    </w:rPr>
  </w:style>
  <w:style w:type="paragraph" w:styleId="aa">
    <w:name w:val="annotation text"/>
    <w:basedOn w:val="a2"/>
    <w:link w:val="Char1"/>
    <w:unhideWhenUsed/>
    <w:rsid w:val="00FB5F14"/>
    <w:pPr>
      <w:jc w:val="left"/>
    </w:pPr>
  </w:style>
  <w:style w:type="character" w:customStyle="1" w:styleId="Char1">
    <w:name w:val="메모 텍스트 Char"/>
    <w:basedOn w:val="a3"/>
    <w:link w:val="aa"/>
    <w:rsid w:val="00FB5F14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FB5F14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FB5F14"/>
    <w:rPr>
      <w:b/>
      <w:bCs/>
    </w:rPr>
  </w:style>
  <w:style w:type="paragraph" w:styleId="ac">
    <w:name w:val="Balloon Text"/>
    <w:basedOn w:val="a2"/>
    <w:link w:val="Char3"/>
    <w:semiHidden/>
    <w:unhideWhenUsed/>
    <w:rsid w:val="00FB5F1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3"/>
    <w:link w:val="ac"/>
    <w:semiHidden/>
    <w:rsid w:val="00FB5F14"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목차(숫자)"/>
    <w:qFormat/>
    <w:rsid w:val="00817913"/>
    <w:pPr>
      <w:widowControl w:val="0"/>
      <w:tabs>
        <w:tab w:val="right" w:leader="middleDot" w:pos="13150"/>
      </w:tabs>
      <w:wordWrap w:val="0"/>
      <w:autoSpaceDE w:val="0"/>
      <w:autoSpaceDN w:val="0"/>
      <w:spacing w:after="0" w:line="312" w:lineRule="auto"/>
      <w:ind w:left="300"/>
    </w:pPr>
    <w:rPr>
      <w:rFonts w:ascii="휴먼명조" w:eastAsia="휴먼명조" w:hAnsi="Arial Unicode MS" w:cs="휴먼명조"/>
      <w:color w:val="000000"/>
      <w:sz w:val="24"/>
      <w:szCs w:val="24"/>
    </w:rPr>
  </w:style>
  <w:style w:type="table" w:customStyle="1" w:styleId="NormalTable0">
    <w:name w:val="Normal Table0"/>
    <w:uiPriority w:val="2"/>
    <w:semiHidden/>
    <w:unhideWhenUsed/>
    <w:qFormat/>
    <w:rsid w:val="00817913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사규(조문)"/>
    <w:basedOn w:val="a2"/>
    <w:rsid w:val="00D16808"/>
    <w:pPr>
      <w:widowControl/>
      <w:numPr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0">
    <w:name w:val="사규(항목)"/>
    <w:basedOn w:val="a2"/>
    <w:rsid w:val="00D16808"/>
    <w:pPr>
      <w:widowControl/>
      <w:numPr>
        <w:ilvl w:val="1"/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1">
    <w:name w:val="사규(호문)"/>
    <w:basedOn w:val="a2"/>
    <w:rsid w:val="00D16808"/>
    <w:pPr>
      <w:widowControl/>
      <w:numPr>
        <w:ilvl w:val="2"/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styleId="ae">
    <w:name w:val="No Spacing"/>
    <w:uiPriority w:val="1"/>
    <w:qFormat/>
    <w:rsid w:val="00D16808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1Char">
    <w:name w:val="제목 1 Char"/>
    <w:basedOn w:val="a3"/>
    <w:link w:val="1"/>
    <w:rsid w:val="00892E3B"/>
    <w:rPr>
      <w:rFonts w:ascii="HY견명조" w:eastAsia="HY견명조" w:hAnsi="바탕체" w:cs="Times New Roman"/>
      <w:sz w:val="40"/>
      <w:szCs w:val="24"/>
    </w:rPr>
  </w:style>
  <w:style w:type="paragraph" w:styleId="af">
    <w:name w:val="Date"/>
    <w:basedOn w:val="a2"/>
    <w:next w:val="a2"/>
    <w:link w:val="Char4"/>
    <w:uiPriority w:val="99"/>
    <w:rsid w:val="00892E3B"/>
    <w:pPr>
      <w:widowControl/>
      <w:wordWrap/>
      <w:autoSpaceDE/>
      <w:autoSpaceDN/>
      <w:jc w:val="left"/>
    </w:pPr>
    <w:rPr>
      <w:rFonts w:ascii="바탕체" w:eastAsia="바탕체" w:hAnsi="바탕체" w:cs="Times New Roman"/>
      <w:sz w:val="22"/>
      <w:szCs w:val="24"/>
    </w:rPr>
  </w:style>
  <w:style w:type="character" w:customStyle="1" w:styleId="Char4">
    <w:name w:val="날짜 Char"/>
    <w:basedOn w:val="a3"/>
    <w:link w:val="af"/>
    <w:uiPriority w:val="99"/>
    <w:rsid w:val="00892E3B"/>
    <w:rPr>
      <w:rFonts w:ascii="바탕체" w:eastAsia="바탕체" w:hAnsi="바탕체" w:cs="Times New Roman"/>
      <w:sz w:val="22"/>
      <w:szCs w:val="24"/>
    </w:rPr>
  </w:style>
  <w:style w:type="paragraph" w:styleId="af0">
    <w:name w:val="Normal (Web)"/>
    <w:basedOn w:val="a2"/>
    <w:uiPriority w:val="99"/>
    <w:rsid w:val="00892E3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5">
    <w:name w:val="문서 구조 Char"/>
    <w:basedOn w:val="a3"/>
    <w:link w:val="af1"/>
    <w:semiHidden/>
    <w:rsid w:val="00892E3B"/>
    <w:rPr>
      <w:rFonts w:ascii="Arial" w:eastAsia="돋움" w:hAnsi="Arial" w:cs="Times New Roman"/>
      <w:szCs w:val="24"/>
      <w:shd w:val="clear" w:color="auto" w:fill="000080"/>
    </w:rPr>
  </w:style>
  <w:style w:type="paragraph" w:styleId="af1">
    <w:name w:val="Document Map"/>
    <w:basedOn w:val="a2"/>
    <w:link w:val="Char5"/>
    <w:semiHidden/>
    <w:rsid w:val="00892E3B"/>
    <w:pPr>
      <w:widowControl/>
      <w:shd w:val="clear" w:color="auto" w:fill="000080"/>
      <w:wordWrap/>
      <w:autoSpaceDE/>
      <w:autoSpaceDN/>
      <w:jc w:val="left"/>
    </w:pPr>
    <w:rPr>
      <w:rFonts w:ascii="Arial" w:eastAsia="돋움" w:hAnsi="Arial" w:cs="Times New Roman"/>
      <w:szCs w:val="24"/>
    </w:rPr>
  </w:style>
  <w:style w:type="character" w:customStyle="1" w:styleId="Char10">
    <w:name w:val="문서 구조 Char1"/>
    <w:basedOn w:val="a3"/>
    <w:uiPriority w:val="99"/>
    <w:semiHidden/>
    <w:rsid w:val="00892E3B"/>
    <w:rPr>
      <w:rFonts w:ascii="맑은 고딕" w:eastAsia="맑은 고딕"/>
      <w:sz w:val="18"/>
      <w:szCs w:val="18"/>
    </w:rPr>
  </w:style>
  <w:style w:type="character" w:styleId="af2">
    <w:name w:val="page number"/>
    <w:basedOn w:val="a3"/>
    <w:rsid w:val="00892E3B"/>
  </w:style>
  <w:style w:type="character" w:styleId="af3">
    <w:name w:val="Hyperlink"/>
    <w:basedOn w:val="a3"/>
    <w:uiPriority w:val="99"/>
    <w:unhideWhenUsed/>
    <w:rsid w:val="00892E3B"/>
    <w:rPr>
      <w:color w:val="0563C1" w:themeColor="hyperlink"/>
      <w:u w:val="single"/>
    </w:rPr>
  </w:style>
  <w:style w:type="character" w:styleId="af4">
    <w:name w:val="Strong"/>
    <w:basedOn w:val="a3"/>
    <w:uiPriority w:val="22"/>
    <w:qFormat/>
    <w:rsid w:val="00892E3B"/>
    <w:rPr>
      <w:b/>
      <w:bCs/>
    </w:rPr>
  </w:style>
  <w:style w:type="table" w:styleId="af5">
    <w:name w:val="Table Grid"/>
    <w:basedOn w:val="a4"/>
    <w:uiPriority w:val="59"/>
    <w:rsid w:val="0089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머리말"/>
    <w:qFormat/>
    <w:rsid w:val="00892E3B"/>
    <w:pPr>
      <w:widowControl w:val="0"/>
      <w:autoSpaceDE w:val="0"/>
      <w:autoSpaceDN w:val="0"/>
      <w:snapToGrid w:val="0"/>
      <w:spacing w:after="0" w:line="240" w:lineRule="auto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character" w:styleId="af7">
    <w:name w:val="Placeholder Text"/>
    <w:basedOn w:val="a3"/>
    <w:uiPriority w:val="99"/>
    <w:semiHidden/>
    <w:rsid w:val="00892E3B"/>
    <w:rPr>
      <w:color w:val="808080"/>
    </w:rPr>
  </w:style>
  <w:style w:type="paragraph" w:styleId="af8">
    <w:name w:val="Revision"/>
    <w:hidden/>
    <w:uiPriority w:val="99"/>
    <w:semiHidden/>
    <w:rsid w:val="00892E3B"/>
    <w:pPr>
      <w:spacing w:after="0" w:line="240" w:lineRule="auto"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f9">
    <w:name w:val="바탕글"/>
    <w:qFormat/>
    <w:rsid w:val="00B018FD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wordWrap w:val="0"/>
      <w:spacing w:after="0" w:line="360" w:lineRule="auto"/>
      <w:textAlignment w:val="baseline"/>
    </w:pPr>
    <w:rPr>
      <w:rFonts w:ascii="휴먼명조" w:eastAsia="휴먼명조" w:hAnsi="Times New Roman" w:cs="Times New Roman"/>
      <w:color w:val="000000"/>
      <w:kern w:val="0"/>
      <w:sz w:val="24"/>
      <w:szCs w:val="20"/>
      <w:bdr w:val="none" w:sz="2" w:space="0" w:color="auto"/>
    </w:rPr>
  </w:style>
  <w:style w:type="paragraph" w:customStyle="1" w:styleId="11">
    <w:name w:val="신명조(11)"/>
    <w:qFormat/>
    <w:rsid w:val="00B018FD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tabs>
        <w:tab w:val="left" w:pos="223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snapToGrid w:val="0"/>
      <w:spacing w:after="0" w:line="288" w:lineRule="auto"/>
      <w:textAlignment w:val="baseline"/>
    </w:pPr>
    <w:rPr>
      <w:rFonts w:ascii="한양신명조" w:eastAsia="한양신명조" w:hAnsi="Times New Roman" w:cs="Times New Roman"/>
      <w:color w:val="000000"/>
      <w:kern w:val="0"/>
      <w:sz w:val="22"/>
      <w:szCs w:val="20"/>
      <w:bdr w:val="none" w:sz="2" w:space="0" w:color="auto"/>
    </w:rPr>
  </w:style>
  <w:style w:type="paragraph" w:customStyle="1" w:styleId="afa">
    <w:name w:val="장"/>
    <w:qFormat/>
    <w:rsid w:val="00F411E1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wordWrap w:val="0"/>
      <w:spacing w:after="0" w:line="324" w:lineRule="auto"/>
      <w:textAlignment w:val="baseline"/>
    </w:pPr>
    <w:rPr>
      <w:rFonts w:ascii="휴먼명조" w:eastAsia="휴먼명조" w:hAnsi="Times New Roman" w:cs="Times New Roman"/>
      <w:b/>
      <w:bCs/>
      <w:color w:val="000000"/>
      <w:kern w:val="0"/>
      <w:sz w:val="30"/>
      <w:szCs w:val="20"/>
      <w:bdr w:val="none" w:sz="2" w:space="0" w:color="auto"/>
    </w:rPr>
  </w:style>
  <w:style w:type="character" w:customStyle="1" w:styleId="ui-provider">
    <w:name w:val="ui-provider"/>
    <w:basedOn w:val="a3"/>
    <w:rsid w:val="00DE5D1E"/>
  </w:style>
  <w:style w:type="paragraph" w:customStyle="1" w:styleId="10">
    <w:name w:val="1."/>
    <w:qFormat/>
    <w:rsid w:val="00C92D26"/>
    <w:pPr>
      <w:widowControl w:val="0"/>
      <w:wordWrap w:val="0"/>
      <w:autoSpaceDE w:val="0"/>
      <w:autoSpaceDN w:val="0"/>
      <w:spacing w:after="0" w:line="312" w:lineRule="auto"/>
      <w:ind w:left="200"/>
    </w:pPr>
    <w:rPr>
      <w:rFonts w:ascii="휴먼명조" w:eastAsia="휴먼명조" w:hAnsi="Arial Unicode MS" w:cs="휴먼명조"/>
      <w:b/>
      <w:bCs/>
      <w:color w:val="000000"/>
      <w:sz w:val="24"/>
      <w:szCs w:val="24"/>
    </w:rPr>
  </w:style>
  <w:style w:type="character" w:customStyle="1" w:styleId="12">
    <w:name w:val="확인되지 않은 멘션1"/>
    <w:basedOn w:val="a3"/>
    <w:uiPriority w:val="99"/>
    <w:semiHidden/>
    <w:unhideWhenUsed/>
    <w:rsid w:val="00602F6E"/>
    <w:rPr>
      <w:color w:val="605E5C"/>
      <w:shd w:val="clear" w:color="auto" w:fill="E1DFDD"/>
    </w:rPr>
  </w:style>
  <w:style w:type="character" w:customStyle="1" w:styleId="20">
    <w:name w:val="확인되지 않은 멘션2"/>
    <w:basedOn w:val="a3"/>
    <w:uiPriority w:val="99"/>
    <w:semiHidden/>
    <w:unhideWhenUsed/>
    <w:rsid w:val="00C34EDA"/>
    <w:rPr>
      <w:color w:val="605E5C"/>
      <w:shd w:val="clear" w:color="auto" w:fill="E1DFDD"/>
    </w:rPr>
  </w:style>
  <w:style w:type="character" w:customStyle="1" w:styleId="2Char">
    <w:name w:val="제목 2 Char"/>
    <w:basedOn w:val="a3"/>
    <w:link w:val="2"/>
    <w:uiPriority w:val="9"/>
    <w:semiHidden/>
    <w:rsid w:val="00BD2DD8"/>
    <w:rPr>
      <w:rFonts w:asciiTheme="majorHAnsi" w:eastAsiaTheme="majorEastAsia" w:hAnsiTheme="majorHAnsi" w:cstheme="majorBidi"/>
    </w:rPr>
  </w:style>
  <w:style w:type="paragraph" w:customStyle="1" w:styleId="13">
    <w:name w:val="본문1"/>
    <w:basedOn w:val="a2"/>
    <w:rsid w:val="00542B2E"/>
    <w:pPr>
      <w:shd w:val="clear" w:color="auto" w:fill="FFFFFF"/>
      <w:wordWrap/>
      <w:jc w:val="left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21">
    <w:name w:val="바탕글2"/>
    <w:basedOn w:val="a2"/>
    <w:rsid w:val="00542B2E"/>
    <w:pPr>
      <w:shd w:val="clear" w:color="auto" w:fill="FFFFFF"/>
      <w:wordWrap/>
      <w:spacing w:before="2" w:line="295" w:lineRule="auto"/>
      <w:ind w:left="670" w:right="216" w:hanging="346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3Char">
    <w:name w:val="제목 3 Char"/>
    <w:basedOn w:val="a3"/>
    <w:link w:val="3"/>
    <w:uiPriority w:val="9"/>
    <w:semiHidden/>
    <w:rsid w:val="009A375B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1C12B-4344-4D51-AA98-7A514204E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2744</Words>
  <Characters>15643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김현주 (Hyunjoo Kim)</cp:lastModifiedBy>
  <cp:revision>2</cp:revision>
  <cp:lastPrinted>2025-03-11T00:55:00Z</cp:lastPrinted>
  <dcterms:created xsi:type="dcterms:W3CDTF">2025-04-02T05:46:00Z</dcterms:created>
  <dcterms:modified xsi:type="dcterms:W3CDTF">2025-04-02T05:46:00Z</dcterms:modified>
</cp:coreProperties>
</file>