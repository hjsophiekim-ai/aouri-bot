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18C0F5" w14:textId="77777777" w:rsidR="008D40DA" w:rsidRPr="001B3B1C" w:rsidRDefault="008D40DA" w:rsidP="1EBBD3C7">
      <w:pPr>
        <w:jc w:val="center"/>
        <w:rPr>
          <w:b/>
          <w:bCs/>
          <w:sz w:val="24"/>
          <w:szCs w:val="24"/>
        </w:rPr>
      </w:pPr>
      <w:commentRangeStart w:id="0"/>
      <w:r w:rsidRPr="001B3B1C">
        <w:rPr>
          <w:b/>
          <w:bCs/>
          <w:sz w:val="24"/>
          <w:szCs w:val="24"/>
        </w:rPr>
        <w:t>로열티 계약서</w:t>
      </w:r>
      <w:commentRangeEnd w:id="0"/>
      <w:r w:rsidRPr="001B3B1C">
        <w:commentReference w:id="0"/>
      </w:r>
    </w:p>
    <w:p w14:paraId="1CAF43A8" w14:textId="77777777" w:rsidR="008D40DA" w:rsidRPr="001B3B1C" w:rsidRDefault="008D40DA" w:rsidP="008D40DA"/>
    <w:p w14:paraId="0AC356E8" w14:textId="5DFFBB84" w:rsidR="008D40DA" w:rsidRPr="001B3B1C" w:rsidRDefault="00A72538" w:rsidP="008D40DA">
      <w:r w:rsidRPr="001B3B1C">
        <w:t xml:space="preserve">㈜ </w:t>
      </w:r>
      <w:proofErr w:type="spellStart"/>
      <w:r w:rsidRPr="001B3B1C">
        <w:t>일룸</w:t>
      </w:r>
      <w:proofErr w:type="spellEnd"/>
      <w:r w:rsidRPr="001B3B1C">
        <w:t>(이하 "</w:t>
      </w:r>
      <w:r w:rsidR="32D0CD7B" w:rsidRPr="001B3B1C">
        <w:t>브랜드</w:t>
      </w:r>
      <w:r w:rsidRPr="001B3B1C">
        <w:t xml:space="preserve">"라 함), ㈜안테나 (이하 "소속사"라 함) 및 </w:t>
      </w:r>
      <w:r w:rsidR="119F0DF2" w:rsidRPr="001B3B1C">
        <w:t>아티스트</w:t>
      </w:r>
      <w:r w:rsidRPr="001B3B1C">
        <w:t xml:space="preserve"> 이효리(이하 "</w:t>
      </w:r>
      <w:r w:rsidR="119F0DF2" w:rsidRPr="001B3B1C">
        <w:t>아티스트</w:t>
      </w:r>
      <w:r w:rsidRPr="001B3B1C">
        <w:t>"라 함)는</w:t>
      </w:r>
      <w:ins w:id="1" w:author="김현주 (Hyunjoo Kim)" w:date="2024-04-04T15:48:00Z">
        <w:r w:rsidR="00AD207D">
          <w:rPr>
            <w:rFonts w:hint="eastAsia"/>
          </w:rPr>
          <w:t xml:space="preserve"> </w:t>
        </w:r>
        <w:r w:rsidR="00AD207D">
          <w:t>2024. 0. 0.</w:t>
        </w:r>
        <w:r w:rsidR="00AD207D">
          <w:t xml:space="preserve"> </w:t>
        </w:r>
        <w:r w:rsidR="00AD207D">
          <w:rPr>
            <w:rFonts w:hint="eastAsia"/>
          </w:rPr>
          <w:t xml:space="preserve"> </w:t>
        </w:r>
        <w:r w:rsidR="00AD207D">
          <w:t>‘</w:t>
        </w:r>
        <w:r w:rsidR="00AD207D">
          <w:rPr>
            <w:rFonts w:hint="eastAsia"/>
          </w:rPr>
          <w:t>광고 모델 계약</w:t>
        </w:r>
        <w:r w:rsidR="00AD207D">
          <w:t>’(</w:t>
        </w:r>
        <w:r w:rsidR="00AD207D">
          <w:rPr>
            <w:rFonts w:hint="eastAsia"/>
          </w:rPr>
          <w:t xml:space="preserve">이하 </w:t>
        </w:r>
        <w:r w:rsidR="00AD207D">
          <w:t>‘</w:t>
        </w:r>
        <w:r w:rsidR="00AD207D">
          <w:rPr>
            <w:rFonts w:hint="eastAsia"/>
          </w:rPr>
          <w:t>원 계약</w:t>
        </w:r>
        <w:r w:rsidR="00AD207D">
          <w:t>’</w:t>
        </w:r>
        <w:r w:rsidR="00AD207D">
          <w:rPr>
            <w:rFonts w:hint="eastAsia"/>
          </w:rPr>
          <w:t>이라 함)</w:t>
        </w:r>
        <w:r w:rsidR="00AD207D">
          <w:rPr>
            <w:rFonts w:hint="eastAsia"/>
          </w:rPr>
          <w:t>을 체결하였으며 추가로</w:t>
        </w:r>
      </w:ins>
      <w:r w:rsidRPr="001B3B1C">
        <w:t xml:space="preserve"> “</w:t>
      </w:r>
      <w:r w:rsidR="32D0CD7B" w:rsidRPr="001B3B1C">
        <w:t>브랜드</w:t>
      </w:r>
      <w:r w:rsidRPr="001B3B1C">
        <w:t>”의 브랜드인 “</w:t>
      </w:r>
      <w:proofErr w:type="spellStart"/>
      <w:r w:rsidRPr="001B3B1C">
        <w:t>슬로우</w:t>
      </w:r>
      <w:proofErr w:type="spellEnd"/>
      <w:r w:rsidRPr="001B3B1C">
        <w:t xml:space="preserve"> 베드(SLOU BED)”의 순환 매트리스(가칭)</w:t>
      </w:r>
      <w:r w:rsidR="00C16F29">
        <w:t xml:space="preserve"> </w:t>
      </w:r>
      <w:r w:rsidR="00C16F29">
        <w:rPr>
          <w:rFonts w:hint="eastAsia"/>
        </w:rPr>
        <w:t>시리즈 중</w:t>
      </w:r>
      <w:r w:rsidR="00FE0686" w:rsidRPr="001B3B1C">
        <w:t xml:space="preserve"> </w:t>
      </w:r>
      <w:r w:rsidR="00C16F29">
        <w:t>“</w:t>
      </w:r>
      <w:r w:rsidR="00FE0686" w:rsidRPr="001B3B1C">
        <w:rPr>
          <w:rFonts w:hint="eastAsia"/>
        </w:rPr>
        <w:t>라이선스 제품</w:t>
      </w:r>
      <w:r w:rsidR="00C16F29">
        <w:t>”</w:t>
      </w:r>
      <w:r w:rsidR="00FE0686" w:rsidRPr="001B3B1C">
        <w:rPr>
          <w:rFonts w:hint="eastAsia"/>
        </w:rPr>
        <w:t>의</w:t>
      </w:r>
      <w:r w:rsidRPr="001B3B1C">
        <w:t xml:space="preserve"> 디자인 협업을 위해 다음과 같이 계약을 체결한다. </w:t>
      </w:r>
    </w:p>
    <w:p w14:paraId="02E9B1B7" w14:textId="77777777" w:rsidR="00B1655E" w:rsidRPr="001B3B1C" w:rsidRDefault="00B1655E" w:rsidP="008D40DA"/>
    <w:p w14:paraId="5A536C21" w14:textId="77777777" w:rsidR="008D40DA" w:rsidRPr="001B3B1C" w:rsidRDefault="008D40DA" w:rsidP="008D40DA">
      <w:pPr>
        <w:rPr>
          <w:b/>
        </w:rPr>
      </w:pPr>
      <w:proofErr w:type="gramStart"/>
      <w:r w:rsidRPr="001B3B1C">
        <w:rPr>
          <w:rFonts w:hint="eastAsia"/>
          <w:b/>
        </w:rPr>
        <w:t>제</w:t>
      </w:r>
      <w:r w:rsidR="00B1655E" w:rsidRPr="001B3B1C">
        <w:rPr>
          <w:rFonts w:hint="eastAsia"/>
          <w:b/>
        </w:rPr>
        <w:t xml:space="preserve"> </w:t>
      </w:r>
      <w:r w:rsidRPr="001B3B1C">
        <w:rPr>
          <w:b/>
        </w:rPr>
        <w:t>1</w:t>
      </w:r>
      <w:proofErr w:type="gramEnd"/>
      <w:r w:rsidR="00B1655E" w:rsidRPr="001B3B1C">
        <w:rPr>
          <w:b/>
        </w:rPr>
        <w:t xml:space="preserve"> </w:t>
      </w:r>
      <w:r w:rsidRPr="001B3B1C">
        <w:rPr>
          <w:b/>
        </w:rPr>
        <w:t xml:space="preserve">조 </w:t>
      </w:r>
      <w:r w:rsidR="00B1655E" w:rsidRPr="001B3B1C">
        <w:rPr>
          <w:rFonts w:ascii="맑은 고딕" w:eastAsia="맑은 고딕" w:hAnsi="맑은 고딕" w:cs="바탕" w:hint="eastAsia"/>
          <w:b/>
          <w:bCs/>
          <w:szCs w:val="20"/>
        </w:rPr>
        <w:t>(정의)</w:t>
      </w:r>
    </w:p>
    <w:p w14:paraId="4D68261A" w14:textId="77777777" w:rsidR="008D40DA" w:rsidRPr="001B3B1C" w:rsidRDefault="008D40DA" w:rsidP="008D40DA">
      <w:r w:rsidRPr="001B3B1C">
        <w:rPr>
          <w:rFonts w:hint="eastAsia"/>
        </w:rPr>
        <w:t>본</w:t>
      </w:r>
      <w:r w:rsidRPr="001B3B1C">
        <w:t xml:space="preserve"> 계약서에서 사용되는 다음 용어는 각각 다음과 같은 의미</w:t>
      </w:r>
      <w:r w:rsidR="00A72538" w:rsidRPr="001B3B1C">
        <w:rPr>
          <w:rFonts w:hint="eastAsia"/>
        </w:rPr>
        <w:t>한다.</w:t>
      </w:r>
    </w:p>
    <w:p w14:paraId="7007CA73" w14:textId="580A41E3" w:rsidR="008D40DA" w:rsidRPr="001B3B1C" w:rsidRDefault="00FE0686" w:rsidP="008D40DA">
      <w:r w:rsidRPr="001B3B1C">
        <w:t xml:space="preserve">1. </w:t>
      </w:r>
      <w:r w:rsidR="00432860" w:rsidRPr="001B3B1C">
        <w:rPr>
          <w:rFonts w:hint="eastAsia"/>
        </w:rPr>
        <w:t>계약 체결</w:t>
      </w:r>
      <w:r w:rsidR="008D40DA" w:rsidRPr="001B3B1C">
        <w:t>일은 양 당사자가 본 계약서에 서명한 날짜를 의미</w:t>
      </w:r>
      <w:r w:rsidR="00A72538" w:rsidRPr="001B3B1C">
        <w:rPr>
          <w:rFonts w:hint="eastAsia"/>
        </w:rPr>
        <w:t>한</w:t>
      </w:r>
      <w:r w:rsidR="008D40DA" w:rsidRPr="001B3B1C">
        <w:t>다.</w:t>
      </w:r>
    </w:p>
    <w:p w14:paraId="75EE9117" w14:textId="6FAF287E" w:rsidR="008D40DA" w:rsidRPr="001B3B1C" w:rsidRDefault="00FE0686" w:rsidP="008D40DA">
      <w:r w:rsidRPr="001B3B1C">
        <w:t xml:space="preserve">2. </w:t>
      </w:r>
      <w:ins w:id="2" w:author="김현주 (Hyunjoo Kim)" w:date="2024-04-04T14:16:00Z">
        <w:r w:rsidR="00737FD8">
          <w:rPr>
            <w:rFonts w:hint="eastAsia"/>
          </w:rPr>
          <w:t>지식</w:t>
        </w:r>
      </w:ins>
      <w:commentRangeStart w:id="3"/>
      <w:commentRangeStart w:id="4"/>
      <w:del w:id="5" w:author="김현주 (Hyunjoo Kim)" w:date="2024-04-04T14:16:00Z">
        <w:r w:rsidR="008D40DA" w:rsidRPr="001B3B1C" w:rsidDel="00737FD8">
          <w:delText>산업</w:delText>
        </w:r>
      </w:del>
      <w:r w:rsidR="008D40DA" w:rsidRPr="001B3B1C">
        <w:t xml:space="preserve">재산권은 현재 또는 </w:t>
      </w:r>
      <w:r w:rsidR="32D0CD7B" w:rsidRPr="001B3B1C">
        <w:t>브랜드</w:t>
      </w:r>
      <w:r w:rsidR="0BD3C7F0" w:rsidRPr="001B3B1C">
        <w:t>가</w:t>
      </w:r>
      <w:r w:rsidR="008D40DA" w:rsidRPr="001B3B1C">
        <w:t xml:space="preserve"> 향후 획득할 특허, 실용신안 및 해당 출원에 관한 모든 권리를 </w:t>
      </w:r>
      <w:r w:rsidR="00A72538" w:rsidRPr="001B3B1C">
        <w:t>의미한다.</w:t>
      </w:r>
      <w:commentRangeEnd w:id="3"/>
      <w:r w:rsidR="00B1655E" w:rsidRPr="001B3B1C">
        <w:commentReference w:id="3"/>
      </w:r>
      <w:commentRangeEnd w:id="4"/>
      <w:r w:rsidR="00B1655E" w:rsidRPr="001B3B1C">
        <w:commentReference w:id="4"/>
      </w:r>
    </w:p>
    <w:p w14:paraId="5C410E2C" w14:textId="6CBFF119" w:rsidR="008D40DA" w:rsidRPr="001B3B1C" w:rsidRDefault="00FE0686" w:rsidP="008D40DA">
      <w:r w:rsidRPr="001B3B1C">
        <w:t xml:space="preserve">3. </w:t>
      </w:r>
      <w:r w:rsidR="008D40DA" w:rsidRPr="001B3B1C">
        <w:t>라이</w:t>
      </w:r>
      <w:r w:rsidRPr="001B3B1C">
        <w:rPr>
          <w:rFonts w:hint="eastAsia"/>
        </w:rPr>
        <w:t>선스</w:t>
      </w:r>
      <w:r w:rsidR="008D40DA" w:rsidRPr="001B3B1C">
        <w:t xml:space="preserve"> 기간은 </w:t>
      </w:r>
      <w:proofErr w:type="gramStart"/>
      <w:r w:rsidR="008D40DA" w:rsidRPr="001B3B1C">
        <w:t>제</w:t>
      </w:r>
      <w:r w:rsidR="00D731D3" w:rsidRPr="001B3B1C">
        <w:t xml:space="preserve"> 3</w:t>
      </w:r>
      <w:proofErr w:type="gramEnd"/>
      <w:r w:rsidR="00D731D3" w:rsidRPr="001B3B1C">
        <w:t>조 1항</w:t>
      </w:r>
      <w:r w:rsidR="008D40DA" w:rsidRPr="001B3B1C">
        <w:t>에 명시된 기간</w:t>
      </w:r>
      <w:r w:rsidR="00A72538" w:rsidRPr="001B3B1C">
        <w:t>이다.</w:t>
      </w:r>
    </w:p>
    <w:p w14:paraId="4026D063" w14:textId="37FF1E14" w:rsidR="008D40DA" w:rsidRPr="001B3B1C" w:rsidRDefault="00FE0686" w:rsidP="6E6C1DB6">
      <w:r w:rsidRPr="001B3B1C">
        <w:t xml:space="preserve">4. </w:t>
      </w:r>
      <w:r w:rsidRPr="001B3B1C">
        <w:rPr>
          <w:rFonts w:hint="eastAsia"/>
        </w:rPr>
        <w:t xml:space="preserve">본 계약에서 </w:t>
      </w:r>
      <w:r w:rsidRPr="001B3B1C">
        <w:t>“</w:t>
      </w:r>
      <w:commentRangeStart w:id="6"/>
      <w:r w:rsidR="008D40DA" w:rsidRPr="001B3B1C">
        <w:t>라이</w:t>
      </w:r>
      <w:r w:rsidRPr="001B3B1C">
        <w:rPr>
          <w:rFonts w:hint="eastAsia"/>
        </w:rPr>
        <w:t>선</w:t>
      </w:r>
      <w:r w:rsidR="008D40DA" w:rsidRPr="001B3B1C">
        <w:t>스 제품</w:t>
      </w:r>
      <w:r w:rsidRPr="001B3B1C">
        <w:t>”</w:t>
      </w:r>
      <w:r w:rsidR="008D40DA" w:rsidRPr="001B3B1C">
        <w:t>은</w:t>
      </w:r>
      <w:commentRangeEnd w:id="6"/>
      <w:r w:rsidR="008D40DA" w:rsidRPr="001B3B1C">
        <w:commentReference w:id="6"/>
      </w:r>
      <w:r w:rsidR="008D40DA" w:rsidRPr="001B3B1C">
        <w:t xml:space="preserve"> </w:t>
      </w:r>
      <w:r w:rsidR="119F0DF2" w:rsidRPr="001B3B1C">
        <w:t>아티스트</w:t>
      </w:r>
      <w:r w:rsidR="008D40DA" w:rsidRPr="001B3B1C">
        <w:t>로부터 제공되는</w:t>
      </w:r>
      <w:r w:rsidR="49CA9D02" w:rsidRPr="001B3B1C">
        <w:t xml:space="preserve"> 제품 컨셉과 디자인에 관한 아이디어 및 </w:t>
      </w:r>
      <w:r w:rsidR="119F0DF2" w:rsidRPr="001B3B1C">
        <w:t>아티스트</w:t>
      </w:r>
      <w:r w:rsidR="49CA9D02" w:rsidRPr="001B3B1C">
        <w:t xml:space="preserve">의 초상, </w:t>
      </w:r>
      <w:proofErr w:type="spellStart"/>
      <w:r w:rsidR="49CA9D02" w:rsidRPr="001B3B1C">
        <w:t>성명권</w:t>
      </w:r>
      <w:proofErr w:type="spellEnd"/>
      <w:r w:rsidR="49CA9D02" w:rsidRPr="001B3B1C">
        <w:t>, 라이프스토리를 포함하는 정보 등을</w:t>
      </w:r>
      <w:r w:rsidR="008D40DA" w:rsidRPr="001B3B1C">
        <w:t xml:space="preserve"> </w:t>
      </w:r>
      <w:r w:rsidRPr="001B3B1C">
        <w:rPr>
          <w:rFonts w:hint="eastAsia"/>
        </w:rPr>
        <w:t>브랜드에서 개발중인 순환 매트리스(가칭)에</w:t>
      </w:r>
      <w:r w:rsidRPr="001B3B1C">
        <w:t xml:space="preserve"> </w:t>
      </w:r>
      <w:r w:rsidRPr="001B3B1C">
        <w:rPr>
          <w:rFonts w:hint="eastAsia"/>
        </w:rPr>
        <w:t>적용</w:t>
      </w:r>
      <w:r w:rsidR="008D40DA" w:rsidRPr="001B3B1C">
        <w:t xml:space="preserve">하여 </w:t>
      </w:r>
      <w:r w:rsidR="32D0CD7B" w:rsidRPr="001B3B1C">
        <w:t>브랜드</w:t>
      </w:r>
      <w:r w:rsidR="008D40DA" w:rsidRPr="001B3B1C">
        <w:t>가 판매하거나 유통할 제품을 의미</w:t>
      </w:r>
      <w:r w:rsidR="00A72538" w:rsidRPr="001B3B1C">
        <w:t>한다.</w:t>
      </w:r>
    </w:p>
    <w:p w14:paraId="3B551C2C" w14:textId="5B9683E7" w:rsidR="22C4B251" w:rsidRPr="001B3B1C" w:rsidRDefault="00FE0686" w:rsidP="6E6C1DB6">
      <w:r w:rsidRPr="001B3B1C">
        <w:t xml:space="preserve">5. </w:t>
      </w:r>
      <w:commentRangeStart w:id="7"/>
      <w:commentRangeStart w:id="8"/>
      <w:r w:rsidRPr="001B3B1C">
        <w:t>“</w:t>
      </w:r>
      <w:r w:rsidR="22C4B251" w:rsidRPr="001B3B1C">
        <w:t>라이</w:t>
      </w:r>
      <w:r w:rsidRPr="001B3B1C">
        <w:rPr>
          <w:rFonts w:hint="eastAsia"/>
        </w:rPr>
        <w:t>선</w:t>
      </w:r>
      <w:r w:rsidR="22C4B251" w:rsidRPr="001B3B1C">
        <w:t>스 제품</w:t>
      </w:r>
      <w:r w:rsidRPr="001B3B1C">
        <w:t>”</w:t>
      </w:r>
      <w:r w:rsidR="22C4B251" w:rsidRPr="001B3B1C">
        <w:t xml:space="preserve">에 적용되는 </w:t>
      </w:r>
      <w:ins w:id="9" w:author="김현주 (Hyunjoo Kim)" w:date="2024-04-04T14:16:00Z">
        <w:r w:rsidR="00737FD8">
          <w:rPr>
            <w:rFonts w:hint="eastAsia"/>
          </w:rPr>
          <w:t>지식</w:t>
        </w:r>
      </w:ins>
      <w:del w:id="10" w:author="김현주 (Hyunjoo Kim)" w:date="2024-04-04T14:16:00Z">
        <w:r w:rsidR="22C4B251" w:rsidRPr="001B3B1C" w:rsidDel="00737FD8">
          <w:delText>산업</w:delText>
        </w:r>
      </w:del>
      <w:r w:rsidR="22C4B251" w:rsidRPr="001B3B1C">
        <w:t>재산권 및 기술 정보는</w:t>
      </w:r>
      <w:ins w:id="11" w:author="김현주 (Hyunjoo Kim)" w:date="2024-04-04T14:18:00Z">
        <w:r w:rsidR="00737FD8">
          <w:rPr>
            <w:rFonts w:hint="eastAsia"/>
          </w:rPr>
          <w:t xml:space="preserve"> 모두 전속적으로</w:t>
        </w:r>
      </w:ins>
      <w:r w:rsidR="22C4B251" w:rsidRPr="001B3B1C">
        <w:t xml:space="preserve"> </w:t>
      </w:r>
      <w:r w:rsidR="32D0CD7B" w:rsidRPr="001B3B1C">
        <w:t>브랜드</w:t>
      </w:r>
      <w:r w:rsidR="22C4B251" w:rsidRPr="001B3B1C">
        <w:t>에 귀속된다.</w:t>
      </w:r>
      <w:commentRangeEnd w:id="7"/>
      <w:r w:rsidRPr="001B3B1C">
        <w:rPr>
          <w:rStyle w:val="a4"/>
        </w:rPr>
        <w:commentReference w:id="7"/>
      </w:r>
      <w:commentRangeEnd w:id="8"/>
      <w:r w:rsidR="00C16F29">
        <w:rPr>
          <w:rStyle w:val="a4"/>
        </w:rPr>
        <w:commentReference w:id="8"/>
      </w:r>
    </w:p>
    <w:p w14:paraId="481ABE0A" w14:textId="77777777" w:rsidR="008D40DA" w:rsidRPr="001B3B1C" w:rsidRDefault="008D40DA" w:rsidP="008D40DA"/>
    <w:p w14:paraId="44F96577" w14:textId="77777777" w:rsidR="003A3398" w:rsidRPr="001B3B1C" w:rsidRDefault="003A3398" w:rsidP="003A3398">
      <w:pPr>
        <w:pStyle w:val="a3"/>
        <w:rPr>
          <w:rFonts w:ascii="맑은 고딕" w:eastAsia="맑은 고딕" w:hAnsi="맑은 고딕" w:cs="바탕"/>
          <w:b/>
          <w:bCs/>
          <w:sz w:val="20"/>
          <w:szCs w:val="20"/>
        </w:rPr>
      </w:pPr>
      <w:proofErr w:type="gramStart"/>
      <w:r w:rsidRPr="001B3B1C">
        <w:rPr>
          <w:rFonts w:ascii="맑은 고딕" w:eastAsia="맑은 고딕" w:hAnsi="맑은 고딕" w:cs="바탕" w:hint="eastAsia"/>
          <w:b/>
          <w:bCs/>
          <w:sz w:val="20"/>
          <w:szCs w:val="20"/>
        </w:rPr>
        <w:t xml:space="preserve">제 </w:t>
      </w:r>
      <w:r w:rsidRPr="001B3B1C">
        <w:rPr>
          <w:rFonts w:ascii="맑은 고딕" w:eastAsia="맑은 고딕" w:hAnsi="맑은 고딕" w:cs="바탕"/>
          <w:b/>
          <w:bCs/>
          <w:sz w:val="20"/>
          <w:szCs w:val="20"/>
        </w:rPr>
        <w:t>2</w:t>
      </w:r>
      <w:proofErr w:type="gramEnd"/>
      <w:r w:rsidRPr="001B3B1C">
        <w:rPr>
          <w:rFonts w:ascii="맑은 고딕" w:eastAsia="맑은 고딕" w:hAnsi="맑은 고딕" w:cs="바탕"/>
          <w:b/>
          <w:bCs/>
          <w:sz w:val="20"/>
          <w:szCs w:val="20"/>
        </w:rPr>
        <w:t xml:space="preserve"> </w:t>
      </w:r>
      <w:r w:rsidRPr="001B3B1C">
        <w:rPr>
          <w:rFonts w:ascii="맑은 고딕" w:eastAsia="맑은 고딕" w:hAnsi="맑은 고딕" w:cs="바탕" w:hint="eastAsia"/>
          <w:b/>
          <w:bCs/>
          <w:sz w:val="20"/>
          <w:szCs w:val="20"/>
        </w:rPr>
        <w:t>조</w:t>
      </w:r>
      <w:r w:rsidR="00FC14C5" w:rsidRPr="001B3B1C">
        <w:rPr>
          <w:rFonts w:ascii="맑은 고딕" w:eastAsia="맑은 고딕" w:hAnsi="맑은 고딕" w:cs="바탕" w:hint="eastAsia"/>
          <w:b/>
          <w:bCs/>
          <w:sz w:val="20"/>
          <w:szCs w:val="20"/>
        </w:rPr>
        <w:t xml:space="preserve"> </w:t>
      </w:r>
      <w:r w:rsidR="00FC14C5" w:rsidRPr="001B3B1C">
        <w:rPr>
          <w:rFonts w:ascii="맑은 고딕" w:eastAsia="맑은 고딕" w:hAnsi="맑은 고딕" w:cs="바탕"/>
          <w:b/>
          <w:bCs/>
          <w:sz w:val="20"/>
          <w:szCs w:val="20"/>
        </w:rPr>
        <w:t>(</w:t>
      </w:r>
      <w:r w:rsidRPr="001B3B1C">
        <w:rPr>
          <w:rFonts w:ascii="맑은 고딕" w:eastAsia="맑은 고딕" w:hAnsi="맑은 고딕" w:cs="바탕" w:hint="eastAsia"/>
          <w:b/>
          <w:bCs/>
          <w:sz w:val="20"/>
          <w:szCs w:val="20"/>
        </w:rPr>
        <w:t>계약의</w:t>
      </w:r>
      <w:r w:rsidRPr="001B3B1C">
        <w:rPr>
          <w:rFonts w:ascii="맑은 고딕" w:eastAsia="맑은 고딕" w:hAnsi="맑은 고딕"/>
          <w:b/>
          <w:bCs/>
          <w:sz w:val="20"/>
          <w:szCs w:val="20"/>
        </w:rPr>
        <w:t xml:space="preserve"> </w:t>
      </w:r>
      <w:r w:rsidRPr="001B3B1C">
        <w:rPr>
          <w:rFonts w:ascii="맑은 고딕" w:eastAsia="맑은 고딕" w:hAnsi="맑은 고딕" w:cs="바탕" w:hint="eastAsia"/>
          <w:b/>
          <w:bCs/>
          <w:sz w:val="20"/>
          <w:szCs w:val="20"/>
        </w:rPr>
        <w:t>목적</w:t>
      </w:r>
      <w:r w:rsidR="00FC14C5" w:rsidRPr="001B3B1C">
        <w:rPr>
          <w:rFonts w:ascii="맑은 고딕" w:eastAsia="맑은 고딕" w:hAnsi="맑은 고딕" w:cs="바탕" w:hint="eastAsia"/>
          <w:b/>
          <w:bCs/>
          <w:sz w:val="20"/>
          <w:szCs w:val="20"/>
        </w:rPr>
        <w:t>)</w:t>
      </w:r>
    </w:p>
    <w:p w14:paraId="2EB66C49" w14:textId="45942FBB" w:rsidR="003A3398" w:rsidRPr="001B3B1C" w:rsidRDefault="00FC14C5" w:rsidP="003A3398">
      <w:pPr>
        <w:pStyle w:val="a3"/>
        <w:ind w:left="200"/>
        <w:rPr>
          <w:rFonts w:ascii="맑은 고딕" w:eastAsia="맑은 고딕" w:hAnsi="맑은 고딕" w:cs="바탕"/>
          <w:sz w:val="20"/>
          <w:szCs w:val="20"/>
        </w:rPr>
      </w:pPr>
      <w:r w:rsidRPr="001B3B1C">
        <w:rPr>
          <w:rFonts w:ascii="맑은 고딕" w:eastAsia="맑은 고딕" w:hAnsi="맑은 고딕" w:cs="바탕"/>
          <w:sz w:val="20"/>
          <w:szCs w:val="20"/>
        </w:rPr>
        <w:t xml:space="preserve">본 계약은 </w:t>
      </w:r>
      <w:r w:rsidR="003A3398" w:rsidRPr="001B3B1C">
        <w:rPr>
          <w:rFonts w:ascii="맑은 고딕" w:eastAsia="맑은 고딕" w:hAnsi="맑은 고딕" w:cs="바탕"/>
          <w:sz w:val="20"/>
          <w:szCs w:val="20"/>
        </w:rPr>
        <w:t>“</w:t>
      </w:r>
      <w:r w:rsidR="32D0CD7B" w:rsidRPr="001B3B1C">
        <w:rPr>
          <w:rFonts w:ascii="맑은 고딕" w:eastAsia="맑은 고딕" w:hAnsi="맑은 고딕" w:cs="바탕"/>
          <w:sz w:val="20"/>
          <w:szCs w:val="20"/>
        </w:rPr>
        <w:t>브랜드</w:t>
      </w:r>
      <w:r w:rsidR="003A3398" w:rsidRPr="001B3B1C">
        <w:rPr>
          <w:rFonts w:ascii="맑은 고딕" w:eastAsia="맑은 고딕" w:hAnsi="맑은 고딕" w:cs="바탕"/>
          <w:sz w:val="20"/>
          <w:szCs w:val="20"/>
        </w:rPr>
        <w:t>”</w:t>
      </w:r>
      <w:r w:rsidRPr="001B3B1C">
        <w:rPr>
          <w:rFonts w:ascii="맑은 고딕" w:eastAsia="맑은 고딕" w:hAnsi="맑은 고딕" w:cs="바탕"/>
          <w:sz w:val="20"/>
          <w:szCs w:val="20"/>
        </w:rPr>
        <w:t>와</w:t>
      </w:r>
      <w:r w:rsidR="003A3398" w:rsidRPr="001B3B1C">
        <w:rPr>
          <w:rFonts w:ascii="맑은 고딕" w:eastAsia="맑은 고딕" w:hAnsi="맑은 고딕"/>
          <w:sz w:val="20"/>
          <w:szCs w:val="20"/>
        </w:rPr>
        <w:t xml:space="preserve"> </w:t>
      </w:r>
      <w:r w:rsidR="003A3398" w:rsidRPr="001B3B1C">
        <w:rPr>
          <w:rFonts w:ascii="맑은 고딕" w:eastAsia="맑은 고딕" w:hAnsi="맑은 고딕" w:cs="바탕"/>
          <w:sz w:val="20"/>
          <w:szCs w:val="20"/>
        </w:rPr>
        <w:t>“</w:t>
      </w:r>
      <w:r w:rsidR="119F0DF2" w:rsidRPr="001B3B1C">
        <w:rPr>
          <w:rFonts w:ascii="맑은 고딕" w:eastAsia="맑은 고딕" w:hAnsi="맑은 고딕" w:cs="바탕"/>
          <w:sz w:val="20"/>
          <w:szCs w:val="20"/>
        </w:rPr>
        <w:t>아티스트</w:t>
      </w:r>
      <w:r w:rsidR="003A3398" w:rsidRPr="001B3B1C">
        <w:rPr>
          <w:rFonts w:ascii="맑은 고딕" w:eastAsia="맑은 고딕" w:hAnsi="맑은 고딕" w:cs="바탕"/>
          <w:sz w:val="20"/>
          <w:szCs w:val="20"/>
        </w:rPr>
        <w:t>”</w:t>
      </w:r>
      <w:r w:rsidR="00375BD4" w:rsidRPr="001B3B1C">
        <w:rPr>
          <w:rFonts w:ascii="맑은 고딕" w:eastAsia="맑은 고딕" w:hAnsi="맑은 고딕" w:cs="바탕" w:hint="eastAsia"/>
          <w:sz w:val="20"/>
          <w:szCs w:val="20"/>
        </w:rPr>
        <w:t>가</w:t>
      </w:r>
      <w:r w:rsidR="003A3398" w:rsidRPr="001B3B1C">
        <w:rPr>
          <w:rFonts w:ascii="맑은 고딕" w:eastAsia="맑은 고딕" w:hAnsi="맑은 고딕"/>
          <w:sz w:val="20"/>
          <w:szCs w:val="20"/>
        </w:rPr>
        <w:t xml:space="preserve"> </w:t>
      </w:r>
      <w:r w:rsidR="003A3398" w:rsidRPr="001B3B1C">
        <w:rPr>
          <w:rFonts w:ascii="맑은 고딕" w:eastAsia="맑은 고딕" w:hAnsi="맑은 고딕" w:cs="바탕"/>
          <w:sz w:val="20"/>
          <w:szCs w:val="20"/>
        </w:rPr>
        <w:t>상호</w:t>
      </w:r>
      <w:r w:rsidR="003A3398" w:rsidRPr="001B3B1C">
        <w:rPr>
          <w:rFonts w:ascii="맑은 고딕" w:eastAsia="맑은 고딕" w:hAnsi="맑은 고딕"/>
          <w:sz w:val="20"/>
          <w:szCs w:val="20"/>
        </w:rPr>
        <w:t xml:space="preserve"> </w:t>
      </w:r>
      <w:r w:rsidR="003A3398" w:rsidRPr="001B3B1C">
        <w:rPr>
          <w:rFonts w:ascii="맑은 고딕" w:eastAsia="맑은 고딕" w:hAnsi="맑은 고딕" w:cs="바탕"/>
          <w:sz w:val="20"/>
          <w:szCs w:val="20"/>
        </w:rPr>
        <w:t>동등한</w:t>
      </w:r>
      <w:r w:rsidR="003A3398" w:rsidRPr="001B3B1C">
        <w:rPr>
          <w:rFonts w:ascii="맑은 고딕" w:eastAsia="맑은 고딕" w:hAnsi="맑은 고딕"/>
          <w:sz w:val="20"/>
          <w:szCs w:val="20"/>
        </w:rPr>
        <w:t xml:space="preserve"> </w:t>
      </w:r>
      <w:r w:rsidR="003A3398" w:rsidRPr="001B3B1C">
        <w:rPr>
          <w:rFonts w:ascii="맑은 고딕" w:eastAsia="맑은 고딕" w:hAnsi="맑은 고딕" w:cs="바탕"/>
          <w:sz w:val="20"/>
          <w:szCs w:val="20"/>
        </w:rPr>
        <w:t>입장에서</w:t>
      </w:r>
      <w:r w:rsidR="003A3398" w:rsidRPr="001B3B1C">
        <w:rPr>
          <w:rFonts w:ascii="맑은 고딕" w:eastAsia="맑은 고딕" w:hAnsi="맑은 고딕"/>
          <w:sz w:val="20"/>
          <w:szCs w:val="20"/>
        </w:rPr>
        <w:t xml:space="preserve"> </w:t>
      </w:r>
      <w:r w:rsidR="003A3398" w:rsidRPr="001B3B1C">
        <w:rPr>
          <w:rFonts w:ascii="맑은 고딕" w:eastAsia="맑은 고딕" w:hAnsi="맑은 고딕" w:cs="바탕"/>
          <w:sz w:val="20"/>
          <w:szCs w:val="20"/>
        </w:rPr>
        <w:t>각</w:t>
      </w:r>
      <w:r w:rsidR="003A3398" w:rsidRPr="001B3B1C">
        <w:rPr>
          <w:rFonts w:ascii="맑은 고딕" w:eastAsia="맑은 고딕" w:hAnsi="맑은 고딕"/>
          <w:sz w:val="20"/>
          <w:szCs w:val="20"/>
        </w:rPr>
        <w:t xml:space="preserve"> </w:t>
      </w:r>
      <w:r w:rsidR="003A3398" w:rsidRPr="001B3B1C">
        <w:rPr>
          <w:rFonts w:ascii="맑은 고딕" w:eastAsia="맑은 고딕" w:hAnsi="맑은 고딕" w:cs="바탕"/>
          <w:sz w:val="20"/>
          <w:szCs w:val="20"/>
        </w:rPr>
        <w:t>전문분야의</w:t>
      </w:r>
      <w:r w:rsidR="003A3398" w:rsidRPr="001B3B1C">
        <w:rPr>
          <w:rFonts w:ascii="맑은 고딕" w:eastAsia="맑은 고딕" w:hAnsi="맑은 고딕"/>
          <w:sz w:val="20"/>
          <w:szCs w:val="20"/>
        </w:rPr>
        <w:t xml:space="preserve"> </w:t>
      </w:r>
      <w:r w:rsidR="003A3398" w:rsidRPr="001B3B1C">
        <w:rPr>
          <w:rFonts w:ascii="맑은 고딕" w:eastAsia="맑은 고딕" w:hAnsi="맑은 고딕" w:cs="바탕"/>
          <w:sz w:val="20"/>
          <w:szCs w:val="20"/>
        </w:rPr>
        <w:t>경험과</w:t>
      </w:r>
      <w:r w:rsidR="003A3398" w:rsidRPr="001B3B1C">
        <w:rPr>
          <w:rFonts w:ascii="맑은 고딕" w:eastAsia="맑은 고딕" w:hAnsi="맑은 고딕"/>
          <w:sz w:val="20"/>
          <w:szCs w:val="20"/>
        </w:rPr>
        <w:t xml:space="preserve"> </w:t>
      </w:r>
      <w:r w:rsidR="003A3398" w:rsidRPr="001B3B1C">
        <w:rPr>
          <w:rFonts w:ascii="맑은 고딕" w:eastAsia="맑은 고딕" w:hAnsi="맑은 고딕" w:cs="바탕"/>
          <w:sz w:val="20"/>
          <w:szCs w:val="20"/>
        </w:rPr>
        <w:t>지식을</w:t>
      </w:r>
      <w:r w:rsidR="003A3398" w:rsidRPr="001B3B1C">
        <w:rPr>
          <w:rFonts w:ascii="맑은 고딕" w:eastAsia="맑은 고딕" w:hAnsi="맑은 고딕"/>
          <w:sz w:val="20"/>
          <w:szCs w:val="20"/>
        </w:rPr>
        <w:t xml:space="preserve"> </w:t>
      </w:r>
      <w:r w:rsidR="003A3398" w:rsidRPr="001B3B1C">
        <w:rPr>
          <w:rFonts w:ascii="맑은 고딕" w:eastAsia="맑은 고딕" w:hAnsi="맑은 고딕" w:cs="바탕"/>
          <w:sz w:val="20"/>
          <w:szCs w:val="20"/>
        </w:rPr>
        <w:t>통한</w:t>
      </w:r>
      <w:r w:rsidR="003A3398" w:rsidRPr="001B3B1C">
        <w:rPr>
          <w:rFonts w:ascii="맑은 고딕" w:eastAsia="맑은 고딕" w:hAnsi="맑은 고딕"/>
          <w:sz w:val="20"/>
          <w:szCs w:val="20"/>
        </w:rPr>
        <w:t xml:space="preserve"> </w:t>
      </w:r>
      <w:r w:rsidR="003A3398" w:rsidRPr="001B3B1C">
        <w:rPr>
          <w:rFonts w:ascii="맑은 고딕" w:eastAsia="맑은 고딕" w:hAnsi="맑은 고딕" w:cs="바탕"/>
          <w:sz w:val="20"/>
          <w:szCs w:val="20"/>
        </w:rPr>
        <w:t>혁신적인</w:t>
      </w:r>
      <w:r w:rsidR="003A3398" w:rsidRPr="001B3B1C">
        <w:rPr>
          <w:rFonts w:ascii="맑은 고딕" w:eastAsia="맑은 고딕" w:hAnsi="맑은 고딕"/>
          <w:sz w:val="20"/>
          <w:szCs w:val="20"/>
        </w:rPr>
        <w:t xml:space="preserve"> </w:t>
      </w:r>
      <w:r w:rsidR="003A3398" w:rsidRPr="001B3B1C">
        <w:rPr>
          <w:rFonts w:ascii="맑은 고딕" w:eastAsia="맑은 고딕" w:hAnsi="맑은 고딕" w:cs="바탕"/>
          <w:sz w:val="20"/>
          <w:szCs w:val="20"/>
        </w:rPr>
        <w:t>제품개발과</w:t>
      </w:r>
      <w:r w:rsidR="003A3398" w:rsidRPr="001B3B1C">
        <w:rPr>
          <w:rFonts w:ascii="맑은 고딕" w:eastAsia="맑은 고딕" w:hAnsi="맑은 고딕"/>
          <w:sz w:val="20"/>
          <w:szCs w:val="20"/>
        </w:rPr>
        <w:t xml:space="preserve"> </w:t>
      </w:r>
      <w:r w:rsidR="003A3398" w:rsidRPr="001B3B1C">
        <w:rPr>
          <w:rFonts w:ascii="맑은 고딕" w:eastAsia="맑은 고딕" w:hAnsi="맑은 고딕" w:cs="바탕"/>
          <w:sz w:val="20"/>
          <w:szCs w:val="20"/>
        </w:rPr>
        <w:t>경쟁력</w:t>
      </w:r>
      <w:r w:rsidR="003A3398" w:rsidRPr="001B3B1C">
        <w:rPr>
          <w:rFonts w:ascii="맑은 고딕" w:eastAsia="맑은 고딕" w:hAnsi="맑은 고딕"/>
          <w:sz w:val="20"/>
          <w:szCs w:val="20"/>
        </w:rPr>
        <w:t xml:space="preserve"> </w:t>
      </w:r>
      <w:r w:rsidR="003A3398" w:rsidRPr="001B3B1C">
        <w:rPr>
          <w:rFonts w:ascii="맑은 고딕" w:eastAsia="맑은 고딕" w:hAnsi="맑은 고딕" w:cs="바탕"/>
          <w:sz w:val="20"/>
          <w:szCs w:val="20"/>
        </w:rPr>
        <w:t>있는</w:t>
      </w:r>
      <w:r w:rsidR="003A3398" w:rsidRPr="001B3B1C">
        <w:rPr>
          <w:rFonts w:ascii="맑은 고딕" w:eastAsia="맑은 고딕" w:hAnsi="맑은 고딕"/>
          <w:sz w:val="20"/>
          <w:szCs w:val="20"/>
        </w:rPr>
        <w:t xml:space="preserve"> </w:t>
      </w:r>
      <w:r w:rsidR="003A3398" w:rsidRPr="001B3B1C">
        <w:rPr>
          <w:rFonts w:ascii="맑은 고딕" w:eastAsia="맑은 고딕" w:hAnsi="맑은 고딕" w:cs="바탕"/>
          <w:sz w:val="20"/>
          <w:szCs w:val="20"/>
        </w:rPr>
        <w:t>제품생산을</w:t>
      </w:r>
      <w:r w:rsidR="003A3398" w:rsidRPr="001B3B1C">
        <w:rPr>
          <w:rFonts w:ascii="맑은 고딕" w:eastAsia="맑은 고딕" w:hAnsi="맑은 고딕"/>
          <w:sz w:val="20"/>
          <w:szCs w:val="20"/>
        </w:rPr>
        <w:t xml:space="preserve"> </w:t>
      </w:r>
      <w:r w:rsidR="003A3398" w:rsidRPr="001B3B1C">
        <w:rPr>
          <w:rFonts w:ascii="맑은 고딕" w:eastAsia="맑은 고딕" w:hAnsi="맑은 고딕" w:cs="바탕"/>
          <w:sz w:val="20"/>
          <w:szCs w:val="20"/>
        </w:rPr>
        <w:t>위해</w:t>
      </w:r>
      <w:r w:rsidR="003A3398" w:rsidRPr="001B3B1C">
        <w:rPr>
          <w:rFonts w:ascii="맑은 고딕" w:eastAsia="맑은 고딕" w:hAnsi="맑은 고딕"/>
          <w:sz w:val="20"/>
          <w:szCs w:val="20"/>
        </w:rPr>
        <w:t xml:space="preserve"> </w:t>
      </w:r>
      <w:r w:rsidR="003A3398" w:rsidRPr="001B3B1C">
        <w:rPr>
          <w:rFonts w:ascii="맑은 고딕" w:eastAsia="맑은 고딕" w:hAnsi="맑은 고딕" w:cs="바탕"/>
          <w:sz w:val="20"/>
          <w:szCs w:val="20"/>
        </w:rPr>
        <w:t>전략적인</w:t>
      </w:r>
      <w:r w:rsidR="003A3398" w:rsidRPr="001B3B1C">
        <w:rPr>
          <w:rFonts w:ascii="맑은 고딕" w:eastAsia="맑은 고딕" w:hAnsi="맑은 고딕"/>
          <w:sz w:val="20"/>
          <w:szCs w:val="20"/>
        </w:rPr>
        <w:t xml:space="preserve"> </w:t>
      </w:r>
      <w:r w:rsidR="003A3398" w:rsidRPr="001B3B1C">
        <w:rPr>
          <w:rFonts w:ascii="맑은 고딕" w:eastAsia="맑은 고딕" w:hAnsi="맑은 고딕" w:cs="바탕"/>
          <w:sz w:val="20"/>
          <w:szCs w:val="20"/>
        </w:rPr>
        <w:t>협력체제를</w:t>
      </w:r>
      <w:r w:rsidR="003A3398" w:rsidRPr="001B3B1C">
        <w:rPr>
          <w:rFonts w:ascii="맑은 고딕" w:eastAsia="맑은 고딕" w:hAnsi="맑은 고딕"/>
          <w:sz w:val="20"/>
          <w:szCs w:val="20"/>
        </w:rPr>
        <w:t xml:space="preserve"> </w:t>
      </w:r>
      <w:r w:rsidR="003A3398" w:rsidRPr="001B3B1C">
        <w:rPr>
          <w:rFonts w:ascii="맑은 고딕" w:eastAsia="맑은 고딕" w:hAnsi="맑은 고딕" w:cs="바탕"/>
          <w:sz w:val="20"/>
          <w:szCs w:val="20"/>
        </w:rPr>
        <w:t>구축</w:t>
      </w:r>
      <w:r w:rsidRPr="001B3B1C">
        <w:rPr>
          <w:rFonts w:ascii="맑은 고딕" w:eastAsia="맑은 고딕" w:hAnsi="맑은 고딕" w:cs="바탕"/>
          <w:sz w:val="20"/>
          <w:szCs w:val="20"/>
        </w:rPr>
        <w:t>하는 데 그 목적이 있다.</w:t>
      </w:r>
    </w:p>
    <w:p w14:paraId="2764EF22" w14:textId="77777777" w:rsidR="003A3398" w:rsidRPr="001B3B1C" w:rsidRDefault="003A3398" w:rsidP="003A3398">
      <w:pPr>
        <w:pStyle w:val="a3"/>
        <w:rPr>
          <w:rFonts w:ascii="맑은 고딕" w:eastAsia="맑은 고딕" w:hAnsi="맑은 고딕"/>
          <w:sz w:val="20"/>
          <w:szCs w:val="20"/>
        </w:rPr>
      </w:pPr>
    </w:p>
    <w:p w14:paraId="6636B12F" w14:textId="77777777" w:rsidR="00FC14C5" w:rsidRPr="001B3B1C" w:rsidRDefault="003A3398" w:rsidP="003A3398">
      <w:pPr>
        <w:pStyle w:val="a3"/>
        <w:rPr>
          <w:rFonts w:ascii="맑은 고딕" w:eastAsia="맑은 고딕" w:hAnsi="맑은 고딕" w:cs="바탕"/>
          <w:b/>
          <w:bCs/>
          <w:sz w:val="20"/>
          <w:szCs w:val="20"/>
        </w:rPr>
      </w:pPr>
      <w:proofErr w:type="gramStart"/>
      <w:r w:rsidRPr="001B3B1C">
        <w:rPr>
          <w:rFonts w:ascii="맑은 고딕" w:eastAsia="맑은 고딕" w:hAnsi="맑은 고딕" w:cs="바탕" w:hint="eastAsia"/>
          <w:b/>
          <w:bCs/>
          <w:sz w:val="20"/>
          <w:szCs w:val="20"/>
        </w:rPr>
        <w:t>제</w:t>
      </w:r>
      <w:r w:rsidRPr="001B3B1C">
        <w:rPr>
          <w:rFonts w:ascii="맑은 고딕" w:eastAsia="맑은 고딕" w:hAnsi="맑은 고딕"/>
          <w:b/>
          <w:bCs/>
          <w:sz w:val="20"/>
          <w:szCs w:val="20"/>
        </w:rPr>
        <w:t xml:space="preserve"> </w:t>
      </w:r>
      <w:r w:rsidRPr="001B3B1C">
        <w:rPr>
          <w:rFonts w:ascii="맑은 고딕" w:eastAsia="맑은 고딕" w:hAnsi="맑은 고딕" w:cs="바탕"/>
          <w:b/>
          <w:bCs/>
          <w:sz w:val="20"/>
          <w:szCs w:val="20"/>
        </w:rPr>
        <w:t>3</w:t>
      </w:r>
      <w:proofErr w:type="gramEnd"/>
      <w:r w:rsidRPr="001B3B1C">
        <w:rPr>
          <w:rFonts w:ascii="맑은 고딕" w:eastAsia="맑은 고딕" w:hAnsi="맑은 고딕"/>
          <w:b/>
          <w:bCs/>
          <w:sz w:val="20"/>
          <w:szCs w:val="20"/>
        </w:rPr>
        <w:t xml:space="preserve"> </w:t>
      </w:r>
      <w:r w:rsidRPr="001B3B1C">
        <w:rPr>
          <w:rFonts w:ascii="맑은 고딕" w:eastAsia="맑은 고딕" w:hAnsi="맑은 고딕" w:cs="바탕" w:hint="eastAsia"/>
          <w:b/>
          <w:bCs/>
          <w:sz w:val="20"/>
          <w:szCs w:val="20"/>
        </w:rPr>
        <w:t>조</w:t>
      </w:r>
      <w:r w:rsidR="00FC14C5" w:rsidRPr="001B3B1C">
        <w:rPr>
          <w:rFonts w:ascii="맑은 고딕" w:eastAsia="맑은 고딕" w:hAnsi="맑은 고딕" w:cs="바탕" w:hint="eastAsia"/>
          <w:b/>
          <w:bCs/>
          <w:sz w:val="20"/>
          <w:szCs w:val="20"/>
        </w:rPr>
        <w:t xml:space="preserve"> </w:t>
      </w:r>
      <w:r w:rsidR="00FC14C5" w:rsidRPr="001B3B1C">
        <w:rPr>
          <w:rFonts w:ascii="맑은 고딕" w:eastAsia="맑은 고딕" w:hAnsi="맑은 고딕" w:cs="바탕"/>
          <w:b/>
          <w:bCs/>
          <w:sz w:val="20"/>
          <w:szCs w:val="20"/>
        </w:rPr>
        <w:t>(</w:t>
      </w:r>
      <w:r w:rsidR="00FC14C5" w:rsidRPr="001B3B1C">
        <w:rPr>
          <w:rFonts w:ascii="맑은 고딕" w:eastAsia="맑은 고딕" w:hAnsi="맑은 고딕" w:cs="바탕" w:hint="eastAsia"/>
          <w:b/>
          <w:bCs/>
          <w:sz w:val="20"/>
          <w:szCs w:val="20"/>
        </w:rPr>
        <w:t>계약 기간</w:t>
      </w:r>
      <w:r w:rsidR="00C02508" w:rsidRPr="001B3B1C">
        <w:rPr>
          <w:rFonts w:ascii="맑은 고딕" w:eastAsia="맑은 고딕" w:hAnsi="맑은 고딕" w:cs="바탕" w:hint="eastAsia"/>
          <w:b/>
          <w:bCs/>
          <w:sz w:val="20"/>
          <w:szCs w:val="20"/>
        </w:rPr>
        <w:t xml:space="preserve"> 및 라이선스 제품의 판매 기간</w:t>
      </w:r>
      <w:r w:rsidR="00FC14C5" w:rsidRPr="001B3B1C">
        <w:rPr>
          <w:rFonts w:ascii="맑은 고딕" w:eastAsia="맑은 고딕" w:hAnsi="맑은 고딕" w:cs="바탕"/>
          <w:b/>
          <w:bCs/>
          <w:sz w:val="20"/>
          <w:szCs w:val="20"/>
        </w:rPr>
        <w:t>)</w:t>
      </w:r>
    </w:p>
    <w:p w14:paraId="5B383D00" w14:textId="5C9D8E88" w:rsidR="00FC14C5" w:rsidRPr="001B3B1C" w:rsidRDefault="00FC14C5" w:rsidP="00FC14C5">
      <w:r w:rsidRPr="001B3B1C">
        <w:rPr>
          <w:rFonts w:ascii="맑은 고딕" w:eastAsia="맑은 고딕" w:hAnsi="맑은 고딕" w:cs="바탕"/>
        </w:rPr>
        <w:t xml:space="preserve">1. </w:t>
      </w:r>
      <w:r w:rsidR="00C02508" w:rsidRPr="001B3B1C">
        <w:rPr>
          <w:rFonts w:ascii="맑은 고딕" w:eastAsia="맑은 고딕" w:hAnsi="맑은 고딕" w:cs="바탕"/>
        </w:rPr>
        <w:t xml:space="preserve">본 계약은 </w:t>
      </w:r>
      <w:r w:rsidR="00517324" w:rsidRPr="001B3B1C">
        <w:t>제품</w:t>
      </w:r>
      <w:r w:rsidR="01D152B3" w:rsidRPr="001B3B1C">
        <w:t>의 출시일</w:t>
      </w:r>
      <w:commentRangeStart w:id="12"/>
      <w:commentRangeStart w:id="13"/>
      <w:r w:rsidRPr="001B3B1C">
        <w:t>로부터 12개월 동안 유효하다</w:t>
      </w:r>
      <w:commentRangeEnd w:id="12"/>
      <w:r w:rsidRPr="001B3B1C">
        <w:commentReference w:id="12"/>
      </w:r>
      <w:commentRangeEnd w:id="13"/>
      <w:r w:rsidRPr="001B3B1C">
        <w:commentReference w:id="13"/>
      </w:r>
      <w:r w:rsidRPr="001B3B1C">
        <w:t>.</w:t>
      </w:r>
      <w:r w:rsidR="00C02508" w:rsidRPr="001B3B1C">
        <w:t xml:space="preserve"> </w:t>
      </w:r>
    </w:p>
    <w:p w14:paraId="17891C8B" w14:textId="002AC53C" w:rsidR="00FC14C5" w:rsidRPr="001B3B1C" w:rsidRDefault="00FC14C5" w:rsidP="26E988A3">
      <w:pPr>
        <w:pStyle w:val="a3"/>
        <w:rPr>
          <w:rFonts w:ascii="맑은 고딕" w:eastAsia="맑은 고딕" w:hAnsi="맑은 고딕" w:cs="바탕"/>
          <w:sz w:val="20"/>
          <w:szCs w:val="20"/>
        </w:rPr>
      </w:pPr>
      <w:r w:rsidRPr="001B3B1C">
        <w:rPr>
          <w:rFonts w:ascii="맑은 고딕" w:eastAsia="맑은 고딕" w:hAnsi="맑은 고딕" w:cs="바탕"/>
          <w:sz w:val="20"/>
          <w:szCs w:val="20"/>
        </w:rPr>
        <w:t xml:space="preserve">2. </w:t>
      </w:r>
      <w:r w:rsidR="00C02508" w:rsidRPr="001B3B1C">
        <w:rPr>
          <w:rFonts w:ascii="맑은 고딕" w:eastAsia="맑은 고딕" w:hAnsi="맑은 고딕" w:cs="바탕"/>
          <w:sz w:val="20"/>
          <w:szCs w:val="20"/>
        </w:rPr>
        <w:t>라이</w:t>
      </w:r>
      <w:r w:rsidR="00375BD4" w:rsidRPr="001B3B1C">
        <w:rPr>
          <w:rFonts w:ascii="맑은 고딕" w:eastAsia="맑은 고딕" w:hAnsi="맑은 고딕" w:cs="바탕" w:hint="eastAsia"/>
          <w:sz w:val="20"/>
          <w:szCs w:val="20"/>
        </w:rPr>
        <w:t>선</w:t>
      </w:r>
      <w:r w:rsidR="00C02508" w:rsidRPr="001B3B1C">
        <w:rPr>
          <w:rFonts w:ascii="맑은 고딕" w:eastAsia="맑은 고딕" w:hAnsi="맑은 고딕" w:cs="바탕"/>
          <w:sz w:val="20"/>
          <w:szCs w:val="20"/>
        </w:rPr>
        <w:t>스 제품의 출시 일정은 “</w:t>
      </w:r>
      <w:r w:rsidR="32D0CD7B" w:rsidRPr="001B3B1C">
        <w:rPr>
          <w:rFonts w:ascii="맑은 고딕" w:eastAsia="맑은 고딕" w:hAnsi="맑은 고딕" w:cs="바탕"/>
          <w:sz w:val="20"/>
          <w:szCs w:val="20"/>
        </w:rPr>
        <w:t>브랜드</w:t>
      </w:r>
      <w:r w:rsidR="00C02508" w:rsidRPr="001B3B1C">
        <w:rPr>
          <w:rFonts w:ascii="맑은 고딕" w:eastAsia="맑은 고딕" w:hAnsi="맑은 고딕" w:cs="바탕"/>
          <w:sz w:val="20"/>
          <w:szCs w:val="20"/>
        </w:rPr>
        <w:t>”, “소속사”, “</w:t>
      </w:r>
      <w:r w:rsidR="119F0DF2" w:rsidRPr="001B3B1C">
        <w:rPr>
          <w:rFonts w:ascii="맑은 고딕" w:eastAsia="맑은 고딕" w:hAnsi="맑은 고딕" w:cs="바탕"/>
          <w:sz w:val="20"/>
          <w:szCs w:val="20"/>
        </w:rPr>
        <w:t>아티스트</w:t>
      </w:r>
      <w:r w:rsidR="00C02508" w:rsidRPr="001B3B1C">
        <w:rPr>
          <w:rFonts w:ascii="맑은 고딕" w:eastAsia="맑은 고딕" w:hAnsi="맑은 고딕" w:cs="바탕"/>
          <w:sz w:val="20"/>
          <w:szCs w:val="20"/>
        </w:rPr>
        <w:t xml:space="preserve">”의 합의에 따라 조정할 수 있으며, </w:t>
      </w:r>
      <w:commentRangeStart w:id="14"/>
      <w:commentRangeStart w:id="15"/>
      <w:r w:rsidR="00C02508" w:rsidRPr="001B3B1C">
        <w:rPr>
          <w:rFonts w:ascii="맑은 고딕" w:eastAsia="맑은 고딕" w:hAnsi="맑은 고딕" w:cs="바탕"/>
          <w:sz w:val="20"/>
          <w:szCs w:val="20"/>
        </w:rPr>
        <w:t xml:space="preserve">제품의 판매는 </w:t>
      </w:r>
      <w:ins w:id="16" w:author="김현주 (Hyunjoo Kim)" w:date="2024-04-04T15:49:00Z">
        <w:r w:rsidR="00AD207D">
          <w:rPr>
            <w:rFonts w:ascii="맑은 고딕" w:eastAsia="맑은 고딕" w:hAnsi="맑은 고딕" w:cs="바탕" w:hint="eastAsia"/>
            <w:sz w:val="20"/>
            <w:szCs w:val="20"/>
          </w:rPr>
          <w:t>본</w:t>
        </w:r>
      </w:ins>
      <w:del w:id="17" w:author="김현주 (Hyunjoo Kim)" w:date="2024-04-04T15:49:00Z">
        <w:r w:rsidR="00375BD4" w:rsidRPr="001B3B1C" w:rsidDel="00AD207D">
          <w:rPr>
            <w:rFonts w:ascii="맑은 고딕" w:eastAsia="맑은 고딕" w:hAnsi="맑은 고딕" w:cs="바탕" w:hint="eastAsia"/>
            <w:sz w:val="20"/>
            <w:szCs w:val="20"/>
          </w:rPr>
          <w:delText>원</w:delText>
        </w:r>
      </w:del>
      <w:r w:rsidR="00375BD4" w:rsidRPr="001B3B1C">
        <w:rPr>
          <w:rFonts w:ascii="맑은 고딕" w:eastAsia="맑은 고딕" w:hAnsi="맑은 고딕" w:cs="바탕" w:hint="eastAsia"/>
          <w:sz w:val="20"/>
          <w:szCs w:val="20"/>
        </w:rPr>
        <w:t xml:space="preserve"> </w:t>
      </w:r>
      <w:r w:rsidR="00C02508" w:rsidRPr="001B3B1C">
        <w:rPr>
          <w:rFonts w:ascii="맑은 고딕" w:eastAsia="맑은 고딕" w:hAnsi="맑은 고딕" w:cs="바탕"/>
          <w:sz w:val="20"/>
          <w:szCs w:val="20"/>
        </w:rPr>
        <w:t>계약서에서 정한 계약 종료일</w:t>
      </w:r>
      <w:r w:rsidR="175C20CC" w:rsidRPr="001B3B1C">
        <w:rPr>
          <w:rFonts w:ascii="맑은 고딕" w:eastAsia="맑은 고딕" w:hAnsi="맑은 고딕" w:cs="바탕"/>
          <w:sz w:val="20"/>
          <w:szCs w:val="20"/>
        </w:rPr>
        <w:t xml:space="preserve"> 2개월 전에 판매 기간 연장 여부를 확인</w:t>
      </w:r>
      <w:r w:rsidR="00375BD4" w:rsidRPr="001B3B1C">
        <w:rPr>
          <w:rFonts w:ascii="맑은 고딕" w:eastAsia="맑은 고딕" w:hAnsi="맑은 고딕" w:cs="바탕" w:hint="eastAsia"/>
          <w:sz w:val="20"/>
          <w:szCs w:val="20"/>
        </w:rPr>
        <w:t>하여 상호 합의에 따라 기간을 연장할 수 있다</w:t>
      </w:r>
      <w:r w:rsidR="00C02508" w:rsidRPr="001B3B1C">
        <w:rPr>
          <w:rFonts w:ascii="맑은 고딕" w:eastAsia="맑은 고딕" w:hAnsi="맑은 고딕" w:cs="바탕"/>
          <w:sz w:val="20"/>
          <w:szCs w:val="20"/>
        </w:rPr>
        <w:t>.</w:t>
      </w:r>
      <w:r w:rsidR="0F1F3F0D" w:rsidRPr="001B3B1C">
        <w:rPr>
          <w:rFonts w:ascii="맑은 고딕" w:eastAsia="맑은 고딕" w:hAnsi="맑은 고딕" w:cs="바탕"/>
          <w:sz w:val="20"/>
          <w:szCs w:val="20"/>
        </w:rPr>
        <w:t xml:space="preserve"> 단,</w:t>
      </w:r>
      <w:r w:rsidR="00375BD4" w:rsidRPr="001B3B1C">
        <w:rPr>
          <w:rFonts w:ascii="맑은 고딕" w:eastAsia="맑은 고딕" w:hAnsi="맑은 고딕" w:cs="바탕"/>
          <w:sz w:val="20"/>
          <w:szCs w:val="20"/>
        </w:rPr>
        <w:t xml:space="preserve"> </w:t>
      </w:r>
      <w:r w:rsidR="00375BD4" w:rsidRPr="001B3B1C">
        <w:rPr>
          <w:rFonts w:ascii="맑은 고딕" w:eastAsia="맑은 고딕" w:hAnsi="맑은 고딕" w:cs="바탕" w:hint="eastAsia"/>
          <w:sz w:val="20"/>
          <w:szCs w:val="20"/>
        </w:rPr>
        <w:t>원계약이 종료되더라도</w:t>
      </w:r>
      <w:r w:rsidR="0F1F3F0D" w:rsidRPr="001B3B1C">
        <w:rPr>
          <w:rFonts w:ascii="맑은 고딕" w:eastAsia="맑은 고딕" w:hAnsi="맑은 고딕" w:cs="바탕"/>
          <w:sz w:val="20"/>
          <w:szCs w:val="20"/>
        </w:rPr>
        <w:t xml:space="preserve"> </w:t>
      </w:r>
      <w:proofErr w:type="gramStart"/>
      <w:r w:rsidR="56AA8987" w:rsidRPr="001B3B1C">
        <w:rPr>
          <w:rFonts w:ascii="맑은 고딕" w:eastAsia="맑은 고딕" w:hAnsi="맑은 고딕" w:cs="바탕"/>
          <w:sz w:val="20"/>
          <w:szCs w:val="20"/>
        </w:rPr>
        <w:t>제 1</w:t>
      </w:r>
      <w:proofErr w:type="gramEnd"/>
      <w:r w:rsidR="56AA8987" w:rsidRPr="001B3B1C">
        <w:rPr>
          <w:rFonts w:ascii="맑은 고딕" w:eastAsia="맑은 고딕" w:hAnsi="맑은 고딕" w:cs="바탕"/>
          <w:sz w:val="20"/>
          <w:szCs w:val="20"/>
        </w:rPr>
        <w:t xml:space="preserve">조 </w:t>
      </w:r>
      <w:r w:rsidR="00375BD4" w:rsidRPr="001B3B1C">
        <w:rPr>
          <w:rFonts w:ascii="맑은 고딕" w:eastAsia="맑은 고딕" w:hAnsi="맑은 고딕" w:cs="바탕"/>
          <w:sz w:val="20"/>
          <w:szCs w:val="20"/>
        </w:rPr>
        <w:t>4</w:t>
      </w:r>
      <w:r w:rsidR="00375BD4" w:rsidRPr="001B3B1C">
        <w:rPr>
          <w:rFonts w:ascii="맑은 고딕" w:eastAsia="맑은 고딕" w:hAnsi="맑은 고딕" w:cs="바탕" w:hint="eastAsia"/>
          <w:sz w:val="20"/>
          <w:szCs w:val="20"/>
        </w:rPr>
        <w:t>항에</w:t>
      </w:r>
      <w:ins w:id="18" w:author="김현주 (Hyunjoo Kim)" w:date="2024-04-04T14:19:00Z">
        <w:r w:rsidR="00737FD8">
          <w:rPr>
            <w:rFonts w:ascii="맑은 고딕" w:eastAsia="맑은 고딕" w:hAnsi="맑은 고딕" w:cs="바탕" w:hint="eastAsia"/>
            <w:sz w:val="20"/>
            <w:szCs w:val="20"/>
          </w:rPr>
          <w:t xml:space="preserve"> 기재된</w:t>
        </w:r>
      </w:ins>
      <w:del w:id="19" w:author="김현주 (Hyunjoo Kim)" w:date="2024-04-04T14:19:00Z">
        <w:r w:rsidR="00375BD4" w:rsidRPr="001B3B1C" w:rsidDel="00737FD8">
          <w:rPr>
            <w:rFonts w:ascii="맑은 고딕" w:eastAsia="맑은 고딕" w:hAnsi="맑은 고딕" w:cs="바탕" w:hint="eastAsia"/>
            <w:sz w:val="20"/>
            <w:szCs w:val="20"/>
          </w:rPr>
          <w:delText>서 정</w:delText>
        </w:r>
        <w:r w:rsidR="00375BD4" w:rsidRPr="001B3B1C" w:rsidDel="00737FD8">
          <w:rPr>
            <w:rFonts w:ascii="맑은 고딕" w:eastAsia="맑은 고딕" w:hAnsi="맑은 고딕" w:cs="바탕" w:hint="eastAsia"/>
            <w:sz w:val="20"/>
            <w:szCs w:val="20"/>
          </w:rPr>
          <w:lastRenderedPageBreak/>
          <w:delText>한</w:delText>
        </w:r>
      </w:del>
      <w:r w:rsidR="00375BD4" w:rsidRPr="001B3B1C">
        <w:rPr>
          <w:rFonts w:ascii="맑은 고딕" w:eastAsia="맑은 고딕" w:hAnsi="맑은 고딕" w:cs="바탕" w:hint="eastAsia"/>
          <w:sz w:val="20"/>
          <w:szCs w:val="20"/>
        </w:rPr>
        <w:t xml:space="preserve"> </w:t>
      </w:r>
      <w:r w:rsidR="00375BD4" w:rsidRPr="001B3B1C">
        <w:rPr>
          <w:rFonts w:ascii="맑은 고딕" w:eastAsia="맑은 고딕" w:hAnsi="맑은 고딕" w:cs="바탕"/>
          <w:sz w:val="20"/>
          <w:szCs w:val="20"/>
        </w:rPr>
        <w:t>“</w:t>
      </w:r>
      <w:r w:rsidR="00375BD4" w:rsidRPr="001B3B1C">
        <w:rPr>
          <w:rFonts w:ascii="맑은 고딕" w:eastAsia="맑은 고딕" w:hAnsi="맑은 고딕" w:cs="바탕" w:hint="eastAsia"/>
          <w:sz w:val="20"/>
          <w:szCs w:val="20"/>
        </w:rPr>
        <w:t>라이선스 제품</w:t>
      </w:r>
      <w:r w:rsidR="00375BD4" w:rsidRPr="001B3B1C">
        <w:rPr>
          <w:rFonts w:ascii="맑은 고딕" w:eastAsia="맑은 고딕" w:hAnsi="맑은 고딕" w:cs="바탕"/>
          <w:sz w:val="20"/>
          <w:szCs w:val="20"/>
        </w:rPr>
        <w:t>”</w:t>
      </w:r>
      <w:ins w:id="20" w:author="김현주 (Hyunjoo Kim)" w:date="2024-04-04T15:00:00Z">
        <w:r w:rsidR="0057520B">
          <w:rPr>
            <w:rFonts w:ascii="맑은 고딕" w:eastAsia="맑은 고딕" w:hAnsi="맑은 고딕" w:cs="바탕" w:hint="eastAsia"/>
            <w:sz w:val="20"/>
            <w:szCs w:val="20"/>
          </w:rPr>
          <w:t>을 제외한</w:t>
        </w:r>
      </w:ins>
      <w:del w:id="21" w:author="김현주 (Hyunjoo Kim)" w:date="2024-04-04T15:00:00Z">
        <w:r w:rsidR="00375BD4" w:rsidRPr="001B3B1C" w:rsidDel="009C5635">
          <w:rPr>
            <w:rFonts w:ascii="맑은 고딕" w:eastAsia="맑은 고딕" w:hAnsi="맑은 고딕" w:cs="바탕" w:hint="eastAsia"/>
            <w:sz w:val="20"/>
            <w:szCs w:val="20"/>
          </w:rPr>
          <w:delText xml:space="preserve">이 아닌 </w:delText>
        </w:r>
      </w:del>
      <w:r w:rsidR="00375BD4" w:rsidRPr="001B3B1C">
        <w:rPr>
          <w:rFonts w:ascii="맑은 고딕" w:eastAsia="맑은 고딕" w:hAnsi="맑은 고딕" w:cs="바탕" w:hint="eastAsia"/>
          <w:sz w:val="20"/>
          <w:szCs w:val="20"/>
        </w:rPr>
        <w:t>순환 매트리스(가칭)</w:t>
      </w:r>
      <w:ins w:id="22" w:author="김현주 (Hyunjoo Kim)" w:date="2024-04-04T14:49:00Z">
        <w:r w:rsidR="00664686">
          <w:rPr>
            <w:rFonts w:ascii="맑은 고딕" w:eastAsia="맑은 고딕" w:hAnsi="맑은 고딕" w:cs="바탕"/>
            <w:sz w:val="20"/>
            <w:szCs w:val="20"/>
          </w:rPr>
          <w:t xml:space="preserve"> </w:t>
        </w:r>
        <w:r w:rsidR="00664686">
          <w:rPr>
            <w:rFonts w:ascii="맑은 고딕" w:eastAsia="맑은 고딕" w:hAnsi="맑은 고딕" w:cs="바탕" w:hint="eastAsia"/>
            <w:sz w:val="20"/>
            <w:szCs w:val="20"/>
          </w:rPr>
          <w:t xml:space="preserve">또는 그 외의 모든 </w:t>
        </w:r>
        <w:r w:rsidR="009C5635">
          <w:rPr>
            <w:rFonts w:ascii="맑은 고딕" w:eastAsia="맑은 고딕" w:hAnsi="맑은 고딕" w:cs="바탕" w:hint="eastAsia"/>
            <w:sz w:val="20"/>
            <w:szCs w:val="20"/>
          </w:rPr>
          <w:t>일반</w:t>
        </w:r>
      </w:ins>
      <w:ins w:id="23" w:author="김현주 (Hyunjoo Kim)" w:date="2024-04-04T14:50:00Z">
        <w:r w:rsidR="009C5635">
          <w:rPr>
            <w:rFonts w:ascii="맑은 고딕" w:eastAsia="맑은 고딕" w:hAnsi="맑은 고딕" w:cs="바탕" w:hint="eastAsia"/>
            <w:sz w:val="20"/>
            <w:szCs w:val="20"/>
          </w:rPr>
          <w:t xml:space="preserve"> </w:t>
        </w:r>
      </w:ins>
      <w:ins w:id="24" w:author="김현주 (Hyunjoo Kim)" w:date="2024-04-04T14:49:00Z">
        <w:r w:rsidR="00664686">
          <w:rPr>
            <w:rFonts w:ascii="맑은 고딕" w:eastAsia="맑은 고딕" w:hAnsi="맑은 고딕" w:cs="바탕" w:hint="eastAsia"/>
            <w:sz w:val="20"/>
            <w:szCs w:val="20"/>
          </w:rPr>
          <w:t>매트리스는</w:t>
        </w:r>
      </w:ins>
      <w:del w:id="25" w:author="김현주 (Hyunjoo Kim)" w:date="2024-04-04T14:49:00Z">
        <w:r w:rsidR="00375BD4" w:rsidRPr="001B3B1C" w:rsidDel="00664686">
          <w:rPr>
            <w:rFonts w:ascii="맑은 고딕" w:eastAsia="맑은 고딕" w:hAnsi="맑은 고딕" w:cs="바탕" w:hint="eastAsia"/>
            <w:sz w:val="20"/>
            <w:szCs w:val="20"/>
          </w:rPr>
          <w:delText>은</w:delText>
        </w:r>
      </w:del>
      <w:r w:rsidR="5043F323" w:rsidRPr="001B3B1C">
        <w:rPr>
          <w:rFonts w:ascii="맑은 고딕" w:eastAsia="맑은 고딕" w:hAnsi="맑은 고딕" w:cs="바탕"/>
          <w:sz w:val="20"/>
          <w:szCs w:val="20"/>
        </w:rPr>
        <w:t xml:space="preserve"> </w:t>
      </w:r>
      <w:r w:rsidR="60680994" w:rsidRPr="001B3B1C">
        <w:rPr>
          <w:rFonts w:ascii="맑은 고딕" w:eastAsia="맑은 고딕" w:hAnsi="맑은 고딕" w:cs="바탕"/>
          <w:sz w:val="20"/>
          <w:szCs w:val="20"/>
        </w:rPr>
        <w:t>브랜드에서 지속적으로 영업 활동을 할 수 있다.</w:t>
      </w:r>
      <w:commentRangeEnd w:id="14"/>
      <w:r w:rsidRPr="001B3B1C">
        <w:commentReference w:id="14"/>
      </w:r>
      <w:commentRangeEnd w:id="15"/>
      <w:r w:rsidRPr="001B3B1C">
        <w:commentReference w:id="15"/>
      </w:r>
    </w:p>
    <w:p w14:paraId="0218B76C" w14:textId="7318A249" w:rsidR="00C02508" w:rsidRPr="001B3B1C" w:rsidRDefault="00FC4CCA" w:rsidP="6E6C1DB6">
      <w:pPr>
        <w:pStyle w:val="a3"/>
        <w:rPr>
          <w:rFonts w:ascii="맑은 고딕" w:eastAsia="맑은 고딕" w:hAnsi="맑은 고딕" w:cs="바탕"/>
          <w:sz w:val="20"/>
          <w:szCs w:val="20"/>
        </w:rPr>
      </w:pPr>
      <w:commentRangeStart w:id="26"/>
      <w:r w:rsidRPr="001B3B1C">
        <w:rPr>
          <w:rFonts w:ascii="맑은 고딕" w:eastAsia="맑은 고딕" w:hAnsi="맑은 고딕" w:cs="바탕"/>
          <w:sz w:val="20"/>
          <w:szCs w:val="20"/>
        </w:rPr>
        <w:t>3. “</w:t>
      </w:r>
      <w:r w:rsidR="32D0CD7B" w:rsidRPr="001B3B1C">
        <w:rPr>
          <w:rFonts w:ascii="맑은 고딕" w:eastAsia="맑은 고딕" w:hAnsi="맑은 고딕" w:cs="바탕"/>
          <w:sz w:val="20"/>
          <w:szCs w:val="20"/>
        </w:rPr>
        <w:t>브랜드</w:t>
      </w:r>
      <w:r w:rsidRPr="001B3B1C">
        <w:rPr>
          <w:rFonts w:ascii="맑은 고딕" w:eastAsia="맑은 고딕" w:hAnsi="맑은 고딕" w:cs="바탕"/>
          <w:sz w:val="20"/>
          <w:szCs w:val="20"/>
        </w:rPr>
        <w:t xml:space="preserve">”는 </w:t>
      </w:r>
      <w:ins w:id="27" w:author="김현주 (Hyunjoo Kim)" w:date="2024-04-04T16:19:00Z">
        <w:r w:rsidR="0093166C">
          <w:rPr>
            <w:rFonts w:ascii="맑은 고딕" w:eastAsia="맑은 고딕" w:hAnsi="맑은 고딕" w:cs="바탕" w:hint="eastAsia"/>
            <w:sz w:val="20"/>
            <w:szCs w:val="20"/>
          </w:rPr>
          <w:t>제3조의</w:t>
        </w:r>
      </w:ins>
      <w:del w:id="28" w:author="김현주 (Hyunjoo Kim)" w:date="2024-04-04T16:19:00Z">
        <w:r w:rsidRPr="001B3B1C" w:rsidDel="0093166C">
          <w:rPr>
            <w:rFonts w:ascii="맑은 고딕" w:eastAsia="맑은 고딕" w:hAnsi="맑은 고딕" w:cs="바탕"/>
            <w:sz w:val="20"/>
            <w:szCs w:val="20"/>
          </w:rPr>
          <w:delText>본</w:delText>
        </w:r>
      </w:del>
      <w:r w:rsidRPr="001B3B1C">
        <w:rPr>
          <w:rFonts w:ascii="맑은 고딕" w:eastAsia="맑은 고딕" w:hAnsi="맑은 고딕" w:cs="바탕"/>
          <w:sz w:val="20"/>
          <w:szCs w:val="20"/>
        </w:rPr>
        <w:t xml:space="preserve"> 계약기간이 종료된 이후에도 </w:t>
      </w:r>
      <w:r w:rsidR="00375BD4" w:rsidRPr="001B3B1C">
        <w:rPr>
          <w:rFonts w:ascii="맑은 고딕" w:eastAsia="맑은 고딕" w:hAnsi="맑은 고딕" w:cs="바탕"/>
          <w:sz w:val="20"/>
          <w:szCs w:val="20"/>
        </w:rPr>
        <w:t>“</w:t>
      </w:r>
      <w:r w:rsidRPr="001B3B1C">
        <w:rPr>
          <w:rFonts w:ascii="맑은 고딕" w:eastAsia="맑은 고딕" w:hAnsi="맑은 고딕" w:cs="바탕"/>
          <w:sz w:val="20"/>
          <w:szCs w:val="20"/>
        </w:rPr>
        <w:t>라이</w:t>
      </w:r>
      <w:r w:rsidR="00375BD4" w:rsidRPr="001B3B1C">
        <w:rPr>
          <w:rFonts w:ascii="맑은 고딕" w:eastAsia="맑은 고딕" w:hAnsi="맑은 고딕" w:cs="바탕" w:hint="eastAsia"/>
          <w:sz w:val="20"/>
          <w:szCs w:val="20"/>
        </w:rPr>
        <w:t>선</w:t>
      </w:r>
      <w:r w:rsidRPr="001B3B1C">
        <w:rPr>
          <w:rFonts w:ascii="맑은 고딕" w:eastAsia="맑은 고딕" w:hAnsi="맑은 고딕" w:cs="바탕"/>
          <w:sz w:val="20"/>
          <w:szCs w:val="20"/>
        </w:rPr>
        <w:t>스 제품</w:t>
      </w:r>
      <w:r w:rsidR="00375BD4" w:rsidRPr="001B3B1C">
        <w:rPr>
          <w:rFonts w:ascii="맑은 고딕" w:eastAsia="맑은 고딕" w:hAnsi="맑은 고딕" w:cs="바탕"/>
          <w:sz w:val="20"/>
          <w:szCs w:val="20"/>
        </w:rPr>
        <w:t>”</w:t>
      </w:r>
      <w:r w:rsidRPr="001B3B1C">
        <w:rPr>
          <w:rFonts w:ascii="맑은 고딕" w:eastAsia="맑은 고딕" w:hAnsi="맑은 고딕" w:cs="바탕"/>
          <w:sz w:val="20"/>
          <w:szCs w:val="20"/>
        </w:rPr>
        <w:t xml:space="preserve">과 </w:t>
      </w:r>
      <w:r w:rsidR="005866F3" w:rsidRPr="001B3B1C">
        <w:rPr>
          <w:rFonts w:ascii="맑은 고딕" w:eastAsia="맑은 고딕" w:hAnsi="맑은 고딕" w:cs="바탕"/>
          <w:sz w:val="20"/>
          <w:szCs w:val="20"/>
        </w:rPr>
        <w:t>제품의 홍보물</w:t>
      </w:r>
      <w:r w:rsidRPr="001B3B1C">
        <w:rPr>
          <w:rFonts w:ascii="맑은 고딕" w:eastAsia="맑은 고딕" w:hAnsi="맑은 고딕" w:cs="바탕"/>
          <w:sz w:val="20"/>
          <w:szCs w:val="20"/>
        </w:rPr>
        <w:t>을 “소속사” 또는 “</w:t>
      </w:r>
      <w:r w:rsidR="119F0DF2" w:rsidRPr="001B3B1C">
        <w:rPr>
          <w:rFonts w:ascii="맑은 고딕" w:eastAsia="맑은 고딕" w:hAnsi="맑은 고딕" w:cs="바탕"/>
          <w:sz w:val="20"/>
          <w:szCs w:val="20"/>
        </w:rPr>
        <w:t>아티스트</w:t>
      </w:r>
      <w:r w:rsidRPr="001B3B1C">
        <w:rPr>
          <w:rFonts w:ascii="맑은 고딕" w:eastAsia="맑은 고딕" w:hAnsi="맑은 고딕" w:cs="바탕"/>
          <w:sz w:val="20"/>
          <w:szCs w:val="20"/>
        </w:rPr>
        <w:t>”의 동의 없이 “</w:t>
      </w:r>
      <w:r w:rsidR="32D0CD7B" w:rsidRPr="001B3B1C">
        <w:rPr>
          <w:rFonts w:ascii="맑은 고딕" w:eastAsia="맑은 고딕" w:hAnsi="맑은 고딕" w:cs="바탕"/>
          <w:sz w:val="20"/>
          <w:szCs w:val="20"/>
        </w:rPr>
        <w:t>브랜드</w:t>
      </w:r>
      <w:r w:rsidRPr="001B3B1C">
        <w:rPr>
          <w:rFonts w:ascii="맑은 고딕" w:eastAsia="맑은 고딕" w:hAnsi="맑은 고딕" w:cs="바탕"/>
          <w:sz w:val="20"/>
          <w:szCs w:val="20"/>
        </w:rPr>
        <w:t xml:space="preserve">”의 직접 </w:t>
      </w:r>
      <w:r w:rsidR="005866F3" w:rsidRPr="001B3B1C">
        <w:rPr>
          <w:rFonts w:ascii="맑은 고딕" w:eastAsia="맑은 고딕" w:hAnsi="맑은 고딕" w:cs="바탕"/>
          <w:sz w:val="20"/>
          <w:szCs w:val="20"/>
        </w:rPr>
        <w:t>영업</w:t>
      </w:r>
      <w:r w:rsidRPr="001B3B1C">
        <w:rPr>
          <w:rFonts w:ascii="맑은 고딕" w:eastAsia="맑은 고딕" w:hAnsi="맑은 고딕" w:cs="바탕"/>
          <w:sz w:val="20"/>
          <w:szCs w:val="20"/>
        </w:rPr>
        <w:t xml:space="preserve"> 목적이 아닌 </w:t>
      </w:r>
      <w:proofErr w:type="spellStart"/>
      <w:r w:rsidRPr="001B3B1C">
        <w:rPr>
          <w:rFonts w:ascii="맑은 고딕" w:eastAsia="맑은 고딕" w:hAnsi="맑은 고딕" w:cs="바탕"/>
          <w:sz w:val="20"/>
          <w:szCs w:val="20"/>
        </w:rPr>
        <w:t>비영리적인</w:t>
      </w:r>
      <w:proofErr w:type="spellEnd"/>
      <w:r w:rsidRPr="001B3B1C">
        <w:rPr>
          <w:rFonts w:ascii="맑은 고딕" w:eastAsia="맑은 고딕" w:hAnsi="맑은 고딕" w:cs="바탕"/>
          <w:sz w:val="20"/>
          <w:szCs w:val="20"/>
        </w:rPr>
        <w:t xml:space="preserve"> 용도로 기간 및 횟수 제한 없이 무상 사용할 수 있다. 직접 영업 목적이 아닌 </w:t>
      </w:r>
      <w:proofErr w:type="spellStart"/>
      <w:r w:rsidRPr="001B3B1C">
        <w:rPr>
          <w:rFonts w:ascii="맑은 고딕" w:eastAsia="맑은 고딕" w:hAnsi="맑은 고딕" w:cs="바탕"/>
          <w:sz w:val="20"/>
          <w:szCs w:val="20"/>
        </w:rPr>
        <w:t>비영리적인</w:t>
      </w:r>
      <w:proofErr w:type="spellEnd"/>
      <w:r w:rsidRPr="001B3B1C">
        <w:rPr>
          <w:rFonts w:ascii="맑은 고딕" w:eastAsia="맑은 고딕" w:hAnsi="맑은 고딕" w:cs="바탕"/>
          <w:sz w:val="20"/>
          <w:szCs w:val="20"/>
        </w:rPr>
        <w:t xml:space="preserve"> 목적의 용도로 사용함이라 함은 </w:t>
      </w:r>
      <w:r w:rsidR="005866F3" w:rsidRPr="001B3B1C">
        <w:rPr>
          <w:rFonts w:ascii="맑은 고딕" w:eastAsia="맑은 고딕" w:hAnsi="맑은 고딕" w:cs="바탕"/>
          <w:sz w:val="20"/>
          <w:szCs w:val="20"/>
        </w:rPr>
        <w:t xml:space="preserve">자사의 온라인 웹페이지(제품 판매 페이지 제외), 모바일 및 웹 페이지 상의 </w:t>
      </w:r>
      <w:r w:rsidR="00375BD4" w:rsidRPr="001B3B1C">
        <w:rPr>
          <w:rFonts w:ascii="맑은 고딕" w:eastAsia="맑은 고딕" w:hAnsi="맑은 고딕" w:cs="바탕" w:hint="eastAsia"/>
          <w:sz w:val="20"/>
          <w:szCs w:val="20"/>
        </w:rPr>
        <w:t>브랜드 히스토리</w:t>
      </w:r>
      <w:r w:rsidR="005866F3" w:rsidRPr="001B3B1C">
        <w:rPr>
          <w:rFonts w:ascii="맑은 고딕" w:eastAsia="맑은 고딕" w:hAnsi="맑은 고딕" w:cs="바탕"/>
          <w:sz w:val="20"/>
          <w:szCs w:val="20"/>
        </w:rPr>
        <w:t>(아카이브), SNS채널, 유</w:t>
      </w:r>
      <w:r w:rsidR="00375BD4" w:rsidRPr="001B3B1C">
        <w:rPr>
          <w:rFonts w:ascii="맑은 고딕" w:eastAsia="맑은 고딕" w:hAnsi="맑은 고딕" w:cs="바탕" w:hint="eastAsia"/>
          <w:sz w:val="20"/>
          <w:szCs w:val="20"/>
        </w:rPr>
        <w:t>튜</w:t>
      </w:r>
      <w:r w:rsidR="005866F3" w:rsidRPr="001B3B1C">
        <w:rPr>
          <w:rFonts w:ascii="맑은 고딕" w:eastAsia="맑은 고딕" w:hAnsi="맑은 고딕" w:cs="바탕"/>
          <w:sz w:val="20"/>
          <w:szCs w:val="20"/>
        </w:rPr>
        <w:t xml:space="preserve">브, 홍보영화, 사내보, </w:t>
      </w:r>
      <w:proofErr w:type="spellStart"/>
      <w:r w:rsidR="005866F3" w:rsidRPr="001B3B1C">
        <w:rPr>
          <w:rFonts w:ascii="맑은 고딕" w:eastAsia="맑은 고딕" w:hAnsi="맑은 고딕" w:cs="바탕"/>
          <w:sz w:val="20"/>
          <w:szCs w:val="20"/>
        </w:rPr>
        <w:t>사외보</w:t>
      </w:r>
      <w:proofErr w:type="spellEnd"/>
      <w:r w:rsidR="005866F3" w:rsidRPr="001B3B1C">
        <w:rPr>
          <w:rFonts w:ascii="맑은 고딕" w:eastAsia="맑은 고딕" w:hAnsi="맑은 고딕" w:cs="바탕"/>
          <w:sz w:val="20"/>
          <w:szCs w:val="20"/>
        </w:rPr>
        <w:t>, 사사(社史), 판매 목적이 아닌 용도의 전시 등으로 사용함을 의미한다</w:t>
      </w:r>
      <w:r w:rsidR="682999DD" w:rsidRPr="001B3B1C">
        <w:rPr>
          <w:rFonts w:ascii="맑은 고딕" w:eastAsia="맑은 고딕" w:hAnsi="맑은 고딕" w:cs="바탕"/>
          <w:sz w:val="20"/>
          <w:szCs w:val="20"/>
        </w:rPr>
        <w:t>.</w:t>
      </w:r>
      <w:commentRangeEnd w:id="26"/>
      <w:r w:rsidRPr="001B3B1C">
        <w:commentReference w:id="26"/>
      </w:r>
    </w:p>
    <w:p w14:paraId="0941632F" w14:textId="77777777" w:rsidR="00FC14C5" w:rsidRPr="001B3B1C" w:rsidRDefault="00FC14C5" w:rsidP="003A3398">
      <w:pPr>
        <w:pStyle w:val="a3"/>
        <w:rPr>
          <w:rFonts w:ascii="맑은 고딕" w:eastAsia="맑은 고딕" w:hAnsi="맑은 고딕" w:cs="바탕"/>
          <w:bCs/>
          <w:sz w:val="20"/>
          <w:szCs w:val="20"/>
        </w:rPr>
      </w:pPr>
    </w:p>
    <w:p w14:paraId="2C86B75A" w14:textId="0D4C289D" w:rsidR="008D40DA" w:rsidRPr="001B3B1C" w:rsidRDefault="008D40DA" w:rsidP="008D40DA">
      <w:pPr>
        <w:rPr>
          <w:b/>
        </w:rPr>
      </w:pPr>
      <w:proofErr w:type="gramStart"/>
      <w:r w:rsidRPr="001B3B1C">
        <w:rPr>
          <w:rFonts w:hint="eastAsia"/>
          <w:b/>
        </w:rPr>
        <w:t>제</w:t>
      </w:r>
      <w:r w:rsidR="009D73C1" w:rsidRPr="001B3B1C">
        <w:rPr>
          <w:b/>
        </w:rPr>
        <w:t xml:space="preserve"> 4</w:t>
      </w:r>
      <w:proofErr w:type="gramEnd"/>
      <w:r w:rsidR="009D73C1" w:rsidRPr="001B3B1C">
        <w:rPr>
          <w:b/>
        </w:rPr>
        <w:t xml:space="preserve"> </w:t>
      </w:r>
      <w:r w:rsidRPr="001B3B1C">
        <w:rPr>
          <w:b/>
        </w:rPr>
        <w:t xml:space="preserve">조 </w:t>
      </w:r>
      <w:r w:rsidR="009D73C1" w:rsidRPr="001B3B1C">
        <w:rPr>
          <w:b/>
        </w:rPr>
        <w:t>(</w:t>
      </w:r>
      <w:r w:rsidRPr="001B3B1C">
        <w:rPr>
          <w:b/>
        </w:rPr>
        <w:t>라이센스 부여</w:t>
      </w:r>
      <w:r w:rsidR="009D73C1" w:rsidRPr="001B3B1C">
        <w:rPr>
          <w:rFonts w:ascii="맑은 고딕" w:eastAsia="맑은 고딕" w:hAnsi="맑은 고딕" w:cs="바탕" w:hint="eastAsia"/>
          <w:b/>
          <w:bCs/>
          <w:szCs w:val="20"/>
        </w:rPr>
        <w:t>)</w:t>
      </w:r>
    </w:p>
    <w:p w14:paraId="4734C7C9" w14:textId="7A1CA7DD" w:rsidR="003A3398" w:rsidRPr="001B3B1C" w:rsidRDefault="005866F3" w:rsidP="0057520B">
      <w:pPr>
        <w:rPr>
          <w:strike/>
        </w:rPr>
        <w:pPrChange w:id="29" w:author="김현주 (Hyunjoo Kim)" w:date="2024-04-04T15:01:00Z">
          <w:pPr/>
        </w:pPrChange>
      </w:pPr>
      <w:r w:rsidRPr="001B3B1C">
        <w:t>1.</w:t>
      </w:r>
      <w:r w:rsidR="003A3398" w:rsidRPr="001B3B1C">
        <w:t xml:space="preserve"> </w:t>
      </w:r>
      <w:r w:rsidR="3A2B0AD9" w:rsidRPr="001B3B1C">
        <w:t xml:space="preserve">라이센스 제품 </w:t>
      </w:r>
      <w:r w:rsidR="003A3398" w:rsidRPr="001B3B1C">
        <w:t>개발 중에 발생한 지</w:t>
      </w:r>
      <w:ins w:id="30" w:author="김현주 (Hyunjoo Kim)" w:date="2024-04-04T15:01:00Z">
        <w:r w:rsidR="0057520B">
          <w:rPr>
            <w:rFonts w:hint="eastAsia"/>
          </w:rPr>
          <w:t xml:space="preserve">식재산권 </w:t>
        </w:r>
        <w:proofErr w:type="spellStart"/>
        <w:r w:rsidR="0057520B">
          <w:rPr>
            <w:rFonts w:hint="eastAsia"/>
          </w:rPr>
          <w:t>및</w:t>
        </w:r>
      </w:ins>
      <w:del w:id="31" w:author="김현주 (Hyunjoo Kim)" w:date="2024-04-04T15:01:00Z">
        <w:r w:rsidR="003A3398" w:rsidRPr="001B3B1C" w:rsidDel="0057520B">
          <w:delText>적</w:delText>
        </w:r>
      </w:del>
      <w:r w:rsidR="003A3398" w:rsidRPr="001B3B1C">
        <w:t>소유권</w:t>
      </w:r>
      <w:proofErr w:type="spellEnd"/>
      <w:r w:rsidR="003A3398" w:rsidRPr="001B3B1C">
        <w:t xml:space="preserve"> 등은</w:t>
      </w:r>
      <w:ins w:id="32" w:author="김현주 (Hyunjoo Kim)" w:date="2024-04-04T15:01:00Z">
        <w:r w:rsidR="0057520B">
          <w:rPr>
            <w:rFonts w:hint="eastAsia"/>
          </w:rPr>
          <w:t xml:space="preserve"> 전속적으로</w:t>
        </w:r>
      </w:ins>
      <w:r w:rsidR="003A3398" w:rsidRPr="001B3B1C">
        <w:t xml:space="preserve"> “</w:t>
      </w:r>
      <w:r w:rsidR="32D0CD7B" w:rsidRPr="001B3B1C">
        <w:t>브랜드</w:t>
      </w:r>
      <w:r w:rsidR="003A3398" w:rsidRPr="001B3B1C">
        <w:t>”</w:t>
      </w:r>
      <w:r w:rsidRPr="001B3B1C">
        <w:t xml:space="preserve">에 </w:t>
      </w:r>
      <w:ins w:id="33" w:author="김현주 (Hyunjoo Kim)" w:date="2024-04-04T15:01:00Z">
        <w:r w:rsidR="0057520B">
          <w:rPr>
            <w:rFonts w:hint="eastAsia"/>
          </w:rPr>
          <w:t>귀속된다.</w:t>
        </w:r>
      </w:ins>
      <w:del w:id="34" w:author="김현주 (Hyunjoo Kim)" w:date="2024-04-04T15:01:00Z">
        <w:r w:rsidRPr="001B3B1C" w:rsidDel="0057520B">
          <w:delText>있다</w:delText>
        </w:r>
      </w:del>
      <w:r w:rsidRPr="001B3B1C">
        <w:t>.</w:t>
      </w:r>
    </w:p>
    <w:p w14:paraId="4EE13B47" w14:textId="30F2FC33" w:rsidR="008D40DA" w:rsidRPr="001B3B1C" w:rsidRDefault="005866F3" w:rsidP="003A3398">
      <w:r w:rsidRPr="001B3B1C">
        <w:t>2.</w:t>
      </w:r>
      <w:r w:rsidR="003A3398" w:rsidRPr="001B3B1C">
        <w:t xml:space="preserve"> “</w:t>
      </w:r>
      <w:r w:rsidR="32D0CD7B" w:rsidRPr="001B3B1C">
        <w:t>브랜드</w:t>
      </w:r>
      <w:r w:rsidR="003A3398" w:rsidRPr="001B3B1C">
        <w:t>”</w:t>
      </w:r>
      <w:r w:rsidRPr="001B3B1C">
        <w:t>와</w:t>
      </w:r>
      <w:r w:rsidR="003A3398" w:rsidRPr="001B3B1C">
        <w:t xml:space="preserve"> “</w:t>
      </w:r>
      <w:r w:rsidR="119F0DF2" w:rsidRPr="001B3B1C">
        <w:t>아티스트</w:t>
      </w:r>
      <w:r w:rsidR="003A3398" w:rsidRPr="001B3B1C">
        <w:t>”</w:t>
      </w:r>
      <w:r w:rsidRPr="001B3B1C">
        <w:t>는</w:t>
      </w:r>
      <w:r w:rsidR="003A3398" w:rsidRPr="001B3B1C">
        <w:t xml:space="preserve"> 본 </w:t>
      </w:r>
      <w:r w:rsidRPr="001B3B1C">
        <w:t>협업</w:t>
      </w:r>
      <w:r w:rsidR="003A3398" w:rsidRPr="001B3B1C">
        <w:t>의 결과를 활용함에 있어서 상호협의 하지 아니하고 “</w:t>
      </w:r>
      <w:r w:rsidR="32D0CD7B" w:rsidRPr="001B3B1C">
        <w:t>브랜드</w:t>
      </w:r>
      <w:r w:rsidR="003A3398" w:rsidRPr="001B3B1C">
        <w:t>”과 “</w:t>
      </w:r>
      <w:r w:rsidR="119F0DF2" w:rsidRPr="001B3B1C">
        <w:t>아티스트</w:t>
      </w:r>
      <w:r w:rsidR="003A3398" w:rsidRPr="001B3B1C">
        <w:t>”</w:t>
      </w:r>
      <w:r w:rsidR="00375BD4" w:rsidRPr="001B3B1C">
        <w:rPr>
          <w:rFonts w:hint="eastAsia"/>
        </w:rPr>
        <w:t>가</w:t>
      </w:r>
      <w:r w:rsidR="003A3398" w:rsidRPr="001B3B1C">
        <w:t xml:space="preserve"> 아닌 기타의 자와 실시계약을 체결하여서는 아니 된다.</w:t>
      </w:r>
    </w:p>
    <w:p w14:paraId="31ABFF71" w14:textId="4A8E0360" w:rsidR="003A3398" w:rsidRPr="00315AC0" w:rsidRDefault="0057520B" w:rsidP="008D40DA">
      <w:pPr>
        <w:rPr>
          <w:rFonts w:hint="eastAsia"/>
          <w:rPrChange w:id="35" w:author="김현주 (Hyunjoo Kim)" w:date="2024-04-04T15:41:00Z">
            <w:rPr>
              <w:rFonts w:hint="eastAsia"/>
              <w:b/>
            </w:rPr>
          </w:rPrChange>
        </w:rPr>
      </w:pPr>
      <w:ins w:id="36" w:author="김현주 (Hyunjoo Kim)" w:date="2024-04-04T15:07:00Z">
        <w:r w:rsidRPr="00315AC0">
          <w:rPr>
            <w:rFonts w:hint="eastAsia"/>
            <w:rPrChange w:id="37" w:author="김현주 (Hyunjoo Kim)" w:date="2024-04-04T15:41:00Z">
              <w:rPr>
                <w:rFonts w:hint="eastAsia"/>
                <w:b/>
              </w:rPr>
            </w:rPrChange>
          </w:rPr>
          <w:t>3</w:t>
        </w:r>
        <w:r w:rsidRPr="00315AC0">
          <w:rPr>
            <w:rPrChange w:id="38" w:author="김현주 (Hyunjoo Kim)" w:date="2024-04-04T15:41:00Z">
              <w:rPr>
                <w:b/>
              </w:rPr>
            </w:rPrChange>
          </w:rPr>
          <w:t>. “</w:t>
        </w:r>
        <w:r w:rsidRPr="00315AC0">
          <w:rPr>
            <w:rFonts w:hint="eastAsia"/>
            <w:rPrChange w:id="39" w:author="김현주 (Hyunjoo Kim)" w:date="2024-04-04T15:41:00Z">
              <w:rPr>
                <w:rFonts w:hint="eastAsia"/>
                <w:b/>
              </w:rPr>
            </w:rPrChange>
          </w:rPr>
          <w:t>아티스트</w:t>
        </w:r>
        <w:r w:rsidRPr="00315AC0">
          <w:rPr>
            <w:rPrChange w:id="40" w:author="김현주 (Hyunjoo Kim)" w:date="2024-04-04T15:41:00Z">
              <w:rPr>
                <w:b/>
              </w:rPr>
            </w:rPrChange>
          </w:rPr>
          <w:t xml:space="preserve">” </w:t>
        </w:r>
        <w:r w:rsidRPr="00315AC0">
          <w:rPr>
            <w:rFonts w:hint="eastAsia"/>
            <w:rPrChange w:id="41" w:author="김현주 (Hyunjoo Kim)" w:date="2024-04-04T15:41:00Z">
              <w:rPr>
                <w:rFonts w:hint="eastAsia"/>
                <w:b/>
              </w:rPr>
            </w:rPrChange>
          </w:rPr>
          <w:t xml:space="preserve">및 </w:t>
        </w:r>
        <w:r w:rsidRPr="00315AC0">
          <w:rPr>
            <w:rPrChange w:id="42" w:author="김현주 (Hyunjoo Kim)" w:date="2024-04-04T15:41:00Z">
              <w:rPr>
                <w:b/>
              </w:rPr>
            </w:rPrChange>
          </w:rPr>
          <w:t>“</w:t>
        </w:r>
        <w:r w:rsidRPr="00315AC0">
          <w:rPr>
            <w:rFonts w:hint="eastAsia"/>
            <w:rPrChange w:id="43" w:author="김현주 (Hyunjoo Kim)" w:date="2024-04-04T15:41:00Z">
              <w:rPr>
                <w:rFonts w:hint="eastAsia"/>
                <w:b/>
              </w:rPr>
            </w:rPrChange>
          </w:rPr>
          <w:t>소속사</w:t>
        </w:r>
        <w:r w:rsidRPr="00315AC0">
          <w:rPr>
            <w:rPrChange w:id="44" w:author="김현주 (Hyunjoo Kim)" w:date="2024-04-04T15:41:00Z">
              <w:rPr>
                <w:b/>
              </w:rPr>
            </w:rPrChange>
          </w:rPr>
          <w:t>”</w:t>
        </w:r>
        <w:r w:rsidRPr="00315AC0">
          <w:rPr>
            <w:rFonts w:hint="eastAsia"/>
            <w:rPrChange w:id="45" w:author="김현주 (Hyunjoo Kim)" w:date="2024-04-04T15:41:00Z">
              <w:rPr>
                <w:rFonts w:hint="eastAsia"/>
                <w:b/>
              </w:rPr>
            </w:rPrChange>
          </w:rPr>
          <w:t xml:space="preserve">는 </w:t>
        </w:r>
        <w:r w:rsidRPr="00315AC0">
          <w:rPr>
            <w:rPrChange w:id="46" w:author="김현주 (Hyunjoo Kim)" w:date="2024-04-04T15:41:00Z">
              <w:rPr>
                <w:b/>
              </w:rPr>
            </w:rPrChange>
          </w:rPr>
          <w:t>“</w:t>
        </w:r>
        <w:r w:rsidRPr="00315AC0">
          <w:rPr>
            <w:rFonts w:hint="eastAsia"/>
            <w:rPrChange w:id="47" w:author="김현주 (Hyunjoo Kim)" w:date="2024-04-04T15:41:00Z">
              <w:rPr>
                <w:rFonts w:hint="eastAsia"/>
                <w:b/>
              </w:rPr>
            </w:rPrChange>
          </w:rPr>
          <w:t>아티스트</w:t>
        </w:r>
        <w:r w:rsidRPr="00315AC0">
          <w:rPr>
            <w:rPrChange w:id="48" w:author="김현주 (Hyunjoo Kim)" w:date="2024-04-04T15:41:00Z">
              <w:rPr>
                <w:b/>
              </w:rPr>
            </w:rPrChange>
          </w:rPr>
          <w:t>”</w:t>
        </w:r>
        <w:r w:rsidRPr="00315AC0">
          <w:rPr>
            <w:rFonts w:hint="eastAsia"/>
            <w:rPrChange w:id="49" w:author="김현주 (Hyunjoo Kim)" w:date="2024-04-04T15:41:00Z">
              <w:rPr>
                <w:rFonts w:hint="eastAsia"/>
                <w:b/>
              </w:rPr>
            </w:rPrChange>
          </w:rPr>
          <w:t xml:space="preserve">의 </w:t>
        </w:r>
        <w:proofErr w:type="spellStart"/>
        <w:r w:rsidRPr="00315AC0">
          <w:rPr>
            <w:rFonts w:hint="eastAsia"/>
            <w:rPrChange w:id="50" w:author="김현주 (Hyunjoo Kim)" w:date="2024-04-04T15:41:00Z">
              <w:rPr>
                <w:rFonts w:hint="eastAsia"/>
                <w:b/>
              </w:rPr>
            </w:rPrChange>
          </w:rPr>
          <w:t>성명권</w:t>
        </w:r>
        <w:proofErr w:type="spellEnd"/>
        <w:r w:rsidRPr="00315AC0">
          <w:rPr>
            <w:rFonts w:hint="eastAsia"/>
            <w:rPrChange w:id="51" w:author="김현주 (Hyunjoo Kim)" w:date="2024-04-04T15:41:00Z">
              <w:rPr>
                <w:rFonts w:hint="eastAsia"/>
                <w:b/>
              </w:rPr>
            </w:rPrChange>
          </w:rPr>
          <w:t>,</w:t>
        </w:r>
        <w:r w:rsidRPr="00315AC0">
          <w:rPr>
            <w:rPrChange w:id="52" w:author="김현주 (Hyunjoo Kim)" w:date="2024-04-04T15:41:00Z">
              <w:rPr>
                <w:b/>
              </w:rPr>
            </w:rPrChange>
          </w:rPr>
          <w:t xml:space="preserve"> </w:t>
        </w:r>
        <w:r w:rsidRPr="00315AC0">
          <w:rPr>
            <w:rFonts w:hint="eastAsia"/>
            <w:rPrChange w:id="53" w:author="김현주 (Hyunjoo Kim)" w:date="2024-04-04T15:41:00Z">
              <w:rPr>
                <w:rFonts w:hint="eastAsia"/>
                <w:b/>
              </w:rPr>
            </w:rPrChange>
          </w:rPr>
          <w:t>초상권,</w:t>
        </w:r>
        <w:r w:rsidRPr="00315AC0">
          <w:rPr>
            <w:rPrChange w:id="54" w:author="김현주 (Hyunjoo Kim)" w:date="2024-04-04T15:41:00Z">
              <w:rPr>
                <w:b/>
              </w:rPr>
            </w:rPrChange>
          </w:rPr>
          <w:t xml:space="preserve"> </w:t>
        </w:r>
        <w:proofErr w:type="spellStart"/>
        <w:r w:rsidRPr="00315AC0">
          <w:rPr>
            <w:rFonts w:hint="eastAsia"/>
            <w:rPrChange w:id="55" w:author="김현주 (Hyunjoo Kim)" w:date="2024-04-04T15:41:00Z">
              <w:rPr>
                <w:rFonts w:hint="eastAsia"/>
                <w:b/>
              </w:rPr>
            </w:rPrChange>
          </w:rPr>
          <w:t>음성권</w:t>
        </w:r>
        <w:proofErr w:type="spellEnd"/>
        <w:r w:rsidRPr="00315AC0">
          <w:rPr>
            <w:rFonts w:hint="eastAsia"/>
            <w:rPrChange w:id="56" w:author="김현주 (Hyunjoo Kim)" w:date="2024-04-04T15:41:00Z">
              <w:rPr>
                <w:rFonts w:hint="eastAsia"/>
                <w:b/>
              </w:rPr>
            </w:rPrChange>
          </w:rPr>
          <w:t xml:space="preserve"> 등 </w:t>
        </w:r>
        <w:proofErr w:type="spellStart"/>
        <w:r w:rsidRPr="00315AC0">
          <w:rPr>
            <w:rFonts w:hint="eastAsia"/>
            <w:rPrChange w:id="57" w:author="김현주 (Hyunjoo Kim)" w:date="2024-04-04T15:41:00Z">
              <w:rPr>
                <w:rFonts w:hint="eastAsia"/>
                <w:b/>
              </w:rPr>
            </w:rPrChange>
          </w:rPr>
          <w:t>퍼블리시티권을</w:t>
        </w:r>
        <w:proofErr w:type="spellEnd"/>
        <w:r w:rsidRPr="00315AC0">
          <w:rPr>
            <w:rFonts w:hint="eastAsia"/>
            <w:rPrChange w:id="58" w:author="김현주 (Hyunjoo Kim)" w:date="2024-04-04T15:41:00Z">
              <w:rPr>
                <w:rFonts w:hint="eastAsia"/>
                <w:b/>
              </w:rPr>
            </w:rPrChange>
          </w:rPr>
          <w:t xml:space="preserve"> 본 계약의 목적 하에 </w:t>
        </w:r>
        <w:r w:rsidRPr="00315AC0">
          <w:rPr>
            <w:rPrChange w:id="59" w:author="김현주 (Hyunjoo Kim)" w:date="2024-04-04T15:41:00Z">
              <w:rPr>
                <w:b/>
              </w:rPr>
            </w:rPrChange>
          </w:rPr>
          <w:t>“</w:t>
        </w:r>
        <w:r w:rsidRPr="00315AC0">
          <w:rPr>
            <w:rFonts w:hint="eastAsia"/>
            <w:rPrChange w:id="60" w:author="김현주 (Hyunjoo Kim)" w:date="2024-04-04T15:41:00Z">
              <w:rPr>
                <w:rFonts w:hint="eastAsia"/>
                <w:b/>
              </w:rPr>
            </w:rPrChange>
          </w:rPr>
          <w:t>브랜드</w:t>
        </w:r>
        <w:r w:rsidRPr="00315AC0">
          <w:rPr>
            <w:rPrChange w:id="61" w:author="김현주 (Hyunjoo Kim)" w:date="2024-04-04T15:41:00Z">
              <w:rPr>
                <w:b/>
              </w:rPr>
            </w:rPrChange>
          </w:rPr>
          <w:t>”</w:t>
        </w:r>
        <w:r w:rsidRPr="00315AC0">
          <w:rPr>
            <w:rFonts w:hint="eastAsia"/>
            <w:rPrChange w:id="62" w:author="김현주 (Hyunjoo Kim)" w:date="2024-04-04T15:41:00Z">
              <w:rPr>
                <w:rFonts w:hint="eastAsia"/>
                <w:b/>
              </w:rPr>
            </w:rPrChange>
          </w:rPr>
          <w:t>에 제공하는 것에 동</w:t>
        </w:r>
      </w:ins>
      <w:ins w:id="63" w:author="김현주 (Hyunjoo Kim)" w:date="2024-04-04T15:08:00Z">
        <w:r w:rsidRPr="00315AC0">
          <w:rPr>
            <w:rFonts w:hint="eastAsia"/>
            <w:rPrChange w:id="64" w:author="김현주 (Hyunjoo Kim)" w:date="2024-04-04T15:41:00Z">
              <w:rPr>
                <w:rFonts w:hint="eastAsia"/>
                <w:b/>
              </w:rPr>
            </w:rPrChange>
          </w:rPr>
          <w:t>의한다.</w:t>
        </w:r>
        <w:r w:rsidRPr="00315AC0">
          <w:rPr>
            <w:rPrChange w:id="65" w:author="김현주 (Hyunjoo Kim)" w:date="2024-04-04T15:41:00Z">
              <w:rPr>
                <w:b/>
              </w:rPr>
            </w:rPrChange>
          </w:rPr>
          <w:t xml:space="preserve"> </w:t>
        </w:r>
      </w:ins>
    </w:p>
    <w:p w14:paraId="2E735410" w14:textId="1189101A" w:rsidR="008D40DA" w:rsidRPr="001B3B1C" w:rsidRDefault="008D40DA" w:rsidP="008D40DA">
      <w:pPr>
        <w:rPr>
          <w:b/>
        </w:rPr>
      </w:pPr>
      <w:proofErr w:type="gramStart"/>
      <w:r w:rsidRPr="001B3B1C">
        <w:rPr>
          <w:rFonts w:hint="eastAsia"/>
          <w:b/>
        </w:rPr>
        <w:t>제</w:t>
      </w:r>
      <w:r w:rsidR="009D73C1" w:rsidRPr="001B3B1C">
        <w:rPr>
          <w:b/>
        </w:rPr>
        <w:t xml:space="preserve"> 5</w:t>
      </w:r>
      <w:proofErr w:type="gramEnd"/>
      <w:r w:rsidR="009D73C1" w:rsidRPr="001B3B1C">
        <w:rPr>
          <w:b/>
        </w:rPr>
        <w:t xml:space="preserve"> </w:t>
      </w:r>
      <w:r w:rsidRPr="001B3B1C">
        <w:rPr>
          <w:b/>
        </w:rPr>
        <w:t>조</w:t>
      </w:r>
      <w:r w:rsidR="009D73C1" w:rsidRPr="001B3B1C">
        <w:rPr>
          <w:b/>
        </w:rPr>
        <w:t xml:space="preserve"> (</w:t>
      </w:r>
      <w:r w:rsidR="009D73C1" w:rsidRPr="001B3B1C">
        <w:rPr>
          <w:rFonts w:hint="eastAsia"/>
          <w:b/>
        </w:rPr>
        <w:t xml:space="preserve">로열티 </w:t>
      </w:r>
      <w:r w:rsidRPr="001B3B1C">
        <w:rPr>
          <w:b/>
        </w:rPr>
        <w:t>지불</w:t>
      </w:r>
      <w:r w:rsidR="009D73C1" w:rsidRPr="001B3B1C">
        <w:rPr>
          <w:rFonts w:ascii="맑은 고딕" w:eastAsia="맑은 고딕" w:hAnsi="맑은 고딕" w:cs="바탕" w:hint="eastAsia"/>
          <w:b/>
          <w:bCs/>
          <w:szCs w:val="20"/>
        </w:rPr>
        <w:t>)</w:t>
      </w:r>
    </w:p>
    <w:p w14:paraId="196CC4A1" w14:textId="7CDB0AF7" w:rsidR="004702A6" w:rsidRPr="001B3B1C" w:rsidRDefault="005866F3" w:rsidP="005866F3">
      <w:pPr>
        <w:ind w:firstLineChars="100" w:firstLine="200"/>
      </w:pPr>
      <w:r w:rsidRPr="001B3B1C">
        <w:t>1.</w:t>
      </w:r>
      <w:r w:rsidR="008D40DA" w:rsidRPr="001B3B1C">
        <w:t xml:space="preserve"> </w:t>
      </w:r>
      <w:r w:rsidR="004702A6" w:rsidRPr="001B3B1C">
        <w:t>“</w:t>
      </w:r>
      <w:r w:rsidR="254245F6" w:rsidRPr="001B3B1C">
        <w:t>브랜드</w:t>
      </w:r>
      <w:r w:rsidR="004702A6" w:rsidRPr="001B3B1C">
        <w:t>”</w:t>
      </w:r>
      <w:r w:rsidR="1695F001" w:rsidRPr="001B3B1C">
        <w:t>는</w:t>
      </w:r>
      <w:r w:rsidR="004702A6" w:rsidRPr="001B3B1C">
        <w:t xml:space="preserve"> 동 </w:t>
      </w:r>
      <w:r w:rsidRPr="001B3B1C">
        <w:t>협업의</w:t>
      </w:r>
      <w:r w:rsidR="004702A6" w:rsidRPr="001B3B1C">
        <w:t xml:space="preserve"> 결과를 사업화 하였을 경우 “</w:t>
      </w:r>
      <w:r w:rsidR="204D3465" w:rsidRPr="001B3B1C">
        <w:t>아티스트</w:t>
      </w:r>
      <w:r w:rsidR="004702A6" w:rsidRPr="001B3B1C">
        <w:t xml:space="preserve">”에게 </w:t>
      </w:r>
      <w:r w:rsidR="07CF204E" w:rsidRPr="001B3B1C">
        <w:t xml:space="preserve">로열티를 </w:t>
      </w:r>
      <w:r w:rsidR="004702A6" w:rsidRPr="001B3B1C">
        <w:t>지불하여야 한다.</w:t>
      </w:r>
    </w:p>
    <w:p w14:paraId="7CC00DA8" w14:textId="02065B60" w:rsidR="004702A6" w:rsidRPr="001B3B1C" w:rsidRDefault="004702A6" w:rsidP="005866F3">
      <w:pPr>
        <w:ind w:firstLine="200"/>
      </w:pPr>
      <w:r w:rsidRPr="001B3B1C">
        <w:t xml:space="preserve">(1) </w:t>
      </w:r>
      <w:proofErr w:type="gramStart"/>
      <w:r w:rsidRPr="001B3B1C">
        <w:t>지급기간 :</w:t>
      </w:r>
      <w:proofErr w:type="gramEnd"/>
      <w:r w:rsidRPr="001B3B1C">
        <w:t xml:space="preserve"> 동 사업으로 발생한 </w:t>
      </w:r>
      <w:r w:rsidR="4F6F6F5C" w:rsidRPr="001B3B1C">
        <w:t>라이센스 제품</w:t>
      </w:r>
      <w:r w:rsidR="669D60C4" w:rsidRPr="001B3B1C">
        <w:t>의</w:t>
      </w:r>
      <w:r w:rsidRPr="001B3B1C">
        <w:t xml:space="preserve"> </w:t>
      </w:r>
      <w:proofErr w:type="spellStart"/>
      <w:r w:rsidRPr="001B3B1C">
        <w:t>시장출시</w:t>
      </w:r>
      <w:proofErr w:type="spellEnd"/>
      <w:r w:rsidRPr="001B3B1C">
        <w:t xml:space="preserve">(제품개발을 완료하여 판매를 시작한 시점) 후부터 </w:t>
      </w:r>
      <w:commentRangeStart w:id="66"/>
      <w:r w:rsidRPr="001B3B1C">
        <w:t>단종 시</w:t>
      </w:r>
      <w:ins w:id="67" w:author="김현주 (Hyunjoo Kim)" w:date="2024-04-04T15:02:00Z">
        <w:r w:rsidR="0057520B">
          <w:rPr>
            <w:rFonts w:hint="eastAsia"/>
          </w:rPr>
          <w:t xml:space="preserve"> 또는 </w:t>
        </w:r>
        <w:r w:rsidR="0057520B">
          <w:t>15</w:t>
        </w:r>
        <w:r w:rsidR="0057520B">
          <w:rPr>
            <w:rFonts w:hint="eastAsia"/>
          </w:rPr>
          <w:t>년</w:t>
        </w:r>
      </w:ins>
      <w:r w:rsidRPr="001B3B1C">
        <w:t>까지</w:t>
      </w:r>
      <w:ins w:id="68" w:author="김현주 (Hyunjoo Kim)" w:date="2024-04-04T15:02:00Z">
        <w:r w:rsidR="0057520B">
          <w:rPr>
            <w:rFonts w:hint="eastAsia"/>
          </w:rPr>
          <w:t xml:space="preserve">의 기간 중 </w:t>
        </w:r>
      </w:ins>
      <w:ins w:id="69" w:author="김현주 (Hyunjoo Kim)" w:date="2024-04-04T15:03:00Z">
        <w:r w:rsidR="0057520B">
          <w:rPr>
            <w:rFonts w:hint="eastAsia"/>
          </w:rPr>
          <w:t>짧은 기간으</w:t>
        </w:r>
      </w:ins>
      <w:r w:rsidRPr="001B3B1C">
        <w:t xml:space="preserve">로 </w:t>
      </w:r>
      <w:commentRangeEnd w:id="66"/>
      <w:r w:rsidR="004951E1">
        <w:rPr>
          <w:rStyle w:val="a4"/>
        </w:rPr>
        <w:commentReference w:id="66"/>
      </w:r>
      <w:r w:rsidRPr="001B3B1C">
        <w:t>하되, 매 분기별 말일에 정산지급하기로 한다.</w:t>
      </w:r>
    </w:p>
    <w:p w14:paraId="6ED8D692" w14:textId="76C14B01" w:rsidR="004702A6" w:rsidRPr="001B3B1C" w:rsidRDefault="004702A6" w:rsidP="005866F3">
      <w:pPr>
        <w:ind w:firstLine="200"/>
      </w:pPr>
      <w:r w:rsidRPr="001B3B1C">
        <w:t xml:space="preserve">(2) 지 급 </w:t>
      </w:r>
      <w:proofErr w:type="gramStart"/>
      <w:r w:rsidRPr="001B3B1C">
        <w:t>액 :</w:t>
      </w:r>
      <w:proofErr w:type="gramEnd"/>
      <w:r w:rsidRPr="001B3B1C">
        <w:t xml:space="preserve"> </w:t>
      </w:r>
      <w:r w:rsidR="00375BD4" w:rsidRPr="001B3B1C">
        <w:rPr>
          <w:rFonts w:hint="eastAsia"/>
        </w:rPr>
        <w:t xml:space="preserve">로열티는 </w:t>
      </w:r>
      <w:r w:rsidR="00375BD4" w:rsidRPr="001B3B1C">
        <w:t>“</w:t>
      </w:r>
      <w:r w:rsidR="00375BD4" w:rsidRPr="001B3B1C">
        <w:rPr>
          <w:rFonts w:hint="eastAsia"/>
        </w:rPr>
        <w:t>라이선스 제품</w:t>
      </w:r>
      <w:r w:rsidR="00375BD4" w:rsidRPr="001B3B1C">
        <w:t>”</w:t>
      </w:r>
      <w:r w:rsidR="00375BD4" w:rsidRPr="001B3B1C">
        <w:rPr>
          <w:rFonts w:hint="eastAsia"/>
        </w:rPr>
        <w:t>의</w:t>
      </w:r>
      <w:r w:rsidR="00375BD4" w:rsidRPr="001B3B1C">
        <w:t xml:space="preserve"> </w:t>
      </w:r>
      <w:r w:rsidR="000979E5" w:rsidRPr="001B3B1C">
        <w:t>(</w:t>
      </w:r>
      <w:r w:rsidR="00375BD4" w:rsidRPr="001B3B1C">
        <w:rPr>
          <w:rFonts w:hint="eastAsia"/>
        </w:rPr>
        <w:t>상시판매가</w:t>
      </w:r>
      <w:r w:rsidR="00375BD4" w:rsidRPr="001B3B1C">
        <w:t>x</w:t>
      </w:r>
      <w:r w:rsidR="00375BD4" w:rsidRPr="001B3B1C">
        <w:rPr>
          <w:rFonts w:hint="eastAsia"/>
        </w:rPr>
        <w:t>판매 대수</w:t>
      </w:r>
      <w:r w:rsidR="000979E5" w:rsidRPr="001B3B1C">
        <w:rPr>
          <w:rFonts w:hint="eastAsia"/>
        </w:rPr>
        <w:t>)</w:t>
      </w:r>
      <w:r w:rsidR="00375BD4" w:rsidRPr="001B3B1C">
        <w:rPr>
          <w:rFonts w:hint="eastAsia"/>
        </w:rPr>
        <w:t xml:space="preserve">의 </w:t>
      </w:r>
      <w:r w:rsidR="00375BD4" w:rsidRPr="001B3B1C">
        <w:t>3%</w:t>
      </w:r>
      <w:r w:rsidR="00375BD4" w:rsidRPr="001B3B1C">
        <w:rPr>
          <w:rFonts w:hint="eastAsia"/>
        </w:rPr>
        <w:t>를 로열티로 지급한다.</w:t>
      </w:r>
      <w:r w:rsidRPr="001B3B1C">
        <w:t xml:space="preserve"> </w:t>
      </w:r>
      <w:r w:rsidR="00375BD4" w:rsidRPr="001B3B1C">
        <w:rPr>
          <w:rFonts w:hint="eastAsia"/>
        </w:rPr>
        <w:t xml:space="preserve">이때 </w:t>
      </w:r>
      <w:r w:rsidR="00375BD4" w:rsidRPr="001B3B1C">
        <w:t>“</w:t>
      </w:r>
      <w:r w:rsidR="00375BD4" w:rsidRPr="001B3B1C">
        <w:rPr>
          <w:rFonts w:hint="eastAsia"/>
        </w:rPr>
        <w:t>상시판매가</w:t>
      </w:r>
      <w:r w:rsidR="00375BD4" w:rsidRPr="001B3B1C">
        <w:t>”</w:t>
      </w:r>
      <w:r w:rsidR="00375BD4" w:rsidRPr="001B3B1C">
        <w:rPr>
          <w:rFonts w:hint="eastAsia"/>
        </w:rPr>
        <w:t xml:space="preserve">는 소비자가의 </w:t>
      </w:r>
      <w:r w:rsidR="00375BD4" w:rsidRPr="001B3B1C">
        <w:t>25%</w:t>
      </w:r>
      <w:r w:rsidR="00375BD4" w:rsidRPr="001B3B1C">
        <w:rPr>
          <w:rFonts w:hint="eastAsia"/>
        </w:rPr>
        <w:t>를 할인한 가격을 의미한다.</w:t>
      </w:r>
    </w:p>
    <w:p w14:paraId="0FAC98A7" w14:textId="24748F5F" w:rsidR="004702A6" w:rsidRPr="001B3B1C" w:rsidRDefault="004702A6" w:rsidP="005866F3">
      <w:pPr>
        <w:ind w:firstLine="200"/>
      </w:pPr>
      <w:r w:rsidRPr="001B3B1C">
        <w:t xml:space="preserve">(3) </w:t>
      </w:r>
      <w:proofErr w:type="gramStart"/>
      <w:r w:rsidRPr="001B3B1C">
        <w:t>지급방법 :</w:t>
      </w:r>
      <w:proofErr w:type="gramEnd"/>
      <w:r w:rsidRPr="001B3B1C">
        <w:t xml:space="preserve"> 매 분기별 말일에 정산하여 지급하는 것을 원칙으로 하</w:t>
      </w:r>
      <w:r w:rsidR="0071552C" w:rsidRPr="001B3B1C">
        <w:rPr>
          <w:rFonts w:hint="eastAsia"/>
        </w:rPr>
        <w:t>며,</w:t>
      </w:r>
      <w:r w:rsidRPr="001B3B1C">
        <w:t xml:space="preserve"> </w:t>
      </w:r>
      <w:commentRangeStart w:id="70"/>
      <w:r w:rsidR="00F65A4D" w:rsidRPr="001B3B1C">
        <w:rPr>
          <w:rFonts w:hint="eastAsia"/>
        </w:rPr>
        <w:t>지급 방식은</w:t>
      </w:r>
      <w:r w:rsidR="00155DE6" w:rsidRPr="001B3B1C">
        <w:rPr>
          <w:rFonts w:hint="eastAsia"/>
        </w:rPr>
        <w:t xml:space="preserve"> 분기</w:t>
      </w:r>
      <w:r w:rsidR="0071552C" w:rsidRPr="001B3B1C">
        <w:rPr>
          <w:rFonts w:hint="eastAsia"/>
        </w:rPr>
        <w:t>별</w:t>
      </w:r>
      <w:r w:rsidR="00F65A4D" w:rsidRPr="001B3B1C">
        <w:rPr>
          <w:rFonts w:hint="eastAsia"/>
        </w:rPr>
        <w:t xml:space="preserve"> 총 로열티</w:t>
      </w:r>
      <w:r w:rsidR="0071552C" w:rsidRPr="001B3B1C">
        <w:rPr>
          <w:rFonts w:hint="eastAsia"/>
        </w:rPr>
        <w:t>에서</w:t>
      </w:r>
      <w:r w:rsidR="00F65A4D" w:rsidRPr="001B3B1C">
        <w:t xml:space="preserve"> </w:t>
      </w:r>
      <w:r w:rsidR="00F65A4D" w:rsidRPr="001B3B1C">
        <w:rPr>
          <w:rFonts w:hint="eastAsia"/>
        </w:rPr>
        <w:t>원천징</w:t>
      </w:r>
      <w:bookmarkStart w:id="71" w:name="_GoBack"/>
      <w:bookmarkEnd w:id="71"/>
      <w:r w:rsidR="00F65A4D" w:rsidRPr="001B3B1C">
        <w:rPr>
          <w:rFonts w:hint="eastAsia"/>
        </w:rPr>
        <w:t>수</w:t>
      </w:r>
      <w:r w:rsidR="0071552C" w:rsidRPr="001B3B1C">
        <w:rPr>
          <w:rFonts w:hint="eastAsia"/>
        </w:rPr>
        <w:t>금액을 제외한 금액을</w:t>
      </w:r>
      <w:r w:rsidR="00F65A4D" w:rsidRPr="001B3B1C">
        <w:rPr>
          <w:rFonts w:hint="eastAsia"/>
        </w:rPr>
        <w:t xml:space="preserve"> </w:t>
      </w:r>
      <w:r w:rsidR="00F65A4D" w:rsidRPr="001B3B1C">
        <w:t>“</w:t>
      </w:r>
      <w:r w:rsidR="00F65A4D" w:rsidRPr="001B3B1C">
        <w:rPr>
          <w:rFonts w:hint="eastAsia"/>
        </w:rPr>
        <w:t>브랜드</w:t>
      </w:r>
      <w:r w:rsidR="00F65A4D" w:rsidRPr="001B3B1C">
        <w:t>”</w:t>
      </w:r>
      <w:r w:rsidR="00F65A4D" w:rsidRPr="001B3B1C">
        <w:rPr>
          <w:rFonts w:hint="eastAsia"/>
        </w:rPr>
        <w:t xml:space="preserve">가 </w:t>
      </w:r>
      <w:r w:rsidR="00F65A4D" w:rsidRPr="001B3B1C">
        <w:t>“</w:t>
      </w:r>
      <w:r w:rsidR="00F65A4D" w:rsidRPr="001B3B1C">
        <w:rPr>
          <w:rFonts w:hint="eastAsia"/>
        </w:rPr>
        <w:t>아티스트</w:t>
      </w:r>
      <w:r w:rsidR="00F65A4D" w:rsidRPr="001B3B1C">
        <w:t>”</w:t>
      </w:r>
      <w:r w:rsidR="00F65A4D" w:rsidRPr="001B3B1C">
        <w:rPr>
          <w:rFonts w:hint="eastAsia"/>
        </w:rPr>
        <w:t>에게 지급한다.</w:t>
      </w:r>
      <w:commentRangeEnd w:id="70"/>
      <w:r w:rsidR="00F65A4D" w:rsidRPr="001B3B1C">
        <w:rPr>
          <w:rStyle w:val="a4"/>
        </w:rPr>
        <w:commentReference w:id="70"/>
      </w:r>
    </w:p>
    <w:p w14:paraId="3BAF3925" w14:textId="75B5F7D6" w:rsidR="001B3B1C" w:rsidRPr="001B3B1C" w:rsidRDefault="001B3B1C" w:rsidP="001B3B1C">
      <w:pPr>
        <w:ind w:firstLineChars="100" w:firstLine="200"/>
      </w:pPr>
      <w:r w:rsidRPr="001B3B1C">
        <w:rPr>
          <w:rFonts w:hint="eastAsia"/>
        </w:rPr>
        <w:t>2</w:t>
      </w:r>
      <w:r w:rsidRPr="001B3B1C">
        <w:t xml:space="preserve">. </w:t>
      </w:r>
      <w:r w:rsidRPr="001B3B1C">
        <w:rPr>
          <w:rFonts w:ascii="맑은 고딕" w:eastAsia="맑은 고딕" w:hAnsi="맑은 고딕" w:cs="바탕"/>
          <w:szCs w:val="20"/>
        </w:rPr>
        <w:t>“브랜드”는</w:t>
      </w:r>
      <w:r w:rsidRPr="001B3B1C">
        <w:rPr>
          <w:rFonts w:ascii="맑은 고딕" w:eastAsia="맑은 고딕" w:hAnsi="맑은 고딕"/>
          <w:szCs w:val="20"/>
        </w:rPr>
        <w:t xml:space="preserve"> </w:t>
      </w:r>
      <w:r w:rsidRPr="001B3B1C">
        <w:rPr>
          <w:rFonts w:ascii="맑은 고딕" w:eastAsia="맑은 고딕" w:hAnsi="맑은 고딕" w:cs="바탕"/>
          <w:szCs w:val="20"/>
        </w:rPr>
        <w:t>“아티스트”가</w:t>
      </w:r>
      <w:r w:rsidRPr="001B3B1C">
        <w:rPr>
          <w:rFonts w:ascii="맑은 고딕" w:eastAsia="맑은 고딕" w:hAnsi="맑은 고딕"/>
          <w:szCs w:val="20"/>
        </w:rPr>
        <w:t xml:space="preserve"> </w:t>
      </w:r>
      <w:r w:rsidRPr="001B3B1C">
        <w:rPr>
          <w:rFonts w:ascii="맑은 고딕" w:eastAsia="맑은 고딕" w:hAnsi="맑은 고딕" w:cs="바탕"/>
          <w:szCs w:val="20"/>
        </w:rPr>
        <w:t>매출현황을</w:t>
      </w:r>
      <w:r w:rsidRPr="001B3B1C">
        <w:rPr>
          <w:rFonts w:ascii="맑은 고딕" w:eastAsia="맑은 고딕" w:hAnsi="맑은 고딕"/>
          <w:szCs w:val="20"/>
        </w:rPr>
        <w:t xml:space="preserve"> </w:t>
      </w:r>
      <w:r w:rsidRPr="001B3B1C">
        <w:rPr>
          <w:rFonts w:ascii="맑은 고딕" w:eastAsia="맑은 고딕" w:hAnsi="맑은 고딕" w:cs="바탕"/>
          <w:szCs w:val="20"/>
        </w:rPr>
        <w:t>파악할</w:t>
      </w:r>
      <w:r w:rsidRPr="001B3B1C">
        <w:rPr>
          <w:rFonts w:ascii="맑은 고딕" w:eastAsia="맑은 고딕" w:hAnsi="맑은 고딕"/>
          <w:szCs w:val="20"/>
        </w:rPr>
        <w:t xml:space="preserve"> </w:t>
      </w:r>
      <w:r w:rsidRPr="001B3B1C">
        <w:rPr>
          <w:rFonts w:ascii="맑은 고딕" w:eastAsia="맑은 고딕" w:hAnsi="맑은 고딕" w:cs="바탕"/>
          <w:szCs w:val="20"/>
        </w:rPr>
        <w:t>수</w:t>
      </w:r>
      <w:r w:rsidRPr="001B3B1C">
        <w:rPr>
          <w:rFonts w:ascii="맑은 고딕" w:eastAsia="맑은 고딕" w:hAnsi="맑은 고딕"/>
          <w:szCs w:val="20"/>
        </w:rPr>
        <w:t xml:space="preserve"> </w:t>
      </w:r>
      <w:r w:rsidRPr="001B3B1C">
        <w:rPr>
          <w:rFonts w:ascii="맑은 고딕" w:eastAsia="맑은 고딕" w:hAnsi="맑은 고딕" w:cs="바탕"/>
          <w:szCs w:val="20"/>
        </w:rPr>
        <w:t>있는</w:t>
      </w:r>
      <w:r w:rsidRPr="001B3B1C">
        <w:rPr>
          <w:rFonts w:ascii="맑은 고딕" w:eastAsia="맑은 고딕" w:hAnsi="맑은 고딕"/>
          <w:szCs w:val="20"/>
        </w:rPr>
        <w:t xml:space="preserve"> </w:t>
      </w:r>
      <w:r w:rsidRPr="001B3B1C">
        <w:rPr>
          <w:rFonts w:ascii="맑은 고딕" w:eastAsia="맑은 고딕" w:hAnsi="맑은 고딕" w:cs="바탕"/>
          <w:szCs w:val="20"/>
        </w:rPr>
        <w:t>근거서류를</w:t>
      </w:r>
      <w:r w:rsidRPr="001B3B1C">
        <w:rPr>
          <w:rFonts w:ascii="맑은 고딕" w:eastAsia="맑은 고딕" w:hAnsi="맑은 고딕"/>
          <w:szCs w:val="20"/>
        </w:rPr>
        <w:t xml:space="preserve"> </w:t>
      </w:r>
      <w:r w:rsidRPr="001B3B1C">
        <w:rPr>
          <w:rFonts w:ascii="맑은 고딕" w:eastAsia="맑은 고딕" w:hAnsi="맑은 고딕" w:cs="바탕"/>
          <w:szCs w:val="20"/>
        </w:rPr>
        <w:t>요청할</w:t>
      </w:r>
      <w:r w:rsidRPr="001B3B1C">
        <w:rPr>
          <w:rFonts w:ascii="맑은 고딕" w:eastAsia="맑은 고딕" w:hAnsi="맑은 고딕"/>
          <w:szCs w:val="20"/>
        </w:rPr>
        <w:t xml:space="preserve"> </w:t>
      </w:r>
      <w:r w:rsidRPr="001B3B1C">
        <w:rPr>
          <w:rFonts w:ascii="맑은 고딕" w:eastAsia="맑은 고딕" w:hAnsi="맑은 고딕" w:cs="바탕"/>
          <w:szCs w:val="20"/>
        </w:rPr>
        <w:t>경우</w:t>
      </w:r>
      <w:r w:rsidRPr="001B3B1C">
        <w:rPr>
          <w:rFonts w:ascii="맑은 고딕" w:eastAsia="맑은 고딕" w:hAnsi="맑은 고딕"/>
          <w:szCs w:val="20"/>
        </w:rPr>
        <w:t xml:space="preserve"> </w:t>
      </w:r>
      <w:r w:rsidRPr="001B3B1C">
        <w:rPr>
          <w:rFonts w:ascii="맑은 고딕" w:eastAsia="맑은 고딕" w:hAnsi="맑은 고딕" w:cs="바탕"/>
          <w:szCs w:val="20"/>
        </w:rPr>
        <w:t>열람할</w:t>
      </w:r>
      <w:r w:rsidRPr="001B3B1C">
        <w:rPr>
          <w:rFonts w:ascii="맑은 고딕" w:eastAsia="맑은 고딕" w:hAnsi="맑은 고딕"/>
          <w:szCs w:val="20"/>
        </w:rPr>
        <w:t xml:space="preserve"> </w:t>
      </w:r>
      <w:r w:rsidRPr="001B3B1C">
        <w:rPr>
          <w:rFonts w:ascii="맑은 고딕" w:eastAsia="맑은 고딕" w:hAnsi="맑은 고딕" w:cs="바탕"/>
          <w:szCs w:val="20"/>
        </w:rPr>
        <w:t>수</w:t>
      </w:r>
      <w:r w:rsidRPr="001B3B1C">
        <w:rPr>
          <w:rFonts w:ascii="맑은 고딕" w:eastAsia="맑은 고딕" w:hAnsi="맑은 고딕"/>
          <w:szCs w:val="20"/>
        </w:rPr>
        <w:t xml:space="preserve"> </w:t>
      </w:r>
      <w:r w:rsidRPr="001B3B1C">
        <w:rPr>
          <w:rFonts w:ascii="맑은 고딕" w:eastAsia="맑은 고딕" w:hAnsi="맑은 고딕" w:cs="바탕"/>
          <w:szCs w:val="20"/>
        </w:rPr>
        <w:t>있게</w:t>
      </w:r>
      <w:r w:rsidRPr="001B3B1C">
        <w:rPr>
          <w:rFonts w:ascii="맑은 고딕" w:eastAsia="맑은 고딕" w:hAnsi="맑은 고딕"/>
          <w:szCs w:val="20"/>
        </w:rPr>
        <w:t xml:space="preserve"> </w:t>
      </w:r>
      <w:r w:rsidRPr="001B3B1C">
        <w:rPr>
          <w:rFonts w:ascii="맑은 고딕" w:eastAsia="맑은 고딕" w:hAnsi="맑은 고딕" w:cs="바탕"/>
          <w:szCs w:val="20"/>
        </w:rPr>
        <w:t>하며,</w:t>
      </w:r>
      <w:r w:rsidRPr="001B3B1C">
        <w:rPr>
          <w:rFonts w:ascii="맑은 고딕" w:eastAsia="맑은 고딕" w:hAnsi="맑은 고딕"/>
          <w:szCs w:val="20"/>
        </w:rPr>
        <w:t xml:space="preserve"> </w:t>
      </w:r>
      <w:r w:rsidRPr="001B3B1C">
        <w:rPr>
          <w:rFonts w:ascii="맑은 고딕" w:eastAsia="맑은 고딕" w:hAnsi="맑은 고딕" w:cs="바탕"/>
          <w:szCs w:val="20"/>
        </w:rPr>
        <w:t>“아티스트”가</w:t>
      </w:r>
      <w:r w:rsidRPr="001B3B1C">
        <w:rPr>
          <w:rFonts w:ascii="맑은 고딕" w:eastAsia="맑은 고딕" w:hAnsi="맑은 고딕"/>
          <w:szCs w:val="20"/>
        </w:rPr>
        <w:t xml:space="preserve"> </w:t>
      </w:r>
      <w:r w:rsidRPr="001B3B1C">
        <w:rPr>
          <w:rFonts w:ascii="맑은 고딕" w:eastAsia="맑은 고딕" w:hAnsi="맑은 고딕" w:cs="바탕"/>
          <w:szCs w:val="20"/>
        </w:rPr>
        <w:t>“브랜드의</w:t>
      </w:r>
      <w:r w:rsidRPr="001B3B1C">
        <w:rPr>
          <w:rFonts w:ascii="맑은 고딕" w:eastAsia="맑은 고딕" w:hAnsi="맑은 고딕"/>
          <w:szCs w:val="20"/>
        </w:rPr>
        <w:t xml:space="preserve"> </w:t>
      </w:r>
      <w:r w:rsidRPr="001B3B1C">
        <w:rPr>
          <w:rFonts w:ascii="맑은 고딕" w:eastAsia="맑은 고딕" w:hAnsi="맑은 고딕" w:cs="바탕"/>
          <w:szCs w:val="20"/>
        </w:rPr>
        <w:t>판매실적에</w:t>
      </w:r>
      <w:r w:rsidRPr="001B3B1C">
        <w:rPr>
          <w:rFonts w:ascii="맑은 고딕" w:eastAsia="맑은 고딕" w:hAnsi="맑은 고딕"/>
          <w:szCs w:val="20"/>
        </w:rPr>
        <w:t xml:space="preserve"> </w:t>
      </w:r>
      <w:r w:rsidRPr="001B3B1C">
        <w:rPr>
          <w:rFonts w:ascii="맑은 고딕" w:eastAsia="맑은 고딕" w:hAnsi="맑은 고딕" w:cs="바탕"/>
          <w:szCs w:val="20"/>
        </w:rPr>
        <w:t>대한</w:t>
      </w:r>
      <w:r w:rsidRPr="001B3B1C">
        <w:rPr>
          <w:rFonts w:ascii="맑은 고딕" w:eastAsia="맑은 고딕" w:hAnsi="맑은 고딕"/>
          <w:szCs w:val="20"/>
        </w:rPr>
        <w:t xml:space="preserve"> </w:t>
      </w:r>
      <w:r w:rsidRPr="001B3B1C">
        <w:rPr>
          <w:rFonts w:ascii="맑은 고딕" w:eastAsia="맑은 고딕" w:hAnsi="맑은 고딕" w:cs="바탕"/>
          <w:szCs w:val="20"/>
        </w:rPr>
        <w:t>이의가</w:t>
      </w:r>
      <w:r w:rsidRPr="001B3B1C">
        <w:rPr>
          <w:rFonts w:ascii="맑은 고딕" w:eastAsia="맑은 고딕" w:hAnsi="맑은 고딕"/>
          <w:szCs w:val="20"/>
        </w:rPr>
        <w:t xml:space="preserve"> </w:t>
      </w:r>
      <w:r w:rsidRPr="001B3B1C">
        <w:rPr>
          <w:rFonts w:ascii="맑은 고딕" w:eastAsia="맑은 고딕" w:hAnsi="맑은 고딕" w:cs="바탕"/>
          <w:szCs w:val="20"/>
        </w:rPr>
        <w:t>있을</w:t>
      </w:r>
      <w:r w:rsidRPr="001B3B1C">
        <w:rPr>
          <w:rFonts w:ascii="맑은 고딕" w:eastAsia="맑은 고딕" w:hAnsi="맑은 고딕"/>
          <w:szCs w:val="20"/>
        </w:rPr>
        <w:t xml:space="preserve"> </w:t>
      </w:r>
      <w:r w:rsidRPr="001B3B1C">
        <w:rPr>
          <w:rFonts w:ascii="맑은 고딕" w:eastAsia="맑은 고딕" w:hAnsi="맑은 고딕" w:cs="바탕"/>
          <w:szCs w:val="20"/>
        </w:rPr>
        <w:t>경우</w:t>
      </w:r>
      <w:r w:rsidRPr="001B3B1C">
        <w:rPr>
          <w:rFonts w:ascii="맑은 고딕" w:eastAsia="맑은 고딕" w:hAnsi="맑은 고딕"/>
          <w:szCs w:val="20"/>
        </w:rPr>
        <w:t xml:space="preserve"> </w:t>
      </w:r>
      <w:r w:rsidRPr="001B3B1C">
        <w:rPr>
          <w:rFonts w:ascii="맑은 고딕" w:eastAsia="맑은 고딕" w:hAnsi="맑은 고딕" w:cs="바탕"/>
          <w:szCs w:val="20"/>
        </w:rPr>
        <w:t>직접</w:t>
      </w:r>
      <w:r w:rsidRPr="001B3B1C">
        <w:rPr>
          <w:rFonts w:ascii="맑은 고딕" w:eastAsia="맑은 고딕" w:hAnsi="맑은 고딕"/>
          <w:szCs w:val="20"/>
        </w:rPr>
        <w:t xml:space="preserve"> </w:t>
      </w:r>
      <w:r w:rsidRPr="001B3B1C">
        <w:rPr>
          <w:rFonts w:ascii="맑은 고딕" w:eastAsia="맑은 고딕" w:hAnsi="맑은 고딕" w:cs="바탕"/>
          <w:szCs w:val="20"/>
        </w:rPr>
        <w:t>또는</w:t>
      </w:r>
      <w:r w:rsidRPr="001B3B1C">
        <w:rPr>
          <w:rFonts w:ascii="맑은 고딕" w:eastAsia="맑은 고딕" w:hAnsi="맑은 고딕"/>
          <w:szCs w:val="20"/>
        </w:rPr>
        <w:t xml:space="preserve"> </w:t>
      </w:r>
      <w:r w:rsidRPr="001B3B1C">
        <w:rPr>
          <w:rFonts w:ascii="맑은 고딕" w:eastAsia="맑은 고딕" w:hAnsi="맑은 고딕" w:cs="바탕"/>
          <w:szCs w:val="20"/>
        </w:rPr>
        <w:t>제3자로</w:t>
      </w:r>
      <w:r w:rsidRPr="001B3B1C">
        <w:rPr>
          <w:rFonts w:ascii="맑은 고딕" w:eastAsia="맑은 고딕" w:hAnsi="맑은 고딕"/>
          <w:szCs w:val="20"/>
        </w:rPr>
        <w:t xml:space="preserve"> </w:t>
      </w:r>
      <w:r w:rsidRPr="001B3B1C">
        <w:rPr>
          <w:rFonts w:ascii="맑은 고딕" w:eastAsia="맑은 고딕" w:hAnsi="맑은 고딕" w:cs="바탕"/>
          <w:szCs w:val="20"/>
        </w:rPr>
        <w:t>하여금</w:t>
      </w:r>
      <w:r w:rsidRPr="001B3B1C">
        <w:rPr>
          <w:rFonts w:ascii="맑은 고딕" w:eastAsia="맑은 고딕" w:hAnsi="맑은 고딕"/>
          <w:szCs w:val="20"/>
        </w:rPr>
        <w:t xml:space="preserve"> </w:t>
      </w:r>
      <w:r w:rsidRPr="001B3B1C">
        <w:rPr>
          <w:rFonts w:ascii="맑은 고딕" w:eastAsia="맑은 고딕" w:hAnsi="맑은 고딕" w:cs="바탕"/>
          <w:szCs w:val="20"/>
        </w:rPr>
        <w:t>판매실적을</w:t>
      </w:r>
      <w:r w:rsidRPr="001B3B1C">
        <w:rPr>
          <w:rFonts w:ascii="맑은 고딕" w:eastAsia="맑은 고딕" w:hAnsi="맑은 고딕"/>
          <w:szCs w:val="20"/>
        </w:rPr>
        <w:t xml:space="preserve"> </w:t>
      </w:r>
      <w:r w:rsidRPr="001B3B1C">
        <w:rPr>
          <w:rFonts w:ascii="맑은 고딕" w:eastAsia="맑은 고딕" w:hAnsi="맑은 고딕" w:cs="바탕"/>
          <w:szCs w:val="20"/>
        </w:rPr>
        <w:t>조사할</w:t>
      </w:r>
      <w:r w:rsidRPr="001B3B1C">
        <w:rPr>
          <w:rFonts w:ascii="맑은 고딕" w:eastAsia="맑은 고딕" w:hAnsi="맑은 고딕"/>
          <w:szCs w:val="20"/>
        </w:rPr>
        <w:t xml:space="preserve"> </w:t>
      </w:r>
      <w:r w:rsidRPr="001B3B1C">
        <w:rPr>
          <w:rFonts w:ascii="맑은 고딕" w:eastAsia="맑은 고딕" w:hAnsi="맑은 고딕" w:cs="바탕"/>
          <w:szCs w:val="20"/>
        </w:rPr>
        <w:t>수</w:t>
      </w:r>
      <w:r w:rsidRPr="001B3B1C">
        <w:rPr>
          <w:rFonts w:ascii="맑은 고딕" w:eastAsia="맑은 고딕" w:hAnsi="맑은 고딕"/>
          <w:szCs w:val="20"/>
        </w:rPr>
        <w:t xml:space="preserve"> </w:t>
      </w:r>
      <w:r w:rsidRPr="001B3B1C">
        <w:rPr>
          <w:rFonts w:ascii="맑은 고딕" w:eastAsia="맑은 고딕" w:hAnsi="맑은 고딕" w:cs="바탕"/>
          <w:szCs w:val="20"/>
        </w:rPr>
        <w:t>있도록</w:t>
      </w:r>
      <w:r w:rsidRPr="001B3B1C">
        <w:rPr>
          <w:rFonts w:ascii="맑은 고딕" w:eastAsia="맑은 고딕" w:hAnsi="맑은 고딕"/>
          <w:szCs w:val="20"/>
        </w:rPr>
        <w:t xml:space="preserve"> </w:t>
      </w:r>
      <w:r w:rsidRPr="001B3B1C">
        <w:rPr>
          <w:rFonts w:ascii="맑은 고딕" w:eastAsia="맑은 고딕" w:hAnsi="맑은 고딕" w:cs="바탕"/>
          <w:szCs w:val="20"/>
        </w:rPr>
        <w:t>협조하여야</w:t>
      </w:r>
      <w:r w:rsidRPr="001B3B1C">
        <w:rPr>
          <w:rFonts w:ascii="맑은 고딕" w:eastAsia="맑은 고딕" w:hAnsi="맑은 고딕"/>
          <w:szCs w:val="20"/>
        </w:rPr>
        <w:t xml:space="preserve"> </w:t>
      </w:r>
      <w:r w:rsidRPr="001B3B1C">
        <w:rPr>
          <w:rFonts w:ascii="맑은 고딕" w:eastAsia="맑은 고딕" w:hAnsi="맑은 고딕" w:cs="바탕"/>
          <w:szCs w:val="20"/>
        </w:rPr>
        <w:t>한다</w:t>
      </w:r>
    </w:p>
    <w:p w14:paraId="77FC39AF" w14:textId="77777777" w:rsidR="001B3B1C" w:rsidRPr="001B3B1C" w:rsidRDefault="001B3B1C" w:rsidP="004702A6"/>
    <w:p w14:paraId="4937F569" w14:textId="20B0EC76" w:rsidR="0055495D" w:rsidRPr="001B3B1C" w:rsidRDefault="0055495D" w:rsidP="0055495D">
      <w:pPr>
        <w:spacing w:after="0" w:line="276" w:lineRule="auto"/>
        <w:rPr>
          <w:rFonts w:ascii="맑은 고딕" w:eastAsia="맑은 고딕" w:hAnsi="맑은 고딕" w:cs="맑은 고딕"/>
          <w:szCs w:val="20"/>
        </w:rPr>
      </w:pPr>
      <w:proofErr w:type="gramStart"/>
      <w:r w:rsidRPr="001B3B1C">
        <w:rPr>
          <w:rFonts w:ascii="맑은 고딕" w:eastAsia="맑은 고딕" w:hAnsi="맑은 고딕" w:cs="맑은 고딕"/>
          <w:b/>
          <w:bCs/>
          <w:szCs w:val="20"/>
        </w:rPr>
        <w:t xml:space="preserve">제 </w:t>
      </w:r>
      <w:r w:rsidR="00F65A4D" w:rsidRPr="001B3B1C">
        <w:rPr>
          <w:rFonts w:ascii="맑은 고딕" w:eastAsia="맑은 고딕" w:hAnsi="맑은 고딕" w:cs="맑은 고딕"/>
          <w:b/>
          <w:bCs/>
          <w:szCs w:val="20"/>
        </w:rPr>
        <w:t>6</w:t>
      </w:r>
      <w:proofErr w:type="gramEnd"/>
      <w:r w:rsidRPr="001B3B1C">
        <w:rPr>
          <w:rFonts w:ascii="맑은 고딕" w:eastAsia="맑은 고딕" w:hAnsi="맑은 고딕" w:cs="맑은 고딕"/>
          <w:b/>
          <w:bCs/>
          <w:szCs w:val="20"/>
        </w:rPr>
        <w:t xml:space="preserve"> 조 (비밀유지 등)</w:t>
      </w:r>
    </w:p>
    <w:p w14:paraId="5AFD0C11" w14:textId="3A36C107" w:rsidR="0055495D" w:rsidRPr="001B3B1C" w:rsidRDefault="0055495D" w:rsidP="0055495D">
      <w:pPr>
        <w:spacing w:after="0" w:line="276" w:lineRule="auto"/>
        <w:ind w:firstLine="200"/>
        <w:rPr>
          <w:rFonts w:ascii="맑은 고딕" w:eastAsia="맑은 고딕" w:hAnsi="맑은 고딕" w:cs="맑은 고딕"/>
          <w:szCs w:val="20"/>
        </w:rPr>
      </w:pPr>
      <w:r w:rsidRPr="001B3B1C">
        <w:rPr>
          <w:rFonts w:ascii="맑은 고딕" w:eastAsia="맑은 고딕" w:hAnsi="맑은 고딕" w:cs="맑은 고딕"/>
          <w:szCs w:val="20"/>
        </w:rPr>
        <w:lastRenderedPageBreak/>
        <w:t xml:space="preserve">당사자들은 본 계약의 내용과 상대방으로부터 제공받은 정보에 대하여 비밀을 유지하고, 법령에 의한 경우를 제외하고 상대방의 사전 서면동의 없이 이를 제3자에게 공개, 누설하거나 본 계약의 목적 외로 사용하여서는 안 된다. 본 조의 의무는 본 계약이 종료되는 경우에도 효력을 가진다. </w:t>
      </w:r>
    </w:p>
    <w:p w14:paraId="706AB894" w14:textId="77777777" w:rsidR="0055495D" w:rsidRPr="001B3B1C" w:rsidRDefault="0055495D" w:rsidP="004702A6"/>
    <w:p w14:paraId="150E1A99" w14:textId="56927398" w:rsidR="0055495D" w:rsidRPr="001B3B1C" w:rsidRDefault="0055495D" w:rsidP="1EBBD3C7">
      <w:pPr>
        <w:rPr>
          <w:b/>
          <w:bCs/>
        </w:rPr>
      </w:pPr>
      <w:proofErr w:type="gramStart"/>
      <w:r w:rsidRPr="001B3B1C">
        <w:rPr>
          <w:b/>
          <w:bCs/>
        </w:rPr>
        <w:t xml:space="preserve">제 </w:t>
      </w:r>
      <w:r w:rsidR="00F65A4D" w:rsidRPr="001B3B1C">
        <w:rPr>
          <w:b/>
          <w:bCs/>
        </w:rPr>
        <w:t>7</w:t>
      </w:r>
      <w:proofErr w:type="gramEnd"/>
      <w:r w:rsidRPr="001B3B1C">
        <w:rPr>
          <w:b/>
          <w:bCs/>
        </w:rPr>
        <w:t xml:space="preserve"> 조 (계약의 해제/해지) </w:t>
      </w:r>
    </w:p>
    <w:p w14:paraId="591F2AF5" w14:textId="19DE5F70" w:rsidR="0055495D" w:rsidRPr="001B3B1C" w:rsidRDefault="0055495D" w:rsidP="0055495D">
      <w:r w:rsidRPr="001B3B1C">
        <w:t>1. 본 계약 당사자는 다음 각 호의 경우 본 계약을 상대방에 대한 서면(이메일 포함) 통지로써 즉시 해제•해지할 수 있다.</w:t>
      </w:r>
    </w:p>
    <w:p w14:paraId="1BBFEEDE" w14:textId="558C278A" w:rsidR="0055495D" w:rsidRPr="001B3B1C" w:rsidRDefault="0055495D" w:rsidP="0055495D">
      <w:r w:rsidRPr="001B3B1C">
        <w:t>(1) 본 계약 제</w:t>
      </w:r>
      <w:r w:rsidR="0071552C" w:rsidRPr="001B3B1C">
        <w:t>6</w:t>
      </w:r>
      <w:r w:rsidRPr="001B3B1C">
        <w:t>조의 비밀유지 의무를 위반한 경우</w:t>
      </w:r>
    </w:p>
    <w:p w14:paraId="2D3B89C6" w14:textId="3E4FB4E2" w:rsidR="0055495D" w:rsidRPr="001B3B1C" w:rsidRDefault="0055495D" w:rsidP="0055495D">
      <w:r w:rsidRPr="001B3B1C">
        <w:t>(2) "</w:t>
      </w:r>
      <w:r w:rsidR="5135B6E0" w:rsidRPr="001B3B1C">
        <w:t>아티스트</w:t>
      </w:r>
      <w:r w:rsidRPr="001B3B1C">
        <w:t>”</w:t>
      </w:r>
      <w:r w:rsidR="6D75F124" w:rsidRPr="001B3B1C">
        <w:t>가</w:t>
      </w:r>
      <w:r w:rsidRPr="001B3B1C">
        <w:t xml:space="preserve"> 정당한 사유없이 </w:t>
      </w:r>
      <w:r w:rsidR="659A49A1" w:rsidRPr="001B3B1C">
        <w:t>협의된 일정을 3회</w:t>
      </w:r>
      <w:r w:rsidRPr="001B3B1C">
        <w:t xml:space="preserve"> 이상 거부하여 </w:t>
      </w:r>
      <w:r w:rsidR="526CEA23" w:rsidRPr="001B3B1C">
        <w:t>제품의 개발</w:t>
      </w:r>
      <w:r w:rsidRPr="001B3B1C">
        <w:t xml:space="preserve"> 및 </w:t>
      </w:r>
      <w:r w:rsidR="555D787C" w:rsidRPr="001B3B1C">
        <w:t>출시</w:t>
      </w:r>
      <w:r w:rsidRPr="001B3B1C">
        <w:t>에 중대한 지장을 초래한 경우</w:t>
      </w:r>
    </w:p>
    <w:p w14:paraId="60214393" w14:textId="1876D35D" w:rsidR="0055495D" w:rsidRPr="001B3B1C" w:rsidRDefault="0055495D" w:rsidP="0055495D">
      <w:r w:rsidRPr="001B3B1C">
        <w:t>(3) “</w:t>
      </w:r>
      <w:r w:rsidR="119F0DF2" w:rsidRPr="001B3B1C">
        <w:t>아티스트</w:t>
      </w:r>
      <w:r w:rsidRPr="001B3B1C">
        <w:t>”</w:t>
      </w:r>
      <w:ins w:id="72" w:author="김현주 (Hyunjoo Kim)" w:date="2024-04-04T15:46:00Z">
        <w:r w:rsidR="00AD207D">
          <w:rPr>
            <w:rFonts w:hint="eastAsia"/>
          </w:rPr>
          <w:t xml:space="preserve"> </w:t>
        </w:r>
        <w:r w:rsidR="00AD207D">
          <w:t>‘</w:t>
        </w:r>
        <w:r w:rsidR="00AD207D">
          <w:rPr>
            <w:rFonts w:hint="eastAsia"/>
          </w:rPr>
          <w:t>원 계약</w:t>
        </w:r>
        <w:r w:rsidR="00AD207D">
          <w:t>’</w:t>
        </w:r>
      </w:ins>
      <w:del w:id="73" w:author="김현주 (Hyunjoo Kim)" w:date="2024-04-04T15:45:00Z">
        <w:r w:rsidR="27ADE6B6" w:rsidRPr="001B3B1C" w:rsidDel="00AD207D">
          <w:delText>가</w:delText>
        </w:r>
        <w:r w:rsidRPr="001B3B1C" w:rsidDel="00AD207D">
          <w:delText xml:space="preserve"> 본</w:delText>
        </w:r>
      </w:del>
      <w:del w:id="74" w:author="김현주 (Hyunjoo Kim)" w:date="2024-04-04T15:44:00Z">
        <w:r w:rsidRPr="001B3B1C" w:rsidDel="00AD207D">
          <w:delText xml:space="preserve"> 계약</w:delText>
        </w:r>
      </w:del>
      <w:r w:rsidRPr="001B3B1C">
        <w:t xml:space="preserve"> 제5조 제4항의 품위유지의무를 위반한 경우</w:t>
      </w:r>
    </w:p>
    <w:p w14:paraId="3189DABA" w14:textId="588C92E2" w:rsidR="0071552C" w:rsidRPr="001B3B1C" w:rsidRDefault="0071552C" w:rsidP="0055495D">
      <w:commentRangeStart w:id="75"/>
      <w:r w:rsidRPr="001B3B1C">
        <w:rPr>
          <w:rFonts w:hint="eastAsia"/>
        </w:rPr>
        <w:t>(</w:t>
      </w:r>
      <w:r w:rsidRPr="001B3B1C">
        <w:t xml:space="preserve">4) </w:t>
      </w:r>
      <w:r w:rsidRPr="001B3B1C">
        <w:rPr>
          <w:rFonts w:hint="eastAsia"/>
        </w:rPr>
        <w:t xml:space="preserve">그 외 </w:t>
      </w:r>
      <w:ins w:id="76" w:author="김현주 (Hyunjoo Kim)" w:date="2024-04-04T15:46:00Z">
        <w:r w:rsidR="00AD207D">
          <w:t>‘</w:t>
        </w:r>
      </w:ins>
      <w:r w:rsidRPr="001B3B1C">
        <w:rPr>
          <w:rFonts w:hint="eastAsia"/>
        </w:rPr>
        <w:t>원 계약</w:t>
      </w:r>
      <w:ins w:id="77" w:author="김현주 (Hyunjoo Kim)" w:date="2024-04-04T15:47:00Z">
        <w:r w:rsidR="00AD207D">
          <w:t>’</w:t>
        </w:r>
      </w:ins>
      <w:r w:rsidR="001B3B1C" w:rsidRPr="001B3B1C">
        <w:rPr>
          <w:rFonts w:hint="eastAsia"/>
        </w:rPr>
        <w:t>에서 정한 의무를 위반한 경우</w:t>
      </w:r>
      <w:commentRangeEnd w:id="75"/>
      <w:r w:rsidR="001B3B1C" w:rsidRPr="001B3B1C">
        <w:rPr>
          <w:rStyle w:val="a4"/>
        </w:rPr>
        <w:commentReference w:id="75"/>
      </w:r>
    </w:p>
    <w:p w14:paraId="33A50129" w14:textId="2EDBCACA" w:rsidR="008D40DA" w:rsidRPr="001B3B1C" w:rsidRDefault="0055495D" w:rsidP="0055495D">
      <w:r w:rsidRPr="001B3B1C">
        <w:t>2. “</w:t>
      </w:r>
      <w:r w:rsidR="32D0CD7B" w:rsidRPr="001B3B1C">
        <w:t>브랜드</w:t>
      </w:r>
      <w:r w:rsidRPr="001B3B1C">
        <w:t>” 또는 “소속사”는 계약상대방이 전항의 사유 외 본 계약상의 의무를 위반할 경우 상대방에게 7영업일의 기간을 두고 위반 내용의 시정을 최고한 후 시정되지 않을 경우 본 계약을 상대방에 대한 서면(이메일 포함) 통지로써 해제 또는 해지할 수 있다.</w:t>
      </w:r>
    </w:p>
    <w:p w14:paraId="2AE3AE9C" w14:textId="399FEE08" w:rsidR="0055495D" w:rsidRPr="001B3B1C" w:rsidRDefault="0055495D" w:rsidP="0055495D"/>
    <w:p w14:paraId="7CD6D952" w14:textId="650635AB" w:rsidR="0055495D" w:rsidRPr="001B3B1C" w:rsidRDefault="0055495D" w:rsidP="0055495D">
      <w:pPr>
        <w:rPr>
          <w:b/>
        </w:rPr>
      </w:pPr>
      <w:proofErr w:type="gramStart"/>
      <w:r w:rsidRPr="001B3B1C">
        <w:rPr>
          <w:rFonts w:hint="eastAsia"/>
          <w:b/>
        </w:rPr>
        <w:t>제</w:t>
      </w:r>
      <w:r w:rsidRPr="001B3B1C">
        <w:rPr>
          <w:b/>
        </w:rPr>
        <w:t xml:space="preserve"> </w:t>
      </w:r>
      <w:r w:rsidR="00F65A4D" w:rsidRPr="001B3B1C">
        <w:rPr>
          <w:b/>
        </w:rPr>
        <w:t>8</w:t>
      </w:r>
      <w:proofErr w:type="gramEnd"/>
      <w:r w:rsidRPr="001B3B1C">
        <w:rPr>
          <w:b/>
        </w:rPr>
        <w:t xml:space="preserve"> 조 (손해배상</w:t>
      </w:r>
      <w:r w:rsidR="001B3B1C" w:rsidRPr="001B3B1C">
        <w:rPr>
          <w:rFonts w:hint="eastAsia"/>
          <w:b/>
        </w:rPr>
        <w:t xml:space="preserve"> 및 불가항력의 사유</w:t>
      </w:r>
      <w:r w:rsidRPr="001B3B1C">
        <w:rPr>
          <w:b/>
        </w:rPr>
        <w:t>)</w:t>
      </w:r>
    </w:p>
    <w:p w14:paraId="3EC76077" w14:textId="5CEE7A1B" w:rsidR="0055495D" w:rsidRPr="001B3B1C" w:rsidRDefault="0055495D" w:rsidP="001B3B1C">
      <w:r w:rsidRPr="001B3B1C">
        <w:t xml:space="preserve">1. </w:t>
      </w:r>
      <w:r w:rsidR="001B3B1C" w:rsidRPr="001B3B1C">
        <w:rPr>
          <w:rFonts w:hint="eastAsia"/>
        </w:rPr>
        <w:t xml:space="preserve">손해배상 기준 및 분쟁의 해결은 모두 </w:t>
      </w:r>
      <w:ins w:id="78" w:author="김현주 (Hyunjoo Kim)" w:date="2024-04-04T15:47:00Z">
        <w:r w:rsidR="00AD207D">
          <w:t>‘</w:t>
        </w:r>
      </w:ins>
      <w:r w:rsidR="001B3B1C" w:rsidRPr="001B3B1C">
        <w:rPr>
          <w:rFonts w:hint="eastAsia"/>
        </w:rPr>
        <w:t>원</w:t>
      </w:r>
      <w:ins w:id="79" w:author="김현주 (Hyunjoo Kim)" w:date="2024-04-04T15:47:00Z">
        <w:r w:rsidR="00AD207D">
          <w:rPr>
            <w:rFonts w:hint="eastAsia"/>
          </w:rPr>
          <w:t xml:space="preserve"> </w:t>
        </w:r>
      </w:ins>
      <w:r w:rsidR="001B3B1C" w:rsidRPr="001B3B1C">
        <w:rPr>
          <w:rFonts w:hint="eastAsia"/>
        </w:rPr>
        <w:t>계약</w:t>
      </w:r>
      <w:ins w:id="80" w:author="김현주 (Hyunjoo Kim)" w:date="2024-04-04T15:47:00Z">
        <w:r w:rsidR="00AD207D">
          <w:t>’</w:t>
        </w:r>
      </w:ins>
      <w:r w:rsidR="001B3B1C" w:rsidRPr="001B3B1C">
        <w:rPr>
          <w:rFonts w:hint="eastAsia"/>
        </w:rPr>
        <w:t>을 따르도록 한다.</w:t>
      </w:r>
    </w:p>
    <w:p w14:paraId="6D045152" w14:textId="77777777" w:rsidR="008D40DA" w:rsidRPr="001B3B1C" w:rsidRDefault="008D40DA" w:rsidP="008D40DA"/>
    <w:p w14:paraId="37E9A704" w14:textId="61E95E5B" w:rsidR="00BB16A0" w:rsidRPr="001B3B1C" w:rsidRDefault="00AA4C18" w:rsidP="00BB16A0">
      <w:pPr>
        <w:pStyle w:val="a3"/>
        <w:ind w:firstLine="200"/>
        <w:rPr>
          <w:rFonts w:ascii="맑은 고딕" w:eastAsia="맑은 고딕" w:hAnsi="맑은 고딕" w:cs="바탕"/>
          <w:sz w:val="20"/>
          <w:szCs w:val="20"/>
        </w:rPr>
      </w:pPr>
      <w:r w:rsidRPr="001B3B1C">
        <w:rPr>
          <w:rFonts w:ascii="맑은 고딕" w:eastAsia="맑은 고딕" w:hAnsi="맑은 고딕"/>
          <w:sz w:val="20"/>
          <w:szCs w:val="20"/>
        </w:rPr>
        <w:t>위와 같이 계약을 체결하고 계약서 원본 4통을 작성,</w:t>
      </w:r>
      <w:r w:rsidR="00BB16A0" w:rsidRPr="001B3B1C">
        <w:rPr>
          <w:rFonts w:ascii="맑은 고딕" w:eastAsia="맑은 고딕" w:hAnsi="맑은 고딕"/>
          <w:sz w:val="20"/>
          <w:szCs w:val="20"/>
        </w:rPr>
        <w:t xml:space="preserve"> </w:t>
      </w:r>
      <w:r w:rsidRPr="001B3B1C">
        <w:rPr>
          <w:rFonts w:ascii="맑은 고딕" w:eastAsia="맑은 고딕" w:hAnsi="맑은 고딕"/>
          <w:sz w:val="20"/>
          <w:szCs w:val="20"/>
        </w:rPr>
        <w:t>각각</w:t>
      </w:r>
      <w:r w:rsidR="00BB16A0" w:rsidRPr="001B3B1C">
        <w:rPr>
          <w:rFonts w:ascii="맑은 고딕" w:eastAsia="맑은 고딕" w:hAnsi="맑은 고딕"/>
          <w:sz w:val="20"/>
          <w:szCs w:val="20"/>
        </w:rPr>
        <w:t xml:space="preserve"> </w:t>
      </w:r>
      <w:r w:rsidR="00BB16A0" w:rsidRPr="001B3B1C">
        <w:rPr>
          <w:rFonts w:ascii="맑은 고딕" w:eastAsia="맑은 고딕" w:hAnsi="맑은 고딕" w:cs="바탕"/>
          <w:sz w:val="20"/>
          <w:szCs w:val="20"/>
        </w:rPr>
        <w:t>서명</w:t>
      </w:r>
      <w:r w:rsidRPr="001B3B1C">
        <w:rPr>
          <w:rFonts w:ascii="맑은 고딕" w:eastAsia="맑은 고딕" w:hAnsi="맑은 고딕" w:cs="바탕"/>
          <w:sz w:val="20"/>
          <w:szCs w:val="20"/>
        </w:rPr>
        <w:t xml:space="preserve"> 또는 기명</w:t>
      </w:r>
      <w:r w:rsidR="00BB16A0" w:rsidRPr="001B3B1C">
        <w:rPr>
          <w:rFonts w:ascii="맑은 고딕" w:eastAsia="맑은 고딕" w:hAnsi="맑은 고딕"/>
          <w:sz w:val="20"/>
          <w:szCs w:val="20"/>
        </w:rPr>
        <w:t xml:space="preserve"> </w:t>
      </w:r>
      <w:r w:rsidR="00BB16A0" w:rsidRPr="001B3B1C">
        <w:rPr>
          <w:rFonts w:ascii="맑은 고딕" w:eastAsia="맑은 고딕" w:hAnsi="맑은 고딕" w:cs="바탕"/>
          <w:sz w:val="20"/>
          <w:szCs w:val="20"/>
        </w:rPr>
        <w:t>날인</w:t>
      </w:r>
      <w:r w:rsidRPr="001B3B1C">
        <w:rPr>
          <w:rFonts w:ascii="맑은 고딕" w:eastAsia="맑은 고딕" w:hAnsi="맑은 고딕" w:cs="바탕"/>
          <w:sz w:val="20"/>
          <w:szCs w:val="20"/>
        </w:rPr>
        <w:t xml:space="preserve"> 후</w:t>
      </w:r>
      <w:r w:rsidR="00BB16A0" w:rsidRPr="001B3B1C">
        <w:rPr>
          <w:rFonts w:ascii="맑은 고딕" w:eastAsia="맑은 고딕" w:hAnsi="맑은 고딕"/>
          <w:sz w:val="20"/>
          <w:szCs w:val="20"/>
        </w:rPr>
        <w:t xml:space="preserve"> </w:t>
      </w:r>
      <w:r w:rsidR="00BB16A0" w:rsidRPr="001B3B1C">
        <w:rPr>
          <w:rFonts w:ascii="맑은 고딕" w:eastAsia="맑은 고딕" w:hAnsi="맑은 고딕" w:cs="바탕"/>
          <w:sz w:val="20"/>
          <w:szCs w:val="20"/>
        </w:rPr>
        <w:t>“</w:t>
      </w:r>
      <w:r w:rsidR="32D0CD7B" w:rsidRPr="001B3B1C">
        <w:rPr>
          <w:rFonts w:ascii="맑은 고딕" w:eastAsia="맑은 고딕" w:hAnsi="맑은 고딕" w:cs="바탕"/>
          <w:sz w:val="20"/>
          <w:szCs w:val="20"/>
        </w:rPr>
        <w:t>브랜드</w:t>
      </w:r>
      <w:r w:rsidR="00BB16A0" w:rsidRPr="001B3B1C">
        <w:rPr>
          <w:rFonts w:ascii="맑은 고딕" w:eastAsia="맑은 고딕" w:hAnsi="맑은 고딕" w:cs="바탕"/>
          <w:sz w:val="20"/>
          <w:szCs w:val="20"/>
        </w:rPr>
        <w:t>”</w:t>
      </w:r>
      <w:r w:rsidRPr="001B3B1C">
        <w:rPr>
          <w:rFonts w:ascii="맑은 고딕" w:eastAsia="맑은 고딕" w:hAnsi="맑은 고딕" w:cs="바탕"/>
          <w:sz w:val="20"/>
          <w:szCs w:val="20"/>
        </w:rPr>
        <w:t>와 “소속사”,</w:t>
      </w:r>
      <w:r w:rsidR="00BB16A0" w:rsidRPr="001B3B1C">
        <w:rPr>
          <w:rFonts w:ascii="맑은 고딕" w:eastAsia="맑은 고딕" w:hAnsi="맑은 고딕"/>
          <w:sz w:val="20"/>
          <w:szCs w:val="20"/>
        </w:rPr>
        <w:t xml:space="preserve"> </w:t>
      </w:r>
      <w:r w:rsidR="00BB16A0" w:rsidRPr="001B3B1C">
        <w:rPr>
          <w:rFonts w:ascii="맑은 고딕" w:eastAsia="맑은 고딕" w:hAnsi="맑은 고딕" w:cs="바탕"/>
          <w:sz w:val="20"/>
          <w:szCs w:val="20"/>
        </w:rPr>
        <w:t>“</w:t>
      </w:r>
      <w:r w:rsidR="119F0DF2" w:rsidRPr="001B3B1C">
        <w:rPr>
          <w:rFonts w:ascii="맑은 고딕" w:eastAsia="맑은 고딕" w:hAnsi="맑은 고딕" w:cs="바탕"/>
          <w:sz w:val="20"/>
          <w:szCs w:val="20"/>
        </w:rPr>
        <w:t>아티스트</w:t>
      </w:r>
      <w:r w:rsidR="00BB16A0" w:rsidRPr="001B3B1C">
        <w:rPr>
          <w:rFonts w:ascii="맑은 고딕" w:eastAsia="맑은 고딕" w:hAnsi="맑은 고딕" w:cs="바탕"/>
          <w:sz w:val="20"/>
          <w:szCs w:val="20"/>
        </w:rPr>
        <w:t>”</w:t>
      </w:r>
      <w:r w:rsidR="2E0F3A38" w:rsidRPr="001B3B1C">
        <w:rPr>
          <w:rFonts w:ascii="맑은 고딕" w:eastAsia="맑은 고딕" w:hAnsi="맑은 고딕" w:cs="바탕"/>
          <w:sz w:val="20"/>
          <w:szCs w:val="20"/>
        </w:rPr>
        <w:t>가</w:t>
      </w:r>
      <w:r w:rsidR="00BB16A0" w:rsidRPr="001B3B1C">
        <w:rPr>
          <w:rFonts w:ascii="맑은 고딕" w:eastAsia="맑은 고딕" w:hAnsi="맑은 고딕"/>
          <w:sz w:val="20"/>
          <w:szCs w:val="20"/>
        </w:rPr>
        <w:t xml:space="preserve"> </w:t>
      </w:r>
      <w:r w:rsidR="00BB16A0" w:rsidRPr="001B3B1C">
        <w:rPr>
          <w:rFonts w:ascii="맑은 고딕" w:eastAsia="맑은 고딕" w:hAnsi="맑은 고딕" w:cs="바탕"/>
          <w:sz w:val="20"/>
          <w:szCs w:val="20"/>
        </w:rPr>
        <w:t>각각</w:t>
      </w:r>
      <w:r w:rsidR="00BB16A0" w:rsidRPr="001B3B1C">
        <w:rPr>
          <w:rFonts w:ascii="맑은 고딕" w:eastAsia="맑은 고딕" w:hAnsi="맑은 고딕"/>
          <w:sz w:val="20"/>
          <w:szCs w:val="20"/>
        </w:rPr>
        <w:t xml:space="preserve"> </w:t>
      </w:r>
      <w:r w:rsidR="00BB16A0" w:rsidRPr="001B3B1C">
        <w:rPr>
          <w:rFonts w:ascii="맑은 고딕" w:eastAsia="맑은 고딕" w:hAnsi="맑은 고딕" w:cs="바탕"/>
          <w:sz w:val="20"/>
          <w:szCs w:val="20"/>
        </w:rPr>
        <w:t>1부씩</w:t>
      </w:r>
      <w:r w:rsidR="00BB16A0" w:rsidRPr="001B3B1C">
        <w:rPr>
          <w:rFonts w:ascii="맑은 고딕" w:eastAsia="맑은 고딕" w:hAnsi="맑은 고딕"/>
          <w:sz w:val="20"/>
          <w:szCs w:val="20"/>
        </w:rPr>
        <w:t xml:space="preserve"> </w:t>
      </w:r>
      <w:r w:rsidR="00BB16A0" w:rsidRPr="001B3B1C">
        <w:rPr>
          <w:rFonts w:ascii="맑은 고딕" w:eastAsia="맑은 고딕" w:hAnsi="맑은 고딕" w:cs="바탕"/>
          <w:sz w:val="20"/>
          <w:szCs w:val="20"/>
        </w:rPr>
        <w:t>보관한다.</w:t>
      </w:r>
    </w:p>
    <w:p w14:paraId="58B4C10C" w14:textId="77777777" w:rsidR="00686AB8" w:rsidRPr="001B3B1C" w:rsidRDefault="00686AB8" w:rsidP="008D40DA"/>
    <w:p w14:paraId="6EBA8A2E" w14:textId="77777777" w:rsidR="003A3398" w:rsidRPr="001B3B1C" w:rsidRDefault="003A3398" w:rsidP="008D40DA"/>
    <w:p w14:paraId="055409B1" w14:textId="77777777" w:rsidR="003A3398" w:rsidRPr="001B3B1C" w:rsidRDefault="003A3398" w:rsidP="003A3398">
      <w:pPr>
        <w:pStyle w:val="a3"/>
        <w:wordWrap/>
        <w:jc w:val="center"/>
        <w:rPr>
          <w:rFonts w:ascii="맑은 고딕" w:eastAsia="맑은 고딕" w:hAnsi="맑은 고딕" w:cs="바탕"/>
          <w:sz w:val="20"/>
          <w:szCs w:val="20"/>
        </w:rPr>
      </w:pPr>
      <w:r w:rsidRPr="001B3B1C">
        <w:rPr>
          <w:rFonts w:ascii="맑은 고딕" w:eastAsia="맑은 고딕" w:hAnsi="맑은 고딕" w:cs="바탕"/>
          <w:sz w:val="20"/>
          <w:szCs w:val="20"/>
        </w:rPr>
        <w:t>20</w:t>
      </w:r>
      <w:r w:rsidRPr="001B3B1C">
        <w:rPr>
          <w:rFonts w:ascii="맑은 고딕" w:eastAsia="맑은 고딕" w:hAnsi="맑은 고딕"/>
          <w:sz w:val="20"/>
          <w:szCs w:val="20"/>
        </w:rPr>
        <w:t xml:space="preserve">24 </w:t>
      </w:r>
      <w:r w:rsidRPr="001B3B1C">
        <w:rPr>
          <w:rFonts w:ascii="맑은 고딕" w:eastAsia="맑은 고딕" w:hAnsi="맑은 고딕" w:cs="바탕" w:hint="eastAsia"/>
          <w:sz w:val="20"/>
          <w:szCs w:val="20"/>
        </w:rPr>
        <w:t>년</w:t>
      </w:r>
      <w:r w:rsidRPr="001B3B1C">
        <w:rPr>
          <w:rFonts w:ascii="맑은 고딕" w:eastAsia="맑은 고딕" w:hAnsi="맑은 고딕"/>
          <w:sz w:val="20"/>
          <w:szCs w:val="20"/>
        </w:rPr>
        <w:t xml:space="preserve"> 4 </w:t>
      </w:r>
      <w:r w:rsidRPr="001B3B1C">
        <w:rPr>
          <w:rFonts w:ascii="맑은 고딕" w:eastAsia="맑은 고딕" w:hAnsi="맑은 고딕" w:cs="바탕" w:hint="eastAsia"/>
          <w:sz w:val="20"/>
          <w:szCs w:val="20"/>
        </w:rPr>
        <w:t>월</w:t>
      </w:r>
      <w:r w:rsidRPr="001B3B1C">
        <w:rPr>
          <w:rFonts w:ascii="맑은 고딕" w:eastAsia="맑은 고딕" w:hAnsi="맑은 고딕"/>
          <w:sz w:val="20"/>
          <w:szCs w:val="20"/>
        </w:rPr>
        <w:t xml:space="preserve">    </w:t>
      </w:r>
      <w:r w:rsidRPr="001B3B1C">
        <w:rPr>
          <w:rFonts w:ascii="맑은 고딕" w:eastAsia="맑은 고딕" w:hAnsi="맑은 고딕" w:cs="바탕" w:hint="eastAsia"/>
          <w:sz w:val="20"/>
          <w:szCs w:val="20"/>
        </w:rPr>
        <w:t>일</w:t>
      </w:r>
    </w:p>
    <w:p w14:paraId="04046BE6" w14:textId="77777777" w:rsidR="003A3398" w:rsidRPr="001B3B1C" w:rsidRDefault="003A3398" w:rsidP="003A3398">
      <w:pPr>
        <w:pStyle w:val="a3"/>
        <w:rPr>
          <w:rFonts w:ascii="맑은 고딕" w:eastAsia="맑은 고딕" w:hAnsi="맑은 고딕"/>
          <w:sz w:val="20"/>
          <w:szCs w:val="20"/>
        </w:rPr>
      </w:pPr>
    </w:p>
    <w:p w14:paraId="1FE74FFC" w14:textId="4BD1A8F7" w:rsidR="00AA4C18" w:rsidRPr="001B3B1C" w:rsidRDefault="00AA4C18" w:rsidP="6E6C1DB6">
      <w:pPr>
        <w:tabs>
          <w:tab w:val="left" w:pos="1474"/>
        </w:tabs>
        <w:spacing w:after="0" w:line="276" w:lineRule="auto"/>
        <w:ind w:left="1050" w:right="2350" w:hanging="1180"/>
        <w:jc w:val="left"/>
        <w:rPr>
          <w:rFonts w:ascii="맑은 고딕" w:eastAsia="맑은 고딕" w:hAnsi="맑은 고딕" w:cs="맑은 고딕"/>
          <w:sz w:val="22"/>
        </w:rPr>
      </w:pPr>
      <w:r w:rsidRPr="001B3B1C">
        <w:rPr>
          <w:rFonts w:ascii="맑은 고딕" w:eastAsia="맑은 고딕" w:hAnsi="맑은 고딕" w:cs="맑은 고딕"/>
          <w:b/>
          <w:bCs/>
          <w:sz w:val="22"/>
        </w:rPr>
        <w:t>“</w:t>
      </w:r>
      <w:r w:rsidR="32D0CD7B" w:rsidRPr="001B3B1C">
        <w:rPr>
          <w:rFonts w:ascii="맑은 고딕" w:eastAsia="맑은 고딕" w:hAnsi="맑은 고딕" w:cs="맑은 고딕"/>
          <w:b/>
          <w:bCs/>
          <w:sz w:val="22"/>
        </w:rPr>
        <w:t>브랜드</w:t>
      </w:r>
      <w:r w:rsidRPr="001B3B1C">
        <w:rPr>
          <w:rFonts w:ascii="맑은 고딕" w:eastAsia="맑은 고딕" w:hAnsi="맑은 고딕" w:cs="맑은 고딕"/>
          <w:b/>
          <w:bCs/>
          <w:sz w:val="22"/>
        </w:rPr>
        <w:t xml:space="preserve">” </w:t>
      </w:r>
    </w:p>
    <w:p w14:paraId="07F4314B" w14:textId="6A1E3549" w:rsidR="00AA4C18" w:rsidRPr="001B3B1C" w:rsidRDefault="00AA4C18" w:rsidP="00AA4C18">
      <w:pPr>
        <w:tabs>
          <w:tab w:val="left" w:pos="1474"/>
        </w:tabs>
        <w:spacing w:after="0" w:line="276" w:lineRule="auto"/>
        <w:ind w:left="1050" w:right="2350" w:hanging="1180"/>
        <w:jc w:val="left"/>
        <w:rPr>
          <w:rFonts w:ascii="맑은 고딕" w:eastAsia="맑은 고딕" w:hAnsi="맑은 고딕" w:cs="맑은 고딕"/>
          <w:szCs w:val="20"/>
        </w:rPr>
      </w:pPr>
      <w:r w:rsidRPr="001B3B1C">
        <w:rPr>
          <w:rFonts w:ascii="맑은 고딕" w:eastAsia="맑은 고딕" w:hAnsi="맑은 고딕" w:cs="맑은 고딕"/>
          <w:szCs w:val="20"/>
        </w:rPr>
        <w:t xml:space="preserve">주 </w:t>
      </w:r>
      <w:proofErr w:type="gramStart"/>
      <w:r w:rsidRPr="001B3B1C">
        <w:rPr>
          <w:rFonts w:ascii="맑은 고딕" w:eastAsia="맑은 고딕" w:hAnsi="맑은 고딕" w:cs="맑은 고딕"/>
          <w:szCs w:val="20"/>
        </w:rPr>
        <w:t>소 :</w:t>
      </w:r>
      <w:proofErr w:type="gramEnd"/>
      <w:r w:rsidR="001E5F7E" w:rsidRPr="001B3B1C">
        <w:rPr>
          <w:rFonts w:ascii="맑은 고딕" w:eastAsia="맑은 고딕" w:hAnsi="맑은 고딕" w:cs="맑은 고딕"/>
          <w:szCs w:val="20"/>
        </w:rPr>
        <w:t xml:space="preserve"> </w:t>
      </w:r>
      <w:r w:rsidR="001E5F7E" w:rsidRPr="001B3B1C">
        <w:rPr>
          <w:rFonts w:ascii="맑은 고딕" w:eastAsia="맑은 고딕" w:hAnsi="맑은 고딕" w:cs="맑은 고딕" w:hint="eastAsia"/>
          <w:szCs w:val="20"/>
        </w:rPr>
        <w:t xml:space="preserve">서울특별시 송파구 </w:t>
      </w:r>
      <w:proofErr w:type="spellStart"/>
      <w:r w:rsidR="001E5F7E" w:rsidRPr="001B3B1C">
        <w:rPr>
          <w:rFonts w:ascii="맑은 고딕" w:eastAsia="맑은 고딕" w:hAnsi="맑은 고딕" w:cs="맑은 고딕" w:hint="eastAsia"/>
          <w:szCs w:val="20"/>
        </w:rPr>
        <w:t>오금로</w:t>
      </w:r>
      <w:proofErr w:type="spellEnd"/>
      <w:r w:rsidR="001E5F7E" w:rsidRPr="001B3B1C">
        <w:rPr>
          <w:rFonts w:ascii="맑은 고딕" w:eastAsia="맑은 고딕" w:hAnsi="맑은 고딕" w:cs="맑은 고딕"/>
          <w:szCs w:val="20"/>
        </w:rPr>
        <w:t xml:space="preserve">311, </w:t>
      </w:r>
      <w:proofErr w:type="spellStart"/>
      <w:r w:rsidR="001E5F7E" w:rsidRPr="001B3B1C">
        <w:rPr>
          <w:rFonts w:ascii="맑은 고딕" w:eastAsia="맑은 고딕" w:hAnsi="맑은 고딕" w:cs="맑은 고딕" w:hint="eastAsia"/>
          <w:szCs w:val="20"/>
        </w:rPr>
        <w:t>퍼시스본사</w:t>
      </w:r>
      <w:proofErr w:type="spellEnd"/>
    </w:p>
    <w:p w14:paraId="3E13CD4F" w14:textId="597222B2" w:rsidR="00AA4C18" w:rsidRPr="001B3B1C" w:rsidRDefault="00AA4C18" w:rsidP="00AA4C18">
      <w:pPr>
        <w:tabs>
          <w:tab w:val="left" w:pos="1474"/>
        </w:tabs>
        <w:spacing w:after="0" w:line="276" w:lineRule="auto"/>
        <w:ind w:left="1050" w:right="2350" w:hanging="1180"/>
        <w:jc w:val="left"/>
        <w:rPr>
          <w:rFonts w:ascii="맑은 고딕" w:eastAsia="맑은 고딕" w:hAnsi="맑은 고딕" w:cs="맑은 고딕"/>
          <w:szCs w:val="20"/>
        </w:rPr>
      </w:pPr>
      <w:r w:rsidRPr="001B3B1C">
        <w:rPr>
          <w:rFonts w:ascii="맑은 고딕" w:eastAsia="맑은 고딕" w:hAnsi="맑은 고딕" w:cs="맑은 고딕"/>
          <w:szCs w:val="20"/>
        </w:rPr>
        <w:t xml:space="preserve">상 </w:t>
      </w:r>
      <w:proofErr w:type="gramStart"/>
      <w:r w:rsidRPr="001B3B1C">
        <w:rPr>
          <w:rFonts w:ascii="맑은 고딕" w:eastAsia="맑은 고딕" w:hAnsi="맑은 고딕" w:cs="맑은 고딕"/>
          <w:szCs w:val="20"/>
        </w:rPr>
        <w:t>호 :</w:t>
      </w:r>
      <w:proofErr w:type="gramEnd"/>
      <w:r w:rsidR="001E5F7E" w:rsidRPr="001B3B1C">
        <w:rPr>
          <w:rFonts w:ascii="맑은 고딕" w:eastAsia="맑은 고딕" w:hAnsi="맑은 고딕" w:cs="맑은 고딕"/>
          <w:szCs w:val="20"/>
        </w:rPr>
        <w:t xml:space="preserve"> ㈜</w:t>
      </w:r>
      <w:proofErr w:type="spellStart"/>
      <w:r w:rsidR="001E5F7E" w:rsidRPr="001B3B1C">
        <w:rPr>
          <w:rFonts w:ascii="맑은 고딕" w:eastAsia="맑은 고딕" w:hAnsi="맑은 고딕" w:cs="맑은 고딕" w:hint="eastAsia"/>
          <w:szCs w:val="20"/>
        </w:rPr>
        <w:t>일룸</w:t>
      </w:r>
      <w:proofErr w:type="spellEnd"/>
    </w:p>
    <w:p w14:paraId="18B818FB" w14:textId="2BEE5DCA" w:rsidR="00AA4C18" w:rsidRPr="001B3B1C" w:rsidRDefault="00AA4C18" w:rsidP="00AA4C18">
      <w:pPr>
        <w:tabs>
          <w:tab w:val="left" w:pos="1474"/>
        </w:tabs>
        <w:spacing w:after="0" w:line="276" w:lineRule="auto"/>
        <w:ind w:left="1050" w:right="2350" w:hanging="1180"/>
        <w:jc w:val="left"/>
        <w:rPr>
          <w:rFonts w:ascii="맑은 고딕" w:eastAsia="맑은 고딕" w:hAnsi="맑은 고딕" w:cs="맑은 고딕"/>
          <w:szCs w:val="20"/>
        </w:rPr>
      </w:pPr>
      <w:r w:rsidRPr="001B3B1C">
        <w:rPr>
          <w:rFonts w:ascii="맑은 고딕" w:eastAsia="맑은 고딕" w:hAnsi="맑은 고딕" w:cs="맑은 고딕"/>
          <w:szCs w:val="20"/>
        </w:rPr>
        <w:lastRenderedPageBreak/>
        <w:t xml:space="preserve">대 </w:t>
      </w:r>
      <w:proofErr w:type="gramStart"/>
      <w:r w:rsidRPr="001B3B1C">
        <w:rPr>
          <w:rFonts w:ascii="맑은 고딕" w:eastAsia="맑은 고딕" w:hAnsi="맑은 고딕" w:cs="맑은 고딕"/>
          <w:szCs w:val="20"/>
        </w:rPr>
        <w:t>표 :</w:t>
      </w:r>
      <w:proofErr w:type="gramEnd"/>
      <w:r w:rsidRPr="001B3B1C">
        <w:rPr>
          <w:rFonts w:ascii="맑은 고딕" w:eastAsia="맑은 고딕" w:hAnsi="맑은 고딕" w:cs="맑은 고딕"/>
          <w:szCs w:val="20"/>
        </w:rPr>
        <w:t xml:space="preserve"> </w:t>
      </w:r>
      <w:r w:rsidR="001E5F7E" w:rsidRPr="001B3B1C">
        <w:rPr>
          <w:rFonts w:ascii="맑은 고딕" w:eastAsia="맑은 고딕" w:hAnsi="맑은 고딕" w:cs="맑은 고딕" w:hint="eastAsia"/>
          <w:szCs w:val="20"/>
        </w:rPr>
        <w:t xml:space="preserve">정 보 은 </w:t>
      </w:r>
      <w:r w:rsidRPr="001B3B1C">
        <w:rPr>
          <w:rFonts w:ascii="맑은 고딕" w:eastAsia="맑은 고딕" w:hAnsi="맑은 고딕" w:cs="맑은 고딕"/>
          <w:szCs w:val="20"/>
        </w:rPr>
        <w:t>(인)</w:t>
      </w:r>
    </w:p>
    <w:p w14:paraId="69A32162" w14:textId="77777777" w:rsidR="00AA4C18" w:rsidRPr="001B3B1C" w:rsidRDefault="00AA4C18" w:rsidP="00AA4C18">
      <w:pPr>
        <w:tabs>
          <w:tab w:val="left" w:pos="1474"/>
        </w:tabs>
        <w:spacing w:after="0" w:line="276" w:lineRule="auto"/>
        <w:ind w:right="2350"/>
        <w:jc w:val="left"/>
        <w:rPr>
          <w:rFonts w:ascii="맑은 고딕" w:eastAsia="맑은 고딕" w:hAnsi="맑은 고딕" w:cs="맑은 고딕"/>
          <w:szCs w:val="20"/>
        </w:rPr>
      </w:pPr>
    </w:p>
    <w:p w14:paraId="3244A264" w14:textId="77777777" w:rsidR="00AA4C18" w:rsidRPr="001B3B1C" w:rsidRDefault="00AA4C18" w:rsidP="00AA4C18">
      <w:pPr>
        <w:tabs>
          <w:tab w:val="left" w:pos="1474"/>
        </w:tabs>
        <w:spacing w:after="0" w:line="276" w:lineRule="auto"/>
        <w:ind w:left="-130" w:right="2350" w:firstLine="756"/>
        <w:jc w:val="left"/>
        <w:rPr>
          <w:rFonts w:ascii="맑은 고딕" w:eastAsia="맑은 고딕" w:hAnsi="맑은 고딕" w:cs="맑은 고딕"/>
          <w:szCs w:val="20"/>
        </w:rPr>
      </w:pPr>
    </w:p>
    <w:p w14:paraId="0E169E7D" w14:textId="77777777" w:rsidR="00AA4C18" w:rsidRPr="001B3B1C" w:rsidRDefault="00AA4C18" w:rsidP="00AA4C18">
      <w:pPr>
        <w:tabs>
          <w:tab w:val="left" w:pos="1474"/>
        </w:tabs>
        <w:spacing w:after="0" w:line="276" w:lineRule="auto"/>
        <w:ind w:left="1050" w:right="2350" w:hanging="1180"/>
        <w:jc w:val="left"/>
        <w:rPr>
          <w:rFonts w:ascii="맑은 고딕" w:eastAsia="맑은 고딕" w:hAnsi="맑은 고딕" w:cs="맑은 고딕"/>
          <w:sz w:val="22"/>
        </w:rPr>
      </w:pPr>
      <w:r w:rsidRPr="001B3B1C">
        <w:rPr>
          <w:rFonts w:ascii="맑은 고딕" w:eastAsia="맑은 고딕" w:hAnsi="맑은 고딕" w:cs="맑은 고딕"/>
          <w:b/>
          <w:bCs/>
          <w:sz w:val="22"/>
        </w:rPr>
        <w:t xml:space="preserve">“소속사” </w:t>
      </w:r>
    </w:p>
    <w:p w14:paraId="14CAD1D1" w14:textId="77777777" w:rsidR="00AA4C18" w:rsidRPr="001B3B1C" w:rsidRDefault="00AA4C18" w:rsidP="00AA4C18">
      <w:pPr>
        <w:tabs>
          <w:tab w:val="left" w:pos="1474"/>
        </w:tabs>
        <w:spacing w:after="0" w:line="276" w:lineRule="auto"/>
        <w:ind w:left="1050" w:right="2350" w:hanging="1180"/>
        <w:jc w:val="left"/>
        <w:rPr>
          <w:rFonts w:ascii="맑은 고딕" w:eastAsia="맑은 고딕" w:hAnsi="맑은 고딕" w:cs="맑은 고딕"/>
          <w:szCs w:val="20"/>
        </w:rPr>
      </w:pPr>
      <w:r w:rsidRPr="001B3B1C">
        <w:rPr>
          <w:rFonts w:ascii="맑은 고딕" w:eastAsia="맑은 고딕" w:hAnsi="맑은 고딕" w:cs="맑은 고딕"/>
          <w:szCs w:val="20"/>
        </w:rPr>
        <w:t xml:space="preserve">주 </w:t>
      </w:r>
      <w:proofErr w:type="gramStart"/>
      <w:r w:rsidRPr="001B3B1C">
        <w:rPr>
          <w:rFonts w:ascii="맑은 고딕" w:eastAsia="맑은 고딕" w:hAnsi="맑은 고딕" w:cs="맑은 고딕"/>
          <w:szCs w:val="20"/>
        </w:rPr>
        <w:t>소 :</w:t>
      </w:r>
      <w:proofErr w:type="gramEnd"/>
      <w:r w:rsidRPr="001B3B1C">
        <w:rPr>
          <w:rFonts w:ascii="맑은 고딕" w:eastAsia="맑은 고딕" w:hAnsi="맑은 고딕" w:cs="맑은 고딕"/>
          <w:szCs w:val="20"/>
        </w:rPr>
        <w:t xml:space="preserve"> 서울특별시 강남구 </w:t>
      </w:r>
      <w:proofErr w:type="spellStart"/>
      <w:r w:rsidRPr="001B3B1C">
        <w:rPr>
          <w:rFonts w:ascii="맑은 고딕" w:eastAsia="맑은 고딕" w:hAnsi="맑은 고딕" w:cs="맑은 고딕"/>
          <w:szCs w:val="20"/>
        </w:rPr>
        <w:t>언주로</w:t>
      </w:r>
      <w:proofErr w:type="spellEnd"/>
      <w:r w:rsidRPr="001B3B1C">
        <w:rPr>
          <w:rFonts w:ascii="맑은 고딕" w:eastAsia="맑은 고딕" w:hAnsi="맑은 고딕" w:cs="맑은 고딕"/>
          <w:szCs w:val="20"/>
        </w:rPr>
        <w:t>135길 32-10</w:t>
      </w:r>
    </w:p>
    <w:p w14:paraId="43DFFF70" w14:textId="77777777" w:rsidR="00AA4C18" w:rsidRPr="001B3B1C" w:rsidRDefault="00AA4C18" w:rsidP="00AA4C18">
      <w:pPr>
        <w:tabs>
          <w:tab w:val="left" w:pos="1486"/>
        </w:tabs>
        <w:spacing w:after="0" w:line="276" w:lineRule="auto"/>
        <w:ind w:left="1050" w:right="2350" w:hanging="1180"/>
        <w:jc w:val="left"/>
        <w:rPr>
          <w:rFonts w:ascii="맑은 고딕" w:eastAsia="맑은 고딕" w:hAnsi="맑은 고딕" w:cs="맑은 고딕"/>
          <w:szCs w:val="20"/>
        </w:rPr>
      </w:pPr>
      <w:r w:rsidRPr="001B3B1C">
        <w:rPr>
          <w:rFonts w:ascii="맑은 고딕" w:eastAsia="맑은 고딕" w:hAnsi="맑은 고딕" w:cs="맑은 고딕"/>
          <w:szCs w:val="20"/>
        </w:rPr>
        <w:t xml:space="preserve">상 </w:t>
      </w:r>
      <w:proofErr w:type="gramStart"/>
      <w:r w:rsidRPr="001B3B1C">
        <w:rPr>
          <w:rFonts w:ascii="맑은 고딕" w:eastAsia="맑은 고딕" w:hAnsi="맑은 고딕" w:cs="맑은 고딕"/>
          <w:szCs w:val="20"/>
        </w:rPr>
        <w:t>호 :</w:t>
      </w:r>
      <w:proofErr w:type="gramEnd"/>
      <w:r w:rsidRPr="001B3B1C">
        <w:rPr>
          <w:rFonts w:ascii="맑은 고딕" w:eastAsia="맑은 고딕" w:hAnsi="맑은 고딕" w:cs="맑은 고딕"/>
          <w:szCs w:val="20"/>
        </w:rPr>
        <w:t xml:space="preserve"> ㈜안테나</w:t>
      </w:r>
    </w:p>
    <w:p w14:paraId="03575497" w14:textId="77777777" w:rsidR="00AA4C18" w:rsidRPr="001B3B1C" w:rsidRDefault="00AA4C18" w:rsidP="00AA4C18">
      <w:pPr>
        <w:tabs>
          <w:tab w:val="left" w:pos="1486"/>
        </w:tabs>
        <w:spacing w:after="0" w:line="276" w:lineRule="auto"/>
        <w:ind w:left="1050" w:right="2350" w:hanging="1180"/>
        <w:jc w:val="left"/>
        <w:rPr>
          <w:rFonts w:ascii="맑은 고딕" w:eastAsia="맑은 고딕" w:hAnsi="맑은 고딕" w:cs="맑은 고딕"/>
          <w:szCs w:val="20"/>
        </w:rPr>
      </w:pPr>
      <w:proofErr w:type="gramStart"/>
      <w:r w:rsidRPr="001B3B1C">
        <w:rPr>
          <w:rFonts w:ascii="맑은 고딕" w:eastAsia="맑은 고딕" w:hAnsi="맑은 고딕" w:cs="맑은 고딕"/>
          <w:szCs w:val="20"/>
        </w:rPr>
        <w:t>대표이사 :</w:t>
      </w:r>
      <w:proofErr w:type="gramEnd"/>
      <w:r w:rsidRPr="001B3B1C">
        <w:rPr>
          <w:rFonts w:ascii="맑은 고딕" w:eastAsia="맑은 고딕" w:hAnsi="맑은 고딕" w:cs="맑은 고딕"/>
          <w:szCs w:val="20"/>
        </w:rPr>
        <w:t xml:space="preserve"> 유 희 열    (인)</w:t>
      </w:r>
    </w:p>
    <w:p w14:paraId="4854E3B8" w14:textId="77777777" w:rsidR="00AA4C18" w:rsidRPr="001B3B1C" w:rsidRDefault="00AA4C18" w:rsidP="00AA4C18">
      <w:pPr>
        <w:tabs>
          <w:tab w:val="left" w:pos="1486"/>
        </w:tabs>
        <w:spacing w:after="0" w:line="276" w:lineRule="auto"/>
        <w:ind w:left="-130" w:right="2350" w:firstLine="756"/>
        <w:jc w:val="left"/>
        <w:rPr>
          <w:rFonts w:ascii="맑은 고딕" w:eastAsia="맑은 고딕" w:hAnsi="맑은 고딕" w:cs="맑은 고딕"/>
          <w:szCs w:val="20"/>
        </w:rPr>
      </w:pPr>
    </w:p>
    <w:p w14:paraId="7BB0F2E4" w14:textId="77777777" w:rsidR="00AA4C18" w:rsidRPr="001B3B1C" w:rsidRDefault="00AA4C18" w:rsidP="00AA4C18">
      <w:pPr>
        <w:tabs>
          <w:tab w:val="left" w:pos="1486"/>
        </w:tabs>
        <w:spacing w:after="0" w:line="276" w:lineRule="auto"/>
        <w:ind w:left="-130" w:right="2350" w:firstLine="756"/>
        <w:jc w:val="left"/>
        <w:rPr>
          <w:rFonts w:ascii="맑은 고딕" w:eastAsia="맑은 고딕" w:hAnsi="맑은 고딕" w:cs="맑은 고딕"/>
          <w:szCs w:val="20"/>
        </w:rPr>
      </w:pPr>
    </w:p>
    <w:p w14:paraId="4E6307FE" w14:textId="3C3D2B7D" w:rsidR="00AA4C18" w:rsidRPr="001B3B1C" w:rsidRDefault="00AA4C18" w:rsidP="6E6C1DB6">
      <w:pPr>
        <w:tabs>
          <w:tab w:val="left" w:pos="1474"/>
        </w:tabs>
        <w:spacing w:after="0" w:line="276" w:lineRule="auto"/>
        <w:ind w:left="1050" w:right="2350" w:hanging="1180"/>
        <w:jc w:val="left"/>
        <w:rPr>
          <w:rFonts w:ascii="맑은 고딕" w:eastAsia="맑은 고딕" w:hAnsi="맑은 고딕" w:cs="맑은 고딕"/>
          <w:sz w:val="22"/>
        </w:rPr>
      </w:pPr>
      <w:r w:rsidRPr="001B3B1C">
        <w:rPr>
          <w:rFonts w:ascii="맑은 고딕" w:eastAsia="맑은 고딕" w:hAnsi="맑은 고딕" w:cs="맑은 고딕"/>
          <w:b/>
          <w:bCs/>
          <w:sz w:val="22"/>
        </w:rPr>
        <w:t>“</w:t>
      </w:r>
      <w:r w:rsidR="119F0DF2" w:rsidRPr="001B3B1C">
        <w:rPr>
          <w:rFonts w:ascii="맑은 고딕" w:eastAsia="맑은 고딕" w:hAnsi="맑은 고딕" w:cs="맑은 고딕"/>
          <w:b/>
          <w:bCs/>
          <w:sz w:val="22"/>
        </w:rPr>
        <w:t>아티스트</w:t>
      </w:r>
      <w:r w:rsidRPr="001B3B1C">
        <w:rPr>
          <w:rFonts w:ascii="맑은 고딕" w:eastAsia="맑은 고딕" w:hAnsi="맑은 고딕" w:cs="맑은 고딕"/>
          <w:b/>
          <w:bCs/>
          <w:sz w:val="22"/>
        </w:rPr>
        <w:t xml:space="preserve">” </w:t>
      </w:r>
    </w:p>
    <w:p w14:paraId="48367C28" w14:textId="77777777" w:rsidR="00AA4C18" w:rsidRPr="001B3B1C" w:rsidRDefault="00AA4C18" w:rsidP="00AA4C18">
      <w:pPr>
        <w:tabs>
          <w:tab w:val="left" w:pos="1474"/>
        </w:tabs>
        <w:spacing w:after="0" w:line="276" w:lineRule="auto"/>
        <w:ind w:left="1050" w:right="2350" w:hanging="1180"/>
        <w:jc w:val="left"/>
        <w:rPr>
          <w:rFonts w:ascii="맑은 고딕" w:eastAsia="맑은 고딕" w:hAnsi="맑은 고딕" w:cs="맑은 고딕"/>
          <w:szCs w:val="20"/>
        </w:rPr>
      </w:pPr>
      <w:r w:rsidRPr="001B3B1C">
        <w:rPr>
          <w:rFonts w:ascii="맑은 고딕" w:eastAsia="맑은 고딕" w:hAnsi="맑은 고딕" w:cs="맑은 고딕"/>
          <w:szCs w:val="20"/>
        </w:rPr>
        <w:t xml:space="preserve">주 </w:t>
      </w:r>
      <w:proofErr w:type="gramStart"/>
      <w:r w:rsidRPr="001B3B1C">
        <w:rPr>
          <w:rFonts w:ascii="맑은 고딕" w:eastAsia="맑은 고딕" w:hAnsi="맑은 고딕" w:cs="맑은 고딕"/>
          <w:szCs w:val="20"/>
        </w:rPr>
        <w:t>소 :</w:t>
      </w:r>
      <w:proofErr w:type="gramEnd"/>
      <w:r w:rsidRPr="001B3B1C">
        <w:rPr>
          <w:rFonts w:ascii="맑은 고딕" w:eastAsia="맑은 고딕" w:hAnsi="맑은 고딕" w:cs="맑은 고딕"/>
          <w:szCs w:val="20"/>
        </w:rPr>
        <w:t xml:space="preserve"> 서울특별시 강남구 </w:t>
      </w:r>
      <w:proofErr w:type="spellStart"/>
      <w:r w:rsidRPr="001B3B1C">
        <w:rPr>
          <w:rFonts w:ascii="맑은 고딕" w:eastAsia="맑은 고딕" w:hAnsi="맑은 고딕" w:cs="맑은 고딕"/>
          <w:szCs w:val="20"/>
        </w:rPr>
        <w:t>언주로</w:t>
      </w:r>
      <w:proofErr w:type="spellEnd"/>
      <w:r w:rsidRPr="001B3B1C">
        <w:rPr>
          <w:rFonts w:ascii="맑은 고딕" w:eastAsia="맑은 고딕" w:hAnsi="맑은 고딕" w:cs="맑은 고딕"/>
          <w:szCs w:val="20"/>
        </w:rPr>
        <w:t>135길 32-10</w:t>
      </w:r>
    </w:p>
    <w:p w14:paraId="6D45DF0C" w14:textId="77777777" w:rsidR="00AA4C18" w:rsidRPr="001B3B1C" w:rsidRDefault="00AA4C18" w:rsidP="00AA4C18">
      <w:pPr>
        <w:tabs>
          <w:tab w:val="left" w:pos="1486"/>
        </w:tabs>
        <w:spacing w:after="0" w:line="276" w:lineRule="auto"/>
        <w:ind w:left="1050" w:right="2350" w:hanging="1180"/>
        <w:jc w:val="left"/>
        <w:rPr>
          <w:rFonts w:ascii="맑은 고딕" w:eastAsia="맑은 고딕" w:hAnsi="맑은 고딕" w:cs="맑은 고딕"/>
          <w:szCs w:val="20"/>
        </w:rPr>
      </w:pPr>
      <w:r w:rsidRPr="001B3B1C">
        <w:rPr>
          <w:rFonts w:ascii="맑은 고딕" w:eastAsia="맑은 고딕" w:hAnsi="맑은 고딕" w:cs="맑은 고딕"/>
          <w:szCs w:val="20"/>
        </w:rPr>
        <w:t xml:space="preserve">성 </w:t>
      </w:r>
      <w:proofErr w:type="gramStart"/>
      <w:r w:rsidRPr="001B3B1C">
        <w:rPr>
          <w:rFonts w:ascii="맑은 고딕" w:eastAsia="맑은 고딕" w:hAnsi="맑은 고딕" w:cs="맑은 고딕"/>
          <w:szCs w:val="20"/>
        </w:rPr>
        <w:t>명 :</w:t>
      </w:r>
      <w:proofErr w:type="gramEnd"/>
      <w:r w:rsidRPr="001B3B1C">
        <w:rPr>
          <w:rFonts w:ascii="맑은 고딕" w:eastAsia="맑은 고딕" w:hAnsi="맑은 고딕" w:cs="맑은 고딕"/>
          <w:szCs w:val="20"/>
        </w:rPr>
        <w:t xml:space="preserve"> 이 효 리     (인)</w:t>
      </w:r>
    </w:p>
    <w:p w14:paraId="2C8ACB5E" w14:textId="77777777" w:rsidR="00AA4C18" w:rsidRPr="005824DD" w:rsidRDefault="00AA4C18" w:rsidP="00AA4C18">
      <w:pPr>
        <w:tabs>
          <w:tab w:val="left" w:pos="1486"/>
        </w:tabs>
        <w:spacing w:after="0" w:line="276" w:lineRule="auto"/>
        <w:ind w:left="1050" w:right="2350" w:hanging="1180"/>
        <w:jc w:val="left"/>
        <w:rPr>
          <w:rFonts w:ascii="맑은 고딕" w:eastAsia="맑은 고딕" w:hAnsi="맑은 고딕" w:cs="맑은 고딕"/>
          <w:szCs w:val="20"/>
        </w:rPr>
      </w:pPr>
      <w:r w:rsidRPr="001B3B1C">
        <w:rPr>
          <w:rFonts w:ascii="맑은 고딕" w:eastAsia="맑은 고딕" w:hAnsi="맑은 고딕" w:cs="맑은 고딕"/>
          <w:szCs w:val="20"/>
        </w:rPr>
        <w:t xml:space="preserve">생 년 월 </w:t>
      </w:r>
      <w:proofErr w:type="gramStart"/>
      <w:r w:rsidRPr="001B3B1C">
        <w:rPr>
          <w:rFonts w:ascii="맑은 고딕" w:eastAsia="맑은 고딕" w:hAnsi="맑은 고딕" w:cs="맑은 고딕"/>
          <w:szCs w:val="20"/>
        </w:rPr>
        <w:t>일 :</w:t>
      </w:r>
      <w:proofErr w:type="gramEnd"/>
      <w:r w:rsidRPr="001B3B1C">
        <w:rPr>
          <w:rFonts w:ascii="맑은 고딕" w:eastAsia="맑은 고딕" w:hAnsi="맑은 고딕" w:cs="맑은 고딕"/>
          <w:szCs w:val="20"/>
        </w:rPr>
        <w:t xml:space="preserve"> 1979년 5월 10일</w:t>
      </w:r>
    </w:p>
    <w:p w14:paraId="63A8A04D" w14:textId="77777777" w:rsidR="00AA4C18" w:rsidRPr="00FB028E" w:rsidRDefault="00AA4C18" w:rsidP="00AA4C18"/>
    <w:p w14:paraId="6435FD00" w14:textId="77777777" w:rsidR="003A3398" w:rsidRPr="00AA4C18" w:rsidRDefault="003A3398" w:rsidP="008D40DA"/>
    <w:sectPr w:rsidR="003A3398" w:rsidRPr="00AA4C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이보영 (Boyeong Yi)" w:date="2024-03-29T14:05:00Z" w:initials="이Y">
    <w:p w14:paraId="1C7C10FD" w14:textId="2509249B" w:rsidR="1EBBD3C7" w:rsidRDefault="1EBBD3C7">
      <w:r>
        <w:t>원계약에 대한 부속 합의서</w:t>
      </w:r>
      <w:r>
        <w:annotationRef/>
      </w:r>
      <w:r w:rsidR="00FE0686">
        <w:rPr>
          <w:rFonts w:hint="eastAsia"/>
        </w:rPr>
        <w:t>로 작성하고자 합니다.</w:t>
      </w:r>
    </w:p>
  </w:comment>
  <w:comment w:id="3" w:author="이보영 (Boyeong Yi)" w:date="2024-03-27T09:24:00Z" w:initials="이(Y">
    <w:p w14:paraId="31465A75" w14:textId="77777777" w:rsidR="009D73C1" w:rsidRDefault="009D73C1">
      <w:pPr>
        <w:pStyle w:val="a5"/>
      </w:pPr>
      <w:r>
        <w:rPr>
          <w:rStyle w:val="a4"/>
        </w:rPr>
        <w:annotationRef/>
      </w:r>
      <w:r>
        <w:rPr>
          <w:rFonts w:hint="eastAsia"/>
        </w:rPr>
        <w:t xml:space="preserve">제품 디자인과 컨셉에 대한 의견도 산업재산권에 해당할지 검토 필요 </w:t>
      </w:r>
      <w:r>
        <w:t>(</w:t>
      </w:r>
      <w:r>
        <w:rPr>
          <w:rFonts w:hint="eastAsia"/>
        </w:rPr>
        <w:t>해당 조항의 필요 여부)</w:t>
      </w:r>
    </w:p>
  </w:comment>
  <w:comment w:id="4" w:author="고운님 (Unnim Koh)" w:date="2024-03-27T17:41:00Z" w:initials="고K">
    <w:p w14:paraId="24D32E86" w14:textId="5FEE1E5A" w:rsidR="26E988A3" w:rsidRDefault="26E988A3">
      <w:r>
        <w:t xml:space="preserve">산업재산권 = </w:t>
      </w:r>
      <w:proofErr w:type="spellStart"/>
      <w:r>
        <w:t>라이</w:t>
      </w:r>
      <w:r w:rsidRPr="26E988A3">
        <w:rPr>
          <w:b/>
          <w:bCs/>
          <w:u w:val="single"/>
        </w:rPr>
        <w:t>센시</w:t>
      </w:r>
      <w:proofErr w:type="spellEnd"/>
      <w:r w:rsidR="00FE0686">
        <w:rPr>
          <w:rFonts w:hint="eastAsia"/>
          <w:b/>
          <w:bCs/>
          <w:u w:val="single"/>
        </w:rPr>
        <w:t>(브랜드)</w:t>
      </w:r>
      <w:r>
        <w:t>가 획득할 특허, 실용신안 등 모든 권리</w:t>
      </w:r>
      <w:r>
        <w:annotationRef/>
      </w:r>
    </w:p>
    <w:p w14:paraId="3133B8AE" w14:textId="3534FE3A" w:rsidR="26E988A3" w:rsidRDefault="26E988A3"/>
    <w:p w14:paraId="31E4C892" w14:textId="13238549" w:rsidR="26E988A3" w:rsidRDefault="26E988A3">
      <w:r>
        <w:t>산업재산권은 모두 저희 슬로우에게 귀속되도록 계약 필요</w:t>
      </w:r>
    </w:p>
  </w:comment>
  <w:comment w:id="6" w:author="이보영 (Boyeong Yi)" w:date="2024-03-29T14:12:00Z" w:initials="이Y">
    <w:p w14:paraId="364DBF11" w14:textId="2E1A4D2E" w:rsidR="1EBBD3C7" w:rsidRDefault="1EBBD3C7">
      <w:r>
        <w:t xml:space="preserve">라이센스 제품의 정확한 상품명 </w:t>
      </w:r>
      <w:proofErr w:type="gramStart"/>
      <w:r>
        <w:t>표기 /</w:t>
      </w:r>
      <w:proofErr w:type="gramEnd"/>
      <w:r>
        <w:t xml:space="preserve"> 순환 매트리스 시리즈 명 표기하여 </w:t>
      </w:r>
      <w:r>
        <w:annotationRef/>
      </w:r>
    </w:p>
    <w:p w14:paraId="0E927E9F" w14:textId="09C49BED" w:rsidR="1EBBD3C7" w:rsidRDefault="1EBBD3C7">
      <w:r>
        <w:t>라이센스 제품과 순환 매트리스 시리즈는 구분된 별도의 제품으로 인지되도록 정의</w:t>
      </w:r>
    </w:p>
  </w:comment>
  <w:comment w:id="7" w:author="이보영 (Boyeong Yi) [2]" w:date="2024-04-02T15:28:00Z" w:initials="이(Y">
    <w:p w14:paraId="06CF8FB4" w14:textId="77777777" w:rsidR="00FE0686" w:rsidRDefault="00FE0686" w:rsidP="00FE0686">
      <w:pPr>
        <w:pStyle w:val="a5"/>
      </w:pPr>
      <w:r>
        <w:rPr>
          <w:rStyle w:val="a4"/>
        </w:rPr>
        <w:annotationRef/>
      </w:r>
      <w:r>
        <w:rPr>
          <w:rFonts w:hint="eastAsia"/>
        </w:rPr>
        <w:t>법무팀 의견 확인 필요)</w:t>
      </w:r>
      <w:r>
        <w:t xml:space="preserve"> </w:t>
      </w:r>
      <w:r>
        <w:br/>
      </w:r>
      <w:r>
        <w:rPr>
          <w:rFonts w:hint="eastAsia"/>
        </w:rPr>
        <w:t xml:space="preserve">이번 경우 </w:t>
      </w:r>
      <w:proofErr w:type="spellStart"/>
      <w:r>
        <w:rPr>
          <w:rFonts w:hint="eastAsia"/>
        </w:rPr>
        <w:t>라이센서는</w:t>
      </w:r>
      <w:proofErr w:type="spellEnd"/>
      <w:r>
        <w:rPr>
          <w:rFonts w:hint="eastAsia"/>
        </w:rPr>
        <w:t xml:space="preserve"> 별도의 특허나 기술을 가지고 있지 않음.</w:t>
      </w:r>
      <w:r>
        <w:t xml:space="preserve"> </w:t>
      </w:r>
      <w:proofErr w:type="spellStart"/>
      <w:r>
        <w:rPr>
          <w:rFonts w:hint="eastAsia"/>
        </w:rPr>
        <w:t>라이센서의</w:t>
      </w:r>
      <w:proofErr w:type="spellEnd"/>
      <w:r>
        <w:rPr>
          <w:rFonts w:hint="eastAsia"/>
        </w:rPr>
        <w:t xml:space="preserve"> 의견을 적용한 제품을 </w:t>
      </w:r>
      <w:proofErr w:type="spellStart"/>
      <w:r>
        <w:rPr>
          <w:rFonts w:hint="eastAsia"/>
        </w:rPr>
        <w:t>라이센시가</w:t>
      </w:r>
      <w:proofErr w:type="spellEnd"/>
      <w:r>
        <w:rPr>
          <w:rFonts w:hint="eastAsia"/>
        </w:rPr>
        <w:t xml:space="preserve"> 만드는 상황으로,</w:t>
      </w:r>
      <w:r>
        <w:t xml:space="preserve"> </w:t>
      </w:r>
      <w:r>
        <w:rPr>
          <w:rFonts w:hint="eastAsia"/>
        </w:rPr>
        <w:t xml:space="preserve">오히려 </w:t>
      </w:r>
      <w:proofErr w:type="spellStart"/>
      <w:r>
        <w:rPr>
          <w:rFonts w:hint="eastAsia"/>
        </w:rPr>
        <w:t>라이센시의</w:t>
      </w:r>
      <w:proofErr w:type="spellEnd"/>
      <w:r>
        <w:rPr>
          <w:rFonts w:hint="eastAsia"/>
        </w:rPr>
        <w:t xml:space="preserve"> 제품 기획과 컨셉에 대한 침해를 방지하는 방향으로 기재 필요</w:t>
      </w:r>
    </w:p>
    <w:p w14:paraId="63C89154" w14:textId="77777777" w:rsidR="00FE0686" w:rsidRDefault="00FE0686" w:rsidP="00FE0686">
      <w:pPr>
        <w:pStyle w:val="a5"/>
      </w:pPr>
      <w:r>
        <w:rPr>
          <w:rFonts w:hint="eastAsia"/>
        </w:rPr>
        <w:t>+</w:t>
      </w:r>
    </w:p>
    <w:p w14:paraId="207C3269" w14:textId="77777777" w:rsidR="00FE0686" w:rsidRDefault="00FE0686" w:rsidP="00FE0686">
      <w:pPr>
        <w:pStyle w:val="a5"/>
      </w:pPr>
      <w:r>
        <w:rPr>
          <w:rFonts w:hint="eastAsia"/>
        </w:rPr>
        <w:t xml:space="preserve">본 계약이 끝나더라도 순환 매트리스 제품의 기획과 컨셉은 </w:t>
      </w:r>
      <w:proofErr w:type="spellStart"/>
      <w:r>
        <w:rPr>
          <w:rFonts w:hint="eastAsia"/>
        </w:rPr>
        <w:t>슬로우베드에</w:t>
      </w:r>
      <w:proofErr w:type="spellEnd"/>
      <w:r>
        <w:rPr>
          <w:rFonts w:hint="eastAsia"/>
        </w:rPr>
        <w:t xml:space="preserve"> 있으며,</w:t>
      </w:r>
      <w:r>
        <w:t xml:space="preserve"> </w:t>
      </w:r>
      <w:r>
        <w:rPr>
          <w:rFonts w:hint="eastAsia"/>
        </w:rPr>
        <w:t xml:space="preserve">계약 방향에 따라 </w:t>
      </w:r>
      <w:proofErr w:type="spellStart"/>
      <w:r>
        <w:rPr>
          <w:rFonts w:hint="eastAsia"/>
        </w:rPr>
        <w:t>라이센서가</w:t>
      </w:r>
      <w:proofErr w:type="spellEnd"/>
      <w:r>
        <w:rPr>
          <w:rFonts w:hint="eastAsia"/>
        </w:rPr>
        <w:t xml:space="preserve"> 제공한 디자인 의견을 제외하면 </w:t>
      </w:r>
      <w:proofErr w:type="spellStart"/>
      <w:r>
        <w:rPr>
          <w:rFonts w:hint="eastAsia"/>
        </w:rPr>
        <w:t>슬로우베드에서</w:t>
      </w:r>
      <w:proofErr w:type="spellEnd"/>
      <w:r>
        <w:rPr>
          <w:rFonts w:hint="eastAsia"/>
        </w:rPr>
        <w:t xml:space="preserve"> 해당 제품을 판매하는 데 문제가 없어야 함</w:t>
      </w:r>
    </w:p>
    <w:p w14:paraId="24824CB8" w14:textId="35C5F833" w:rsidR="00FE0686" w:rsidRPr="00FE0686" w:rsidRDefault="00FE0686">
      <w:pPr>
        <w:pStyle w:val="a5"/>
      </w:pPr>
    </w:p>
  </w:comment>
  <w:comment w:id="8" w:author="이보영 (Boyeong Yi) [2]" w:date="2024-04-02T16:38:00Z" w:initials="이(Y">
    <w:p w14:paraId="39A21380" w14:textId="77777777" w:rsidR="00C16F29" w:rsidRDefault="00C16F29" w:rsidP="00C16F29">
      <w:r>
        <w:rPr>
          <w:rStyle w:val="a4"/>
        </w:rPr>
        <w:annotationRef/>
      </w:r>
      <w:r>
        <w:t xml:space="preserve">산업재산권과 기술 정보는 제품 개발에 대한 기술적인 정보로 한정하여 </w:t>
      </w:r>
      <w:proofErr w:type="spellStart"/>
      <w:r>
        <w:t>라이센시인</w:t>
      </w:r>
      <w:proofErr w:type="spellEnd"/>
      <w:r>
        <w:t xml:space="preserve"> 슬로우에 귀속하고, </w:t>
      </w:r>
      <w:r>
        <w:annotationRef/>
      </w:r>
    </w:p>
    <w:p w14:paraId="61473C8C" w14:textId="19D2E3E1" w:rsidR="00C16F29" w:rsidRDefault="00C16F29" w:rsidP="00C16F29">
      <w:pPr>
        <w:pStyle w:val="a5"/>
      </w:pPr>
      <w:r>
        <w:t xml:space="preserve">아티스트의 초상, </w:t>
      </w:r>
      <w:proofErr w:type="spellStart"/>
      <w:r>
        <w:t>성명권</w:t>
      </w:r>
      <w:proofErr w:type="spellEnd"/>
      <w:r>
        <w:t>, 라이프 스토리를 규정하는 다른 단어가 필요할 것 같습니다.</w:t>
      </w:r>
    </w:p>
  </w:comment>
  <w:comment w:id="12" w:author="이보영 (Boyeong Yi)" w:date="2024-03-27T09:26:00Z" w:initials="이(Y">
    <w:p w14:paraId="29C3E056" w14:textId="77777777" w:rsidR="009D73C1" w:rsidRDefault="009D73C1">
      <w:pPr>
        <w:pStyle w:val="a5"/>
      </w:pPr>
      <w:r>
        <w:rPr>
          <w:rStyle w:val="a4"/>
        </w:rPr>
        <w:annotationRef/>
      </w:r>
      <w:r>
        <w:rPr>
          <w:rFonts w:hint="eastAsia"/>
        </w:rPr>
        <w:t>대면 미팅일(</w:t>
      </w:r>
      <w:r>
        <w:t xml:space="preserve">3/13) </w:t>
      </w:r>
      <w:r>
        <w:rPr>
          <w:rFonts w:hint="eastAsia"/>
        </w:rPr>
        <w:t xml:space="preserve">부터 </w:t>
      </w:r>
      <w:r>
        <w:t>1</w:t>
      </w:r>
      <w:r>
        <w:rPr>
          <w:rFonts w:hint="eastAsia"/>
        </w:rPr>
        <w:t>년으로 할지,</w:t>
      </w:r>
      <w:r>
        <w:t xml:space="preserve"> </w:t>
      </w:r>
      <w:r>
        <w:rPr>
          <w:rFonts w:hint="eastAsia"/>
        </w:rPr>
        <w:t>모델 계약과 동일한 기간으로 갈지 확인 필요</w:t>
      </w:r>
    </w:p>
  </w:comment>
  <w:comment w:id="13" w:author="고운님 (Unnim Koh)" w:date="2024-03-27T17:30:00Z" w:initials="고K">
    <w:p w14:paraId="02C4CC45" w14:textId="7CE061ED" w:rsidR="26E988A3" w:rsidRDefault="26E988A3">
      <w:r>
        <w:t>보통 판매가 시작된 기간을 기준으로 했던 것 같아요</w:t>
      </w:r>
      <w:r>
        <w:annotationRef/>
      </w:r>
    </w:p>
  </w:comment>
  <w:comment w:id="14" w:author="이보영 (Boyeong Yi)" w:date="2024-03-27T09:21:00Z" w:initials="이(Y">
    <w:p w14:paraId="5A8209AC" w14:textId="77777777" w:rsidR="009D73C1" w:rsidRDefault="009D73C1">
      <w:pPr>
        <w:pStyle w:val="a5"/>
      </w:pPr>
      <w:r>
        <w:rPr>
          <w:rStyle w:val="a4"/>
        </w:rPr>
        <w:annotationRef/>
      </w:r>
      <w:r>
        <w:rPr>
          <w:rFonts w:hint="eastAsia"/>
        </w:rPr>
        <w:t>제품의 판매 자체를 종료할 것인지,</w:t>
      </w:r>
      <w:r>
        <w:t xml:space="preserve"> </w:t>
      </w:r>
      <w:r>
        <w:rPr>
          <w:rFonts w:hint="eastAsia"/>
        </w:rPr>
        <w:t xml:space="preserve">제품을 그대로 판매하되 모델의 성명권과 초상권에 해당하는 광고물만 배제하고 로열티를 지급할지 </w:t>
      </w:r>
      <w:r>
        <w:t xml:space="preserve">or </w:t>
      </w:r>
      <w:r>
        <w:rPr>
          <w:rFonts w:hint="eastAsia"/>
        </w:rPr>
        <w:t>로열티 지급 안 할지에 대한 브랜드 의견이 필요합니다!</w:t>
      </w:r>
      <w:r>
        <w:t xml:space="preserve"> (</w:t>
      </w:r>
      <w:r>
        <w:rPr>
          <w:rFonts w:hint="eastAsia"/>
        </w:rPr>
        <w:t xml:space="preserve">우리는 어떻게 하고 </w:t>
      </w:r>
      <w:proofErr w:type="spellStart"/>
      <w:r>
        <w:rPr>
          <w:rFonts w:hint="eastAsia"/>
        </w:rPr>
        <w:t>싶은지</w:t>
      </w:r>
      <w:proofErr w:type="spellEnd"/>
      <w:r>
        <w:rPr>
          <w:rFonts w:hint="eastAsia"/>
        </w:rPr>
        <w:t>)</w:t>
      </w:r>
    </w:p>
  </w:comment>
  <w:comment w:id="15" w:author="고운님 (Unnim Koh)" w:date="2024-03-27T17:40:00Z" w:initials="고K">
    <w:p w14:paraId="52935E99" w14:textId="4C4CA44D" w:rsidR="26E988A3" w:rsidRDefault="26E988A3">
      <w:r>
        <w:t xml:space="preserve">사양 변경하여 판매 유지하되 협업의 종료 이후로는 로열티 지급 중단하기를 희망합니다 </w:t>
      </w:r>
      <w:r>
        <w:annotationRef/>
      </w:r>
    </w:p>
    <w:p w14:paraId="388B7522" w14:textId="46F14564" w:rsidR="26E988A3" w:rsidRDefault="26E988A3">
      <w:r>
        <w:t>▶ 로열티가 판매 촉진을 계속 함께 하겠다는 뜻도 되는데 사실상 계약이 종료되면 판매 촉진 활동을 도울 길이 없어서...</w:t>
      </w:r>
    </w:p>
  </w:comment>
  <w:comment w:id="26" w:author="이보영 (Boyeong Yi)" w:date="2024-03-27T09:37:00Z" w:initials="이(Y">
    <w:p w14:paraId="49BA01CC" w14:textId="77777777" w:rsidR="009D73C1" w:rsidRDefault="009D73C1">
      <w:pPr>
        <w:pStyle w:val="a5"/>
      </w:pPr>
      <w:r>
        <w:rPr>
          <w:rStyle w:val="a4"/>
        </w:rPr>
        <w:annotationRef/>
      </w:r>
      <w:r>
        <w:rPr>
          <w:rFonts w:hint="eastAsia"/>
        </w:rPr>
        <w:t xml:space="preserve">본 계약을 제품에 대한 개발과 해당 라이선스에 대한 권리에 대한 계약으로 </w:t>
      </w:r>
      <w:proofErr w:type="spellStart"/>
      <w:r>
        <w:rPr>
          <w:rFonts w:hint="eastAsia"/>
        </w:rPr>
        <w:t>볼건지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로열티를 지급하는 기간에 대한 계약으로 </w:t>
      </w:r>
      <w:proofErr w:type="spellStart"/>
      <w:r>
        <w:rPr>
          <w:rFonts w:hint="eastAsia"/>
        </w:rPr>
        <w:t>볼건지에</w:t>
      </w:r>
      <w:proofErr w:type="spellEnd"/>
      <w:r>
        <w:rPr>
          <w:rFonts w:hint="eastAsia"/>
        </w:rPr>
        <w:t xml:space="preserve"> 따라 내용이 많이 달라질 것 같습니다.</w:t>
      </w:r>
      <w:r>
        <w:t xml:space="preserve"> </w:t>
      </w:r>
    </w:p>
  </w:comment>
  <w:comment w:id="66" w:author="김현주 (Hyunjoo Kim)" w:date="2024-04-04T15:52:00Z" w:initials="김(K">
    <w:p w14:paraId="65C97139" w14:textId="2FCED7E4" w:rsidR="004951E1" w:rsidRDefault="004951E1">
      <w:pPr>
        <w:pStyle w:val="a5"/>
      </w:pPr>
      <w:r>
        <w:rPr>
          <w:rStyle w:val="a4"/>
        </w:rPr>
        <w:annotationRef/>
      </w:r>
      <w:r>
        <w:rPr>
          <w:rFonts w:hint="eastAsia"/>
        </w:rPr>
        <w:t xml:space="preserve">디자인권의 </w:t>
      </w:r>
      <w:r w:rsidR="00682A72">
        <w:rPr>
          <w:rFonts w:hint="eastAsia"/>
        </w:rPr>
        <w:t xml:space="preserve">기간이 </w:t>
      </w:r>
      <w:proofErr w:type="spellStart"/>
      <w:r w:rsidR="00682A72">
        <w:t>20</w:t>
      </w:r>
      <w:proofErr w:type="spellEnd"/>
      <w:r w:rsidR="00682A72">
        <w:rPr>
          <w:rFonts w:hint="eastAsia"/>
        </w:rPr>
        <w:t xml:space="preserve">년인 만큼 </w:t>
      </w:r>
      <w:r>
        <w:rPr>
          <w:rFonts w:hint="eastAsia"/>
        </w:rPr>
        <w:t xml:space="preserve">로열티 지급기간을 </w:t>
      </w:r>
      <w:r>
        <w:t>15</w:t>
      </w:r>
      <w:r>
        <w:rPr>
          <w:rFonts w:hint="eastAsia"/>
        </w:rPr>
        <w:t xml:space="preserve">년으로 한정하는 것을 </w:t>
      </w:r>
      <w:proofErr w:type="spellStart"/>
      <w:r>
        <w:rPr>
          <w:rFonts w:hint="eastAsia"/>
        </w:rPr>
        <w:t>권고드립니다</w:t>
      </w:r>
      <w:proofErr w:type="spellEnd"/>
      <w:r>
        <w:rPr>
          <w:rFonts w:hint="eastAsia"/>
        </w:rPr>
        <w:t>.</w:t>
      </w:r>
      <w:r>
        <w:t xml:space="preserve"> </w:t>
      </w:r>
    </w:p>
  </w:comment>
  <w:comment w:id="70" w:author="이보영 (Boyeong Yi) [2]" w:date="2024-04-02T16:01:00Z" w:initials="이(Y">
    <w:p w14:paraId="0AA3CEDF" w14:textId="1AF5D69B" w:rsidR="00F65A4D" w:rsidRDefault="00F65A4D">
      <w:pPr>
        <w:pStyle w:val="a5"/>
      </w:pPr>
      <w:r>
        <w:rPr>
          <w:rStyle w:val="a4"/>
        </w:rPr>
        <w:annotationRef/>
      </w:r>
      <w:r>
        <w:rPr>
          <w:rFonts w:hint="eastAsia"/>
        </w:rPr>
        <w:t>그룹사 지급 방식 따르면 될 것 같습니다.</w:t>
      </w:r>
    </w:p>
  </w:comment>
  <w:comment w:id="75" w:author="이보영 (Boyeong Yi) [2]" w:date="2024-04-02T16:32:00Z" w:initials="이(Y">
    <w:p w14:paraId="283EEAA2" w14:textId="1B07A36F" w:rsidR="001B3B1C" w:rsidRPr="001B3B1C" w:rsidRDefault="001B3B1C">
      <w:pPr>
        <w:pStyle w:val="a5"/>
      </w:pPr>
      <w:r>
        <w:rPr>
          <w:rStyle w:val="a4"/>
        </w:rPr>
        <w:annotationRef/>
      </w:r>
      <w:r>
        <w:t>원계약에 따르나, 본 부속 합의서에서 정한 제품 관련 내용은 위 합의서에 내용을 따라 추가</w:t>
      </w:r>
      <w: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C7C10FD" w15:done="0"/>
  <w15:commentEx w15:paraId="31465A75" w15:done="0"/>
  <w15:commentEx w15:paraId="31E4C892" w15:paraIdParent="31465A75" w15:done="0"/>
  <w15:commentEx w15:paraId="0E927E9F" w15:done="0"/>
  <w15:commentEx w15:paraId="24824CB8" w15:done="0"/>
  <w15:commentEx w15:paraId="61473C8C" w15:paraIdParent="24824CB8" w15:done="0"/>
  <w15:commentEx w15:paraId="29C3E056" w15:done="0"/>
  <w15:commentEx w15:paraId="02C4CC45" w15:paraIdParent="29C3E056" w15:done="0"/>
  <w15:commentEx w15:paraId="5A8209AC" w15:done="0"/>
  <w15:commentEx w15:paraId="388B7522" w15:paraIdParent="5A8209AC" w15:done="0"/>
  <w15:commentEx w15:paraId="49BA01CC" w15:done="0"/>
  <w15:commentEx w15:paraId="65C97139" w15:done="0"/>
  <w15:commentEx w15:paraId="0AA3CEDF" w15:done="0"/>
  <w15:commentEx w15:paraId="283EEAA2" w15:done="0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8F0E052" w16cex:dateUtc="2024-03-27T08:30:00.954Z"/>
  <w16cex:commentExtensible w16cex:durableId="3BCF13B6" w16cex:dateUtc="2024-03-27T08:31:58.921Z"/>
  <w16cex:commentExtensible w16cex:durableId="01FABA79" w16cex:dateUtc="2024-03-27T08:34:25.496Z"/>
  <w16cex:commentExtensible w16cex:durableId="510B72BD" w16cex:dateUtc="2024-03-27T08:35:09.528Z"/>
  <w16cex:commentExtensible w16cex:durableId="087E0C90" w16cex:dateUtc="2024-03-27T08:36:07.873Z"/>
  <w16cex:commentExtensible w16cex:durableId="7AEB98FB" w16cex:dateUtc="2024-03-27T08:40:08.673Z"/>
  <w16cex:commentExtensible w16cex:durableId="070B432D" w16cex:dateUtc="2024-03-27T08:41:05.923Z"/>
  <w16cex:commentExtensible w16cex:durableId="45228434" w16cex:dateUtc="2024-03-27T08:42:46.35Z"/>
  <w16cex:commentExtensible w16cex:durableId="165F90D1" w16cex:dateUtc="2024-03-27T08:43:07.565Z"/>
  <w16cex:commentExtensible w16cex:durableId="54A0E217" w16cex:dateUtc="2024-03-28T08:42:50.671Z"/>
  <w16cex:commentExtensible w16cex:durableId="67CFE0D5" w16cex:dateUtc="2024-03-28T09:14:13.748Z"/>
  <w16cex:commentExtensible w16cex:durableId="7BFAC0E4" w16cex:dateUtc="2024-03-29T05:05:09.083Z"/>
  <w16cex:commentExtensible w16cex:durableId="015A30BC" w16cex:dateUtc="2024-03-29T05:05:24.677Z"/>
  <w16cex:commentExtensible w16cex:durableId="77F063E2" w16cex:dateUtc="2024-03-29T05:12:51.08Z"/>
  <w16cex:commentExtensible w16cex:durableId="536A2CB8" w16cex:dateUtc="2024-03-29T05:27:46.8Z"/>
  <w16cex:commentExtensible w16cex:durableId="4E9568A8" w16cex:dateUtc="2024-03-29T05:30:02.011Z"/>
  <w16cex:commentExtensible w16cex:durableId="19C7AD38" w16cex:dateUtc="2024-03-29T05:35:44.381Z"/>
  <w16cex:commentExtensible w16cex:durableId="6862BE56" w16cex:dateUtc="2024-03-29T05:37:09.391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C7C10FD" w16cid:durableId="7BFAC0E4"/>
  <w16cid:commentId w16cid:paraId="31465A75" w16cid:durableId="29AE643E"/>
  <w16cid:commentId w16cid:paraId="31E4C892" w16cid:durableId="070B432D"/>
  <w16cid:commentId w16cid:paraId="0E927E9F" w16cid:durableId="77F063E2"/>
  <w16cid:commentId w16cid:paraId="24824CB8" w16cid:durableId="29B6A2AE"/>
  <w16cid:commentId w16cid:paraId="61473C8C" w16cid:durableId="29B6B30B"/>
  <w16cid:commentId w16cid:paraId="29C3E056" w16cid:durableId="29AE64D3"/>
  <w16cid:commentId w16cid:paraId="02C4CC45" w16cid:durableId="08F0E052"/>
  <w16cid:commentId w16cid:paraId="5A8209AC" w16cid:durableId="29AE63AE"/>
  <w16cid:commentId w16cid:paraId="388B7522" w16cid:durableId="7AEB98FB"/>
  <w16cid:commentId w16cid:paraId="49BA01CC" w16cid:durableId="29AE675D"/>
  <w16cid:commentId w16cid:paraId="65C97139" w16cid:durableId="29B94B39"/>
  <w16cid:commentId w16cid:paraId="0AA3CEDF" w16cid:durableId="29B6AA69"/>
  <w16cid:commentId w16cid:paraId="283EEAA2" w16cid:durableId="29B6B1B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이보영 (Boyeong Yi)">
    <w15:presenceInfo w15:providerId="AD" w15:userId="S::boyeong_yi@fursys.com::dd241bc1-982c-4dac-b736-1d651e50fa3f"/>
  </w15:person>
  <w15:person w15:author="김현주 (Hyunjoo Kim)">
    <w15:presenceInfo w15:providerId="AD" w15:userId="S-1-5-21-1736683614-2563811058-4185544484-1001"/>
  </w15:person>
  <w15:person w15:author="고운님 (Unnim Koh)">
    <w15:presenceInfo w15:providerId="AD" w15:userId="S::unnim_koh@fursys.com::924b65d5-138d-4fcd-882d-9f5e3227416a"/>
  </w15:person>
  <w15:person w15:author="이보영 (Boyeong Yi) [2]">
    <w15:presenceInfo w15:providerId="AD" w15:userId="S-1-5-21-294059344-2902128721-1574050091-10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0DA"/>
    <w:rsid w:val="0004E985"/>
    <w:rsid w:val="00066275"/>
    <w:rsid w:val="000979E5"/>
    <w:rsid w:val="00155DE6"/>
    <w:rsid w:val="001B3B1C"/>
    <w:rsid w:val="001E1420"/>
    <w:rsid w:val="001E5F7E"/>
    <w:rsid w:val="00315AC0"/>
    <w:rsid w:val="00375BD4"/>
    <w:rsid w:val="0039255E"/>
    <w:rsid w:val="003A3398"/>
    <w:rsid w:val="00432860"/>
    <w:rsid w:val="004702A6"/>
    <w:rsid w:val="004951E1"/>
    <w:rsid w:val="00517324"/>
    <w:rsid w:val="0055495D"/>
    <w:rsid w:val="0057520B"/>
    <w:rsid w:val="005866F3"/>
    <w:rsid w:val="005A4938"/>
    <w:rsid w:val="00664686"/>
    <w:rsid w:val="00682A72"/>
    <w:rsid w:val="00686AB8"/>
    <w:rsid w:val="0071552C"/>
    <w:rsid w:val="00737FD8"/>
    <w:rsid w:val="007461D9"/>
    <w:rsid w:val="0074E2F0"/>
    <w:rsid w:val="008D40DA"/>
    <w:rsid w:val="0093166C"/>
    <w:rsid w:val="009C5635"/>
    <w:rsid w:val="009D73C1"/>
    <w:rsid w:val="00A72538"/>
    <w:rsid w:val="00A86D6C"/>
    <w:rsid w:val="00AA4C18"/>
    <w:rsid w:val="00AD207D"/>
    <w:rsid w:val="00B1655E"/>
    <w:rsid w:val="00B36498"/>
    <w:rsid w:val="00BB16A0"/>
    <w:rsid w:val="00C02508"/>
    <w:rsid w:val="00C16F29"/>
    <w:rsid w:val="00D731D3"/>
    <w:rsid w:val="00F65A4D"/>
    <w:rsid w:val="00FC14C5"/>
    <w:rsid w:val="00FC4CCA"/>
    <w:rsid w:val="00FE0686"/>
    <w:rsid w:val="01D152B3"/>
    <w:rsid w:val="04707DD1"/>
    <w:rsid w:val="07CF204E"/>
    <w:rsid w:val="09A2D3E2"/>
    <w:rsid w:val="0A341744"/>
    <w:rsid w:val="0BD3C7F0"/>
    <w:rsid w:val="0C2A3B4B"/>
    <w:rsid w:val="0F1F3F0D"/>
    <w:rsid w:val="11902E12"/>
    <w:rsid w:val="119F0DF2"/>
    <w:rsid w:val="12207FF4"/>
    <w:rsid w:val="126FF571"/>
    <w:rsid w:val="1290D1AF"/>
    <w:rsid w:val="156F6A6F"/>
    <w:rsid w:val="1695F001"/>
    <w:rsid w:val="175C20CC"/>
    <w:rsid w:val="1BCD15E3"/>
    <w:rsid w:val="1EBBD3C7"/>
    <w:rsid w:val="204D3465"/>
    <w:rsid w:val="216D1229"/>
    <w:rsid w:val="22C4B251"/>
    <w:rsid w:val="22F8D5A8"/>
    <w:rsid w:val="254245F6"/>
    <w:rsid w:val="256CAED4"/>
    <w:rsid w:val="26275AEF"/>
    <w:rsid w:val="26E988A3"/>
    <w:rsid w:val="26EAC7B3"/>
    <w:rsid w:val="27ADE6B6"/>
    <w:rsid w:val="27F553D1"/>
    <w:rsid w:val="291ECB1A"/>
    <w:rsid w:val="2C4AC102"/>
    <w:rsid w:val="2D058779"/>
    <w:rsid w:val="2E0F3A38"/>
    <w:rsid w:val="2E5F11F7"/>
    <w:rsid w:val="31911295"/>
    <w:rsid w:val="321A088A"/>
    <w:rsid w:val="32D0CD7B"/>
    <w:rsid w:val="32F6DED2"/>
    <w:rsid w:val="36F271DB"/>
    <w:rsid w:val="373141AC"/>
    <w:rsid w:val="3A2B0AD9"/>
    <w:rsid w:val="3C04B2CF"/>
    <w:rsid w:val="3CD631EA"/>
    <w:rsid w:val="3D74523F"/>
    <w:rsid w:val="3FA07314"/>
    <w:rsid w:val="40B17F64"/>
    <w:rsid w:val="42F53DF4"/>
    <w:rsid w:val="4411223F"/>
    <w:rsid w:val="467D1430"/>
    <w:rsid w:val="4822000C"/>
    <w:rsid w:val="4954A3FA"/>
    <w:rsid w:val="49CA9D02"/>
    <w:rsid w:val="4AE45C1F"/>
    <w:rsid w:val="4E7FA212"/>
    <w:rsid w:val="4F6F6F5C"/>
    <w:rsid w:val="5043F323"/>
    <w:rsid w:val="5135B6E0"/>
    <w:rsid w:val="526B6115"/>
    <w:rsid w:val="526CEA23"/>
    <w:rsid w:val="52FA28C0"/>
    <w:rsid w:val="53F84F4E"/>
    <w:rsid w:val="54D6AB20"/>
    <w:rsid w:val="555D787C"/>
    <w:rsid w:val="55941FAF"/>
    <w:rsid w:val="56AA8987"/>
    <w:rsid w:val="577E76EA"/>
    <w:rsid w:val="5900DD4F"/>
    <w:rsid w:val="5A73E249"/>
    <w:rsid w:val="5AB617AC"/>
    <w:rsid w:val="5DE294EC"/>
    <w:rsid w:val="5F30BBC0"/>
    <w:rsid w:val="60680994"/>
    <w:rsid w:val="6377E372"/>
    <w:rsid w:val="6382C403"/>
    <w:rsid w:val="6443D195"/>
    <w:rsid w:val="656D48DE"/>
    <w:rsid w:val="659A49A1"/>
    <w:rsid w:val="669D60C4"/>
    <w:rsid w:val="682999DD"/>
    <w:rsid w:val="69D8DD2A"/>
    <w:rsid w:val="6A841EAB"/>
    <w:rsid w:val="6C5F5503"/>
    <w:rsid w:val="6D75F124"/>
    <w:rsid w:val="6E6C1DB6"/>
    <w:rsid w:val="6ECCD7A7"/>
    <w:rsid w:val="6F1E4EA8"/>
    <w:rsid w:val="6F96F5C5"/>
    <w:rsid w:val="6FCFAA62"/>
    <w:rsid w:val="72CE9687"/>
    <w:rsid w:val="73DCE28F"/>
    <w:rsid w:val="74248D09"/>
    <w:rsid w:val="785B2E11"/>
    <w:rsid w:val="7BA052FD"/>
    <w:rsid w:val="7C5C5070"/>
    <w:rsid w:val="7CCD48C2"/>
    <w:rsid w:val="7DD5C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F7C8D"/>
  <w15:chartTrackingRefBased/>
  <w15:docId w15:val="{AFDFC93F-39BD-4BB5-9533-FEA519941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비즈폼"/>
    <w:rsid w:val="00BB16A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96" w:lineRule="auto"/>
    </w:pPr>
    <w:rPr>
      <w:rFonts w:ascii="바탕" w:eastAsia="바탕" w:hAnsi="Times New Roman" w:cs="Times New Roman"/>
      <w:color w:val="000000"/>
      <w:kern w:val="0"/>
      <w:sz w:val="22"/>
    </w:rPr>
  </w:style>
  <w:style w:type="character" w:styleId="a4">
    <w:name w:val="annotation reference"/>
    <w:basedOn w:val="a0"/>
    <w:uiPriority w:val="99"/>
    <w:semiHidden/>
    <w:unhideWhenUsed/>
    <w:rsid w:val="00B1655E"/>
    <w:rPr>
      <w:sz w:val="18"/>
      <w:szCs w:val="18"/>
    </w:rPr>
  </w:style>
  <w:style w:type="paragraph" w:styleId="a5">
    <w:name w:val="annotation text"/>
    <w:basedOn w:val="a"/>
    <w:link w:val="Char"/>
    <w:uiPriority w:val="99"/>
    <w:semiHidden/>
    <w:unhideWhenUsed/>
    <w:rsid w:val="00B1655E"/>
    <w:pPr>
      <w:jc w:val="left"/>
    </w:pPr>
  </w:style>
  <w:style w:type="character" w:customStyle="1" w:styleId="Char">
    <w:name w:val="메모 텍스트 Char"/>
    <w:basedOn w:val="a0"/>
    <w:link w:val="a5"/>
    <w:uiPriority w:val="99"/>
    <w:semiHidden/>
    <w:rsid w:val="00B1655E"/>
  </w:style>
  <w:style w:type="paragraph" w:styleId="a6">
    <w:name w:val="annotation subject"/>
    <w:basedOn w:val="a5"/>
    <w:next w:val="a5"/>
    <w:link w:val="Char0"/>
    <w:uiPriority w:val="99"/>
    <w:semiHidden/>
    <w:unhideWhenUsed/>
    <w:rsid w:val="00B1655E"/>
    <w:rPr>
      <w:b/>
      <w:bCs/>
    </w:rPr>
  </w:style>
  <w:style w:type="character" w:customStyle="1" w:styleId="Char0">
    <w:name w:val="메모 주제 Char"/>
    <w:basedOn w:val="Char"/>
    <w:link w:val="a6"/>
    <w:uiPriority w:val="99"/>
    <w:semiHidden/>
    <w:rsid w:val="00B1655E"/>
    <w:rPr>
      <w:b/>
      <w:bCs/>
    </w:rPr>
  </w:style>
  <w:style w:type="paragraph" w:styleId="a7">
    <w:name w:val="Balloon Text"/>
    <w:basedOn w:val="a"/>
    <w:link w:val="Char1"/>
    <w:uiPriority w:val="99"/>
    <w:semiHidden/>
    <w:unhideWhenUsed/>
    <w:rsid w:val="00B1655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B1655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43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66ef637f1a7c4c49" Type="http://schemas.microsoft.com/office/2018/08/relationships/commentsExtensible" Target="commentsExtensible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이보영 (Boyeong Yi)</dc:creator>
  <cp:keywords/>
  <dc:description/>
  <cp:lastModifiedBy>김현주 (Hyunjoo Kim)</cp:lastModifiedBy>
  <cp:revision>4</cp:revision>
  <dcterms:created xsi:type="dcterms:W3CDTF">2024-04-04T06:50:00Z</dcterms:created>
  <dcterms:modified xsi:type="dcterms:W3CDTF">2024-04-04T07:20:00Z</dcterms:modified>
</cp:coreProperties>
</file>