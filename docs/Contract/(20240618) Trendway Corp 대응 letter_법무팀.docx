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1C4273"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proofErr w:type="spellStart"/>
      <w:r w:rsidRPr="00A368C2">
        <w:rPr>
          <w:rFonts w:ascii="굴림" w:eastAsia="굴림" w:hAnsi="굴림" w:cs="굴림"/>
          <w:kern w:val="0"/>
          <w:sz w:val="18"/>
          <w:szCs w:val="18"/>
        </w:rPr>
        <w:t>Trendway</w:t>
      </w:r>
      <w:proofErr w:type="spellEnd"/>
      <w:r w:rsidRPr="00A368C2">
        <w:rPr>
          <w:rFonts w:ascii="굴림" w:eastAsia="굴림" w:hAnsi="굴림" w:cs="굴림"/>
          <w:kern w:val="0"/>
          <w:sz w:val="18"/>
          <w:szCs w:val="18"/>
        </w:rPr>
        <w:t xml:space="preserve"> Corp. Norvell IP Joseph V. Norvell 847-809-2212 jnorvell@norvellip.com</w:t>
      </w:r>
    </w:p>
    <w:p w14:paraId="432E0EB8"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 xml:space="preserve">RE: Counterfeiting and Infringement of </w:t>
      </w:r>
      <w:proofErr w:type="spellStart"/>
      <w:r w:rsidRPr="00A368C2">
        <w:rPr>
          <w:rFonts w:ascii="굴림" w:eastAsia="굴림" w:hAnsi="굴림" w:cs="굴림"/>
          <w:kern w:val="0"/>
          <w:sz w:val="18"/>
          <w:szCs w:val="18"/>
        </w:rPr>
        <w:t>Trendway’s</w:t>
      </w:r>
      <w:proofErr w:type="spellEnd"/>
      <w:r w:rsidRPr="00A368C2">
        <w:rPr>
          <w:rFonts w:ascii="굴림" w:eastAsia="굴림" w:hAnsi="굴림" w:cs="굴림"/>
          <w:kern w:val="0"/>
          <w:sz w:val="18"/>
          <w:szCs w:val="18"/>
        </w:rPr>
        <w:t xml:space="preserve"> CAPTURE &amp; TRENDWAY Trademarks</w:t>
      </w:r>
    </w:p>
    <w:p w14:paraId="58F7739F"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안녕하세요, Joseph V. Norvell님,</w:t>
      </w:r>
    </w:p>
    <w:p w14:paraId="281B7F3E"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 xml:space="preserve">저는 </w:t>
      </w: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 xml:space="preserve"> Inc.의 </w:t>
      </w:r>
      <w:commentRangeStart w:id="0"/>
      <w:r w:rsidRPr="00A368C2">
        <w:rPr>
          <w:rFonts w:ascii="굴림" w:eastAsia="굴림" w:hAnsi="굴림" w:cs="굴림"/>
          <w:kern w:val="0"/>
          <w:sz w:val="18"/>
          <w:szCs w:val="18"/>
        </w:rPr>
        <w:t xml:space="preserve">CEO </w:t>
      </w:r>
      <w:proofErr w:type="spellStart"/>
      <w:r w:rsidRPr="00A368C2">
        <w:rPr>
          <w:rFonts w:ascii="굴림" w:eastAsia="굴림" w:hAnsi="굴림" w:cs="굴림"/>
          <w:kern w:val="0"/>
          <w:sz w:val="18"/>
          <w:szCs w:val="18"/>
        </w:rPr>
        <w:t>손태희입니다</w:t>
      </w:r>
      <w:commentRangeEnd w:id="0"/>
      <w:proofErr w:type="spellEnd"/>
      <w:r w:rsidR="0023746D">
        <w:rPr>
          <w:rStyle w:val="a5"/>
        </w:rPr>
        <w:commentReference w:id="0"/>
      </w:r>
      <w:r w:rsidRPr="00A368C2">
        <w:rPr>
          <w:rFonts w:ascii="굴림" w:eastAsia="굴림" w:hAnsi="굴림" w:cs="굴림"/>
          <w:kern w:val="0"/>
          <w:sz w:val="18"/>
          <w:szCs w:val="18"/>
        </w:rPr>
        <w:t xml:space="preserve">. 귀하의 2024년 6월 10일자 서신을 받았으며, </w:t>
      </w:r>
      <w:proofErr w:type="spellStart"/>
      <w:r w:rsidRPr="00A368C2">
        <w:rPr>
          <w:rFonts w:ascii="굴림" w:eastAsia="굴림" w:hAnsi="굴림" w:cs="굴림"/>
          <w:kern w:val="0"/>
          <w:sz w:val="18"/>
          <w:szCs w:val="18"/>
        </w:rPr>
        <w:t>Trendway</w:t>
      </w:r>
      <w:proofErr w:type="spellEnd"/>
      <w:r w:rsidRPr="00A368C2">
        <w:rPr>
          <w:rFonts w:ascii="굴림" w:eastAsia="굴림" w:hAnsi="굴림" w:cs="굴림"/>
          <w:kern w:val="0"/>
          <w:sz w:val="18"/>
          <w:szCs w:val="18"/>
        </w:rPr>
        <w:t xml:space="preserve"> Corp.의 CAPTURE 및 TRENDWAY 상표 침해와 관련한 문제를 신속히 해결하고자 합니다.</w:t>
      </w:r>
    </w:p>
    <w:p w14:paraId="41ED3741"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 xml:space="preserve">우선, </w:t>
      </w:r>
      <w:proofErr w:type="spellStart"/>
      <w:r w:rsidRPr="00A368C2">
        <w:rPr>
          <w:rFonts w:ascii="굴림" w:eastAsia="굴림" w:hAnsi="굴림" w:cs="굴림"/>
          <w:kern w:val="0"/>
          <w:sz w:val="18"/>
          <w:szCs w:val="18"/>
        </w:rPr>
        <w:t>Trendway</w:t>
      </w:r>
      <w:proofErr w:type="spellEnd"/>
      <w:r w:rsidRPr="00A368C2">
        <w:rPr>
          <w:rFonts w:ascii="굴림" w:eastAsia="굴림" w:hAnsi="굴림" w:cs="굴림"/>
          <w:kern w:val="0"/>
          <w:sz w:val="18"/>
          <w:szCs w:val="18"/>
        </w:rPr>
        <w:t xml:space="preserve"> Corp.의 상표와 지적 재산권을 존중하며, 이로 인해 발생한 불편함에 대해 </w:t>
      </w:r>
      <w:proofErr w:type="spellStart"/>
      <w:r w:rsidRPr="00A368C2">
        <w:rPr>
          <w:rFonts w:ascii="굴림" w:eastAsia="굴림" w:hAnsi="굴림" w:cs="굴림"/>
          <w:kern w:val="0"/>
          <w:sz w:val="18"/>
          <w:szCs w:val="18"/>
        </w:rPr>
        <w:t>사과드립니다</w:t>
      </w:r>
      <w:proofErr w:type="spellEnd"/>
      <w:r w:rsidRPr="00A368C2">
        <w:rPr>
          <w:rFonts w:ascii="굴림" w:eastAsia="굴림" w:hAnsi="굴림" w:cs="굴림"/>
          <w:kern w:val="0"/>
          <w:sz w:val="18"/>
          <w:szCs w:val="18"/>
        </w:rPr>
        <w:t xml:space="preserve">. 저희 </w:t>
      </w: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는 이러한 상황이 발생한 것에 대해 깊이 유감스럽게 생각하며, 이를 즉각적으로 해결하기 위한 조치를 취할 것입니다.</w:t>
      </w:r>
    </w:p>
    <w:p w14:paraId="446D8843"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 xml:space="preserve">귀하가 요청하신 조치 사항에 대해 아래와 같이 대응할 것을 </w:t>
      </w:r>
      <w:proofErr w:type="spellStart"/>
      <w:r w:rsidRPr="00A368C2">
        <w:rPr>
          <w:rFonts w:ascii="굴림" w:eastAsia="굴림" w:hAnsi="굴림" w:cs="굴림"/>
          <w:kern w:val="0"/>
          <w:sz w:val="18"/>
          <w:szCs w:val="18"/>
        </w:rPr>
        <w:t>약속드립니다</w:t>
      </w:r>
      <w:proofErr w:type="spellEnd"/>
      <w:r w:rsidRPr="00A368C2">
        <w:rPr>
          <w:rFonts w:ascii="굴림" w:eastAsia="굴림" w:hAnsi="굴림" w:cs="굴림"/>
          <w:kern w:val="0"/>
          <w:sz w:val="18"/>
          <w:szCs w:val="18"/>
        </w:rPr>
        <w:t>.</w:t>
      </w:r>
    </w:p>
    <w:p w14:paraId="39114F67" w14:textId="77777777" w:rsidR="00A368C2" w:rsidRPr="00A368C2" w:rsidRDefault="00A368C2" w:rsidP="00A368C2">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b/>
          <w:bCs/>
          <w:kern w:val="0"/>
          <w:sz w:val="18"/>
          <w:szCs w:val="18"/>
        </w:rPr>
        <w:t>CAPTURE 및 TRENDWAY 상표 사용 중단</w:t>
      </w:r>
      <w:r w:rsidRPr="00A368C2">
        <w:rPr>
          <w:rFonts w:ascii="굴림" w:eastAsia="굴림" w:hAnsi="굴림" w:cs="굴림"/>
          <w:kern w:val="0"/>
          <w:sz w:val="18"/>
          <w:szCs w:val="18"/>
        </w:rPr>
        <w:t>:</w:t>
      </w:r>
    </w:p>
    <w:p w14:paraId="681FECD2" w14:textId="77777777" w:rsidR="00A368C2" w:rsidRPr="00A368C2" w:rsidRDefault="00A368C2" w:rsidP="00A368C2">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모든 CAPTURE 및 TRENDWAY 상표 사용을 즉시 중</w:t>
      </w:r>
      <w:r w:rsidR="004F0E93">
        <w:rPr>
          <w:rFonts w:ascii="굴림" w:eastAsia="굴림" w:hAnsi="굴림" w:cs="굴림" w:hint="eastAsia"/>
          <w:kern w:val="0"/>
          <w:sz w:val="18"/>
          <w:szCs w:val="18"/>
        </w:rPr>
        <w:t>단하겠습니다.</w:t>
      </w:r>
      <w:r w:rsidR="004F0E93">
        <w:rPr>
          <w:rFonts w:ascii="굴림" w:eastAsia="굴림" w:hAnsi="굴림" w:cs="굴림"/>
          <w:kern w:val="0"/>
          <w:sz w:val="18"/>
          <w:szCs w:val="18"/>
        </w:rPr>
        <w:t xml:space="preserve"> </w:t>
      </w:r>
      <w:r w:rsidR="004F0E93">
        <w:rPr>
          <w:rFonts w:ascii="굴림" w:eastAsia="굴림" w:hAnsi="굴림" w:cs="굴림" w:hint="eastAsia"/>
          <w:kern w:val="0"/>
          <w:sz w:val="18"/>
          <w:szCs w:val="18"/>
        </w:rPr>
        <w:t>현재</w:t>
      </w:r>
      <w:r w:rsidR="002C6C5E">
        <w:rPr>
          <w:rFonts w:ascii="굴림" w:eastAsia="굴림" w:hAnsi="굴림" w:cs="굴림" w:hint="eastAsia"/>
          <w:kern w:val="0"/>
          <w:sz w:val="18"/>
          <w:szCs w:val="18"/>
        </w:rPr>
        <w:t>까지</w:t>
      </w:r>
      <w:r w:rsidRPr="00A368C2">
        <w:rPr>
          <w:rFonts w:ascii="굴림" w:eastAsia="굴림" w:hAnsi="굴림" w:cs="굴림"/>
          <w:kern w:val="0"/>
          <w:sz w:val="18"/>
          <w:szCs w:val="18"/>
        </w:rPr>
        <w:t xml:space="preserve"> 해당 상표를 사용한 광고</w:t>
      </w:r>
      <w:r w:rsidR="002C6C5E">
        <w:rPr>
          <w:rFonts w:ascii="굴림" w:eastAsia="굴림" w:hAnsi="굴림" w:cs="굴림" w:hint="eastAsia"/>
          <w:kern w:val="0"/>
          <w:sz w:val="18"/>
          <w:szCs w:val="18"/>
        </w:rPr>
        <w:t>나 프로모션 내용은 없습니다</w:t>
      </w:r>
      <w:r w:rsidR="002C6C5E">
        <w:rPr>
          <w:rFonts w:ascii="굴림" w:eastAsia="굴림" w:hAnsi="굴림" w:cs="굴림"/>
          <w:kern w:val="0"/>
          <w:sz w:val="18"/>
          <w:szCs w:val="18"/>
        </w:rPr>
        <w:t>.</w:t>
      </w:r>
      <w:r w:rsidR="002C6C5E">
        <w:rPr>
          <w:rFonts w:ascii="굴림" w:eastAsia="굴림" w:hAnsi="굴림" w:cs="굴림"/>
          <w:kern w:val="0"/>
          <w:sz w:val="18"/>
          <w:szCs w:val="18"/>
        </w:rPr>
        <w:br/>
      </w:r>
    </w:p>
    <w:p w14:paraId="2BCD1C4B" w14:textId="77777777" w:rsidR="00A368C2" w:rsidRPr="00A368C2" w:rsidRDefault="00A368C2" w:rsidP="00A368C2">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18"/>
          <w:szCs w:val="18"/>
        </w:rPr>
      </w:pPr>
      <w:proofErr w:type="spellStart"/>
      <w:r w:rsidRPr="00A368C2">
        <w:rPr>
          <w:rFonts w:ascii="굴림" w:eastAsia="굴림" w:hAnsi="굴림" w:cs="굴림"/>
          <w:b/>
          <w:bCs/>
          <w:kern w:val="0"/>
          <w:sz w:val="18"/>
          <w:szCs w:val="18"/>
        </w:rPr>
        <w:t>재발송</w:t>
      </w:r>
      <w:proofErr w:type="spellEnd"/>
      <w:r w:rsidRPr="00A368C2">
        <w:rPr>
          <w:rFonts w:ascii="굴림" w:eastAsia="굴림" w:hAnsi="굴림" w:cs="굴림"/>
          <w:b/>
          <w:bCs/>
          <w:kern w:val="0"/>
          <w:sz w:val="18"/>
          <w:szCs w:val="18"/>
        </w:rPr>
        <w:t xml:space="preserve"> 및 정정 메시지 발송</w:t>
      </w:r>
      <w:r w:rsidRPr="00A368C2">
        <w:rPr>
          <w:rFonts w:ascii="굴림" w:eastAsia="굴림" w:hAnsi="굴림" w:cs="굴림"/>
          <w:kern w:val="0"/>
          <w:sz w:val="18"/>
          <w:szCs w:val="18"/>
        </w:rPr>
        <w:t>:</w:t>
      </w:r>
    </w:p>
    <w:p w14:paraId="76C32137" w14:textId="77777777" w:rsidR="0023746D" w:rsidRDefault="00A368C2" w:rsidP="00A368C2">
      <w:pPr>
        <w:widowControl/>
        <w:numPr>
          <w:ilvl w:val="1"/>
          <w:numId w:val="1"/>
        </w:numPr>
        <w:wordWrap/>
        <w:autoSpaceDE/>
        <w:autoSpaceDN/>
        <w:spacing w:before="100" w:beforeAutospacing="1" w:after="100" w:afterAutospacing="1" w:line="240" w:lineRule="auto"/>
        <w:jc w:val="left"/>
        <w:rPr>
          <w:ins w:id="1" w:author="김현주 (Hyunjoo Kim)" w:date="2024-06-19T08:45:00Z"/>
          <w:rFonts w:ascii="굴림" w:eastAsia="굴림" w:hAnsi="굴림" w:cs="굴림"/>
          <w:kern w:val="0"/>
          <w:sz w:val="18"/>
          <w:szCs w:val="18"/>
        </w:rPr>
      </w:pP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 xml:space="preserve">가 보낸 모든 텍스트 메시지 수신자에게 </w:t>
      </w: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 xml:space="preserve">가 CAPTURE 또는 TRENDWAY 브랜드 제품의 공인 제조업체, 유통업체, 소매업체가 아님을 명확히 하고, 해당 제품이 </w:t>
      </w: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 xml:space="preserve"> 팝업 쇼룸에서 공개되거나 구매할 수 없음을 알리는 정정 메시지를</w:t>
      </w:r>
      <w:r w:rsidR="0023746D">
        <w:rPr>
          <w:rFonts w:ascii="굴림" w:eastAsia="굴림" w:hAnsi="굴림" w:cs="굴림" w:hint="eastAsia"/>
          <w:kern w:val="0"/>
          <w:sz w:val="18"/>
          <w:szCs w:val="18"/>
        </w:rPr>
        <w:t xml:space="preserve"> </w:t>
      </w:r>
      <w:ins w:id="2" w:author="김현주 (Hyunjoo Kim)" w:date="2024-06-19T08:45:00Z">
        <w:r w:rsidR="0023746D">
          <w:rPr>
            <w:rFonts w:ascii="굴림" w:eastAsia="굴림" w:hAnsi="굴림" w:cs="굴림" w:hint="eastAsia"/>
            <w:kern w:val="0"/>
            <w:sz w:val="18"/>
            <w:szCs w:val="18"/>
          </w:rPr>
          <w:t>아래와 같이</w:t>
        </w:r>
      </w:ins>
      <w:r w:rsidRPr="00A368C2">
        <w:rPr>
          <w:rFonts w:ascii="굴림" w:eastAsia="굴림" w:hAnsi="굴림" w:cs="굴림"/>
          <w:kern w:val="0"/>
          <w:sz w:val="18"/>
          <w:szCs w:val="18"/>
        </w:rPr>
        <w:t xml:space="preserve"> </w:t>
      </w:r>
      <w:commentRangeStart w:id="3"/>
      <w:r w:rsidRPr="00A368C2">
        <w:rPr>
          <w:rFonts w:ascii="굴림" w:eastAsia="굴림" w:hAnsi="굴림" w:cs="굴림"/>
          <w:kern w:val="0"/>
          <w:sz w:val="18"/>
          <w:szCs w:val="18"/>
        </w:rPr>
        <w:t>발송하</w:t>
      </w:r>
      <w:r w:rsidR="00451D06">
        <w:rPr>
          <w:rFonts w:ascii="굴림" w:eastAsia="굴림" w:hAnsi="굴림" w:cs="굴림" w:hint="eastAsia"/>
          <w:kern w:val="0"/>
          <w:sz w:val="18"/>
          <w:szCs w:val="18"/>
        </w:rPr>
        <w:t>였습니다</w:t>
      </w:r>
      <w:commentRangeEnd w:id="3"/>
      <w:r w:rsidR="0023746D">
        <w:rPr>
          <w:rStyle w:val="a5"/>
        </w:rPr>
        <w:commentReference w:id="3"/>
      </w:r>
      <w:r w:rsidR="00451D06">
        <w:rPr>
          <w:rFonts w:ascii="굴림" w:eastAsia="굴림" w:hAnsi="굴림" w:cs="굴림" w:hint="eastAsia"/>
          <w:kern w:val="0"/>
          <w:sz w:val="18"/>
          <w:szCs w:val="18"/>
        </w:rPr>
        <w:t>.</w:t>
      </w:r>
    </w:p>
    <w:p w14:paraId="36DE2F1F" w14:textId="77777777" w:rsidR="00A368C2" w:rsidRPr="00A368C2" w:rsidRDefault="00A368C2" w:rsidP="00A368C2">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br/>
      </w:r>
    </w:p>
    <w:p w14:paraId="04C280B9" w14:textId="77777777" w:rsidR="00A368C2" w:rsidRPr="00A368C2" w:rsidRDefault="00A368C2" w:rsidP="00A368C2">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b/>
          <w:bCs/>
          <w:kern w:val="0"/>
          <w:sz w:val="18"/>
          <w:szCs w:val="18"/>
        </w:rPr>
        <w:t>향후 상표 사용 금지</w:t>
      </w:r>
      <w:r w:rsidRPr="00A368C2">
        <w:rPr>
          <w:rFonts w:ascii="굴림" w:eastAsia="굴림" w:hAnsi="굴림" w:cs="굴림"/>
          <w:kern w:val="0"/>
          <w:sz w:val="18"/>
          <w:szCs w:val="18"/>
        </w:rPr>
        <w:t>:</w:t>
      </w:r>
    </w:p>
    <w:p w14:paraId="34D0DF1F" w14:textId="77777777" w:rsidR="00A368C2" w:rsidRPr="00A368C2" w:rsidRDefault="00A368C2" w:rsidP="00A368C2">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 xml:space="preserve">향후 어떠한 </w:t>
      </w:r>
      <w:proofErr w:type="spellStart"/>
      <w:r w:rsidRPr="00A368C2">
        <w:rPr>
          <w:rFonts w:ascii="굴림" w:eastAsia="굴림" w:hAnsi="굴림" w:cs="굴림"/>
          <w:kern w:val="0"/>
          <w:sz w:val="18"/>
          <w:szCs w:val="18"/>
        </w:rPr>
        <w:t>방식으로든</w:t>
      </w:r>
      <w:proofErr w:type="spellEnd"/>
      <w:r w:rsidRPr="00A368C2">
        <w:rPr>
          <w:rFonts w:ascii="굴림" w:eastAsia="굴림" w:hAnsi="굴림" w:cs="굴림"/>
          <w:kern w:val="0"/>
          <w:sz w:val="18"/>
          <w:szCs w:val="18"/>
        </w:rPr>
        <w:t xml:space="preserve"> CAPTURE 및 TRENDWAY 상표 또는 이와 혼동될 수 있는 유사 상표를 사용하지 않을 것을 서면으로 </w:t>
      </w:r>
      <w:proofErr w:type="spellStart"/>
      <w:r w:rsidRPr="00A368C2">
        <w:rPr>
          <w:rFonts w:ascii="굴림" w:eastAsia="굴림" w:hAnsi="굴림" w:cs="굴림"/>
          <w:kern w:val="0"/>
          <w:sz w:val="18"/>
          <w:szCs w:val="18"/>
        </w:rPr>
        <w:t>약속드립니다</w:t>
      </w:r>
      <w:proofErr w:type="spellEnd"/>
      <w:r w:rsidRPr="00A368C2">
        <w:rPr>
          <w:rFonts w:ascii="굴림" w:eastAsia="굴림" w:hAnsi="굴림" w:cs="굴림"/>
          <w:kern w:val="0"/>
          <w:sz w:val="18"/>
          <w:szCs w:val="18"/>
        </w:rPr>
        <w:t>.</w:t>
      </w:r>
    </w:p>
    <w:p w14:paraId="4C0C7EA7" w14:textId="77777777" w:rsidR="00A368C2" w:rsidRPr="00A368C2" w:rsidRDefault="00A368C2" w:rsidP="0084359A">
      <w:pPr>
        <w:widowControl/>
        <w:wordWrap/>
        <w:autoSpaceDE/>
        <w:autoSpaceDN/>
        <w:spacing w:before="100" w:beforeAutospacing="1" w:after="100" w:afterAutospacing="1" w:line="240" w:lineRule="auto"/>
        <w:ind w:firstLineChars="50" w:firstLine="90"/>
        <w:jc w:val="left"/>
        <w:rPr>
          <w:rFonts w:ascii="굴림" w:eastAsia="굴림" w:hAnsi="굴림" w:cs="굴림"/>
          <w:kern w:val="0"/>
          <w:sz w:val="18"/>
          <w:szCs w:val="18"/>
        </w:rPr>
      </w:pP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는 귀하와의 이 문제를 법적 분쟁 없이 우호적으로 해결하기를 원하며, 귀사의 지적 재산권을 존중하고 보호하는 데 최선을 다할 것입니다. 위에 언급된 조치를 즉각 시행할 것이며, 추가적인 요구사항이나 협의가 필요하다면 언제든지 연락 주시기 바랍니다.</w:t>
      </w:r>
    </w:p>
    <w:p w14:paraId="1663B712"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 xml:space="preserve">다시 한 번 이 문제로 인해 불편을 끼쳐드린 점 </w:t>
      </w:r>
      <w:proofErr w:type="spellStart"/>
      <w:r w:rsidRPr="00A368C2">
        <w:rPr>
          <w:rFonts w:ascii="굴림" w:eastAsia="굴림" w:hAnsi="굴림" w:cs="굴림"/>
          <w:kern w:val="0"/>
          <w:sz w:val="18"/>
          <w:szCs w:val="18"/>
        </w:rPr>
        <w:t>사과드리며</w:t>
      </w:r>
      <w:proofErr w:type="spellEnd"/>
      <w:r w:rsidRPr="00A368C2">
        <w:rPr>
          <w:rFonts w:ascii="굴림" w:eastAsia="굴림" w:hAnsi="굴림" w:cs="굴림"/>
          <w:kern w:val="0"/>
          <w:sz w:val="18"/>
          <w:szCs w:val="18"/>
        </w:rPr>
        <w:t>, 귀사의 이해와 협조에 감사드립니다.</w:t>
      </w:r>
    </w:p>
    <w:p w14:paraId="0A72DE52"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감사합니다.</w:t>
      </w:r>
    </w:p>
    <w:p w14:paraId="73C7ACC7"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proofErr w:type="spellStart"/>
      <w:r w:rsidRPr="00A368C2">
        <w:rPr>
          <w:rFonts w:ascii="굴림" w:eastAsia="굴림" w:hAnsi="굴림" w:cs="굴림"/>
          <w:kern w:val="0"/>
          <w:sz w:val="18"/>
          <w:szCs w:val="18"/>
        </w:rPr>
        <w:t>손태희</w:t>
      </w:r>
      <w:proofErr w:type="spellEnd"/>
      <w:r w:rsidRPr="00A368C2">
        <w:rPr>
          <w:rFonts w:ascii="굴림" w:eastAsia="굴림" w:hAnsi="굴림" w:cs="굴림"/>
          <w:kern w:val="0"/>
          <w:sz w:val="18"/>
          <w:szCs w:val="18"/>
        </w:rPr>
        <w:t xml:space="preserve"> </w:t>
      </w:r>
      <w:r w:rsidRPr="00A368C2">
        <w:rPr>
          <w:rFonts w:ascii="굴림" w:eastAsia="굴림" w:hAnsi="굴림" w:cs="굴림"/>
          <w:kern w:val="0"/>
          <w:sz w:val="18"/>
          <w:szCs w:val="18"/>
        </w:rPr>
        <w:br/>
        <w:t xml:space="preserve">CEO, </w:t>
      </w: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 xml:space="preserve"> Inc. </w:t>
      </w:r>
      <w:r w:rsidRPr="00A368C2">
        <w:rPr>
          <w:rFonts w:ascii="굴림" w:eastAsia="굴림" w:hAnsi="굴림" w:cs="굴림"/>
          <w:kern w:val="0"/>
          <w:sz w:val="18"/>
          <w:szCs w:val="18"/>
        </w:rPr>
        <w:br/>
        <w:t xml:space="preserve">311 </w:t>
      </w:r>
      <w:proofErr w:type="spellStart"/>
      <w:r w:rsidRPr="00A368C2">
        <w:rPr>
          <w:rFonts w:ascii="굴림" w:eastAsia="굴림" w:hAnsi="굴림" w:cs="굴림"/>
          <w:kern w:val="0"/>
          <w:sz w:val="18"/>
          <w:szCs w:val="18"/>
        </w:rPr>
        <w:t>Ogeum</w:t>
      </w:r>
      <w:proofErr w:type="spellEnd"/>
      <w:r w:rsidRPr="00A368C2">
        <w:rPr>
          <w:rFonts w:ascii="굴림" w:eastAsia="굴림" w:hAnsi="굴림" w:cs="굴림"/>
          <w:kern w:val="0"/>
          <w:sz w:val="18"/>
          <w:szCs w:val="18"/>
        </w:rPr>
        <w:t xml:space="preserve">-dong 45-1 </w:t>
      </w:r>
      <w:r w:rsidRPr="00A368C2">
        <w:rPr>
          <w:rFonts w:ascii="굴림" w:eastAsia="굴림" w:hAnsi="굴림" w:cs="굴림"/>
          <w:kern w:val="0"/>
          <w:sz w:val="18"/>
          <w:szCs w:val="18"/>
        </w:rPr>
        <w:br/>
      </w:r>
      <w:proofErr w:type="spellStart"/>
      <w:r w:rsidRPr="00A368C2">
        <w:rPr>
          <w:rFonts w:ascii="굴림" w:eastAsia="굴림" w:hAnsi="굴림" w:cs="굴림"/>
          <w:kern w:val="0"/>
          <w:sz w:val="18"/>
          <w:szCs w:val="18"/>
        </w:rPr>
        <w:t>Songpa-gu</w:t>
      </w:r>
      <w:proofErr w:type="spellEnd"/>
      <w:r w:rsidRPr="00A368C2">
        <w:rPr>
          <w:rFonts w:ascii="굴림" w:eastAsia="굴림" w:hAnsi="굴림" w:cs="굴림"/>
          <w:kern w:val="0"/>
          <w:sz w:val="18"/>
          <w:szCs w:val="18"/>
        </w:rPr>
        <w:t xml:space="preserve">, Seoul 138-857 South Korea </w:t>
      </w:r>
      <w:r w:rsidRPr="00A368C2">
        <w:rPr>
          <w:rFonts w:ascii="굴림" w:eastAsia="굴림" w:hAnsi="굴림" w:cs="굴림"/>
          <w:kern w:val="0"/>
          <w:sz w:val="18"/>
          <w:szCs w:val="18"/>
        </w:rPr>
        <w:br/>
        <w:t>fursysoffice@gmail.com</w:t>
      </w:r>
    </w:p>
    <w:p w14:paraId="4E3C48F3" w14:textId="77777777" w:rsidR="00A368C2" w:rsidRPr="00A368C2" w:rsidRDefault="00A368C2" w:rsidP="00A368C2">
      <w:pPr>
        <w:widowControl/>
        <w:wordWrap/>
        <w:autoSpaceDE/>
        <w:autoSpaceDN/>
        <w:spacing w:line="240" w:lineRule="auto"/>
        <w:rPr>
          <w:sz w:val="18"/>
          <w:szCs w:val="18"/>
        </w:rPr>
      </w:pPr>
      <w:r w:rsidRPr="00A368C2">
        <w:rPr>
          <w:sz w:val="18"/>
          <w:szCs w:val="18"/>
        </w:rPr>
        <w:br w:type="page"/>
      </w:r>
    </w:p>
    <w:p w14:paraId="79C77973"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lastRenderedPageBreak/>
        <w:t>[Date]</w:t>
      </w:r>
    </w:p>
    <w:p w14:paraId="748B358C"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proofErr w:type="spellStart"/>
      <w:r w:rsidRPr="00A368C2">
        <w:rPr>
          <w:rFonts w:ascii="굴림" w:eastAsia="굴림" w:hAnsi="굴림" w:cs="굴림"/>
          <w:kern w:val="0"/>
          <w:sz w:val="18"/>
          <w:szCs w:val="18"/>
        </w:rPr>
        <w:t>Trendway</w:t>
      </w:r>
      <w:proofErr w:type="spellEnd"/>
      <w:r w:rsidRPr="00A368C2">
        <w:rPr>
          <w:rFonts w:ascii="굴림" w:eastAsia="굴림" w:hAnsi="굴림" w:cs="굴림"/>
          <w:kern w:val="0"/>
          <w:sz w:val="18"/>
          <w:szCs w:val="18"/>
        </w:rPr>
        <w:t xml:space="preserve"> Corp. Norvell IP Joseph V. Norvell 847-809-2212 jnorvell@norvellip.com</w:t>
      </w:r>
    </w:p>
    <w:p w14:paraId="1B9236F8"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 xml:space="preserve">RE: Counterfeiting and Infringement of </w:t>
      </w:r>
      <w:proofErr w:type="spellStart"/>
      <w:r w:rsidRPr="00A368C2">
        <w:rPr>
          <w:rFonts w:ascii="굴림" w:eastAsia="굴림" w:hAnsi="굴림" w:cs="굴림"/>
          <w:kern w:val="0"/>
          <w:sz w:val="18"/>
          <w:szCs w:val="18"/>
        </w:rPr>
        <w:t>Trendway’s</w:t>
      </w:r>
      <w:proofErr w:type="spellEnd"/>
      <w:r w:rsidRPr="00A368C2">
        <w:rPr>
          <w:rFonts w:ascii="굴림" w:eastAsia="굴림" w:hAnsi="굴림" w:cs="굴림"/>
          <w:kern w:val="0"/>
          <w:sz w:val="18"/>
          <w:szCs w:val="18"/>
        </w:rPr>
        <w:t xml:space="preserve"> CAPTURE &amp; TRENDWAY Trademarks</w:t>
      </w:r>
    </w:p>
    <w:p w14:paraId="53538C5A"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Dear Mr. Norvell,</w:t>
      </w:r>
    </w:p>
    <w:p w14:paraId="473C44BE"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I am</w:t>
      </w:r>
      <w:del w:id="4" w:author="김현주 (Hyunjoo Kim)" w:date="2024-06-19T08:45:00Z">
        <w:r w:rsidRPr="00A368C2" w:rsidDel="0023746D">
          <w:rPr>
            <w:rFonts w:ascii="굴림" w:eastAsia="굴림" w:hAnsi="굴림" w:cs="굴림"/>
            <w:kern w:val="0"/>
            <w:sz w:val="18"/>
            <w:szCs w:val="18"/>
          </w:rPr>
          <w:delText xml:space="preserve"> Taehee Sohn</w:delText>
        </w:r>
      </w:del>
      <w:r w:rsidRPr="00A368C2">
        <w:rPr>
          <w:rFonts w:ascii="굴림" w:eastAsia="굴림" w:hAnsi="굴림" w:cs="굴림"/>
          <w:kern w:val="0"/>
          <w:sz w:val="18"/>
          <w:szCs w:val="18"/>
        </w:rPr>
        <w:t xml:space="preserve">, </w:t>
      </w:r>
      <w:del w:id="5" w:author="김현주 (Hyunjoo Kim)" w:date="2024-06-19T08:50:00Z">
        <w:r w:rsidRPr="00A368C2" w:rsidDel="00B37D1F">
          <w:rPr>
            <w:rFonts w:ascii="굴림" w:eastAsia="굴림" w:hAnsi="굴림" w:cs="굴림"/>
            <w:kern w:val="0"/>
            <w:sz w:val="18"/>
            <w:szCs w:val="18"/>
          </w:rPr>
          <w:delText xml:space="preserve">the CEO </w:delText>
        </w:r>
      </w:del>
      <w:r w:rsidRPr="00A368C2">
        <w:rPr>
          <w:rFonts w:ascii="굴림" w:eastAsia="굴림" w:hAnsi="굴림" w:cs="굴림"/>
          <w:kern w:val="0"/>
          <w:sz w:val="18"/>
          <w:szCs w:val="18"/>
        </w:rPr>
        <w:t xml:space="preserve">of </w:t>
      </w: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 xml:space="preserve"> Inc. We have received your letter dated June 10, 2024, regarding the infringement of </w:t>
      </w:r>
      <w:proofErr w:type="spellStart"/>
      <w:r w:rsidRPr="00A368C2">
        <w:rPr>
          <w:rFonts w:ascii="굴림" w:eastAsia="굴림" w:hAnsi="굴림" w:cs="굴림"/>
          <w:kern w:val="0"/>
          <w:sz w:val="18"/>
          <w:szCs w:val="18"/>
        </w:rPr>
        <w:t>Trendway</w:t>
      </w:r>
      <w:proofErr w:type="spellEnd"/>
      <w:r w:rsidRPr="00A368C2">
        <w:rPr>
          <w:rFonts w:ascii="굴림" w:eastAsia="굴림" w:hAnsi="굴림" w:cs="굴림"/>
          <w:kern w:val="0"/>
          <w:sz w:val="18"/>
          <w:szCs w:val="18"/>
        </w:rPr>
        <w:t xml:space="preserve"> Corp.’s CAPTURE and TRENDWAY trademarks. We take this matter very seriously and aim to address it promptly.</w:t>
      </w:r>
    </w:p>
    <w:p w14:paraId="6E260403" w14:textId="41523790"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 xml:space="preserve">Firstly, we deeply respect </w:t>
      </w:r>
      <w:proofErr w:type="spellStart"/>
      <w:r w:rsidRPr="00A368C2">
        <w:rPr>
          <w:rFonts w:ascii="굴림" w:eastAsia="굴림" w:hAnsi="굴림" w:cs="굴림"/>
          <w:kern w:val="0"/>
          <w:sz w:val="18"/>
          <w:szCs w:val="18"/>
        </w:rPr>
        <w:t>Trendway</w:t>
      </w:r>
      <w:proofErr w:type="spellEnd"/>
      <w:r w:rsidRPr="00A368C2">
        <w:rPr>
          <w:rFonts w:ascii="굴림" w:eastAsia="굴림" w:hAnsi="굴림" w:cs="굴림"/>
          <w:kern w:val="0"/>
          <w:sz w:val="18"/>
          <w:szCs w:val="18"/>
        </w:rPr>
        <w:t xml:space="preserve"> Corp.’s trademarks and intellectual property rights. We </w:t>
      </w:r>
      <w:del w:id="6" w:author="김현주 (Hyunjoo Kim)" w:date="2024-06-19T10:19:00Z">
        <w:r w:rsidRPr="00A368C2" w:rsidDel="00BB2E58">
          <w:rPr>
            <w:rFonts w:ascii="굴림" w:eastAsia="굴림" w:hAnsi="굴림" w:cs="굴림"/>
            <w:kern w:val="0"/>
            <w:sz w:val="18"/>
            <w:szCs w:val="18"/>
          </w:rPr>
          <w:delText xml:space="preserve">sincerely </w:delText>
        </w:r>
      </w:del>
      <w:del w:id="7" w:author="김현주 (Hyunjoo Kim)" w:date="2024-06-19T10:20:00Z">
        <w:r w:rsidRPr="00A368C2" w:rsidDel="00BB2E58">
          <w:rPr>
            <w:rFonts w:ascii="굴림" w:eastAsia="굴림" w:hAnsi="굴림" w:cs="굴림"/>
            <w:kern w:val="0"/>
            <w:sz w:val="18"/>
            <w:szCs w:val="18"/>
          </w:rPr>
          <w:delText xml:space="preserve">apologize for any inconvenience caused by this situation and </w:delText>
        </w:r>
      </w:del>
      <w:r w:rsidRPr="00A368C2">
        <w:rPr>
          <w:rFonts w:ascii="굴림" w:eastAsia="굴림" w:hAnsi="굴림" w:cs="굴림"/>
          <w:kern w:val="0"/>
          <w:sz w:val="18"/>
          <w:szCs w:val="18"/>
        </w:rPr>
        <w:t>are committed to resolving it immediately.</w:t>
      </w:r>
    </w:p>
    <w:p w14:paraId="4374E2DF"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We agree to the following actions as requested:</w:t>
      </w:r>
    </w:p>
    <w:p w14:paraId="7630618C" w14:textId="77777777" w:rsidR="002C6C5E" w:rsidRPr="002C6C5E" w:rsidRDefault="002C6C5E" w:rsidP="002C6C5E">
      <w:pPr>
        <w:widowControl/>
        <w:numPr>
          <w:ilvl w:val="0"/>
          <w:numId w:val="2"/>
        </w:numPr>
        <w:wordWrap/>
        <w:autoSpaceDE/>
        <w:autoSpaceDN/>
        <w:spacing w:before="100" w:beforeAutospacing="1" w:after="100" w:afterAutospacing="1" w:line="240" w:lineRule="auto"/>
        <w:jc w:val="left"/>
        <w:rPr>
          <w:rFonts w:ascii="굴림" w:eastAsia="굴림" w:hAnsi="굴림" w:cs="굴림"/>
          <w:b/>
          <w:kern w:val="0"/>
          <w:sz w:val="18"/>
          <w:szCs w:val="18"/>
        </w:rPr>
      </w:pPr>
      <w:r w:rsidRPr="002C6C5E">
        <w:rPr>
          <w:rFonts w:ascii="굴림" w:eastAsia="굴림" w:hAnsi="굴림" w:cs="굴림"/>
          <w:b/>
          <w:kern w:val="0"/>
          <w:sz w:val="18"/>
          <w:szCs w:val="18"/>
        </w:rPr>
        <w:t>Immediate Cessation of CAPTURE and TRENDWAY Trademark Use:</w:t>
      </w:r>
    </w:p>
    <w:p w14:paraId="391B1E36" w14:textId="77777777" w:rsidR="00A368C2" w:rsidRPr="00A368C2" w:rsidRDefault="002C6C5E" w:rsidP="002C6C5E">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18"/>
          <w:szCs w:val="18"/>
        </w:rPr>
      </w:pPr>
      <w:r w:rsidRPr="002C6C5E">
        <w:rPr>
          <w:rFonts w:ascii="굴림" w:eastAsia="굴림" w:hAnsi="굴림" w:cs="굴림"/>
          <w:kern w:val="0"/>
          <w:sz w:val="18"/>
          <w:szCs w:val="18"/>
        </w:rPr>
        <w:t>We will immediately cease all use of the CAPTURE and TRENDWAY trademarks and any similar marks. There have been no advertisements or promotional materials using these trademarks to date.</w:t>
      </w:r>
      <w:r w:rsidR="000B48DE" w:rsidRPr="002C6C5E">
        <w:rPr>
          <w:rFonts w:ascii="굴림" w:eastAsia="굴림" w:hAnsi="굴림" w:cs="굴림"/>
          <w:kern w:val="0"/>
          <w:sz w:val="18"/>
          <w:szCs w:val="18"/>
        </w:rPr>
        <w:br/>
      </w:r>
    </w:p>
    <w:p w14:paraId="6062DC40" w14:textId="77777777" w:rsidR="00A368C2" w:rsidRPr="00A368C2" w:rsidRDefault="00A368C2" w:rsidP="00A368C2">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b/>
          <w:bCs/>
          <w:kern w:val="0"/>
          <w:sz w:val="18"/>
          <w:szCs w:val="18"/>
        </w:rPr>
        <w:t>Retraction and Clarification Message</w:t>
      </w:r>
      <w:r w:rsidRPr="00A368C2">
        <w:rPr>
          <w:rFonts w:ascii="굴림" w:eastAsia="굴림" w:hAnsi="굴림" w:cs="굴림"/>
          <w:kern w:val="0"/>
          <w:sz w:val="18"/>
          <w:szCs w:val="18"/>
        </w:rPr>
        <w:t>:</w:t>
      </w:r>
    </w:p>
    <w:p w14:paraId="4BA86CE6" w14:textId="77777777" w:rsidR="00B37D1F" w:rsidRDefault="00451D06" w:rsidP="00A368C2">
      <w:pPr>
        <w:widowControl/>
        <w:numPr>
          <w:ilvl w:val="1"/>
          <w:numId w:val="2"/>
        </w:numPr>
        <w:wordWrap/>
        <w:autoSpaceDE/>
        <w:autoSpaceDN/>
        <w:spacing w:before="100" w:beforeAutospacing="1" w:after="100" w:afterAutospacing="1" w:line="240" w:lineRule="auto"/>
        <w:jc w:val="left"/>
        <w:rPr>
          <w:ins w:id="8" w:author="김현주 (Hyunjoo Kim)" w:date="2024-06-19T08:56:00Z"/>
          <w:rFonts w:ascii="굴림" w:eastAsia="굴림" w:hAnsi="굴림" w:cs="굴림"/>
          <w:kern w:val="0"/>
          <w:sz w:val="18"/>
          <w:szCs w:val="18"/>
        </w:rPr>
      </w:pPr>
      <w:r w:rsidRPr="00451D06">
        <w:rPr>
          <w:rFonts w:ascii="굴림" w:eastAsia="굴림" w:hAnsi="굴림" w:cs="굴림"/>
          <w:kern w:val="0"/>
          <w:sz w:val="18"/>
          <w:szCs w:val="18"/>
        </w:rPr>
        <w:t xml:space="preserve">We have issued a retraction and clarification message to all recipients of </w:t>
      </w:r>
      <w:proofErr w:type="spellStart"/>
      <w:r w:rsidRPr="00451D06">
        <w:rPr>
          <w:rFonts w:ascii="굴림" w:eastAsia="굴림" w:hAnsi="굴림" w:cs="굴림"/>
          <w:kern w:val="0"/>
          <w:sz w:val="18"/>
          <w:szCs w:val="18"/>
        </w:rPr>
        <w:t>Fursys</w:t>
      </w:r>
      <w:proofErr w:type="spellEnd"/>
      <w:r w:rsidRPr="00451D06">
        <w:rPr>
          <w:rFonts w:ascii="굴림" w:eastAsia="굴림" w:hAnsi="굴림" w:cs="굴림"/>
          <w:kern w:val="0"/>
          <w:sz w:val="18"/>
          <w:szCs w:val="18"/>
        </w:rPr>
        <w:t xml:space="preserve">' text messages, clearly stating that </w:t>
      </w:r>
      <w:proofErr w:type="spellStart"/>
      <w:r w:rsidRPr="00451D06">
        <w:rPr>
          <w:rFonts w:ascii="굴림" w:eastAsia="굴림" w:hAnsi="굴림" w:cs="굴림"/>
          <w:kern w:val="0"/>
          <w:sz w:val="18"/>
          <w:szCs w:val="18"/>
        </w:rPr>
        <w:t>Fursys</w:t>
      </w:r>
      <w:proofErr w:type="spellEnd"/>
      <w:r w:rsidRPr="00451D06">
        <w:rPr>
          <w:rFonts w:ascii="굴림" w:eastAsia="굴림" w:hAnsi="굴림" w:cs="굴림"/>
          <w:kern w:val="0"/>
          <w:sz w:val="18"/>
          <w:szCs w:val="18"/>
        </w:rPr>
        <w:t xml:space="preserve"> is not an authorized manufacturer, distributor, or retailer of CAPTURE or TRENDWAY branded products and that these products will not be revealed or available for purchase at the </w:t>
      </w:r>
      <w:proofErr w:type="spellStart"/>
      <w:r w:rsidRPr="00451D06">
        <w:rPr>
          <w:rFonts w:ascii="굴림" w:eastAsia="굴림" w:hAnsi="굴림" w:cs="굴림"/>
          <w:kern w:val="0"/>
          <w:sz w:val="18"/>
          <w:szCs w:val="18"/>
        </w:rPr>
        <w:t>Fursys</w:t>
      </w:r>
      <w:proofErr w:type="spellEnd"/>
      <w:r w:rsidRPr="00451D06">
        <w:rPr>
          <w:rFonts w:ascii="굴림" w:eastAsia="굴림" w:hAnsi="굴림" w:cs="굴림"/>
          <w:kern w:val="0"/>
          <w:sz w:val="18"/>
          <w:szCs w:val="18"/>
        </w:rPr>
        <w:t xml:space="preserve"> pop-up </w:t>
      </w:r>
      <w:proofErr w:type="gramStart"/>
      <w:r w:rsidRPr="00451D06">
        <w:rPr>
          <w:rFonts w:ascii="굴림" w:eastAsia="굴림" w:hAnsi="굴림" w:cs="굴림"/>
          <w:kern w:val="0"/>
          <w:sz w:val="18"/>
          <w:szCs w:val="18"/>
        </w:rPr>
        <w:t>showroom</w:t>
      </w:r>
      <w:ins w:id="9" w:author="김현주 (Hyunjoo Kim)" w:date="2024-06-19T08:56:00Z">
        <w:r w:rsidR="00B37D1F">
          <w:rPr>
            <w:rFonts w:ascii="굴림" w:eastAsia="굴림" w:hAnsi="굴림" w:cs="굴림"/>
            <w:kern w:val="0"/>
            <w:sz w:val="18"/>
            <w:szCs w:val="18"/>
          </w:rPr>
          <w:t xml:space="preserve">  as</w:t>
        </w:r>
        <w:proofErr w:type="gramEnd"/>
        <w:r w:rsidR="00B37D1F">
          <w:rPr>
            <w:rFonts w:ascii="굴림" w:eastAsia="굴림" w:hAnsi="굴림" w:cs="굴림"/>
            <w:kern w:val="0"/>
            <w:sz w:val="18"/>
            <w:szCs w:val="18"/>
          </w:rPr>
          <w:t xml:space="preserve"> follows.</w:t>
        </w:r>
      </w:ins>
    </w:p>
    <w:p w14:paraId="176691BE" w14:textId="77777777" w:rsidR="00A368C2" w:rsidRPr="00A368C2" w:rsidRDefault="00451D06" w:rsidP="00A368C2">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18"/>
          <w:szCs w:val="18"/>
        </w:rPr>
      </w:pPr>
      <w:del w:id="10" w:author="김현주 (Hyunjoo Kim)" w:date="2024-06-19T08:56:00Z">
        <w:r w:rsidRPr="00451D06" w:rsidDel="00B37D1F">
          <w:rPr>
            <w:rFonts w:ascii="굴림" w:eastAsia="굴림" w:hAnsi="굴림" w:cs="굴림"/>
            <w:kern w:val="0"/>
            <w:sz w:val="18"/>
            <w:szCs w:val="18"/>
          </w:rPr>
          <w:delText>.</w:delText>
        </w:r>
      </w:del>
      <w:r w:rsidR="000B48DE">
        <w:rPr>
          <w:rFonts w:ascii="굴림" w:eastAsia="굴림" w:hAnsi="굴림" w:cs="굴림"/>
          <w:kern w:val="0"/>
          <w:sz w:val="18"/>
          <w:szCs w:val="18"/>
        </w:rPr>
        <w:br/>
      </w:r>
    </w:p>
    <w:p w14:paraId="54F1E5DD" w14:textId="77777777" w:rsidR="00A368C2" w:rsidRPr="00A368C2" w:rsidRDefault="00A368C2" w:rsidP="00A368C2">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b/>
          <w:bCs/>
          <w:kern w:val="0"/>
          <w:sz w:val="18"/>
          <w:szCs w:val="18"/>
        </w:rPr>
        <w:t>Future Use Prohibition</w:t>
      </w:r>
      <w:r w:rsidRPr="00A368C2">
        <w:rPr>
          <w:rFonts w:ascii="굴림" w:eastAsia="굴림" w:hAnsi="굴림" w:cs="굴림"/>
          <w:kern w:val="0"/>
          <w:sz w:val="18"/>
          <w:szCs w:val="18"/>
        </w:rPr>
        <w:t>:</w:t>
      </w:r>
    </w:p>
    <w:p w14:paraId="5F0C1FD5" w14:textId="77777777" w:rsidR="00A368C2" w:rsidRPr="00A368C2" w:rsidRDefault="00A368C2" w:rsidP="00A368C2">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 xml:space="preserve">We </w:t>
      </w:r>
      <w:del w:id="11" w:author="김현주 (Hyunjoo Kim)" w:date="2024-06-19T08:51:00Z">
        <w:r w:rsidRPr="00A368C2" w:rsidDel="00B37D1F">
          <w:rPr>
            <w:rFonts w:ascii="굴림" w:eastAsia="굴림" w:hAnsi="굴림" w:cs="굴림"/>
            <w:kern w:val="0"/>
            <w:sz w:val="18"/>
            <w:szCs w:val="18"/>
          </w:rPr>
          <w:delText xml:space="preserve">will </w:delText>
        </w:r>
      </w:del>
      <w:r w:rsidRPr="00A368C2">
        <w:rPr>
          <w:rFonts w:ascii="굴림" w:eastAsia="굴림" w:hAnsi="굴림" w:cs="굴림"/>
          <w:kern w:val="0"/>
          <w:sz w:val="18"/>
          <w:szCs w:val="18"/>
        </w:rPr>
        <w:t xml:space="preserve">provide </w:t>
      </w:r>
      <w:ins w:id="12" w:author="김현주 (Hyunjoo Kim)" w:date="2024-06-19T08:51:00Z">
        <w:r w:rsidR="00B37D1F">
          <w:rPr>
            <w:rFonts w:ascii="굴림" w:eastAsia="굴림" w:hAnsi="굴림" w:cs="굴림" w:hint="eastAsia"/>
            <w:kern w:val="0"/>
            <w:sz w:val="18"/>
            <w:szCs w:val="18"/>
          </w:rPr>
          <w:t>t</w:t>
        </w:r>
        <w:r w:rsidR="00B37D1F">
          <w:rPr>
            <w:rFonts w:ascii="굴림" w:eastAsia="굴림" w:hAnsi="굴림" w:cs="굴림"/>
            <w:kern w:val="0"/>
            <w:sz w:val="18"/>
            <w:szCs w:val="18"/>
          </w:rPr>
          <w:t>his</w:t>
        </w:r>
      </w:ins>
      <w:del w:id="13" w:author="김현주 (Hyunjoo Kim)" w:date="2024-06-19T08:51:00Z">
        <w:r w:rsidRPr="00A368C2" w:rsidDel="00B37D1F">
          <w:rPr>
            <w:rFonts w:ascii="굴림" w:eastAsia="굴림" w:hAnsi="굴림" w:cs="굴림"/>
            <w:kern w:val="0"/>
            <w:sz w:val="18"/>
            <w:szCs w:val="18"/>
          </w:rPr>
          <w:delText>a</w:delText>
        </w:r>
      </w:del>
      <w:r w:rsidRPr="00A368C2">
        <w:rPr>
          <w:rFonts w:ascii="굴림" w:eastAsia="굴림" w:hAnsi="굴림" w:cs="굴림"/>
          <w:kern w:val="0"/>
          <w:sz w:val="18"/>
          <w:szCs w:val="18"/>
        </w:rPr>
        <w:t xml:space="preserve"> written agreement stating that we will not use the CAPTURE and TRENDWAY trademarks or any marks confusingly similar to them in the future, whether in writing, digitally, orally, or by any other means.</w:t>
      </w:r>
    </w:p>
    <w:p w14:paraId="6F2E1255"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 xml:space="preserve"> is keen to resolve this issue amicably without resorting to litigation. We value and respect your intellectual property rights and will take all necessary steps to ensure this matter is resolved to your satisfaction.</w:t>
      </w:r>
    </w:p>
    <w:p w14:paraId="55822C8E"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We will implement the aforementioned actions immediately. Should you require any further actions or discussions, please do not hesitate to contact us.</w:t>
      </w:r>
    </w:p>
    <w:p w14:paraId="7DF43027" w14:textId="1530EFF3" w:rsidR="00A368C2" w:rsidRPr="00A368C2" w:rsidDel="00BB2E58" w:rsidRDefault="00A368C2" w:rsidP="00A368C2">
      <w:pPr>
        <w:widowControl/>
        <w:wordWrap/>
        <w:autoSpaceDE/>
        <w:autoSpaceDN/>
        <w:spacing w:before="100" w:beforeAutospacing="1" w:after="100" w:afterAutospacing="1" w:line="240" w:lineRule="auto"/>
        <w:jc w:val="left"/>
        <w:rPr>
          <w:del w:id="14" w:author="김현주 (Hyunjoo Kim)" w:date="2024-06-19T10:20:00Z"/>
          <w:rFonts w:ascii="굴림" w:eastAsia="굴림" w:hAnsi="굴림" w:cs="굴림"/>
          <w:kern w:val="0"/>
          <w:sz w:val="18"/>
          <w:szCs w:val="18"/>
        </w:rPr>
      </w:pPr>
      <w:bookmarkStart w:id="15" w:name="_GoBack"/>
      <w:bookmarkEnd w:id="15"/>
      <w:del w:id="16" w:author="김현주 (Hyunjoo Kim)" w:date="2024-06-19T10:20:00Z">
        <w:r w:rsidRPr="00A368C2" w:rsidDel="00BB2E58">
          <w:rPr>
            <w:rFonts w:ascii="굴림" w:eastAsia="굴림" w:hAnsi="굴림" w:cs="굴림"/>
            <w:kern w:val="0"/>
            <w:sz w:val="18"/>
            <w:szCs w:val="18"/>
          </w:rPr>
          <w:delText>Once again, we apologize for any inconvenience caused and appreciate your understanding and cooperation in resolving this matter.</w:delText>
        </w:r>
      </w:del>
    </w:p>
    <w:p w14:paraId="1BE84FF1"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r w:rsidRPr="00A368C2">
        <w:rPr>
          <w:rFonts w:ascii="굴림" w:eastAsia="굴림" w:hAnsi="굴림" w:cs="굴림"/>
          <w:kern w:val="0"/>
          <w:sz w:val="18"/>
          <w:szCs w:val="18"/>
        </w:rPr>
        <w:t>Sincerely,</w:t>
      </w:r>
    </w:p>
    <w:p w14:paraId="3A4F891F" w14:textId="77777777" w:rsidR="00A368C2" w:rsidRPr="00A368C2" w:rsidRDefault="00A368C2" w:rsidP="00A368C2">
      <w:pPr>
        <w:widowControl/>
        <w:wordWrap/>
        <w:autoSpaceDE/>
        <w:autoSpaceDN/>
        <w:spacing w:before="100" w:beforeAutospacing="1" w:after="100" w:afterAutospacing="1" w:line="240" w:lineRule="auto"/>
        <w:jc w:val="left"/>
        <w:rPr>
          <w:rFonts w:ascii="굴림" w:eastAsia="굴림" w:hAnsi="굴림" w:cs="굴림"/>
          <w:kern w:val="0"/>
          <w:sz w:val="18"/>
          <w:szCs w:val="18"/>
        </w:rPr>
      </w:pPr>
      <w:del w:id="17" w:author="김현주 (Hyunjoo Kim)" w:date="2024-06-19T10:17:00Z">
        <w:r w:rsidRPr="00A368C2" w:rsidDel="00D1690D">
          <w:rPr>
            <w:rFonts w:ascii="굴림" w:eastAsia="굴림" w:hAnsi="굴림" w:cs="굴림"/>
            <w:kern w:val="0"/>
            <w:sz w:val="18"/>
            <w:szCs w:val="18"/>
          </w:rPr>
          <w:delText>Taehee Sohn</w:delText>
        </w:r>
      </w:del>
      <w:r w:rsidRPr="00A368C2">
        <w:rPr>
          <w:rFonts w:ascii="굴림" w:eastAsia="굴림" w:hAnsi="굴림" w:cs="굴림"/>
          <w:kern w:val="0"/>
          <w:sz w:val="18"/>
          <w:szCs w:val="18"/>
        </w:rPr>
        <w:br/>
        <w:t xml:space="preserve">CEO, </w:t>
      </w:r>
      <w:proofErr w:type="spellStart"/>
      <w:r w:rsidRPr="00A368C2">
        <w:rPr>
          <w:rFonts w:ascii="굴림" w:eastAsia="굴림" w:hAnsi="굴림" w:cs="굴림"/>
          <w:kern w:val="0"/>
          <w:sz w:val="18"/>
          <w:szCs w:val="18"/>
        </w:rPr>
        <w:t>Fursys</w:t>
      </w:r>
      <w:proofErr w:type="spellEnd"/>
      <w:r w:rsidRPr="00A368C2">
        <w:rPr>
          <w:rFonts w:ascii="굴림" w:eastAsia="굴림" w:hAnsi="굴림" w:cs="굴림"/>
          <w:kern w:val="0"/>
          <w:sz w:val="18"/>
          <w:szCs w:val="18"/>
        </w:rPr>
        <w:t xml:space="preserve"> Inc.</w:t>
      </w:r>
      <w:r w:rsidRPr="00A368C2">
        <w:rPr>
          <w:rFonts w:ascii="굴림" w:eastAsia="굴림" w:hAnsi="굴림" w:cs="굴림"/>
          <w:kern w:val="0"/>
          <w:sz w:val="18"/>
          <w:szCs w:val="18"/>
        </w:rPr>
        <w:br/>
        <w:t xml:space="preserve">311 </w:t>
      </w:r>
      <w:proofErr w:type="spellStart"/>
      <w:r w:rsidRPr="00A368C2">
        <w:rPr>
          <w:rFonts w:ascii="굴림" w:eastAsia="굴림" w:hAnsi="굴림" w:cs="굴림"/>
          <w:kern w:val="0"/>
          <w:sz w:val="18"/>
          <w:szCs w:val="18"/>
        </w:rPr>
        <w:t>Ogeum</w:t>
      </w:r>
      <w:proofErr w:type="spellEnd"/>
      <w:r w:rsidRPr="00A368C2">
        <w:rPr>
          <w:rFonts w:ascii="굴림" w:eastAsia="굴림" w:hAnsi="굴림" w:cs="굴림"/>
          <w:kern w:val="0"/>
          <w:sz w:val="18"/>
          <w:szCs w:val="18"/>
        </w:rPr>
        <w:t>-dong 45-1</w:t>
      </w:r>
      <w:r w:rsidRPr="00A368C2">
        <w:rPr>
          <w:rFonts w:ascii="굴림" w:eastAsia="굴림" w:hAnsi="굴림" w:cs="굴림"/>
          <w:kern w:val="0"/>
          <w:sz w:val="18"/>
          <w:szCs w:val="18"/>
        </w:rPr>
        <w:br/>
      </w:r>
      <w:proofErr w:type="spellStart"/>
      <w:r w:rsidRPr="00A368C2">
        <w:rPr>
          <w:rFonts w:ascii="굴림" w:eastAsia="굴림" w:hAnsi="굴림" w:cs="굴림"/>
          <w:kern w:val="0"/>
          <w:sz w:val="18"/>
          <w:szCs w:val="18"/>
        </w:rPr>
        <w:t>Songpa-gu</w:t>
      </w:r>
      <w:proofErr w:type="spellEnd"/>
      <w:r w:rsidRPr="00A368C2">
        <w:rPr>
          <w:rFonts w:ascii="굴림" w:eastAsia="굴림" w:hAnsi="굴림" w:cs="굴림"/>
          <w:kern w:val="0"/>
          <w:sz w:val="18"/>
          <w:szCs w:val="18"/>
        </w:rPr>
        <w:t>, Seoul 138-857</w:t>
      </w:r>
      <w:r w:rsidRPr="00A368C2">
        <w:rPr>
          <w:rFonts w:ascii="굴림" w:eastAsia="굴림" w:hAnsi="굴림" w:cs="굴림"/>
          <w:kern w:val="0"/>
          <w:sz w:val="18"/>
          <w:szCs w:val="18"/>
        </w:rPr>
        <w:br/>
        <w:t>South Korea</w:t>
      </w:r>
      <w:r w:rsidRPr="00A368C2">
        <w:rPr>
          <w:rFonts w:ascii="굴림" w:eastAsia="굴림" w:hAnsi="굴림" w:cs="굴림"/>
          <w:kern w:val="0"/>
          <w:sz w:val="18"/>
          <w:szCs w:val="18"/>
        </w:rPr>
        <w:br/>
        <w:t>fursysoffice@gmail.com</w:t>
      </w:r>
    </w:p>
    <w:p w14:paraId="184C496C" w14:textId="77777777" w:rsidR="008B0E92" w:rsidRPr="00A368C2" w:rsidRDefault="008B0E92" w:rsidP="00A368C2">
      <w:pPr>
        <w:spacing w:line="240" w:lineRule="auto"/>
        <w:rPr>
          <w:sz w:val="18"/>
          <w:szCs w:val="18"/>
        </w:rPr>
      </w:pPr>
    </w:p>
    <w:sectPr w:rsidR="008B0E92" w:rsidRPr="00A368C2">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김현주 (Hyunjoo Kim)" w:date="2024-06-19T08:44:00Z" w:initials="김(K">
    <w:p w14:paraId="1EEA9587" w14:textId="77777777" w:rsidR="0023746D" w:rsidRDefault="0023746D">
      <w:pPr>
        <w:pStyle w:val="a6"/>
        <w:rPr>
          <w:rFonts w:hint="eastAsia"/>
        </w:rPr>
      </w:pPr>
      <w:r>
        <w:rPr>
          <w:rStyle w:val="a5"/>
        </w:rPr>
        <w:annotationRef/>
      </w:r>
      <w:proofErr w:type="spellStart"/>
      <w:r>
        <w:rPr>
          <w:rFonts w:hint="eastAsia"/>
        </w:rPr>
        <w:t>능기님</w:t>
      </w:r>
      <w:proofErr w:type="spellEnd"/>
      <w:r>
        <w:rPr>
          <w:rFonts w:hint="eastAsia"/>
        </w:rPr>
        <w:t xml:space="preserve"> 명의로 변경해 주시기 바랍니다.</w:t>
      </w:r>
      <w:r>
        <w:t xml:space="preserve"> </w:t>
      </w:r>
    </w:p>
  </w:comment>
  <w:comment w:id="3" w:author="김현주 (Hyunjoo Kim)" w:date="2024-06-19T08:45:00Z" w:initials="김(K">
    <w:p w14:paraId="28771E82" w14:textId="77777777" w:rsidR="0023746D" w:rsidRDefault="0023746D">
      <w:pPr>
        <w:pStyle w:val="a6"/>
        <w:rPr>
          <w:rFonts w:hint="eastAsia"/>
        </w:rPr>
      </w:pPr>
      <w:r>
        <w:rPr>
          <w:rStyle w:val="a5"/>
        </w:rPr>
        <w:annotationRef/>
      </w:r>
      <w:r>
        <w:rPr>
          <w:rFonts w:hint="eastAsia"/>
        </w:rPr>
        <w:t xml:space="preserve">실제 발송한 </w:t>
      </w:r>
      <w:proofErr w:type="spellStart"/>
      <w:r>
        <w:rPr>
          <w:rFonts w:hint="eastAsia"/>
        </w:rPr>
        <w:t>문자메세지를</w:t>
      </w:r>
      <w:proofErr w:type="spellEnd"/>
      <w:r>
        <w:rPr>
          <w:rFonts w:hint="eastAsia"/>
        </w:rPr>
        <w:t xml:space="preserve"> 공유하는 것이 좋을 것 같습니다.</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EEA9587" w15:done="0"/>
  <w15:commentEx w15:paraId="28771E8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EEA9587" w16cid:durableId="2A1D18FD"/>
  <w16cid:commentId w16cid:paraId="28771E82" w16cid:durableId="2A1D19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605F60"/>
    <w:multiLevelType w:val="multilevel"/>
    <w:tmpl w:val="67FCA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CE396C"/>
    <w:multiLevelType w:val="multilevel"/>
    <w:tmpl w:val="69EE4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C2"/>
    <w:rsid w:val="000B48DE"/>
    <w:rsid w:val="0023746D"/>
    <w:rsid w:val="002C6C5E"/>
    <w:rsid w:val="00451D06"/>
    <w:rsid w:val="004F0E93"/>
    <w:rsid w:val="006048DF"/>
    <w:rsid w:val="0084359A"/>
    <w:rsid w:val="008B0E92"/>
    <w:rsid w:val="0090128B"/>
    <w:rsid w:val="00A368C2"/>
    <w:rsid w:val="00A55DC5"/>
    <w:rsid w:val="00B275DC"/>
    <w:rsid w:val="00B37D1F"/>
    <w:rsid w:val="00BB2E58"/>
    <w:rsid w:val="00D169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E19D4"/>
  <w15:chartTrackingRefBased/>
  <w15:docId w15:val="{005DC53F-E233-4615-8177-0B797036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368C2"/>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A368C2"/>
    <w:rPr>
      <w:b/>
      <w:bCs/>
    </w:rPr>
  </w:style>
  <w:style w:type="character" w:styleId="a5">
    <w:name w:val="annotation reference"/>
    <w:basedOn w:val="a0"/>
    <w:uiPriority w:val="99"/>
    <w:semiHidden/>
    <w:unhideWhenUsed/>
    <w:rsid w:val="0023746D"/>
    <w:rPr>
      <w:sz w:val="18"/>
      <w:szCs w:val="18"/>
    </w:rPr>
  </w:style>
  <w:style w:type="paragraph" w:styleId="a6">
    <w:name w:val="annotation text"/>
    <w:basedOn w:val="a"/>
    <w:link w:val="Char"/>
    <w:uiPriority w:val="99"/>
    <w:semiHidden/>
    <w:unhideWhenUsed/>
    <w:rsid w:val="0023746D"/>
    <w:pPr>
      <w:jc w:val="left"/>
    </w:pPr>
  </w:style>
  <w:style w:type="character" w:customStyle="1" w:styleId="Char">
    <w:name w:val="메모 텍스트 Char"/>
    <w:basedOn w:val="a0"/>
    <w:link w:val="a6"/>
    <w:uiPriority w:val="99"/>
    <w:semiHidden/>
    <w:rsid w:val="0023746D"/>
  </w:style>
  <w:style w:type="paragraph" w:styleId="a7">
    <w:name w:val="annotation subject"/>
    <w:basedOn w:val="a6"/>
    <w:next w:val="a6"/>
    <w:link w:val="Char0"/>
    <w:uiPriority w:val="99"/>
    <w:semiHidden/>
    <w:unhideWhenUsed/>
    <w:rsid w:val="0023746D"/>
    <w:rPr>
      <w:b/>
      <w:bCs/>
    </w:rPr>
  </w:style>
  <w:style w:type="character" w:customStyle="1" w:styleId="Char0">
    <w:name w:val="메모 주제 Char"/>
    <w:basedOn w:val="Char"/>
    <w:link w:val="a7"/>
    <w:uiPriority w:val="99"/>
    <w:semiHidden/>
    <w:rsid w:val="0023746D"/>
    <w:rPr>
      <w:b/>
      <w:bCs/>
    </w:rPr>
  </w:style>
  <w:style w:type="paragraph" w:styleId="a8">
    <w:name w:val="Balloon Text"/>
    <w:basedOn w:val="a"/>
    <w:link w:val="Char1"/>
    <w:uiPriority w:val="99"/>
    <w:semiHidden/>
    <w:unhideWhenUsed/>
    <w:rsid w:val="0023746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23746D"/>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827406">
      <w:bodyDiv w:val="1"/>
      <w:marLeft w:val="0"/>
      <w:marRight w:val="0"/>
      <w:marTop w:val="0"/>
      <w:marBottom w:val="0"/>
      <w:divBdr>
        <w:top w:val="none" w:sz="0" w:space="0" w:color="auto"/>
        <w:left w:val="none" w:sz="0" w:space="0" w:color="auto"/>
        <w:bottom w:val="none" w:sz="0" w:space="0" w:color="auto"/>
        <w:right w:val="none" w:sz="0" w:space="0" w:color="auto"/>
      </w:divBdr>
    </w:div>
    <w:div w:id="1259870541">
      <w:bodyDiv w:val="1"/>
      <w:marLeft w:val="0"/>
      <w:marRight w:val="0"/>
      <w:marTop w:val="0"/>
      <w:marBottom w:val="0"/>
      <w:divBdr>
        <w:top w:val="none" w:sz="0" w:space="0" w:color="auto"/>
        <w:left w:val="none" w:sz="0" w:space="0" w:color="auto"/>
        <w:bottom w:val="none" w:sz="0" w:space="0" w:color="auto"/>
        <w:right w:val="none" w:sz="0" w:space="0" w:color="auto"/>
      </w:divBdr>
    </w:div>
    <w:div w:id="144226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501</Words>
  <Characters>2861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함형우 (Tony Ham)</dc:creator>
  <cp:keywords/>
  <dc:description/>
  <cp:lastModifiedBy>김현주 (Hyunjoo Kim)</cp:lastModifiedBy>
  <cp:revision>3</cp:revision>
  <dcterms:created xsi:type="dcterms:W3CDTF">2024-06-19T01:18:00Z</dcterms:created>
  <dcterms:modified xsi:type="dcterms:W3CDTF">2024-06-19T01:20:00Z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0b5d3de7-c5c2-43c6-9b1e-12f23c0db6ff</vt:lpwstr>
  </property>
</Properties>
</file>