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399E63" w14:textId="77777777" w:rsidR="00C30EFE" w:rsidRDefault="00D8585D">
      <w:pPr>
        <w:pBdr>
          <w:top w:val="nil"/>
          <w:left w:val="nil"/>
          <w:bottom w:val="nil"/>
          <w:right w:val="nil"/>
          <w:between w:val="nil"/>
        </w:pBdr>
        <w:spacing w:line="288" w:lineRule="auto"/>
        <w:rPr>
          <w:rFonts w:ascii="Arial" w:eastAsia="Arial" w:hAnsi="Arial" w:cs="Arial"/>
          <w:color w:val="000000"/>
          <w:sz w:val="16"/>
          <w:szCs w:val="16"/>
        </w:rPr>
      </w:pPr>
      <w:r>
        <w:rPr>
          <w:rFonts w:ascii="Arial" w:eastAsia="Arial" w:hAnsi="Arial" w:cs="Arial"/>
          <w:b/>
          <w:noProof/>
          <w:color w:val="000000"/>
          <w:sz w:val="15"/>
          <w:szCs w:val="15"/>
        </w:rPr>
        <w:drawing>
          <wp:inline distT="0" distB="0" distL="114300" distR="114300" wp14:anchorId="3F4BA45E" wp14:editId="53ED7A3F">
            <wp:extent cx="725805" cy="167005"/>
            <wp:effectExtent l="0" t="0" r="0" b="0"/>
            <wp:docPr id="1027" name="image1.jpg" descr="IDEO_Logo_2014"/>
            <wp:cNvGraphicFramePr/>
            <a:graphic xmlns:a="http://schemas.openxmlformats.org/drawingml/2006/main">
              <a:graphicData uri="http://schemas.openxmlformats.org/drawingml/2006/picture">
                <pic:pic xmlns:pic="http://schemas.openxmlformats.org/drawingml/2006/picture">
                  <pic:nvPicPr>
                    <pic:cNvPr id="0" name="image1.jpg" descr="IDEO_Logo_2014"/>
                    <pic:cNvPicPr preferRelativeResize="0"/>
                  </pic:nvPicPr>
                  <pic:blipFill>
                    <a:blip r:embed="rId8"/>
                    <a:srcRect/>
                    <a:stretch>
                      <a:fillRect/>
                    </a:stretch>
                  </pic:blipFill>
                  <pic:spPr>
                    <a:xfrm>
                      <a:off x="0" y="0"/>
                      <a:ext cx="725805" cy="167005"/>
                    </a:xfrm>
                    <a:prstGeom prst="rect">
                      <a:avLst/>
                    </a:prstGeom>
                    <a:ln/>
                  </pic:spPr>
                </pic:pic>
              </a:graphicData>
            </a:graphic>
          </wp:inline>
        </w:drawing>
      </w:r>
      <w:r>
        <w:rPr>
          <w:rFonts w:ascii="Arial" w:eastAsia="Arial" w:hAnsi="Arial" w:cs="Arial"/>
          <w:b/>
          <w:color w:val="000000"/>
          <w:sz w:val="15"/>
          <w:szCs w:val="15"/>
        </w:rPr>
        <w:tab/>
      </w:r>
      <w:r>
        <w:rPr>
          <w:rFonts w:ascii="Arial" w:eastAsia="Arial" w:hAnsi="Arial" w:cs="Arial"/>
          <w:b/>
          <w:color w:val="000000"/>
          <w:sz w:val="22"/>
          <w:szCs w:val="22"/>
        </w:rPr>
        <w:t>SERVICES AGREEMENT</w:t>
      </w:r>
    </w:p>
    <w:p w14:paraId="767DF26F" w14:textId="77777777" w:rsidR="00C30EFE" w:rsidRDefault="00C30EFE">
      <w:pPr>
        <w:ind w:left="0" w:hanging="2"/>
        <w:rPr>
          <w:rFonts w:ascii="Arial" w:eastAsia="Arial" w:hAnsi="Arial" w:cs="Arial"/>
          <w:sz w:val="16"/>
          <w:szCs w:val="16"/>
        </w:rPr>
      </w:pPr>
    </w:p>
    <w:p w14:paraId="58CA8E8C" w14:textId="77777777" w:rsidR="00C30EFE" w:rsidRDefault="00D8585D">
      <w:pPr>
        <w:ind w:left="0" w:hanging="2"/>
        <w:rPr>
          <w:rFonts w:ascii="Arial" w:eastAsia="Arial" w:hAnsi="Arial" w:cs="Arial"/>
          <w:sz w:val="18"/>
          <w:szCs w:val="18"/>
        </w:rPr>
      </w:pPr>
      <w:r>
        <w:rPr>
          <w:rFonts w:ascii="Arial" w:eastAsia="Arial" w:hAnsi="Arial" w:cs="Arial"/>
          <w:sz w:val="18"/>
          <w:szCs w:val="18"/>
        </w:rPr>
        <w:t>Thank you for choosing to work with IDEO.</w:t>
      </w:r>
    </w:p>
    <w:p w14:paraId="6DCB855F" w14:textId="77777777" w:rsidR="00C30EFE" w:rsidRDefault="00C30EFE">
      <w:pPr>
        <w:ind w:left="0" w:hanging="2"/>
        <w:rPr>
          <w:rFonts w:ascii="Arial" w:eastAsia="Arial" w:hAnsi="Arial" w:cs="Arial"/>
          <w:sz w:val="18"/>
          <w:szCs w:val="18"/>
        </w:rPr>
      </w:pPr>
    </w:p>
    <w:p w14:paraId="33C878A9" w14:textId="77777777" w:rsidR="00C30EFE" w:rsidRDefault="00D8585D">
      <w:pPr>
        <w:ind w:left="0" w:hanging="2"/>
        <w:rPr>
          <w:rFonts w:ascii="Arial" w:eastAsia="Arial" w:hAnsi="Arial" w:cs="Arial"/>
          <w:sz w:val="18"/>
          <w:szCs w:val="18"/>
        </w:rPr>
      </w:pPr>
      <w:r>
        <w:rPr>
          <w:rFonts w:ascii="Arial" w:eastAsia="Arial" w:hAnsi="Arial" w:cs="Arial"/>
          <w:sz w:val="18"/>
          <w:szCs w:val="18"/>
        </w:rPr>
        <w:t xml:space="preserve">This IDEO Services Agreement (the </w:t>
      </w:r>
      <w:r>
        <w:rPr>
          <w:rFonts w:ascii="Arial" w:eastAsia="Arial" w:hAnsi="Arial" w:cs="Arial"/>
          <w:b/>
          <w:sz w:val="18"/>
          <w:szCs w:val="18"/>
        </w:rPr>
        <w:t>“Agreement”</w:t>
      </w:r>
      <w:r>
        <w:rPr>
          <w:rFonts w:ascii="Arial" w:eastAsia="Arial" w:hAnsi="Arial" w:cs="Arial"/>
          <w:sz w:val="18"/>
          <w:szCs w:val="18"/>
        </w:rPr>
        <w:t>) is entered into by and between IDEO LP, a Delaware limited partnership, with an office at 2525 16th Street, San Francisco, CA 94103 together with its affiliates, subsidiaries and branch offices (</w:t>
      </w:r>
      <w:r>
        <w:rPr>
          <w:rFonts w:ascii="Arial" w:eastAsia="Arial" w:hAnsi="Arial" w:cs="Arial"/>
          <w:b/>
          <w:sz w:val="18"/>
          <w:szCs w:val="18"/>
        </w:rPr>
        <w:t>“IDEO”</w:t>
      </w:r>
      <w:r>
        <w:rPr>
          <w:rFonts w:ascii="Arial" w:eastAsia="Arial" w:hAnsi="Arial" w:cs="Arial"/>
          <w:sz w:val="18"/>
          <w:szCs w:val="18"/>
        </w:rPr>
        <w:t xml:space="preserve">), and </w:t>
      </w:r>
      <w:r>
        <w:rPr>
          <w:rFonts w:ascii="Arial" w:eastAsia="Arial" w:hAnsi="Arial" w:cs="Arial"/>
          <w:sz w:val="18"/>
          <w:szCs w:val="18"/>
          <w:highlight w:val="yellow"/>
        </w:rPr>
        <w:t>___________________________</w:t>
      </w:r>
      <w:r>
        <w:rPr>
          <w:rFonts w:ascii="Arial" w:eastAsia="Arial" w:hAnsi="Arial" w:cs="Arial"/>
          <w:sz w:val="18"/>
          <w:szCs w:val="18"/>
        </w:rPr>
        <w:t>, a company organiz</w:t>
      </w:r>
      <w:r>
        <w:rPr>
          <w:rFonts w:ascii="Arial" w:eastAsia="Arial" w:hAnsi="Arial" w:cs="Arial"/>
          <w:sz w:val="18"/>
          <w:szCs w:val="18"/>
        </w:rPr>
        <w:t xml:space="preserve">ed under the laws of </w:t>
      </w:r>
      <w:r>
        <w:rPr>
          <w:rFonts w:ascii="Arial" w:eastAsia="Arial" w:hAnsi="Arial" w:cs="Arial"/>
          <w:sz w:val="18"/>
          <w:szCs w:val="18"/>
          <w:highlight w:val="yellow"/>
        </w:rPr>
        <w:t>____________</w:t>
      </w:r>
      <w:r>
        <w:rPr>
          <w:rFonts w:ascii="Arial" w:eastAsia="Arial" w:hAnsi="Arial" w:cs="Arial"/>
          <w:sz w:val="18"/>
          <w:szCs w:val="18"/>
        </w:rPr>
        <w:t xml:space="preserve">, and having a principal place of business at </w:t>
      </w:r>
      <w:r>
        <w:rPr>
          <w:rFonts w:ascii="Arial" w:eastAsia="Arial" w:hAnsi="Arial" w:cs="Arial"/>
          <w:sz w:val="18"/>
          <w:szCs w:val="18"/>
          <w:highlight w:val="yellow"/>
        </w:rPr>
        <w:t>___________________________</w:t>
      </w:r>
      <w:r>
        <w:rPr>
          <w:rFonts w:ascii="Arial" w:eastAsia="Arial" w:hAnsi="Arial" w:cs="Arial"/>
          <w:sz w:val="18"/>
          <w:szCs w:val="18"/>
        </w:rPr>
        <w:t xml:space="preserve"> together with its divisions, subsidiaries and affiliates (</w:t>
      </w:r>
      <w:r>
        <w:rPr>
          <w:rFonts w:ascii="Arial" w:eastAsia="Arial" w:hAnsi="Arial" w:cs="Arial"/>
          <w:b/>
          <w:sz w:val="18"/>
          <w:szCs w:val="18"/>
        </w:rPr>
        <w:t>“Client”</w:t>
      </w:r>
      <w:r>
        <w:rPr>
          <w:rFonts w:ascii="Arial" w:eastAsia="Arial" w:hAnsi="Arial" w:cs="Arial"/>
          <w:sz w:val="18"/>
          <w:szCs w:val="18"/>
        </w:rPr>
        <w:t>). This Agreement sets forth the terms under which IDEO will provide services, each</w:t>
      </w:r>
      <w:r>
        <w:rPr>
          <w:rFonts w:ascii="Arial" w:eastAsia="Arial" w:hAnsi="Arial" w:cs="Arial"/>
          <w:sz w:val="18"/>
          <w:szCs w:val="18"/>
        </w:rPr>
        <w:t xml:space="preserve"> party’s responsibilities hereunder, and the fees and related expenses for such services.</w:t>
      </w:r>
    </w:p>
    <w:p w14:paraId="2CC9BBA5" w14:textId="77777777" w:rsidR="00C30EFE" w:rsidRDefault="00C30EFE">
      <w:pPr>
        <w:ind w:left="0" w:hanging="2"/>
        <w:rPr>
          <w:rFonts w:ascii="Arial" w:eastAsia="Arial" w:hAnsi="Arial" w:cs="Arial"/>
          <w:sz w:val="18"/>
          <w:szCs w:val="18"/>
        </w:rPr>
      </w:pPr>
    </w:p>
    <w:p w14:paraId="52307106" w14:textId="77777777" w:rsidR="00C30EFE" w:rsidRDefault="00D8585D">
      <w:pPr>
        <w:ind w:left="0" w:hanging="2"/>
        <w:rPr>
          <w:rFonts w:ascii="Arial" w:eastAsia="Arial" w:hAnsi="Arial" w:cs="Arial"/>
          <w:sz w:val="18"/>
          <w:szCs w:val="18"/>
        </w:rPr>
      </w:pPr>
      <w:r>
        <w:rPr>
          <w:rFonts w:ascii="Arial" w:eastAsia="Arial" w:hAnsi="Arial" w:cs="Arial"/>
          <w:b/>
          <w:sz w:val="18"/>
          <w:szCs w:val="18"/>
        </w:rPr>
        <w:t xml:space="preserve">Effective Date:  </w:t>
      </w:r>
      <w:r>
        <w:rPr>
          <w:rFonts w:ascii="Arial" w:eastAsia="Arial" w:hAnsi="Arial" w:cs="Arial"/>
          <w:sz w:val="18"/>
          <w:szCs w:val="18"/>
        </w:rPr>
        <w:t>________________, 2024</w:t>
      </w:r>
    </w:p>
    <w:p w14:paraId="276CC2FB" w14:textId="77777777" w:rsidR="00C30EFE" w:rsidRDefault="00C30EFE">
      <w:pPr>
        <w:ind w:left="0" w:hanging="2"/>
        <w:rPr>
          <w:rFonts w:ascii="Arial" w:eastAsia="Arial" w:hAnsi="Arial" w:cs="Arial"/>
          <w:sz w:val="18"/>
          <w:szCs w:val="18"/>
        </w:rPr>
      </w:pPr>
    </w:p>
    <w:p w14:paraId="1280DBD2" w14:textId="77777777" w:rsidR="00C30EFE" w:rsidRDefault="00D8585D">
      <w:pPr>
        <w:numPr>
          <w:ilvl w:val="0"/>
          <w:numId w:val="1"/>
        </w:numPr>
        <w:ind w:left="0" w:hanging="2"/>
        <w:rPr>
          <w:rFonts w:ascii="Arial" w:eastAsia="Arial" w:hAnsi="Arial" w:cs="Arial"/>
          <w:sz w:val="18"/>
          <w:szCs w:val="18"/>
        </w:rPr>
      </w:pPr>
      <w:r>
        <w:rPr>
          <w:rFonts w:ascii="Arial" w:eastAsia="Arial" w:hAnsi="Arial" w:cs="Arial"/>
          <w:b/>
          <w:sz w:val="18"/>
          <w:szCs w:val="18"/>
        </w:rPr>
        <w:t>ENGAGEMENT; STANDARD OF SERVICE</w:t>
      </w:r>
    </w:p>
    <w:p w14:paraId="747DC973"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1.1  Engagement</w:t>
      </w:r>
      <w:proofErr w:type="gramEnd"/>
      <w:r>
        <w:rPr>
          <w:rFonts w:ascii="Arial" w:eastAsia="Arial" w:hAnsi="Arial" w:cs="Arial"/>
          <w:b/>
          <w:sz w:val="18"/>
          <w:szCs w:val="18"/>
        </w:rPr>
        <w:t>; Scope of Services.</w:t>
      </w:r>
      <w:r>
        <w:rPr>
          <w:rFonts w:ascii="Arial" w:eastAsia="Arial" w:hAnsi="Arial" w:cs="Arial"/>
          <w:sz w:val="18"/>
          <w:szCs w:val="18"/>
        </w:rPr>
        <w:t xml:space="preserve"> Client hereby engages IDEO, and IDEO agrees to perform t</w:t>
      </w:r>
      <w:r>
        <w:rPr>
          <w:rFonts w:ascii="Arial" w:eastAsia="Arial" w:hAnsi="Arial" w:cs="Arial"/>
          <w:sz w:val="18"/>
          <w:szCs w:val="18"/>
        </w:rPr>
        <w:t>he services set forth in the applicable Statement of Work (</w:t>
      </w:r>
      <w:r>
        <w:rPr>
          <w:rFonts w:ascii="Arial" w:eastAsia="Arial" w:hAnsi="Arial" w:cs="Arial"/>
          <w:b/>
          <w:sz w:val="18"/>
          <w:szCs w:val="18"/>
        </w:rPr>
        <w:t>“Services”</w:t>
      </w:r>
      <w:r>
        <w:rPr>
          <w:rFonts w:ascii="Arial" w:eastAsia="Arial" w:hAnsi="Arial" w:cs="Arial"/>
          <w:sz w:val="18"/>
          <w:szCs w:val="18"/>
        </w:rPr>
        <w:t>), including the development and provision of any Deliverables. Even though IDEO may provide prototypes and other Deliverables hereunder, this is a contract for the performance of service</w:t>
      </w:r>
      <w:r>
        <w:rPr>
          <w:rFonts w:ascii="Arial" w:eastAsia="Arial" w:hAnsi="Arial" w:cs="Arial"/>
          <w:sz w:val="18"/>
          <w:szCs w:val="18"/>
        </w:rPr>
        <w:t xml:space="preserve">s and not for the sale of goods. </w:t>
      </w:r>
      <w:r>
        <w:rPr>
          <w:rFonts w:ascii="Arial" w:eastAsia="Arial" w:hAnsi="Arial" w:cs="Arial"/>
          <w:b/>
          <w:sz w:val="18"/>
          <w:szCs w:val="18"/>
        </w:rPr>
        <w:t>“Statement of Work”</w:t>
      </w:r>
      <w:r>
        <w:rPr>
          <w:rFonts w:ascii="Arial" w:eastAsia="Arial" w:hAnsi="Arial" w:cs="Arial"/>
          <w:sz w:val="18"/>
          <w:szCs w:val="18"/>
        </w:rPr>
        <w:t xml:space="preserve"> or </w:t>
      </w:r>
      <w:r>
        <w:rPr>
          <w:rFonts w:ascii="Arial" w:eastAsia="Arial" w:hAnsi="Arial" w:cs="Arial"/>
          <w:b/>
          <w:sz w:val="18"/>
          <w:szCs w:val="18"/>
        </w:rPr>
        <w:t>“SOW”</w:t>
      </w:r>
      <w:r>
        <w:rPr>
          <w:rFonts w:ascii="Arial" w:eastAsia="Arial" w:hAnsi="Arial" w:cs="Arial"/>
          <w:sz w:val="18"/>
          <w:szCs w:val="18"/>
        </w:rPr>
        <w:t xml:space="preserve"> means a proposal or other documentation executed by the parties (or their respective affiliates) and referencing this Agreement that specifies the scope of services of a particular project inclu</w:t>
      </w:r>
      <w:r>
        <w:rPr>
          <w:rFonts w:ascii="Arial" w:eastAsia="Arial" w:hAnsi="Arial" w:cs="Arial"/>
          <w:sz w:val="18"/>
          <w:szCs w:val="18"/>
        </w:rPr>
        <w:t xml:space="preserve">ding Deliverables, timeframes, fees, expenses, and other responsibilities of the parties. </w:t>
      </w:r>
      <w:r>
        <w:rPr>
          <w:rFonts w:ascii="Arial" w:eastAsia="Arial" w:hAnsi="Arial" w:cs="Arial"/>
          <w:b/>
          <w:sz w:val="18"/>
          <w:szCs w:val="18"/>
        </w:rPr>
        <w:t>“Deliverables”</w:t>
      </w:r>
      <w:r>
        <w:rPr>
          <w:rFonts w:ascii="Arial" w:eastAsia="Arial" w:hAnsi="Arial" w:cs="Arial"/>
          <w:sz w:val="18"/>
          <w:szCs w:val="18"/>
        </w:rPr>
        <w:t xml:space="preserve"> means the items identified in a particular SOW to be delivered or provided by IDEO to Client under the terms of this Agreement. Consistent with the foregoing, a Deliverable is not an activity or event (e.g., brainstorming session, training, innovation wor</w:t>
      </w:r>
      <w:r>
        <w:rPr>
          <w:rFonts w:ascii="Arial" w:eastAsia="Arial" w:hAnsi="Arial" w:cs="Arial"/>
          <w:sz w:val="18"/>
          <w:szCs w:val="18"/>
        </w:rPr>
        <w:t>kshop, etc.), rather it is a result of any such activity or event.</w:t>
      </w:r>
    </w:p>
    <w:p w14:paraId="18A62988" w14:textId="77777777" w:rsidR="00C30EFE" w:rsidRDefault="00C30EFE">
      <w:pPr>
        <w:ind w:left="0" w:hanging="2"/>
        <w:rPr>
          <w:rFonts w:ascii="Arial" w:eastAsia="Arial" w:hAnsi="Arial" w:cs="Arial"/>
          <w:sz w:val="18"/>
          <w:szCs w:val="18"/>
        </w:rPr>
      </w:pPr>
    </w:p>
    <w:p w14:paraId="3993F77C"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1.2  Standard</w:t>
      </w:r>
      <w:proofErr w:type="gramEnd"/>
      <w:r>
        <w:rPr>
          <w:rFonts w:ascii="Arial" w:eastAsia="Arial" w:hAnsi="Arial" w:cs="Arial"/>
          <w:b/>
          <w:sz w:val="18"/>
          <w:szCs w:val="18"/>
        </w:rPr>
        <w:t xml:space="preserve"> of Service.</w:t>
      </w:r>
      <w:r>
        <w:rPr>
          <w:rFonts w:ascii="Arial" w:eastAsia="Arial" w:hAnsi="Arial" w:cs="Arial"/>
          <w:sz w:val="18"/>
          <w:szCs w:val="18"/>
        </w:rPr>
        <w:t xml:space="preserve"> IDEO will determine the methods, details and means of performing the Services in its discretion and will perform the Services in accordance with the prevailing st</w:t>
      </w:r>
      <w:r>
        <w:rPr>
          <w:rFonts w:ascii="Arial" w:eastAsia="Arial" w:hAnsi="Arial" w:cs="Arial"/>
          <w:sz w:val="18"/>
          <w:szCs w:val="18"/>
        </w:rPr>
        <w:t>andard for professional consultancy firms providing similar services in effect at the time of such performance (</w:t>
      </w:r>
      <w:r>
        <w:rPr>
          <w:rFonts w:ascii="Arial" w:eastAsia="Arial" w:hAnsi="Arial" w:cs="Arial"/>
          <w:b/>
          <w:sz w:val="18"/>
          <w:szCs w:val="18"/>
        </w:rPr>
        <w:t>“Standard of Service”</w:t>
      </w:r>
      <w:r>
        <w:rPr>
          <w:rFonts w:ascii="Arial" w:eastAsia="Arial" w:hAnsi="Arial" w:cs="Arial"/>
          <w:sz w:val="18"/>
          <w:szCs w:val="18"/>
        </w:rPr>
        <w:t>). Notwithstanding the foregoing, Client acknowledges and agrees that the innovation process can be unpredictable, and as a</w:t>
      </w:r>
      <w:r>
        <w:rPr>
          <w:rFonts w:ascii="Arial" w:eastAsia="Arial" w:hAnsi="Arial" w:cs="Arial"/>
          <w:sz w:val="18"/>
          <w:szCs w:val="18"/>
        </w:rPr>
        <w:t xml:space="preserve"> result a particular outcome cannot be guaranteed. If IDEO fails to perform the Services in accordance with the Standard of Service or the SOW, Client’s sole and exclusive remedy is to require IDEO to re-perform such Services without charge for IDEO’s time</w:t>
      </w:r>
      <w:r>
        <w:rPr>
          <w:rFonts w:ascii="Arial" w:eastAsia="Arial" w:hAnsi="Arial" w:cs="Arial"/>
          <w:sz w:val="18"/>
          <w:szCs w:val="18"/>
        </w:rPr>
        <w:t xml:space="preserve"> expended provided that Client reports any such alleged deficiency to IDEO in writing within ten (10) calendar days after conclusion of the corresponding phase of Services. Services and Deliverables shall be deemed accepted by Client if Client does not inf</w:t>
      </w:r>
      <w:r>
        <w:rPr>
          <w:rFonts w:ascii="Arial" w:eastAsia="Arial" w:hAnsi="Arial" w:cs="Arial"/>
          <w:sz w:val="18"/>
          <w:szCs w:val="18"/>
        </w:rPr>
        <w:t>orm IDEO of any alleged deficiencies within the prescribed time.</w:t>
      </w:r>
      <w:r w:rsidR="009630F6">
        <w:rPr>
          <w:rFonts w:ascii="Arial" w:eastAsia="Arial" w:hAnsi="Arial" w:cs="Arial"/>
          <w:sz w:val="18"/>
          <w:szCs w:val="18"/>
        </w:rPr>
        <w:t xml:space="preserve"> </w:t>
      </w:r>
      <w:ins w:id="0" w:author="김현주 (Hyunjoo Kim)" w:date="2024-03-12T16:57:00Z">
        <w:r w:rsidR="009630F6" w:rsidRPr="009630F6">
          <w:rPr>
            <w:rFonts w:ascii="Arial" w:eastAsia="Arial" w:hAnsi="Arial" w:cs="Arial"/>
            <w:sz w:val="18"/>
            <w:szCs w:val="18"/>
            <w:rPrChange w:id="1" w:author="김현주 (Hyunjoo Kim)" w:date="2024-03-12T16:57:00Z">
              <w:rPr>
                <w:rFonts w:ascii="Segoe UI" w:hAnsi="Segoe UI" w:cs="Segoe UI"/>
                <w:color w:val="0D0D0D"/>
                <w:shd w:val="clear" w:color="auto" w:fill="FFFFFF"/>
              </w:rPr>
            </w:rPrChange>
          </w:rPr>
          <w:t xml:space="preserve">Even if the </w:t>
        </w:r>
      </w:ins>
      <w:ins w:id="2" w:author="김현주 (Hyunjoo Kim)" w:date="2024-03-12T16:58:00Z">
        <w:r w:rsidR="00A43340">
          <w:rPr>
            <w:rFonts w:ascii="Arial" w:eastAsia="Arial" w:hAnsi="Arial" w:cs="Arial"/>
            <w:sz w:val="18"/>
            <w:szCs w:val="18"/>
          </w:rPr>
          <w:t>C</w:t>
        </w:r>
      </w:ins>
      <w:ins w:id="3" w:author="김현주 (Hyunjoo Kim)" w:date="2024-03-12T16:57:00Z">
        <w:r w:rsidR="009630F6" w:rsidRPr="009630F6">
          <w:rPr>
            <w:rFonts w:ascii="Arial" w:eastAsia="Arial" w:hAnsi="Arial" w:cs="Arial"/>
            <w:sz w:val="18"/>
            <w:szCs w:val="18"/>
            <w:rPrChange w:id="4" w:author="김현주 (Hyunjoo Kim)" w:date="2024-03-12T16:57:00Z">
              <w:rPr>
                <w:rFonts w:ascii="Segoe UI" w:hAnsi="Segoe UI" w:cs="Segoe UI"/>
                <w:color w:val="0D0D0D"/>
                <w:shd w:val="clear" w:color="auto" w:fill="FFFFFF"/>
              </w:rPr>
            </w:rPrChange>
          </w:rPr>
          <w:t xml:space="preserve">lient requests modifications to </w:t>
        </w:r>
      </w:ins>
      <w:ins w:id="5" w:author="김현주 (Hyunjoo Kim)" w:date="2024-03-12T16:58:00Z">
        <w:r w:rsidR="00A43340">
          <w:rPr>
            <w:rFonts w:ascii="Arial" w:eastAsia="Arial" w:hAnsi="Arial" w:cs="Arial"/>
            <w:sz w:val="18"/>
            <w:szCs w:val="18"/>
          </w:rPr>
          <w:t>such Services</w:t>
        </w:r>
      </w:ins>
      <w:ins w:id="6" w:author="김현주 (Hyunjoo Kim)" w:date="2024-03-12T16:57:00Z">
        <w:r w:rsidR="009630F6" w:rsidRPr="009630F6">
          <w:rPr>
            <w:rFonts w:ascii="Arial" w:eastAsia="Arial" w:hAnsi="Arial" w:cs="Arial"/>
            <w:sz w:val="18"/>
            <w:szCs w:val="18"/>
            <w:rPrChange w:id="7" w:author="김현주 (Hyunjoo Kim)" w:date="2024-03-12T16:57:00Z">
              <w:rPr>
                <w:rFonts w:ascii="Segoe UI" w:hAnsi="Segoe UI" w:cs="Segoe UI"/>
                <w:color w:val="0D0D0D"/>
                <w:shd w:val="clear" w:color="auto" w:fill="FFFFFF"/>
              </w:rPr>
            </w:rPrChange>
          </w:rPr>
          <w:t xml:space="preserve">, the </w:t>
        </w:r>
      </w:ins>
      <w:ins w:id="8" w:author="김현주 (Hyunjoo Kim)" w:date="2024-03-12T16:58:00Z">
        <w:r w:rsidR="00A43340">
          <w:rPr>
            <w:rFonts w:ascii="Arial" w:eastAsia="Arial" w:hAnsi="Arial" w:cs="Arial"/>
            <w:sz w:val="18"/>
            <w:szCs w:val="18"/>
          </w:rPr>
          <w:t>IDEO</w:t>
        </w:r>
      </w:ins>
      <w:ins w:id="9" w:author="김현주 (Hyunjoo Kim)" w:date="2024-03-12T16:57:00Z">
        <w:r w:rsidR="009630F6" w:rsidRPr="009630F6">
          <w:rPr>
            <w:rFonts w:ascii="Arial" w:eastAsia="Arial" w:hAnsi="Arial" w:cs="Arial"/>
            <w:sz w:val="18"/>
            <w:szCs w:val="18"/>
            <w:rPrChange w:id="10" w:author="김현주 (Hyunjoo Kim)" w:date="2024-03-12T16:57:00Z">
              <w:rPr>
                <w:rFonts w:ascii="Segoe UI" w:hAnsi="Segoe UI" w:cs="Segoe UI"/>
                <w:color w:val="0D0D0D"/>
                <w:shd w:val="clear" w:color="auto" w:fill="FFFFFF"/>
              </w:rPr>
            </w:rPrChange>
          </w:rPr>
          <w:t xml:space="preserve"> must adhere to the final deadline. Failure to do so may result in the </w:t>
        </w:r>
      </w:ins>
      <w:ins w:id="11" w:author="김현주 (Hyunjoo Kim)" w:date="2024-03-12T16:58:00Z">
        <w:r w:rsidR="00A43340">
          <w:rPr>
            <w:rFonts w:ascii="Arial" w:eastAsia="Arial" w:hAnsi="Arial" w:cs="Arial"/>
            <w:sz w:val="18"/>
            <w:szCs w:val="18"/>
          </w:rPr>
          <w:t xml:space="preserve">IDEO </w:t>
        </w:r>
      </w:ins>
      <w:ins w:id="12" w:author="김현주 (Hyunjoo Kim)" w:date="2024-03-12T16:57:00Z">
        <w:r w:rsidR="009630F6" w:rsidRPr="009630F6">
          <w:rPr>
            <w:rFonts w:ascii="Arial" w:eastAsia="Arial" w:hAnsi="Arial" w:cs="Arial"/>
            <w:sz w:val="18"/>
            <w:szCs w:val="18"/>
            <w:rPrChange w:id="13" w:author="김현주 (Hyunjoo Kim)" w:date="2024-03-12T16:57:00Z">
              <w:rPr>
                <w:rFonts w:ascii="Segoe UI" w:hAnsi="Segoe UI" w:cs="Segoe UI"/>
                <w:color w:val="0D0D0D"/>
                <w:shd w:val="clear" w:color="auto" w:fill="FFFFFF"/>
              </w:rPr>
            </w:rPrChange>
          </w:rPr>
          <w:t>being liable for liquidated damages.</w:t>
        </w:r>
      </w:ins>
    </w:p>
    <w:p w14:paraId="7C8A28E9" w14:textId="77777777" w:rsidR="00C30EFE" w:rsidRDefault="00C30EFE">
      <w:pPr>
        <w:ind w:left="0" w:hanging="2"/>
        <w:rPr>
          <w:rFonts w:ascii="Arial" w:eastAsia="Arial" w:hAnsi="Arial" w:cs="Arial"/>
          <w:sz w:val="18"/>
          <w:szCs w:val="18"/>
        </w:rPr>
      </w:pPr>
    </w:p>
    <w:p w14:paraId="5B505CD1"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1.3  Reliance</w:t>
      </w:r>
      <w:proofErr w:type="gramEnd"/>
      <w:r>
        <w:rPr>
          <w:rFonts w:ascii="Arial" w:eastAsia="Arial" w:hAnsi="Arial" w:cs="Arial"/>
          <w:b/>
          <w:sz w:val="18"/>
          <w:szCs w:val="18"/>
        </w:rPr>
        <w:t xml:space="preserve"> on Client Instructions and Information.</w:t>
      </w:r>
      <w:r>
        <w:rPr>
          <w:rFonts w:ascii="Arial" w:eastAsia="Arial" w:hAnsi="Arial" w:cs="Arial"/>
          <w:sz w:val="18"/>
          <w:szCs w:val="18"/>
        </w:rPr>
        <w:t xml:space="preserve"> Client assumes responsibility for the accuracy of any information and/or specifications it provides to IDEO and agrees that IDEO may rel</w:t>
      </w:r>
      <w:r>
        <w:rPr>
          <w:rFonts w:ascii="Arial" w:eastAsia="Arial" w:hAnsi="Arial" w:cs="Arial"/>
          <w:sz w:val="18"/>
          <w:szCs w:val="18"/>
        </w:rPr>
        <w:t>y on such information and/or specifications without independent verification for the limited purpose of performing the Services hereunder. IDEO will have no liability (</w:t>
      </w:r>
      <w:proofErr w:type="spellStart"/>
      <w:r>
        <w:rPr>
          <w:rFonts w:ascii="Arial" w:eastAsia="Arial" w:hAnsi="Arial" w:cs="Arial"/>
          <w:sz w:val="18"/>
          <w:szCs w:val="18"/>
        </w:rPr>
        <w:t>i</w:t>
      </w:r>
      <w:proofErr w:type="spellEnd"/>
      <w:r>
        <w:rPr>
          <w:rFonts w:ascii="Arial" w:eastAsia="Arial" w:hAnsi="Arial" w:cs="Arial"/>
          <w:sz w:val="18"/>
          <w:szCs w:val="18"/>
        </w:rPr>
        <w:t>) to the extent any deficiencies in the Services are the result of Client’s acts or omi</w:t>
      </w:r>
      <w:r>
        <w:rPr>
          <w:rFonts w:ascii="Arial" w:eastAsia="Arial" w:hAnsi="Arial" w:cs="Arial"/>
          <w:sz w:val="18"/>
          <w:szCs w:val="18"/>
        </w:rPr>
        <w:t>ssions, or (ii) where Client has instructed IDEO to perform the Services in a particular manner or in accordance with a particular schedule notwithstanding IDEO’s contrary advice.</w:t>
      </w:r>
    </w:p>
    <w:p w14:paraId="3505A69A" w14:textId="77777777" w:rsidR="00C30EFE" w:rsidRDefault="00C30EFE">
      <w:pPr>
        <w:ind w:left="0" w:hanging="2"/>
        <w:rPr>
          <w:rFonts w:ascii="Arial" w:eastAsia="Arial" w:hAnsi="Arial" w:cs="Arial"/>
          <w:sz w:val="18"/>
          <w:szCs w:val="18"/>
        </w:rPr>
      </w:pPr>
    </w:p>
    <w:p w14:paraId="34D53245"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1.4  Change</w:t>
      </w:r>
      <w:proofErr w:type="gramEnd"/>
      <w:r>
        <w:rPr>
          <w:rFonts w:ascii="Arial" w:eastAsia="Arial" w:hAnsi="Arial" w:cs="Arial"/>
          <w:b/>
          <w:sz w:val="18"/>
          <w:szCs w:val="18"/>
        </w:rPr>
        <w:t xml:space="preserve"> Order and Service Modifications.</w:t>
      </w:r>
      <w:r>
        <w:rPr>
          <w:rFonts w:ascii="Arial" w:eastAsia="Arial" w:hAnsi="Arial" w:cs="Arial"/>
          <w:sz w:val="18"/>
          <w:szCs w:val="18"/>
        </w:rPr>
        <w:t xml:space="preserve"> Any material </w:t>
      </w:r>
      <w:proofErr w:type="gramStart"/>
      <w:r>
        <w:rPr>
          <w:rFonts w:ascii="Arial" w:eastAsia="Arial" w:hAnsi="Arial" w:cs="Arial"/>
          <w:sz w:val="18"/>
          <w:szCs w:val="18"/>
        </w:rPr>
        <w:t>change</w:t>
      </w:r>
      <w:proofErr w:type="gramEnd"/>
      <w:r>
        <w:rPr>
          <w:rFonts w:ascii="Arial" w:eastAsia="Arial" w:hAnsi="Arial" w:cs="Arial"/>
          <w:sz w:val="18"/>
          <w:szCs w:val="18"/>
        </w:rPr>
        <w:t xml:space="preserve"> in the sco</w:t>
      </w:r>
      <w:r>
        <w:rPr>
          <w:rFonts w:ascii="Arial" w:eastAsia="Arial" w:hAnsi="Arial" w:cs="Arial"/>
          <w:sz w:val="18"/>
          <w:szCs w:val="18"/>
        </w:rPr>
        <w:t>pe of Services or a phase thereof shall be reduced to writing and signed by the parties in a written change order specifying changes to the specific SOW (e.g., the level of Services provided, schedules and timelines, and/or fees and expenses payable hereun</w:t>
      </w:r>
      <w:r>
        <w:rPr>
          <w:rFonts w:ascii="Arial" w:eastAsia="Arial" w:hAnsi="Arial" w:cs="Arial"/>
          <w:sz w:val="18"/>
          <w:szCs w:val="18"/>
        </w:rPr>
        <w:t>der). Neither party will have any obligation with respect to any work affected by a material change to the scope of Services unless agreed to in a change order. IDEO is not responsible for staffing problems or changes in service schedules arising from Clie</w:t>
      </w:r>
      <w:r>
        <w:rPr>
          <w:rFonts w:ascii="Arial" w:eastAsia="Arial" w:hAnsi="Arial" w:cs="Arial"/>
          <w:sz w:val="18"/>
          <w:szCs w:val="18"/>
        </w:rPr>
        <w:t xml:space="preserve">nt delays. </w:t>
      </w:r>
    </w:p>
    <w:p w14:paraId="71F6501D" w14:textId="77777777" w:rsidR="00C30EFE" w:rsidRDefault="00C30EFE">
      <w:pPr>
        <w:ind w:left="0" w:hanging="2"/>
        <w:rPr>
          <w:rFonts w:ascii="Arial" w:eastAsia="Arial" w:hAnsi="Arial" w:cs="Arial"/>
          <w:sz w:val="18"/>
          <w:szCs w:val="18"/>
        </w:rPr>
      </w:pPr>
    </w:p>
    <w:p w14:paraId="116C5A94" w14:textId="77777777" w:rsidR="00C30EFE" w:rsidRDefault="00D8585D">
      <w:pPr>
        <w:numPr>
          <w:ilvl w:val="0"/>
          <w:numId w:val="1"/>
        </w:numPr>
        <w:ind w:left="0" w:hanging="2"/>
        <w:rPr>
          <w:rFonts w:ascii="Arial" w:eastAsia="Arial" w:hAnsi="Arial" w:cs="Arial"/>
          <w:sz w:val="18"/>
          <w:szCs w:val="18"/>
        </w:rPr>
      </w:pPr>
      <w:r>
        <w:rPr>
          <w:rFonts w:ascii="Arial" w:eastAsia="Arial" w:hAnsi="Arial" w:cs="Arial"/>
          <w:b/>
          <w:sz w:val="18"/>
          <w:szCs w:val="18"/>
        </w:rPr>
        <w:t>COMPENSATION; TERMS OF PAYMENT</w:t>
      </w:r>
    </w:p>
    <w:p w14:paraId="04DBA4EE"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2.1  Compensation</w:t>
      </w:r>
      <w:proofErr w:type="gramEnd"/>
      <w:r>
        <w:rPr>
          <w:rFonts w:ascii="Arial" w:eastAsia="Arial" w:hAnsi="Arial" w:cs="Arial"/>
          <w:b/>
          <w:sz w:val="18"/>
          <w:szCs w:val="18"/>
        </w:rPr>
        <w:t>.</w:t>
      </w:r>
      <w:r>
        <w:rPr>
          <w:rFonts w:ascii="Arial" w:eastAsia="Arial" w:hAnsi="Arial" w:cs="Arial"/>
          <w:sz w:val="18"/>
          <w:szCs w:val="18"/>
        </w:rPr>
        <w:t xml:space="preserve"> The SOW states the basis on which IDEO will charge for the Services, including fees for the labor of IDEO personnel and expenses (e.g., travel and subsistence, couriers, materials, disposal cos</w:t>
      </w:r>
      <w:r>
        <w:rPr>
          <w:rFonts w:ascii="Arial" w:eastAsia="Arial" w:hAnsi="Arial" w:cs="Arial"/>
          <w:sz w:val="18"/>
          <w:szCs w:val="18"/>
        </w:rPr>
        <w:t xml:space="preserve">ts, use of specialized equipment, and other project expenses such as payments for observations) (collectively, </w:t>
      </w:r>
      <w:r>
        <w:rPr>
          <w:rFonts w:ascii="Arial" w:eastAsia="Arial" w:hAnsi="Arial" w:cs="Arial"/>
          <w:b/>
          <w:sz w:val="18"/>
          <w:szCs w:val="18"/>
        </w:rPr>
        <w:t>“Compensation”</w:t>
      </w:r>
      <w:r>
        <w:rPr>
          <w:rFonts w:ascii="Arial" w:eastAsia="Arial" w:hAnsi="Arial" w:cs="Arial"/>
          <w:sz w:val="18"/>
          <w:szCs w:val="18"/>
        </w:rPr>
        <w:t>). Services are provided on a fixed fee plus expenses basis unless another arrangement is set forth in the SOW. For Services provid</w:t>
      </w:r>
      <w:r>
        <w:rPr>
          <w:rFonts w:ascii="Arial" w:eastAsia="Arial" w:hAnsi="Arial" w:cs="Arial"/>
          <w:sz w:val="18"/>
          <w:szCs w:val="18"/>
        </w:rPr>
        <w:t>ed on a non-fixed fee basis, IDEO will provide a written estimate of the fees to be incurred. IDEO will endeavor to accurately prepare such estimates, and Client agrees that such estimates are nonbinding.</w:t>
      </w:r>
    </w:p>
    <w:p w14:paraId="7952E4AC" w14:textId="77777777" w:rsidR="00C30EFE" w:rsidRDefault="00C30EFE">
      <w:pPr>
        <w:ind w:left="0" w:hanging="2"/>
        <w:rPr>
          <w:rFonts w:ascii="Arial" w:eastAsia="Arial" w:hAnsi="Arial" w:cs="Arial"/>
          <w:sz w:val="18"/>
          <w:szCs w:val="18"/>
        </w:rPr>
      </w:pPr>
    </w:p>
    <w:p w14:paraId="7C1B8CBF" w14:textId="77777777" w:rsidR="00C30EFE" w:rsidRDefault="00D8585D">
      <w:pPr>
        <w:ind w:left="0" w:hanging="2"/>
        <w:rPr>
          <w:rFonts w:ascii="Arial" w:eastAsia="Arial" w:hAnsi="Arial" w:cs="Arial"/>
          <w:sz w:val="18"/>
          <w:szCs w:val="18"/>
        </w:rPr>
      </w:pPr>
      <w:commentRangeStart w:id="14"/>
      <w:proofErr w:type="gramStart"/>
      <w:r>
        <w:rPr>
          <w:rFonts w:ascii="Arial" w:eastAsia="Arial" w:hAnsi="Arial" w:cs="Arial"/>
          <w:b/>
          <w:sz w:val="18"/>
          <w:szCs w:val="18"/>
        </w:rPr>
        <w:t>2.2  Terms</w:t>
      </w:r>
      <w:proofErr w:type="gramEnd"/>
      <w:r>
        <w:rPr>
          <w:rFonts w:ascii="Arial" w:eastAsia="Arial" w:hAnsi="Arial" w:cs="Arial"/>
          <w:b/>
          <w:sz w:val="18"/>
          <w:szCs w:val="18"/>
        </w:rPr>
        <w:t xml:space="preserve"> of Payment.</w:t>
      </w:r>
      <w:r>
        <w:rPr>
          <w:rFonts w:ascii="Arial" w:eastAsia="Arial" w:hAnsi="Arial" w:cs="Arial"/>
          <w:sz w:val="18"/>
          <w:szCs w:val="18"/>
        </w:rPr>
        <w:t xml:space="preserve"> Client shall pay all Compensation in accordance with the payment schedule and currency stated in the SOW (or, if a schedule is omitted from the SOW, </w:t>
      </w:r>
      <w:commentRangeEnd w:id="14"/>
      <w:r w:rsidR="00A43340">
        <w:rPr>
          <w:rStyle w:val="aa"/>
          <w:szCs w:val="20"/>
        </w:rPr>
        <w:commentReference w:id="14"/>
      </w:r>
      <w:r>
        <w:rPr>
          <w:rFonts w:ascii="Arial" w:eastAsia="Arial" w:hAnsi="Arial" w:cs="Arial"/>
          <w:sz w:val="18"/>
          <w:szCs w:val="18"/>
        </w:rPr>
        <w:t xml:space="preserve">then payment shall be due monthly). Unless otherwise stated in </w:t>
      </w:r>
      <w:proofErr w:type="gramStart"/>
      <w:r>
        <w:rPr>
          <w:rFonts w:ascii="Arial" w:eastAsia="Arial" w:hAnsi="Arial" w:cs="Arial"/>
          <w:sz w:val="18"/>
          <w:szCs w:val="18"/>
        </w:rPr>
        <w:t>an</w:t>
      </w:r>
      <w:proofErr w:type="gramEnd"/>
      <w:r>
        <w:rPr>
          <w:rFonts w:ascii="Arial" w:eastAsia="Arial" w:hAnsi="Arial" w:cs="Arial"/>
          <w:sz w:val="18"/>
          <w:szCs w:val="18"/>
        </w:rPr>
        <w:t xml:space="preserve"> SOW, forty percent (40%) of the total la</w:t>
      </w:r>
      <w:r>
        <w:rPr>
          <w:rFonts w:ascii="Arial" w:eastAsia="Arial" w:hAnsi="Arial" w:cs="Arial"/>
          <w:sz w:val="18"/>
          <w:szCs w:val="18"/>
        </w:rPr>
        <w:t xml:space="preserve">bor fee is due prior to IDEO commencing work. If an initial payment is required upon the signing of </w:t>
      </w:r>
      <w:proofErr w:type="gramStart"/>
      <w:r>
        <w:rPr>
          <w:rFonts w:ascii="Arial" w:eastAsia="Arial" w:hAnsi="Arial" w:cs="Arial"/>
          <w:sz w:val="18"/>
          <w:szCs w:val="18"/>
        </w:rPr>
        <w:t>an</w:t>
      </w:r>
      <w:proofErr w:type="gramEnd"/>
      <w:r>
        <w:rPr>
          <w:rFonts w:ascii="Arial" w:eastAsia="Arial" w:hAnsi="Arial" w:cs="Arial"/>
          <w:sz w:val="18"/>
          <w:szCs w:val="18"/>
        </w:rPr>
        <w:t xml:space="preserve"> SOW, IDEO has no obligation to begin providing Services until such payment is received. All subsequent payments are due net thirty (30) days from the inv</w:t>
      </w:r>
      <w:r>
        <w:rPr>
          <w:rFonts w:ascii="Arial" w:eastAsia="Arial" w:hAnsi="Arial" w:cs="Arial"/>
          <w:sz w:val="18"/>
          <w:szCs w:val="18"/>
        </w:rPr>
        <w:t>oice date. A late-payment charge may be added to overdue accounts, calculated as one percent (1%) per month or, if less, the maximum amount permitted by law. IDEO may pause Services and/or withhold Deliverables if payments are more than five (5) business d</w:t>
      </w:r>
      <w:r>
        <w:rPr>
          <w:rFonts w:ascii="Arial" w:eastAsia="Arial" w:hAnsi="Arial" w:cs="Arial"/>
          <w:sz w:val="18"/>
          <w:szCs w:val="18"/>
        </w:rPr>
        <w:t>ays late.</w:t>
      </w:r>
    </w:p>
    <w:p w14:paraId="47F37BBD" w14:textId="77777777" w:rsidR="00C30EFE" w:rsidRDefault="00C30EFE">
      <w:pPr>
        <w:ind w:left="0" w:hanging="2"/>
        <w:rPr>
          <w:rFonts w:ascii="Arial" w:eastAsia="Arial" w:hAnsi="Arial" w:cs="Arial"/>
          <w:sz w:val="18"/>
          <w:szCs w:val="18"/>
        </w:rPr>
      </w:pPr>
    </w:p>
    <w:p w14:paraId="62DEE157" w14:textId="77777777" w:rsidR="00C30EFE" w:rsidRDefault="00D8585D">
      <w:pPr>
        <w:ind w:left="0" w:hanging="2"/>
        <w:rPr>
          <w:rFonts w:ascii="Arial" w:eastAsia="Arial" w:hAnsi="Arial" w:cs="Arial"/>
          <w:sz w:val="18"/>
          <w:szCs w:val="18"/>
        </w:rPr>
      </w:pPr>
      <w:r>
        <w:rPr>
          <w:rFonts w:ascii="Arial" w:eastAsia="Arial" w:hAnsi="Arial" w:cs="Arial"/>
          <w:b/>
          <w:sz w:val="18"/>
          <w:szCs w:val="18"/>
        </w:rPr>
        <w:t xml:space="preserve">Payment can be made by sending a check to the address on Page 1 or by electronic funds transfer per the following: </w:t>
      </w:r>
    </w:p>
    <w:p w14:paraId="1B77C516" w14:textId="77777777" w:rsidR="00C30EFE" w:rsidRDefault="00D8585D">
      <w:pPr>
        <w:ind w:left="0" w:hanging="2"/>
        <w:rPr>
          <w:rFonts w:ascii="Arial" w:eastAsia="Arial" w:hAnsi="Arial" w:cs="Arial"/>
          <w:sz w:val="18"/>
          <w:szCs w:val="18"/>
        </w:rPr>
      </w:pPr>
      <w:r>
        <w:rPr>
          <w:rFonts w:ascii="Arial" w:eastAsia="Arial" w:hAnsi="Arial" w:cs="Arial"/>
          <w:b/>
          <w:sz w:val="18"/>
          <w:szCs w:val="18"/>
        </w:rPr>
        <w:t>Wire To:  IDEO LP</w:t>
      </w:r>
    </w:p>
    <w:p w14:paraId="5CD0A7D8" w14:textId="77777777" w:rsidR="00C30EFE" w:rsidRDefault="00D8585D">
      <w:pPr>
        <w:ind w:left="0" w:hanging="2"/>
        <w:rPr>
          <w:rFonts w:ascii="Arial" w:eastAsia="Arial" w:hAnsi="Arial" w:cs="Arial"/>
          <w:sz w:val="18"/>
          <w:szCs w:val="18"/>
        </w:rPr>
      </w:pPr>
      <w:r>
        <w:rPr>
          <w:rFonts w:ascii="Arial" w:eastAsia="Arial" w:hAnsi="Arial" w:cs="Arial"/>
          <w:b/>
          <w:sz w:val="18"/>
          <w:szCs w:val="18"/>
        </w:rPr>
        <w:lastRenderedPageBreak/>
        <w:tab/>
        <w:t>Bank Name:  Wells Fargo</w:t>
      </w:r>
    </w:p>
    <w:p w14:paraId="4BC3F4EA" w14:textId="77777777" w:rsidR="00C30EFE" w:rsidRDefault="00D8585D">
      <w:pPr>
        <w:ind w:left="0" w:hanging="2"/>
        <w:rPr>
          <w:rFonts w:ascii="Arial" w:eastAsia="Arial" w:hAnsi="Arial" w:cs="Arial"/>
          <w:sz w:val="18"/>
          <w:szCs w:val="18"/>
        </w:rPr>
      </w:pPr>
      <w:r>
        <w:rPr>
          <w:rFonts w:ascii="Arial" w:eastAsia="Arial" w:hAnsi="Arial" w:cs="Arial"/>
          <w:b/>
          <w:sz w:val="18"/>
          <w:szCs w:val="18"/>
        </w:rPr>
        <w:tab/>
        <w:t>Bank Address:  420 Montgomery St, San Francisco, CA 94104</w:t>
      </w:r>
    </w:p>
    <w:p w14:paraId="3797A0FB" w14:textId="77777777" w:rsidR="00C30EFE" w:rsidRDefault="00D8585D">
      <w:pPr>
        <w:ind w:left="0" w:hanging="2"/>
        <w:rPr>
          <w:rFonts w:ascii="Arial" w:eastAsia="Arial" w:hAnsi="Arial" w:cs="Arial"/>
          <w:sz w:val="18"/>
          <w:szCs w:val="18"/>
        </w:rPr>
      </w:pPr>
      <w:r>
        <w:rPr>
          <w:rFonts w:ascii="Arial" w:eastAsia="Arial" w:hAnsi="Arial" w:cs="Arial"/>
          <w:b/>
          <w:sz w:val="18"/>
          <w:szCs w:val="18"/>
        </w:rPr>
        <w:tab/>
        <w:t>IDEO Account:  412-2095466</w:t>
      </w:r>
    </w:p>
    <w:p w14:paraId="4F078D35" w14:textId="77777777" w:rsidR="00C30EFE" w:rsidRDefault="00D8585D">
      <w:pPr>
        <w:ind w:left="0" w:hanging="2"/>
        <w:rPr>
          <w:rFonts w:ascii="Arial" w:eastAsia="Arial" w:hAnsi="Arial" w:cs="Arial"/>
          <w:sz w:val="18"/>
          <w:szCs w:val="18"/>
        </w:rPr>
      </w:pPr>
      <w:r>
        <w:rPr>
          <w:rFonts w:ascii="Arial" w:eastAsia="Arial" w:hAnsi="Arial" w:cs="Arial"/>
          <w:b/>
          <w:sz w:val="18"/>
          <w:szCs w:val="18"/>
        </w:rPr>
        <w:tab/>
        <w:t>ABA #:  121000248</w:t>
      </w:r>
    </w:p>
    <w:p w14:paraId="6FC103CA" w14:textId="77777777" w:rsidR="00C30EFE" w:rsidRDefault="00D8585D">
      <w:pPr>
        <w:ind w:left="0" w:hanging="2"/>
        <w:rPr>
          <w:rFonts w:ascii="Arial" w:eastAsia="Arial" w:hAnsi="Arial" w:cs="Arial"/>
          <w:sz w:val="18"/>
          <w:szCs w:val="18"/>
        </w:rPr>
      </w:pPr>
      <w:r>
        <w:rPr>
          <w:rFonts w:ascii="Arial" w:eastAsia="Arial" w:hAnsi="Arial" w:cs="Arial"/>
          <w:b/>
          <w:sz w:val="18"/>
          <w:szCs w:val="18"/>
        </w:rPr>
        <w:tab/>
        <w:t>SWIFT Code:  WFBIUS6S</w:t>
      </w:r>
    </w:p>
    <w:p w14:paraId="5ABB5EE8" w14:textId="77777777" w:rsidR="00C30EFE" w:rsidRDefault="00C30EFE">
      <w:pPr>
        <w:ind w:left="0" w:hanging="2"/>
        <w:rPr>
          <w:rFonts w:ascii="Arial" w:eastAsia="Arial" w:hAnsi="Arial" w:cs="Arial"/>
          <w:sz w:val="18"/>
          <w:szCs w:val="18"/>
        </w:rPr>
      </w:pPr>
    </w:p>
    <w:p w14:paraId="6134D44E" w14:textId="77777777" w:rsidR="00C30EFE" w:rsidRDefault="00D8585D">
      <w:pPr>
        <w:ind w:left="0" w:hanging="2"/>
        <w:rPr>
          <w:rFonts w:ascii="Arial" w:eastAsia="Arial" w:hAnsi="Arial" w:cs="Arial"/>
          <w:sz w:val="18"/>
          <w:szCs w:val="18"/>
        </w:rPr>
      </w:pPr>
      <w:r>
        <w:rPr>
          <w:rFonts w:ascii="Arial" w:eastAsia="Arial" w:hAnsi="Arial" w:cs="Arial"/>
          <w:b/>
          <w:sz w:val="18"/>
          <w:szCs w:val="18"/>
        </w:rPr>
        <w:t>For payments to any IDEO branch office or affiliate, please use any wire information in the relevant SOW. Please reference the IDEO invoice number on all payments.</w:t>
      </w:r>
    </w:p>
    <w:p w14:paraId="42C18F00" w14:textId="77777777" w:rsidR="00C30EFE" w:rsidRDefault="00C30EFE">
      <w:pPr>
        <w:ind w:left="0" w:hanging="2"/>
        <w:rPr>
          <w:rFonts w:ascii="Arial" w:eastAsia="Arial" w:hAnsi="Arial" w:cs="Arial"/>
          <w:sz w:val="18"/>
          <w:szCs w:val="18"/>
        </w:rPr>
      </w:pPr>
    </w:p>
    <w:p w14:paraId="1697C49A"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2.3  Taxes</w:t>
      </w:r>
      <w:proofErr w:type="gramEnd"/>
      <w:r>
        <w:rPr>
          <w:rFonts w:ascii="Arial" w:eastAsia="Arial" w:hAnsi="Arial" w:cs="Arial"/>
          <w:b/>
          <w:sz w:val="18"/>
          <w:szCs w:val="18"/>
        </w:rPr>
        <w:t>.</w:t>
      </w:r>
      <w:r>
        <w:rPr>
          <w:rFonts w:ascii="Arial" w:eastAsia="Arial" w:hAnsi="Arial" w:cs="Arial"/>
          <w:sz w:val="18"/>
          <w:szCs w:val="18"/>
        </w:rPr>
        <w:t xml:space="preserve"> Except for assessments based on IDE</w:t>
      </w:r>
      <w:r>
        <w:rPr>
          <w:rFonts w:ascii="Arial" w:eastAsia="Arial" w:hAnsi="Arial" w:cs="Arial"/>
          <w:sz w:val="18"/>
          <w:szCs w:val="18"/>
        </w:rPr>
        <w:t>O’s net income, all fees payable hereunder are net of all taxes and other governmental duties and fees of any kind (e.g., sales tax, use taxes, excise, GST, or VAT) (</w:t>
      </w:r>
      <w:r>
        <w:rPr>
          <w:rFonts w:ascii="Arial" w:eastAsia="Arial" w:hAnsi="Arial" w:cs="Arial"/>
          <w:b/>
          <w:sz w:val="18"/>
          <w:szCs w:val="18"/>
        </w:rPr>
        <w:t>“Taxes”</w:t>
      </w:r>
      <w:r>
        <w:rPr>
          <w:rFonts w:ascii="Arial" w:eastAsia="Arial" w:hAnsi="Arial" w:cs="Arial"/>
          <w:sz w:val="18"/>
          <w:szCs w:val="18"/>
        </w:rPr>
        <w:t>). Taxes shall be borne by Client and shall not be considered a part of, a deductio</w:t>
      </w:r>
      <w:r>
        <w:rPr>
          <w:rFonts w:ascii="Arial" w:eastAsia="Arial" w:hAnsi="Arial" w:cs="Arial"/>
          <w:sz w:val="18"/>
          <w:szCs w:val="18"/>
        </w:rPr>
        <w:t>n from, or an offset against the Compensation payable to IDEO hereunder.  Each party will use its reasonable efforts to enable or assist the other party to claim or verify any tax credit, set off, rebate or refund in respect of Taxes paid or payable in con</w:t>
      </w:r>
      <w:r>
        <w:rPr>
          <w:rFonts w:ascii="Arial" w:eastAsia="Arial" w:hAnsi="Arial" w:cs="Arial"/>
          <w:sz w:val="18"/>
          <w:szCs w:val="18"/>
        </w:rPr>
        <w:t>nection with this Agreement.</w:t>
      </w:r>
    </w:p>
    <w:p w14:paraId="575DF401" w14:textId="77777777" w:rsidR="00C30EFE" w:rsidRDefault="00C30EFE">
      <w:pPr>
        <w:ind w:left="0" w:hanging="2"/>
        <w:rPr>
          <w:rFonts w:ascii="Arial" w:eastAsia="Arial" w:hAnsi="Arial" w:cs="Arial"/>
          <w:sz w:val="18"/>
          <w:szCs w:val="18"/>
        </w:rPr>
      </w:pPr>
    </w:p>
    <w:p w14:paraId="4A669CB6" w14:textId="77777777" w:rsidR="00C30EFE" w:rsidRDefault="00D8585D">
      <w:pPr>
        <w:numPr>
          <w:ilvl w:val="0"/>
          <w:numId w:val="1"/>
        </w:numPr>
        <w:ind w:left="0" w:hanging="2"/>
        <w:rPr>
          <w:rFonts w:ascii="Arial" w:eastAsia="Arial" w:hAnsi="Arial" w:cs="Arial"/>
          <w:sz w:val="18"/>
          <w:szCs w:val="18"/>
        </w:rPr>
      </w:pPr>
      <w:r>
        <w:rPr>
          <w:rFonts w:ascii="Arial" w:eastAsia="Arial" w:hAnsi="Arial" w:cs="Arial"/>
          <w:b/>
          <w:sz w:val="18"/>
          <w:szCs w:val="18"/>
        </w:rPr>
        <w:t>CONFIDENTIALITY</w:t>
      </w:r>
    </w:p>
    <w:p w14:paraId="5D96BD7E"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3.1  General</w:t>
      </w:r>
      <w:proofErr w:type="gramEnd"/>
      <w:r>
        <w:rPr>
          <w:rFonts w:ascii="Arial" w:eastAsia="Arial" w:hAnsi="Arial" w:cs="Arial"/>
          <w:b/>
          <w:sz w:val="18"/>
          <w:szCs w:val="18"/>
        </w:rPr>
        <w:t>.</w:t>
      </w:r>
      <w:r>
        <w:rPr>
          <w:rFonts w:ascii="Arial" w:eastAsia="Arial" w:hAnsi="Arial" w:cs="Arial"/>
          <w:sz w:val="18"/>
          <w:szCs w:val="18"/>
        </w:rPr>
        <w:t xml:space="preserve"> It is anticipated that the parties will exchange certain proprietary information necessary to carry out obligations set forth hereunder and to discuss specific opportunities for additional project</w:t>
      </w:r>
      <w:r>
        <w:rPr>
          <w:rFonts w:ascii="Arial" w:eastAsia="Arial" w:hAnsi="Arial" w:cs="Arial"/>
          <w:sz w:val="18"/>
          <w:szCs w:val="18"/>
        </w:rPr>
        <w:t>s relating to IDEO's performance of services for Client. In order for each party to access, use and track the other party’s proprietary information, the parties agree as follows:</w:t>
      </w:r>
    </w:p>
    <w:p w14:paraId="7AF080A2" w14:textId="77777777" w:rsidR="00C30EFE" w:rsidRDefault="00C30EFE">
      <w:pPr>
        <w:ind w:left="0" w:hanging="2"/>
        <w:rPr>
          <w:rFonts w:ascii="Arial" w:eastAsia="Arial" w:hAnsi="Arial" w:cs="Arial"/>
          <w:sz w:val="18"/>
          <w:szCs w:val="18"/>
        </w:rPr>
      </w:pPr>
    </w:p>
    <w:p w14:paraId="7783BC56"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3.2  Definition</w:t>
      </w:r>
      <w:proofErr w:type="gramEnd"/>
      <w:r>
        <w:rPr>
          <w:rFonts w:ascii="Arial" w:eastAsia="Arial" w:hAnsi="Arial" w:cs="Arial"/>
          <w:b/>
          <w:sz w:val="18"/>
          <w:szCs w:val="18"/>
        </w:rPr>
        <w:t>.</w:t>
      </w:r>
      <w:r>
        <w:rPr>
          <w:rFonts w:ascii="Arial" w:eastAsia="Arial" w:hAnsi="Arial" w:cs="Arial"/>
          <w:sz w:val="18"/>
          <w:szCs w:val="18"/>
        </w:rPr>
        <w:t xml:space="preserve"> </w:t>
      </w:r>
      <w:r>
        <w:rPr>
          <w:rFonts w:ascii="Arial" w:eastAsia="Arial" w:hAnsi="Arial" w:cs="Arial"/>
          <w:b/>
          <w:sz w:val="18"/>
          <w:szCs w:val="18"/>
        </w:rPr>
        <w:t>“Confidential Information”</w:t>
      </w:r>
      <w:r>
        <w:rPr>
          <w:rFonts w:ascii="Arial" w:eastAsia="Arial" w:hAnsi="Arial" w:cs="Arial"/>
          <w:sz w:val="18"/>
          <w:szCs w:val="18"/>
        </w:rPr>
        <w:t xml:space="preserve"> as used in this Agreement means </w:t>
      </w:r>
      <w:r>
        <w:rPr>
          <w:rFonts w:ascii="Arial" w:eastAsia="Arial" w:hAnsi="Arial" w:cs="Arial"/>
          <w:sz w:val="18"/>
          <w:szCs w:val="18"/>
        </w:rPr>
        <w:t xml:space="preserve">any and all information disclosed by a party (each a </w:t>
      </w:r>
      <w:r>
        <w:rPr>
          <w:rFonts w:ascii="Arial" w:eastAsia="Arial" w:hAnsi="Arial" w:cs="Arial"/>
          <w:b/>
          <w:sz w:val="18"/>
          <w:szCs w:val="18"/>
        </w:rPr>
        <w:t>“Discloser”</w:t>
      </w:r>
      <w:r>
        <w:rPr>
          <w:rFonts w:ascii="Arial" w:eastAsia="Arial" w:hAnsi="Arial" w:cs="Arial"/>
          <w:sz w:val="18"/>
          <w:szCs w:val="18"/>
        </w:rPr>
        <w:t xml:space="preserve">) to the other party (each a </w:t>
      </w:r>
      <w:r>
        <w:rPr>
          <w:rFonts w:ascii="Arial" w:eastAsia="Arial" w:hAnsi="Arial" w:cs="Arial"/>
          <w:b/>
          <w:sz w:val="18"/>
          <w:szCs w:val="18"/>
        </w:rPr>
        <w:t>“Recipient”</w:t>
      </w:r>
      <w:r>
        <w:rPr>
          <w:rFonts w:ascii="Arial" w:eastAsia="Arial" w:hAnsi="Arial" w:cs="Arial"/>
          <w:sz w:val="18"/>
          <w:szCs w:val="18"/>
        </w:rPr>
        <w:t>), provided: (</w:t>
      </w:r>
      <w:proofErr w:type="spellStart"/>
      <w:r>
        <w:rPr>
          <w:rFonts w:ascii="Arial" w:eastAsia="Arial" w:hAnsi="Arial" w:cs="Arial"/>
          <w:sz w:val="18"/>
          <w:szCs w:val="18"/>
        </w:rPr>
        <w:t>i</w:t>
      </w:r>
      <w:proofErr w:type="spellEnd"/>
      <w:r>
        <w:rPr>
          <w:rFonts w:ascii="Arial" w:eastAsia="Arial" w:hAnsi="Arial" w:cs="Arial"/>
          <w:sz w:val="18"/>
          <w:szCs w:val="18"/>
        </w:rPr>
        <w:t>) if such information is disclosed in tangible form, it is conspicuously marked to identify its confidential or proprietary nature; or (i</w:t>
      </w:r>
      <w:r>
        <w:rPr>
          <w:rFonts w:ascii="Arial" w:eastAsia="Arial" w:hAnsi="Arial" w:cs="Arial"/>
          <w:sz w:val="18"/>
          <w:szCs w:val="18"/>
        </w:rPr>
        <w:t>i) if such information is disclosed orally or by other intangible means, it is identified as confidential at the time of disclosure, or (iii) is reasonably understood to be confidential given its nature or the circumstances surrounding its disclosure. Notw</w:t>
      </w:r>
      <w:r>
        <w:rPr>
          <w:rFonts w:ascii="Arial" w:eastAsia="Arial" w:hAnsi="Arial" w:cs="Arial"/>
          <w:sz w:val="18"/>
          <w:szCs w:val="18"/>
        </w:rPr>
        <w:t>ithstanding the above, Confidential Information shall not include information that:</w:t>
      </w:r>
    </w:p>
    <w:p w14:paraId="13DD2841" w14:textId="77777777" w:rsidR="00C30EFE" w:rsidRDefault="00D8585D">
      <w:pPr>
        <w:ind w:left="0" w:right="720" w:hanging="2"/>
        <w:rPr>
          <w:rFonts w:ascii="Arial" w:eastAsia="Arial" w:hAnsi="Arial" w:cs="Arial"/>
          <w:sz w:val="18"/>
          <w:szCs w:val="18"/>
        </w:rPr>
      </w:pPr>
      <w:r>
        <w:rPr>
          <w:rFonts w:ascii="Arial" w:eastAsia="Arial" w:hAnsi="Arial" w:cs="Arial"/>
          <w:b/>
          <w:sz w:val="18"/>
          <w:szCs w:val="18"/>
        </w:rPr>
        <w:t>(a)</w:t>
      </w:r>
      <w:r>
        <w:rPr>
          <w:rFonts w:ascii="Arial" w:eastAsia="Arial" w:hAnsi="Arial" w:cs="Arial"/>
          <w:sz w:val="18"/>
          <w:szCs w:val="18"/>
        </w:rPr>
        <w:t xml:space="preserve">  was generally known or available at the time it was disclosed or has subsequently become generally known or available through no fault of Recipient;</w:t>
      </w:r>
    </w:p>
    <w:p w14:paraId="265E0694" w14:textId="77777777" w:rsidR="00C30EFE" w:rsidRDefault="00D8585D">
      <w:pPr>
        <w:ind w:left="0" w:right="720" w:hanging="2"/>
        <w:rPr>
          <w:rFonts w:ascii="Arial" w:eastAsia="Arial" w:hAnsi="Arial" w:cs="Arial"/>
          <w:sz w:val="18"/>
          <w:szCs w:val="18"/>
        </w:rPr>
      </w:pPr>
      <w:r>
        <w:rPr>
          <w:rFonts w:ascii="Arial" w:eastAsia="Arial" w:hAnsi="Arial" w:cs="Arial"/>
          <w:b/>
          <w:sz w:val="18"/>
          <w:szCs w:val="18"/>
        </w:rPr>
        <w:t>(b)</w:t>
      </w:r>
      <w:r>
        <w:rPr>
          <w:rFonts w:ascii="Arial" w:eastAsia="Arial" w:hAnsi="Arial" w:cs="Arial"/>
          <w:sz w:val="18"/>
          <w:szCs w:val="18"/>
        </w:rPr>
        <w:t xml:space="preserve">  was rightfull</w:t>
      </w:r>
      <w:r>
        <w:rPr>
          <w:rFonts w:ascii="Arial" w:eastAsia="Arial" w:hAnsi="Arial" w:cs="Arial"/>
          <w:sz w:val="18"/>
          <w:szCs w:val="18"/>
        </w:rPr>
        <w:t>y in Recipient’s possession free of any obligation of confidence at or subsequent to the time Discloser communicated it to Recipient;</w:t>
      </w:r>
    </w:p>
    <w:p w14:paraId="002F21C1" w14:textId="77777777" w:rsidR="00C30EFE" w:rsidRDefault="00D8585D">
      <w:pPr>
        <w:ind w:left="0" w:right="720" w:hanging="2"/>
        <w:rPr>
          <w:rFonts w:ascii="Arial" w:eastAsia="Arial" w:hAnsi="Arial" w:cs="Arial"/>
          <w:sz w:val="18"/>
          <w:szCs w:val="18"/>
        </w:rPr>
      </w:pPr>
      <w:r>
        <w:rPr>
          <w:rFonts w:ascii="Arial" w:eastAsia="Arial" w:hAnsi="Arial" w:cs="Arial"/>
          <w:b/>
          <w:sz w:val="18"/>
          <w:szCs w:val="18"/>
        </w:rPr>
        <w:t>(c)</w:t>
      </w:r>
      <w:r>
        <w:rPr>
          <w:rFonts w:ascii="Arial" w:eastAsia="Arial" w:hAnsi="Arial" w:cs="Arial"/>
          <w:sz w:val="18"/>
          <w:szCs w:val="18"/>
        </w:rPr>
        <w:t xml:space="preserve">  is independently developed by Recipient without use of Discloser’s Confidential Information as documented by competen</w:t>
      </w:r>
      <w:r>
        <w:rPr>
          <w:rFonts w:ascii="Arial" w:eastAsia="Arial" w:hAnsi="Arial" w:cs="Arial"/>
          <w:sz w:val="18"/>
          <w:szCs w:val="18"/>
        </w:rPr>
        <w:t>t records; or</w:t>
      </w:r>
    </w:p>
    <w:p w14:paraId="2B2E8F41" w14:textId="77777777" w:rsidR="00C30EFE" w:rsidRDefault="00D8585D">
      <w:pPr>
        <w:ind w:left="0" w:right="720" w:hanging="2"/>
        <w:rPr>
          <w:rFonts w:ascii="Arial" w:eastAsia="Arial" w:hAnsi="Arial" w:cs="Arial"/>
          <w:sz w:val="18"/>
          <w:szCs w:val="18"/>
        </w:rPr>
      </w:pPr>
      <w:r>
        <w:rPr>
          <w:rFonts w:ascii="Arial" w:eastAsia="Arial" w:hAnsi="Arial" w:cs="Arial"/>
          <w:b/>
          <w:sz w:val="18"/>
          <w:szCs w:val="18"/>
        </w:rPr>
        <w:t>(d)</w:t>
      </w:r>
      <w:r>
        <w:rPr>
          <w:rFonts w:ascii="Arial" w:eastAsia="Arial" w:hAnsi="Arial" w:cs="Arial"/>
          <w:sz w:val="18"/>
          <w:szCs w:val="18"/>
        </w:rPr>
        <w:t xml:space="preserve">  was communicated by Discloser to an unaffiliated third party free of any obligation of confidence.</w:t>
      </w:r>
    </w:p>
    <w:p w14:paraId="343A758D" w14:textId="77777777" w:rsidR="00C30EFE" w:rsidRDefault="00D8585D">
      <w:pPr>
        <w:ind w:left="0" w:right="720" w:hanging="2"/>
        <w:rPr>
          <w:rFonts w:ascii="Arial" w:eastAsia="Arial" w:hAnsi="Arial" w:cs="Arial"/>
          <w:sz w:val="18"/>
          <w:szCs w:val="18"/>
        </w:rPr>
      </w:pPr>
      <w:r>
        <w:rPr>
          <w:rFonts w:ascii="Arial" w:eastAsia="Arial" w:hAnsi="Arial" w:cs="Arial"/>
          <w:sz w:val="18"/>
          <w:szCs w:val="18"/>
        </w:rPr>
        <w:t>Recipient may disclose Confidential Information as and to the extent required by a valid order of a court or other governmental body, as o</w:t>
      </w:r>
      <w:r>
        <w:rPr>
          <w:rFonts w:ascii="Arial" w:eastAsia="Arial" w:hAnsi="Arial" w:cs="Arial"/>
          <w:sz w:val="18"/>
          <w:szCs w:val="18"/>
        </w:rPr>
        <w:t>therwise required by law, or as necessary to establish the rights of either party under this Agreement.</w:t>
      </w:r>
    </w:p>
    <w:p w14:paraId="41BC6848" w14:textId="77777777" w:rsidR="00C30EFE" w:rsidRDefault="00C30EFE">
      <w:pPr>
        <w:ind w:left="0" w:hanging="2"/>
        <w:rPr>
          <w:rFonts w:ascii="Arial" w:eastAsia="Arial" w:hAnsi="Arial" w:cs="Arial"/>
          <w:sz w:val="18"/>
          <w:szCs w:val="18"/>
        </w:rPr>
      </w:pPr>
    </w:p>
    <w:p w14:paraId="73F965A0" w14:textId="77777777" w:rsidR="00C30EFE" w:rsidRDefault="00D8585D">
      <w:pPr>
        <w:widowControl w:val="0"/>
        <w:ind w:left="0" w:hanging="2"/>
        <w:rPr>
          <w:rFonts w:ascii="Arial" w:eastAsia="Arial" w:hAnsi="Arial" w:cs="Arial"/>
          <w:sz w:val="18"/>
          <w:szCs w:val="18"/>
        </w:rPr>
      </w:pPr>
      <w:proofErr w:type="gramStart"/>
      <w:r>
        <w:rPr>
          <w:rFonts w:ascii="Arial" w:eastAsia="Arial" w:hAnsi="Arial" w:cs="Arial"/>
          <w:b/>
          <w:sz w:val="18"/>
          <w:szCs w:val="18"/>
        </w:rPr>
        <w:t>3.3  Use</w:t>
      </w:r>
      <w:proofErr w:type="gramEnd"/>
      <w:r>
        <w:rPr>
          <w:rFonts w:ascii="Arial" w:eastAsia="Arial" w:hAnsi="Arial" w:cs="Arial"/>
          <w:b/>
          <w:sz w:val="18"/>
          <w:szCs w:val="18"/>
        </w:rPr>
        <w:t xml:space="preserve"> Limitations; Nondisclosure Obligation; Duty of Care.</w:t>
      </w:r>
      <w:r>
        <w:rPr>
          <w:rFonts w:ascii="Arial" w:eastAsia="Arial" w:hAnsi="Arial" w:cs="Arial"/>
          <w:sz w:val="18"/>
          <w:szCs w:val="18"/>
        </w:rPr>
        <w:t xml:space="preserve"> Each party agrees as a Recipient: (</w:t>
      </w:r>
      <w:proofErr w:type="spellStart"/>
      <w:r>
        <w:rPr>
          <w:rFonts w:ascii="Arial" w:eastAsia="Arial" w:hAnsi="Arial" w:cs="Arial"/>
          <w:sz w:val="18"/>
          <w:szCs w:val="18"/>
        </w:rPr>
        <w:t>i</w:t>
      </w:r>
      <w:proofErr w:type="spellEnd"/>
      <w:r>
        <w:rPr>
          <w:rFonts w:ascii="Arial" w:eastAsia="Arial" w:hAnsi="Arial" w:cs="Arial"/>
          <w:sz w:val="18"/>
          <w:szCs w:val="18"/>
        </w:rPr>
        <w:t>) not to use Confidential Information for any purpose except in furtherance of its obligations hereunder; (ii) that it shall disclose Confidential Information only to its employees or contractors, or those of its affili</w:t>
      </w:r>
      <w:r>
        <w:rPr>
          <w:rFonts w:ascii="Arial" w:eastAsia="Arial" w:hAnsi="Arial" w:cs="Arial"/>
          <w:sz w:val="18"/>
          <w:szCs w:val="18"/>
        </w:rPr>
        <w:t>ates, who need to know such information in order to carry out obligations hereunder, and certifies that such individuals have previously agreed, either as a condition to employment or in order to obtain the Confidential Information, to be bound by terms an</w:t>
      </w:r>
      <w:r>
        <w:rPr>
          <w:rFonts w:ascii="Arial" w:eastAsia="Arial" w:hAnsi="Arial" w:cs="Arial"/>
          <w:sz w:val="18"/>
          <w:szCs w:val="18"/>
        </w:rPr>
        <w:t>d conditions at least as restrictive as those of this section; and (iii) to treat all Confidential Information with the same degree of care as it accords its own confidential information of a similar nature, but in no case less than with a reasonable degre</w:t>
      </w:r>
      <w:r>
        <w:rPr>
          <w:rFonts w:ascii="Arial" w:eastAsia="Arial" w:hAnsi="Arial" w:cs="Arial"/>
          <w:sz w:val="18"/>
          <w:szCs w:val="18"/>
        </w:rPr>
        <w:t xml:space="preserve">e of care. A breach of these obligations may result in irreparable and continuing damage to the Discloser for which there may be no adequate remedy at law, and, in the event thereof, Discloser shall be entitled to seek injunctive or other equitable relief </w:t>
      </w:r>
      <w:r>
        <w:rPr>
          <w:rFonts w:ascii="Arial" w:eastAsia="Arial" w:hAnsi="Arial" w:cs="Arial"/>
          <w:sz w:val="18"/>
          <w:szCs w:val="18"/>
        </w:rPr>
        <w:t>as may be appropriate. The foregoing obligations shall continue for a period of three (3) years following disclosure of the subject Confidential Information.</w:t>
      </w:r>
    </w:p>
    <w:p w14:paraId="41BC924D" w14:textId="77777777" w:rsidR="00C30EFE" w:rsidRDefault="00C30EFE">
      <w:pPr>
        <w:widowControl w:val="0"/>
        <w:ind w:left="0" w:hanging="2"/>
        <w:rPr>
          <w:rFonts w:ascii="Arial" w:eastAsia="Arial" w:hAnsi="Arial" w:cs="Arial"/>
          <w:sz w:val="18"/>
          <w:szCs w:val="18"/>
        </w:rPr>
      </w:pPr>
    </w:p>
    <w:p w14:paraId="7A457274" w14:textId="77777777" w:rsidR="00C30EFE" w:rsidRDefault="00D8585D">
      <w:pPr>
        <w:widowControl w:val="0"/>
        <w:ind w:left="0" w:hanging="2"/>
        <w:rPr>
          <w:rFonts w:ascii="Arial" w:eastAsia="Arial" w:hAnsi="Arial" w:cs="Arial"/>
          <w:sz w:val="18"/>
          <w:szCs w:val="18"/>
        </w:rPr>
      </w:pPr>
      <w:proofErr w:type="gramStart"/>
      <w:r>
        <w:rPr>
          <w:rFonts w:ascii="Arial" w:eastAsia="Arial" w:hAnsi="Arial" w:cs="Arial"/>
          <w:b/>
          <w:sz w:val="18"/>
          <w:szCs w:val="18"/>
        </w:rPr>
        <w:t>3.4  Access</w:t>
      </w:r>
      <w:proofErr w:type="gramEnd"/>
      <w:r>
        <w:rPr>
          <w:rFonts w:ascii="Arial" w:eastAsia="Arial" w:hAnsi="Arial" w:cs="Arial"/>
          <w:b/>
          <w:sz w:val="18"/>
          <w:szCs w:val="18"/>
        </w:rPr>
        <w:t xml:space="preserve"> to Party’s Premises.</w:t>
      </w:r>
      <w:r>
        <w:rPr>
          <w:rFonts w:ascii="Arial" w:eastAsia="Arial" w:hAnsi="Arial" w:cs="Arial"/>
          <w:sz w:val="18"/>
          <w:szCs w:val="18"/>
        </w:rPr>
        <w:t xml:space="preserve"> During the course of the Services, each party (</w:t>
      </w:r>
      <w:r>
        <w:rPr>
          <w:rFonts w:ascii="Arial" w:eastAsia="Arial" w:hAnsi="Arial" w:cs="Arial"/>
          <w:b/>
          <w:sz w:val="18"/>
          <w:szCs w:val="18"/>
        </w:rPr>
        <w:t>“Visiting</w:t>
      </w:r>
      <w:r>
        <w:rPr>
          <w:rFonts w:ascii="Arial" w:eastAsia="Arial" w:hAnsi="Arial" w:cs="Arial"/>
          <w:sz w:val="18"/>
          <w:szCs w:val="18"/>
        </w:rPr>
        <w:t xml:space="preserve"> </w:t>
      </w:r>
      <w:r>
        <w:rPr>
          <w:rFonts w:ascii="Arial" w:eastAsia="Arial" w:hAnsi="Arial" w:cs="Arial"/>
          <w:b/>
          <w:sz w:val="18"/>
          <w:szCs w:val="18"/>
        </w:rPr>
        <w:t>Party”</w:t>
      </w:r>
      <w:r>
        <w:rPr>
          <w:rFonts w:ascii="Arial" w:eastAsia="Arial" w:hAnsi="Arial" w:cs="Arial"/>
          <w:sz w:val="18"/>
          <w:szCs w:val="18"/>
        </w:rPr>
        <w:t>)</w:t>
      </w:r>
      <w:r>
        <w:rPr>
          <w:rFonts w:ascii="Arial" w:eastAsia="Arial" w:hAnsi="Arial" w:cs="Arial"/>
          <w:sz w:val="18"/>
          <w:szCs w:val="18"/>
        </w:rPr>
        <w:t xml:space="preserve"> may, from time to time, have occasion to visit the other party’s (</w:t>
      </w:r>
      <w:r>
        <w:rPr>
          <w:rFonts w:ascii="Arial" w:eastAsia="Arial" w:hAnsi="Arial" w:cs="Arial"/>
          <w:b/>
          <w:sz w:val="18"/>
          <w:szCs w:val="18"/>
        </w:rPr>
        <w:t>“Host</w:t>
      </w:r>
      <w:r>
        <w:rPr>
          <w:rFonts w:ascii="Arial" w:eastAsia="Arial" w:hAnsi="Arial" w:cs="Arial"/>
          <w:sz w:val="18"/>
          <w:szCs w:val="18"/>
        </w:rPr>
        <w:t xml:space="preserve"> </w:t>
      </w:r>
      <w:r>
        <w:rPr>
          <w:rFonts w:ascii="Arial" w:eastAsia="Arial" w:hAnsi="Arial" w:cs="Arial"/>
          <w:b/>
          <w:sz w:val="18"/>
          <w:szCs w:val="18"/>
        </w:rPr>
        <w:t>Party”</w:t>
      </w:r>
      <w:r>
        <w:rPr>
          <w:rFonts w:ascii="Arial" w:eastAsia="Arial" w:hAnsi="Arial" w:cs="Arial"/>
          <w:sz w:val="18"/>
          <w:szCs w:val="18"/>
        </w:rPr>
        <w:t>) premises</w:t>
      </w:r>
      <w:ins w:id="15" w:author="김현주 (Hyunjoo Kim)" w:date="2024-03-12T17:06:00Z">
        <w:r w:rsidR="00A43340">
          <w:rPr>
            <w:rFonts w:ascii="Arial" w:eastAsia="Arial" w:hAnsi="Arial" w:cs="Arial"/>
            <w:sz w:val="18"/>
            <w:szCs w:val="18"/>
          </w:rPr>
          <w:t xml:space="preserve"> with the prior consent of the other </w:t>
        </w:r>
      </w:ins>
      <w:ins w:id="16" w:author="김현주 (Hyunjoo Kim)" w:date="2024-03-12T17:07:00Z">
        <w:r w:rsidR="00A43340">
          <w:rPr>
            <w:rFonts w:ascii="Arial" w:eastAsia="Arial" w:hAnsi="Arial" w:cs="Arial"/>
            <w:sz w:val="18"/>
            <w:szCs w:val="18"/>
          </w:rPr>
          <w:t>Party</w:t>
        </w:r>
      </w:ins>
      <w:r>
        <w:rPr>
          <w:rFonts w:ascii="Arial" w:eastAsia="Arial" w:hAnsi="Arial" w:cs="Arial"/>
          <w:sz w:val="18"/>
          <w:szCs w:val="18"/>
        </w:rPr>
        <w:t>, in which case each of Visiting Party’s personnel shall comply with Host Party’s standard security and confidentiality protocols for granting access to Host Party facilities in effect at such time.</w:t>
      </w:r>
    </w:p>
    <w:p w14:paraId="5544CE37" w14:textId="77777777" w:rsidR="00C30EFE" w:rsidRDefault="00C30EFE">
      <w:pPr>
        <w:ind w:left="0" w:hanging="2"/>
        <w:rPr>
          <w:rFonts w:ascii="Arial" w:eastAsia="Arial" w:hAnsi="Arial" w:cs="Arial"/>
          <w:sz w:val="18"/>
          <w:szCs w:val="18"/>
        </w:rPr>
      </w:pPr>
    </w:p>
    <w:p w14:paraId="4BA7FA68" w14:textId="77777777" w:rsidR="00C30EFE" w:rsidRDefault="00D8585D">
      <w:pPr>
        <w:numPr>
          <w:ilvl w:val="0"/>
          <w:numId w:val="1"/>
        </w:numPr>
        <w:ind w:left="0" w:hanging="2"/>
        <w:rPr>
          <w:rFonts w:ascii="Arial" w:eastAsia="Arial" w:hAnsi="Arial" w:cs="Arial"/>
          <w:sz w:val="18"/>
          <w:szCs w:val="18"/>
        </w:rPr>
      </w:pPr>
      <w:r>
        <w:rPr>
          <w:rFonts w:ascii="Arial" w:eastAsia="Arial" w:hAnsi="Arial" w:cs="Arial"/>
          <w:b/>
          <w:sz w:val="18"/>
          <w:szCs w:val="18"/>
        </w:rPr>
        <w:t>INTELLECTUAL PROPERTY OWNERSHIP</w:t>
      </w:r>
    </w:p>
    <w:p w14:paraId="063E4D3D"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4.1  Ownership</w:t>
      </w:r>
      <w:proofErr w:type="gramEnd"/>
      <w:r>
        <w:rPr>
          <w:rFonts w:ascii="Arial" w:eastAsia="Arial" w:hAnsi="Arial" w:cs="Arial"/>
          <w:b/>
          <w:sz w:val="18"/>
          <w:szCs w:val="18"/>
        </w:rPr>
        <w:t xml:space="preserve"> by Client.</w:t>
      </w:r>
      <w:r>
        <w:rPr>
          <w:rFonts w:ascii="Arial" w:eastAsia="Arial" w:hAnsi="Arial" w:cs="Arial"/>
          <w:sz w:val="18"/>
          <w:szCs w:val="18"/>
        </w:rPr>
        <w:t xml:space="preserve"> Subject to IDEO’s interests in IDEO Materials and Observation Materials, and to third-party ownership rights in any Third-Party Assets (each defined below), and upon payment for Services rendered, Client will own all right, title and interest i</w:t>
      </w:r>
      <w:r>
        <w:rPr>
          <w:rFonts w:ascii="Arial" w:eastAsia="Arial" w:hAnsi="Arial" w:cs="Arial"/>
          <w:sz w:val="18"/>
          <w:szCs w:val="18"/>
        </w:rPr>
        <w:t>n any and all Deliverables produced under this Agreement and all intellectual property rights embodied therein including but not limited to the following: (</w:t>
      </w:r>
      <w:proofErr w:type="spellStart"/>
      <w:r>
        <w:rPr>
          <w:rFonts w:ascii="Arial" w:eastAsia="Arial" w:hAnsi="Arial" w:cs="Arial"/>
          <w:sz w:val="18"/>
          <w:szCs w:val="18"/>
        </w:rPr>
        <w:t>i</w:t>
      </w:r>
      <w:proofErr w:type="spellEnd"/>
      <w:r>
        <w:rPr>
          <w:rFonts w:ascii="Arial" w:eastAsia="Arial" w:hAnsi="Arial" w:cs="Arial"/>
          <w:sz w:val="18"/>
          <w:szCs w:val="18"/>
        </w:rPr>
        <w:t>) the physical embodiments of all Deliverables provided to Client hereunder; (ii) copyrights in any</w:t>
      </w:r>
      <w:r>
        <w:rPr>
          <w:rFonts w:ascii="Arial" w:eastAsia="Arial" w:hAnsi="Arial" w:cs="Arial"/>
          <w:sz w:val="18"/>
          <w:szCs w:val="18"/>
        </w:rPr>
        <w:t xml:space="preserve"> works of authorship fixed in said Deliverables; and (iii) patent rights and rights in any inventions described or embodied in the Deliverables. IDEO agrees to make a full, irrevocable assignment to Client of all such rights upon IDEO’s receipt of payment </w:t>
      </w:r>
      <w:r>
        <w:rPr>
          <w:rFonts w:ascii="Arial" w:eastAsia="Arial" w:hAnsi="Arial" w:cs="Arial"/>
          <w:sz w:val="18"/>
          <w:szCs w:val="18"/>
        </w:rPr>
        <w:t xml:space="preserve">for same, and will cooperate with Client to execute and file legally appropriate documents to record Client’s ownership of such copyrights, patent rights, or other intellectual property rights at Client’s request and expense.  </w:t>
      </w:r>
    </w:p>
    <w:p w14:paraId="1F25CE64" w14:textId="77777777" w:rsidR="00C30EFE" w:rsidRDefault="00C30EFE">
      <w:pPr>
        <w:ind w:left="0" w:hanging="2"/>
        <w:rPr>
          <w:rFonts w:ascii="Arial" w:eastAsia="Arial" w:hAnsi="Arial" w:cs="Arial"/>
          <w:sz w:val="18"/>
          <w:szCs w:val="18"/>
        </w:rPr>
      </w:pPr>
    </w:p>
    <w:p w14:paraId="086B92C5" w14:textId="7F7D7780"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4.2  IDEO</w:t>
      </w:r>
      <w:proofErr w:type="gramEnd"/>
      <w:r>
        <w:rPr>
          <w:rFonts w:ascii="Arial" w:eastAsia="Arial" w:hAnsi="Arial" w:cs="Arial"/>
          <w:b/>
          <w:sz w:val="18"/>
          <w:szCs w:val="18"/>
        </w:rPr>
        <w:t xml:space="preserve"> Materials; Licens</w:t>
      </w:r>
      <w:r>
        <w:rPr>
          <w:rFonts w:ascii="Arial" w:eastAsia="Arial" w:hAnsi="Arial" w:cs="Arial"/>
          <w:b/>
          <w:sz w:val="18"/>
          <w:szCs w:val="18"/>
        </w:rPr>
        <w:t xml:space="preserve">e. </w:t>
      </w:r>
      <w:r>
        <w:rPr>
          <w:rFonts w:ascii="Arial" w:eastAsia="Arial" w:hAnsi="Arial" w:cs="Arial"/>
          <w:sz w:val="18"/>
          <w:szCs w:val="18"/>
        </w:rPr>
        <w:t xml:space="preserve">Notwithstanding anything to the contrary herein, IDEO retains all right, title and interest in any and all methods, materials, technologies, tools (including software tools), source and object code, analytics frameworks, data products, design </w:t>
      </w:r>
      <w:r>
        <w:rPr>
          <w:rFonts w:ascii="Arial" w:eastAsia="Arial" w:hAnsi="Arial" w:cs="Arial"/>
          <w:sz w:val="18"/>
          <w:szCs w:val="18"/>
        </w:rPr>
        <w:lastRenderedPageBreak/>
        <w:t>code, temp</w:t>
      </w:r>
      <w:r>
        <w:rPr>
          <w:rFonts w:ascii="Arial" w:eastAsia="Arial" w:hAnsi="Arial" w:cs="Arial"/>
          <w:sz w:val="18"/>
          <w:szCs w:val="18"/>
        </w:rPr>
        <w:t>lates, applications, algorithms, techniques and other know-how developed by or for IDEO: (</w:t>
      </w:r>
      <w:proofErr w:type="spellStart"/>
      <w:r>
        <w:rPr>
          <w:rFonts w:ascii="Arial" w:eastAsia="Arial" w:hAnsi="Arial" w:cs="Arial"/>
          <w:sz w:val="18"/>
          <w:szCs w:val="18"/>
        </w:rPr>
        <w:t>i</w:t>
      </w:r>
      <w:proofErr w:type="spellEnd"/>
      <w:r>
        <w:rPr>
          <w:rFonts w:ascii="Arial" w:eastAsia="Arial" w:hAnsi="Arial" w:cs="Arial"/>
          <w:sz w:val="18"/>
          <w:szCs w:val="18"/>
        </w:rPr>
        <w:t>) prior to and/or independent of the Services provided hereunder, and/or (ii) relating to IDEO's innovation and design processes used to perform the Services or crea</w:t>
      </w:r>
      <w:r>
        <w:rPr>
          <w:rFonts w:ascii="Arial" w:eastAsia="Arial" w:hAnsi="Arial" w:cs="Arial"/>
          <w:sz w:val="18"/>
          <w:szCs w:val="18"/>
        </w:rPr>
        <w:t xml:space="preserve">te the Deliverables (collectively, </w:t>
      </w:r>
      <w:r>
        <w:rPr>
          <w:rFonts w:ascii="Arial" w:eastAsia="Arial" w:hAnsi="Arial" w:cs="Arial"/>
          <w:b/>
          <w:sz w:val="18"/>
          <w:szCs w:val="18"/>
        </w:rPr>
        <w:t>“IDEO</w:t>
      </w:r>
      <w:r>
        <w:rPr>
          <w:rFonts w:ascii="Arial" w:eastAsia="Arial" w:hAnsi="Arial" w:cs="Arial"/>
          <w:sz w:val="18"/>
          <w:szCs w:val="18"/>
        </w:rPr>
        <w:t xml:space="preserve"> </w:t>
      </w:r>
      <w:r>
        <w:rPr>
          <w:rFonts w:ascii="Arial" w:eastAsia="Arial" w:hAnsi="Arial" w:cs="Arial"/>
          <w:b/>
          <w:sz w:val="18"/>
          <w:szCs w:val="18"/>
        </w:rPr>
        <w:t>Materials”</w:t>
      </w:r>
      <w:r>
        <w:rPr>
          <w:rFonts w:ascii="Arial" w:eastAsia="Arial" w:hAnsi="Arial" w:cs="Arial"/>
          <w:sz w:val="18"/>
          <w:szCs w:val="18"/>
        </w:rPr>
        <w:t xml:space="preserve">); </w:t>
      </w:r>
      <w:r>
        <w:rPr>
          <w:rFonts w:ascii="Arial" w:eastAsia="Arial" w:hAnsi="Arial" w:cs="Arial"/>
          <w:sz w:val="18"/>
          <w:szCs w:val="18"/>
        </w:rPr>
        <w:t>and</w:t>
      </w:r>
      <w:r>
        <w:rPr>
          <w:rFonts w:ascii="Arial" w:eastAsia="Arial" w:hAnsi="Arial" w:cs="Arial"/>
          <w:sz w:val="18"/>
          <w:szCs w:val="18"/>
        </w:rPr>
        <w:t xml:space="preserve"> except for the following limited license, Client receives no rights in or to IDEO Materials, whether by implication, estoppel or otherwise. For clarity, where IDEO is creating analytics tools, softw</w:t>
      </w:r>
      <w:r>
        <w:rPr>
          <w:rFonts w:ascii="Arial" w:eastAsia="Arial" w:hAnsi="Arial" w:cs="Arial"/>
          <w:sz w:val="18"/>
          <w:szCs w:val="18"/>
        </w:rPr>
        <w:t>are prototypes and/or any data components as part of any Deliverable, any underlying software code, tools, analytics frameworks, data products, data code, algorithms and/or design code shall be considered IDEO Materials. Therefore, while Client will own th</w:t>
      </w:r>
      <w:r>
        <w:rPr>
          <w:rFonts w:ascii="Arial" w:eastAsia="Arial" w:hAnsi="Arial" w:cs="Arial"/>
          <w:sz w:val="18"/>
          <w:szCs w:val="18"/>
        </w:rPr>
        <w:t>e customized instantiation of the tool, prototype or data component, such underlying software tools, analytics frameworks, data products, data code, and design code will be considered IDEO Materials. To the extent any IDEO Materials are contained in Delive</w:t>
      </w:r>
      <w:r>
        <w:rPr>
          <w:rFonts w:ascii="Arial" w:eastAsia="Arial" w:hAnsi="Arial" w:cs="Arial"/>
          <w:sz w:val="18"/>
          <w:szCs w:val="18"/>
        </w:rPr>
        <w:t xml:space="preserve">rables, IDEO grants Client a royalty-free, non-exclusive, perpetual, sublicensable, transferable, worldwide license to use the IDEO Materials in connection with the Deliverables. </w:t>
      </w:r>
    </w:p>
    <w:p w14:paraId="21EA4B23" w14:textId="77777777" w:rsidR="00C30EFE" w:rsidRDefault="00C30EFE">
      <w:pPr>
        <w:ind w:left="0" w:hanging="2"/>
        <w:rPr>
          <w:rFonts w:ascii="Arial" w:eastAsia="Arial" w:hAnsi="Arial" w:cs="Arial"/>
          <w:sz w:val="18"/>
          <w:szCs w:val="18"/>
        </w:rPr>
      </w:pPr>
    </w:p>
    <w:p w14:paraId="345140B4"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4.3  Observation</w:t>
      </w:r>
      <w:proofErr w:type="gramEnd"/>
      <w:r>
        <w:rPr>
          <w:rFonts w:ascii="Arial" w:eastAsia="Arial" w:hAnsi="Arial" w:cs="Arial"/>
          <w:b/>
          <w:sz w:val="18"/>
          <w:szCs w:val="18"/>
        </w:rPr>
        <w:t xml:space="preserve"> Materials.</w:t>
      </w:r>
      <w:r>
        <w:rPr>
          <w:rFonts w:ascii="Arial" w:eastAsia="Arial" w:hAnsi="Arial" w:cs="Arial"/>
          <w:sz w:val="18"/>
          <w:szCs w:val="18"/>
        </w:rPr>
        <w:t xml:space="preserve"> Client understands that IDEO's innovation proce</w:t>
      </w:r>
      <w:r>
        <w:rPr>
          <w:rFonts w:ascii="Arial" w:eastAsia="Arial" w:hAnsi="Arial" w:cs="Arial"/>
          <w:sz w:val="18"/>
          <w:szCs w:val="18"/>
        </w:rPr>
        <w:t>ss includes design research and prototyping of design concepts. In connection with same, IDEO interviews and observes third parties who consent to restricted and confidential use of their information by IDEO. In order to protect the privacy and publicity r</w:t>
      </w:r>
      <w:r>
        <w:rPr>
          <w:rFonts w:ascii="Arial" w:eastAsia="Arial" w:hAnsi="Arial" w:cs="Arial"/>
          <w:sz w:val="18"/>
          <w:szCs w:val="18"/>
        </w:rPr>
        <w:t xml:space="preserve">ights of such </w:t>
      </w:r>
      <w:proofErr w:type="gramStart"/>
      <w:r>
        <w:rPr>
          <w:rFonts w:ascii="Arial" w:eastAsia="Arial" w:hAnsi="Arial" w:cs="Arial"/>
          <w:sz w:val="18"/>
          <w:szCs w:val="18"/>
        </w:rPr>
        <w:t>third party</w:t>
      </w:r>
      <w:proofErr w:type="gramEnd"/>
      <w:r>
        <w:rPr>
          <w:rFonts w:ascii="Arial" w:eastAsia="Arial" w:hAnsi="Arial" w:cs="Arial"/>
          <w:sz w:val="18"/>
          <w:szCs w:val="18"/>
        </w:rPr>
        <w:t xml:space="preserve"> observation participants (</w:t>
      </w:r>
      <w:r>
        <w:rPr>
          <w:rFonts w:ascii="Arial" w:eastAsia="Arial" w:hAnsi="Arial" w:cs="Arial"/>
          <w:b/>
          <w:sz w:val="18"/>
          <w:szCs w:val="18"/>
        </w:rPr>
        <w:t>"Participants"</w:t>
      </w:r>
      <w:r>
        <w:rPr>
          <w:rFonts w:ascii="Arial" w:eastAsia="Arial" w:hAnsi="Arial" w:cs="Arial"/>
          <w:sz w:val="18"/>
          <w:szCs w:val="18"/>
        </w:rPr>
        <w:t xml:space="preserve">) in accordance with the rights granted to IDEO by the Participants, IDEO retains ownership of all Observation Materials. </w:t>
      </w:r>
      <w:r>
        <w:rPr>
          <w:rFonts w:ascii="Arial" w:eastAsia="Arial" w:hAnsi="Arial" w:cs="Arial"/>
          <w:b/>
          <w:sz w:val="18"/>
          <w:szCs w:val="18"/>
        </w:rPr>
        <w:t xml:space="preserve">"Observation Materials" </w:t>
      </w:r>
      <w:r>
        <w:rPr>
          <w:rFonts w:ascii="Arial" w:eastAsia="Arial" w:hAnsi="Arial" w:cs="Arial"/>
          <w:sz w:val="18"/>
          <w:szCs w:val="18"/>
        </w:rPr>
        <w:t>means photographs, videotapes and/or any oth</w:t>
      </w:r>
      <w:r>
        <w:rPr>
          <w:rFonts w:ascii="Arial" w:eastAsia="Arial" w:hAnsi="Arial" w:cs="Arial"/>
          <w:sz w:val="18"/>
          <w:szCs w:val="18"/>
        </w:rPr>
        <w:t>er material(s) containing individually identifiable information of Participants, including names, addresses and likenesses. For clarity, Observation Materials do not include concepts, input, insights or other non-personally identifiable information that ID</w:t>
      </w:r>
      <w:r>
        <w:rPr>
          <w:rFonts w:ascii="Arial" w:eastAsia="Arial" w:hAnsi="Arial" w:cs="Arial"/>
          <w:sz w:val="18"/>
          <w:szCs w:val="18"/>
        </w:rPr>
        <w:t xml:space="preserve">EO learns or gains from such interviews and summarizes or incorporates in a Deliverable. While IDEO may include Observation Materials in the Deliverables to illustrate or allow Client to evaluate IDEO’s design recommendations, except for this limited use, </w:t>
      </w:r>
      <w:r>
        <w:rPr>
          <w:rFonts w:ascii="Arial" w:eastAsia="Arial" w:hAnsi="Arial" w:cs="Arial"/>
          <w:sz w:val="18"/>
          <w:szCs w:val="18"/>
        </w:rPr>
        <w:t>IDEO does not grant Client any license, implicit or explicit, to the Observation Materials and Client may not in any way repurpose the Observation Materials or use them beyond Client’s own internal evaluation of the Deliverables. Client will indemnify IDEO</w:t>
      </w:r>
      <w:r>
        <w:rPr>
          <w:rFonts w:ascii="Arial" w:eastAsia="Arial" w:hAnsi="Arial" w:cs="Arial"/>
          <w:sz w:val="18"/>
          <w:szCs w:val="18"/>
        </w:rPr>
        <w:t>, its employees, directors, contractors, and assigns (</w:t>
      </w:r>
      <w:r>
        <w:rPr>
          <w:rFonts w:ascii="Arial" w:eastAsia="Arial" w:hAnsi="Arial" w:cs="Arial"/>
          <w:b/>
          <w:sz w:val="18"/>
          <w:szCs w:val="18"/>
        </w:rPr>
        <w:t>“IDEO Indemnitees”</w:t>
      </w:r>
      <w:r>
        <w:rPr>
          <w:rFonts w:ascii="Arial" w:eastAsia="Arial" w:hAnsi="Arial" w:cs="Arial"/>
          <w:sz w:val="18"/>
          <w:szCs w:val="18"/>
        </w:rPr>
        <w:t>) for claims or damages resulting from Client’s use of the Observation Materials not in accordance with this Section 4.3.</w:t>
      </w:r>
    </w:p>
    <w:p w14:paraId="2C2BFBB4" w14:textId="77777777" w:rsidR="00C30EFE" w:rsidRDefault="00C30EFE">
      <w:pPr>
        <w:ind w:left="0" w:hanging="2"/>
        <w:rPr>
          <w:rFonts w:ascii="Arial" w:eastAsia="Arial" w:hAnsi="Arial" w:cs="Arial"/>
          <w:sz w:val="18"/>
          <w:szCs w:val="18"/>
        </w:rPr>
      </w:pPr>
    </w:p>
    <w:p w14:paraId="2E63F8B7"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4.4  Third</w:t>
      </w:r>
      <w:proofErr w:type="gramEnd"/>
      <w:r>
        <w:rPr>
          <w:rFonts w:ascii="Arial" w:eastAsia="Arial" w:hAnsi="Arial" w:cs="Arial"/>
          <w:b/>
          <w:sz w:val="18"/>
          <w:szCs w:val="18"/>
        </w:rPr>
        <w:t>-Party Assets.</w:t>
      </w:r>
      <w:r>
        <w:rPr>
          <w:rFonts w:ascii="Arial" w:eastAsia="Arial" w:hAnsi="Arial" w:cs="Arial"/>
          <w:sz w:val="18"/>
          <w:szCs w:val="18"/>
        </w:rPr>
        <w:t xml:space="preserve"> IDEO may include third-party owned a</w:t>
      </w:r>
      <w:r>
        <w:rPr>
          <w:rFonts w:ascii="Arial" w:eastAsia="Arial" w:hAnsi="Arial" w:cs="Arial"/>
          <w:sz w:val="18"/>
          <w:szCs w:val="18"/>
        </w:rPr>
        <w:t>ssets in the Deliverables such as images, stock photography, illustrations, sounds, movies, animations, data, data files and/or open source software (</w:t>
      </w:r>
      <w:r>
        <w:rPr>
          <w:rFonts w:ascii="Arial" w:eastAsia="Arial" w:hAnsi="Arial" w:cs="Arial"/>
          <w:b/>
          <w:sz w:val="18"/>
          <w:szCs w:val="18"/>
        </w:rPr>
        <w:t>“Third-Party</w:t>
      </w:r>
      <w:r>
        <w:rPr>
          <w:rFonts w:ascii="Arial" w:eastAsia="Arial" w:hAnsi="Arial" w:cs="Arial"/>
          <w:sz w:val="18"/>
          <w:szCs w:val="18"/>
        </w:rPr>
        <w:t xml:space="preserve"> </w:t>
      </w:r>
      <w:r>
        <w:rPr>
          <w:rFonts w:ascii="Arial" w:eastAsia="Arial" w:hAnsi="Arial" w:cs="Arial"/>
          <w:b/>
          <w:sz w:val="18"/>
          <w:szCs w:val="18"/>
        </w:rPr>
        <w:t>Assets”</w:t>
      </w:r>
      <w:r>
        <w:rPr>
          <w:rFonts w:ascii="Arial" w:eastAsia="Arial" w:hAnsi="Arial" w:cs="Arial"/>
          <w:sz w:val="18"/>
          <w:szCs w:val="18"/>
        </w:rPr>
        <w:t>). As IDEO is not the rights holder of any Third-Party Assets, IDEO will license the T</w:t>
      </w:r>
      <w:r>
        <w:rPr>
          <w:rFonts w:ascii="Arial" w:eastAsia="Arial" w:hAnsi="Arial" w:cs="Arial"/>
          <w:sz w:val="18"/>
          <w:szCs w:val="18"/>
        </w:rPr>
        <w:t>hird-Party Assets from the rights holder for inclusion in the Deliverables and for evaluation purposes only, and Client does not receive any license or assignment of ownership rights in the Third-Party Assets. Client will indemnify IDEO Indemnitees for cla</w:t>
      </w:r>
      <w:r>
        <w:rPr>
          <w:rFonts w:ascii="Arial" w:eastAsia="Arial" w:hAnsi="Arial" w:cs="Arial"/>
          <w:sz w:val="18"/>
          <w:szCs w:val="18"/>
        </w:rPr>
        <w:t>ims or damages resulting from Client’s use of the Third-Party Assets beyond its internal evaluation of the Deliverables. Upon Client’s request, IDEO will provide Client with the source from which it obtained such Third-Party Assets.</w:t>
      </w:r>
    </w:p>
    <w:p w14:paraId="4C495388" w14:textId="77777777" w:rsidR="00C30EFE" w:rsidRDefault="00C30EFE">
      <w:pPr>
        <w:ind w:left="0" w:hanging="2"/>
        <w:rPr>
          <w:rFonts w:ascii="Arial" w:eastAsia="Arial" w:hAnsi="Arial" w:cs="Arial"/>
          <w:sz w:val="18"/>
          <w:szCs w:val="18"/>
        </w:rPr>
      </w:pPr>
    </w:p>
    <w:p w14:paraId="34165416" w14:textId="77777777" w:rsidR="00C30EFE" w:rsidRDefault="00D8585D">
      <w:pPr>
        <w:keepNext/>
        <w:keepLines/>
        <w:numPr>
          <w:ilvl w:val="0"/>
          <w:numId w:val="1"/>
        </w:numPr>
        <w:ind w:left="0" w:hanging="2"/>
        <w:rPr>
          <w:rFonts w:ascii="Arial" w:eastAsia="Arial" w:hAnsi="Arial" w:cs="Arial"/>
          <w:sz w:val="18"/>
          <w:szCs w:val="18"/>
        </w:rPr>
      </w:pPr>
      <w:r>
        <w:rPr>
          <w:rFonts w:ascii="Arial" w:eastAsia="Arial" w:hAnsi="Arial" w:cs="Arial"/>
          <w:b/>
          <w:sz w:val="18"/>
          <w:szCs w:val="18"/>
        </w:rPr>
        <w:t>IDEO’S OBLIGATION TO C</w:t>
      </w:r>
      <w:r>
        <w:rPr>
          <w:rFonts w:ascii="Arial" w:eastAsia="Arial" w:hAnsi="Arial" w:cs="Arial"/>
          <w:b/>
          <w:sz w:val="18"/>
          <w:szCs w:val="18"/>
        </w:rPr>
        <w:t>LIENT FOR THIRD PARTY CLAIMS</w:t>
      </w:r>
    </w:p>
    <w:p w14:paraId="57A49500" w14:textId="4365A127" w:rsidR="00C30EFE" w:rsidRDefault="00D8585D">
      <w:pPr>
        <w:keepNext/>
        <w:keepLines/>
        <w:ind w:left="0" w:hanging="2"/>
        <w:rPr>
          <w:rFonts w:ascii="Arial" w:eastAsia="Arial" w:hAnsi="Arial" w:cs="Arial"/>
          <w:sz w:val="18"/>
          <w:szCs w:val="18"/>
        </w:rPr>
      </w:pPr>
      <w:proofErr w:type="gramStart"/>
      <w:r>
        <w:rPr>
          <w:rFonts w:ascii="Arial" w:eastAsia="Arial" w:hAnsi="Arial" w:cs="Arial"/>
          <w:b/>
          <w:sz w:val="18"/>
          <w:szCs w:val="18"/>
        </w:rPr>
        <w:t>5.1  General</w:t>
      </w:r>
      <w:proofErr w:type="gramEnd"/>
      <w:r>
        <w:rPr>
          <w:rFonts w:ascii="Arial" w:eastAsia="Arial" w:hAnsi="Arial" w:cs="Arial"/>
          <w:b/>
          <w:sz w:val="18"/>
          <w:szCs w:val="18"/>
        </w:rPr>
        <w:t>.</w:t>
      </w:r>
      <w:r>
        <w:rPr>
          <w:rFonts w:ascii="Arial" w:eastAsia="Arial" w:hAnsi="Arial" w:cs="Arial"/>
          <w:sz w:val="18"/>
          <w:szCs w:val="18"/>
        </w:rPr>
        <w:t xml:space="preserve"> Client acknowledges that the Services do not include, and IDEO is not being engaged to perform, any investigation of </w:t>
      </w:r>
      <w:proofErr w:type="gramStart"/>
      <w:r>
        <w:rPr>
          <w:rFonts w:ascii="Arial" w:eastAsia="Arial" w:hAnsi="Arial" w:cs="Arial"/>
          <w:sz w:val="18"/>
          <w:szCs w:val="18"/>
        </w:rPr>
        <w:t>third party</w:t>
      </w:r>
      <w:proofErr w:type="gramEnd"/>
      <w:r>
        <w:rPr>
          <w:rFonts w:ascii="Arial" w:eastAsia="Arial" w:hAnsi="Arial" w:cs="Arial"/>
          <w:sz w:val="18"/>
          <w:szCs w:val="18"/>
        </w:rPr>
        <w:t xml:space="preserve"> intellectual property rights including any searches of patent or trademark databases</w:t>
      </w:r>
      <w:r>
        <w:rPr>
          <w:rFonts w:ascii="Arial" w:eastAsia="Arial" w:hAnsi="Arial" w:cs="Arial"/>
          <w:sz w:val="18"/>
          <w:szCs w:val="18"/>
        </w:rPr>
        <w:t>. Consequently, IDEO shall have no obligation to investigate the existence of any third-party intellectual property rights, and IDEO expressly disclaims for itself and its personnel constructive knowledge of any third-party intellectual property rights.</w:t>
      </w:r>
      <w:ins w:id="17" w:author="김현주 (Hyunjoo Kim)" w:date="2024-03-12T17:30:00Z">
        <w:r w:rsidR="00776A54">
          <w:rPr>
            <w:rFonts w:ascii="Arial" w:eastAsia="Arial" w:hAnsi="Arial" w:cs="Arial"/>
            <w:sz w:val="18"/>
            <w:szCs w:val="18"/>
          </w:rPr>
          <w:t xml:space="preserve"> </w:t>
        </w:r>
      </w:ins>
      <w:proofErr w:type="gramStart"/>
      <w:ins w:id="18" w:author="김현주 (Hyunjoo Kim)" w:date="2024-03-13T10:17:00Z">
        <w:r w:rsidR="000351EA">
          <w:rPr>
            <w:rFonts w:ascii="Arial" w:eastAsia="Arial" w:hAnsi="Arial" w:cs="Arial"/>
            <w:sz w:val="18"/>
            <w:szCs w:val="18"/>
          </w:rPr>
          <w:t>However</w:t>
        </w:r>
      </w:ins>
      <w:proofErr w:type="gramEnd"/>
      <w:ins w:id="19" w:author="김현주 (Hyunjoo Kim)" w:date="2024-03-12T17:30:00Z">
        <w:r w:rsidR="00776A54">
          <w:rPr>
            <w:rFonts w:ascii="Arial" w:eastAsia="Arial" w:hAnsi="Arial" w:cs="Arial"/>
            <w:sz w:val="18"/>
            <w:szCs w:val="18"/>
          </w:rPr>
          <w:t xml:space="preserve"> </w:t>
        </w:r>
        <w:r w:rsidR="00776A54" w:rsidRPr="00C46BDB">
          <w:rPr>
            <w:rFonts w:ascii="Arial" w:eastAsia="Arial" w:hAnsi="Arial" w:cs="Arial"/>
            <w:sz w:val="18"/>
            <w:szCs w:val="18"/>
          </w:rPr>
          <w:t xml:space="preserve">IDEO guarantees that </w:t>
        </w:r>
        <w:r w:rsidR="00776A54">
          <w:rPr>
            <w:rFonts w:ascii="Arial" w:eastAsia="Arial" w:hAnsi="Arial" w:cs="Arial"/>
            <w:sz w:val="18"/>
            <w:szCs w:val="18"/>
          </w:rPr>
          <w:t xml:space="preserve">IDEO Materials </w:t>
        </w:r>
        <w:r w:rsidR="00776A54" w:rsidRPr="00C46BDB">
          <w:rPr>
            <w:rFonts w:ascii="Arial" w:eastAsia="Arial" w:hAnsi="Arial" w:cs="Arial"/>
            <w:sz w:val="18"/>
            <w:szCs w:val="18"/>
          </w:rPr>
          <w:t>do not infringe upon the intellectual property rights or any other rights of third parties. In the event that a deliverable infringes upon the rights or intellectual property of a third party, IDEO shall promptly and at its own expense remedy such infringement and indemnify the Client from any associated</w:t>
        </w:r>
        <w:r w:rsidR="00776A54">
          <w:rPr>
            <w:rFonts w:ascii="Arial" w:eastAsia="Arial" w:hAnsi="Arial" w:cs="Arial"/>
            <w:sz w:val="18"/>
            <w:szCs w:val="18"/>
          </w:rPr>
          <w:t xml:space="preserve"> liabilities. </w:t>
        </w:r>
      </w:ins>
    </w:p>
    <w:p w14:paraId="5FF50600" w14:textId="77777777" w:rsidR="00C30EFE" w:rsidRDefault="00C30EFE">
      <w:pPr>
        <w:ind w:left="0" w:hanging="2"/>
        <w:rPr>
          <w:rFonts w:ascii="Arial" w:eastAsia="Arial" w:hAnsi="Arial" w:cs="Arial"/>
          <w:sz w:val="18"/>
          <w:szCs w:val="18"/>
        </w:rPr>
      </w:pPr>
    </w:p>
    <w:p w14:paraId="55F42882"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5</w:t>
      </w:r>
      <w:r>
        <w:rPr>
          <w:rFonts w:ascii="Arial" w:eastAsia="Arial" w:hAnsi="Arial" w:cs="Arial"/>
          <w:b/>
          <w:sz w:val="18"/>
          <w:szCs w:val="18"/>
        </w:rPr>
        <w:t>.2  Indemnification</w:t>
      </w:r>
      <w:proofErr w:type="gramEnd"/>
      <w:r>
        <w:rPr>
          <w:rFonts w:ascii="Arial" w:eastAsia="Arial" w:hAnsi="Arial" w:cs="Arial"/>
          <w:b/>
          <w:sz w:val="18"/>
          <w:szCs w:val="18"/>
        </w:rPr>
        <w:t xml:space="preserve"> Obligation. </w:t>
      </w:r>
      <w:r>
        <w:rPr>
          <w:rFonts w:ascii="Arial" w:eastAsia="Arial" w:hAnsi="Arial" w:cs="Arial"/>
          <w:sz w:val="18"/>
          <w:szCs w:val="18"/>
        </w:rPr>
        <w:t xml:space="preserve">IDEO </w:t>
      </w:r>
      <w:proofErr w:type="spellStart"/>
      <w:ins w:id="20" w:author="김현주 (Hyunjoo Kim)" w:date="2024-03-12T17:32:00Z">
        <w:r w:rsidR="00776A54">
          <w:rPr>
            <w:rFonts w:ascii="Arial" w:eastAsia="Arial" w:hAnsi="Arial" w:cs="Arial"/>
            <w:sz w:val="18"/>
            <w:szCs w:val="18"/>
          </w:rPr>
          <w:t>shall</w:t>
        </w:r>
      </w:ins>
      <w:del w:id="21" w:author="김현주 (Hyunjoo Kim)" w:date="2024-03-12T17:32:00Z">
        <w:r w:rsidDel="00776A54">
          <w:rPr>
            <w:rFonts w:ascii="Arial" w:eastAsia="Arial" w:hAnsi="Arial" w:cs="Arial"/>
            <w:sz w:val="18"/>
            <w:szCs w:val="18"/>
          </w:rPr>
          <w:delText xml:space="preserve">agrees to </w:delText>
        </w:r>
      </w:del>
      <w:r>
        <w:rPr>
          <w:rFonts w:ascii="Arial" w:eastAsia="Arial" w:hAnsi="Arial" w:cs="Arial"/>
          <w:sz w:val="18"/>
          <w:szCs w:val="18"/>
        </w:rPr>
        <w:t>defend</w:t>
      </w:r>
      <w:proofErr w:type="spellEnd"/>
      <w:r>
        <w:rPr>
          <w:rFonts w:ascii="Arial" w:eastAsia="Arial" w:hAnsi="Arial" w:cs="Arial"/>
          <w:sz w:val="18"/>
          <w:szCs w:val="18"/>
        </w:rPr>
        <w:t xml:space="preserve">, or at its option settle, any action brought against Client, its employees, directors, contractors, and assigns, and pay any final award or damages assessed against Client (or agreed to be paid by IDEO </w:t>
      </w:r>
      <w:r>
        <w:rPr>
          <w:rFonts w:ascii="Arial" w:eastAsia="Arial" w:hAnsi="Arial" w:cs="Arial"/>
          <w:sz w:val="18"/>
          <w:szCs w:val="18"/>
        </w:rPr>
        <w:t xml:space="preserve">in settlement) resulting from such action, </w:t>
      </w:r>
      <w:ins w:id="22" w:author="김현주 (Hyunjoo Kim)" w:date="2024-03-12T17:33:00Z">
        <w:r w:rsidR="00776A54">
          <w:rPr>
            <w:rFonts w:ascii="Arial" w:eastAsia="Arial" w:hAnsi="Arial" w:cs="Arial"/>
            <w:sz w:val="18"/>
            <w:szCs w:val="18"/>
          </w:rPr>
          <w:t>and shall indemnify Client, its employees, directors</w:t>
        </w:r>
      </w:ins>
      <w:ins w:id="23" w:author="김현주 (Hyunjoo Kim)" w:date="2024-03-12T17:34:00Z">
        <w:r w:rsidR="00776A54">
          <w:rPr>
            <w:rFonts w:ascii="Arial" w:eastAsia="Arial" w:hAnsi="Arial" w:cs="Arial"/>
            <w:sz w:val="18"/>
            <w:szCs w:val="18"/>
          </w:rPr>
          <w:t xml:space="preserve">, </w:t>
        </w:r>
      </w:ins>
      <w:r>
        <w:rPr>
          <w:rFonts w:ascii="Arial" w:eastAsia="Arial" w:hAnsi="Arial" w:cs="Arial"/>
          <w:sz w:val="18"/>
          <w:szCs w:val="18"/>
        </w:rPr>
        <w:t>insofar as that action is attributable to any copyright infringed or trade secret misappropriated by the subject Deliverable, and which copyright or trade secret was not known by or disclosed to Client. The forego</w:t>
      </w:r>
      <w:r>
        <w:rPr>
          <w:rFonts w:ascii="Arial" w:eastAsia="Arial" w:hAnsi="Arial" w:cs="Arial"/>
          <w:sz w:val="18"/>
          <w:szCs w:val="18"/>
        </w:rPr>
        <w:t xml:space="preserve">ing indemnification obligation is subject to Client: (a) providing prompt written notice of any claim for which defense is sought, (b) tendering control of such defense to IDEO, and (c) providing reasonable assistance and information. Nothing herein shall </w:t>
      </w:r>
      <w:r>
        <w:rPr>
          <w:rFonts w:ascii="Arial" w:eastAsia="Arial" w:hAnsi="Arial" w:cs="Arial"/>
          <w:sz w:val="18"/>
          <w:szCs w:val="18"/>
        </w:rPr>
        <w:t>restrict Client’s right to participate in any such defense at its own expense.</w:t>
      </w:r>
    </w:p>
    <w:p w14:paraId="12C2DC65" w14:textId="77777777" w:rsidR="00C30EFE" w:rsidRDefault="00C30EFE">
      <w:pPr>
        <w:ind w:left="0" w:hanging="2"/>
        <w:rPr>
          <w:rFonts w:ascii="Arial" w:eastAsia="Arial" w:hAnsi="Arial" w:cs="Arial"/>
          <w:sz w:val="18"/>
          <w:szCs w:val="18"/>
        </w:rPr>
      </w:pPr>
    </w:p>
    <w:p w14:paraId="588DC803"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5.3  IDEO</w:t>
      </w:r>
      <w:proofErr w:type="gramEnd"/>
      <w:r>
        <w:rPr>
          <w:rFonts w:ascii="Arial" w:eastAsia="Arial" w:hAnsi="Arial" w:cs="Arial"/>
          <w:b/>
          <w:sz w:val="18"/>
          <w:szCs w:val="18"/>
        </w:rPr>
        <w:t xml:space="preserve"> Options.</w:t>
      </w:r>
      <w:r>
        <w:rPr>
          <w:rFonts w:ascii="Arial" w:eastAsia="Arial" w:hAnsi="Arial" w:cs="Arial"/>
          <w:sz w:val="18"/>
          <w:szCs w:val="18"/>
        </w:rPr>
        <w:t xml:space="preserve"> If such an action is brought, or IDEO reasonably determines in its discretion that such a claim is likely to be made, IDEO may, </w:t>
      </w:r>
      <w:del w:id="24" w:author="김현주 (Hyunjoo Kim)" w:date="2024-03-12T17:38:00Z">
        <w:r w:rsidDel="00F13117">
          <w:rPr>
            <w:rFonts w:ascii="Arial" w:eastAsia="Arial" w:hAnsi="Arial" w:cs="Arial"/>
            <w:sz w:val="18"/>
            <w:szCs w:val="18"/>
          </w:rPr>
          <w:delText>at</w:delText>
        </w:r>
      </w:del>
      <w:del w:id="25" w:author="김현주 (Hyunjoo Kim)" w:date="2024-03-12T17:36:00Z">
        <w:r w:rsidDel="00F13117">
          <w:rPr>
            <w:rFonts w:ascii="Arial" w:eastAsia="Arial" w:hAnsi="Arial" w:cs="Arial"/>
            <w:sz w:val="18"/>
            <w:szCs w:val="18"/>
          </w:rPr>
          <w:delText xml:space="preserve"> </w:delText>
        </w:r>
      </w:del>
      <w:ins w:id="26" w:author="김현주 (Hyunjoo Kim)" w:date="2024-03-12T17:38:00Z">
        <w:r w:rsidR="00F13117">
          <w:rPr>
            <w:rFonts w:ascii="Arial" w:eastAsia="Arial" w:hAnsi="Arial" w:cs="Arial"/>
            <w:sz w:val="18"/>
            <w:szCs w:val="18"/>
          </w:rPr>
          <w:t>at Client’s</w:t>
        </w:r>
      </w:ins>
      <w:ins w:id="27" w:author="김현주 (Hyunjoo Kim)" w:date="2024-03-12T17:36:00Z">
        <w:r w:rsidR="00F13117">
          <w:rPr>
            <w:rFonts w:ascii="Arial" w:eastAsia="Arial" w:hAnsi="Arial" w:cs="Arial"/>
            <w:sz w:val="18"/>
            <w:szCs w:val="18"/>
          </w:rPr>
          <w:t xml:space="preserve"> </w:t>
        </w:r>
      </w:ins>
      <w:ins w:id="28" w:author="김현주 (Hyunjoo Kim)" w:date="2024-03-12T17:37:00Z">
        <w:r w:rsidR="00F13117">
          <w:rPr>
            <w:rFonts w:ascii="Arial" w:eastAsia="Arial" w:hAnsi="Arial" w:cs="Arial"/>
            <w:sz w:val="18"/>
            <w:szCs w:val="18"/>
          </w:rPr>
          <w:t>discretio</w:t>
        </w:r>
      </w:ins>
      <w:ins w:id="29" w:author="김현주 (Hyunjoo Kim)" w:date="2024-03-12T17:38:00Z">
        <w:r w:rsidR="00F13117">
          <w:rPr>
            <w:rFonts w:ascii="Arial" w:eastAsia="Arial" w:hAnsi="Arial" w:cs="Arial"/>
            <w:sz w:val="18"/>
            <w:szCs w:val="18"/>
          </w:rPr>
          <w:t>n</w:t>
        </w:r>
      </w:ins>
      <w:ins w:id="30" w:author="김현주 (Hyunjoo Kim)" w:date="2024-03-12T17:37:00Z">
        <w:r w:rsidR="00F13117">
          <w:rPr>
            <w:rFonts w:ascii="Arial" w:eastAsia="Arial" w:hAnsi="Arial" w:cs="Arial"/>
            <w:sz w:val="18"/>
            <w:szCs w:val="18"/>
          </w:rPr>
          <w:t xml:space="preserve">, </w:t>
        </w:r>
      </w:ins>
      <w:del w:id="31" w:author="김현주 (Hyunjoo Kim)" w:date="2024-03-12T17:36:00Z">
        <w:r w:rsidDel="00F13117">
          <w:rPr>
            <w:rFonts w:ascii="Arial" w:eastAsia="Arial" w:hAnsi="Arial" w:cs="Arial"/>
            <w:sz w:val="18"/>
            <w:szCs w:val="18"/>
          </w:rPr>
          <w:delText>its option</w:delText>
        </w:r>
      </w:del>
      <w:r>
        <w:rPr>
          <w:rFonts w:ascii="Arial" w:eastAsia="Arial" w:hAnsi="Arial" w:cs="Arial"/>
          <w:sz w:val="18"/>
          <w:szCs w:val="18"/>
        </w:rPr>
        <w:t>, (</w:t>
      </w:r>
      <w:proofErr w:type="spellStart"/>
      <w:r>
        <w:rPr>
          <w:rFonts w:ascii="Arial" w:eastAsia="Arial" w:hAnsi="Arial" w:cs="Arial"/>
          <w:sz w:val="18"/>
          <w:szCs w:val="18"/>
        </w:rPr>
        <w:t>i</w:t>
      </w:r>
      <w:proofErr w:type="spellEnd"/>
      <w:r>
        <w:rPr>
          <w:rFonts w:ascii="Arial" w:eastAsia="Arial" w:hAnsi="Arial" w:cs="Arial"/>
          <w:sz w:val="18"/>
          <w:szCs w:val="18"/>
        </w:rPr>
        <w:t>) replace or</w:t>
      </w:r>
      <w:r>
        <w:rPr>
          <w:rFonts w:ascii="Arial" w:eastAsia="Arial" w:hAnsi="Arial" w:cs="Arial"/>
          <w:sz w:val="18"/>
          <w:szCs w:val="18"/>
        </w:rPr>
        <w:t xml:space="preserve"> modify the Deliverables so they are no longer infringing but functionally equivalent, or</w:t>
      </w:r>
      <w:r>
        <w:rPr>
          <w:rFonts w:ascii="Arial" w:eastAsia="Arial" w:hAnsi="Arial" w:cs="Arial"/>
          <w:b/>
          <w:sz w:val="18"/>
          <w:szCs w:val="18"/>
        </w:rPr>
        <w:t xml:space="preserve"> </w:t>
      </w:r>
      <w:r>
        <w:rPr>
          <w:rFonts w:ascii="Arial" w:eastAsia="Arial" w:hAnsi="Arial" w:cs="Arial"/>
          <w:sz w:val="18"/>
          <w:szCs w:val="18"/>
        </w:rPr>
        <w:t xml:space="preserve">(ii) obtain for Client the </w:t>
      </w:r>
      <w:ins w:id="32" w:author="김현주 (Hyunjoo Kim)" w:date="2024-03-12T17:35:00Z">
        <w:r w:rsidR="00F13117">
          <w:rPr>
            <w:rFonts w:ascii="Arial" w:eastAsia="Arial" w:hAnsi="Arial" w:cs="Arial"/>
            <w:sz w:val="18"/>
            <w:szCs w:val="18"/>
          </w:rPr>
          <w:t xml:space="preserve">appropriate legal </w:t>
        </w:r>
      </w:ins>
      <w:r>
        <w:rPr>
          <w:rFonts w:ascii="Arial" w:eastAsia="Arial" w:hAnsi="Arial" w:cs="Arial"/>
          <w:sz w:val="18"/>
          <w:szCs w:val="18"/>
        </w:rPr>
        <w:t>right to continue using the Deliverables.</w:t>
      </w:r>
    </w:p>
    <w:p w14:paraId="523EF334" w14:textId="77777777" w:rsidR="00C30EFE" w:rsidRDefault="00C30EFE">
      <w:pPr>
        <w:ind w:left="0" w:hanging="2"/>
        <w:rPr>
          <w:rFonts w:ascii="Arial" w:eastAsia="Arial" w:hAnsi="Arial" w:cs="Arial"/>
          <w:sz w:val="18"/>
          <w:szCs w:val="18"/>
        </w:rPr>
      </w:pPr>
    </w:p>
    <w:p w14:paraId="5405031B"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5.4  Exclusions</w:t>
      </w:r>
      <w:proofErr w:type="gramEnd"/>
      <w:r>
        <w:rPr>
          <w:rFonts w:ascii="Arial" w:eastAsia="Arial" w:hAnsi="Arial" w:cs="Arial"/>
          <w:b/>
          <w:sz w:val="18"/>
          <w:szCs w:val="18"/>
        </w:rPr>
        <w:t>.</w:t>
      </w:r>
      <w:r>
        <w:rPr>
          <w:rFonts w:ascii="Arial" w:eastAsia="Arial" w:hAnsi="Arial" w:cs="Arial"/>
          <w:sz w:val="18"/>
          <w:szCs w:val="18"/>
        </w:rPr>
        <w:t xml:space="preserve"> The foregoing obligation will not apply to any claim arising from: (</w:t>
      </w:r>
      <w:proofErr w:type="spellStart"/>
      <w:r>
        <w:rPr>
          <w:rFonts w:ascii="Arial" w:eastAsia="Arial" w:hAnsi="Arial" w:cs="Arial"/>
          <w:sz w:val="18"/>
          <w:szCs w:val="18"/>
        </w:rPr>
        <w:t>i</w:t>
      </w:r>
      <w:proofErr w:type="spellEnd"/>
      <w:r>
        <w:rPr>
          <w:rFonts w:ascii="Arial" w:eastAsia="Arial" w:hAnsi="Arial" w:cs="Arial"/>
          <w:sz w:val="18"/>
          <w:szCs w:val="18"/>
        </w:rPr>
        <w:t>) modifica</w:t>
      </w:r>
      <w:r>
        <w:rPr>
          <w:rFonts w:ascii="Arial" w:eastAsia="Arial" w:hAnsi="Arial" w:cs="Arial"/>
          <w:sz w:val="18"/>
          <w:szCs w:val="18"/>
        </w:rPr>
        <w:t>tion of Deliverables by parties other than IDEO, (ii) use of Deliverables in combination with other products or components to the extent the infringement would have been avoided but for such combination, or (iii) use of Deliverables where such infringement</w:t>
      </w:r>
      <w:r>
        <w:rPr>
          <w:rFonts w:ascii="Arial" w:eastAsia="Arial" w:hAnsi="Arial" w:cs="Arial"/>
          <w:sz w:val="18"/>
          <w:szCs w:val="18"/>
        </w:rPr>
        <w:t xml:space="preserve"> or misappropriation could have been avoided by use of subsequent Deliverables provided by IDEO.</w:t>
      </w:r>
    </w:p>
    <w:p w14:paraId="5F550E41" w14:textId="77777777" w:rsidR="00C30EFE" w:rsidRDefault="00C30EFE">
      <w:pPr>
        <w:ind w:left="0" w:hanging="2"/>
        <w:rPr>
          <w:rFonts w:ascii="Arial" w:eastAsia="Arial" w:hAnsi="Arial" w:cs="Arial"/>
          <w:sz w:val="18"/>
          <w:szCs w:val="18"/>
        </w:rPr>
      </w:pPr>
    </w:p>
    <w:p w14:paraId="5D10BF95"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5.5  Sole</w:t>
      </w:r>
      <w:proofErr w:type="gramEnd"/>
      <w:r>
        <w:rPr>
          <w:rFonts w:ascii="Arial" w:eastAsia="Arial" w:hAnsi="Arial" w:cs="Arial"/>
          <w:b/>
          <w:sz w:val="18"/>
          <w:szCs w:val="18"/>
        </w:rPr>
        <w:t xml:space="preserve"> Remedy.</w:t>
      </w:r>
      <w:r>
        <w:rPr>
          <w:rFonts w:ascii="Arial" w:eastAsia="Arial" w:hAnsi="Arial" w:cs="Arial"/>
          <w:sz w:val="18"/>
          <w:szCs w:val="18"/>
        </w:rPr>
        <w:t xml:space="preserve"> NOTWITHSTANDING ANYTHING TO THE CONTRARY IN THIS AGREEMENT, THE FOREGOING STATES IDEO’S ENTIRE LIABILITY AND CLIENT’S SOLE AND EXCLUSIVE REMEDY FOR CLAIMS OF INFRINGEMENT OR MISAPPROPRIATION OF THIRD-PARTY RIGHTS.</w:t>
      </w:r>
    </w:p>
    <w:p w14:paraId="6692AD83" w14:textId="77777777" w:rsidR="00C30EFE" w:rsidRDefault="00C30EFE">
      <w:pPr>
        <w:ind w:left="0" w:hanging="2"/>
        <w:rPr>
          <w:rFonts w:ascii="Arial" w:eastAsia="Arial" w:hAnsi="Arial" w:cs="Arial"/>
          <w:sz w:val="18"/>
          <w:szCs w:val="18"/>
        </w:rPr>
      </w:pPr>
    </w:p>
    <w:p w14:paraId="24177A7F" w14:textId="77777777" w:rsidR="00C30EFE" w:rsidRDefault="00D8585D">
      <w:pPr>
        <w:numPr>
          <w:ilvl w:val="0"/>
          <w:numId w:val="1"/>
        </w:numPr>
        <w:ind w:left="0" w:hanging="2"/>
        <w:rPr>
          <w:rFonts w:ascii="Arial" w:eastAsia="Arial" w:hAnsi="Arial" w:cs="Arial"/>
          <w:sz w:val="18"/>
          <w:szCs w:val="18"/>
        </w:rPr>
      </w:pPr>
      <w:r>
        <w:rPr>
          <w:rFonts w:ascii="Arial" w:eastAsia="Arial" w:hAnsi="Arial" w:cs="Arial"/>
          <w:b/>
          <w:sz w:val="18"/>
          <w:szCs w:val="18"/>
        </w:rPr>
        <w:t>CLIENT OFFERINGS AND WORK-AROUNDS</w:t>
      </w:r>
    </w:p>
    <w:p w14:paraId="33C30FF0" w14:textId="0B5E71F3"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lastRenderedPageBreak/>
        <w:t>6.1  P</w:t>
      </w:r>
      <w:r>
        <w:rPr>
          <w:rFonts w:ascii="Arial" w:eastAsia="Arial" w:hAnsi="Arial" w:cs="Arial"/>
          <w:b/>
          <w:sz w:val="18"/>
          <w:szCs w:val="18"/>
        </w:rPr>
        <w:t>roduct</w:t>
      </w:r>
      <w:proofErr w:type="gramEnd"/>
      <w:r>
        <w:rPr>
          <w:rFonts w:ascii="Arial" w:eastAsia="Arial" w:hAnsi="Arial" w:cs="Arial"/>
          <w:b/>
          <w:sz w:val="18"/>
          <w:szCs w:val="18"/>
        </w:rPr>
        <w:t xml:space="preserve"> Testing and Field Qualification.</w:t>
      </w:r>
      <w:r>
        <w:rPr>
          <w:rFonts w:ascii="Arial" w:eastAsia="Arial" w:hAnsi="Arial" w:cs="Arial"/>
          <w:sz w:val="18"/>
          <w:szCs w:val="18"/>
        </w:rPr>
        <w:t xml:space="preserve"> Client is responsible for adequately testing and field qualifying, </w:t>
      </w:r>
      <w:r>
        <w:rPr>
          <w:rFonts w:ascii="Arial" w:eastAsia="Arial" w:hAnsi="Arial" w:cs="Arial"/>
          <w:sz w:val="18"/>
          <w:szCs w:val="18"/>
        </w:rPr>
        <w:t>clearing intellectual property rights associated with</w:t>
      </w:r>
      <w:r>
        <w:rPr>
          <w:rFonts w:ascii="Arial" w:eastAsia="Arial" w:hAnsi="Arial" w:cs="Arial"/>
          <w:sz w:val="18"/>
          <w:szCs w:val="18"/>
        </w:rPr>
        <w:t xml:space="preserve">, and complying with any and all laws, regulations or other governmentally imposed requirements </w:t>
      </w:r>
      <w:r>
        <w:rPr>
          <w:rFonts w:ascii="Arial" w:eastAsia="Arial" w:hAnsi="Arial" w:cs="Arial"/>
          <w:sz w:val="18"/>
          <w:szCs w:val="18"/>
        </w:rPr>
        <w:t xml:space="preserve">relating to, any Client Offering. </w:t>
      </w:r>
      <w:r>
        <w:rPr>
          <w:rFonts w:ascii="Arial" w:eastAsia="Arial" w:hAnsi="Arial" w:cs="Arial"/>
          <w:b/>
          <w:sz w:val="18"/>
          <w:szCs w:val="18"/>
        </w:rPr>
        <w:t>“Client Offering”</w:t>
      </w:r>
      <w:r>
        <w:rPr>
          <w:rFonts w:ascii="Arial" w:eastAsia="Arial" w:hAnsi="Arial" w:cs="Arial"/>
          <w:sz w:val="18"/>
          <w:szCs w:val="18"/>
        </w:rPr>
        <w:t xml:space="preserve"> means one or more of Client’s current or contemplated product or service offerings incorporating, in whole or in part, or otherwise based on or derived from, the Services or any Deliverables. As IDEO does</w:t>
      </w:r>
      <w:r>
        <w:rPr>
          <w:rFonts w:ascii="Arial" w:eastAsia="Arial" w:hAnsi="Arial" w:cs="Arial"/>
          <w:sz w:val="18"/>
          <w:szCs w:val="18"/>
        </w:rPr>
        <w:t xml:space="preserve"> not have visibility, access or substantive control over Client’s development, marketing, manufacturing and/or distribution of any Client Offering, Client agrees to defend and indemnify IDEO Indemnitees from and against any claims, including reasonable att</w:t>
      </w:r>
      <w:r>
        <w:rPr>
          <w:rFonts w:ascii="Arial" w:eastAsia="Arial" w:hAnsi="Arial" w:cs="Arial"/>
          <w:sz w:val="18"/>
          <w:szCs w:val="18"/>
        </w:rPr>
        <w:t>orney and expert fees and costs incurred by IDEO in connection with the same, where a third party alleges (</w:t>
      </w:r>
      <w:proofErr w:type="spellStart"/>
      <w:r>
        <w:rPr>
          <w:rFonts w:ascii="Arial" w:eastAsia="Arial" w:hAnsi="Arial" w:cs="Arial"/>
          <w:sz w:val="18"/>
          <w:szCs w:val="18"/>
        </w:rPr>
        <w:t>i</w:t>
      </w:r>
      <w:proofErr w:type="spellEnd"/>
      <w:r>
        <w:rPr>
          <w:rFonts w:ascii="Arial" w:eastAsia="Arial" w:hAnsi="Arial" w:cs="Arial"/>
          <w:sz w:val="18"/>
          <w:szCs w:val="18"/>
        </w:rPr>
        <w:t>) that it has been damaged by a Client Offering, or (ii) any claim of misappropriation or infringement by a Client Offering that is not subject to I</w:t>
      </w:r>
      <w:r>
        <w:rPr>
          <w:rFonts w:ascii="Arial" w:eastAsia="Arial" w:hAnsi="Arial" w:cs="Arial"/>
          <w:sz w:val="18"/>
          <w:szCs w:val="18"/>
        </w:rPr>
        <w:t xml:space="preserve">DEO’s obligations under Section 5.2 above.  </w:t>
      </w:r>
    </w:p>
    <w:p w14:paraId="5D472DB2" w14:textId="77777777" w:rsidR="00C30EFE" w:rsidRDefault="00C30EFE">
      <w:pPr>
        <w:ind w:left="0" w:hanging="2"/>
        <w:rPr>
          <w:rFonts w:ascii="Arial" w:eastAsia="Arial" w:hAnsi="Arial" w:cs="Arial"/>
          <w:sz w:val="18"/>
          <w:szCs w:val="18"/>
        </w:rPr>
      </w:pPr>
    </w:p>
    <w:p w14:paraId="0EB0F8C2"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6.2  Work</w:t>
      </w:r>
      <w:proofErr w:type="gramEnd"/>
      <w:r>
        <w:rPr>
          <w:rFonts w:ascii="Arial" w:eastAsia="Arial" w:hAnsi="Arial" w:cs="Arial"/>
          <w:b/>
          <w:sz w:val="18"/>
          <w:szCs w:val="18"/>
        </w:rPr>
        <w:t>-Arounds.</w:t>
      </w:r>
      <w:r>
        <w:rPr>
          <w:rFonts w:ascii="Arial" w:eastAsia="Arial" w:hAnsi="Arial" w:cs="Arial"/>
          <w:sz w:val="18"/>
          <w:szCs w:val="18"/>
        </w:rPr>
        <w:t xml:space="preserve"> If Client requests that the Services include efforts to design or develop a “work-around” of particular third party intellectual property rights, or to include third party websites in the dat</w:t>
      </w:r>
      <w:r>
        <w:rPr>
          <w:rFonts w:ascii="Arial" w:eastAsia="Arial" w:hAnsi="Arial" w:cs="Arial"/>
          <w:sz w:val="18"/>
          <w:szCs w:val="18"/>
        </w:rPr>
        <w:t>aset for data analysis, Client shall remain solely responsible for determining the legal effect and implications of any such “work-around” effort including selecting and engaging counsel to perform any analysis, vetting or clearance to understand any terms</w:t>
      </w:r>
      <w:r>
        <w:rPr>
          <w:rFonts w:ascii="Arial" w:eastAsia="Arial" w:hAnsi="Arial" w:cs="Arial"/>
          <w:sz w:val="18"/>
          <w:szCs w:val="18"/>
        </w:rPr>
        <w:t xml:space="preserve"> of use or applicable law implications that may result from such efforts. Additionally, Client agrees to defend and indemnify the IDEO Indemnitees from and against any claims, including reasonable attorney and expert fees and costs incurred by IDEO in conn</w:t>
      </w:r>
      <w:r>
        <w:rPr>
          <w:rFonts w:ascii="Arial" w:eastAsia="Arial" w:hAnsi="Arial" w:cs="Arial"/>
          <w:sz w:val="18"/>
          <w:szCs w:val="18"/>
        </w:rPr>
        <w:t>ection with same and resulting from such requested work-around.</w:t>
      </w:r>
    </w:p>
    <w:p w14:paraId="3643DDF4" w14:textId="77777777" w:rsidR="00C30EFE" w:rsidRDefault="00C30EFE">
      <w:pPr>
        <w:ind w:left="0" w:hanging="2"/>
        <w:rPr>
          <w:rFonts w:ascii="Arial" w:eastAsia="Arial" w:hAnsi="Arial" w:cs="Arial"/>
          <w:sz w:val="18"/>
          <w:szCs w:val="18"/>
        </w:rPr>
      </w:pPr>
    </w:p>
    <w:p w14:paraId="64A6AB50" w14:textId="65F642D8"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6.3  Further</w:t>
      </w:r>
      <w:proofErr w:type="gramEnd"/>
      <w:r>
        <w:rPr>
          <w:rFonts w:ascii="Arial" w:eastAsia="Arial" w:hAnsi="Arial" w:cs="Arial"/>
          <w:b/>
          <w:sz w:val="18"/>
          <w:szCs w:val="18"/>
        </w:rPr>
        <w:t xml:space="preserve"> Indemnities and Conditions</w:t>
      </w:r>
      <w:r>
        <w:rPr>
          <w:rFonts w:ascii="Arial" w:eastAsia="Arial" w:hAnsi="Arial" w:cs="Arial"/>
          <w:sz w:val="18"/>
          <w:szCs w:val="18"/>
        </w:rPr>
        <w:t>. Client also agrees to indemnify IDEO Indemnitees for reasonable expenses incurred by IDEO in connection with any subpoena, discovery demand or request</w:t>
      </w:r>
      <w:r>
        <w:rPr>
          <w:rFonts w:ascii="Arial" w:eastAsia="Arial" w:hAnsi="Arial" w:cs="Arial"/>
          <w:sz w:val="18"/>
          <w:szCs w:val="18"/>
        </w:rPr>
        <w:t xml:space="preserve">, or other directive having the force of law or governmental inquiry served upon IDEO that arises </w:t>
      </w:r>
      <w:ins w:id="33" w:author="김현주 (Hyunjoo Kim)" w:date="2024-03-12T17:57:00Z">
        <w:r w:rsidR="007228FC">
          <w:rPr>
            <w:rFonts w:ascii="Arial" w:eastAsia="Arial" w:hAnsi="Arial" w:cs="Arial"/>
            <w:sz w:val="18"/>
            <w:szCs w:val="18"/>
          </w:rPr>
          <w:t xml:space="preserve">only </w:t>
        </w:r>
      </w:ins>
      <w:ins w:id="34" w:author="김현주 (Hyunjoo Kim)" w:date="2024-03-12T17:51:00Z">
        <w:r w:rsidR="00A341C5">
          <w:rPr>
            <w:rFonts w:ascii="Arial" w:eastAsia="Arial" w:hAnsi="Arial" w:cs="Arial"/>
            <w:sz w:val="18"/>
            <w:szCs w:val="18"/>
          </w:rPr>
          <w:t xml:space="preserve">out of Client Offering or Work-Arounds  </w:t>
        </w:r>
      </w:ins>
      <w:ins w:id="35" w:author="김현주 (Hyunjoo Kim)" w:date="2024-03-12T17:57:00Z">
        <w:r w:rsidR="00A341C5">
          <w:rPr>
            <w:rFonts w:ascii="Arial" w:eastAsia="Arial" w:hAnsi="Arial" w:cs="Arial"/>
            <w:sz w:val="18"/>
            <w:szCs w:val="18"/>
          </w:rPr>
          <w:t xml:space="preserve">due to </w:t>
        </w:r>
      </w:ins>
      <w:del w:id="36" w:author="김현주 (Hyunjoo Kim)" w:date="2024-03-12T17:57:00Z">
        <w:r w:rsidDel="00A341C5">
          <w:rPr>
            <w:rFonts w:ascii="Arial" w:eastAsia="Arial" w:hAnsi="Arial" w:cs="Arial"/>
            <w:sz w:val="18"/>
            <w:szCs w:val="18"/>
          </w:rPr>
          <w:delText>out of</w:delText>
        </w:r>
      </w:del>
      <w:r>
        <w:rPr>
          <w:rFonts w:ascii="Arial" w:eastAsia="Arial" w:hAnsi="Arial" w:cs="Arial"/>
          <w:sz w:val="18"/>
          <w:szCs w:val="18"/>
        </w:rPr>
        <w:t xml:space="preserve"> any litigation, proceeding, investigation or otherwise in which Client is a party (and IDEO is not) and which is not otherwise covered by Client’s inde</w:t>
      </w:r>
      <w:r>
        <w:rPr>
          <w:rFonts w:ascii="Arial" w:eastAsia="Arial" w:hAnsi="Arial" w:cs="Arial"/>
          <w:sz w:val="18"/>
          <w:szCs w:val="18"/>
        </w:rPr>
        <w:t>mnification obligations under Sections 6.1 and 6.2. The indemnification obligations in this Section 6 are subject to IDEO: (</w:t>
      </w:r>
      <w:proofErr w:type="spellStart"/>
      <w:r>
        <w:rPr>
          <w:rFonts w:ascii="Arial" w:eastAsia="Arial" w:hAnsi="Arial" w:cs="Arial"/>
          <w:sz w:val="18"/>
          <w:szCs w:val="18"/>
        </w:rPr>
        <w:t>i</w:t>
      </w:r>
      <w:proofErr w:type="spellEnd"/>
      <w:r>
        <w:rPr>
          <w:rFonts w:ascii="Arial" w:eastAsia="Arial" w:hAnsi="Arial" w:cs="Arial"/>
          <w:sz w:val="18"/>
          <w:szCs w:val="18"/>
        </w:rPr>
        <w:t>) providing prompt written notice of any claim for which defense is sought, (ii) tendering control of such defense to Client, and (</w:t>
      </w:r>
      <w:r>
        <w:rPr>
          <w:rFonts w:ascii="Arial" w:eastAsia="Arial" w:hAnsi="Arial" w:cs="Arial"/>
          <w:sz w:val="18"/>
          <w:szCs w:val="18"/>
        </w:rPr>
        <w:t>iii) providing reasonable assistance and information. Nothing herein shall restrict Client’s right to participate in any such defense at its own expense.</w:t>
      </w:r>
    </w:p>
    <w:p w14:paraId="6906F573" w14:textId="77777777" w:rsidR="00C30EFE" w:rsidRDefault="00C30EFE">
      <w:pPr>
        <w:ind w:left="0" w:hanging="2"/>
        <w:rPr>
          <w:rFonts w:ascii="Arial" w:eastAsia="Arial" w:hAnsi="Arial" w:cs="Arial"/>
          <w:sz w:val="18"/>
          <w:szCs w:val="18"/>
        </w:rPr>
      </w:pPr>
    </w:p>
    <w:p w14:paraId="4B03315E" w14:textId="77777777" w:rsidR="00C30EFE" w:rsidRDefault="00D8585D">
      <w:pPr>
        <w:keepNext/>
        <w:keepLines/>
        <w:numPr>
          <w:ilvl w:val="0"/>
          <w:numId w:val="1"/>
        </w:numPr>
        <w:ind w:left="0" w:hanging="2"/>
        <w:rPr>
          <w:rFonts w:ascii="Arial" w:eastAsia="Arial" w:hAnsi="Arial" w:cs="Arial"/>
          <w:sz w:val="18"/>
          <w:szCs w:val="18"/>
        </w:rPr>
      </w:pPr>
      <w:r>
        <w:rPr>
          <w:rFonts w:ascii="Arial" w:eastAsia="Arial" w:hAnsi="Arial" w:cs="Arial"/>
          <w:b/>
          <w:sz w:val="18"/>
          <w:szCs w:val="18"/>
        </w:rPr>
        <w:t>WARRANTY DISCLAIMER; LIMITATION OF LIABILITY</w:t>
      </w:r>
    </w:p>
    <w:p w14:paraId="5489AEE6" w14:textId="66EF1166" w:rsidR="00C30EFE" w:rsidRDefault="00D8585D">
      <w:pPr>
        <w:keepNext/>
        <w:keepLines/>
        <w:ind w:left="0" w:hanging="2"/>
        <w:rPr>
          <w:rFonts w:ascii="Arial" w:eastAsia="Arial" w:hAnsi="Arial" w:cs="Arial"/>
          <w:b/>
          <w:sz w:val="18"/>
          <w:szCs w:val="18"/>
        </w:rPr>
      </w:pPr>
      <w:r>
        <w:rPr>
          <w:rFonts w:ascii="Arial" w:eastAsia="Arial" w:hAnsi="Arial" w:cs="Arial"/>
          <w:b/>
          <w:sz w:val="18"/>
          <w:szCs w:val="18"/>
        </w:rPr>
        <w:t>EXCEPT AS MAY BE EXPRESSLY SET FORTH HEREUNDER, IDEO MAK</w:t>
      </w:r>
      <w:r>
        <w:rPr>
          <w:rFonts w:ascii="Arial" w:eastAsia="Arial" w:hAnsi="Arial" w:cs="Arial"/>
          <w:b/>
          <w:sz w:val="18"/>
          <w:szCs w:val="18"/>
        </w:rPr>
        <w:t>ES NO WARRANTIES OF ANY KIND, WHETHER EXPRESS, IMPLIED OR STATUTORY, INCLUDING ANY WARRANTIES OF MERCHANTABILITY</w:t>
      </w:r>
      <w:del w:id="37" w:author="김현주 (Hyunjoo Kim)" w:date="2024-03-13T10:15:00Z">
        <w:r w:rsidDel="00DD7D09">
          <w:rPr>
            <w:rFonts w:ascii="Arial" w:eastAsia="Arial" w:hAnsi="Arial" w:cs="Arial"/>
            <w:b/>
            <w:sz w:val="18"/>
            <w:szCs w:val="18"/>
          </w:rPr>
          <w:delText>, NONINFRINGEMENT OF INTELLECTUAL PROPERTY RIGHTS</w:delText>
        </w:r>
      </w:del>
      <w:r>
        <w:rPr>
          <w:rFonts w:ascii="Arial" w:eastAsia="Arial" w:hAnsi="Arial" w:cs="Arial"/>
          <w:b/>
          <w:sz w:val="18"/>
          <w:szCs w:val="18"/>
        </w:rPr>
        <w:t>, OR FITNESS FOR A PARTICULAR PURPOSE, ALL OF WHICH ARE EXPRESSLY DISCLAIMED.</w:t>
      </w:r>
    </w:p>
    <w:p w14:paraId="41079FE5" w14:textId="77777777" w:rsidR="00C30EFE" w:rsidRDefault="00C30EFE">
      <w:pPr>
        <w:ind w:left="0" w:hanging="2"/>
        <w:rPr>
          <w:rFonts w:ascii="Arial" w:eastAsia="Arial" w:hAnsi="Arial" w:cs="Arial"/>
          <w:b/>
          <w:sz w:val="18"/>
          <w:szCs w:val="18"/>
        </w:rPr>
      </w:pPr>
    </w:p>
    <w:p w14:paraId="5C8DF513" w14:textId="77777777" w:rsidR="00C30EFE" w:rsidRDefault="00D8585D">
      <w:pPr>
        <w:ind w:left="0" w:hanging="2"/>
        <w:rPr>
          <w:rFonts w:ascii="Arial" w:eastAsia="Arial" w:hAnsi="Arial" w:cs="Arial"/>
          <w:b/>
          <w:sz w:val="18"/>
          <w:szCs w:val="18"/>
        </w:rPr>
      </w:pPr>
      <w:r>
        <w:rPr>
          <w:rFonts w:ascii="Arial" w:eastAsia="Arial" w:hAnsi="Arial" w:cs="Arial"/>
          <w:b/>
          <w:sz w:val="18"/>
          <w:szCs w:val="18"/>
        </w:rPr>
        <w:t>IN NO EVENT SHAL</w:t>
      </w:r>
      <w:r>
        <w:rPr>
          <w:rFonts w:ascii="Arial" w:eastAsia="Arial" w:hAnsi="Arial" w:cs="Arial"/>
          <w:b/>
          <w:sz w:val="18"/>
          <w:szCs w:val="18"/>
        </w:rPr>
        <w:t>L EITHER PARTY BE LIABLE FOR ANY INCIDENTAL, CONSEQUENTIAL, SPECIAL, OR INDIRECT DAMAGES OF ANY KIND, INCLUDING WITHOUT LIMITATION THOSE RELATING TO LOSS OF USE, LOST PROFITS OR REVENUES, INTERRUPTION OF BUSINESS, AND/OR COST OF PROCUREMENT OF SUBSTITUTE G</w:t>
      </w:r>
      <w:r>
        <w:rPr>
          <w:rFonts w:ascii="Arial" w:eastAsia="Arial" w:hAnsi="Arial" w:cs="Arial"/>
          <w:b/>
          <w:sz w:val="18"/>
          <w:szCs w:val="18"/>
        </w:rPr>
        <w:t>OODS, REGARDLESS OF (A) THE FORM OF ACTION, WHETHER IN CONTRACT, TORT OR OTHERWISE, (B) WHETHER OR NOT FORESEEABLE, AND (C) EVEN IF ADVISED OF THE POSSIBILITY OF SUCH DAMAGES.  NEITHER PARTY’S AGGREGATE LIABILITY SHALL EXCEED THE TOTAL COMPENSATION PAID (I</w:t>
      </w:r>
      <w:r>
        <w:rPr>
          <w:rFonts w:ascii="Arial" w:eastAsia="Arial" w:hAnsi="Arial" w:cs="Arial"/>
          <w:b/>
          <w:sz w:val="18"/>
          <w:szCs w:val="18"/>
        </w:rPr>
        <w:t>N THE CASE OF IDEO'S LIABILITY) OR PAYABLE (IN THE CASE OF CLIENT'S LIABILITY) TO IDEO IN CONNECTION WITH THE STATEMENT OF WORK TO WHICH ANY SUCH LIABILITY RELATES, REGARDLESS OF CAUSE OR ORIGIN, WHETHER RESULTING FROM PERFORMANCE OR NONPERFORMANCE OF CONT</w:t>
      </w:r>
      <w:r>
        <w:rPr>
          <w:rFonts w:ascii="Arial" w:eastAsia="Arial" w:hAnsi="Arial" w:cs="Arial"/>
          <w:b/>
          <w:sz w:val="18"/>
          <w:szCs w:val="18"/>
        </w:rPr>
        <w:t>RACTUAL OBLIGATIONS IMPOSED BY THIS AGREEMENT OR FROM NEGLIGENCE, ACTIVE OR OTHERWISE. THE LIMITATION OF LIABILITY PROVISIONS IN THIS AGREEMENT SHALL APPLY EVEN IF A PARTY’S REMEDIES UNDER THIS AGREEMENT FAIL OF THEIR ESSENTIAL PURPOSE. EACH PARTY ACKNOWLE</w:t>
      </w:r>
      <w:r>
        <w:rPr>
          <w:rFonts w:ascii="Arial" w:eastAsia="Arial" w:hAnsi="Arial" w:cs="Arial"/>
          <w:b/>
          <w:sz w:val="18"/>
          <w:szCs w:val="18"/>
        </w:rPr>
        <w:t>DGES AND AGREES THAT THE PARTIES ENTERED INTO THIS AGREEMENT IN RELIANCE ON THE LIMITATIONS OF LIABILITY IN THIS SECTION 7, THAT THE SAME REFLECT AN ALLOCATION OF RISK BETWEEN THE PARTIES (INCLUDING THE RISK THAT A CONTRACT REMEDY MAY FAIL OF ITS ESSENTIAL</w:t>
      </w:r>
      <w:r>
        <w:rPr>
          <w:rFonts w:ascii="Arial" w:eastAsia="Arial" w:hAnsi="Arial" w:cs="Arial"/>
          <w:b/>
          <w:sz w:val="18"/>
          <w:szCs w:val="18"/>
        </w:rPr>
        <w:t xml:space="preserve"> PURPOSE AND CAUSE CONSEQUENTIAL LOSS), AND THAT THE SAME FORM AN ESSENTIAL BASIS OF THE BARGAIN BETWEEN THE PARTIES.</w:t>
      </w:r>
    </w:p>
    <w:p w14:paraId="4CFFAE6C" w14:textId="77777777" w:rsidR="00C30EFE" w:rsidRDefault="00C30EFE">
      <w:pPr>
        <w:ind w:left="0" w:hanging="2"/>
        <w:rPr>
          <w:rFonts w:ascii="Arial" w:eastAsia="Arial" w:hAnsi="Arial" w:cs="Arial"/>
          <w:b/>
          <w:sz w:val="18"/>
          <w:szCs w:val="18"/>
        </w:rPr>
      </w:pPr>
    </w:p>
    <w:p w14:paraId="07D33AE2" w14:textId="77777777" w:rsidR="00C30EFE" w:rsidRDefault="00D8585D">
      <w:pPr>
        <w:ind w:left="0" w:hanging="2"/>
        <w:rPr>
          <w:rFonts w:ascii="Arial" w:eastAsia="Arial" w:hAnsi="Arial" w:cs="Arial"/>
          <w:b/>
          <w:sz w:val="18"/>
          <w:szCs w:val="18"/>
        </w:rPr>
      </w:pPr>
      <w:r>
        <w:rPr>
          <w:rFonts w:ascii="Arial" w:eastAsia="Arial" w:hAnsi="Arial" w:cs="Arial"/>
          <w:b/>
          <w:sz w:val="18"/>
          <w:szCs w:val="18"/>
        </w:rPr>
        <w:t xml:space="preserve">CLIENT ACKNOWLEDGES AND AGREES THAT CLIENT HAS BEEN ADVISED TO CONSULT WITH LEGAL COUNSEL REGARDING THE TERMS OF THIS AGREEMENT AND THAT </w:t>
      </w:r>
      <w:r>
        <w:rPr>
          <w:rFonts w:ascii="Arial" w:eastAsia="Arial" w:hAnsi="Arial" w:cs="Arial"/>
          <w:b/>
          <w:sz w:val="18"/>
          <w:szCs w:val="18"/>
        </w:rPr>
        <w:t>CLIENT HAD THE OPPORTUNITY TO DO SO.</w:t>
      </w:r>
    </w:p>
    <w:p w14:paraId="4D8694D1" w14:textId="77777777" w:rsidR="00C30EFE" w:rsidRDefault="00C30EFE">
      <w:pPr>
        <w:ind w:left="0" w:hanging="2"/>
        <w:rPr>
          <w:rFonts w:ascii="Arial" w:eastAsia="Arial" w:hAnsi="Arial" w:cs="Arial"/>
          <w:sz w:val="18"/>
          <w:szCs w:val="18"/>
        </w:rPr>
      </w:pPr>
    </w:p>
    <w:p w14:paraId="3F07EFEA" w14:textId="77777777" w:rsidR="00C30EFE" w:rsidRDefault="00C30EFE">
      <w:pPr>
        <w:ind w:left="0" w:hanging="2"/>
        <w:rPr>
          <w:rFonts w:ascii="Arial" w:eastAsia="Arial" w:hAnsi="Arial" w:cs="Arial"/>
          <w:sz w:val="18"/>
          <w:szCs w:val="18"/>
        </w:rPr>
      </w:pPr>
    </w:p>
    <w:p w14:paraId="2E8BC39E" w14:textId="77777777" w:rsidR="00C30EFE" w:rsidRDefault="00D8585D">
      <w:pPr>
        <w:keepNext/>
        <w:numPr>
          <w:ilvl w:val="0"/>
          <w:numId w:val="1"/>
        </w:numPr>
        <w:ind w:left="0" w:hanging="2"/>
        <w:rPr>
          <w:rFonts w:ascii="Arial" w:eastAsia="Arial" w:hAnsi="Arial" w:cs="Arial"/>
          <w:sz w:val="18"/>
          <w:szCs w:val="18"/>
        </w:rPr>
      </w:pPr>
      <w:r>
        <w:rPr>
          <w:rFonts w:ascii="Arial" w:eastAsia="Arial" w:hAnsi="Arial" w:cs="Arial"/>
          <w:b/>
          <w:sz w:val="18"/>
          <w:szCs w:val="18"/>
        </w:rPr>
        <w:t xml:space="preserve">TERM AND TERMINATION </w:t>
      </w:r>
    </w:p>
    <w:p w14:paraId="42DC558C"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8.1  Term</w:t>
      </w:r>
      <w:proofErr w:type="gramEnd"/>
      <w:r>
        <w:rPr>
          <w:rFonts w:ascii="Arial" w:eastAsia="Arial" w:hAnsi="Arial" w:cs="Arial"/>
          <w:b/>
          <w:sz w:val="18"/>
          <w:szCs w:val="18"/>
        </w:rPr>
        <w:t>.</w:t>
      </w:r>
      <w:r>
        <w:rPr>
          <w:rFonts w:ascii="Arial" w:eastAsia="Arial" w:hAnsi="Arial" w:cs="Arial"/>
          <w:sz w:val="18"/>
          <w:szCs w:val="18"/>
        </w:rPr>
        <w:t xml:space="preserve"> This Agreement shall commence on the Effective Date and remain in full force and effect until terminated as provided herein.</w:t>
      </w:r>
    </w:p>
    <w:p w14:paraId="19CAAAD6" w14:textId="77777777" w:rsidR="00C30EFE" w:rsidRDefault="00C30EFE">
      <w:pPr>
        <w:ind w:left="0" w:hanging="2"/>
        <w:rPr>
          <w:rFonts w:ascii="Arial" w:eastAsia="Arial" w:hAnsi="Arial" w:cs="Arial"/>
          <w:sz w:val="18"/>
          <w:szCs w:val="18"/>
        </w:rPr>
      </w:pPr>
    </w:p>
    <w:p w14:paraId="0F089874" w14:textId="564F527C"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8.2  Termination</w:t>
      </w:r>
      <w:proofErr w:type="gramEnd"/>
      <w:r>
        <w:rPr>
          <w:rFonts w:ascii="Arial" w:eastAsia="Arial" w:hAnsi="Arial" w:cs="Arial"/>
          <w:b/>
          <w:sz w:val="18"/>
          <w:szCs w:val="18"/>
        </w:rPr>
        <w:t>.</w:t>
      </w:r>
      <w:r>
        <w:rPr>
          <w:rFonts w:ascii="Arial" w:eastAsia="Arial" w:hAnsi="Arial" w:cs="Arial"/>
          <w:sz w:val="18"/>
          <w:szCs w:val="18"/>
        </w:rPr>
        <w:t xml:space="preserve"> This Agreement or an SOW may be terminated: (</w:t>
      </w:r>
      <w:proofErr w:type="spellStart"/>
      <w:r>
        <w:rPr>
          <w:rFonts w:ascii="Arial" w:eastAsia="Arial" w:hAnsi="Arial" w:cs="Arial"/>
          <w:sz w:val="18"/>
          <w:szCs w:val="18"/>
        </w:rPr>
        <w:t>i</w:t>
      </w:r>
      <w:proofErr w:type="spellEnd"/>
      <w:r>
        <w:rPr>
          <w:rFonts w:ascii="Arial" w:eastAsia="Arial" w:hAnsi="Arial" w:cs="Arial"/>
          <w:sz w:val="18"/>
          <w:szCs w:val="18"/>
        </w:rPr>
        <w:t>) by either party for any or no reason upon not less than thirty (30) days prior written notice, provided, however, that IDEO may not terminate the Agreement under this Section 8.2(</w:t>
      </w:r>
      <w:proofErr w:type="spellStart"/>
      <w:r>
        <w:rPr>
          <w:rFonts w:ascii="Arial" w:eastAsia="Arial" w:hAnsi="Arial" w:cs="Arial"/>
          <w:sz w:val="18"/>
          <w:szCs w:val="18"/>
        </w:rPr>
        <w:t>i</w:t>
      </w:r>
      <w:proofErr w:type="spellEnd"/>
      <w:r>
        <w:rPr>
          <w:rFonts w:ascii="Arial" w:eastAsia="Arial" w:hAnsi="Arial" w:cs="Arial"/>
          <w:sz w:val="18"/>
          <w:szCs w:val="18"/>
        </w:rPr>
        <w:t xml:space="preserve">) while Services are being </w:t>
      </w:r>
      <w:r>
        <w:rPr>
          <w:rFonts w:ascii="Arial" w:eastAsia="Arial" w:hAnsi="Arial" w:cs="Arial"/>
          <w:sz w:val="18"/>
          <w:szCs w:val="18"/>
        </w:rPr>
        <w:t>performed under a current SOW; (ii) by either party in the event of a material breach by the other party, if such breach remains uncured for thirty (30) days following written notice thereof; (iii) by IDEO if payment of Compensation is more than five (5) b</w:t>
      </w:r>
      <w:r>
        <w:rPr>
          <w:rFonts w:ascii="Arial" w:eastAsia="Arial" w:hAnsi="Arial" w:cs="Arial"/>
          <w:sz w:val="18"/>
          <w:szCs w:val="18"/>
        </w:rPr>
        <w:t>usiness days late following written notice thereof, or (iv) either party in the event voluntary or involuntary insolvency proceedings are sought or instituted against the other party, which proceedings are not discharged within sixty (60) days</w:t>
      </w:r>
      <w:ins w:id="38" w:author="김현주 (Hyunjoo Kim)" w:date="2024-03-13T10:28:00Z">
        <w:r w:rsidR="002D7245">
          <w:rPr>
            <w:rFonts w:ascii="Arial" w:eastAsia="Arial" w:hAnsi="Arial" w:cs="Arial"/>
            <w:sz w:val="18"/>
            <w:szCs w:val="18"/>
          </w:rPr>
          <w:t>, (</w:t>
        </w:r>
        <w:r w:rsidR="002D7245">
          <w:rPr>
            <w:rFonts w:ascii="맑은 고딕" w:eastAsia="맑은 고딕" w:hAnsi="맑은 고딕" w:cs="맑은 고딕" w:hint="eastAsia"/>
            <w:sz w:val="18"/>
            <w:szCs w:val="18"/>
            <w:lang w:eastAsia="ko-KR"/>
          </w:rPr>
          <w:t>v</w:t>
        </w:r>
        <w:r w:rsidR="002D7245">
          <w:rPr>
            <w:rFonts w:ascii="맑은 고딕" w:eastAsia="맑은 고딕" w:hAnsi="맑은 고딕" w:cs="맑은 고딕"/>
            <w:sz w:val="18"/>
            <w:szCs w:val="18"/>
            <w:lang w:eastAsia="ko-KR"/>
          </w:rPr>
          <w:t>i) by Client</w:t>
        </w:r>
      </w:ins>
      <w:ins w:id="39" w:author="김현주 (Hyunjoo Kim)" w:date="2024-03-13T10:29:00Z">
        <w:r w:rsidR="002D7245">
          <w:rPr>
            <w:rFonts w:ascii="맑은 고딕" w:eastAsia="맑은 고딕" w:hAnsi="맑은 고딕" w:cs="맑은 고딕"/>
            <w:sz w:val="18"/>
            <w:szCs w:val="18"/>
            <w:lang w:eastAsia="ko-KR"/>
          </w:rPr>
          <w:t xml:space="preserve"> if IDEO fail</w:t>
        </w:r>
      </w:ins>
      <w:ins w:id="40" w:author="김현주 (Hyunjoo Kim)" w:date="2024-03-13T10:33:00Z">
        <w:r w:rsidR="00667CE3">
          <w:rPr>
            <w:rFonts w:ascii="맑은 고딕" w:eastAsia="맑은 고딕" w:hAnsi="맑은 고딕" w:cs="맑은 고딕"/>
            <w:sz w:val="18"/>
            <w:szCs w:val="18"/>
            <w:lang w:eastAsia="ko-KR"/>
          </w:rPr>
          <w:t>s</w:t>
        </w:r>
      </w:ins>
      <w:ins w:id="41" w:author="김현주 (Hyunjoo Kim)" w:date="2024-03-13T10:29:00Z">
        <w:r w:rsidR="002D7245">
          <w:rPr>
            <w:rFonts w:ascii="맑은 고딕" w:eastAsia="맑은 고딕" w:hAnsi="맑은 고딕" w:cs="맑은 고딕"/>
            <w:sz w:val="18"/>
            <w:szCs w:val="18"/>
            <w:lang w:eastAsia="ko-KR"/>
          </w:rPr>
          <w:t xml:space="preserve"> to submit </w:t>
        </w:r>
        <w:r w:rsidR="00667CE3">
          <w:rPr>
            <w:rFonts w:ascii="맑은 고딕" w:eastAsia="맑은 고딕" w:hAnsi="맑은 고딕" w:cs="맑은 고딕"/>
            <w:sz w:val="18"/>
            <w:szCs w:val="18"/>
            <w:lang w:eastAsia="ko-KR"/>
          </w:rPr>
          <w:t>inter</w:t>
        </w:r>
      </w:ins>
      <w:ins w:id="42" w:author="김현주 (Hyunjoo Kim)" w:date="2024-03-13T10:34:00Z">
        <w:r w:rsidR="00667CE3">
          <w:rPr>
            <w:rFonts w:ascii="맑은 고딕" w:eastAsia="맑은 고딕" w:hAnsi="맑은 고딕" w:cs="맑은 고딕"/>
            <w:sz w:val="18"/>
            <w:szCs w:val="18"/>
            <w:lang w:eastAsia="ko-KR"/>
          </w:rPr>
          <w:t>im</w:t>
        </w:r>
      </w:ins>
      <w:ins w:id="43" w:author="김현주 (Hyunjoo Kim)" w:date="2024-03-13T10:29:00Z">
        <w:r w:rsidR="00667CE3">
          <w:rPr>
            <w:rFonts w:ascii="맑은 고딕" w:eastAsia="맑은 고딕" w:hAnsi="맑은 고딕" w:cs="맑은 고딕"/>
            <w:sz w:val="18"/>
            <w:szCs w:val="18"/>
            <w:lang w:eastAsia="ko-KR"/>
          </w:rPr>
          <w:t xml:space="preserve"> or final deliverables to Client </w:t>
        </w:r>
      </w:ins>
      <w:ins w:id="44" w:author="김현주 (Hyunjoo Kim)" w:date="2024-03-13T10:30:00Z">
        <w:r w:rsidR="00667CE3">
          <w:rPr>
            <w:rFonts w:ascii="맑은 고딕" w:eastAsia="맑은 고딕" w:hAnsi="맑은 고딕" w:cs="맑은 고딕"/>
            <w:sz w:val="18"/>
            <w:szCs w:val="18"/>
            <w:lang w:eastAsia="ko-KR"/>
          </w:rPr>
          <w:t>by</w:t>
        </w:r>
      </w:ins>
      <w:ins w:id="45" w:author="김현주 (Hyunjoo Kim)" w:date="2024-03-13T10:29:00Z">
        <w:r w:rsidR="00667CE3">
          <w:rPr>
            <w:rFonts w:ascii="맑은 고딕" w:eastAsia="맑은 고딕" w:hAnsi="맑은 고딕" w:cs="맑은 고딕"/>
            <w:sz w:val="18"/>
            <w:szCs w:val="18"/>
            <w:lang w:eastAsia="ko-KR"/>
          </w:rPr>
          <w:t xml:space="preserve"> the due date </w:t>
        </w:r>
      </w:ins>
      <w:ins w:id="46" w:author="김현주 (Hyunjoo Kim)" w:date="2024-03-13T10:31:00Z">
        <w:r w:rsidR="00667CE3">
          <w:rPr>
            <w:rFonts w:ascii="맑은 고딕" w:eastAsia="맑은 고딕" w:hAnsi="맑은 고딕" w:cs="맑은 고딕"/>
            <w:sz w:val="18"/>
            <w:szCs w:val="18"/>
            <w:lang w:eastAsia="ko-KR"/>
          </w:rPr>
          <w:t>without</w:t>
        </w:r>
      </w:ins>
      <w:ins w:id="47" w:author="김현주 (Hyunjoo Kim)" w:date="2024-03-13T10:30:00Z">
        <w:r w:rsidR="00667CE3">
          <w:rPr>
            <w:rFonts w:ascii="맑은 고딕" w:eastAsia="맑은 고딕" w:hAnsi="맑은 고딕" w:cs="맑은 고딕"/>
            <w:sz w:val="18"/>
            <w:szCs w:val="18"/>
            <w:lang w:eastAsia="ko-KR"/>
          </w:rPr>
          <w:t xml:space="preserve"> any justifiable reasons</w:t>
        </w:r>
      </w:ins>
      <w:ins w:id="48" w:author="김현주 (Hyunjoo Kim)" w:date="2024-03-13T10:31:00Z">
        <w:r w:rsidR="00667CE3">
          <w:rPr>
            <w:rFonts w:ascii="맑은 고딕" w:eastAsia="맑은 고딕" w:hAnsi="맑은 고딕" w:cs="맑은 고딕"/>
            <w:sz w:val="18"/>
            <w:szCs w:val="18"/>
            <w:lang w:eastAsia="ko-KR"/>
          </w:rPr>
          <w:t xml:space="preserve"> or </w:t>
        </w:r>
      </w:ins>
      <w:ins w:id="49" w:author="김현주 (Hyunjoo Kim)" w:date="2024-03-13T10:33:00Z">
        <w:r w:rsidR="00667CE3">
          <w:rPr>
            <w:rFonts w:ascii="맑은 고딕" w:eastAsia="맑은 고딕" w:hAnsi="맑은 고딕" w:cs="맑은 고딕"/>
            <w:sz w:val="18"/>
            <w:szCs w:val="18"/>
            <w:lang w:eastAsia="ko-KR"/>
          </w:rPr>
          <w:t xml:space="preserve">if </w:t>
        </w:r>
      </w:ins>
      <w:ins w:id="50" w:author="김현주 (Hyunjoo Kim)" w:date="2024-03-13T10:31:00Z">
        <w:r w:rsidR="00667CE3">
          <w:rPr>
            <w:rFonts w:ascii="맑은 고딕" w:eastAsia="맑은 고딕" w:hAnsi="맑은 고딕" w:cs="맑은 고딕"/>
            <w:sz w:val="18"/>
            <w:szCs w:val="18"/>
            <w:lang w:eastAsia="ko-KR"/>
          </w:rPr>
          <w:t>service</w:t>
        </w:r>
      </w:ins>
      <w:ins w:id="51" w:author="김현주 (Hyunjoo Kim)" w:date="2024-03-13T10:33:00Z">
        <w:r w:rsidR="00667CE3">
          <w:rPr>
            <w:rFonts w:ascii="맑은 고딕" w:eastAsia="맑은 고딕" w:hAnsi="맑은 고딕" w:cs="맑은 고딕"/>
            <w:sz w:val="18"/>
            <w:szCs w:val="18"/>
            <w:lang w:eastAsia="ko-KR"/>
          </w:rPr>
          <w:t xml:space="preserve"> schedule under SOW is</w:t>
        </w:r>
      </w:ins>
      <w:ins w:id="52" w:author="김현주 (Hyunjoo Kim)" w:date="2024-03-13T10:32:00Z">
        <w:r w:rsidR="00667CE3">
          <w:rPr>
            <w:rFonts w:ascii="맑은 고딕" w:eastAsia="맑은 고딕" w:hAnsi="맑은 고딕" w:cs="맑은 고딕"/>
            <w:sz w:val="18"/>
            <w:szCs w:val="18"/>
            <w:lang w:eastAsia="ko-KR"/>
          </w:rPr>
          <w:t xml:space="preserve"> delayed</w:t>
        </w:r>
      </w:ins>
      <w:ins w:id="53" w:author="김현주 (Hyunjoo Kim)" w:date="2024-03-13T10:33:00Z">
        <w:r w:rsidR="00667CE3">
          <w:rPr>
            <w:rFonts w:ascii="맑은 고딕" w:eastAsia="맑은 고딕" w:hAnsi="맑은 고딕" w:cs="맑은 고딕"/>
            <w:sz w:val="18"/>
            <w:szCs w:val="18"/>
            <w:lang w:eastAsia="ko-KR"/>
          </w:rPr>
          <w:t xml:space="preserve">. </w:t>
        </w:r>
      </w:ins>
      <w:del w:id="54" w:author="김현주 (Hyunjoo Kim)" w:date="2024-03-13T10:28:00Z">
        <w:r w:rsidDel="002D7245">
          <w:rPr>
            <w:rFonts w:ascii="Arial" w:eastAsia="Arial" w:hAnsi="Arial" w:cs="Arial"/>
            <w:sz w:val="18"/>
            <w:szCs w:val="18"/>
          </w:rPr>
          <w:delText>.</w:delText>
        </w:r>
      </w:del>
    </w:p>
    <w:p w14:paraId="57CD6345" w14:textId="77777777" w:rsidR="00C30EFE" w:rsidRDefault="00C30EFE">
      <w:pPr>
        <w:ind w:left="0" w:hanging="2"/>
        <w:rPr>
          <w:rFonts w:ascii="Arial" w:eastAsia="Arial" w:hAnsi="Arial" w:cs="Arial"/>
          <w:sz w:val="18"/>
          <w:szCs w:val="18"/>
        </w:rPr>
      </w:pPr>
    </w:p>
    <w:p w14:paraId="7D6632B1" w14:textId="3757DA20" w:rsidR="00C30EFE" w:rsidRDefault="00D8585D">
      <w:pPr>
        <w:ind w:left="0" w:hanging="2"/>
        <w:rPr>
          <w:ins w:id="55" w:author="김현주 (Hyunjoo Kim)" w:date="2024-03-13T17:08:00Z"/>
          <w:rFonts w:ascii="Arial" w:eastAsia="Arial" w:hAnsi="Arial" w:cs="Arial"/>
          <w:sz w:val="18"/>
          <w:szCs w:val="18"/>
        </w:rPr>
      </w:pPr>
      <w:proofErr w:type="gramStart"/>
      <w:r>
        <w:rPr>
          <w:rFonts w:ascii="Arial" w:eastAsia="Arial" w:hAnsi="Arial" w:cs="Arial"/>
          <w:b/>
          <w:sz w:val="18"/>
          <w:szCs w:val="18"/>
        </w:rPr>
        <w:t>8.3  Effec</w:t>
      </w:r>
      <w:r>
        <w:rPr>
          <w:rFonts w:ascii="Arial" w:eastAsia="Arial" w:hAnsi="Arial" w:cs="Arial"/>
          <w:b/>
          <w:sz w:val="18"/>
          <w:szCs w:val="18"/>
        </w:rPr>
        <w:t>t</w:t>
      </w:r>
      <w:proofErr w:type="gramEnd"/>
      <w:r>
        <w:rPr>
          <w:rFonts w:ascii="Arial" w:eastAsia="Arial" w:hAnsi="Arial" w:cs="Arial"/>
          <w:b/>
          <w:sz w:val="18"/>
          <w:szCs w:val="18"/>
        </w:rPr>
        <w:t xml:space="preserve"> of Termination. </w:t>
      </w:r>
      <w:r>
        <w:rPr>
          <w:rFonts w:ascii="Arial" w:eastAsia="Arial" w:hAnsi="Arial" w:cs="Arial"/>
          <w:sz w:val="18"/>
          <w:szCs w:val="18"/>
        </w:rPr>
        <w:t>In the event this Agreement or any SOW is terminated for any reason, (</w:t>
      </w:r>
      <w:proofErr w:type="spellStart"/>
      <w:r>
        <w:rPr>
          <w:rFonts w:ascii="Arial" w:eastAsia="Arial" w:hAnsi="Arial" w:cs="Arial"/>
          <w:sz w:val="18"/>
          <w:szCs w:val="18"/>
        </w:rPr>
        <w:t>i</w:t>
      </w:r>
      <w:proofErr w:type="spellEnd"/>
      <w:r>
        <w:rPr>
          <w:rFonts w:ascii="Arial" w:eastAsia="Arial" w:hAnsi="Arial" w:cs="Arial"/>
          <w:sz w:val="18"/>
          <w:szCs w:val="18"/>
        </w:rPr>
        <w:t>) IDEO’s obligation to provide Services shall cease; and (ii) Client shall pay IDEO all Compensation incurred through the effective date of such expiration or terminat</w:t>
      </w:r>
      <w:r>
        <w:rPr>
          <w:rFonts w:ascii="Arial" w:eastAsia="Arial" w:hAnsi="Arial" w:cs="Arial"/>
          <w:sz w:val="18"/>
          <w:szCs w:val="18"/>
        </w:rPr>
        <w:t>ion.  If Client terminates this Agreement or any SOW for convenience pursuant to Section 8.2(</w:t>
      </w:r>
      <w:proofErr w:type="spellStart"/>
      <w:r>
        <w:rPr>
          <w:rFonts w:ascii="Arial" w:eastAsia="Arial" w:hAnsi="Arial" w:cs="Arial"/>
          <w:sz w:val="18"/>
          <w:szCs w:val="18"/>
        </w:rPr>
        <w:t>i</w:t>
      </w:r>
      <w:proofErr w:type="spellEnd"/>
      <w:r>
        <w:rPr>
          <w:rFonts w:ascii="Arial" w:eastAsia="Arial" w:hAnsi="Arial" w:cs="Arial"/>
          <w:sz w:val="18"/>
          <w:szCs w:val="18"/>
        </w:rPr>
        <w:t>) above, Client will also reimburse IDEO for reasonable costs incurred by IDEO to efficiently discontinue the Services within the thirty (30) day time period, inc</w:t>
      </w:r>
      <w:r>
        <w:rPr>
          <w:rFonts w:ascii="Arial" w:eastAsia="Arial" w:hAnsi="Arial" w:cs="Arial"/>
          <w:sz w:val="18"/>
          <w:szCs w:val="18"/>
        </w:rPr>
        <w:t>luding any nonrefundable out-of-pocket expenses.  Sections 3, 4, 5, 6, 7, 8.3, and 9 will survive any termination.</w:t>
      </w:r>
    </w:p>
    <w:p w14:paraId="4057C0FD" w14:textId="01937FB5" w:rsidR="006201E4" w:rsidRDefault="006201E4">
      <w:pPr>
        <w:ind w:left="0" w:hanging="2"/>
        <w:rPr>
          <w:ins w:id="56" w:author="김현주 (Hyunjoo Kim)" w:date="2024-03-13T17:08:00Z"/>
          <w:rFonts w:ascii="Arial" w:eastAsia="Arial" w:hAnsi="Arial" w:cs="Arial"/>
          <w:sz w:val="18"/>
          <w:szCs w:val="18"/>
        </w:rPr>
      </w:pPr>
    </w:p>
    <w:p w14:paraId="1296F569" w14:textId="675AB896" w:rsidR="006201E4" w:rsidRDefault="006201E4" w:rsidP="006201E4">
      <w:pPr>
        <w:pStyle w:val="af"/>
        <w:numPr>
          <w:ilvl w:val="0"/>
          <w:numId w:val="4"/>
        </w:numPr>
        <w:ind w:leftChars="0" w:firstLineChars="0"/>
        <w:rPr>
          <w:ins w:id="57" w:author="김현주 (Hyunjoo Kim)" w:date="2024-03-13T17:13:00Z"/>
          <w:rFonts w:ascii="Arial" w:eastAsia="Arial" w:hAnsi="Arial" w:cs="Arial"/>
          <w:sz w:val="18"/>
          <w:szCs w:val="18"/>
        </w:rPr>
      </w:pPr>
      <w:proofErr w:type="gramStart"/>
      <w:ins w:id="58" w:author="김현주 (Hyunjoo Kim)" w:date="2024-03-13T17:09:00Z">
        <w:r w:rsidRPr="00484AFA">
          <w:rPr>
            <w:rFonts w:ascii="Arial" w:eastAsia="Arial" w:hAnsi="Arial" w:cs="Arial" w:hint="eastAsia"/>
            <w:b/>
            <w:sz w:val="18"/>
            <w:szCs w:val="18"/>
            <w:rPrChange w:id="59" w:author="김현주 (Hyunjoo Kim)" w:date="2024-03-13T17:13:00Z">
              <w:rPr>
                <w:rFonts w:ascii="Arial" w:hAnsi="Arial" w:cs="Arial" w:hint="eastAsia"/>
                <w:sz w:val="18"/>
                <w:szCs w:val="18"/>
                <w:lang w:eastAsia="ko-KR"/>
              </w:rPr>
            </w:rPrChange>
          </w:rPr>
          <w:t>D</w:t>
        </w:r>
        <w:r w:rsidRPr="00484AFA">
          <w:rPr>
            <w:rFonts w:ascii="Arial" w:eastAsia="Arial" w:hAnsi="Arial" w:cs="Arial"/>
            <w:b/>
            <w:sz w:val="18"/>
            <w:szCs w:val="18"/>
            <w:rPrChange w:id="60" w:author="김현주 (Hyunjoo Kim)" w:date="2024-03-13T17:13:00Z">
              <w:rPr>
                <w:rFonts w:ascii="Arial" w:hAnsi="Arial" w:cs="Arial"/>
                <w:sz w:val="18"/>
                <w:szCs w:val="18"/>
                <w:lang w:eastAsia="ko-KR"/>
              </w:rPr>
            </w:rPrChange>
          </w:rPr>
          <w:t>amages</w:t>
        </w:r>
        <w:r w:rsidRPr="00484AFA">
          <w:rPr>
            <w:rFonts w:ascii="Arial" w:eastAsia="Arial" w:hAnsi="Arial" w:cs="Arial"/>
            <w:sz w:val="18"/>
            <w:szCs w:val="18"/>
            <w:rPrChange w:id="61" w:author="김현주 (Hyunjoo Kim)" w:date="2024-03-13T17:12:00Z">
              <w:rPr>
                <w:rFonts w:ascii="Arial" w:hAnsi="Arial" w:cs="Arial"/>
                <w:sz w:val="18"/>
                <w:szCs w:val="18"/>
                <w:lang w:eastAsia="ko-KR"/>
              </w:rPr>
            </w:rPrChange>
          </w:rPr>
          <w:t xml:space="preserve"> </w:t>
        </w:r>
      </w:ins>
      <w:ins w:id="62" w:author="김현주 (Hyunjoo Kim)" w:date="2024-03-13T17:13:00Z">
        <w:r w:rsidR="00484AFA">
          <w:rPr>
            <w:rFonts w:ascii="Arial" w:eastAsia="Arial" w:hAnsi="Arial" w:cs="Arial"/>
            <w:sz w:val="18"/>
            <w:szCs w:val="18"/>
          </w:rPr>
          <w:t xml:space="preserve"> </w:t>
        </w:r>
      </w:ins>
      <w:ins w:id="63" w:author="김현주 (Hyunjoo Kim)" w:date="2024-03-13T17:11:00Z">
        <w:r w:rsidR="00484AFA" w:rsidRPr="00484AFA">
          <w:rPr>
            <w:rFonts w:ascii="Arial" w:eastAsia="Arial" w:hAnsi="Arial" w:cs="Arial"/>
            <w:sz w:val="18"/>
            <w:szCs w:val="18"/>
            <w:rPrChange w:id="64" w:author="김현주 (Hyunjoo Kim)" w:date="2024-03-13T17:12:00Z">
              <w:rPr>
                <w:rFonts w:ascii="Segoe UI" w:hAnsi="Segoe UI" w:cs="Segoe UI"/>
                <w:color w:val="0D0D0D"/>
                <w:shd w:val="clear" w:color="auto" w:fill="FFFFFF"/>
              </w:rPr>
            </w:rPrChange>
          </w:rPr>
          <w:t>In</w:t>
        </w:r>
        <w:proofErr w:type="gramEnd"/>
        <w:r w:rsidR="00484AFA" w:rsidRPr="00484AFA">
          <w:rPr>
            <w:rFonts w:ascii="Arial" w:eastAsia="Arial" w:hAnsi="Arial" w:cs="Arial"/>
            <w:sz w:val="18"/>
            <w:szCs w:val="18"/>
            <w:rPrChange w:id="65" w:author="김현주 (Hyunjoo Kim)" w:date="2024-03-13T17:12:00Z">
              <w:rPr>
                <w:rFonts w:ascii="Segoe UI" w:hAnsi="Segoe UI" w:cs="Segoe UI"/>
                <w:color w:val="0D0D0D"/>
                <w:shd w:val="clear" w:color="auto" w:fill="FFFFFF"/>
              </w:rPr>
            </w:rPrChange>
          </w:rPr>
          <w:t xml:space="preserve"> the event of a breach of this agreement by either party, the non-breaching party shall be entitled to recover all damages, losses, costs, and expenses (including reasonable attorney fees) arising from such breach</w:t>
        </w:r>
      </w:ins>
      <w:ins w:id="66" w:author="김현주 (Hyunjoo Kim)" w:date="2024-03-13T17:13:00Z">
        <w:r w:rsidR="00484AFA">
          <w:rPr>
            <w:rFonts w:ascii="Arial" w:eastAsia="Arial" w:hAnsi="Arial" w:cs="Arial"/>
            <w:sz w:val="18"/>
            <w:szCs w:val="18"/>
          </w:rPr>
          <w:t>.</w:t>
        </w:r>
      </w:ins>
    </w:p>
    <w:p w14:paraId="00BF7BEA" w14:textId="77777777" w:rsidR="00484AFA" w:rsidRPr="00484AFA" w:rsidRDefault="00484AFA" w:rsidP="00484AFA">
      <w:pPr>
        <w:pStyle w:val="af"/>
        <w:ind w:leftChars="0" w:left="718" w:firstLineChars="0" w:firstLine="0"/>
        <w:rPr>
          <w:ins w:id="67" w:author="김현주 (Hyunjoo Kim)" w:date="2024-03-13T17:12:00Z"/>
          <w:rFonts w:ascii="Arial" w:eastAsia="Arial" w:hAnsi="Arial" w:cs="Arial"/>
          <w:sz w:val="18"/>
          <w:szCs w:val="18"/>
          <w:rPrChange w:id="68" w:author="김현주 (Hyunjoo Kim)" w:date="2024-03-13T17:12:00Z">
            <w:rPr>
              <w:ins w:id="69" w:author="김현주 (Hyunjoo Kim)" w:date="2024-03-13T17:12:00Z"/>
              <w:rFonts w:ascii="Segoe UI" w:hAnsi="Segoe UI" w:cs="Segoe UI"/>
              <w:color w:val="0D0D0D"/>
              <w:shd w:val="clear" w:color="auto" w:fill="FFFFFF"/>
            </w:rPr>
          </w:rPrChange>
        </w:rPr>
        <w:pPrChange w:id="70" w:author="김현주 (Hyunjoo Kim)" w:date="2024-03-13T17:13:00Z">
          <w:pPr>
            <w:pStyle w:val="af"/>
            <w:numPr>
              <w:numId w:val="4"/>
            </w:numPr>
            <w:ind w:leftChars="0" w:left="718" w:firstLineChars="0" w:hanging="720"/>
          </w:pPr>
        </w:pPrChange>
      </w:pPr>
    </w:p>
    <w:p w14:paraId="59C4EA37" w14:textId="1ADF5CD5" w:rsidR="00484AFA" w:rsidRPr="00484AFA" w:rsidRDefault="00484AFA" w:rsidP="006201E4">
      <w:pPr>
        <w:pStyle w:val="af"/>
        <w:numPr>
          <w:ilvl w:val="0"/>
          <w:numId w:val="4"/>
        </w:numPr>
        <w:ind w:leftChars="0" w:firstLineChars="0"/>
        <w:rPr>
          <w:rFonts w:ascii="Arial" w:eastAsia="Arial" w:hAnsi="Arial" w:cs="Arial" w:hint="eastAsia"/>
          <w:sz w:val="18"/>
          <w:szCs w:val="18"/>
        </w:rPr>
        <w:pPrChange w:id="71" w:author="김현주 (Hyunjoo Kim)" w:date="2024-03-13T17:09:00Z">
          <w:pPr>
            <w:ind w:left="0" w:hanging="2"/>
          </w:pPr>
        </w:pPrChange>
      </w:pPr>
      <w:ins w:id="72" w:author="김현주 (Hyunjoo Kim)" w:date="2024-03-13T17:12:00Z">
        <w:r w:rsidRPr="00484AFA">
          <w:rPr>
            <w:rFonts w:ascii="Arial" w:eastAsia="Arial" w:hAnsi="Arial" w:cs="Arial"/>
            <w:b/>
            <w:sz w:val="18"/>
            <w:szCs w:val="18"/>
            <w:rPrChange w:id="73" w:author="김현주 (Hyunjoo Kim)" w:date="2024-03-13T17:13:00Z">
              <w:rPr>
                <w:rFonts w:ascii="Segoe UI" w:hAnsi="Segoe UI" w:cs="Segoe UI"/>
                <w:color w:val="0D0D0D"/>
                <w:shd w:val="clear" w:color="auto" w:fill="FFFFFF"/>
              </w:rPr>
            </w:rPrChange>
          </w:rPr>
          <w:t xml:space="preserve">Liquidated </w:t>
        </w:r>
        <w:proofErr w:type="gramStart"/>
        <w:r w:rsidRPr="00484AFA">
          <w:rPr>
            <w:rFonts w:ascii="Arial" w:eastAsia="Arial" w:hAnsi="Arial" w:cs="Arial"/>
            <w:b/>
            <w:sz w:val="18"/>
            <w:szCs w:val="18"/>
            <w:rPrChange w:id="74" w:author="김현주 (Hyunjoo Kim)" w:date="2024-03-13T17:13:00Z">
              <w:rPr>
                <w:rFonts w:ascii="Segoe UI" w:hAnsi="Segoe UI" w:cs="Segoe UI"/>
                <w:color w:val="0D0D0D"/>
                <w:shd w:val="clear" w:color="auto" w:fill="FFFFFF"/>
              </w:rPr>
            </w:rPrChange>
          </w:rPr>
          <w:t>Damages</w:t>
        </w:r>
      </w:ins>
      <w:ins w:id="75" w:author="김현주 (Hyunjoo Kim)" w:date="2024-03-13T17:13:00Z">
        <w:r>
          <w:rPr>
            <w:rFonts w:ascii="Arial" w:eastAsia="Arial" w:hAnsi="Arial" w:cs="Arial"/>
            <w:sz w:val="18"/>
            <w:szCs w:val="18"/>
          </w:rPr>
          <w:t xml:space="preserve"> </w:t>
        </w:r>
      </w:ins>
      <w:ins w:id="76" w:author="김현주 (Hyunjoo Kim)" w:date="2024-03-13T17:12:00Z">
        <w:r w:rsidRPr="00484AFA">
          <w:rPr>
            <w:rFonts w:ascii="Arial" w:eastAsia="Arial" w:hAnsi="Arial" w:cs="Arial"/>
            <w:sz w:val="18"/>
            <w:szCs w:val="18"/>
            <w:rPrChange w:id="77" w:author="김현주 (Hyunjoo Kim)" w:date="2024-03-13T17:12:00Z">
              <w:rPr>
                <w:rFonts w:ascii="Segoe UI" w:hAnsi="Segoe UI" w:cs="Segoe UI"/>
                <w:color w:val="0D0D0D"/>
                <w:shd w:val="clear" w:color="auto" w:fill="FFFFFF"/>
              </w:rPr>
            </w:rPrChange>
          </w:rPr>
          <w:t xml:space="preserve"> In</w:t>
        </w:r>
        <w:proofErr w:type="gramEnd"/>
        <w:r w:rsidRPr="00484AFA">
          <w:rPr>
            <w:rFonts w:ascii="Arial" w:eastAsia="Arial" w:hAnsi="Arial" w:cs="Arial"/>
            <w:sz w:val="18"/>
            <w:szCs w:val="18"/>
            <w:rPrChange w:id="78" w:author="김현주 (Hyunjoo Kim)" w:date="2024-03-13T17:12:00Z">
              <w:rPr>
                <w:rFonts w:ascii="Segoe UI" w:hAnsi="Segoe UI" w:cs="Segoe UI"/>
                <w:color w:val="0D0D0D"/>
                <w:shd w:val="clear" w:color="auto" w:fill="FFFFFF"/>
              </w:rPr>
            </w:rPrChange>
          </w:rPr>
          <w:t xml:space="preserve"> the event that the </w:t>
        </w:r>
      </w:ins>
      <w:ins w:id="79" w:author="김현주 (Hyunjoo Kim)" w:date="2024-03-13T17:13:00Z">
        <w:r>
          <w:rPr>
            <w:rFonts w:ascii="Arial" w:eastAsia="Arial" w:hAnsi="Arial" w:cs="Arial"/>
            <w:sz w:val="18"/>
            <w:szCs w:val="18"/>
          </w:rPr>
          <w:t xml:space="preserve">IDEO </w:t>
        </w:r>
      </w:ins>
      <w:ins w:id="80" w:author="김현주 (Hyunjoo Kim)" w:date="2024-03-13T17:12:00Z">
        <w:r w:rsidRPr="00484AFA">
          <w:rPr>
            <w:rFonts w:ascii="Arial" w:eastAsia="Arial" w:hAnsi="Arial" w:cs="Arial"/>
            <w:sz w:val="18"/>
            <w:szCs w:val="18"/>
            <w:rPrChange w:id="81" w:author="김현주 (Hyunjoo Kim)" w:date="2024-03-13T17:12:00Z">
              <w:rPr>
                <w:rFonts w:ascii="Segoe UI" w:hAnsi="Segoe UI" w:cs="Segoe UI"/>
                <w:color w:val="0D0D0D"/>
                <w:shd w:val="clear" w:color="auto" w:fill="FFFFFF"/>
              </w:rPr>
            </w:rPrChange>
          </w:rPr>
          <w:t xml:space="preserve">fails to submit the agreed-upon deliverables by the specified due date without justifiable reasons, </w:t>
        </w:r>
      </w:ins>
      <w:ins w:id="82" w:author="김현주 (Hyunjoo Kim)" w:date="2024-03-13T17:13:00Z">
        <w:r>
          <w:rPr>
            <w:rFonts w:ascii="Arial" w:eastAsia="Arial" w:hAnsi="Arial" w:cs="Arial"/>
            <w:sz w:val="18"/>
            <w:szCs w:val="18"/>
          </w:rPr>
          <w:t>Clie</w:t>
        </w:r>
      </w:ins>
      <w:ins w:id="83" w:author="김현주 (Hyunjoo Kim)" w:date="2024-03-13T17:14:00Z">
        <w:r>
          <w:rPr>
            <w:rFonts w:ascii="Arial" w:eastAsia="Arial" w:hAnsi="Arial" w:cs="Arial"/>
            <w:sz w:val="18"/>
            <w:szCs w:val="18"/>
          </w:rPr>
          <w:t xml:space="preserve">nt </w:t>
        </w:r>
      </w:ins>
      <w:ins w:id="84" w:author="김현주 (Hyunjoo Kim)" w:date="2024-03-13T17:12:00Z">
        <w:r w:rsidRPr="00484AFA">
          <w:rPr>
            <w:rFonts w:ascii="Arial" w:eastAsia="Arial" w:hAnsi="Arial" w:cs="Arial"/>
            <w:sz w:val="18"/>
            <w:szCs w:val="18"/>
            <w:rPrChange w:id="85" w:author="김현주 (Hyunjoo Kim)" w:date="2024-03-13T17:12:00Z">
              <w:rPr>
                <w:rFonts w:ascii="Segoe UI" w:hAnsi="Segoe UI" w:cs="Segoe UI"/>
                <w:color w:val="0D0D0D"/>
                <w:shd w:val="clear" w:color="auto" w:fill="FFFFFF"/>
              </w:rPr>
            </w:rPrChange>
          </w:rPr>
          <w:t xml:space="preserve">shall be entitled to liquidated damages in the amount of [insert specific amount </w:t>
        </w:r>
      </w:ins>
      <w:ins w:id="86" w:author="김현주 (Hyunjoo Kim)" w:date="2024-03-13T17:14:00Z">
        <w:r>
          <w:rPr>
            <w:rFonts w:ascii="Arial" w:eastAsia="Arial" w:hAnsi="Arial" w:cs="Arial"/>
            <w:sz w:val="18"/>
            <w:szCs w:val="18"/>
          </w:rPr>
          <w:t xml:space="preserve">(1% ) </w:t>
        </w:r>
      </w:ins>
      <w:ins w:id="87" w:author="김현주 (Hyunjoo Kim)" w:date="2024-03-13T17:12:00Z">
        <w:r w:rsidRPr="00484AFA">
          <w:rPr>
            <w:rFonts w:ascii="Arial" w:eastAsia="Arial" w:hAnsi="Arial" w:cs="Arial"/>
            <w:sz w:val="18"/>
            <w:szCs w:val="18"/>
            <w:rPrChange w:id="88" w:author="김현주 (Hyunjoo Kim)" w:date="2024-03-13T17:12:00Z">
              <w:rPr>
                <w:rFonts w:ascii="Segoe UI" w:hAnsi="Segoe UI" w:cs="Segoe UI"/>
                <w:color w:val="0D0D0D"/>
                <w:shd w:val="clear" w:color="auto" w:fill="FFFFFF"/>
              </w:rPr>
            </w:rPrChange>
          </w:rPr>
          <w:t xml:space="preserve">of the total project fee] for each day of delay. The parties agree that these liquidated damages represent a reasonable estimation of the actual damages likely to be incurred by the </w:t>
        </w:r>
      </w:ins>
      <w:ins w:id="89" w:author="김현주 (Hyunjoo Kim)" w:date="2024-03-13T17:14:00Z">
        <w:r>
          <w:rPr>
            <w:rFonts w:ascii="Arial" w:eastAsia="Arial" w:hAnsi="Arial" w:cs="Arial"/>
            <w:sz w:val="18"/>
            <w:szCs w:val="18"/>
          </w:rPr>
          <w:t>ID</w:t>
        </w:r>
      </w:ins>
      <w:ins w:id="90" w:author="김현주 (Hyunjoo Kim)" w:date="2024-03-13T17:15:00Z">
        <w:r>
          <w:rPr>
            <w:rFonts w:ascii="Arial" w:eastAsia="Arial" w:hAnsi="Arial" w:cs="Arial"/>
            <w:sz w:val="18"/>
            <w:szCs w:val="18"/>
          </w:rPr>
          <w:t xml:space="preserve">EO </w:t>
        </w:r>
      </w:ins>
      <w:ins w:id="91" w:author="김현주 (Hyunjoo Kim)" w:date="2024-03-13T17:12:00Z">
        <w:r w:rsidRPr="00484AFA">
          <w:rPr>
            <w:rFonts w:ascii="Arial" w:eastAsia="Arial" w:hAnsi="Arial" w:cs="Arial"/>
            <w:sz w:val="18"/>
            <w:szCs w:val="18"/>
            <w:rPrChange w:id="92" w:author="김현주 (Hyunjoo Kim)" w:date="2024-03-13T17:12:00Z">
              <w:rPr>
                <w:rFonts w:ascii="Segoe UI" w:hAnsi="Segoe UI" w:cs="Segoe UI"/>
                <w:color w:val="0D0D0D"/>
                <w:shd w:val="clear" w:color="auto" w:fill="FFFFFF"/>
              </w:rPr>
            </w:rPrChange>
          </w:rPr>
          <w:t xml:space="preserve">due to such delay, and are not intended to be punitive. The payment of liquidated damages shall not relieve the </w:t>
        </w:r>
      </w:ins>
      <w:ins w:id="93" w:author="김현주 (Hyunjoo Kim)" w:date="2024-03-13T17:15:00Z">
        <w:r>
          <w:rPr>
            <w:rFonts w:ascii="Arial" w:eastAsia="Arial" w:hAnsi="Arial" w:cs="Arial"/>
            <w:sz w:val="18"/>
            <w:szCs w:val="18"/>
          </w:rPr>
          <w:t xml:space="preserve">IDEO </w:t>
        </w:r>
      </w:ins>
      <w:ins w:id="94" w:author="김현주 (Hyunjoo Kim)" w:date="2024-03-13T17:12:00Z">
        <w:r w:rsidRPr="00484AFA">
          <w:rPr>
            <w:rFonts w:ascii="Arial" w:eastAsia="Arial" w:hAnsi="Arial" w:cs="Arial"/>
            <w:sz w:val="18"/>
            <w:szCs w:val="18"/>
            <w:rPrChange w:id="95" w:author="김현주 (Hyunjoo Kim)" w:date="2024-03-13T17:12:00Z">
              <w:rPr>
                <w:rFonts w:ascii="Segoe UI" w:hAnsi="Segoe UI" w:cs="Segoe UI"/>
                <w:color w:val="0D0D0D"/>
                <w:shd w:val="clear" w:color="auto" w:fill="FFFFFF"/>
              </w:rPr>
            </w:rPrChange>
          </w:rPr>
          <w:t>of its obligation to deliver the outstanding deliverables as agreed upon</w:t>
        </w:r>
      </w:ins>
      <w:ins w:id="96" w:author="김현주 (Hyunjoo Kim)" w:date="2024-03-13T17:15:00Z">
        <w:r>
          <w:rPr>
            <w:rFonts w:ascii="Arial" w:eastAsia="Arial" w:hAnsi="Arial" w:cs="Arial"/>
            <w:sz w:val="18"/>
            <w:szCs w:val="18"/>
          </w:rPr>
          <w:t>.</w:t>
        </w:r>
      </w:ins>
      <w:bookmarkStart w:id="97" w:name="_GoBack"/>
      <w:bookmarkEnd w:id="97"/>
    </w:p>
    <w:p w14:paraId="54B3AE54" w14:textId="77777777" w:rsidR="00C30EFE" w:rsidRDefault="00C30EFE">
      <w:pPr>
        <w:ind w:left="0" w:hanging="2"/>
        <w:rPr>
          <w:rFonts w:ascii="Arial" w:eastAsia="Arial" w:hAnsi="Arial" w:cs="Arial"/>
          <w:sz w:val="18"/>
          <w:szCs w:val="18"/>
        </w:rPr>
      </w:pPr>
    </w:p>
    <w:p w14:paraId="0C33BA70" w14:textId="77777777" w:rsidR="00C30EFE" w:rsidRDefault="00D8585D">
      <w:pPr>
        <w:numPr>
          <w:ilvl w:val="0"/>
          <w:numId w:val="1"/>
        </w:numPr>
        <w:ind w:left="0" w:hanging="2"/>
        <w:rPr>
          <w:rFonts w:ascii="Arial" w:eastAsia="Arial" w:hAnsi="Arial" w:cs="Arial"/>
          <w:sz w:val="18"/>
          <w:szCs w:val="18"/>
        </w:rPr>
      </w:pPr>
      <w:r>
        <w:rPr>
          <w:rFonts w:ascii="Arial" w:eastAsia="Arial" w:hAnsi="Arial" w:cs="Arial"/>
          <w:b/>
          <w:sz w:val="18"/>
          <w:szCs w:val="18"/>
        </w:rPr>
        <w:t>MISCELLANEOUS</w:t>
      </w:r>
    </w:p>
    <w:p w14:paraId="37842012"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9.1  Entire</w:t>
      </w:r>
      <w:proofErr w:type="gramEnd"/>
      <w:r>
        <w:rPr>
          <w:rFonts w:ascii="Arial" w:eastAsia="Arial" w:hAnsi="Arial" w:cs="Arial"/>
          <w:b/>
          <w:sz w:val="18"/>
          <w:szCs w:val="18"/>
        </w:rPr>
        <w:t xml:space="preserve"> Agreement; No Waiver; Severability.</w:t>
      </w:r>
      <w:r>
        <w:rPr>
          <w:rFonts w:ascii="Arial" w:eastAsia="Arial" w:hAnsi="Arial" w:cs="Arial"/>
          <w:sz w:val="18"/>
          <w:szCs w:val="18"/>
        </w:rPr>
        <w:t xml:space="preserve"> This Agreement (including its exhibits or attachments) constitutes the parties</w:t>
      </w:r>
      <w:r>
        <w:rPr>
          <w:rFonts w:ascii="Arial" w:eastAsia="Arial" w:hAnsi="Arial" w:cs="Arial"/>
          <w:sz w:val="18"/>
          <w:szCs w:val="18"/>
        </w:rPr>
        <w:t>’ entire understanding and agreement with respect to the subject matter hereof, and supersedes all prior and contemporaneous agreements, representations and understandings between the parties regarding the subject matter hereof, including without limitatio</w:t>
      </w:r>
      <w:r>
        <w:rPr>
          <w:rFonts w:ascii="Arial" w:eastAsia="Arial" w:hAnsi="Arial" w:cs="Arial"/>
          <w:sz w:val="18"/>
          <w:szCs w:val="18"/>
        </w:rPr>
        <w:t xml:space="preserve">n any request for proposal (RFP), purchase order, or other preprinted terms or documents provided by either party.  Any conflict between the terms of this Agreement and any Statement of Work shall be resolved in favor of the terms of this Agreement except </w:t>
      </w:r>
      <w:r>
        <w:rPr>
          <w:rFonts w:ascii="Arial" w:eastAsia="Arial" w:hAnsi="Arial" w:cs="Arial"/>
          <w:sz w:val="18"/>
          <w:szCs w:val="18"/>
        </w:rPr>
        <w:t>for any project specific terms set forth in the SOW which shall control for that SOW only.  If any provision of this Agreement is found to be invalid or unenforceable, such provision shall be severed from the Agreement and the remainder of this Agreement s</w:t>
      </w:r>
      <w:r>
        <w:rPr>
          <w:rFonts w:ascii="Arial" w:eastAsia="Arial" w:hAnsi="Arial" w:cs="Arial"/>
          <w:sz w:val="18"/>
          <w:szCs w:val="18"/>
        </w:rPr>
        <w:t>hall be interpreted so as best to reasonably effect the intent of the parties hereto.  This Agreement may be amended, and the observance of any term of this Agreement may be waived, only by a writing signed by the party to be bound.</w:t>
      </w:r>
    </w:p>
    <w:p w14:paraId="62CF3405" w14:textId="77777777" w:rsidR="00C30EFE" w:rsidRDefault="00C30EFE">
      <w:pPr>
        <w:ind w:left="0" w:hanging="2"/>
        <w:rPr>
          <w:rFonts w:ascii="Arial" w:eastAsia="Arial" w:hAnsi="Arial" w:cs="Arial"/>
          <w:sz w:val="18"/>
          <w:szCs w:val="18"/>
        </w:rPr>
      </w:pPr>
    </w:p>
    <w:p w14:paraId="420B89B8"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9.2  Governing</w:t>
      </w:r>
      <w:proofErr w:type="gramEnd"/>
      <w:r>
        <w:rPr>
          <w:rFonts w:ascii="Arial" w:eastAsia="Arial" w:hAnsi="Arial" w:cs="Arial"/>
          <w:b/>
          <w:sz w:val="18"/>
          <w:szCs w:val="18"/>
        </w:rPr>
        <w:t xml:space="preserve"> Law; Ju</w:t>
      </w:r>
      <w:r>
        <w:rPr>
          <w:rFonts w:ascii="Arial" w:eastAsia="Arial" w:hAnsi="Arial" w:cs="Arial"/>
          <w:b/>
          <w:sz w:val="18"/>
          <w:szCs w:val="18"/>
        </w:rPr>
        <w:t xml:space="preserve">risdiction; Attorney’s Fees. </w:t>
      </w:r>
      <w:r>
        <w:rPr>
          <w:rFonts w:ascii="Arial" w:eastAsia="Arial" w:hAnsi="Arial" w:cs="Arial"/>
          <w:sz w:val="18"/>
          <w:szCs w:val="18"/>
        </w:rPr>
        <w:t>This Agreement shall be governed by the laws of the State of California without application of its conflicts of laws principles. The parties agree that the United Nations Convention on Contracts for the International Sale of Go</w:t>
      </w:r>
      <w:r>
        <w:rPr>
          <w:rFonts w:ascii="Arial" w:eastAsia="Arial" w:hAnsi="Arial" w:cs="Arial"/>
          <w:sz w:val="18"/>
          <w:szCs w:val="18"/>
        </w:rPr>
        <w:t>ods is specifically excluded from application hereto. In any proceeding relating hereto, the parties agree and hereby submit to the exclusive jurisdiction of the state and federal courts of San Francisco, California. In the event either party brings any pr</w:t>
      </w:r>
      <w:r>
        <w:rPr>
          <w:rFonts w:ascii="Arial" w:eastAsia="Arial" w:hAnsi="Arial" w:cs="Arial"/>
          <w:sz w:val="18"/>
          <w:szCs w:val="18"/>
        </w:rPr>
        <w:t>oceeding or lawsuit in connection with this Agreement, the prevailing party in such proceeding is entitled to receive its costs, expert witness fees and reasonable attorneys’ fees, including costs and fees on appeal.</w:t>
      </w:r>
    </w:p>
    <w:p w14:paraId="4FAF32E2" w14:textId="77777777" w:rsidR="00C30EFE" w:rsidRDefault="00C30EFE">
      <w:pPr>
        <w:ind w:left="0" w:hanging="2"/>
        <w:rPr>
          <w:rFonts w:ascii="Arial" w:eastAsia="Arial" w:hAnsi="Arial" w:cs="Arial"/>
          <w:sz w:val="18"/>
          <w:szCs w:val="18"/>
        </w:rPr>
      </w:pPr>
    </w:p>
    <w:p w14:paraId="0F3FD62E"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9.3  Independent</w:t>
      </w:r>
      <w:proofErr w:type="gramEnd"/>
      <w:r>
        <w:rPr>
          <w:rFonts w:ascii="Arial" w:eastAsia="Arial" w:hAnsi="Arial" w:cs="Arial"/>
          <w:b/>
          <w:sz w:val="18"/>
          <w:szCs w:val="18"/>
        </w:rPr>
        <w:t xml:space="preserve"> Contractors; Assignme</w:t>
      </w:r>
      <w:r>
        <w:rPr>
          <w:rFonts w:ascii="Arial" w:eastAsia="Arial" w:hAnsi="Arial" w:cs="Arial"/>
          <w:b/>
          <w:sz w:val="18"/>
          <w:szCs w:val="18"/>
        </w:rPr>
        <w:t>nt.</w:t>
      </w:r>
      <w:r>
        <w:rPr>
          <w:rFonts w:ascii="Arial" w:eastAsia="Arial" w:hAnsi="Arial" w:cs="Arial"/>
          <w:sz w:val="18"/>
          <w:szCs w:val="18"/>
        </w:rPr>
        <w:t xml:space="preserve"> The relationship created between the parties hereto is that of independent contractors.  Nothing herein creates a relationship of employer and employee, principal and agent, partnership or the like between Client, IDEO, or any of their affiliates or pe</w:t>
      </w:r>
      <w:r>
        <w:rPr>
          <w:rFonts w:ascii="Arial" w:eastAsia="Arial" w:hAnsi="Arial" w:cs="Arial"/>
          <w:sz w:val="18"/>
          <w:szCs w:val="18"/>
        </w:rPr>
        <w:t>rsonnel.  Neither party will have authority to enter into any contract on behalf of the other.  Either party may assign this Agreement in the case of a merger, acquisition or corporate reorganization to a successor-in-interest of all or substantially all o</w:t>
      </w:r>
      <w:r>
        <w:rPr>
          <w:rFonts w:ascii="Arial" w:eastAsia="Arial" w:hAnsi="Arial" w:cs="Arial"/>
          <w:sz w:val="18"/>
          <w:szCs w:val="18"/>
        </w:rPr>
        <w:t>f that party’s assets.</w:t>
      </w:r>
    </w:p>
    <w:p w14:paraId="1F086087" w14:textId="77777777" w:rsidR="00C30EFE" w:rsidRDefault="00C30EFE">
      <w:pPr>
        <w:ind w:left="0" w:hanging="2"/>
        <w:rPr>
          <w:rFonts w:ascii="Arial" w:eastAsia="Arial" w:hAnsi="Arial" w:cs="Arial"/>
          <w:sz w:val="18"/>
          <w:szCs w:val="18"/>
        </w:rPr>
      </w:pPr>
    </w:p>
    <w:p w14:paraId="1F6BEF44"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9.4  Independent</w:t>
      </w:r>
      <w:proofErr w:type="gramEnd"/>
      <w:r>
        <w:rPr>
          <w:rFonts w:ascii="Arial" w:eastAsia="Arial" w:hAnsi="Arial" w:cs="Arial"/>
          <w:b/>
          <w:sz w:val="18"/>
          <w:szCs w:val="18"/>
        </w:rPr>
        <w:t xml:space="preserve"> Development; Freedom of Action.</w:t>
      </w:r>
      <w:r>
        <w:rPr>
          <w:rFonts w:ascii="Arial" w:eastAsia="Arial" w:hAnsi="Arial" w:cs="Arial"/>
          <w:sz w:val="18"/>
          <w:szCs w:val="18"/>
        </w:rPr>
        <w:t xml:space="preserve"> As a global design firm, IDEO regularly works with numerous clients within and across various industries and sectors at the same time. Consequently, nothing in this Agreement or in th</w:t>
      </w:r>
      <w:r>
        <w:rPr>
          <w:rFonts w:ascii="Arial" w:eastAsia="Arial" w:hAnsi="Arial" w:cs="Arial"/>
          <w:sz w:val="18"/>
          <w:szCs w:val="18"/>
        </w:rPr>
        <w:t>e provision of Services or Deliverables hereunder will be construed: (</w:t>
      </w:r>
      <w:proofErr w:type="spellStart"/>
      <w:r>
        <w:rPr>
          <w:rFonts w:ascii="Arial" w:eastAsia="Arial" w:hAnsi="Arial" w:cs="Arial"/>
          <w:sz w:val="18"/>
          <w:szCs w:val="18"/>
        </w:rPr>
        <w:t>i</w:t>
      </w:r>
      <w:proofErr w:type="spellEnd"/>
      <w:r>
        <w:rPr>
          <w:rFonts w:ascii="Arial" w:eastAsia="Arial" w:hAnsi="Arial" w:cs="Arial"/>
          <w:sz w:val="18"/>
          <w:szCs w:val="18"/>
        </w:rPr>
        <w:t>) as a representation or be deemed to imply that IDEO will not develop offerings for itself or other clients that, without violation of Section 3 (Confidentiality) above, compete with t</w:t>
      </w:r>
      <w:r>
        <w:rPr>
          <w:rFonts w:ascii="Arial" w:eastAsia="Arial" w:hAnsi="Arial" w:cs="Arial"/>
          <w:sz w:val="18"/>
          <w:szCs w:val="18"/>
        </w:rPr>
        <w:t>he products or services contemplated by Client or Client’s Confidential Information; or (ii) to restrict IDEO from reassigning or otherwise deploying its personnel in its sole discretion.</w:t>
      </w:r>
    </w:p>
    <w:p w14:paraId="0AC6BD7A" w14:textId="77777777" w:rsidR="00C30EFE" w:rsidRDefault="00C30EFE">
      <w:pPr>
        <w:ind w:left="0" w:hanging="2"/>
        <w:rPr>
          <w:rFonts w:ascii="Arial" w:eastAsia="Arial" w:hAnsi="Arial" w:cs="Arial"/>
          <w:sz w:val="18"/>
          <w:szCs w:val="18"/>
        </w:rPr>
      </w:pPr>
    </w:p>
    <w:p w14:paraId="055FA686"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9.5  Force</w:t>
      </w:r>
      <w:proofErr w:type="gramEnd"/>
      <w:r>
        <w:rPr>
          <w:rFonts w:ascii="Arial" w:eastAsia="Arial" w:hAnsi="Arial" w:cs="Arial"/>
          <w:b/>
          <w:sz w:val="18"/>
          <w:szCs w:val="18"/>
        </w:rPr>
        <w:t xml:space="preserve"> Majeure.</w:t>
      </w:r>
      <w:r>
        <w:rPr>
          <w:rFonts w:ascii="Arial" w:eastAsia="Arial" w:hAnsi="Arial" w:cs="Arial"/>
          <w:sz w:val="18"/>
          <w:szCs w:val="18"/>
        </w:rPr>
        <w:t xml:space="preserve"> Except for payment of amounts due hereunder, ne</w:t>
      </w:r>
      <w:r>
        <w:rPr>
          <w:rFonts w:ascii="Arial" w:eastAsia="Arial" w:hAnsi="Arial" w:cs="Arial"/>
          <w:sz w:val="18"/>
          <w:szCs w:val="18"/>
        </w:rPr>
        <w:t>ither party shall be liable to the other for delayed performance caused by events outside of its reasonable control, including war, civil unrest, fire, earthquake or other natural disaster; provided that the party affected by such force majeure provides pr</w:t>
      </w:r>
      <w:r>
        <w:rPr>
          <w:rFonts w:ascii="Arial" w:eastAsia="Arial" w:hAnsi="Arial" w:cs="Arial"/>
          <w:sz w:val="18"/>
          <w:szCs w:val="18"/>
        </w:rPr>
        <w:t>ompt notice to the other party of the occurrence and uses reasonable efforts to overcome the effects of such force majeure.</w:t>
      </w:r>
    </w:p>
    <w:p w14:paraId="418414CF" w14:textId="77777777" w:rsidR="00C30EFE" w:rsidRDefault="00C30EFE">
      <w:pPr>
        <w:ind w:left="0" w:hanging="2"/>
        <w:rPr>
          <w:rFonts w:ascii="Arial" w:eastAsia="Arial" w:hAnsi="Arial" w:cs="Arial"/>
          <w:sz w:val="18"/>
          <w:szCs w:val="18"/>
        </w:rPr>
      </w:pPr>
    </w:p>
    <w:p w14:paraId="031F1089"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9.6  No</w:t>
      </w:r>
      <w:proofErr w:type="gramEnd"/>
      <w:r>
        <w:rPr>
          <w:rFonts w:ascii="Arial" w:eastAsia="Arial" w:hAnsi="Arial" w:cs="Arial"/>
          <w:b/>
          <w:sz w:val="18"/>
          <w:szCs w:val="18"/>
        </w:rPr>
        <w:t xml:space="preserve"> Export.</w:t>
      </w:r>
      <w:r>
        <w:rPr>
          <w:rFonts w:ascii="Arial" w:eastAsia="Arial" w:hAnsi="Arial" w:cs="Arial"/>
          <w:sz w:val="18"/>
          <w:szCs w:val="18"/>
        </w:rPr>
        <w:t xml:space="preserve"> Neither party shall export, directly or indirectly, any technical data acquired from the other pursuant to this Agr</w:t>
      </w:r>
      <w:r>
        <w:rPr>
          <w:rFonts w:ascii="Arial" w:eastAsia="Arial" w:hAnsi="Arial" w:cs="Arial"/>
          <w:sz w:val="18"/>
          <w:szCs w:val="18"/>
        </w:rPr>
        <w:t>eement or any product utilizing any such data to any country for which the U.S. Government or any agency thereof at the time of export requires an export license or other government approval without first obtaining such license or approval.</w:t>
      </w:r>
    </w:p>
    <w:p w14:paraId="59CA083F" w14:textId="77777777" w:rsidR="00C30EFE" w:rsidRDefault="00C30EFE">
      <w:pPr>
        <w:ind w:left="0" w:hanging="2"/>
        <w:rPr>
          <w:rFonts w:ascii="Arial" w:eastAsia="Arial" w:hAnsi="Arial" w:cs="Arial"/>
          <w:sz w:val="18"/>
          <w:szCs w:val="18"/>
        </w:rPr>
      </w:pPr>
    </w:p>
    <w:p w14:paraId="36AB46BC"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9.7  Insurance</w:t>
      </w:r>
      <w:proofErr w:type="gramEnd"/>
      <w:r>
        <w:rPr>
          <w:rFonts w:ascii="Arial" w:eastAsia="Arial" w:hAnsi="Arial" w:cs="Arial"/>
          <w:b/>
          <w:sz w:val="18"/>
          <w:szCs w:val="18"/>
        </w:rPr>
        <w:t>.</w:t>
      </w:r>
      <w:r>
        <w:rPr>
          <w:rFonts w:ascii="Arial" w:eastAsia="Arial" w:hAnsi="Arial" w:cs="Arial"/>
          <w:sz w:val="18"/>
          <w:szCs w:val="18"/>
        </w:rPr>
        <w:t xml:space="preserve"> Throughout the performance of the Services, IDEO shall maintain insurance in accordance with industry standards and in amounts sufficient to cover its obligations hereunder. At Client's written request, IDEO will provide Client with a copy of IDEO's form</w:t>
      </w:r>
      <w:r>
        <w:rPr>
          <w:rFonts w:ascii="Arial" w:eastAsia="Arial" w:hAnsi="Arial" w:cs="Arial"/>
          <w:sz w:val="18"/>
          <w:szCs w:val="18"/>
        </w:rPr>
        <w:t xml:space="preserve"> of insurance certificate identifying IDEO's policies and coverage limits.</w:t>
      </w:r>
    </w:p>
    <w:p w14:paraId="63C56FB7" w14:textId="77777777" w:rsidR="00C30EFE" w:rsidRDefault="00C30EFE">
      <w:pPr>
        <w:ind w:left="0" w:hanging="2"/>
        <w:rPr>
          <w:rFonts w:ascii="Arial" w:eastAsia="Arial" w:hAnsi="Arial" w:cs="Arial"/>
          <w:sz w:val="18"/>
          <w:szCs w:val="18"/>
        </w:rPr>
      </w:pPr>
    </w:p>
    <w:p w14:paraId="285B9C05"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9.8  Non</w:t>
      </w:r>
      <w:proofErr w:type="gramEnd"/>
      <w:r>
        <w:rPr>
          <w:rFonts w:ascii="Arial" w:eastAsia="Arial" w:hAnsi="Arial" w:cs="Arial"/>
          <w:b/>
          <w:sz w:val="18"/>
          <w:szCs w:val="18"/>
        </w:rPr>
        <w:t>-Solicitation.</w:t>
      </w:r>
      <w:r>
        <w:rPr>
          <w:rFonts w:ascii="Arial" w:eastAsia="Arial" w:hAnsi="Arial" w:cs="Arial"/>
          <w:sz w:val="18"/>
          <w:szCs w:val="18"/>
        </w:rPr>
        <w:t xml:space="preserve"> During the performance of the Services and for one (1) year thereafter, each party agrees not to solicit for employment or hire, either for itself or for any</w:t>
      </w:r>
      <w:r>
        <w:rPr>
          <w:rFonts w:ascii="Arial" w:eastAsia="Arial" w:hAnsi="Arial" w:cs="Arial"/>
          <w:sz w:val="18"/>
          <w:szCs w:val="18"/>
        </w:rPr>
        <w:t xml:space="preserve"> third party, any of the other party’s personnel involved in performing or supervising the Services. The foregoing restriction does not apply to any third-party recruiter or general solicitation not targeted at the other party’s personnel.</w:t>
      </w:r>
    </w:p>
    <w:p w14:paraId="5D7D2BCE" w14:textId="77777777" w:rsidR="00C30EFE" w:rsidRDefault="00C30EFE">
      <w:pPr>
        <w:ind w:left="0" w:hanging="2"/>
        <w:rPr>
          <w:rFonts w:ascii="Arial" w:eastAsia="Arial" w:hAnsi="Arial" w:cs="Arial"/>
          <w:sz w:val="18"/>
          <w:szCs w:val="18"/>
        </w:rPr>
      </w:pPr>
    </w:p>
    <w:p w14:paraId="26065C53"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9.9  Notices</w:t>
      </w:r>
      <w:proofErr w:type="gramEnd"/>
      <w:r>
        <w:rPr>
          <w:rFonts w:ascii="Arial" w:eastAsia="Arial" w:hAnsi="Arial" w:cs="Arial"/>
          <w:b/>
          <w:sz w:val="18"/>
          <w:szCs w:val="18"/>
        </w:rPr>
        <w:t xml:space="preserve">. </w:t>
      </w:r>
      <w:r>
        <w:rPr>
          <w:rFonts w:ascii="Arial" w:eastAsia="Arial" w:hAnsi="Arial" w:cs="Arial"/>
          <w:sz w:val="18"/>
          <w:szCs w:val="18"/>
        </w:rPr>
        <w:t>A</w:t>
      </w:r>
      <w:r>
        <w:rPr>
          <w:rFonts w:ascii="Arial" w:eastAsia="Arial" w:hAnsi="Arial" w:cs="Arial"/>
          <w:sz w:val="18"/>
          <w:szCs w:val="18"/>
        </w:rPr>
        <w:t xml:space="preserve">ny notice permitted or required under this Agreement shall be in writing and mailed or delivered to the receiving party’s address stated on the first page or subsequently provided in writing.  Any notice sent to IDEO shall also be sent to:  IDEO LP, Attn: </w:t>
      </w:r>
      <w:r>
        <w:rPr>
          <w:rFonts w:ascii="Arial" w:eastAsia="Arial" w:hAnsi="Arial" w:cs="Arial"/>
          <w:sz w:val="18"/>
          <w:szCs w:val="18"/>
        </w:rPr>
        <w:t>Legal Group, 2525 16</w:t>
      </w:r>
      <w:r>
        <w:rPr>
          <w:rFonts w:ascii="Arial" w:eastAsia="Arial" w:hAnsi="Arial" w:cs="Arial"/>
          <w:sz w:val="18"/>
          <w:szCs w:val="18"/>
          <w:vertAlign w:val="superscript"/>
        </w:rPr>
        <w:t>th</w:t>
      </w:r>
      <w:r>
        <w:rPr>
          <w:rFonts w:ascii="Arial" w:eastAsia="Arial" w:hAnsi="Arial" w:cs="Arial"/>
          <w:sz w:val="18"/>
          <w:szCs w:val="18"/>
        </w:rPr>
        <w:t xml:space="preserve"> Street, San Francisco, CA 94103 with a copy to legalnotice@ideo.com.  Notices shall be deemed to have been duly given upon delivery when sent by express mail or certified mail return receipt requested.</w:t>
      </w:r>
    </w:p>
    <w:p w14:paraId="5D109180" w14:textId="77777777" w:rsidR="00C30EFE" w:rsidRDefault="00C30EFE">
      <w:pPr>
        <w:ind w:left="0" w:hanging="2"/>
        <w:rPr>
          <w:rFonts w:ascii="Arial" w:eastAsia="Arial" w:hAnsi="Arial" w:cs="Arial"/>
          <w:sz w:val="18"/>
          <w:szCs w:val="18"/>
        </w:rPr>
      </w:pPr>
    </w:p>
    <w:p w14:paraId="5FAAC1ED"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9.10  Publicity</w:t>
      </w:r>
      <w:proofErr w:type="gramEnd"/>
      <w:r>
        <w:rPr>
          <w:rFonts w:ascii="Arial" w:eastAsia="Arial" w:hAnsi="Arial" w:cs="Arial"/>
          <w:b/>
          <w:sz w:val="18"/>
          <w:szCs w:val="18"/>
        </w:rPr>
        <w:t>.</w:t>
      </w:r>
      <w:r>
        <w:rPr>
          <w:rFonts w:ascii="Arial" w:eastAsia="Arial" w:hAnsi="Arial" w:cs="Arial"/>
          <w:sz w:val="18"/>
          <w:szCs w:val="18"/>
        </w:rPr>
        <w:t xml:space="preserve">  The parties </w:t>
      </w:r>
      <w:r>
        <w:rPr>
          <w:rFonts w:ascii="Arial" w:eastAsia="Arial" w:hAnsi="Arial" w:cs="Arial"/>
          <w:sz w:val="18"/>
          <w:szCs w:val="18"/>
        </w:rPr>
        <w:t xml:space="preserve">shall mutually approve any public disclosure of the nature, involvement or status of the parties’ relationship or work product, such agreement not to be unreasonably withheld by either party. Neither party shall use the other party's name, marks, or logos </w:t>
      </w:r>
      <w:r>
        <w:rPr>
          <w:rFonts w:ascii="Arial" w:eastAsia="Arial" w:hAnsi="Arial" w:cs="Arial"/>
          <w:sz w:val="18"/>
          <w:szCs w:val="18"/>
        </w:rPr>
        <w:t>without that party’s prior written consent.</w:t>
      </w:r>
    </w:p>
    <w:p w14:paraId="34DE868D" w14:textId="77777777" w:rsidR="00C30EFE" w:rsidRDefault="00C30EFE">
      <w:pPr>
        <w:ind w:left="0" w:hanging="2"/>
        <w:rPr>
          <w:rFonts w:ascii="Arial" w:eastAsia="Arial" w:hAnsi="Arial" w:cs="Arial"/>
          <w:sz w:val="18"/>
          <w:szCs w:val="18"/>
        </w:rPr>
      </w:pPr>
    </w:p>
    <w:p w14:paraId="57DCA6D0" w14:textId="77777777" w:rsidR="00C30EFE" w:rsidRDefault="00D8585D">
      <w:pPr>
        <w:ind w:left="0" w:hanging="2"/>
        <w:rPr>
          <w:rFonts w:ascii="Arial" w:eastAsia="Arial" w:hAnsi="Arial" w:cs="Arial"/>
          <w:sz w:val="18"/>
          <w:szCs w:val="18"/>
        </w:rPr>
      </w:pPr>
      <w:proofErr w:type="gramStart"/>
      <w:r>
        <w:rPr>
          <w:rFonts w:ascii="Arial" w:eastAsia="Arial" w:hAnsi="Arial" w:cs="Arial"/>
          <w:b/>
          <w:sz w:val="18"/>
          <w:szCs w:val="18"/>
        </w:rPr>
        <w:t>9.11  Counterparts</w:t>
      </w:r>
      <w:proofErr w:type="gramEnd"/>
      <w:r>
        <w:rPr>
          <w:rFonts w:ascii="Arial" w:eastAsia="Arial" w:hAnsi="Arial" w:cs="Arial"/>
          <w:b/>
          <w:sz w:val="18"/>
          <w:szCs w:val="18"/>
        </w:rPr>
        <w:t xml:space="preserve">. </w:t>
      </w:r>
      <w:r>
        <w:rPr>
          <w:rFonts w:ascii="Arial" w:eastAsia="Arial" w:hAnsi="Arial" w:cs="Arial"/>
          <w:sz w:val="18"/>
          <w:szCs w:val="18"/>
        </w:rPr>
        <w:t>This Agreement may be executed in any number of counterparts. Each counterpart shall constitute an original instrument, but all such separate counterparts shall constitute only one and the sa</w:t>
      </w:r>
      <w:r>
        <w:rPr>
          <w:rFonts w:ascii="Arial" w:eastAsia="Arial" w:hAnsi="Arial" w:cs="Arial"/>
          <w:sz w:val="18"/>
          <w:szCs w:val="18"/>
        </w:rPr>
        <w:t>me instrument.</w:t>
      </w:r>
    </w:p>
    <w:p w14:paraId="46F8605D" w14:textId="77777777" w:rsidR="00C30EFE" w:rsidRDefault="00C30EFE">
      <w:pPr>
        <w:ind w:left="0" w:hanging="2"/>
        <w:rPr>
          <w:rFonts w:ascii="Arial" w:eastAsia="Arial" w:hAnsi="Arial" w:cs="Arial"/>
          <w:sz w:val="18"/>
          <w:szCs w:val="18"/>
        </w:rPr>
      </w:pPr>
    </w:p>
    <w:p w14:paraId="4195B1B7" w14:textId="77777777" w:rsidR="00C30EFE" w:rsidRDefault="00C30EFE">
      <w:pPr>
        <w:ind w:left="0" w:hanging="2"/>
        <w:rPr>
          <w:rFonts w:ascii="Arial" w:eastAsia="Arial" w:hAnsi="Arial" w:cs="Arial"/>
          <w:sz w:val="18"/>
          <w:szCs w:val="18"/>
        </w:rPr>
      </w:pPr>
    </w:p>
    <w:p w14:paraId="26CFA2D5" w14:textId="77777777" w:rsidR="00C30EFE" w:rsidRDefault="00D8585D">
      <w:pPr>
        <w:ind w:left="0" w:hanging="2"/>
        <w:rPr>
          <w:rFonts w:ascii="Arial" w:eastAsia="Arial" w:hAnsi="Arial" w:cs="Arial"/>
          <w:sz w:val="18"/>
          <w:szCs w:val="18"/>
        </w:rPr>
      </w:pPr>
      <w:r>
        <w:rPr>
          <w:rFonts w:ascii="Arial" w:eastAsia="Arial" w:hAnsi="Arial" w:cs="Arial"/>
          <w:b/>
          <w:sz w:val="18"/>
          <w:szCs w:val="18"/>
        </w:rPr>
        <w:t>IN WITNESS WHEREOF, the parties have executed this Agreement:</w:t>
      </w:r>
    </w:p>
    <w:p w14:paraId="06A687B2" w14:textId="77777777" w:rsidR="00C30EFE" w:rsidRDefault="00C30EFE">
      <w:pPr>
        <w:ind w:left="0" w:hanging="2"/>
        <w:rPr>
          <w:rFonts w:ascii="Arial" w:eastAsia="Arial" w:hAnsi="Arial" w:cs="Arial"/>
          <w:sz w:val="18"/>
          <w:szCs w:val="18"/>
        </w:rPr>
      </w:pPr>
    </w:p>
    <w:p w14:paraId="3DB061A0" w14:textId="77777777" w:rsidR="00C30EFE" w:rsidRDefault="00D8585D">
      <w:pPr>
        <w:ind w:left="0" w:hanging="2"/>
        <w:rPr>
          <w:rFonts w:ascii="Arial" w:eastAsia="Arial" w:hAnsi="Arial" w:cs="Arial"/>
          <w:sz w:val="18"/>
          <w:szCs w:val="18"/>
        </w:rPr>
      </w:pPr>
      <w:r>
        <w:rPr>
          <w:rFonts w:ascii="Arial" w:eastAsia="Arial" w:hAnsi="Arial" w:cs="Arial"/>
          <w:sz w:val="18"/>
          <w:szCs w:val="18"/>
        </w:rPr>
        <w:t>“IDEO”</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“Client”</w:t>
      </w:r>
    </w:p>
    <w:p w14:paraId="329E062D" w14:textId="77777777" w:rsidR="00C30EFE" w:rsidRDefault="00C30EFE">
      <w:pPr>
        <w:ind w:left="0" w:hanging="2"/>
        <w:rPr>
          <w:rFonts w:ascii="Arial" w:eastAsia="Arial" w:hAnsi="Arial" w:cs="Arial"/>
          <w:sz w:val="18"/>
          <w:szCs w:val="18"/>
        </w:rPr>
      </w:pPr>
    </w:p>
    <w:p w14:paraId="735FB806" w14:textId="77777777" w:rsidR="00C30EFE" w:rsidRDefault="00D8585D">
      <w:pPr>
        <w:ind w:left="0" w:hanging="2"/>
        <w:rPr>
          <w:rFonts w:ascii="Arial" w:eastAsia="Arial" w:hAnsi="Arial" w:cs="Arial"/>
          <w:sz w:val="18"/>
          <w:szCs w:val="18"/>
        </w:rPr>
      </w:pPr>
      <w:r>
        <w:rPr>
          <w:rFonts w:ascii="Arial" w:eastAsia="Arial" w:hAnsi="Arial" w:cs="Arial"/>
          <w:sz w:val="18"/>
          <w:szCs w:val="18"/>
        </w:rPr>
        <w:t>IDEO LP</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w:t>
      </w:r>
      <w:r>
        <w:rPr>
          <w:rFonts w:ascii="Arial" w:eastAsia="Arial" w:hAnsi="Arial" w:cs="Arial"/>
          <w:sz w:val="18"/>
          <w:szCs w:val="18"/>
          <w:highlight w:val="yellow"/>
        </w:rPr>
        <w:t>Client name</w:t>
      </w:r>
      <w:r>
        <w:rPr>
          <w:rFonts w:ascii="Arial" w:eastAsia="Arial" w:hAnsi="Arial" w:cs="Arial"/>
          <w:sz w:val="18"/>
          <w:szCs w:val="18"/>
        </w:rPr>
        <w:t>]</w:t>
      </w:r>
    </w:p>
    <w:p w14:paraId="3A23A98D" w14:textId="77777777" w:rsidR="00C30EFE" w:rsidRDefault="00C30EFE">
      <w:pPr>
        <w:ind w:left="0" w:hanging="2"/>
        <w:rPr>
          <w:rFonts w:ascii="Arial" w:eastAsia="Arial" w:hAnsi="Arial" w:cs="Arial"/>
          <w:sz w:val="18"/>
          <w:szCs w:val="18"/>
        </w:rPr>
      </w:pPr>
    </w:p>
    <w:p w14:paraId="052C6B4E" w14:textId="77777777" w:rsidR="00C30EFE" w:rsidRDefault="00D8585D">
      <w:pPr>
        <w:ind w:left="0" w:hanging="2"/>
        <w:rPr>
          <w:rFonts w:ascii="Arial" w:eastAsia="Arial" w:hAnsi="Arial" w:cs="Arial"/>
          <w:sz w:val="18"/>
          <w:szCs w:val="18"/>
        </w:rPr>
      </w:pPr>
      <w:r>
        <w:rPr>
          <w:rFonts w:ascii="Arial" w:eastAsia="Arial" w:hAnsi="Arial" w:cs="Arial"/>
          <w:sz w:val="18"/>
          <w:szCs w:val="18"/>
        </w:rPr>
        <w:t>Signature:</w:t>
      </w:r>
      <w:r>
        <w:rPr>
          <w:rFonts w:ascii="Arial" w:eastAsia="Arial" w:hAnsi="Arial" w:cs="Arial"/>
          <w:sz w:val="18"/>
          <w:szCs w:val="18"/>
        </w:rPr>
        <w:tab/>
        <w:t>________________________________</w:t>
      </w:r>
      <w:r>
        <w:rPr>
          <w:rFonts w:ascii="Arial" w:eastAsia="Arial" w:hAnsi="Arial" w:cs="Arial"/>
          <w:sz w:val="18"/>
          <w:szCs w:val="18"/>
        </w:rPr>
        <w:tab/>
        <w:t>Signature:</w:t>
      </w:r>
      <w:r>
        <w:rPr>
          <w:rFonts w:ascii="Arial" w:eastAsia="Arial" w:hAnsi="Arial" w:cs="Arial"/>
          <w:sz w:val="18"/>
          <w:szCs w:val="18"/>
        </w:rPr>
        <w:tab/>
        <w:t>________________________________</w:t>
      </w:r>
    </w:p>
    <w:p w14:paraId="141D4417" w14:textId="77777777" w:rsidR="00C30EFE" w:rsidRDefault="00C30EFE">
      <w:pPr>
        <w:ind w:left="0" w:hanging="2"/>
        <w:rPr>
          <w:rFonts w:ascii="Arial" w:eastAsia="Arial" w:hAnsi="Arial" w:cs="Arial"/>
          <w:sz w:val="18"/>
          <w:szCs w:val="18"/>
        </w:rPr>
      </w:pPr>
    </w:p>
    <w:p w14:paraId="41C9D509" w14:textId="77777777" w:rsidR="00C30EFE" w:rsidRDefault="00D8585D">
      <w:pPr>
        <w:ind w:left="0" w:hanging="2"/>
        <w:rPr>
          <w:rFonts w:ascii="Arial" w:eastAsia="Arial" w:hAnsi="Arial" w:cs="Arial"/>
          <w:sz w:val="18"/>
          <w:szCs w:val="18"/>
        </w:rPr>
      </w:pPr>
      <w:r>
        <w:rPr>
          <w:rFonts w:ascii="Arial" w:eastAsia="Arial" w:hAnsi="Arial" w:cs="Arial"/>
          <w:sz w:val="18"/>
          <w:szCs w:val="18"/>
        </w:rPr>
        <w:t>Name: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________________________________</w:t>
      </w:r>
      <w:r>
        <w:rPr>
          <w:rFonts w:ascii="Arial" w:eastAsia="Arial" w:hAnsi="Arial" w:cs="Arial"/>
          <w:sz w:val="18"/>
          <w:szCs w:val="18"/>
        </w:rPr>
        <w:tab/>
        <w:t>Name:</w:t>
      </w:r>
      <w:r>
        <w:rPr>
          <w:rFonts w:ascii="Arial" w:eastAsia="Arial" w:hAnsi="Arial" w:cs="Arial"/>
          <w:sz w:val="18"/>
          <w:szCs w:val="18"/>
        </w:rPr>
        <w:tab/>
      </w:r>
      <w:r>
        <w:rPr>
          <w:rFonts w:ascii="Arial" w:eastAsia="Arial" w:hAnsi="Arial" w:cs="Arial"/>
          <w:sz w:val="18"/>
          <w:szCs w:val="18"/>
        </w:rPr>
        <w:tab/>
        <w:t>________________________________</w:t>
      </w:r>
    </w:p>
    <w:p w14:paraId="76FE9A53" w14:textId="77777777" w:rsidR="00C30EFE" w:rsidRDefault="00C30EFE">
      <w:pPr>
        <w:ind w:left="0" w:hanging="2"/>
        <w:rPr>
          <w:rFonts w:ascii="Arial" w:eastAsia="Arial" w:hAnsi="Arial" w:cs="Arial"/>
          <w:sz w:val="18"/>
          <w:szCs w:val="18"/>
        </w:rPr>
      </w:pPr>
    </w:p>
    <w:p w14:paraId="20735D1D" w14:textId="77777777" w:rsidR="00C30EFE" w:rsidRDefault="00D8585D">
      <w:pPr>
        <w:ind w:left="0" w:hanging="2"/>
        <w:rPr>
          <w:rFonts w:ascii="Arial" w:eastAsia="Arial" w:hAnsi="Arial" w:cs="Arial"/>
          <w:sz w:val="18"/>
          <w:szCs w:val="18"/>
        </w:rPr>
      </w:pPr>
      <w:r>
        <w:rPr>
          <w:rFonts w:ascii="Arial" w:eastAsia="Arial" w:hAnsi="Arial" w:cs="Arial"/>
          <w:sz w:val="18"/>
          <w:szCs w:val="18"/>
        </w:rPr>
        <w:t>Title:</w:t>
      </w:r>
      <w:r>
        <w:rPr>
          <w:rFonts w:ascii="Arial" w:eastAsia="Arial" w:hAnsi="Arial" w:cs="Arial"/>
          <w:sz w:val="18"/>
          <w:szCs w:val="18"/>
        </w:rPr>
        <w:tab/>
      </w:r>
      <w:r>
        <w:rPr>
          <w:rFonts w:ascii="Arial" w:eastAsia="Arial" w:hAnsi="Arial" w:cs="Arial"/>
          <w:sz w:val="18"/>
          <w:szCs w:val="18"/>
        </w:rPr>
        <w:tab/>
        <w:t>________________________________</w:t>
      </w:r>
      <w:r>
        <w:rPr>
          <w:rFonts w:ascii="Arial" w:eastAsia="Arial" w:hAnsi="Arial" w:cs="Arial"/>
          <w:sz w:val="18"/>
          <w:szCs w:val="18"/>
        </w:rPr>
        <w:tab/>
        <w:t xml:space="preserve">Title: </w:t>
      </w:r>
      <w:r>
        <w:rPr>
          <w:rFonts w:ascii="Arial" w:eastAsia="Arial" w:hAnsi="Arial" w:cs="Arial"/>
          <w:sz w:val="18"/>
          <w:szCs w:val="18"/>
        </w:rPr>
        <w:tab/>
      </w:r>
      <w:r>
        <w:rPr>
          <w:rFonts w:ascii="Arial" w:eastAsia="Arial" w:hAnsi="Arial" w:cs="Arial"/>
          <w:sz w:val="18"/>
          <w:szCs w:val="18"/>
        </w:rPr>
        <w:tab/>
        <w:t>________________________________</w:t>
      </w:r>
    </w:p>
    <w:p w14:paraId="04C7D7DD" w14:textId="77777777" w:rsidR="00C30EFE" w:rsidRDefault="00C30EFE">
      <w:pPr>
        <w:ind w:left="0" w:hanging="2"/>
        <w:rPr>
          <w:rFonts w:ascii="Arial" w:eastAsia="Arial" w:hAnsi="Arial" w:cs="Arial"/>
          <w:sz w:val="18"/>
          <w:szCs w:val="18"/>
        </w:rPr>
      </w:pPr>
    </w:p>
    <w:p w14:paraId="01B0E0DA" w14:textId="77777777" w:rsidR="00C30EFE" w:rsidRDefault="00D8585D">
      <w:pPr>
        <w:ind w:left="0" w:hanging="2"/>
        <w:rPr>
          <w:rFonts w:ascii="Arial" w:eastAsia="Arial" w:hAnsi="Arial" w:cs="Arial"/>
          <w:sz w:val="18"/>
          <w:szCs w:val="18"/>
        </w:rPr>
      </w:pPr>
      <w:r>
        <w:rPr>
          <w:rFonts w:ascii="Arial" w:eastAsia="Arial" w:hAnsi="Arial" w:cs="Arial"/>
          <w:sz w:val="18"/>
          <w:szCs w:val="18"/>
        </w:rPr>
        <w:t>Date:</w:t>
      </w:r>
      <w:r>
        <w:rPr>
          <w:rFonts w:ascii="Arial" w:eastAsia="Arial" w:hAnsi="Arial" w:cs="Arial"/>
          <w:sz w:val="18"/>
          <w:szCs w:val="18"/>
        </w:rPr>
        <w:tab/>
      </w:r>
      <w:r>
        <w:rPr>
          <w:rFonts w:ascii="Arial" w:eastAsia="Arial" w:hAnsi="Arial" w:cs="Arial"/>
          <w:sz w:val="18"/>
          <w:szCs w:val="18"/>
        </w:rPr>
        <w:tab/>
        <w:t>________________________________</w:t>
      </w:r>
      <w:r>
        <w:rPr>
          <w:rFonts w:ascii="Arial" w:eastAsia="Arial" w:hAnsi="Arial" w:cs="Arial"/>
          <w:sz w:val="18"/>
          <w:szCs w:val="18"/>
        </w:rPr>
        <w:tab/>
        <w:t>Date:</w:t>
      </w:r>
      <w:r>
        <w:rPr>
          <w:rFonts w:ascii="Arial" w:eastAsia="Arial" w:hAnsi="Arial" w:cs="Arial"/>
          <w:sz w:val="18"/>
          <w:szCs w:val="18"/>
        </w:rPr>
        <w:tab/>
      </w:r>
      <w:r>
        <w:rPr>
          <w:rFonts w:ascii="Arial" w:eastAsia="Arial" w:hAnsi="Arial" w:cs="Arial"/>
          <w:sz w:val="18"/>
          <w:szCs w:val="18"/>
        </w:rPr>
        <w:tab/>
        <w:t>________________________________</w:t>
      </w:r>
    </w:p>
    <w:p w14:paraId="79AEBB12" w14:textId="77777777" w:rsidR="00C30EFE" w:rsidRDefault="00C30EFE">
      <w:pPr>
        <w:ind w:left="0" w:hanging="2"/>
        <w:rPr>
          <w:rFonts w:ascii="Arial" w:eastAsia="Arial" w:hAnsi="Arial" w:cs="Arial"/>
          <w:sz w:val="18"/>
          <w:szCs w:val="18"/>
        </w:rPr>
      </w:pPr>
    </w:p>
    <w:sectPr w:rsidR="00C30EFE">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4" w:author="김현주 (Hyunjoo Kim)" w:date="2024-03-12T17:01:00Z" w:initials="김(K">
    <w:p w14:paraId="00C431BD" w14:textId="77777777" w:rsidR="00A43340" w:rsidRDefault="00A43340">
      <w:pPr>
        <w:pStyle w:val="ab"/>
        <w:ind w:left="0" w:hanging="2"/>
        <w:rPr>
          <w:rFonts w:hint="eastAsia"/>
          <w:lang w:eastAsia="ko-KR"/>
        </w:rPr>
      </w:pPr>
      <w:r>
        <w:rPr>
          <w:rStyle w:val="aa"/>
        </w:rPr>
        <w:annotationRef/>
      </w:r>
      <w:r>
        <w:rPr>
          <w:rFonts w:hint="eastAsia"/>
          <w:lang w:eastAsia="ko-KR"/>
        </w:rPr>
        <w:t>P</w:t>
      </w:r>
      <w:r>
        <w:rPr>
          <w:lang w:eastAsia="ko-KR"/>
        </w:rPr>
        <w:t xml:space="preserve">lease align the payment terms with the Statement of SOW. Make payment term in accordance with the completion of deliverables.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0C431B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0C431BD" w16cid:durableId="299B08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E3E458" w14:textId="77777777" w:rsidR="00D8585D" w:rsidRDefault="00D8585D">
      <w:pPr>
        <w:spacing w:line="240" w:lineRule="auto"/>
        <w:ind w:left="0" w:hanging="2"/>
      </w:pPr>
      <w:r>
        <w:separator/>
      </w:r>
    </w:p>
  </w:endnote>
  <w:endnote w:type="continuationSeparator" w:id="0">
    <w:p w14:paraId="68C51FFB" w14:textId="77777777" w:rsidR="00D8585D" w:rsidRDefault="00D8585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Helvetica">
    <w:panose1 w:val="020B0604020202020204"/>
    <w:charset w:val="00"/>
    <w:family w:val="swiss"/>
    <w:pitch w:val="variable"/>
    <w:sig w:usb0="E0002EFF" w:usb1="C000785B" w:usb2="00000009" w:usb3="00000000" w:csb0="000001FF" w:csb1="00000000"/>
  </w:font>
  <w:font w:name="Univers Condensed">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Times-Roman">
    <w:charset w:val="00"/>
    <w:family w:val="roman"/>
    <w:pitch w:val="default"/>
  </w:font>
  <w:font w:name="ArialMT">
    <w:charset w:val="00"/>
    <w:family w:val="roman"/>
    <w:pitch w:val="default"/>
  </w:font>
  <w:font w:name="PMingLiU">
    <w:altName w:val="新細明體"/>
    <w:panose1 w:val="02010601000101010101"/>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0" w:usb2="00000000" w:usb3="00000000" w:csb0="0000009F" w:csb1="00000000"/>
  </w:font>
  <w:font w:name="Arial-BoldMT">
    <w:charset w:val="00"/>
    <w:family w:val="roman"/>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F463D" w14:textId="77777777" w:rsidR="00C30EFE" w:rsidRDefault="00C30EFE">
    <w:pPr>
      <w:pBdr>
        <w:top w:val="nil"/>
        <w:left w:val="nil"/>
        <w:bottom w:val="nil"/>
        <w:right w:val="nil"/>
        <w:between w:val="nil"/>
      </w:pBdr>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378938" w14:textId="77777777" w:rsidR="00C30EFE" w:rsidRDefault="00D8585D">
    <w:pPr>
      <w:jc w:val="right"/>
      <w:rPr>
        <w:rFonts w:ascii="Arial" w:eastAsia="Arial" w:hAnsi="Arial" w:cs="Arial"/>
        <w:color w:val="404040"/>
        <w:sz w:val="14"/>
        <w:szCs w:val="14"/>
      </w:rPr>
    </w:pPr>
    <w:r>
      <w:rPr>
        <w:rFonts w:ascii="Arial" w:eastAsia="Arial" w:hAnsi="Arial" w:cs="Arial"/>
        <w:color w:val="404040"/>
        <w:sz w:val="14"/>
        <w:szCs w:val="14"/>
      </w:rPr>
      <w:t xml:space="preserve">PAGE </w:t>
    </w:r>
    <w:r>
      <w:rPr>
        <w:rFonts w:ascii="Arial" w:eastAsia="Arial" w:hAnsi="Arial" w:cs="Arial"/>
        <w:color w:val="404040"/>
        <w:sz w:val="14"/>
        <w:szCs w:val="14"/>
      </w:rPr>
      <w:fldChar w:fldCharType="begin"/>
    </w:r>
    <w:r>
      <w:rPr>
        <w:rFonts w:ascii="Arial" w:eastAsia="Arial" w:hAnsi="Arial" w:cs="Arial"/>
        <w:color w:val="404040"/>
        <w:sz w:val="14"/>
        <w:szCs w:val="14"/>
      </w:rPr>
      <w:instrText>PAGE</w:instrText>
    </w:r>
    <w:r w:rsidR="009630F6">
      <w:rPr>
        <w:rFonts w:ascii="Arial" w:eastAsia="Arial" w:hAnsi="Arial" w:cs="Arial"/>
        <w:color w:val="404040"/>
        <w:sz w:val="14"/>
        <w:szCs w:val="14"/>
      </w:rPr>
      <w:fldChar w:fldCharType="separate"/>
    </w:r>
    <w:r w:rsidR="009630F6">
      <w:rPr>
        <w:rFonts w:ascii="Arial" w:eastAsia="Arial" w:hAnsi="Arial" w:cs="Arial"/>
        <w:noProof/>
        <w:color w:val="404040"/>
        <w:sz w:val="14"/>
        <w:szCs w:val="14"/>
      </w:rPr>
      <w:t>1</w:t>
    </w:r>
    <w:r>
      <w:rPr>
        <w:rFonts w:ascii="Arial" w:eastAsia="Arial" w:hAnsi="Arial" w:cs="Arial"/>
        <w:color w:val="404040"/>
        <w:sz w:val="14"/>
        <w:szCs w:val="14"/>
      </w:rPr>
      <w:fldChar w:fldCharType="end"/>
    </w:r>
    <w:r>
      <w:rPr>
        <w:rFonts w:ascii="Arial" w:eastAsia="Arial" w:hAnsi="Arial" w:cs="Arial"/>
        <w:color w:val="404040"/>
        <w:sz w:val="14"/>
        <w:szCs w:val="14"/>
      </w:rPr>
      <w:t xml:space="preserve"> OF 6</w:t>
    </w:r>
  </w:p>
  <w:p w14:paraId="4B9827AC" w14:textId="77777777" w:rsidR="00C30EFE" w:rsidRDefault="00D8585D">
    <w:pPr>
      <w:pBdr>
        <w:top w:val="nil"/>
        <w:left w:val="nil"/>
        <w:bottom w:val="nil"/>
        <w:right w:val="nil"/>
        <w:between w:val="single" w:sz="4" w:space="1" w:color="4F81BD"/>
      </w:pBdr>
      <w:spacing w:line="276" w:lineRule="auto"/>
      <w:ind w:right="360"/>
      <w:rPr>
        <w:rFonts w:ascii="Cambria" w:eastAsia="Cambria" w:hAnsi="Cambria" w:cs="Cambria"/>
        <w:color w:val="000000"/>
      </w:rPr>
    </w:pPr>
    <w:r>
      <w:rPr>
        <w:rFonts w:ascii="Arial" w:eastAsia="Arial" w:hAnsi="Arial" w:cs="Arial"/>
        <w:color w:val="4C4C4C"/>
        <w:sz w:val="14"/>
        <w:szCs w:val="14"/>
      </w:rPr>
      <w:t>IDEO LP SERVICES AGREEMENT REV Feb 27, 2024</w:t>
    </w:r>
  </w:p>
  <w:p w14:paraId="2736D4EB" w14:textId="77777777" w:rsidR="00C30EFE" w:rsidRDefault="00C30EFE">
    <w:pPr>
      <w:pBdr>
        <w:top w:val="nil"/>
        <w:left w:val="nil"/>
        <w:bottom w:val="nil"/>
        <w:right w:val="nil"/>
        <w:between w:val="nil"/>
      </w:pBdr>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2D418F" w14:textId="77777777" w:rsidR="00C30EFE" w:rsidRDefault="00C30EFE">
    <w:pPr>
      <w:pBdr>
        <w:top w:val="nil"/>
        <w:left w:val="nil"/>
        <w:bottom w:val="nil"/>
        <w:right w:val="nil"/>
        <w:between w:val="nil"/>
      </w:pBdr>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9BBFC1" w14:textId="77777777" w:rsidR="00D8585D" w:rsidRDefault="00D8585D">
      <w:pPr>
        <w:spacing w:line="240" w:lineRule="auto"/>
        <w:ind w:left="0" w:hanging="2"/>
      </w:pPr>
      <w:r>
        <w:separator/>
      </w:r>
    </w:p>
  </w:footnote>
  <w:footnote w:type="continuationSeparator" w:id="0">
    <w:p w14:paraId="41749877" w14:textId="77777777" w:rsidR="00D8585D" w:rsidRDefault="00D8585D">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1D22B1" w14:textId="77777777" w:rsidR="00C30EFE" w:rsidRDefault="00C30EFE">
    <w:pPr>
      <w:pBdr>
        <w:top w:val="nil"/>
        <w:left w:val="nil"/>
        <w:bottom w:val="nil"/>
        <w:right w:val="nil"/>
        <w:between w:val="nil"/>
      </w:pBdr>
      <w:spacing w:line="240" w:lineRule="auto"/>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096140" w14:textId="77777777" w:rsidR="00C30EFE" w:rsidRDefault="00C30EFE">
    <w:pPr>
      <w:pBdr>
        <w:top w:val="nil"/>
        <w:left w:val="nil"/>
        <w:bottom w:val="nil"/>
        <w:right w:val="nil"/>
        <w:between w:val="nil"/>
      </w:pBdr>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186A0D" w14:textId="77777777" w:rsidR="00C30EFE" w:rsidRDefault="00C30EFE">
    <w:pPr>
      <w:pBdr>
        <w:top w:val="nil"/>
        <w:left w:val="nil"/>
        <w:bottom w:val="nil"/>
        <w:right w:val="nil"/>
        <w:between w:val="nil"/>
      </w:pBdr>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433CEB"/>
    <w:multiLevelType w:val="multilevel"/>
    <w:tmpl w:val="8444950E"/>
    <w:lvl w:ilvl="0">
      <w:start w:val="1"/>
      <w:numFmt w:val="decimal"/>
      <w:pStyle w:val="1"/>
      <w:lvlText w:val="%1"/>
      <w:lvlJc w:val="left"/>
      <w:pPr>
        <w:ind w:left="360" w:hanging="360"/>
      </w:pPr>
      <w:rPr>
        <w:b/>
        <w:vertAlign w:val="baseline"/>
      </w:rPr>
    </w:lvl>
    <w:lvl w:ilvl="1">
      <w:start w:val="1"/>
      <w:numFmt w:val="lowerLetter"/>
      <w:pStyle w:val="2"/>
      <w:lvlText w:val="%2."/>
      <w:lvlJc w:val="left"/>
      <w:pPr>
        <w:ind w:left="1080" w:hanging="360"/>
      </w:pPr>
      <w:rPr>
        <w:vertAlign w:val="baseline"/>
      </w:rPr>
    </w:lvl>
    <w:lvl w:ilvl="2">
      <w:start w:val="1"/>
      <w:numFmt w:val="lowerRoman"/>
      <w:pStyle w:val="3"/>
      <w:lvlText w:val="%3."/>
      <w:lvlJc w:val="right"/>
      <w:pPr>
        <w:ind w:left="1800" w:hanging="180"/>
      </w:pPr>
      <w:rPr>
        <w:vertAlign w:val="baseline"/>
      </w:rPr>
    </w:lvl>
    <w:lvl w:ilvl="3">
      <w:start w:val="1"/>
      <w:numFmt w:val="decimal"/>
      <w:pStyle w:val="4"/>
      <w:lvlText w:val="%4."/>
      <w:lvlJc w:val="left"/>
      <w:pPr>
        <w:ind w:left="2520" w:hanging="360"/>
      </w:pPr>
      <w:rPr>
        <w:vertAlign w:val="baseline"/>
      </w:rPr>
    </w:lvl>
    <w:lvl w:ilvl="4">
      <w:start w:val="1"/>
      <w:numFmt w:val="lowerLetter"/>
      <w:pStyle w:val="5"/>
      <w:lvlText w:val="%5."/>
      <w:lvlJc w:val="left"/>
      <w:pPr>
        <w:ind w:left="3240" w:hanging="360"/>
      </w:pPr>
      <w:rPr>
        <w:vertAlign w:val="baseline"/>
      </w:rPr>
    </w:lvl>
    <w:lvl w:ilvl="5">
      <w:start w:val="1"/>
      <w:numFmt w:val="lowerRoman"/>
      <w:pStyle w:val="6"/>
      <w:lvlText w:val="%6."/>
      <w:lvlJc w:val="right"/>
      <w:pPr>
        <w:ind w:left="3960" w:hanging="180"/>
      </w:pPr>
      <w:rPr>
        <w:vertAlign w:val="baseline"/>
      </w:rPr>
    </w:lvl>
    <w:lvl w:ilvl="6">
      <w:start w:val="1"/>
      <w:numFmt w:val="decimal"/>
      <w:pStyle w:val="7"/>
      <w:lvlText w:val="%7."/>
      <w:lvlJc w:val="left"/>
      <w:pPr>
        <w:ind w:left="4680" w:hanging="360"/>
      </w:pPr>
      <w:rPr>
        <w:vertAlign w:val="baseline"/>
      </w:rPr>
    </w:lvl>
    <w:lvl w:ilvl="7">
      <w:start w:val="1"/>
      <w:numFmt w:val="lowerLetter"/>
      <w:pStyle w:val="8"/>
      <w:lvlText w:val="%8."/>
      <w:lvlJc w:val="left"/>
      <w:pPr>
        <w:ind w:left="5400" w:hanging="360"/>
      </w:pPr>
      <w:rPr>
        <w:vertAlign w:val="baseline"/>
      </w:rPr>
    </w:lvl>
    <w:lvl w:ilvl="8">
      <w:start w:val="1"/>
      <w:numFmt w:val="lowerRoman"/>
      <w:pStyle w:val="9"/>
      <w:lvlText w:val="%9."/>
      <w:lvlJc w:val="right"/>
      <w:pPr>
        <w:ind w:left="6120" w:hanging="180"/>
      </w:pPr>
      <w:rPr>
        <w:vertAlign w:val="baseline"/>
      </w:rPr>
    </w:lvl>
  </w:abstractNum>
  <w:abstractNum w:abstractNumId="1" w15:restartNumberingAfterBreak="0">
    <w:nsid w:val="19DE1333"/>
    <w:multiLevelType w:val="multilevel"/>
    <w:tmpl w:val="A3E65EA2"/>
    <w:lvl w:ilvl="0">
      <w:numFmt w:val="decimal"/>
      <w:lvlText w:val="(%1.0)"/>
      <w:lvlJc w:val="left"/>
      <w:pPr>
        <w:ind w:left="718" w:hanging="720"/>
      </w:pPr>
      <w:rPr>
        <w:rFonts w:hint="default"/>
      </w:rPr>
    </w:lvl>
    <w:lvl w:ilvl="1">
      <w:start w:val="1"/>
      <w:numFmt w:val="decimal"/>
      <w:lvlText w:val="(%1.%2)"/>
      <w:lvlJc w:val="left"/>
      <w:pPr>
        <w:ind w:left="1438" w:hanging="720"/>
      </w:pPr>
      <w:rPr>
        <w:rFonts w:hint="default"/>
      </w:rPr>
    </w:lvl>
    <w:lvl w:ilvl="2">
      <w:start w:val="1"/>
      <w:numFmt w:val="decimal"/>
      <w:lvlText w:val="(%1.%2)%3."/>
      <w:lvlJc w:val="left"/>
      <w:pPr>
        <w:ind w:left="2158" w:hanging="720"/>
      </w:pPr>
      <w:rPr>
        <w:rFonts w:hint="default"/>
      </w:rPr>
    </w:lvl>
    <w:lvl w:ilvl="3">
      <w:start w:val="1"/>
      <w:numFmt w:val="decimal"/>
      <w:lvlText w:val="(%1.%2)%3.%4."/>
      <w:lvlJc w:val="left"/>
      <w:pPr>
        <w:ind w:left="2878" w:hanging="720"/>
      </w:pPr>
      <w:rPr>
        <w:rFonts w:hint="default"/>
      </w:rPr>
    </w:lvl>
    <w:lvl w:ilvl="4">
      <w:start w:val="1"/>
      <w:numFmt w:val="decimal"/>
      <w:lvlText w:val="(%1.%2)%3.%4.%5."/>
      <w:lvlJc w:val="left"/>
      <w:pPr>
        <w:ind w:left="3958" w:hanging="1080"/>
      </w:pPr>
      <w:rPr>
        <w:rFonts w:hint="default"/>
      </w:rPr>
    </w:lvl>
    <w:lvl w:ilvl="5">
      <w:start w:val="1"/>
      <w:numFmt w:val="decimal"/>
      <w:lvlText w:val="(%1.%2)%3.%4.%5.%6."/>
      <w:lvlJc w:val="left"/>
      <w:pPr>
        <w:ind w:left="4678" w:hanging="1080"/>
      </w:pPr>
      <w:rPr>
        <w:rFonts w:hint="default"/>
      </w:rPr>
    </w:lvl>
    <w:lvl w:ilvl="6">
      <w:start w:val="1"/>
      <w:numFmt w:val="decimal"/>
      <w:lvlText w:val="(%1.%2)%3.%4.%5.%6.%7."/>
      <w:lvlJc w:val="left"/>
      <w:pPr>
        <w:ind w:left="5758" w:hanging="1440"/>
      </w:pPr>
      <w:rPr>
        <w:rFonts w:hint="default"/>
      </w:rPr>
    </w:lvl>
    <w:lvl w:ilvl="7">
      <w:start w:val="1"/>
      <w:numFmt w:val="decimal"/>
      <w:lvlText w:val="(%1.%2)%3.%4.%5.%6.%7.%8."/>
      <w:lvlJc w:val="left"/>
      <w:pPr>
        <w:ind w:left="6478" w:hanging="1440"/>
      </w:pPr>
      <w:rPr>
        <w:rFonts w:hint="default"/>
      </w:rPr>
    </w:lvl>
    <w:lvl w:ilvl="8">
      <w:start w:val="1"/>
      <w:numFmt w:val="decimal"/>
      <w:lvlText w:val="(%1.%2)%3.%4.%5.%6.%7.%8.%9."/>
      <w:lvlJc w:val="left"/>
      <w:pPr>
        <w:ind w:left="7198" w:hanging="1440"/>
      </w:pPr>
      <w:rPr>
        <w:rFonts w:hint="default"/>
      </w:rPr>
    </w:lvl>
  </w:abstractNum>
  <w:abstractNum w:abstractNumId="2" w15:restartNumberingAfterBreak="0">
    <w:nsid w:val="349C01EF"/>
    <w:multiLevelType w:val="hybridMultilevel"/>
    <w:tmpl w:val="06FAE936"/>
    <w:lvl w:ilvl="0" w:tplc="1536F5E6">
      <w:numFmt w:val="decimal"/>
      <w:lvlText w:val="(%1."/>
      <w:lvlJc w:val="left"/>
      <w:pPr>
        <w:ind w:left="358" w:hanging="360"/>
      </w:pPr>
      <w:rPr>
        <w:rFonts w:hint="default"/>
      </w:rPr>
    </w:lvl>
    <w:lvl w:ilvl="1" w:tplc="04090019" w:tentative="1">
      <w:start w:val="1"/>
      <w:numFmt w:val="upperLetter"/>
      <w:lvlText w:val="%2."/>
      <w:lvlJc w:val="left"/>
      <w:pPr>
        <w:ind w:left="798" w:hanging="400"/>
      </w:pPr>
    </w:lvl>
    <w:lvl w:ilvl="2" w:tplc="0409001B" w:tentative="1">
      <w:start w:val="1"/>
      <w:numFmt w:val="lowerRoman"/>
      <w:lvlText w:val="%3."/>
      <w:lvlJc w:val="right"/>
      <w:pPr>
        <w:ind w:left="1198" w:hanging="400"/>
      </w:pPr>
    </w:lvl>
    <w:lvl w:ilvl="3" w:tplc="0409000F" w:tentative="1">
      <w:start w:val="1"/>
      <w:numFmt w:val="decimal"/>
      <w:lvlText w:val="%4."/>
      <w:lvlJc w:val="left"/>
      <w:pPr>
        <w:ind w:left="1598" w:hanging="400"/>
      </w:pPr>
    </w:lvl>
    <w:lvl w:ilvl="4" w:tplc="04090019" w:tentative="1">
      <w:start w:val="1"/>
      <w:numFmt w:val="upperLetter"/>
      <w:lvlText w:val="%5."/>
      <w:lvlJc w:val="left"/>
      <w:pPr>
        <w:ind w:left="1998" w:hanging="400"/>
      </w:pPr>
    </w:lvl>
    <w:lvl w:ilvl="5" w:tplc="0409001B" w:tentative="1">
      <w:start w:val="1"/>
      <w:numFmt w:val="lowerRoman"/>
      <w:lvlText w:val="%6."/>
      <w:lvlJc w:val="right"/>
      <w:pPr>
        <w:ind w:left="2398" w:hanging="400"/>
      </w:pPr>
    </w:lvl>
    <w:lvl w:ilvl="6" w:tplc="0409000F" w:tentative="1">
      <w:start w:val="1"/>
      <w:numFmt w:val="decimal"/>
      <w:lvlText w:val="%7."/>
      <w:lvlJc w:val="left"/>
      <w:pPr>
        <w:ind w:left="2798" w:hanging="400"/>
      </w:pPr>
    </w:lvl>
    <w:lvl w:ilvl="7" w:tplc="04090019" w:tentative="1">
      <w:start w:val="1"/>
      <w:numFmt w:val="upperLetter"/>
      <w:lvlText w:val="%8."/>
      <w:lvlJc w:val="left"/>
      <w:pPr>
        <w:ind w:left="3198" w:hanging="400"/>
      </w:pPr>
    </w:lvl>
    <w:lvl w:ilvl="8" w:tplc="0409001B" w:tentative="1">
      <w:start w:val="1"/>
      <w:numFmt w:val="lowerRoman"/>
      <w:lvlText w:val="%9."/>
      <w:lvlJc w:val="right"/>
      <w:pPr>
        <w:ind w:left="3598" w:hanging="400"/>
      </w:pPr>
    </w:lvl>
  </w:abstractNum>
  <w:abstractNum w:abstractNumId="3" w15:restartNumberingAfterBreak="0">
    <w:nsid w:val="682A56BC"/>
    <w:multiLevelType w:val="multilevel"/>
    <w:tmpl w:val="79984BE4"/>
    <w:lvl w:ilvl="0">
      <w:start w:val="1"/>
      <w:numFmt w:val="decimal"/>
      <w:pStyle w:val="SrvcPar1"/>
      <w:lvlText w:val="%1."/>
      <w:lvlJc w:val="left"/>
      <w:pPr>
        <w:tabs>
          <w:tab w:val="num" w:pos="720"/>
        </w:tabs>
        <w:ind w:left="720" w:hanging="720"/>
      </w:pPr>
    </w:lvl>
    <w:lvl w:ilvl="1">
      <w:start w:val="1"/>
      <w:numFmt w:val="decimal"/>
      <w:pStyle w:val="SrvcPara"/>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3"/>
  </w:num>
  <w:num w:numId="3">
    <w:abstractNumId w:val="2"/>
  </w:num>
  <w:num w:numId="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김현주 (Hyunjoo Kim)">
    <w15:presenceInfo w15:providerId="AD" w15:userId="S-1-5-21-1736683614-2563811058-4185544484-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EFE"/>
    <w:rsid w:val="000351EA"/>
    <w:rsid w:val="002D7245"/>
    <w:rsid w:val="004002A2"/>
    <w:rsid w:val="00484AFA"/>
    <w:rsid w:val="005F4CB9"/>
    <w:rsid w:val="006201E4"/>
    <w:rsid w:val="00667CE3"/>
    <w:rsid w:val="007228FC"/>
    <w:rsid w:val="00776A54"/>
    <w:rsid w:val="009630F6"/>
    <w:rsid w:val="00A341C5"/>
    <w:rsid w:val="00A43340"/>
    <w:rsid w:val="00B23CED"/>
    <w:rsid w:val="00C30EFE"/>
    <w:rsid w:val="00D8585D"/>
    <w:rsid w:val="00DD7D09"/>
    <w:rsid w:val="00F13117"/>
    <w:rsid w:val="00F224FF"/>
    <w:rsid w:val="00F246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2D4A8"/>
  <w15:docId w15:val="{C11F46FB-3874-433F-B47B-C5F4491A0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en-US" w:eastAsia="ko-KR" w:bidi="ar-SA"/>
      </w:rPr>
    </w:rPrDefault>
    <w:pPrDefault>
      <w:pPr>
        <w:ind w:hanging="1"/>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uppressAutoHyphens/>
      <w:spacing w:line="1" w:lineRule="atLeast"/>
      <w:ind w:leftChars="-1" w:left="-1" w:hangingChars="1"/>
      <w:textDirection w:val="btLr"/>
      <w:textAlignment w:val="top"/>
      <w:outlineLvl w:val="0"/>
    </w:pPr>
    <w:rPr>
      <w:position w:val="-1"/>
      <w:lang w:eastAsia="en-US"/>
    </w:rPr>
  </w:style>
  <w:style w:type="paragraph" w:styleId="1">
    <w:name w:val="heading 1"/>
    <w:basedOn w:val="a"/>
    <w:next w:val="a"/>
    <w:uiPriority w:val="9"/>
    <w:qFormat/>
    <w:pPr>
      <w:keepNext/>
      <w:numPr>
        <w:numId w:val="1"/>
      </w:numPr>
      <w:spacing w:before="240" w:after="60" w:line="232" w:lineRule="atLeast"/>
      <w:ind w:left="-1" w:hanging="1"/>
      <w:jc w:val="both"/>
    </w:pPr>
    <w:rPr>
      <w:rFonts w:ascii="Helvetica" w:hAnsi="Helvetica"/>
      <w:b/>
      <w:kern w:val="28"/>
      <w:sz w:val="28"/>
      <w:szCs w:val="20"/>
    </w:rPr>
  </w:style>
  <w:style w:type="paragraph" w:styleId="2">
    <w:name w:val="heading 2"/>
    <w:basedOn w:val="a"/>
    <w:next w:val="a"/>
    <w:uiPriority w:val="9"/>
    <w:semiHidden/>
    <w:unhideWhenUsed/>
    <w:qFormat/>
    <w:pPr>
      <w:numPr>
        <w:ilvl w:val="1"/>
        <w:numId w:val="1"/>
      </w:numPr>
      <w:spacing w:line="232" w:lineRule="atLeast"/>
      <w:ind w:left="-1" w:hanging="1"/>
      <w:jc w:val="both"/>
      <w:outlineLvl w:val="1"/>
    </w:pPr>
    <w:rPr>
      <w:snapToGrid w:val="0"/>
      <w:sz w:val="20"/>
      <w:szCs w:val="20"/>
    </w:rPr>
  </w:style>
  <w:style w:type="paragraph" w:styleId="3">
    <w:name w:val="heading 3"/>
    <w:basedOn w:val="a"/>
    <w:next w:val="a"/>
    <w:uiPriority w:val="9"/>
    <w:semiHidden/>
    <w:unhideWhenUsed/>
    <w:qFormat/>
    <w:pPr>
      <w:numPr>
        <w:ilvl w:val="2"/>
        <w:numId w:val="1"/>
      </w:numPr>
      <w:spacing w:line="232" w:lineRule="atLeast"/>
      <w:ind w:left="-1" w:hanging="1"/>
      <w:jc w:val="both"/>
      <w:outlineLvl w:val="2"/>
    </w:pPr>
    <w:rPr>
      <w:rFonts w:ascii="Univers Condensed" w:hAnsi="Univers Condensed"/>
      <w:b/>
      <w:snapToGrid w:val="0"/>
      <w:sz w:val="20"/>
      <w:szCs w:val="20"/>
      <w:u w:val="single"/>
    </w:rPr>
  </w:style>
  <w:style w:type="paragraph" w:styleId="4">
    <w:name w:val="heading 4"/>
    <w:basedOn w:val="a"/>
    <w:next w:val="a"/>
    <w:uiPriority w:val="9"/>
    <w:semiHidden/>
    <w:unhideWhenUsed/>
    <w:qFormat/>
    <w:pPr>
      <w:keepNext/>
      <w:numPr>
        <w:ilvl w:val="3"/>
        <w:numId w:val="1"/>
      </w:numPr>
      <w:spacing w:before="240" w:after="60" w:line="232" w:lineRule="atLeast"/>
      <w:ind w:left="-1" w:hanging="1"/>
      <w:jc w:val="both"/>
      <w:outlineLvl w:val="3"/>
    </w:pPr>
    <w:rPr>
      <w:rFonts w:ascii="Arial" w:hAnsi="Arial"/>
      <w:b/>
      <w:sz w:val="20"/>
      <w:szCs w:val="20"/>
    </w:rPr>
  </w:style>
  <w:style w:type="paragraph" w:styleId="5">
    <w:name w:val="heading 5"/>
    <w:basedOn w:val="a"/>
    <w:next w:val="a"/>
    <w:uiPriority w:val="9"/>
    <w:semiHidden/>
    <w:unhideWhenUsed/>
    <w:qFormat/>
    <w:pPr>
      <w:numPr>
        <w:ilvl w:val="4"/>
        <w:numId w:val="1"/>
      </w:numPr>
      <w:spacing w:before="240" w:after="60" w:line="232" w:lineRule="atLeast"/>
      <w:ind w:left="-1" w:hanging="1"/>
      <w:jc w:val="both"/>
      <w:outlineLvl w:val="4"/>
    </w:pPr>
    <w:rPr>
      <w:rFonts w:ascii="Univers Condensed" w:hAnsi="Univers Condensed"/>
      <w:sz w:val="22"/>
      <w:szCs w:val="20"/>
    </w:rPr>
  </w:style>
  <w:style w:type="paragraph" w:styleId="6">
    <w:name w:val="heading 6"/>
    <w:basedOn w:val="a"/>
    <w:next w:val="a"/>
    <w:uiPriority w:val="9"/>
    <w:semiHidden/>
    <w:unhideWhenUsed/>
    <w:qFormat/>
    <w:pPr>
      <w:numPr>
        <w:ilvl w:val="5"/>
        <w:numId w:val="1"/>
      </w:numPr>
      <w:spacing w:before="240" w:after="60" w:line="232" w:lineRule="atLeast"/>
      <w:ind w:left="-1" w:hanging="1"/>
      <w:jc w:val="both"/>
      <w:outlineLvl w:val="5"/>
    </w:pPr>
    <w:rPr>
      <w:i/>
      <w:sz w:val="22"/>
      <w:szCs w:val="20"/>
    </w:rPr>
  </w:style>
  <w:style w:type="paragraph" w:styleId="7">
    <w:name w:val="heading 7"/>
    <w:basedOn w:val="a"/>
    <w:next w:val="a"/>
    <w:pPr>
      <w:numPr>
        <w:ilvl w:val="6"/>
        <w:numId w:val="1"/>
      </w:numPr>
      <w:spacing w:before="240" w:after="60" w:line="232" w:lineRule="atLeast"/>
      <w:ind w:left="-1" w:hanging="1"/>
      <w:jc w:val="both"/>
      <w:outlineLvl w:val="6"/>
    </w:pPr>
    <w:rPr>
      <w:rFonts w:ascii="Arial" w:hAnsi="Arial"/>
      <w:sz w:val="20"/>
      <w:szCs w:val="20"/>
    </w:rPr>
  </w:style>
  <w:style w:type="paragraph" w:styleId="8">
    <w:name w:val="heading 8"/>
    <w:basedOn w:val="a"/>
    <w:next w:val="a"/>
    <w:pPr>
      <w:numPr>
        <w:ilvl w:val="7"/>
        <w:numId w:val="1"/>
      </w:numPr>
      <w:spacing w:before="240" w:after="60" w:line="232" w:lineRule="atLeast"/>
      <w:ind w:left="-1" w:hanging="1"/>
      <w:jc w:val="both"/>
      <w:outlineLvl w:val="7"/>
    </w:pPr>
    <w:rPr>
      <w:rFonts w:ascii="Arial" w:hAnsi="Arial"/>
      <w:i/>
      <w:sz w:val="20"/>
      <w:szCs w:val="20"/>
    </w:rPr>
  </w:style>
  <w:style w:type="paragraph" w:styleId="9">
    <w:name w:val="heading 9"/>
    <w:basedOn w:val="a"/>
    <w:next w:val="a"/>
    <w:pPr>
      <w:numPr>
        <w:ilvl w:val="8"/>
        <w:numId w:val="1"/>
      </w:numPr>
      <w:spacing w:before="240" w:after="60" w:line="232" w:lineRule="atLeast"/>
      <w:ind w:left="-1" w:hanging="1"/>
      <w:jc w:val="both"/>
      <w:outlineLvl w:val="8"/>
    </w:pPr>
    <w:rPr>
      <w:rFonts w:ascii="Arial" w:hAnsi="Arial"/>
      <w:b/>
      <w:i/>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uiPriority w:val="10"/>
    <w:qFormat/>
    <w:pPr>
      <w:jc w:val="center"/>
    </w:pPr>
    <w:rPr>
      <w:b/>
      <w:sz w:val="28"/>
      <w:szCs w:val="20"/>
    </w:rPr>
  </w:style>
  <w:style w:type="paragraph" w:styleId="a4">
    <w:name w:val="Balloon Text"/>
    <w:basedOn w:val="a"/>
    <w:rPr>
      <w:rFonts w:ascii="Lucida Grande" w:hAnsi="Lucida Grande"/>
      <w:sz w:val="18"/>
      <w:szCs w:val="18"/>
    </w:rPr>
  </w:style>
  <w:style w:type="paragraph" w:customStyle="1" w:styleId="NoParagraphStyle">
    <w:name w:val="[No Paragraph Style]"/>
    <w:pPr>
      <w:widowControl w:val="0"/>
      <w:suppressAutoHyphens/>
      <w:autoSpaceDE w:val="0"/>
      <w:autoSpaceDN w:val="0"/>
      <w:adjustRightInd w:val="0"/>
      <w:spacing w:line="288" w:lineRule="auto"/>
      <w:ind w:leftChars="-1" w:left="-1" w:hangingChars="1"/>
      <w:textDirection w:val="btLr"/>
      <w:textAlignment w:val="center"/>
      <w:outlineLvl w:val="0"/>
    </w:pPr>
    <w:rPr>
      <w:rFonts w:ascii="Times-Roman" w:hAnsi="Times-Roman" w:cs="Times-Roman"/>
      <w:color w:val="000000"/>
      <w:position w:val="-1"/>
      <w:lang w:eastAsia="en-US"/>
    </w:rPr>
  </w:style>
  <w:style w:type="paragraph" w:customStyle="1" w:styleId="text-read">
    <w:name w:val="text-read"/>
    <w:basedOn w:val="NoParagraphStyle"/>
    <w:pPr>
      <w:spacing w:line="245" w:lineRule="atLeast"/>
    </w:pPr>
    <w:rPr>
      <w:rFonts w:ascii="ArialMT" w:hAnsi="ArialMT" w:cs="ArialMT"/>
      <w:spacing w:val="3"/>
      <w:sz w:val="20"/>
      <w:szCs w:val="20"/>
    </w:rPr>
  </w:style>
  <w:style w:type="paragraph" w:customStyle="1" w:styleId="paragraphheader">
    <w:name w:val="paragraph header"/>
    <w:basedOn w:val="text-read"/>
    <w:rPr>
      <w:color w:val="00FFFF"/>
      <w:sz w:val="19"/>
      <w:szCs w:val="19"/>
    </w:rPr>
  </w:style>
  <w:style w:type="paragraph" w:customStyle="1" w:styleId="text-scan">
    <w:name w:val="text-scan"/>
    <w:basedOn w:val="text-read"/>
    <w:pPr>
      <w:spacing w:line="200" w:lineRule="atLeast"/>
    </w:pPr>
    <w:rPr>
      <w:spacing w:val="2"/>
      <w:sz w:val="16"/>
      <w:szCs w:val="16"/>
    </w:rPr>
  </w:style>
  <w:style w:type="paragraph" w:styleId="a5">
    <w:name w:val="header"/>
    <w:basedOn w:val="a"/>
  </w:style>
  <w:style w:type="character" w:customStyle="1" w:styleId="HeaderChar">
    <w:name w:val="Header Char"/>
    <w:basedOn w:val="a0"/>
    <w:rPr>
      <w:w w:val="100"/>
      <w:position w:val="-1"/>
      <w:effect w:val="none"/>
      <w:vertAlign w:val="baseline"/>
      <w:cs w:val="0"/>
      <w:em w:val="none"/>
    </w:rPr>
  </w:style>
  <w:style w:type="paragraph" w:styleId="a6">
    <w:name w:val="footer"/>
    <w:basedOn w:val="a"/>
  </w:style>
  <w:style w:type="character" w:customStyle="1" w:styleId="FooterChar">
    <w:name w:val="Footer Char"/>
    <w:basedOn w:val="a0"/>
    <w:rPr>
      <w:w w:val="100"/>
      <w:position w:val="-1"/>
      <w:effect w:val="none"/>
      <w:vertAlign w:val="baseline"/>
      <w:cs w:val="0"/>
      <w:em w:val="none"/>
    </w:rPr>
  </w:style>
  <w:style w:type="table" w:customStyle="1" w:styleId="IntenseQuote1">
    <w:name w:val="Intense Quote1"/>
    <w:basedOn w:val="a1"/>
    <w:pPr>
      <w:suppressAutoHyphens/>
      <w:spacing w:line="1" w:lineRule="atLeast"/>
      <w:ind w:leftChars="-1" w:left="-1" w:hangingChars="1"/>
      <w:textDirection w:val="btLr"/>
      <w:textAlignment w:val="top"/>
      <w:outlineLvl w:val="0"/>
    </w:pPr>
    <w:rPr>
      <w:color w:val="365F91"/>
      <w:position w:val="-1"/>
      <w:sz w:val="22"/>
      <w:szCs w:val="22"/>
      <w:lang w:eastAsia="zh-TW"/>
    </w:rPr>
    <w:tblPr>
      <w:tblStyleRowBandSize w:val="1"/>
      <w:tblStyleColBandSize w:val="1"/>
      <w:tblBorders>
        <w:top w:val="single" w:sz="8" w:space="0" w:color="4F81BD"/>
        <w:bottom w:val="single" w:sz="8" w:space="0" w:color="4F81BD"/>
      </w:tblBorders>
    </w:tblPr>
  </w:style>
  <w:style w:type="paragraph" w:customStyle="1" w:styleId="MediumGrid2-Accent11">
    <w:name w:val="Medium Grid 2 - Accent 11"/>
    <w:pPr>
      <w:suppressAutoHyphens/>
      <w:spacing w:line="1" w:lineRule="atLeast"/>
      <w:ind w:leftChars="-1" w:left="-1" w:hangingChars="1"/>
      <w:textDirection w:val="btLr"/>
      <w:textAlignment w:val="top"/>
      <w:outlineLvl w:val="0"/>
    </w:pPr>
    <w:rPr>
      <w:rFonts w:ascii="PMingLiU" w:hAnsi="PMingLiU"/>
      <w:position w:val="-1"/>
      <w:sz w:val="22"/>
      <w:szCs w:val="22"/>
      <w:lang w:eastAsia="en-US"/>
    </w:rPr>
  </w:style>
  <w:style w:type="character" w:customStyle="1" w:styleId="MediumGrid2-Accent1Char">
    <w:name w:val="Medium Grid 2 - Accent 1 Char"/>
    <w:rPr>
      <w:rFonts w:ascii="PMingLiU" w:eastAsia="Times New Roman" w:hAnsi="PMingLiU"/>
      <w:w w:val="100"/>
      <w:position w:val="-1"/>
      <w:sz w:val="22"/>
      <w:szCs w:val="22"/>
      <w:effect w:val="none"/>
      <w:vertAlign w:val="baseline"/>
      <w:cs w:val="0"/>
      <w:em w:val="none"/>
      <w:lang w:val="en-US" w:eastAsia="en-US" w:bidi="ar-SA"/>
    </w:rPr>
  </w:style>
  <w:style w:type="character" w:customStyle="1" w:styleId="Heading1Char">
    <w:name w:val="Heading 1 Char"/>
    <w:rPr>
      <w:rFonts w:ascii="Helvetica" w:eastAsia="Times New Roman" w:hAnsi="Helvetica" w:cs="Times New Roman"/>
      <w:b/>
      <w:w w:val="100"/>
      <w:kern w:val="28"/>
      <w:position w:val="-1"/>
      <w:sz w:val="28"/>
      <w:szCs w:val="20"/>
      <w:effect w:val="none"/>
      <w:vertAlign w:val="baseline"/>
      <w:cs w:val="0"/>
      <w:em w:val="none"/>
    </w:rPr>
  </w:style>
  <w:style w:type="character" w:customStyle="1" w:styleId="Heading2Char">
    <w:name w:val="Heading 2 Char"/>
    <w:rPr>
      <w:rFonts w:ascii="Times New Roman" w:eastAsia="Times New Roman" w:hAnsi="Times New Roman" w:cs="Times New Roman"/>
      <w:snapToGrid w:val="0"/>
      <w:w w:val="100"/>
      <w:position w:val="-1"/>
      <w:szCs w:val="20"/>
      <w:effect w:val="none"/>
      <w:vertAlign w:val="baseline"/>
      <w:cs w:val="0"/>
      <w:em w:val="none"/>
    </w:rPr>
  </w:style>
  <w:style w:type="character" w:customStyle="1" w:styleId="Heading3Char">
    <w:name w:val="Heading 3 Char"/>
    <w:rPr>
      <w:rFonts w:ascii="Univers Condensed" w:eastAsia="Times New Roman" w:hAnsi="Univers Condensed" w:cs="Times New Roman"/>
      <w:b/>
      <w:snapToGrid w:val="0"/>
      <w:w w:val="100"/>
      <w:position w:val="-1"/>
      <w:sz w:val="20"/>
      <w:szCs w:val="20"/>
      <w:u w:val="single"/>
      <w:effect w:val="none"/>
      <w:vertAlign w:val="baseline"/>
      <w:cs w:val="0"/>
      <w:em w:val="none"/>
    </w:rPr>
  </w:style>
  <w:style w:type="character" w:customStyle="1" w:styleId="Heading4Char">
    <w:name w:val="Heading 4 Char"/>
    <w:rPr>
      <w:rFonts w:ascii="Arial" w:eastAsia="Times New Roman" w:hAnsi="Arial" w:cs="Times New Roman"/>
      <w:b/>
      <w:w w:val="100"/>
      <w:position w:val="-1"/>
      <w:szCs w:val="20"/>
      <w:effect w:val="none"/>
      <w:vertAlign w:val="baseline"/>
      <w:cs w:val="0"/>
      <w:em w:val="none"/>
    </w:rPr>
  </w:style>
  <w:style w:type="character" w:customStyle="1" w:styleId="Heading5Char">
    <w:name w:val="Heading 5 Char"/>
    <w:rPr>
      <w:rFonts w:ascii="Univers Condensed" w:eastAsia="Times New Roman" w:hAnsi="Univers Condensed" w:cs="Times New Roman"/>
      <w:w w:val="100"/>
      <w:position w:val="-1"/>
      <w:sz w:val="22"/>
      <w:szCs w:val="20"/>
      <w:effect w:val="none"/>
      <w:vertAlign w:val="baseline"/>
      <w:cs w:val="0"/>
      <w:em w:val="none"/>
    </w:rPr>
  </w:style>
  <w:style w:type="character" w:customStyle="1" w:styleId="Heading6Char">
    <w:name w:val="Heading 6 Char"/>
    <w:rPr>
      <w:rFonts w:ascii="Times New Roman" w:eastAsia="Times New Roman" w:hAnsi="Times New Roman" w:cs="Times New Roman"/>
      <w:i/>
      <w:w w:val="100"/>
      <w:position w:val="-1"/>
      <w:sz w:val="22"/>
      <w:szCs w:val="20"/>
      <w:effect w:val="none"/>
      <w:vertAlign w:val="baseline"/>
      <w:cs w:val="0"/>
      <w:em w:val="none"/>
    </w:rPr>
  </w:style>
  <w:style w:type="character" w:customStyle="1" w:styleId="Heading7Char">
    <w:name w:val="Heading 7 Char"/>
    <w:rPr>
      <w:rFonts w:ascii="Arial" w:eastAsia="Times New Roman" w:hAnsi="Arial" w:cs="Times New Roman"/>
      <w:w w:val="100"/>
      <w:position w:val="-1"/>
      <w:sz w:val="20"/>
      <w:szCs w:val="20"/>
      <w:effect w:val="none"/>
      <w:vertAlign w:val="baseline"/>
      <w:cs w:val="0"/>
      <w:em w:val="none"/>
    </w:rPr>
  </w:style>
  <w:style w:type="character" w:customStyle="1" w:styleId="Heading8Char">
    <w:name w:val="Heading 8 Char"/>
    <w:rPr>
      <w:rFonts w:ascii="Arial" w:eastAsia="Times New Roman" w:hAnsi="Arial" w:cs="Times New Roman"/>
      <w:i/>
      <w:w w:val="100"/>
      <w:position w:val="-1"/>
      <w:sz w:val="20"/>
      <w:szCs w:val="20"/>
      <w:effect w:val="none"/>
      <w:vertAlign w:val="baseline"/>
      <w:cs w:val="0"/>
      <w:em w:val="none"/>
    </w:rPr>
  </w:style>
  <w:style w:type="character" w:customStyle="1" w:styleId="Heading9Char">
    <w:name w:val="Heading 9 Char"/>
    <w:rPr>
      <w:rFonts w:ascii="Arial" w:eastAsia="Times New Roman" w:hAnsi="Arial" w:cs="Times New Roman"/>
      <w:b/>
      <w:i/>
      <w:w w:val="100"/>
      <w:position w:val="-1"/>
      <w:sz w:val="20"/>
      <w:szCs w:val="20"/>
      <w:effect w:val="none"/>
      <w:vertAlign w:val="baseline"/>
      <w:cs w:val="0"/>
      <w:em w:val="none"/>
    </w:rPr>
  </w:style>
  <w:style w:type="paragraph" w:customStyle="1" w:styleId="CDwlongfillline">
    <w:name w:val="CD w/long fill line"/>
    <w:basedOn w:val="a"/>
    <w:pPr>
      <w:spacing w:before="120"/>
    </w:pPr>
    <w:rPr>
      <w:rFonts w:ascii="Univers Condensed" w:hAnsi="Univers Condensed"/>
      <w:b/>
      <w:sz w:val="16"/>
      <w:szCs w:val="20"/>
    </w:rPr>
  </w:style>
  <w:style w:type="paragraph" w:customStyle="1" w:styleId="SrvcPar1">
    <w:name w:val="SrvcPar1"/>
    <w:pPr>
      <w:numPr>
        <w:numId w:val="2"/>
      </w:numPr>
      <w:tabs>
        <w:tab w:val="left" w:pos="-1440"/>
        <w:tab w:val="left" w:pos="-720"/>
        <w:tab w:val="left" w:pos="0"/>
      </w:tabs>
      <w:suppressAutoHyphens/>
      <w:spacing w:before="120" w:after="120" w:line="1" w:lineRule="atLeast"/>
      <w:ind w:leftChars="-1" w:left="630" w:hangingChars="1" w:hanging="450"/>
      <w:textDirection w:val="btLr"/>
      <w:textAlignment w:val="top"/>
      <w:outlineLvl w:val="0"/>
    </w:pPr>
    <w:rPr>
      <w:rFonts w:ascii="Garamond" w:hAnsi="Garamond"/>
      <w:position w:val="-1"/>
      <w:sz w:val="22"/>
      <w:u w:val="single"/>
      <w:lang w:eastAsia="en-US"/>
    </w:rPr>
  </w:style>
  <w:style w:type="paragraph" w:customStyle="1" w:styleId="SrvcPara">
    <w:name w:val="SrvcPar(a)"/>
    <w:pPr>
      <w:numPr>
        <w:ilvl w:val="1"/>
        <w:numId w:val="2"/>
      </w:numPr>
      <w:tabs>
        <w:tab w:val="left" w:pos="-1440"/>
        <w:tab w:val="left" w:pos="-720"/>
      </w:tabs>
      <w:suppressAutoHyphens/>
      <w:spacing w:after="120" w:line="1" w:lineRule="atLeast"/>
      <w:ind w:leftChars="-1" w:left="-1" w:hangingChars="1" w:hanging="1"/>
      <w:textDirection w:val="btLr"/>
      <w:textAlignment w:val="top"/>
      <w:outlineLvl w:val="0"/>
    </w:pPr>
    <w:rPr>
      <w:rFonts w:ascii="Garamond" w:hAnsi="Garamond"/>
      <w:position w:val="-1"/>
      <w:sz w:val="22"/>
      <w:u w:val="single"/>
      <w:lang w:eastAsia="en-US"/>
    </w:rPr>
  </w:style>
  <w:style w:type="character" w:styleId="a7">
    <w:name w:val="page number"/>
    <w:basedOn w:val="a0"/>
    <w:rPr>
      <w:w w:val="100"/>
      <w:position w:val="-1"/>
      <w:effect w:val="none"/>
      <w:vertAlign w:val="baseline"/>
      <w:cs w:val="0"/>
      <w:em w:val="none"/>
    </w:rPr>
  </w:style>
  <w:style w:type="paragraph" w:styleId="a8">
    <w:name w:val="Body Text"/>
    <w:basedOn w:val="a"/>
    <w:pPr>
      <w:widowControl w:val="0"/>
    </w:pPr>
    <w:rPr>
      <w:snapToGrid w:val="0"/>
      <w:color w:val="000000"/>
      <w:sz w:val="20"/>
      <w:szCs w:val="20"/>
    </w:rPr>
  </w:style>
  <w:style w:type="character" w:customStyle="1" w:styleId="BodyTextChar">
    <w:name w:val="Body Text Char"/>
    <w:rPr>
      <w:rFonts w:ascii="Times New Roman" w:eastAsia="Times New Roman" w:hAnsi="Times New Roman" w:cs="Times New Roman"/>
      <w:snapToGrid w:val="0"/>
      <w:color w:val="000000"/>
      <w:w w:val="100"/>
      <w:position w:val="-1"/>
      <w:szCs w:val="20"/>
      <w:effect w:val="none"/>
      <w:vertAlign w:val="baseline"/>
      <w:cs w:val="0"/>
      <w:em w:val="none"/>
    </w:rPr>
  </w:style>
  <w:style w:type="paragraph" w:styleId="30">
    <w:name w:val="Body Text 3"/>
    <w:basedOn w:val="a"/>
    <w:pPr>
      <w:widowControl w:val="0"/>
      <w:spacing w:line="200" w:lineRule="atLeast"/>
      <w:ind w:left="1296" w:hanging="432"/>
    </w:pPr>
    <w:rPr>
      <w:rFonts w:ascii="Arial" w:hAnsi="Arial"/>
      <w:snapToGrid w:val="0"/>
      <w:color w:val="000000"/>
      <w:sz w:val="20"/>
      <w:szCs w:val="20"/>
    </w:rPr>
  </w:style>
  <w:style w:type="character" w:customStyle="1" w:styleId="BodyText3Char">
    <w:name w:val="Body Text 3 Char"/>
    <w:rPr>
      <w:rFonts w:ascii="Arial" w:eastAsia="Times New Roman" w:hAnsi="Arial" w:cs="Times New Roman"/>
      <w:snapToGrid w:val="0"/>
      <w:color w:val="000000"/>
      <w:w w:val="100"/>
      <w:position w:val="-1"/>
      <w:sz w:val="20"/>
      <w:szCs w:val="20"/>
      <w:effect w:val="none"/>
      <w:vertAlign w:val="baseline"/>
      <w:cs w:val="0"/>
      <w:em w:val="none"/>
    </w:rPr>
  </w:style>
  <w:style w:type="paragraph" w:styleId="a9">
    <w:name w:val="Body Text Indent"/>
    <w:basedOn w:val="a"/>
    <w:pPr>
      <w:spacing w:after="120"/>
      <w:ind w:left="360"/>
    </w:pPr>
    <w:rPr>
      <w:sz w:val="20"/>
      <w:szCs w:val="20"/>
    </w:rPr>
  </w:style>
  <w:style w:type="character" w:customStyle="1" w:styleId="BodyTextIndentChar">
    <w:name w:val="Body Text Indent Char"/>
    <w:rPr>
      <w:rFonts w:ascii="Times New Roman" w:eastAsia="Times New Roman" w:hAnsi="Times New Roman" w:cs="Times New Roman"/>
      <w:w w:val="100"/>
      <w:position w:val="-1"/>
      <w:effect w:val="none"/>
      <w:vertAlign w:val="baseline"/>
      <w:cs w:val="0"/>
      <w:em w:val="none"/>
    </w:rPr>
  </w:style>
  <w:style w:type="character" w:customStyle="1" w:styleId="TitleChar">
    <w:name w:val="Title Char"/>
    <w:rPr>
      <w:rFonts w:ascii="Times New Roman" w:eastAsia="Times New Roman" w:hAnsi="Times New Roman" w:cs="Times New Roman"/>
      <w:b/>
      <w:w w:val="100"/>
      <w:position w:val="-1"/>
      <w:sz w:val="28"/>
      <w:szCs w:val="20"/>
      <w:effect w:val="none"/>
      <w:vertAlign w:val="baseline"/>
      <w:cs w:val="0"/>
      <w:em w:val="none"/>
    </w:rPr>
  </w:style>
  <w:style w:type="paragraph" w:customStyle="1" w:styleId="Numbered">
    <w:name w:val="Numbered"/>
    <w:basedOn w:val="a"/>
    <w:pPr>
      <w:tabs>
        <w:tab w:val="num" w:pos="720"/>
      </w:tabs>
      <w:spacing w:after="80"/>
      <w:ind w:left="450" w:hanging="450"/>
    </w:pPr>
    <w:rPr>
      <w:szCs w:val="20"/>
    </w:rPr>
  </w:style>
  <w:style w:type="character" w:styleId="aa">
    <w:name w:val="annotation reference"/>
    <w:rPr>
      <w:w w:val="100"/>
      <w:position w:val="-1"/>
      <w:sz w:val="18"/>
      <w:effect w:val="none"/>
      <w:vertAlign w:val="baseline"/>
      <w:cs w:val="0"/>
      <w:em w:val="none"/>
    </w:rPr>
  </w:style>
  <w:style w:type="paragraph" w:styleId="ab">
    <w:name w:val="annotation text"/>
    <w:basedOn w:val="a"/>
    <w:rPr>
      <w:sz w:val="20"/>
      <w:szCs w:val="20"/>
    </w:rPr>
  </w:style>
  <w:style w:type="character" w:customStyle="1" w:styleId="CommentTextChar">
    <w:name w:val="Comment Text Char"/>
    <w:rPr>
      <w:rFonts w:ascii="Times New Roman" w:eastAsia="Times New Roman" w:hAnsi="Times New Roman" w:cs="Times New Roman"/>
      <w:w w:val="100"/>
      <w:position w:val="-1"/>
      <w:effect w:val="none"/>
      <w:vertAlign w:val="baseline"/>
      <w:cs w:val="0"/>
      <w:em w:val="none"/>
    </w:rPr>
  </w:style>
  <w:style w:type="paragraph" w:styleId="ac">
    <w:name w:val="annotation subject"/>
    <w:basedOn w:val="ab"/>
    <w:next w:val="ab"/>
    <w:rPr>
      <w:b/>
      <w:bCs/>
    </w:rPr>
  </w:style>
  <w:style w:type="character" w:customStyle="1" w:styleId="CommentSubjectChar">
    <w:name w:val="Comment Subject Char"/>
    <w:rPr>
      <w:rFonts w:ascii="Times New Roman" w:eastAsia="Times New Roman" w:hAnsi="Times New Roman" w:cs="Times New Roman"/>
      <w:b/>
      <w:bCs/>
      <w:w w:val="100"/>
      <w:position w:val="-1"/>
      <w:sz w:val="20"/>
      <w:szCs w:val="20"/>
      <w:effect w:val="none"/>
      <w:vertAlign w:val="baseline"/>
      <w:cs w:val="0"/>
      <w:em w:val="none"/>
    </w:rPr>
  </w:style>
  <w:style w:type="character" w:customStyle="1" w:styleId="textbold">
    <w:name w:val="text bold"/>
    <w:rPr>
      <w:rFonts w:ascii="Arial-BoldMT" w:hAnsi="Arial-BoldMT" w:cs="Arial-BoldMT"/>
      <w:b/>
      <w:bCs/>
      <w:color w:val="000000"/>
      <w:w w:val="100"/>
      <w:position w:val="-1"/>
      <w:effect w:val="none"/>
      <w:vertAlign w:val="baseline"/>
      <w:cs w:val="0"/>
      <w:em w:val="none"/>
    </w:rPr>
  </w:style>
  <w:style w:type="paragraph" w:customStyle="1" w:styleId="ColorfulShading-Accent11">
    <w:name w:val="Colorful Shading - Accent 11"/>
    <w:pPr>
      <w:suppressAutoHyphens/>
      <w:spacing w:line="1" w:lineRule="atLeast"/>
      <w:ind w:leftChars="-1" w:left="-1" w:hangingChars="1"/>
      <w:textDirection w:val="btLr"/>
      <w:textAlignment w:val="top"/>
      <w:outlineLvl w:val="0"/>
    </w:pPr>
    <w:rPr>
      <w:position w:val="-1"/>
      <w:lang w:eastAsia="en-US"/>
    </w:rPr>
  </w:style>
  <w:style w:type="paragraph" w:styleId="ad">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e">
    <w:name w:val="Revision"/>
    <w:hidden/>
    <w:uiPriority w:val="99"/>
    <w:semiHidden/>
    <w:rsid w:val="005A17A2"/>
    <w:rPr>
      <w:position w:val="-1"/>
      <w:lang w:eastAsia="en-US"/>
    </w:rPr>
  </w:style>
  <w:style w:type="paragraph" w:styleId="HTML">
    <w:name w:val="HTML Preformatted"/>
    <w:basedOn w:val="a"/>
    <w:link w:val="HTMLChar"/>
    <w:uiPriority w:val="99"/>
    <w:semiHidden/>
    <w:unhideWhenUsed/>
    <w:rsid w:val="00A70749"/>
    <w:pPr>
      <w:spacing w:line="240" w:lineRule="auto"/>
    </w:pPr>
    <w:rPr>
      <w:rFonts w:ascii="Consolas" w:hAnsi="Consolas"/>
      <w:sz w:val="20"/>
      <w:szCs w:val="20"/>
    </w:rPr>
  </w:style>
  <w:style w:type="character" w:customStyle="1" w:styleId="HTMLChar">
    <w:name w:val="미리 서식이 지정된 HTML Char"/>
    <w:basedOn w:val="a0"/>
    <w:link w:val="HTML"/>
    <w:uiPriority w:val="99"/>
    <w:semiHidden/>
    <w:rsid w:val="00A70749"/>
    <w:rPr>
      <w:rFonts w:ascii="Consolas" w:hAnsi="Consolas"/>
      <w:position w:val="-1"/>
      <w:sz w:val="20"/>
      <w:szCs w:val="20"/>
      <w:lang w:eastAsia="en-US"/>
    </w:rPr>
  </w:style>
  <w:style w:type="paragraph" w:styleId="af">
    <w:name w:val="List Paragraph"/>
    <w:basedOn w:val="a"/>
    <w:uiPriority w:val="34"/>
    <w:qFormat/>
    <w:rsid w:val="006201E4"/>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DZ6mW9kle3vBIvphDLZ6eKytFg==">CgMxLjAikQIKC0FBQUE4djFPeFI0EtsBCgtBQUFBOHYxT3hSNBILQUFBQTh2MU94UjQaDQoJdGV4dC9odG1sEgAiDgoKdGV4dC9wbGFpbhIAKhsiFTEwMDUzMTgyOTAzMzA0MzgxNzk0OCgAOAAwo4zpuMIxOLeV6bjCMUo7CiRhcHBsaWNhdGlvbi92bmQuZ29vZ2xlLWFwcHMuZG9jcy5tZHMaE8LX2uQBDRoLCgcKATEQARgAEAFaDG5oeGRodXpocmJpaXICIAB4AIIBFHN1Z2dlc3QuaTFheWY0eTlua3FvmgEGCAAQABgAsAEAuAEAGKOM6bjCMSC3lem4wjEwAEIUc3VnZ2VzdC5pMWF5ZjR5OW5rcW84AGomChRzdWdnZXN0LmkxYXlmNHk5bmtxbxIOTWF0dGhldyBIaWdoYW1yITE0NElKS2NiMXozT2p6QUlTckxrNXpfek9mUnhGakRf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1029</TotalTime>
  <Pages>6</Pages>
  <Words>4725</Words>
  <Characters>26937</Characters>
  <Application>Microsoft Office Word</Application>
  <DocSecurity>0</DocSecurity>
  <Lines>224</Lines>
  <Paragraphs>63</Paragraphs>
  <ScaleCrop>false</ScaleCrop>
  <HeadingPairs>
    <vt:vector size="2" baseType="variant">
      <vt:variant>
        <vt:lpstr>제목</vt:lpstr>
      </vt:variant>
      <vt:variant>
        <vt:i4>1</vt:i4>
      </vt:variant>
    </vt:vector>
  </HeadingPairs>
  <TitlesOfParts>
    <vt:vector size="1" baseType="lpstr">
      <vt:lpstr/>
    </vt:vector>
  </TitlesOfParts>
  <Company>FURSYS GROUP</Company>
  <LinksUpToDate>false</LinksUpToDate>
  <CharactersWithSpaces>31599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rbaudoin</dc:creator>
  <cp:lastModifiedBy>김현주 (Hyunjoo Kim)</cp:lastModifiedBy>
  <cp:revision>9</cp:revision>
  <dcterms:created xsi:type="dcterms:W3CDTF">2024-03-12T08:39:00Z</dcterms:created>
  <dcterms:modified xsi:type="dcterms:W3CDTF">2024-03-13T08:15:00Z</dcterms:modified>
</cp:coreProperties>
</file>