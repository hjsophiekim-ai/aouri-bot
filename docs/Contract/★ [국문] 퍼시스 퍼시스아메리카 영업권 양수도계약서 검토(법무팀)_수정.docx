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65E1" w:rsidRPr="00E528F0" w:rsidRDefault="00F665E1" w:rsidP="00F665E1">
      <w:pPr>
        <w:jc w:val="center"/>
        <w:rPr>
          <w:b/>
          <w:sz w:val="28"/>
        </w:rPr>
      </w:pPr>
      <w:r w:rsidRPr="00E528F0">
        <w:rPr>
          <w:b/>
          <w:sz w:val="28"/>
        </w:rPr>
        <w:t>영업권 양도</w:t>
      </w:r>
      <w:r w:rsidRPr="00E528F0">
        <w:rPr>
          <w:rFonts w:hint="eastAsia"/>
          <w:b/>
          <w:sz w:val="28"/>
        </w:rPr>
        <w:t xml:space="preserve"> 양수</w:t>
      </w:r>
      <w:r w:rsidRPr="00E528F0">
        <w:rPr>
          <w:b/>
          <w:sz w:val="28"/>
        </w:rPr>
        <w:t xml:space="preserve"> 계약서</w:t>
      </w:r>
    </w:p>
    <w:p w:rsidR="00F665E1" w:rsidRPr="00E528F0" w:rsidRDefault="00F665E1" w:rsidP="00F665E1">
      <w:pPr>
        <w:jc w:val="center"/>
        <w:rPr>
          <w:sz w:val="22"/>
        </w:rPr>
      </w:pPr>
    </w:p>
    <w:p w:rsidR="00F665E1" w:rsidRPr="00E528F0" w:rsidRDefault="00F665E1" w:rsidP="00F665E1">
      <w:pPr>
        <w:rPr>
          <w:sz w:val="22"/>
        </w:rPr>
      </w:pPr>
      <w:r w:rsidRPr="00E528F0">
        <w:rPr>
          <w:sz w:val="22"/>
        </w:rPr>
        <w:t xml:space="preserve">본 계약서(이하 "본 계약")는 2025년 __월 __일(이하 "계약 체결일")에 주식회사 </w:t>
      </w:r>
      <w:proofErr w:type="spellStart"/>
      <w:r w:rsidRPr="00E528F0">
        <w:rPr>
          <w:sz w:val="22"/>
        </w:rPr>
        <w:t>퍼시스</w:t>
      </w:r>
      <w:proofErr w:type="spellEnd"/>
      <w:r w:rsidRPr="00E528F0">
        <w:rPr>
          <w:sz w:val="22"/>
        </w:rPr>
        <w:t xml:space="preserve">(이하 "양도인")와 </w:t>
      </w:r>
      <w:proofErr w:type="spellStart"/>
      <w:r w:rsidRPr="00E528F0">
        <w:rPr>
          <w:sz w:val="22"/>
        </w:rPr>
        <w:t>퍼시스아메리카</w:t>
      </w:r>
      <w:proofErr w:type="spellEnd"/>
      <w:r w:rsidRPr="00E528F0">
        <w:rPr>
          <w:sz w:val="22"/>
        </w:rPr>
        <w:t xml:space="preserve"> 주식회사(이하 "양수인") 간에 체결되었다.</w:t>
      </w:r>
    </w:p>
    <w:p w:rsidR="00F665E1" w:rsidRPr="00E528F0" w:rsidRDefault="00F665E1" w:rsidP="00F665E1">
      <w:pPr>
        <w:rPr>
          <w:sz w:val="22"/>
        </w:rPr>
      </w:pPr>
    </w:p>
    <w:p w:rsidR="00F665E1" w:rsidRPr="00E528F0" w:rsidRDefault="00F665E1" w:rsidP="00F665E1">
      <w:pPr>
        <w:rPr>
          <w:b/>
          <w:sz w:val="22"/>
        </w:rPr>
      </w:pPr>
      <w:r w:rsidRPr="00E528F0">
        <w:rPr>
          <w:b/>
          <w:sz w:val="22"/>
        </w:rPr>
        <w:t xml:space="preserve">제1조 (목적) </w:t>
      </w:r>
    </w:p>
    <w:p w:rsidR="00F665E1" w:rsidRPr="00E528F0" w:rsidRDefault="00F665E1" w:rsidP="00F665E1">
      <w:pPr>
        <w:rPr>
          <w:sz w:val="22"/>
        </w:rPr>
      </w:pPr>
      <w:r w:rsidRPr="00E528F0">
        <w:rPr>
          <w:sz w:val="22"/>
        </w:rPr>
        <w:t>본 계약은 양도인이 보유한 미국시장 내 영업권(이하 "양도대상 영업권")을 양수인에게 양도하고, 양수인이 이를 인수하는 데 필요한 사항을 규정함을 목적으로 한다.</w:t>
      </w:r>
    </w:p>
    <w:p w:rsidR="00F665E1" w:rsidRPr="00E528F0" w:rsidRDefault="00F665E1" w:rsidP="00F665E1">
      <w:pPr>
        <w:rPr>
          <w:sz w:val="22"/>
        </w:rPr>
      </w:pPr>
    </w:p>
    <w:p w:rsidR="00224B9F" w:rsidRPr="00E528F0" w:rsidRDefault="00224B9F" w:rsidP="00F665E1">
      <w:pPr>
        <w:rPr>
          <w:b/>
          <w:sz w:val="22"/>
        </w:rPr>
      </w:pPr>
      <w:r w:rsidRPr="00E528F0">
        <w:rPr>
          <w:rFonts w:hint="eastAsia"/>
          <w:b/>
          <w:sz w:val="22"/>
        </w:rPr>
        <w:t>제</w:t>
      </w:r>
      <w:r w:rsidRPr="00E528F0">
        <w:rPr>
          <w:b/>
          <w:sz w:val="22"/>
        </w:rPr>
        <w:t>2</w:t>
      </w:r>
      <w:r w:rsidRPr="00E528F0">
        <w:rPr>
          <w:rFonts w:hint="eastAsia"/>
          <w:b/>
          <w:sz w:val="22"/>
        </w:rPr>
        <w:t xml:space="preserve">조 </w:t>
      </w:r>
      <w:r w:rsidRPr="00E528F0">
        <w:rPr>
          <w:b/>
          <w:sz w:val="22"/>
        </w:rPr>
        <w:t>(</w:t>
      </w:r>
      <w:proofErr w:type="spellStart"/>
      <w:r w:rsidRPr="00E528F0">
        <w:rPr>
          <w:rFonts w:hint="eastAsia"/>
          <w:b/>
          <w:sz w:val="22"/>
        </w:rPr>
        <w:t>양도ㆍ양수의</w:t>
      </w:r>
      <w:proofErr w:type="spellEnd"/>
      <w:r w:rsidRPr="00E528F0">
        <w:rPr>
          <w:rFonts w:hint="eastAsia"/>
          <w:b/>
          <w:sz w:val="22"/>
        </w:rPr>
        <w:t xml:space="preserve"> 기준일)</w:t>
      </w:r>
    </w:p>
    <w:p w:rsidR="00224B9F" w:rsidRPr="00E528F0" w:rsidRDefault="00706230" w:rsidP="00F665E1">
      <w:pPr>
        <w:rPr>
          <w:sz w:val="22"/>
        </w:rPr>
      </w:pPr>
      <w:r w:rsidRPr="00E528F0">
        <w:rPr>
          <w:rFonts w:hint="eastAsia"/>
          <w:sz w:val="22"/>
        </w:rPr>
        <w:t xml:space="preserve">양도대상 영업권의 기준일은 </w:t>
      </w:r>
      <w:proofErr w:type="gramStart"/>
      <w:r w:rsidRPr="00E528F0">
        <w:rPr>
          <w:sz w:val="22"/>
        </w:rPr>
        <w:t>[  ]</w:t>
      </w:r>
      <w:proofErr w:type="gramEnd"/>
      <w:r w:rsidRPr="00E528F0">
        <w:rPr>
          <w:rFonts w:hint="eastAsia"/>
          <w:sz w:val="22"/>
        </w:rPr>
        <w:t xml:space="preserve">년 </w:t>
      </w:r>
      <w:r w:rsidRPr="00E528F0">
        <w:rPr>
          <w:sz w:val="22"/>
        </w:rPr>
        <w:t>[  ]</w:t>
      </w:r>
      <w:r w:rsidRPr="00E528F0">
        <w:rPr>
          <w:rFonts w:hint="eastAsia"/>
          <w:sz w:val="22"/>
        </w:rPr>
        <w:t xml:space="preserve">월 </w:t>
      </w:r>
      <w:r w:rsidRPr="00E528F0">
        <w:rPr>
          <w:sz w:val="22"/>
        </w:rPr>
        <w:t>[  ]</w:t>
      </w:r>
      <w:r w:rsidRPr="00E528F0">
        <w:rPr>
          <w:rFonts w:hint="eastAsia"/>
          <w:sz w:val="22"/>
        </w:rPr>
        <w:t>일로 한다.</w:t>
      </w:r>
      <w:r w:rsidRPr="00E528F0">
        <w:rPr>
          <w:sz w:val="22"/>
        </w:rPr>
        <w:t xml:space="preserve"> </w:t>
      </w:r>
    </w:p>
    <w:p w:rsidR="00224B9F" w:rsidRPr="00E528F0" w:rsidRDefault="00224B9F" w:rsidP="00F665E1">
      <w:pPr>
        <w:rPr>
          <w:sz w:val="22"/>
        </w:rPr>
      </w:pPr>
    </w:p>
    <w:p w:rsidR="00F665E1" w:rsidRPr="00E528F0" w:rsidRDefault="00F665E1" w:rsidP="00F665E1">
      <w:pPr>
        <w:rPr>
          <w:b/>
          <w:sz w:val="22"/>
        </w:rPr>
      </w:pPr>
      <w:r w:rsidRPr="00E528F0">
        <w:rPr>
          <w:b/>
          <w:sz w:val="22"/>
        </w:rPr>
        <w:t>제</w:t>
      </w:r>
      <w:r w:rsidR="007E1D36" w:rsidRPr="00E528F0">
        <w:rPr>
          <w:b/>
          <w:sz w:val="22"/>
        </w:rPr>
        <w:t>3</w:t>
      </w:r>
      <w:r w:rsidRPr="00E528F0">
        <w:rPr>
          <w:b/>
          <w:sz w:val="22"/>
        </w:rPr>
        <w:t>조 (양도대상 영업권의 범위)</w:t>
      </w:r>
    </w:p>
    <w:p w:rsidR="00F665E1" w:rsidRPr="00716E2A" w:rsidRDefault="00F665E1" w:rsidP="00716E2A">
      <w:pPr>
        <w:rPr>
          <w:sz w:val="22"/>
        </w:rPr>
      </w:pPr>
      <w:r w:rsidRPr="00716E2A">
        <w:rPr>
          <w:sz w:val="22"/>
        </w:rPr>
        <w:t>양도대상 영업권은 양도인이 미국시장에서 보유한 영업권 일체를 포함하며, 다음 각 호의 권리를 포함</w:t>
      </w:r>
      <w:ins w:id="0" w:author="김현주 (Hyunjoo Kim)" w:date="2025-05-16T13:46:00Z">
        <w:r w:rsidR="0058287D">
          <w:rPr>
            <w:rFonts w:hint="eastAsia"/>
            <w:sz w:val="22"/>
          </w:rPr>
          <w:t>하며,</w:t>
        </w:r>
        <w:r w:rsidR="0058287D">
          <w:rPr>
            <w:sz w:val="22"/>
          </w:rPr>
          <w:t xml:space="preserve"> </w:t>
        </w:r>
        <w:r w:rsidR="0058287D">
          <w:rPr>
            <w:rFonts w:hint="eastAsia"/>
            <w:sz w:val="22"/>
          </w:rPr>
          <w:t>양도인의 채무</w:t>
        </w:r>
      </w:ins>
      <w:ins w:id="1" w:author="김현주 (Hyunjoo Kim)" w:date="2025-05-16T13:47:00Z">
        <w:r w:rsidR="0058287D">
          <w:rPr>
            <w:rFonts w:hint="eastAsia"/>
            <w:sz w:val="22"/>
          </w:rPr>
          <w:t xml:space="preserve"> 또는 계약상 의무는 포함되지 아니한다.</w:t>
        </w:r>
        <w:r w:rsidR="0058287D">
          <w:rPr>
            <w:sz w:val="22"/>
          </w:rPr>
          <w:t xml:space="preserve"> </w:t>
        </w:r>
      </w:ins>
      <w:del w:id="2" w:author="김현주 (Hyunjoo Kim)" w:date="2025-05-16T13:46:00Z">
        <w:r w:rsidRPr="00716E2A" w:rsidDel="0058287D">
          <w:rPr>
            <w:sz w:val="22"/>
          </w:rPr>
          <w:delText>한다.</w:delText>
        </w:r>
      </w:del>
    </w:p>
    <w:p w:rsidR="00CF7666" w:rsidRPr="00E528F0" w:rsidRDefault="00F665E1" w:rsidP="00CF7666">
      <w:pPr>
        <w:pStyle w:val="a5"/>
        <w:numPr>
          <w:ilvl w:val="0"/>
          <w:numId w:val="9"/>
        </w:numPr>
        <w:ind w:leftChars="0"/>
        <w:rPr>
          <w:sz w:val="22"/>
        </w:rPr>
      </w:pPr>
      <w:r w:rsidRPr="00E528F0">
        <w:rPr>
          <w:sz w:val="22"/>
        </w:rPr>
        <w:t>미국 내 사업 운영에 따른 영업상 신용 및 고객 정보</w:t>
      </w:r>
    </w:p>
    <w:p w:rsidR="00CF7666" w:rsidRPr="00E528F0" w:rsidRDefault="00F665E1" w:rsidP="00CF7666">
      <w:pPr>
        <w:pStyle w:val="a5"/>
        <w:numPr>
          <w:ilvl w:val="0"/>
          <w:numId w:val="9"/>
        </w:numPr>
        <w:ind w:leftChars="0"/>
        <w:rPr>
          <w:sz w:val="22"/>
        </w:rPr>
      </w:pPr>
      <w:r w:rsidRPr="00E528F0">
        <w:rPr>
          <w:sz w:val="22"/>
        </w:rPr>
        <w:t>상표 및 상호 사용권</w:t>
      </w:r>
    </w:p>
    <w:p w:rsidR="00CF7666" w:rsidRPr="00E528F0" w:rsidRDefault="00F665E1" w:rsidP="00CF7666">
      <w:pPr>
        <w:pStyle w:val="a5"/>
        <w:numPr>
          <w:ilvl w:val="0"/>
          <w:numId w:val="9"/>
        </w:numPr>
        <w:ind w:leftChars="0"/>
        <w:rPr>
          <w:sz w:val="22"/>
        </w:rPr>
      </w:pPr>
      <w:r w:rsidRPr="00E528F0">
        <w:rPr>
          <w:sz w:val="22"/>
        </w:rPr>
        <w:t>기존 계약 및 거래 관계</w:t>
      </w:r>
      <w:ins w:id="3" w:author="김현주 (Hyunjoo Kim)" w:date="2025-05-16T13:47:00Z">
        <w:r w:rsidR="0058287D">
          <w:rPr>
            <w:rFonts w:hint="eastAsia"/>
            <w:sz w:val="22"/>
          </w:rPr>
          <w:t xml:space="preserve"> 중 양수인이 명시적으로 수락한 계약상의 권리(단,</w:t>
        </w:r>
        <w:r w:rsidR="0058287D">
          <w:rPr>
            <w:sz w:val="22"/>
          </w:rPr>
          <w:t xml:space="preserve"> </w:t>
        </w:r>
        <w:r w:rsidR="0058287D">
          <w:rPr>
            <w:rFonts w:hint="eastAsia"/>
            <w:sz w:val="22"/>
          </w:rPr>
          <w:t>관련 계약에 따른 채무 또는 손해배상책임은 포함되지 아니함)</w:t>
        </w:r>
      </w:ins>
    </w:p>
    <w:p w:rsidR="00F665E1" w:rsidRPr="00E528F0" w:rsidRDefault="00F665E1" w:rsidP="00CF7666">
      <w:pPr>
        <w:pStyle w:val="a5"/>
        <w:numPr>
          <w:ilvl w:val="0"/>
          <w:numId w:val="9"/>
        </w:numPr>
        <w:ind w:leftChars="0"/>
        <w:rPr>
          <w:sz w:val="22"/>
        </w:rPr>
      </w:pPr>
      <w:r w:rsidRPr="00E528F0">
        <w:rPr>
          <w:sz w:val="22"/>
        </w:rPr>
        <w:t>기타 미국시장 내 영업활동과 관련된 일체의 권리</w:t>
      </w:r>
      <w:ins w:id="4" w:author="김현주 (Hyunjoo Kim)" w:date="2025-05-16T13:47:00Z">
        <w:r w:rsidR="0058287D">
          <w:rPr>
            <w:rFonts w:hint="eastAsia"/>
            <w:sz w:val="22"/>
          </w:rPr>
          <w:t xml:space="preserve"> 중,</w:t>
        </w:r>
        <w:r w:rsidR="0058287D">
          <w:rPr>
            <w:sz w:val="22"/>
          </w:rPr>
          <w:t xml:space="preserve"> </w:t>
        </w:r>
        <w:r w:rsidR="0058287D">
          <w:rPr>
            <w:rFonts w:hint="eastAsia"/>
            <w:sz w:val="22"/>
          </w:rPr>
          <w:t>재산권적 성격의 권리에 한함.</w:t>
        </w:r>
        <w:r w:rsidR="0058287D">
          <w:rPr>
            <w:sz w:val="22"/>
          </w:rPr>
          <w:t xml:space="preserve"> </w:t>
        </w:r>
      </w:ins>
      <w:bookmarkStart w:id="5" w:name="_GoBack"/>
      <w:bookmarkEnd w:id="5"/>
    </w:p>
    <w:p w:rsidR="00515874" w:rsidRPr="00E528F0" w:rsidRDefault="00515874" w:rsidP="00F665E1">
      <w:pPr>
        <w:rPr>
          <w:sz w:val="22"/>
        </w:rPr>
      </w:pPr>
    </w:p>
    <w:p w:rsidR="00513D13" w:rsidRPr="00E528F0" w:rsidRDefault="00F665E1" w:rsidP="00513D13">
      <w:pPr>
        <w:rPr>
          <w:b/>
          <w:sz w:val="22"/>
        </w:rPr>
      </w:pPr>
      <w:r w:rsidRPr="00E528F0">
        <w:rPr>
          <w:b/>
          <w:sz w:val="22"/>
        </w:rPr>
        <w:t>제</w:t>
      </w:r>
      <w:r w:rsidR="007E1D36" w:rsidRPr="00E528F0">
        <w:rPr>
          <w:b/>
          <w:sz w:val="22"/>
        </w:rPr>
        <w:t>4</w:t>
      </w:r>
      <w:r w:rsidRPr="00E528F0">
        <w:rPr>
          <w:b/>
          <w:sz w:val="22"/>
        </w:rPr>
        <w:t>조 (양도대금 및 지급조건)</w:t>
      </w:r>
    </w:p>
    <w:p w:rsidR="008C7361" w:rsidRPr="00E528F0" w:rsidRDefault="00F665E1" w:rsidP="00464F2F">
      <w:pPr>
        <w:pStyle w:val="a5"/>
        <w:numPr>
          <w:ilvl w:val="0"/>
          <w:numId w:val="16"/>
        </w:numPr>
        <w:ind w:leftChars="0"/>
        <w:rPr>
          <w:sz w:val="22"/>
        </w:rPr>
      </w:pPr>
      <w:r w:rsidRPr="00E528F0">
        <w:rPr>
          <w:sz w:val="22"/>
        </w:rPr>
        <w:t>양수인은 양도대상 영업권에 대한 대가로 양도인에게 금 ___________원을 지급하</w:t>
      </w:r>
      <w:r w:rsidR="00D11395">
        <w:rPr>
          <w:rFonts w:hint="eastAsia"/>
          <w:sz w:val="22"/>
        </w:rPr>
        <w:t>며,</w:t>
      </w:r>
      <w:r w:rsidR="00D11395">
        <w:rPr>
          <w:sz w:val="22"/>
        </w:rPr>
        <w:t xml:space="preserve"> </w:t>
      </w:r>
      <w:r w:rsidR="00D11395">
        <w:rPr>
          <w:rFonts w:hint="eastAsia"/>
          <w:sz w:val="22"/>
        </w:rPr>
        <w:t>지급 완료 시 양도인은 즉시 권리 이전에 필요한 모든 절차를 완료해야 한다.</w:t>
      </w:r>
      <w:r w:rsidR="00D11395">
        <w:rPr>
          <w:sz w:val="22"/>
        </w:rPr>
        <w:t xml:space="preserve"> </w:t>
      </w:r>
    </w:p>
    <w:p w:rsidR="00513D13" w:rsidRPr="00E528F0" w:rsidRDefault="00513D13" w:rsidP="00464F2F">
      <w:pPr>
        <w:pStyle w:val="a5"/>
        <w:numPr>
          <w:ilvl w:val="0"/>
          <w:numId w:val="16"/>
        </w:numPr>
        <w:ind w:leftChars="0"/>
        <w:rPr>
          <w:sz w:val="22"/>
        </w:rPr>
      </w:pPr>
      <w:r w:rsidRPr="00E528F0">
        <w:rPr>
          <w:rFonts w:hint="eastAsia"/>
          <w:sz w:val="22"/>
        </w:rPr>
        <w:lastRenderedPageBreak/>
        <w:t xml:space="preserve">양도인과 양수인은 전항의 양도대금이 두 곳의 감정평가법인이 산정한 영업권 </w:t>
      </w:r>
      <w:proofErr w:type="spellStart"/>
      <w:r w:rsidRPr="00E528F0">
        <w:rPr>
          <w:rFonts w:hint="eastAsia"/>
          <w:sz w:val="22"/>
        </w:rPr>
        <w:t>평가액</w:t>
      </w:r>
      <w:proofErr w:type="spellEnd"/>
      <w:r w:rsidR="00AF22D9" w:rsidRPr="00E528F0">
        <w:rPr>
          <w:rFonts w:hint="eastAsia"/>
          <w:sz w:val="22"/>
        </w:rPr>
        <w:t>(첨부.</w:t>
      </w:r>
      <w:r w:rsidR="00AF22D9" w:rsidRPr="00E528F0">
        <w:rPr>
          <w:sz w:val="22"/>
        </w:rPr>
        <w:t xml:space="preserve"> </w:t>
      </w:r>
      <w:proofErr w:type="gramStart"/>
      <w:r w:rsidR="00AF22D9" w:rsidRPr="00E528F0">
        <w:rPr>
          <w:sz w:val="22"/>
        </w:rPr>
        <w:t>[  ]</w:t>
      </w:r>
      <w:proofErr w:type="gramEnd"/>
      <w:r w:rsidR="00AF22D9" w:rsidRPr="00E528F0">
        <w:rPr>
          <w:sz w:val="22"/>
        </w:rPr>
        <w:t xml:space="preserve"> </w:t>
      </w:r>
      <w:r w:rsidR="00AF22D9" w:rsidRPr="00E528F0">
        <w:rPr>
          <w:rFonts w:hint="eastAsia"/>
          <w:sz w:val="22"/>
        </w:rPr>
        <w:t>참조)</w:t>
      </w:r>
      <w:r w:rsidRPr="00E528F0">
        <w:rPr>
          <w:rFonts w:hint="eastAsia"/>
          <w:sz w:val="22"/>
        </w:rPr>
        <w:t>을 기준으로 산정되었음을 확인한다.</w:t>
      </w:r>
      <w:r w:rsidRPr="00E528F0">
        <w:rPr>
          <w:sz w:val="22"/>
        </w:rPr>
        <w:t xml:space="preserve"> </w:t>
      </w:r>
    </w:p>
    <w:p w:rsidR="00F665E1" w:rsidRPr="00E528F0" w:rsidRDefault="00F665E1" w:rsidP="00464F2F">
      <w:pPr>
        <w:pStyle w:val="a5"/>
        <w:numPr>
          <w:ilvl w:val="0"/>
          <w:numId w:val="16"/>
        </w:numPr>
        <w:ind w:leftChars="0"/>
        <w:rPr>
          <w:sz w:val="22"/>
        </w:rPr>
      </w:pPr>
      <w:r w:rsidRPr="00E528F0">
        <w:rPr>
          <w:sz w:val="22"/>
        </w:rPr>
        <w:t>양수인은 본 계약 체결일로부터 ___일 이내에 양도대금을 일시불로 지급한다.</w:t>
      </w:r>
    </w:p>
    <w:p w:rsidR="008C7361" w:rsidRPr="00E528F0" w:rsidRDefault="008C7361" w:rsidP="00F665E1">
      <w:pPr>
        <w:rPr>
          <w:sz w:val="22"/>
        </w:rPr>
      </w:pPr>
    </w:p>
    <w:p w:rsidR="00F665E1" w:rsidRPr="00E528F0" w:rsidRDefault="00F665E1" w:rsidP="00F665E1">
      <w:pPr>
        <w:rPr>
          <w:b/>
          <w:sz w:val="22"/>
        </w:rPr>
      </w:pPr>
      <w:r w:rsidRPr="00E528F0">
        <w:rPr>
          <w:b/>
          <w:sz w:val="22"/>
        </w:rPr>
        <w:t>제</w:t>
      </w:r>
      <w:r w:rsidR="00D74D5B" w:rsidRPr="00E528F0">
        <w:rPr>
          <w:b/>
          <w:sz w:val="22"/>
        </w:rPr>
        <w:t>5</w:t>
      </w:r>
      <w:r w:rsidRPr="00E528F0">
        <w:rPr>
          <w:b/>
          <w:sz w:val="22"/>
        </w:rPr>
        <w:t>조 (양도 절차)</w:t>
      </w:r>
    </w:p>
    <w:p w:rsidR="00B936EE" w:rsidRPr="00E528F0" w:rsidRDefault="00F665E1" w:rsidP="00C21500">
      <w:pPr>
        <w:pStyle w:val="a5"/>
        <w:numPr>
          <w:ilvl w:val="0"/>
          <w:numId w:val="11"/>
        </w:numPr>
        <w:ind w:leftChars="0"/>
        <w:rPr>
          <w:sz w:val="22"/>
        </w:rPr>
      </w:pPr>
      <w:r w:rsidRPr="00E528F0">
        <w:rPr>
          <w:sz w:val="22"/>
        </w:rPr>
        <w:t>양도인은 본 계약 체결일로부터 ___일 이내에 양도대상 영업권의 이전에 필요한 모든 자료와 서류를 양수인에게 제공한다.</w:t>
      </w:r>
    </w:p>
    <w:p w:rsidR="00F665E1" w:rsidRPr="00E528F0" w:rsidRDefault="00F665E1" w:rsidP="00C21500">
      <w:pPr>
        <w:pStyle w:val="a5"/>
        <w:numPr>
          <w:ilvl w:val="0"/>
          <w:numId w:val="11"/>
        </w:numPr>
        <w:ind w:leftChars="0"/>
        <w:rPr>
          <w:sz w:val="22"/>
        </w:rPr>
      </w:pPr>
      <w:r w:rsidRPr="00E528F0">
        <w:rPr>
          <w:sz w:val="22"/>
        </w:rPr>
        <w:t>양도인은 본 계약 체결일로부터 ___일 이내에 양수인 명의로의 권리 이전에 필요한 협력을 제공한다.</w:t>
      </w:r>
    </w:p>
    <w:p w:rsidR="00CA3A2D" w:rsidRPr="00E528F0" w:rsidRDefault="00CA3A2D" w:rsidP="00C21500">
      <w:pPr>
        <w:rPr>
          <w:sz w:val="22"/>
        </w:rPr>
      </w:pPr>
    </w:p>
    <w:p w:rsidR="007A3217" w:rsidRPr="00E528F0" w:rsidRDefault="00F665E1" w:rsidP="00F665E1">
      <w:pPr>
        <w:rPr>
          <w:b/>
          <w:sz w:val="22"/>
        </w:rPr>
      </w:pPr>
      <w:r w:rsidRPr="00E528F0">
        <w:rPr>
          <w:b/>
          <w:sz w:val="22"/>
        </w:rPr>
        <w:t>제</w:t>
      </w:r>
      <w:r w:rsidR="00D74D5B" w:rsidRPr="00E528F0">
        <w:rPr>
          <w:b/>
          <w:sz w:val="22"/>
        </w:rPr>
        <w:t>6</w:t>
      </w:r>
      <w:r w:rsidRPr="00E528F0">
        <w:rPr>
          <w:b/>
          <w:sz w:val="22"/>
        </w:rPr>
        <w:t xml:space="preserve">조 (양도인의 진술 및 보장) </w:t>
      </w:r>
    </w:p>
    <w:p w:rsidR="00F665E1" w:rsidRPr="00E528F0" w:rsidRDefault="00F665E1" w:rsidP="00F665E1">
      <w:pPr>
        <w:rPr>
          <w:sz w:val="22"/>
        </w:rPr>
      </w:pPr>
      <w:r w:rsidRPr="00E528F0">
        <w:rPr>
          <w:sz w:val="22"/>
        </w:rPr>
        <w:t xml:space="preserve">양도인은 다음 </w:t>
      </w:r>
      <w:r w:rsidR="00ED51D5" w:rsidRPr="00E528F0">
        <w:rPr>
          <w:rFonts w:hint="eastAsia"/>
          <w:sz w:val="22"/>
        </w:rPr>
        <w:t xml:space="preserve">각 호의 </w:t>
      </w:r>
      <w:r w:rsidRPr="00E528F0">
        <w:rPr>
          <w:sz w:val="22"/>
        </w:rPr>
        <w:t>사항을 진술하고 보장한다.</w:t>
      </w:r>
    </w:p>
    <w:p w:rsidR="002E4246" w:rsidRPr="00E528F0" w:rsidRDefault="00F665E1" w:rsidP="002E4246">
      <w:pPr>
        <w:pStyle w:val="a5"/>
        <w:numPr>
          <w:ilvl w:val="0"/>
          <w:numId w:val="12"/>
        </w:numPr>
        <w:ind w:leftChars="0"/>
        <w:rPr>
          <w:sz w:val="22"/>
        </w:rPr>
      </w:pPr>
      <w:r w:rsidRPr="00E528F0">
        <w:rPr>
          <w:sz w:val="22"/>
        </w:rPr>
        <w:t>양도인은 양도대상 영업권에 대한 적법한 권리를 보유하고 있으며, 제3자에 대한 권리 침해가 없</w:t>
      </w:r>
      <w:r w:rsidR="00421C4E" w:rsidRPr="00E528F0">
        <w:rPr>
          <w:rFonts w:hint="eastAsia"/>
          <w:sz w:val="22"/>
        </w:rPr>
        <w:t>음을 확인한다</w:t>
      </w:r>
      <w:r w:rsidRPr="00E528F0">
        <w:rPr>
          <w:sz w:val="22"/>
        </w:rPr>
        <w:t>.</w:t>
      </w:r>
    </w:p>
    <w:p w:rsidR="00F665E1" w:rsidRDefault="00826560" w:rsidP="002E4246">
      <w:pPr>
        <w:pStyle w:val="a5"/>
        <w:numPr>
          <w:ilvl w:val="0"/>
          <w:numId w:val="12"/>
        </w:numPr>
        <w:ind w:leftChars="0"/>
        <w:rPr>
          <w:sz w:val="22"/>
        </w:rPr>
      </w:pPr>
      <w:r w:rsidRPr="00E528F0">
        <w:rPr>
          <w:rFonts w:hint="eastAsia"/>
          <w:sz w:val="22"/>
        </w:rPr>
        <w:t xml:space="preserve">양도인은 </w:t>
      </w:r>
      <w:r w:rsidR="00F665E1" w:rsidRPr="00E528F0">
        <w:rPr>
          <w:sz w:val="22"/>
        </w:rPr>
        <w:t xml:space="preserve">본 계약 체결 및 이행에 있어 관련 법령 및 제3자 계약을 위반하지 </w:t>
      </w:r>
      <w:r w:rsidRPr="00E528F0">
        <w:rPr>
          <w:rFonts w:hint="eastAsia"/>
          <w:sz w:val="22"/>
        </w:rPr>
        <w:t>않았음을 확인한다</w:t>
      </w:r>
      <w:r w:rsidR="00F665E1" w:rsidRPr="00E528F0">
        <w:rPr>
          <w:sz w:val="22"/>
        </w:rPr>
        <w:t>.</w:t>
      </w:r>
    </w:p>
    <w:p w:rsidR="00716E2A" w:rsidRPr="00E528F0" w:rsidRDefault="00716E2A" w:rsidP="002E4246">
      <w:pPr>
        <w:pStyle w:val="a5"/>
        <w:numPr>
          <w:ilvl w:val="0"/>
          <w:numId w:val="12"/>
        </w:numPr>
        <w:ind w:leftChars="0"/>
        <w:rPr>
          <w:sz w:val="22"/>
        </w:rPr>
      </w:pPr>
      <w:r w:rsidRPr="00716E2A">
        <w:rPr>
          <w:sz w:val="22"/>
        </w:rPr>
        <w:t>양도인은 양도대상 영업권과 관련하여 별도의 채권</w:t>
      </w:r>
      <w:r w:rsidRPr="00716E2A">
        <w:rPr>
          <w:sz w:val="22"/>
        </w:rPr>
        <w:t>·</w:t>
      </w:r>
      <w:r w:rsidRPr="00716E2A">
        <w:rPr>
          <w:sz w:val="22"/>
        </w:rPr>
        <w:t xml:space="preserve">채무, 진행 중인 소송, </w:t>
      </w:r>
      <w:proofErr w:type="spellStart"/>
      <w:r w:rsidRPr="00716E2A">
        <w:rPr>
          <w:sz w:val="22"/>
        </w:rPr>
        <w:t>미납부</w:t>
      </w:r>
      <w:proofErr w:type="spellEnd"/>
      <w:r w:rsidRPr="00716E2A">
        <w:rPr>
          <w:sz w:val="22"/>
        </w:rPr>
        <w:t xml:space="preserve"> 세금이 없으며, 종업원의 승계나 추가적인 자산의 양도</w:t>
      </w:r>
      <w:r w:rsidRPr="00716E2A">
        <w:rPr>
          <w:sz w:val="22"/>
        </w:rPr>
        <w:t>·</w:t>
      </w:r>
      <w:r w:rsidRPr="00716E2A">
        <w:rPr>
          <w:sz w:val="22"/>
        </w:rPr>
        <w:t>양수 의무가 없음을 확인합니다.</w:t>
      </w:r>
    </w:p>
    <w:p w:rsidR="00701E2A" w:rsidRPr="00E528F0" w:rsidRDefault="00701E2A" w:rsidP="00F665E1">
      <w:pPr>
        <w:rPr>
          <w:sz w:val="22"/>
        </w:rPr>
      </w:pPr>
    </w:p>
    <w:p w:rsidR="006E28D1" w:rsidRPr="00E528F0" w:rsidRDefault="00F665E1" w:rsidP="00F665E1">
      <w:pPr>
        <w:rPr>
          <w:b/>
          <w:sz w:val="22"/>
        </w:rPr>
      </w:pPr>
      <w:r w:rsidRPr="00E528F0">
        <w:rPr>
          <w:b/>
          <w:sz w:val="22"/>
        </w:rPr>
        <w:t>제</w:t>
      </w:r>
      <w:r w:rsidR="00D74D5B" w:rsidRPr="00E528F0">
        <w:rPr>
          <w:b/>
          <w:sz w:val="22"/>
        </w:rPr>
        <w:t>7</w:t>
      </w:r>
      <w:r w:rsidRPr="00E528F0">
        <w:rPr>
          <w:b/>
          <w:sz w:val="22"/>
        </w:rPr>
        <w:t xml:space="preserve">조 (양수인의 진술 및 보장) </w:t>
      </w:r>
    </w:p>
    <w:p w:rsidR="00F665E1" w:rsidRPr="00E528F0" w:rsidRDefault="00F665E1" w:rsidP="00F665E1">
      <w:pPr>
        <w:rPr>
          <w:sz w:val="22"/>
        </w:rPr>
      </w:pPr>
      <w:r w:rsidRPr="00E528F0">
        <w:rPr>
          <w:sz w:val="22"/>
        </w:rPr>
        <w:t xml:space="preserve">양수인은 다음 </w:t>
      </w:r>
      <w:r w:rsidR="009D1758" w:rsidRPr="00E528F0">
        <w:rPr>
          <w:rFonts w:hint="eastAsia"/>
          <w:sz w:val="22"/>
        </w:rPr>
        <w:t xml:space="preserve">각 호의 </w:t>
      </w:r>
      <w:r w:rsidRPr="00E528F0">
        <w:rPr>
          <w:sz w:val="22"/>
        </w:rPr>
        <w:t>사항을 진술하고 보장한다.</w:t>
      </w:r>
    </w:p>
    <w:p w:rsidR="00AE3FEA" w:rsidRPr="00E528F0" w:rsidRDefault="00F665E1" w:rsidP="00AE3FEA">
      <w:pPr>
        <w:pStyle w:val="a5"/>
        <w:numPr>
          <w:ilvl w:val="0"/>
          <w:numId w:val="13"/>
        </w:numPr>
        <w:ind w:leftChars="0"/>
        <w:rPr>
          <w:sz w:val="22"/>
        </w:rPr>
      </w:pPr>
      <w:r w:rsidRPr="00E528F0">
        <w:rPr>
          <w:sz w:val="22"/>
        </w:rPr>
        <w:t>양수인은 본 계약 체결 및 이행을 위한 모든 필요한 권한을 보유하고 있</w:t>
      </w:r>
      <w:r w:rsidR="006E2B1D" w:rsidRPr="00E528F0">
        <w:rPr>
          <w:rFonts w:hint="eastAsia"/>
          <w:sz w:val="22"/>
        </w:rPr>
        <w:t>음을 확인한다</w:t>
      </w:r>
      <w:r w:rsidRPr="00E528F0">
        <w:rPr>
          <w:sz w:val="22"/>
        </w:rPr>
        <w:t>.</w:t>
      </w:r>
    </w:p>
    <w:p w:rsidR="00F665E1" w:rsidRPr="00E528F0" w:rsidRDefault="00F665E1" w:rsidP="00AE3FEA">
      <w:pPr>
        <w:pStyle w:val="a5"/>
        <w:numPr>
          <w:ilvl w:val="0"/>
          <w:numId w:val="13"/>
        </w:numPr>
        <w:ind w:leftChars="0"/>
        <w:rPr>
          <w:sz w:val="22"/>
        </w:rPr>
      </w:pPr>
      <w:r w:rsidRPr="00E528F0">
        <w:rPr>
          <w:sz w:val="22"/>
        </w:rPr>
        <w:lastRenderedPageBreak/>
        <w:t xml:space="preserve">본 계약 체결 및 이행이 양수인에게 적용되는 법령 또는 계약을 위반하지 </w:t>
      </w:r>
      <w:r w:rsidR="006E2B1D" w:rsidRPr="00E528F0">
        <w:rPr>
          <w:rFonts w:hint="eastAsia"/>
          <w:sz w:val="22"/>
        </w:rPr>
        <w:t>않았음을 확인한다</w:t>
      </w:r>
      <w:r w:rsidRPr="00E528F0">
        <w:rPr>
          <w:sz w:val="22"/>
        </w:rPr>
        <w:t>.</w:t>
      </w:r>
    </w:p>
    <w:p w:rsidR="00701E2A" w:rsidRPr="00E528F0" w:rsidRDefault="00701E2A" w:rsidP="00F665E1">
      <w:pPr>
        <w:rPr>
          <w:sz w:val="22"/>
        </w:rPr>
      </w:pPr>
    </w:p>
    <w:p w:rsidR="00F3145E" w:rsidRPr="00E528F0" w:rsidRDefault="00F665E1" w:rsidP="00F665E1">
      <w:pPr>
        <w:rPr>
          <w:b/>
          <w:sz w:val="22"/>
        </w:rPr>
      </w:pPr>
      <w:r w:rsidRPr="00E528F0">
        <w:rPr>
          <w:b/>
          <w:sz w:val="22"/>
        </w:rPr>
        <w:t>제</w:t>
      </w:r>
      <w:r w:rsidR="00D74D5B" w:rsidRPr="00E528F0">
        <w:rPr>
          <w:b/>
          <w:sz w:val="22"/>
        </w:rPr>
        <w:t>8</w:t>
      </w:r>
      <w:r w:rsidRPr="00E528F0">
        <w:rPr>
          <w:b/>
          <w:sz w:val="22"/>
        </w:rPr>
        <w:t xml:space="preserve">조 (비밀유지) </w:t>
      </w:r>
    </w:p>
    <w:p w:rsidR="00F665E1" w:rsidRPr="00E528F0" w:rsidRDefault="00F665E1" w:rsidP="00F665E1">
      <w:pPr>
        <w:rPr>
          <w:sz w:val="22"/>
        </w:rPr>
      </w:pPr>
      <w:r w:rsidRPr="00E528F0">
        <w:rPr>
          <w:sz w:val="22"/>
        </w:rPr>
        <w:t>양도인과 양수인은 본 계약과 관련하여 취득한 상대방의 비밀정보를 제3자에게 누설하거나 본 계약의 목적 외의 용도로 사용하지 않는다.</w:t>
      </w:r>
    </w:p>
    <w:p w:rsidR="00701E2A" w:rsidRPr="00E528F0" w:rsidRDefault="00701E2A" w:rsidP="00F665E1">
      <w:pPr>
        <w:rPr>
          <w:sz w:val="22"/>
        </w:rPr>
      </w:pPr>
    </w:p>
    <w:p w:rsidR="00F665E1" w:rsidRPr="00E528F0" w:rsidRDefault="00F665E1" w:rsidP="00F665E1">
      <w:pPr>
        <w:rPr>
          <w:b/>
          <w:sz w:val="22"/>
        </w:rPr>
      </w:pPr>
      <w:r w:rsidRPr="00E528F0">
        <w:rPr>
          <w:b/>
          <w:sz w:val="22"/>
        </w:rPr>
        <w:t>제</w:t>
      </w:r>
      <w:r w:rsidR="00D74D5B" w:rsidRPr="00E528F0">
        <w:rPr>
          <w:b/>
          <w:sz w:val="22"/>
        </w:rPr>
        <w:t>9</w:t>
      </w:r>
      <w:r w:rsidRPr="00E528F0">
        <w:rPr>
          <w:b/>
          <w:sz w:val="22"/>
        </w:rPr>
        <w:t>조 (위약금 및 손해배상)</w:t>
      </w:r>
    </w:p>
    <w:p w:rsidR="00F665E1" w:rsidRPr="00E528F0" w:rsidRDefault="00F665E1" w:rsidP="003504E8">
      <w:pPr>
        <w:rPr>
          <w:sz w:val="22"/>
        </w:rPr>
      </w:pPr>
      <w:r w:rsidRPr="00E528F0">
        <w:rPr>
          <w:sz w:val="22"/>
        </w:rPr>
        <w:t xml:space="preserve">어느 일방이 본 계약을 위반한 경우, </w:t>
      </w:r>
      <w:r w:rsidR="00746035" w:rsidRPr="00E528F0">
        <w:rPr>
          <w:rFonts w:hint="eastAsia"/>
          <w:sz w:val="22"/>
        </w:rPr>
        <w:t xml:space="preserve">귀책당사자는 </w:t>
      </w:r>
      <w:r w:rsidRPr="00E528F0">
        <w:rPr>
          <w:sz w:val="22"/>
        </w:rPr>
        <w:t>상대방에게 발생한 손해를 배상해야 한다.</w:t>
      </w:r>
    </w:p>
    <w:p w:rsidR="00686ED0" w:rsidRPr="00E528F0" w:rsidRDefault="00686ED0" w:rsidP="00F665E1">
      <w:pPr>
        <w:rPr>
          <w:sz w:val="22"/>
        </w:rPr>
      </w:pPr>
    </w:p>
    <w:p w:rsidR="003504E8" w:rsidRPr="00E528F0" w:rsidRDefault="00F665E1" w:rsidP="00F665E1">
      <w:pPr>
        <w:rPr>
          <w:b/>
          <w:sz w:val="22"/>
        </w:rPr>
      </w:pPr>
      <w:r w:rsidRPr="00E528F0">
        <w:rPr>
          <w:b/>
          <w:sz w:val="22"/>
        </w:rPr>
        <w:t>제</w:t>
      </w:r>
      <w:r w:rsidR="00D74D5B" w:rsidRPr="00E528F0">
        <w:rPr>
          <w:b/>
          <w:sz w:val="22"/>
        </w:rPr>
        <w:t>10</w:t>
      </w:r>
      <w:r w:rsidRPr="00E528F0">
        <w:rPr>
          <w:b/>
          <w:sz w:val="22"/>
        </w:rPr>
        <w:t xml:space="preserve">조 (계약의 종료) </w:t>
      </w:r>
    </w:p>
    <w:p w:rsidR="00F665E1" w:rsidRPr="00E528F0" w:rsidRDefault="00F665E1" w:rsidP="00F665E1">
      <w:pPr>
        <w:rPr>
          <w:sz w:val="22"/>
        </w:rPr>
      </w:pPr>
      <w:r w:rsidRPr="00E528F0">
        <w:rPr>
          <w:sz w:val="22"/>
        </w:rPr>
        <w:t>다음 각 호의 사유가 발생하는 경우 본 계약은 종료된다.</w:t>
      </w:r>
    </w:p>
    <w:p w:rsidR="00257C83" w:rsidRPr="00E528F0" w:rsidRDefault="00F665E1" w:rsidP="00257C83">
      <w:pPr>
        <w:pStyle w:val="a5"/>
        <w:numPr>
          <w:ilvl w:val="0"/>
          <w:numId w:val="18"/>
        </w:numPr>
        <w:ind w:leftChars="0"/>
        <w:rPr>
          <w:sz w:val="22"/>
        </w:rPr>
      </w:pPr>
      <w:r w:rsidRPr="00E528F0">
        <w:rPr>
          <w:sz w:val="22"/>
        </w:rPr>
        <w:t>양도대금 지급 및 권리 이전 완료 시</w:t>
      </w:r>
    </w:p>
    <w:p w:rsidR="00F665E1" w:rsidRDefault="00F665E1" w:rsidP="00257C83">
      <w:pPr>
        <w:pStyle w:val="a5"/>
        <w:numPr>
          <w:ilvl w:val="0"/>
          <w:numId w:val="18"/>
        </w:numPr>
        <w:ind w:leftChars="0"/>
        <w:rPr>
          <w:sz w:val="22"/>
        </w:rPr>
      </w:pPr>
      <w:r w:rsidRPr="00E528F0">
        <w:rPr>
          <w:sz w:val="22"/>
        </w:rPr>
        <w:t>양도인과 양수인의 서면 합의 시</w:t>
      </w:r>
    </w:p>
    <w:p w:rsidR="00057F3D" w:rsidRPr="00E528F0" w:rsidRDefault="00057F3D" w:rsidP="00257C83">
      <w:pPr>
        <w:pStyle w:val="a5"/>
        <w:numPr>
          <w:ilvl w:val="0"/>
          <w:numId w:val="18"/>
        </w:numPr>
        <w:ind w:leftChars="0"/>
        <w:rPr>
          <w:sz w:val="22"/>
        </w:rPr>
      </w:pPr>
      <w:r w:rsidRPr="00057F3D">
        <w:rPr>
          <w:sz w:val="22"/>
        </w:rPr>
        <w:t xml:space="preserve">어느 일방이 본 계약을 중대하게 위반하고 상대방으로부터 </w:t>
      </w:r>
      <w:r w:rsidR="00D83E7A">
        <w:rPr>
          <w:rFonts w:hint="eastAsia"/>
          <w:sz w:val="22"/>
        </w:rPr>
        <w:t xml:space="preserve">위반사항의 시정에 대한 </w:t>
      </w:r>
      <w:r w:rsidRPr="00057F3D">
        <w:rPr>
          <w:sz w:val="22"/>
        </w:rPr>
        <w:t>서면 통지를 받은 날로부터 [30]일 이내에 이를 시정하지 않</w:t>
      </w:r>
      <w:r w:rsidR="00AB37D5">
        <w:rPr>
          <w:rFonts w:hint="eastAsia"/>
          <w:sz w:val="22"/>
        </w:rPr>
        <w:t>는 경우</w:t>
      </w:r>
    </w:p>
    <w:p w:rsidR="00686ED0" w:rsidRPr="00E528F0" w:rsidRDefault="00686ED0" w:rsidP="00F665E1">
      <w:pPr>
        <w:rPr>
          <w:sz w:val="22"/>
        </w:rPr>
      </w:pPr>
    </w:p>
    <w:p w:rsidR="00F665E1" w:rsidRPr="00E528F0" w:rsidRDefault="00F665E1" w:rsidP="00F665E1">
      <w:pPr>
        <w:rPr>
          <w:b/>
          <w:sz w:val="22"/>
        </w:rPr>
      </w:pPr>
      <w:r w:rsidRPr="00E528F0">
        <w:rPr>
          <w:b/>
          <w:sz w:val="22"/>
        </w:rPr>
        <w:t>제1</w:t>
      </w:r>
      <w:r w:rsidR="00D74D5B" w:rsidRPr="00E528F0">
        <w:rPr>
          <w:b/>
          <w:sz w:val="22"/>
        </w:rPr>
        <w:t>1</w:t>
      </w:r>
      <w:r w:rsidRPr="00E528F0">
        <w:rPr>
          <w:b/>
          <w:sz w:val="22"/>
        </w:rPr>
        <w:t>조 (기타)</w:t>
      </w:r>
    </w:p>
    <w:p w:rsidR="00E67192" w:rsidRPr="00E528F0" w:rsidRDefault="00443C5F" w:rsidP="00E67192">
      <w:pPr>
        <w:pStyle w:val="a5"/>
        <w:numPr>
          <w:ilvl w:val="0"/>
          <w:numId w:val="15"/>
        </w:numPr>
        <w:ind w:leftChars="0"/>
        <w:rPr>
          <w:sz w:val="22"/>
        </w:rPr>
      </w:pPr>
      <w:r w:rsidRPr="00E528F0">
        <w:rPr>
          <w:sz w:val="22"/>
        </w:rPr>
        <w:t xml:space="preserve">본 계약은 대한민국 법에 따라 </w:t>
      </w:r>
      <w:proofErr w:type="spellStart"/>
      <w:r w:rsidRPr="00E528F0">
        <w:rPr>
          <w:sz w:val="22"/>
        </w:rPr>
        <w:t>규율되고</w:t>
      </w:r>
      <w:proofErr w:type="spellEnd"/>
      <w:r w:rsidRPr="00E528F0">
        <w:rPr>
          <w:sz w:val="22"/>
        </w:rPr>
        <w:t xml:space="preserve"> 해석되며, 본 계약과 관련하여 발생하는 모든 분쟁은 서울중앙지방법원을 제1심 전속관할법원으로 한다.</w:t>
      </w:r>
    </w:p>
    <w:p w:rsidR="00F665E1" w:rsidRPr="00E528F0" w:rsidRDefault="00F665E1" w:rsidP="00E67192">
      <w:pPr>
        <w:pStyle w:val="a5"/>
        <w:numPr>
          <w:ilvl w:val="0"/>
          <w:numId w:val="15"/>
        </w:numPr>
        <w:ind w:leftChars="0"/>
        <w:rPr>
          <w:sz w:val="22"/>
        </w:rPr>
      </w:pPr>
      <w:r w:rsidRPr="00E528F0">
        <w:rPr>
          <w:sz w:val="22"/>
        </w:rPr>
        <w:t>본 계약의 수정 또는 변경은 양 당사자의 서면 합의에 의해서만 이루어진다.</w:t>
      </w:r>
    </w:p>
    <w:p w:rsidR="00AE617E" w:rsidRPr="00E528F0" w:rsidRDefault="00AE617E" w:rsidP="00F665E1">
      <w:pPr>
        <w:rPr>
          <w:sz w:val="22"/>
        </w:rPr>
      </w:pPr>
    </w:p>
    <w:p w:rsidR="008D566A" w:rsidRPr="00E528F0" w:rsidRDefault="008D566A" w:rsidP="00F665E1">
      <w:pPr>
        <w:rPr>
          <w:b/>
          <w:sz w:val="22"/>
        </w:rPr>
      </w:pPr>
      <w:r w:rsidRPr="00E528F0">
        <w:rPr>
          <w:rFonts w:hint="eastAsia"/>
          <w:b/>
          <w:sz w:val="22"/>
        </w:rPr>
        <w:t>제</w:t>
      </w:r>
      <w:r w:rsidR="00D74D5B" w:rsidRPr="00E528F0">
        <w:rPr>
          <w:b/>
          <w:sz w:val="22"/>
        </w:rPr>
        <w:t>12</w:t>
      </w:r>
      <w:r w:rsidRPr="00E528F0">
        <w:rPr>
          <w:rFonts w:hint="eastAsia"/>
          <w:b/>
          <w:sz w:val="22"/>
        </w:rPr>
        <w:t xml:space="preserve">조 </w:t>
      </w:r>
      <w:r w:rsidRPr="00E528F0">
        <w:rPr>
          <w:b/>
          <w:sz w:val="22"/>
        </w:rPr>
        <w:t>(</w:t>
      </w:r>
      <w:r w:rsidRPr="00E528F0">
        <w:rPr>
          <w:rFonts w:hint="eastAsia"/>
          <w:b/>
          <w:sz w:val="22"/>
        </w:rPr>
        <w:t>특약사항)</w:t>
      </w:r>
    </w:p>
    <w:p w:rsidR="008D566A" w:rsidRPr="00E528F0" w:rsidRDefault="008D566A" w:rsidP="008D566A">
      <w:pPr>
        <w:pStyle w:val="a5"/>
        <w:numPr>
          <w:ilvl w:val="0"/>
          <w:numId w:val="17"/>
        </w:numPr>
        <w:ind w:leftChars="0"/>
        <w:rPr>
          <w:sz w:val="22"/>
        </w:rPr>
      </w:pPr>
    </w:p>
    <w:p w:rsidR="00A50538" w:rsidRPr="00E528F0" w:rsidRDefault="00A50538" w:rsidP="008D566A">
      <w:pPr>
        <w:pStyle w:val="a5"/>
        <w:numPr>
          <w:ilvl w:val="0"/>
          <w:numId w:val="17"/>
        </w:numPr>
        <w:ind w:leftChars="0"/>
        <w:rPr>
          <w:sz w:val="22"/>
        </w:rPr>
      </w:pPr>
    </w:p>
    <w:p w:rsidR="00AC2CAD" w:rsidRPr="00E528F0" w:rsidRDefault="00AC2CAD" w:rsidP="00F665E1">
      <w:pPr>
        <w:rPr>
          <w:sz w:val="22"/>
        </w:rPr>
      </w:pPr>
    </w:p>
    <w:p w:rsidR="00F665E1" w:rsidRPr="00E528F0" w:rsidRDefault="00F665E1" w:rsidP="00F665E1">
      <w:pPr>
        <w:rPr>
          <w:sz w:val="22"/>
        </w:rPr>
      </w:pPr>
      <w:r w:rsidRPr="00E528F0">
        <w:rPr>
          <w:sz w:val="22"/>
        </w:rPr>
        <w:t xml:space="preserve">본 계약의 증거로서 양 당사자는 본 계약서 2부를 작성하고 각자 서명 또는 </w:t>
      </w:r>
      <w:proofErr w:type="spellStart"/>
      <w:r w:rsidRPr="00E528F0">
        <w:rPr>
          <w:sz w:val="22"/>
        </w:rPr>
        <w:t>기명날인하여</w:t>
      </w:r>
      <w:proofErr w:type="spellEnd"/>
      <w:r w:rsidRPr="00E528F0">
        <w:rPr>
          <w:sz w:val="22"/>
        </w:rPr>
        <w:t xml:space="preserve"> 1부씩 보관한다.</w:t>
      </w:r>
    </w:p>
    <w:p w:rsidR="00AC2CAD" w:rsidRPr="00E528F0" w:rsidRDefault="00AC2CAD" w:rsidP="00F665E1">
      <w:pPr>
        <w:rPr>
          <w:sz w:val="22"/>
        </w:rPr>
      </w:pPr>
    </w:p>
    <w:p w:rsidR="00AC2CAD" w:rsidRPr="00E528F0" w:rsidRDefault="00AC2CAD" w:rsidP="00F665E1">
      <w:pPr>
        <w:rPr>
          <w:sz w:val="22"/>
        </w:rPr>
      </w:pPr>
      <w:r w:rsidRPr="00E528F0">
        <w:rPr>
          <w:rFonts w:hint="eastAsia"/>
          <w:sz w:val="22"/>
        </w:rPr>
        <w:t>첨부.</w:t>
      </w:r>
      <w:r w:rsidRPr="00E528F0">
        <w:rPr>
          <w:sz w:val="22"/>
        </w:rPr>
        <w:t xml:space="preserve"> </w:t>
      </w:r>
      <w:r w:rsidRPr="00E528F0">
        <w:rPr>
          <w:rFonts w:hint="eastAsia"/>
          <w:sz w:val="22"/>
        </w:rPr>
        <w:t>감정평가법인의 영업권 평가서</w:t>
      </w:r>
      <w:r w:rsidRPr="00E528F0">
        <w:rPr>
          <w:sz w:val="22"/>
        </w:rPr>
        <w:t xml:space="preserve">. </w:t>
      </w:r>
      <w:r w:rsidRPr="00E528F0">
        <w:rPr>
          <w:rFonts w:hint="eastAsia"/>
          <w:sz w:val="22"/>
        </w:rPr>
        <w:t xml:space="preserve">각 </w:t>
      </w:r>
      <w:r w:rsidRPr="00E528F0">
        <w:rPr>
          <w:sz w:val="22"/>
        </w:rPr>
        <w:t>1</w:t>
      </w:r>
      <w:r w:rsidRPr="00E528F0">
        <w:rPr>
          <w:rFonts w:hint="eastAsia"/>
          <w:sz w:val="22"/>
        </w:rPr>
        <w:t>부.</w:t>
      </w:r>
      <w:r w:rsidRPr="00E528F0">
        <w:rPr>
          <w:sz w:val="22"/>
        </w:rPr>
        <w:t xml:space="preserve">  </w:t>
      </w:r>
      <w:r w:rsidRPr="00E528F0">
        <w:rPr>
          <w:rFonts w:hint="eastAsia"/>
          <w:sz w:val="22"/>
        </w:rPr>
        <w:t>끝.</w:t>
      </w:r>
    </w:p>
    <w:p w:rsidR="00AC2CAD" w:rsidRPr="00E528F0" w:rsidRDefault="00AC2CAD" w:rsidP="00F665E1">
      <w:pPr>
        <w:rPr>
          <w:sz w:val="22"/>
        </w:rPr>
      </w:pPr>
    </w:p>
    <w:p w:rsidR="00F665E1" w:rsidRPr="00E528F0" w:rsidRDefault="00F665E1" w:rsidP="00AE617E">
      <w:pPr>
        <w:jc w:val="center"/>
        <w:rPr>
          <w:sz w:val="22"/>
        </w:rPr>
      </w:pPr>
      <w:r w:rsidRPr="00E528F0">
        <w:rPr>
          <w:sz w:val="22"/>
        </w:rPr>
        <w:t>2025년 __월 __일</w:t>
      </w:r>
    </w:p>
    <w:p w:rsidR="00AE617E" w:rsidRPr="00E528F0" w:rsidRDefault="00AE617E" w:rsidP="00F665E1">
      <w:pPr>
        <w:rPr>
          <w:sz w:val="22"/>
        </w:rPr>
      </w:pPr>
    </w:p>
    <w:p w:rsidR="00F665E1" w:rsidRPr="00E528F0" w:rsidRDefault="00F665E1" w:rsidP="00F665E1">
      <w:pPr>
        <w:rPr>
          <w:b/>
          <w:sz w:val="22"/>
        </w:rPr>
      </w:pPr>
      <w:r w:rsidRPr="00E528F0">
        <w:rPr>
          <w:b/>
          <w:sz w:val="22"/>
        </w:rPr>
        <w:t xml:space="preserve">양도인: 주식회사 </w:t>
      </w:r>
      <w:proofErr w:type="spellStart"/>
      <w:r w:rsidRPr="00E528F0">
        <w:rPr>
          <w:b/>
          <w:sz w:val="22"/>
        </w:rPr>
        <w:t>퍼시스</w:t>
      </w:r>
      <w:proofErr w:type="spellEnd"/>
      <w:r w:rsidRPr="00E528F0">
        <w:rPr>
          <w:b/>
          <w:sz w:val="22"/>
        </w:rPr>
        <w:t xml:space="preserve"> (서명 또는 인)</w:t>
      </w:r>
    </w:p>
    <w:p w:rsidR="00F665E1" w:rsidRPr="00E528F0" w:rsidRDefault="00F665E1" w:rsidP="00F665E1">
      <w:pPr>
        <w:rPr>
          <w:b/>
          <w:sz w:val="22"/>
        </w:rPr>
      </w:pPr>
      <w:r w:rsidRPr="00E528F0">
        <w:rPr>
          <w:b/>
          <w:sz w:val="22"/>
        </w:rPr>
        <w:t xml:space="preserve">양수인: </w:t>
      </w:r>
      <w:proofErr w:type="spellStart"/>
      <w:r w:rsidRPr="00E528F0">
        <w:rPr>
          <w:b/>
          <w:sz w:val="22"/>
        </w:rPr>
        <w:t>퍼시스아메리카</w:t>
      </w:r>
      <w:proofErr w:type="spellEnd"/>
      <w:r w:rsidRPr="00E528F0">
        <w:rPr>
          <w:b/>
          <w:sz w:val="22"/>
        </w:rPr>
        <w:t xml:space="preserve"> 주식회사 (서명 또는 인)</w:t>
      </w:r>
    </w:p>
    <w:p w:rsidR="001128D2" w:rsidRPr="00F665E1" w:rsidRDefault="001128D2"/>
    <w:sectPr w:rsidR="001128D2" w:rsidRPr="00F665E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1C07" w:rsidRDefault="00C91C07" w:rsidP="00F665E1">
      <w:pPr>
        <w:spacing w:after="0" w:line="240" w:lineRule="auto"/>
      </w:pPr>
      <w:r>
        <w:separator/>
      </w:r>
    </w:p>
  </w:endnote>
  <w:endnote w:type="continuationSeparator" w:id="0">
    <w:p w:rsidR="00C91C07" w:rsidRDefault="00C91C07" w:rsidP="00F66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1C07" w:rsidRDefault="00C91C07" w:rsidP="00F665E1">
      <w:pPr>
        <w:spacing w:after="0" w:line="240" w:lineRule="auto"/>
      </w:pPr>
      <w:r>
        <w:separator/>
      </w:r>
    </w:p>
  </w:footnote>
  <w:footnote w:type="continuationSeparator" w:id="0">
    <w:p w:rsidR="00C91C07" w:rsidRDefault="00C91C07" w:rsidP="00F665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220B6"/>
    <w:multiLevelType w:val="multilevel"/>
    <w:tmpl w:val="4E08E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97734"/>
    <w:multiLevelType w:val="hybridMultilevel"/>
    <w:tmpl w:val="5ECAFDEA"/>
    <w:lvl w:ilvl="0" w:tplc="11925E26">
      <w:start w:val="1"/>
      <w:numFmt w:val="decimal"/>
      <w:lvlText w:val="%1."/>
      <w:lvlJc w:val="left"/>
      <w:pPr>
        <w:ind w:left="312" w:hanging="312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9AF728C"/>
    <w:multiLevelType w:val="multilevel"/>
    <w:tmpl w:val="57D02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B85A56"/>
    <w:multiLevelType w:val="multilevel"/>
    <w:tmpl w:val="B1B87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146967"/>
    <w:multiLevelType w:val="hybridMultilevel"/>
    <w:tmpl w:val="BBB49836"/>
    <w:lvl w:ilvl="0" w:tplc="8A4C2D56">
      <w:start w:val="1"/>
      <w:numFmt w:val="decimal"/>
      <w:lvlText w:val="%1."/>
      <w:lvlJc w:val="left"/>
      <w:pPr>
        <w:ind w:left="312" w:hanging="312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01E2A83"/>
    <w:multiLevelType w:val="multilevel"/>
    <w:tmpl w:val="22847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827A73"/>
    <w:multiLevelType w:val="hybridMultilevel"/>
    <w:tmpl w:val="2B024146"/>
    <w:lvl w:ilvl="0" w:tplc="24B0F172">
      <w:start w:val="1"/>
      <w:numFmt w:val="decimalEnclosedCircle"/>
      <w:lvlText w:val="%1"/>
      <w:lvlJc w:val="left"/>
      <w:pPr>
        <w:ind w:left="312" w:hanging="312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C977AC3"/>
    <w:multiLevelType w:val="hybridMultilevel"/>
    <w:tmpl w:val="5ECAFDEA"/>
    <w:lvl w:ilvl="0" w:tplc="11925E26">
      <w:start w:val="1"/>
      <w:numFmt w:val="decimal"/>
      <w:lvlText w:val="%1."/>
      <w:lvlJc w:val="left"/>
      <w:pPr>
        <w:ind w:left="312" w:hanging="312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DE21FF2"/>
    <w:multiLevelType w:val="multilevel"/>
    <w:tmpl w:val="840E8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F45C00"/>
    <w:multiLevelType w:val="hybridMultilevel"/>
    <w:tmpl w:val="2B024146"/>
    <w:lvl w:ilvl="0" w:tplc="24B0F172">
      <w:start w:val="1"/>
      <w:numFmt w:val="decimalEnclosedCircle"/>
      <w:lvlText w:val="%1"/>
      <w:lvlJc w:val="left"/>
      <w:pPr>
        <w:ind w:left="312" w:hanging="312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A897EFF"/>
    <w:multiLevelType w:val="hybridMultilevel"/>
    <w:tmpl w:val="2B024146"/>
    <w:lvl w:ilvl="0" w:tplc="24B0F172">
      <w:start w:val="1"/>
      <w:numFmt w:val="decimalEnclosedCircle"/>
      <w:lvlText w:val="%1"/>
      <w:lvlJc w:val="left"/>
      <w:pPr>
        <w:ind w:left="312" w:hanging="312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AD970C5"/>
    <w:multiLevelType w:val="multilevel"/>
    <w:tmpl w:val="16E6D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3625E6"/>
    <w:multiLevelType w:val="multilevel"/>
    <w:tmpl w:val="3B30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2449E2"/>
    <w:multiLevelType w:val="hybridMultilevel"/>
    <w:tmpl w:val="2B024146"/>
    <w:lvl w:ilvl="0" w:tplc="24B0F172">
      <w:start w:val="1"/>
      <w:numFmt w:val="decimalEnclosedCircle"/>
      <w:lvlText w:val="%1"/>
      <w:lvlJc w:val="left"/>
      <w:pPr>
        <w:ind w:left="312" w:hanging="312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6A7972C3"/>
    <w:multiLevelType w:val="hybridMultilevel"/>
    <w:tmpl w:val="5ECAFDEA"/>
    <w:lvl w:ilvl="0" w:tplc="11925E26">
      <w:start w:val="1"/>
      <w:numFmt w:val="decimal"/>
      <w:lvlText w:val="%1."/>
      <w:lvlJc w:val="left"/>
      <w:pPr>
        <w:ind w:left="312" w:hanging="312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705C55F5"/>
    <w:multiLevelType w:val="multilevel"/>
    <w:tmpl w:val="9C5E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E81B00"/>
    <w:multiLevelType w:val="hybridMultilevel"/>
    <w:tmpl w:val="2B024146"/>
    <w:lvl w:ilvl="0" w:tplc="24B0F172">
      <w:start w:val="1"/>
      <w:numFmt w:val="decimalEnclosedCircle"/>
      <w:lvlText w:val="%1"/>
      <w:lvlJc w:val="left"/>
      <w:pPr>
        <w:ind w:left="312" w:hanging="312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EBC4E73"/>
    <w:multiLevelType w:val="hybridMultilevel"/>
    <w:tmpl w:val="2B024146"/>
    <w:lvl w:ilvl="0" w:tplc="24B0F172">
      <w:start w:val="1"/>
      <w:numFmt w:val="decimalEnclosedCircle"/>
      <w:lvlText w:val="%1"/>
      <w:lvlJc w:val="left"/>
      <w:pPr>
        <w:ind w:left="312" w:hanging="312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8"/>
  </w:num>
  <w:num w:numId="2">
    <w:abstractNumId w:val="3"/>
  </w:num>
  <w:num w:numId="3">
    <w:abstractNumId w:val="12"/>
  </w:num>
  <w:num w:numId="4">
    <w:abstractNumId w:val="2"/>
  </w:num>
  <w:num w:numId="5">
    <w:abstractNumId w:val="5"/>
  </w:num>
  <w:num w:numId="6">
    <w:abstractNumId w:val="11"/>
  </w:num>
  <w:num w:numId="7">
    <w:abstractNumId w:val="15"/>
  </w:num>
  <w:num w:numId="8">
    <w:abstractNumId w:val="0"/>
  </w:num>
  <w:num w:numId="9">
    <w:abstractNumId w:val="4"/>
  </w:num>
  <w:num w:numId="10">
    <w:abstractNumId w:val="9"/>
  </w:num>
  <w:num w:numId="11">
    <w:abstractNumId w:val="17"/>
  </w:num>
  <w:num w:numId="12">
    <w:abstractNumId w:val="1"/>
  </w:num>
  <w:num w:numId="13">
    <w:abstractNumId w:val="14"/>
  </w:num>
  <w:num w:numId="14">
    <w:abstractNumId w:val="6"/>
  </w:num>
  <w:num w:numId="15">
    <w:abstractNumId w:val="13"/>
  </w:num>
  <w:num w:numId="16">
    <w:abstractNumId w:val="16"/>
  </w:num>
  <w:num w:numId="17">
    <w:abstractNumId w:val="10"/>
  </w:num>
  <w:num w:numId="18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12-1-959339916-1126444457-3701622442-21065328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5E1"/>
    <w:rsid w:val="0005263D"/>
    <w:rsid w:val="00057F3D"/>
    <w:rsid w:val="001128D2"/>
    <w:rsid w:val="00224B9F"/>
    <w:rsid w:val="00235280"/>
    <w:rsid w:val="00257C83"/>
    <w:rsid w:val="002A5622"/>
    <w:rsid w:val="002E4246"/>
    <w:rsid w:val="00344FB7"/>
    <w:rsid w:val="003504E8"/>
    <w:rsid w:val="00380DBF"/>
    <w:rsid w:val="00421C4E"/>
    <w:rsid w:val="00443C5F"/>
    <w:rsid w:val="00464F2F"/>
    <w:rsid w:val="00513D13"/>
    <w:rsid w:val="00515874"/>
    <w:rsid w:val="0058287D"/>
    <w:rsid w:val="005A7453"/>
    <w:rsid w:val="005B69EE"/>
    <w:rsid w:val="0061337D"/>
    <w:rsid w:val="00686ED0"/>
    <w:rsid w:val="006A14A2"/>
    <w:rsid w:val="006E28D1"/>
    <w:rsid w:val="006E2B1D"/>
    <w:rsid w:val="00701E2A"/>
    <w:rsid w:val="00706230"/>
    <w:rsid w:val="00716E2A"/>
    <w:rsid w:val="00730F6B"/>
    <w:rsid w:val="00746035"/>
    <w:rsid w:val="00780946"/>
    <w:rsid w:val="007A3217"/>
    <w:rsid w:val="007C3557"/>
    <w:rsid w:val="007C4C2D"/>
    <w:rsid w:val="007E1D36"/>
    <w:rsid w:val="00826560"/>
    <w:rsid w:val="008C7361"/>
    <w:rsid w:val="008D566A"/>
    <w:rsid w:val="009146B4"/>
    <w:rsid w:val="009D1758"/>
    <w:rsid w:val="00A43002"/>
    <w:rsid w:val="00A50538"/>
    <w:rsid w:val="00A93E0B"/>
    <w:rsid w:val="00AB37D5"/>
    <w:rsid w:val="00AC2CAD"/>
    <w:rsid w:val="00AE3FEA"/>
    <w:rsid w:val="00AE617E"/>
    <w:rsid w:val="00AF22D9"/>
    <w:rsid w:val="00B35B2B"/>
    <w:rsid w:val="00B936EE"/>
    <w:rsid w:val="00BE36F2"/>
    <w:rsid w:val="00C21500"/>
    <w:rsid w:val="00C37D5D"/>
    <w:rsid w:val="00C91C07"/>
    <w:rsid w:val="00CA3A2D"/>
    <w:rsid w:val="00CF7666"/>
    <w:rsid w:val="00D11395"/>
    <w:rsid w:val="00D25DF2"/>
    <w:rsid w:val="00D74D5B"/>
    <w:rsid w:val="00D83E7A"/>
    <w:rsid w:val="00DC3D4B"/>
    <w:rsid w:val="00E260A5"/>
    <w:rsid w:val="00E528F0"/>
    <w:rsid w:val="00E67192"/>
    <w:rsid w:val="00E82C59"/>
    <w:rsid w:val="00ED51D5"/>
    <w:rsid w:val="00F00B1D"/>
    <w:rsid w:val="00F3145E"/>
    <w:rsid w:val="00F665E1"/>
    <w:rsid w:val="00FE0269"/>
    <w:rsid w:val="00FE2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BD07B8"/>
  <w15:chartTrackingRefBased/>
  <w15:docId w15:val="{D0648227-17C4-433A-AB79-82C13F484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HY신명조" w:eastAsia="HY신명조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665E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665E1"/>
  </w:style>
  <w:style w:type="paragraph" w:styleId="a4">
    <w:name w:val="footer"/>
    <w:basedOn w:val="a"/>
    <w:link w:val="Char0"/>
    <w:uiPriority w:val="99"/>
    <w:unhideWhenUsed/>
    <w:rsid w:val="00F665E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665E1"/>
  </w:style>
  <w:style w:type="paragraph" w:styleId="a5">
    <w:name w:val="List Paragraph"/>
    <w:basedOn w:val="a"/>
    <w:uiPriority w:val="34"/>
    <w:qFormat/>
    <w:rsid w:val="00CF766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22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최규현 (Kyoohyun Choi)</dc:creator>
  <cp:keywords/>
  <dc:description/>
  <cp:lastModifiedBy>김현주 (Hyunjoo Kim)</cp:lastModifiedBy>
  <cp:revision>2</cp:revision>
  <dcterms:created xsi:type="dcterms:W3CDTF">2025-05-16T05:25:00Z</dcterms:created>
  <dcterms:modified xsi:type="dcterms:W3CDTF">2025-05-16T05:25:00Z</dcterms:modified>
</cp:coreProperties>
</file>