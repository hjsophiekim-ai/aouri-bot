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B4996A" w14:textId="77777777" w:rsidR="009D393A" w:rsidRPr="00845215" w:rsidRDefault="00154108" w:rsidP="00154108">
      <w:pPr>
        <w:jc w:val="center"/>
        <w:rPr>
          <w:rFonts w:ascii="바탕" w:eastAsia="바탕" w:hAnsi="바탕"/>
          <w:b/>
          <w:sz w:val="28"/>
        </w:rPr>
      </w:pPr>
      <w:proofErr w:type="spellStart"/>
      <w:r w:rsidRPr="00845215">
        <w:rPr>
          <w:rFonts w:ascii="바탕" w:eastAsia="바탕" w:hAnsi="바탕" w:hint="eastAsia"/>
          <w:b/>
          <w:sz w:val="28"/>
        </w:rPr>
        <w:t>일룸</w:t>
      </w:r>
      <w:proofErr w:type="spellEnd"/>
      <w:r w:rsidRPr="00845215">
        <w:rPr>
          <w:rFonts w:ascii="바탕" w:eastAsia="바탕" w:hAnsi="바탕" w:hint="eastAsia"/>
          <w:b/>
          <w:sz w:val="28"/>
        </w:rPr>
        <w:t xml:space="preserve"> </w:t>
      </w:r>
      <w:r w:rsidRPr="00845215">
        <w:rPr>
          <w:rFonts w:ascii="바탕" w:eastAsia="바탕" w:hAnsi="바탕"/>
          <w:b/>
          <w:sz w:val="28"/>
        </w:rPr>
        <w:t>26</w:t>
      </w:r>
      <w:r w:rsidRPr="00845215">
        <w:rPr>
          <w:rFonts w:ascii="바탕" w:eastAsia="바탕" w:hAnsi="바탕" w:hint="eastAsia"/>
          <w:b/>
          <w:sz w:val="28"/>
        </w:rPr>
        <w:t>년 위탁판매</w:t>
      </w:r>
      <w:r w:rsidRPr="00845215">
        <w:rPr>
          <w:rFonts w:ascii="바탕" w:eastAsia="바탕" w:hAnsi="바탕"/>
          <w:b/>
          <w:sz w:val="28"/>
        </w:rPr>
        <w:t xml:space="preserve"> </w:t>
      </w:r>
      <w:r w:rsidRPr="00845215">
        <w:rPr>
          <w:rFonts w:ascii="바탕" w:eastAsia="바탕" w:hAnsi="바탕" w:hint="eastAsia"/>
          <w:b/>
          <w:sz w:val="28"/>
        </w:rPr>
        <w:t>대리점 계약서 검토</w:t>
      </w:r>
    </w:p>
    <w:p w14:paraId="7C6E383E" w14:textId="77777777" w:rsidR="00154108" w:rsidRPr="00D212DA" w:rsidRDefault="00154108">
      <w:pPr>
        <w:rPr>
          <w:rFonts w:ascii="바탕" w:eastAsia="바탕" w:hAnsi="바탕"/>
        </w:rPr>
      </w:pPr>
    </w:p>
    <w:p w14:paraId="2B70A054" w14:textId="77777777" w:rsidR="00154108" w:rsidRPr="00845215" w:rsidRDefault="00D212DA">
      <w:pPr>
        <w:rPr>
          <w:rFonts w:ascii="바탕" w:eastAsia="바탕" w:hAnsi="바탕"/>
          <w:b/>
          <w:sz w:val="24"/>
        </w:rPr>
      </w:pPr>
      <w:r w:rsidRPr="00845215">
        <w:rPr>
          <w:rFonts w:ascii="바탕" w:eastAsia="바탕" w:hAnsi="바탕" w:hint="eastAsia"/>
          <w:b/>
          <w:sz w:val="24"/>
        </w:rPr>
        <w:t>*</w:t>
      </w:r>
      <w:r w:rsidRPr="00845215">
        <w:rPr>
          <w:rFonts w:ascii="바탕" w:eastAsia="바탕" w:hAnsi="바탕"/>
          <w:b/>
          <w:sz w:val="24"/>
        </w:rPr>
        <w:t xml:space="preserve"> </w:t>
      </w:r>
      <w:r w:rsidR="00154108" w:rsidRPr="00845215">
        <w:rPr>
          <w:rFonts w:ascii="바탕" w:eastAsia="바탕" w:hAnsi="바탕" w:hint="eastAsia"/>
          <w:b/>
          <w:sz w:val="24"/>
        </w:rPr>
        <w:t>대리점 계약서 본문</w:t>
      </w:r>
    </w:p>
    <w:p w14:paraId="1AC38F75" w14:textId="77777777" w:rsidR="00154108" w:rsidRPr="00D212DA" w:rsidRDefault="00154108">
      <w:pPr>
        <w:rPr>
          <w:rFonts w:ascii="바탕" w:eastAsia="바탕" w:hAnsi="바탕"/>
        </w:rPr>
      </w:pPr>
    </w:p>
    <w:p w14:paraId="5B634648" w14:textId="77777777" w:rsidR="0011128A" w:rsidRDefault="004A6E27">
      <w:pPr>
        <w:rPr>
          <w:ins w:id="0" w:author="김현주 (Hyunjoo Kim)" w:date="2026-03-25T11:13:00Z"/>
          <w:rFonts w:ascii="바탕" w:eastAsia="바탕" w:hAnsi="바탕"/>
        </w:rPr>
      </w:pPr>
      <w:r>
        <w:rPr>
          <w:rFonts w:ascii="바탕" w:eastAsia="바탕" w:hAnsi="바탕" w:hint="eastAsia"/>
        </w:rPr>
        <w:t>■</w:t>
      </w:r>
      <w:r>
        <w:rPr>
          <w:rFonts w:ascii="바탕" w:eastAsia="바탕" w:hAnsi="바탕"/>
        </w:rPr>
        <w:t xml:space="preserve"> </w:t>
      </w:r>
      <w:r w:rsidR="00A93ED9">
        <w:rPr>
          <w:rFonts w:ascii="바탕" w:eastAsia="바탕" w:hAnsi="바탕"/>
        </w:rPr>
        <w:t xml:space="preserve">귀 </w:t>
      </w:r>
      <w:r w:rsidR="00A93ED9">
        <w:rPr>
          <w:rFonts w:ascii="바탕" w:eastAsia="바탕" w:hAnsi="바탕" w:hint="eastAsia"/>
        </w:rPr>
        <w:t>팀</w:t>
      </w:r>
      <w:r w:rsidR="00A93ED9">
        <w:rPr>
          <w:rFonts w:ascii="바탕" w:eastAsia="바탕" w:hAnsi="바탕"/>
        </w:rPr>
        <w:t xml:space="preserve"> </w:t>
      </w:r>
      <w:r w:rsidR="00A93ED9">
        <w:rPr>
          <w:rFonts w:ascii="바탕" w:eastAsia="바탕" w:hAnsi="바탕" w:hint="eastAsia"/>
        </w:rPr>
        <w:t xml:space="preserve">요청에 따라 </w:t>
      </w:r>
      <w:r w:rsidR="0011128A">
        <w:rPr>
          <w:rFonts w:ascii="바탕" w:eastAsia="바탕" w:hAnsi="바탕" w:hint="eastAsia"/>
        </w:rPr>
        <w:t>원상회복과 관련하여 아래 조항 신설하</w:t>
      </w:r>
      <w:r w:rsidR="00A93ED9">
        <w:rPr>
          <w:rFonts w:ascii="바탕" w:eastAsia="바탕" w:hAnsi="바탕" w:hint="eastAsia"/>
        </w:rPr>
        <w:t>였습니다.</w:t>
      </w:r>
      <w:r w:rsidR="00A93ED9">
        <w:rPr>
          <w:rFonts w:ascii="바탕" w:eastAsia="바탕" w:hAnsi="바탕"/>
        </w:rPr>
        <w:t xml:space="preserve"> </w:t>
      </w:r>
      <w:r w:rsidR="00A93ED9">
        <w:rPr>
          <w:rFonts w:ascii="바탕" w:eastAsia="바탕" w:hAnsi="바탕" w:hint="eastAsia"/>
        </w:rPr>
        <w:t>적절히 활용해 주시기 바랍니다.</w:t>
      </w:r>
      <w:r w:rsidR="00A93ED9">
        <w:rPr>
          <w:rFonts w:ascii="바탕" w:eastAsia="바탕" w:hAnsi="바탕"/>
        </w:rPr>
        <w:t xml:space="preserve"> </w:t>
      </w:r>
    </w:p>
    <w:p w14:paraId="0A8C1CA4" w14:textId="77777777" w:rsidR="00581F92" w:rsidRDefault="00581F92">
      <w:pPr>
        <w:rPr>
          <w:rFonts w:ascii="바탕" w:eastAsia="바탕" w:hAnsi="바탕"/>
        </w:rPr>
      </w:pPr>
    </w:p>
    <w:p w14:paraId="3C3362F2" w14:textId="77777777" w:rsidR="0011128A" w:rsidRPr="00F81D8C" w:rsidRDefault="0011128A">
      <w:pPr>
        <w:rPr>
          <w:ins w:id="1" w:author="최규현 (Kyoohyun Choi)" w:date="2026-03-23T14:17:00Z"/>
          <w:rFonts w:ascii="바탕" w:eastAsia="바탕" w:hAnsi="바탕"/>
          <w:b/>
        </w:rPr>
      </w:pPr>
      <w:ins w:id="2" w:author="최규현 (Kyoohyun Choi)" w:date="2026-03-23T14:17:00Z">
        <w:r w:rsidRPr="00F81D8C">
          <w:rPr>
            <w:rFonts w:ascii="바탕" w:eastAsia="바탕" w:hAnsi="바탕" w:hint="eastAsia"/>
            <w:b/>
          </w:rPr>
          <w:t>제</w:t>
        </w:r>
        <w:r w:rsidRPr="00F81D8C">
          <w:rPr>
            <w:rFonts w:ascii="바탕" w:eastAsia="바탕" w:hAnsi="바탕"/>
            <w:b/>
          </w:rPr>
          <w:t>1</w:t>
        </w:r>
        <w:r w:rsidRPr="00F81D8C">
          <w:rPr>
            <w:rFonts w:ascii="바탕" w:eastAsia="바탕" w:hAnsi="바탕" w:hint="eastAsia"/>
            <w:b/>
          </w:rPr>
          <w:t xml:space="preserve">6조 </w:t>
        </w:r>
        <w:r w:rsidRPr="00F81D8C">
          <w:rPr>
            <w:rFonts w:ascii="바탕" w:eastAsia="바탕" w:hAnsi="바탕"/>
            <w:b/>
          </w:rPr>
          <w:t>[</w:t>
        </w:r>
        <w:r w:rsidRPr="00F81D8C">
          <w:rPr>
            <w:rFonts w:ascii="바탕" w:eastAsia="바탕" w:hAnsi="바탕" w:hint="eastAsia"/>
            <w:b/>
          </w:rPr>
          <w:t>원상회복 등]</w:t>
        </w:r>
      </w:ins>
    </w:p>
    <w:p w14:paraId="1A67AD91" w14:textId="373ACAF9" w:rsidR="00227949" w:rsidRPr="00B35D5B" w:rsidRDefault="0011128A" w:rsidP="00B35D5B">
      <w:pPr>
        <w:pStyle w:val="ab"/>
        <w:numPr>
          <w:ilvl w:val="0"/>
          <w:numId w:val="2"/>
        </w:numPr>
        <w:ind w:leftChars="0"/>
        <w:rPr>
          <w:ins w:id="3" w:author="최규현 (Kyoohyun Choi)" w:date="2026-03-23T14:19:00Z"/>
          <w:rFonts w:ascii="바탕" w:eastAsia="바탕" w:hAnsi="바탕"/>
        </w:rPr>
      </w:pPr>
      <w:ins w:id="4" w:author="최규현 (Kyoohyun Choi)" w:date="2026-03-23T14:17:00Z">
        <w:r w:rsidRPr="00B35D5B">
          <w:rPr>
            <w:rFonts w:ascii="바탕" w:eastAsia="바탕" w:hAnsi="바탕" w:hint="eastAsia"/>
          </w:rPr>
          <w:t xml:space="preserve"> 대리점은 계약이 종료되거나 해지되는 경우,</w:t>
        </w:r>
        <w:r w:rsidRPr="00B35D5B">
          <w:rPr>
            <w:rFonts w:ascii="바탕" w:eastAsia="바탕" w:hAnsi="바탕"/>
          </w:rPr>
          <w:t xml:space="preserve"> </w:t>
        </w:r>
      </w:ins>
      <w:ins w:id="5" w:author="김현주 (Hyunjoo Kim)" w:date="2026-03-26T09:55:00Z">
        <w:r w:rsidR="00B35D5B">
          <w:rPr>
            <w:rFonts w:ascii="바탕" w:eastAsia="바탕" w:hAnsi="바탕" w:hint="eastAsia"/>
          </w:rPr>
          <w:t>계약기간 중 대리점이 설치,</w:t>
        </w:r>
        <w:r w:rsidR="00B35D5B">
          <w:rPr>
            <w:rFonts w:ascii="바탕" w:eastAsia="바탕" w:hAnsi="바탕"/>
          </w:rPr>
          <w:t xml:space="preserve"> </w:t>
        </w:r>
        <w:r w:rsidR="00B35D5B">
          <w:rPr>
            <w:rFonts w:ascii="바탕" w:eastAsia="바탕" w:hAnsi="바탕" w:hint="eastAsia"/>
          </w:rPr>
          <w:t xml:space="preserve">변경한 범위 내에서 </w:t>
        </w:r>
      </w:ins>
      <w:ins w:id="6" w:author="최규현 (Kyoohyun Choi)" w:date="2026-03-23T14:17:00Z">
        <w:r w:rsidRPr="00B35D5B">
          <w:rPr>
            <w:rFonts w:ascii="바탕" w:eastAsia="바탕" w:hAnsi="바탕" w:hint="eastAsia"/>
          </w:rPr>
          <w:t>공급업자의 요구에 따라 매장 내 인테리어</w:t>
        </w:r>
      </w:ins>
      <w:ins w:id="7" w:author="최규현 (Kyoohyun Choi)" w:date="2026-03-23T14:18:00Z">
        <w:r w:rsidRPr="00B35D5B">
          <w:rPr>
            <w:rFonts w:ascii="바탕" w:eastAsia="바탕" w:hAnsi="바탕" w:hint="eastAsia"/>
          </w:rPr>
          <w:t>,</w:t>
        </w:r>
        <w:r w:rsidRPr="00B35D5B">
          <w:rPr>
            <w:rFonts w:ascii="바탕" w:eastAsia="바탕" w:hAnsi="바탕"/>
          </w:rPr>
          <w:t xml:space="preserve"> </w:t>
        </w:r>
        <w:r w:rsidRPr="00B35D5B">
          <w:rPr>
            <w:rFonts w:ascii="바탕" w:eastAsia="바탕" w:hAnsi="바탕" w:hint="eastAsia"/>
          </w:rPr>
          <w:t>집기,</w:t>
        </w:r>
        <w:r w:rsidRPr="00B35D5B">
          <w:rPr>
            <w:rFonts w:ascii="바탕" w:eastAsia="바탕" w:hAnsi="바탕"/>
          </w:rPr>
          <w:t xml:space="preserve"> </w:t>
        </w:r>
        <w:r w:rsidRPr="00B35D5B">
          <w:rPr>
            <w:rFonts w:ascii="바탕" w:eastAsia="바탕" w:hAnsi="바탕" w:hint="eastAsia"/>
          </w:rPr>
          <w:t xml:space="preserve">설비 및 기타 시설물 일체를 계약 체결 당시의 상태로 </w:t>
        </w:r>
        <w:proofErr w:type="spellStart"/>
        <w:r w:rsidRPr="00B35D5B">
          <w:rPr>
            <w:rFonts w:ascii="바탕" w:eastAsia="바탕" w:hAnsi="바탕" w:hint="eastAsia"/>
          </w:rPr>
          <w:t>원상회복하여야</w:t>
        </w:r>
        <w:proofErr w:type="spellEnd"/>
        <w:r w:rsidRPr="00B35D5B">
          <w:rPr>
            <w:rFonts w:ascii="바탕" w:eastAsia="바탕" w:hAnsi="바탕" w:hint="eastAsia"/>
          </w:rPr>
          <w:t xml:space="preserve"> 한다.</w:t>
        </w:r>
        <w:r w:rsidRPr="00B35D5B">
          <w:rPr>
            <w:rFonts w:ascii="바탕" w:eastAsia="바탕" w:hAnsi="바탕"/>
          </w:rPr>
          <w:t xml:space="preserve"> </w:t>
        </w:r>
      </w:ins>
      <w:ins w:id="8" w:author="김현주 (Hyunjoo Kim)" w:date="2026-03-26T09:55:00Z">
        <w:r w:rsidR="00B35D5B">
          <w:rPr>
            <w:rFonts w:ascii="바탕" w:eastAsia="바탕" w:hAnsi="바탕" w:hint="eastAsia"/>
          </w:rPr>
          <w:t>다만,</w:t>
        </w:r>
        <w:r w:rsidR="00B35D5B">
          <w:rPr>
            <w:rFonts w:ascii="바탕" w:eastAsia="바탕" w:hAnsi="바탕"/>
          </w:rPr>
          <w:t xml:space="preserve"> </w:t>
        </w:r>
        <w:r w:rsidR="00B35D5B">
          <w:rPr>
            <w:rFonts w:ascii="바탕" w:eastAsia="바탕" w:hAnsi="바탕" w:hint="eastAsia"/>
          </w:rPr>
          <w:t>공급업자가 설치를 요청하였거나 공급업자 소유에 해당하는 시설물의 철거,</w:t>
        </w:r>
        <w:r w:rsidR="00B35D5B">
          <w:rPr>
            <w:rFonts w:ascii="바탕" w:eastAsia="바탕" w:hAnsi="바탕"/>
          </w:rPr>
          <w:t xml:space="preserve"> </w:t>
        </w:r>
        <w:r w:rsidR="00B35D5B">
          <w:rPr>
            <w:rFonts w:ascii="바탕" w:eastAsia="바탕" w:hAnsi="바탕" w:hint="eastAsia"/>
          </w:rPr>
          <w:t xml:space="preserve">복구 </w:t>
        </w:r>
        <w:proofErr w:type="spellStart"/>
        <w:r w:rsidR="00B35D5B">
          <w:rPr>
            <w:rFonts w:ascii="바탕" w:eastAsia="바탕" w:hAnsi="바탕" w:hint="eastAsia"/>
          </w:rPr>
          <w:t>범위</w:t>
        </w:r>
        <w:proofErr w:type="spellEnd"/>
        <w:r w:rsidR="00B35D5B">
          <w:rPr>
            <w:rFonts w:ascii="바탕" w:eastAsia="바탕" w:hAnsi="바탕" w:hint="eastAsia"/>
          </w:rPr>
          <w:t xml:space="preserve"> 및 비용 부담은 당사자 간 협의하여 정한다.</w:t>
        </w:r>
        <w:r w:rsidR="00B35D5B">
          <w:rPr>
            <w:rFonts w:ascii="바탕" w:eastAsia="바탕" w:hAnsi="바탕"/>
          </w:rPr>
          <w:t xml:space="preserve"> </w:t>
        </w:r>
      </w:ins>
    </w:p>
    <w:p w14:paraId="167A4A60" w14:textId="77777777" w:rsidR="00227949" w:rsidRDefault="00227949">
      <w:pPr>
        <w:rPr>
          <w:ins w:id="9" w:author="최규현 (Kyoohyun Choi)" w:date="2026-03-23T14:19:00Z"/>
          <w:rFonts w:ascii="바탕" w:eastAsia="바탕" w:hAnsi="바탕"/>
        </w:rPr>
      </w:pPr>
      <w:ins w:id="10" w:author="최규현 (Kyoohyun Choi)" w:date="2026-03-23T14:19:00Z">
        <w:r>
          <w:rPr>
            <w:rFonts w:ascii="바탕" w:eastAsia="바탕" w:hAnsi="바탕" w:hint="eastAsia"/>
          </w:rPr>
          <w:t>② 제1항의 원상회복에는 다음 각 호의 사항이 포함된다.</w:t>
        </w:r>
        <w:r>
          <w:rPr>
            <w:rFonts w:ascii="바탕" w:eastAsia="바탕" w:hAnsi="바탕"/>
          </w:rPr>
          <w:t xml:space="preserve"> </w:t>
        </w:r>
      </w:ins>
    </w:p>
    <w:p w14:paraId="6C840F47" w14:textId="77777777" w:rsidR="00227949" w:rsidRDefault="00227949">
      <w:pPr>
        <w:rPr>
          <w:ins w:id="11" w:author="최규현 (Kyoohyun Choi)" w:date="2026-03-23T14:19:00Z"/>
          <w:rFonts w:ascii="바탕" w:eastAsia="바탕" w:hAnsi="바탕"/>
        </w:rPr>
      </w:pPr>
      <w:ins w:id="12" w:author="최규현 (Kyoohyun Choi)" w:date="2026-03-23T14:19:00Z">
        <w:r>
          <w:rPr>
            <w:rFonts w:ascii="바탕" w:eastAsia="바탕" w:hAnsi="바탕" w:hint="eastAsia"/>
          </w:rPr>
          <w:t>1</w:t>
        </w:r>
        <w:r>
          <w:rPr>
            <w:rFonts w:ascii="바탕" w:eastAsia="바탕" w:hAnsi="바탕"/>
          </w:rPr>
          <w:t xml:space="preserve">. </w:t>
        </w:r>
        <w:r>
          <w:rPr>
            <w:rFonts w:ascii="바탕" w:eastAsia="바탕" w:hAnsi="바탕" w:hint="eastAsia"/>
          </w:rPr>
          <w:t>대리점이 설치하거나 변경한 인테리어,</w:t>
        </w:r>
        <w:r>
          <w:rPr>
            <w:rFonts w:ascii="바탕" w:eastAsia="바탕" w:hAnsi="바탕"/>
          </w:rPr>
          <w:t xml:space="preserve"> </w:t>
        </w:r>
        <w:r>
          <w:rPr>
            <w:rFonts w:ascii="바탕" w:eastAsia="바탕" w:hAnsi="바탕" w:hint="eastAsia"/>
          </w:rPr>
          <w:t>구조물,</w:t>
        </w:r>
        <w:r>
          <w:rPr>
            <w:rFonts w:ascii="바탕" w:eastAsia="바탕" w:hAnsi="바탕"/>
          </w:rPr>
          <w:t xml:space="preserve"> </w:t>
        </w:r>
        <w:proofErr w:type="spellStart"/>
        <w:r>
          <w:rPr>
            <w:rFonts w:ascii="바탕" w:eastAsia="바탕" w:hAnsi="바탕" w:hint="eastAsia"/>
          </w:rPr>
          <w:t>마갖매의</w:t>
        </w:r>
        <w:proofErr w:type="spellEnd"/>
        <w:r>
          <w:rPr>
            <w:rFonts w:ascii="바탕" w:eastAsia="바탕" w:hAnsi="바탕" w:hint="eastAsia"/>
          </w:rPr>
          <w:t xml:space="preserve"> 철거 및 복구 </w:t>
        </w:r>
      </w:ins>
    </w:p>
    <w:p w14:paraId="214AFECC" w14:textId="77777777" w:rsidR="00227949" w:rsidRDefault="00227949">
      <w:pPr>
        <w:rPr>
          <w:ins w:id="13" w:author="최규현 (Kyoohyun Choi)" w:date="2026-03-23T14:20:00Z"/>
          <w:rFonts w:ascii="바탕" w:eastAsia="바탕" w:hAnsi="바탕"/>
        </w:rPr>
      </w:pPr>
      <w:ins w:id="14" w:author="최규현 (Kyoohyun Choi)" w:date="2026-03-23T14:19:00Z">
        <w:r>
          <w:rPr>
            <w:rFonts w:ascii="바탕" w:eastAsia="바탕" w:hAnsi="바탕" w:hint="eastAsia"/>
          </w:rPr>
          <w:t>2</w:t>
        </w:r>
        <w:r>
          <w:rPr>
            <w:rFonts w:ascii="바탕" w:eastAsia="바탕" w:hAnsi="바탕"/>
          </w:rPr>
          <w:t xml:space="preserve">. </w:t>
        </w:r>
        <w:r>
          <w:rPr>
            <w:rFonts w:ascii="바탕" w:eastAsia="바탕" w:hAnsi="바탕" w:hint="eastAsia"/>
          </w:rPr>
          <w:t>간판,</w:t>
        </w:r>
        <w:r>
          <w:rPr>
            <w:rFonts w:ascii="바탕" w:eastAsia="바탕" w:hAnsi="바탕"/>
          </w:rPr>
          <w:t xml:space="preserve"> </w:t>
        </w:r>
        <w:proofErr w:type="spellStart"/>
        <w:r>
          <w:rPr>
            <w:rFonts w:ascii="바탕" w:eastAsia="바탕" w:hAnsi="바탕" w:hint="eastAsia"/>
          </w:rPr>
          <w:t>사인물</w:t>
        </w:r>
        <w:proofErr w:type="spellEnd"/>
        <w:r>
          <w:rPr>
            <w:rFonts w:ascii="바탕" w:eastAsia="바탕" w:hAnsi="바탕" w:hint="eastAsia"/>
          </w:rPr>
          <w:t>,</w:t>
        </w:r>
        <w:r>
          <w:rPr>
            <w:rFonts w:ascii="바탕" w:eastAsia="바탕" w:hAnsi="바탕"/>
          </w:rPr>
          <w:t xml:space="preserve"> </w:t>
        </w:r>
        <w:r>
          <w:rPr>
            <w:rFonts w:ascii="바탕" w:eastAsia="바탕" w:hAnsi="바탕" w:hint="eastAsia"/>
          </w:rPr>
          <w:t>집</w:t>
        </w:r>
      </w:ins>
      <w:ins w:id="15" w:author="최규현 (Kyoohyun Choi)" w:date="2026-03-23T14:20:00Z">
        <w:r>
          <w:rPr>
            <w:rFonts w:ascii="바탕" w:eastAsia="바탕" w:hAnsi="바탕" w:hint="eastAsia"/>
          </w:rPr>
          <w:t>기,</w:t>
        </w:r>
        <w:r>
          <w:rPr>
            <w:rFonts w:ascii="바탕" w:eastAsia="바탕" w:hAnsi="바탕"/>
          </w:rPr>
          <w:t xml:space="preserve"> </w:t>
        </w:r>
        <w:r>
          <w:rPr>
            <w:rFonts w:ascii="바탕" w:eastAsia="바탕" w:hAnsi="바탕" w:hint="eastAsia"/>
          </w:rPr>
          <w:t>전시품 및 기타 부속물의 철거</w:t>
        </w:r>
      </w:ins>
    </w:p>
    <w:p w14:paraId="551D9014" w14:textId="77777777" w:rsidR="00227949" w:rsidRDefault="00227949">
      <w:pPr>
        <w:rPr>
          <w:ins w:id="16" w:author="최규현 (Kyoohyun Choi)" w:date="2026-03-23T14:20:00Z"/>
          <w:rFonts w:ascii="바탕" w:eastAsia="바탕" w:hAnsi="바탕"/>
        </w:rPr>
      </w:pPr>
      <w:ins w:id="17" w:author="최규현 (Kyoohyun Choi)" w:date="2026-03-23T14:20:00Z">
        <w:r>
          <w:rPr>
            <w:rFonts w:ascii="바탕" w:eastAsia="바탕" w:hAnsi="바탕" w:hint="eastAsia"/>
          </w:rPr>
          <w:t>3</w:t>
        </w:r>
        <w:r>
          <w:rPr>
            <w:rFonts w:ascii="바탕" w:eastAsia="바탕" w:hAnsi="바탕"/>
          </w:rPr>
          <w:t xml:space="preserve">. </w:t>
        </w:r>
        <w:r>
          <w:rPr>
            <w:rFonts w:ascii="바탕" w:eastAsia="바탕" w:hAnsi="바탕" w:hint="eastAsia"/>
          </w:rPr>
          <w:t>전기,</w:t>
        </w:r>
        <w:r>
          <w:rPr>
            <w:rFonts w:ascii="바탕" w:eastAsia="바탕" w:hAnsi="바탕"/>
          </w:rPr>
          <w:t xml:space="preserve"> </w:t>
        </w:r>
        <w:r>
          <w:rPr>
            <w:rFonts w:ascii="바탕" w:eastAsia="바탕" w:hAnsi="바탕" w:hint="eastAsia"/>
          </w:rPr>
          <w:t>조명,</w:t>
        </w:r>
        <w:r>
          <w:rPr>
            <w:rFonts w:ascii="바탕" w:eastAsia="바탕" w:hAnsi="바탕"/>
          </w:rPr>
          <w:t xml:space="preserve"> </w:t>
        </w:r>
        <w:r>
          <w:rPr>
            <w:rFonts w:ascii="바탕" w:eastAsia="바탕" w:hAnsi="바탕" w:hint="eastAsia"/>
          </w:rPr>
          <w:t>바닥</w:t>
        </w:r>
        <w:r>
          <w:rPr>
            <w:rFonts w:ascii="바탕" w:eastAsia="바탕" w:hAnsi="바탕"/>
          </w:rPr>
          <w:t xml:space="preserve">, </w:t>
        </w:r>
        <w:r>
          <w:rPr>
            <w:rFonts w:ascii="바탕" w:eastAsia="바탕" w:hAnsi="바탕" w:hint="eastAsia"/>
          </w:rPr>
          <w:t>벽체 등 설비의 복구</w:t>
        </w:r>
      </w:ins>
    </w:p>
    <w:p w14:paraId="6A2D4367" w14:textId="77777777" w:rsidR="00227949" w:rsidRDefault="00227949">
      <w:pPr>
        <w:rPr>
          <w:ins w:id="18" w:author="최규현 (Kyoohyun Choi)" w:date="2026-03-23T14:20:00Z"/>
          <w:rFonts w:ascii="바탕" w:eastAsia="바탕" w:hAnsi="바탕"/>
        </w:rPr>
      </w:pPr>
      <w:ins w:id="19" w:author="최규현 (Kyoohyun Choi)" w:date="2026-03-23T14:20:00Z">
        <w:r>
          <w:rPr>
            <w:rFonts w:ascii="바탕" w:eastAsia="바탕" w:hAnsi="바탕" w:hint="eastAsia"/>
          </w:rPr>
          <w:t>4</w:t>
        </w:r>
        <w:r>
          <w:rPr>
            <w:rFonts w:ascii="바탕" w:eastAsia="바탕" w:hAnsi="바탕"/>
          </w:rPr>
          <w:t xml:space="preserve">. </w:t>
        </w:r>
        <w:r>
          <w:rPr>
            <w:rFonts w:ascii="바탕" w:eastAsia="바탕" w:hAnsi="바탕" w:hint="eastAsia"/>
          </w:rPr>
          <w:t>기타 매장 운영을 위해 추가 또는 변경된 시설의 원상 복구</w:t>
        </w:r>
      </w:ins>
    </w:p>
    <w:p w14:paraId="657FB516" w14:textId="77777777" w:rsidR="00227949" w:rsidRPr="00227949" w:rsidRDefault="00227949" w:rsidP="00227949">
      <w:pPr>
        <w:rPr>
          <w:ins w:id="20" w:author="최규현 (Kyoohyun Choi)" w:date="2026-03-23T14:20:00Z"/>
          <w:rFonts w:ascii="바탕" w:eastAsia="바탕" w:hAnsi="바탕"/>
        </w:rPr>
      </w:pPr>
      <w:ins w:id="21" w:author="최규현 (Kyoohyun Choi)" w:date="2026-03-23T14:20:00Z">
        <w:r>
          <w:rPr>
            <w:rFonts w:ascii="바탕" w:eastAsia="바탕" w:hAnsi="바탕" w:hint="eastAsia"/>
          </w:rPr>
          <w:t xml:space="preserve">③ </w:t>
        </w:r>
        <w:r w:rsidRPr="00227949">
          <w:rPr>
            <w:rFonts w:ascii="바탕" w:eastAsia="바탕" w:hAnsi="바탕"/>
          </w:rPr>
          <w:t xml:space="preserve">원상회복에 소요되는 비용은 원칙적으로 대리점이 부담한다. 다만, </w:t>
        </w:r>
      </w:ins>
      <w:ins w:id="22" w:author="최규현 (Kyoohyun Choi)" w:date="2026-03-23T14:21:00Z">
        <w:r w:rsidR="00CE1E3A">
          <w:rPr>
            <w:rFonts w:ascii="바탕" w:eastAsia="바탕" w:hAnsi="바탕" w:hint="eastAsia"/>
          </w:rPr>
          <w:t>공급업자</w:t>
        </w:r>
      </w:ins>
      <w:ins w:id="23" w:author="최규현 (Kyoohyun Choi)" w:date="2026-03-23T14:20:00Z">
        <w:r w:rsidRPr="00227949">
          <w:rPr>
            <w:rFonts w:ascii="바탕" w:eastAsia="바탕" w:hAnsi="바탕"/>
          </w:rPr>
          <w:t>의 요청에 의해 설치된 시설에 대해서는 당사자 간 협의하여 비용 부담 주체를 정할 수 있다.</w:t>
        </w:r>
      </w:ins>
    </w:p>
    <w:p w14:paraId="6F52F1B1" w14:textId="77777777" w:rsidR="00227949" w:rsidRPr="00227949" w:rsidRDefault="00227949" w:rsidP="00227949">
      <w:pPr>
        <w:rPr>
          <w:ins w:id="24" w:author="최규현 (Kyoohyun Choi)" w:date="2026-03-23T14:20:00Z"/>
          <w:rFonts w:ascii="바탕" w:eastAsia="바탕" w:hAnsi="바탕"/>
        </w:rPr>
      </w:pPr>
      <w:ins w:id="25" w:author="최규현 (Kyoohyun Choi)" w:date="2026-03-23T14:20:00Z">
        <w:r w:rsidRPr="00227949">
          <w:rPr>
            <w:rFonts w:ascii="바탕" w:eastAsia="바탕" w:hAnsi="바탕"/>
          </w:rPr>
          <w:t>④ 대리점은 계약 종료일</w:t>
        </w:r>
      </w:ins>
      <w:ins w:id="26" w:author="최규현 (Kyoohyun Choi)" w:date="2026-03-23T14:21:00Z">
        <w:r w:rsidR="002B2167">
          <w:rPr>
            <w:rFonts w:ascii="바탕" w:eastAsia="바탕" w:hAnsi="바탕" w:hint="eastAsia"/>
          </w:rPr>
          <w:t>까지</w:t>
        </w:r>
      </w:ins>
      <w:ins w:id="27" w:author="최규현 (Kyoohyun Choi)" w:date="2026-03-23T14:20:00Z">
        <w:r w:rsidRPr="00227949">
          <w:rPr>
            <w:rFonts w:ascii="바탕" w:eastAsia="바탕" w:hAnsi="바탕"/>
          </w:rPr>
          <w:t xml:space="preserve"> 원상회복을 완료하여야 하며, 이를 이행하지 아니할 경우 </w:t>
        </w:r>
      </w:ins>
      <w:ins w:id="28" w:author="최규현 (Kyoohyun Choi)" w:date="2026-03-23T14:34:00Z">
        <w:r w:rsidR="0053796A">
          <w:rPr>
            <w:rFonts w:ascii="바탕" w:eastAsia="바탕" w:hAnsi="바탕" w:hint="eastAsia"/>
          </w:rPr>
          <w:t>공급업자</w:t>
        </w:r>
      </w:ins>
      <w:ins w:id="29" w:author="최규현 (Kyoohyun Choi)" w:date="2026-03-23T14:20:00Z">
        <w:r w:rsidRPr="00227949">
          <w:rPr>
            <w:rFonts w:ascii="바탕" w:eastAsia="바탕" w:hAnsi="바탕"/>
          </w:rPr>
          <w:t>는 대리점을 대신하여 원상회복을 진행할 수 있고, 이에 소요된 비용 일체를 대리점에 청구할 수 있다.</w:t>
        </w:r>
      </w:ins>
    </w:p>
    <w:p w14:paraId="5C0F184C" w14:textId="77777777" w:rsidR="001B054C" w:rsidRDefault="00227949">
      <w:pPr>
        <w:rPr>
          <w:rFonts w:ascii="바탕" w:eastAsia="바탕" w:hAnsi="바탕"/>
        </w:rPr>
      </w:pPr>
      <w:ins w:id="30" w:author="최규현 (Kyoohyun Choi)" w:date="2026-03-23T14:20:00Z">
        <w:r w:rsidRPr="00227949">
          <w:rPr>
            <w:rFonts w:ascii="바탕" w:eastAsia="바탕" w:hAnsi="바탕"/>
          </w:rPr>
          <w:t xml:space="preserve">⑤ 대리점은 원상회복이 </w:t>
        </w:r>
        <w:r w:rsidRPr="00581F92">
          <w:rPr>
            <w:rFonts w:ascii="바탕" w:eastAsia="바탕" w:hAnsi="바탕"/>
            <w:b/>
            <w:rPrChange w:id="31" w:author="김현주 (Hyunjoo Kim)" w:date="2026-03-25T11:15:00Z">
              <w:rPr>
                <w:rFonts w:ascii="바탕" w:eastAsia="바탕" w:hAnsi="바탕"/>
              </w:rPr>
            </w:rPrChange>
          </w:rPr>
          <w:t>완료될 때까지</w:t>
        </w:r>
        <w:r w:rsidRPr="00227949">
          <w:rPr>
            <w:rFonts w:ascii="바탕" w:eastAsia="바탕" w:hAnsi="바탕"/>
          </w:rPr>
          <w:t xml:space="preserve"> 발생하는 임차료, 관리비, 기타 유지비용을 부담하여야 한다.</w:t>
        </w:r>
      </w:ins>
    </w:p>
    <w:p w14:paraId="4A240555" w14:textId="77777777" w:rsidR="001B054C" w:rsidRDefault="001B054C">
      <w:pPr>
        <w:rPr>
          <w:rFonts w:ascii="바탕" w:eastAsia="바탕" w:hAnsi="바탕"/>
        </w:rPr>
      </w:pPr>
    </w:p>
    <w:p w14:paraId="62ED7308" w14:textId="77777777" w:rsidR="00234055" w:rsidRPr="00234055" w:rsidRDefault="00234055" w:rsidP="00234055">
      <w:pPr>
        <w:spacing w:before="100" w:beforeAutospacing="1" w:after="100" w:afterAutospacing="1" w:line="240" w:lineRule="auto"/>
        <w:jc w:val="left"/>
        <w:outlineLvl w:val="1"/>
        <w:rPr>
          <w:ins w:id="32" w:author="김현주 (Hyunjoo Kim)" w:date="2026-03-25T10:33:00Z"/>
          <w:rFonts w:ascii="바탕" w:eastAsia="바탕" w:hAnsi="바탕"/>
          <w:b/>
          <w:sz w:val="24"/>
          <w:szCs w:val="24"/>
          <w:rPrChange w:id="33" w:author="김현주 (Hyunjoo Kim)" w:date="2026-03-25T10:37:00Z">
            <w:rPr>
              <w:ins w:id="34" w:author="김현주 (Hyunjoo Kim)" w:date="2026-03-25T10:33:00Z"/>
              <w:rFonts w:ascii="굴림" w:eastAsia="굴림" w:hAnsi="굴림" w:cs="굴림"/>
              <w:b/>
              <w:bCs/>
              <w:kern w:val="0"/>
              <w:sz w:val="36"/>
              <w:szCs w:val="36"/>
            </w:rPr>
          </w:rPrChange>
        </w:rPr>
      </w:pPr>
      <w:ins w:id="35" w:author="김현주 (Hyunjoo Kim)" w:date="2026-03-25T10:37:00Z">
        <w:r w:rsidRPr="00234055">
          <w:rPr>
            <w:rFonts w:ascii="바탕" w:eastAsia="바탕" w:hAnsi="바탕"/>
            <w:b/>
            <w:sz w:val="24"/>
            <w:szCs w:val="24"/>
            <w:rPrChange w:id="36" w:author="김현주 (Hyunjoo Kim)" w:date="2026-03-25T10:37:00Z">
              <w:rPr>
                <w:rFonts w:ascii="바탕" w:eastAsia="바탕" w:hAnsi="바탕"/>
              </w:rPr>
            </w:rPrChange>
          </w:rPr>
          <w:t xml:space="preserve">* </w:t>
        </w:r>
      </w:ins>
      <w:ins w:id="37" w:author="김현주 (Hyunjoo Kim)" w:date="2026-03-25T10:33:00Z">
        <w:r w:rsidRPr="00234055">
          <w:rPr>
            <w:rFonts w:ascii="바탕" w:eastAsia="바탕" w:hAnsi="바탕"/>
            <w:b/>
            <w:sz w:val="24"/>
            <w:szCs w:val="24"/>
            <w:rPrChange w:id="38" w:author="김현주 (Hyunjoo Kim)" w:date="2026-03-25T10:37:00Z">
              <w:rPr>
                <w:rFonts w:ascii="굴림" w:eastAsia="굴림" w:hAnsi="굴림" w:cs="굴림"/>
                <w:b/>
                <w:bCs/>
                <w:kern w:val="0"/>
                <w:sz w:val="36"/>
                <w:szCs w:val="36"/>
              </w:rPr>
            </w:rPrChange>
          </w:rPr>
          <w:t>CI/SI 약정서 수정안</w:t>
        </w:r>
      </w:ins>
    </w:p>
    <w:p w14:paraId="4A62DBFD" w14:textId="77777777" w:rsidR="00234055" w:rsidRPr="00B35D5B" w:rsidRDefault="00234055" w:rsidP="00234055">
      <w:pPr>
        <w:spacing w:before="100" w:beforeAutospacing="1" w:after="100" w:afterAutospacing="1" w:line="240" w:lineRule="auto"/>
        <w:jc w:val="left"/>
        <w:outlineLvl w:val="2"/>
        <w:rPr>
          <w:ins w:id="39" w:author="김현주 (Hyunjoo Kim)" w:date="2026-03-25T10:33:00Z"/>
          <w:rFonts w:ascii="바탕" w:eastAsia="바탕" w:hAnsi="바탕"/>
          <w:rPrChange w:id="40" w:author="김현주 (Hyunjoo Kim)" w:date="2026-03-26T09:58:00Z">
            <w:rPr>
              <w:ins w:id="41" w:author="김현주 (Hyunjoo Kim)" w:date="2026-03-25T10:33:00Z"/>
              <w:rFonts w:ascii="굴림" w:eastAsia="굴림" w:hAnsi="굴림" w:cs="굴림"/>
              <w:b/>
              <w:bCs/>
              <w:kern w:val="0"/>
              <w:sz w:val="27"/>
              <w:szCs w:val="27"/>
            </w:rPr>
          </w:rPrChange>
        </w:rPr>
      </w:pPr>
      <w:commentRangeStart w:id="42"/>
      <w:ins w:id="43" w:author="김현주 (Hyunjoo Kim)" w:date="2026-03-25T10:33:00Z">
        <w:r w:rsidRPr="00B35D5B">
          <w:rPr>
            <w:rFonts w:ascii="바탕" w:eastAsia="바탕" w:hAnsi="바탕"/>
            <w:rPrChange w:id="44" w:author="김현주 (Hyunjoo Kim)" w:date="2026-03-26T09:58:00Z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</w:rPr>
            </w:rPrChange>
          </w:rPr>
          <w:t>제3조 2항 교체</w:t>
        </w:r>
      </w:ins>
      <w:commentRangeEnd w:id="42"/>
      <w:ins w:id="45" w:author="김현주 (Hyunjoo Kim)" w:date="2026-03-25T11:19:00Z">
        <w:r w:rsidR="00581F92" w:rsidRPr="00B35D5B">
          <w:rPr>
            <w:rFonts w:ascii="바탕" w:eastAsia="바탕" w:hAnsi="바탕"/>
            <w:rPrChange w:id="46" w:author="김현주 (Hyunjoo Kim)" w:date="2026-03-26T09:58:00Z">
              <w:rPr>
                <w:rStyle w:val="a8"/>
              </w:rPr>
            </w:rPrChange>
          </w:rPr>
          <w:commentReference w:id="42"/>
        </w:r>
      </w:ins>
    </w:p>
    <w:p w14:paraId="4D9E49D5" w14:textId="77777777" w:rsidR="00234055" w:rsidRPr="00B35D5B" w:rsidRDefault="00234055" w:rsidP="00234055">
      <w:pPr>
        <w:spacing w:before="100" w:beforeAutospacing="1" w:after="100" w:afterAutospacing="1" w:line="240" w:lineRule="auto"/>
        <w:jc w:val="left"/>
        <w:rPr>
          <w:ins w:id="47" w:author="김현주 (Hyunjoo Kim)" w:date="2026-03-25T10:33:00Z"/>
          <w:rFonts w:ascii="바탕" w:eastAsia="바탕" w:hAnsi="바탕"/>
          <w:rPrChange w:id="48" w:author="김현주 (Hyunjoo Kim)" w:date="2026-03-26T09:58:00Z">
            <w:rPr>
              <w:ins w:id="49" w:author="김현주 (Hyunjoo Kim)" w:date="2026-03-25T10:33:00Z"/>
              <w:rFonts w:ascii="굴림" w:eastAsia="굴림" w:hAnsi="굴림" w:cs="굴림"/>
              <w:kern w:val="0"/>
              <w:sz w:val="24"/>
              <w:szCs w:val="24"/>
            </w:rPr>
          </w:rPrChange>
        </w:rPr>
      </w:pPr>
      <w:ins w:id="50" w:author="김현주 (Hyunjoo Kim)" w:date="2026-03-25T10:33:00Z">
        <w:r w:rsidRPr="00B35D5B">
          <w:rPr>
            <w:rFonts w:ascii="바탕" w:eastAsia="바탕" w:hAnsi="바탕"/>
            <w:rPrChange w:id="51" w:author="김현주 (Hyunjoo Kim)" w:date="2026-03-26T09:58:00Z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rPrChange>
          </w:rPr>
          <w:t>기존</w:t>
        </w:r>
      </w:ins>
    </w:p>
    <w:p w14:paraId="4C8350D0" w14:textId="77777777" w:rsidR="00234055" w:rsidRPr="00B35D5B" w:rsidRDefault="00234055" w:rsidP="00234055">
      <w:pPr>
        <w:spacing w:beforeAutospacing="1" w:after="100" w:afterAutospacing="1" w:line="240" w:lineRule="auto"/>
        <w:jc w:val="left"/>
        <w:rPr>
          <w:ins w:id="52" w:author="김현주 (Hyunjoo Kim)" w:date="2026-03-25T10:33:00Z"/>
          <w:rFonts w:ascii="바탕" w:eastAsia="바탕" w:hAnsi="바탕"/>
          <w:rPrChange w:id="53" w:author="김현주 (Hyunjoo Kim)" w:date="2026-03-26T09:58:00Z">
            <w:rPr>
              <w:ins w:id="54" w:author="김현주 (Hyunjoo Kim)" w:date="2026-03-25T10:33:00Z"/>
              <w:rFonts w:ascii="굴림" w:eastAsia="굴림" w:hAnsi="굴림" w:cs="굴림"/>
              <w:kern w:val="0"/>
              <w:sz w:val="24"/>
              <w:szCs w:val="24"/>
            </w:rPr>
          </w:rPrChange>
        </w:rPr>
      </w:pPr>
      <w:ins w:id="55" w:author="김현주 (Hyunjoo Kim)" w:date="2026-03-25T10:33:00Z">
        <w:r w:rsidRPr="00B35D5B">
          <w:rPr>
            <w:rFonts w:ascii="바탕" w:eastAsia="바탕" w:hAnsi="바탕"/>
            <w:rPrChange w:id="56" w:author="김현주 (Hyunjoo Kim)" w:date="2026-03-26T09:58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lastRenderedPageBreak/>
          <w:t>2) 공급업자는 영업정책 상 필요할 경우 대리점 유형 선정에 있어서 상기 1)항의 기준을 예외 적용할 수 있다.</w:t>
        </w:r>
      </w:ins>
    </w:p>
    <w:p w14:paraId="64C00CA2" w14:textId="77777777" w:rsidR="00234055" w:rsidRPr="00B35D5B" w:rsidRDefault="00234055" w:rsidP="00234055">
      <w:pPr>
        <w:spacing w:before="100" w:beforeAutospacing="1" w:after="100" w:afterAutospacing="1" w:line="240" w:lineRule="auto"/>
        <w:jc w:val="left"/>
        <w:rPr>
          <w:ins w:id="57" w:author="김현주 (Hyunjoo Kim)" w:date="2026-03-25T10:33:00Z"/>
          <w:rFonts w:ascii="바탕" w:eastAsia="바탕" w:hAnsi="바탕"/>
          <w:rPrChange w:id="58" w:author="김현주 (Hyunjoo Kim)" w:date="2026-03-26T09:58:00Z">
            <w:rPr>
              <w:ins w:id="59" w:author="김현주 (Hyunjoo Kim)" w:date="2026-03-25T10:33:00Z"/>
              <w:rFonts w:ascii="굴림" w:eastAsia="굴림" w:hAnsi="굴림" w:cs="굴림"/>
              <w:kern w:val="0"/>
              <w:sz w:val="24"/>
              <w:szCs w:val="24"/>
            </w:rPr>
          </w:rPrChange>
        </w:rPr>
      </w:pPr>
      <w:ins w:id="60" w:author="김현주 (Hyunjoo Kim)" w:date="2026-03-25T10:33:00Z">
        <w:r w:rsidRPr="00B35D5B">
          <w:rPr>
            <w:rFonts w:ascii="바탕" w:eastAsia="바탕" w:hAnsi="바탕"/>
            <w:rPrChange w:id="61" w:author="김현주 (Hyunjoo Kim)" w:date="2026-03-26T09:58:00Z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rPrChange>
          </w:rPr>
          <w:t>수정안</w:t>
        </w:r>
      </w:ins>
    </w:p>
    <w:p w14:paraId="36B19139" w14:textId="77777777" w:rsidR="00234055" w:rsidRPr="00B35D5B" w:rsidRDefault="00234055" w:rsidP="00234055">
      <w:pPr>
        <w:spacing w:beforeAutospacing="1" w:after="100" w:afterAutospacing="1" w:line="240" w:lineRule="auto"/>
        <w:jc w:val="left"/>
        <w:rPr>
          <w:ins w:id="62" w:author="김현주 (Hyunjoo Kim)" w:date="2026-03-25T10:33:00Z"/>
          <w:rFonts w:ascii="바탕" w:eastAsia="바탕" w:hAnsi="바탕"/>
          <w:rPrChange w:id="63" w:author="김현주 (Hyunjoo Kim)" w:date="2026-03-26T09:58:00Z">
            <w:rPr>
              <w:ins w:id="64" w:author="김현주 (Hyunjoo Kim)" w:date="2026-03-25T10:33:00Z"/>
              <w:rFonts w:ascii="굴림" w:eastAsia="굴림" w:hAnsi="굴림" w:cs="굴림"/>
              <w:kern w:val="0"/>
              <w:sz w:val="24"/>
              <w:szCs w:val="24"/>
            </w:rPr>
          </w:rPrChange>
        </w:rPr>
      </w:pPr>
      <w:ins w:id="65" w:author="김현주 (Hyunjoo Kim)" w:date="2026-03-25T10:33:00Z">
        <w:r w:rsidRPr="00B35D5B">
          <w:rPr>
            <w:rFonts w:ascii="바탕" w:eastAsia="바탕" w:hAnsi="바탕"/>
            <w:rPrChange w:id="66" w:author="김현주 (Hyunjoo Kim)" w:date="2026-03-26T09:58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 xml:space="preserve">2) 공급업자는 </w:t>
        </w:r>
        <w:r w:rsidRPr="00B35D5B">
          <w:rPr>
            <w:rFonts w:ascii="바탕" w:eastAsia="바탕" w:hAnsi="바탕"/>
            <w:rPrChange w:id="67" w:author="김현주 (Hyunjoo Kim)" w:date="2026-03-26T09:58:00Z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rPrChange>
          </w:rPr>
          <w:t>신제품 출시, 브랜드 운영정책 변경, 매장 규모 또는 입지 특성 등 합리적인 사유가 있는 경우</w:t>
        </w:r>
        <w:r w:rsidRPr="00B35D5B">
          <w:rPr>
            <w:rFonts w:ascii="바탕" w:eastAsia="바탕" w:hAnsi="바탕"/>
            <w:rPrChange w:id="68" w:author="김현주 (Hyunjoo Kim)" w:date="2026-03-26T09:58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 xml:space="preserve">에 한하여 제1항의 기준을 예외적으로 적용할 수 있다. 이 경우 공급업자는 </w:t>
        </w:r>
        <w:r w:rsidRPr="00B35D5B">
          <w:rPr>
            <w:rFonts w:ascii="바탕" w:eastAsia="바탕" w:hAnsi="바탕"/>
            <w:rPrChange w:id="69" w:author="김현주 (Hyunjoo Kim)" w:date="2026-03-26T09:58:00Z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rPrChange>
          </w:rPr>
          <w:t>그 사유와 적용 내용을 사전에 서면으로 안내</w:t>
        </w:r>
        <w:r w:rsidRPr="00B35D5B">
          <w:rPr>
            <w:rFonts w:ascii="바탕" w:eastAsia="바탕" w:hAnsi="바탕"/>
            <w:rPrChange w:id="70" w:author="김현주 (Hyunjoo Kim)" w:date="2026-03-26T09:58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 xml:space="preserve">하여야 하며, 대리점과 </w:t>
        </w:r>
        <w:r w:rsidRPr="00B35D5B">
          <w:rPr>
            <w:rFonts w:ascii="바탕" w:eastAsia="바탕" w:hAnsi="바탕"/>
            <w:rPrChange w:id="71" w:author="김현주 (Hyunjoo Kim)" w:date="2026-03-26T09:58:00Z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rPrChange>
          </w:rPr>
          <w:t>성실히 협의</w:t>
        </w:r>
        <w:r w:rsidRPr="00B35D5B">
          <w:rPr>
            <w:rFonts w:ascii="바탕" w:eastAsia="바탕" w:hAnsi="바탕"/>
            <w:rPrChange w:id="72" w:author="김현주 (Hyunjoo Kim)" w:date="2026-03-26T09:58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>하여야 한다.</w:t>
        </w:r>
      </w:ins>
    </w:p>
    <w:p w14:paraId="551D0089" w14:textId="77777777" w:rsidR="00234055" w:rsidRPr="00B35D5B" w:rsidRDefault="00234055">
      <w:pPr>
        <w:pStyle w:val="3"/>
        <w:rPr>
          <w:ins w:id="73" w:author="김현주 (Hyunjoo Kim)" w:date="2026-03-25T10:36:00Z"/>
          <w:rFonts w:ascii="바탕" w:eastAsia="바탕" w:hAnsi="바탕" w:cstheme="minorBidi"/>
          <w:b w:val="0"/>
          <w:bCs w:val="0"/>
          <w:kern w:val="2"/>
          <w:sz w:val="20"/>
          <w:szCs w:val="22"/>
          <w:rPrChange w:id="74" w:author="김현주 (Hyunjoo Kim)" w:date="2026-03-26T09:58:00Z">
            <w:rPr>
              <w:ins w:id="75" w:author="김현주 (Hyunjoo Kim)" w:date="2026-03-25T10:36:00Z"/>
            </w:rPr>
          </w:rPrChange>
        </w:rPr>
        <w:pPrChange w:id="76" w:author="김현주 (Hyunjoo Kim)" w:date="2026-03-25T10:36:00Z">
          <w:pPr>
            <w:pStyle w:val="3"/>
            <w:ind w:left="1000" w:hanging="400"/>
          </w:pPr>
        </w:pPrChange>
      </w:pPr>
      <w:ins w:id="77" w:author="김현주 (Hyunjoo Kim)" w:date="2026-03-25T10:36:00Z">
        <w:r w:rsidRPr="00B35D5B">
          <w:rPr>
            <w:rFonts w:ascii="바탕" w:eastAsia="바탕" w:hAnsi="바탕" w:cstheme="minorBidi"/>
            <w:b w:val="0"/>
            <w:bCs w:val="0"/>
            <w:kern w:val="2"/>
            <w:sz w:val="20"/>
            <w:szCs w:val="22"/>
            <w:rPrChange w:id="78" w:author="김현주 (Hyunjoo Kim)" w:date="2026-03-26T09:58:00Z">
              <w:rPr/>
            </w:rPrChange>
          </w:rPr>
          <w:t>제5조 3항, 4항 교체</w:t>
        </w:r>
      </w:ins>
    </w:p>
    <w:p w14:paraId="54AA76E3" w14:textId="77777777" w:rsidR="00234055" w:rsidRPr="00B35D5B" w:rsidRDefault="00234055" w:rsidP="00234055">
      <w:pPr>
        <w:pStyle w:val="a6"/>
        <w:rPr>
          <w:ins w:id="79" w:author="김현주 (Hyunjoo Kim)" w:date="2026-03-25T10:36:00Z"/>
          <w:rFonts w:ascii="바탕" w:eastAsia="바탕" w:hAnsi="바탕" w:cstheme="minorBidi"/>
          <w:kern w:val="2"/>
          <w:sz w:val="20"/>
          <w:szCs w:val="22"/>
          <w:rPrChange w:id="80" w:author="김현주 (Hyunjoo Kim)" w:date="2026-03-26T09:58:00Z">
            <w:rPr>
              <w:ins w:id="81" w:author="김현주 (Hyunjoo Kim)" w:date="2026-03-25T10:36:00Z"/>
            </w:rPr>
          </w:rPrChange>
        </w:rPr>
      </w:pPr>
      <w:ins w:id="82" w:author="김현주 (Hyunjoo Kim)" w:date="2026-03-25T10:36:00Z">
        <w:r w:rsidRPr="00B35D5B">
          <w:rPr>
            <w:rFonts w:ascii="바탕" w:eastAsia="바탕" w:hAnsi="바탕" w:cstheme="minorBidi"/>
            <w:kern w:val="2"/>
            <w:sz w:val="20"/>
            <w:szCs w:val="22"/>
            <w:rPrChange w:id="83" w:author="김현주 (Hyunjoo Kim)" w:date="2026-03-26T09:58:00Z">
              <w:rPr>
                <w:rStyle w:val="a7"/>
              </w:rPr>
            </w:rPrChange>
          </w:rPr>
          <w:t>기존</w:t>
        </w:r>
      </w:ins>
    </w:p>
    <w:p w14:paraId="2A9FCA9E" w14:textId="77777777" w:rsidR="00234055" w:rsidRPr="00B35D5B" w:rsidRDefault="00234055" w:rsidP="00234055">
      <w:pPr>
        <w:pStyle w:val="a6"/>
        <w:rPr>
          <w:ins w:id="84" w:author="김현주 (Hyunjoo Kim)" w:date="2026-03-25T10:36:00Z"/>
          <w:rFonts w:ascii="바탕" w:eastAsia="바탕" w:hAnsi="바탕" w:cstheme="minorBidi"/>
          <w:kern w:val="2"/>
          <w:sz w:val="20"/>
          <w:szCs w:val="22"/>
          <w:rPrChange w:id="85" w:author="김현주 (Hyunjoo Kim)" w:date="2026-03-26T09:58:00Z">
            <w:rPr>
              <w:ins w:id="86" w:author="김현주 (Hyunjoo Kim)" w:date="2026-03-25T10:36:00Z"/>
            </w:rPr>
          </w:rPrChange>
        </w:rPr>
      </w:pPr>
      <w:ins w:id="87" w:author="김현주 (Hyunjoo Kim)" w:date="2026-03-25T10:36:00Z">
        <w:r w:rsidRPr="00B35D5B">
          <w:rPr>
            <w:rFonts w:ascii="바탕" w:eastAsia="바탕" w:hAnsi="바탕" w:cstheme="minorBidi"/>
            <w:kern w:val="2"/>
            <w:sz w:val="20"/>
            <w:szCs w:val="22"/>
            <w:rPrChange w:id="88" w:author="김현주 (Hyunjoo Kim)" w:date="2026-03-26T09:58:00Z">
              <w:rPr/>
            </w:rPrChange>
          </w:rPr>
          <w:t>3) 대리점은 공급업자가 제공하는 매뉴얼과 시안으로 브랜드 이미지에 맞게 사이트와 커뮤니티를 운영하여야 한다.</w:t>
        </w:r>
        <w:r w:rsidRPr="00B35D5B">
          <w:rPr>
            <w:rFonts w:ascii="바탕" w:eastAsia="바탕" w:hAnsi="바탕" w:cstheme="minorBidi"/>
            <w:kern w:val="2"/>
            <w:sz w:val="20"/>
            <w:szCs w:val="22"/>
            <w:rPrChange w:id="89" w:author="김현주 (Hyunjoo Kim)" w:date="2026-03-26T09:58:00Z">
              <w:rPr/>
            </w:rPrChange>
          </w:rPr>
          <w:br/>
          <w:t>4) 대리점은 온라인상의 활동에 있어서 공급업자가 지정한 온라인 활동지침에 따라야 하며, 공급업자가 브랜드 이미지 관리 또는 ...</w:t>
        </w:r>
      </w:ins>
    </w:p>
    <w:p w14:paraId="4F2CD54E" w14:textId="77777777" w:rsidR="00234055" w:rsidRPr="00B35D5B" w:rsidRDefault="00234055" w:rsidP="00234055">
      <w:pPr>
        <w:pStyle w:val="a6"/>
        <w:rPr>
          <w:ins w:id="90" w:author="김현주 (Hyunjoo Kim)" w:date="2026-03-25T10:36:00Z"/>
          <w:rFonts w:ascii="바탕" w:eastAsia="바탕" w:hAnsi="바탕" w:cstheme="minorBidi"/>
          <w:kern w:val="2"/>
          <w:sz w:val="20"/>
          <w:szCs w:val="22"/>
          <w:rPrChange w:id="91" w:author="김현주 (Hyunjoo Kim)" w:date="2026-03-26T09:58:00Z">
            <w:rPr>
              <w:ins w:id="92" w:author="김현주 (Hyunjoo Kim)" w:date="2026-03-25T10:36:00Z"/>
            </w:rPr>
          </w:rPrChange>
        </w:rPr>
      </w:pPr>
      <w:ins w:id="93" w:author="김현주 (Hyunjoo Kim)" w:date="2026-03-25T10:36:00Z">
        <w:r w:rsidRPr="00B35D5B">
          <w:rPr>
            <w:rFonts w:ascii="바탕" w:eastAsia="바탕" w:hAnsi="바탕" w:cstheme="minorBidi"/>
            <w:kern w:val="2"/>
            <w:sz w:val="20"/>
            <w:szCs w:val="22"/>
            <w:rPrChange w:id="94" w:author="김현주 (Hyunjoo Kim)" w:date="2026-03-26T09:58:00Z">
              <w:rPr>
                <w:rStyle w:val="a7"/>
              </w:rPr>
            </w:rPrChange>
          </w:rPr>
          <w:t>수정안</w:t>
        </w:r>
      </w:ins>
    </w:p>
    <w:p w14:paraId="05FFFD3D" w14:textId="77777777" w:rsidR="00234055" w:rsidRPr="00B35D5B" w:rsidRDefault="00234055" w:rsidP="00234055">
      <w:pPr>
        <w:pStyle w:val="a6"/>
        <w:rPr>
          <w:ins w:id="95" w:author="김현주 (Hyunjoo Kim)" w:date="2026-03-25T10:36:00Z"/>
          <w:rFonts w:ascii="바탕" w:eastAsia="바탕" w:hAnsi="바탕" w:cstheme="minorBidi"/>
          <w:kern w:val="2"/>
          <w:sz w:val="20"/>
          <w:szCs w:val="22"/>
          <w:rPrChange w:id="96" w:author="김현주 (Hyunjoo Kim)" w:date="2026-03-26T09:58:00Z">
            <w:rPr>
              <w:ins w:id="97" w:author="김현주 (Hyunjoo Kim)" w:date="2026-03-25T10:36:00Z"/>
            </w:rPr>
          </w:rPrChange>
        </w:rPr>
      </w:pPr>
      <w:ins w:id="98" w:author="김현주 (Hyunjoo Kim)" w:date="2026-03-25T10:36:00Z">
        <w:r w:rsidRPr="00B35D5B">
          <w:rPr>
            <w:rFonts w:ascii="바탕" w:eastAsia="바탕" w:hAnsi="바탕" w:cstheme="minorBidi"/>
            <w:kern w:val="2"/>
            <w:sz w:val="20"/>
            <w:szCs w:val="22"/>
            <w:rPrChange w:id="99" w:author="김현주 (Hyunjoo Kim)" w:date="2026-03-26T09:58:00Z">
              <w:rPr/>
            </w:rPrChange>
          </w:rPr>
          <w:t xml:space="preserve">3) 대리점은 공급업자의 상표, 상호, 디자인, 저작물 기타 브랜드 자산을 사용하는 경우, 공급업자가 사전에 제공한 매뉴얼 및 가이드에 따라 </w:t>
        </w:r>
        <w:r w:rsidRPr="00B35D5B">
          <w:rPr>
            <w:rFonts w:ascii="바탕" w:eastAsia="바탕" w:hAnsi="바탕" w:cstheme="minorBidi"/>
            <w:kern w:val="2"/>
            <w:sz w:val="20"/>
            <w:szCs w:val="22"/>
            <w:rPrChange w:id="100" w:author="김현주 (Hyunjoo Kim)" w:date="2026-03-26T09:58:00Z">
              <w:rPr>
                <w:rStyle w:val="a7"/>
              </w:rPr>
            </w:rPrChange>
          </w:rPr>
          <w:t>소비자 혼동 방지와 브랜드 동일성 유지를 위한 범위 내에서</w:t>
        </w:r>
        <w:r w:rsidRPr="00B35D5B">
          <w:rPr>
            <w:rFonts w:ascii="바탕" w:eastAsia="바탕" w:hAnsi="바탕" w:cstheme="minorBidi"/>
            <w:kern w:val="2"/>
            <w:sz w:val="20"/>
            <w:szCs w:val="22"/>
            <w:rPrChange w:id="101" w:author="김현주 (Hyunjoo Kim)" w:date="2026-03-26T09:58:00Z">
              <w:rPr/>
            </w:rPrChange>
          </w:rPr>
          <w:t xml:space="preserve"> 이를 사용한다.</w:t>
        </w:r>
        <w:r w:rsidRPr="00B35D5B">
          <w:rPr>
            <w:rFonts w:ascii="바탕" w:eastAsia="바탕" w:hAnsi="바탕" w:cstheme="minorBidi"/>
            <w:kern w:val="2"/>
            <w:sz w:val="20"/>
            <w:szCs w:val="22"/>
            <w:rPrChange w:id="102" w:author="김현주 (Hyunjoo Kim)" w:date="2026-03-26T09:58:00Z">
              <w:rPr/>
            </w:rPrChange>
          </w:rPr>
          <w:br/>
          <w:t xml:space="preserve">4) 대리점의 온라인 활동과 관련한 세부 운영기준은 </w:t>
        </w:r>
        <w:r w:rsidRPr="00B35D5B">
          <w:rPr>
            <w:rFonts w:ascii="바탕" w:eastAsia="바탕" w:hAnsi="바탕" w:cstheme="minorBidi"/>
            <w:kern w:val="2"/>
            <w:sz w:val="20"/>
            <w:szCs w:val="22"/>
            <w:rPrChange w:id="103" w:author="김현주 (Hyunjoo Kim)" w:date="2026-03-26T09:58:00Z">
              <w:rPr>
                <w:rStyle w:val="a7"/>
              </w:rPr>
            </w:rPrChange>
          </w:rPr>
          <w:t>상표권 보호, 허위·과장표시 방지, 소비자 보호 및 브랜드 자산 관리에 필요한 범위 내에서만</w:t>
        </w:r>
        <w:r w:rsidRPr="00B35D5B">
          <w:rPr>
            <w:rFonts w:ascii="바탕" w:eastAsia="바탕" w:hAnsi="바탕" w:cstheme="minorBidi"/>
            <w:kern w:val="2"/>
            <w:sz w:val="20"/>
            <w:szCs w:val="22"/>
            <w:rPrChange w:id="104" w:author="김현주 (Hyunjoo Kim)" w:date="2026-03-26T09:58:00Z">
              <w:rPr/>
            </w:rPrChange>
          </w:rPr>
          <w:t xml:space="preserve"> 적용한다. 공급업자는 온라인 활동에 관하여 시정을 요청할 경우 그 사유와 범위를 </w:t>
        </w:r>
        <w:r w:rsidRPr="00B35D5B">
          <w:rPr>
            <w:rFonts w:ascii="바탕" w:eastAsia="바탕" w:hAnsi="바탕" w:cstheme="minorBidi"/>
            <w:kern w:val="2"/>
            <w:sz w:val="20"/>
            <w:szCs w:val="22"/>
            <w:rPrChange w:id="105" w:author="김현주 (Hyunjoo Kim)" w:date="2026-03-26T09:58:00Z">
              <w:rPr>
                <w:rStyle w:val="a7"/>
              </w:rPr>
            </w:rPrChange>
          </w:rPr>
          <w:t>구체적으로 서면 통지</w:t>
        </w:r>
        <w:r w:rsidRPr="00B35D5B">
          <w:rPr>
            <w:rFonts w:ascii="바탕" w:eastAsia="바탕" w:hAnsi="바탕" w:cstheme="minorBidi"/>
            <w:kern w:val="2"/>
            <w:sz w:val="20"/>
            <w:szCs w:val="22"/>
            <w:rPrChange w:id="106" w:author="김현주 (Hyunjoo Kim)" w:date="2026-03-26T09:58:00Z">
              <w:rPr/>
            </w:rPrChange>
          </w:rPr>
          <w:t>하여야 하며, 대리점은 합리적인 범위 내에서 이에 협조한다.</w:t>
        </w:r>
      </w:ins>
    </w:p>
    <w:p w14:paraId="48A2AFDA" w14:textId="77777777" w:rsidR="00C56D27" w:rsidRPr="00B35D5B" w:rsidRDefault="00C56D27">
      <w:pPr>
        <w:tabs>
          <w:tab w:val="left" w:pos="2640"/>
        </w:tabs>
        <w:ind w:firstLineChars="100" w:firstLine="200"/>
        <w:rPr>
          <w:rFonts w:ascii="바탕" w:eastAsia="바탕" w:hAnsi="바탕"/>
        </w:rPr>
        <w:pPrChange w:id="107" w:author="김현주 (Hyunjoo Kim)" w:date="2026-03-25T10:36:00Z">
          <w:pPr/>
        </w:pPrChange>
      </w:pPr>
    </w:p>
    <w:p w14:paraId="24411BDC" w14:textId="77777777" w:rsidR="001B054C" w:rsidRDefault="001B054C">
      <w:pPr>
        <w:rPr>
          <w:rFonts w:ascii="바탕" w:eastAsia="바탕" w:hAnsi="바탕"/>
        </w:rPr>
      </w:pPr>
    </w:p>
    <w:p w14:paraId="70D67C58" w14:textId="77777777" w:rsidR="001B054C" w:rsidRPr="00845215" w:rsidRDefault="001B054C">
      <w:pPr>
        <w:rPr>
          <w:rFonts w:ascii="바탕" w:eastAsia="바탕" w:hAnsi="바탕"/>
          <w:b/>
          <w:sz w:val="24"/>
        </w:rPr>
      </w:pPr>
      <w:r w:rsidRPr="00845215">
        <w:rPr>
          <w:rFonts w:ascii="바탕" w:eastAsia="바탕" w:hAnsi="바탕" w:hint="eastAsia"/>
          <w:b/>
          <w:sz w:val="24"/>
        </w:rPr>
        <w:t>*</w:t>
      </w:r>
      <w:r w:rsidRPr="00845215">
        <w:rPr>
          <w:rFonts w:ascii="바탕" w:eastAsia="바탕" w:hAnsi="바탕"/>
          <w:b/>
          <w:sz w:val="24"/>
        </w:rPr>
        <w:t xml:space="preserve"> </w:t>
      </w:r>
      <w:r w:rsidRPr="00845215">
        <w:rPr>
          <w:rFonts w:ascii="바탕" w:eastAsia="바탕" w:hAnsi="바탕" w:hint="eastAsia"/>
          <w:b/>
          <w:sz w:val="24"/>
        </w:rPr>
        <w:t>위탁판매대리점 판매수수료 및 지원금 약정서</w:t>
      </w:r>
    </w:p>
    <w:p w14:paraId="6F6D295D" w14:textId="77777777" w:rsidR="001B054C" w:rsidRDefault="001B054C">
      <w:pPr>
        <w:rPr>
          <w:ins w:id="108" w:author="최규현 (Kyoohyun Choi)" w:date="2026-03-23T15:29:00Z"/>
          <w:rFonts w:ascii="바탕" w:eastAsia="바탕" w:hAnsi="바탕"/>
        </w:rPr>
      </w:pPr>
    </w:p>
    <w:p w14:paraId="49D8B61E" w14:textId="77777777" w:rsidR="00DE4697" w:rsidRDefault="00DE4697">
      <w:pPr>
        <w:rPr>
          <w:rFonts w:ascii="바탕" w:eastAsia="바탕" w:hAnsi="바탕"/>
        </w:rPr>
      </w:pPr>
      <w:r>
        <w:rPr>
          <w:rFonts w:ascii="바탕" w:eastAsia="바탕" w:hAnsi="바탕" w:hint="eastAsia"/>
        </w:rPr>
        <w:t>■ 귀 팀 요청사항 반영하여 아래와 같이 수정하였습니다.</w:t>
      </w:r>
      <w:r>
        <w:rPr>
          <w:rFonts w:ascii="바탕" w:eastAsia="바탕" w:hAnsi="바탕"/>
        </w:rPr>
        <w:t xml:space="preserve"> </w:t>
      </w:r>
    </w:p>
    <w:p w14:paraId="19CF74F1" w14:textId="77777777" w:rsidR="00DE4697" w:rsidRPr="00A767C7" w:rsidRDefault="00DE4697">
      <w:pPr>
        <w:rPr>
          <w:rFonts w:ascii="바탕" w:eastAsia="바탕" w:hAnsi="바탕"/>
          <w:b/>
        </w:rPr>
      </w:pPr>
      <w:r w:rsidRPr="00A767C7">
        <w:rPr>
          <w:rFonts w:ascii="바탕" w:eastAsia="바탕" w:hAnsi="바탕" w:hint="eastAsia"/>
          <w:b/>
        </w:rPr>
        <w:t>제</w:t>
      </w:r>
      <w:r w:rsidRPr="00A767C7">
        <w:rPr>
          <w:rFonts w:ascii="바탕" w:eastAsia="바탕" w:hAnsi="바탕"/>
          <w:b/>
        </w:rPr>
        <w:t>4</w:t>
      </w:r>
      <w:r w:rsidRPr="00A767C7">
        <w:rPr>
          <w:rFonts w:ascii="바탕" w:eastAsia="바탕" w:hAnsi="바탕" w:hint="eastAsia"/>
          <w:b/>
        </w:rPr>
        <w:t xml:space="preserve">조 </w:t>
      </w:r>
      <w:r w:rsidRPr="00A767C7">
        <w:rPr>
          <w:rFonts w:ascii="바탕" w:eastAsia="바탕" w:hAnsi="바탕"/>
          <w:b/>
        </w:rPr>
        <w:t>[</w:t>
      </w:r>
      <w:r w:rsidRPr="00A767C7">
        <w:rPr>
          <w:rFonts w:ascii="바탕" w:eastAsia="바탕" w:hAnsi="바탕" w:hint="eastAsia"/>
          <w:b/>
        </w:rPr>
        <w:t>판매수수료 지급]</w:t>
      </w:r>
    </w:p>
    <w:p w14:paraId="46C60570" w14:textId="77777777" w:rsidR="00DE4697" w:rsidRDefault="00DE4697">
      <w:pPr>
        <w:rPr>
          <w:rFonts w:ascii="바탕" w:eastAsia="바탕" w:hAnsi="바탕"/>
        </w:rPr>
      </w:pPr>
      <w:r>
        <w:rPr>
          <w:rFonts w:ascii="바탕" w:eastAsia="바탕" w:hAnsi="바탕" w:hint="eastAsia"/>
        </w:rPr>
        <w:t>1</w:t>
      </w:r>
      <w:r>
        <w:rPr>
          <w:rFonts w:ascii="바탕" w:eastAsia="바탕" w:hAnsi="바탕"/>
        </w:rPr>
        <w:t xml:space="preserve">) </w:t>
      </w:r>
      <w:r>
        <w:rPr>
          <w:rFonts w:ascii="바탕" w:eastAsia="바탕" w:hAnsi="바탕" w:hint="eastAsia"/>
        </w:rPr>
        <w:t>중략</w:t>
      </w:r>
    </w:p>
    <w:p w14:paraId="35CB62E5" w14:textId="77777777" w:rsidR="00581F92" w:rsidRPr="00581F92" w:rsidRDefault="00DE4697" w:rsidP="00581F92">
      <w:pPr>
        <w:ind w:firstLineChars="100" w:firstLine="200"/>
        <w:rPr>
          <w:ins w:id="109" w:author="김현주 (Hyunjoo Kim)" w:date="2026-03-25T11:14:00Z"/>
          <w:rFonts w:ascii="바탕체" w:eastAsia="바탕체" w:hAnsi="바탕체" w:cs="굴림"/>
          <w:kern w:val="0"/>
          <w:szCs w:val="20"/>
        </w:rPr>
      </w:pPr>
      <w:r>
        <w:rPr>
          <w:rFonts w:ascii="바탕" w:eastAsia="바탕" w:hAnsi="바탕" w:hint="eastAsia"/>
        </w:rPr>
        <w:t>2</w:t>
      </w:r>
      <w:r>
        <w:rPr>
          <w:rFonts w:ascii="바탕" w:eastAsia="바탕" w:hAnsi="바탕"/>
        </w:rPr>
        <w:t>)</w:t>
      </w:r>
      <w:proofErr w:type="gramStart"/>
      <w:ins w:id="110" w:author="김현주 (Hyunjoo Kim)" w:date="2026-03-25T11:13:00Z">
        <w:r w:rsidR="00581F92">
          <w:rPr>
            <w:rFonts w:ascii="바탕" w:eastAsia="바탕" w:hAnsi="바탕" w:hint="eastAsia"/>
          </w:rPr>
          <w:t xml:space="preserve">기존 </w:t>
        </w:r>
        <w:r w:rsidR="00581F92">
          <w:rPr>
            <w:rFonts w:ascii="바탕" w:eastAsia="바탕" w:hAnsi="바탕"/>
          </w:rPr>
          <w:t>:</w:t>
        </w:r>
      </w:ins>
      <w:ins w:id="111" w:author="김현주 (Hyunjoo Kim)" w:date="2026-03-25T11:14:00Z">
        <w:r w:rsidR="00581F92" w:rsidRPr="00581F92">
          <w:rPr>
            <w:rFonts w:ascii="바탕체" w:eastAsia="바탕체" w:hAnsi="바탕체" w:cs="굴림" w:hint="eastAsia"/>
            <w:kern w:val="0"/>
            <w:szCs w:val="20"/>
          </w:rPr>
          <w:t>공급업자는</w:t>
        </w:r>
        <w:proofErr w:type="gramEnd"/>
        <w:r w:rsidR="00581F92" w:rsidRPr="00581F92">
          <w:rPr>
            <w:rFonts w:ascii="바탕체" w:eastAsia="바탕체" w:hAnsi="바탕체" w:cs="굴림" w:hint="eastAsia"/>
            <w:kern w:val="0"/>
            <w:szCs w:val="20"/>
          </w:rPr>
          <w:t xml:space="preserve"> 대리점에게 지급할 수수료를 공급업자에 대한 대리점의 채무와 상계 처리할 수 있다.</w:t>
        </w:r>
      </w:ins>
    </w:p>
    <w:p w14:paraId="569DB06D" w14:textId="77777777" w:rsidR="00DE4697" w:rsidRDefault="00DE4697">
      <w:pPr>
        <w:rPr>
          <w:rFonts w:ascii="바탕" w:eastAsia="바탕" w:hAnsi="바탕"/>
        </w:rPr>
      </w:pPr>
      <w:del w:id="112" w:author="김현주 (Hyunjoo Kim)" w:date="2026-03-25T11:13:00Z">
        <w:r w:rsidDel="00581F92">
          <w:rPr>
            <w:rFonts w:ascii="바탕" w:eastAsia="바탕" w:hAnsi="바탕"/>
          </w:rPr>
          <w:delText xml:space="preserve"> </w:delText>
        </w:r>
        <w:r w:rsidDel="00581F92">
          <w:rPr>
            <w:rFonts w:ascii="바탕" w:eastAsia="바탕" w:hAnsi="바탕" w:hint="eastAsia"/>
          </w:rPr>
          <w:delText>중략</w:delText>
        </w:r>
      </w:del>
      <w:proofErr w:type="gramStart"/>
      <w:ins w:id="113" w:author="김현주 (Hyunjoo Kim)" w:date="2026-03-25T11:14:00Z">
        <w:r w:rsidR="00581F92">
          <w:rPr>
            <w:rFonts w:ascii="바탕" w:eastAsia="바탕" w:hAnsi="바탕" w:hint="eastAsia"/>
          </w:rPr>
          <w:t xml:space="preserve">변경 </w:t>
        </w:r>
        <w:r w:rsidR="00581F92">
          <w:rPr>
            <w:rFonts w:ascii="바탕" w:eastAsia="바탕" w:hAnsi="바탕"/>
          </w:rPr>
          <w:t>:</w:t>
        </w:r>
        <w:proofErr w:type="gramEnd"/>
        <w:r w:rsidR="00581F92">
          <w:rPr>
            <w:rFonts w:ascii="바탕" w:eastAsia="바탕" w:hAnsi="바탕"/>
          </w:rPr>
          <w:t xml:space="preserve"> </w:t>
        </w:r>
        <w:commentRangeStart w:id="114"/>
        <w:r w:rsidR="00581F92">
          <w:t xml:space="preserve">2) </w:t>
        </w:r>
        <w:r w:rsidR="00581F92">
          <w:t>공급업자는</w:t>
        </w:r>
        <w:r w:rsidR="00581F92">
          <w:t xml:space="preserve"> </w:t>
        </w:r>
        <w:r w:rsidR="00581F92">
          <w:t>대리점에게</w:t>
        </w:r>
        <w:r w:rsidR="00581F92">
          <w:t xml:space="preserve"> </w:t>
        </w:r>
        <w:r w:rsidR="00581F92">
          <w:t>지급할</w:t>
        </w:r>
        <w:r w:rsidR="00581F92">
          <w:t xml:space="preserve"> </w:t>
        </w:r>
        <w:r w:rsidR="00581F92">
          <w:t>수수료를</w:t>
        </w:r>
        <w:r w:rsidR="00581F92">
          <w:t xml:space="preserve"> </w:t>
        </w:r>
        <w:r w:rsidR="00581F92">
          <w:t>공급업자에</w:t>
        </w:r>
        <w:r w:rsidR="00581F92">
          <w:t xml:space="preserve"> </w:t>
        </w:r>
        <w:r w:rsidR="00581F92">
          <w:t>대한</w:t>
        </w:r>
        <w:r w:rsidR="00581F92">
          <w:t xml:space="preserve"> </w:t>
        </w:r>
        <w:r w:rsidR="00581F92">
          <w:t>대리점의</w:t>
        </w:r>
        <w:r w:rsidR="00581F92">
          <w:t xml:space="preserve"> </w:t>
        </w:r>
        <w:r w:rsidR="00581F92">
          <w:t>채무와</w:t>
        </w:r>
        <w:r w:rsidR="00581F92">
          <w:t xml:space="preserve"> </w:t>
        </w:r>
        <w:r w:rsidR="00581F92">
          <w:t>상계할</w:t>
        </w:r>
        <w:r w:rsidR="00581F92">
          <w:t xml:space="preserve"> </w:t>
        </w:r>
        <w:r w:rsidR="00581F92">
          <w:t>수</w:t>
        </w:r>
        <w:r w:rsidR="00581F92">
          <w:t xml:space="preserve"> </w:t>
        </w:r>
        <w:r w:rsidR="00581F92">
          <w:t>있다</w:t>
        </w:r>
        <w:r w:rsidR="00581F92">
          <w:t xml:space="preserve">. </w:t>
        </w:r>
        <w:r w:rsidR="00581F92">
          <w:t>다만</w:t>
        </w:r>
        <w:r w:rsidR="00581F92">
          <w:t xml:space="preserve">, </w:t>
        </w:r>
        <w:r w:rsidR="00581F92">
          <w:t>추가</w:t>
        </w:r>
        <w:r w:rsidR="00581F92">
          <w:t xml:space="preserve"> </w:t>
        </w:r>
        <w:r w:rsidR="00581F92">
          <w:t>배송비</w:t>
        </w:r>
        <w:r w:rsidR="00581F92">
          <w:t xml:space="preserve">, </w:t>
        </w:r>
        <w:r w:rsidR="00581F92">
          <w:t>추가</w:t>
        </w:r>
        <w:r w:rsidR="00581F92">
          <w:t xml:space="preserve"> </w:t>
        </w:r>
        <w:proofErr w:type="spellStart"/>
        <w:r w:rsidR="00581F92">
          <w:t>시공비</w:t>
        </w:r>
        <w:proofErr w:type="spellEnd"/>
        <w:r w:rsidR="00581F92">
          <w:t xml:space="preserve">, </w:t>
        </w:r>
        <w:r w:rsidR="00581F92">
          <w:t>사다리차</w:t>
        </w:r>
        <w:r w:rsidR="00581F92">
          <w:t xml:space="preserve"> </w:t>
        </w:r>
        <w:r w:rsidR="00581F92">
          <w:t>비용</w:t>
        </w:r>
        <w:r w:rsidR="00581F92">
          <w:t xml:space="preserve">, </w:t>
        </w:r>
        <w:r w:rsidR="00581F92">
          <w:t>재배송비</w:t>
        </w:r>
        <w:r w:rsidR="00581F92">
          <w:t xml:space="preserve"> </w:t>
        </w:r>
        <w:r w:rsidR="00581F92">
          <w:t>기타</w:t>
        </w:r>
        <w:r w:rsidR="00581F92">
          <w:t xml:space="preserve"> </w:t>
        </w:r>
        <w:r w:rsidR="00581F92">
          <w:t>대리점의</w:t>
        </w:r>
        <w:r w:rsidR="00581F92">
          <w:t xml:space="preserve"> </w:t>
        </w:r>
        <w:r w:rsidR="00581F92">
          <w:t>주문접수</w:t>
        </w:r>
        <w:r w:rsidR="00581F92">
          <w:t xml:space="preserve">, </w:t>
        </w:r>
        <w:r w:rsidR="00581F92">
          <w:t>정보전달</w:t>
        </w:r>
        <w:r w:rsidR="00581F92">
          <w:t xml:space="preserve"> </w:t>
        </w:r>
        <w:r w:rsidR="00581F92">
          <w:t>또는</w:t>
        </w:r>
        <w:r w:rsidR="00581F92">
          <w:t xml:space="preserve"> </w:t>
        </w:r>
        <w:r w:rsidR="00581F92">
          <w:t>현장확인</w:t>
        </w:r>
        <w:r w:rsidR="00581F92">
          <w:t xml:space="preserve"> </w:t>
        </w:r>
        <w:r w:rsidR="00581F92">
          <w:t>과정에서</w:t>
        </w:r>
        <w:r w:rsidR="00581F92">
          <w:t xml:space="preserve"> </w:t>
        </w:r>
        <w:r w:rsidR="00581F92">
          <w:t>발생한</w:t>
        </w:r>
        <w:r w:rsidR="00581F92">
          <w:t xml:space="preserve"> </w:t>
        </w:r>
        <w:r w:rsidR="00581F92">
          <w:t>비용은</w:t>
        </w:r>
        <w:r w:rsidR="00581F92">
          <w:t xml:space="preserve"> </w:t>
        </w:r>
        <w:r w:rsidR="00581F92">
          <w:t>대리점의</w:t>
        </w:r>
        <w:r w:rsidR="00581F92">
          <w:t xml:space="preserve"> </w:t>
        </w:r>
        <w:r w:rsidR="00581F92">
          <w:t>귀책사유가</w:t>
        </w:r>
        <w:r w:rsidR="00581F92">
          <w:t xml:space="preserve"> </w:t>
        </w:r>
        <w:r w:rsidR="00581F92">
          <w:t>있는</w:t>
        </w:r>
        <w:r w:rsidR="00581F92">
          <w:t xml:space="preserve"> </w:t>
        </w:r>
        <w:r w:rsidR="00581F92">
          <w:t>경우에</w:t>
        </w:r>
        <w:r w:rsidR="00581F92">
          <w:t xml:space="preserve"> </w:t>
        </w:r>
        <w:r w:rsidR="00581F92">
          <w:t>한하여</w:t>
        </w:r>
        <w:r w:rsidR="00581F92">
          <w:t xml:space="preserve"> </w:t>
        </w:r>
        <w:r w:rsidR="00581F92">
          <w:t>상계할</w:t>
        </w:r>
        <w:r w:rsidR="00581F92">
          <w:t xml:space="preserve"> </w:t>
        </w:r>
        <w:r w:rsidR="00581F92">
          <w:t>수</w:t>
        </w:r>
        <w:r w:rsidR="00581F92">
          <w:t xml:space="preserve"> </w:t>
        </w:r>
        <w:r w:rsidR="00581F92">
          <w:t>있다</w:t>
        </w:r>
        <w:r w:rsidR="00581F92">
          <w:t xml:space="preserve">. </w:t>
        </w:r>
        <w:r w:rsidR="00581F92">
          <w:t>이</w:t>
        </w:r>
        <w:r w:rsidR="00581F92">
          <w:t xml:space="preserve"> </w:t>
        </w:r>
        <w:r w:rsidR="00581F92">
          <w:t>경우</w:t>
        </w:r>
        <w:r w:rsidR="00581F92">
          <w:t xml:space="preserve"> </w:t>
        </w:r>
        <w:r w:rsidR="00581F92">
          <w:t>공급업자는</w:t>
        </w:r>
        <w:r w:rsidR="00581F92">
          <w:t xml:space="preserve"> </w:t>
        </w:r>
        <w:r w:rsidR="00581F92">
          <w:t>상계</w:t>
        </w:r>
        <w:r w:rsidR="00581F92">
          <w:t xml:space="preserve"> </w:t>
        </w:r>
        <w:r w:rsidR="00581F92">
          <w:t>전에</w:t>
        </w:r>
        <w:r w:rsidR="00581F92">
          <w:t xml:space="preserve"> </w:t>
        </w:r>
        <w:r w:rsidR="00581F92">
          <w:t>해당</w:t>
        </w:r>
        <w:r w:rsidR="00581F92">
          <w:t xml:space="preserve"> </w:t>
        </w:r>
        <w:r w:rsidR="00581F92">
          <w:t>비용의</w:t>
        </w:r>
        <w:r w:rsidR="00581F92">
          <w:t xml:space="preserve"> </w:t>
        </w:r>
        <w:r w:rsidR="00581F92">
          <w:t>발생원인</w:t>
        </w:r>
        <w:r w:rsidR="00581F92">
          <w:t xml:space="preserve">, </w:t>
        </w:r>
        <w:r w:rsidR="00581F92">
          <w:t>상계예정</w:t>
        </w:r>
        <w:r w:rsidR="00581F92">
          <w:t xml:space="preserve"> </w:t>
        </w:r>
        <w:r w:rsidR="00581F92">
          <w:t>금액</w:t>
        </w:r>
        <w:r w:rsidR="00581F92">
          <w:t xml:space="preserve"> </w:t>
        </w:r>
        <w:r w:rsidR="00581F92">
          <w:t>및</w:t>
        </w:r>
        <w:r w:rsidR="00581F92">
          <w:t xml:space="preserve"> </w:t>
        </w:r>
        <w:r w:rsidR="00581F92">
          <w:lastRenderedPageBreak/>
          <w:t>산정근거를</w:t>
        </w:r>
        <w:r w:rsidR="00581F92">
          <w:t xml:space="preserve"> </w:t>
        </w:r>
        <w:r w:rsidR="00581F92">
          <w:t>대리점에게</w:t>
        </w:r>
        <w:r w:rsidR="00581F92">
          <w:t xml:space="preserve"> </w:t>
        </w:r>
        <w:r w:rsidR="00581F92">
          <w:t>서면으로</w:t>
        </w:r>
        <w:r w:rsidR="00581F92">
          <w:t xml:space="preserve"> </w:t>
        </w:r>
        <w:r w:rsidR="00581F92">
          <w:t>통지하여야</w:t>
        </w:r>
        <w:r w:rsidR="00581F92">
          <w:t xml:space="preserve"> </w:t>
        </w:r>
        <w:r w:rsidR="00581F92">
          <w:t>하며</w:t>
        </w:r>
        <w:r w:rsidR="00581F92">
          <w:t xml:space="preserve">, </w:t>
        </w:r>
        <w:r w:rsidR="00581F92">
          <w:t>대리점이</w:t>
        </w:r>
        <w:r w:rsidR="00581F92">
          <w:t xml:space="preserve"> </w:t>
        </w:r>
        <w:r w:rsidR="00581F92">
          <w:t>통지를</w:t>
        </w:r>
        <w:r w:rsidR="00581F92">
          <w:t xml:space="preserve"> </w:t>
        </w:r>
        <w:r w:rsidR="00581F92">
          <w:t>받은</w:t>
        </w:r>
        <w:r w:rsidR="00581F92">
          <w:t xml:space="preserve"> </w:t>
        </w:r>
        <w:r w:rsidR="00581F92">
          <w:t>날부터</w:t>
        </w:r>
        <w:r w:rsidR="00581F92">
          <w:t xml:space="preserve"> [7]</w:t>
        </w:r>
        <w:r w:rsidR="00581F92">
          <w:t>일</w:t>
        </w:r>
        <w:r w:rsidR="00581F92">
          <w:t xml:space="preserve"> </w:t>
        </w:r>
        <w:r w:rsidR="00581F92">
          <w:t>이내에</w:t>
        </w:r>
        <w:r w:rsidR="00581F92">
          <w:t xml:space="preserve"> </w:t>
        </w:r>
        <w:r w:rsidR="00581F92">
          <w:t>이의를</w:t>
        </w:r>
        <w:r w:rsidR="00581F92">
          <w:t xml:space="preserve"> </w:t>
        </w:r>
        <w:r w:rsidR="00581F92">
          <w:t>제기한</w:t>
        </w:r>
        <w:r w:rsidR="00581F92">
          <w:t xml:space="preserve"> </w:t>
        </w:r>
        <w:r w:rsidR="00581F92">
          <w:t>경우에는</w:t>
        </w:r>
        <w:r w:rsidR="00581F92">
          <w:t xml:space="preserve"> </w:t>
        </w:r>
        <w:r w:rsidR="00581F92">
          <w:t>당사자</w:t>
        </w:r>
        <w:r w:rsidR="00581F92">
          <w:t xml:space="preserve"> </w:t>
        </w:r>
        <w:r w:rsidR="00581F92">
          <w:t>협의를</w:t>
        </w:r>
        <w:r w:rsidR="00581F92">
          <w:t xml:space="preserve"> </w:t>
        </w:r>
        <w:r w:rsidR="00581F92">
          <w:t>거쳐</w:t>
        </w:r>
        <w:r w:rsidR="00581F92">
          <w:t xml:space="preserve"> </w:t>
        </w:r>
        <w:r w:rsidR="00581F92">
          <w:t>확정된</w:t>
        </w:r>
        <w:r w:rsidR="00581F92">
          <w:t xml:space="preserve"> </w:t>
        </w:r>
        <w:r w:rsidR="00581F92">
          <w:t>범위에서</w:t>
        </w:r>
        <w:r w:rsidR="00581F92">
          <w:t xml:space="preserve"> </w:t>
        </w:r>
        <w:r w:rsidR="00581F92">
          <w:t>상계할</w:t>
        </w:r>
        <w:r w:rsidR="00581F92">
          <w:t xml:space="preserve"> </w:t>
        </w:r>
        <w:r w:rsidR="00581F92">
          <w:t>수</w:t>
        </w:r>
        <w:r w:rsidR="00581F92">
          <w:t xml:space="preserve"> </w:t>
        </w:r>
        <w:r w:rsidR="00581F92">
          <w:t>있다</w:t>
        </w:r>
        <w:r w:rsidR="00581F92">
          <w:t xml:space="preserve">. </w:t>
        </w:r>
        <w:r w:rsidR="00581F92">
          <w:t>대리점이</w:t>
        </w:r>
        <w:r w:rsidR="00581F92">
          <w:t xml:space="preserve"> </w:t>
        </w:r>
        <w:r w:rsidR="00581F92">
          <w:t>위</w:t>
        </w:r>
        <w:r w:rsidR="00581F92">
          <w:t xml:space="preserve"> </w:t>
        </w:r>
        <w:r w:rsidR="00581F92">
          <w:t>기간</w:t>
        </w:r>
        <w:r w:rsidR="00581F92">
          <w:t xml:space="preserve"> </w:t>
        </w:r>
        <w:r w:rsidR="00581F92">
          <w:t>내</w:t>
        </w:r>
        <w:r w:rsidR="00581F92">
          <w:t xml:space="preserve"> </w:t>
        </w:r>
        <w:r w:rsidR="00581F92">
          <w:t>이의를</w:t>
        </w:r>
        <w:r w:rsidR="00581F92">
          <w:t xml:space="preserve"> </w:t>
        </w:r>
        <w:r w:rsidR="00581F92">
          <w:t>제기하지</w:t>
        </w:r>
        <w:r w:rsidR="00581F92">
          <w:t xml:space="preserve"> </w:t>
        </w:r>
        <w:r w:rsidR="00581F92">
          <w:t>아니한</w:t>
        </w:r>
        <w:r w:rsidR="00581F92">
          <w:t xml:space="preserve"> </w:t>
        </w:r>
        <w:r w:rsidR="00581F92">
          <w:t>경우에는</w:t>
        </w:r>
        <w:r w:rsidR="00581F92">
          <w:t xml:space="preserve"> </w:t>
        </w:r>
        <w:r w:rsidR="00581F92">
          <w:t>공급업자는</w:t>
        </w:r>
        <w:r w:rsidR="00581F92">
          <w:t xml:space="preserve"> </w:t>
        </w:r>
        <w:r w:rsidR="00581F92">
          <w:t>해당</w:t>
        </w:r>
        <w:r w:rsidR="00581F92">
          <w:t xml:space="preserve"> </w:t>
        </w:r>
        <w:r w:rsidR="00581F92">
          <w:t>금액을</w:t>
        </w:r>
        <w:r w:rsidR="00581F92">
          <w:t xml:space="preserve"> </w:t>
        </w:r>
        <w:r w:rsidR="00581F92">
          <w:t>수수료에서</w:t>
        </w:r>
        <w:r w:rsidR="00581F92">
          <w:t xml:space="preserve"> </w:t>
        </w:r>
        <w:r w:rsidR="00581F92">
          <w:t>상계할</w:t>
        </w:r>
        <w:r w:rsidR="00581F92">
          <w:t xml:space="preserve"> </w:t>
        </w:r>
        <w:r w:rsidR="00581F92">
          <w:t>수</w:t>
        </w:r>
        <w:r w:rsidR="00581F92">
          <w:t xml:space="preserve"> </w:t>
        </w:r>
        <w:r w:rsidR="00581F92">
          <w:t>있다</w:t>
        </w:r>
        <w:r w:rsidR="00581F92">
          <w:t>.</w:t>
        </w:r>
        <w:commentRangeEnd w:id="114"/>
        <w:r w:rsidR="00581F92">
          <w:rPr>
            <w:rStyle w:val="a8"/>
          </w:rPr>
          <w:commentReference w:id="114"/>
        </w:r>
      </w:ins>
    </w:p>
    <w:p w14:paraId="7A861924" w14:textId="77777777" w:rsidR="00DE4697" w:rsidRDefault="00DE4697">
      <w:pPr>
        <w:rPr>
          <w:ins w:id="115" w:author="최규현 (Kyoohyun Choi)" w:date="2026-03-23T15:29:00Z"/>
          <w:rFonts w:ascii="바탕" w:eastAsia="바탕" w:hAnsi="바탕"/>
        </w:rPr>
      </w:pPr>
      <w:ins w:id="116" w:author="최규현 (Kyoohyun Choi)" w:date="2026-03-23T15:30:00Z">
        <w:r>
          <w:rPr>
            <w:rFonts w:ascii="바탕" w:eastAsia="바탕" w:hAnsi="바탕" w:hint="eastAsia"/>
          </w:rPr>
          <w:t>3</w:t>
        </w:r>
        <w:r>
          <w:rPr>
            <w:rFonts w:ascii="바탕" w:eastAsia="바탕" w:hAnsi="바탕"/>
          </w:rPr>
          <w:t xml:space="preserve">) </w:t>
        </w:r>
      </w:ins>
      <w:ins w:id="117" w:author="최규현 (Kyoohyun Choi)" w:date="2026-03-23T15:31:00Z">
        <w:r w:rsidRPr="00DE4697">
          <w:rPr>
            <w:rFonts w:ascii="바탕" w:eastAsia="바탕" w:hAnsi="바탕"/>
          </w:rPr>
          <w:t>수수료는 원 단위로 산정하되, 지급 시 천원 미만 금액은 절사하여 지급한다.</w:t>
        </w:r>
      </w:ins>
    </w:p>
    <w:p w14:paraId="057F683A" w14:textId="77777777" w:rsidR="00DE4697" w:rsidRDefault="00DE4697">
      <w:pPr>
        <w:rPr>
          <w:rFonts w:ascii="바탕" w:eastAsia="바탕" w:hAnsi="바탕"/>
        </w:rPr>
      </w:pPr>
    </w:p>
    <w:p w14:paraId="03CE2D26" w14:textId="77777777" w:rsidR="004A6E27" w:rsidRDefault="004A6E27">
      <w:pPr>
        <w:rPr>
          <w:rFonts w:ascii="바탕" w:eastAsia="바탕" w:hAnsi="바탕"/>
        </w:rPr>
      </w:pPr>
      <w:r>
        <w:rPr>
          <w:rFonts w:ascii="바탕" w:eastAsia="바탕" w:hAnsi="바탕" w:hint="eastAsia"/>
        </w:rPr>
        <w:t xml:space="preserve">■ </w:t>
      </w:r>
      <w:r w:rsidR="00727725" w:rsidRPr="00727725">
        <w:rPr>
          <w:rFonts w:ascii="바탕" w:eastAsia="바탕" w:hAnsi="바탕"/>
        </w:rPr>
        <w:t xml:space="preserve">POS 결제와 관련하여 귀 팀에서 요청하신 사항을 반영하여, 아래와 </w:t>
      </w:r>
      <w:r w:rsidR="00C667B6">
        <w:rPr>
          <w:rFonts w:ascii="바탕" w:eastAsia="바탕" w:hAnsi="바탕" w:hint="eastAsia"/>
        </w:rPr>
        <w:t>같이 조항 신설하였습니다.</w:t>
      </w:r>
      <w:r w:rsidR="00C667B6">
        <w:rPr>
          <w:rFonts w:ascii="바탕" w:eastAsia="바탕" w:hAnsi="바탕"/>
        </w:rPr>
        <w:t xml:space="preserve"> </w:t>
      </w:r>
      <w:r w:rsidR="00C667B6">
        <w:rPr>
          <w:rFonts w:ascii="바탕" w:eastAsia="바탕" w:hAnsi="바탕" w:hint="eastAsia"/>
        </w:rPr>
        <w:t>필요에 따라 활용해 주시기 바랍니다.</w:t>
      </w:r>
      <w:r w:rsidR="00C667B6">
        <w:rPr>
          <w:rFonts w:ascii="바탕" w:eastAsia="바탕" w:hAnsi="바탕"/>
        </w:rPr>
        <w:t xml:space="preserve"> </w:t>
      </w:r>
    </w:p>
    <w:p w14:paraId="17A6C780" w14:textId="77777777" w:rsidR="0070038F" w:rsidRPr="0070038F" w:rsidRDefault="0070038F">
      <w:pPr>
        <w:rPr>
          <w:ins w:id="118" w:author="최규현 (Kyoohyun Choi)" w:date="2026-03-23T14:28:00Z"/>
          <w:rFonts w:ascii="바탕" w:eastAsia="바탕" w:hAnsi="바탕"/>
          <w:b/>
        </w:rPr>
      </w:pPr>
      <w:ins w:id="119" w:author="최규현 (Kyoohyun Choi)" w:date="2026-03-23T14:28:00Z">
        <w:r w:rsidRPr="0070038F">
          <w:rPr>
            <w:rFonts w:ascii="바탕" w:eastAsia="바탕" w:hAnsi="바탕" w:hint="eastAsia"/>
            <w:b/>
          </w:rPr>
          <w:t xml:space="preserve">제5조 </w:t>
        </w:r>
        <w:r w:rsidRPr="0070038F">
          <w:rPr>
            <w:rFonts w:ascii="바탕" w:eastAsia="바탕" w:hAnsi="바탕"/>
            <w:b/>
          </w:rPr>
          <w:t>[</w:t>
        </w:r>
        <w:r w:rsidRPr="0070038F">
          <w:rPr>
            <w:rFonts w:ascii="바탕" w:eastAsia="바탕" w:hAnsi="바탕" w:hint="eastAsia"/>
            <w:b/>
          </w:rPr>
          <w:t>수수료 산정 기준 및 매출의 정의</w:t>
        </w:r>
        <w:r w:rsidRPr="0070038F">
          <w:rPr>
            <w:rFonts w:ascii="바탕" w:eastAsia="바탕" w:hAnsi="바탕"/>
            <w:b/>
          </w:rPr>
          <w:t>]</w:t>
        </w:r>
      </w:ins>
    </w:p>
    <w:p w14:paraId="744031EB" w14:textId="77777777" w:rsidR="004D02B7" w:rsidRPr="004D02B7" w:rsidRDefault="004D02B7" w:rsidP="004D02B7">
      <w:pPr>
        <w:rPr>
          <w:ins w:id="120" w:author="최규현 (Kyoohyun Choi)" w:date="2026-03-23T14:29:00Z"/>
          <w:rFonts w:ascii="바탕" w:eastAsia="바탕" w:hAnsi="바탕"/>
        </w:rPr>
      </w:pPr>
      <w:ins w:id="121" w:author="최규현 (Kyoohyun Choi)" w:date="2026-03-23T14:29:00Z">
        <w:r w:rsidRPr="004D02B7">
          <w:rPr>
            <w:rFonts w:ascii="바탕" w:eastAsia="바탕" w:hAnsi="바탕"/>
          </w:rPr>
          <w:t xml:space="preserve">① </w:t>
        </w:r>
      </w:ins>
      <w:ins w:id="122" w:author="최규현 (Kyoohyun Choi)" w:date="2026-03-23T14:33:00Z">
        <w:r w:rsidR="005A5C20" w:rsidRPr="005A5C20">
          <w:rPr>
            <w:rFonts w:ascii="바탕" w:eastAsia="바탕" w:hAnsi="바탕"/>
          </w:rPr>
          <w:t xml:space="preserve">수수료 지급 대상 매출(이하 “수수료 대상 매출”)이라 함은 </w:t>
        </w:r>
        <w:proofErr w:type="spellStart"/>
        <w:r w:rsidR="005A5C20" w:rsidRPr="005A5C20">
          <w:rPr>
            <w:rFonts w:ascii="바탕" w:eastAsia="바탕" w:hAnsi="바탕"/>
          </w:rPr>
          <w:t>입점몰에서</w:t>
        </w:r>
        <w:proofErr w:type="spellEnd"/>
        <w:r w:rsidR="005A5C20" w:rsidRPr="005A5C20">
          <w:rPr>
            <w:rFonts w:ascii="바탕" w:eastAsia="바탕" w:hAnsi="바탕"/>
          </w:rPr>
          <w:t xml:space="preserve"> 백화점 POS를 통해 고객과의 직접적인 거래로 발생한 실제 판매금액을 의미한다.</w:t>
        </w:r>
      </w:ins>
    </w:p>
    <w:p w14:paraId="5DC7FBF5" w14:textId="77777777" w:rsidR="004D02B7" w:rsidRPr="004D02B7" w:rsidRDefault="004D02B7" w:rsidP="004D02B7">
      <w:pPr>
        <w:rPr>
          <w:ins w:id="123" w:author="최규현 (Kyoohyun Choi)" w:date="2026-03-23T14:29:00Z"/>
          <w:rFonts w:ascii="바탕" w:eastAsia="바탕" w:hAnsi="바탕"/>
        </w:rPr>
      </w:pPr>
      <w:ins w:id="124" w:author="최규현 (Kyoohyun Choi)" w:date="2026-03-23T14:29:00Z">
        <w:r w:rsidRPr="004D02B7">
          <w:rPr>
            <w:rFonts w:ascii="바탕" w:eastAsia="바탕" w:hAnsi="바탕"/>
          </w:rPr>
          <w:t>② 다음 각 호에 해당하는 금액은 고객과의 거래로 발생한 매출로 보지 아니하며, 수수료 대상 매출에서 제외한다.</w:t>
        </w:r>
      </w:ins>
      <w:ins w:id="125" w:author="최규현 (Kyoohyun Choi)" w:date="2026-03-23T14:32:00Z">
        <w:r w:rsidR="005A5C20">
          <w:rPr>
            <w:rFonts w:ascii="바탕" w:eastAsia="바탕" w:hAnsi="바탕"/>
          </w:rPr>
          <w:t xml:space="preserve"> </w:t>
        </w:r>
      </w:ins>
    </w:p>
    <w:p w14:paraId="5C19BBF2" w14:textId="03525F4E" w:rsidR="00EB0A8C" w:rsidRDefault="004D02B7">
      <w:pPr>
        <w:rPr>
          <w:ins w:id="126" w:author="최규현 (Kyoohyun Choi)" w:date="2026-03-23T14:29:00Z"/>
          <w:rFonts w:ascii="바탕" w:eastAsia="바탕" w:hAnsi="바탕"/>
        </w:rPr>
      </w:pPr>
      <w:ins w:id="127" w:author="최규현 (Kyoohyun Choi)" w:date="2026-03-23T14:29:00Z">
        <w:r>
          <w:rPr>
            <w:rFonts w:ascii="바탕" w:eastAsia="바탕" w:hAnsi="바탕"/>
          </w:rPr>
          <w:t>1.</w:t>
        </w:r>
      </w:ins>
      <w:ins w:id="128" w:author="최규현 (Kyoohyun Choi)" w:date="2026-03-23T14:30:00Z">
        <w:r>
          <w:rPr>
            <w:rFonts w:ascii="바탕" w:eastAsia="바탕" w:hAnsi="바탕"/>
          </w:rPr>
          <w:t xml:space="preserve"> </w:t>
        </w:r>
        <w:r>
          <w:rPr>
            <w:rFonts w:ascii="바탕" w:eastAsia="바탕" w:hAnsi="바탕" w:hint="eastAsia"/>
          </w:rPr>
          <w:t>매장 운영</w:t>
        </w:r>
      </w:ins>
      <w:ins w:id="129" w:author="최규현 (Kyoohyun Choi)" w:date="2026-03-23T15:15:00Z">
        <w:r w:rsidR="00A40904">
          <w:rPr>
            <w:rFonts w:ascii="바탕" w:eastAsia="바탕" w:hAnsi="바탕" w:hint="eastAsia"/>
          </w:rPr>
          <w:t xml:space="preserve"> 등</w:t>
        </w:r>
      </w:ins>
      <w:ins w:id="130" w:author="최규현 (Kyoohyun Choi)" w:date="2026-03-23T14:30:00Z">
        <w:r>
          <w:rPr>
            <w:rFonts w:ascii="바탕" w:eastAsia="바탕" w:hAnsi="바탕" w:hint="eastAsia"/>
          </w:rPr>
          <w:t>과 관련하여</w:t>
        </w:r>
      </w:ins>
      <w:ins w:id="131" w:author="최규현 (Kyoohyun Choi)" w:date="2026-03-23T14:29:00Z">
        <w:r>
          <w:rPr>
            <w:rFonts w:ascii="바탕" w:eastAsia="바탕" w:hAnsi="바탕"/>
          </w:rPr>
          <w:t xml:space="preserve"> </w:t>
        </w:r>
      </w:ins>
      <w:ins w:id="132" w:author="김현주 (Hyunjoo Kim)" w:date="2026-03-26T09:57:00Z">
        <w:r w:rsidR="00B35D5B">
          <w:rPr>
            <w:rFonts w:ascii="바탕" w:eastAsia="바탕" w:hAnsi="바탕" w:hint="eastAsia"/>
          </w:rPr>
          <w:t xml:space="preserve">계약 </w:t>
        </w:r>
      </w:ins>
      <w:ins w:id="133" w:author="김현주 (Hyunjoo Kim)" w:date="2026-03-26T09:58:00Z">
        <w:r w:rsidR="00B35D5B">
          <w:rPr>
            <w:rFonts w:ascii="바탕" w:eastAsia="바탕" w:hAnsi="바탕" w:hint="eastAsia"/>
          </w:rPr>
          <w:t xml:space="preserve">또는 당사자 간 합의에 따라 </w:t>
        </w:r>
      </w:ins>
      <w:ins w:id="134" w:author="최규현 (Kyoohyun Choi)" w:date="2026-03-23T14:29:00Z">
        <w:r>
          <w:rPr>
            <w:rFonts w:ascii="바탕" w:eastAsia="바탕" w:hAnsi="바탕" w:hint="eastAsia"/>
          </w:rPr>
          <w:t xml:space="preserve">대리점이 부담하여야 하는 </w:t>
        </w:r>
      </w:ins>
      <w:ins w:id="135" w:author="최규현 (Kyoohyun Choi)" w:date="2026-03-23T14:33:00Z">
        <w:r w:rsidR="005A5C20">
          <w:rPr>
            <w:rFonts w:ascii="바탕" w:eastAsia="바탕" w:hAnsi="바탕" w:hint="eastAsia"/>
          </w:rPr>
          <w:t xml:space="preserve">제반 </w:t>
        </w:r>
      </w:ins>
      <w:ins w:id="136" w:author="최규현 (Kyoohyun Choi)" w:date="2026-03-23T14:29:00Z">
        <w:r>
          <w:rPr>
            <w:rFonts w:ascii="바탕" w:eastAsia="바탕" w:hAnsi="바탕" w:hint="eastAsia"/>
          </w:rPr>
          <w:t>비용</w:t>
        </w:r>
      </w:ins>
    </w:p>
    <w:p w14:paraId="624C19DD" w14:textId="77777777" w:rsidR="004D02B7" w:rsidRDefault="004D02B7">
      <w:pPr>
        <w:rPr>
          <w:ins w:id="137" w:author="최규현 (Kyoohyun Choi)" w:date="2026-03-23T14:29:00Z"/>
          <w:rFonts w:ascii="바탕" w:eastAsia="바탕" w:hAnsi="바탕"/>
        </w:rPr>
      </w:pPr>
      <w:ins w:id="138" w:author="최규현 (Kyoohyun Choi)" w:date="2026-03-23T14:29:00Z">
        <w:r>
          <w:rPr>
            <w:rFonts w:ascii="바탕" w:eastAsia="바탕" w:hAnsi="바탕"/>
          </w:rPr>
          <w:t xml:space="preserve">2. </w:t>
        </w:r>
        <w:r>
          <w:rPr>
            <w:rFonts w:ascii="바탕" w:eastAsia="바탕" w:hAnsi="바탕" w:hint="eastAsia"/>
          </w:rPr>
          <w:t>전시품의 이동,</w:t>
        </w:r>
        <w:r>
          <w:rPr>
            <w:rFonts w:ascii="바탕" w:eastAsia="바탕" w:hAnsi="바탕"/>
          </w:rPr>
          <w:t xml:space="preserve"> </w:t>
        </w:r>
        <w:r>
          <w:rPr>
            <w:rFonts w:ascii="바탕" w:eastAsia="바탕" w:hAnsi="바탕" w:hint="eastAsia"/>
          </w:rPr>
          <w:t>설치,</w:t>
        </w:r>
        <w:r>
          <w:rPr>
            <w:rFonts w:ascii="바탕" w:eastAsia="바탕" w:hAnsi="바탕"/>
          </w:rPr>
          <w:t xml:space="preserve"> </w:t>
        </w:r>
        <w:r>
          <w:rPr>
            <w:rFonts w:ascii="바탕" w:eastAsia="바탕" w:hAnsi="바탕" w:hint="eastAsia"/>
          </w:rPr>
          <w:t>철거 등 대리점 소유 자산의 운영 과정에서 발생하는 비용</w:t>
        </w:r>
      </w:ins>
    </w:p>
    <w:p w14:paraId="1C892328" w14:textId="0B53D780" w:rsidR="00394E46" w:rsidRDefault="005A5C20">
      <w:pPr>
        <w:rPr>
          <w:ins w:id="139" w:author="최규현 (Kyoohyun Choi)" w:date="2026-03-23T14:32:00Z"/>
          <w:rFonts w:ascii="바탕" w:eastAsia="바탕" w:hAnsi="바탕"/>
        </w:rPr>
      </w:pPr>
      <w:ins w:id="140" w:author="최규현 (Kyoohyun Choi)" w:date="2026-03-23T14:32:00Z">
        <w:r>
          <w:rPr>
            <w:rFonts w:ascii="바탕" w:eastAsia="바탕" w:hAnsi="바탕" w:hint="eastAsia"/>
          </w:rPr>
          <w:t>3</w:t>
        </w:r>
        <w:r>
          <w:rPr>
            <w:rFonts w:ascii="바탕" w:eastAsia="바탕" w:hAnsi="바탕"/>
          </w:rPr>
          <w:t xml:space="preserve">. </w:t>
        </w:r>
        <w:r>
          <w:rPr>
            <w:rFonts w:ascii="바탕" w:eastAsia="바탕" w:hAnsi="바탕" w:hint="eastAsia"/>
          </w:rPr>
          <w:t>기타</w:t>
        </w:r>
      </w:ins>
      <w:ins w:id="141" w:author="최규현 (Kyoohyun Choi)" w:date="2026-03-23T14:34:00Z">
        <w:r>
          <w:rPr>
            <w:rFonts w:ascii="바탕" w:eastAsia="바탕" w:hAnsi="바탕" w:hint="eastAsia"/>
          </w:rPr>
          <w:t xml:space="preserve"> </w:t>
        </w:r>
      </w:ins>
      <w:ins w:id="142" w:author="김현주 (Hyunjoo Kim)" w:date="2026-03-26T09:58:00Z">
        <w:r w:rsidR="00B35D5B">
          <w:rPr>
            <w:rFonts w:ascii="바탕" w:eastAsia="바탕" w:hAnsi="바탕" w:hint="eastAsia"/>
          </w:rPr>
          <w:t>그 성질상 고객과의 직접적인 판매거래로 보기 어렵고,</w:t>
        </w:r>
        <w:r w:rsidR="00B35D5B">
          <w:rPr>
            <w:rFonts w:ascii="바탕" w:eastAsia="바탕" w:hAnsi="바탕"/>
          </w:rPr>
          <w:t xml:space="preserve"> </w:t>
        </w:r>
        <w:r w:rsidR="00B35D5B">
          <w:rPr>
            <w:rFonts w:ascii="바탕" w:eastAsia="바탕" w:hAnsi="바탕" w:hint="eastAsia"/>
          </w:rPr>
          <w:t>계약 또는 당사자 간 합의에 따라 대리점이 부담하기로 한 비용</w:t>
        </w:r>
      </w:ins>
      <w:ins w:id="143" w:author="최규현 (Kyoohyun Choi)" w:date="2026-03-23T14:34:00Z">
        <w:del w:id="144" w:author="김현주 (Hyunjoo Kim)" w:date="2026-03-26T09:58:00Z">
          <w:r w:rsidDel="00B35D5B">
            <w:rPr>
              <w:rFonts w:ascii="바탕" w:eastAsia="바탕" w:hAnsi="바탕" w:hint="eastAsia"/>
            </w:rPr>
            <w:delText>고객과의 직접적인 거래로 보기 어려운 비용으로서</w:delText>
          </w:r>
        </w:del>
      </w:ins>
      <w:ins w:id="145" w:author="최규현 (Kyoohyun Choi)" w:date="2026-03-23T14:32:00Z">
        <w:del w:id="146" w:author="김현주 (Hyunjoo Kim)" w:date="2026-03-26T09:58:00Z">
          <w:r w:rsidDel="00B35D5B">
            <w:rPr>
              <w:rFonts w:ascii="바탕" w:eastAsia="바탕" w:hAnsi="바탕" w:hint="eastAsia"/>
            </w:rPr>
            <w:delText xml:space="preserve"> 대리점이 부담해야 하는 비용</w:delText>
          </w:r>
        </w:del>
      </w:ins>
    </w:p>
    <w:p w14:paraId="54167046" w14:textId="77777777" w:rsidR="005A5C20" w:rsidRPr="005A5C20" w:rsidRDefault="00EA6BD2" w:rsidP="005A5C20">
      <w:pPr>
        <w:rPr>
          <w:ins w:id="147" w:author="최규현 (Kyoohyun Choi)" w:date="2026-03-23T14:32:00Z"/>
          <w:rFonts w:ascii="바탕" w:eastAsia="바탕" w:hAnsi="바탕"/>
        </w:rPr>
      </w:pPr>
      <w:ins w:id="148" w:author="최규현 (Kyoohyun Choi)" w:date="2026-03-23T15:27:00Z">
        <w:r>
          <w:rPr>
            <w:rFonts w:ascii="바탕" w:eastAsia="바탕" w:hAnsi="바탕" w:hint="eastAsia"/>
          </w:rPr>
          <w:t>③</w:t>
        </w:r>
      </w:ins>
      <w:ins w:id="149" w:author="최규현 (Kyoohyun Choi)" w:date="2026-03-23T15:22:00Z">
        <w:r w:rsidR="001C2CF3">
          <w:rPr>
            <w:rFonts w:ascii="바탕" w:eastAsia="바탕" w:hAnsi="바탕"/>
          </w:rPr>
          <w:t xml:space="preserve"> </w:t>
        </w:r>
      </w:ins>
      <w:ins w:id="150" w:author="최규현 (Kyoohyun Choi)" w:date="2026-03-23T14:32:00Z">
        <w:r w:rsidR="005A5C20" w:rsidRPr="005A5C20">
          <w:rPr>
            <w:rFonts w:ascii="바탕" w:eastAsia="바탕" w:hAnsi="바탕"/>
          </w:rPr>
          <w:t>제2항에 따른 비용은 원칙적으로 백화점 POS가 아닌 별도의 거래 방식(서브코드 또는 이에 준하는 정산 방식)을 통해 처리하여야 한다.</w:t>
        </w:r>
      </w:ins>
    </w:p>
    <w:p w14:paraId="7BDE16DA" w14:textId="05EECC6E" w:rsidR="005A5C20" w:rsidRPr="005A5C20" w:rsidRDefault="00EA6BD2" w:rsidP="005A5C20">
      <w:pPr>
        <w:rPr>
          <w:ins w:id="151" w:author="최규현 (Kyoohyun Choi)" w:date="2026-03-23T14:32:00Z"/>
          <w:rFonts w:ascii="바탕" w:eastAsia="바탕" w:hAnsi="바탕"/>
        </w:rPr>
      </w:pPr>
      <w:ins w:id="152" w:author="최규현 (Kyoohyun Choi)" w:date="2026-03-23T15:27:00Z">
        <w:r>
          <w:rPr>
            <w:rFonts w:ascii="바탕" w:eastAsia="바탕" w:hAnsi="바탕" w:hint="eastAsia"/>
          </w:rPr>
          <w:t>④</w:t>
        </w:r>
      </w:ins>
      <w:ins w:id="153" w:author="최규현 (Kyoohyun Choi)" w:date="2026-03-23T15:22:00Z">
        <w:r w:rsidR="001C2CF3">
          <w:rPr>
            <w:rFonts w:ascii="바탕" w:eastAsia="바탕" w:hAnsi="바탕"/>
          </w:rPr>
          <w:t xml:space="preserve"> </w:t>
        </w:r>
      </w:ins>
      <w:ins w:id="154" w:author="최규현 (Kyoohyun Choi)" w:date="2026-03-23T14:32:00Z">
        <w:r w:rsidR="005A5C20" w:rsidRPr="005A5C20">
          <w:rPr>
            <w:rFonts w:ascii="바탕" w:eastAsia="바탕" w:hAnsi="바탕"/>
          </w:rPr>
          <w:t>대리점이 제2항에 해당하는 비용을 백화점 POS를 통해 결제한 경우에도, 해당 금액은 수수료 대상 매출에서 제외</w:t>
        </w:r>
      </w:ins>
      <w:ins w:id="155" w:author="김현주 (Hyunjoo Kim)" w:date="2026-03-26T10:08:00Z">
        <w:r w:rsidR="008E3BFB">
          <w:rPr>
            <w:rFonts w:ascii="바탕" w:eastAsia="바탕" w:hAnsi="바탕" w:hint="eastAsia"/>
          </w:rPr>
          <w:t>된다.</w:t>
        </w:r>
        <w:r w:rsidR="008E3BFB">
          <w:rPr>
            <w:rFonts w:ascii="바탕" w:eastAsia="바탕" w:hAnsi="바탕"/>
          </w:rPr>
          <w:t xml:space="preserve"> </w:t>
        </w:r>
      </w:ins>
      <w:ins w:id="156" w:author="최규현 (Kyoohyun Choi)" w:date="2026-03-23T14:32:00Z">
        <w:del w:id="157" w:author="김현주 (Hyunjoo Kim)" w:date="2026-03-26T10:08:00Z">
          <w:r w:rsidR="005A5C20" w:rsidRPr="005A5C20" w:rsidDel="008E3BFB">
            <w:rPr>
              <w:rFonts w:ascii="바탕" w:eastAsia="바탕" w:hAnsi="바탕"/>
            </w:rPr>
            <w:delText xml:space="preserve">되며, </w:delText>
          </w:r>
        </w:del>
      </w:ins>
      <w:ins w:id="158" w:author="최규현 (Kyoohyun Choi)" w:date="2026-03-23T14:34:00Z">
        <w:del w:id="159" w:author="김현주 (Hyunjoo Kim)" w:date="2026-03-26T10:08:00Z">
          <w:r w:rsidR="0053796A" w:rsidDel="008E3BFB">
            <w:rPr>
              <w:rFonts w:ascii="바탕" w:eastAsia="바탕" w:hAnsi="바탕" w:hint="eastAsia"/>
            </w:rPr>
            <w:delText>공급업자는 정산시 이를</w:delText>
          </w:r>
        </w:del>
      </w:ins>
      <w:ins w:id="160" w:author="최규현 (Kyoohyun Choi)" w:date="2026-03-23T14:32:00Z">
        <w:del w:id="161" w:author="김현주 (Hyunjoo Kim)" w:date="2026-03-26T10:08:00Z">
          <w:r w:rsidR="005A5C20" w:rsidRPr="005A5C20" w:rsidDel="008E3BFB">
            <w:rPr>
              <w:rFonts w:ascii="바탕" w:eastAsia="바탕" w:hAnsi="바탕"/>
            </w:rPr>
            <w:delText xml:space="preserve"> 차감할 수 있다.</w:delText>
          </w:r>
        </w:del>
      </w:ins>
      <w:ins w:id="162" w:author="김현주 (Hyunjoo Kim)" w:date="2026-03-26T10:08:00Z">
        <w:r w:rsidR="008E3BFB" w:rsidRPr="008E3BFB">
          <w:t xml:space="preserve"> </w:t>
        </w:r>
        <w:r w:rsidR="008E3BFB">
          <w:t>다만</w:t>
        </w:r>
        <w:r w:rsidR="008E3BFB">
          <w:t xml:space="preserve">, </w:t>
        </w:r>
        <w:r w:rsidR="008E3BFB">
          <w:t>공급업자가</w:t>
        </w:r>
        <w:r w:rsidR="008E3BFB">
          <w:t xml:space="preserve"> </w:t>
        </w:r>
        <w:r w:rsidR="008E3BFB">
          <w:t>정산</w:t>
        </w:r>
        <w:r w:rsidR="008E3BFB">
          <w:t xml:space="preserve"> </w:t>
        </w:r>
        <w:r w:rsidR="008E3BFB">
          <w:t>시</w:t>
        </w:r>
        <w:r w:rsidR="008E3BFB">
          <w:t xml:space="preserve"> </w:t>
        </w:r>
        <w:r w:rsidR="008E3BFB">
          <w:t>이를</w:t>
        </w:r>
        <w:r w:rsidR="008E3BFB">
          <w:t xml:space="preserve"> </w:t>
        </w:r>
        <w:r w:rsidR="008E3BFB">
          <w:t>반영하고자</w:t>
        </w:r>
        <w:r w:rsidR="008E3BFB">
          <w:t xml:space="preserve"> </w:t>
        </w:r>
        <w:r w:rsidR="008E3BFB">
          <w:t>하는</w:t>
        </w:r>
        <w:r w:rsidR="008E3BFB">
          <w:t xml:space="preserve"> </w:t>
        </w:r>
        <w:r w:rsidR="008E3BFB">
          <w:t>경우에는</w:t>
        </w:r>
        <w:r w:rsidR="008E3BFB">
          <w:t xml:space="preserve"> </w:t>
        </w:r>
        <w:r w:rsidR="008E3BFB" w:rsidRPr="008E3BFB">
          <w:rPr>
            <w:rFonts w:ascii="바탕" w:eastAsia="바탕" w:hAnsi="바탕"/>
            <w:bCs/>
            <w:rPrChange w:id="163" w:author="김현주 (Hyunjoo Kim)" w:date="2026-03-26T10:09:00Z">
              <w:rPr>
                <w:rStyle w:val="a7"/>
              </w:rPr>
            </w:rPrChange>
          </w:rPr>
          <w:t>그</w:t>
        </w:r>
        <w:r w:rsidR="008E3BFB" w:rsidRPr="008E3BFB">
          <w:rPr>
            <w:rFonts w:ascii="바탕" w:eastAsia="바탕" w:hAnsi="바탕"/>
            <w:bCs/>
            <w:rPrChange w:id="164" w:author="김현주 (Hyunjoo Kim)" w:date="2026-03-26T10:09:00Z">
              <w:rPr>
                <w:rStyle w:val="a7"/>
              </w:rPr>
            </w:rPrChange>
          </w:rPr>
          <w:t xml:space="preserve"> </w:t>
        </w:r>
        <w:r w:rsidR="008E3BFB" w:rsidRPr="008E3BFB">
          <w:rPr>
            <w:rFonts w:ascii="바탕" w:eastAsia="바탕" w:hAnsi="바탕"/>
            <w:bCs/>
            <w:rPrChange w:id="165" w:author="김현주 (Hyunjoo Kim)" w:date="2026-03-26T10:09:00Z">
              <w:rPr>
                <w:rStyle w:val="a7"/>
              </w:rPr>
            </w:rPrChange>
          </w:rPr>
          <w:t>내역과</w:t>
        </w:r>
        <w:r w:rsidR="008E3BFB" w:rsidRPr="008E3BFB">
          <w:rPr>
            <w:rFonts w:ascii="바탕" w:eastAsia="바탕" w:hAnsi="바탕"/>
            <w:bCs/>
            <w:rPrChange w:id="166" w:author="김현주 (Hyunjoo Kim)" w:date="2026-03-26T10:09:00Z">
              <w:rPr>
                <w:rStyle w:val="a7"/>
              </w:rPr>
            </w:rPrChange>
          </w:rPr>
          <w:t xml:space="preserve"> </w:t>
        </w:r>
        <w:r w:rsidR="008E3BFB" w:rsidRPr="008E3BFB">
          <w:rPr>
            <w:rFonts w:ascii="바탕" w:eastAsia="바탕" w:hAnsi="바탕"/>
            <w:bCs/>
            <w:rPrChange w:id="167" w:author="김현주 (Hyunjoo Kim)" w:date="2026-03-26T10:09:00Z">
              <w:rPr>
                <w:rStyle w:val="a7"/>
              </w:rPr>
            </w:rPrChange>
          </w:rPr>
          <w:t>산정근거를</w:t>
        </w:r>
        <w:r w:rsidR="008E3BFB" w:rsidRPr="008E3BFB">
          <w:rPr>
            <w:rFonts w:ascii="바탕" w:eastAsia="바탕" w:hAnsi="바탕"/>
            <w:bCs/>
            <w:rPrChange w:id="168" w:author="김현주 (Hyunjoo Kim)" w:date="2026-03-26T10:09:00Z">
              <w:rPr>
                <w:rStyle w:val="a7"/>
              </w:rPr>
            </w:rPrChange>
          </w:rPr>
          <w:t xml:space="preserve"> </w:t>
        </w:r>
        <w:r w:rsidR="008E3BFB" w:rsidRPr="008E3BFB">
          <w:rPr>
            <w:rFonts w:ascii="바탕" w:eastAsia="바탕" w:hAnsi="바탕"/>
            <w:bCs/>
            <w:rPrChange w:id="169" w:author="김현주 (Hyunjoo Kim)" w:date="2026-03-26T10:09:00Z">
              <w:rPr>
                <w:rStyle w:val="a7"/>
              </w:rPr>
            </w:rPrChange>
          </w:rPr>
          <w:t>대리점에게</w:t>
        </w:r>
        <w:r w:rsidR="008E3BFB" w:rsidRPr="008E3BFB">
          <w:rPr>
            <w:rFonts w:ascii="바탕" w:eastAsia="바탕" w:hAnsi="바탕"/>
            <w:bCs/>
            <w:rPrChange w:id="170" w:author="김현주 (Hyunjoo Kim)" w:date="2026-03-26T10:09:00Z">
              <w:rPr>
                <w:rStyle w:val="a7"/>
              </w:rPr>
            </w:rPrChange>
          </w:rPr>
          <w:t xml:space="preserve"> </w:t>
        </w:r>
        <w:r w:rsidR="008E3BFB" w:rsidRPr="008E3BFB">
          <w:rPr>
            <w:rFonts w:ascii="바탕" w:eastAsia="바탕" w:hAnsi="바탕"/>
            <w:bCs/>
            <w:rPrChange w:id="171" w:author="김현주 (Hyunjoo Kim)" w:date="2026-03-26T10:09:00Z">
              <w:rPr>
                <w:rStyle w:val="a7"/>
              </w:rPr>
            </w:rPrChange>
          </w:rPr>
          <w:t>사전에</w:t>
        </w:r>
        <w:r w:rsidR="008E3BFB" w:rsidRPr="008E3BFB">
          <w:rPr>
            <w:rFonts w:ascii="바탕" w:eastAsia="바탕" w:hAnsi="바탕"/>
            <w:bCs/>
            <w:rPrChange w:id="172" w:author="김현주 (Hyunjoo Kim)" w:date="2026-03-26T10:09:00Z">
              <w:rPr>
                <w:rStyle w:val="a7"/>
              </w:rPr>
            </w:rPrChange>
          </w:rPr>
          <w:t xml:space="preserve"> </w:t>
        </w:r>
        <w:r w:rsidR="008E3BFB" w:rsidRPr="008E3BFB">
          <w:rPr>
            <w:rFonts w:ascii="바탕" w:eastAsia="바탕" w:hAnsi="바탕"/>
            <w:bCs/>
            <w:rPrChange w:id="173" w:author="김현주 (Hyunjoo Kim)" w:date="2026-03-26T10:09:00Z">
              <w:rPr>
                <w:rStyle w:val="a7"/>
              </w:rPr>
            </w:rPrChange>
          </w:rPr>
          <w:t>고지하여야</w:t>
        </w:r>
        <w:r w:rsidR="008E3BFB" w:rsidRPr="008E3BFB">
          <w:rPr>
            <w:rFonts w:ascii="바탕" w:eastAsia="바탕" w:hAnsi="바탕"/>
            <w:bCs/>
            <w:rPrChange w:id="174" w:author="김현주 (Hyunjoo Kim)" w:date="2026-03-26T10:09:00Z">
              <w:rPr>
                <w:rStyle w:val="a7"/>
              </w:rPr>
            </w:rPrChange>
          </w:rPr>
          <w:t xml:space="preserve"> </w:t>
        </w:r>
        <w:r w:rsidR="008E3BFB" w:rsidRPr="008E3BFB">
          <w:rPr>
            <w:rFonts w:ascii="바탕" w:eastAsia="바탕" w:hAnsi="바탕"/>
            <w:bCs/>
            <w:rPrChange w:id="175" w:author="김현주 (Hyunjoo Kim)" w:date="2026-03-26T10:09:00Z">
              <w:rPr>
                <w:rStyle w:val="a7"/>
              </w:rPr>
            </w:rPrChange>
          </w:rPr>
          <w:t>하며</w:t>
        </w:r>
        <w:r w:rsidR="008E3BFB" w:rsidRPr="008E3BFB">
          <w:rPr>
            <w:rFonts w:ascii="바탕" w:eastAsia="바탕" w:hAnsi="바탕"/>
            <w:bCs/>
            <w:rPrChange w:id="176" w:author="김현주 (Hyunjoo Kim)" w:date="2026-03-26T10:09:00Z">
              <w:rPr>
                <w:rStyle w:val="a7"/>
              </w:rPr>
            </w:rPrChange>
          </w:rPr>
          <w:t xml:space="preserve">, </w:t>
        </w:r>
        <w:r w:rsidR="008E3BFB" w:rsidRPr="008E3BFB">
          <w:rPr>
            <w:rFonts w:ascii="바탕" w:eastAsia="바탕" w:hAnsi="바탕"/>
            <w:bCs/>
            <w:rPrChange w:id="177" w:author="김현주 (Hyunjoo Kim)" w:date="2026-03-26T10:09:00Z">
              <w:rPr>
                <w:rStyle w:val="a7"/>
              </w:rPr>
            </w:rPrChange>
          </w:rPr>
          <w:t>대리점이</w:t>
        </w:r>
        <w:r w:rsidR="008E3BFB" w:rsidRPr="008E3BFB">
          <w:rPr>
            <w:rFonts w:ascii="바탕" w:eastAsia="바탕" w:hAnsi="바탕"/>
            <w:bCs/>
            <w:rPrChange w:id="178" w:author="김현주 (Hyunjoo Kim)" w:date="2026-03-26T10:09:00Z">
              <w:rPr>
                <w:rStyle w:val="a7"/>
              </w:rPr>
            </w:rPrChange>
          </w:rPr>
          <w:t xml:space="preserve"> </w:t>
        </w:r>
        <w:r w:rsidR="008E3BFB" w:rsidRPr="008E3BFB">
          <w:rPr>
            <w:rFonts w:ascii="바탕" w:eastAsia="바탕" w:hAnsi="바탕"/>
            <w:bCs/>
            <w:rPrChange w:id="179" w:author="김현주 (Hyunjoo Kim)" w:date="2026-03-26T10:09:00Z">
              <w:rPr>
                <w:rStyle w:val="a7"/>
              </w:rPr>
            </w:rPrChange>
          </w:rPr>
          <w:t>이의를</w:t>
        </w:r>
        <w:r w:rsidR="008E3BFB" w:rsidRPr="008E3BFB">
          <w:rPr>
            <w:rFonts w:ascii="바탕" w:eastAsia="바탕" w:hAnsi="바탕"/>
            <w:bCs/>
            <w:rPrChange w:id="180" w:author="김현주 (Hyunjoo Kim)" w:date="2026-03-26T10:09:00Z">
              <w:rPr>
                <w:rStyle w:val="a7"/>
              </w:rPr>
            </w:rPrChange>
          </w:rPr>
          <w:t xml:space="preserve"> </w:t>
        </w:r>
        <w:r w:rsidR="008E3BFB" w:rsidRPr="008E3BFB">
          <w:rPr>
            <w:rFonts w:ascii="바탕" w:eastAsia="바탕" w:hAnsi="바탕"/>
            <w:bCs/>
            <w:rPrChange w:id="181" w:author="김현주 (Hyunjoo Kim)" w:date="2026-03-26T10:09:00Z">
              <w:rPr>
                <w:rStyle w:val="a7"/>
              </w:rPr>
            </w:rPrChange>
          </w:rPr>
          <w:t>제기한</w:t>
        </w:r>
        <w:r w:rsidR="008E3BFB" w:rsidRPr="008E3BFB">
          <w:rPr>
            <w:rFonts w:ascii="바탕" w:eastAsia="바탕" w:hAnsi="바탕"/>
            <w:bCs/>
            <w:rPrChange w:id="182" w:author="김현주 (Hyunjoo Kim)" w:date="2026-03-26T10:09:00Z">
              <w:rPr>
                <w:rStyle w:val="a7"/>
              </w:rPr>
            </w:rPrChange>
          </w:rPr>
          <w:t xml:space="preserve"> </w:t>
        </w:r>
        <w:r w:rsidR="008E3BFB" w:rsidRPr="008E3BFB">
          <w:rPr>
            <w:rFonts w:ascii="바탕" w:eastAsia="바탕" w:hAnsi="바탕"/>
            <w:bCs/>
            <w:rPrChange w:id="183" w:author="김현주 (Hyunjoo Kim)" w:date="2026-03-26T10:09:00Z">
              <w:rPr>
                <w:rStyle w:val="a7"/>
              </w:rPr>
            </w:rPrChange>
          </w:rPr>
          <w:t>경우에는</w:t>
        </w:r>
        <w:r w:rsidR="008E3BFB" w:rsidRPr="008E3BFB">
          <w:rPr>
            <w:rFonts w:ascii="바탕" w:eastAsia="바탕" w:hAnsi="바탕"/>
            <w:bCs/>
            <w:rPrChange w:id="184" w:author="김현주 (Hyunjoo Kim)" w:date="2026-03-26T10:09:00Z">
              <w:rPr>
                <w:rStyle w:val="a7"/>
              </w:rPr>
            </w:rPrChange>
          </w:rPr>
          <w:t xml:space="preserve"> </w:t>
        </w:r>
        <w:r w:rsidR="008E3BFB" w:rsidRPr="008E3BFB">
          <w:rPr>
            <w:rFonts w:ascii="바탕" w:eastAsia="바탕" w:hAnsi="바탕"/>
            <w:bCs/>
            <w:rPrChange w:id="185" w:author="김현주 (Hyunjoo Kim)" w:date="2026-03-26T10:09:00Z">
              <w:rPr>
                <w:rStyle w:val="a7"/>
              </w:rPr>
            </w:rPrChange>
          </w:rPr>
          <w:t>당사자</w:t>
        </w:r>
        <w:r w:rsidR="008E3BFB" w:rsidRPr="008E3BFB">
          <w:rPr>
            <w:rFonts w:ascii="바탕" w:eastAsia="바탕" w:hAnsi="바탕"/>
            <w:bCs/>
            <w:rPrChange w:id="186" w:author="김현주 (Hyunjoo Kim)" w:date="2026-03-26T10:09:00Z">
              <w:rPr>
                <w:rStyle w:val="a7"/>
              </w:rPr>
            </w:rPrChange>
          </w:rPr>
          <w:t xml:space="preserve"> </w:t>
        </w:r>
        <w:r w:rsidR="008E3BFB" w:rsidRPr="008E3BFB">
          <w:rPr>
            <w:rFonts w:ascii="바탕" w:eastAsia="바탕" w:hAnsi="바탕"/>
            <w:bCs/>
            <w:rPrChange w:id="187" w:author="김현주 (Hyunjoo Kim)" w:date="2026-03-26T10:09:00Z">
              <w:rPr>
                <w:rStyle w:val="a7"/>
              </w:rPr>
            </w:rPrChange>
          </w:rPr>
          <w:t>협의를</w:t>
        </w:r>
        <w:r w:rsidR="008E3BFB" w:rsidRPr="008E3BFB">
          <w:rPr>
            <w:rFonts w:ascii="바탕" w:eastAsia="바탕" w:hAnsi="바탕"/>
            <w:bCs/>
            <w:rPrChange w:id="188" w:author="김현주 (Hyunjoo Kim)" w:date="2026-03-26T10:09:00Z">
              <w:rPr>
                <w:rStyle w:val="a7"/>
              </w:rPr>
            </w:rPrChange>
          </w:rPr>
          <w:t xml:space="preserve"> </w:t>
        </w:r>
        <w:r w:rsidR="008E3BFB" w:rsidRPr="008E3BFB">
          <w:rPr>
            <w:rFonts w:ascii="바탕" w:eastAsia="바탕" w:hAnsi="바탕"/>
            <w:bCs/>
            <w:rPrChange w:id="189" w:author="김현주 (Hyunjoo Kim)" w:date="2026-03-26T10:09:00Z">
              <w:rPr>
                <w:rStyle w:val="a7"/>
              </w:rPr>
            </w:rPrChange>
          </w:rPr>
          <w:t>거쳐</w:t>
        </w:r>
        <w:r w:rsidR="008E3BFB" w:rsidRPr="008E3BFB">
          <w:rPr>
            <w:rFonts w:ascii="바탕" w:eastAsia="바탕" w:hAnsi="바탕"/>
            <w:bCs/>
            <w:rPrChange w:id="190" w:author="김현주 (Hyunjoo Kim)" w:date="2026-03-26T10:09:00Z">
              <w:rPr>
                <w:rStyle w:val="a7"/>
              </w:rPr>
            </w:rPrChange>
          </w:rPr>
          <w:t xml:space="preserve"> </w:t>
        </w:r>
        <w:r w:rsidR="008E3BFB" w:rsidRPr="008E3BFB">
          <w:rPr>
            <w:rFonts w:ascii="바탕" w:eastAsia="바탕" w:hAnsi="바탕"/>
            <w:bCs/>
            <w:rPrChange w:id="191" w:author="김현주 (Hyunjoo Kim)" w:date="2026-03-26T10:09:00Z">
              <w:rPr>
                <w:rStyle w:val="a7"/>
              </w:rPr>
            </w:rPrChange>
          </w:rPr>
          <w:t>확정된</w:t>
        </w:r>
        <w:r w:rsidR="008E3BFB" w:rsidRPr="008E3BFB">
          <w:rPr>
            <w:rFonts w:ascii="바탕" w:eastAsia="바탕" w:hAnsi="바탕"/>
            <w:bCs/>
            <w:rPrChange w:id="192" w:author="김현주 (Hyunjoo Kim)" w:date="2026-03-26T10:09:00Z">
              <w:rPr>
                <w:rStyle w:val="a7"/>
              </w:rPr>
            </w:rPrChange>
          </w:rPr>
          <w:t xml:space="preserve"> </w:t>
        </w:r>
        <w:r w:rsidR="008E3BFB" w:rsidRPr="008E3BFB">
          <w:rPr>
            <w:rFonts w:ascii="바탕" w:eastAsia="바탕" w:hAnsi="바탕"/>
            <w:bCs/>
            <w:rPrChange w:id="193" w:author="김현주 (Hyunjoo Kim)" w:date="2026-03-26T10:09:00Z">
              <w:rPr>
                <w:rStyle w:val="a7"/>
              </w:rPr>
            </w:rPrChange>
          </w:rPr>
          <w:t>범위에서</w:t>
        </w:r>
        <w:r w:rsidR="008E3BFB" w:rsidRPr="008E3BFB">
          <w:rPr>
            <w:rFonts w:ascii="바탕" w:eastAsia="바탕" w:hAnsi="바탕"/>
            <w:bCs/>
            <w:rPrChange w:id="194" w:author="김현주 (Hyunjoo Kim)" w:date="2026-03-26T10:09:00Z">
              <w:rPr>
                <w:rStyle w:val="a7"/>
              </w:rPr>
            </w:rPrChange>
          </w:rPr>
          <w:t xml:space="preserve"> </w:t>
        </w:r>
        <w:r w:rsidR="008E3BFB" w:rsidRPr="008E3BFB">
          <w:rPr>
            <w:rFonts w:ascii="바탕" w:eastAsia="바탕" w:hAnsi="바탕"/>
            <w:bCs/>
            <w:rPrChange w:id="195" w:author="김현주 (Hyunjoo Kim)" w:date="2026-03-26T10:09:00Z">
              <w:rPr>
                <w:rStyle w:val="a7"/>
              </w:rPr>
            </w:rPrChange>
          </w:rPr>
          <w:t>반영한다</w:t>
        </w:r>
        <w:r w:rsidR="008E3BFB" w:rsidRPr="008E3BFB">
          <w:rPr>
            <w:rFonts w:ascii="바탕" w:eastAsia="바탕" w:hAnsi="바탕"/>
            <w:bCs/>
            <w:rPrChange w:id="196" w:author="김현주 (Hyunjoo Kim)" w:date="2026-03-26T10:09:00Z">
              <w:rPr>
                <w:rStyle w:val="a7"/>
              </w:rPr>
            </w:rPrChange>
          </w:rPr>
          <w:t>.</w:t>
        </w:r>
      </w:ins>
    </w:p>
    <w:p w14:paraId="121F98D7" w14:textId="77777777" w:rsidR="00F92129" w:rsidRDefault="00394E46">
      <w:pPr>
        <w:rPr>
          <w:ins w:id="197" w:author="최규현 (Kyoohyun Choi)" w:date="2026-03-23T15:28:00Z"/>
          <w:rFonts w:ascii="바탕" w:eastAsia="바탕" w:hAnsi="바탕"/>
        </w:rPr>
      </w:pPr>
      <w:ins w:id="198" w:author="최규현 (Kyoohyun Choi)" w:date="2026-03-23T15:28:00Z">
        <w:r>
          <w:rPr>
            <w:rFonts w:ascii="바탕" w:eastAsia="바탕" w:hAnsi="바탕" w:hint="eastAsia"/>
          </w:rPr>
          <w:t xml:space="preserve">⑤ </w:t>
        </w:r>
        <w:r w:rsidRPr="00394E46">
          <w:rPr>
            <w:rFonts w:ascii="바탕" w:eastAsia="바탕" w:hAnsi="바탕"/>
          </w:rPr>
          <w:t xml:space="preserve">대리점은 본 조에 따라 부담하여야 하는 비용의 산정 또는 부과에 대하여 이의가 있는 경우, 그 사유를 명시하여 </w:t>
        </w:r>
      </w:ins>
      <w:ins w:id="199" w:author="최규현 (Kyoohyun Choi)" w:date="2026-03-23T15:29:00Z">
        <w:r>
          <w:rPr>
            <w:rFonts w:ascii="바탕" w:eastAsia="바탕" w:hAnsi="바탕"/>
          </w:rPr>
          <w:t>공급업자</w:t>
        </w:r>
      </w:ins>
      <w:ins w:id="200" w:author="최규현 (Kyoohyun Choi)" w:date="2026-03-23T15:28:00Z">
        <w:r w:rsidRPr="00394E46">
          <w:rPr>
            <w:rFonts w:ascii="바탕" w:eastAsia="바탕" w:hAnsi="바탕"/>
          </w:rPr>
          <w:t xml:space="preserve">에 서면 또는 </w:t>
        </w:r>
      </w:ins>
      <w:ins w:id="201" w:author="최규현 (Kyoohyun Choi)" w:date="2026-03-23T15:29:00Z">
        <w:r>
          <w:rPr>
            <w:rFonts w:ascii="바탕" w:eastAsia="바탕" w:hAnsi="바탕"/>
          </w:rPr>
          <w:t>공급업자</w:t>
        </w:r>
      </w:ins>
      <w:ins w:id="202" w:author="최규현 (Kyoohyun Choi)" w:date="2026-03-23T15:28:00Z">
        <w:r w:rsidRPr="00394E46">
          <w:rPr>
            <w:rFonts w:ascii="바탕" w:eastAsia="바탕" w:hAnsi="바탕"/>
          </w:rPr>
          <w:t>가 인정하는 방식으로 이의를 제기할 수 있다.</w:t>
        </w:r>
      </w:ins>
    </w:p>
    <w:p w14:paraId="61373C75" w14:textId="7E1B54F5" w:rsidR="00394E46" w:rsidRPr="002F262B" w:rsidRDefault="00394E46">
      <w:pPr>
        <w:rPr>
          <w:ins w:id="203" w:author="최규현 (Kyoohyun Choi)" w:date="2026-03-23T14:35:00Z"/>
          <w:rFonts w:ascii="바탕" w:eastAsia="바탕" w:hAnsi="바탕"/>
        </w:rPr>
      </w:pPr>
      <w:ins w:id="204" w:author="최규현 (Kyoohyun Choi)" w:date="2026-03-23T15:28:00Z">
        <w:r>
          <w:rPr>
            <w:rFonts w:ascii="바탕" w:eastAsia="바탕" w:hAnsi="바탕" w:hint="eastAsia"/>
          </w:rPr>
          <w:t>⑥</w:t>
        </w:r>
      </w:ins>
      <w:ins w:id="205" w:author="최규현 (Kyoohyun Choi)" w:date="2026-03-23T15:29:00Z">
        <w:r>
          <w:rPr>
            <w:rFonts w:ascii="바탕" w:eastAsia="바탕" w:hAnsi="바탕" w:hint="eastAsia"/>
          </w:rPr>
          <w:t xml:space="preserve"> </w:t>
        </w:r>
        <w:r>
          <w:rPr>
            <w:rFonts w:ascii="바탕" w:eastAsia="바탕" w:hAnsi="바탕"/>
          </w:rPr>
          <w:t>공급업자</w:t>
        </w:r>
      </w:ins>
      <w:ins w:id="206" w:author="최규현 (Kyoohyun Choi)" w:date="2026-03-23T15:28:00Z">
        <w:r w:rsidRPr="00394E46">
          <w:rPr>
            <w:rFonts w:ascii="바탕" w:eastAsia="바탕" w:hAnsi="바탕"/>
          </w:rPr>
          <w:t>와 대리점은 제</w:t>
        </w:r>
      </w:ins>
      <w:ins w:id="207" w:author="김현주 (Hyunjoo Kim)" w:date="2026-03-26T10:09:00Z">
        <w:r w:rsidR="008E3BFB">
          <w:rPr>
            <w:rFonts w:ascii="바탕" w:eastAsia="바탕" w:hAnsi="바탕"/>
          </w:rPr>
          <w:t>5</w:t>
        </w:r>
      </w:ins>
      <w:bookmarkStart w:id="208" w:name="_GoBack"/>
      <w:bookmarkEnd w:id="208"/>
      <w:ins w:id="209" w:author="최규현 (Kyoohyun Choi)" w:date="2026-03-23T15:28:00Z">
        <w:del w:id="210" w:author="김현주 (Hyunjoo Kim)" w:date="2026-03-26T10:09:00Z">
          <w:r w:rsidRPr="00394E46" w:rsidDel="008E3BFB">
            <w:rPr>
              <w:rFonts w:ascii="바탕" w:eastAsia="바탕" w:hAnsi="바탕"/>
            </w:rPr>
            <w:delText>7</w:delText>
          </w:r>
        </w:del>
        <w:r w:rsidRPr="00394E46">
          <w:rPr>
            <w:rFonts w:ascii="바탕" w:eastAsia="바탕" w:hAnsi="바탕"/>
          </w:rPr>
          <w:t>항에 따른 이의 제기가 있는 경우, 관련 자료를 상호 확인하고 신의성실의 원칙에 따라 협의하여 조정할 수 있다.</w:t>
        </w:r>
      </w:ins>
    </w:p>
    <w:p w14:paraId="1F1731DE" w14:textId="77777777" w:rsidR="00F92129" w:rsidRDefault="00F92129">
      <w:pPr>
        <w:rPr>
          <w:ins w:id="211" w:author="최규현 (Kyoohyun Choi)" w:date="2026-03-23T15:27:00Z"/>
          <w:rFonts w:ascii="바탕" w:eastAsia="바탕" w:hAnsi="바탕"/>
        </w:rPr>
      </w:pPr>
    </w:p>
    <w:p w14:paraId="57E0D190" w14:textId="77777777" w:rsidR="00C56D27" w:rsidRDefault="00C56D27">
      <w:pPr>
        <w:rPr>
          <w:rFonts w:ascii="바탕" w:eastAsia="바탕" w:hAnsi="바탕"/>
        </w:rPr>
      </w:pPr>
    </w:p>
    <w:sectPr w:rsidR="00C56D2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42" w:author="김현주 (Hyunjoo Kim)" w:date="2026-03-25T11:19:00Z" w:initials="김(K">
    <w:p w14:paraId="68650E67" w14:textId="77777777" w:rsidR="00581F92" w:rsidRDefault="00581F92">
      <w:pPr>
        <w:pStyle w:val="a9"/>
      </w:pPr>
      <w:r>
        <w:rPr>
          <w:rStyle w:val="a8"/>
        </w:rPr>
        <w:annotationRef/>
      </w: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부분이</w:t>
      </w:r>
      <w:r>
        <w:rPr>
          <w:rFonts w:hint="eastAsia"/>
        </w:rPr>
        <w:t xml:space="preserve"> </w:t>
      </w:r>
      <w:r>
        <w:rPr>
          <w:rFonts w:hint="eastAsia"/>
        </w:rPr>
        <w:t>온라인판매</w:t>
      </w:r>
      <w:r>
        <w:rPr>
          <w:rFonts w:hint="eastAsia"/>
        </w:rPr>
        <w:t xml:space="preserve"> </w:t>
      </w:r>
      <w:r>
        <w:rPr>
          <w:rFonts w:hint="eastAsia"/>
        </w:rPr>
        <w:t>제한으로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보여질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여지가</w:t>
      </w:r>
      <w:r>
        <w:rPr>
          <w:rFonts w:hint="eastAsia"/>
        </w:rPr>
        <w:t xml:space="preserve"> </w:t>
      </w:r>
      <w:r>
        <w:rPr>
          <w:rFonts w:hint="eastAsia"/>
        </w:rPr>
        <w:t>있어서</w:t>
      </w:r>
      <w:r>
        <w:rPr>
          <w:rFonts w:hint="eastAsia"/>
        </w:rPr>
        <w:t xml:space="preserve"> </w:t>
      </w:r>
      <w:r>
        <w:rPr>
          <w:rFonts w:hint="eastAsia"/>
        </w:rPr>
        <w:t>수정하였습니다</w:t>
      </w:r>
      <w:r>
        <w:rPr>
          <w:rFonts w:hint="eastAsia"/>
        </w:rPr>
        <w:t>.</w:t>
      </w:r>
      <w:r>
        <w:t xml:space="preserve"> </w:t>
      </w:r>
    </w:p>
  </w:comment>
  <w:comment w:id="114" w:author="김현주 (Hyunjoo Kim)" w:date="2026-03-25T11:14:00Z" w:initials="김(K">
    <w:p w14:paraId="07E67776" w14:textId="77777777" w:rsidR="00581F92" w:rsidRDefault="00581F92">
      <w:pPr>
        <w:pStyle w:val="a9"/>
      </w:pPr>
      <w:r>
        <w:rPr>
          <w:rStyle w:val="a8"/>
        </w:rPr>
        <w:annotationRef/>
      </w:r>
      <w:proofErr w:type="spellStart"/>
      <w:r>
        <w:rPr>
          <w:rFonts w:hint="eastAsia"/>
        </w:rPr>
        <w:t>공정위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조사에서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분쟁성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금액에</w:t>
      </w:r>
      <w:r>
        <w:rPr>
          <w:rFonts w:hint="eastAsia"/>
        </w:rPr>
        <w:t xml:space="preserve"> </w:t>
      </w:r>
      <w:r>
        <w:rPr>
          <w:rFonts w:hint="eastAsia"/>
        </w:rPr>
        <w:t>대하여</w:t>
      </w:r>
      <w:r>
        <w:rPr>
          <w:rFonts w:hint="eastAsia"/>
        </w:rPr>
        <w:t xml:space="preserve"> </w:t>
      </w:r>
      <w:r>
        <w:rPr>
          <w:rFonts w:hint="eastAsia"/>
        </w:rPr>
        <w:t>사전</w:t>
      </w:r>
      <w:r>
        <w:rPr>
          <w:rFonts w:hint="eastAsia"/>
        </w:rPr>
        <w:t xml:space="preserve"> </w:t>
      </w:r>
      <w:r>
        <w:rPr>
          <w:rFonts w:hint="eastAsia"/>
        </w:rPr>
        <w:t>통지유무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금액</w:t>
      </w:r>
      <w:r>
        <w:rPr>
          <w:rFonts w:hint="eastAsia"/>
        </w:rPr>
        <w:t xml:space="preserve"> </w:t>
      </w:r>
      <w:r>
        <w:rPr>
          <w:rFonts w:hint="eastAsia"/>
        </w:rPr>
        <w:t>확정유무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대리점</w:t>
      </w:r>
      <w:r>
        <w:rPr>
          <w:rFonts w:hint="eastAsia"/>
        </w:rPr>
        <w:t xml:space="preserve"> </w:t>
      </w:r>
      <w:r>
        <w:rPr>
          <w:rFonts w:hint="eastAsia"/>
        </w:rPr>
        <w:t>동의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  <w:r>
        <w:rPr>
          <w:rFonts w:hint="eastAsia"/>
        </w:rPr>
        <w:t xml:space="preserve"> </w:t>
      </w:r>
      <w:r>
        <w:rPr>
          <w:rFonts w:hint="eastAsia"/>
        </w:rPr>
        <w:t>등이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문제</w:t>
      </w:r>
      <w:r>
        <w:rPr>
          <w:rFonts w:hint="eastAsia"/>
        </w:rPr>
        <w:t xml:space="preserve"> </w:t>
      </w:r>
      <w:r>
        <w:rPr>
          <w:rFonts w:hint="eastAsia"/>
        </w:rPr>
        <w:t>되었으므로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앞으르ㅗ는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사전에</w:t>
      </w:r>
      <w:r>
        <w:rPr>
          <w:rFonts w:hint="eastAsia"/>
        </w:rPr>
        <w:t xml:space="preserve"> </w:t>
      </w:r>
      <w:r>
        <w:rPr>
          <w:rFonts w:hint="eastAsia"/>
        </w:rPr>
        <w:t>통지하고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대리점에게</w:t>
      </w:r>
      <w:r>
        <w:rPr>
          <w:rFonts w:hint="eastAsia"/>
        </w:rPr>
        <w:t xml:space="preserve"> </w:t>
      </w:r>
      <w:r>
        <w:rPr>
          <w:rFonts w:hint="eastAsia"/>
        </w:rPr>
        <w:t>이의절차를</w:t>
      </w:r>
      <w:r>
        <w:rPr>
          <w:rFonts w:hint="eastAsia"/>
        </w:rPr>
        <w:t xml:space="preserve"> </w:t>
      </w:r>
      <w:r>
        <w:rPr>
          <w:rFonts w:hint="eastAsia"/>
        </w:rPr>
        <w:t>주는</w:t>
      </w:r>
      <w:r>
        <w:rPr>
          <w:rFonts w:hint="eastAsia"/>
        </w:rPr>
        <w:t xml:space="preserve"> </w:t>
      </w:r>
      <w:r>
        <w:rPr>
          <w:rFonts w:hint="eastAsia"/>
        </w:rPr>
        <w:t>방식으로</w:t>
      </w:r>
      <w:r>
        <w:rPr>
          <w:rFonts w:hint="eastAsia"/>
        </w:rPr>
        <w:t xml:space="preserve"> </w:t>
      </w:r>
      <w:r>
        <w:rPr>
          <w:rFonts w:hint="eastAsia"/>
        </w:rPr>
        <w:t>진행하시기</w:t>
      </w:r>
      <w:r>
        <w:rPr>
          <w:rFonts w:hint="eastAsia"/>
        </w:rPr>
        <w:t xml:space="preserve"> </w:t>
      </w:r>
      <w:r>
        <w:rPr>
          <w:rFonts w:hint="eastAsia"/>
        </w:rPr>
        <w:t>바랍니다</w:t>
      </w:r>
      <w:r>
        <w:rPr>
          <w:rFonts w:hint="eastAsia"/>
        </w:rPr>
        <w:t>.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8650E67" w15:done="0"/>
  <w15:commentEx w15:paraId="07E6777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8650E67" w16cid:durableId="2D6E4329"/>
  <w16cid:commentId w16cid:paraId="07E67776" w16cid:durableId="2D6E421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CB7E08" w14:textId="77777777" w:rsidR="00640AF2" w:rsidRDefault="00640AF2" w:rsidP="001B2149">
      <w:pPr>
        <w:spacing w:after="0" w:line="240" w:lineRule="auto"/>
      </w:pPr>
      <w:r>
        <w:separator/>
      </w:r>
    </w:p>
  </w:endnote>
  <w:endnote w:type="continuationSeparator" w:id="0">
    <w:p w14:paraId="5718FE9C" w14:textId="77777777" w:rsidR="00640AF2" w:rsidRDefault="00640AF2" w:rsidP="001B2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93AF52" w14:textId="77777777" w:rsidR="00640AF2" w:rsidRDefault="00640AF2" w:rsidP="001B2149">
      <w:pPr>
        <w:spacing w:after="0" w:line="240" w:lineRule="auto"/>
      </w:pPr>
      <w:r>
        <w:separator/>
      </w:r>
    </w:p>
  </w:footnote>
  <w:footnote w:type="continuationSeparator" w:id="0">
    <w:p w14:paraId="245E1EA6" w14:textId="77777777" w:rsidR="00640AF2" w:rsidRDefault="00640AF2" w:rsidP="001B21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9E6AA4"/>
    <w:multiLevelType w:val="multilevel"/>
    <w:tmpl w:val="E5DC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63439E"/>
    <w:multiLevelType w:val="hybridMultilevel"/>
    <w:tmpl w:val="6A386CD8"/>
    <w:lvl w:ilvl="0" w:tplc="9ACE7BE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현주 (Hyunjoo Kim)">
    <w15:presenceInfo w15:providerId="AD" w15:userId="S-1-5-21-2158528993-3912262144-1649455121-1000"/>
  </w15:person>
  <w15:person w15:author="최규현 (Kyoohyun Choi)">
    <w15:presenceInfo w15:providerId="AD" w15:userId="S-1-5-21-1595237798-2723514897-2490676857-10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108"/>
    <w:rsid w:val="0005026C"/>
    <w:rsid w:val="0011128A"/>
    <w:rsid w:val="00154108"/>
    <w:rsid w:val="001B054C"/>
    <w:rsid w:val="001B2149"/>
    <w:rsid w:val="001C2CF3"/>
    <w:rsid w:val="00227949"/>
    <w:rsid w:val="00234055"/>
    <w:rsid w:val="00271065"/>
    <w:rsid w:val="002A6955"/>
    <w:rsid w:val="002B2167"/>
    <w:rsid w:val="002F262B"/>
    <w:rsid w:val="00373D22"/>
    <w:rsid w:val="00394E46"/>
    <w:rsid w:val="00444006"/>
    <w:rsid w:val="004A6E27"/>
    <w:rsid w:val="004D02B7"/>
    <w:rsid w:val="004E489F"/>
    <w:rsid w:val="004E50C2"/>
    <w:rsid w:val="0053796A"/>
    <w:rsid w:val="00581F92"/>
    <w:rsid w:val="005A5C20"/>
    <w:rsid w:val="00601514"/>
    <w:rsid w:val="00640AF2"/>
    <w:rsid w:val="0070038F"/>
    <w:rsid w:val="00727725"/>
    <w:rsid w:val="0078451A"/>
    <w:rsid w:val="0079559F"/>
    <w:rsid w:val="007C67CA"/>
    <w:rsid w:val="00845215"/>
    <w:rsid w:val="0085607F"/>
    <w:rsid w:val="008E3BFB"/>
    <w:rsid w:val="008F5BDC"/>
    <w:rsid w:val="009062DA"/>
    <w:rsid w:val="009C67F6"/>
    <w:rsid w:val="00A40904"/>
    <w:rsid w:val="00A767C7"/>
    <w:rsid w:val="00A93ED9"/>
    <w:rsid w:val="00B35D5B"/>
    <w:rsid w:val="00C20FE4"/>
    <w:rsid w:val="00C325A3"/>
    <w:rsid w:val="00C55A8D"/>
    <w:rsid w:val="00C56D27"/>
    <w:rsid w:val="00C667B6"/>
    <w:rsid w:val="00C80A3C"/>
    <w:rsid w:val="00CE1E3A"/>
    <w:rsid w:val="00D212DA"/>
    <w:rsid w:val="00DE4697"/>
    <w:rsid w:val="00E1760C"/>
    <w:rsid w:val="00E3479F"/>
    <w:rsid w:val="00E360B5"/>
    <w:rsid w:val="00E74AD0"/>
    <w:rsid w:val="00EA6BD2"/>
    <w:rsid w:val="00EB0A8C"/>
    <w:rsid w:val="00ED2B9A"/>
    <w:rsid w:val="00F361C9"/>
    <w:rsid w:val="00F81D8C"/>
    <w:rsid w:val="00F92129"/>
    <w:rsid w:val="00FE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294E2"/>
  <w15:chartTrackingRefBased/>
  <w15:docId w15:val="{FF264AF8-EA7E-4E3C-A1AB-D306A57FF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HY신명조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312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Char"/>
    <w:uiPriority w:val="9"/>
    <w:qFormat/>
    <w:rsid w:val="00234055"/>
    <w:pPr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234055"/>
    <w:pPr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2794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227949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1B214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1B2149"/>
  </w:style>
  <w:style w:type="paragraph" w:styleId="a5">
    <w:name w:val="footer"/>
    <w:basedOn w:val="a"/>
    <w:link w:val="Char1"/>
    <w:uiPriority w:val="99"/>
    <w:unhideWhenUsed/>
    <w:rsid w:val="001B214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1B2149"/>
  </w:style>
  <w:style w:type="character" w:customStyle="1" w:styleId="2Char">
    <w:name w:val="제목 2 Char"/>
    <w:basedOn w:val="a0"/>
    <w:link w:val="2"/>
    <w:uiPriority w:val="9"/>
    <w:rsid w:val="00234055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234055"/>
    <w:rPr>
      <w:rFonts w:ascii="굴림" w:eastAsia="굴림" w:hAnsi="굴림" w:cs="굴림"/>
      <w:b/>
      <w:bCs/>
      <w:kern w:val="0"/>
      <w:sz w:val="27"/>
      <w:szCs w:val="27"/>
    </w:rPr>
  </w:style>
  <w:style w:type="paragraph" w:styleId="a6">
    <w:name w:val="Normal (Web)"/>
    <w:basedOn w:val="a"/>
    <w:uiPriority w:val="99"/>
    <w:semiHidden/>
    <w:unhideWhenUsed/>
    <w:rsid w:val="00234055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234055"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sid w:val="00234055"/>
    <w:rPr>
      <w:b/>
      <w:bCs/>
    </w:rPr>
  </w:style>
  <w:style w:type="character" w:styleId="a8">
    <w:name w:val="annotation reference"/>
    <w:basedOn w:val="a0"/>
    <w:uiPriority w:val="99"/>
    <w:semiHidden/>
    <w:unhideWhenUsed/>
    <w:rsid w:val="00581F92"/>
    <w:rPr>
      <w:sz w:val="18"/>
      <w:szCs w:val="18"/>
    </w:rPr>
  </w:style>
  <w:style w:type="paragraph" w:styleId="a9">
    <w:name w:val="annotation text"/>
    <w:basedOn w:val="a"/>
    <w:link w:val="Char2"/>
    <w:uiPriority w:val="99"/>
    <w:semiHidden/>
    <w:unhideWhenUsed/>
    <w:rsid w:val="00581F92"/>
    <w:pPr>
      <w:jc w:val="left"/>
    </w:pPr>
  </w:style>
  <w:style w:type="character" w:customStyle="1" w:styleId="Char2">
    <w:name w:val="메모 텍스트 Char"/>
    <w:basedOn w:val="a0"/>
    <w:link w:val="a9"/>
    <w:uiPriority w:val="99"/>
    <w:semiHidden/>
    <w:rsid w:val="00581F92"/>
  </w:style>
  <w:style w:type="paragraph" w:styleId="aa">
    <w:name w:val="annotation subject"/>
    <w:basedOn w:val="a9"/>
    <w:next w:val="a9"/>
    <w:link w:val="Char3"/>
    <w:uiPriority w:val="99"/>
    <w:semiHidden/>
    <w:unhideWhenUsed/>
    <w:rsid w:val="00581F92"/>
    <w:rPr>
      <w:b/>
      <w:bCs/>
    </w:rPr>
  </w:style>
  <w:style w:type="character" w:customStyle="1" w:styleId="Char3">
    <w:name w:val="메모 주제 Char"/>
    <w:basedOn w:val="Char2"/>
    <w:link w:val="aa"/>
    <w:uiPriority w:val="99"/>
    <w:semiHidden/>
    <w:rsid w:val="00581F92"/>
    <w:rPr>
      <w:b/>
      <w:bCs/>
    </w:rPr>
  </w:style>
  <w:style w:type="paragraph" w:styleId="ab">
    <w:name w:val="List Paragraph"/>
    <w:basedOn w:val="a"/>
    <w:uiPriority w:val="34"/>
    <w:qFormat/>
    <w:rsid w:val="00B35D5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463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34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9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72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57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1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02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5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4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최규현 (Kyoohyun Choi)</dc:creator>
  <cp:keywords/>
  <dc:description/>
  <cp:lastModifiedBy>김현주 (Hyunjoo Kim)</cp:lastModifiedBy>
  <cp:revision>3</cp:revision>
  <dcterms:created xsi:type="dcterms:W3CDTF">2026-03-25T03:30:00Z</dcterms:created>
  <dcterms:modified xsi:type="dcterms:W3CDTF">2026-03-26T01:09:00Z</dcterms:modified>
</cp:coreProperties>
</file>