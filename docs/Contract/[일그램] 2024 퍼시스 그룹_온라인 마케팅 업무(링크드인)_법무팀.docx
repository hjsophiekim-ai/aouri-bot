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215D1" w14:textId="2CDDDF48" w:rsidR="00707E41" w:rsidRPr="007331F5" w:rsidRDefault="00371D97" w:rsidP="00390F17">
      <w:pPr>
        <w:spacing w:before="120" w:after="120"/>
        <w:jc w:val="center"/>
        <w:rPr>
          <w:b/>
          <w:color w:val="auto"/>
          <w:sz w:val="28"/>
        </w:rPr>
      </w:pPr>
      <w:r w:rsidRPr="007331F5">
        <w:rPr>
          <w:rFonts w:hint="eastAsia"/>
          <w:b/>
          <w:color w:val="auto"/>
          <w:sz w:val="28"/>
        </w:rPr>
        <w:t>온라인</w:t>
      </w:r>
      <w:r w:rsidRPr="007331F5">
        <w:rPr>
          <w:rFonts w:hint="eastAsia"/>
          <w:b/>
          <w:color w:val="auto"/>
          <w:sz w:val="28"/>
        </w:rPr>
        <w:t xml:space="preserve"> </w:t>
      </w:r>
      <w:r w:rsidRPr="007331F5">
        <w:rPr>
          <w:rFonts w:hint="eastAsia"/>
          <w:b/>
          <w:color w:val="auto"/>
          <w:sz w:val="28"/>
        </w:rPr>
        <w:t>마케팅</w:t>
      </w:r>
      <w:r w:rsidRPr="007331F5">
        <w:rPr>
          <w:rFonts w:hint="eastAsia"/>
          <w:b/>
          <w:color w:val="auto"/>
          <w:sz w:val="28"/>
        </w:rPr>
        <w:t xml:space="preserve"> </w:t>
      </w:r>
      <w:r w:rsidRPr="007331F5">
        <w:rPr>
          <w:rFonts w:hint="eastAsia"/>
          <w:b/>
          <w:color w:val="auto"/>
          <w:sz w:val="28"/>
        </w:rPr>
        <w:t>업무</w:t>
      </w:r>
      <w:r w:rsidRPr="007331F5">
        <w:rPr>
          <w:rFonts w:hint="eastAsia"/>
          <w:b/>
          <w:color w:val="auto"/>
          <w:sz w:val="28"/>
        </w:rPr>
        <w:t xml:space="preserve"> </w:t>
      </w:r>
      <w:r w:rsidRPr="007331F5">
        <w:rPr>
          <w:rFonts w:hint="eastAsia"/>
          <w:b/>
          <w:color w:val="auto"/>
          <w:sz w:val="28"/>
        </w:rPr>
        <w:t>위탁</w:t>
      </w:r>
      <w:r w:rsidRPr="007331F5">
        <w:rPr>
          <w:rFonts w:hint="eastAsia"/>
          <w:b/>
          <w:color w:val="auto"/>
          <w:sz w:val="28"/>
        </w:rPr>
        <w:t xml:space="preserve"> </w:t>
      </w:r>
      <w:r w:rsidRPr="007331F5">
        <w:rPr>
          <w:rFonts w:hint="eastAsia"/>
          <w:b/>
          <w:color w:val="auto"/>
          <w:sz w:val="28"/>
        </w:rPr>
        <w:t>계약서</w:t>
      </w:r>
    </w:p>
    <w:p w14:paraId="574BC63F" w14:textId="77777777" w:rsidR="00BE2F6C" w:rsidRPr="007331F5" w:rsidRDefault="00BE2F6C" w:rsidP="00390F17">
      <w:pPr>
        <w:spacing w:before="120" w:after="120"/>
        <w:jc w:val="center"/>
        <w:rPr>
          <w:b/>
          <w:color w:val="auto"/>
          <w:sz w:val="22"/>
        </w:rPr>
      </w:pPr>
    </w:p>
    <w:p w14:paraId="11013821" w14:textId="2297EB23" w:rsidR="00BE2F6C" w:rsidRPr="007331F5" w:rsidRDefault="00BE2F6C" w:rsidP="00390F17">
      <w:pPr>
        <w:spacing w:before="120" w:after="120"/>
        <w:rPr>
          <w:color w:val="auto"/>
        </w:rPr>
      </w:pPr>
      <w:r w:rsidRPr="004A74C0">
        <w:rPr>
          <w:rFonts w:hint="eastAsia"/>
          <w:color w:val="auto"/>
          <w:highlight w:val="yellow"/>
        </w:rPr>
        <w:t>주식회사</w:t>
      </w:r>
      <w:r w:rsidRPr="004A74C0">
        <w:rPr>
          <w:rFonts w:hint="eastAsia"/>
          <w:color w:val="auto"/>
          <w:highlight w:val="yellow"/>
        </w:rPr>
        <w:t xml:space="preserve"> </w:t>
      </w:r>
      <w:proofErr w:type="spellStart"/>
      <w:r w:rsidR="002B7FAA" w:rsidRPr="004A74C0">
        <w:rPr>
          <w:rFonts w:hint="eastAsia"/>
          <w:color w:val="auto"/>
          <w:highlight w:val="yellow"/>
        </w:rPr>
        <w:t>퍼시스</w:t>
      </w:r>
      <w:proofErr w:type="spellEnd"/>
      <w:r w:rsidR="00166ECE" w:rsidRPr="004A74C0">
        <w:rPr>
          <w:rFonts w:hint="eastAsia"/>
          <w:color w:val="auto"/>
          <w:highlight w:val="yellow"/>
        </w:rPr>
        <w:t xml:space="preserve"> </w:t>
      </w:r>
      <w:proofErr w:type="spellStart"/>
      <w:r w:rsidR="00166ECE" w:rsidRPr="004A74C0">
        <w:rPr>
          <w:rFonts w:hint="eastAsia"/>
          <w:color w:val="auto"/>
          <w:highlight w:val="yellow"/>
        </w:rPr>
        <w:t>홀딩스</w:t>
      </w:r>
      <w:proofErr w:type="spellEnd"/>
      <w:r w:rsidR="002B7FAA" w:rsidRPr="004A74C0">
        <w:rPr>
          <w:color w:val="auto"/>
          <w:highlight w:val="yellow"/>
        </w:rPr>
        <w:t xml:space="preserve"> </w:t>
      </w:r>
      <w:r w:rsidRPr="004A74C0">
        <w:rPr>
          <w:rFonts w:hint="eastAsia"/>
          <w:color w:val="auto"/>
          <w:highlight w:val="yellow"/>
        </w:rPr>
        <w:t>(</w:t>
      </w:r>
      <w:r w:rsidRPr="004A74C0">
        <w:rPr>
          <w:rFonts w:hint="eastAsia"/>
          <w:color w:val="auto"/>
          <w:highlight w:val="yellow"/>
        </w:rPr>
        <w:t>이하</w:t>
      </w:r>
      <w:r w:rsidRPr="004A74C0">
        <w:rPr>
          <w:rFonts w:hint="eastAsia"/>
          <w:color w:val="auto"/>
          <w:highlight w:val="yellow"/>
        </w:rPr>
        <w:t xml:space="preserve"> </w:t>
      </w:r>
      <w:r w:rsidRPr="004A74C0">
        <w:rPr>
          <w:color w:val="auto"/>
          <w:highlight w:val="yellow"/>
        </w:rPr>
        <w:t>“</w:t>
      </w:r>
      <w:r w:rsidR="00B73D2A" w:rsidRPr="004A74C0">
        <w:rPr>
          <w:rFonts w:hint="eastAsia"/>
          <w:color w:val="auto"/>
          <w:highlight w:val="yellow"/>
        </w:rPr>
        <w:t>광고주</w:t>
      </w:r>
      <w:r w:rsidRPr="004A74C0">
        <w:rPr>
          <w:color w:val="auto"/>
          <w:highlight w:val="yellow"/>
        </w:rPr>
        <w:t>”</w:t>
      </w:r>
      <w:r w:rsidRPr="004A74C0">
        <w:rPr>
          <w:rFonts w:hint="eastAsia"/>
          <w:color w:val="auto"/>
          <w:highlight w:val="yellow"/>
        </w:rPr>
        <w:t>라</w:t>
      </w:r>
      <w:r w:rsidRPr="004A74C0">
        <w:rPr>
          <w:rFonts w:hint="eastAsia"/>
          <w:color w:val="auto"/>
          <w:highlight w:val="yellow"/>
        </w:rPr>
        <w:t xml:space="preserve"> </w:t>
      </w:r>
      <w:r w:rsidRPr="004A74C0">
        <w:rPr>
          <w:rFonts w:hint="eastAsia"/>
          <w:color w:val="auto"/>
          <w:highlight w:val="yellow"/>
        </w:rPr>
        <w:t>함</w:t>
      </w:r>
      <w:r w:rsidRPr="004A74C0">
        <w:rPr>
          <w:rFonts w:hint="eastAsia"/>
          <w:color w:val="auto"/>
          <w:highlight w:val="yellow"/>
        </w:rPr>
        <w:t>)</w:t>
      </w:r>
      <w:r w:rsidRPr="004A74C0">
        <w:rPr>
          <w:rFonts w:hint="eastAsia"/>
          <w:color w:val="auto"/>
          <w:highlight w:val="yellow"/>
        </w:rPr>
        <w:t>와</w:t>
      </w:r>
      <w:r w:rsidRPr="004A74C0">
        <w:rPr>
          <w:rFonts w:hint="eastAsia"/>
          <w:color w:val="auto"/>
          <w:highlight w:val="yellow"/>
        </w:rPr>
        <w:t xml:space="preserve"> </w:t>
      </w:r>
      <w:r w:rsidRPr="004A74C0">
        <w:rPr>
          <w:rFonts w:hint="eastAsia"/>
          <w:color w:val="auto"/>
          <w:highlight w:val="yellow"/>
        </w:rPr>
        <w:t>주식회사</w:t>
      </w:r>
      <w:r w:rsidRPr="004A74C0">
        <w:rPr>
          <w:rFonts w:hint="eastAsia"/>
          <w:color w:val="auto"/>
          <w:highlight w:val="yellow"/>
        </w:rPr>
        <w:t xml:space="preserve"> </w:t>
      </w:r>
      <w:proofErr w:type="spellStart"/>
      <w:r w:rsidR="00B73D2A" w:rsidRPr="004A74C0">
        <w:rPr>
          <w:rFonts w:hint="eastAsia"/>
          <w:color w:val="auto"/>
          <w:highlight w:val="yellow"/>
        </w:rPr>
        <w:t>일그램</w:t>
      </w:r>
      <w:proofErr w:type="spellEnd"/>
      <w:r w:rsidR="004052DD" w:rsidRPr="004A74C0">
        <w:rPr>
          <w:rFonts w:hint="eastAsia"/>
          <w:color w:val="auto"/>
          <w:highlight w:val="yellow"/>
        </w:rPr>
        <w:t xml:space="preserve"> </w:t>
      </w:r>
      <w:r w:rsidRPr="004A74C0">
        <w:rPr>
          <w:rFonts w:hint="eastAsia"/>
          <w:color w:val="auto"/>
          <w:highlight w:val="yellow"/>
        </w:rPr>
        <w:t>(</w:t>
      </w:r>
      <w:r w:rsidRPr="004A74C0">
        <w:rPr>
          <w:rFonts w:hint="eastAsia"/>
          <w:color w:val="auto"/>
          <w:highlight w:val="yellow"/>
        </w:rPr>
        <w:t>이하</w:t>
      </w:r>
      <w:r w:rsidRPr="004A74C0">
        <w:rPr>
          <w:rFonts w:hint="eastAsia"/>
          <w:color w:val="auto"/>
          <w:highlight w:val="yellow"/>
        </w:rPr>
        <w:t xml:space="preserve"> </w:t>
      </w:r>
      <w:r w:rsidRPr="004A74C0">
        <w:rPr>
          <w:color w:val="auto"/>
          <w:highlight w:val="yellow"/>
        </w:rPr>
        <w:t>“</w:t>
      </w:r>
      <w:r w:rsidR="00B73D2A" w:rsidRPr="004A74C0">
        <w:rPr>
          <w:rFonts w:hint="eastAsia"/>
          <w:color w:val="auto"/>
          <w:highlight w:val="yellow"/>
        </w:rPr>
        <w:t>대행사</w:t>
      </w:r>
      <w:r w:rsidRPr="004A74C0">
        <w:rPr>
          <w:color w:val="auto"/>
          <w:highlight w:val="yellow"/>
        </w:rPr>
        <w:t>”</w:t>
      </w:r>
      <w:r w:rsidRPr="004A74C0">
        <w:rPr>
          <w:rFonts w:hint="eastAsia"/>
          <w:color w:val="auto"/>
          <w:highlight w:val="yellow"/>
        </w:rPr>
        <w:t>라</w:t>
      </w:r>
      <w:r w:rsidRPr="004A74C0">
        <w:rPr>
          <w:rFonts w:hint="eastAsia"/>
          <w:color w:val="auto"/>
          <w:highlight w:val="yellow"/>
        </w:rPr>
        <w:t xml:space="preserve"> </w:t>
      </w:r>
      <w:r w:rsidRPr="004A74C0">
        <w:rPr>
          <w:rFonts w:hint="eastAsia"/>
          <w:color w:val="auto"/>
          <w:highlight w:val="yellow"/>
        </w:rPr>
        <w:t>함</w:t>
      </w:r>
      <w:r w:rsidRPr="004A74C0">
        <w:rPr>
          <w:rFonts w:hint="eastAsia"/>
          <w:color w:val="auto"/>
          <w:highlight w:val="yellow"/>
        </w:rPr>
        <w:t>)</w:t>
      </w:r>
      <w:r w:rsidR="008454D9" w:rsidRPr="007331F5">
        <w:rPr>
          <w:rFonts w:hint="eastAsia"/>
          <w:color w:val="auto"/>
        </w:rPr>
        <w:t>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아래와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같이</w:t>
      </w:r>
      <w:r w:rsidRPr="007331F5">
        <w:rPr>
          <w:rFonts w:hint="eastAsia"/>
          <w:color w:val="auto"/>
        </w:rPr>
        <w:t xml:space="preserve"> </w:t>
      </w:r>
      <w:r w:rsidR="00FE1AC9" w:rsidRPr="007331F5">
        <w:rPr>
          <w:rFonts w:hint="eastAsia"/>
          <w:color w:val="auto"/>
        </w:rPr>
        <w:t>온라인</w:t>
      </w:r>
      <w:r w:rsidR="00FE1AC9" w:rsidRPr="007331F5">
        <w:rPr>
          <w:rFonts w:hint="eastAsia"/>
          <w:color w:val="auto"/>
        </w:rPr>
        <w:t xml:space="preserve"> </w:t>
      </w:r>
      <w:r w:rsidR="00FE1AC9" w:rsidRPr="007331F5">
        <w:rPr>
          <w:rFonts w:hint="eastAsia"/>
          <w:color w:val="auto"/>
        </w:rPr>
        <w:t>마케팅</w:t>
      </w:r>
      <w:r w:rsidR="00FE1AC9" w:rsidRPr="007331F5">
        <w:rPr>
          <w:rFonts w:hint="eastAsia"/>
          <w:color w:val="auto"/>
        </w:rPr>
        <w:t xml:space="preserve"> </w:t>
      </w:r>
      <w:r w:rsidR="00FE1AC9" w:rsidRPr="007331F5">
        <w:rPr>
          <w:rFonts w:hint="eastAsia"/>
          <w:color w:val="auto"/>
        </w:rPr>
        <w:t>업무</w:t>
      </w:r>
      <w:r w:rsidR="00FE1AC9" w:rsidRPr="007331F5">
        <w:rPr>
          <w:rFonts w:hint="eastAsia"/>
          <w:color w:val="auto"/>
        </w:rPr>
        <w:t xml:space="preserve"> </w:t>
      </w:r>
      <w:r w:rsidR="00FE1AC9" w:rsidRPr="007331F5">
        <w:rPr>
          <w:rFonts w:hint="eastAsia"/>
          <w:color w:val="auto"/>
        </w:rPr>
        <w:t>위탁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체결한다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76D30A46" w14:textId="77777777" w:rsidR="00BE2F6C" w:rsidRPr="007331F5" w:rsidRDefault="00BE2F6C" w:rsidP="00390F17">
      <w:pPr>
        <w:spacing w:before="120" w:after="120"/>
        <w:rPr>
          <w:color w:val="auto"/>
        </w:rPr>
      </w:pPr>
    </w:p>
    <w:p w14:paraId="193E19CA" w14:textId="77777777" w:rsidR="00BE2F6C" w:rsidRPr="007331F5" w:rsidRDefault="00BE2F6C" w:rsidP="00390F17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Pr="007331F5">
        <w:rPr>
          <w:rFonts w:hint="eastAsia"/>
          <w:b/>
          <w:color w:val="auto"/>
        </w:rPr>
        <w:t>1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목적</w:t>
      </w:r>
    </w:p>
    <w:p w14:paraId="5587048C" w14:textId="701BD87F" w:rsidR="00E92462" w:rsidRPr="007331F5" w:rsidRDefault="00BE2F6C" w:rsidP="00390F17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계약은</w:t>
      </w:r>
      <w:r w:rsidRPr="007331F5">
        <w:rPr>
          <w:rFonts w:hint="eastAsia"/>
          <w:color w:val="auto"/>
        </w:rPr>
        <w:t xml:space="preserve"> </w:t>
      </w:r>
      <w:r w:rsidR="00B73D2A" w:rsidRPr="007331F5">
        <w:rPr>
          <w:rFonts w:hint="eastAsia"/>
          <w:color w:val="auto"/>
        </w:rPr>
        <w:t>광고주</w:t>
      </w:r>
      <w:r w:rsidR="00B73D2A" w:rsidRPr="007331F5">
        <w:rPr>
          <w:color w:val="auto"/>
        </w:rPr>
        <w:t>가</w:t>
      </w:r>
      <w:r w:rsidR="00100D7C" w:rsidRPr="007331F5">
        <w:rPr>
          <w:rFonts w:hint="eastAsia"/>
          <w:color w:val="auto"/>
        </w:rPr>
        <w:t xml:space="preserve"> </w:t>
      </w:r>
      <w:r w:rsidR="00B73D2A" w:rsidRPr="007331F5">
        <w:rPr>
          <w:rFonts w:hint="eastAsia"/>
          <w:color w:val="auto"/>
        </w:rPr>
        <w:t>대행사</w:t>
      </w:r>
      <w:r w:rsidRPr="007331F5">
        <w:rPr>
          <w:rFonts w:hint="eastAsia"/>
          <w:color w:val="auto"/>
        </w:rPr>
        <w:t>에게</w:t>
      </w:r>
      <w:r w:rsidR="00100D7C" w:rsidRPr="007331F5">
        <w:rPr>
          <w:rFonts w:hint="eastAsia"/>
          <w:color w:val="auto"/>
        </w:rPr>
        <w:t xml:space="preserve"> </w:t>
      </w:r>
      <w:r w:rsidR="00371D97" w:rsidRPr="007331F5">
        <w:rPr>
          <w:rFonts w:hint="eastAsia"/>
          <w:color w:val="auto"/>
        </w:rPr>
        <w:t>온라인</w:t>
      </w:r>
      <w:r w:rsidR="00371D97" w:rsidRPr="007331F5">
        <w:rPr>
          <w:rFonts w:hint="eastAsia"/>
          <w:color w:val="auto"/>
        </w:rPr>
        <w:t xml:space="preserve"> </w:t>
      </w:r>
      <w:r w:rsidR="00371D97" w:rsidRPr="007331F5">
        <w:rPr>
          <w:rFonts w:hint="eastAsia"/>
          <w:color w:val="auto"/>
        </w:rPr>
        <w:t>마케팅</w:t>
      </w:r>
      <w:r w:rsidR="00371D97" w:rsidRPr="007331F5">
        <w:rPr>
          <w:rFonts w:hint="eastAsia"/>
          <w:color w:val="auto"/>
        </w:rPr>
        <w:t xml:space="preserve"> </w:t>
      </w:r>
      <w:r w:rsidR="00371D97" w:rsidRPr="007331F5">
        <w:rPr>
          <w:rFonts w:hint="eastAsia"/>
          <w:color w:val="auto"/>
        </w:rPr>
        <w:t>업무</w:t>
      </w:r>
      <w:r w:rsidR="00100D7C" w:rsidRPr="007331F5">
        <w:rPr>
          <w:rFonts w:hint="eastAsia"/>
          <w:color w:val="auto"/>
        </w:rPr>
        <w:t>를</w:t>
      </w:r>
      <w:r w:rsidRPr="007331F5">
        <w:rPr>
          <w:rFonts w:hint="eastAsia"/>
          <w:color w:val="auto"/>
        </w:rPr>
        <w:t xml:space="preserve"> </w:t>
      </w:r>
      <w:r w:rsidR="00F10F59" w:rsidRPr="007331F5">
        <w:rPr>
          <w:rFonts w:hint="eastAsia"/>
          <w:color w:val="auto"/>
        </w:rPr>
        <w:t>위탁</w:t>
      </w:r>
      <w:r w:rsidRPr="007331F5">
        <w:rPr>
          <w:rFonts w:hint="eastAsia"/>
          <w:color w:val="auto"/>
        </w:rPr>
        <w:t>하고</w:t>
      </w:r>
      <w:r w:rsidRPr="007331F5">
        <w:rPr>
          <w:rFonts w:hint="eastAsia"/>
          <w:color w:val="auto"/>
        </w:rPr>
        <w:t xml:space="preserve"> </w:t>
      </w:r>
      <w:r w:rsidR="00B73D2A" w:rsidRPr="007331F5">
        <w:rPr>
          <w:rFonts w:hint="eastAsia"/>
          <w:color w:val="auto"/>
        </w:rPr>
        <w:t>대행사</w:t>
      </w:r>
      <w:r w:rsidR="00B73D2A" w:rsidRPr="007331F5">
        <w:rPr>
          <w:color w:val="auto"/>
        </w:rPr>
        <w:t>가</w:t>
      </w:r>
      <w:r w:rsidRPr="007331F5">
        <w:rPr>
          <w:rFonts w:hint="eastAsia"/>
          <w:color w:val="auto"/>
        </w:rPr>
        <w:t xml:space="preserve"> </w:t>
      </w:r>
      <w:proofErr w:type="spellStart"/>
      <w:r w:rsidR="00F10F59" w:rsidRPr="007331F5">
        <w:rPr>
          <w:rFonts w:hint="eastAsia"/>
          <w:color w:val="auto"/>
        </w:rPr>
        <w:t>위탁</w:t>
      </w:r>
      <w:r w:rsidRPr="007331F5">
        <w:rPr>
          <w:rFonts w:hint="eastAsia"/>
          <w:color w:val="auto"/>
        </w:rPr>
        <w:t>받은</w:t>
      </w:r>
      <w:proofErr w:type="spellEnd"/>
      <w:r w:rsidR="00FE1AC9" w:rsidRPr="007331F5">
        <w:rPr>
          <w:rFonts w:hint="eastAsia"/>
          <w:color w:val="auto"/>
        </w:rPr>
        <w:t xml:space="preserve"> </w:t>
      </w:r>
      <w:r w:rsidR="00293ADE" w:rsidRPr="007331F5">
        <w:rPr>
          <w:rFonts w:hint="eastAsia"/>
          <w:color w:val="auto"/>
        </w:rPr>
        <w:t>업무</w:t>
      </w:r>
      <w:r w:rsidRPr="007331F5">
        <w:rPr>
          <w:rFonts w:hint="eastAsia"/>
          <w:color w:val="auto"/>
        </w:rPr>
        <w:t>를</w:t>
      </w:r>
      <w:r w:rsidRPr="007331F5">
        <w:rPr>
          <w:rFonts w:hint="eastAsia"/>
          <w:color w:val="auto"/>
        </w:rPr>
        <w:t xml:space="preserve"> </w:t>
      </w:r>
      <w:r w:rsidR="005315AB" w:rsidRPr="007331F5">
        <w:rPr>
          <w:rFonts w:hint="eastAsia"/>
          <w:color w:val="auto"/>
        </w:rPr>
        <w:t>성실하게</w:t>
      </w:r>
      <w:r w:rsidR="005315AB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이행함에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필요한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제반사항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및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당사자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간의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권리와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의무를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규정함에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목적이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15372228" w14:textId="77777777" w:rsidR="00E92462" w:rsidRPr="007331F5" w:rsidRDefault="00E92462" w:rsidP="00390F17">
      <w:pPr>
        <w:spacing w:before="120" w:after="120"/>
        <w:rPr>
          <w:color w:val="auto"/>
        </w:rPr>
      </w:pPr>
    </w:p>
    <w:p w14:paraId="74A663D6" w14:textId="4B439A0E" w:rsidR="00BE2F6C" w:rsidRPr="007331F5" w:rsidRDefault="00BE2F6C" w:rsidP="00390F17">
      <w:pPr>
        <w:spacing w:before="120" w:after="120"/>
        <w:rPr>
          <w:b/>
          <w:color w:val="auto"/>
        </w:rPr>
      </w:pPr>
      <w:r w:rsidRPr="004A74C0">
        <w:rPr>
          <w:rFonts w:hint="eastAsia"/>
          <w:b/>
          <w:color w:val="auto"/>
          <w:highlight w:val="yellow"/>
        </w:rPr>
        <w:t>제</w:t>
      </w:r>
      <w:r w:rsidRPr="004A74C0">
        <w:rPr>
          <w:rFonts w:hint="eastAsia"/>
          <w:b/>
          <w:color w:val="auto"/>
          <w:highlight w:val="yellow"/>
        </w:rPr>
        <w:t>2</w:t>
      </w:r>
      <w:r w:rsidRPr="004A74C0">
        <w:rPr>
          <w:rFonts w:hint="eastAsia"/>
          <w:b/>
          <w:color w:val="auto"/>
          <w:highlight w:val="yellow"/>
        </w:rPr>
        <w:t>조</w:t>
      </w:r>
      <w:r w:rsidRPr="004A74C0">
        <w:rPr>
          <w:rFonts w:hint="eastAsia"/>
          <w:b/>
          <w:color w:val="auto"/>
          <w:highlight w:val="yellow"/>
        </w:rPr>
        <w:t xml:space="preserve"> </w:t>
      </w:r>
      <w:r w:rsidR="008548ED" w:rsidRPr="004A74C0">
        <w:rPr>
          <w:rFonts w:hint="eastAsia"/>
          <w:b/>
          <w:color w:val="auto"/>
          <w:highlight w:val="yellow"/>
        </w:rPr>
        <w:t>광고업무의</w:t>
      </w:r>
      <w:r w:rsidR="008548ED" w:rsidRPr="004A74C0">
        <w:rPr>
          <w:rFonts w:hint="eastAsia"/>
          <w:b/>
          <w:color w:val="auto"/>
          <w:highlight w:val="yellow"/>
        </w:rPr>
        <w:t xml:space="preserve"> </w:t>
      </w:r>
      <w:r w:rsidRPr="004A74C0">
        <w:rPr>
          <w:rFonts w:hint="eastAsia"/>
          <w:b/>
          <w:color w:val="auto"/>
          <w:highlight w:val="yellow"/>
        </w:rPr>
        <w:t>범위</w:t>
      </w:r>
    </w:p>
    <w:p w14:paraId="2E510161" w14:textId="6A4DCB70" w:rsidR="00BE2F6C" w:rsidRPr="007331F5" w:rsidRDefault="00B73D2A" w:rsidP="00390F17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광고주</w:t>
      </w:r>
      <w:r w:rsidRPr="007331F5">
        <w:rPr>
          <w:color w:val="auto"/>
        </w:rPr>
        <w:t>가</w:t>
      </w:r>
      <w:r w:rsidR="00620B65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</w:t>
      </w:r>
      <w:r w:rsidR="00620B65" w:rsidRPr="007331F5">
        <w:rPr>
          <w:rFonts w:hint="eastAsia"/>
          <w:color w:val="auto"/>
        </w:rPr>
        <w:t>에게</w:t>
      </w:r>
      <w:r w:rsidR="00620B65" w:rsidRPr="007331F5">
        <w:rPr>
          <w:rFonts w:hint="eastAsia"/>
          <w:color w:val="auto"/>
        </w:rPr>
        <w:t xml:space="preserve"> </w:t>
      </w:r>
      <w:r w:rsidR="00620B65" w:rsidRPr="007331F5">
        <w:rPr>
          <w:rFonts w:hint="eastAsia"/>
          <w:color w:val="auto"/>
        </w:rPr>
        <w:t>위</w:t>
      </w:r>
      <w:r w:rsidR="009A4504" w:rsidRPr="007331F5">
        <w:rPr>
          <w:rFonts w:hint="eastAsia"/>
          <w:color w:val="auto"/>
        </w:rPr>
        <w:t>탁</w:t>
      </w:r>
      <w:r w:rsidR="00620B65" w:rsidRPr="007331F5">
        <w:rPr>
          <w:rFonts w:hint="eastAsia"/>
          <w:color w:val="auto"/>
        </w:rPr>
        <w:t>하는</w:t>
      </w:r>
      <w:r w:rsidR="00620B65" w:rsidRPr="007331F5">
        <w:rPr>
          <w:rFonts w:hint="eastAsia"/>
          <w:color w:val="auto"/>
        </w:rPr>
        <w:t xml:space="preserve"> </w:t>
      </w:r>
      <w:r w:rsidR="00371D97" w:rsidRPr="007331F5">
        <w:rPr>
          <w:rFonts w:hint="eastAsia"/>
          <w:color w:val="auto"/>
        </w:rPr>
        <w:t>온라인</w:t>
      </w:r>
      <w:r w:rsidR="00371D97" w:rsidRPr="007331F5">
        <w:rPr>
          <w:rFonts w:hint="eastAsia"/>
          <w:color w:val="auto"/>
        </w:rPr>
        <w:t xml:space="preserve"> </w:t>
      </w:r>
      <w:r w:rsidR="00371D97" w:rsidRPr="007331F5">
        <w:rPr>
          <w:rFonts w:hint="eastAsia"/>
          <w:color w:val="auto"/>
        </w:rPr>
        <w:t>마케팅</w:t>
      </w:r>
      <w:r w:rsidR="00371D97" w:rsidRPr="007331F5">
        <w:rPr>
          <w:rFonts w:hint="eastAsia"/>
          <w:color w:val="auto"/>
        </w:rPr>
        <w:t xml:space="preserve"> </w:t>
      </w:r>
      <w:r w:rsidR="00371D97" w:rsidRPr="007331F5">
        <w:rPr>
          <w:rFonts w:hint="eastAsia"/>
          <w:color w:val="auto"/>
        </w:rPr>
        <w:t>업무</w:t>
      </w:r>
      <w:r w:rsidR="00620B65" w:rsidRPr="007331F5">
        <w:rPr>
          <w:rFonts w:hint="eastAsia"/>
          <w:color w:val="auto"/>
        </w:rPr>
        <w:t>의</w:t>
      </w:r>
      <w:r w:rsidR="00620B65" w:rsidRPr="007331F5">
        <w:rPr>
          <w:rFonts w:hint="eastAsia"/>
          <w:color w:val="auto"/>
        </w:rPr>
        <w:t xml:space="preserve"> </w:t>
      </w:r>
      <w:r w:rsidR="00620B65" w:rsidRPr="007331F5">
        <w:rPr>
          <w:rFonts w:hint="eastAsia"/>
          <w:color w:val="auto"/>
        </w:rPr>
        <w:t>범위는</w:t>
      </w:r>
      <w:r w:rsidR="00620B65" w:rsidRPr="007331F5">
        <w:rPr>
          <w:rFonts w:hint="eastAsia"/>
          <w:color w:val="auto"/>
        </w:rPr>
        <w:t xml:space="preserve"> </w:t>
      </w:r>
      <w:r w:rsidR="00620B65" w:rsidRPr="007331F5">
        <w:rPr>
          <w:rFonts w:hint="eastAsia"/>
          <w:color w:val="auto"/>
        </w:rPr>
        <w:t>아래와</w:t>
      </w:r>
      <w:r w:rsidR="00620B65" w:rsidRPr="007331F5">
        <w:rPr>
          <w:rFonts w:hint="eastAsia"/>
          <w:color w:val="auto"/>
        </w:rPr>
        <w:t xml:space="preserve"> </w:t>
      </w:r>
      <w:r w:rsidR="00620B65" w:rsidRPr="007331F5">
        <w:rPr>
          <w:rFonts w:hint="eastAsia"/>
          <w:color w:val="auto"/>
        </w:rPr>
        <w:t>같다</w:t>
      </w:r>
      <w:r w:rsidR="00620B65" w:rsidRPr="007331F5">
        <w:rPr>
          <w:rFonts w:hint="eastAsia"/>
          <w:color w:val="auto"/>
        </w:rPr>
        <w:t>.</w:t>
      </w:r>
      <w:r w:rsidR="00620B65" w:rsidRPr="007331F5">
        <w:rPr>
          <w:color w:val="auto"/>
        </w:rPr>
        <w:t xml:space="preserve"> </w:t>
      </w:r>
    </w:p>
    <w:p w14:paraId="625AA414" w14:textId="4C32669C" w:rsidR="002719EA" w:rsidRPr="007331F5" w:rsidRDefault="003579BB" w:rsidP="008454D9">
      <w:pPr>
        <w:pStyle w:val="a3"/>
        <w:numPr>
          <w:ilvl w:val="0"/>
          <w:numId w:val="2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광고주의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사회관계망서비스</w:t>
      </w:r>
      <w:r w:rsidRPr="007331F5">
        <w:rPr>
          <w:rFonts w:hint="eastAsia"/>
          <w:color w:val="auto"/>
        </w:rPr>
        <w:t>(</w:t>
      </w:r>
      <w:r w:rsidRPr="007331F5">
        <w:rPr>
          <w:rFonts w:hint="eastAsia"/>
          <w:color w:val="auto"/>
        </w:rPr>
        <w:t>이하</w:t>
      </w:r>
      <w:r w:rsidRPr="007331F5">
        <w:rPr>
          <w:rFonts w:hint="eastAsia"/>
          <w:color w:val="auto"/>
        </w:rPr>
        <w:t xml:space="preserve"> </w:t>
      </w:r>
      <w:r w:rsidRPr="007331F5">
        <w:rPr>
          <w:color w:val="auto"/>
        </w:rPr>
        <w:t>“</w:t>
      </w:r>
      <w:r w:rsidR="00371D97" w:rsidRPr="007331F5">
        <w:rPr>
          <w:rFonts w:hint="eastAsia"/>
          <w:color w:val="auto"/>
        </w:rPr>
        <w:t>SNS</w:t>
      </w:r>
      <w:r w:rsidRPr="007331F5">
        <w:rPr>
          <w:color w:val="auto"/>
        </w:rPr>
        <w:t>”</w:t>
      </w:r>
      <w:r w:rsidRPr="007331F5">
        <w:rPr>
          <w:rFonts w:hint="eastAsia"/>
          <w:color w:val="auto"/>
        </w:rPr>
        <w:t>이라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함</w:t>
      </w:r>
      <w:r w:rsidRPr="007331F5">
        <w:rPr>
          <w:rFonts w:hint="eastAsia"/>
          <w:color w:val="auto"/>
        </w:rPr>
        <w:t xml:space="preserve">) </w:t>
      </w:r>
      <w:r w:rsidR="009C61E2" w:rsidRPr="007331F5">
        <w:rPr>
          <w:rFonts w:hint="eastAsia"/>
          <w:color w:val="auto"/>
        </w:rPr>
        <w:t>채널</w:t>
      </w:r>
      <w:r w:rsidR="009C61E2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운영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</w:t>
      </w:r>
    </w:p>
    <w:p w14:paraId="7E15951B" w14:textId="11F86626" w:rsidR="00371D97" w:rsidRPr="007331F5" w:rsidRDefault="00371D97" w:rsidP="00371D97">
      <w:pPr>
        <w:pStyle w:val="a3"/>
        <w:numPr>
          <w:ilvl w:val="0"/>
          <w:numId w:val="14"/>
        </w:numPr>
        <w:spacing w:before="120" w:after="120"/>
        <w:ind w:leftChars="0"/>
        <w:rPr>
          <w:color w:val="auto"/>
        </w:rPr>
      </w:pPr>
      <w:proofErr w:type="spellStart"/>
      <w:r w:rsidRPr="007331F5">
        <w:rPr>
          <w:rFonts w:hint="eastAsia"/>
          <w:color w:val="auto"/>
        </w:rPr>
        <w:t>링크드인</w:t>
      </w:r>
      <w:proofErr w:type="spellEnd"/>
      <w:r w:rsidRPr="007331F5">
        <w:rPr>
          <w:rFonts w:hint="eastAsia"/>
          <w:color w:val="auto"/>
        </w:rPr>
        <w:t xml:space="preserve"> [</w:t>
      </w:r>
      <w:r w:rsidR="007331F5" w:rsidRPr="007331F5">
        <w:rPr>
          <w:color w:val="auto"/>
        </w:rPr>
        <w:t>https://www.linkedin.com/company/fursys-group</w:t>
      </w:r>
      <w:r w:rsidR="007331F5" w:rsidRPr="007331F5">
        <w:rPr>
          <w:rFonts w:hint="eastAsia"/>
          <w:color w:val="auto"/>
        </w:rPr>
        <w:t>]</w:t>
      </w:r>
    </w:p>
    <w:p w14:paraId="077E7494" w14:textId="6BB7171D" w:rsidR="003579BB" w:rsidRPr="007331F5" w:rsidRDefault="003579BB" w:rsidP="00371D97">
      <w:pPr>
        <w:pStyle w:val="a3"/>
        <w:numPr>
          <w:ilvl w:val="1"/>
          <w:numId w:val="14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채널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상세페이지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문구</w:t>
      </w:r>
      <w:r w:rsidRPr="007331F5">
        <w:rPr>
          <w:rFonts w:hint="eastAsia"/>
          <w:color w:val="auto"/>
        </w:rPr>
        <w:t xml:space="preserve">, </w:t>
      </w:r>
      <w:r w:rsidR="00E2442A" w:rsidRPr="007331F5">
        <w:rPr>
          <w:rFonts w:hint="eastAsia"/>
          <w:color w:val="auto"/>
        </w:rPr>
        <w:t>프로필</w:t>
      </w:r>
      <w:r w:rsidR="00E2442A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디자인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변경</w:t>
      </w:r>
      <w:r w:rsidRPr="007331F5">
        <w:rPr>
          <w:rFonts w:hint="eastAsia"/>
          <w:color w:val="auto"/>
        </w:rPr>
        <w:t>/</w:t>
      </w:r>
      <w:r w:rsidRPr="007331F5">
        <w:rPr>
          <w:rFonts w:hint="eastAsia"/>
          <w:color w:val="auto"/>
        </w:rPr>
        <w:t>수정</w:t>
      </w:r>
    </w:p>
    <w:p w14:paraId="7DE61F07" w14:textId="42D9A37D" w:rsidR="003579BB" w:rsidRPr="007331F5" w:rsidRDefault="003579BB" w:rsidP="00371D97">
      <w:pPr>
        <w:pStyle w:val="a3"/>
        <w:numPr>
          <w:ilvl w:val="1"/>
          <w:numId w:val="14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댓글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모니터링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등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위기관리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지원</w:t>
      </w:r>
    </w:p>
    <w:p w14:paraId="604D433B" w14:textId="7D6DF4C3" w:rsidR="009C61E2" w:rsidRPr="007331F5" w:rsidRDefault="009C61E2" w:rsidP="00371D97">
      <w:pPr>
        <w:pStyle w:val="a3"/>
        <w:numPr>
          <w:ilvl w:val="1"/>
          <w:numId w:val="14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운영전략</w:t>
      </w:r>
      <w:r w:rsidRPr="007331F5">
        <w:rPr>
          <w:rFonts w:hint="eastAsia"/>
          <w:color w:val="auto"/>
        </w:rPr>
        <w:t xml:space="preserve"> </w:t>
      </w:r>
      <w:r w:rsidR="007331F5" w:rsidRPr="007331F5">
        <w:rPr>
          <w:rFonts w:hint="eastAsia"/>
          <w:color w:val="auto"/>
        </w:rPr>
        <w:t>기획</w:t>
      </w:r>
      <w:r w:rsidR="007331F5" w:rsidRPr="007331F5">
        <w:rPr>
          <w:rFonts w:hint="eastAsia"/>
          <w:color w:val="auto"/>
        </w:rPr>
        <w:t xml:space="preserve"> </w:t>
      </w:r>
      <w:r w:rsidR="007331F5" w:rsidRPr="007331F5">
        <w:rPr>
          <w:rFonts w:hint="eastAsia"/>
          <w:color w:val="auto"/>
        </w:rPr>
        <w:t>및</w:t>
      </w:r>
      <w:r w:rsidR="007331F5" w:rsidRPr="007331F5">
        <w:rPr>
          <w:rFonts w:hint="eastAsia"/>
          <w:color w:val="auto"/>
        </w:rPr>
        <w:t xml:space="preserve"> </w:t>
      </w:r>
      <w:r w:rsidR="007331F5" w:rsidRPr="007331F5">
        <w:rPr>
          <w:rFonts w:hint="eastAsia"/>
          <w:color w:val="auto"/>
        </w:rPr>
        <w:t>수행</w:t>
      </w:r>
    </w:p>
    <w:p w14:paraId="358AAC35" w14:textId="4F753FF9" w:rsidR="009C61E2" w:rsidRPr="007331F5" w:rsidRDefault="009C61E2" w:rsidP="00371D97">
      <w:pPr>
        <w:pStyle w:val="a3"/>
        <w:numPr>
          <w:ilvl w:val="1"/>
          <w:numId w:val="14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기타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필요에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수정은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광고주와의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협의에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진행</w:t>
      </w:r>
    </w:p>
    <w:p w14:paraId="2B68B256" w14:textId="12FD62FA" w:rsidR="00D26619" w:rsidRPr="007331F5" w:rsidRDefault="003579BB" w:rsidP="00390F17">
      <w:pPr>
        <w:pStyle w:val="a3"/>
        <w:numPr>
          <w:ilvl w:val="0"/>
          <w:numId w:val="2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콘텐츠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제작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및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발행</w:t>
      </w:r>
    </w:p>
    <w:p w14:paraId="3A5BCB6B" w14:textId="67BA3E08" w:rsidR="003579BB" w:rsidRPr="007331F5" w:rsidRDefault="003579BB" w:rsidP="003579BB">
      <w:pPr>
        <w:pStyle w:val="a3"/>
        <w:numPr>
          <w:ilvl w:val="0"/>
          <w:numId w:val="14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콘텐츠</w:t>
      </w:r>
      <w:r w:rsidRPr="007331F5">
        <w:rPr>
          <w:rFonts w:hint="eastAsia"/>
          <w:color w:val="auto"/>
        </w:rPr>
        <w:t xml:space="preserve"> (</w:t>
      </w:r>
      <w:r w:rsidRPr="007331F5">
        <w:rPr>
          <w:rFonts w:hint="eastAsia"/>
          <w:color w:val="auto"/>
        </w:rPr>
        <w:t>일반사진</w:t>
      </w:r>
      <w:r w:rsidRPr="007331F5">
        <w:rPr>
          <w:rFonts w:hint="eastAsia"/>
          <w:color w:val="auto"/>
        </w:rPr>
        <w:t xml:space="preserve">, </w:t>
      </w:r>
      <w:r w:rsidR="007A45A5" w:rsidRPr="007331F5">
        <w:rPr>
          <w:rFonts w:hint="eastAsia"/>
          <w:color w:val="auto"/>
        </w:rPr>
        <w:t>이미지</w:t>
      </w:r>
      <w:r w:rsidR="007A45A5" w:rsidRPr="007331F5">
        <w:rPr>
          <w:rFonts w:hint="eastAsia"/>
          <w:color w:val="auto"/>
        </w:rPr>
        <w:t xml:space="preserve"> </w:t>
      </w:r>
      <w:proofErr w:type="spellStart"/>
      <w:r w:rsidRPr="007331F5">
        <w:rPr>
          <w:rFonts w:hint="eastAsia"/>
          <w:color w:val="auto"/>
        </w:rPr>
        <w:t>캐러셀</w:t>
      </w:r>
      <w:proofErr w:type="spellEnd"/>
      <w:r w:rsidR="00E2442A" w:rsidRPr="007331F5">
        <w:rPr>
          <w:rFonts w:hint="eastAsia"/>
          <w:color w:val="auto"/>
        </w:rPr>
        <w:t xml:space="preserve">, </w:t>
      </w:r>
      <w:r w:rsidR="00E2442A" w:rsidRPr="007331F5">
        <w:rPr>
          <w:rFonts w:hint="eastAsia"/>
          <w:color w:val="auto"/>
        </w:rPr>
        <w:t>영상</w:t>
      </w:r>
      <w:r w:rsidR="00E2442A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등</w:t>
      </w:r>
      <w:r w:rsidRPr="007331F5">
        <w:rPr>
          <w:rFonts w:hint="eastAsia"/>
          <w:color w:val="auto"/>
        </w:rPr>
        <w:t xml:space="preserve">) </w:t>
      </w:r>
      <w:r w:rsidRPr="007331F5">
        <w:rPr>
          <w:rFonts w:hint="eastAsia"/>
          <w:color w:val="auto"/>
        </w:rPr>
        <w:t>기획</w:t>
      </w:r>
    </w:p>
    <w:p w14:paraId="2CDF1248" w14:textId="29E43087" w:rsidR="003579BB" w:rsidRPr="007331F5" w:rsidRDefault="003579BB" w:rsidP="003579BB">
      <w:pPr>
        <w:pStyle w:val="a3"/>
        <w:numPr>
          <w:ilvl w:val="0"/>
          <w:numId w:val="14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콘텐츠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기획안에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제작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일괄</w:t>
      </w:r>
      <w:r w:rsidRPr="007331F5">
        <w:rPr>
          <w:rFonts w:hint="eastAsia"/>
          <w:color w:val="auto"/>
        </w:rPr>
        <w:t xml:space="preserve"> (</w:t>
      </w:r>
      <w:r w:rsidRPr="007331F5">
        <w:rPr>
          <w:rFonts w:hint="eastAsia"/>
          <w:color w:val="auto"/>
        </w:rPr>
        <w:t>본문작성</w:t>
      </w:r>
      <w:r w:rsidRPr="007331F5">
        <w:rPr>
          <w:rFonts w:hint="eastAsia"/>
          <w:color w:val="auto"/>
        </w:rPr>
        <w:t>/</w:t>
      </w:r>
      <w:r w:rsidRPr="007331F5">
        <w:rPr>
          <w:rFonts w:hint="eastAsia"/>
          <w:color w:val="auto"/>
        </w:rPr>
        <w:t>섭외</w:t>
      </w:r>
      <w:r w:rsidRPr="007331F5">
        <w:rPr>
          <w:rFonts w:hint="eastAsia"/>
          <w:color w:val="auto"/>
        </w:rPr>
        <w:t>/</w:t>
      </w:r>
      <w:r w:rsidRPr="007331F5">
        <w:rPr>
          <w:rFonts w:hint="eastAsia"/>
          <w:color w:val="auto"/>
        </w:rPr>
        <w:t>촬영</w:t>
      </w:r>
      <w:r w:rsidRPr="007331F5">
        <w:rPr>
          <w:rFonts w:hint="eastAsia"/>
          <w:color w:val="auto"/>
        </w:rPr>
        <w:t>/</w:t>
      </w:r>
      <w:r w:rsidRPr="007331F5">
        <w:rPr>
          <w:rFonts w:hint="eastAsia"/>
          <w:color w:val="auto"/>
        </w:rPr>
        <w:t>편집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등</w:t>
      </w:r>
      <w:r w:rsidRPr="007331F5">
        <w:rPr>
          <w:rFonts w:hint="eastAsia"/>
          <w:color w:val="auto"/>
        </w:rPr>
        <w:t>)</w:t>
      </w:r>
    </w:p>
    <w:p w14:paraId="7BA369B0" w14:textId="76019115" w:rsidR="003579BB" w:rsidRPr="007331F5" w:rsidRDefault="003579BB" w:rsidP="003579BB">
      <w:pPr>
        <w:pStyle w:val="a3"/>
        <w:numPr>
          <w:ilvl w:val="0"/>
          <w:numId w:val="14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콘텐츠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발행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및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수정</w:t>
      </w:r>
      <w:r w:rsidR="009C61E2" w:rsidRPr="007331F5">
        <w:rPr>
          <w:rFonts w:hint="eastAsia"/>
          <w:color w:val="auto"/>
        </w:rPr>
        <w:t xml:space="preserve"> (</w:t>
      </w:r>
      <w:r w:rsidR="009C61E2" w:rsidRPr="007331F5">
        <w:rPr>
          <w:rFonts w:hint="eastAsia"/>
          <w:color w:val="auto"/>
        </w:rPr>
        <w:t>월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최대</w:t>
      </w:r>
      <w:r w:rsidR="009C61E2" w:rsidRPr="007331F5">
        <w:rPr>
          <w:rFonts w:hint="eastAsia"/>
          <w:color w:val="auto"/>
        </w:rPr>
        <w:t xml:space="preserve"> 8</w:t>
      </w:r>
      <w:r w:rsidR="009C61E2" w:rsidRPr="007331F5">
        <w:rPr>
          <w:rFonts w:hint="eastAsia"/>
          <w:color w:val="auto"/>
        </w:rPr>
        <w:t>회</w:t>
      </w:r>
      <w:r w:rsidR="009C61E2" w:rsidRPr="007331F5">
        <w:rPr>
          <w:rFonts w:hint="eastAsia"/>
          <w:color w:val="auto"/>
        </w:rPr>
        <w:t>)</w:t>
      </w:r>
    </w:p>
    <w:p w14:paraId="6968CFA4" w14:textId="351FCBA8" w:rsidR="00F46D9B" w:rsidRPr="007331F5" w:rsidRDefault="009C61E2" w:rsidP="00F46D3A">
      <w:pPr>
        <w:pStyle w:val="a3"/>
        <w:numPr>
          <w:ilvl w:val="0"/>
          <w:numId w:val="2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광고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운영</w:t>
      </w:r>
    </w:p>
    <w:p w14:paraId="40A0CEB8" w14:textId="116DB1A1" w:rsidR="009C61E2" w:rsidRPr="007331F5" w:rsidRDefault="009C61E2" w:rsidP="009C61E2">
      <w:pPr>
        <w:pStyle w:val="a3"/>
        <w:numPr>
          <w:ilvl w:val="0"/>
          <w:numId w:val="14"/>
        </w:numPr>
        <w:spacing w:before="120" w:after="120"/>
        <w:ind w:leftChars="0"/>
        <w:rPr>
          <w:color w:val="auto"/>
        </w:rPr>
      </w:pPr>
      <w:proofErr w:type="spellStart"/>
      <w:r w:rsidRPr="007331F5">
        <w:rPr>
          <w:rFonts w:hint="eastAsia"/>
          <w:color w:val="auto"/>
        </w:rPr>
        <w:t>링크드인</w:t>
      </w:r>
      <w:proofErr w:type="spellEnd"/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콘텐츠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확산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운영</w:t>
      </w:r>
    </w:p>
    <w:p w14:paraId="2B8CE77C" w14:textId="2D469795" w:rsidR="00201CED" w:rsidRPr="007331F5" w:rsidRDefault="009C61E2" w:rsidP="00F46D3A">
      <w:pPr>
        <w:pStyle w:val="a3"/>
        <w:numPr>
          <w:ilvl w:val="0"/>
          <w:numId w:val="2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캠페인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제작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및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진행</w:t>
      </w:r>
      <w:r w:rsidRPr="007331F5">
        <w:rPr>
          <w:rFonts w:hint="eastAsia"/>
          <w:color w:val="auto"/>
        </w:rPr>
        <w:t xml:space="preserve"> (</w:t>
      </w:r>
      <w:r w:rsidRPr="007331F5">
        <w:rPr>
          <w:rFonts w:hint="eastAsia"/>
          <w:color w:val="auto"/>
        </w:rPr>
        <w:t>필요시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요청에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수행</w:t>
      </w:r>
      <w:r w:rsidRPr="007331F5">
        <w:rPr>
          <w:rFonts w:hint="eastAsia"/>
          <w:color w:val="auto"/>
        </w:rPr>
        <w:t>)</w:t>
      </w:r>
    </w:p>
    <w:p w14:paraId="2797027B" w14:textId="744A16C5" w:rsidR="00201CED" w:rsidRPr="007331F5" w:rsidRDefault="009C61E2" w:rsidP="00F46D3A">
      <w:pPr>
        <w:pStyle w:val="a3"/>
        <w:numPr>
          <w:ilvl w:val="0"/>
          <w:numId w:val="2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온라인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마케팅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결과분석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및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보고서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작성</w:t>
      </w:r>
    </w:p>
    <w:p w14:paraId="63BBBB98" w14:textId="2B2D2B58" w:rsidR="009C61E2" w:rsidRPr="007331F5" w:rsidRDefault="00371D97" w:rsidP="009C61E2">
      <w:pPr>
        <w:pStyle w:val="a3"/>
        <w:numPr>
          <w:ilvl w:val="0"/>
          <w:numId w:val="14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주</w:t>
      </w:r>
      <w:r w:rsidR="009C61E2" w:rsidRPr="007331F5">
        <w:rPr>
          <w:rFonts w:hint="eastAsia"/>
          <w:color w:val="auto"/>
        </w:rPr>
        <w:t>간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모니터링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및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운영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보고서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전달</w:t>
      </w:r>
      <w:r w:rsidR="009C61E2" w:rsidRPr="007331F5">
        <w:rPr>
          <w:rFonts w:hint="eastAsia"/>
          <w:color w:val="auto"/>
        </w:rPr>
        <w:t xml:space="preserve"> (</w:t>
      </w:r>
      <w:r w:rsidRPr="007331F5">
        <w:rPr>
          <w:rFonts w:hint="eastAsia"/>
          <w:color w:val="auto"/>
        </w:rPr>
        <w:t>주</w:t>
      </w:r>
      <w:r w:rsidR="009C61E2" w:rsidRPr="007331F5">
        <w:rPr>
          <w:rFonts w:hint="eastAsia"/>
          <w:color w:val="auto"/>
        </w:rPr>
        <w:t xml:space="preserve"> 1</w:t>
      </w:r>
      <w:r w:rsidR="009C61E2" w:rsidRPr="007331F5">
        <w:rPr>
          <w:rFonts w:hint="eastAsia"/>
          <w:color w:val="auto"/>
        </w:rPr>
        <w:t>회</w:t>
      </w:r>
      <w:r w:rsidR="009C61E2" w:rsidRPr="007331F5">
        <w:rPr>
          <w:rFonts w:hint="eastAsia"/>
          <w:color w:val="auto"/>
        </w:rPr>
        <w:t>)</w:t>
      </w:r>
    </w:p>
    <w:p w14:paraId="327F1D01" w14:textId="21E83165" w:rsidR="009C61E2" w:rsidRPr="007331F5" w:rsidRDefault="009C61E2" w:rsidP="009C61E2">
      <w:pPr>
        <w:pStyle w:val="a3"/>
        <w:numPr>
          <w:ilvl w:val="0"/>
          <w:numId w:val="14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lastRenderedPageBreak/>
        <w:t>월간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성과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분석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및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보고서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전달</w:t>
      </w:r>
      <w:r w:rsidRPr="007331F5">
        <w:rPr>
          <w:rFonts w:hint="eastAsia"/>
          <w:color w:val="auto"/>
        </w:rPr>
        <w:t xml:space="preserve"> (</w:t>
      </w:r>
      <w:r w:rsidRPr="007331F5">
        <w:rPr>
          <w:rFonts w:hint="eastAsia"/>
          <w:color w:val="auto"/>
        </w:rPr>
        <w:t>월</w:t>
      </w:r>
      <w:r w:rsidRPr="007331F5">
        <w:rPr>
          <w:rFonts w:hint="eastAsia"/>
          <w:color w:val="auto"/>
        </w:rPr>
        <w:t xml:space="preserve"> 1</w:t>
      </w:r>
      <w:r w:rsidRPr="007331F5">
        <w:rPr>
          <w:rFonts w:hint="eastAsia"/>
          <w:color w:val="auto"/>
        </w:rPr>
        <w:t>회</w:t>
      </w:r>
      <w:r w:rsidRPr="007331F5">
        <w:rPr>
          <w:rFonts w:hint="eastAsia"/>
          <w:color w:val="auto"/>
        </w:rPr>
        <w:t>)</w:t>
      </w:r>
    </w:p>
    <w:p w14:paraId="431D98F8" w14:textId="50DE2433" w:rsidR="00201CED" w:rsidRPr="007331F5" w:rsidRDefault="009C61E2" w:rsidP="00F46D3A">
      <w:pPr>
        <w:pStyle w:val="a3"/>
        <w:numPr>
          <w:ilvl w:val="0"/>
          <w:numId w:val="2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기타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온라인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마케팅을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위해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필요한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제반업무</w:t>
      </w:r>
    </w:p>
    <w:p w14:paraId="4CE0DD46" w14:textId="0BE2DDD4" w:rsidR="000D7D9E" w:rsidRPr="007331F5" w:rsidRDefault="000D7D9E" w:rsidP="00390F17">
      <w:pPr>
        <w:spacing w:before="120" w:after="120"/>
        <w:rPr>
          <w:color w:val="auto"/>
        </w:rPr>
      </w:pPr>
    </w:p>
    <w:p w14:paraId="1964CAEF" w14:textId="3B2C1613" w:rsidR="00E92462" w:rsidRPr="007331F5" w:rsidRDefault="00E92462" w:rsidP="00390F17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Pr="007331F5">
        <w:rPr>
          <w:rFonts w:hint="eastAsia"/>
          <w:b/>
          <w:color w:val="auto"/>
        </w:rPr>
        <w:t>3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계약기간</w:t>
      </w:r>
    </w:p>
    <w:p w14:paraId="2557A0B5" w14:textId="321B24B4" w:rsidR="00E92462" w:rsidRPr="007331F5" w:rsidRDefault="00E92462" w:rsidP="00390F17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계약기간은</w:t>
      </w:r>
      <w:r w:rsidRPr="007331F5">
        <w:rPr>
          <w:rFonts w:hint="eastAsia"/>
          <w:color w:val="auto"/>
        </w:rPr>
        <w:t xml:space="preserve"> </w:t>
      </w:r>
      <w:r w:rsidR="009C61E2" w:rsidRPr="004A74C0">
        <w:rPr>
          <w:rFonts w:hint="eastAsia"/>
          <w:color w:val="auto"/>
          <w:highlight w:val="yellow"/>
        </w:rPr>
        <w:t>2024</w:t>
      </w:r>
      <w:r w:rsidR="009C61E2" w:rsidRPr="004A74C0">
        <w:rPr>
          <w:rFonts w:hint="eastAsia"/>
          <w:color w:val="auto"/>
          <w:highlight w:val="yellow"/>
        </w:rPr>
        <w:t>년</w:t>
      </w:r>
      <w:r w:rsidR="009C61E2" w:rsidRPr="004A74C0">
        <w:rPr>
          <w:rFonts w:hint="eastAsia"/>
          <w:color w:val="auto"/>
          <w:highlight w:val="yellow"/>
        </w:rPr>
        <w:t xml:space="preserve"> 11</w:t>
      </w:r>
      <w:r w:rsidR="009C61E2" w:rsidRPr="004A74C0">
        <w:rPr>
          <w:rFonts w:hint="eastAsia"/>
          <w:color w:val="auto"/>
          <w:highlight w:val="yellow"/>
        </w:rPr>
        <w:t>월</w:t>
      </w:r>
      <w:r w:rsidR="009C61E2" w:rsidRPr="004A74C0">
        <w:rPr>
          <w:rFonts w:hint="eastAsia"/>
          <w:color w:val="auto"/>
          <w:highlight w:val="yellow"/>
        </w:rPr>
        <w:t xml:space="preserve"> 1</w:t>
      </w:r>
      <w:r w:rsidR="009C61E2" w:rsidRPr="004A74C0">
        <w:rPr>
          <w:rFonts w:hint="eastAsia"/>
          <w:color w:val="auto"/>
          <w:highlight w:val="yellow"/>
        </w:rPr>
        <w:t>일부터</w:t>
      </w:r>
      <w:r w:rsidR="005A54DD" w:rsidRPr="004A74C0">
        <w:rPr>
          <w:rFonts w:hint="eastAsia"/>
          <w:color w:val="auto"/>
          <w:highlight w:val="yellow"/>
        </w:rPr>
        <w:t xml:space="preserve"> </w:t>
      </w:r>
      <w:r w:rsidR="009C61E2" w:rsidRPr="004A74C0">
        <w:rPr>
          <w:rFonts w:hint="eastAsia"/>
          <w:color w:val="auto"/>
          <w:highlight w:val="yellow"/>
        </w:rPr>
        <w:t>2025</w:t>
      </w:r>
      <w:r w:rsidR="009C61E2" w:rsidRPr="004A74C0">
        <w:rPr>
          <w:rFonts w:hint="eastAsia"/>
          <w:color w:val="auto"/>
          <w:highlight w:val="yellow"/>
        </w:rPr>
        <w:t>년</w:t>
      </w:r>
      <w:r w:rsidR="009C61E2" w:rsidRPr="004A74C0">
        <w:rPr>
          <w:rFonts w:hint="eastAsia"/>
          <w:color w:val="auto"/>
          <w:highlight w:val="yellow"/>
        </w:rPr>
        <w:t xml:space="preserve"> 4</w:t>
      </w:r>
      <w:r w:rsidR="009C61E2" w:rsidRPr="004A74C0">
        <w:rPr>
          <w:rFonts w:hint="eastAsia"/>
          <w:color w:val="auto"/>
          <w:highlight w:val="yellow"/>
        </w:rPr>
        <w:t>월</w:t>
      </w:r>
      <w:r w:rsidR="009C61E2" w:rsidRPr="004A74C0">
        <w:rPr>
          <w:rFonts w:hint="eastAsia"/>
          <w:color w:val="auto"/>
          <w:highlight w:val="yellow"/>
        </w:rPr>
        <w:t xml:space="preserve"> 30</w:t>
      </w:r>
      <w:r w:rsidR="009C61E2" w:rsidRPr="004A74C0">
        <w:rPr>
          <w:rFonts w:hint="eastAsia"/>
          <w:color w:val="auto"/>
          <w:highlight w:val="yellow"/>
        </w:rPr>
        <w:t>일</w:t>
      </w:r>
      <w:r w:rsidR="009C61E2" w:rsidRPr="007331F5">
        <w:rPr>
          <w:rFonts w:hint="eastAsia"/>
          <w:color w:val="auto"/>
        </w:rPr>
        <w:t xml:space="preserve"> </w:t>
      </w:r>
      <w:proofErr w:type="spellStart"/>
      <w:r w:rsidRPr="007331F5">
        <w:rPr>
          <w:rFonts w:hint="eastAsia"/>
          <w:color w:val="auto"/>
        </w:rPr>
        <w:t>까지로</w:t>
      </w:r>
      <w:proofErr w:type="spellEnd"/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42749D07" w14:textId="77777777" w:rsidR="00E92462" w:rsidRPr="007331F5" w:rsidRDefault="00E92462" w:rsidP="00390F17">
      <w:pPr>
        <w:spacing w:before="120" w:after="120"/>
        <w:rPr>
          <w:color w:val="auto"/>
        </w:rPr>
      </w:pPr>
    </w:p>
    <w:p w14:paraId="6995A211" w14:textId="3776B79C" w:rsidR="000D7D9E" w:rsidRPr="007331F5" w:rsidRDefault="000D7D9E" w:rsidP="00390F17">
      <w:pPr>
        <w:spacing w:before="120" w:after="120"/>
        <w:rPr>
          <w:b/>
          <w:color w:val="auto"/>
        </w:rPr>
      </w:pPr>
      <w:r w:rsidRPr="004A74C0">
        <w:rPr>
          <w:rFonts w:hint="eastAsia"/>
          <w:b/>
          <w:color w:val="auto"/>
          <w:highlight w:val="yellow"/>
        </w:rPr>
        <w:t>제</w:t>
      </w:r>
      <w:r w:rsidR="003D3843" w:rsidRPr="004A74C0">
        <w:rPr>
          <w:b/>
          <w:color w:val="auto"/>
          <w:highlight w:val="yellow"/>
        </w:rPr>
        <w:t>4</w:t>
      </w:r>
      <w:r w:rsidRPr="004A74C0">
        <w:rPr>
          <w:rFonts w:hint="eastAsia"/>
          <w:b/>
          <w:color w:val="auto"/>
          <w:highlight w:val="yellow"/>
        </w:rPr>
        <w:t>조</w:t>
      </w:r>
      <w:r w:rsidRPr="004A74C0">
        <w:rPr>
          <w:rFonts w:hint="eastAsia"/>
          <w:b/>
          <w:color w:val="auto"/>
          <w:highlight w:val="yellow"/>
        </w:rPr>
        <w:t xml:space="preserve"> </w:t>
      </w:r>
      <w:r w:rsidR="00371D97" w:rsidRPr="004A74C0">
        <w:rPr>
          <w:rFonts w:hint="eastAsia"/>
          <w:b/>
          <w:color w:val="auto"/>
          <w:highlight w:val="yellow"/>
        </w:rPr>
        <w:t>온라인</w:t>
      </w:r>
      <w:r w:rsidR="00371D97" w:rsidRPr="004A74C0">
        <w:rPr>
          <w:rFonts w:hint="eastAsia"/>
          <w:b/>
          <w:color w:val="auto"/>
          <w:highlight w:val="yellow"/>
        </w:rPr>
        <w:t xml:space="preserve"> </w:t>
      </w:r>
      <w:r w:rsidR="00371D97" w:rsidRPr="004A74C0">
        <w:rPr>
          <w:rFonts w:hint="eastAsia"/>
          <w:b/>
          <w:color w:val="auto"/>
          <w:highlight w:val="yellow"/>
        </w:rPr>
        <w:t>마케팅</w:t>
      </w:r>
      <w:r w:rsidR="00371D97" w:rsidRPr="004A74C0">
        <w:rPr>
          <w:rFonts w:hint="eastAsia"/>
          <w:b/>
          <w:color w:val="auto"/>
          <w:highlight w:val="yellow"/>
        </w:rPr>
        <w:t xml:space="preserve"> </w:t>
      </w:r>
      <w:commentRangeStart w:id="0"/>
      <w:commentRangeStart w:id="1"/>
      <w:r w:rsidR="00371D97" w:rsidRPr="004A74C0">
        <w:rPr>
          <w:rFonts w:hint="eastAsia"/>
          <w:b/>
          <w:color w:val="auto"/>
          <w:highlight w:val="yellow"/>
        </w:rPr>
        <w:t>업무</w:t>
      </w:r>
      <w:r w:rsidRPr="004A74C0">
        <w:rPr>
          <w:rFonts w:hint="eastAsia"/>
          <w:b/>
          <w:color w:val="auto"/>
          <w:highlight w:val="yellow"/>
        </w:rPr>
        <w:t>의</w:t>
      </w:r>
      <w:r w:rsidRPr="004A74C0">
        <w:rPr>
          <w:rFonts w:hint="eastAsia"/>
          <w:b/>
          <w:color w:val="auto"/>
          <w:highlight w:val="yellow"/>
        </w:rPr>
        <w:t xml:space="preserve"> </w:t>
      </w:r>
      <w:r w:rsidRPr="004A74C0">
        <w:rPr>
          <w:rFonts w:hint="eastAsia"/>
          <w:b/>
          <w:color w:val="auto"/>
          <w:highlight w:val="yellow"/>
        </w:rPr>
        <w:t>절차</w:t>
      </w:r>
      <w:commentRangeEnd w:id="0"/>
      <w:r w:rsidR="00745226">
        <w:rPr>
          <w:rStyle w:val="a4"/>
        </w:rPr>
        <w:commentReference w:id="0"/>
      </w:r>
      <w:commentRangeEnd w:id="1"/>
      <w:r w:rsidR="006A2A7A">
        <w:rPr>
          <w:rStyle w:val="a4"/>
        </w:rPr>
        <w:commentReference w:id="1"/>
      </w:r>
    </w:p>
    <w:p w14:paraId="2C7745A3" w14:textId="1DA7DC48" w:rsidR="000D7D9E" w:rsidRPr="007331F5" w:rsidRDefault="003D3843" w:rsidP="009C61E2">
      <w:pPr>
        <w:pStyle w:val="a3"/>
        <w:numPr>
          <w:ilvl w:val="0"/>
          <w:numId w:val="3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2</w:t>
      </w:r>
      <w:r w:rsidRPr="007331F5">
        <w:rPr>
          <w:rFonts w:hint="eastAsia"/>
          <w:color w:val="auto"/>
        </w:rPr>
        <w:t>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1</w:t>
      </w:r>
      <w:r w:rsidRPr="007331F5">
        <w:rPr>
          <w:rFonts w:hint="eastAsia"/>
          <w:color w:val="auto"/>
        </w:rPr>
        <w:t>호의</w:t>
      </w:r>
      <w:r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채널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운영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업무와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관련하여</w:t>
      </w:r>
      <w:r w:rsidR="009C61E2" w:rsidRPr="007331F5">
        <w:rPr>
          <w:rFonts w:hint="eastAsia"/>
          <w:color w:val="auto"/>
        </w:rPr>
        <w:t xml:space="preserve">, </w:t>
      </w:r>
      <w:r w:rsidR="009C61E2" w:rsidRPr="007331F5">
        <w:rPr>
          <w:rFonts w:hint="eastAsia"/>
          <w:color w:val="auto"/>
        </w:rPr>
        <w:t>대행사는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본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계약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체결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후</w:t>
      </w:r>
      <w:r w:rsidR="009C61E2" w:rsidRPr="007331F5">
        <w:rPr>
          <w:rFonts w:hint="eastAsia"/>
          <w:color w:val="auto"/>
        </w:rPr>
        <w:t xml:space="preserve"> S</w:t>
      </w:r>
      <w:r w:rsidR="009C61E2" w:rsidRPr="007331F5">
        <w:rPr>
          <w:color w:val="auto"/>
        </w:rPr>
        <w:t xml:space="preserve">NS </w:t>
      </w:r>
      <w:r w:rsidR="009C61E2" w:rsidRPr="007331F5">
        <w:rPr>
          <w:rFonts w:hint="eastAsia"/>
          <w:color w:val="auto"/>
        </w:rPr>
        <w:t>운영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전략을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수립하여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광고주에게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제출하고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광고주의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승인을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득하여야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한다</w:t>
      </w:r>
      <w:r w:rsidR="009C61E2" w:rsidRPr="007331F5">
        <w:rPr>
          <w:rFonts w:hint="eastAsia"/>
          <w:color w:val="auto"/>
        </w:rPr>
        <w:t>.</w:t>
      </w:r>
      <w:r w:rsidR="009C61E2" w:rsidRPr="007331F5">
        <w:rPr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광고주는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대행사의</w:t>
      </w:r>
      <w:r w:rsidR="009C61E2" w:rsidRPr="007331F5">
        <w:rPr>
          <w:rFonts w:hint="eastAsia"/>
          <w:color w:val="auto"/>
        </w:rPr>
        <w:t xml:space="preserve"> S</w:t>
      </w:r>
      <w:r w:rsidR="009C61E2" w:rsidRPr="007331F5">
        <w:rPr>
          <w:color w:val="auto"/>
        </w:rPr>
        <w:t xml:space="preserve">NS </w:t>
      </w:r>
      <w:r w:rsidR="009C61E2" w:rsidRPr="007331F5">
        <w:rPr>
          <w:rFonts w:hint="eastAsia"/>
          <w:color w:val="auto"/>
        </w:rPr>
        <w:t>운영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상황을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수시로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확인하여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그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내용이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전략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또는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계획과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일치하지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않는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경우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수정을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요청할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수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있고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대행사는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이를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성실히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반영하여야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76B7416C" w14:textId="55B394A0" w:rsidR="002351D0" w:rsidRPr="007331F5" w:rsidRDefault="003D3843" w:rsidP="00390F17">
      <w:pPr>
        <w:pStyle w:val="a3"/>
        <w:numPr>
          <w:ilvl w:val="0"/>
          <w:numId w:val="3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2</w:t>
      </w:r>
      <w:r w:rsidRPr="007331F5">
        <w:rPr>
          <w:rFonts w:hint="eastAsia"/>
          <w:color w:val="auto"/>
        </w:rPr>
        <w:t>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2</w:t>
      </w:r>
      <w:r w:rsidRPr="007331F5">
        <w:rPr>
          <w:rFonts w:hint="eastAsia"/>
          <w:color w:val="auto"/>
        </w:rPr>
        <w:t>호</w:t>
      </w:r>
      <w:r w:rsidR="009C61E2" w:rsidRPr="007331F5">
        <w:rPr>
          <w:rFonts w:hint="eastAsia"/>
          <w:color w:val="auto"/>
        </w:rPr>
        <w:t>의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콘텐츠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제작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및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발행</w:t>
      </w:r>
      <w:r w:rsidR="009C61E2" w:rsidRPr="007331F5">
        <w:rPr>
          <w:rFonts w:hint="eastAsia"/>
          <w:color w:val="auto"/>
        </w:rPr>
        <w:t xml:space="preserve"> </w:t>
      </w:r>
      <w:r w:rsidR="00F46D9B" w:rsidRPr="007331F5">
        <w:rPr>
          <w:rFonts w:hint="eastAsia"/>
          <w:color w:val="auto"/>
        </w:rPr>
        <w:t>업무</w:t>
      </w:r>
      <w:r w:rsidRPr="007331F5">
        <w:rPr>
          <w:rFonts w:hint="eastAsia"/>
          <w:color w:val="auto"/>
        </w:rPr>
        <w:t>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관련하여</w:t>
      </w:r>
      <w:r w:rsidRPr="007331F5">
        <w:rPr>
          <w:rFonts w:hint="eastAsia"/>
          <w:color w:val="auto"/>
        </w:rPr>
        <w:t>,</w:t>
      </w:r>
      <w:r w:rsidRPr="007331F5">
        <w:rPr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대행사는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각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콘텐츠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게시일</w:t>
      </w:r>
      <w:r w:rsidR="009C61E2" w:rsidRPr="007331F5">
        <w:rPr>
          <w:rFonts w:hint="eastAsia"/>
          <w:color w:val="auto"/>
        </w:rPr>
        <w:t xml:space="preserve"> 1</w:t>
      </w:r>
      <w:r w:rsidR="009C61E2" w:rsidRPr="007331F5">
        <w:rPr>
          <w:rFonts w:hint="eastAsia"/>
          <w:color w:val="auto"/>
        </w:rPr>
        <w:t>일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전까지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광고주에게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검수를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요청하고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광고주의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수정요청사항을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반영하여</w:t>
      </w:r>
      <w:ins w:id="2" w:author="김현주 (Hyunjoo Kim)" w:date="2024-10-30T11:07:00Z">
        <w:r w:rsidR="008078D2">
          <w:rPr>
            <w:rFonts w:hint="eastAsia"/>
            <w:color w:val="auto"/>
          </w:rPr>
          <w:t xml:space="preserve"> </w:t>
        </w:r>
        <w:r w:rsidR="008078D2">
          <w:rPr>
            <w:rFonts w:hint="eastAsia"/>
            <w:color w:val="auto"/>
          </w:rPr>
          <w:t>광고주의</w:t>
        </w:r>
        <w:r w:rsidR="008078D2">
          <w:rPr>
            <w:rFonts w:hint="eastAsia"/>
            <w:color w:val="auto"/>
          </w:rPr>
          <w:t xml:space="preserve"> </w:t>
        </w:r>
      </w:ins>
      <w:ins w:id="3" w:author="김현주 (Hyunjoo Kim)" w:date="2024-10-30T11:08:00Z">
        <w:r w:rsidR="008078D2">
          <w:rPr>
            <w:rFonts w:hint="eastAsia"/>
            <w:color w:val="auto"/>
          </w:rPr>
          <w:t>승인은</w:t>
        </w:r>
        <w:r w:rsidR="008078D2">
          <w:rPr>
            <w:rFonts w:hint="eastAsia"/>
            <w:color w:val="auto"/>
          </w:rPr>
          <w:t xml:space="preserve"> </w:t>
        </w:r>
        <w:r w:rsidR="008078D2">
          <w:rPr>
            <w:rFonts w:hint="eastAsia"/>
            <w:color w:val="auto"/>
          </w:rPr>
          <w:t>받은</w:t>
        </w:r>
        <w:r w:rsidR="008078D2">
          <w:rPr>
            <w:rFonts w:hint="eastAsia"/>
            <w:color w:val="auto"/>
          </w:rPr>
          <w:t xml:space="preserve"> </w:t>
        </w:r>
        <w:r w:rsidR="008078D2">
          <w:rPr>
            <w:rFonts w:hint="eastAsia"/>
            <w:color w:val="auto"/>
          </w:rPr>
          <w:t>후</w:t>
        </w:r>
      </w:ins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콘텐츠를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게재하여야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한다</w:t>
      </w:r>
      <w:r w:rsidR="009C61E2" w:rsidRPr="007331F5">
        <w:rPr>
          <w:rFonts w:hint="eastAsia"/>
          <w:color w:val="auto"/>
        </w:rPr>
        <w:t>.</w:t>
      </w:r>
      <w:r w:rsidR="009C61E2" w:rsidRPr="007331F5">
        <w:rPr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단</w:t>
      </w:r>
      <w:r w:rsidR="009C61E2" w:rsidRPr="007331F5">
        <w:rPr>
          <w:rFonts w:hint="eastAsia"/>
          <w:color w:val="auto"/>
        </w:rPr>
        <w:t>,</w:t>
      </w:r>
      <w:r w:rsidR="009C61E2" w:rsidRPr="007331F5">
        <w:rPr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불가피할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시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광고주와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협의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하에</w:t>
      </w:r>
      <w:r w:rsidR="009C61E2" w:rsidRPr="007331F5">
        <w:rPr>
          <w:rFonts w:hint="eastAsia"/>
          <w:color w:val="auto"/>
        </w:rPr>
        <w:t xml:space="preserve"> </w:t>
      </w:r>
      <w:r w:rsidR="009C61E2" w:rsidRPr="007331F5">
        <w:rPr>
          <w:rFonts w:hint="eastAsia"/>
          <w:color w:val="auto"/>
        </w:rPr>
        <w:t>조정한다</w:t>
      </w:r>
      <w:r w:rsidR="009C61E2" w:rsidRPr="007331F5">
        <w:rPr>
          <w:rFonts w:hint="eastAsia"/>
          <w:color w:val="auto"/>
        </w:rPr>
        <w:t>.</w:t>
      </w:r>
    </w:p>
    <w:p w14:paraId="492C1AE3" w14:textId="435DECA9" w:rsidR="003653F3" w:rsidRPr="007331F5" w:rsidRDefault="00F46D9B" w:rsidP="002F5B6F">
      <w:pPr>
        <w:pStyle w:val="a3"/>
        <w:numPr>
          <w:ilvl w:val="0"/>
          <w:numId w:val="3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2</w:t>
      </w:r>
      <w:r w:rsidRPr="007331F5">
        <w:rPr>
          <w:rFonts w:hint="eastAsia"/>
          <w:color w:val="auto"/>
        </w:rPr>
        <w:t>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3</w:t>
      </w:r>
      <w:r w:rsidRPr="007331F5">
        <w:rPr>
          <w:rFonts w:hint="eastAsia"/>
          <w:color w:val="auto"/>
        </w:rPr>
        <w:t>호</w:t>
      </w:r>
      <w:r w:rsidR="009C61E2" w:rsidRPr="007331F5">
        <w:rPr>
          <w:rFonts w:hint="eastAsia"/>
          <w:color w:val="auto"/>
        </w:rPr>
        <w:t>의</w:t>
      </w:r>
      <w:r w:rsidR="009C61E2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광고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운영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업무</w:t>
      </w:r>
      <w:r w:rsidRPr="007331F5">
        <w:rPr>
          <w:rFonts w:hint="eastAsia"/>
          <w:color w:val="auto"/>
        </w:rPr>
        <w:t>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관련하여</w:t>
      </w:r>
      <w:r w:rsidR="008548ED" w:rsidRPr="007331F5">
        <w:rPr>
          <w:rFonts w:hint="eastAsia"/>
          <w:color w:val="auto"/>
        </w:rPr>
        <w:t>,</w:t>
      </w:r>
      <w:r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대행사는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본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계약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체결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후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광고주의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요청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기간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내</w:t>
      </w:r>
      <w:r w:rsidR="008548ED" w:rsidRPr="007331F5">
        <w:rPr>
          <w:rFonts w:hint="eastAsia"/>
          <w:strike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광고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전략을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수립하여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광고주에게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제출하고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광고주의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승인을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득하여야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한다</w:t>
      </w:r>
      <w:r w:rsidR="008548ED" w:rsidRPr="007331F5">
        <w:rPr>
          <w:rFonts w:hint="eastAsia"/>
          <w:color w:val="auto"/>
        </w:rPr>
        <w:t>.</w:t>
      </w:r>
      <w:r w:rsidR="008548ED" w:rsidRPr="007331F5">
        <w:rPr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광고주는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대행사의</w:t>
      </w:r>
      <w:r w:rsidR="008548ED" w:rsidRPr="007331F5">
        <w:rPr>
          <w:color w:val="auto"/>
        </w:rPr>
        <w:t xml:space="preserve"> SNS </w:t>
      </w:r>
      <w:r w:rsidR="008548ED" w:rsidRPr="007331F5">
        <w:rPr>
          <w:rFonts w:hint="eastAsia"/>
          <w:color w:val="auto"/>
        </w:rPr>
        <w:t>광고</w:t>
      </w:r>
      <w:r w:rsidR="008548ED" w:rsidRPr="007331F5">
        <w:rPr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업무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상황을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수시로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확인하여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그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내용이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전략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또는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계획과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일치하지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않는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경우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수정을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요청할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수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있고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대행사는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이를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성실히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반영하여야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한다</w:t>
      </w:r>
      <w:r w:rsidRPr="007331F5">
        <w:rPr>
          <w:rFonts w:hint="eastAsia"/>
          <w:color w:val="auto"/>
        </w:rPr>
        <w:t>.</w:t>
      </w:r>
    </w:p>
    <w:p w14:paraId="45571722" w14:textId="3F686398" w:rsidR="008548ED" w:rsidRPr="007331F5" w:rsidRDefault="008548ED" w:rsidP="002F5B6F">
      <w:pPr>
        <w:pStyle w:val="a3"/>
        <w:numPr>
          <w:ilvl w:val="0"/>
          <w:numId w:val="3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2</w:t>
      </w:r>
      <w:r w:rsidRPr="007331F5">
        <w:rPr>
          <w:rFonts w:hint="eastAsia"/>
          <w:color w:val="auto"/>
        </w:rPr>
        <w:t>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5</w:t>
      </w:r>
      <w:r w:rsidRPr="007331F5">
        <w:rPr>
          <w:rFonts w:hint="eastAsia"/>
          <w:color w:val="auto"/>
        </w:rPr>
        <w:t>호의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성과보고서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작성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업무와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관련한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구체적인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사항은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다음과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같다</w:t>
      </w:r>
      <w:r w:rsidRPr="007331F5">
        <w:rPr>
          <w:rFonts w:hint="eastAsia"/>
          <w:color w:val="auto"/>
        </w:rPr>
        <w:t>.</w:t>
      </w:r>
    </w:p>
    <w:p w14:paraId="7994165E" w14:textId="4313F022" w:rsidR="008548ED" w:rsidRPr="007331F5" w:rsidRDefault="00371D97" w:rsidP="008548ED">
      <w:pPr>
        <w:pStyle w:val="a3"/>
        <w:numPr>
          <w:ilvl w:val="0"/>
          <w:numId w:val="15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주</w:t>
      </w:r>
      <w:r w:rsidR="008548ED" w:rsidRPr="007331F5">
        <w:rPr>
          <w:rFonts w:hint="eastAsia"/>
          <w:color w:val="auto"/>
        </w:rPr>
        <w:t>간보고서</w:t>
      </w:r>
      <w:r w:rsidR="008548ED" w:rsidRPr="007331F5">
        <w:rPr>
          <w:rFonts w:hint="eastAsia"/>
          <w:color w:val="auto"/>
        </w:rPr>
        <w:t xml:space="preserve">: </w:t>
      </w:r>
      <w:r w:rsidRPr="007331F5">
        <w:rPr>
          <w:rFonts w:hint="eastAsia"/>
          <w:color w:val="auto"/>
        </w:rPr>
        <w:t>주</w:t>
      </w:r>
      <w:r w:rsidR="008548ED" w:rsidRPr="007331F5">
        <w:rPr>
          <w:rFonts w:hint="eastAsia"/>
          <w:color w:val="auto"/>
        </w:rPr>
        <w:t xml:space="preserve"> 1</w:t>
      </w:r>
      <w:r w:rsidR="008548ED" w:rsidRPr="007331F5">
        <w:rPr>
          <w:rFonts w:hint="eastAsia"/>
          <w:color w:val="auto"/>
        </w:rPr>
        <w:t>회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제공</w:t>
      </w:r>
      <w:r w:rsidR="008548ED" w:rsidRPr="007331F5">
        <w:rPr>
          <w:rFonts w:hint="eastAsia"/>
          <w:color w:val="auto"/>
        </w:rPr>
        <w:t xml:space="preserve"> (</w:t>
      </w:r>
      <w:r w:rsidR="008548ED" w:rsidRPr="007331F5">
        <w:rPr>
          <w:rFonts w:hint="eastAsia"/>
          <w:color w:val="auto"/>
        </w:rPr>
        <w:t>매</w:t>
      </w:r>
      <w:r w:rsidRPr="007331F5">
        <w:rPr>
          <w:rFonts w:hint="eastAsia"/>
          <w:color w:val="auto"/>
        </w:rPr>
        <w:t>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월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전달</w:t>
      </w:r>
      <w:r w:rsidR="008548ED"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이전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주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운영내역</w:t>
      </w:r>
      <w:r w:rsidR="008548ED" w:rsidRPr="007331F5">
        <w:rPr>
          <w:rFonts w:hint="eastAsia"/>
          <w:color w:val="auto"/>
        </w:rPr>
        <w:t xml:space="preserve"> </w:t>
      </w:r>
      <w:r w:rsidR="008548ED" w:rsidRPr="007331F5">
        <w:rPr>
          <w:rFonts w:hint="eastAsia"/>
          <w:color w:val="auto"/>
        </w:rPr>
        <w:t>관련</w:t>
      </w:r>
      <w:r w:rsidR="008548ED" w:rsidRPr="007331F5">
        <w:rPr>
          <w:rFonts w:hint="eastAsia"/>
          <w:color w:val="auto"/>
        </w:rPr>
        <w:t>)</w:t>
      </w:r>
    </w:p>
    <w:p w14:paraId="4B34F945" w14:textId="16A1BF22" w:rsidR="008548ED" w:rsidRPr="007331F5" w:rsidRDefault="008548ED" w:rsidP="008548ED">
      <w:pPr>
        <w:pStyle w:val="a3"/>
        <w:numPr>
          <w:ilvl w:val="0"/>
          <w:numId w:val="15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월간성과보고서</w:t>
      </w:r>
      <w:r w:rsidRPr="007331F5">
        <w:rPr>
          <w:rFonts w:hint="eastAsia"/>
          <w:color w:val="auto"/>
        </w:rPr>
        <w:t xml:space="preserve">: </w:t>
      </w:r>
      <w:r w:rsidRPr="007331F5">
        <w:rPr>
          <w:rFonts w:hint="eastAsia"/>
          <w:color w:val="auto"/>
        </w:rPr>
        <w:t>월</w:t>
      </w:r>
      <w:r w:rsidRPr="007331F5">
        <w:rPr>
          <w:rFonts w:hint="eastAsia"/>
          <w:color w:val="auto"/>
        </w:rPr>
        <w:t xml:space="preserve"> 1</w:t>
      </w:r>
      <w:r w:rsidRPr="007331F5">
        <w:rPr>
          <w:rFonts w:hint="eastAsia"/>
          <w:color w:val="auto"/>
        </w:rPr>
        <w:t>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제공</w:t>
      </w:r>
      <w:r w:rsidRPr="007331F5">
        <w:rPr>
          <w:rFonts w:hint="eastAsia"/>
          <w:color w:val="auto"/>
        </w:rPr>
        <w:t xml:space="preserve"> (</w:t>
      </w:r>
      <w:r w:rsidRPr="007331F5">
        <w:rPr>
          <w:rFonts w:hint="eastAsia"/>
          <w:color w:val="auto"/>
        </w:rPr>
        <w:t>차월</w:t>
      </w:r>
      <w:r w:rsidRPr="007331F5">
        <w:rPr>
          <w:rFonts w:hint="eastAsia"/>
          <w:color w:val="auto"/>
        </w:rPr>
        <w:t xml:space="preserve"> 10</w:t>
      </w:r>
      <w:r w:rsidRPr="007331F5">
        <w:rPr>
          <w:rFonts w:hint="eastAsia"/>
          <w:color w:val="auto"/>
        </w:rPr>
        <w:t>일까지</w:t>
      </w:r>
      <w:r w:rsidRPr="007331F5">
        <w:rPr>
          <w:rFonts w:hint="eastAsia"/>
          <w:color w:val="auto"/>
        </w:rPr>
        <w:t xml:space="preserve">) </w:t>
      </w:r>
    </w:p>
    <w:p w14:paraId="46CCB569" w14:textId="44A37934" w:rsidR="008548ED" w:rsidRPr="007331F5" w:rsidRDefault="008548ED" w:rsidP="008548ED">
      <w:pPr>
        <w:pStyle w:val="a3"/>
        <w:numPr>
          <w:ilvl w:val="0"/>
          <w:numId w:val="15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결과보고서는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엑셀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파일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PPT </w:t>
      </w:r>
      <w:r w:rsidRPr="007331F5">
        <w:rPr>
          <w:rFonts w:hint="eastAsia"/>
          <w:color w:val="auto"/>
        </w:rPr>
        <w:t>파일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형식으로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이메일을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통해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전달한다</w:t>
      </w:r>
      <w:r w:rsidRPr="007331F5">
        <w:rPr>
          <w:rFonts w:hint="eastAsia"/>
          <w:color w:val="auto"/>
        </w:rPr>
        <w:t>.</w:t>
      </w:r>
    </w:p>
    <w:p w14:paraId="5E16E7F3" w14:textId="7D459F95" w:rsidR="008548ED" w:rsidRPr="007331F5" w:rsidRDefault="008548ED" w:rsidP="008548ED">
      <w:pPr>
        <w:pStyle w:val="a3"/>
        <w:numPr>
          <w:ilvl w:val="0"/>
          <w:numId w:val="15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일정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변동이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필요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협의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하에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조정한다</w:t>
      </w:r>
      <w:r w:rsidRPr="007331F5">
        <w:rPr>
          <w:rFonts w:hint="eastAsia"/>
          <w:color w:val="auto"/>
        </w:rPr>
        <w:t>.</w:t>
      </w:r>
    </w:p>
    <w:p w14:paraId="3C1046B7" w14:textId="77777777" w:rsidR="00C61878" w:rsidRPr="007331F5" w:rsidRDefault="00C61878" w:rsidP="00390F17">
      <w:pPr>
        <w:spacing w:before="120" w:after="120"/>
        <w:rPr>
          <w:color w:val="auto"/>
        </w:rPr>
      </w:pPr>
    </w:p>
    <w:p w14:paraId="5775A28F" w14:textId="7A0F2F6D" w:rsidR="00C61878" w:rsidRPr="007331F5" w:rsidRDefault="00C61878" w:rsidP="00390F17">
      <w:pPr>
        <w:spacing w:before="120" w:after="120"/>
        <w:rPr>
          <w:b/>
          <w:color w:val="auto"/>
        </w:rPr>
      </w:pPr>
      <w:commentRangeStart w:id="4"/>
      <w:commentRangeStart w:id="5"/>
      <w:r w:rsidRPr="004A74C0">
        <w:rPr>
          <w:rFonts w:hint="eastAsia"/>
          <w:b/>
          <w:color w:val="auto"/>
          <w:highlight w:val="yellow"/>
        </w:rPr>
        <w:t>제</w:t>
      </w:r>
      <w:r w:rsidR="006022B3" w:rsidRPr="004A74C0">
        <w:rPr>
          <w:b/>
          <w:color w:val="auto"/>
          <w:highlight w:val="yellow"/>
        </w:rPr>
        <w:t>5</w:t>
      </w:r>
      <w:r w:rsidRPr="004A74C0">
        <w:rPr>
          <w:rFonts w:hint="eastAsia"/>
          <w:b/>
          <w:color w:val="auto"/>
          <w:highlight w:val="yellow"/>
        </w:rPr>
        <w:t>조</w:t>
      </w:r>
      <w:r w:rsidRPr="004A74C0">
        <w:rPr>
          <w:rFonts w:hint="eastAsia"/>
          <w:b/>
          <w:color w:val="auto"/>
          <w:highlight w:val="yellow"/>
        </w:rPr>
        <w:t xml:space="preserve"> </w:t>
      </w:r>
      <w:r w:rsidR="00B73D2A" w:rsidRPr="004A74C0">
        <w:rPr>
          <w:rFonts w:hint="eastAsia"/>
          <w:b/>
          <w:color w:val="auto"/>
          <w:highlight w:val="yellow"/>
        </w:rPr>
        <w:t>대행사</w:t>
      </w:r>
      <w:r w:rsidRPr="004A74C0">
        <w:rPr>
          <w:rFonts w:hint="eastAsia"/>
          <w:b/>
          <w:color w:val="auto"/>
          <w:highlight w:val="yellow"/>
        </w:rPr>
        <w:t>의</w:t>
      </w:r>
      <w:r w:rsidRPr="004A74C0">
        <w:rPr>
          <w:rFonts w:hint="eastAsia"/>
          <w:b/>
          <w:color w:val="auto"/>
          <w:highlight w:val="yellow"/>
        </w:rPr>
        <w:t xml:space="preserve"> </w:t>
      </w:r>
      <w:r w:rsidRPr="004A74C0">
        <w:rPr>
          <w:rFonts w:hint="eastAsia"/>
          <w:b/>
          <w:color w:val="auto"/>
          <w:highlight w:val="yellow"/>
        </w:rPr>
        <w:t>의무</w:t>
      </w:r>
      <w:commentRangeEnd w:id="4"/>
      <w:r w:rsidR="004A74C0">
        <w:rPr>
          <w:rStyle w:val="a4"/>
        </w:rPr>
        <w:commentReference w:id="4"/>
      </w:r>
      <w:commentRangeEnd w:id="5"/>
      <w:r w:rsidR="006A2A7A">
        <w:rPr>
          <w:rStyle w:val="a4"/>
        </w:rPr>
        <w:commentReference w:id="5"/>
      </w:r>
      <w:r w:rsidRPr="007331F5">
        <w:rPr>
          <w:rFonts w:hint="eastAsia"/>
          <w:b/>
          <w:color w:val="auto"/>
        </w:rPr>
        <w:t xml:space="preserve"> </w:t>
      </w:r>
    </w:p>
    <w:p w14:paraId="0ABBF081" w14:textId="073A2E45" w:rsidR="000A0F57" w:rsidRPr="007331F5" w:rsidRDefault="00B73D2A" w:rsidP="00390F17">
      <w:pPr>
        <w:pStyle w:val="a3"/>
        <w:numPr>
          <w:ilvl w:val="0"/>
          <w:numId w:val="5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는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본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계약상</w:t>
      </w:r>
      <w:r w:rsidR="0008466F" w:rsidRPr="007331F5">
        <w:rPr>
          <w:rFonts w:hint="eastAsia"/>
          <w:color w:val="auto"/>
        </w:rPr>
        <w:t xml:space="preserve"> </w:t>
      </w:r>
      <w:r w:rsidR="00371D97" w:rsidRPr="007331F5">
        <w:rPr>
          <w:rFonts w:hint="eastAsia"/>
          <w:color w:val="auto"/>
        </w:rPr>
        <w:t>온라인</w:t>
      </w:r>
      <w:r w:rsidR="00371D97" w:rsidRPr="007331F5">
        <w:rPr>
          <w:rFonts w:hint="eastAsia"/>
          <w:color w:val="auto"/>
        </w:rPr>
        <w:t xml:space="preserve"> </w:t>
      </w:r>
      <w:r w:rsidR="00371D97" w:rsidRPr="007331F5">
        <w:rPr>
          <w:rFonts w:hint="eastAsia"/>
          <w:color w:val="auto"/>
        </w:rPr>
        <w:t>마케팅</w:t>
      </w:r>
      <w:r w:rsidR="00371D97" w:rsidRPr="007331F5">
        <w:rPr>
          <w:rFonts w:hint="eastAsia"/>
          <w:color w:val="auto"/>
        </w:rPr>
        <w:t xml:space="preserve"> </w:t>
      </w:r>
      <w:r w:rsidR="00371D97" w:rsidRPr="007331F5">
        <w:rPr>
          <w:rFonts w:hint="eastAsia"/>
          <w:color w:val="auto"/>
        </w:rPr>
        <w:t>업무</w:t>
      </w:r>
      <w:r w:rsidR="0008466F" w:rsidRPr="007331F5">
        <w:rPr>
          <w:rFonts w:hint="eastAsia"/>
          <w:color w:val="auto"/>
        </w:rPr>
        <w:t>를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수행함에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있어</w:t>
      </w:r>
      <w:r w:rsidR="00F84560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</w:t>
      </w:r>
      <w:r w:rsidR="00F84560" w:rsidRPr="007331F5">
        <w:rPr>
          <w:rFonts w:hint="eastAsia"/>
          <w:color w:val="auto"/>
        </w:rPr>
        <w:t>의</w:t>
      </w:r>
      <w:r w:rsidR="00F84560" w:rsidRPr="007331F5">
        <w:rPr>
          <w:rFonts w:hint="eastAsia"/>
          <w:color w:val="auto"/>
        </w:rPr>
        <w:t xml:space="preserve"> </w:t>
      </w:r>
      <w:r w:rsidR="00F84560" w:rsidRPr="007331F5">
        <w:rPr>
          <w:rFonts w:hint="eastAsia"/>
          <w:color w:val="auto"/>
        </w:rPr>
        <w:t>명예와</w:t>
      </w:r>
      <w:r w:rsidR="00F84560" w:rsidRPr="007331F5">
        <w:rPr>
          <w:rFonts w:hint="eastAsia"/>
          <w:color w:val="auto"/>
        </w:rPr>
        <w:t xml:space="preserve"> </w:t>
      </w:r>
      <w:r w:rsidR="00F84560" w:rsidRPr="007331F5">
        <w:rPr>
          <w:rFonts w:hint="eastAsia"/>
          <w:color w:val="auto"/>
        </w:rPr>
        <w:t>이미지를</w:t>
      </w:r>
      <w:r w:rsidR="00F84560" w:rsidRPr="007331F5">
        <w:rPr>
          <w:rFonts w:hint="eastAsia"/>
          <w:color w:val="auto"/>
        </w:rPr>
        <w:t xml:space="preserve"> </w:t>
      </w:r>
      <w:r w:rsidR="00F84560" w:rsidRPr="007331F5">
        <w:rPr>
          <w:rFonts w:hint="eastAsia"/>
          <w:color w:val="auto"/>
        </w:rPr>
        <w:t>손상시키는</w:t>
      </w:r>
      <w:r w:rsidR="00F84560" w:rsidRPr="007331F5">
        <w:rPr>
          <w:rFonts w:hint="eastAsia"/>
          <w:color w:val="auto"/>
        </w:rPr>
        <w:t xml:space="preserve"> </w:t>
      </w:r>
      <w:r w:rsidR="00F84560" w:rsidRPr="007331F5">
        <w:rPr>
          <w:rFonts w:hint="eastAsia"/>
          <w:color w:val="auto"/>
        </w:rPr>
        <w:t>행위를</w:t>
      </w:r>
      <w:r w:rsidR="00F84560" w:rsidRPr="007331F5">
        <w:rPr>
          <w:rFonts w:hint="eastAsia"/>
          <w:color w:val="auto"/>
        </w:rPr>
        <w:t xml:space="preserve"> </w:t>
      </w:r>
      <w:r w:rsidR="00F84560" w:rsidRPr="007331F5">
        <w:rPr>
          <w:rFonts w:hint="eastAsia"/>
          <w:color w:val="auto"/>
        </w:rPr>
        <w:t>하여서는</w:t>
      </w:r>
      <w:r w:rsidR="00F84560" w:rsidRPr="007331F5">
        <w:rPr>
          <w:rFonts w:hint="eastAsia"/>
          <w:color w:val="auto"/>
        </w:rPr>
        <w:t xml:space="preserve"> </w:t>
      </w:r>
      <w:r w:rsidR="00F84560" w:rsidRPr="007331F5">
        <w:rPr>
          <w:rFonts w:hint="eastAsia"/>
          <w:color w:val="auto"/>
        </w:rPr>
        <w:t>아니되고</w:t>
      </w:r>
      <w:r w:rsidR="00F84560" w:rsidRPr="007331F5">
        <w:rPr>
          <w:rFonts w:hint="eastAsia"/>
          <w:color w:val="auto"/>
        </w:rPr>
        <w:t>,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저작권법</w:t>
      </w:r>
      <w:r w:rsidR="0008466F" w:rsidRPr="007331F5">
        <w:rPr>
          <w:rFonts w:hint="eastAsia"/>
          <w:color w:val="auto"/>
        </w:rPr>
        <w:t>,</w:t>
      </w:r>
      <w:r w:rsidR="0008466F" w:rsidRPr="007331F5">
        <w:rPr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개인정보보호법</w:t>
      </w:r>
      <w:r w:rsidR="0008466F" w:rsidRPr="007331F5">
        <w:rPr>
          <w:rFonts w:hint="eastAsia"/>
          <w:color w:val="auto"/>
        </w:rPr>
        <w:t>,</w:t>
      </w:r>
      <w:r w:rsidR="0008466F" w:rsidRPr="007331F5">
        <w:rPr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표시광고법</w:t>
      </w:r>
      <w:r w:rsidR="0008466F" w:rsidRPr="007331F5">
        <w:rPr>
          <w:rFonts w:hint="eastAsia"/>
          <w:color w:val="auto"/>
        </w:rPr>
        <w:t>,</w:t>
      </w:r>
      <w:r w:rsidR="0008466F" w:rsidRPr="007331F5">
        <w:rPr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전자상거래법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등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관계법령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및</w:t>
      </w:r>
      <w:r w:rsidR="0008466F" w:rsidRPr="007331F5">
        <w:rPr>
          <w:rFonts w:hint="eastAsia"/>
          <w:color w:val="auto"/>
        </w:rPr>
        <w:t xml:space="preserve"> </w:t>
      </w:r>
      <w:ins w:id="6" w:author="김현주 (Hyunjoo Kim)" w:date="2024-10-30T12:17:00Z">
        <w:r w:rsidR="00226A5A">
          <w:rPr>
            <w:rFonts w:hint="eastAsia"/>
            <w:color w:val="auto"/>
          </w:rPr>
          <w:t>온라인매체의</w:t>
        </w:r>
        <w:r w:rsidR="00226A5A">
          <w:rPr>
            <w:rFonts w:hint="eastAsia"/>
            <w:color w:val="auto"/>
          </w:rPr>
          <w:t xml:space="preserve"> </w:t>
        </w:r>
      </w:ins>
      <w:ins w:id="7" w:author="김현주 (Hyunjoo Kim)" w:date="2024-10-30T12:23:00Z">
        <w:r w:rsidR="006A2A7A">
          <w:rPr>
            <w:rFonts w:hint="eastAsia"/>
            <w:color w:val="auto"/>
          </w:rPr>
          <w:t>이용약관</w:t>
        </w:r>
      </w:ins>
      <w:bookmarkStart w:id="8" w:name="_GoBack"/>
      <w:bookmarkEnd w:id="8"/>
      <w:ins w:id="9" w:author="김현주 (Hyunjoo Kim)" w:date="2024-10-30T12:18:00Z">
        <w:r w:rsidR="006A2A7A">
          <w:rPr>
            <w:rFonts w:hint="eastAsia"/>
            <w:color w:val="auto"/>
          </w:rPr>
          <w:t>,</w:t>
        </w:r>
        <w:r w:rsidR="006A2A7A">
          <w:rPr>
            <w:color w:val="auto"/>
          </w:rPr>
          <w:t xml:space="preserve"> </w:t>
        </w:r>
      </w:ins>
      <w:r w:rsidR="0008466F" w:rsidRPr="007331F5">
        <w:rPr>
          <w:rFonts w:hint="eastAsia"/>
          <w:color w:val="auto"/>
        </w:rPr>
        <w:t>사회상규를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준수하여야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하며</w:t>
      </w:r>
      <w:r w:rsidR="0008466F" w:rsidRPr="007331F5">
        <w:rPr>
          <w:rFonts w:hint="eastAsia"/>
          <w:color w:val="auto"/>
        </w:rPr>
        <w:t>,</w:t>
      </w:r>
      <w:r w:rsidR="0008466F" w:rsidRPr="007331F5">
        <w:rPr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제</w:t>
      </w:r>
      <w:r w:rsidR="0008466F" w:rsidRPr="007331F5">
        <w:rPr>
          <w:rFonts w:hint="eastAsia"/>
          <w:color w:val="auto"/>
        </w:rPr>
        <w:t>3</w:t>
      </w:r>
      <w:r w:rsidR="0008466F" w:rsidRPr="007331F5">
        <w:rPr>
          <w:rFonts w:hint="eastAsia"/>
          <w:color w:val="auto"/>
        </w:rPr>
        <w:t>자의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권리를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침해하지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아니할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것</w:t>
      </w:r>
      <w:r w:rsidRPr="007331F5">
        <w:rPr>
          <w:rFonts w:hint="eastAsia"/>
          <w:color w:val="auto"/>
        </w:rPr>
        <w:t>을</w:t>
      </w:r>
      <w:r w:rsidR="0008466F" w:rsidRPr="007331F5">
        <w:rPr>
          <w:rFonts w:hint="eastAsia"/>
          <w:color w:val="auto"/>
        </w:rPr>
        <w:t xml:space="preserve"> </w:t>
      </w:r>
      <w:r w:rsidR="0008466F" w:rsidRPr="007331F5">
        <w:rPr>
          <w:rFonts w:hint="eastAsia"/>
          <w:color w:val="auto"/>
        </w:rPr>
        <w:t>보증한다</w:t>
      </w:r>
      <w:r w:rsidR="0008466F" w:rsidRPr="007331F5">
        <w:rPr>
          <w:rFonts w:hint="eastAsia"/>
          <w:color w:val="auto"/>
        </w:rPr>
        <w:t>.</w:t>
      </w:r>
    </w:p>
    <w:p w14:paraId="1130713A" w14:textId="35840E84" w:rsidR="001B0E4B" w:rsidRPr="007331F5" w:rsidRDefault="00B73D2A" w:rsidP="00390F17">
      <w:pPr>
        <w:pStyle w:val="a3"/>
        <w:numPr>
          <w:ilvl w:val="0"/>
          <w:numId w:val="5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lastRenderedPageBreak/>
        <w:t>대행사</w:t>
      </w:r>
      <w:r w:rsidRPr="007331F5">
        <w:rPr>
          <w:color w:val="auto"/>
        </w:rPr>
        <w:t>가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본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계약에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따라</w:t>
      </w:r>
      <w:r w:rsidR="000A0F57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</w:t>
      </w:r>
      <w:r w:rsidR="000A0F57" w:rsidRPr="007331F5">
        <w:rPr>
          <w:rFonts w:hint="eastAsia"/>
          <w:color w:val="auto"/>
        </w:rPr>
        <w:t>의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동의를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받아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제</w:t>
      </w:r>
      <w:r w:rsidR="000A0F57" w:rsidRPr="007331F5">
        <w:rPr>
          <w:rFonts w:hint="eastAsia"/>
          <w:color w:val="auto"/>
        </w:rPr>
        <w:t>3</w:t>
      </w:r>
      <w:r w:rsidR="000A0F57" w:rsidRPr="007331F5">
        <w:rPr>
          <w:rFonts w:hint="eastAsia"/>
          <w:color w:val="auto"/>
        </w:rPr>
        <w:t>자를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통해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본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계약상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업무를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수행하는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경우</w:t>
      </w:r>
      <w:r w:rsidR="000A0F57" w:rsidRPr="007331F5">
        <w:rPr>
          <w:rFonts w:hint="eastAsia"/>
          <w:color w:val="auto"/>
        </w:rPr>
        <w:t>,</w:t>
      </w:r>
      <w:r w:rsidR="000A0F57"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는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제</w:t>
      </w:r>
      <w:r w:rsidR="000A0F57" w:rsidRPr="007331F5">
        <w:rPr>
          <w:rFonts w:hint="eastAsia"/>
          <w:color w:val="auto"/>
        </w:rPr>
        <w:t>3</w:t>
      </w:r>
      <w:r w:rsidR="000A0F57" w:rsidRPr="007331F5">
        <w:rPr>
          <w:rFonts w:hint="eastAsia"/>
          <w:color w:val="auto"/>
        </w:rPr>
        <w:t>자가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본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계약상의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권리</w:t>
      </w:r>
      <w:r w:rsidR="000A0F57" w:rsidRPr="007331F5">
        <w:rPr>
          <w:rFonts w:hint="eastAsia"/>
          <w:color w:val="auto"/>
        </w:rPr>
        <w:t>,</w:t>
      </w:r>
      <w:r w:rsidR="000A0F57" w:rsidRPr="007331F5">
        <w:rPr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의무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또는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관계법령</w:t>
      </w:r>
      <w:r w:rsidRPr="007331F5">
        <w:rPr>
          <w:rFonts w:hint="eastAsia"/>
          <w:color w:val="auto"/>
        </w:rPr>
        <w:t>을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준수하게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하여야</w:t>
      </w:r>
      <w:r w:rsidR="000A0F57" w:rsidRPr="007331F5">
        <w:rPr>
          <w:rFonts w:hint="eastAsia"/>
          <w:color w:val="auto"/>
        </w:rPr>
        <w:t xml:space="preserve"> </w:t>
      </w:r>
      <w:r w:rsidR="000A0F57" w:rsidRPr="007331F5">
        <w:rPr>
          <w:rFonts w:hint="eastAsia"/>
          <w:color w:val="auto"/>
        </w:rPr>
        <w:t>한다</w:t>
      </w:r>
      <w:r w:rsidR="000A0F57" w:rsidRPr="007331F5">
        <w:rPr>
          <w:rFonts w:hint="eastAsia"/>
          <w:color w:val="auto"/>
        </w:rPr>
        <w:t>.</w:t>
      </w:r>
      <w:r w:rsidR="000A0F57" w:rsidRPr="007331F5">
        <w:rPr>
          <w:color w:val="auto"/>
        </w:rPr>
        <w:t xml:space="preserve"> </w:t>
      </w:r>
    </w:p>
    <w:p w14:paraId="56EA3E1C" w14:textId="56A9E57B" w:rsidR="00C61878" w:rsidRPr="007331F5" w:rsidRDefault="001B0E4B" w:rsidP="00390F17">
      <w:pPr>
        <w:pStyle w:val="a3"/>
        <w:numPr>
          <w:ilvl w:val="0"/>
          <w:numId w:val="5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전항에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3</w:t>
      </w:r>
      <w:r w:rsidRPr="007331F5">
        <w:rPr>
          <w:rFonts w:hint="eastAsia"/>
          <w:color w:val="auto"/>
        </w:rPr>
        <w:t>자가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계약상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권리</w:t>
      </w:r>
      <w:r w:rsidRPr="007331F5">
        <w:rPr>
          <w:rFonts w:hint="eastAsia"/>
          <w:color w:val="auto"/>
        </w:rPr>
        <w:t>,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의무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관계법령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위반하는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="004B4904" w:rsidRPr="007331F5">
        <w:rPr>
          <w:rFonts w:hint="eastAsia"/>
          <w:color w:val="auto"/>
        </w:rPr>
        <w:t xml:space="preserve"> </w:t>
      </w:r>
      <w:r w:rsidR="00B73D2A" w:rsidRPr="007331F5">
        <w:rPr>
          <w:rFonts w:hint="eastAsia"/>
          <w:color w:val="auto"/>
        </w:rPr>
        <w:t>대행사</w:t>
      </w:r>
      <w:r w:rsidR="00B73D2A" w:rsidRPr="007331F5">
        <w:rPr>
          <w:color w:val="auto"/>
        </w:rPr>
        <w:t>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인해</w:t>
      </w:r>
      <w:r w:rsidRPr="007331F5">
        <w:rPr>
          <w:rFonts w:hint="eastAsia"/>
          <w:color w:val="auto"/>
        </w:rPr>
        <w:t xml:space="preserve"> </w:t>
      </w:r>
      <w:r w:rsidR="00B73D2A" w:rsidRPr="007331F5">
        <w:rPr>
          <w:rFonts w:hint="eastAsia"/>
          <w:color w:val="auto"/>
        </w:rPr>
        <w:t>광고주</w:t>
      </w:r>
      <w:r w:rsidRPr="007331F5">
        <w:rPr>
          <w:rFonts w:hint="eastAsia"/>
          <w:color w:val="auto"/>
        </w:rPr>
        <w:t>에게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발생한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손해를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배상하여야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  <w:r w:rsidR="0008466F" w:rsidRPr="007331F5">
        <w:rPr>
          <w:color w:val="auto"/>
        </w:rPr>
        <w:t xml:space="preserve"> </w:t>
      </w:r>
    </w:p>
    <w:p w14:paraId="735DA32B" w14:textId="59E3C127" w:rsidR="005A2FC9" w:rsidRPr="007331F5" w:rsidRDefault="00B73D2A" w:rsidP="00390F17">
      <w:pPr>
        <w:pStyle w:val="a3"/>
        <w:numPr>
          <w:ilvl w:val="0"/>
          <w:numId w:val="5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는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제</w:t>
      </w:r>
      <w:r w:rsidR="006022B3" w:rsidRPr="007331F5">
        <w:rPr>
          <w:rFonts w:hint="eastAsia"/>
          <w:color w:val="auto"/>
        </w:rPr>
        <w:t>2</w:t>
      </w:r>
      <w:r w:rsidR="006022B3" w:rsidRPr="007331F5">
        <w:rPr>
          <w:rFonts w:hint="eastAsia"/>
          <w:color w:val="auto"/>
        </w:rPr>
        <w:t>조</w:t>
      </w:r>
      <w:r w:rsidR="006022B3" w:rsidRPr="007331F5">
        <w:rPr>
          <w:rFonts w:hint="eastAsia"/>
          <w:color w:val="auto"/>
        </w:rPr>
        <w:t xml:space="preserve"> </w:t>
      </w:r>
      <w:r w:rsidR="006022B3" w:rsidRPr="007331F5">
        <w:rPr>
          <w:rFonts w:hint="eastAsia"/>
          <w:color w:val="auto"/>
        </w:rPr>
        <w:t>및</w:t>
      </w:r>
      <w:r w:rsidR="006022B3" w:rsidRPr="007331F5">
        <w:rPr>
          <w:rFonts w:hint="eastAsia"/>
          <w:color w:val="auto"/>
        </w:rPr>
        <w:t xml:space="preserve"> </w:t>
      </w:r>
      <w:r w:rsidR="006022B3" w:rsidRPr="007331F5">
        <w:rPr>
          <w:color w:val="auto"/>
        </w:rPr>
        <w:t>4</w:t>
      </w:r>
      <w:r w:rsidR="005A2FC9" w:rsidRPr="007331F5">
        <w:rPr>
          <w:rFonts w:hint="eastAsia"/>
          <w:color w:val="auto"/>
        </w:rPr>
        <w:t>조에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따</w:t>
      </w:r>
      <w:r w:rsidR="006022B3" w:rsidRPr="007331F5">
        <w:rPr>
          <w:rFonts w:hint="eastAsia"/>
          <w:color w:val="auto"/>
        </w:rPr>
        <w:t>른</w:t>
      </w:r>
      <w:r w:rsidR="006022B3" w:rsidRPr="007331F5">
        <w:rPr>
          <w:rFonts w:hint="eastAsia"/>
          <w:color w:val="auto"/>
        </w:rPr>
        <w:t xml:space="preserve"> </w:t>
      </w:r>
      <w:r w:rsidR="006022B3" w:rsidRPr="007331F5">
        <w:rPr>
          <w:rFonts w:hint="eastAsia"/>
          <w:color w:val="auto"/>
        </w:rPr>
        <w:t>광고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업무를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수행함에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있어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각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업무별로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합의된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마감기한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내에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정해진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업무를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완료하여야</w:t>
      </w:r>
      <w:r w:rsidR="005A2FC9" w:rsidRPr="007331F5">
        <w:rPr>
          <w:rFonts w:hint="eastAsia"/>
          <w:color w:val="auto"/>
        </w:rPr>
        <w:t xml:space="preserve"> </w:t>
      </w:r>
      <w:r w:rsidR="005A2FC9" w:rsidRPr="007331F5">
        <w:rPr>
          <w:rFonts w:hint="eastAsia"/>
          <w:color w:val="auto"/>
        </w:rPr>
        <w:t>한다</w:t>
      </w:r>
      <w:r w:rsidR="005A2FC9" w:rsidRPr="007331F5">
        <w:rPr>
          <w:rFonts w:hint="eastAsia"/>
          <w:color w:val="auto"/>
        </w:rPr>
        <w:t>.</w:t>
      </w:r>
      <w:r w:rsidR="005A2FC9" w:rsidRPr="007331F5">
        <w:rPr>
          <w:color w:val="auto"/>
        </w:rPr>
        <w:t xml:space="preserve"> </w:t>
      </w:r>
    </w:p>
    <w:p w14:paraId="52921ADA" w14:textId="77777777" w:rsidR="008548ED" w:rsidRPr="007331F5" w:rsidRDefault="008548ED" w:rsidP="008548ED">
      <w:pPr>
        <w:pStyle w:val="a3"/>
        <w:numPr>
          <w:ilvl w:val="0"/>
          <w:numId w:val="5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업무를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수행함에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내용이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</w:t>
      </w:r>
      <w:r w:rsidRPr="007331F5">
        <w:rPr>
          <w:color w:val="auto"/>
        </w:rPr>
        <w:t>4</w:t>
      </w:r>
      <w:r w:rsidRPr="007331F5">
        <w:rPr>
          <w:rFonts w:hint="eastAsia"/>
          <w:color w:val="auto"/>
        </w:rPr>
        <w:t>조에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제출한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업무계획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지시한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내용과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다를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것이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예상되는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rFonts w:hint="eastAsia"/>
          <w:color w:val="auto"/>
        </w:rPr>
        <w:t>,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즉시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광고주에게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통지하고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협의하여야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551C63D1" w14:textId="77777777" w:rsidR="008548ED" w:rsidRPr="007331F5" w:rsidRDefault="008548ED" w:rsidP="008548ED">
      <w:pPr>
        <w:pStyle w:val="a3"/>
        <w:numPr>
          <w:ilvl w:val="0"/>
          <w:numId w:val="5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온라인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마케팅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업무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수행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내용이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</w:t>
      </w:r>
      <w:r w:rsidRPr="007331F5">
        <w:rPr>
          <w:color w:val="auto"/>
        </w:rPr>
        <w:t>4</w:t>
      </w:r>
      <w:r w:rsidRPr="007331F5">
        <w:rPr>
          <w:rFonts w:hint="eastAsia"/>
          <w:color w:val="auto"/>
        </w:rPr>
        <w:t>조에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제출한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업무계획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지시한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내용과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다른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rFonts w:hint="eastAsia"/>
          <w:color w:val="auto"/>
        </w:rPr>
        <w:t>,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광고주는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기간을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정하여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시정을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요구할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있다</w:t>
      </w:r>
      <w:r w:rsidRPr="007331F5">
        <w:rPr>
          <w:strike/>
          <w:color w:val="auto"/>
        </w:rPr>
        <w:t>.</w:t>
      </w:r>
    </w:p>
    <w:p w14:paraId="5B7EC989" w14:textId="77777777" w:rsidR="008F2DB4" w:rsidRPr="007331F5" w:rsidRDefault="008F2DB4" w:rsidP="00390F17">
      <w:pPr>
        <w:spacing w:before="120" w:after="120"/>
        <w:rPr>
          <w:color w:val="auto"/>
        </w:rPr>
      </w:pPr>
    </w:p>
    <w:p w14:paraId="16D61F48" w14:textId="77777777" w:rsidR="008548ED" w:rsidRPr="007331F5" w:rsidRDefault="008548ED" w:rsidP="008548ED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Pr="007331F5">
        <w:rPr>
          <w:b/>
          <w:color w:val="auto"/>
        </w:rPr>
        <w:t>6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콘텐츠의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제작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및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게시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등</w:t>
      </w:r>
    </w:p>
    <w:p w14:paraId="2F7AC3B5" w14:textId="76B14DEF" w:rsidR="008548ED" w:rsidRPr="007331F5" w:rsidRDefault="008548ED" w:rsidP="008548ED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대행사는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내용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및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지시에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게시물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콘텐츠를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제작하여야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하며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제작한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콘텐츠를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사전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서면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승인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없이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외부에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공개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게시하여서는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아니된다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367F300F" w14:textId="77777777" w:rsidR="008548ED" w:rsidRPr="007331F5" w:rsidRDefault="008548ED" w:rsidP="00390F17">
      <w:pPr>
        <w:spacing w:before="120" w:after="120"/>
        <w:rPr>
          <w:color w:val="auto"/>
        </w:rPr>
      </w:pPr>
    </w:p>
    <w:p w14:paraId="2A067F90" w14:textId="5B097555" w:rsidR="008F2DB4" w:rsidRPr="002F37A6" w:rsidRDefault="00B347CB" w:rsidP="00390F17">
      <w:pPr>
        <w:spacing w:before="120" w:after="120"/>
        <w:rPr>
          <w:rFonts w:ascii="바탕" w:eastAsia="바탕" w:hAnsi="바탕"/>
          <w:b/>
          <w:color w:val="auto"/>
        </w:rPr>
      </w:pPr>
      <w:r w:rsidRPr="004A74C0">
        <w:rPr>
          <w:rFonts w:ascii="바탕" w:eastAsia="바탕" w:hAnsi="바탕" w:hint="eastAsia"/>
          <w:b/>
          <w:color w:val="auto"/>
          <w:highlight w:val="yellow"/>
        </w:rPr>
        <w:t>제</w:t>
      </w:r>
      <w:r w:rsidR="008548ED" w:rsidRPr="004A74C0">
        <w:rPr>
          <w:rFonts w:ascii="바탕" w:eastAsia="바탕" w:hAnsi="바탕" w:hint="eastAsia"/>
          <w:b/>
          <w:color w:val="auto"/>
          <w:highlight w:val="yellow"/>
        </w:rPr>
        <w:t>7</w:t>
      </w:r>
      <w:r w:rsidRPr="004A74C0">
        <w:rPr>
          <w:rFonts w:ascii="바탕" w:eastAsia="바탕" w:hAnsi="바탕" w:hint="eastAsia"/>
          <w:b/>
          <w:color w:val="auto"/>
          <w:highlight w:val="yellow"/>
        </w:rPr>
        <w:t xml:space="preserve">조 </w:t>
      </w:r>
      <w:commentRangeStart w:id="10"/>
      <w:r w:rsidR="00DE7554" w:rsidRPr="004A74C0">
        <w:rPr>
          <w:rFonts w:ascii="바탕" w:eastAsia="바탕" w:hAnsi="바탕" w:hint="eastAsia"/>
          <w:b/>
          <w:color w:val="auto"/>
          <w:highlight w:val="yellow"/>
        </w:rPr>
        <w:t>수수료의 정산</w:t>
      </w:r>
      <w:r w:rsidRPr="002F37A6">
        <w:rPr>
          <w:rFonts w:ascii="바탕" w:eastAsia="바탕" w:hAnsi="바탕" w:hint="eastAsia"/>
          <w:b/>
          <w:color w:val="auto"/>
        </w:rPr>
        <w:t xml:space="preserve"> </w:t>
      </w:r>
      <w:commentRangeEnd w:id="10"/>
      <w:r w:rsidR="004A74C0">
        <w:rPr>
          <w:rStyle w:val="a4"/>
        </w:rPr>
        <w:commentReference w:id="10"/>
      </w:r>
    </w:p>
    <w:p w14:paraId="64C95E45" w14:textId="03E657E2" w:rsidR="008548ED" w:rsidRPr="00DE7554" w:rsidRDefault="007331F5" w:rsidP="008548ED">
      <w:pPr>
        <w:pStyle w:val="a3"/>
        <w:numPr>
          <w:ilvl w:val="0"/>
          <w:numId w:val="11"/>
        </w:numPr>
        <w:spacing w:before="120" w:after="120"/>
        <w:ind w:leftChars="0"/>
        <w:rPr>
          <w:color w:val="auto"/>
          <w:highlight w:val="yellow"/>
        </w:rPr>
      </w:pPr>
      <w:r w:rsidRPr="007331F5">
        <w:rPr>
          <w:rFonts w:hint="eastAsia"/>
          <w:color w:val="auto"/>
        </w:rPr>
        <w:t>광고주는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대행사에게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계약상의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온라인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마케팅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업무를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수행하는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대가로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별첨</w:t>
      </w:r>
      <w:r w:rsidRPr="007331F5">
        <w:rPr>
          <w:rFonts w:hint="eastAsia"/>
          <w:color w:val="auto"/>
        </w:rPr>
        <w:t xml:space="preserve"> 1. </w:t>
      </w:r>
      <w:r w:rsidRPr="007331F5">
        <w:rPr>
          <w:rFonts w:hint="eastAsia"/>
          <w:color w:val="auto"/>
        </w:rPr>
        <w:t>견적서에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따라</w:t>
      </w:r>
      <w:r w:rsidRPr="007331F5">
        <w:rPr>
          <w:rFonts w:hint="eastAsia"/>
          <w:color w:val="auto"/>
        </w:rPr>
        <w:t xml:space="preserve"> </w:t>
      </w:r>
      <w:r w:rsidRPr="002F37A6">
        <w:rPr>
          <w:rFonts w:ascii="바탕" w:eastAsia="바탕" w:hAnsi="바탕" w:hint="eastAsia"/>
          <w:color w:val="auto"/>
        </w:rPr>
        <w:t xml:space="preserve">매월 </w:t>
      </w:r>
      <w:commentRangeStart w:id="11"/>
      <w:r w:rsidRPr="002F37A6">
        <w:rPr>
          <w:rFonts w:ascii="바탕" w:eastAsia="바탕" w:hAnsi="바탕" w:hint="eastAsia"/>
          <w:color w:val="auto"/>
          <w:highlight w:val="yellow"/>
        </w:rPr>
        <w:t xml:space="preserve">일금 </w:t>
      </w:r>
      <w:proofErr w:type="spellStart"/>
      <w:r w:rsidRPr="002F37A6">
        <w:rPr>
          <w:rFonts w:ascii="바탕" w:eastAsia="바탕" w:hAnsi="바탕" w:hint="eastAsia"/>
          <w:color w:val="auto"/>
          <w:highlight w:val="yellow"/>
        </w:rPr>
        <w:t>일천팔십만</w:t>
      </w:r>
      <w:proofErr w:type="spellEnd"/>
      <w:r w:rsidRPr="002F37A6">
        <w:rPr>
          <w:rFonts w:ascii="바탕" w:eastAsia="바탕" w:hAnsi="바탕" w:hint="eastAsia"/>
          <w:color w:val="auto"/>
          <w:highlight w:val="yellow"/>
        </w:rPr>
        <w:t xml:space="preserve"> 원정 (</w:t>
      </w:r>
      <w:r w:rsidRPr="002F37A6">
        <w:rPr>
          <w:rFonts w:ascii="바탕" w:eastAsia="바탕" w:hAnsi="바탕"/>
          <w:color w:val="auto"/>
          <w:szCs w:val="20"/>
          <w:highlight w:val="yellow"/>
        </w:rPr>
        <w:t>\</w:t>
      </w:r>
      <w:r w:rsidRPr="002F37A6">
        <w:rPr>
          <w:rFonts w:ascii="바탕" w:eastAsia="바탕" w:hAnsi="바탕" w:hint="eastAsia"/>
          <w:color w:val="auto"/>
          <w:szCs w:val="20"/>
          <w:highlight w:val="yellow"/>
        </w:rPr>
        <w:t>10,800,000</w:t>
      </w:r>
      <w:proofErr w:type="gramStart"/>
      <w:r w:rsidR="00105027" w:rsidRPr="002F37A6">
        <w:rPr>
          <w:rFonts w:ascii="바탕" w:eastAsia="바탕" w:hAnsi="바탕" w:hint="eastAsia"/>
          <w:color w:val="auto"/>
          <w:szCs w:val="20"/>
          <w:highlight w:val="yellow"/>
        </w:rPr>
        <w:t>원/</w:t>
      </w:r>
      <w:r w:rsidR="00105027" w:rsidRPr="002F37A6">
        <w:rPr>
          <w:rFonts w:ascii="바탕" w:eastAsia="바탕" w:hAnsi="바탕"/>
          <w:color w:val="auto"/>
          <w:szCs w:val="20"/>
          <w:highlight w:val="yellow"/>
        </w:rPr>
        <w:t xml:space="preserve"> VAT</w:t>
      </w:r>
      <w:proofErr w:type="gramEnd"/>
      <w:r w:rsidRPr="002F37A6">
        <w:rPr>
          <w:rFonts w:ascii="바탕" w:eastAsia="바탕" w:hAnsi="바탕" w:hint="eastAsia"/>
          <w:color w:val="auto"/>
          <w:szCs w:val="20"/>
          <w:highlight w:val="yellow"/>
        </w:rPr>
        <w:t>별도)</w:t>
      </w:r>
      <w:r w:rsidRPr="002F37A6">
        <w:rPr>
          <w:rFonts w:ascii="바탕" w:eastAsia="바탕" w:hAnsi="바탕" w:hint="eastAsia"/>
          <w:color w:val="auto"/>
          <w:highlight w:val="yellow"/>
        </w:rPr>
        <w:t xml:space="preserve">을 </w:t>
      </w:r>
      <w:ins w:id="12" w:author="김현주 (Hyunjoo Kim)" w:date="2024-10-30T12:19:00Z">
        <w:r w:rsidR="006A2A7A">
          <w:rPr>
            <w:rFonts w:ascii="바탕" w:eastAsia="바탕" w:hAnsi="바탕" w:hint="eastAsia"/>
            <w:color w:val="auto"/>
            <w:highlight w:val="yellow"/>
          </w:rPr>
          <w:t xml:space="preserve">현금 또는 </w:t>
        </w:r>
      </w:ins>
      <w:ins w:id="13" w:author="김현주 (Hyunjoo Kim)" w:date="2024-10-30T12:20:00Z">
        <w:r w:rsidR="006A2A7A">
          <w:rPr>
            <w:rFonts w:ascii="바탕" w:eastAsia="바탕" w:hAnsi="바탕" w:hint="eastAsia"/>
            <w:color w:val="auto"/>
            <w:highlight w:val="yellow"/>
          </w:rPr>
          <w:t>외상매출</w:t>
        </w:r>
      </w:ins>
      <w:ins w:id="14" w:author="김현주 (Hyunjoo Kim)" w:date="2024-10-30T12:19:00Z">
        <w:r w:rsidR="006A2A7A">
          <w:rPr>
            <w:rFonts w:ascii="바탕" w:eastAsia="바탕" w:hAnsi="바탕" w:hint="eastAsia"/>
            <w:color w:val="auto"/>
            <w:highlight w:val="yellow"/>
          </w:rPr>
          <w:t xml:space="preserve">채권으로 </w:t>
        </w:r>
      </w:ins>
      <w:r w:rsidRPr="002F37A6">
        <w:rPr>
          <w:rFonts w:ascii="바탕" w:eastAsia="바탕" w:hAnsi="바탕" w:hint="eastAsia"/>
          <w:color w:val="auto"/>
          <w:highlight w:val="yellow"/>
        </w:rPr>
        <w:t>지급하기로 한다.</w:t>
      </w:r>
      <w:r w:rsidR="008548ED" w:rsidRPr="00DE7554">
        <w:rPr>
          <w:color w:val="auto"/>
          <w:highlight w:val="yellow"/>
        </w:rPr>
        <w:t xml:space="preserve"> </w:t>
      </w:r>
      <w:commentRangeEnd w:id="11"/>
      <w:r w:rsidR="004A74C0">
        <w:rPr>
          <w:rStyle w:val="a4"/>
        </w:rPr>
        <w:commentReference w:id="11"/>
      </w:r>
    </w:p>
    <w:p w14:paraId="735FDB12" w14:textId="680E1545" w:rsidR="008548ED" w:rsidRPr="007331F5" w:rsidRDefault="008548ED" w:rsidP="008548ED">
      <w:pPr>
        <w:pStyle w:val="a3"/>
        <w:numPr>
          <w:ilvl w:val="0"/>
          <w:numId w:val="11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매월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말일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까지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업무수행에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따른</w:t>
      </w:r>
      <w:r w:rsidRPr="007331F5">
        <w:rPr>
          <w:rFonts w:hint="eastAsia"/>
          <w:color w:val="auto"/>
        </w:rPr>
        <w:t xml:space="preserve"> </w:t>
      </w:r>
      <w:r w:rsidR="00DE7554">
        <w:rPr>
          <w:rFonts w:hint="eastAsia"/>
          <w:color w:val="auto"/>
        </w:rPr>
        <w:t>대금</w:t>
      </w:r>
      <w:r w:rsidR="00DE7554">
        <w:rPr>
          <w:rFonts w:hint="eastAsia"/>
          <w:color w:val="auto"/>
        </w:rPr>
        <w:t xml:space="preserve"> </w:t>
      </w:r>
      <w:r w:rsidR="00DE7554">
        <w:rPr>
          <w:rFonts w:hint="eastAsia"/>
          <w:color w:val="auto"/>
        </w:rPr>
        <w:t>및</w:t>
      </w:r>
      <w:r w:rsidR="00DE7554">
        <w:rPr>
          <w:rFonts w:hint="eastAsia"/>
          <w:color w:val="auto"/>
        </w:rPr>
        <w:t xml:space="preserve"> </w:t>
      </w:r>
      <w:r w:rsidR="00DE7554">
        <w:rPr>
          <w:rFonts w:hint="eastAsia"/>
          <w:color w:val="auto"/>
        </w:rPr>
        <w:t>수수료를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전항의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내용에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산출하여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필요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증빙자료와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함께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광고주에게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제출하여야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  <w:ins w:id="15" w:author="김현주 (Hyunjoo Kim)" w:date="2024-10-30T12:21:00Z">
        <w:r w:rsidR="006A2A7A">
          <w:rPr>
            <w:rFonts w:hint="eastAsia"/>
            <w:color w:val="auto"/>
          </w:rPr>
          <w:t>단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사전에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갑의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승인을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받지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않은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실비에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대해서는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을이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부담</w:t>
        </w:r>
      </w:ins>
      <w:ins w:id="16" w:author="김현주 (Hyunjoo Kim)" w:date="2024-10-30T12:22:00Z">
        <w:r w:rsidR="006A2A7A">
          <w:rPr>
            <w:rFonts w:hint="eastAsia"/>
            <w:color w:val="auto"/>
          </w:rPr>
          <w:t>하기로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한다</w:t>
        </w:r>
        <w:r w:rsidR="006A2A7A">
          <w:rPr>
            <w:rFonts w:hint="eastAsia"/>
            <w:color w:val="auto"/>
          </w:rPr>
          <w:t>.</w:t>
        </w:r>
        <w:r w:rsidR="006A2A7A">
          <w:rPr>
            <w:color w:val="auto"/>
          </w:rPr>
          <w:t xml:space="preserve"> </w:t>
        </w:r>
      </w:ins>
    </w:p>
    <w:p w14:paraId="3F643262" w14:textId="77777777" w:rsidR="008548ED" w:rsidRPr="007331F5" w:rsidRDefault="008548ED" w:rsidP="008548ED">
      <w:pPr>
        <w:pStyle w:val="a3"/>
        <w:numPr>
          <w:ilvl w:val="0"/>
          <w:numId w:val="11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광고주는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전항에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제출한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산출내역을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제출일로부터</w:t>
      </w:r>
      <w:r w:rsidRPr="007331F5">
        <w:rPr>
          <w:rFonts w:hint="eastAsia"/>
          <w:color w:val="auto"/>
        </w:rPr>
        <w:t xml:space="preserve"> </w:t>
      </w:r>
      <w:r w:rsidRPr="007331F5">
        <w:rPr>
          <w:color w:val="auto"/>
        </w:rPr>
        <w:t>2</w:t>
      </w:r>
      <w:r w:rsidRPr="007331F5">
        <w:rPr>
          <w:rFonts w:hint="eastAsia"/>
          <w:color w:val="auto"/>
        </w:rPr>
        <w:t>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검토하여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이견이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없는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대행사에게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세금계산서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발행을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요청한다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만약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산출내역에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이견이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rFonts w:hint="eastAsia"/>
          <w:color w:val="auto"/>
        </w:rPr>
        <w:t>,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양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당사자의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합의가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이루어진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항목에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대해서만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우선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비용을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지급하고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이견이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나머지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항목은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합의가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이루어진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이후에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지급하기로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01EDA25C" w14:textId="77777777" w:rsidR="008548ED" w:rsidRPr="007331F5" w:rsidRDefault="008548ED" w:rsidP="008548ED">
      <w:pPr>
        <w:pStyle w:val="a3"/>
        <w:numPr>
          <w:ilvl w:val="0"/>
          <w:numId w:val="11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광고주는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계약상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의무를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불이행한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사실이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월별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수수료를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지급하지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않거나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지급을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보류할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있다</w:t>
      </w:r>
      <w:r w:rsidRPr="007331F5">
        <w:rPr>
          <w:rFonts w:hint="eastAsia"/>
          <w:color w:val="auto"/>
        </w:rPr>
        <w:t>.</w:t>
      </w:r>
    </w:p>
    <w:p w14:paraId="147A6536" w14:textId="1A253AE1" w:rsidR="008548ED" w:rsidRPr="007331F5" w:rsidRDefault="008548ED" w:rsidP="008548ED">
      <w:pPr>
        <w:pStyle w:val="a3"/>
        <w:numPr>
          <w:ilvl w:val="0"/>
          <w:numId w:val="11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광고주는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전항에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따라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세금계산서를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발행한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날로부터</w:t>
      </w:r>
      <w:r w:rsidRPr="007331F5">
        <w:rPr>
          <w:rFonts w:hint="eastAsia"/>
          <w:color w:val="auto"/>
        </w:rPr>
        <w:t xml:space="preserve"> </w:t>
      </w:r>
      <w:r w:rsidRPr="007331F5">
        <w:rPr>
          <w:color w:val="auto"/>
        </w:rPr>
        <w:t>30</w:t>
      </w:r>
      <w:r w:rsidRPr="007331F5">
        <w:rPr>
          <w:rFonts w:hint="eastAsia"/>
          <w:color w:val="auto"/>
        </w:rPr>
        <w:t>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이내에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해당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수수료를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요청한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계좌에</w:t>
      </w:r>
      <w:r w:rsidRPr="007331F5">
        <w:rPr>
          <w:rFonts w:hint="eastAsia"/>
          <w:color w:val="auto"/>
        </w:rPr>
        <w:t xml:space="preserve"> </w:t>
      </w:r>
      <w:commentRangeStart w:id="17"/>
      <w:r w:rsidRPr="007331F5">
        <w:rPr>
          <w:rFonts w:hint="eastAsia"/>
          <w:color w:val="auto"/>
        </w:rPr>
        <w:t>현금</w:t>
      </w:r>
      <w:ins w:id="18" w:author="김현주 (Hyunjoo Kim)" w:date="2024-10-30T12:20:00Z"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hint="eastAsia"/>
            <w:color w:val="auto"/>
          </w:rPr>
          <w:t>또는</w:t>
        </w:r>
        <w:r w:rsidR="006A2A7A">
          <w:rPr>
            <w:rFonts w:hint="eastAsia"/>
            <w:color w:val="auto"/>
          </w:rPr>
          <w:t xml:space="preserve"> </w:t>
        </w:r>
        <w:r w:rsidR="006A2A7A">
          <w:rPr>
            <w:rFonts w:ascii="바탕" w:eastAsia="바탕" w:hAnsi="바탕" w:hint="eastAsia"/>
            <w:color w:val="auto"/>
            <w:highlight w:val="yellow"/>
          </w:rPr>
          <w:t>외상매출채권</w:t>
        </w:r>
      </w:ins>
      <w:r w:rsidRPr="007331F5">
        <w:rPr>
          <w:rFonts w:hint="eastAsia"/>
          <w:color w:val="auto"/>
        </w:rPr>
        <w:t>으로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지급한다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  <w:commentRangeEnd w:id="17"/>
      <w:r w:rsidR="004A74C0">
        <w:rPr>
          <w:rStyle w:val="a4"/>
        </w:rPr>
        <w:commentReference w:id="17"/>
      </w:r>
    </w:p>
    <w:p w14:paraId="36898E87" w14:textId="77777777" w:rsidR="008548ED" w:rsidRPr="007331F5" w:rsidRDefault="008548ED" w:rsidP="008548ED">
      <w:pPr>
        <w:pStyle w:val="a3"/>
        <w:numPr>
          <w:ilvl w:val="0"/>
          <w:numId w:val="11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lastRenderedPageBreak/>
        <w:t>세금계산서의</w:t>
      </w:r>
      <w:r w:rsidRPr="007331F5">
        <w:rPr>
          <w:rFonts w:hint="eastAsia"/>
          <w:color w:val="auto"/>
        </w:rPr>
        <w:t xml:space="preserve"> </w:t>
      </w:r>
      <w:proofErr w:type="spellStart"/>
      <w:r w:rsidRPr="007331F5">
        <w:rPr>
          <w:rFonts w:hint="eastAsia"/>
          <w:color w:val="auto"/>
        </w:rPr>
        <w:t>미발행</w:t>
      </w:r>
      <w:proofErr w:type="spellEnd"/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지연발행으로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인한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불이익은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모두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부담한다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562DAD94" w14:textId="77777777" w:rsidR="008548ED" w:rsidRPr="007331F5" w:rsidRDefault="008548ED" w:rsidP="008548ED">
      <w:pPr>
        <w:pStyle w:val="a3"/>
        <w:numPr>
          <w:ilvl w:val="0"/>
          <w:numId w:val="11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통상적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콘텐츠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건수에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해당하는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건이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아닐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제안된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총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견적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내에서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콘텐츠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단가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및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형태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변동이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가능하며</w:t>
      </w:r>
      <w:r w:rsidRPr="007331F5">
        <w:rPr>
          <w:rFonts w:hint="eastAsia"/>
          <w:color w:val="auto"/>
        </w:rPr>
        <w:t>,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상호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합의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하에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변경한다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7FB08B45" w14:textId="510AEE78" w:rsidR="006E41B4" w:rsidRPr="007331F5" w:rsidRDefault="006E41B4" w:rsidP="00390F17">
      <w:pPr>
        <w:spacing w:before="120" w:after="120"/>
        <w:rPr>
          <w:color w:val="auto"/>
        </w:rPr>
      </w:pPr>
    </w:p>
    <w:p w14:paraId="2B6B51E1" w14:textId="0349C2D1" w:rsidR="00707E41" w:rsidRPr="007331F5" w:rsidRDefault="00707E41" w:rsidP="00390F17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="00C273FE" w:rsidRPr="007331F5">
        <w:rPr>
          <w:b/>
          <w:color w:val="auto"/>
        </w:rPr>
        <w:t>8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정보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공유</w:t>
      </w:r>
    </w:p>
    <w:p w14:paraId="2F783BF6" w14:textId="709A6317" w:rsidR="00707E41" w:rsidRPr="007331F5" w:rsidRDefault="00B73D2A" w:rsidP="00707E41">
      <w:pPr>
        <w:pStyle w:val="a3"/>
        <w:numPr>
          <w:ilvl w:val="0"/>
          <w:numId w:val="6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광고주</w:t>
      </w:r>
      <w:r w:rsidRPr="007331F5">
        <w:rPr>
          <w:color w:val="auto"/>
        </w:rPr>
        <w:t>는</w:t>
      </w:r>
      <w:r w:rsidR="000C24C8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가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본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계약상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업무의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수행</w:t>
      </w:r>
      <w:r w:rsidRPr="007331F5">
        <w:rPr>
          <w:rFonts w:hint="eastAsia"/>
          <w:color w:val="auto"/>
        </w:rPr>
        <w:t>을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위해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필요한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자료와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정보를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요청하는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경우</w:t>
      </w:r>
      <w:r w:rsidR="000C24C8" w:rsidRPr="007331F5">
        <w:rPr>
          <w:rFonts w:hint="eastAsia"/>
          <w:color w:val="auto"/>
        </w:rPr>
        <w:t>,</w:t>
      </w:r>
      <w:r w:rsidR="000C24C8" w:rsidRPr="007331F5">
        <w:rPr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특별한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사정이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없는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한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가능한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범위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내에서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상호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협의한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일정에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따라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이를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제공하여야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한다</w:t>
      </w:r>
      <w:r w:rsidR="000C24C8" w:rsidRPr="007331F5">
        <w:rPr>
          <w:rFonts w:hint="eastAsia"/>
          <w:color w:val="auto"/>
        </w:rPr>
        <w:t>.</w:t>
      </w:r>
      <w:r w:rsidR="000C24C8" w:rsidRPr="007331F5">
        <w:rPr>
          <w:color w:val="auto"/>
        </w:rPr>
        <w:t xml:space="preserve"> </w:t>
      </w:r>
    </w:p>
    <w:p w14:paraId="08D51AD2" w14:textId="6DD251E1" w:rsidR="000C24C8" w:rsidRPr="007331F5" w:rsidRDefault="00B73D2A" w:rsidP="00707E41">
      <w:pPr>
        <w:pStyle w:val="a3"/>
        <w:numPr>
          <w:ilvl w:val="0"/>
          <w:numId w:val="6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는</w:t>
      </w:r>
      <w:r w:rsidR="000C24C8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</w:t>
      </w:r>
      <w:r w:rsidR="00592AF3" w:rsidRPr="007331F5">
        <w:rPr>
          <w:rFonts w:hint="eastAsia"/>
          <w:color w:val="auto"/>
        </w:rPr>
        <w:t>의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승인</w:t>
      </w:r>
      <w:r w:rsidRPr="007331F5">
        <w:rPr>
          <w:rFonts w:hint="eastAsia"/>
          <w:color w:val="auto"/>
        </w:rPr>
        <w:t>을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득한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경우에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한해</w:t>
      </w:r>
      <w:r w:rsidR="000C24C8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</w:t>
      </w:r>
      <w:r w:rsidRPr="007331F5">
        <w:rPr>
          <w:color w:val="auto"/>
        </w:rPr>
        <w:t>가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제공한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자료를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제</w:t>
      </w:r>
      <w:r w:rsidR="000C24C8" w:rsidRPr="007331F5">
        <w:rPr>
          <w:rFonts w:hint="eastAsia"/>
          <w:color w:val="auto"/>
        </w:rPr>
        <w:t>3</w:t>
      </w:r>
      <w:r w:rsidR="000C24C8" w:rsidRPr="007331F5">
        <w:rPr>
          <w:rFonts w:hint="eastAsia"/>
          <w:color w:val="auto"/>
        </w:rPr>
        <w:t>자에게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공개할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수</w:t>
      </w:r>
      <w:r w:rsidR="000C24C8" w:rsidRPr="007331F5">
        <w:rPr>
          <w:rFonts w:hint="eastAsia"/>
          <w:color w:val="auto"/>
        </w:rPr>
        <w:t xml:space="preserve"> </w:t>
      </w:r>
      <w:r w:rsidR="000C24C8" w:rsidRPr="007331F5">
        <w:rPr>
          <w:rFonts w:hint="eastAsia"/>
          <w:color w:val="auto"/>
        </w:rPr>
        <w:t>있다</w:t>
      </w:r>
      <w:r w:rsidR="000C24C8" w:rsidRPr="007331F5">
        <w:rPr>
          <w:rFonts w:hint="eastAsia"/>
          <w:color w:val="auto"/>
        </w:rPr>
        <w:t>.</w:t>
      </w:r>
      <w:r w:rsidR="000C24C8" w:rsidRPr="007331F5">
        <w:rPr>
          <w:color w:val="auto"/>
        </w:rPr>
        <w:t xml:space="preserve"> </w:t>
      </w:r>
    </w:p>
    <w:p w14:paraId="223C4CA0" w14:textId="77777777" w:rsidR="00707E41" w:rsidRPr="007331F5" w:rsidRDefault="00707E41" w:rsidP="00390F17">
      <w:pPr>
        <w:spacing w:before="120" w:after="120"/>
        <w:rPr>
          <w:color w:val="auto"/>
        </w:rPr>
      </w:pPr>
    </w:p>
    <w:p w14:paraId="32DBC0EA" w14:textId="4C03ACAF" w:rsidR="006E41B4" w:rsidRPr="007331F5" w:rsidRDefault="009D01F4" w:rsidP="00390F17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="00C273FE" w:rsidRPr="007331F5">
        <w:rPr>
          <w:b/>
          <w:color w:val="auto"/>
        </w:rPr>
        <w:t>9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비밀유지</w:t>
      </w:r>
    </w:p>
    <w:p w14:paraId="0DD2DF49" w14:textId="7D2C0E62" w:rsidR="009D01F4" w:rsidRPr="007331F5" w:rsidRDefault="00B73D2A" w:rsidP="00707E41">
      <w:pPr>
        <w:pStyle w:val="a3"/>
        <w:numPr>
          <w:ilvl w:val="0"/>
          <w:numId w:val="8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는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본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계약기간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중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본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계약과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관련하여</w:t>
      </w:r>
      <w:r w:rsidR="009D01F4" w:rsidRPr="007331F5">
        <w:rPr>
          <w:rFonts w:hint="eastAsia"/>
          <w:color w:val="auto"/>
        </w:rPr>
        <w:t xml:space="preserve"> </w:t>
      </w:r>
      <w:proofErr w:type="spellStart"/>
      <w:r w:rsidR="009D01F4" w:rsidRPr="007331F5">
        <w:rPr>
          <w:rFonts w:hint="eastAsia"/>
          <w:color w:val="auto"/>
        </w:rPr>
        <w:t>알게된</w:t>
      </w:r>
      <w:proofErr w:type="spellEnd"/>
      <w:r w:rsidR="009D01F4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</w:t>
      </w:r>
      <w:r w:rsidR="009D01F4" w:rsidRPr="007331F5">
        <w:rPr>
          <w:rFonts w:hint="eastAsia"/>
          <w:color w:val="auto"/>
        </w:rPr>
        <w:t>의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영업비밀</w:t>
      </w:r>
      <w:r w:rsidR="009D01F4" w:rsidRPr="007331F5">
        <w:rPr>
          <w:rFonts w:hint="eastAsia"/>
          <w:color w:val="auto"/>
        </w:rPr>
        <w:t xml:space="preserve">, </w:t>
      </w:r>
      <w:r w:rsidR="009D01F4" w:rsidRPr="007331F5">
        <w:rPr>
          <w:rFonts w:hint="eastAsia"/>
          <w:color w:val="auto"/>
        </w:rPr>
        <w:t>기술정보</w:t>
      </w:r>
      <w:r w:rsidR="009D01F4" w:rsidRPr="007331F5">
        <w:rPr>
          <w:rFonts w:hint="eastAsia"/>
          <w:color w:val="auto"/>
        </w:rPr>
        <w:t xml:space="preserve">, </w:t>
      </w:r>
      <w:r w:rsidR="009D01F4" w:rsidRPr="007331F5">
        <w:rPr>
          <w:rFonts w:hint="eastAsia"/>
          <w:color w:val="auto"/>
        </w:rPr>
        <w:t>자료</w:t>
      </w:r>
      <w:r w:rsidR="009D01F4" w:rsidRPr="007331F5">
        <w:rPr>
          <w:rFonts w:hint="eastAsia"/>
          <w:color w:val="auto"/>
        </w:rPr>
        <w:t>(</w:t>
      </w:r>
      <w:r w:rsidR="009D01F4" w:rsidRPr="007331F5">
        <w:rPr>
          <w:rFonts w:hint="eastAsia"/>
          <w:color w:val="auto"/>
        </w:rPr>
        <w:t>이하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“</w:t>
      </w:r>
      <w:proofErr w:type="spellStart"/>
      <w:r w:rsidR="009D01F4" w:rsidRPr="007331F5">
        <w:rPr>
          <w:rFonts w:hint="eastAsia"/>
          <w:color w:val="auto"/>
        </w:rPr>
        <w:t>비밀정보”라</w:t>
      </w:r>
      <w:proofErr w:type="spellEnd"/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한다</w:t>
      </w:r>
      <w:r w:rsidR="009D01F4" w:rsidRPr="007331F5">
        <w:rPr>
          <w:rFonts w:hint="eastAsia"/>
          <w:color w:val="auto"/>
        </w:rPr>
        <w:t>)</w:t>
      </w:r>
      <w:r w:rsidR="009D01F4" w:rsidRPr="007331F5">
        <w:rPr>
          <w:rFonts w:hint="eastAsia"/>
          <w:color w:val="auto"/>
        </w:rPr>
        <w:t>를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본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계약의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이행</w:t>
      </w:r>
      <w:r w:rsidRPr="007331F5">
        <w:rPr>
          <w:rFonts w:hint="eastAsia"/>
          <w:color w:val="auto"/>
        </w:rPr>
        <w:t>을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위해서만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사용하여야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하고</w:t>
      </w:r>
      <w:r w:rsidR="009D01F4" w:rsidRPr="007331F5">
        <w:rPr>
          <w:rFonts w:hint="eastAsia"/>
          <w:color w:val="auto"/>
        </w:rPr>
        <w:t xml:space="preserve">, </w:t>
      </w:r>
      <w:r w:rsidR="009D01F4" w:rsidRPr="007331F5">
        <w:rPr>
          <w:rFonts w:hint="eastAsia"/>
          <w:color w:val="auto"/>
        </w:rPr>
        <w:t>계약기간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종료와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동시에</w:t>
      </w:r>
      <w:r w:rsidR="009D01F4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</w:t>
      </w:r>
      <w:r w:rsidR="009D01F4" w:rsidRPr="007331F5">
        <w:rPr>
          <w:rFonts w:hint="eastAsia"/>
          <w:color w:val="auto"/>
        </w:rPr>
        <w:t>에게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비밀정보를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모두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반환하여야</w:t>
      </w:r>
      <w:r w:rsidR="009D01F4" w:rsidRPr="007331F5">
        <w:rPr>
          <w:rFonts w:hint="eastAsia"/>
          <w:color w:val="auto"/>
        </w:rPr>
        <w:t xml:space="preserve"> </w:t>
      </w:r>
      <w:r w:rsidR="009D01F4" w:rsidRPr="007331F5">
        <w:rPr>
          <w:rFonts w:hint="eastAsia"/>
          <w:color w:val="auto"/>
        </w:rPr>
        <w:t>한다</w:t>
      </w:r>
      <w:r w:rsidR="009D01F4" w:rsidRPr="007331F5">
        <w:rPr>
          <w:rFonts w:hint="eastAsia"/>
          <w:color w:val="auto"/>
        </w:rPr>
        <w:t>.</w:t>
      </w:r>
    </w:p>
    <w:p w14:paraId="0DE434FA" w14:textId="10EA41B2" w:rsidR="00D46F19" w:rsidRPr="007331F5" w:rsidRDefault="00B73D2A" w:rsidP="00707E41">
      <w:pPr>
        <w:pStyle w:val="a3"/>
        <w:numPr>
          <w:ilvl w:val="0"/>
          <w:numId w:val="8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는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본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계약기간은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물론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계약기간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종료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후에도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비밀정보를</w:t>
      </w:r>
      <w:r w:rsidR="00D46F19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</w:t>
      </w:r>
      <w:r w:rsidR="00D46F19" w:rsidRPr="007331F5">
        <w:rPr>
          <w:rFonts w:hint="eastAsia"/>
          <w:color w:val="auto"/>
        </w:rPr>
        <w:t>의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사전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서면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승낙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없이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제</w:t>
      </w:r>
      <w:r w:rsidR="00D46F19" w:rsidRPr="007331F5">
        <w:rPr>
          <w:rFonts w:hint="eastAsia"/>
          <w:color w:val="auto"/>
        </w:rPr>
        <w:t>3</w:t>
      </w:r>
      <w:r w:rsidR="00D46F19" w:rsidRPr="007331F5">
        <w:rPr>
          <w:rFonts w:hint="eastAsia"/>
          <w:color w:val="auto"/>
        </w:rPr>
        <w:t>자에게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공개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또는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누설하여서는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아니된다</w:t>
      </w:r>
      <w:r w:rsidR="00D46F19" w:rsidRPr="007331F5">
        <w:rPr>
          <w:rFonts w:hint="eastAsia"/>
          <w:color w:val="auto"/>
        </w:rPr>
        <w:t>.</w:t>
      </w:r>
      <w:r w:rsidR="00D46F19" w:rsidRPr="007331F5">
        <w:rPr>
          <w:color w:val="auto"/>
        </w:rPr>
        <w:t xml:space="preserve"> </w:t>
      </w:r>
    </w:p>
    <w:p w14:paraId="0BF99221" w14:textId="0AD1D103" w:rsidR="00D46F19" w:rsidRPr="007331F5" w:rsidRDefault="00B73D2A" w:rsidP="00707E41">
      <w:pPr>
        <w:pStyle w:val="a3"/>
        <w:numPr>
          <w:ilvl w:val="0"/>
          <w:numId w:val="8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는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그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임직원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및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관련자로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하여금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본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조의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의무를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부담하도록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하여야</w:t>
      </w:r>
      <w:r w:rsidR="00D46F19" w:rsidRPr="007331F5">
        <w:rPr>
          <w:rFonts w:hint="eastAsia"/>
          <w:color w:val="auto"/>
        </w:rPr>
        <w:t xml:space="preserve"> </w:t>
      </w:r>
      <w:r w:rsidR="00D46F19" w:rsidRPr="007331F5">
        <w:rPr>
          <w:rFonts w:hint="eastAsia"/>
          <w:color w:val="auto"/>
        </w:rPr>
        <w:t>한다</w:t>
      </w:r>
      <w:r w:rsidR="00D46F19" w:rsidRPr="007331F5">
        <w:rPr>
          <w:rFonts w:hint="eastAsia"/>
          <w:color w:val="auto"/>
        </w:rPr>
        <w:t>.</w:t>
      </w:r>
      <w:r w:rsidR="00D46F19" w:rsidRPr="007331F5">
        <w:rPr>
          <w:color w:val="auto"/>
        </w:rPr>
        <w:t xml:space="preserve"> </w:t>
      </w:r>
    </w:p>
    <w:p w14:paraId="12795B6A" w14:textId="5813A46B" w:rsidR="00D46F19" w:rsidRPr="007331F5" w:rsidRDefault="00D46F19" w:rsidP="00D46F19">
      <w:pPr>
        <w:spacing w:before="120" w:after="120"/>
        <w:rPr>
          <w:color w:val="auto"/>
        </w:rPr>
      </w:pPr>
    </w:p>
    <w:p w14:paraId="049792E3" w14:textId="0DBB0503" w:rsidR="00D46F19" w:rsidRPr="007331F5" w:rsidRDefault="00D46F19" w:rsidP="00D46F19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="00C273FE" w:rsidRPr="007331F5">
        <w:rPr>
          <w:b/>
          <w:color w:val="auto"/>
        </w:rPr>
        <w:t>10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권리의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귀속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등</w:t>
      </w:r>
    </w:p>
    <w:p w14:paraId="16133BED" w14:textId="66B37DC4" w:rsidR="00D46F19" w:rsidRPr="007331F5" w:rsidRDefault="00B73D2A" w:rsidP="009E1FD8">
      <w:pPr>
        <w:pStyle w:val="a3"/>
        <w:numPr>
          <w:ilvl w:val="0"/>
          <w:numId w:val="7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가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작성한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자료</w:t>
      </w:r>
      <w:r w:rsidR="009E1FD8" w:rsidRPr="007331F5">
        <w:rPr>
          <w:rFonts w:hint="eastAsia"/>
          <w:color w:val="auto"/>
        </w:rPr>
        <w:t xml:space="preserve">, </w:t>
      </w:r>
      <w:r w:rsidR="009E1FD8" w:rsidRPr="007331F5">
        <w:rPr>
          <w:rFonts w:hint="eastAsia"/>
          <w:color w:val="auto"/>
        </w:rPr>
        <w:t>게시물</w:t>
      </w:r>
      <w:r w:rsidR="009E1FD8" w:rsidRPr="007331F5">
        <w:rPr>
          <w:rFonts w:hint="eastAsia"/>
          <w:color w:val="auto"/>
        </w:rPr>
        <w:t>,</w:t>
      </w:r>
      <w:r w:rsidR="009E1FD8" w:rsidRPr="007331F5">
        <w:rPr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광고물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등에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대한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권리</w:t>
      </w:r>
      <w:r w:rsidR="009E1FD8" w:rsidRPr="007331F5">
        <w:rPr>
          <w:rFonts w:hint="eastAsia"/>
          <w:color w:val="auto"/>
        </w:rPr>
        <w:t>(</w:t>
      </w:r>
      <w:r w:rsidR="009E1FD8" w:rsidRPr="007331F5">
        <w:rPr>
          <w:rFonts w:hint="eastAsia"/>
          <w:color w:val="auto"/>
        </w:rPr>
        <w:t>소유권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및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저작권</w:t>
      </w:r>
      <w:r w:rsidRPr="007331F5">
        <w:rPr>
          <w:rFonts w:hint="eastAsia"/>
          <w:color w:val="auto"/>
        </w:rPr>
        <w:t>을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비롯한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지식재산권</w:t>
      </w:r>
      <w:r w:rsidR="009E1FD8" w:rsidRPr="007331F5">
        <w:rPr>
          <w:rFonts w:hint="eastAsia"/>
          <w:color w:val="auto"/>
        </w:rPr>
        <w:t>, 2</w:t>
      </w:r>
      <w:r w:rsidR="009E1FD8" w:rsidRPr="007331F5">
        <w:rPr>
          <w:rFonts w:hint="eastAsia"/>
          <w:color w:val="auto"/>
        </w:rPr>
        <w:t>차적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저작물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및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편집저작물</w:t>
      </w:r>
      <w:r w:rsidRPr="007331F5">
        <w:rPr>
          <w:rFonts w:hint="eastAsia"/>
          <w:color w:val="auto"/>
        </w:rPr>
        <w:t>을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작성할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권리를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포함</w:t>
      </w:r>
      <w:r w:rsidR="009E1FD8" w:rsidRPr="007331F5">
        <w:rPr>
          <w:rFonts w:hint="eastAsia"/>
          <w:color w:val="auto"/>
        </w:rPr>
        <w:t>)</w:t>
      </w:r>
      <w:r w:rsidR="009E1FD8" w:rsidRPr="007331F5">
        <w:rPr>
          <w:rFonts w:hint="eastAsia"/>
          <w:color w:val="auto"/>
        </w:rPr>
        <w:t>는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별도의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서면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합의가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없는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한</w:t>
      </w:r>
      <w:r w:rsidR="009E1FD8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</w:t>
      </w:r>
      <w:r w:rsidR="009E1FD8" w:rsidRPr="007331F5">
        <w:rPr>
          <w:rFonts w:hint="eastAsia"/>
          <w:color w:val="auto"/>
        </w:rPr>
        <w:t>에게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전속적으로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귀속된다</w:t>
      </w:r>
      <w:r w:rsidR="009E1FD8" w:rsidRPr="007331F5">
        <w:rPr>
          <w:rFonts w:hint="eastAsia"/>
          <w:color w:val="auto"/>
        </w:rPr>
        <w:t>.</w:t>
      </w:r>
    </w:p>
    <w:p w14:paraId="32785FA3" w14:textId="1DC83744" w:rsidR="009E1FD8" w:rsidRPr="007331F5" w:rsidRDefault="00B73D2A" w:rsidP="009E1FD8">
      <w:pPr>
        <w:pStyle w:val="a3"/>
        <w:numPr>
          <w:ilvl w:val="0"/>
          <w:numId w:val="7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는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작성한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자료</w:t>
      </w:r>
      <w:r w:rsidR="009E1FD8" w:rsidRPr="007331F5">
        <w:rPr>
          <w:rFonts w:hint="eastAsia"/>
          <w:color w:val="auto"/>
        </w:rPr>
        <w:t>,</w:t>
      </w:r>
      <w:r w:rsidR="009E1FD8" w:rsidRPr="007331F5">
        <w:rPr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게시물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등이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제</w:t>
      </w:r>
      <w:r w:rsidR="009E1FD8" w:rsidRPr="007331F5">
        <w:rPr>
          <w:rFonts w:hint="eastAsia"/>
          <w:color w:val="auto"/>
        </w:rPr>
        <w:t>3</w:t>
      </w:r>
      <w:r w:rsidR="009E1FD8" w:rsidRPr="007331F5">
        <w:rPr>
          <w:rFonts w:hint="eastAsia"/>
          <w:color w:val="auto"/>
        </w:rPr>
        <w:t>자의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저작권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등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지식재산권</w:t>
      </w:r>
      <w:r w:rsidRPr="007331F5">
        <w:rPr>
          <w:rFonts w:hint="eastAsia"/>
          <w:color w:val="auto"/>
        </w:rPr>
        <w:t>을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침해하지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않음</w:t>
      </w:r>
      <w:r w:rsidRPr="007331F5">
        <w:rPr>
          <w:rFonts w:hint="eastAsia"/>
          <w:color w:val="auto"/>
        </w:rPr>
        <w:t>을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보장하며</w:t>
      </w:r>
      <w:r w:rsidR="009E1FD8" w:rsidRPr="007331F5">
        <w:rPr>
          <w:rFonts w:hint="eastAsia"/>
          <w:color w:val="auto"/>
        </w:rPr>
        <w:t>,</w:t>
      </w:r>
      <w:r w:rsidR="009E1FD8" w:rsidRPr="007331F5">
        <w:rPr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이와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관련하여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제</w:t>
      </w:r>
      <w:r w:rsidR="009E1FD8" w:rsidRPr="007331F5">
        <w:rPr>
          <w:rFonts w:hint="eastAsia"/>
          <w:color w:val="auto"/>
        </w:rPr>
        <w:t>3</w:t>
      </w:r>
      <w:r w:rsidR="009E1FD8" w:rsidRPr="007331F5">
        <w:rPr>
          <w:rFonts w:hint="eastAsia"/>
          <w:color w:val="auto"/>
        </w:rPr>
        <w:t>자가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이의를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제기하여</w:t>
      </w:r>
      <w:r w:rsidR="009E1FD8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</w:t>
      </w:r>
      <w:r w:rsidR="009E1FD8" w:rsidRPr="007331F5">
        <w:rPr>
          <w:rFonts w:hint="eastAsia"/>
          <w:color w:val="auto"/>
        </w:rPr>
        <w:t>에게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손해가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발생할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경우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이를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배상하여야</w:t>
      </w:r>
      <w:r w:rsidR="009E1FD8" w:rsidRPr="007331F5">
        <w:rPr>
          <w:rFonts w:hint="eastAsia"/>
          <w:color w:val="auto"/>
        </w:rPr>
        <w:t xml:space="preserve"> </w:t>
      </w:r>
      <w:r w:rsidR="009E1FD8" w:rsidRPr="007331F5">
        <w:rPr>
          <w:rFonts w:hint="eastAsia"/>
          <w:color w:val="auto"/>
        </w:rPr>
        <w:t>한다</w:t>
      </w:r>
      <w:r w:rsidR="009E1FD8" w:rsidRPr="007331F5">
        <w:rPr>
          <w:rFonts w:hint="eastAsia"/>
          <w:color w:val="auto"/>
        </w:rPr>
        <w:t>.</w:t>
      </w:r>
      <w:r w:rsidR="009E1FD8" w:rsidRPr="007331F5">
        <w:rPr>
          <w:color w:val="auto"/>
        </w:rPr>
        <w:t xml:space="preserve"> </w:t>
      </w:r>
    </w:p>
    <w:p w14:paraId="64BF3E3B" w14:textId="1338E84A" w:rsidR="009E1FD8" w:rsidRPr="007331F5" w:rsidRDefault="009E1FD8" w:rsidP="00D46F19">
      <w:pPr>
        <w:spacing w:before="120" w:after="120"/>
        <w:rPr>
          <w:color w:val="auto"/>
        </w:rPr>
      </w:pPr>
    </w:p>
    <w:p w14:paraId="093412F6" w14:textId="7A822B69" w:rsidR="00F97EAA" w:rsidRPr="007331F5" w:rsidRDefault="00F97EAA" w:rsidP="00D46F19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="00707E41" w:rsidRPr="007331F5">
        <w:rPr>
          <w:b/>
          <w:color w:val="auto"/>
        </w:rPr>
        <w:t>1</w:t>
      </w:r>
      <w:r w:rsidR="00C273FE" w:rsidRPr="007331F5">
        <w:rPr>
          <w:b/>
          <w:color w:val="auto"/>
        </w:rPr>
        <w:t>1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계약의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변경</w:t>
      </w:r>
    </w:p>
    <w:p w14:paraId="5ABE06DB" w14:textId="4D654042" w:rsidR="00F97EAA" w:rsidRPr="007331F5" w:rsidRDefault="00F97EAA" w:rsidP="00D46F19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내용은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양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당사자의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사전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서면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합의를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통해서만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변경할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있으며</w:t>
      </w:r>
      <w:r w:rsidRPr="007331F5">
        <w:rPr>
          <w:rFonts w:hint="eastAsia"/>
          <w:color w:val="auto"/>
        </w:rPr>
        <w:t>,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변경계약서는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우선하여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효력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가진다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097FE040" w14:textId="09CA9F31" w:rsidR="00C145DE" w:rsidRPr="007331F5" w:rsidRDefault="00C145DE" w:rsidP="00D46F19">
      <w:pPr>
        <w:spacing w:before="120" w:after="120"/>
        <w:rPr>
          <w:color w:val="auto"/>
        </w:rPr>
      </w:pPr>
    </w:p>
    <w:p w14:paraId="3D49C729" w14:textId="1629054F" w:rsidR="00C145DE" w:rsidRPr="007331F5" w:rsidRDefault="00C145DE" w:rsidP="00D46F19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lastRenderedPageBreak/>
        <w:t>제</w:t>
      </w:r>
      <w:r w:rsidRPr="007331F5">
        <w:rPr>
          <w:rFonts w:hint="eastAsia"/>
          <w:b/>
          <w:color w:val="auto"/>
        </w:rPr>
        <w:t>1</w:t>
      </w:r>
      <w:r w:rsidR="00C273FE" w:rsidRPr="007331F5">
        <w:rPr>
          <w:b/>
          <w:color w:val="auto"/>
        </w:rPr>
        <w:t>2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양도의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제한</w:t>
      </w:r>
    </w:p>
    <w:p w14:paraId="48C491B3" w14:textId="4F3A28EA" w:rsidR="00C145DE" w:rsidRPr="007331F5" w:rsidRDefault="00C145DE" w:rsidP="00D46F19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당사자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일방은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계약상의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권리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의무에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상대방의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사전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서면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동의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없이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3</w:t>
      </w:r>
      <w:r w:rsidRPr="007331F5">
        <w:rPr>
          <w:rFonts w:hint="eastAsia"/>
          <w:color w:val="auto"/>
        </w:rPr>
        <w:t>자에게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양도</w:t>
      </w:r>
      <w:r w:rsidRPr="007331F5">
        <w:rPr>
          <w:rFonts w:hint="eastAsia"/>
          <w:color w:val="auto"/>
        </w:rPr>
        <w:t>,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이전</w:t>
      </w:r>
      <w:r w:rsidRPr="007331F5">
        <w:rPr>
          <w:rFonts w:hint="eastAsia"/>
          <w:color w:val="auto"/>
        </w:rPr>
        <w:t>,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담보제공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등의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일체의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처분행위를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없다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0540892E" w14:textId="17DB59F8" w:rsidR="00A979D6" w:rsidRPr="007331F5" w:rsidRDefault="00A979D6" w:rsidP="00D46F19">
      <w:pPr>
        <w:spacing w:before="120" w:after="120"/>
        <w:rPr>
          <w:color w:val="auto"/>
        </w:rPr>
      </w:pPr>
    </w:p>
    <w:p w14:paraId="551731AB" w14:textId="014E5FCD" w:rsidR="00A979D6" w:rsidRPr="007331F5" w:rsidRDefault="00A979D6" w:rsidP="00D46F19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Pr="007331F5">
        <w:rPr>
          <w:rFonts w:hint="eastAsia"/>
          <w:b/>
          <w:color w:val="auto"/>
        </w:rPr>
        <w:t>1</w:t>
      </w:r>
      <w:r w:rsidR="00C273FE" w:rsidRPr="007331F5">
        <w:rPr>
          <w:b/>
          <w:color w:val="auto"/>
        </w:rPr>
        <w:t>3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불가항력</w:t>
      </w:r>
    </w:p>
    <w:p w14:paraId="7CEC5E65" w14:textId="578402DB" w:rsidR="00A979D6" w:rsidRPr="007331F5" w:rsidRDefault="00B73D2A" w:rsidP="00D46F19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광고주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또는</w:t>
      </w:r>
      <w:r w:rsidR="00A979D6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</w:t>
      </w:r>
      <w:r w:rsidRPr="007331F5">
        <w:rPr>
          <w:color w:val="auto"/>
        </w:rPr>
        <w:t>는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천재지변</w:t>
      </w:r>
      <w:r w:rsidR="00A979D6" w:rsidRPr="007331F5">
        <w:rPr>
          <w:rFonts w:hint="eastAsia"/>
          <w:color w:val="auto"/>
        </w:rPr>
        <w:t xml:space="preserve">, </w:t>
      </w:r>
      <w:r w:rsidR="00A979D6" w:rsidRPr="007331F5">
        <w:rPr>
          <w:rFonts w:hint="eastAsia"/>
          <w:color w:val="auto"/>
        </w:rPr>
        <w:t>폭동</w:t>
      </w:r>
      <w:r w:rsidR="00A979D6" w:rsidRPr="007331F5">
        <w:rPr>
          <w:rFonts w:hint="eastAsia"/>
          <w:color w:val="auto"/>
        </w:rPr>
        <w:t xml:space="preserve">, </w:t>
      </w:r>
      <w:r w:rsidR="00A979D6" w:rsidRPr="007331F5">
        <w:rPr>
          <w:rFonts w:hint="eastAsia"/>
          <w:color w:val="auto"/>
        </w:rPr>
        <w:t>전쟁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등과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같은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불가항력으로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인한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계약상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의무의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불이행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또는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이행지체에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대하여는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상대방에게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책임</w:t>
      </w:r>
      <w:r w:rsidRPr="007331F5">
        <w:rPr>
          <w:rFonts w:hint="eastAsia"/>
          <w:color w:val="auto"/>
        </w:rPr>
        <w:t>을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부담하지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아니한다</w:t>
      </w:r>
      <w:r w:rsidR="00A979D6" w:rsidRPr="007331F5">
        <w:rPr>
          <w:rFonts w:hint="eastAsia"/>
          <w:color w:val="auto"/>
        </w:rPr>
        <w:t xml:space="preserve">. </w:t>
      </w:r>
      <w:r w:rsidR="00A979D6" w:rsidRPr="007331F5">
        <w:rPr>
          <w:rFonts w:hint="eastAsia"/>
          <w:color w:val="auto"/>
        </w:rPr>
        <w:t>단</w:t>
      </w:r>
      <w:r w:rsidR="00A979D6" w:rsidRPr="007331F5">
        <w:rPr>
          <w:rFonts w:hint="eastAsia"/>
          <w:color w:val="auto"/>
        </w:rPr>
        <w:t xml:space="preserve">, </w:t>
      </w:r>
      <w:r w:rsidR="00A979D6" w:rsidRPr="007331F5">
        <w:rPr>
          <w:rFonts w:hint="eastAsia"/>
          <w:color w:val="auto"/>
        </w:rPr>
        <w:t>코로나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등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전염병으로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인한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정부의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규제는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불가항력에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포함되지</w:t>
      </w:r>
      <w:r w:rsidR="00A979D6" w:rsidRPr="007331F5">
        <w:rPr>
          <w:rFonts w:hint="eastAsia"/>
          <w:color w:val="auto"/>
        </w:rPr>
        <w:t xml:space="preserve"> </w:t>
      </w:r>
      <w:r w:rsidR="00A979D6" w:rsidRPr="007331F5">
        <w:rPr>
          <w:rFonts w:hint="eastAsia"/>
          <w:color w:val="auto"/>
        </w:rPr>
        <w:t>않는다</w:t>
      </w:r>
      <w:r w:rsidR="00A979D6" w:rsidRPr="007331F5">
        <w:rPr>
          <w:rFonts w:hint="eastAsia"/>
          <w:color w:val="auto"/>
        </w:rPr>
        <w:t>.</w:t>
      </w:r>
    </w:p>
    <w:p w14:paraId="37332C6C" w14:textId="413BEAC6" w:rsidR="00A979D6" w:rsidRPr="007331F5" w:rsidRDefault="00A979D6" w:rsidP="00D46F19">
      <w:pPr>
        <w:spacing w:before="120" w:after="120"/>
        <w:rPr>
          <w:color w:val="auto"/>
        </w:rPr>
      </w:pPr>
    </w:p>
    <w:p w14:paraId="32AA88F8" w14:textId="2D684A44" w:rsidR="00A979D6" w:rsidRPr="007331F5" w:rsidRDefault="00A979D6" w:rsidP="00D46F19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Pr="007331F5">
        <w:rPr>
          <w:rFonts w:hint="eastAsia"/>
          <w:b/>
          <w:color w:val="auto"/>
        </w:rPr>
        <w:t>1</w:t>
      </w:r>
      <w:r w:rsidR="00C273FE" w:rsidRPr="007331F5">
        <w:rPr>
          <w:b/>
          <w:color w:val="auto"/>
        </w:rPr>
        <w:t>4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계약의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해지</w:t>
      </w:r>
    </w:p>
    <w:p w14:paraId="718E46D5" w14:textId="2663414C" w:rsidR="00A979D6" w:rsidRPr="007331F5" w:rsidRDefault="00A979D6" w:rsidP="00A979D6">
      <w:pPr>
        <w:pStyle w:val="a3"/>
        <w:numPr>
          <w:ilvl w:val="0"/>
          <w:numId w:val="9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당사자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일방은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상대방에게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다음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각호의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사유가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발생하는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상대방에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서면통지로써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즉시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해지할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있다</w:t>
      </w:r>
      <w:r w:rsidRPr="007331F5">
        <w:rPr>
          <w:rFonts w:hint="eastAsia"/>
          <w:color w:val="auto"/>
        </w:rPr>
        <w:t>.</w:t>
      </w:r>
    </w:p>
    <w:p w14:paraId="1993CD5C" w14:textId="77777777" w:rsidR="00A979D6" w:rsidRPr="007331F5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상대방의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해산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청산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파산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회생신청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및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유사한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절차의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신청이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</w:p>
    <w:p w14:paraId="4B1B6696" w14:textId="23938917" w:rsidR="00A979D6" w:rsidRPr="007331F5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발행한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어음이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부도처분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받은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</w:p>
    <w:p w14:paraId="637AE2CF" w14:textId="20FBF1B2" w:rsidR="00A979D6" w:rsidRPr="007331F5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(</w:t>
      </w:r>
      <w:r w:rsidRPr="007331F5">
        <w:rPr>
          <w:rFonts w:hint="eastAsia"/>
          <w:color w:val="auto"/>
        </w:rPr>
        <w:t>가</w:t>
      </w:r>
      <w:r w:rsidRPr="007331F5">
        <w:rPr>
          <w:rFonts w:hint="eastAsia"/>
          <w:color w:val="auto"/>
        </w:rPr>
        <w:t>)</w:t>
      </w:r>
      <w:r w:rsidRPr="007331F5">
        <w:rPr>
          <w:rFonts w:hint="eastAsia"/>
          <w:color w:val="auto"/>
        </w:rPr>
        <w:t>압류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가처분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강제집행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체납처분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유사한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처분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받는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등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재정적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상태가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악화되어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상대방에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의하여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유지가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어렵다고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판단되는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</w:p>
    <w:p w14:paraId="08AEA362" w14:textId="6EEB47E2" w:rsidR="00A979D6" w:rsidRPr="007331F5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행정관청으로부터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영업정지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영업취소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등의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처분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받아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이행할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없음이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객관적으로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명백한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</w:p>
    <w:p w14:paraId="0358176D" w14:textId="595163CD" w:rsidR="00A979D6" w:rsidRPr="007331F5" w:rsidRDefault="00A979D6" w:rsidP="00A979D6">
      <w:pPr>
        <w:pStyle w:val="a3"/>
        <w:numPr>
          <w:ilvl w:val="0"/>
          <w:numId w:val="10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상대방의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명예와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이미지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등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손상시키는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행위를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통해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상대방에게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회복할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없는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손해를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끼친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</w:p>
    <w:p w14:paraId="065EE583" w14:textId="62CD76AF" w:rsidR="00A979D6" w:rsidRPr="007331F5" w:rsidRDefault="00A979D6" w:rsidP="00A979D6">
      <w:pPr>
        <w:pStyle w:val="a3"/>
        <w:numPr>
          <w:ilvl w:val="0"/>
          <w:numId w:val="9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당사자는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상대방이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계약상의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의무를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위반할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rFonts w:hint="eastAsia"/>
          <w:color w:val="auto"/>
        </w:rPr>
        <w:t xml:space="preserve"> 14</w:t>
      </w:r>
      <w:r w:rsidRPr="007331F5">
        <w:rPr>
          <w:rFonts w:hint="eastAsia"/>
          <w:color w:val="auto"/>
        </w:rPr>
        <w:t>일의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기간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정하여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시정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최고한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후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동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기간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상대방이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계약상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의무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위반사항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시정하지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않는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상대방에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서면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통지를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통해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해지할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있다</w:t>
      </w:r>
      <w:r w:rsidRPr="007331F5">
        <w:rPr>
          <w:rFonts w:hint="eastAsia"/>
          <w:color w:val="auto"/>
        </w:rPr>
        <w:t>.</w:t>
      </w:r>
    </w:p>
    <w:p w14:paraId="27E5FEBC" w14:textId="773CDD80" w:rsidR="002E73B8" w:rsidRPr="007331F5" w:rsidRDefault="002E73B8" w:rsidP="002E73B8">
      <w:pPr>
        <w:spacing w:before="120" w:after="120"/>
        <w:rPr>
          <w:color w:val="auto"/>
        </w:rPr>
      </w:pPr>
    </w:p>
    <w:p w14:paraId="7B05ACC8" w14:textId="3686A471" w:rsidR="002E73B8" w:rsidRPr="007331F5" w:rsidRDefault="002E73B8" w:rsidP="002E73B8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Pr="007331F5">
        <w:rPr>
          <w:rFonts w:hint="eastAsia"/>
          <w:b/>
          <w:color w:val="auto"/>
        </w:rPr>
        <w:t>1</w:t>
      </w:r>
      <w:r w:rsidR="00C273FE" w:rsidRPr="007331F5">
        <w:rPr>
          <w:b/>
          <w:color w:val="auto"/>
        </w:rPr>
        <w:t>5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손해배상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등</w:t>
      </w:r>
    </w:p>
    <w:p w14:paraId="23C27982" w14:textId="04B8969B" w:rsidR="002E73B8" w:rsidRPr="007331F5" w:rsidRDefault="002E73B8" w:rsidP="002E73B8">
      <w:pPr>
        <w:pStyle w:val="a3"/>
        <w:numPr>
          <w:ilvl w:val="0"/>
          <w:numId w:val="12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t>당사자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일방이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고의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과실로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위반하여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상대방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3</w:t>
      </w:r>
      <w:r w:rsidRPr="007331F5">
        <w:rPr>
          <w:rFonts w:hint="eastAsia"/>
          <w:color w:val="auto"/>
        </w:rPr>
        <w:t>자에게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손해가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발생한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경우에는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귀책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사유가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당사자가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즉시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손해를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배상해야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한다</w:t>
      </w:r>
      <w:r w:rsidRPr="007331F5">
        <w:rPr>
          <w:rFonts w:hint="eastAsia"/>
          <w:color w:val="auto"/>
        </w:rPr>
        <w:t xml:space="preserve">. </w:t>
      </w:r>
      <w:r w:rsidRPr="007331F5">
        <w:rPr>
          <w:rFonts w:hint="eastAsia"/>
          <w:color w:val="auto"/>
        </w:rPr>
        <w:t>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무책당사자는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손해확대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방지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및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손해배상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위해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적절한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조치를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취할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있으며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이로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인해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발생한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비용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귀책당사자에게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구상할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있다</w:t>
      </w:r>
      <w:r w:rsidRPr="007331F5">
        <w:rPr>
          <w:rFonts w:hint="eastAsia"/>
          <w:color w:val="auto"/>
        </w:rPr>
        <w:t>.</w:t>
      </w:r>
    </w:p>
    <w:p w14:paraId="76BC3130" w14:textId="22B35483" w:rsidR="002E73B8" w:rsidRPr="007331F5" w:rsidRDefault="00B73D2A" w:rsidP="002E73B8">
      <w:pPr>
        <w:pStyle w:val="a3"/>
        <w:numPr>
          <w:ilvl w:val="0"/>
          <w:numId w:val="12"/>
        </w:numPr>
        <w:spacing w:before="120" w:after="120"/>
        <w:ind w:leftChars="0"/>
        <w:rPr>
          <w:color w:val="auto"/>
        </w:rPr>
      </w:pPr>
      <w:r w:rsidRPr="007331F5">
        <w:rPr>
          <w:rFonts w:hint="eastAsia"/>
          <w:color w:val="auto"/>
        </w:rPr>
        <w:lastRenderedPageBreak/>
        <w:t>대행사</w:t>
      </w:r>
      <w:r w:rsidRPr="007331F5">
        <w:rPr>
          <w:color w:val="auto"/>
        </w:rPr>
        <w:t>가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정당한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사유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없이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본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계약</w:t>
      </w:r>
      <w:r w:rsidRPr="007331F5">
        <w:rPr>
          <w:rFonts w:hint="eastAsia"/>
          <w:color w:val="auto"/>
        </w:rPr>
        <w:t>을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위반한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경우에는</w:t>
      </w:r>
      <w:r w:rsidR="002E73B8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광고주</w:t>
      </w:r>
      <w:r w:rsidRPr="007331F5">
        <w:rPr>
          <w:color w:val="auto"/>
        </w:rPr>
        <w:t>는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이로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발생한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손해를</w:t>
      </w:r>
      <w:r w:rsidR="002E73B8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</w:t>
      </w:r>
      <w:r w:rsidR="002E73B8" w:rsidRPr="007331F5">
        <w:rPr>
          <w:rFonts w:hint="eastAsia"/>
          <w:color w:val="auto"/>
        </w:rPr>
        <w:t>에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대한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별도의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의사표시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없이</w:t>
      </w:r>
      <w:r w:rsidR="002E73B8"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대행사</w:t>
      </w:r>
      <w:r w:rsidR="002E73B8" w:rsidRPr="007331F5">
        <w:rPr>
          <w:rFonts w:hint="eastAsia"/>
          <w:color w:val="auto"/>
        </w:rPr>
        <w:t>에게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장래에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지급하여야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할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금액에서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공제하여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지급할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수</w:t>
      </w:r>
      <w:r w:rsidR="002E73B8" w:rsidRPr="007331F5">
        <w:rPr>
          <w:rFonts w:hint="eastAsia"/>
          <w:color w:val="auto"/>
        </w:rPr>
        <w:t xml:space="preserve"> </w:t>
      </w:r>
      <w:r w:rsidR="002E73B8" w:rsidRPr="007331F5">
        <w:rPr>
          <w:rFonts w:hint="eastAsia"/>
          <w:color w:val="auto"/>
        </w:rPr>
        <w:t>있다</w:t>
      </w:r>
      <w:r w:rsidR="002E73B8" w:rsidRPr="007331F5">
        <w:rPr>
          <w:rFonts w:hint="eastAsia"/>
          <w:color w:val="auto"/>
        </w:rPr>
        <w:t>.</w:t>
      </w:r>
      <w:r w:rsidR="002E73B8" w:rsidRPr="007331F5">
        <w:rPr>
          <w:color w:val="auto"/>
        </w:rPr>
        <w:t xml:space="preserve"> </w:t>
      </w:r>
    </w:p>
    <w:p w14:paraId="2CB7EAC9" w14:textId="77777777" w:rsidR="002E73B8" w:rsidRPr="007331F5" w:rsidRDefault="002E73B8" w:rsidP="002E73B8">
      <w:pPr>
        <w:spacing w:before="120" w:after="120"/>
        <w:rPr>
          <w:color w:val="auto"/>
        </w:rPr>
      </w:pPr>
    </w:p>
    <w:p w14:paraId="26B6EDAC" w14:textId="70596C94" w:rsidR="002E73B8" w:rsidRPr="007331F5" w:rsidRDefault="002E73B8" w:rsidP="002E73B8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Pr="007331F5">
        <w:rPr>
          <w:rFonts w:hint="eastAsia"/>
          <w:b/>
          <w:color w:val="auto"/>
        </w:rPr>
        <w:t>1</w:t>
      </w:r>
      <w:r w:rsidR="00C273FE" w:rsidRPr="007331F5">
        <w:rPr>
          <w:b/>
          <w:color w:val="auto"/>
        </w:rPr>
        <w:t>6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기타</w:t>
      </w:r>
    </w:p>
    <w:p w14:paraId="52C8B25B" w14:textId="77777777" w:rsidR="002E73B8" w:rsidRPr="007331F5" w:rsidRDefault="002E73B8" w:rsidP="002E73B8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본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계약조항에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관하여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해석상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차이가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있는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color w:val="auto"/>
        </w:rPr>
        <w:t xml:space="preserve">, </w:t>
      </w:r>
      <w:r w:rsidRPr="007331F5">
        <w:rPr>
          <w:rFonts w:hint="eastAsia"/>
          <w:color w:val="auto"/>
        </w:rPr>
        <w:t>규정되지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아니한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부분이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있는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그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의미가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불명확한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양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당사자는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협의로써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해결하고</w:t>
      </w:r>
      <w:r w:rsidRPr="007331F5">
        <w:rPr>
          <w:color w:val="auto"/>
        </w:rPr>
        <w:t xml:space="preserve">, </w:t>
      </w:r>
      <w:r w:rsidRPr="007331F5">
        <w:rPr>
          <w:rFonts w:hint="eastAsia"/>
          <w:color w:val="auto"/>
        </w:rPr>
        <w:t>그렇지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아니하는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민법</w:t>
      </w:r>
      <w:r w:rsidRPr="007331F5">
        <w:rPr>
          <w:color w:val="auto"/>
        </w:rPr>
        <w:t>∙</w:t>
      </w:r>
      <w:r w:rsidRPr="007331F5">
        <w:rPr>
          <w:rFonts w:hint="eastAsia"/>
          <w:color w:val="auto"/>
        </w:rPr>
        <w:t>상법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등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관련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법규에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따른다</w:t>
      </w:r>
      <w:r w:rsidRPr="007331F5">
        <w:rPr>
          <w:color w:val="auto"/>
        </w:rPr>
        <w:t>.</w:t>
      </w:r>
    </w:p>
    <w:p w14:paraId="786F22D9" w14:textId="77777777" w:rsidR="002E73B8" w:rsidRPr="007331F5" w:rsidRDefault="002E73B8" w:rsidP="002E73B8">
      <w:pPr>
        <w:spacing w:before="120" w:after="120"/>
        <w:rPr>
          <w:color w:val="auto"/>
        </w:rPr>
      </w:pPr>
    </w:p>
    <w:p w14:paraId="5A98DE35" w14:textId="7E5CC3A1" w:rsidR="002E73B8" w:rsidRPr="007331F5" w:rsidRDefault="002E73B8" w:rsidP="002E73B8">
      <w:pPr>
        <w:spacing w:before="120" w:after="120"/>
        <w:rPr>
          <w:b/>
          <w:color w:val="auto"/>
        </w:rPr>
      </w:pPr>
      <w:r w:rsidRPr="007331F5">
        <w:rPr>
          <w:rFonts w:hint="eastAsia"/>
          <w:b/>
          <w:color w:val="auto"/>
        </w:rPr>
        <w:t>제</w:t>
      </w:r>
      <w:r w:rsidRPr="007331F5">
        <w:rPr>
          <w:rFonts w:hint="eastAsia"/>
          <w:b/>
          <w:color w:val="auto"/>
        </w:rPr>
        <w:t>1</w:t>
      </w:r>
      <w:r w:rsidR="00C273FE" w:rsidRPr="007331F5">
        <w:rPr>
          <w:b/>
          <w:color w:val="auto"/>
        </w:rPr>
        <w:t>7</w:t>
      </w:r>
      <w:r w:rsidRPr="007331F5">
        <w:rPr>
          <w:rFonts w:hint="eastAsia"/>
          <w:b/>
          <w:color w:val="auto"/>
        </w:rPr>
        <w:t>조</w:t>
      </w:r>
      <w:r w:rsidRPr="007331F5">
        <w:rPr>
          <w:rFonts w:hint="eastAsia"/>
          <w:b/>
          <w:color w:val="auto"/>
        </w:rPr>
        <w:t xml:space="preserve"> </w:t>
      </w:r>
      <w:r w:rsidRPr="007331F5">
        <w:rPr>
          <w:rFonts w:hint="eastAsia"/>
          <w:b/>
          <w:color w:val="auto"/>
        </w:rPr>
        <w:t>분쟁해결</w:t>
      </w:r>
      <w:r w:rsidRPr="007331F5">
        <w:rPr>
          <w:rFonts w:hint="eastAsia"/>
          <w:b/>
          <w:color w:val="auto"/>
        </w:rPr>
        <w:t xml:space="preserve"> </w:t>
      </w:r>
    </w:p>
    <w:p w14:paraId="1A7BA650" w14:textId="3FA2741C" w:rsidR="00EB097A" w:rsidRPr="007331F5" w:rsidRDefault="002E73B8" w:rsidP="002E73B8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해석이나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이행에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관하여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양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당사자간에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의견차이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분쟁이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발생하는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양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당사자는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원만한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합의를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통해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해결함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원칙으로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하며</w:t>
      </w:r>
      <w:r w:rsidRPr="007331F5">
        <w:rPr>
          <w:rFonts w:hint="eastAsia"/>
          <w:color w:val="auto"/>
        </w:rPr>
        <w:t xml:space="preserve">, </w:t>
      </w:r>
      <w:r w:rsidRPr="007331F5">
        <w:rPr>
          <w:rFonts w:hint="eastAsia"/>
          <w:color w:val="auto"/>
        </w:rPr>
        <w:t>합의가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이루어지지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아니한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경우에는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서울중앙지방법원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제</w:t>
      </w:r>
      <w:r w:rsidRPr="007331F5">
        <w:rPr>
          <w:rFonts w:hint="eastAsia"/>
          <w:color w:val="auto"/>
        </w:rPr>
        <w:t>1</w:t>
      </w:r>
      <w:r w:rsidRPr="007331F5">
        <w:rPr>
          <w:rFonts w:hint="eastAsia"/>
          <w:color w:val="auto"/>
        </w:rPr>
        <w:t>심의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전속적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합의관할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법원으로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하여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소송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통해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분쟁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해결한다</w:t>
      </w:r>
      <w:r w:rsidRPr="007331F5">
        <w:rPr>
          <w:rFonts w:hint="eastAsia"/>
          <w:color w:val="auto"/>
        </w:rPr>
        <w:t>.</w:t>
      </w:r>
    </w:p>
    <w:p w14:paraId="01937D30" w14:textId="77777777" w:rsidR="00EB097A" w:rsidRPr="007331F5" w:rsidRDefault="00EB097A" w:rsidP="002E73B8">
      <w:pPr>
        <w:spacing w:before="120" w:after="120"/>
        <w:rPr>
          <w:color w:val="auto"/>
        </w:rPr>
      </w:pPr>
    </w:p>
    <w:p w14:paraId="45662C5E" w14:textId="354AE517" w:rsidR="002E73B8" w:rsidRPr="007331F5" w:rsidRDefault="002E73B8" w:rsidP="002E73B8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상기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내용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확인</w:t>
      </w:r>
      <w:r w:rsidRPr="007331F5">
        <w:rPr>
          <w:rFonts w:hint="eastAsia"/>
          <w:color w:val="auto"/>
        </w:rPr>
        <w:t>,</w:t>
      </w:r>
      <w:r w:rsidRPr="007331F5">
        <w:rPr>
          <w:color w:val="auto"/>
        </w:rPr>
        <w:t xml:space="preserve"> </w:t>
      </w:r>
      <w:r w:rsidRPr="007331F5">
        <w:rPr>
          <w:rFonts w:hint="eastAsia"/>
          <w:color w:val="auto"/>
        </w:rPr>
        <w:t>증명하기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위하여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계약서</w:t>
      </w:r>
      <w:r w:rsidRPr="007331F5">
        <w:rPr>
          <w:rFonts w:hint="eastAsia"/>
          <w:color w:val="auto"/>
        </w:rPr>
        <w:t xml:space="preserve"> </w:t>
      </w:r>
      <w:r w:rsidRPr="007331F5">
        <w:rPr>
          <w:color w:val="auto"/>
        </w:rPr>
        <w:t>2</w:t>
      </w:r>
      <w:r w:rsidRPr="007331F5">
        <w:rPr>
          <w:rFonts w:hint="eastAsia"/>
          <w:color w:val="auto"/>
        </w:rPr>
        <w:t>통</w:t>
      </w:r>
      <w:r w:rsidR="00B73D2A" w:rsidRPr="007331F5">
        <w:rPr>
          <w:rFonts w:hint="eastAsia"/>
          <w:color w:val="auto"/>
        </w:rPr>
        <w:t>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작성하여</w:t>
      </w:r>
      <w:r w:rsidRPr="007331F5">
        <w:rPr>
          <w:rFonts w:hint="eastAsia"/>
          <w:color w:val="auto"/>
        </w:rPr>
        <w:t xml:space="preserve"> </w:t>
      </w:r>
      <w:r w:rsidR="006D22F8" w:rsidRPr="007331F5">
        <w:rPr>
          <w:rFonts w:hint="eastAsia"/>
          <w:color w:val="auto"/>
        </w:rPr>
        <w:t>광고주와</w:t>
      </w:r>
      <w:r w:rsidR="006D22F8" w:rsidRPr="007331F5">
        <w:rPr>
          <w:rFonts w:hint="eastAsia"/>
          <w:color w:val="auto"/>
        </w:rPr>
        <w:t xml:space="preserve"> </w:t>
      </w:r>
      <w:r w:rsidR="006D22F8" w:rsidRPr="007331F5">
        <w:rPr>
          <w:rFonts w:hint="eastAsia"/>
          <w:color w:val="auto"/>
        </w:rPr>
        <w:t>대행사가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서명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또는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날인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후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각각</w:t>
      </w:r>
      <w:r w:rsidRPr="007331F5">
        <w:rPr>
          <w:rFonts w:hint="eastAsia"/>
          <w:color w:val="auto"/>
        </w:rPr>
        <w:t xml:space="preserve"> </w:t>
      </w:r>
      <w:r w:rsidRPr="007331F5">
        <w:rPr>
          <w:color w:val="auto"/>
        </w:rPr>
        <w:t>1</w:t>
      </w:r>
      <w:r w:rsidRPr="007331F5">
        <w:rPr>
          <w:rFonts w:hint="eastAsia"/>
          <w:color w:val="auto"/>
        </w:rPr>
        <w:t>부씩</w:t>
      </w:r>
      <w:r w:rsidRPr="007331F5">
        <w:rPr>
          <w:rFonts w:hint="eastAsia"/>
          <w:color w:val="auto"/>
        </w:rPr>
        <w:t xml:space="preserve"> </w:t>
      </w:r>
      <w:r w:rsidRPr="007331F5">
        <w:rPr>
          <w:rFonts w:hint="eastAsia"/>
          <w:color w:val="auto"/>
        </w:rPr>
        <w:t>보관한다</w:t>
      </w:r>
      <w:r w:rsidRPr="007331F5">
        <w:rPr>
          <w:rFonts w:hint="eastAsia"/>
          <w:color w:val="auto"/>
        </w:rPr>
        <w:t>.</w:t>
      </w:r>
      <w:r w:rsidRPr="007331F5">
        <w:rPr>
          <w:color w:val="auto"/>
        </w:rPr>
        <w:t xml:space="preserve"> </w:t>
      </w:r>
    </w:p>
    <w:p w14:paraId="41E482A3" w14:textId="77777777" w:rsidR="008548ED" w:rsidRPr="007331F5" w:rsidRDefault="008548ED" w:rsidP="002E73B8">
      <w:pPr>
        <w:spacing w:before="120" w:after="120"/>
        <w:rPr>
          <w:color w:val="auto"/>
        </w:rPr>
      </w:pPr>
    </w:p>
    <w:p w14:paraId="6D7C73C8" w14:textId="72EB8CE0" w:rsidR="008548ED" w:rsidRPr="007331F5" w:rsidRDefault="008548ED" w:rsidP="002E73B8">
      <w:pPr>
        <w:spacing w:before="120" w:after="120"/>
        <w:rPr>
          <w:color w:val="auto"/>
        </w:rPr>
      </w:pPr>
      <w:r w:rsidRPr="007331F5">
        <w:rPr>
          <w:rFonts w:hint="eastAsia"/>
          <w:color w:val="auto"/>
        </w:rPr>
        <w:t>별첨</w:t>
      </w:r>
      <w:r w:rsidRPr="007331F5">
        <w:rPr>
          <w:rFonts w:hint="eastAsia"/>
          <w:color w:val="auto"/>
        </w:rPr>
        <w:t xml:space="preserve"> 1. </w:t>
      </w:r>
      <w:r w:rsidR="007331F5">
        <w:rPr>
          <w:rFonts w:hint="eastAsia"/>
          <w:color w:val="auto"/>
        </w:rPr>
        <w:t>월간</w:t>
      </w:r>
      <w:r w:rsidR="007331F5">
        <w:rPr>
          <w:rFonts w:hint="eastAsia"/>
          <w:color w:val="auto"/>
        </w:rPr>
        <w:t xml:space="preserve"> </w:t>
      </w:r>
      <w:r w:rsidR="007331F5">
        <w:rPr>
          <w:rFonts w:hint="eastAsia"/>
          <w:color w:val="auto"/>
        </w:rPr>
        <w:t>운영</w:t>
      </w:r>
      <w:r w:rsidRPr="007331F5">
        <w:rPr>
          <w:rFonts w:hint="eastAsia"/>
          <w:color w:val="auto"/>
        </w:rPr>
        <w:t>견적서</w:t>
      </w:r>
      <w:r w:rsidRPr="007331F5">
        <w:rPr>
          <w:rFonts w:hint="eastAsia"/>
          <w:color w:val="auto"/>
        </w:rPr>
        <w:t xml:space="preserve"> 1</w:t>
      </w:r>
      <w:r w:rsidRPr="007331F5">
        <w:rPr>
          <w:rFonts w:hint="eastAsia"/>
          <w:color w:val="auto"/>
        </w:rPr>
        <w:t>부</w:t>
      </w:r>
      <w:r w:rsidRPr="007331F5">
        <w:rPr>
          <w:rFonts w:hint="eastAsia"/>
          <w:color w:val="auto"/>
        </w:rPr>
        <w:t>.</w:t>
      </w:r>
    </w:p>
    <w:p w14:paraId="52453816" w14:textId="77777777" w:rsidR="00F056F0" w:rsidRPr="007331F5" w:rsidRDefault="00F056F0" w:rsidP="002E73B8">
      <w:pPr>
        <w:spacing w:before="120" w:after="120"/>
        <w:rPr>
          <w:color w:val="auto"/>
        </w:rPr>
      </w:pPr>
    </w:p>
    <w:p w14:paraId="6A8BCB19" w14:textId="77777777" w:rsidR="001A49AB" w:rsidRPr="007331F5" w:rsidRDefault="001A49AB" w:rsidP="002E73B8">
      <w:pPr>
        <w:spacing w:before="120" w:after="120"/>
        <w:rPr>
          <w:color w:val="auto"/>
        </w:rPr>
      </w:pPr>
    </w:p>
    <w:p w14:paraId="7981C161" w14:textId="01370AD2" w:rsidR="002E73B8" w:rsidRPr="00586270" w:rsidRDefault="008548ED" w:rsidP="0076557A">
      <w:pPr>
        <w:spacing w:before="120" w:after="120"/>
        <w:jc w:val="center"/>
        <w:rPr>
          <w:color w:val="auto"/>
        </w:rPr>
      </w:pPr>
      <w:r w:rsidRPr="00586270">
        <w:rPr>
          <w:rFonts w:hint="eastAsia"/>
          <w:color w:val="auto"/>
        </w:rPr>
        <w:t>2024</w:t>
      </w:r>
      <w:r w:rsidR="002E73B8" w:rsidRPr="00586270">
        <w:rPr>
          <w:color w:val="auto"/>
        </w:rPr>
        <w:t xml:space="preserve"> </w:t>
      </w:r>
      <w:r w:rsidR="002E73B8" w:rsidRPr="00586270">
        <w:rPr>
          <w:rFonts w:hint="eastAsia"/>
          <w:color w:val="auto"/>
        </w:rPr>
        <w:t>년</w:t>
      </w:r>
      <w:r w:rsidR="002E73B8" w:rsidRPr="00586270">
        <w:rPr>
          <w:rFonts w:hint="eastAsia"/>
          <w:color w:val="auto"/>
        </w:rPr>
        <w:t xml:space="preserve"> </w:t>
      </w:r>
      <w:r w:rsidRPr="00586270">
        <w:rPr>
          <w:rFonts w:hint="eastAsia"/>
          <w:color w:val="auto"/>
        </w:rPr>
        <w:t>1</w:t>
      </w:r>
      <w:r w:rsidR="00A2571A" w:rsidRPr="00586270">
        <w:rPr>
          <w:color w:val="auto"/>
        </w:rPr>
        <w:t>1</w:t>
      </w:r>
      <w:r w:rsidR="002E73B8" w:rsidRPr="00586270">
        <w:rPr>
          <w:color w:val="auto"/>
        </w:rPr>
        <w:t xml:space="preserve"> </w:t>
      </w:r>
      <w:r w:rsidR="002E73B8" w:rsidRPr="00586270">
        <w:rPr>
          <w:rFonts w:hint="eastAsia"/>
          <w:color w:val="auto"/>
        </w:rPr>
        <w:t>월</w:t>
      </w:r>
      <w:r w:rsidR="002E73B8" w:rsidRPr="00586270">
        <w:rPr>
          <w:rFonts w:hint="eastAsia"/>
          <w:color w:val="auto"/>
        </w:rPr>
        <w:t xml:space="preserve"> </w:t>
      </w:r>
      <w:r w:rsidR="00A2571A" w:rsidRPr="00586270">
        <w:rPr>
          <w:color w:val="auto"/>
        </w:rPr>
        <w:t>1</w:t>
      </w:r>
      <w:r w:rsidR="002E73B8" w:rsidRPr="00586270">
        <w:rPr>
          <w:color w:val="auto"/>
        </w:rPr>
        <w:t xml:space="preserve"> </w:t>
      </w:r>
      <w:r w:rsidR="002E73B8" w:rsidRPr="00586270">
        <w:rPr>
          <w:rFonts w:hint="eastAsia"/>
          <w:color w:val="auto"/>
        </w:rPr>
        <w:t>일</w:t>
      </w:r>
    </w:p>
    <w:p w14:paraId="765A5A26" w14:textId="77777777" w:rsidR="008F1D70" w:rsidRPr="00586270" w:rsidRDefault="008F1D70" w:rsidP="002E73B8">
      <w:pPr>
        <w:spacing w:before="120" w:after="120"/>
        <w:jc w:val="center"/>
        <w:rPr>
          <w:color w:val="auto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331F5" w:rsidRPr="00586270" w14:paraId="12393C5F" w14:textId="77777777" w:rsidTr="00103DEA">
        <w:tc>
          <w:tcPr>
            <w:tcW w:w="4508" w:type="dxa"/>
          </w:tcPr>
          <w:p w14:paraId="01E4AAB7" w14:textId="7210247C" w:rsidR="002E73B8" w:rsidRPr="00586270" w:rsidRDefault="00B73D2A" w:rsidP="00A81200">
            <w:pPr>
              <w:spacing w:before="120" w:after="120" w:line="360" w:lineRule="auto"/>
              <w:jc w:val="center"/>
              <w:rPr>
                <w:b/>
                <w:color w:val="auto"/>
              </w:rPr>
            </w:pPr>
            <w:r w:rsidRPr="00586270">
              <w:rPr>
                <w:rFonts w:hint="eastAsia"/>
                <w:b/>
                <w:color w:val="auto"/>
              </w:rPr>
              <w:t>광고주</w:t>
            </w:r>
          </w:p>
        </w:tc>
        <w:tc>
          <w:tcPr>
            <w:tcW w:w="4508" w:type="dxa"/>
          </w:tcPr>
          <w:p w14:paraId="3C75E75A" w14:textId="1EB740AD" w:rsidR="002E73B8" w:rsidRPr="00586270" w:rsidRDefault="00B73D2A" w:rsidP="00A81200">
            <w:pPr>
              <w:spacing w:before="120" w:after="120" w:line="360" w:lineRule="auto"/>
              <w:jc w:val="center"/>
              <w:rPr>
                <w:b/>
                <w:color w:val="auto"/>
              </w:rPr>
            </w:pPr>
            <w:r w:rsidRPr="00586270">
              <w:rPr>
                <w:rFonts w:hint="eastAsia"/>
                <w:b/>
                <w:color w:val="auto"/>
              </w:rPr>
              <w:t>대행사</w:t>
            </w:r>
          </w:p>
        </w:tc>
      </w:tr>
      <w:tr w:rsidR="002E73B8" w:rsidRPr="007331F5" w14:paraId="1804BF5D" w14:textId="77777777" w:rsidTr="00103DEA">
        <w:tc>
          <w:tcPr>
            <w:tcW w:w="4508" w:type="dxa"/>
          </w:tcPr>
          <w:p w14:paraId="5781655F" w14:textId="12FA885A" w:rsidR="007C7E86" w:rsidRPr="00586270" w:rsidRDefault="00DE7554" w:rsidP="007C7E86">
            <w:pPr>
              <w:spacing w:before="120" w:after="120" w:line="360" w:lineRule="auto"/>
              <w:jc w:val="center"/>
              <w:rPr>
                <w:color w:val="auto"/>
              </w:rPr>
            </w:pPr>
            <w:r w:rsidRPr="00586270">
              <w:rPr>
                <w:rFonts w:hint="eastAsia"/>
                <w:color w:val="auto"/>
              </w:rPr>
              <w:t>주식회사</w:t>
            </w:r>
            <w:r w:rsidRPr="00586270">
              <w:rPr>
                <w:rFonts w:hint="eastAsia"/>
                <w:color w:val="auto"/>
              </w:rPr>
              <w:t xml:space="preserve"> </w:t>
            </w:r>
            <w:proofErr w:type="spellStart"/>
            <w:r w:rsidRPr="00586270">
              <w:rPr>
                <w:rFonts w:hint="eastAsia"/>
                <w:color w:val="auto"/>
              </w:rPr>
              <w:t>퍼시스</w:t>
            </w:r>
            <w:proofErr w:type="spellEnd"/>
            <w:r w:rsidR="00166ECE" w:rsidRPr="00586270">
              <w:rPr>
                <w:rFonts w:hint="eastAsia"/>
                <w:color w:val="auto"/>
              </w:rPr>
              <w:t xml:space="preserve"> </w:t>
            </w:r>
            <w:proofErr w:type="spellStart"/>
            <w:r w:rsidR="00166ECE" w:rsidRPr="00586270">
              <w:rPr>
                <w:rFonts w:hint="eastAsia"/>
                <w:color w:val="auto"/>
              </w:rPr>
              <w:t>홀딩스</w:t>
            </w:r>
            <w:proofErr w:type="spellEnd"/>
            <w:r w:rsidRPr="00586270">
              <w:rPr>
                <w:rFonts w:hint="eastAsia"/>
                <w:color w:val="auto"/>
              </w:rPr>
              <w:t xml:space="preserve"> </w:t>
            </w:r>
          </w:p>
          <w:p w14:paraId="1A1AE3C0" w14:textId="1BF4FBFA" w:rsidR="007C7E86" w:rsidRPr="00586270" w:rsidRDefault="00DE7554" w:rsidP="007C7E86">
            <w:pPr>
              <w:spacing w:before="120" w:after="120" w:line="360" w:lineRule="auto"/>
              <w:jc w:val="center"/>
              <w:rPr>
                <w:color w:val="auto"/>
              </w:rPr>
            </w:pPr>
            <w:r w:rsidRPr="00586270">
              <w:rPr>
                <w:rFonts w:hint="eastAsia"/>
                <w:color w:val="auto"/>
              </w:rPr>
              <w:t>서울시</w:t>
            </w:r>
            <w:r w:rsidRPr="00586270">
              <w:rPr>
                <w:rFonts w:hint="eastAsia"/>
                <w:color w:val="auto"/>
              </w:rPr>
              <w:t xml:space="preserve"> </w:t>
            </w:r>
            <w:r w:rsidRPr="00586270">
              <w:rPr>
                <w:rFonts w:hint="eastAsia"/>
                <w:color w:val="auto"/>
              </w:rPr>
              <w:t>송파구</w:t>
            </w:r>
            <w:r w:rsidRPr="00586270">
              <w:rPr>
                <w:rFonts w:hint="eastAsia"/>
                <w:color w:val="auto"/>
              </w:rPr>
              <w:t xml:space="preserve"> </w:t>
            </w:r>
            <w:proofErr w:type="spellStart"/>
            <w:r w:rsidRPr="00586270">
              <w:rPr>
                <w:rFonts w:hint="eastAsia"/>
                <w:color w:val="auto"/>
              </w:rPr>
              <w:t>오금로</w:t>
            </w:r>
            <w:proofErr w:type="spellEnd"/>
            <w:r w:rsidRPr="00586270">
              <w:rPr>
                <w:rFonts w:hint="eastAsia"/>
                <w:color w:val="auto"/>
              </w:rPr>
              <w:t xml:space="preserve"> </w:t>
            </w:r>
            <w:r w:rsidRPr="00586270">
              <w:rPr>
                <w:color w:val="auto"/>
              </w:rPr>
              <w:t>311</w:t>
            </w:r>
          </w:p>
          <w:p w14:paraId="3748E9B8" w14:textId="35255CA1" w:rsidR="002E73B8" w:rsidRPr="00586270" w:rsidRDefault="007C7E86" w:rsidP="007C7E86">
            <w:pPr>
              <w:spacing w:before="120" w:after="120" w:line="360" w:lineRule="auto"/>
              <w:jc w:val="center"/>
              <w:rPr>
                <w:color w:val="auto"/>
              </w:rPr>
            </w:pPr>
            <w:r w:rsidRPr="00586270">
              <w:rPr>
                <w:rFonts w:hint="eastAsia"/>
                <w:color w:val="auto"/>
              </w:rPr>
              <w:t>대표이사</w:t>
            </w:r>
            <w:r w:rsidRPr="00586270">
              <w:rPr>
                <w:rFonts w:hint="eastAsia"/>
                <w:color w:val="auto"/>
              </w:rPr>
              <w:t xml:space="preserve"> </w:t>
            </w:r>
            <w:r w:rsidR="00166ECE" w:rsidRPr="00586270">
              <w:rPr>
                <w:rFonts w:hint="eastAsia"/>
                <w:color w:val="auto"/>
              </w:rPr>
              <w:t>이종태</w:t>
            </w:r>
            <w:r w:rsidR="00166ECE" w:rsidRPr="00586270">
              <w:rPr>
                <w:rFonts w:hint="eastAsia"/>
                <w:color w:val="auto"/>
              </w:rPr>
              <w:t xml:space="preserve"> </w:t>
            </w:r>
            <w:r w:rsidRPr="00586270">
              <w:rPr>
                <w:color w:val="auto"/>
              </w:rPr>
              <w:t>(</w:t>
            </w:r>
            <w:r w:rsidRPr="00586270">
              <w:rPr>
                <w:rFonts w:hint="eastAsia"/>
                <w:color w:val="auto"/>
              </w:rPr>
              <w:t>인</w:t>
            </w:r>
            <w:r w:rsidRPr="00586270">
              <w:rPr>
                <w:rFonts w:hint="eastAsia"/>
                <w:color w:val="auto"/>
              </w:rPr>
              <w:t>)</w:t>
            </w:r>
          </w:p>
        </w:tc>
        <w:tc>
          <w:tcPr>
            <w:tcW w:w="4508" w:type="dxa"/>
          </w:tcPr>
          <w:p w14:paraId="033B1057" w14:textId="72C41246" w:rsidR="002E73B8" w:rsidRPr="00586270" w:rsidRDefault="00DE7554" w:rsidP="00DE7554">
            <w:pPr>
              <w:spacing w:before="120" w:after="120" w:line="360" w:lineRule="auto"/>
              <w:jc w:val="center"/>
              <w:rPr>
                <w:color w:val="auto"/>
              </w:rPr>
            </w:pPr>
            <w:r w:rsidRPr="00586270">
              <w:rPr>
                <w:rFonts w:hint="eastAsia"/>
                <w:color w:val="auto"/>
              </w:rPr>
              <w:t>주식회사</w:t>
            </w:r>
            <w:r w:rsidRPr="00586270">
              <w:rPr>
                <w:rFonts w:hint="eastAsia"/>
                <w:color w:val="auto"/>
              </w:rPr>
              <w:t xml:space="preserve"> </w:t>
            </w:r>
            <w:proofErr w:type="spellStart"/>
            <w:r w:rsidRPr="00586270">
              <w:rPr>
                <w:rFonts w:hint="eastAsia"/>
                <w:color w:val="auto"/>
              </w:rPr>
              <w:t>일그램</w:t>
            </w:r>
            <w:proofErr w:type="spellEnd"/>
          </w:p>
          <w:p w14:paraId="0BEE7A94" w14:textId="3D235976" w:rsidR="002E73B8" w:rsidRPr="00586270" w:rsidRDefault="00DE7554" w:rsidP="00DE7554">
            <w:pPr>
              <w:spacing w:before="120" w:after="120" w:line="360" w:lineRule="auto"/>
              <w:jc w:val="center"/>
              <w:rPr>
                <w:color w:val="auto"/>
              </w:rPr>
            </w:pPr>
            <w:r w:rsidRPr="00586270">
              <w:rPr>
                <w:rFonts w:hint="eastAsia"/>
                <w:color w:val="auto"/>
              </w:rPr>
              <w:t>서울시</w:t>
            </w:r>
            <w:r w:rsidRPr="00586270">
              <w:rPr>
                <w:rFonts w:hint="eastAsia"/>
                <w:color w:val="auto"/>
              </w:rPr>
              <w:t xml:space="preserve"> </w:t>
            </w:r>
            <w:r w:rsidRPr="00586270">
              <w:rPr>
                <w:rFonts w:hint="eastAsia"/>
                <w:color w:val="auto"/>
              </w:rPr>
              <w:t>광진구</w:t>
            </w:r>
            <w:r w:rsidRPr="00586270">
              <w:rPr>
                <w:rFonts w:hint="eastAsia"/>
                <w:color w:val="auto"/>
              </w:rPr>
              <w:t xml:space="preserve"> </w:t>
            </w:r>
            <w:r w:rsidRPr="00586270">
              <w:rPr>
                <w:rFonts w:hint="eastAsia"/>
                <w:color w:val="auto"/>
              </w:rPr>
              <w:t>광나루로</w:t>
            </w:r>
            <w:r w:rsidRPr="00586270">
              <w:rPr>
                <w:rFonts w:hint="eastAsia"/>
                <w:color w:val="auto"/>
              </w:rPr>
              <w:t xml:space="preserve"> </w:t>
            </w:r>
            <w:r w:rsidRPr="00586270">
              <w:rPr>
                <w:color w:val="auto"/>
              </w:rPr>
              <w:t>24</w:t>
            </w:r>
            <w:r w:rsidRPr="00586270">
              <w:rPr>
                <w:rFonts w:hint="eastAsia"/>
                <w:color w:val="auto"/>
              </w:rPr>
              <w:t>길</w:t>
            </w:r>
            <w:r w:rsidRPr="00586270">
              <w:rPr>
                <w:rFonts w:hint="eastAsia"/>
                <w:color w:val="auto"/>
              </w:rPr>
              <w:t xml:space="preserve"> </w:t>
            </w:r>
            <w:r w:rsidRPr="00586270">
              <w:rPr>
                <w:color w:val="auto"/>
              </w:rPr>
              <w:t>8, 2F, 3F, 4F</w:t>
            </w:r>
          </w:p>
          <w:p w14:paraId="56E1303F" w14:textId="4859229A" w:rsidR="002E73B8" w:rsidRPr="007331F5" w:rsidRDefault="002E73B8" w:rsidP="00DE7554">
            <w:pPr>
              <w:spacing w:before="120" w:after="120" w:line="360" w:lineRule="auto"/>
              <w:jc w:val="center"/>
              <w:rPr>
                <w:color w:val="auto"/>
              </w:rPr>
            </w:pPr>
            <w:r w:rsidRPr="00586270">
              <w:rPr>
                <w:rFonts w:hint="eastAsia"/>
                <w:color w:val="auto"/>
              </w:rPr>
              <w:t>대표이사</w:t>
            </w:r>
            <w:r w:rsidR="00DE7554" w:rsidRPr="00586270">
              <w:rPr>
                <w:rFonts w:hint="eastAsia"/>
                <w:color w:val="auto"/>
              </w:rPr>
              <w:t xml:space="preserve"> </w:t>
            </w:r>
            <w:r w:rsidR="00DE7554" w:rsidRPr="00586270">
              <w:rPr>
                <w:rFonts w:hint="eastAsia"/>
                <w:color w:val="auto"/>
              </w:rPr>
              <w:t>신욱철</w:t>
            </w:r>
            <w:r w:rsidR="00DE7554" w:rsidRPr="00586270">
              <w:rPr>
                <w:rFonts w:hint="eastAsia"/>
                <w:color w:val="auto"/>
              </w:rPr>
              <w:t xml:space="preserve"> </w:t>
            </w:r>
            <w:r w:rsidRPr="00586270">
              <w:rPr>
                <w:color w:val="auto"/>
              </w:rPr>
              <w:t>(</w:t>
            </w:r>
            <w:r w:rsidRPr="00586270">
              <w:rPr>
                <w:rFonts w:hint="eastAsia"/>
                <w:color w:val="auto"/>
              </w:rPr>
              <w:t>인</w:t>
            </w:r>
            <w:r w:rsidRPr="00586270">
              <w:rPr>
                <w:rFonts w:hint="eastAsia"/>
                <w:color w:val="auto"/>
              </w:rPr>
              <w:t>)</w:t>
            </w:r>
          </w:p>
        </w:tc>
      </w:tr>
    </w:tbl>
    <w:p w14:paraId="750A77A0" w14:textId="77777777" w:rsidR="002E73B8" w:rsidRDefault="002E73B8" w:rsidP="00D81207">
      <w:pPr>
        <w:spacing w:before="120" w:after="120"/>
        <w:rPr>
          <w:color w:val="auto"/>
        </w:rPr>
      </w:pPr>
    </w:p>
    <w:p w14:paraId="324DED1C" w14:textId="77777777" w:rsidR="000D3EAB" w:rsidRDefault="000D3EAB" w:rsidP="00D81207">
      <w:pPr>
        <w:spacing w:before="120" w:after="120"/>
        <w:rPr>
          <w:color w:val="auto"/>
        </w:rPr>
      </w:pPr>
    </w:p>
    <w:p w14:paraId="52E4BE89" w14:textId="00B4F0B9" w:rsidR="000D3EAB" w:rsidRDefault="000D3EAB" w:rsidP="00D81207">
      <w:pPr>
        <w:spacing w:before="120" w:after="120"/>
        <w:rPr>
          <w:color w:val="auto"/>
        </w:rPr>
      </w:pPr>
      <w:r>
        <w:rPr>
          <w:rFonts w:hint="eastAsia"/>
          <w:color w:val="auto"/>
        </w:rPr>
        <w:lastRenderedPageBreak/>
        <w:t>별첨</w:t>
      </w:r>
      <w:r>
        <w:rPr>
          <w:rFonts w:hint="eastAsia"/>
          <w:color w:val="auto"/>
        </w:rPr>
        <w:t xml:space="preserve"> 1. </w:t>
      </w:r>
      <w:r>
        <w:rPr>
          <w:rFonts w:hint="eastAsia"/>
          <w:color w:val="auto"/>
        </w:rPr>
        <w:t>월간</w:t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</w:rPr>
        <w:t>운영견적서</w:t>
      </w:r>
    </w:p>
    <w:p w14:paraId="2ACB8682" w14:textId="31C97062" w:rsidR="000D3EAB" w:rsidRPr="007331F5" w:rsidRDefault="000D3EAB" w:rsidP="00D81207">
      <w:pPr>
        <w:spacing w:before="120" w:after="120"/>
        <w:rPr>
          <w:color w:val="auto"/>
        </w:rPr>
      </w:pPr>
      <w:r>
        <w:rPr>
          <w:noProof/>
        </w:rPr>
        <w:drawing>
          <wp:inline distT="0" distB="0" distL="0" distR="0" wp14:anchorId="387CFCB7" wp14:editId="657A15B7">
            <wp:extent cx="5867973" cy="2566670"/>
            <wp:effectExtent l="0" t="0" r="0" b="0"/>
            <wp:docPr id="718810164" name="그림 2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0164" name="그림 2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278" cy="260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3EAB" w:rsidRPr="007331F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전은경 (Rosalia Jeon)" w:date="2024-10-25T09:06:00Z" w:initials="전(J">
    <w:p w14:paraId="3F795FA2" w14:textId="2F101F39" w:rsidR="00745226" w:rsidRDefault="00745226">
      <w:pPr>
        <w:pStyle w:val="a5"/>
        <w:spacing w:before="120" w:after="120"/>
      </w:pPr>
      <w:r>
        <w:rPr>
          <w:rStyle w:val="a4"/>
        </w:rPr>
        <w:annotationRef/>
      </w:r>
      <w:r>
        <w:rPr>
          <w:rFonts w:hint="eastAsia"/>
        </w:rPr>
        <w:t>3</w:t>
      </w:r>
      <w:r>
        <w:rPr>
          <w:rFonts w:hint="eastAsia"/>
        </w:rPr>
        <w:t>항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위반하는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="00351CB1">
        <w:rPr>
          <w:rFonts w:hint="eastAsia"/>
        </w:rPr>
        <w:t>위약금</w:t>
      </w:r>
      <w:r w:rsidR="00351CB1">
        <w:rPr>
          <w:rFonts w:hint="eastAsia"/>
        </w:rPr>
        <w:t xml:space="preserve"> </w:t>
      </w:r>
      <w:r w:rsidR="00351CB1">
        <w:rPr>
          <w:rFonts w:hint="eastAsia"/>
        </w:rPr>
        <w:t>조항</w:t>
      </w:r>
      <w:r w:rsidR="00351CB1">
        <w:rPr>
          <w:rFonts w:hint="eastAsia"/>
        </w:rPr>
        <w:t xml:space="preserve"> </w:t>
      </w:r>
      <w:r w:rsidR="00351CB1">
        <w:rPr>
          <w:rFonts w:hint="eastAsia"/>
        </w:rPr>
        <w:t>필수</w:t>
      </w:r>
      <w:r w:rsidR="00351CB1">
        <w:rPr>
          <w:rFonts w:hint="eastAsia"/>
        </w:rPr>
        <w:t xml:space="preserve"> </w:t>
      </w:r>
      <w:r w:rsidR="00351CB1">
        <w:rPr>
          <w:rFonts w:hint="eastAsia"/>
        </w:rPr>
        <w:t>여부</w:t>
      </w:r>
      <w:r w:rsidR="00351CB1">
        <w:rPr>
          <w:rFonts w:hint="eastAsia"/>
        </w:rPr>
        <w:t xml:space="preserve"> </w:t>
      </w:r>
      <w:r w:rsidR="00351CB1">
        <w:rPr>
          <w:rFonts w:hint="eastAsia"/>
        </w:rPr>
        <w:t>검토</w:t>
      </w:r>
      <w:r w:rsidR="00351CB1">
        <w:rPr>
          <w:rFonts w:hint="eastAsia"/>
        </w:rPr>
        <w:t xml:space="preserve"> </w:t>
      </w:r>
      <w:r w:rsidR="00351CB1">
        <w:rPr>
          <w:rFonts w:hint="eastAsia"/>
        </w:rPr>
        <w:t>요청</w:t>
      </w:r>
    </w:p>
  </w:comment>
  <w:comment w:id="1" w:author="김현주 (Hyunjoo Kim)" w:date="2024-10-30T12:18:00Z" w:initials="김(K">
    <w:p w14:paraId="6B413FF4" w14:textId="33C612A7" w:rsidR="006A2A7A" w:rsidRDefault="006A2A7A">
      <w:pPr>
        <w:pStyle w:val="a5"/>
        <w:spacing w:before="120" w:after="120"/>
      </w:pPr>
      <w:r>
        <w:rPr>
          <w:rStyle w:val="a4"/>
        </w:rPr>
        <w:annotationRef/>
      </w:r>
      <w:r>
        <w:rPr>
          <w:rFonts w:hint="eastAsia"/>
        </w:rPr>
        <w:t>필수는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넣으시기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</w:p>
  </w:comment>
  <w:comment w:id="4" w:author="전은경 (Rosalia Jeon)" w:date="2024-10-25T08:49:00Z" w:initials="전(J">
    <w:p w14:paraId="7CEA0211" w14:textId="07AE32BC" w:rsidR="004A74C0" w:rsidRDefault="004A74C0">
      <w:pPr>
        <w:pStyle w:val="a5"/>
        <w:spacing w:before="120" w:after="120"/>
      </w:pPr>
      <w:r>
        <w:rPr>
          <w:rStyle w:val="a4"/>
        </w:rPr>
        <w:annotationRef/>
      </w:r>
      <w:r>
        <w:rPr>
          <w:rFonts w:hint="eastAsia"/>
          <w:color w:val="auto"/>
          <w:kern w:val="0"/>
        </w:rPr>
        <w:t>을은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제</w:t>
      </w:r>
      <w:r>
        <w:rPr>
          <w:color w:val="auto"/>
          <w:kern w:val="0"/>
        </w:rPr>
        <w:t>2</w:t>
      </w:r>
      <w:r>
        <w:rPr>
          <w:rFonts w:hint="eastAsia"/>
          <w:color w:val="auto"/>
          <w:kern w:val="0"/>
        </w:rPr>
        <w:t>조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및</w:t>
      </w:r>
      <w:r>
        <w:rPr>
          <w:color w:val="auto"/>
          <w:kern w:val="0"/>
        </w:rPr>
        <w:t xml:space="preserve"> 4</w:t>
      </w:r>
      <w:r>
        <w:rPr>
          <w:rFonts w:hint="eastAsia"/>
          <w:color w:val="auto"/>
          <w:kern w:val="0"/>
        </w:rPr>
        <w:t>조에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따른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광고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업무를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수행함에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있어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각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업무별로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합의된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마감기한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내에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정해진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업무를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완료하여야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한다</w:t>
      </w:r>
      <w:r>
        <w:rPr>
          <w:color w:val="auto"/>
          <w:kern w:val="0"/>
        </w:rPr>
        <w:t xml:space="preserve">. </w:t>
      </w:r>
      <w:r>
        <w:rPr>
          <w:rFonts w:hint="eastAsia"/>
          <w:color w:val="auto"/>
          <w:kern w:val="0"/>
        </w:rPr>
        <w:t>을이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각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업무를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정해진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마감기한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내에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완료하지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못한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경우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을은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마감기한의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익일을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기산점으로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한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지연일수에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총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계약금액의</w:t>
      </w:r>
      <w:r>
        <w:rPr>
          <w:color w:val="auto"/>
          <w:kern w:val="0"/>
        </w:rPr>
        <w:t xml:space="preserve"> </w:t>
      </w:r>
      <w:proofErr w:type="gramStart"/>
      <w:r>
        <w:rPr>
          <w:color w:val="auto"/>
          <w:kern w:val="0"/>
        </w:rPr>
        <w:t>[  ]</w:t>
      </w:r>
      <w:proofErr w:type="gramEnd"/>
      <w:r>
        <w:rPr>
          <w:color w:val="auto"/>
          <w:kern w:val="0"/>
        </w:rPr>
        <w:t>%</w:t>
      </w:r>
      <w:r>
        <w:rPr>
          <w:rFonts w:hint="eastAsia"/>
          <w:color w:val="auto"/>
          <w:kern w:val="0"/>
        </w:rPr>
        <w:t>에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해당하는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금액을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곱하여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산출한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지연이자를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갑에게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지급하여야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한다</w:t>
      </w:r>
      <w:r>
        <w:rPr>
          <w:color w:val="auto"/>
          <w:kern w:val="0"/>
        </w:rPr>
        <w:t xml:space="preserve">. </w:t>
      </w:r>
      <w:r>
        <w:rPr>
          <w:rFonts w:hint="eastAsia"/>
          <w:color w:val="auto"/>
          <w:kern w:val="0"/>
        </w:rPr>
        <w:t>갑은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을에게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지급할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금액에서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해당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지연이자를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공제할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수</w:t>
      </w:r>
      <w:r>
        <w:rPr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있다</w:t>
      </w:r>
      <w:r>
        <w:rPr>
          <w:color w:val="auto"/>
          <w:kern w:val="0"/>
        </w:rPr>
        <w:br/>
      </w:r>
      <w:r>
        <w:rPr>
          <w:color w:val="auto"/>
          <w:kern w:val="0"/>
        </w:rPr>
        <w:br/>
      </w:r>
      <w:r>
        <w:rPr>
          <w:color w:val="auto"/>
          <w:kern w:val="0"/>
        </w:rPr>
        <w:br/>
      </w:r>
      <w:r>
        <w:rPr>
          <w:rFonts w:hint="eastAsia"/>
          <w:color w:val="auto"/>
          <w:kern w:val="0"/>
        </w:rPr>
        <w:t>마감일</w:t>
      </w:r>
      <w:r>
        <w:rPr>
          <w:rFonts w:hint="eastAsia"/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미결</w:t>
      </w:r>
      <w:r>
        <w:rPr>
          <w:rFonts w:hint="eastAsia"/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시</w:t>
      </w:r>
      <w:r>
        <w:rPr>
          <w:rFonts w:hint="eastAsia"/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배상</w:t>
      </w:r>
      <w:r>
        <w:rPr>
          <w:rFonts w:hint="eastAsia"/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금액</w:t>
      </w:r>
      <w:r>
        <w:rPr>
          <w:rFonts w:hint="eastAsia"/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내용</w:t>
      </w:r>
      <w:r>
        <w:rPr>
          <w:rFonts w:hint="eastAsia"/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삭제</w:t>
      </w:r>
      <w:r>
        <w:rPr>
          <w:rFonts w:hint="eastAsia"/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부분</w:t>
      </w:r>
      <w:r>
        <w:rPr>
          <w:rFonts w:hint="eastAsia"/>
          <w:color w:val="auto"/>
          <w:kern w:val="0"/>
        </w:rPr>
        <w:t xml:space="preserve"> </w:t>
      </w:r>
      <w:r>
        <w:rPr>
          <w:rFonts w:hint="eastAsia"/>
          <w:color w:val="auto"/>
          <w:kern w:val="0"/>
        </w:rPr>
        <w:t>검토</w:t>
      </w:r>
    </w:p>
  </w:comment>
  <w:comment w:id="5" w:author="김현주 (Hyunjoo Kim)" w:date="2024-10-30T12:18:00Z" w:initials="김(K">
    <w:p w14:paraId="523BEAF7" w14:textId="5C7763EC" w:rsidR="006A2A7A" w:rsidRDefault="006A2A7A">
      <w:pPr>
        <w:pStyle w:val="a5"/>
        <w:spacing w:before="120" w:after="120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딱히</w:t>
      </w:r>
      <w:r>
        <w:rPr>
          <w:rFonts w:hint="eastAsia"/>
        </w:rPr>
        <w:t xml:space="preserve"> </w:t>
      </w:r>
      <w:r>
        <w:rPr>
          <w:rFonts w:hint="eastAsia"/>
        </w:rPr>
        <w:t>지체가</w:t>
      </w:r>
      <w:r>
        <w:rPr>
          <w:rFonts w:hint="eastAsia"/>
        </w:rPr>
        <w:t xml:space="preserve"> </w:t>
      </w:r>
      <w:r>
        <w:rPr>
          <w:rFonts w:hint="eastAsia"/>
        </w:rPr>
        <w:t>중대한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끼치지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지연이자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설정하지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않으셔도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  <w:r>
        <w:t xml:space="preserve"> </w:t>
      </w:r>
    </w:p>
  </w:comment>
  <w:comment w:id="10" w:author="전은경 (Rosalia Jeon)" w:date="2024-10-25T08:51:00Z" w:initials="전(J">
    <w:p w14:paraId="3830A22C" w14:textId="396FC563" w:rsidR="004A74C0" w:rsidRDefault="004A74C0">
      <w:pPr>
        <w:pStyle w:val="a5"/>
        <w:spacing w:before="120" w:after="120"/>
      </w:pPr>
      <w:r>
        <w:rPr>
          <w:rStyle w:val="a4"/>
        </w:rPr>
        <w:annotationRef/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계약서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비용</w:t>
      </w:r>
      <w:r>
        <w:rPr>
          <w:rFonts w:hint="eastAsia"/>
        </w:rPr>
        <w:t xml:space="preserve"> </w:t>
      </w:r>
      <w:r>
        <w:rPr>
          <w:rFonts w:hint="eastAsia"/>
        </w:rPr>
        <w:t>정산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>?</w:t>
      </w:r>
      <w:r>
        <w:t xml:space="preserve"> </w:t>
      </w:r>
      <w:r>
        <w:br/>
      </w:r>
      <w:r>
        <w:br/>
        <w:t>3</w:t>
      </w:r>
      <w:r>
        <w:rPr>
          <w:rFonts w:hint="eastAsia"/>
        </w:rPr>
        <w:t>항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갑의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받지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실비는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을의</w:t>
      </w:r>
      <w:r>
        <w:rPr>
          <w:rFonts w:hint="eastAsia"/>
        </w:rPr>
        <w:t xml:space="preserve"> </w:t>
      </w:r>
      <w:r>
        <w:rPr>
          <w:rFonts w:hint="eastAsia"/>
        </w:rPr>
        <w:t>부담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</w:p>
  </w:comment>
  <w:comment w:id="11" w:author="전은경 (Rosalia Jeon)" w:date="2024-10-25T08:50:00Z" w:initials="전(J">
    <w:p w14:paraId="40DD0D72" w14:textId="092A55F7" w:rsidR="004A74C0" w:rsidRDefault="004A74C0">
      <w:pPr>
        <w:pStyle w:val="a5"/>
        <w:spacing w:before="120" w:after="120"/>
      </w:pPr>
      <w:r>
        <w:rPr>
          <w:rStyle w:val="a4"/>
        </w:rPr>
        <w:annotationRef/>
      </w:r>
      <w:proofErr w:type="spellStart"/>
      <w:r>
        <w:rPr>
          <w:rFonts w:hint="eastAsia"/>
        </w:rPr>
        <w:t>외담대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방식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</w:p>
  </w:comment>
  <w:comment w:id="17" w:author="전은경 (Rosalia Jeon)" w:date="2024-10-25T08:53:00Z" w:initials="전(J">
    <w:p w14:paraId="0FF43AAA" w14:textId="6CFB6430" w:rsidR="004A74C0" w:rsidRDefault="004A74C0">
      <w:pPr>
        <w:pStyle w:val="a5"/>
        <w:spacing w:before="120" w:after="120"/>
      </w:pPr>
      <w:r>
        <w:rPr>
          <w:rStyle w:val="a4"/>
        </w:rPr>
        <w:annotationRef/>
      </w:r>
      <w:proofErr w:type="spellStart"/>
      <w:r>
        <w:rPr>
          <w:rFonts w:hint="eastAsia"/>
        </w:rPr>
        <w:t>외담대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>/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예정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F795FA2" w15:done="0"/>
  <w15:commentEx w15:paraId="6B413FF4" w15:paraIdParent="3F795FA2" w15:done="0"/>
  <w15:commentEx w15:paraId="7CEA0211" w15:done="0"/>
  <w15:commentEx w15:paraId="523BEAF7" w15:paraIdParent="7CEA0211" w15:done="0"/>
  <w15:commentEx w15:paraId="3830A22C" w15:done="0"/>
  <w15:commentEx w15:paraId="40DD0D72" w15:done="0"/>
  <w15:commentEx w15:paraId="0FF43AA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F795FA2" w16cid:durableId="2AC5DE33"/>
  <w16cid:commentId w16cid:paraId="6B413FF4" w16cid:durableId="2ACCA2AF"/>
  <w16cid:commentId w16cid:paraId="7CEA0211" w16cid:durableId="2AC5DA1A"/>
  <w16cid:commentId w16cid:paraId="523BEAF7" w16cid:durableId="2ACCA294"/>
  <w16cid:commentId w16cid:paraId="3830A22C" w16cid:durableId="2AC5DAAE"/>
  <w16cid:commentId w16cid:paraId="40DD0D72" w16cid:durableId="2AC5DA64"/>
  <w16cid:commentId w16cid:paraId="0FF43AAA" w16cid:durableId="2AC5DA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2DCB4" w14:textId="77777777" w:rsidR="00D16960" w:rsidRDefault="00D16960" w:rsidP="00DA009C">
      <w:pPr>
        <w:spacing w:before="120" w:after="120" w:line="240" w:lineRule="auto"/>
      </w:pPr>
      <w:r>
        <w:separator/>
      </w:r>
    </w:p>
  </w:endnote>
  <w:endnote w:type="continuationSeparator" w:id="0">
    <w:p w14:paraId="77EE92C6" w14:textId="77777777" w:rsidR="00D16960" w:rsidRDefault="00D16960" w:rsidP="00DA009C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475C2" w14:textId="77777777" w:rsidR="00103DEA" w:rsidRDefault="00103DEA">
    <w:pPr>
      <w:pStyle w:val="aa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485D2" w14:textId="77777777" w:rsidR="00103DEA" w:rsidRDefault="00103DEA">
    <w:pPr>
      <w:pStyle w:val="aa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55F00" w14:textId="77777777" w:rsidR="00103DEA" w:rsidRDefault="00103DEA">
    <w:pPr>
      <w:pStyle w:val="aa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E0C21D" w14:textId="77777777" w:rsidR="00D16960" w:rsidRDefault="00D16960" w:rsidP="00DA009C">
      <w:pPr>
        <w:spacing w:before="120" w:after="120" w:line="240" w:lineRule="auto"/>
      </w:pPr>
      <w:r>
        <w:separator/>
      </w:r>
    </w:p>
  </w:footnote>
  <w:footnote w:type="continuationSeparator" w:id="0">
    <w:p w14:paraId="2BC398B2" w14:textId="77777777" w:rsidR="00D16960" w:rsidRDefault="00D16960" w:rsidP="00DA009C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CE65A" w14:textId="77777777" w:rsidR="00103DEA" w:rsidRDefault="00103DEA">
    <w:pPr>
      <w:pStyle w:val="a9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78062" w14:textId="77777777" w:rsidR="00103DEA" w:rsidRDefault="00103DEA">
    <w:pPr>
      <w:pStyle w:val="a9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BB328" w14:textId="77777777" w:rsidR="00103DEA" w:rsidRDefault="00103DEA">
    <w:pPr>
      <w:pStyle w:val="a9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E0C69"/>
    <w:multiLevelType w:val="hybridMultilevel"/>
    <w:tmpl w:val="9BEC56A4"/>
    <w:lvl w:ilvl="0" w:tplc="8D568F0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CB2D1B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2" w15:restartNumberingAfterBreak="0">
    <w:nsid w:val="17C33AB2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CB8529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2A06B0C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B222DA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EB954C0"/>
    <w:multiLevelType w:val="hybridMultilevel"/>
    <w:tmpl w:val="BB72B88E"/>
    <w:lvl w:ilvl="0" w:tplc="B3E00F2E">
      <w:numFmt w:val="bullet"/>
      <w:lvlText w:val="-"/>
      <w:lvlJc w:val="left"/>
      <w:pPr>
        <w:ind w:left="842" w:hanging="360"/>
      </w:pPr>
      <w:rPr>
        <w:rFonts w:ascii="Times New Roman" w:eastAsia="바탕체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7" w15:restartNumberingAfterBreak="0">
    <w:nsid w:val="52990B05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8" w15:restartNumberingAfterBreak="0">
    <w:nsid w:val="61AC4D03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2645DEC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34E7F33"/>
    <w:multiLevelType w:val="hybridMultilevel"/>
    <w:tmpl w:val="9480854C"/>
    <w:lvl w:ilvl="0" w:tplc="F0CA3EAA">
      <w:start w:val="1"/>
      <w:numFmt w:val="decimalEnclosedCircl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7382C90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7FB618B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33342B4"/>
    <w:multiLevelType w:val="hybridMultilevel"/>
    <w:tmpl w:val="98CC5082"/>
    <w:lvl w:ilvl="0" w:tplc="7200E21A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14" w15:restartNumberingAfterBreak="0">
    <w:nsid w:val="78E659BC"/>
    <w:multiLevelType w:val="hybridMultilevel"/>
    <w:tmpl w:val="DD3CE268"/>
    <w:lvl w:ilvl="0" w:tplc="1682BCE2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5" w:hanging="440"/>
      </w:pPr>
    </w:lvl>
    <w:lvl w:ilvl="2" w:tplc="0409001B" w:tentative="1">
      <w:start w:val="1"/>
      <w:numFmt w:val="lowerRoman"/>
      <w:lvlText w:val="%3."/>
      <w:lvlJc w:val="right"/>
      <w:pPr>
        <w:ind w:left="1575" w:hanging="440"/>
      </w:pPr>
    </w:lvl>
    <w:lvl w:ilvl="3" w:tplc="0409000F" w:tentative="1">
      <w:start w:val="1"/>
      <w:numFmt w:val="decimal"/>
      <w:lvlText w:val="%4."/>
      <w:lvlJc w:val="left"/>
      <w:pPr>
        <w:ind w:left="2015" w:hanging="440"/>
      </w:pPr>
    </w:lvl>
    <w:lvl w:ilvl="4" w:tplc="04090019" w:tentative="1">
      <w:start w:val="1"/>
      <w:numFmt w:val="upperLetter"/>
      <w:lvlText w:val="%5."/>
      <w:lvlJc w:val="left"/>
      <w:pPr>
        <w:ind w:left="2455" w:hanging="440"/>
      </w:pPr>
    </w:lvl>
    <w:lvl w:ilvl="5" w:tplc="0409001B" w:tentative="1">
      <w:start w:val="1"/>
      <w:numFmt w:val="lowerRoman"/>
      <w:lvlText w:val="%6."/>
      <w:lvlJc w:val="right"/>
      <w:pPr>
        <w:ind w:left="2895" w:hanging="440"/>
      </w:pPr>
    </w:lvl>
    <w:lvl w:ilvl="6" w:tplc="0409000F" w:tentative="1">
      <w:start w:val="1"/>
      <w:numFmt w:val="decimal"/>
      <w:lvlText w:val="%7."/>
      <w:lvlJc w:val="left"/>
      <w:pPr>
        <w:ind w:left="3335" w:hanging="440"/>
      </w:pPr>
    </w:lvl>
    <w:lvl w:ilvl="7" w:tplc="04090019" w:tentative="1">
      <w:start w:val="1"/>
      <w:numFmt w:val="upperLetter"/>
      <w:lvlText w:val="%8."/>
      <w:lvlJc w:val="left"/>
      <w:pPr>
        <w:ind w:left="3775" w:hanging="440"/>
      </w:pPr>
    </w:lvl>
    <w:lvl w:ilvl="8" w:tplc="0409001B" w:tentative="1">
      <w:start w:val="1"/>
      <w:numFmt w:val="lowerRoman"/>
      <w:lvlText w:val="%9."/>
      <w:lvlJc w:val="right"/>
      <w:pPr>
        <w:ind w:left="4215" w:hanging="440"/>
      </w:pPr>
    </w:lvl>
  </w:abstractNum>
  <w:abstractNum w:abstractNumId="15" w15:restartNumberingAfterBreak="0">
    <w:nsid w:val="7E097D1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3"/>
  </w:num>
  <w:num w:numId="3">
    <w:abstractNumId w:val="8"/>
  </w:num>
  <w:num w:numId="4">
    <w:abstractNumId w:val="5"/>
  </w:num>
  <w:num w:numId="5">
    <w:abstractNumId w:val="11"/>
  </w:num>
  <w:num w:numId="6">
    <w:abstractNumId w:val="3"/>
  </w:num>
  <w:num w:numId="7">
    <w:abstractNumId w:val="2"/>
  </w:num>
  <w:num w:numId="8">
    <w:abstractNumId w:val="4"/>
  </w:num>
  <w:num w:numId="9">
    <w:abstractNumId w:val="15"/>
  </w:num>
  <w:num w:numId="10">
    <w:abstractNumId w:val="1"/>
  </w:num>
  <w:num w:numId="11">
    <w:abstractNumId w:val="12"/>
  </w:num>
  <w:num w:numId="12">
    <w:abstractNumId w:val="10"/>
  </w:num>
  <w:num w:numId="13">
    <w:abstractNumId w:val="9"/>
  </w:num>
  <w:num w:numId="14">
    <w:abstractNumId w:val="6"/>
  </w:num>
  <w:num w:numId="15">
    <w:abstractNumId w:val="14"/>
  </w:num>
  <w:num w:numId="1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전은경 (Rosalia Jeon)">
    <w15:presenceInfo w15:providerId="AD" w15:userId="S-1-5-21-3278493963-2183825330-1584507564-1004"/>
  </w15:person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6C"/>
    <w:rsid w:val="000020C1"/>
    <w:rsid w:val="000120F1"/>
    <w:rsid w:val="00031E02"/>
    <w:rsid w:val="000613E0"/>
    <w:rsid w:val="00076190"/>
    <w:rsid w:val="0008466F"/>
    <w:rsid w:val="000A0F57"/>
    <w:rsid w:val="000B2932"/>
    <w:rsid w:val="000C24C8"/>
    <w:rsid w:val="000C431F"/>
    <w:rsid w:val="000C5835"/>
    <w:rsid w:val="000C78AB"/>
    <w:rsid w:val="000D31C4"/>
    <w:rsid w:val="000D3EAB"/>
    <w:rsid w:val="000D7D9E"/>
    <w:rsid w:val="000F49AE"/>
    <w:rsid w:val="00100D7C"/>
    <w:rsid w:val="00103DEA"/>
    <w:rsid w:val="00105027"/>
    <w:rsid w:val="00126ACE"/>
    <w:rsid w:val="00135684"/>
    <w:rsid w:val="00152D2C"/>
    <w:rsid w:val="00166ECE"/>
    <w:rsid w:val="001757D7"/>
    <w:rsid w:val="001A49AB"/>
    <w:rsid w:val="001B0E4B"/>
    <w:rsid w:val="001D1163"/>
    <w:rsid w:val="001D489F"/>
    <w:rsid w:val="001D4DC8"/>
    <w:rsid w:val="001F06EF"/>
    <w:rsid w:val="00201CED"/>
    <w:rsid w:val="00205AFA"/>
    <w:rsid w:val="00205C64"/>
    <w:rsid w:val="00210479"/>
    <w:rsid w:val="00225122"/>
    <w:rsid w:val="00226A5A"/>
    <w:rsid w:val="0022750F"/>
    <w:rsid w:val="00233CB4"/>
    <w:rsid w:val="002351D0"/>
    <w:rsid w:val="00254425"/>
    <w:rsid w:val="00256620"/>
    <w:rsid w:val="00260F81"/>
    <w:rsid w:val="002719EA"/>
    <w:rsid w:val="00293ADE"/>
    <w:rsid w:val="002B74A7"/>
    <w:rsid w:val="002B7FAA"/>
    <w:rsid w:val="002E73B8"/>
    <w:rsid w:val="002F37A6"/>
    <w:rsid w:val="002F5B6F"/>
    <w:rsid w:val="003274CD"/>
    <w:rsid w:val="00335799"/>
    <w:rsid w:val="00351CB1"/>
    <w:rsid w:val="003579BB"/>
    <w:rsid w:val="003653F3"/>
    <w:rsid w:val="003668E0"/>
    <w:rsid w:val="00371D97"/>
    <w:rsid w:val="00380DCC"/>
    <w:rsid w:val="0038616F"/>
    <w:rsid w:val="00390F17"/>
    <w:rsid w:val="003959CD"/>
    <w:rsid w:val="003A0ED5"/>
    <w:rsid w:val="003B0CAF"/>
    <w:rsid w:val="003B5949"/>
    <w:rsid w:val="003C5415"/>
    <w:rsid w:val="003D3843"/>
    <w:rsid w:val="003F4415"/>
    <w:rsid w:val="004041D4"/>
    <w:rsid w:val="004052DD"/>
    <w:rsid w:val="0041203B"/>
    <w:rsid w:val="00415319"/>
    <w:rsid w:val="00445FAF"/>
    <w:rsid w:val="00455868"/>
    <w:rsid w:val="00473E72"/>
    <w:rsid w:val="004800E6"/>
    <w:rsid w:val="004A74C0"/>
    <w:rsid w:val="004B274D"/>
    <w:rsid w:val="004B4904"/>
    <w:rsid w:val="004C4D24"/>
    <w:rsid w:val="004D1671"/>
    <w:rsid w:val="005139BE"/>
    <w:rsid w:val="005244D7"/>
    <w:rsid w:val="005315AB"/>
    <w:rsid w:val="00540CFB"/>
    <w:rsid w:val="00552990"/>
    <w:rsid w:val="00560688"/>
    <w:rsid w:val="00564707"/>
    <w:rsid w:val="005768CB"/>
    <w:rsid w:val="005842E9"/>
    <w:rsid w:val="00586270"/>
    <w:rsid w:val="00592AF3"/>
    <w:rsid w:val="00597621"/>
    <w:rsid w:val="005A2FC9"/>
    <w:rsid w:val="005A54DD"/>
    <w:rsid w:val="005D1320"/>
    <w:rsid w:val="005D62FE"/>
    <w:rsid w:val="005F5FCB"/>
    <w:rsid w:val="006022B3"/>
    <w:rsid w:val="00610C44"/>
    <w:rsid w:val="00620B65"/>
    <w:rsid w:val="00636976"/>
    <w:rsid w:val="0063786A"/>
    <w:rsid w:val="00646EED"/>
    <w:rsid w:val="0065640E"/>
    <w:rsid w:val="00660466"/>
    <w:rsid w:val="00664C4E"/>
    <w:rsid w:val="006A2A7A"/>
    <w:rsid w:val="006D22F8"/>
    <w:rsid w:val="006E41B4"/>
    <w:rsid w:val="00707E41"/>
    <w:rsid w:val="00724B65"/>
    <w:rsid w:val="007331F5"/>
    <w:rsid w:val="00745226"/>
    <w:rsid w:val="007647EC"/>
    <w:rsid w:val="0076557A"/>
    <w:rsid w:val="00766444"/>
    <w:rsid w:val="00790349"/>
    <w:rsid w:val="00794A87"/>
    <w:rsid w:val="007958DC"/>
    <w:rsid w:val="007A3113"/>
    <w:rsid w:val="007A45A5"/>
    <w:rsid w:val="007A5424"/>
    <w:rsid w:val="007B2383"/>
    <w:rsid w:val="007B5DA3"/>
    <w:rsid w:val="007C1673"/>
    <w:rsid w:val="007C2873"/>
    <w:rsid w:val="007C7E86"/>
    <w:rsid w:val="007D17CA"/>
    <w:rsid w:val="008078D2"/>
    <w:rsid w:val="00814604"/>
    <w:rsid w:val="00820722"/>
    <w:rsid w:val="00840BF1"/>
    <w:rsid w:val="008454D9"/>
    <w:rsid w:val="008532A4"/>
    <w:rsid w:val="008548ED"/>
    <w:rsid w:val="00897E67"/>
    <w:rsid w:val="008B6A2A"/>
    <w:rsid w:val="008F1D70"/>
    <w:rsid w:val="008F2DB4"/>
    <w:rsid w:val="009152F3"/>
    <w:rsid w:val="00927CE8"/>
    <w:rsid w:val="0096592F"/>
    <w:rsid w:val="009A0CCE"/>
    <w:rsid w:val="009A4504"/>
    <w:rsid w:val="009C61E2"/>
    <w:rsid w:val="009C7018"/>
    <w:rsid w:val="009D01F4"/>
    <w:rsid w:val="009D163F"/>
    <w:rsid w:val="009E1FD8"/>
    <w:rsid w:val="00A141A3"/>
    <w:rsid w:val="00A15DFA"/>
    <w:rsid w:val="00A2571A"/>
    <w:rsid w:val="00A41D09"/>
    <w:rsid w:val="00A51152"/>
    <w:rsid w:val="00A54882"/>
    <w:rsid w:val="00A65211"/>
    <w:rsid w:val="00A77FA3"/>
    <w:rsid w:val="00A81200"/>
    <w:rsid w:val="00A83D2F"/>
    <w:rsid w:val="00A93420"/>
    <w:rsid w:val="00A979D6"/>
    <w:rsid w:val="00AA1FC4"/>
    <w:rsid w:val="00AC1799"/>
    <w:rsid w:val="00AD0F99"/>
    <w:rsid w:val="00AD2DC0"/>
    <w:rsid w:val="00B209D2"/>
    <w:rsid w:val="00B347CB"/>
    <w:rsid w:val="00B56839"/>
    <w:rsid w:val="00B62649"/>
    <w:rsid w:val="00B73D2A"/>
    <w:rsid w:val="00B73DD1"/>
    <w:rsid w:val="00B828A2"/>
    <w:rsid w:val="00B87CBA"/>
    <w:rsid w:val="00B901FE"/>
    <w:rsid w:val="00B97CAF"/>
    <w:rsid w:val="00BD1749"/>
    <w:rsid w:val="00BE2F6C"/>
    <w:rsid w:val="00C11A33"/>
    <w:rsid w:val="00C1458A"/>
    <w:rsid w:val="00C145DE"/>
    <w:rsid w:val="00C273FE"/>
    <w:rsid w:val="00C552E4"/>
    <w:rsid w:val="00C61878"/>
    <w:rsid w:val="00C6436C"/>
    <w:rsid w:val="00C6469E"/>
    <w:rsid w:val="00C978B9"/>
    <w:rsid w:val="00CB7B46"/>
    <w:rsid w:val="00CE2583"/>
    <w:rsid w:val="00CF1DD1"/>
    <w:rsid w:val="00CF76BF"/>
    <w:rsid w:val="00D071C1"/>
    <w:rsid w:val="00D16960"/>
    <w:rsid w:val="00D224F4"/>
    <w:rsid w:val="00D24312"/>
    <w:rsid w:val="00D26619"/>
    <w:rsid w:val="00D46F19"/>
    <w:rsid w:val="00D81207"/>
    <w:rsid w:val="00D8270D"/>
    <w:rsid w:val="00D8295F"/>
    <w:rsid w:val="00DA009C"/>
    <w:rsid w:val="00DD255F"/>
    <w:rsid w:val="00DE7554"/>
    <w:rsid w:val="00DF5D50"/>
    <w:rsid w:val="00E00056"/>
    <w:rsid w:val="00E22EAA"/>
    <w:rsid w:val="00E2442A"/>
    <w:rsid w:val="00E378DB"/>
    <w:rsid w:val="00E5581B"/>
    <w:rsid w:val="00E579A4"/>
    <w:rsid w:val="00E70D44"/>
    <w:rsid w:val="00E745B6"/>
    <w:rsid w:val="00E748FF"/>
    <w:rsid w:val="00E86B39"/>
    <w:rsid w:val="00E9180C"/>
    <w:rsid w:val="00E92462"/>
    <w:rsid w:val="00EB097A"/>
    <w:rsid w:val="00EE37EF"/>
    <w:rsid w:val="00EE480D"/>
    <w:rsid w:val="00EE65F7"/>
    <w:rsid w:val="00EF1DAA"/>
    <w:rsid w:val="00F056F0"/>
    <w:rsid w:val="00F10F59"/>
    <w:rsid w:val="00F248B7"/>
    <w:rsid w:val="00F25032"/>
    <w:rsid w:val="00F2701D"/>
    <w:rsid w:val="00F35F77"/>
    <w:rsid w:val="00F46D3A"/>
    <w:rsid w:val="00F46D9B"/>
    <w:rsid w:val="00F61300"/>
    <w:rsid w:val="00F75B0B"/>
    <w:rsid w:val="00F82C5F"/>
    <w:rsid w:val="00F84560"/>
    <w:rsid w:val="00F97EAA"/>
    <w:rsid w:val="00FA4AAE"/>
    <w:rsid w:val="00FA6BB9"/>
    <w:rsid w:val="00FC405E"/>
    <w:rsid w:val="00FD112F"/>
    <w:rsid w:val="00FE1AC9"/>
    <w:rsid w:val="00FE4AF5"/>
    <w:rsid w:val="00FF4665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85436"/>
  <w15:chartTrackingRefBased/>
  <w15:docId w15:val="{F9FFDC9D-42BD-4604-BCA7-B286CC85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15AB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0F49AE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0F49AE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0F49AE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0F49AE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0F49AE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0F49AE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0F49AE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39"/>
    <w:rsid w:val="002E73B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2"/>
    <w:uiPriority w:val="99"/>
    <w:unhideWhenUsed/>
    <w:rsid w:val="00DA009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9"/>
    <w:uiPriority w:val="99"/>
    <w:rsid w:val="00DA009C"/>
  </w:style>
  <w:style w:type="paragraph" w:styleId="aa">
    <w:name w:val="footer"/>
    <w:basedOn w:val="a"/>
    <w:link w:val="Char3"/>
    <w:uiPriority w:val="99"/>
    <w:unhideWhenUsed/>
    <w:rsid w:val="00DA009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DA0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8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C331C-6BEA-4D9E-B3AE-F96AC2241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dcterms:created xsi:type="dcterms:W3CDTF">2024-10-30T03:24:00Z</dcterms:created>
  <dcterms:modified xsi:type="dcterms:W3CDTF">2024-10-30T03:24:00Z</dcterms:modified>
</cp:coreProperties>
</file>