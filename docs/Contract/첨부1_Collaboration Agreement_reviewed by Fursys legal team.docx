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37BB04" w14:textId="77777777" w:rsidR="00C30A5F" w:rsidRDefault="003D2832">
      <w:pPr>
        <w:pStyle w:val="a3"/>
        <w:spacing w:before="90"/>
        <w:ind w:left="42" w:right="41"/>
        <w:jc w:val="center"/>
      </w:pPr>
      <w:r>
        <w:t>This</w:t>
      </w:r>
      <w:r>
        <w:rPr>
          <w:spacing w:val="-3"/>
        </w:rPr>
        <w:t xml:space="preserve"> </w:t>
      </w:r>
      <w:r>
        <w:t>Collaboration Agreement</w:t>
      </w:r>
      <w:r>
        <w:rPr>
          <w:spacing w:val="-2"/>
        </w:rPr>
        <w:t xml:space="preserve"> </w:t>
      </w:r>
      <w:r>
        <w:t>("Agreement")</w:t>
      </w:r>
      <w:r>
        <w:rPr>
          <w:spacing w:val="-2"/>
        </w:rPr>
        <w:t xml:space="preserve"> </w:t>
      </w:r>
      <w:r>
        <w:t>is</w:t>
      </w:r>
      <w:r>
        <w:rPr>
          <w:spacing w:val="-3"/>
        </w:rPr>
        <w:t xml:space="preserve"> </w:t>
      </w:r>
      <w:r>
        <w:t>made</w:t>
      </w:r>
      <w:r>
        <w:rPr>
          <w:spacing w:val="-5"/>
        </w:rPr>
        <w:t xml:space="preserve"> </w:t>
      </w:r>
      <w:r>
        <w:t>and</w:t>
      </w:r>
      <w:r>
        <w:rPr>
          <w:spacing w:val="-3"/>
        </w:rPr>
        <w:t xml:space="preserve"> </w:t>
      </w:r>
      <w:r>
        <w:t>entered</w:t>
      </w:r>
      <w:r>
        <w:rPr>
          <w:spacing w:val="-3"/>
        </w:rPr>
        <w:t xml:space="preserve"> </w:t>
      </w:r>
      <w:r>
        <w:t>into</w:t>
      </w:r>
      <w:r>
        <w:rPr>
          <w:spacing w:val="-1"/>
        </w:rPr>
        <w:t xml:space="preserve"> </w:t>
      </w:r>
      <w:r>
        <w:t>on</w:t>
      </w:r>
      <w:r>
        <w:rPr>
          <w:spacing w:val="-2"/>
        </w:rPr>
        <w:t xml:space="preserve"> </w:t>
      </w:r>
      <w:r>
        <w:t>this</w:t>
      </w:r>
      <w:r>
        <w:rPr>
          <w:spacing w:val="-2"/>
        </w:rPr>
        <w:t xml:space="preserve"> </w:t>
      </w:r>
      <w:r>
        <w:t>28</w:t>
      </w:r>
      <w:r>
        <w:rPr>
          <w:spacing w:val="-3"/>
        </w:rPr>
        <w:t xml:space="preserve"> </w:t>
      </w:r>
      <w:r>
        <w:t>of</w:t>
      </w:r>
      <w:r>
        <w:rPr>
          <w:spacing w:val="-4"/>
        </w:rPr>
        <w:t xml:space="preserve"> </w:t>
      </w:r>
      <w:r>
        <w:t xml:space="preserve">October 2025 ("Effective Date"), by and between the </w:t>
      </w:r>
      <w:hyperlink w:anchor="_bookmark3" w:history="1">
        <w:r>
          <w:t>Parties</w:t>
        </w:r>
      </w:hyperlink>
      <w:r>
        <w:t xml:space="preserve"> listed below:</w:t>
      </w:r>
    </w:p>
    <w:p w14:paraId="360E558E" w14:textId="77777777" w:rsidR="00C30A5F" w:rsidRDefault="00C30A5F">
      <w:pPr>
        <w:pStyle w:val="a3"/>
      </w:pPr>
    </w:p>
    <w:p w14:paraId="5EF4FEE7" w14:textId="77777777" w:rsidR="00C30A5F" w:rsidRDefault="00C30A5F">
      <w:pPr>
        <w:pStyle w:val="a3"/>
        <w:spacing w:before="22"/>
      </w:pPr>
    </w:p>
    <w:p w14:paraId="77E3C758" w14:textId="77777777" w:rsidR="00C30A5F" w:rsidRDefault="003D2832">
      <w:pPr>
        <w:pStyle w:val="a4"/>
      </w:pPr>
      <w:bookmarkStart w:id="0" w:name="_bookmark0"/>
      <w:bookmarkEnd w:id="0"/>
      <w:r>
        <w:t>COLLABORATION</w:t>
      </w:r>
      <w:r>
        <w:rPr>
          <w:spacing w:val="-17"/>
        </w:rPr>
        <w:t xml:space="preserve"> </w:t>
      </w:r>
      <w:r>
        <w:rPr>
          <w:spacing w:val="-2"/>
        </w:rPr>
        <w:t>AGREEMENT</w:t>
      </w:r>
    </w:p>
    <w:p w14:paraId="78637C97" w14:textId="77777777" w:rsidR="00C30A5F" w:rsidRDefault="003D2832">
      <w:pPr>
        <w:pStyle w:val="1"/>
        <w:numPr>
          <w:ilvl w:val="0"/>
          <w:numId w:val="2"/>
        </w:numPr>
        <w:tabs>
          <w:tab w:val="left" w:pos="1230"/>
        </w:tabs>
        <w:spacing w:before="297"/>
        <w:ind w:hanging="1132"/>
      </w:pPr>
      <w:hyperlink w:anchor="_bookmark3" w:history="1">
        <w:r>
          <w:rPr>
            <w:spacing w:val="-2"/>
          </w:rPr>
          <w:t>Parties</w:t>
        </w:r>
      </w:hyperlink>
    </w:p>
    <w:p w14:paraId="1BAFB65A" w14:textId="77777777" w:rsidR="00C30A5F" w:rsidRDefault="00C30A5F">
      <w:pPr>
        <w:pStyle w:val="a3"/>
        <w:spacing w:before="107"/>
        <w:rPr>
          <w:b/>
        </w:rPr>
      </w:pPr>
    </w:p>
    <w:p w14:paraId="3EF35A29" w14:textId="77777777" w:rsidR="00C30A5F" w:rsidRDefault="003D2832">
      <w:pPr>
        <w:pStyle w:val="a5"/>
        <w:numPr>
          <w:ilvl w:val="1"/>
          <w:numId w:val="2"/>
        </w:numPr>
        <w:tabs>
          <w:tab w:val="left" w:pos="1230"/>
        </w:tabs>
        <w:spacing w:before="1" w:line="288" w:lineRule="auto"/>
        <w:ind w:right="98"/>
        <w:jc w:val="both"/>
        <w:rPr>
          <w:sz w:val="18"/>
        </w:rPr>
      </w:pPr>
      <w:r>
        <w:rPr>
          <w:noProof/>
          <w:sz w:val="18"/>
        </w:rPr>
        <w:drawing>
          <wp:anchor distT="0" distB="0" distL="0" distR="0" simplePos="0" relativeHeight="487359488" behindDoc="1" locked="0" layoutInCell="1" allowOverlap="1" wp14:anchorId="09F671AA" wp14:editId="4E73348A">
            <wp:simplePos x="0" y="0"/>
            <wp:positionH relativeFrom="page">
              <wp:posOffset>1235798</wp:posOffset>
            </wp:positionH>
            <wp:positionV relativeFrom="paragraph">
              <wp:posOffset>206321</wp:posOffset>
            </wp:positionV>
            <wp:extent cx="5153190" cy="5184012"/>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5153190" cy="5184012"/>
                    </a:xfrm>
                    <a:prstGeom prst="rect">
                      <a:avLst/>
                    </a:prstGeom>
                  </pic:spPr>
                </pic:pic>
              </a:graphicData>
            </a:graphic>
          </wp:anchor>
        </w:drawing>
      </w:r>
      <w:proofErr w:type="spellStart"/>
      <w:r>
        <w:rPr>
          <w:sz w:val="18"/>
        </w:rPr>
        <w:t>Configura</w:t>
      </w:r>
      <w:proofErr w:type="spellEnd"/>
      <w:r>
        <w:rPr>
          <w:sz w:val="18"/>
        </w:rPr>
        <w:t xml:space="preserve"> Sverige AB., an private corporation, with its principal place of business at </w:t>
      </w:r>
      <w:proofErr w:type="spellStart"/>
      <w:r>
        <w:rPr>
          <w:sz w:val="18"/>
        </w:rPr>
        <w:t>Storgatan</w:t>
      </w:r>
      <w:proofErr w:type="spellEnd"/>
      <w:r>
        <w:rPr>
          <w:sz w:val="18"/>
        </w:rPr>
        <w:t xml:space="preserve"> 13, BOX 306, 582 23 Linköping, Sweden hereinafter referred to </w:t>
      </w:r>
      <w:proofErr w:type="gramStart"/>
      <w:r>
        <w:rPr>
          <w:sz w:val="18"/>
        </w:rPr>
        <w:t xml:space="preserve">as </w:t>
      </w:r>
      <w:bookmarkStart w:id="1" w:name="_bookmark1"/>
      <w:bookmarkEnd w:id="1"/>
      <w:r>
        <w:rPr>
          <w:spacing w:val="-2"/>
          <w:sz w:val="18"/>
        </w:rPr>
        <w:t>”</w:t>
      </w:r>
      <w:proofErr w:type="spellStart"/>
      <w:r>
        <w:rPr>
          <w:spacing w:val="-2"/>
          <w:sz w:val="18"/>
        </w:rPr>
        <w:t>Configura</w:t>
      </w:r>
      <w:proofErr w:type="spellEnd"/>
      <w:proofErr w:type="gramEnd"/>
      <w:r>
        <w:rPr>
          <w:spacing w:val="-2"/>
          <w:sz w:val="18"/>
        </w:rPr>
        <w:t>”.</w:t>
      </w:r>
    </w:p>
    <w:p w14:paraId="18D6AAF7" w14:textId="77777777" w:rsidR="00C30A5F" w:rsidRDefault="00C30A5F">
      <w:pPr>
        <w:pStyle w:val="a3"/>
        <w:spacing w:before="134"/>
      </w:pPr>
    </w:p>
    <w:p w14:paraId="7E6997EC" w14:textId="77777777" w:rsidR="00C30A5F" w:rsidRDefault="003D2832">
      <w:pPr>
        <w:pStyle w:val="a5"/>
        <w:numPr>
          <w:ilvl w:val="1"/>
          <w:numId w:val="2"/>
        </w:numPr>
        <w:tabs>
          <w:tab w:val="left" w:pos="1230"/>
        </w:tabs>
        <w:spacing w:line="288" w:lineRule="auto"/>
        <w:ind w:right="93"/>
        <w:jc w:val="both"/>
        <w:rPr>
          <w:sz w:val="18"/>
        </w:rPr>
      </w:pPr>
      <w:proofErr w:type="spellStart"/>
      <w:r>
        <w:rPr>
          <w:sz w:val="18"/>
        </w:rPr>
        <w:t>Fursys</w:t>
      </w:r>
      <w:proofErr w:type="spellEnd"/>
      <w:r>
        <w:rPr>
          <w:spacing w:val="-16"/>
          <w:sz w:val="18"/>
        </w:rPr>
        <w:t xml:space="preserve"> </w:t>
      </w:r>
      <w:r>
        <w:rPr>
          <w:sz w:val="18"/>
        </w:rPr>
        <w:t>Inc.,</w:t>
      </w:r>
      <w:r>
        <w:rPr>
          <w:spacing w:val="-16"/>
          <w:sz w:val="18"/>
        </w:rPr>
        <w:t xml:space="preserve"> </w:t>
      </w:r>
      <w:r>
        <w:rPr>
          <w:sz w:val="18"/>
        </w:rPr>
        <w:t>an</w:t>
      </w:r>
      <w:r>
        <w:rPr>
          <w:spacing w:val="-14"/>
          <w:sz w:val="18"/>
        </w:rPr>
        <w:t xml:space="preserve"> </w:t>
      </w:r>
      <w:r>
        <w:rPr>
          <w:sz w:val="18"/>
        </w:rPr>
        <w:t>Korean</w:t>
      </w:r>
      <w:r>
        <w:rPr>
          <w:spacing w:val="-16"/>
          <w:sz w:val="18"/>
        </w:rPr>
        <w:t xml:space="preserve"> </w:t>
      </w:r>
      <w:r>
        <w:rPr>
          <w:sz w:val="18"/>
        </w:rPr>
        <w:t>privately</w:t>
      </w:r>
      <w:r>
        <w:rPr>
          <w:spacing w:val="-16"/>
          <w:sz w:val="18"/>
        </w:rPr>
        <w:t xml:space="preserve"> </w:t>
      </w:r>
      <w:r>
        <w:rPr>
          <w:sz w:val="18"/>
        </w:rPr>
        <w:t>held</w:t>
      </w:r>
      <w:r>
        <w:rPr>
          <w:spacing w:val="-15"/>
          <w:sz w:val="18"/>
        </w:rPr>
        <w:t xml:space="preserve"> </w:t>
      </w:r>
      <w:r>
        <w:rPr>
          <w:sz w:val="18"/>
        </w:rPr>
        <w:t>corporation,</w:t>
      </w:r>
      <w:r>
        <w:rPr>
          <w:spacing w:val="-16"/>
          <w:sz w:val="18"/>
        </w:rPr>
        <w:t xml:space="preserve"> </w:t>
      </w:r>
      <w:r>
        <w:rPr>
          <w:sz w:val="18"/>
        </w:rPr>
        <w:t>with</w:t>
      </w:r>
      <w:r>
        <w:rPr>
          <w:spacing w:val="-15"/>
          <w:sz w:val="18"/>
        </w:rPr>
        <w:t xml:space="preserve"> </w:t>
      </w:r>
      <w:r>
        <w:rPr>
          <w:sz w:val="18"/>
        </w:rPr>
        <w:t>its</w:t>
      </w:r>
      <w:r>
        <w:rPr>
          <w:spacing w:val="-16"/>
          <w:sz w:val="18"/>
        </w:rPr>
        <w:t xml:space="preserve"> </w:t>
      </w:r>
      <w:r>
        <w:rPr>
          <w:sz w:val="18"/>
        </w:rPr>
        <w:t>principal</w:t>
      </w:r>
      <w:r>
        <w:rPr>
          <w:spacing w:val="-15"/>
          <w:sz w:val="18"/>
        </w:rPr>
        <w:t xml:space="preserve"> </w:t>
      </w:r>
      <w:r>
        <w:rPr>
          <w:sz w:val="18"/>
        </w:rPr>
        <w:t>place</w:t>
      </w:r>
      <w:r>
        <w:rPr>
          <w:spacing w:val="-16"/>
          <w:sz w:val="18"/>
        </w:rPr>
        <w:t xml:space="preserve"> </w:t>
      </w:r>
      <w:r>
        <w:rPr>
          <w:sz w:val="18"/>
        </w:rPr>
        <w:t>of</w:t>
      </w:r>
      <w:r>
        <w:rPr>
          <w:spacing w:val="-16"/>
          <w:sz w:val="18"/>
        </w:rPr>
        <w:t xml:space="preserve"> </w:t>
      </w:r>
      <w:r>
        <w:rPr>
          <w:sz w:val="18"/>
        </w:rPr>
        <w:t>b</w:t>
      </w:r>
      <w:r>
        <w:rPr>
          <w:sz w:val="18"/>
        </w:rPr>
        <w:t xml:space="preserve">usiness at 311, </w:t>
      </w:r>
      <w:proofErr w:type="spellStart"/>
      <w:r>
        <w:rPr>
          <w:sz w:val="18"/>
        </w:rPr>
        <w:t>Ogeum</w:t>
      </w:r>
      <w:proofErr w:type="spellEnd"/>
      <w:r>
        <w:rPr>
          <w:sz w:val="18"/>
        </w:rPr>
        <w:t>-</w:t>
      </w:r>
      <w:proofErr w:type="spellStart"/>
      <w:proofErr w:type="gramStart"/>
      <w:r>
        <w:rPr>
          <w:sz w:val="18"/>
        </w:rPr>
        <w:t>Ro,Songpa</w:t>
      </w:r>
      <w:proofErr w:type="spellEnd"/>
      <w:proofErr w:type="gramEnd"/>
      <w:r>
        <w:rPr>
          <w:sz w:val="18"/>
        </w:rPr>
        <w:t xml:space="preserve">-Gu, Seoul, Korea 138-857, hereinafter referred to as </w:t>
      </w:r>
      <w:bookmarkStart w:id="2" w:name="_bookmark2"/>
      <w:bookmarkEnd w:id="2"/>
      <w:r>
        <w:rPr>
          <w:spacing w:val="-2"/>
          <w:sz w:val="18"/>
        </w:rPr>
        <w:t>”Customer”.</w:t>
      </w:r>
    </w:p>
    <w:p w14:paraId="33F642E7" w14:textId="77777777" w:rsidR="00C30A5F" w:rsidRDefault="00C30A5F">
      <w:pPr>
        <w:pStyle w:val="a3"/>
        <w:spacing w:before="133"/>
      </w:pPr>
    </w:p>
    <w:p w14:paraId="09716FAA" w14:textId="77777777" w:rsidR="00C30A5F" w:rsidRDefault="003D2832">
      <w:pPr>
        <w:pStyle w:val="a5"/>
        <w:numPr>
          <w:ilvl w:val="1"/>
          <w:numId w:val="2"/>
        </w:numPr>
        <w:tabs>
          <w:tab w:val="left" w:pos="1230"/>
        </w:tabs>
        <w:spacing w:before="1"/>
        <w:ind w:hanging="1132"/>
        <w:rPr>
          <w:sz w:val="18"/>
        </w:rPr>
      </w:pPr>
      <w:hyperlink w:anchor="_bookmark1" w:history="1">
        <w:r>
          <w:rPr>
            <w:sz w:val="18"/>
          </w:rPr>
          <w:t>Configura</w:t>
        </w:r>
      </w:hyperlink>
      <w:r>
        <w:rPr>
          <w:spacing w:val="55"/>
          <w:sz w:val="18"/>
        </w:rPr>
        <w:t xml:space="preserve"> </w:t>
      </w:r>
      <w:r>
        <w:rPr>
          <w:sz w:val="18"/>
        </w:rPr>
        <w:t>and</w:t>
      </w:r>
      <w:r>
        <w:rPr>
          <w:spacing w:val="55"/>
          <w:sz w:val="18"/>
        </w:rPr>
        <w:t xml:space="preserve"> </w:t>
      </w:r>
      <w:hyperlink w:anchor="_bookmark2" w:history="1">
        <w:r>
          <w:rPr>
            <w:sz w:val="18"/>
          </w:rPr>
          <w:t>Customer</w:t>
        </w:r>
      </w:hyperlink>
      <w:r>
        <w:rPr>
          <w:spacing w:val="52"/>
          <w:sz w:val="18"/>
        </w:rPr>
        <w:t xml:space="preserve"> </w:t>
      </w:r>
      <w:r>
        <w:rPr>
          <w:sz w:val="18"/>
        </w:rPr>
        <w:t>are</w:t>
      </w:r>
      <w:r>
        <w:rPr>
          <w:spacing w:val="55"/>
          <w:sz w:val="18"/>
        </w:rPr>
        <w:t xml:space="preserve"> </w:t>
      </w:r>
      <w:r>
        <w:rPr>
          <w:sz w:val="18"/>
        </w:rPr>
        <w:t>sometimes</w:t>
      </w:r>
      <w:r>
        <w:rPr>
          <w:spacing w:val="54"/>
          <w:sz w:val="18"/>
        </w:rPr>
        <w:t xml:space="preserve"> </w:t>
      </w:r>
      <w:r>
        <w:rPr>
          <w:sz w:val="18"/>
        </w:rPr>
        <w:t>jointly</w:t>
      </w:r>
      <w:r>
        <w:rPr>
          <w:spacing w:val="53"/>
          <w:sz w:val="18"/>
        </w:rPr>
        <w:t xml:space="preserve"> </w:t>
      </w:r>
      <w:r>
        <w:rPr>
          <w:sz w:val="18"/>
        </w:rPr>
        <w:t>hereinafter</w:t>
      </w:r>
      <w:r>
        <w:rPr>
          <w:spacing w:val="55"/>
          <w:sz w:val="18"/>
        </w:rPr>
        <w:t xml:space="preserve"> </w:t>
      </w:r>
      <w:r>
        <w:rPr>
          <w:sz w:val="18"/>
        </w:rPr>
        <w:t>referred</w:t>
      </w:r>
      <w:r>
        <w:rPr>
          <w:spacing w:val="52"/>
          <w:sz w:val="18"/>
        </w:rPr>
        <w:t xml:space="preserve"> </w:t>
      </w:r>
      <w:r>
        <w:rPr>
          <w:sz w:val="18"/>
        </w:rPr>
        <w:t>to</w:t>
      </w:r>
      <w:r>
        <w:rPr>
          <w:spacing w:val="55"/>
          <w:sz w:val="18"/>
        </w:rPr>
        <w:t xml:space="preserve"> </w:t>
      </w:r>
      <w:r>
        <w:rPr>
          <w:sz w:val="18"/>
        </w:rPr>
        <w:t>as</w:t>
      </w:r>
      <w:r>
        <w:rPr>
          <w:spacing w:val="54"/>
          <w:sz w:val="18"/>
        </w:rPr>
        <w:t xml:space="preserve"> </w:t>
      </w:r>
      <w:r>
        <w:rPr>
          <w:spacing w:val="-5"/>
          <w:sz w:val="18"/>
        </w:rPr>
        <w:t>the</w:t>
      </w:r>
    </w:p>
    <w:p w14:paraId="5FD574C5" w14:textId="77777777" w:rsidR="00C30A5F" w:rsidRDefault="003D2832">
      <w:pPr>
        <w:pStyle w:val="a3"/>
        <w:spacing w:before="45"/>
        <w:ind w:left="1230"/>
      </w:pPr>
      <w:bookmarkStart w:id="3" w:name="_bookmark3"/>
      <w:bookmarkEnd w:id="3"/>
      <w:proofErr w:type="gramStart"/>
      <w:r>
        <w:rPr>
          <w:spacing w:val="-2"/>
        </w:rPr>
        <w:t>”Parties</w:t>
      </w:r>
      <w:proofErr w:type="gramEnd"/>
      <w:r>
        <w:rPr>
          <w:spacing w:val="-2"/>
        </w:rPr>
        <w:t>”.</w:t>
      </w:r>
    </w:p>
    <w:p w14:paraId="1AED8342" w14:textId="77777777" w:rsidR="00C30A5F" w:rsidRDefault="00C30A5F">
      <w:pPr>
        <w:pStyle w:val="a3"/>
        <w:spacing w:before="153"/>
      </w:pPr>
    </w:p>
    <w:p w14:paraId="24D13EB7" w14:textId="77777777" w:rsidR="00C30A5F" w:rsidRDefault="003D2832">
      <w:pPr>
        <w:pStyle w:val="1"/>
        <w:numPr>
          <w:ilvl w:val="0"/>
          <w:numId w:val="2"/>
        </w:numPr>
        <w:tabs>
          <w:tab w:val="left" w:pos="1230"/>
        </w:tabs>
        <w:ind w:hanging="1132"/>
      </w:pPr>
      <w:r>
        <w:t>Final</w:t>
      </w:r>
      <w:r>
        <w:rPr>
          <w:spacing w:val="-3"/>
        </w:rPr>
        <w:t xml:space="preserve"> </w:t>
      </w:r>
      <w:r>
        <w:t>Agreement</w:t>
      </w:r>
      <w:r>
        <w:rPr>
          <w:spacing w:val="-4"/>
        </w:rPr>
        <w:t xml:space="preserve"> </w:t>
      </w:r>
      <w:r>
        <w:t>and</w:t>
      </w:r>
      <w:r>
        <w:rPr>
          <w:spacing w:val="-4"/>
        </w:rPr>
        <w:t xml:space="preserve"> </w:t>
      </w:r>
      <w:r>
        <w:t>Documents</w:t>
      </w:r>
      <w:r>
        <w:rPr>
          <w:spacing w:val="-2"/>
        </w:rPr>
        <w:t xml:space="preserve"> Encompassed</w:t>
      </w:r>
    </w:p>
    <w:p w14:paraId="0A5FADC1" w14:textId="77777777" w:rsidR="00C30A5F" w:rsidRDefault="00C30A5F">
      <w:pPr>
        <w:pStyle w:val="a3"/>
        <w:spacing w:before="107"/>
        <w:rPr>
          <w:b/>
        </w:rPr>
      </w:pPr>
    </w:p>
    <w:p w14:paraId="13996C3B" w14:textId="77777777" w:rsidR="00C30A5F" w:rsidRDefault="003D2832">
      <w:pPr>
        <w:pStyle w:val="a5"/>
        <w:numPr>
          <w:ilvl w:val="1"/>
          <w:numId w:val="2"/>
        </w:numPr>
        <w:tabs>
          <w:tab w:val="left" w:pos="1230"/>
        </w:tabs>
        <w:ind w:hanging="1128"/>
        <w:rPr>
          <w:sz w:val="18"/>
        </w:rPr>
      </w:pPr>
      <w:r>
        <w:rPr>
          <w:sz w:val="18"/>
        </w:rPr>
        <w:t>Services</w:t>
      </w:r>
      <w:r>
        <w:rPr>
          <w:spacing w:val="-2"/>
          <w:sz w:val="18"/>
        </w:rPr>
        <w:t xml:space="preserve"> </w:t>
      </w:r>
      <w:r>
        <w:rPr>
          <w:sz w:val="18"/>
        </w:rPr>
        <w:t>Performed</w:t>
      </w:r>
      <w:r>
        <w:rPr>
          <w:spacing w:val="-2"/>
          <w:sz w:val="18"/>
        </w:rPr>
        <w:t xml:space="preserve"> </w:t>
      </w:r>
      <w:r>
        <w:rPr>
          <w:sz w:val="18"/>
        </w:rPr>
        <w:t>by</w:t>
      </w:r>
      <w:r>
        <w:rPr>
          <w:spacing w:val="-2"/>
          <w:sz w:val="18"/>
        </w:rPr>
        <w:t xml:space="preserve"> </w:t>
      </w:r>
      <w:proofErr w:type="spellStart"/>
      <w:r>
        <w:rPr>
          <w:spacing w:val="-2"/>
          <w:sz w:val="18"/>
        </w:rPr>
        <w:t>Configura</w:t>
      </w:r>
      <w:proofErr w:type="spellEnd"/>
    </w:p>
    <w:p w14:paraId="7FD9BFDD" w14:textId="77777777" w:rsidR="00C30A5F" w:rsidRDefault="00C30A5F">
      <w:pPr>
        <w:pStyle w:val="a3"/>
        <w:spacing w:before="64"/>
      </w:pPr>
    </w:p>
    <w:p w14:paraId="5FA27679" w14:textId="77777777" w:rsidR="00C30A5F" w:rsidRDefault="003D2832">
      <w:pPr>
        <w:pStyle w:val="a3"/>
        <w:spacing w:before="1" w:line="288" w:lineRule="auto"/>
        <w:ind w:left="1235" w:right="101"/>
        <w:jc w:val="both"/>
      </w:pPr>
      <w:r>
        <w:t xml:space="preserve">Customer may appoint </w:t>
      </w:r>
      <w:proofErr w:type="spellStart"/>
      <w:r>
        <w:t>Configura</w:t>
      </w:r>
      <w:proofErr w:type="spellEnd"/>
      <w:r>
        <w:t xml:space="preserve"> to provide work / assignments under this agreement with or without an associated statement of work.</w:t>
      </w:r>
    </w:p>
    <w:p w14:paraId="76A7DD17" w14:textId="77777777" w:rsidR="00C30A5F" w:rsidRDefault="00C30A5F">
      <w:pPr>
        <w:pStyle w:val="a3"/>
        <w:spacing w:before="14"/>
      </w:pPr>
    </w:p>
    <w:p w14:paraId="20D9B318" w14:textId="77777777" w:rsidR="00C30A5F" w:rsidRDefault="003D2832">
      <w:pPr>
        <w:pStyle w:val="a3"/>
        <w:spacing w:line="285" w:lineRule="auto"/>
        <w:ind w:left="1235" w:right="91"/>
        <w:jc w:val="both"/>
      </w:pPr>
      <w:r>
        <w:t xml:space="preserve">The </w:t>
      </w:r>
      <w:hyperlink w:anchor="_bookmark3" w:history="1">
        <w:r>
          <w:t>Parties</w:t>
        </w:r>
      </w:hyperlink>
      <w:r>
        <w:t xml:space="preserve"> may agree to enter into separate SoW agreements executed by the </w:t>
      </w:r>
      <w:hyperlink w:anchor="_bookmark3" w:history="1">
        <w:r>
          <w:t>Parties</w:t>
        </w:r>
      </w:hyperlink>
      <w:r>
        <w:t xml:space="preserve"> for any specific assignments agreed to ("Services"), using the scope and organization</w:t>
      </w:r>
      <w:r>
        <w:rPr>
          <w:spacing w:val="-7"/>
        </w:rPr>
        <w:t xml:space="preserve"> </w:t>
      </w:r>
      <w:r>
        <w:t>guidelines</w:t>
      </w:r>
      <w:r>
        <w:rPr>
          <w:spacing w:val="-8"/>
        </w:rPr>
        <w:t xml:space="preserve"> </w:t>
      </w:r>
      <w:r>
        <w:t>for</w:t>
      </w:r>
      <w:r>
        <w:rPr>
          <w:spacing w:val="-8"/>
        </w:rPr>
        <w:t xml:space="preserve"> </w:t>
      </w:r>
      <w:r>
        <w:t>the</w:t>
      </w:r>
      <w:r>
        <w:rPr>
          <w:spacing w:val="-8"/>
        </w:rPr>
        <w:t xml:space="preserve"> </w:t>
      </w:r>
      <w:r>
        <w:t>Services</w:t>
      </w:r>
      <w:r>
        <w:rPr>
          <w:spacing w:val="-8"/>
        </w:rPr>
        <w:t xml:space="preserve"> </w:t>
      </w:r>
      <w:r>
        <w:t>as</w:t>
      </w:r>
      <w:r>
        <w:rPr>
          <w:spacing w:val="-9"/>
        </w:rPr>
        <w:t xml:space="preserve"> </w:t>
      </w:r>
      <w:r>
        <w:t>set</w:t>
      </w:r>
      <w:r>
        <w:rPr>
          <w:spacing w:val="-7"/>
        </w:rPr>
        <w:t xml:space="preserve"> </w:t>
      </w:r>
      <w:r>
        <w:t>forth</w:t>
      </w:r>
      <w:r>
        <w:rPr>
          <w:spacing w:val="-7"/>
        </w:rPr>
        <w:t xml:space="preserve"> </w:t>
      </w:r>
      <w:r>
        <w:t>in</w:t>
      </w:r>
      <w:r>
        <w:rPr>
          <w:spacing w:val="-9"/>
        </w:rPr>
        <w:t xml:space="preserve"> </w:t>
      </w:r>
      <w:r>
        <w:t>Exhibit</w:t>
      </w:r>
      <w:r>
        <w:rPr>
          <w:spacing w:val="-1"/>
        </w:rPr>
        <w:t xml:space="preserve"> </w:t>
      </w:r>
      <w:r>
        <w:rPr>
          <w:b/>
        </w:rPr>
        <w:t>A</w:t>
      </w:r>
      <w:r>
        <w:t>.</w:t>
      </w:r>
      <w:r>
        <w:rPr>
          <w:spacing w:val="-9"/>
        </w:rPr>
        <w:t xml:space="preserve"> </w:t>
      </w:r>
      <w:r>
        <w:t>Such</w:t>
      </w:r>
      <w:r>
        <w:rPr>
          <w:spacing w:val="-7"/>
        </w:rPr>
        <w:t xml:space="preserve"> </w:t>
      </w:r>
      <w:r>
        <w:t>SoW(s)</w:t>
      </w:r>
      <w:r>
        <w:rPr>
          <w:spacing w:val="-6"/>
        </w:rPr>
        <w:t xml:space="preserve"> </w:t>
      </w:r>
      <w:r>
        <w:t>shall define</w:t>
      </w:r>
      <w:r>
        <w:rPr>
          <w:spacing w:val="-1"/>
        </w:rPr>
        <w:t xml:space="preserve"> </w:t>
      </w:r>
      <w:r>
        <w:t xml:space="preserve">the specific terms </w:t>
      </w:r>
      <w:proofErr w:type="spellStart"/>
      <w:r>
        <w:t>forCu</w:t>
      </w:r>
      <w:proofErr w:type="spellEnd"/>
      <w:r>
        <w:t xml:space="preserve"> each assignment or</w:t>
      </w:r>
      <w:r>
        <w:rPr>
          <w:spacing w:val="-1"/>
        </w:rPr>
        <w:t xml:space="preserve"> </w:t>
      </w:r>
      <w:r>
        <w:t>Services agreed</w:t>
      </w:r>
      <w:r>
        <w:rPr>
          <w:spacing w:val="-1"/>
        </w:rPr>
        <w:t xml:space="preserve"> </w:t>
      </w:r>
      <w:r>
        <w:t xml:space="preserve">to and include a description of the work to be performed in connection with any customization, training, developer support, special end-user support or other </w:t>
      </w:r>
      <w:hyperlink w:anchor="_bookmark1" w:history="1">
        <w:r>
          <w:t>Configura</w:t>
        </w:r>
      </w:hyperlink>
      <w:r>
        <w:t xml:space="preserve"> related services and/ or any other such assignments as mutually agreed to by the </w:t>
      </w:r>
      <w:hyperlink w:anchor="_bookmark3" w:history="1">
        <w:r>
          <w:t>Parties</w:t>
        </w:r>
      </w:hyperlink>
      <w:r>
        <w:t xml:space="preserve"> (collectively referred to herein as </w:t>
      </w:r>
      <w:bookmarkStart w:id="4" w:name="_bookmark4"/>
      <w:bookmarkEnd w:id="4"/>
      <w:r>
        <w:t>"Deliverables").</w:t>
      </w:r>
    </w:p>
    <w:p w14:paraId="5AB85D62" w14:textId="77777777" w:rsidR="00C30A5F" w:rsidRDefault="00C30A5F">
      <w:pPr>
        <w:pStyle w:val="a3"/>
        <w:spacing w:before="19"/>
      </w:pPr>
    </w:p>
    <w:p w14:paraId="6DE3653F" w14:textId="77777777" w:rsidR="00C30A5F" w:rsidRDefault="003D2832">
      <w:pPr>
        <w:pStyle w:val="a3"/>
        <w:spacing w:before="1" w:line="288" w:lineRule="auto"/>
        <w:ind w:left="1235" w:right="93"/>
        <w:jc w:val="both"/>
      </w:pPr>
      <w:r>
        <w:t>For provision of development Services, the Parties agree to apply an</w:t>
      </w:r>
      <w:r>
        <w:t xml:space="preserve"> agile </w:t>
      </w:r>
      <w:r>
        <w:rPr>
          <w:spacing w:val="-2"/>
        </w:rPr>
        <w:t>methodology.</w:t>
      </w:r>
    </w:p>
    <w:p w14:paraId="47B00A43" w14:textId="77777777" w:rsidR="00C30A5F" w:rsidRDefault="00C30A5F">
      <w:pPr>
        <w:pStyle w:val="a3"/>
        <w:spacing w:before="17"/>
      </w:pPr>
    </w:p>
    <w:p w14:paraId="4786873A" w14:textId="77777777" w:rsidR="00C30A5F" w:rsidRDefault="003D2832">
      <w:pPr>
        <w:pStyle w:val="a3"/>
        <w:spacing w:line="285" w:lineRule="auto"/>
        <w:ind w:left="1235" w:right="96"/>
        <w:jc w:val="both"/>
      </w:pPr>
      <w:proofErr w:type="spellStart"/>
      <w:r>
        <w:t>Configura</w:t>
      </w:r>
      <w:proofErr w:type="spellEnd"/>
      <w:r>
        <w:t xml:space="preserve"> normally provide Services and staff projects with employed resources, however from time to time employed resources may be augmented by selected contracted resources contributing with specific competence or availability</w:t>
      </w:r>
    </w:p>
    <w:p w14:paraId="0EFEA293" w14:textId="77777777" w:rsidR="00C30A5F" w:rsidRDefault="00C30A5F">
      <w:pPr>
        <w:pStyle w:val="a3"/>
        <w:spacing w:before="20"/>
      </w:pPr>
    </w:p>
    <w:p w14:paraId="59AFA776" w14:textId="77777777" w:rsidR="00C30A5F" w:rsidRDefault="003D2832">
      <w:pPr>
        <w:pStyle w:val="a3"/>
        <w:spacing w:line="285" w:lineRule="auto"/>
        <w:ind w:left="1235" w:right="93"/>
        <w:jc w:val="both"/>
      </w:pPr>
      <w:r>
        <w:t>The</w:t>
      </w:r>
      <w:r>
        <w:rPr>
          <w:spacing w:val="-11"/>
        </w:rPr>
        <w:t xml:space="preserve"> </w:t>
      </w:r>
      <w:r>
        <w:t>t</w:t>
      </w:r>
      <w:r>
        <w:t>erms</w:t>
      </w:r>
      <w:r>
        <w:rPr>
          <w:spacing w:val="-12"/>
        </w:rPr>
        <w:t xml:space="preserve"> </w:t>
      </w:r>
      <w:r>
        <w:t>and</w:t>
      </w:r>
      <w:r>
        <w:rPr>
          <w:spacing w:val="-11"/>
        </w:rPr>
        <w:t xml:space="preserve"> </w:t>
      </w:r>
      <w:r>
        <w:t>conditions</w:t>
      </w:r>
      <w:r>
        <w:rPr>
          <w:spacing w:val="-12"/>
        </w:rPr>
        <w:t xml:space="preserve"> </w:t>
      </w:r>
      <w:r>
        <w:t>of</w:t>
      </w:r>
      <w:r>
        <w:rPr>
          <w:spacing w:val="-13"/>
        </w:rPr>
        <w:t xml:space="preserve"> </w:t>
      </w:r>
      <w:r>
        <w:t>this</w:t>
      </w:r>
      <w:r>
        <w:rPr>
          <w:spacing w:val="-12"/>
        </w:rPr>
        <w:t xml:space="preserve"> </w:t>
      </w:r>
      <w:r>
        <w:t>Collaboration</w:t>
      </w:r>
      <w:r>
        <w:rPr>
          <w:spacing w:val="-11"/>
        </w:rPr>
        <w:t xml:space="preserve"> </w:t>
      </w:r>
      <w:r>
        <w:t>Agreement</w:t>
      </w:r>
      <w:r>
        <w:rPr>
          <w:spacing w:val="-11"/>
        </w:rPr>
        <w:t xml:space="preserve"> </w:t>
      </w:r>
      <w:r>
        <w:t>shall</w:t>
      </w:r>
      <w:r>
        <w:rPr>
          <w:spacing w:val="-11"/>
        </w:rPr>
        <w:t xml:space="preserve"> </w:t>
      </w:r>
      <w:r>
        <w:t>be</w:t>
      </w:r>
      <w:r>
        <w:rPr>
          <w:spacing w:val="-11"/>
        </w:rPr>
        <w:t xml:space="preserve"> </w:t>
      </w:r>
      <w:r>
        <w:t>incorporated</w:t>
      </w:r>
      <w:r>
        <w:rPr>
          <w:spacing w:val="-11"/>
        </w:rPr>
        <w:t xml:space="preserve"> </w:t>
      </w:r>
      <w:r>
        <w:t>into each SOW. In the event of contradictions or conflict between the terms and conditions</w:t>
      </w:r>
      <w:r>
        <w:rPr>
          <w:spacing w:val="-8"/>
        </w:rPr>
        <w:t xml:space="preserve"> </w:t>
      </w:r>
      <w:r>
        <w:t>of</w:t>
      </w:r>
      <w:r>
        <w:rPr>
          <w:spacing w:val="-9"/>
        </w:rPr>
        <w:t xml:space="preserve"> </w:t>
      </w:r>
      <w:r>
        <w:t>this</w:t>
      </w:r>
      <w:r>
        <w:rPr>
          <w:spacing w:val="-8"/>
        </w:rPr>
        <w:t xml:space="preserve"> </w:t>
      </w:r>
      <w:r>
        <w:t>Collaboration</w:t>
      </w:r>
      <w:r>
        <w:rPr>
          <w:spacing w:val="-7"/>
        </w:rPr>
        <w:t xml:space="preserve"> </w:t>
      </w:r>
      <w:r>
        <w:t>Agreement</w:t>
      </w:r>
      <w:r>
        <w:rPr>
          <w:spacing w:val="-7"/>
        </w:rPr>
        <w:t xml:space="preserve"> </w:t>
      </w:r>
      <w:r>
        <w:t>and</w:t>
      </w:r>
      <w:r>
        <w:rPr>
          <w:spacing w:val="-8"/>
        </w:rPr>
        <w:t xml:space="preserve"> </w:t>
      </w:r>
      <w:r>
        <w:t>of</w:t>
      </w:r>
      <w:r>
        <w:rPr>
          <w:spacing w:val="-9"/>
        </w:rPr>
        <w:t xml:space="preserve"> </w:t>
      </w:r>
      <w:r>
        <w:t>any</w:t>
      </w:r>
      <w:r>
        <w:rPr>
          <w:spacing w:val="-9"/>
        </w:rPr>
        <w:t xml:space="preserve"> </w:t>
      </w:r>
      <w:r>
        <w:t>provisions</w:t>
      </w:r>
      <w:r>
        <w:rPr>
          <w:spacing w:val="-8"/>
        </w:rPr>
        <w:t xml:space="preserve"> </w:t>
      </w:r>
      <w:r>
        <w:t>in</w:t>
      </w:r>
      <w:r>
        <w:rPr>
          <w:spacing w:val="-7"/>
        </w:rPr>
        <w:t xml:space="preserve"> </w:t>
      </w:r>
      <w:r>
        <w:t>a SoW</w:t>
      </w:r>
      <w:r>
        <w:rPr>
          <w:spacing w:val="-6"/>
        </w:rPr>
        <w:t xml:space="preserve"> </w:t>
      </w:r>
      <w:r>
        <w:t xml:space="preserve">between </w:t>
      </w:r>
      <w:r>
        <w:t xml:space="preserve">the </w:t>
      </w:r>
      <w:hyperlink w:anchor="_bookmark3" w:history="1">
        <w:r>
          <w:t>Parties</w:t>
        </w:r>
      </w:hyperlink>
      <w:r>
        <w:t>, the terms and conditions of the SoW shall prevail.</w:t>
      </w:r>
    </w:p>
    <w:p w14:paraId="42B82D56" w14:textId="77777777" w:rsidR="00C30A5F" w:rsidRDefault="00C30A5F">
      <w:pPr>
        <w:pStyle w:val="a3"/>
        <w:spacing w:line="285" w:lineRule="auto"/>
        <w:jc w:val="both"/>
        <w:sectPr w:rsidR="00C30A5F">
          <w:headerReference w:type="default" r:id="rId8"/>
          <w:footerReference w:type="default" r:id="rId9"/>
          <w:type w:val="continuous"/>
          <w:pgSz w:w="12250" w:h="15850"/>
          <w:pgMar w:top="1340" w:right="1700" w:bottom="880" w:left="1700" w:header="719" w:footer="687" w:gutter="0"/>
          <w:pgNumType w:start="1"/>
          <w:cols w:space="720"/>
        </w:sectPr>
      </w:pPr>
    </w:p>
    <w:p w14:paraId="2EB0236B" w14:textId="77777777" w:rsidR="00C30A5F" w:rsidRDefault="003D2832">
      <w:pPr>
        <w:pStyle w:val="a5"/>
        <w:numPr>
          <w:ilvl w:val="1"/>
          <w:numId w:val="2"/>
        </w:numPr>
        <w:tabs>
          <w:tab w:val="left" w:pos="1230"/>
        </w:tabs>
        <w:spacing w:before="116"/>
        <w:ind w:hanging="1128"/>
        <w:rPr>
          <w:sz w:val="18"/>
        </w:rPr>
      </w:pPr>
      <w:r>
        <w:rPr>
          <w:sz w:val="18"/>
        </w:rPr>
        <w:lastRenderedPageBreak/>
        <w:t>Reasonable</w:t>
      </w:r>
      <w:r>
        <w:rPr>
          <w:spacing w:val="-1"/>
          <w:sz w:val="18"/>
        </w:rPr>
        <w:t xml:space="preserve"> </w:t>
      </w:r>
      <w:r>
        <w:rPr>
          <w:spacing w:val="-2"/>
          <w:sz w:val="18"/>
        </w:rPr>
        <w:t>Efforts</w:t>
      </w:r>
    </w:p>
    <w:p w14:paraId="364B9E48" w14:textId="77777777" w:rsidR="00C30A5F" w:rsidRDefault="00C30A5F">
      <w:pPr>
        <w:pStyle w:val="a3"/>
        <w:spacing w:before="62"/>
      </w:pPr>
    </w:p>
    <w:p w14:paraId="0E0404E7" w14:textId="77777777" w:rsidR="00C30A5F" w:rsidRDefault="003D2832">
      <w:pPr>
        <w:pStyle w:val="a3"/>
        <w:spacing w:line="285" w:lineRule="auto"/>
        <w:ind w:left="1235" w:right="92"/>
        <w:jc w:val="both"/>
        <w:rPr>
          <w:rFonts w:ascii="Arial" w:hAnsi="Arial"/>
        </w:rPr>
      </w:pPr>
      <w:r>
        <w:t>The</w:t>
      </w:r>
      <w:r>
        <w:rPr>
          <w:spacing w:val="-12"/>
        </w:rPr>
        <w:t xml:space="preserve"> </w:t>
      </w:r>
      <w:hyperlink w:anchor="_bookmark3" w:history="1">
        <w:r>
          <w:t>Parties</w:t>
        </w:r>
      </w:hyperlink>
      <w:r>
        <w:rPr>
          <w:spacing w:val="-12"/>
        </w:rPr>
        <w:t xml:space="preserve"> </w:t>
      </w:r>
      <w:r>
        <w:t>agree</w:t>
      </w:r>
      <w:r>
        <w:rPr>
          <w:spacing w:val="-12"/>
        </w:rPr>
        <w:t xml:space="preserve"> </w:t>
      </w:r>
      <w:r>
        <w:t>to</w:t>
      </w:r>
      <w:r>
        <w:rPr>
          <w:spacing w:val="-14"/>
        </w:rPr>
        <w:t xml:space="preserve"> </w:t>
      </w:r>
      <w:r>
        <w:t>use</w:t>
      </w:r>
      <w:r>
        <w:rPr>
          <w:spacing w:val="-12"/>
        </w:rPr>
        <w:t xml:space="preserve"> </w:t>
      </w:r>
      <w:r>
        <w:t>reasonable</w:t>
      </w:r>
      <w:r>
        <w:rPr>
          <w:spacing w:val="-12"/>
        </w:rPr>
        <w:t xml:space="preserve"> </w:t>
      </w:r>
      <w:r>
        <w:t>efforts</w:t>
      </w:r>
      <w:r>
        <w:rPr>
          <w:spacing w:val="-13"/>
        </w:rPr>
        <w:t xml:space="preserve"> </w:t>
      </w:r>
      <w:r>
        <w:t>to</w:t>
      </w:r>
      <w:r>
        <w:rPr>
          <w:spacing w:val="-12"/>
        </w:rPr>
        <w:t xml:space="preserve"> </w:t>
      </w:r>
      <w:r>
        <w:t>perform</w:t>
      </w:r>
      <w:r>
        <w:rPr>
          <w:spacing w:val="-15"/>
        </w:rPr>
        <w:t xml:space="preserve"> </w:t>
      </w:r>
      <w:r>
        <w:t>the</w:t>
      </w:r>
      <w:r>
        <w:rPr>
          <w:spacing w:val="-12"/>
        </w:rPr>
        <w:t xml:space="preserve"> </w:t>
      </w:r>
      <w:r>
        <w:t>Services</w:t>
      </w:r>
      <w:r>
        <w:rPr>
          <w:spacing w:val="-8"/>
        </w:rPr>
        <w:t xml:space="preserve"> </w:t>
      </w:r>
      <w:r>
        <w:t>and</w:t>
      </w:r>
      <w:r>
        <w:rPr>
          <w:spacing w:val="-12"/>
        </w:rPr>
        <w:t xml:space="preserve"> </w:t>
      </w:r>
      <w:r>
        <w:t>to</w:t>
      </w:r>
      <w:r>
        <w:rPr>
          <w:spacing w:val="-12"/>
        </w:rPr>
        <w:t xml:space="preserve"> </w:t>
      </w:r>
      <w:r>
        <w:t xml:space="preserve">complete the </w:t>
      </w:r>
      <w:hyperlink w:anchor="_bookmark4" w:history="1">
        <w:r>
          <w:t>Deliverables</w:t>
        </w:r>
      </w:hyperlink>
      <w:r>
        <w:t xml:space="preserve"> specified in each applicable Service Agreement. </w:t>
      </w:r>
      <w:hyperlink w:anchor="_bookmark2" w:history="1">
        <w:r>
          <w:t>Customer</w:t>
        </w:r>
      </w:hyperlink>
      <w:r>
        <w:t xml:space="preserve"> acknowledges and agrees that </w:t>
      </w:r>
      <w:proofErr w:type="spellStart"/>
      <w:r>
        <w:t>Configura’s</w:t>
      </w:r>
      <w:proofErr w:type="spellEnd"/>
      <w:r>
        <w:t xml:space="preserve"> ability to perform the Services and complete</w:t>
      </w:r>
      <w:r>
        <w:rPr>
          <w:spacing w:val="-13"/>
        </w:rPr>
        <w:t xml:space="preserve"> </w:t>
      </w:r>
      <w:r>
        <w:t>the</w:t>
      </w:r>
      <w:r>
        <w:rPr>
          <w:spacing w:val="-9"/>
        </w:rPr>
        <w:t xml:space="preserve"> </w:t>
      </w:r>
      <w:hyperlink w:anchor="_bookmark4" w:history="1">
        <w:r>
          <w:t>Deliverables</w:t>
        </w:r>
      </w:hyperlink>
      <w:r>
        <w:rPr>
          <w:spacing w:val="-11"/>
        </w:rPr>
        <w:t xml:space="preserve"> </w:t>
      </w:r>
      <w:r>
        <w:t>is</w:t>
      </w:r>
      <w:r>
        <w:rPr>
          <w:spacing w:val="-12"/>
        </w:rPr>
        <w:t xml:space="preserve"> </w:t>
      </w:r>
      <w:r>
        <w:t>conditioned</w:t>
      </w:r>
      <w:r>
        <w:rPr>
          <w:spacing w:val="-13"/>
        </w:rPr>
        <w:t xml:space="preserve"> </w:t>
      </w:r>
      <w:r>
        <w:t>upon</w:t>
      </w:r>
      <w:r>
        <w:rPr>
          <w:spacing w:val="-8"/>
        </w:rPr>
        <w:t xml:space="preserve"> </w:t>
      </w:r>
      <w:hyperlink w:anchor="_bookmark2" w:history="1">
        <w:r>
          <w:t>Customer</w:t>
        </w:r>
      </w:hyperlink>
      <w:r>
        <w:t>’s</w:t>
      </w:r>
      <w:r>
        <w:rPr>
          <w:spacing w:val="-12"/>
        </w:rPr>
        <w:t xml:space="preserve"> </w:t>
      </w:r>
      <w:r>
        <w:t>timely</w:t>
      </w:r>
      <w:r>
        <w:rPr>
          <w:spacing w:val="-12"/>
        </w:rPr>
        <w:t xml:space="preserve"> </w:t>
      </w:r>
      <w:r>
        <w:t>performance</w:t>
      </w:r>
      <w:r>
        <w:rPr>
          <w:spacing w:val="-13"/>
        </w:rPr>
        <w:t xml:space="preserve"> </w:t>
      </w:r>
      <w:r>
        <w:t>of</w:t>
      </w:r>
      <w:r>
        <w:rPr>
          <w:spacing w:val="-12"/>
        </w:rPr>
        <w:t xml:space="preserve"> </w:t>
      </w:r>
      <w:r>
        <w:t>its obligations herein and the assumptions described in the applicable SoW(s)</w:t>
      </w:r>
      <w:r>
        <w:rPr>
          <w:rFonts w:ascii="Arial" w:hAnsi="Arial"/>
        </w:rPr>
        <w:t>.</w:t>
      </w:r>
    </w:p>
    <w:p w14:paraId="4B3CD61A" w14:textId="77777777" w:rsidR="00C30A5F" w:rsidRDefault="00C30A5F">
      <w:pPr>
        <w:pStyle w:val="a3"/>
        <w:spacing w:before="31"/>
        <w:rPr>
          <w:rFonts w:ascii="Arial"/>
        </w:rPr>
      </w:pPr>
    </w:p>
    <w:p w14:paraId="77EE8885" w14:textId="77777777" w:rsidR="00C30A5F" w:rsidRDefault="003D2832">
      <w:pPr>
        <w:pStyle w:val="a5"/>
        <w:numPr>
          <w:ilvl w:val="1"/>
          <w:numId w:val="2"/>
        </w:numPr>
        <w:tabs>
          <w:tab w:val="left" w:pos="1230"/>
        </w:tabs>
        <w:spacing w:before="1"/>
        <w:ind w:hanging="1128"/>
        <w:rPr>
          <w:sz w:val="18"/>
        </w:rPr>
      </w:pPr>
      <w:r>
        <w:rPr>
          <w:noProof/>
          <w:sz w:val="18"/>
        </w:rPr>
        <w:drawing>
          <wp:anchor distT="0" distB="0" distL="0" distR="0" simplePos="0" relativeHeight="487360000" behindDoc="1" locked="0" layoutInCell="1" allowOverlap="1" wp14:anchorId="34B36B4C" wp14:editId="6228224B">
            <wp:simplePos x="0" y="0"/>
            <wp:positionH relativeFrom="page">
              <wp:posOffset>1235798</wp:posOffset>
            </wp:positionH>
            <wp:positionV relativeFrom="paragraph">
              <wp:posOffset>215450</wp:posOffset>
            </wp:positionV>
            <wp:extent cx="5153190" cy="5184012"/>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7" cstate="print"/>
                    <a:stretch>
                      <a:fillRect/>
                    </a:stretch>
                  </pic:blipFill>
                  <pic:spPr>
                    <a:xfrm>
                      <a:off x="0" y="0"/>
                      <a:ext cx="5153190" cy="5184012"/>
                    </a:xfrm>
                    <a:prstGeom prst="rect">
                      <a:avLst/>
                    </a:prstGeom>
                  </pic:spPr>
                </pic:pic>
              </a:graphicData>
            </a:graphic>
          </wp:anchor>
        </w:drawing>
      </w:r>
      <w:r>
        <w:rPr>
          <w:sz w:val="18"/>
        </w:rPr>
        <w:t>Minimum</w:t>
      </w:r>
      <w:r>
        <w:rPr>
          <w:spacing w:val="-4"/>
          <w:sz w:val="18"/>
        </w:rPr>
        <w:t xml:space="preserve"> </w:t>
      </w:r>
      <w:r>
        <w:rPr>
          <w:sz w:val="18"/>
        </w:rPr>
        <w:t>Service</w:t>
      </w:r>
      <w:r>
        <w:rPr>
          <w:spacing w:val="-2"/>
          <w:sz w:val="18"/>
        </w:rPr>
        <w:t xml:space="preserve"> </w:t>
      </w:r>
      <w:r>
        <w:rPr>
          <w:spacing w:val="-5"/>
          <w:sz w:val="18"/>
        </w:rPr>
        <w:t>Fee</w:t>
      </w:r>
    </w:p>
    <w:p w14:paraId="14F857CC" w14:textId="77777777" w:rsidR="00C30A5F" w:rsidRDefault="00C30A5F">
      <w:pPr>
        <w:pStyle w:val="a3"/>
        <w:spacing w:before="61"/>
      </w:pPr>
    </w:p>
    <w:p w14:paraId="164CDBCB" w14:textId="0CBB5927" w:rsidR="00C30A5F" w:rsidRDefault="003D2832">
      <w:pPr>
        <w:pStyle w:val="a3"/>
        <w:spacing w:line="288" w:lineRule="auto"/>
        <w:ind w:left="1235" w:right="102"/>
        <w:jc w:val="both"/>
        <w:rPr>
          <w:ins w:id="5" w:author="김현주 (Hyunjoo Kim)" w:date="2025-11-05T11:29:00Z"/>
        </w:rPr>
      </w:pPr>
      <w:r>
        <w:t xml:space="preserve">Services are billed at a minimum of 4 hours per calendar month. If the requested work is less </w:t>
      </w:r>
      <w:r>
        <w:t>than 4 hours per calendar month, the billed time will be 4 hours. Services above 4 hours per month are billed per hour.</w:t>
      </w:r>
    </w:p>
    <w:p w14:paraId="0A57E944" w14:textId="144BAEF5" w:rsidR="00427D19" w:rsidRDefault="00427D19">
      <w:pPr>
        <w:pStyle w:val="a3"/>
        <w:spacing w:line="288" w:lineRule="auto"/>
        <w:ind w:left="1235" w:right="102"/>
        <w:jc w:val="both"/>
        <w:rPr>
          <w:ins w:id="6" w:author="김현주 (Hyunjoo Kim)" w:date="2025-11-05T11:30:00Z"/>
        </w:rPr>
      </w:pPr>
    </w:p>
    <w:p w14:paraId="769DADAE" w14:textId="394C3F38" w:rsidR="006B7C69" w:rsidRPr="006B7C69" w:rsidRDefault="006B7C69" w:rsidP="006B7C69">
      <w:pPr>
        <w:widowControl/>
        <w:autoSpaceDE/>
        <w:autoSpaceDN/>
        <w:spacing w:before="100" w:beforeAutospacing="1" w:after="100" w:afterAutospacing="1"/>
        <w:rPr>
          <w:ins w:id="7" w:author="김현주 (Hyunjoo Kim)" w:date="2025-11-05T11:30:00Z"/>
          <w:sz w:val="18"/>
          <w:szCs w:val="18"/>
          <w:rPrChange w:id="8" w:author="김현주 (Hyunjoo Kim)" w:date="2025-11-05T11:30:00Z">
            <w:rPr>
              <w:ins w:id="9" w:author="김현주 (Hyunjoo Kim)" w:date="2025-11-05T11:30:00Z"/>
              <w:rFonts w:ascii="굴림" w:eastAsia="굴림" w:hAnsi="굴림" w:cs="굴림"/>
              <w:sz w:val="24"/>
              <w:szCs w:val="24"/>
              <w:lang w:eastAsia="ko-KR"/>
            </w:rPr>
          </w:rPrChange>
        </w:rPr>
      </w:pPr>
      <w:commentRangeStart w:id="10"/>
      <w:ins w:id="11" w:author="김현주 (Hyunjoo Kim)" w:date="2025-11-05T11:30:00Z">
        <w:r w:rsidRPr="006B7C69">
          <w:rPr>
            <w:sz w:val="18"/>
            <w:szCs w:val="18"/>
            <w:rPrChange w:id="12" w:author="김현주 (Hyunjoo Kim)" w:date="2025-11-05T11:30:00Z">
              <w:rPr>
                <w:rFonts w:ascii="굴림" w:eastAsia="굴림" w:hAnsi="굴림" w:cs="굴림"/>
                <w:b/>
                <w:bCs/>
                <w:sz w:val="24"/>
                <w:szCs w:val="24"/>
                <w:lang w:eastAsia="ko-KR"/>
              </w:rPr>
            </w:rPrChange>
          </w:rPr>
          <w:t>2.4 Delivery Schedule, Acceptance, and Delay Penalty</w:t>
        </w:r>
      </w:ins>
      <w:commentRangeEnd w:id="10"/>
      <w:ins w:id="13" w:author="김현주 (Hyunjoo Kim)" w:date="2025-11-05T13:19:00Z">
        <w:r w:rsidR="004D7931">
          <w:rPr>
            <w:rStyle w:val="a6"/>
          </w:rPr>
          <w:commentReference w:id="10"/>
        </w:r>
      </w:ins>
    </w:p>
    <w:p w14:paraId="1A1CD6FD" w14:textId="6276AD33" w:rsidR="006B7C69" w:rsidRPr="006B7C69" w:rsidRDefault="006B7C69" w:rsidP="006B7C69">
      <w:pPr>
        <w:widowControl/>
        <w:autoSpaceDE/>
        <w:autoSpaceDN/>
        <w:spacing w:before="100" w:beforeAutospacing="1" w:after="100" w:afterAutospacing="1"/>
        <w:rPr>
          <w:ins w:id="15" w:author="김현주 (Hyunjoo Kim)" w:date="2025-11-05T11:30:00Z"/>
          <w:sz w:val="18"/>
          <w:szCs w:val="18"/>
          <w:rPrChange w:id="16" w:author="김현주 (Hyunjoo Kim)" w:date="2025-11-05T11:30:00Z">
            <w:rPr>
              <w:ins w:id="17" w:author="김현주 (Hyunjoo Kim)" w:date="2025-11-05T11:30:00Z"/>
              <w:rFonts w:ascii="굴림" w:eastAsia="굴림" w:hAnsi="굴림" w:cs="굴림"/>
              <w:sz w:val="24"/>
              <w:szCs w:val="24"/>
              <w:lang w:eastAsia="ko-KR"/>
            </w:rPr>
          </w:rPrChange>
        </w:rPr>
      </w:pPr>
      <w:ins w:id="18" w:author="김현주 (Hyunjoo Kim)" w:date="2025-11-05T11:30:00Z">
        <w:r w:rsidRPr="006B7C69">
          <w:rPr>
            <w:sz w:val="18"/>
            <w:szCs w:val="18"/>
            <w:rPrChange w:id="19" w:author="김현주 (Hyunjoo Kim)" w:date="2025-11-05T11:30:00Z">
              <w:rPr>
                <w:rFonts w:ascii="굴림" w:eastAsia="굴림" w:hAnsi="굴림" w:cs="굴림"/>
                <w:sz w:val="24"/>
                <w:szCs w:val="24"/>
                <w:lang w:eastAsia="ko-KR"/>
              </w:rPr>
            </w:rPrChange>
          </w:rPr>
          <w:t xml:space="preserve">2.4.1 </w:t>
        </w:r>
        <w:r w:rsidRPr="006B7C69">
          <w:rPr>
            <w:sz w:val="18"/>
            <w:szCs w:val="18"/>
            <w:rPrChange w:id="20" w:author="김현주 (Hyunjoo Kim)" w:date="2025-11-05T11:30:00Z">
              <w:rPr>
                <w:rFonts w:ascii="굴림" w:eastAsia="굴림" w:hAnsi="굴림" w:cs="굴림"/>
                <w:b/>
                <w:bCs/>
                <w:sz w:val="24"/>
                <w:szCs w:val="24"/>
                <w:lang w:eastAsia="ko-KR"/>
              </w:rPr>
            </w:rPrChange>
          </w:rPr>
          <w:t>Delivery Schedule (Due Date)</w:t>
        </w:r>
        <w:r w:rsidRPr="006B7C69">
          <w:rPr>
            <w:sz w:val="18"/>
            <w:szCs w:val="18"/>
            <w:rPrChange w:id="21" w:author="김현주 (Hyunjoo Kim)" w:date="2025-11-05T11:30:00Z">
              <w:rPr>
                <w:rFonts w:ascii="굴림" w:eastAsia="굴림" w:hAnsi="굴림" w:cs="굴림"/>
                <w:sz w:val="24"/>
                <w:szCs w:val="24"/>
                <w:lang w:eastAsia="ko-KR"/>
              </w:rPr>
            </w:rPrChange>
          </w:rPr>
          <w:br/>
        </w:r>
        <w:proofErr w:type="spellStart"/>
        <w:r w:rsidRPr="006B7C69">
          <w:rPr>
            <w:sz w:val="18"/>
            <w:szCs w:val="18"/>
            <w:rPrChange w:id="22" w:author="김현주 (Hyunjoo Kim)" w:date="2025-11-05T11:30:00Z">
              <w:rPr>
                <w:rFonts w:ascii="굴림" w:eastAsia="굴림" w:hAnsi="굴림" w:cs="굴림"/>
                <w:sz w:val="24"/>
                <w:szCs w:val="24"/>
                <w:lang w:eastAsia="ko-KR"/>
              </w:rPr>
            </w:rPrChange>
          </w:rPr>
          <w:t>Configura</w:t>
        </w:r>
        <w:proofErr w:type="spellEnd"/>
        <w:r w:rsidRPr="006B7C69">
          <w:rPr>
            <w:sz w:val="18"/>
            <w:szCs w:val="18"/>
            <w:rPrChange w:id="23" w:author="김현주 (Hyunjoo Kim)" w:date="2025-11-05T11:30:00Z">
              <w:rPr>
                <w:rFonts w:ascii="굴림" w:eastAsia="굴림" w:hAnsi="굴림" w:cs="굴림"/>
                <w:sz w:val="24"/>
                <w:szCs w:val="24"/>
                <w:lang w:eastAsia="ko-KR"/>
              </w:rPr>
            </w:rPrChange>
          </w:rPr>
          <w:t xml:space="preserve"> shall complete and deliver all Deliverables to the Customer no later than the due date specified in the applicable Statement of Work (“Due Date”). If no specific date is stated in the SoW, the Parties agree that the Deliverables shall be completed and delivered within sixty (60) calendar days from the Effective Date of the relevant SoW, unless otherwise mutually agreed in writing.</w:t>
        </w:r>
      </w:ins>
    </w:p>
    <w:p w14:paraId="5F70553D" w14:textId="7F6BFD2F" w:rsidR="006B7C69" w:rsidRPr="006B7C69" w:rsidRDefault="006B7C69" w:rsidP="006B7C69">
      <w:pPr>
        <w:widowControl/>
        <w:autoSpaceDE/>
        <w:autoSpaceDN/>
        <w:spacing w:before="100" w:beforeAutospacing="1" w:after="100" w:afterAutospacing="1"/>
        <w:rPr>
          <w:ins w:id="24" w:author="김현주 (Hyunjoo Kim)" w:date="2025-11-05T11:30:00Z"/>
          <w:sz w:val="18"/>
          <w:szCs w:val="18"/>
          <w:rPrChange w:id="25" w:author="김현주 (Hyunjoo Kim)" w:date="2025-11-05T11:30:00Z">
            <w:rPr>
              <w:ins w:id="26" w:author="김현주 (Hyunjoo Kim)" w:date="2025-11-05T11:30:00Z"/>
              <w:rFonts w:ascii="굴림" w:eastAsia="굴림" w:hAnsi="굴림" w:cs="굴림"/>
              <w:sz w:val="24"/>
              <w:szCs w:val="24"/>
              <w:lang w:eastAsia="ko-KR"/>
            </w:rPr>
          </w:rPrChange>
        </w:rPr>
      </w:pPr>
      <w:ins w:id="27" w:author="김현주 (Hyunjoo Kim)" w:date="2025-11-05T11:30:00Z">
        <w:r w:rsidRPr="006B7C69">
          <w:rPr>
            <w:sz w:val="18"/>
            <w:szCs w:val="18"/>
            <w:rPrChange w:id="28" w:author="김현주 (Hyunjoo Kim)" w:date="2025-11-05T11:30:00Z">
              <w:rPr>
                <w:rFonts w:ascii="굴림" w:eastAsia="굴림" w:hAnsi="굴림" w:cs="굴림"/>
                <w:sz w:val="24"/>
                <w:szCs w:val="24"/>
                <w:lang w:eastAsia="ko-KR"/>
              </w:rPr>
            </w:rPrChange>
          </w:rPr>
          <w:t xml:space="preserve">2.4.2 </w:t>
        </w:r>
        <w:r w:rsidRPr="006B7C69">
          <w:rPr>
            <w:sz w:val="18"/>
            <w:szCs w:val="18"/>
            <w:rPrChange w:id="29" w:author="김현주 (Hyunjoo Kim)" w:date="2025-11-05T11:30:00Z">
              <w:rPr>
                <w:rFonts w:ascii="굴림" w:eastAsia="굴림" w:hAnsi="굴림" w:cs="굴림"/>
                <w:b/>
                <w:bCs/>
                <w:sz w:val="24"/>
                <w:szCs w:val="24"/>
                <w:lang w:eastAsia="ko-KR"/>
              </w:rPr>
            </w:rPrChange>
          </w:rPr>
          <w:t>Submission and Acceptance Review</w:t>
        </w:r>
        <w:r w:rsidRPr="006B7C69">
          <w:rPr>
            <w:sz w:val="18"/>
            <w:szCs w:val="18"/>
            <w:rPrChange w:id="30" w:author="김현주 (Hyunjoo Kim)" w:date="2025-11-05T11:30:00Z">
              <w:rPr>
                <w:rFonts w:ascii="굴림" w:eastAsia="굴림" w:hAnsi="굴림" w:cs="굴림"/>
                <w:sz w:val="24"/>
                <w:szCs w:val="24"/>
                <w:lang w:eastAsia="ko-KR"/>
              </w:rPr>
            </w:rPrChange>
          </w:rPr>
          <w:br/>
          <w:t xml:space="preserve">Upon delivery of the Deliverables, Customer shall conduct an acceptance review to verify conformity with the agreed specifications. The Deliverables shall be deemed accepted only upon Customer’s written approval (“Acceptance”). Customer shall notify </w:t>
        </w:r>
        <w:proofErr w:type="spellStart"/>
        <w:r w:rsidRPr="006B7C69">
          <w:rPr>
            <w:sz w:val="18"/>
            <w:szCs w:val="18"/>
            <w:rPrChange w:id="31" w:author="김현주 (Hyunjoo Kim)" w:date="2025-11-05T11:30:00Z">
              <w:rPr>
                <w:rFonts w:ascii="굴림" w:eastAsia="굴림" w:hAnsi="굴림" w:cs="굴림"/>
                <w:sz w:val="24"/>
                <w:szCs w:val="24"/>
                <w:lang w:eastAsia="ko-KR"/>
              </w:rPr>
            </w:rPrChange>
          </w:rPr>
          <w:t>Configura</w:t>
        </w:r>
        <w:proofErr w:type="spellEnd"/>
        <w:r w:rsidRPr="006B7C69">
          <w:rPr>
            <w:sz w:val="18"/>
            <w:szCs w:val="18"/>
            <w:rPrChange w:id="32" w:author="김현주 (Hyunjoo Kim)" w:date="2025-11-05T11:30:00Z">
              <w:rPr>
                <w:rFonts w:ascii="굴림" w:eastAsia="굴림" w:hAnsi="굴림" w:cs="굴림"/>
                <w:sz w:val="24"/>
                <w:szCs w:val="24"/>
                <w:lang w:eastAsia="ko-KR"/>
              </w:rPr>
            </w:rPrChange>
          </w:rPr>
          <w:t xml:space="preserve"> in writing of any non-conformity, defect, or requested modification identified during such review within fourteen (14) calendar days from delivery.</w:t>
        </w:r>
      </w:ins>
    </w:p>
    <w:p w14:paraId="7383013D" w14:textId="145DDC9E" w:rsidR="006B7C69" w:rsidRPr="006B7C69" w:rsidRDefault="006B7C69" w:rsidP="006B7C69">
      <w:pPr>
        <w:widowControl/>
        <w:autoSpaceDE/>
        <w:autoSpaceDN/>
        <w:spacing w:before="100" w:beforeAutospacing="1" w:after="100" w:afterAutospacing="1"/>
        <w:rPr>
          <w:ins w:id="33" w:author="김현주 (Hyunjoo Kim)" w:date="2025-11-05T11:30:00Z"/>
          <w:sz w:val="18"/>
          <w:szCs w:val="18"/>
          <w:rPrChange w:id="34" w:author="김현주 (Hyunjoo Kim)" w:date="2025-11-05T11:30:00Z">
            <w:rPr>
              <w:ins w:id="35" w:author="김현주 (Hyunjoo Kim)" w:date="2025-11-05T11:30:00Z"/>
              <w:rFonts w:ascii="굴림" w:eastAsia="굴림" w:hAnsi="굴림" w:cs="굴림"/>
              <w:sz w:val="24"/>
              <w:szCs w:val="24"/>
              <w:lang w:eastAsia="ko-KR"/>
            </w:rPr>
          </w:rPrChange>
        </w:rPr>
      </w:pPr>
      <w:ins w:id="36" w:author="김현주 (Hyunjoo Kim)" w:date="2025-11-05T11:30:00Z">
        <w:r w:rsidRPr="006B7C69">
          <w:rPr>
            <w:sz w:val="18"/>
            <w:szCs w:val="18"/>
            <w:rPrChange w:id="37" w:author="김현주 (Hyunjoo Kim)" w:date="2025-11-05T11:30:00Z">
              <w:rPr>
                <w:rFonts w:ascii="굴림" w:eastAsia="굴림" w:hAnsi="굴림" w:cs="굴림"/>
                <w:sz w:val="24"/>
                <w:szCs w:val="24"/>
                <w:lang w:eastAsia="ko-KR"/>
              </w:rPr>
            </w:rPrChange>
          </w:rPr>
          <w:t xml:space="preserve">2.4.3 </w:t>
        </w:r>
        <w:r w:rsidRPr="006B7C69">
          <w:rPr>
            <w:sz w:val="18"/>
            <w:szCs w:val="18"/>
            <w:rPrChange w:id="38" w:author="김현주 (Hyunjoo Kim)" w:date="2025-11-05T11:30:00Z">
              <w:rPr>
                <w:rFonts w:ascii="굴림" w:eastAsia="굴림" w:hAnsi="굴림" w:cs="굴림"/>
                <w:b/>
                <w:bCs/>
                <w:sz w:val="24"/>
                <w:szCs w:val="24"/>
                <w:lang w:eastAsia="ko-KR"/>
              </w:rPr>
            </w:rPrChange>
          </w:rPr>
          <w:t>Correction and Re-Submission</w:t>
        </w:r>
        <w:r w:rsidRPr="006B7C69">
          <w:rPr>
            <w:sz w:val="18"/>
            <w:szCs w:val="18"/>
            <w:rPrChange w:id="39" w:author="김현주 (Hyunjoo Kim)" w:date="2025-11-05T11:30:00Z">
              <w:rPr>
                <w:rFonts w:ascii="굴림" w:eastAsia="굴림" w:hAnsi="굴림" w:cs="굴림"/>
                <w:sz w:val="24"/>
                <w:szCs w:val="24"/>
                <w:lang w:eastAsia="ko-KR"/>
              </w:rPr>
            </w:rPrChange>
          </w:rPr>
          <w:br/>
          <w:t xml:space="preserve">In the event that the Deliverables are found to be non-conforming or require correction, </w:t>
        </w:r>
        <w:proofErr w:type="spellStart"/>
        <w:r w:rsidRPr="006B7C69">
          <w:rPr>
            <w:sz w:val="18"/>
            <w:szCs w:val="18"/>
            <w:rPrChange w:id="40" w:author="김현주 (Hyunjoo Kim)" w:date="2025-11-05T11:30:00Z">
              <w:rPr>
                <w:rFonts w:ascii="굴림" w:eastAsia="굴림" w:hAnsi="굴림" w:cs="굴림"/>
                <w:sz w:val="24"/>
                <w:szCs w:val="24"/>
                <w:lang w:eastAsia="ko-KR"/>
              </w:rPr>
            </w:rPrChange>
          </w:rPr>
          <w:t>Configura</w:t>
        </w:r>
        <w:proofErr w:type="spellEnd"/>
        <w:r w:rsidRPr="006B7C69">
          <w:rPr>
            <w:sz w:val="18"/>
            <w:szCs w:val="18"/>
            <w:rPrChange w:id="41" w:author="김현주 (Hyunjoo Kim)" w:date="2025-11-05T11:30:00Z">
              <w:rPr>
                <w:rFonts w:ascii="굴림" w:eastAsia="굴림" w:hAnsi="굴림" w:cs="굴림"/>
                <w:sz w:val="24"/>
                <w:szCs w:val="24"/>
                <w:lang w:eastAsia="ko-KR"/>
              </w:rPr>
            </w:rPrChange>
          </w:rPr>
          <w:t xml:space="preserve"> shall, at its own cost, correct and re-submit the Deliverables within fourteen (14) calendar days from receipt of Customer’s written notice. The corrected Deliverables shall again be subject to the same acceptance review process under Section 2.</w:t>
        </w:r>
        <w:r>
          <w:rPr>
            <w:sz w:val="18"/>
            <w:szCs w:val="18"/>
          </w:rPr>
          <w:t>4</w:t>
        </w:r>
        <w:r w:rsidRPr="006B7C69">
          <w:rPr>
            <w:sz w:val="18"/>
            <w:szCs w:val="18"/>
            <w:rPrChange w:id="42" w:author="김현주 (Hyunjoo Kim)" w:date="2025-11-05T11:30:00Z">
              <w:rPr>
                <w:rFonts w:ascii="굴림" w:eastAsia="굴림" w:hAnsi="굴림" w:cs="굴림"/>
                <w:sz w:val="24"/>
                <w:szCs w:val="24"/>
                <w:lang w:eastAsia="ko-KR"/>
              </w:rPr>
            </w:rPrChange>
          </w:rPr>
          <w:t>.2.</w:t>
        </w:r>
      </w:ins>
    </w:p>
    <w:p w14:paraId="03D37993" w14:textId="49A0AC1C" w:rsidR="006B7C69" w:rsidRPr="006B7C69" w:rsidRDefault="006B7C69" w:rsidP="006B7C69">
      <w:pPr>
        <w:widowControl/>
        <w:autoSpaceDE/>
        <w:autoSpaceDN/>
        <w:spacing w:before="100" w:beforeAutospacing="1" w:after="100" w:afterAutospacing="1"/>
        <w:rPr>
          <w:ins w:id="43" w:author="김현주 (Hyunjoo Kim)" w:date="2025-11-05T11:30:00Z"/>
          <w:sz w:val="18"/>
          <w:szCs w:val="18"/>
          <w:rPrChange w:id="44" w:author="김현주 (Hyunjoo Kim)" w:date="2025-11-05T11:30:00Z">
            <w:rPr>
              <w:ins w:id="45" w:author="김현주 (Hyunjoo Kim)" w:date="2025-11-05T11:30:00Z"/>
              <w:rFonts w:ascii="굴림" w:eastAsia="굴림" w:hAnsi="굴림" w:cs="굴림"/>
              <w:sz w:val="24"/>
              <w:szCs w:val="24"/>
              <w:lang w:eastAsia="ko-KR"/>
            </w:rPr>
          </w:rPrChange>
        </w:rPr>
      </w:pPr>
      <w:ins w:id="46" w:author="김현주 (Hyunjoo Kim)" w:date="2025-11-05T11:30:00Z">
        <w:r w:rsidRPr="006B7C69">
          <w:rPr>
            <w:sz w:val="18"/>
            <w:szCs w:val="18"/>
            <w:rPrChange w:id="47" w:author="김현주 (Hyunjoo Kim)" w:date="2025-11-05T11:30:00Z">
              <w:rPr>
                <w:rFonts w:ascii="굴림" w:eastAsia="굴림" w:hAnsi="굴림" w:cs="굴림"/>
                <w:sz w:val="24"/>
                <w:szCs w:val="24"/>
                <w:lang w:eastAsia="ko-KR"/>
              </w:rPr>
            </w:rPrChange>
          </w:rPr>
          <w:t xml:space="preserve">2.4.4 </w:t>
        </w:r>
        <w:r w:rsidRPr="006B7C69">
          <w:rPr>
            <w:sz w:val="18"/>
            <w:szCs w:val="18"/>
            <w:rPrChange w:id="48" w:author="김현주 (Hyunjoo Kim)" w:date="2025-11-05T11:30:00Z">
              <w:rPr>
                <w:rFonts w:ascii="굴림" w:eastAsia="굴림" w:hAnsi="굴림" w:cs="굴림"/>
                <w:b/>
                <w:bCs/>
                <w:sz w:val="24"/>
                <w:szCs w:val="24"/>
                <w:lang w:eastAsia="ko-KR"/>
              </w:rPr>
            </w:rPrChange>
          </w:rPr>
          <w:t>Delay and Liquidated Damages</w:t>
        </w:r>
        <w:r w:rsidRPr="006B7C69">
          <w:rPr>
            <w:sz w:val="18"/>
            <w:szCs w:val="18"/>
            <w:rPrChange w:id="49" w:author="김현주 (Hyunjoo Kim)" w:date="2025-11-05T11:30:00Z">
              <w:rPr>
                <w:rFonts w:ascii="굴림" w:eastAsia="굴림" w:hAnsi="굴림" w:cs="굴림"/>
                <w:sz w:val="24"/>
                <w:szCs w:val="24"/>
                <w:lang w:eastAsia="ko-KR"/>
              </w:rPr>
            </w:rPrChange>
          </w:rPr>
          <w:br/>
          <w:t xml:space="preserve">If </w:t>
        </w:r>
        <w:proofErr w:type="spellStart"/>
        <w:r w:rsidRPr="006B7C69">
          <w:rPr>
            <w:sz w:val="18"/>
            <w:szCs w:val="18"/>
            <w:rPrChange w:id="50" w:author="김현주 (Hyunjoo Kim)" w:date="2025-11-05T11:30:00Z">
              <w:rPr>
                <w:rFonts w:ascii="굴림" w:eastAsia="굴림" w:hAnsi="굴림" w:cs="굴림"/>
                <w:sz w:val="24"/>
                <w:szCs w:val="24"/>
                <w:lang w:eastAsia="ko-KR"/>
              </w:rPr>
            </w:rPrChange>
          </w:rPr>
          <w:t>Configura</w:t>
        </w:r>
        <w:proofErr w:type="spellEnd"/>
        <w:r w:rsidRPr="006B7C69">
          <w:rPr>
            <w:sz w:val="18"/>
            <w:szCs w:val="18"/>
            <w:rPrChange w:id="51" w:author="김현주 (Hyunjoo Kim)" w:date="2025-11-05T11:30:00Z">
              <w:rPr>
                <w:rFonts w:ascii="굴림" w:eastAsia="굴림" w:hAnsi="굴림" w:cs="굴림"/>
                <w:sz w:val="24"/>
                <w:szCs w:val="24"/>
                <w:lang w:eastAsia="ko-KR"/>
              </w:rPr>
            </w:rPrChange>
          </w:rPr>
          <w:t xml:space="preserve"> fails to deliver the Deliverables by the Due Date or to complete any required corrections within the period specified in Section 2.</w:t>
        </w:r>
        <w:r>
          <w:rPr>
            <w:sz w:val="18"/>
            <w:szCs w:val="18"/>
          </w:rPr>
          <w:t>4</w:t>
        </w:r>
        <w:r w:rsidRPr="006B7C69">
          <w:rPr>
            <w:sz w:val="18"/>
            <w:szCs w:val="18"/>
            <w:rPrChange w:id="52" w:author="김현주 (Hyunjoo Kim)" w:date="2025-11-05T11:30:00Z">
              <w:rPr>
                <w:rFonts w:ascii="굴림" w:eastAsia="굴림" w:hAnsi="굴림" w:cs="굴림"/>
                <w:sz w:val="24"/>
                <w:szCs w:val="24"/>
                <w:lang w:eastAsia="ko-KR"/>
              </w:rPr>
            </w:rPrChange>
          </w:rPr>
          <w:t xml:space="preserve">.3, </w:t>
        </w:r>
        <w:proofErr w:type="spellStart"/>
        <w:r w:rsidRPr="006B7C69">
          <w:rPr>
            <w:sz w:val="18"/>
            <w:szCs w:val="18"/>
            <w:rPrChange w:id="53" w:author="김현주 (Hyunjoo Kim)" w:date="2025-11-05T11:30:00Z">
              <w:rPr>
                <w:rFonts w:ascii="굴림" w:eastAsia="굴림" w:hAnsi="굴림" w:cs="굴림"/>
                <w:sz w:val="24"/>
                <w:szCs w:val="24"/>
                <w:lang w:eastAsia="ko-KR"/>
              </w:rPr>
            </w:rPrChange>
          </w:rPr>
          <w:t>Configura</w:t>
        </w:r>
        <w:proofErr w:type="spellEnd"/>
        <w:r w:rsidRPr="006B7C69">
          <w:rPr>
            <w:sz w:val="18"/>
            <w:szCs w:val="18"/>
            <w:rPrChange w:id="54" w:author="김현주 (Hyunjoo Kim)" w:date="2025-11-05T11:30:00Z">
              <w:rPr>
                <w:rFonts w:ascii="굴림" w:eastAsia="굴림" w:hAnsi="굴림" w:cs="굴림"/>
                <w:sz w:val="24"/>
                <w:szCs w:val="24"/>
                <w:lang w:eastAsia="ko-KR"/>
              </w:rPr>
            </w:rPrChange>
          </w:rPr>
          <w:t xml:space="preserve"> shall be liable to pay liquidated damages to the Customer in an amount equal to one percent (1%) of the total Service fee applicable to the delayed Deliverable for each calendar day of delay, up to a maximum of twenty percent (20%) of the total Service fee. Payment of such liquidated damages shall not relieve </w:t>
        </w:r>
        <w:proofErr w:type="spellStart"/>
        <w:r w:rsidRPr="006B7C69">
          <w:rPr>
            <w:sz w:val="18"/>
            <w:szCs w:val="18"/>
            <w:rPrChange w:id="55" w:author="김현주 (Hyunjoo Kim)" w:date="2025-11-05T11:30:00Z">
              <w:rPr>
                <w:rFonts w:ascii="굴림" w:eastAsia="굴림" w:hAnsi="굴림" w:cs="굴림"/>
                <w:sz w:val="24"/>
                <w:szCs w:val="24"/>
                <w:lang w:eastAsia="ko-KR"/>
              </w:rPr>
            </w:rPrChange>
          </w:rPr>
          <w:t>Configura</w:t>
        </w:r>
        <w:proofErr w:type="spellEnd"/>
        <w:r w:rsidRPr="006B7C69">
          <w:rPr>
            <w:sz w:val="18"/>
            <w:szCs w:val="18"/>
            <w:rPrChange w:id="56" w:author="김현주 (Hyunjoo Kim)" w:date="2025-11-05T11:30:00Z">
              <w:rPr>
                <w:rFonts w:ascii="굴림" w:eastAsia="굴림" w:hAnsi="굴림" w:cs="굴림"/>
                <w:sz w:val="24"/>
                <w:szCs w:val="24"/>
                <w:lang w:eastAsia="ko-KR"/>
              </w:rPr>
            </w:rPrChange>
          </w:rPr>
          <w:t xml:space="preserve"> from its obligation to complete the Deliverables or from any other remedies available to the Customer under this Agreement or applicable law.</w:t>
        </w:r>
      </w:ins>
    </w:p>
    <w:p w14:paraId="62EBABFB" w14:textId="69A3BF1B" w:rsidR="006B7C69" w:rsidRPr="006B7C69" w:rsidRDefault="006B7C69" w:rsidP="006B7C69">
      <w:pPr>
        <w:widowControl/>
        <w:autoSpaceDE/>
        <w:autoSpaceDN/>
        <w:spacing w:before="100" w:beforeAutospacing="1" w:after="100" w:afterAutospacing="1"/>
        <w:rPr>
          <w:ins w:id="57" w:author="김현주 (Hyunjoo Kim)" w:date="2025-11-05T11:30:00Z"/>
          <w:sz w:val="18"/>
          <w:szCs w:val="18"/>
          <w:rPrChange w:id="58" w:author="김현주 (Hyunjoo Kim)" w:date="2025-11-05T11:30:00Z">
            <w:rPr>
              <w:ins w:id="59" w:author="김현주 (Hyunjoo Kim)" w:date="2025-11-05T11:30:00Z"/>
              <w:rFonts w:ascii="굴림" w:eastAsia="굴림" w:hAnsi="굴림" w:cs="굴림"/>
              <w:sz w:val="24"/>
              <w:szCs w:val="24"/>
              <w:lang w:eastAsia="ko-KR"/>
            </w:rPr>
          </w:rPrChange>
        </w:rPr>
      </w:pPr>
      <w:ins w:id="60" w:author="김현주 (Hyunjoo Kim)" w:date="2025-11-05T11:30:00Z">
        <w:r w:rsidRPr="006B7C69">
          <w:rPr>
            <w:sz w:val="18"/>
            <w:szCs w:val="18"/>
            <w:rPrChange w:id="61" w:author="김현주 (Hyunjoo Kim)" w:date="2025-11-05T11:30:00Z">
              <w:rPr>
                <w:rFonts w:ascii="굴림" w:eastAsia="굴림" w:hAnsi="굴림" w:cs="굴림"/>
                <w:sz w:val="24"/>
                <w:szCs w:val="24"/>
                <w:lang w:eastAsia="ko-KR"/>
              </w:rPr>
            </w:rPrChange>
          </w:rPr>
          <w:t xml:space="preserve">2.4.5 </w:t>
        </w:r>
        <w:r w:rsidRPr="006B7C69">
          <w:rPr>
            <w:sz w:val="18"/>
            <w:szCs w:val="18"/>
            <w:rPrChange w:id="62" w:author="김현주 (Hyunjoo Kim)" w:date="2025-11-05T11:30:00Z">
              <w:rPr>
                <w:rFonts w:ascii="굴림" w:eastAsia="굴림" w:hAnsi="굴림" w:cs="굴림"/>
                <w:b/>
                <w:bCs/>
                <w:sz w:val="24"/>
                <w:szCs w:val="24"/>
                <w:lang w:eastAsia="ko-KR"/>
              </w:rPr>
            </w:rPrChange>
          </w:rPr>
          <w:t>No Deemed Acceptance</w:t>
        </w:r>
        <w:r w:rsidRPr="006B7C69">
          <w:rPr>
            <w:sz w:val="18"/>
            <w:szCs w:val="18"/>
            <w:rPrChange w:id="63" w:author="김현주 (Hyunjoo Kim)" w:date="2025-11-05T11:30:00Z">
              <w:rPr>
                <w:rFonts w:ascii="굴림" w:eastAsia="굴림" w:hAnsi="굴림" w:cs="굴림"/>
                <w:sz w:val="24"/>
                <w:szCs w:val="24"/>
                <w:lang w:eastAsia="ko-KR"/>
              </w:rPr>
            </w:rPrChange>
          </w:rPr>
          <w:br/>
          <w:t>The absence of written acceptance or explicit approval from Customer shall not be deemed or construed as acceptance of the Deliverables. Customer’s payment for the Deliverables shall not constitute acceptance unless expressly stated in writing.</w:t>
        </w:r>
      </w:ins>
    </w:p>
    <w:p w14:paraId="3683A606" w14:textId="77777777" w:rsidR="006B7C69" w:rsidRDefault="006B7C69">
      <w:pPr>
        <w:pStyle w:val="a3"/>
        <w:spacing w:line="288" w:lineRule="auto"/>
        <w:ind w:left="1235" w:right="102"/>
        <w:jc w:val="both"/>
      </w:pPr>
    </w:p>
    <w:p w14:paraId="1D98B471" w14:textId="77777777" w:rsidR="00C30A5F" w:rsidRDefault="003D2832">
      <w:pPr>
        <w:pStyle w:val="1"/>
        <w:numPr>
          <w:ilvl w:val="0"/>
          <w:numId w:val="2"/>
        </w:numPr>
        <w:tabs>
          <w:tab w:val="left" w:pos="1230"/>
        </w:tabs>
        <w:spacing w:before="207"/>
        <w:ind w:hanging="1132"/>
      </w:pPr>
      <w:r>
        <w:rPr>
          <w:spacing w:val="-2"/>
        </w:rPr>
        <w:t>G</w:t>
      </w:r>
      <w:r>
        <w:rPr>
          <w:spacing w:val="-2"/>
        </w:rPr>
        <w:t>eneral</w:t>
      </w:r>
    </w:p>
    <w:p w14:paraId="064F27A6" w14:textId="77777777" w:rsidR="00C30A5F" w:rsidRDefault="00C30A5F">
      <w:pPr>
        <w:pStyle w:val="a3"/>
        <w:spacing w:before="107"/>
        <w:rPr>
          <w:b/>
        </w:rPr>
      </w:pPr>
    </w:p>
    <w:p w14:paraId="25B0C18E" w14:textId="77777777" w:rsidR="00C30A5F" w:rsidRDefault="003D2832">
      <w:pPr>
        <w:pStyle w:val="a5"/>
        <w:numPr>
          <w:ilvl w:val="1"/>
          <w:numId w:val="2"/>
        </w:numPr>
        <w:tabs>
          <w:tab w:val="left" w:pos="1230"/>
        </w:tabs>
        <w:ind w:hanging="1128"/>
        <w:rPr>
          <w:sz w:val="18"/>
        </w:rPr>
      </w:pPr>
      <w:r>
        <w:rPr>
          <w:sz w:val="18"/>
        </w:rPr>
        <w:t>Fees</w:t>
      </w:r>
      <w:r>
        <w:rPr>
          <w:spacing w:val="-1"/>
          <w:sz w:val="18"/>
        </w:rPr>
        <w:t xml:space="preserve"> </w:t>
      </w:r>
      <w:r>
        <w:rPr>
          <w:sz w:val="18"/>
        </w:rPr>
        <w:t>and</w:t>
      </w:r>
      <w:r>
        <w:rPr>
          <w:spacing w:val="-1"/>
          <w:sz w:val="18"/>
        </w:rPr>
        <w:t xml:space="preserve"> </w:t>
      </w:r>
      <w:r>
        <w:rPr>
          <w:spacing w:val="-2"/>
          <w:sz w:val="18"/>
        </w:rPr>
        <w:t>Taxes</w:t>
      </w:r>
    </w:p>
    <w:p w14:paraId="08FE2B8C" w14:textId="77777777" w:rsidR="00C30A5F" w:rsidRDefault="00C30A5F">
      <w:pPr>
        <w:pStyle w:val="a3"/>
        <w:spacing w:before="64"/>
      </w:pPr>
    </w:p>
    <w:p w14:paraId="19D94DDD" w14:textId="77777777" w:rsidR="00C30A5F" w:rsidRDefault="003D2832">
      <w:pPr>
        <w:pStyle w:val="a3"/>
        <w:spacing w:line="285" w:lineRule="auto"/>
        <w:ind w:left="1235" w:right="92"/>
        <w:jc w:val="both"/>
        <w:rPr>
          <w:rFonts w:ascii="Arial"/>
        </w:rPr>
      </w:pPr>
      <w:r>
        <w:t>Fees or rates referred to in the SoW(s) shall be exclusive of</w:t>
      </w:r>
      <w:r>
        <w:rPr>
          <w:spacing w:val="-1"/>
        </w:rPr>
        <w:t xml:space="preserve"> </w:t>
      </w:r>
      <w:r>
        <w:t>sales tax</w:t>
      </w:r>
      <w:r>
        <w:rPr>
          <w:spacing w:val="-1"/>
        </w:rPr>
        <w:t xml:space="preserve"> </w:t>
      </w:r>
      <w:r>
        <w:t xml:space="preserve">or any other taxes and shown in USD, unless otherwise expressly stated in writing in an applicable SoW. Additionally, </w:t>
      </w:r>
      <w:hyperlink w:anchor="_bookmark2" w:history="1">
        <w:r>
          <w:t>Customer</w:t>
        </w:r>
      </w:hyperlink>
      <w:r>
        <w:t xml:space="preserve"> shall be responsible for paying all federal, state and/or local (</w:t>
      </w:r>
      <w:proofErr w:type="spellStart"/>
      <w:r>
        <w:t>i</w:t>
      </w:r>
      <w:proofErr w:type="spellEnd"/>
      <w:r>
        <w:t>) sales, use, excise, value-added</w:t>
      </w:r>
      <w:r>
        <w:t>, privilege or other taxes, assessments or governmental charges, however designated or levied or imposed relating to or associated with amounts payable under this Agreement, SoW(s), or other related agreements and (ii) any freight or installation charges s</w:t>
      </w:r>
      <w:r>
        <w:t>pecifically indicated</w:t>
      </w:r>
      <w:r>
        <w:rPr>
          <w:spacing w:val="-7"/>
        </w:rPr>
        <w:t xml:space="preserve"> </w:t>
      </w:r>
      <w:r>
        <w:t>in</w:t>
      </w:r>
      <w:r>
        <w:rPr>
          <w:spacing w:val="-6"/>
        </w:rPr>
        <w:t xml:space="preserve"> </w:t>
      </w:r>
      <w:r>
        <w:t>any</w:t>
      </w:r>
      <w:r>
        <w:rPr>
          <w:spacing w:val="-6"/>
        </w:rPr>
        <w:t xml:space="preserve"> </w:t>
      </w:r>
      <w:r>
        <w:t>SoW(s),</w:t>
      </w:r>
      <w:r>
        <w:rPr>
          <w:spacing w:val="-5"/>
        </w:rPr>
        <w:t xml:space="preserve"> </w:t>
      </w:r>
      <w:r>
        <w:t>where</w:t>
      </w:r>
      <w:r>
        <w:rPr>
          <w:spacing w:val="-7"/>
        </w:rPr>
        <w:t xml:space="preserve"> </w:t>
      </w:r>
      <w:r>
        <w:t>applicable.</w:t>
      </w:r>
      <w:r>
        <w:rPr>
          <w:spacing w:val="-8"/>
        </w:rPr>
        <w:t xml:space="preserve"> </w:t>
      </w:r>
      <w:proofErr w:type="spellStart"/>
      <w:r>
        <w:t>Configura</w:t>
      </w:r>
      <w:proofErr w:type="spellEnd"/>
      <w:r>
        <w:rPr>
          <w:spacing w:val="-7"/>
        </w:rPr>
        <w:t xml:space="preserve"> </w:t>
      </w:r>
      <w:r>
        <w:t>shall</w:t>
      </w:r>
      <w:r>
        <w:rPr>
          <w:spacing w:val="-6"/>
        </w:rPr>
        <w:t xml:space="preserve"> </w:t>
      </w:r>
      <w:r>
        <w:t>be</w:t>
      </w:r>
      <w:r>
        <w:rPr>
          <w:spacing w:val="-7"/>
        </w:rPr>
        <w:t xml:space="preserve"> </w:t>
      </w:r>
      <w:r>
        <w:t>solely</w:t>
      </w:r>
      <w:r>
        <w:rPr>
          <w:spacing w:val="-8"/>
        </w:rPr>
        <w:t xml:space="preserve"> </w:t>
      </w:r>
      <w:r>
        <w:t>responsible</w:t>
      </w:r>
      <w:r>
        <w:rPr>
          <w:spacing w:val="-7"/>
        </w:rPr>
        <w:t xml:space="preserve"> </w:t>
      </w:r>
      <w:r>
        <w:t xml:space="preserve">for payment of wages, salaries and other amounts due to its personnel, and shall be solely responsible for all reports and obligations respecting </w:t>
      </w:r>
      <w:proofErr w:type="spellStart"/>
      <w:r>
        <w:t>Configura</w:t>
      </w:r>
      <w:proofErr w:type="spellEnd"/>
      <w:r>
        <w:t xml:space="preserve"> and its</w:t>
      </w:r>
      <w:r>
        <w:t xml:space="preserve"> personnel relating to local, state and federal taxes, income tax withholding, social security, unemployment insurance, workers compensation, and other benefits</w:t>
      </w:r>
      <w:r>
        <w:rPr>
          <w:rFonts w:ascii="Arial"/>
        </w:rPr>
        <w:t>.</w:t>
      </w:r>
      <w:ins w:id="64" w:author="김현주 (Hyunjoo Kim)" w:date="2025-11-05T09:59:00Z">
        <w:r w:rsidR="00B05A07" w:rsidRPr="00B05A07">
          <w:t xml:space="preserve"> </w:t>
        </w:r>
      </w:ins>
      <w:ins w:id="65" w:author="김현주 (Hyunjoo Kim)" w:date="2025-11-05T10:01:00Z">
        <w:r w:rsidR="00B05A07">
          <w:t>Notwithstanding the foregoing</w:t>
        </w:r>
      </w:ins>
      <w:ins w:id="66" w:author="김현주 (Hyunjoo Kim)" w:date="2025-11-05T10:02:00Z">
        <w:r w:rsidR="00B05A07">
          <w:t>,</w:t>
        </w:r>
      </w:ins>
      <w:ins w:id="67" w:author="김현주 (Hyunjoo Kim)" w:date="2025-11-05T10:00:00Z">
        <w:r w:rsidR="00B05A07">
          <w:t xml:space="preserve"> </w:t>
        </w:r>
      </w:ins>
      <w:ins w:id="68" w:author="김현주 (Hyunjoo Kim)" w:date="2025-11-05T09:59:00Z">
        <w:r w:rsidR="00B05A07" w:rsidRPr="00B05A07">
          <w:rPr>
            <w:rFonts w:ascii="Arial"/>
          </w:rPr>
          <w:t xml:space="preserve">Customer shall be responsible only for taxes legally imposed on it as the recipient of the Services, while </w:t>
        </w:r>
        <w:proofErr w:type="spellStart"/>
        <w:r w:rsidR="00B05A07" w:rsidRPr="00B05A07">
          <w:rPr>
            <w:rFonts w:ascii="Arial"/>
          </w:rPr>
          <w:t>Configura</w:t>
        </w:r>
        <w:proofErr w:type="spellEnd"/>
        <w:r w:rsidR="00B05A07" w:rsidRPr="00B05A07">
          <w:rPr>
            <w:rFonts w:ascii="Arial"/>
          </w:rPr>
          <w:t xml:space="preserve"> shall bear all taxes, levies, or duties applicable to its income and business operations.</w:t>
        </w:r>
      </w:ins>
    </w:p>
    <w:p w14:paraId="408CCD02" w14:textId="77777777" w:rsidR="00C30A5F" w:rsidRDefault="00C30A5F">
      <w:pPr>
        <w:pStyle w:val="a3"/>
        <w:spacing w:before="29"/>
        <w:rPr>
          <w:rFonts w:ascii="Arial"/>
        </w:rPr>
      </w:pPr>
    </w:p>
    <w:p w14:paraId="74A1A8A1" w14:textId="77777777" w:rsidR="00C30A5F" w:rsidRDefault="003D2832">
      <w:pPr>
        <w:pStyle w:val="a3"/>
        <w:spacing w:before="1" w:line="285" w:lineRule="auto"/>
        <w:ind w:left="1235" w:right="97"/>
        <w:jc w:val="both"/>
      </w:pPr>
      <w:r>
        <w:t xml:space="preserve">In the event </w:t>
      </w:r>
      <w:proofErr w:type="spellStart"/>
      <w:r>
        <w:t>Configura</w:t>
      </w:r>
      <w:proofErr w:type="spellEnd"/>
      <w:r>
        <w:t xml:space="preserve"> is appointed by Customer, to provide Services outside the scope</w:t>
      </w:r>
      <w:r>
        <w:rPr>
          <w:spacing w:val="-14"/>
        </w:rPr>
        <w:t xml:space="preserve"> </w:t>
      </w:r>
      <w:r>
        <w:t>of</w:t>
      </w:r>
      <w:r>
        <w:rPr>
          <w:spacing w:val="-15"/>
        </w:rPr>
        <w:t xml:space="preserve"> </w:t>
      </w:r>
      <w:r>
        <w:t>an</w:t>
      </w:r>
      <w:r>
        <w:rPr>
          <w:spacing w:val="-13"/>
        </w:rPr>
        <w:t xml:space="preserve"> </w:t>
      </w:r>
      <w:r>
        <w:t>agreed</w:t>
      </w:r>
      <w:r>
        <w:rPr>
          <w:spacing w:val="-14"/>
        </w:rPr>
        <w:t xml:space="preserve"> </w:t>
      </w:r>
      <w:r>
        <w:t>SoW</w:t>
      </w:r>
      <w:r>
        <w:rPr>
          <w:spacing w:val="-15"/>
        </w:rPr>
        <w:t xml:space="preserve"> </w:t>
      </w:r>
      <w:r>
        <w:t>the</w:t>
      </w:r>
      <w:r>
        <w:rPr>
          <w:spacing w:val="-14"/>
        </w:rPr>
        <w:t xml:space="preserve"> </w:t>
      </w:r>
      <w:r>
        <w:t>Service</w:t>
      </w:r>
      <w:r>
        <w:rPr>
          <w:spacing w:val="-14"/>
        </w:rPr>
        <w:t xml:space="preserve"> </w:t>
      </w:r>
      <w:r>
        <w:t>list</w:t>
      </w:r>
      <w:r>
        <w:rPr>
          <w:spacing w:val="-14"/>
        </w:rPr>
        <w:t xml:space="preserve"> </w:t>
      </w:r>
      <w:r>
        <w:t>prices,</w:t>
      </w:r>
      <w:r>
        <w:rPr>
          <w:spacing w:val="-15"/>
        </w:rPr>
        <w:t xml:space="preserve"> </w:t>
      </w:r>
      <w:r>
        <w:t>as</w:t>
      </w:r>
      <w:r>
        <w:rPr>
          <w:spacing w:val="-15"/>
        </w:rPr>
        <w:t xml:space="preserve"> </w:t>
      </w:r>
      <w:r>
        <w:t>provided</w:t>
      </w:r>
      <w:r>
        <w:rPr>
          <w:spacing w:val="-14"/>
        </w:rPr>
        <w:t xml:space="preserve"> </w:t>
      </w:r>
      <w:r>
        <w:t>/</w:t>
      </w:r>
      <w:r>
        <w:rPr>
          <w:spacing w:val="-15"/>
        </w:rPr>
        <w:t xml:space="preserve"> </w:t>
      </w:r>
      <w:r>
        <w:t>published</w:t>
      </w:r>
      <w:r>
        <w:rPr>
          <w:spacing w:val="-14"/>
        </w:rPr>
        <w:t xml:space="preserve"> </w:t>
      </w:r>
      <w:r>
        <w:t>by</w:t>
      </w:r>
      <w:r>
        <w:rPr>
          <w:spacing w:val="-15"/>
        </w:rPr>
        <w:t xml:space="preserve"> </w:t>
      </w:r>
      <w:proofErr w:type="spellStart"/>
      <w:r>
        <w:t>Configura</w:t>
      </w:r>
      <w:proofErr w:type="spellEnd"/>
      <w:r>
        <w:t xml:space="preserve"> from time to time are applicable.</w:t>
      </w:r>
    </w:p>
    <w:p w14:paraId="78CF1FB2" w14:textId="77777777" w:rsidR="00C30A5F" w:rsidRDefault="00C30A5F">
      <w:pPr>
        <w:pStyle w:val="a3"/>
        <w:spacing w:before="20"/>
      </w:pPr>
    </w:p>
    <w:p w14:paraId="3CFFEF91" w14:textId="77777777" w:rsidR="00C30A5F" w:rsidRDefault="003D2832">
      <w:pPr>
        <w:pStyle w:val="a5"/>
        <w:numPr>
          <w:ilvl w:val="1"/>
          <w:numId w:val="2"/>
        </w:numPr>
        <w:tabs>
          <w:tab w:val="left" w:pos="1230"/>
        </w:tabs>
        <w:spacing w:line="285" w:lineRule="auto"/>
        <w:ind w:right="94"/>
        <w:jc w:val="both"/>
        <w:rPr>
          <w:sz w:val="18"/>
        </w:rPr>
      </w:pPr>
      <w:r>
        <w:rPr>
          <w:sz w:val="18"/>
        </w:rPr>
        <w:t>In</w:t>
      </w:r>
      <w:r>
        <w:rPr>
          <w:spacing w:val="-7"/>
          <w:sz w:val="18"/>
        </w:rPr>
        <w:t xml:space="preserve"> </w:t>
      </w:r>
      <w:r>
        <w:rPr>
          <w:sz w:val="18"/>
        </w:rPr>
        <w:t>the</w:t>
      </w:r>
      <w:r>
        <w:rPr>
          <w:spacing w:val="-8"/>
          <w:sz w:val="18"/>
        </w:rPr>
        <w:t xml:space="preserve"> </w:t>
      </w:r>
      <w:r>
        <w:rPr>
          <w:sz w:val="18"/>
        </w:rPr>
        <w:t>event</w:t>
      </w:r>
      <w:r>
        <w:rPr>
          <w:spacing w:val="-7"/>
          <w:sz w:val="18"/>
        </w:rPr>
        <w:t xml:space="preserve"> </w:t>
      </w:r>
      <w:r>
        <w:rPr>
          <w:sz w:val="18"/>
        </w:rPr>
        <w:t>the</w:t>
      </w:r>
      <w:r>
        <w:rPr>
          <w:spacing w:val="-8"/>
          <w:sz w:val="18"/>
        </w:rPr>
        <w:t xml:space="preserve"> </w:t>
      </w:r>
      <w:r>
        <w:rPr>
          <w:sz w:val="18"/>
        </w:rPr>
        <w:t>Services</w:t>
      </w:r>
      <w:r>
        <w:rPr>
          <w:spacing w:val="-8"/>
          <w:sz w:val="18"/>
        </w:rPr>
        <w:t xml:space="preserve"> </w:t>
      </w:r>
      <w:r>
        <w:rPr>
          <w:sz w:val="18"/>
        </w:rPr>
        <w:t>provided</w:t>
      </w:r>
      <w:r>
        <w:rPr>
          <w:spacing w:val="-8"/>
          <w:sz w:val="18"/>
        </w:rPr>
        <w:t xml:space="preserve"> </w:t>
      </w:r>
      <w:r>
        <w:rPr>
          <w:sz w:val="18"/>
        </w:rPr>
        <w:t>relates</w:t>
      </w:r>
      <w:r>
        <w:rPr>
          <w:spacing w:val="-8"/>
          <w:sz w:val="18"/>
        </w:rPr>
        <w:t xml:space="preserve"> </w:t>
      </w:r>
      <w:r>
        <w:rPr>
          <w:sz w:val="18"/>
        </w:rPr>
        <w:t>to</w:t>
      </w:r>
      <w:r>
        <w:rPr>
          <w:spacing w:val="-7"/>
          <w:sz w:val="18"/>
        </w:rPr>
        <w:t xml:space="preserve"> </w:t>
      </w:r>
      <w:r>
        <w:rPr>
          <w:sz w:val="18"/>
        </w:rPr>
        <w:t>developing</w:t>
      </w:r>
      <w:r>
        <w:rPr>
          <w:spacing w:val="-8"/>
          <w:sz w:val="18"/>
        </w:rPr>
        <w:t xml:space="preserve"> </w:t>
      </w:r>
      <w:r>
        <w:rPr>
          <w:sz w:val="18"/>
        </w:rPr>
        <w:t>a</w:t>
      </w:r>
      <w:r>
        <w:rPr>
          <w:spacing w:val="-8"/>
          <w:sz w:val="18"/>
        </w:rPr>
        <w:t xml:space="preserve"> </w:t>
      </w:r>
      <w:r>
        <w:rPr>
          <w:sz w:val="18"/>
        </w:rPr>
        <w:t>Customer</w:t>
      </w:r>
      <w:r>
        <w:rPr>
          <w:spacing w:val="-8"/>
          <w:sz w:val="18"/>
        </w:rPr>
        <w:t xml:space="preserve"> </w:t>
      </w:r>
      <w:r>
        <w:rPr>
          <w:sz w:val="18"/>
        </w:rPr>
        <w:t>Extension,</w:t>
      </w:r>
      <w:r>
        <w:rPr>
          <w:spacing w:val="-9"/>
          <w:sz w:val="18"/>
        </w:rPr>
        <w:t xml:space="preserve"> </w:t>
      </w:r>
      <w:r>
        <w:rPr>
          <w:sz w:val="18"/>
        </w:rPr>
        <w:t xml:space="preserve">the </w:t>
      </w:r>
      <w:hyperlink w:anchor="_bookmark2" w:history="1">
        <w:r>
          <w:rPr>
            <w:sz w:val="18"/>
          </w:rPr>
          <w:t>Customer</w:t>
        </w:r>
      </w:hyperlink>
      <w:r>
        <w:rPr>
          <w:spacing w:val="-7"/>
          <w:sz w:val="18"/>
        </w:rPr>
        <w:t xml:space="preserve"> </w:t>
      </w:r>
      <w:r>
        <w:rPr>
          <w:sz w:val="18"/>
        </w:rPr>
        <w:t>Extension</w:t>
      </w:r>
      <w:r>
        <w:rPr>
          <w:spacing w:val="-7"/>
          <w:sz w:val="18"/>
        </w:rPr>
        <w:t xml:space="preserve"> </w:t>
      </w:r>
      <w:r>
        <w:rPr>
          <w:sz w:val="18"/>
        </w:rPr>
        <w:t>will</w:t>
      </w:r>
      <w:r>
        <w:rPr>
          <w:spacing w:val="-7"/>
          <w:sz w:val="18"/>
        </w:rPr>
        <w:t xml:space="preserve"> </w:t>
      </w:r>
      <w:r>
        <w:rPr>
          <w:sz w:val="18"/>
        </w:rPr>
        <w:t>contain</w:t>
      </w:r>
      <w:r>
        <w:rPr>
          <w:spacing w:val="-4"/>
          <w:sz w:val="18"/>
        </w:rPr>
        <w:t xml:space="preserve"> </w:t>
      </w:r>
      <w:hyperlink w:anchor="_bookmark2" w:history="1">
        <w:r>
          <w:rPr>
            <w:sz w:val="18"/>
          </w:rPr>
          <w:t>Customer</w:t>
        </w:r>
      </w:hyperlink>
      <w:r>
        <w:rPr>
          <w:spacing w:val="-7"/>
          <w:sz w:val="18"/>
        </w:rPr>
        <w:t xml:space="preserve"> </w:t>
      </w:r>
      <w:r>
        <w:rPr>
          <w:sz w:val="18"/>
        </w:rPr>
        <w:t>specific</w:t>
      </w:r>
      <w:r>
        <w:rPr>
          <w:spacing w:val="-8"/>
          <w:sz w:val="18"/>
        </w:rPr>
        <w:t xml:space="preserve"> </w:t>
      </w:r>
      <w:r>
        <w:rPr>
          <w:sz w:val="18"/>
        </w:rPr>
        <w:t>information</w:t>
      </w:r>
      <w:r>
        <w:rPr>
          <w:spacing w:val="-7"/>
          <w:sz w:val="18"/>
        </w:rPr>
        <w:t xml:space="preserve"> </w:t>
      </w:r>
      <w:r>
        <w:rPr>
          <w:sz w:val="18"/>
        </w:rPr>
        <w:t>such</w:t>
      </w:r>
      <w:r>
        <w:rPr>
          <w:spacing w:val="-7"/>
          <w:sz w:val="18"/>
        </w:rPr>
        <w:t xml:space="preserve"> </w:t>
      </w:r>
      <w:r>
        <w:rPr>
          <w:sz w:val="18"/>
        </w:rPr>
        <w:t>as</w:t>
      </w:r>
      <w:r>
        <w:rPr>
          <w:spacing w:val="-9"/>
          <w:sz w:val="18"/>
        </w:rPr>
        <w:t xml:space="preserve"> </w:t>
      </w:r>
      <w:r>
        <w:rPr>
          <w:sz w:val="18"/>
        </w:rPr>
        <w:t>product</w:t>
      </w:r>
      <w:r>
        <w:rPr>
          <w:spacing w:val="-7"/>
          <w:sz w:val="18"/>
        </w:rPr>
        <w:t xml:space="preserve"> </w:t>
      </w:r>
      <w:r>
        <w:rPr>
          <w:sz w:val="18"/>
        </w:rPr>
        <w:t xml:space="preserve">and </w:t>
      </w:r>
      <w:proofErr w:type="gramStart"/>
      <w:r>
        <w:rPr>
          <w:sz w:val="18"/>
        </w:rPr>
        <w:t>business related</w:t>
      </w:r>
      <w:proofErr w:type="gramEnd"/>
      <w:r>
        <w:rPr>
          <w:sz w:val="18"/>
        </w:rPr>
        <w:t xml:space="preserve"> data. Customer retains all rights, title, and interest in and to all such information in the Customer Extension. Customer is also the legal owner of the</w:t>
      </w:r>
      <w:r>
        <w:rPr>
          <w:spacing w:val="-14"/>
          <w:sz w:val="18"/>
        </w:rPr>
        <w:t xml:space="preserve"> </w:t>
      </w:r>
      <w:r>
        <w:rPr>
          <w:sz w:val="18"/>
        </w:rPr>
        <w:t>Customer</w:t>
      </w:r>
      <w:r>
        <w:rPr>
          <w:spacing w:val="-14"/>
          <w:sz w:val="18"/>
        </w:rPr>
        <w:t xml:space="preserve"> </w:t>
      </w:r>
      <w:r>
        <w:rPr>
          <w:sz w:val="18"/>
        </w:rPr>
        <w:t>Extension</w:t>
      </w:r>
      <w:r>
        <w:rPr>
          <w:spacing w:val="-14"/>
          <w:sz w:val="18"/>
        </w:rPr>
        <w:t xml:space="preserve"> </w:t>
      </w:r>
      <w:r>
        <w:rPr>
          <w:sz w:val="18"/>
        </w:rPr>
        <w:t>and</w:t>
      </w:r>
      <w:r>
        <w:rPr>
          <w:spacing w:val="-15"/>
          <w:sz w:val="18"/>
        </w:rPr>
        <w:t xml:space="preserve"> </w:t>
      </w:r>
      <w:r>
        <w:rPr>
          <w:sz w:val="18"/>
        </w:rPr>
        <w:t>is</w:t>
      </w:r>
      <w:r>
        <w:rPr>
          <w:spacing w:val="-16"/>
          <w:sz w:val="18"/>
        </w:rPr>
        <w:t xml:space="preserve"> </w:t>
      </w:r>
      <w:r>
        <w:rPr>
          <w:sz w:val="18"/>
        </w:rPr>
        <w:t>fully</w:t>
      </w:r>
      <w:r>
        <w:rPr>
          <w:spacing w:val="-15"/>
          <w:sz w:val="18"/>
        </w:rPr>
        <w:t xml:space="preserve"> </w:t>
      </w:r>
      <w:r>
        <w:rPr>
          <w:sz w:val="18"/>
        </w:rPr>
        <w:t>responsible</w:t>
      </w:r>
      <w:r>
        <w:rPr>
          <w:spacing w:val="-15"/>
          <w:sz w:val="18"/>
        </w:rPr>
        <w:t xml:space="preserve"> </w:t>
      </w:r>
      <w:r>
        <w:rPr>
          <w:sz w:val="18"/>
        </w:rPr>
        <w:t>for</w:t>
      </w:r>
      <w:r>
        <w:rPr>
          <w:spacing w:val="-15"/>
          <w:sz w:val="18"/>
        </w:rPr>
        <w:t xml:space="preserve"> </w:t>
      </w:r>
      <w:r>
        <w:rPr>
          <w:sz w:val="18"/>
        </w:rPr>
        <w:t>the</w:t>
      </w:r>
      <w:r>
        <w:rPr>
          <w:spacing w:val="-11"/>
          <w:sz w:val="18"/>
        </w:rPr>
        <w:t xml:space="preserve"> </w:t>
      </w:r>
      <w:r>
        <w:rPr>
          <w:sz w:val="18"/>
        </w:rPr>
        <w:t>Customer</w:t>
      </w:r>
      <w:r>
        <w:rPr>
          <w:spacing w:val="-14"/>
          <w:sz w:val="18"/>
        </w:rPr>
        <w:t xml:space="preserve"> </w:t>
      </w:r>
      <w:r>
        <w:rPr>
          <w:sz w:val="18"/>
        </w:rPr>
        <w:t>Extension,</w:t>
      </w:r>
      <w:r>
        <w:rPr>
          <w:spacing w:val="-16"/>
          <w:sz w:val="18"/>
        </w:rPr>
        <w:t xml:space="preserve"> </w:t>
      </w:r>
      <w:r>
        <w:rPr>
          <w:sz w:val="18"/>
        </w:rPr>
        <w:t>subject to Section 8 contained herein</w:t>
      </w:r>
    </w:p>
    <w:p w14:paraId="419669EA" w14:textId="77777777" w:rsidR="00C30A5F" w:rsidRDefault="00C30A5F">
      <w:pPr>
        <w:pStyle w:val="a3"/>
        <w:spacing w:before="139"/>
      </w:pPr>
    </w:p>
    <w:p w14:paraId="426A007D" w14:textId="77777777" w:rsidR="00C30A5F" w:rsidDel="00B05A07" w:rsidRDefault="003D2832">
      <w:pPr>
        <w:pStyle w:val="a5"/>
        <w:numPr>
          <w:ilvl w:val="1"/>
          <w:numId w:val="2"/>
        </w:numPr>
        <w:tabs>
          <w:tab w:val="left" w:pos="1230"/>
        </w:tabs>
        <w:spacing w:before="1" w:line="288" w:lineRule="auto"/>
        <w:ind w:right="101"/>
        <w:jc w:val="both"/>
        <w:rPr>
          <w:del w:id="69" w:author="김현주 (Hyunjoo Kim)" w:date="2025-11-05T09:55:00Z"/>
          <w:sz w:val="18"/>
        </w:rPr>
      </w:pPr>
      <w:del w:id="70" w:author="김현주 (Hyunjoo Kim)" w:date="2025-11-05T09:57:00Z">
        <w:r w:rsidDel="00B05A07">
          <w:rPr>
            <w:sz w:val="18"/>
          </w:rPr>
          <w:delText>The</w:delText>
        </w:r>
        <w:r w:rsidDel="00B05A07">
          <w:rPr>
            <w:spacing w:val="-4"/>
            <w:sz w:val="18"/>
          </w:rPr>
          <w:delText xml:space="preserve"> </w:delText>
        </w:r>
        <w:r w:rsidDel="00B05A07">
          <w:rPr>
            <w:sz w:val="18"/>
          </w:rPr>
          <w:delText>parties</w:delText>
        </w:r>
        <w:r w:rsidDel="00B05A07">
          <w:rPr>
            <w:spacing w:val="-4"/>
            <w:sz w:val="18"/>
          </w:rPr>
          <w:delText xml:space="preserve"> </w:delText>
        </w:r>
        <w:r w:rsidDel="00B05A07">
          <w:rPr>
            <w:sz w:val="18"/>
          </w:rPr>
          <w:delText>agree</w:delText>
        </w:r>
        <w:r w:rsidDel="00B05A07">
          <w:rPr>
            <w:spacing w:val="-6"/>
            <w:sz w:val="18"/>
          </w:rPr>
          <w:delText xml:space="preserve"> </w:delText>
        </w:r>
        <w:r w:rsidDel="00B05A07">
          <w:rPr>
            <w:sz w:val="18"/>
          </w:rPr>
          <w:delText>that</w:delText>
        </w:r>
        <w:r w:rsidDel="00B05A07">
          <w:rPr>
            <w:spacing w:val="-3"/>
            <w:sz w:val="18"/>
          </w:rPr>
          <w:delText xml:space="preserve"> </w:delText>
        </w:r>
        <w:r w:rsidDel="00B05A07">
          <w:rPr>
            <w:sz w:val="18"/>
          </w:rPr>
          <w:delText>Configura</w:delText>
        </w:r>
        <w:r w:rsidDel="00B05A07">
          <w:rPr>
            <w:spacing w:val="-5"/>
            <w:sz w:val="18"/>
          </w:rPr>
          <w:delText xml:space="preserve"> </w:delText>
        </w:r>
        <w:r w:rsidDel="00B05A07">
          <w:rPr>
            <w:sz w:val="18"/>
          </w:rPr>
          <w:delText>retain</w:delText>
        </w:r>
        <w:r w:rsidDel="00B05A07">
          <w:rPr>
            <w:spacing w:val="-3"/>
            <w:sz w:val="18"/>
          </w:rPr>
          <w:delText xml:space="preserve"> </w:delText>
        </w:r>
        <w:r w:rsidDel="00B05A07">
          <w:rPr>
            <w:sz w:val="18"/>
          </w:rPr>
          <w:delText>full</w:delText>
        </w:r>
        <w:r w:rsidDel="00B05A07">
          <w:rPr>
            <w:spacing w:val="-3"/>
            <w:sz w:val="18"/>
          </w:rPr>
          <w:delText xml:space="preserve"> </w:delText>
        </w:r>
        <w:r w:rsidDel="00B05A07">
          <w:rPr>
            <w:sz w:val="18"/>
          </w:rPr>
          <w:delText>ownership</w:delText>
        </w:r>
        <w:r w:rsidDel="00B05A07">
          <w:rPr>
            <w:spacing w:val="-6"/>
            <w:sz w:val="18"/>
          </w:rPr>
          <w:delText xml:space="preserve"> </w:delText>
        </w:r>
        <w:r w:rsidDel="00B05A07">
          <w:rPr>
            <w:sz w:val="18"/>
          </w:rPr>
          <w:delText>and</w:delText>
        </w:r>
        <w:r w:rsidDel="00B05A07">
          <w:rPr>
            <w:spacing w:val="-4"/>
            <w:sz w:val="18"/>
          </w:rPr>
          <w:delText xml:space="preserve"> </w:delText>
        </w:r>
        <w:r w:rsidDel="00B05A07">
          <w:rPr>
            <w:sz w:val="18"/>
          </w:rPr>
          <w:delText>rights</w:delText>
        </w:r>
        <w:r w:rsidDel="00B05A07">
          <w:rPr>
            <w:spacing w:val="-4"/>
            <w:sz w:val="18"/>
          </w:rPr>
          <w:delText xml:space="preserve"> </w:delText>
        </w:r>
        <w:r w:rsidDel="00B05A07">
          <w:rPr>
            <w:sz w:val="18"/>
          </w:rPr>
          <w:delText>to</w:delText>
        </w:r>
        <w:r w:rsidDel="00B05A07">
          <w:rPr>
            <w:spacing w:val="-3"/>
            <w:sz w:val="18"/>
          </w:rPr>
          <w:delText xml:space="preserve"> </w:delText>
        </w:r>
        <w:r w:rsidDel="00B05A07">
          <w:rPr>
            <w:sz w:val="18"/>
          </w:rPr>
          <w:delText>all</w:delText>
        </w:r>
        <w:r w:rsidDel="00B05A07">
          <w:rPr>
            <w:spacing w:val="-6"/>
            <w:sz w:val="18"/>
          </w:rPr>
          <w:delText xml:space="preserve"> </w:delText>
        </w:r>
        <w:r w:rsidDel="00B05A07">
          <w:rPr>
            <w:sz w:val="18"/>
          </w:rPr>
          <w:delText>Deliverables until fully paid by the Customer.</w:delText>
        </w:r>
      </w:del>
      <w:ins w:id="71" w:author="김현주 (Hyunjoo Kim)" w:date="2025-11-05T09:55:00Z">
        <w:r w:rsidR="00B05A07" w:rsidRPr="00B05A07">
          <w:rPr>
            <w:sz w:val="18"/>
          </w:rPr>
          <w:t xml:space="preserve">The Parties agree that </w:t>
        </w:r>
        <w:proofErr w:type="spellStart"/>
        <w:r w:rsidR="00B05A07" w:rsidRPr="00B05A07">
          <w:rPr>
            <w:sz w:val="18"/>
          </w:rPr>
          <w:t>Configura</w:t>
        </w:r>
        <w:proofErr w:type="spellEnd"/>
        <w:r w:rsidR="00B05A07" w:rsidRPr="00B05A07">
          <w:rPr>
            <w:sz w:val="18"/>
          </w:rPr>
          <w:t xml:space="preserve"> shall retain ownership of the Deliverables only until completion and acceptance of the Deliverables by the Customer, after which all rights, title, and interest in the Deliverables shall automatically transfer to the Customer upon payment of the agreed fees. </w:t>
        </w:r>
        <w:proofErr w:type="spellStart"/>
        <w:r w:rsidR="00B05A07" w:rsidRPr="00B05A07">
          <w:rPr>
            <w:sz w:val="18"/>
          </w:rPr>
          <w:t>Configura</w:t>
        </w:r>
        <w:proofErr w:type="spellEnd"/>
        <w:r w:rsidR="00B05A07" w:rsidRPr="00B05A07">
          <w:rPr>
            <w:sz w:val="18"/>
          </w:rPr>
          <w:t xml:space="preserve"> grants the Customer a perpetual, non-exclusive, royalty-free license to use the Deliverables for internal purposes during any interim period prior to full payment.</w:t>
        </w:r>
      </w:ins>
    </w:p>
    <w:p w14:paraId="77A18403" w14:textId="77777777" w:rsidR="00C30A5F" w:rsidRDefault="00C30A5F">
      <w:pPr>
        <w:pStyle w:val="a3"/>
        <w:spacing w:before="108"/>
      </w:pPr>
    </w:p>
    <w:p w14:paraId="0A5267AC" w14:textId="77777777" w:rsidR="00C30A5F" w:rsidRDefault="003D2832">
      <w:pPr>
        <w:pStyle w:val="1"/>
        <w:numPr>
          <w:ilvl w:val="0"/>
          <w:numId w:val="2"/>
        </w:numPr>
        <w:tabs>
          <w:tab w:val="left" w:pos="1230"/>
        </w:tabs>
        <w:ind w:hanging="1132"/>
      </w:pPr>
      <w:r>
        <w:rPr>
          <w:spacing w:val="-2"/>
        </w:rPr>
        <w:t>Distribution</w:t>
      </w:r>
    </w:p>
    <w:p w14:paraId="165FD946" w14:textId="77777777" w:rsidR="00C30A5F" w:rsidRDefault="00C30A5F">
      <w:pPr>
        <w:pStyle w:val="a3"/>
        <w:spacing w:before="109"/>
        <w:rPr>
          <w:b/>
        </w:rPr>
      </w:pPr>
    </w:p>
    <w:p w14:paraId="761F1736" w14:textId="77777777" w:rsidR="00C30A5F" w:rsidRDefault="003D2832">
      <w:pPr>
        <w:pStyle w:val="a5"/>
        <w:numPr>
          <w:ilvl w:val="1"/>
          <w:numId w:val="2"/>
        </w:numPr>
        <w:tabs>
          <w:tab w:val="left" w:pos="1230"/>
        </w:tabs>
        <w:spacing w:line="288" w:lineRule="auto"/>
        <w:ind w:right="100"/>
        <w:jc w:val="both"/>
        <w:rPr>
          <w:sz w:val="18"/>
        </w:rPr>
      </w:pPr>
      <w:commentRangeStart w:id="72"/>
      <w:r>
        <w:rPr>
          <w:sz w:val="18"/>
        </w:rPr>
        <w:t xml:space="preserve">All distribution of </w:t>
      </w:r>
      <w:hyperlink w:anchor="_bookmark2" w:history="1">
        <w:r>
          <w:rPr>
            <w:sz w:val="18"/>
          </w:rPr>
          <w:t>Customer</w:t>
        </w:r>
      </w:hyperlink>
      <w:r>
        <w:rPr>
          <w:sz w:val="18"/>
        </w:rPr>
        <w:t xml:space="preserve"> Extensions shall be carried out through the Internet using</w:t>
      </w:r>
      <w:r>
        <w:rPr>
          <w:spacing w:val="40"/>
          <w:sz w:val="18"/>
        </w:rPr>
        <w:t xml:space="preserve"> </w:t>
      </w:r>
      <w:r>
        <w:rPr>
          <w:sz w:val="18"/>
        </w:rPr>
        <w:t>the</w:t>
      </w:r>
      <w:r>
        <w:rPr>
          <w:spacing w:val="40"/>
          <w:sz w:val="18"/>
        </w:rPr>
        <w:t xml:space="preserve"> </w:t>
      </w:r>
      <w:proofErr w:type="spellStart"/>
      <w:r>
        <w:rPr>
          <w:sz w:val="18"/>
        </w:rPr>
        <w:t>Configura</w:t>
      </w:r>
      <w:proofErr w:type="spellEnd"/>
      <w:r>
        <w:rPr>
          <w:spacing w:val="40"/>
          <w:sz w:val="18"/>
        </w:rPr>
        <w:t xml:space="preserve"> </w:t>
      </w:r>
      <w:r>
        <w:rPr>
          <w:sz w:val="18"/>
        </w:rPr>
        <w:t>Marketplace</w:t>
      </w:r>
      <w:r>
        <w:rPr>
          <w:spacing w:val="40"/>
          <w:sz w:val="18"/>
        </w:rPr>
        <w:t xml:space="preserve"> </w:t>
      </w:r>
      <w:r>
        <w:rPr>
          <w:sz w:val="18"/>
        </w:rPr>
        <w:t>portal</w:t>
      </w:r>
      <w:r>
        <w:rPr>
          <w:spacing w:val="40"/>
          <w:sz w:val="18"/>
        </w:rPr>
        <w:t xml:space="preserve"> </w:t>
      </w:r>
      <w:r>
        <w:rPr>
          <w:sz w:val="18"/>
        </w:rPr>
        <w:t>on</w:t>
      </w:r>
      <w:r>
        <w:rPr>
          <w:spacing w:val="40"/>
          <w:sz w:val="18"/>
        </w:rPr>
        <w:t xml:space="preserve"> </w:t>
      </w:r>
      <w:r>
        <w:rPr>
          <w:sz w:val="18"/>
        </w:rPr>
        <w:t>the</w:t>
      </w:r>
      <w:r>
        <w:rPr>
          <w:spacing w:val="40"/>
          <w:sz w:val="18"/>
        </w:rPr>
        <w:t xml:space="preserve"> </w:t>
      </w:r>
      <w:r>
        <w:rPr>
          <w:sz w:val="18"/>
        </w:rPr>
        <w:t>Internet</w:t>
      </w:r>
      <w:r>
        <w:rPr>
          <w:spacing w:val="40"/>
          <w:sz w:val="18"/>
        </w:rPr>
        <w:t xml:space="preserve"> </w:t>
      </w:r>
      <w:r>
        <w:rPr>
          <w:sz w:val="18"/>
        </w:rPr>
        <w:t>or</w:t>
      </w:r>
      <w:r>
        <w:rPr>
          <w:spacing w:val="40"/>
          <w:sz w:val="18"/>
        </w:rPr>
        <w:t xml:space="preserve"> </w:t>
      </w:r>
      <w:r>
        <w:rPr>
          <w:sz w:val="18"/>
        </w:rPr>
        <w:t>other</w:t>
      </w:r>
      <w:r>
        <w:rPr>
          <w:spacing w:val="40"/>
          <w:sz w:val="18"/>
        </w:rPr>
        <w:t xml:space="preserve"> </w:t>
      </w:r>
      <w:r>
        <w:rPr>
          <w:sz w:val="18"/>
        </w:rPr>
        <w:t>platform,</w:t>
      </w:r>
      <w:r>
        <w:rPr>
          <w:spacing w:val="40"/>
          <w:sz w:val="18"/>
        </w:rPr>
        <w:t xml:space="preserve"> </w:t>
      </w:r>
      <w:r>
        <w:rPr>
          <w:sz w:val="18"/>
        </w:rPr>
        <w:t>as</w:t>
      </w:r>
    </w:p>
    <w:p w14:paraId="21CA6915" w14:textId="77777777" w:rsidR="00C30A5F" w:rsidRDefault="00C30A5F">
      <w:pPr>
        <w:pStyle w:val="a5"/>
        <w:spacing w:line="288" w:lineRule="auto"/>
        <w:jc w:val="both"/>
        <w:rPr>
          <w:sz w:val="18"/>
        </w:rPr>
        <w:sectPr w:rsidR="00C30A5F">
          <w:pgSz w:w="12250" w:h="15850"/>
          <w:pgMar w:top="1340" w:right="1700" w:bottom="880" w:left="1700" w:header="719" w:footer="687" w:gutter="0"/>
          <w:cols w:space="720"/>
        </w:sectPr>
      </w:pPr>
    </w:p>
    <w:p w14:paraId="6D2E04D9" w14:textId="77777777" w:rsidR="00C30A5F" w:rsidRDefault="003D2832">
      <w:pPr>
        <w:pStyle w:val="a3"/>
        <w:spacing w:before="119" w:line="285" w:lineRule="auto"/>
        <w:ind w:left="1230" w:right="92"/>
        <w:jc w:val="both"/>
      </w:pPr>
      <w:r>
        <w:lastRenderedPageBreak/>
        <w:t>determined</w:t>
      </w:r>
      <w:r>
        <w:rPr>
          <w:spacing w:val="-3"/>
        </w:rPr>
        <w:t xml:space="preserve"> </w:t>
      </w:r>
      <w:r>
        <w:t>in</w:t>
      </w:r>
      <w:r>
        <w:rPr>
          <w:spacing w:val="-5"/>
        </w:rPr>
        <w:t xml:space="preserve"> </w:t>
      </w:r>
      <w:r>
        <w:t>its</w:t>
      </w:r>
      <w:r>
        <w:rPr>
          <w:spacing w:val="-3"/>
        </w:rPr>
        <w:t xml:space="preserve"> </w:t>
      </w:r>
      <w:r>
        <w:t>sole</w:t>
      </w:r>
      <w:r>
        <w:rPr>
          <w:spacing w:val="-5"/>
        </w:rPr>
        <w:t xml:space="preserve"> </w:t>
      </w:r>
      <w:r>
        <w:t>discretion,</w:t>
      </w:r>
      <w:r>
        <w:rPr>
          <w:spacing w:val="-4"/>
        </w:rPr>
        <w:t xml:space="preserve"> </w:t>
      </w:r>
      <w:r>
        <w:t>by</w:t>
      </w:r>
      <w:r>
        <w:rPr>
          <w:spacing w:val="-4"/>
        </w:rPr>
        <w:t xml:space="preserve"> </w:t>
      </w:r>
      <w:proofErr w:type="spellStart"/>
      <w:r>
        <w:t>Configura</w:t>
      </w:r>
      <w:proofErr w:type="spellEnd"/>
      <w:r>
        <w:rPr>
          <w:spacing w:val="-4"/>
        </w:rPr>
        <w:t xml:space="preserve"> </w:t>
      </w:r>
      <w:r>
        <w:t>o</w:t>
      </w:r>
      <w:r>
        <w:t>r</w:t>
      </w:r>
      <w:r>
        <w:rPr>
          <w:spacing w:val="-6"/>
        </w:rPr>
        <w:t xml:space="preserve"> </w:t>
      </w:r>
      <w:r>
        <w:t>its</w:t>
      </w:r>
      <w:r>
        <w:rPr>
          <w:spacing w:val="-3"/>
        </w:rPr>
        <w:t xml:space="preserve"> </w:t>
      </w:r>
      <w:r>
        <w:t>parent.</w:t>
      </w:r>
      <w:r>
        <w:rPr>
          <w:spacing w:val="-4"/>
        </w:rPr>
        <w:t xml:space="preserve"> </w:t>
      </w:r>
      <w:r>
        <w:t>No</w:t>
      </w:r>
      <w:r>
        <w:rPr>
          <w:spacing w:val="-4"/>
        </w:rPr>
        <w:t xml:space="preserve"> </w:t>
      </w:r>
      <w:r>
        <w:t>compact</w:t>
      </w:r>
      <w:r>
        <w:rPr>
          <w:spacing w:val="-2"/>
        </w:rPr>
        <w:t xml:space="preserve"> </w:t>
      </w:r>
      <w:r>
        <w:t>disc</w:t>
      </w:r>
      <w:r>
        <w:rPr>
          <w:spacing w:val="-4"/>
        </w:rPr>
        <w:t xml:space="preserve"> </w:t>
      </w:r>
      <w:r>
        <w:t xml:space="preserve">(CD), paper or other media shall be distributed, unless otherwise specifically agreed in </w:t>
      </w:r>
      <w:r>
        <w:rPr>
          <w:spacing w:val="-2"/>
        </w:rPr>
        <w:t>writing.</w:t>
      </w:r>
    </w:p>
    <w:commentRangeEnd w:id="72"/>
    <w:p w14:paraId="197CD7D8" w14:textId="77777777" w:rsidR="00C30A5F" w:rsidRDefault="00B05A07">
      <w:pPr>
        <w:pStyle w:val="a3"/>
        <w:spacing w:before="111"/>
      </w:pPr>
      <w:r>
        <w:rPr>
          <w:rStyle w:val="a6"/>
        </w:rPr>
        <w:commentReference w:id="72"/>
      </w:r>
    </w:p>
    <w:p w14:paraId="6571393B" w14:textId="77777777" w:rsidR="00C30A5F" w:rsidRDefault="003D2832">
      <w:pPr>
        <w:pStyle w:val="1"/>
        <w:numPr>
          <w:ilvl w:val="0"/>
          <w:numId w:val="2"/>
        </w:numPr>
        <w:tabs>
          <w:tab w:val="left" w:pos="1230"/>
        </w:tabs>
        <w:ind w:hanging="1132"/>
      </w:pPr>
      <w:r>
        <w:t>Payment</w:t>
      </w:r>
      <w:r>
        <w:rPr>
          <w:spacing w:val="-5"/>
        </w:rPr>
        <w:t xml:space="preserve"> </w:t>
      </w:r>
      <w:r>
        <w:t>of</w:t>
      </w:r>
      <w:r>
        <w:rPr>
          <w:spacing w:val="-1"/>
        </w:rPr>
        <w:t xml:space="preserve"> </w:t>
      </w:r>
      <w:r>
        <w:rPr>
          <w:spacing w:val="-4"/>
        </w:rPr>
        <w:t>Fees</w:t>
      </w:r>
    </w:p>
    <w:p w14:paraId="43AD7C60" w14:textId="77777777" w:rsidR="00C30A5F" w:rsidRDefault="00C30A5F">
      <w:pPr>
        <w:pStyle w:val="a3"/>
        <w:spacing w:before="109"/>
        <w:rPr>
          <w:b/>
        </w:rPr>
      </w:pPr>
    </w:p>
    <w:p w14:paraId="718956F3" w14:textId="77777777" w:rsidR="00C30A5F" w:rsidRDefault="003D2832">
      <w:pPr>
        <w:pStyle w:val="a5"/>
        <w:numPr>
          <w:ilvl w:val="1"/>
          <w:numId w:val="2"/>
        </w:numPr>
        <w:tabs>
          <w:tab w:val="left" w:pos="1230"/>
        </w:tabs>
        <w:spacing w:before="1"/>
        <w:ind w:hanging="1132"/>
        <w:rPr>
          <w:sz w:val="18"/>
        </w:rPr>
      </w:pPr>
      <w:r>
        <w:rPr>
          <w:sz w:val="18"/>
        </w:rPr>
        <w:t>Travel</w:t>
      </w:r>
      <w:r>
        <w:rPr>
          <w:spacing w:val="-2"/>
          <w:sz w:val="18"/>
        </w:rPr>
        <w:t xml:space="preserve"> </w:t>
      </w:r>
      <w:r>
        <w:rPr>
          <w:sz w:val="18"/>
        </w:rPr>
        <w:t>and</w:t>
      </w:r>
      <w:r>
        <w:rPr>
          <w:spacing w:val="-2"/>
          <w:sz w:val="18"/>
        </w:rPr>
        <w:t xml:space="preserve"> lodging</w:t>
      </w:r>
    </w:p>
    <w:p w14:paraId="3CD98D95" w14:textId="77777777" w:rsidR="00C30A5F" w:rsidRDefault="003D2832">
      <w:pPr>
        <w:pStyle w:val="a3"/>
        <w:spacing w:before="160" w:line="285" w:lineRule="auto"/>
        <w:ind w:left="1250" w:right="92"/>
        <w:jc w:val="both"/>
      </w:pPr>
      <w:r>
        <w:rPr>
          <w:noProof/>
        </w:rPr>
        <w:drawing>
          <wp:anchor distT="0" distB="0" distL="0" distR="0" simplePos="0" relativeHeight="487360512" behindDoc="1" locked="0" layoutInCell="1" allowOverlap="1" wp14:anchorId="38B86F5D" wp14:editId="16950DA4">
            <wp:simplePos x="0" y="0"/>
            <wp:positionH relativeFrom="page">
              <wp:posOffset>1235798</wp:posOffset>
            </wp:positionH>
            <wp:positionV relativeFrom="paragraph">
              <wp:posOffset>316709</wp:posOffset>
            </wp:positionV>
            <wp:extent cx="5153190" cy="5184012"/>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7" cstate="print"/>
                    <a:stretch>
                      <a:fillRect/>
                    </a:stretch>
                  </pic:blipFill>
                  <pic:spPr>
                    <a:xfrm>
                      <a:off x="0" y="0"/>
                      <a:ext cx="5153190" cy="5184012"/>
                    </a:xfrm>
                    <a:prstGeom prst="rect">
                      <a:avLst/>
                    </a:prstGeom>
                  </pic:spPr>
                </pic:pic>
              </a:graphicData>
            </a:graphic>
          </wp:anchor>
        </w:drawing>
      </w:r>
      <w:r>
        <w:t>Reimbursement</w:t>
      </w:r>
      <w:r>
        <w:rPr>
          <w:spacing w:val="-7"/>
        </w:rPr>
        <w:t xml:space="preserve"> </w:t>
      </w:r>
      <w:r>
        <w:t>for</w:t>
      </w:r>
      <w:r>
        <w:rPr>
          <w:spacing w:val="-8"/>
        </w:rPr>
        <w:t xml:space="preserve"> </w:t>
      </w:r>
      <w:r>
        <w:t>travel</w:t>
      </w:r>
      <w:r>
        <w:rPr>
          <w:spacing w:val="-10"/>
        </w:rPr>
        <w:t xml:space="preserve"> </w:t>
      </w:r>
      <w:r>
        <w:t>and</w:t>
      </w:r>
      <w:r>
        <w:rPr>
          <w:spacing w:val="-8"/>
        </w:rPr>
        <w:t xml:space="preserve"> </w:t>
      </w:r>
      <w:r>
        <w:t>lodging</w:t>
      </w:r>
      <w:r>
        <w:rPr>
          <w:spacing w:val="-8"/>
        </w:rPr>
        <w:t xml:space="preserve"> </w:t>
      </w:r>
      <w:r>
        <w:t>between</w:t>
      </w:r>
      <w:r>
        <w:rPr>
          <w:spacing w:val="-7"/>
        </w:rPr>
        <w:t xml:space="preserve"> </w:t>
      </w:r>
      <w:r>
        <w:t>the</w:t>
      </w:r>
      <w:r>
        <w:rPr>
          <w:spacing w:val="-3"/>
        </w:rPr>
        <w:t xml:space="preserve"> </w:t>
      </w:r>
      <w:hyperlink w:anchor="_bookmark3" w:history="1">
        <w:r>
          <w:t>Parties</w:t>
        </w:r>
      </w:hyperlink>
      <w:r>
        <w:rPr>
          <w:spacing w:val="-8"/>
        </w:rPr>
        <w:t xml:space="preserve"> </w:t>
      </w:r>
      <w:r>
        <w:t>shall</w:t>
      </w:r>
      <w:r>
        <w:rPr>
          <w:spacing w:val="-7"/>
        </w:rPr>
        <w:t xml:space="preserve"> </w:t>
      </w:r>
      <w:r>
        <w:t>be</w:t>
      </w:r>
      <w:r>
        <w:rPr>
          <w:spacing w:val="-8"/>
        </w:rPr>
        <w:t xml:space="preserve"> </w:t>
      </w:r>
      <w:r>
        <w:t>based</w:t>
      </w:r>
      <w:r>
        <w:rPr>
          <w:spacing w:val="-8"/>
        </w:rPr>
        <w:t xml:space="preserve"> </w:t>
      </w:r>
      <w:r>
        <w:t>on</w:t>
      </w:r>
      <w:r>
        <w:rPr>
          <w:spacing w:val="-7"/>
        </w:rPr>
        <w:t xml:space="preserve"> </w:t>
      </w:r>
      <w:r>
        <w:t xml:space="preserve">actual cost. The </w:t>
      </w:r>
      <w:hyperlink w:anchor="_bookmark3" w:history="1">
        <w:r>
          <w:t>Parties</w:t>
        </w:r>
      </w:hyperlink>
      <w:r>
        <w:t xml:space="preserve"> agree that travel and lodging shall be made in a manner that minimizes cost and as economical as reasonably possible. For example, air-travel shall be in economy class, booked in as f</w:t>
      </w:r>
      <w:r>
        <w:t xml:space="preserve">ar in advance as reasonably possible. Unless otherwise specifically agreed between the </w:t>
      </w:r>
      <w:hyperlink w:anchor="_bookmark3" w:history="1">
        <w:r>
          <w:t>Parties</w:t>
        </w:r>
      </w:hyperlink>
      <w:r>
        <w:t>, in writing in advance, lodging shall be economically appropriate hotels and car rental shall be limited to midsized four-door vehi</w:t>
      </w:r>
      <w:r>
        <w:t>cles, or equivalent in price.</w:t>
      </w:r>
    </w:p>
    <w:p w14:paraId="011956CA" w14:textId="77777777" w:rsidR="00C30A5F" w:rsidRDefault="00C30A5F">
      <w:pPr>
        <w:pStyle w:val="a3"/>
        <w:spacing w:before="40"/>
      </w:pPr>
    </w:p>
    <w:p w14:paraId="442325B3" w14:textId="77777777" w:rsidR="00C30A5F" w:rsidRDefault="003D2832">
      <w:pPr>
        <w:pStyle w:val="a3"/>
        <w:spacing w:line="285" w:lineRule="auto"/>
        <w:ind w:left="1250" w:right="93"/>
        <w:jc w:val="both"/>
      </w:pPr>
      <w:r>
        <w:t xml:space="preserve">For travel expenses with the use of </w:t>
      </w:r>
      <w:proofErr w:type="spellStart"/>
      <w:r>
        <w:t>Configura</w:t>
      </w:r>
      <w:proofErr w:type="spellEnd"/>
      <w:r>
        <w:t xml:space="preserve"> or personnel car there will be an additional charge based on the appropriate regional standard rate. Invoicing of travel and lodging shall take place monthly after expenses are in</w:t>
      </w:r>
      <w:r>
        <w:t>curred.</w:t>
      </w:r>
    </w:p>
    <w:p w14:paraId="136A2537" w14:textId="77777777" w:rsidR="00C30A5F" w:rsidRDefault="00C30A5F">
      <w:pPr>
        <w:pStyle w:val="a3"/>
        <w:spacing w:before="21"/>
      </w:pPr>
    </w:p>
    <w:p w14:paraId="6A225E1C" w14:textId="77777777" w:rsidR="00C30A5F" w:rsidRDefault="003D2832">
      <w:pPr>
        <w:pStyle w:val="a5"/>
        <w:numPr>
          <w:ilvl w:val="1"/>
          <w:numId w:val="2"/>
        </w:numPr>
        <w:tabs>
          <w:tab w:val="left" w:pos="1230"/>
        </w:tabs>
        <w:ind w:hanging="1132"/>
        <w:rPr>
          <w:sz w:val="18"/>
        </w:rPr>
      </w:pPr>
      <w:r>
        <w:rPr>
          <w:sz w:val="18"/>
        </w:rPr>
        <w:t>Terms</w:t>
      </w:r>
      <w:r>
        <w:rPr>
          <w:spacing w:val="-1"/>
          <w:sz w:val="18"/>
        </w:rPr>
        <w:t xml:space="preserve"> </w:t>
      </w:r>
      <w:r>
        <w:rPr>
          <w:sz w:val="18"/>
        </w:rPr>
        <w:t>of</w:t>
      </w:r>
      <w:r>
        <w:rPr>
          <w:spacing w:val="-2"/>
          <w:sz w:val="18"/>
        </w:rPr>
        <w:t xml:space="preserve"> Payment</w:t>
      </w:r>
    </w:p>
    <w:p w14:paraId="43813BAD" w14:textId="77777777" w:rsidR="00557619" w:rsidRDefault="003D2832" w:rsidP="00557619">
      <w:pPr>
        <w:pStyle w:val="a3"/>
        <w:spacing w:before="160" w:line="285" w:lineRule="auto"/>
        <w:ind w:left="1250" w:right="96"/>
        <w:jc w:val="both"/>
        <w:rPr>
          <w:ins w:id="73" w:author="김현주 (Hyunjoo Kim)" w:date="2025-11-05T10:48:00Z"/>
        </w:rPr>
      </w:pPr>
      <w:r>
        <w:t xml:space="preserve">Payment of invoices between the </w:t>
      </w:r>
      <w:hyperlink w:anchor="_bookmark3" w:history="1">
        <w:r>
          <w:t>Parties</w:t>
        </w:r>
      </w:hyperlink>
      <w:r>
        <w:t xml:space="preserve"> shall be due and payable no later than thirty</w:t>
      </w:r>
      <w:r>
        <w:rPr>
          <w:spacing w:val="-2"/>
        </w:rPr>
        <w:t xml:space="preserve"> </w:t>
      </w:r>
      <w:r>
        <w:t>(30)</w:t>
      </w:r>
      <w:r>
        <w:rPr>
          <w:spacing w:val="-1"/>
        </w:rPr>
        <w:t xml:space="preserve"> </w:t>
      </w:r>
      <w:r>
        <w:t>days</w:t>
      </w:r>
      <w:r>
        <w:rPr>
          <w:spacing w:val="-1"/>
        </w:rPr>
        <w:t xml:space="preserve"> </w:t>
      </w:r>
      <w:r>
        <w:t>after the invoice date.</w:t>
      </w:r>
      <w:r>
        <w:rPr>
          <w:spacing w:val="-2"/>
        </w:rPr>
        <w:t xml:space="preserve"> </w:t>
      </w:r>
      <w:r>
        <w:t>In the</w:t>
      </w:r>
      <w:r>
        <w:rPr>
          <w:spacing w:val="-1"/>
        </w:rPr>
        <w:t xml:space="preserve"> </w:t>
      </w:r>
      <w:r>
        <w:t>event payment is</w:t>
      </w:r>
      <w:r>
        <w:rPr>
          <w:spacing w:val="-1"/>
        </w:rPr>
        <w:t xml:space="preserve"> </w:t>
      </w:r>
      <w:r>
        <w:t>not received</w:t>
      </w:r>
      <w:r>
        <w:rPr>
          <w:spacing w:val="-1"/>
        </w:rPr>
        <w:t xml:space="preserve"> </w:t>
      </w:r>
      <w:r>
        <w:t xml:space="preserve">when due, interest </w:t>
      </w:r>
      <w:ins w:id="74" w:author="김현주 (Hyunjoo Kim)" w:date="2025-11-05T10:45:00Z">
        <w:r w:rsidR="00A92DC1">
          <w:t xml:space="preserve">accrue on the unpaid portion of the invoice at an annual rate of </w:t>
        </w:r>
        <w:r w:rsidR="00A92DC1">
          <w:rPr>
            <w:rStyle w:val="ab"/>
          </w:rPr>
          <w:t>six percent (6%)</w:t>
        </w:r>
        <w:r w:rsidR="00A92DC1">
          <w:t xml:space="preserve"> from the due date until the date of full </w:t>
        </w:r>
        <w:proofErr w:type="spellStart"/>
        <w:r w:rsidR="00A92DC1">
          <w:t>payment.</w:t>
        </w:r>
      </w:ins>
      <w:del w:id="75" w:author="김현주 (Hyunjoo Kim)" w:date="2025-11-05T10:45:00Z">
        <w:r w:rsidDel="00A92DC1">
          <w:delText>shall be due at the rate of one and one half percent (1.5%) on the unpaid</w:delText>
        </w:r>
        <w:r w:rsidDel="00A92DC1">
          <w:rPr>
            <w:spacing w:val="-9"/>
          </w:rPr>
          <w:delText xml:space="preserve"> </w:delText>
        </w:r>
        <w:r w:rsidDel="00A92DC1">
          <w:delText>portion</w:delText>
        </w:r>
        <w:r w:rsidDel="00A92DC1">
          <w:rPr>
            <w:spacing w:val="-8"/>
          </w:rPr>
          <w:delText xml:space="preserve"> </w:delText>
        </w:r>
        <w:r w:rsidDel="00A92DC1">
          <w:delText>of</w:delText>
        </w:r>
        <w:r w:rsidDel="00A92DC1">
          <w:rPr>
            <w:spacing w:val="-10"/>
          </w:rPr>
          <w:delText xml:space="preserve"> </w:delText>
        </w:r>
        <w:r w:rsidDel="00A92DC1">
          <w:delText>the</w:delText>
        </w:r>
        <w:r w:rsidDel="00A92DC1">
          <w:rPr>
            <w:spacing w:val="-9"/>
          </w:rPr>
          <w:delText xml:space="preserve"> </w:delText>
        </w:r>
        <w:r w:rsidDel="00A92DC1">
          <w:delText>invoice</w:delText>
        </w:r>
        <w:r w:rsidDel="00A92DC1">
          <w:rPr>
            <w:spacing w:val="-9"/>
          </w:rPr>
          <w:delText xml:space="preserve"> </w:delText>
        </w:r>
        <w:r w:rsidDel="00A92DC1">
          <w:delText>sum</w:delText>
        </w:r>
        <w:r w:rsidDel="00A92DC1">
          <w:rPr>
            <w:spacing w:val="-9"/>
          </w:rPr>
          <w:delText xml:space="preserve"> </w:delText>
        </w:r>
        <w:r w:rsidDel="00A92DC1">
          <w:delText>for</w:delText>
        </w:r>
        <w:r w:rsidDel="00A92DC1">
          <w:rPr>
            <w:spacing w:val="-10"/>
          </w:rPr>
          <w:delText xml:space="preserve"> </w:delText>
        </w:r>
        <w:r w:rsidDel="00A92DC1">
          <w:delText>each</w:delText>
        </w:r>
        <w:r w:rsidDel="00A92DC1">
          <w:rPr>
            <w:spacing w:val="-9"/>
          </w:rPr>
          <w:delText xml:space="preserve"> </w:delText>
        </w:r>
        <w:r w:rsidDel="00A92DC1">
          <w:delText>period</w:delText>
        </w:r>
        <w:r w:rsidDel="00A92DC1">
          <w:rPr>
            <w:spacing w:val="-9"/>
          </w:rPr>
          <w:delText xml:space="preserve"> </w:delText>
        </w:r>
        <w:r w:rsidDel="00A92DC1">
          <w:delText>of</w:delText>
        </w:r>
        <w:r w:rsidDel="00A92DC1">
          <w:rPr>
            <w:spacing w:val="-10"/>
          </w:rPr>
          <w:delText xml:space="preserve"> </w:delText>
        </w:r>
        <w:r w:rsidDel="00A92DC1">
          <w:delText>thirty</w:delText>
        </w:r>
        <w:r w:rsidDel="00A92DC1">
          <w:rPr>
            <w:spacing w:val="-10"/>
          </w:rPr>
          <w:delText xml:space="preserve"> </w:delText>
        </w:r>
        <w:r w:rsidDel="00A92DC1">
          <w:delText>(30)</w:delText>
        </w:r>
        <w:r w:rsidDel="00A92DC1">
          <w:rPr>
            <w:spacing w:val="-10"/>
          </w:rPr>
          <w:delText xml:space="preserve"> </w:delText>
        </w:r>
        <w:r w:rsidDel="00A92DC1">
          <w:delText>days</w:delText>
        </w:r>
        <w:r w:rsidDel="00A92DC1">
          <w:rPr>
            <w:spacing w:val="-10"/>
          </w:rPr>
          <w:delText xml:space="preserve"> </w:delText>
        </w:r>
        <w:r w:rsidDel="00A92DC1">
          <w:delText>or</w:delText>
        </w:r>
        <w:r w:rsidDel="00A92DC1">
          <w:rPr>
            <w:spacing w:val="-10"/>
          </w:rPr>
          <w:delText xml:space="preserve"> </w:delText>
        </w:r>
        <w:r w:rsidDel="00A92DC1">
          <w:delText>part</w:delText>
        </w:r>
        <w:r w:rsidDel="00A92DC1">
          <w:rPr>
            <w:spacing w:val="-9"/>
          </w:rPr>
          <w:delText xml:space="preserve"> </w:delText>
        </w:r>
        <w:r w:rsidDel="00A92DC1">
          <w:delText>thereof from the due date.</w:delText>
        </w:r>
      </w:del>
      <w:proofErr w:type="spellEnd"/>
    </w:p>
    <w:p w14:paraId="4FDB3E14" w14:textId="77777777" w:rsidR="00557619" w:rsidRDefault="00557619" w:rsidP="00557619">
      <w:pPr>
        <w:pStyle w:val="a3"/>
        <w:spacing w:before="160" w:line="285" w:lineRule="auto"/>
        <w:ind w:left="1250" w:right="96"/>
        <w:jc w:val="both"/>
        <w:rPr>
          <w:ins w:id="76" w:author="김현주 (Hyunjoo Kim)" w:date="2025-11-05T10:48:00Z"/>
        </w:rPr>
      </w:pPr>
      <w:ins w:id="77" w:author="김현주 (Hyunjoo Kim)" w:date="2025-11-05T10:48:00Z">
        <w:r w:rsidRPr="00557619">
          <w:rPr>
            <w:rPrChange w:id="78" w:author="김현주 (Hyunjoo Kim)" w:date="2025-11-05T10:48:00Z">
              <w:rPr>
                <w:rStyle w:val="ab"/>
              </w:rPr>
            </w:rPrChange>
          </w:rPr>
          <w:t xml:space="preserve">The Parties acknowledge that the total estimated hours and costs are as set forth in the Statement of </w:t>
        </w:r>
        <w:r>
          <w:t>Work</w:t>
        </w:r>
        <w:r w:rsidRPr="00557619">
          <w:rPr>
            <w:rPrChange w:id="79" w:author="김현주 (Hyunjoo Kim)" w:date="2025-11-05T10:48:00Z">
              <w:rPr>
                <w:rStyle w:val="ab"/>
              </w:rPr>
            </w:rPrChange>
          </w:rPr>
          <w:t xml:space="preserve"> (approximately 900 hours and USD </w:t>
        </w:r>
      </w:ins>
      <w:ins w:id="80" w:author="김현주 (Hyunjoo Kim)" w:date="2025-11-05T10:49:00Z">
        <w:r>
          <w:t>130,266</w:t>
        </w:r>
      </w:ins>
      <w:ins w:id="81" w:author="김현주 (Hyunjoo Kim)" w:date="2025-11-05T10:48:00Z">
        <w:r w:rsidRPr="00557619">
          <w:rPr>
            <w:rPrChange w:id="82" w:author="김현주 (Hyunjoo Kim)" w:date="2025-11-05T10:48:00Z">
              <w:rPr>
                <w:rStyle w:val="ab"/>
              </w:rPr>
            </w:rPrChange>
          </w:rPr>
          <w:t xml:space="preserve">. In the event that the total payment for the Services is expected to exceed the total amount presented in the Statement of Agreement, </w:t>
        </w:r>
        <w:proofErr w:type="spellStart"/>
        <w:r w:rsidRPr="00557619">
          <w:rPr>
            <w:rPrChange w:id="83" w:author="김현주 (Hyunjoo Kim)" w:date="2025-11-05T10:48:00Z">
              <w:rPr>
                <w:rStyle w:val="ab"/>
              </w:rPr>
            </w:rPrChange>
          </w:rPr>
          <w:t>Configura</w:t>
        </w:r>
        <w:proofErr w:type="spellEnd"/>
        <w:r w:rsidRPr="00557619">
          <w:rPr>
            <w:rPrChange w:id="84" w:author="김현주 (Hyunjoo Kim)" w:date="2025-11-05T10:48:00Z">
              <w:rPr>
                <w:rStyle w:val="ab"/>
              </w:rPr>
            </w:rPrChange>
          </w:rPr>
          <w:t xml:space="preserve"> shall obtain the Customer’s prior written approval before incurring or billing any additional costs.</w:t>
        </w:r>
      </w:ins>
    </w:p>
    <w:p w14:paraId="28E96420" w14:textId="77777777" w:rsidR="00557619" w:rsidRDefault="00557619">
      <w:pPr>
        <w:pStyle w:val="a3"/>
        <w:spacing w:before="160" w:line="285" w:lineRule="auto"/>
        <w:ind w:left="1250" w:right="96"/>
        <w:jc w:val="both"/>
      </w:pPr>
    </w:p>
    <w:p w14:paraId="1CB2F7D1" w14:textId="77777777" w:rsidR="00C30A5F" w:rsidRDefault="00C30A5F">
      <w:pPr>
        <w:pStyle w:val="a3"/>
        <w:spacing w:before="40"/>
      </w:pPr>
    </w:p>
    <w:p w14:paraId="18D9DEC0" w14:textId="77777777" w:rsidR="00C30A5F" w:rsidRDefault="003D2832">
      <w:pPr>
        <w:pStyle w:val="a3"/>
        <w:spacing w:line="288" w:lineRule="auto"/>
        <w:ind w:left="1250" w:right="95"/>
        <w:jc w:val="both"/>
      </w:pPr>
      <w:proofErr w:type="spellStart"/>
      <w:r>
        <w:t>Configura</w:t>
      </w:r>
      <w:proofErr w:type="spellEnd"/>
      <w:r>
        <w:t xml:space="preserve"> may apply a fee, with </w:t>
      </w:r>
      <w:ins w:id="85" w:author="김현주 (Hyunjoo Kim)" w:date="2025-11-05T10:45:00Z">
        <w:r w:rsidR="00557619">
          <w:t>prior approval by Customer</w:t>
        </w:r>
      </w:ins>
      <w:del w:id="86" w:author="김현주 (Hyunjoo Kim)" w:date="2025-11-05T10:45:00Z">
        <w:r w:rsidDel="00557619">
          <w:delText>notice</w:delText>
        </w:r>
      </w:del>
      <w:r>
        <w:t xml:space="preserve">, if requested to provide </w:t>
      </w:r>
      <w:r>
        <w:t>an invoice outside of the standard billing practices.</w:t>
      </w:r>
    </w:p>
    <w:p w14:paraId="79432CB6" w14:textId="77777777" w:rsidR="00C30A5F" w:rsidRDefault="00C30A5F">
      <w:pPr>
        <w:pStyle w:val="a3"/>
        <w:spacing w:before="17"/>
      </w:pPr>
    </w:p>
    <w:p w14:paraId="21172E77" w14:textId="77777777" w:rsidR="00C30A5F" w:rsidRDefault="003D2832">
      <w:pPr>
        <w:pStyle w:val="a5"/>
        <w:numPr>
          <w:ilvl w:val="1"/>
          <w:numId w:val="2"/>
        </w:numPr>
        <w:tabs>
          <w:tab w:val="left" w:pos="1230"/>
        </w:tabs>
        <w:ind w:hanging="1132"/>
        <w:rPr>
          <w:sz w:val="18"/>
        </w:rPr>
      </w:pPr>
      <w:r>
        <w:rPr>
          <w:spacing w:val="-2"/>
          <w:sz w:val="18"/>
        </w:rPr>
        <w:t>Currency</w:t>
      </w:r>
    </w:p>
    <w:p w14:paraId="115E57E3" w14:textId="77777777" w:rsidR="00C30A5F" w:rsidRDefault="003D2832">
      <w:pPr>
        <w:pStyle w:val="a3"/>
        <w:spacing w:before="161" w:line="288" w:lineRule="auto"/>
        <w:ind w:left="1250" w:right="91"/>
        <w:jc w:val="both"/>
      </w:pPr>
      <w:r>
        <w:t>All prices quoted and invoices issued, and</w:t>
      </w:r>
      <w:r>
        <w:rPr>
          <w:spacing w:val="-1"/>
        </w:rPr>
        <w:t xml:space="preserve"> </w:t>
      </w:r>
      <w:r>
        <w:t>payments</w:t>
      </w:r>
      <w:r>
        <w:rPr>
          <w:spacing w:val="-1"/>
        </w:rPr>
        <w:t xml:space="preserve"> </w:t>
      </w:r>
      <w:r>
        <w:t>made, shall be in USD unless otherwise expressly stated in writing in an applicable SoW.</w:t>
      </w:r>
    </w:p>
    <w:p w14:paraId="6B5E4BF8" w14:textId="77777777" w:rsidR="00C30A5F" w:rsidRDefault="003D2832">
      <w:pPr>
        <w:pStyle w:val="1"/>
        <w:numPr>
          <w:ilvl w:val="0"/>
          <w:numId w:val="2"/>
        </w:numPr>
        <w:tabs>
          <w:tab w:val="left" w:pos="1230"/>
        </w:tabs>
        <w:spacing w:before="207"/>
        <w:ind w:hanging="1132"/>
      </w:pPr>
      <w:r>
        <w:t>Term</w:t>
      </w:r>
      <w:r>
        <w:rPr>
          <w:spacing w:val="-4"/>
        </w:rPr>
        <w:t xml:space="preserve"> </w:t>
      </w:r>
      <w:r>
        <w:t>and</w:t>
      </w:r>
      <w:r>
        <w:rPr>
          <w:spacing w:val="-3"/>
        </w:rPr>
        <w:t xml:space="preserve"> </w:t>
      </w:r>
      <w:r>
        <w:rPr>
          <w:spacing w:val="-2"/>
        </w:rPr>
        <w:t>Termination</w:t>
      </w:r>
    </w:p>
    <w:p w14:paraId="1B956541" w14:textId="77777777" w:rsidR="00C30A5F" w:rsidRDefault="00C30A5F">
      <w:pPr>
        <w:pStyle w:val="a3"/>
        <w:spacing w:before="107"/>
        <w:rPr>
          <w:b/>
        </w:rPr>
      </w:pPr>
    </w:p>
    <w:p w14:paraId="4D5A2157" w14:textId="77777777" w:rsidR="00C30A5F" w:rsidRDefault="003D2832">
      <w:pPr>
        <w:pStyle w:val="a5"/>
        <w:numPr>
          <w:ilvl w:val="1"/>
          <w:numId w:val="2"/>
        </w:numPr>
        <w:tabs>
          <w:tab w:val="left" w:pos="1230"/>
        </w:tabs>
        <w:spacing w:before="1" w:line="285" w:lineRule="auto"/>
        <w:ind w:right="95"/>
        <w:jc w:val="both"/>
        <w:rPr>
          <w:sz w:val="18"/>
        </w:rPr>
      </w:pPr>
      <w:r>
        <w:rPr>
          <w:sz w:val="18"/>
          <w:u w:val="single"/>
        </w:rPr>
        <w:t>Term</w:t>
      </w:r>
      <w:r>
        <w:rPr>
          <w:sz w:val="18"/>
        </w:rPr>
        <w:t>. The term of this Agreement shall begin on the Effective Date and continue for a period of two (2) years ("Initial Term") and shall automatically renew for successive one (1) year periods ("Renewal Terms") unless terminated earlier pursuant to the</w:t>
      </w:r>
      <w:r>
        <w:rPr>
          <w:spacing w:val="-1"/>
          <w:sz w:val="18"/>
        </w:rPr>
        <w:t xml:space="preserve"> </w:t>
      </w:r>
      <w:r>
        <w:rPr>
          <w:sz w:val="18"/>
        </w:rPr>
        <w:t>terms</w:t>
      </w:r>
      <w:r>
        <w:rPr>
          <w:spacing w:val="-1"/>
          <w:sz w:val="18"/>
        </w:rPr>
        <w:t xml:space="preserve"> </w:t>
      </w:r>
      <w:r>
        <w:rPr>
          <w:sz w:val="18"/>
        </w:rPr>
        <w:t>o</w:t>
      </w:r>
      <w:r>
        <w:rPr>
          <w:sz w:val="18"/>
        </w:rPr>
        <w:t>f</w:t>
      </w:r>
      <w:r>
        <w:rPr>
          <w:spacing w:val="-2"/>
          <w:sz w:val="18"/>
        </w:rPr>
        <w:t xml:space="preserve"> </w:t>
      </w:r>
      <w:r>
        <w:rPr>
          <w:sz w:val="18"/>
        </w:rPr>
        <w:t>this</w:t>
      </w:r>
      <w:r>
        <w:rPr>
          <w:spacing w:val="-1"/>
          <w:sz w:val="18"/>
        </w:rPr>
        <w:t xml:space="preserve"> </w:t>
      </w:r>
      <w:r>
        <w:rPr>
          <w:sz w:val="18"/>
        </w:rPr>
        <w:t>Section 6.1.</w:t>
      </w:r>
      <w:r>
        <w:rPr>
          <w:spacing w:val="-2"/>
          <w:sz w:val="18"/>
        </w:rPr>
        <w:t xml:space="preserve"> </w:t>
      </w:r>
      <w:r>
        <w:rPr>
          <w:sz w:val="18"/>
        </w:rPr>
        <w:t>The</w:t>
      </w:r>
      <w:r>
        <w:rPr>
          <w:spacing w:val="-1"/>
          <w:sz w:val="18"/>
        </w:rPr>
        <w:t xml:space="preserve"> </w:t>
      </w:r>
      <w:r>
        <w:rPr>
          <w:sz w:val="18"/>
        </w:rPr>
        <w:t>Initial</w:t>
      </w:r>
      <w:r>
        <w:rPr>
          <w:spacing w:val="-2"/>
          <w:sz w:val="18"/>
        </w:rPr>
        <w:t xml:space="preserve"> </w:t>
      </w:r>
      <w:r>
        <w:rPr>
          <w:sz w:val="18"/>
        </w:rPr>
        <w:t>Term</w:t>
      </w:r>
      <w:r>
        <w:rPr>
          <w:spacing w:val="-1"/>
          <w:sz w:val="18"/>
        </w:rPr>
        <w:t xml:space="preserve"> </w:t>
      </w:r>
      <w:r>
        <w:rPr>
          <w:sz w:val="18"/>
        </w:rPr>
        <w:t>and</w:t>
      </w:r>
      <w:r>
        <w:rPr>
          <w:spacing w:val="-1"/>
          <w:sz w:val="18"/>
        </w:rPr>
        <w:t xml:space="preserve"> </w:t>
      </w:r>
      <w:r>
        <w:rPr>
          <w:sz w:val="18"/>
        </w:rPr>
        <w:t>Renewal</w:t>
      </w:r>
      <w:r>
        <w:rPr>
          <w:spacing w:val="-1"/>
          <w:sz w:val="18"/>
        </w:rPr>
        <w:t xml:space="preserve"> </w:t>
      </w:r>
      <w:r>
        <w:rPr>
          <w:sz w:val="18"/>
        </w:rPr>
        <w:t>Terms</w:t>
      </w:r>
      <w:r>
        <w:rPr>
          <w:spacing w:val="-1"/>
          <w:sz w:val="18"/>
        </w:rPr>
        <w:t xml:space="preserve"> </w:t>
      </w:r>
      <w:r>
        <w:rPr>
          <w:sz w:val="18"/>
        </w:rPr>
        <w:t>are collectively referred to herein as "Term."</w:t>
      </w:r>
    </w:p>
    <w:p w14:paraId="15BDDF53" w14:textId="77777777" w:rsidR="00C30A5F" w:rsidRDefault="00C30A5F">
      <w:pPr>
        <w:pStyle w:val="a3"/>
        <w:spacing w:before="140"/>
      </w:pPr>
    </w:p>
    <w:p w14:paraId="302D2907" w14:textId="77777777" w:rsidR="00C30A5F" w:rsidRDefault="003D2832">
      <w:pPr>
        <w:pStyle w:val="a3"/>
        <w:spacing w:line="288" w:lineRule="auto"/>
        <w:ind w:left="1230" w:right="92"/>
        <w:jc w:val="both"/>
      </w:pPr>
      <w:r>
        <w:rPr>
          <w:u w:val="single"/>
        </w:rPr>
        <w:t>Termination.</w:t>
      </w:r>
      <w:r>
        <w:t xml:space="preserve"> Either party may terminate this Agreement, with or without cause, </w:t>
      </w:r>
      <w:r>
        <w:lastRenderedPageBreak/>
        <w:t>upon</w:t>
      </w:r>
      <w:r>
        <w:rPr>
          <w:spacing w:val="-7"/>
        </w:rPr>
        <w:t xml:space="preserve"> </w:t>
      </w:r>
      <w:r>
        <w:t>ninety</w:t>
      </w:r>
      <w:r>
        <w:rPr>
          <w:spacing w:val="-8"/>
        </w:rPr>
        <w:t xml:space="preserve"> </w:t>
      </w:r>
      <w:r>
        <w:t>(90)</w:t>
      </w:r>
      <w:r>
        <w:rPr>
          <w:spacing w:val="-10"/>
        </w:rPr>
        <w:t xml:space="preserve"> </w:t>
      </w:r>
      <w:r>
        <w:t>days’</w:t>
      </w:r>
      <w:r>
        <w:rPr>
          <w:spacing w:val="-9"/>
        </w:rPr>
        <w:t xml:space="preserve"> </w:t>
      </w:r>
      <w:r>
        <w:t>prior</w:t>
      </w:r>
      <w:r>
        <w:rPr>
          <w:spacing w:val="-8"/>
        </w:rPr>
        <w:t xml:space="preserve"> </w:t>
      </w:r>
      <w:r>
        <w:t>written</w:t>
      </w:r>
      <w:r>
        <w:rPr>
          <w:spacing w:val="-9"/>
        </w:rPr>
        <w:t xml:space="preserve"> </w:t>
      </w:r>
      <w:r>
        <w:t>notice</w:t>
      </w:r>
      <w:r>
        <w:rPr>
          <w:spacing w:val="-10"/>
        </w:rPr>
        <w:t xml:space="preserve"> </w:t>
      </w:r>
      <w:r>
        <w:t>to</w:t>
      </w:r>
      <w:r>
        <w:rPr>
          <w:spacing w:val="-10"/>
        </w:rPr>
        <w:t xml:space="preserve"> </w:t>
      </w:r>
      <w:r>
        <w:t>the</w:t>
      </w:r>
      <w:r>
        <w:rPr>
          <w:spacing w:val="-8"/>
        </w:rPr>
        <w:t xml:space="preserve"> </w:t>
      </w:r>
      <w:r>
        <w:t>other</w:t>
      </w:r>
      <w:r>
        <w:rPr>
          <w:spacing w:val="-8"/>
        </w:rPr>
        <w:t xml:space="preserve"> </w:t>
      </w:r>
      <w:r>
        <w:t>party</w:t>
      </w:r>
      <w:r>
        <w:rPr>
          <w:spacing w:val="-5"/>
        </w:rPr>
        <w:t xml:space="preserve"> </w:t>
      </w:r>
      <w:r>
        <w:t>prior</w:t>
      </w:r>
      <w:r>
        <w:rPr>
          <w:spacing w:val="-8"/>
        </w:rPr>
        <w:t xml:space="preserve"> </w:t>
      </w:r>
      <w:r>
        <w:t>to</w:t>
      </w:r>
      <w:r>
        <w:rPr>
          <w:spacing w:val="-7"/>
        </w:rPr>
        <w:t xml:space="preserve"> </w:t>
      </w:r>
      <w:r>
        <w:t>the</w:t>
      </w:r>
      <w:r>
        <w:rPr>
          <w:spacing w:val="-10"/>
        </w:rPr>
        <w:t xml:space="preserve"> </w:t>
      </w:r>
      <w:r>
        <w:t>end</w:t>
      </w:r>
      <w:r>
        <w:rPr>
          <w:spacing w:val="-10"/>
        </w:rPr>
        <w:t xml:space="preserve"> </w:t>
      </w:r>
      <w:r>
        <w:t>of</w:t>
      </w:r>
      <w:r>
        <w:rPr>
          <w:spacing w:val="-9"/>
        </w:rPr>
        <w:t xml:space="preserve"> </w:t>
      </w:r>
      <w:r>
        <w:t>the Initial Term, or the end of any subsequent Renewal Terms.</w:t>
      </w:r>
    </w:p>
    <w:p w14:paraId="4F8BBC05" w14:textId="77777777" w:rsidR="00C30A5F" w:rsidRDefault="003D2832">
      <w:pPr>
        <w:pStyle w:val="a3"/>
        <w:spacing w:before="115" w:line="285" w:lineRule="auto"/>
        <w:ind w:left="1250" w:right="92"/>
        <w:jc w:val="both"/>
      </w:pPr>
      <w:r>
        <w:t>This</w:t>
      </w:r>
      <w:r>
        <w:rPr>
          <w:spacing w:val="-6"/>
        </w:rPr>
        <w:t xml:space="preserve"> </w:t>
      </w:r>
      <w:r>
        <w:t>Agreement</w:t>
      </w:r>
      <w:r>
        <w:rPr>
          <w:spacing w:val="-5"/>
        </w:rPr>
        <w:t xml:space="preserve"> </w:t>
      </w:r>
      <w:r>
        <w:t>may</w:t>
      </w:r>
      <w:r>
        <w:rPr>
          <w:spacing w:val="-7"/>
        </w:rPr>
        <w:t xml:space="preserve"> </w:t>
      </w:r>
      <w:r>
        <w:t>be</w:t>
      </w:r>
      <w:r>
        <w:rPr>
          <w:spacing w:val="-5"/>
        </w:rPr>
        <w:t xml:space="preserve"> </w:t>
      </w:r>
      <w:r>
        <w:t>terminated</w:t>
      </w:r>
      <w:r>
        <w:rPr>
          <w:spacing w:val="-5"/>
        </w:rPr>
        <w:t xml:space="preserve"> </w:t>
      </w:r>
      <w:r>
        <w:t>at</w:t>
      </w:r>
      <w:r>
        <w:rPr>
          <w:spacing w:val="-5"/>
        </w:rPr>
        <w:t xml:space="preserve"> </w:t>
      </w:r>
      <w:r>
        <w:t>any</w:t>
      </w:r>
      <w:r>
        <w:rPr>
          <w:spacing w:val="-7"/>
        </w:rPr>
        <w:t xml:space="preserve"> </w:t>
      </w:r>
      <w:r>
        <w:t>time</w:t>
      </w:r>
      <w:r>
        <w:rPr>
          <w:spacing w:val="-5"/>
        </w:rPr>
        <w:t xml:space="preserve"> </w:t>
      </w:r>
      <w:r>
        <w:t>by</w:t>
      </w:r>
      <w:r>
        <w:rPr>
          <w:spacing w:val="-7"/>
        </w:rPr>
        <w:t xml:space="preserve"> </w:t>
      </w:r>
      <w:r>
        <w:t>either Party</w:t>
      </w:r>
      <w:r>
        <w:rPr>
          <w:spacing w:val="-7"/>
        </w:rPr>
        <w:t xml:space="preserve"> </w:t>
      </w:r>
      <w:r>
        <w:t>under</w:t>
      </w:r>
      <w:r>
        <w:rPr>
          <w:spacing w:val="-5"/>
        </w:rPr>
        <w:t xml:space="preserve"> </w:t>
      </w:r>
      <w:r>
        <w:t>the</w:t>
      </w:r>
      <w:r>
        <w:rPr>
          <w:spacing w:val="-5"/>
        </w:rPr>
        <w:t xml:space="preserve"> </w:t>
      </w:r>
      <w:r>
        <w:t>following conditions: (a) in the event either party materially breaches any term in this Agreement</w:t>
      </w:r>
      <w:r>
        <w:rPr>
          <w:spacing w:val="19"/>
        </w:rPr>
        <w:t xml:space="preserve"> </w:t>
      </w:r>
      <w:r>
        <w:t>or</w:t>
      </w:r>
      <w:r>
        <w:rPr>
          <w:spacing w:val="17"/>
        </w:rPr>
        <w:t xml:space="preserve"> </w:t>
      </w:r>
      <w:r>
        <w:t>any applic</w:t>
      </w:r>
      <w:r>
        <w:t>able</w:t>
      </w:r>
      <w:r>
        <w:rPr>
          <w:spacing w:val="21"/>
        </w:rPr>
        <w:t xml:space="preserve"> </w:t>
      </w:r>
      <w:r>
        <w:t>SoW(s), the</w:t>
      </w:r>
      <w:r>
        <w:rPr>
          <w:spacing w:val="17"/>
        </w:rPr>
        <w:t xml:space="preserve"> </w:t>
      </w:r>
      <w:r>
        <w:t>breaching party shall</w:t>
      </w:r>
      <w:r>
        <w:rPr>
          <w:spacing w:val="17"/>
        </w:rPr>
        <w:t xml:space="preserve"> </w:t>
      </w:r>
      <w:r>
        <w:t>have</w:t>
      </w:r>
      <w:r>
        <w:rPr>
          <w:spacing w:val="17"/>
        </w:rPr>
        <w:t xml:space="preserve"> </w:t>
      </w:r>
      <w:r>
        <w:t>a</w:t>
      </w:r>
      <w:r>
        <w:rPr>
          <w:spacing w:val="19"/>
        </w:rPr>
        <w:t xml:space="preserve"> </w:t>
      </w:r>
      <w:r>
        <w:t>period of</w:t>
      </w:r>
    </w:p>
    <w:p w14:paraId="3EB8FAC9" w14:textId="77777777" w:rsidR="00C30A5F" w:rsidRDefault="00C30A5F">
      <w:pPr>
        <w:pStyle w:val="a3"/>
        <w:spacing w:line="285" w:lineRule="auto"/>
        <w:jc w:val="both"/>
        <w:sectPr w:rsidR="00C30A5F">
          <w:pgSz w:w="12250" w:h="15850"/>
          <w:pgMar w:top="1340" w:right="1700" w:bottom="880" w:left="1700" w:header="719" w:footer="687" w:gutter="0"/>
          <w:cols w:space="720"/>
        </w:sectPr>
      </w:pPr>
    </w:p>
    <w:p w14:paraId="5979CB3B" w14:textId="77777777" w:rsidR="00C30A5F" w:rsidRDefault="003D2832">
      <w:pPr>
        <w:pStyle w:val="a3"/>
        <w:spacing w:before="119" w:line="285" w:lineRule="auto"/>
        <w:ind w:left="1250" w:right="88"/>
        <w:jc w:val="both"/>
      </w:pPr>
      <w:r>
        <w:rPr>
          <w:noProof/>
        </w:rPr>
        <w:lastRenderedPageBreak/>
        <w:drawing>
          <wp:anchor distT="0" distB="0" distL="0" distR="0" simplePos="0" relativeHeight="487361024" behindDoc="1" locked="0" layoutInCell="1" allowOverlap="1" wp14:anchorId="6F3911A9" wp14:editId="7B676C5D">
            <wp:simplePos x="0" y="0"/>
            <wp:positionH relativeFrom="page">
              <wp:posOffset>1235798</wp:posOffset>
            </wp:positionH>
            <wp:positionV relativeFrom="paragraph">
              <wp:posOffset>1584176</wp:posOffset>
            </wp:positionV>
            <wp:extent cx="5153190" cy="5184012"/>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7" cstate="print"/>
                    <a:stretch>
                      <a:fillRect/>
                    </a:stretch>
                  </pic:blipFill>
                  <pic:spPr>
                    <a:xfrm>
                      <a:off x="0" y="0"/>
                      <a:ext cx="5153190" cy="5184012"/>
                    </a:xfrm>
                    <a:prstGeom prst="rect">
                      <a:avLst/>
                    </a:prstGeom>
                  </pic:spPr>
                </pic:pic>
              </a:graphicData>
            </a:graphic>
          </wp:anchor>
        </w:drawing>
      </w:r>
      <w:r>
        <w:t>thirty (30) business days from its actual receipt of written notice from the non-breaching</w:t>
      </w:r>
      <w:r>
        <w:rPr>
          <w:spacing w:val="-2"/>
        </w:rPr>
        <w:t xml:space="preserve"> </w:t>
      </w:r>
      <w:r>
        <w:t>party</w:t>
      </w:r>
      <w:r>
        <w:rPr>
          <w:spacing w:val="-1"/>
        </w:rPr>
        <w:t xml:space="preserve"> </w:t>
      </w:r>
      <w:r>
        <w:t>(the “Cure</w:t>
      </w:r>
      <w:r>
        <w:rPr>
          <w:spacing w:val="-2"/>
        </w:rPr>
        <w:t xml:space="preserve"> </w:t>
      </w:r>
      <w:r>
        <w:t>Period”) to cure the breach.</w:t>
      </w:r>
      <w:r>
        <w:rPr>
          <w:spacing w:val="-1"/>
        </w:rPr>
        <w:t xml:space="preserve"> </w:t>
      </w:r>
      <w:r>
        <w:t>If,</w:t>
      </w:r>
      <w:r>
        <w:rPr>
          <w:spacing w:val="-1"/>
        </w:rPr>
        <w:t xml:space="preserve"> </w:t>
      </w:r>
      <w:r>
        <w:t>at the conclusion</w:t>
      </w:r>
      <w:r>
        <w:rPr>
          <w:spacing w:val="-1"/>
        </w:rPr>
        <w:t xml:space="preserve"> </w:t>
      </w:r>
      <w:r>
        <w:t>of</w:t>
      </w:r>
      <w:r>
        <w:rPr>
          <w:spacing w:val="-1"/>
        </w:rPr>
        <w:t xml:space="preserve"> </w:t>
      </w:r>
      <w:r>
        <w:t>the Cure Period, the breach has not been cured, the non-breaching party may immediately</w:t>
      </w:r>
      <w:r>
        <w:rPr>
          <w:spacing w:val="-16"/>
        </w:rPr>
        <w:t xml:space="preserve"> </w:t>
      </w:r>
      <w:r>
        <w:t>terminate</w:t>
      </w:r>
      <w:r>
        <w:rPr>
          <w:spacing w:val="-16"/>
        </w:rPr>
        <w:t xml:space="preserve"> </w:t>
      </w:r>
      <w:r>
        <w:t>this</w:t>
      </w:r>
      <w:r>
        <w:rPr>
          <w:spacing w:val="-16"/>
        </w:rPr>
        <w:t xml:space="preserve"> </w:t>
      </w:r>
      <w:r>
        <w:t>Agreement</w:t>
      </w:r>
      <w:r>
        <w:rPr>
          <w:spacing w:val="-16"/>
        </w:rPr>
        <w:t xml:space="preserve"> </w:t>
      </w:r>
      <w:r>
        <w:t>by</w:t>
      </w:r>
      <w:r>
        <w:rPr>
          <w:spacing w:val="-15"/>
        </w:rPr>
        <w:t xml:space="preserve"> </w:t>
      </w:r>
      <w:r>
        <w:t>providing</w:t>
      </w:r>
      <w:r>
        <w:rPr>
          <w:spacing w:val="-15"/>
        </w:rPr>
        <w:t xml:space="preserve"> </w:t>
      </w:r>
      <w:r>
        <w:t>written</w:t>
      </w:r>
      <w:r>
        <w:rPr>
          <w:spacing w:val="-15"/>
        </w:rPr>
        <w:t xml:space="preserve"> </w:t>
      </w:r>
      <w:r>
        <w:t>notice.</w:t>
      </w:r>
      <w:r>
        <w:rPr>
          <w:spacing w:val="-16"/>
        </w:rPr>
        <w:t xml:space="preserve"> </w:t>
      </w:r>
      <w:r>
        <w:t>Notwithstanding the</w:t>
      </w:r>
      <w:r>
        <w:rPr>
          <w:spacing w:val="-16"/>
        </w:rPr>
        <w:t xml:space="preserve"> </w:t>
      </w:r>
      <w:r>
        <w:t>foregoing,</w:t>
      </w:r>
      <w:r>
        <w:rPr>
          <w:spacing w:val="-16"/>
        </w:rPr>
        <w:t xml:space="preserve"> </w:t>
      </w:r>
      <w:r>
        <w:t>breaches</w:t>
      </w:r>
      <w:r>
        <w:rPr>
          <w:spacing w:val="-16"/>
        </w:rPr>
        <w:t xml:space="preserve"> </w:t>
      </w:r>
      <w:r>
        <w:t>of</w:t>
      </w:r>
      <w:r>
        <w:rPr>
          <w:spacing w:val="-15"/>
        </w:rPr>
        <w:t xml:space="preserve"> </w:t>
      </w:r>
      <w:r>
        <w:t>confidentiality</w:t>
      </w:r>
      <w:r>
        <w:rPr>
          <w:spacing w:val="-16"/>
        </w:rPr>
        <w:t xml:space="preserve"> </w:t>
      </w:r>
      <w:r>
        <w:t>(as</w:t>
      </w:r>
      <w:r>
        <w:rPr>
          <w:spacing w:val="-16"/>
        </w:rPr>
        <w:t xml:space="preserve"> </w:t>
      </w:r>
      <w:r>
        <w:t>set</w:t>
      </w:r>
      <w:r>
        <w:rPr>
          <w:spacing w:val="-13"/>
        </w:rPr>
        <w:t xml:space="preserve"> </w:t>
      </w:r>
      <w:r>
        <w:t>forth</w:t>
      </w:r>
      <w:r>
        <w:rPr>
          <w:spacing w:val="-16"/>
        </w:rPr>
        <w:t xml:space="preserve"> </w:t>
      </w:r>
      <w:r>
        <w:t>in</w:t>
      </w:r>
      <w:r>
        <w:rPr>
          <w:spacing w:val="-14"/>
        </w:rPr>
        <w:t xml:space="preserve"> </w:t>
      </w:r>
      <w:r>
        <w:t>Section</w:t>
      </w:r>
      <w:r>
        <w:rPr>
          <w:spacing w:val="-9"/>
        </w:rPr>
        <w:t xml:space="preserve"> </w:t>
      </w:r>
      <w:r>
        <w:t>10)</w:t>
      </w:r>
      <w:r>
        <w:rPr>
          <w:spacing w:val="-16"/>
        </w:rPr>
        <w:t xml:space="preserve"> </w:t>
      </w:r>
      <w:r>
        <w:t>are</w:t>
      </w:r>
      <w:r>
        <w:rPr>
          <w:spacing w:val="-15"/>
        </w:rPr>
        <w:t xml:space="preserve"> </w:t>
      </w:r>
      <w:r>
        <w:t>not</w:t>
      </w:r>
      <w:r>
        <w:rPr>
          <w:spacing w:val="-14"/>
        </w:rPr>
        <w:t xml:space="preserve"> </w:t>
      </w:r>
      <w:r>
        <w:t>subject to such cu</w:t>
      </w:r>
      <w:r>
        <w:t>re period. Any such breach of confidentiality is cause for immediate termination; or (b) in the event either party is judicially declared bankrupt or insolvent</w:t>
      </w:r>
      <w:r>
        <w:rPr>
          <w:spacing w:val="-4"/>
        </w:rPr>
        <w:t xml:space="preserve"> </w:t>
      </w:r>
      <w:r>
        <w:t>by</w:t>
      </w:r>
      <w:r>
        <w:rPr>
          <w:spacing w:val="-6"/>
        </w:rPr>
        <w:t xml:space="preserve"> </w:t>
      </w:r>
      <w:r>
        <w:t>a</w:t>
      </w:r>
      <w:r>
        <w:rPr>
          <w:spacing w:val="-5"/>
        </w:rPr>
        <w:t xml:space="preserve"> </w:t>
      </w:r>
      <w:r>
        <w:t>court</w:t>
      </w:r>
      <w:r>
        <w:rPr>
          <w:spacing w:val="-4"/>
        </w:rPr>
        <w:t xml:space="preserve"> </w:t>
      </w:r>
      <w:r>
        <w:t>in</w:t>
      </w:r>
      <w:r>
        <w:rPr>
          <w:spacing w:val="-6"/>
        </w:rPr>
        <w:t xml:space="preserve"> </w:t>
      </w:r>
      <w:r>
        <w:t>the</w:t>
      </w:r>
      <w:r>
        <w:rPr>
          <w:spacing w:val="-7"/>
        </w:rPr>
        <w:t xml:space="preserve"> </w:t>
      </w:r>
      <w:r>
        <w:t>jurisdiction</w:t>
      </w:r>
      <w:r>
        <w:rPr>
          <w:spacing w:val="-4"/>
        </w:rPr>
        <w:t xml:space="preserve"> </w:t>
      </w:r>
      <w:r>
        <w:t>in</w:t>
      </w:r>
      <w:r>
        <w:rPr>
          <w:spacing w:val="-4"/>
        </w:rPr>
        <w:t xml:space="preserve"> </w:t>
      </w:r>
      <w:r>
        <w:t>which</w:t>
      </w:r>
      <w:r>
        <w:rPr>
          <w:spacing w:val="-6"/>
        </w:rPr>
        <w:t xml:space="preserve"> </w:t>
      </w:r>
      <w:r>
        <w:t>its</w:t>
      </w:r>
      <w:r>
        <w:rPr>
          <w:spacing w:val="-5"/>
        </w:rPr>
        <w:t xml:space="preserve"> </w:t>
      </w:r>
      <w:r>
        <w:t>principal</w:t>
      </w:r>
      <w:r>
        <w:rPr>
          <w:spacing w:val="-4"/>
        </w:rPr>
        <w:t xml:space="preserve"> </w:t>
      </w:r>
      <w:r>
        <w:t>office</w:t>
      </w:r>
      <w:r>
        <w:rPr>
          <w:spacing w:val="-4"/>
        </w:rPr>
        <w:t xml:space="preserve"> </w:t>
      </w:r>
      <w:r>
        <w:t>is</w:t>
      </w:r>
      <w:r>
        <w:rPr>
          <w:spacing w:val="-5"/>
        </w:rPr>
        <w:t xml:space="preserve"> </w:t>
      </w:r>
      <w:r>
        <w:t>located,</w:t>
      </w:r>
      <w:r>
        <w:rPr>
          <w:spacing w:val="-6"/>
        </w:rPr>
        <w:t xml:space="preserve"> </w:t>
      </w:r>
      <w:r>
        <w:t>makes an assignment for the benefit of, or enters into a compromise with, its creditors, institute bankruptcy or insolvency proceedings of any kind or proceedings for winding up its affairs or for the appointment of a receiver or similar official with resp</w:t>
      </w:r>
      <w:r>
        <w:t>ect to its assets, or become a party to a dissolution proceeding, the non-breaching party may immediately terminate this Agreement and any applicable SOW(s) by providing written notice.</w:t>
      </w:r>
      <w:ins w:id="87" w:author="김현주 (Hyunjoo Kim)" w:date="2025-11-05T10:06:00Z">
        <w:r w:rsidR="00FD5CBB">
          <w:t xml:space="preserve"> </w:t>
        </w:r>
        <w:r w:rsidR="00FD5CBB" w:rsidRPr="00FD5CBB">
          <w:t xml:space="preserve">(c) Notwithstanding the foregoing, Customer shall have the right to terminate this Agreement immediately if, after receiving any interim Deliverable, Customer has requested modifications or corrections in writing on two (2) separate occasions, and </w:t>
        </w:r>
        <w:proofErr w:type="spellStart"/>
        <w:r w:rsidR="00FD5CBB" w:rsidRPr="00FD5CBB">
          <w:t>Configura</w:t>
        </w:r>
        <w:proofErr w:type="spellEnd"/>
        <w:r w:rsidR="00FD5CBB" w:rsidRPr="00FD5CBB">
          <w:t xml:space="preserve"> fails to incorporate such reasonable requests into the subsequent Deliverable or otherwise refuses to make the requested revisions within a reasonable period of time.</w:t>
        </w:r>
      </w:ins>
    </w:p>
    <w:p w14:paraId="30768AF3" w14:textId="77777777" w:rsidR="00C30A5F" w:rsidRDefault="00C30A5F">
      <w:pPr>
        <w:pStyle w:val="a3"/>
        <w:spacing w:before="37"/>
      </w:pPr>
    </w:p>
    <w:p w14:paraId="4EBD5110" w14:textId="77777777" w:rsidR="00C30A5F" w:rsidRDefault="003D2832">
      <w:pPr>
        <w:pStyle w:val="a3"/>
        <w:spacing w:line="285" w:lineRule="auto"/>
        <w:ind w:left="1250" w:right="90"/>
        <w:jc w:val="both"/>
      </w:pPr>
      <w:r>
        <w:rPr>
          <w:u w:val="single"/>
        </w:rPr>
        <w:t>Effect of Termination; Survival</w:t>
      </w:r>
      <w:r>
        <w:t>. Upon termination of the Agreement an</w:t>
      </w:r>
      <w:r>
        <w:t xml:space="preserve">d any applicable SoW(s), the respective rights and obligations of the </w:t>
      </w:r>
      <w:hyperlink w:anchor="_bookmark3" w:history="1">
        <w:r>
          <w:t>Parties</w:t>
        </w:r>
      </w:hyperlink>
      <w:r>
        <w:t xml:space="preserve"> under the following</w:t>
      </w:r>
      <w:r>
        <w:rPr>
          <w:spacing w:val="-8"/>
        </w:rPr>
        <w:t xml:space="preserve"> </w:t>
      </w:r>
      <w:r>
        <w:t>Sections</w:t>
      </w:r>
      <w:r>
        <w:rPr>
          <w:spacing w:val="-8"/>
        </w:rPr>
        <w:t xml:space="preserve"> </w:t>
      </w:r>
      <w:r>
        <w:t>shall</w:t>
      </w:r>
      <w:r>
        <w:rPr>
          <w:spacing w:val="-7"/>
        </w:rPr>
        <w:t xml:space="preserve"> </w:t>
      </w:r>
      <w:r>
        <w:t>survive</w:t>
      </w:r>
      <w:r>
        <w:rPr>
          <w:spacing w:val="-8"/>
        </w:rPr>
        <w:t xml:space="preserve"> </w:t>
      </w:r>
      <w:r>
        <w:t>any</w:t>
      </w:r>
      <w:r>
        <w:rPr>
          <w:spacing w:val="-9"/>
        </w:rPr>
        <w:t xml:space="preserve"> </w:t>
      </w:r>
      <w:r>
        <w:t>expiration</w:t>
      </w:r>
      <w:r>
        <w:rPr>
          <w:spacing w:val="-7"/>
        </w:rPr>
        <w:t xml:space="preserve"> </w:t>
      </w:r>
      <w:r>
        <w:t>or</w:t>
      </w:r>
      <w:r>
        <w:rPr>
          <w:spacing w:val="-8"/>
        </w:rPr>
        <w:t xml:space="preserve"> </w:t>
      </w:r>
      <w:r>
        <w:t>termination</w:t>
      </w:r>
      <w:r>
        <w:rPr>
          <w:spacing w:val="-7"/>
        </w:rPr>
        <w:t xml:space="preserve"> </w:t>
      </w:r>
      <w:r>
        <w:t>of</w:t>
      </w:r>
      <w:r>
        <w:rPr>
          <w:spacing w:val="-9"/>
        </w:rPr>
        <w:t xml:space="preserve"> </w:t>
      </w:r>
      <w:r>
        <w:t>this</w:t>
      </w:r>
      <w:r>
        <w:rPr>
          <w:spacing w:val="-8"/>
        </w:rPr>
        <w:t xml:space="preserve"> </w:t>
      </w:r>
      <w:r>
        <w:t>Agreement:</w:t>
      </w:r>
      <w:r>
        <w:rPr>
          <w:spacing w:val="-3"/>
        </w:rPr>
        <w:t xml:space="preserve"> </w:t>
      </w:r>
      <w:r>
        <w:t xml:space="preserve">3, 5, 6, 7, 8, 9, 10, 11, 13, and 14, or any applicable </w:t>
      </w:r>
      <w:r>
        <w:t xml:space="preserve">provisions. </w:t>
      </w:r>
      <w:hyperlink w:anchor="_bookmark2" w:history="1">
        <w:r>
          <w:t>Customer</w:t>
        </w:r>
      </w:hyperlink>
      <w:r>
        <w:t xml:space="preserve"> shall be obligated to pay for any Services provided prior to termination (provided, that </w:t>
      </w:r>
      <w:proofErr w:type="spellStart"/>
      <w:r>
        <w:t>Configura</w:t>
      </w:r>
      <w:proofErr w:type="spellEnd"/>
      <w:r>
        <w:t xml:space="preserve"> will cease providing Services as of its receipt of </w:t>
      </w:r>
      <w:hyperlink w:anchor="_bookmark2" w:history="1">
        <w:r>
          <w:t>Customer</w:t>
        </w:r>
      </w:hyperlink>
      <w:r>
        <w:t>’s termination no</w:t>
      </w:r>
      <w:r>
        <w:t xml:space="preserve">tice, unless </w:t>
      </w:r>
      <w:hyperlink w:anchor="_bookmark2" w:history="1">
        <w:r>
          <w:t>Customer</w:t>
        </w:r>
      </w:hyperlink>
      <w:r>
        <w:t xml:space="preserve"> agrees in writing for </w:t>
      </w:r>
      <w:proofErr w:type="spellStart"/>
      <w:r>
        <w:t>Configura</w:t>
      </w:r>
      <w:proofErr w:type="spellEnd"/>
      <w:r>
        <w:t xml:space="preserve"> to provide additional Services</w:t>
      </w:r>
      <w:r>
        <w:rPr>
          <w:spacing w:val="-14"/>
        </w:rPr>
        <w:t xml:space="preserve"> </w:t>
      </w:r>
      <w:r>
        <w:t>during</w:t>
      </w:r>
      <w:r>
        <w:rPr>
          <w:spacing w:val="-13"/>
        </w:rPr>
        <w:t xml:space="preserve"> </w:t>
      </w:r>
      <w:r>
        <w:t>the</w:t>
      </w:r>
      <w:r>
        <w:rPr>
          <w:spacing w:val="-13"/>
        </w:rPr>
        <w:t xml:space="preserve"> </w:t>
      </w:r>
      <w:r>
        <w:t>period</w:t>
      </w:r>
      <w:r>
        <w:rPr>
          <w:spacing w:val="-15"/>
        </w:rPr>
        <w:t xml:space="preserve"> </w:t>
      </w:r>
      <w:r>
        <w:t>between</w:t>
      </w:r>
      <w:r>
        <w:rPr>
          <w:spacing w:val="-8"/>
        </w:rPr>
        <w:t xml:space="preserve"> </w:t>
      </w:r>
      <w:hyperlink w:anchor="_bookmark2" w:history="1">
        <w:r>
          <w:t>Customer</w:t>
        </w:r>
      </w:hyperlink>
      <w:r>
        <w:t>’s</w:t>
      </w:r>
      <w:r>
        <w:rPr>
          <w:spacing w:val="-14"/>
        </w:rPr>
        <w:t xml:space="preserve"> </w:t>
      </w:r>
      <w:r>
        <w:t>termination</w:t>
      </w:r>
      <w:r>
        <w:rPr>
          <w:spacing w:val="-14"/>
        </w:rPr>
        <w:t xml:space="preserve"> </w:t>
      </w:r>
      <w:r>
        <w:t>notice</w:t>
      </w:r>
      <w:r>
        <w:rPr>
          <w:spacing w:val="-13"/>
        </w:rPr>
        <w:t xml:space="preserve"> </w:t>
      </w:r>
      <w:r>
        <w:t>and</w:t>
      </w:r>
      <w:r>
        <w:rPr>
          <w:spacing w:val="-13"/>
        </w:rPr>
        <w:t xml:space="preserve"> </w:t>
      </w:r>
      <w:r>
        <w:t>the</w:t>
      </w:r>
      <w:r>
        <w:rPr>
          <w:spacing w:val="-13"/>
        </w:rPr>
        <w:t xml:space="preserve"> </w:t>
      </w:r>
      <w:r>
        <w:t>effective date of termination).</w:t>
      </w:r>
    </w:p>
    <w:p w14:paraId="4FDBA2E9" w14:textId="77777777" w:rsidR="00C30A5F" w:rsidRDefault="00C30A5F">
      <w:pPr>
        <w:pStyle w:val="a3"/>
        <w:spacing w:before="18"/>
      </w:pPr>
    </w:p>
    <w:p w14:paraId="3805A527" w14:textId="77777777" w:rsidR="00C30A5F" w:rsidRDefault="003D2832">
      <w:pPr>
        <w:pStyle w:val="1"/>
        <w:numPr>
          <w:ilvl w:val="1"/>
          <w:numId w:val="2"/>
        </w:numPr>
        <w:tabs>
          <w:tab w:val="left" w:pos="1230"/>
        </w:tabs>
        <w:spacing w:before="1"/>
        <w:ind w:hanging="1132"/>
        <w:rPr>
          <w:b w:val="0"/>
        </w:rPr>
      </w:pPr>
      <w:r>
        <w:t>Force</w:t>
      </w:r>
      <w:r>
        <w:rPr>
          <w:spacing w:val="-2"/>
        </w:rPr>
        <w:t xml:space="preserve"> Majeure</w:t>
      </w:r>
      <w:r>
        <w:rPr>
          <w:b w:val="0"/>
          <w:spacing w:val="-2"/>
        </w:rPr>
        <w:t>.</w:t>
      </w:r>
    </w:p>
    <w:p w14:paraId="4B9DA135" w14:textId="77777777" w:rsidR="00C30A5F" w:rsidRDefault="00C30A5F">
      <w:pPr>
        <w:pStyle w:val="a3"/>
        <w:spacing w:before="179"/>
      </w:pPr>
    </w:p>
    <w:p w14:paraId="793E5880" w14:textId="77777777" w:rsidR="00C30A5F" w:rsidRDefault="003D2832">
      <w:pPr>
        <w:pStyle w:val="a3"/>
        <w:spacing w:line="285" w:lineRule="auto"/>
        <w:ind w:left="1230" w:right="91"/>
        <w:jc w:val="both"/>
        <w:rPr>
          <w:rFonts w:ascii="Arial"/>
        </w:rPr>
      </w:pPr>
      <w:r>
        <w:t xml:space="preserve">Neither </w:t>
      </w:r>
      <w:hyperlink w:anchor="_bookmark1" w:history="1">
        <w:r>
          <w:t>Configura</w:t>
        </w:r>
      </w:hyperlink>
      <w:r>
        <w:t xml:space="preserve"> nor Customer shall be in default with respect to its obligations under this Agreement, SoW(s), or any other related agreements, nor shall said </w:t>
      </w:r>
      <w:hyperlink w:anchor="_bookmark3" w:history="1">
        <w:r>
          <w:t>Parties</w:t>
        </w:r>
      </w:hyperlink>
      <w:r>
        <w:t xml:space="preserve"> be liable to each other f</w:t>
      </w:r>
      <w:r>
        <w:t>or any failure or delay in performance of any of its obligations under this Agreement, SoW(s), or any other related agreements or for any</w:t>
      </w:r>
      <w:r>
        <w:rPr>
          <w:spacing w:val="-5"/>
        </w:rPr>
        <w:t xml:space="preserve"> </w:t>
      </w:r>
      <w:r>
        <w:t>loss,</w:t>
      </w:r>
      <w:r>
        <w:rPr>
          <w:spacing w:val="-5"/>
        </w:rPr>
        <w:t xml:space="preserve"> </w:t>
      </w:r>
      <w:r>
        <w:t>damage</w:t>
      </w:r>
      <w:r>
        <w:rPr>
          <w:spacing w:val="-3"/>
        </w:rPr>
        <w:t xml:space="preserve"> </w:t>
      </w:r>
      <w:r>
        <w:t>or</w:t>
      </w:r>
      <w:r>
        <w:rPr>
          <w:spacing w:val="-4"/>
        </w:rPr>
        <w:t xml:space="preserve"> </w:t>
      </w:r>
      <w:r>
        <w:t>expense</w:t>
      </w:r>
      <w:r>
        <w:rPr>
          <w:spacing w:val="-1"/>
        </w:rPr>
        <w:t xml:space="preserve"> </w:t>
      </w:r>
      <w:r>
        <w:t>(except</w:t>
      </w:r>
      <w:r>
        <w:rPr>
          <w:spacing w:val="-3"/>
        </w:rPr>
        <w:t xml:space="preserve"> </w:t>
      </w:r>
      <w:r>
        <w:t>for</w:t>
      </w:r>
      <w:r>
        <w:rPr>
          <w:spacing w:val="-4"/>
        </w:rPr>
        <w:t xml:space="preserve"> </w:t>
      </w:r>
      <w:r>
        <w:t>the</w:t>
      </w:r>
      <w:r>
        <w:rPr>
          <w:spacing w:val="-3"/>
        </w:rPr>
        <w:t xml:space="preserve"> </w:t>
      </w:r>
      <w:r>
        <w:t>payment</w:t>
      </w:r>
      <w:r>
        <w:rPr>
          <w:spacing w:val="-3"/>
        </w:rPr>
        <w:t xml:space="preserve"> </w:t>
      </w:r>
      <w:r>
        <w:t>of</w:t>
      </w:r>
      <w:r>
        <w:rPr>
          <w:spacing w:val="-5"/>
        </w:rPr>
        <w:t xml:space="preserve"> </w:t>
      </w:r>
      <w:r>
        <w:t>amounts</w:t>
      </w:r>
      <w:r>
        <w:rPr>
          <w:spacing w:val="-4"/>
        </w:rPr>
        <w:t xml:space="preserve"> </w:t>
      </w:r>
      <w:r>
        <w:t>already</w:t>
      </w:r>
      <w:r>
        <w:rPr>
          <w:spacing w:val="-4"/>
        </w:rPr>
        <w:t xml:space="preserve"> </w:t>
      </w:r>
      <w:r>
        <w:t>owed)</w:t>
      </w:r>
      <w:r>
        <w:rPr>
          <w:spacing w:val="-4"/>
        </w:rPr>
        <w:t xml:space="preserve"> </w:t>
      </w:r>
      <w:r>
        <w:t xml:space="preserve">if such default, failure, or delay is due to </w:t>
      </w:r>
      <w:r>
        <w:t>acts of God, flood, storm, explosions, earthquakes, fire, natural catastrophes, pandemics, epidemics, quarantines, embargoes,</w:t>
      </w:r>
      <w:r>
        <w:rPr>
          <w:spacing w:val="-3"/>
        </w:rPr>
        <w:t xml:space="preserve"> </w:t>
      </w:r>
      <w:r>
        <w:t>strikes,</w:t>
      </w:r>
      <w:r>
        <w:rPr>
          <w:spacing w:val="-3"/>
        </w:rPr>
        <w:t xml:space="preserve"> </w:t>
      </w:r>
      <w:r>
        <w:t>lock</w:t>
      </w:r>
      <w:r>
        <w:rPr>
          <w:spacing w:val="-3"/>
        </w:rPr>
        <w:t xml:space="preserve"> </w:t>
      </w:r>
      <w:r>
        <w:t>outs</w:t>
      </w:r>
      <w:r>
        <w:rPr>
          <w:spacing w:val="-2"/>
        </w:rPr>
        <w:t xml:space="preserve"> </w:t>
      </w:r>
      <w:r>
        <w:t>or</w:t>
      </w:r>
      <w:r>
        <w:rPr>
          <w:spacing w:val="-2"/>
        </w:rPr>
        <w:t xml:space="preserve"> </w:t>
      </w:r>
      <w:r>
        <w:t>other</w:t>
      </w:r>
      <w:r>
        <w:rPr>
          <w:spacing w:val="-2"/>
        </w:rPr>
        <w:t xml:space="preserve"> </w:t>
      </w:r>
      <w:r>
        <w:t>labor</w:t>
      </w:r>
      <w:r>
        <w:rPr>
          <w:spacing w:val="-2"/>
        </w:rPr>
        <w:t xml:space="preserve"> </w:t>
      </w:r>
      <w:r>
        <w:t>disturbances,</w:t>
      </w:r>
      <w:r>
        <w:rPr>
          <w:spacing w:val="-3"/>
        </w:rPr>
        <w:t xml:space="preserve"> </w:t>
      </w:r>
      <w:r>
        <w:t>acts</w:t>
      </w:r>
      <w:r>
        <w:rPr>
          <w:spacing w:val="-2"/>
        </w:rPr>
        <w:t xml:space="preserve"> </w:t>
      </w:r>
      <w:r>
        <w:t>or</w:t>
      </w:r>
      <w:r>
        <w:rPr>
          <w:spacing w:val="-2"/>
        </w:rPr>
        <w:t xml:space="preserve"> </w:t>
      </w:r>
      <w:r>
        <w:t>omissions</w:t>
      </w:r>
      <w:r>
        <w:rPr>
          <w:spacing w:val="-2"/>
        </w:rPr>
        <w:t xml:space="preserve"> </w:t>
      </w:r>
      <w:r>
        <w:t>of</w:t>
      </w:r>
      <w:r>
        <w:rPr>
          <w:spacing w:val="-3"/>
        </w:rPr>
        <w:t xml:space="preserve"> </w:t>
      </w:r>
      <w:r>
        <w:t>any government</w:t>
      </w:r>
      <w:r>
        <w:rPr>
          <w:spacing w:val="-9"/>
        </w:rPr>
        <w:t xml:space="preserve"> </w:t>
      </w:r>
      <w:r>
        <w:t>or</w:t>
      </w:r>
      <w:r>
        <w:rPr>
          <w:spacing w:val="-12"/>
        </w:rPr>
        <w:t xml:space="preserve"> </w:t>
      </w:r>
      <w:r>
        <w:t>authority,</w:t>
      </w:r>
      <w:r>
        <w:rPr>
          <w:spacing w:val="-11"/>
        </w:rPr>
        <w:t xml:space="preserve"> </w:t>
      </w:r>
      <w:r>
        <w:t>acts</w:t>
      </w:r>
      <w:r>
        <w:rPr>
          <w:spacing w:val="-12"/>
        </w:rPr>
        <w:t xml:space="preserve"> </w:t>
      </w:r>
      <w:r>
        <w:t>of</w:t>
      </w:r>
      <w:r>
        <w:rPr>
          <w:spacing w:val="-12"/>
        </w:rPr>
        <w:t xml:space="preserve"> </w:t>
      </w:r>
      <w:r>
        <w:t>war</w:t>
      </w:r>
      <w:r>
        <w:rPr>
          <w:spacing w:val="-11"/>
        </w:rPr>
        <w:t xml:space="preserve"> </w:t>
      </w:r>
      <w:r>
        <w:t>or</w:t>
      </w:r>
      <w:r>
        <w:rPr>
          <w:spacing w:val="-12"/>
        </w:rPr>
        <w:t xml:space="preserve"> </w:t>
      </w:r>
      <w:r>
        <w:t>terrorism,</w:t>
      </w:r>
      <w:r>
        <w:rPr>
          <w:spacing w:val="-12"/>
        </w:rPr>
        <w:t xml:space="preserve"> </w:t>
      </w:r>
      <w:r>
        <w:t>insurr</w:t>
      </w:r>
      <w:r>
        <w:t>ection</w:t>
      </w:r>
      <w:r>
        <w:rPr>
          <w:spacing w:val="-10"/>
        </w:rPr>
        <w:t xml:space="preserve"> </w:t>
      </w:r>
      <w:r>
        <w:t>or</w:t>
      </w:r>
      <w:r>
        <w:rPr>
          <w:spacing w:val="-12"/>
        </w:rPr>
        <w:t xml:space="preserve"> </w:t>
      </w:r>
      <w:r>
        <w:t>riot,</w:t>
      </w:r>
      <w:r>
        <w:rPr>
          <w:spacing w:val="-10"/>
        </w:rPr>
        <w:t xml:space="preserve"> </w:t>
      </w:r>
      <w:r>
        <w:t xml:space="preserve">intervention, general Internet outages, or other circumstances that could not reasonably be anticipated and which consequences could not reasonably have been avoided or overcome; provided, however, that any such default, failure, or delay will be remedied </w:t>
      </w:r>
      <w:r>
        <w:t>by such Party as soon as reasonably possible. Upon the occurrence of a force majeure event, the Party unable to perform shall, if and as soon as possible, provide written notice to the other Party indicating that a force majeure event occurred and detailin</w:t>
      </w:r>
      <w:r>
        <w:t>g how such force majeure event impacts the performance of its obligations. Each Party shall maintain during the Term, appropriate business continuity and disaster recovery plans, procedures, facilities and equipment to restore operation of their respective</w:t>
      </w:r>
      <w:r>
        <w:t xml:space="preserve"> properties and services within a reasonable </w:t>
      </w:r>
      <w:r>
        <w:lastRenderedPageBreak/>
        <w:t>period of time under the circumstances</w:t>
      </w:r>
      <w:r>
        <w:rPr>
          <w:rFonts w:ascii="Arial"/>
        </w:rPr>
        <w:t>.</w:t>
      </w:r>
    </w:p>
    <w:p w14:paraId="67D61611" w14:textId="77777777" w:rsidR="00C30A5F" w:rsidRDefault="00C30A5F">
      <w:pPr>
        <w:pStyle w:val="a3"/>
        <w:spacing w:before="121"/>
        <w:rPr>
          <w:rFonts w:ascii="Arial"/>
        </w:rPr>
      </w:pPr>
    </w:p>
    <w:p w14:paraId="1B1975DA" w14:textId="77777777" w:rsidR="00C30A5F" w:rsidRDefault="003D2832">
      <w:pPr>
        <w:pStyle w:val="1"/>
        <w:numPr>
          <w:ilvl w:val="0"/>
          <w:numId w:val="2"/>
        </w:numPr>
        <w:tabs>
          <w:tab w:val="left" w:pos="1230"/>
        </w:tabs>
        <w:ind w:hanging="1132"/>
      </w:pPr>
      <w:r>
        <w:rPr>
          <w:spacing w:val="-2"/>
        </w:rPr>
        <w:t>Indemnification</w:t>
      </w:r>
    </w:p>
    <w:p w14:paraId="3ACAE059" w14:textId="77777777" w:rsidR="00C30A5F" w:rsidRDefault="00C30A5F">
      <w:pPr>
        <w:pStyle w:val="1"/>
        <w:sectPr w:rsidR="00C30A5F">
          <w:pgSz w:w="12250" w:h="15850"/>
          <w:pgMar w:top="1340" w:right="1700" w:bottom="880" w:left="1700" w:header="719" w:footer="687" w:gutter="0"/>
          <w:cols w:space="720"/>
        </w:sectPr>
      </w:pPr>
    </w:p>
    <w:p w14:paraId="140D79FF" w14:textId="77777777" w:rsidR="00C30A5F" w:rsidRDefault="003D2832">
      <w:pPr>
        <w:pStyle w:val="a5"/>
        <w:numPr>
          <w:ilvl w:val="1"/>
          <w:numId w:val="2"/>
        </w:numPr>
        <w:tabs>
          <w:tab w:val="left" w:pos="1230"/>
        </w:tabs>
        <w:spacing w:before="116" w:line="285" w:lineRule="auto"/>
        <w:ind w:right="93"/>
        <w:jc w:val="both"/>
        <w:rPr>
          <w:sz w:val="18"/>
        </w:rPr>
      </w:pPr>
      <w:r>
        <w:rPr>
          <w:noProof/>
          <w:sz w:val="18"/>
        </w:rPr>
        <w:lastRenderedPageBreak/>
        <w:drawing>
          <wp:anchor distT="0" distB="0" distL="0" distR="0" simplePos="0" relativeHeight="487361536" behindDoc="1" locked="0" layoutInCell="1" allowOverlap="1" wp14:anchorId="49B5223F" wp14:editId="44EFAB78">
            <wp:simplePos x="0" y="0"/>
            <wp:positionH relativeFrom="page">
              <wp:posOffset>1235798</wp:posOffset>
            </wp:positionH>
            <wp:positionV relativeFrom="paragraph">
              <wp:posOffset>1584176</wp:posOffset>
            </wp:positionV>
            <wp:extent cx="5153190" cy="5184012"/>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7" cstate="print"/>
                    <a:stretch>
                      <a:fillRect/>
                    </a:stretch>
                  </pic:blipFill>
                  <pic:spPr>
                    <a:xfrm>
                      <a:off x="0" y="0"/>
                      <a:ext cx="5153190" cy="5184012"/>
                    </a:xfrm>
                    <a:prstGeom prst="rect">
                      <a:avLst/>
                    </a:prstGeom>
                  </pic:spPr>
                </pic:pic>
              </a:graphicData>
            </a:graphic>
          </wp:anchor>
        </w:drawing>
      </w:r>
      <w:r>
        <w:rPr>
          <w:sz w:val="18"/>
        </w:rPr>
        <w:t xml:space="preserve">Customer hereby agrees to indemnify, defend and hold harmless </w:t>
      </w:r>
      <w:proofErr w:type="spellStart"/>
      <w:r>
        <w:rPr>
          <w:sz w:val="18"/>
        </w:rPr>
        <w:t>Configura</w:t>
      </w:r>
      <w:proofErr w:type="spellEnd"/>
      <w:r>
        <w:rPr>
          <w:sz w:val="18"/>
        </w:rPr>
        <w:t>, its parent, affiliates, and subsidiaries, and its and their owners, representatives, directors,</w:t>
      </w:r>
      <w:r>
        <w:rPr>
          <w:spacing w:val="-12"/>
          <w:sz w:val="18"/>
        </w:rPr>
        <w:t xml:space="preserve"> </w:t>
      </w:r>
      <w:r>
        <w:rPr>
          <w:sz w:val="18"/>
        </w:rPr>
        <w:t>officers,</w:t>
      </w:r>
      <w:r>
        <w:rPr>
          <w:spacing w:val="-12"/>
          <w:sz w:val="18"/>
        </w:rPr>
        <w:t xml:space="preserve"> </w:t>
      </w:r>
      <w:r>
        <w:rPr>
          <w:sz w:val="18"/>
        </w:rPr>
        <w:t>employees,</w:t>
      </w:r>
      <w:r>
        <w:rPr>
          <w:spacing w:val="-12"/>
          <w:sz w:val="18"/>
        </w:rPr>
        <w:t xml:space="preserve"> </w:t>
      </w:r>
      <w:r>
        <w:rPr>
          <w:sz w:val="18"/>
        </w:rPr>
        <w:t>agents,</w:t>
      </w:r>
      <w:r>
        <w:rPr>
          <w:spacing w:val="-12"/>
          <w:sz w:val="18"/>
        </w:rPr>
        <w:t xml:space="preserve"> </w:t>
      </w:r>
      <w:r>
        <w:rPr>
          <w:sz w:val="18"/>
        </w:rPr>
        <w:t>shareholders,</w:t>
      </w:r>
      <w:r>
        <w:rPr>
          <w:spacing w:val="-12"/>
          <w:sz w:val="18"/>
        </w:rPr>
        <w:t xml:space="preserve"> </w:t>
      </w:r>
      <w:r>
        <w:rPr>
          <w:sz w:val="18"/>
        </w:rPr>
        <w:t>attorneys,</w:t>
      </w:r>
      <w:r>
        <w:rPr>
          <w:spacing w:val="-12"/>
          <w:sz w:val="18"/>
        </w:rPr>
        <w:t xml:space="preserve"> </w:t>
      </w:r>
      <w:r>
        <w:rPr>
          <w:sz w:val="18"/>
        </w:rPr>
        <w:t>and</w:t>
      </w:r>
      <w:r>
        <w:rPr>
          <w:spacing w:val="-11"/>
          <w:sz w:val="18"/>
        </w:rPr>
        <w:t xml:space="preserve"> </w:t>
      </w:r>
      <w:r>
        <w:rPr>
          <w:sz w:val="18"/>
        </w:rPr>
        <w:t>successors</w:t>
      </w:r>
      <w:r>
        <w:rPr>
          <w:spacing w:val="-12"/>
          <w:sz w:val="18"/>
        </w:rPr>
        <w:t xml:space="preserve"> </w:t>
      </w:r>
      <w:r>
        <w:rPr>
          <w:sz w:val="18"/>
        </w:rPr>
        <w:t>and assigns (“Inde</w:t>
      </w:r>
      <w:r>
        <w:rPr>
          <w:sz w:val="18"/>
        </w:rPr>
        <w:t>mnified Parties”) at all times from and against any and all claims, suits, actions, proceedings, or causes of action (and all resulting damages, liabilities, penalties, losses, costs and expenses, including but not limited to reasonable attorney’s fees) as</w:t>
      </w:r>
      <w:r>
        <w:rPr>
          <w:sz w:val="18"/>
        </w:rPr>
        <w:t>serted against, imposed upon, incurred, claimed, obtained, or sustained by any of Indemnified Parties, directly or indirectly, by reason of or resulting from (</w:t>
      </w:r>
      <w:proofErr w:type="spellStart"/>
      <w:r>
        <w:rPr>
          <w:sz w:val="18"/>
        </w:rPr>
        <w:t>i</w:t>
      </w:r>
      <w:proofErr w:type="spellEnd"/>
      <w:r>
        <w:rPr>
          <w:sz w:val="18"/>
        </w:rPr>
        <w:t>) any infringement or misappropriation of any third party proprietary right resulting from any m</w:t>
      </w:r>
      <w:r>
        <w:rPr>
          <w:sz w:val="18"/>
        </w:rPr>
        <w:t>aterial, software, representations and/or</w:t>
      </w:r>
      <w:r>
        <w:rPr>
          <w:spacing w:val="-9"/>
          <w:sz w:val="18"/>
        </w:rPr>
        <w:t xml:space="preserve"> </w:t>
      </w:r>
      <w:r>
        <w:rPr>
          <w:sz w:val="18"/>
        </w:rPr>
        <w:t>other</w:t>
      </w:r>
      <w:r>
        <w:rPr>
          <w:spacing w:val="-9"/>
          <w:sz w:val="18"/>
        </w:rPr>
        <w:t xml:space="preserve"> </w:t>
      </w:r>
      <w:r>
        <w:rPr>
          <w:sz w:val="18"/>
        </w:rPr>
        <w:t>documents</w:t>
      </w:r>
      <w:r>
        <w:rPr>
          <w:spacing w:val="-9"/>
          <w:sz w:val="18"/>
        </w:rPr>
        <w:t xml:space="preserve"> </w:t>
      </w:r>
      <w:r>
        <w:rPr>
          <w:sz w:val="18"/>
        </w:rPr>
        <w:t>provided</w:t>
      </w:r>
      <w:r>
        <w:rPr>
          <w:spacing w:val="-8"/>
          <w:sz w:val="18"/>
        </w:rPr>
        <w:t xml:space="preserve"> </w:t>
      </w:r>
      <w:r>
        <w:rPr>
          <w:sz w:val="18"/>
        </w:rPr>
        <w:t>by</w:t>
      </w:r>
      <w:r>
        <w:rPr>
          <w:spacing w:val="-9"/>
          <w:sz w:val="18"/>
        </w:rPr>
        <w:t xml:space="preserve"> </w:t>
      </w:r>
      <w:r>
        <w:rPr>
          <w:sz w:val="18"/>
        </w:rPr>
        <w:t>or</w:t>
      </w:r>
      <w:r>
        <w:rPr>
          <w:spacing w:val="-9"/>
          <w:sz w:val="18"/>
        </w:rPr>
        <w:t xml:space="preserve"> </w:t>
      </w:r>
      <w:r>
        <w:rPr>
          <w:sz w:val="18"/>
        </w:rPr>
        <w:t>on</w:t>
      </w:r>
      <w:r>
        <w:rPr>
          <w:spacing w:val="-7"/>
          <w:sz w:val="18"/>
        </w:rPr>
        <w:t xml:space="preserve"> </w:t>
      </w:r>
      <w:r>
        <w:rPr>
          <w:sz w:val="18"/>
        </w:rPr>
        <w:t>behalf</w:t>
      </w:r>
      <w:r>
        <w:rPr>
          <w:spacing w:val="-9"/>
          <w:sz w:val="18"/>
        </w:rPr>
        <w:t xml:space="preserve"> </w:t>
      </w:r>
      <w:r>
        <w:rPr>
          <w:sz w:val="18"/>
        </w:rPr>
        <w:t>of</w:t>
      </w:r>
      <w:r>
        <w:rPr>
          <w:spacing w:val="-9"/>
          <w:sz w:val="18"/>
        </w:rPr>
        <w:t xml:space="preserve"> </w:t>
      </w:r>
      <w:r>
        <w:rPr>
          <w:sz w:val="18"/>
        </w:rPr>
        <w:t>the</w:t>
      </w:r>
      <w:r>
        <w:rPr>
          <w:spacing w:val="-8"/>
          <w:sz w:val="18"/>
        </w:rPr>
        <w:t xml:space="preserve"> </w:t>
      </w:r>
      <w:r>
        <w:rPr>
          <w:sz w:val="18"/>
        </w:rPr>
        <w:t>Customer</w:t>
      </w:r>
      <w:r>
        <w:rPr>
          <w:spacing w:val="-9"/>
          <w:sz w:val="18"/>
        </w:rPr>
        <w:t xml:space="preserve"> </w:t>
      </w:r>
      <w:r>
        <w:rPr>
          <w:sz w:val="18"/>
        </w:rPr>
        <w:t>or</w:t>
      </w:r>
      <w:r>
        <w:rPr>
          <w:spacing w:val="-9"/>
          <w:sz w:val="18"/>
        </w:rPr>
        <w:t xml:space="preserve"> </w:t>
      </w:r>
      <w:r>
        <w:rPr>
          <w:sz w:val="18"/>
        </w:rPr>
        <w:t>resulting</w:t>
      </w:r>
      <w:r>
        <w:rPr>
          <w:spacing w:val="-8"/>
          <w:sz w:val="18"/>
        </w:rPr>
        <w:t xml:space="preserve"> </w:t>
      </w:r>
      <w:r>
        <w:rPr>
          <w:sz w:val="18"/>
        </w:rPr>
        <w:t xml:space="preserve">from </w:t>
      </w:r>
      <w:proofErr w:type="spellStart"/>
      <w:r>
        <w:rPr>
          <w:sz w:val="18"/>
        </w:rPr>
        <w:t>Configura’s</w:t>
      </w:r>
      <w:proofErr w:type="spellEnd"/>
      <w:r>
        <w:rPr>
          <w:sz w:val="18"/>
        </w:rPr>
        <w:t xml:space="preserve"> exercise of its rights under the Agreement(s) with respect to such materials, software, representations, and/or documents; or (</w:t>
      </w:r>
      <w:r>
        <w:rPr>
          <w:sz w:val="18"/>
        </w:rPr>
        <w:t>ii) arising out of, incurred</w:t>
      </w:r>
      <w:r>
        <w:rPr>
          <w:spacing w:val="-8"/>
          <w:sz w:val="18"/>
        </w:rPr>
        <w:t xml:space="preserve"> </w:t>
      </w:r>
      <w:r>
        <w:rPr>
          <w:sz w:val="18"/>
        </w:rPr>
        <w:t>as</w:t>
      </w:r>
      <w:r>
        <w:rPr>
          <w:spacing w:val="-9"/>
          <w:sz w:val="18"/>
        </w:rPr>
        <w:t xml:space="preserve"> </w:t>
      </w:r>
      <w:r>
        <w:rPr>
          <w:sz w:val="18"/>
        </w:rPr>
        <w:t>a</w:t>
      </w:r>
      <w:r>
        <w:rPr>
          <w:spacing w:val="-6"/>
          <w:sz w:val="18"/>
        </w:rPr>
        <w:t xml:space="preserve"> </w:t>
      </w:r>
      <w:r>
        <w:rPr>
          <w:sz w:val="18"/>
        </w:rPr>
        <w:t>result</w:t>
      </w:r>
      <w:r>
        <w:rPr>
          <w:spacing w:val="-8"/>
          <w:sz w:val="18"/>
        </w:rPr>
        <w:t xml:space="preserve"> </w:t>
      </w:r>
      <w:r>
        <w:rPr>
          <w:sz w:val="18"/>
        </w:rPr>
        <w:t>of,</w:t>
      </w:r>
      <w:r>
        <w:rPr>
          <w:spacing w:val="-9"/>
          <w:sz w:val="18"/>
        </w:rPr>
        <w:t xml:space="preserve"> </w:t>
      </w:r>
      <w:r>
        <w:rPr>
          <w:sz w:val="18"/>
        </w:rPr>
        <w:t>or</w:t>
      </w:r>
      <w:r>
        <w:rPr>
          <w:spacing w:val="-9"/>
          <w:sz w:val="18"/>
        </w:rPr>
        <w:t xml:space="preserve"> </w:t>
      </w:r>
      <w:r>
        <w:rPr>
          <w:sz w:val="18"/>
        </w:rPr>
        <w:t>in</w:t>
      </w:r>
      <w:r>
        <w:rPr>
          <w:spacing w:val="-7"/>
          <w:sz w:val="18"/>
        </w:rPr>
        <w:t xml:space="preserve"> </w:t>
      </w:r>
      <w:r>
        <w:rPr>
          <w:sz w:val="18"/>
        </w:rPr>
        <w:t>connection</w:t>
      </w:r>
      <w:r>
        <w:rPr>
          <w:spacing w:val="-7"/>
          <w:sz w:val="18"/>
        </w:rPr>
        <w:t xml:space="preserve"> </w:t>
      </w:r>
      <w:r>
        <w:rPr>
          <w:sz w:val="18"/>
        </w:rPr>
        <w:t>with</w:t>
      </w:r>
      <w:r>
        <w:rPr>
          <w:spacing w:val="-7"/>
          <w:sz w:val="18"/>
        </w:rPr>
        <w:t xml:space="preserve"> </w:t>
      </w:r>
      <w:r>
        <w:rPr>
          <w:sz w:val="18"/>
        </w:rPr>
        <w:t>claims</w:t>
      </w:r>
      <w:r>
        <w:rPr>
          <w:spacing w:val="-9"/>
          <w:sz w:val="18"/>
        </w:rPr>
        <w:t xml:space="preserve"> </w:t>
      </w:r>
      <w:r>
        <w:rPr>
          <w:sz w:val="18"/>
        </w:rPr>
        <w:t>for</w:t>
      </w:r>
      <w:r>
        <w:rPr>
          <w:spacing w:val="-9"/>
          <w:sz w:val="18"/>
        </w:rPr>
        <w:t xml:space="preserve"> </w:t>
      </w:r>
      <w:r>
        <w:rPr>
          <w:sz w:val="18"/>
        </w:rPr>
        <w:t>death</w:t>
      </w:r>
      <w:r>
        <w:rPr>
          <w:spacing w:val="-7"/>
          <w:sz w:val="18"/>
        </w:rPr>
        <w:t xml:space="preserve"> </w:t>
      </w:r>
      <w:r>
        <w:rPr>
          <w:sz w:val="18"/>
        </w:rPr>
        <w:t>or</w:t>
      </w:r>
      <w:r>
        <w:rPr>
          <w:spacing w:val="-9"/>
          <w:sz w:val="18"/>
        </w:rPr>
        <w:t xml:space="preserve"> </w:t>
      </w:r>
      <w:r>
        <w:rPr>
          <w:sz w:val="18"/>
        </w:rPr>
        <w:t>bodily</w:t>
      </w:r>
      <w:r>
        <w:rPr>
          <w:spacing w:val="-9"/>
          <w:sz w:val="18"/>
        </w:rPr>
        <w:t xml:space="preserve"> </w:t>
      </w:r>
      <w:r>
        <w:rPr>
          <w:sz w:val="18"/>
        </w:rPr>
        <w:t>injury</w:t>
      </w:r>
      <w:r>
        <w:rPr>
          <w:spacing w:val="-10"/>
          <w:sz w:val="18"/>
        </w:rPr>
        <w:t xml:space="preserve"> </w:t>
      </w:r>
      <w:r>
        <w:rPr>
          <w:sz w:val="18"/>
        </w:rPr>
        <w:t>to</w:t>
      </w:r>
      <w:r>
        <w:rPr>
          <w:spacing w:val="-5"/>
          <w:sz w:val="18"/>
        </w:rPr>
        <w:t xml:space="preserve"> </w:t>
      </w:r>
      <w:r>
        <w:rPr>
          <w:sz w:val="18"/>
        </w:rPr>
        <w:t>any person, destruction, damage, or destruction to or of any real and/or tangible personal</w:t>
      </w:r>
      <w:r>
        <w:rPr>
          <w:spacing w:val="-2"/>
          <w:sz w:val="18"/>
        </w:rPr>
        <w:t xml:space="preserve"> </w:t>
      </w:r>
      <w:r>
        <w:rPr>
          <w:sz w:val="18"/>
        </w:rPr>
        <w:t>property</w:t>
      </w:r>
      <w:r>
        <w:rPr>
          <w:spacing w:val="-3"/>
          <w:sz w:val="18"/>
        </w:rPr>
        <w:t xml:space="preserve"> </w:t>
      </w:r>
      <w:r>
        <w:rPr>
          <w:sz w:val="18"/>
        </w:rPr>
        <w:t>(i.e.,</w:t>
      </w:r>
      <w:r>
        <w:rPr>
          <w:spacing w:val="-3"/>
          <w:sz w:val="18"/>
        </w:rPr>
        <w:t xml:space="preserve"> </w:t>
      </w:r>
      <w:r>
        <w:rPr>
          <w:sz w:val="18"/>
        </w:rPr>
        <w:t>not</w:t>
      </w:r>
      <w:r>
        <w:rPr>
          <w:spacing w:val="-1"/>
          <w:sz w:val="18"/>
        </w:rPr>
        <w:t xml:space="preserve"> </w:t>
      </w:r>
      <w:r>
        <w:rPr>
          <w:sz w:val="18"/>
        </w:rPr>
        <w:t>including</w:t>
      </w:r>
      <w:r>
        <w:rPr>
          <w:spacing w:val="-2"/>
          <w:sz w:val="18"/>
        </w:rPr>
        <w:t xml:space="preserve"> </w:t>
      </w:r>
      <w:r>
        <w:rPr>
          <w:sz w:val="18"/>
        </w:rPr>
        <w:t>loss</w:t>
      </w:r>
      <w:r>
        <w:rPr>
          <w:spacing w:val="-3"/>
          <w:sz w:val="18"/>
        </w:rPr>
        <w:t xml:space="preserve"> </w:t>
      </w:r>
      <w:r>
        <w:rPr>
          <w:sz w:val="18"/>
        </w:rPr>
        <w:t>of</w:t>
      </w:r>
      <w:r>
        <w:rPr>
          <w:spacing w:val="-3"/>
          <w:sz w:val="18"/>
        </w:rPr>
        <w:t xml:space="preserve"> </w:t>
      </w:r>
      <w:r>
        <w:rPr>
          <w:sz w:val="18"/>
        </w:rPr>
        <w:t>data</w:t>
      </w:r>
      <w:r>
        <w:rPr>
          <w:spacing w:val="-2"/>
          <w:sz w:val="18"/>
        </w:rPr>
        <w:t xml:space="preserve"> </w:t>
      </w:r>
      <w:r>
        <w:rPr>
          <w:sz w:val="18"/>
        </w:rPr>
        <w:t>or</w:t>
      </w:r>
      <w:r>
        <w:rPr>
          <w:spacing w:val="-2"/>
          <w:sz w:val="18"/>
        </w:rPr>
        <w:t xml:space="preserve"> </w:t>
      </w:r>
      <w:r>
        <w:rPr>
          <w:sz w:val="18"/>
        </w:rPr>
        <w:t>other</w:t>
      </w:r>
      <w:r>
        <w:rPr>
          <w:spacing w:val="-2"/>
          <w:sz w:val="18"/>
        </w:rPr>
        <w:t xml:space="preserve"> </w:t>
      </w:r>
      <w:r>
        <w:rPr>
          <w:sz w:val="18"/>
        </w:rPr>
        <w:t>intangible</w:t>
      </w:r>
      <w:r>
        <w:rPr>
          <w:spacing w:val="-2"/>
          <w:sz w:val="18"/>
        </w:rPr>
        <w:t xml:space="preserve"> </w:t>
      </w:r>
      <w:r>
        <w:rPr>
          <w:sz w:val="18"/>
        </w:rPr>
        <w:t>rights),</w:t>
      </w:r>
      <w:r>
        <w:rPr>
          <w:spacing w:val="-3"/>
          <w:sz w:val="18"/>
        </w:rPr>
        <w:t xml:space="preserve"> </w:t>
      </w:r>
      <w:r>
        <w:rPr>
          <w:sz w:val="18"/>
        </w:rPr>
        <w:t>to</w:t>
      </w:r>
      <w:r>
        <w:rPr>
          <w:spacing w:val="-4"/>
          <w:sz w:val="18"/>
        </w:rPr>
        <w:t xml:space="preserve"> </w:t>
      </w:r>
      <w:r>
        <w:rPr>
          <w:sz w:val="18"/>
        </w:rPr>
        <w:t>the extent caused directly or proximately by the intentional, negligence, gross negligence,</w:t>
      </w:r>
      <w:r>
        <w:rPr>
          <w:spacing w:val="-2"/>
          <w:sz w:val="18"/>
        </w:rPr>
        <w:t xml:space="preserve"> </w:t>
      </w:r>
      <w:r>
        <w:rPr>
          <w:sz w:val="18"/>
        </w:rPr>
        <w:t>willful</w:t>
      </w:r>
      <w:r>
        <w:rPr>
          <w:spacing w:val="-1"/>
          <w:sz w:val="18"/>
        </w:rPr>
        <w:t xml:space="preserve"> </w:t>
      </w:r>
      <w:r>
        <w:rPr>
          <w:sz w:val="18"/>
        </w:rPr>
        <w:t>acts</w:t>
      </w:r>
      <w:r>
        <w:rPr>
          <w:spacing w:val="-2"/>
          <w:sz w:val="18"/>
        </w:rPr>
        <w:t xml:space="preserve"> </w:t>
      </w:r>
      <w:r>
        <w:rPr>
          <w:sz w:val="18"/>
        </w:rPr>
        <w:t>or</w:t>
      </w:r>
      <w:r>
        <w:rPr>
          <w:spacing w:val="-5"/>
          <w:sz w:val="18"/>
        </w:rPr>
        <w:t xml:space="preserve"> </w:t>
      </w:r>
      <w:r>
        <w:rPr>
          <w:sz w:val="18"/>
        </w:rPr>
        <w:t>misconduct,</w:t>
      </w:r>
      <w:r>
        <w:rPr>
          <w:spacing w:val="-3"/>
          <w:sz w:val="18"/>
        </w:rPr>
        <w:t xml:space="preserve"> </w:t>
      </w:r>
      <w:r>
        <w:rPr>
          <w:sz w:val="18"/>
        </w:rPr>
        <w:t>and/or</w:t>
      </w:r>
      <w:r>
        <w:rPr>
          <w:spacing w:val="-2"/>
          <w:sz w:val="18"/>
        </w:rPr>
        <w:t xml:space="preserve"> </w:t>
      </w:r>
      <w:r>
        <w:rPr>
          <w:sz w:val="18"/>
        </w:rPr>
        <w:t>errors</w:t>
      </w:r>
      <w:r>
        <w:rPr>
          <w:spacing w:val="-5"/>
          <w:sz w:val="18"/>
        </w:rPr>
        <w:t xml:space="preserve"> </w:t>
      </w:r>
      <w:r>
        <w:rPr>
          <w:sz w:val="18"/>
        </w:rPr>
        <w:t>or</w:t>
      </w:r>
      <w:r>
        <w:rPr>
          <w:spacing w:val="-2"/>
          <w:sz w:val="18"/>
        </w:rPr>
        <w:t xml:space="preserve"> </w:t>
      </w:r>
      <w:r>
        <w:rPr>
          <w:sz w:val="18"/>
        </w:rPr>
        <w:t>omissions</w:t>
      </w:r>
      <w:r>
        <w:rPr>
          <w:spacing w:val="-2"/>
          <w:sz w:val="18"/>
        </w:rPr>
        <w:t xml:space="preserve"> </w:t>
      </w:r>
      <w:r>
        <w:rPr>
          <w:sz w:val="18"/>
        </w:rPr>
        <w:t>of</w:t>
      </w:r>
      <w:r>
        <w:rPr>
          <w:spacing w:val="-3"/>
          <w:sz w:val="18"/>
        </w:rPr>
        <w:t xml:space="preserve"> </w:t>
      </w:r>
      <w:r>
        <w:rPr>
          <w:sz w:val="18"/>
        </w:rPr>
        <w:t>the</w:t>
      </w:r>
      <w:r>
        <w:rPr>
          <w:spacing w:val="-2"/>
          <w:sz w:val="18"/>
        </w:rPr>
        <w:t xml:space="preserve"> </w:t>
      </w:r>
      <w:r>
        <w:rPr>
          <w:sz w:val="18"/>
        </w:rPr>
        <w:t>Customer, its successors, assigns, officers, employees and/or agents</w:t>
      </w:r>
    </w:p>
    <w:p w14:paraId="640DDFEF" w14:textId="77777777" w:rsidR="00C30A5F" w:rsidRDefault="00C30A5F">
      <w:pPr>
        <w:pStyle w:val="a3"/>
        <w:spacing w:before="135"/>
      </w:pPr>
    </w:p>
    <w:p w14:paraId="0354CBCA" w14:textId="77777777" w:rsidR="00C30A5F" w:rsidRDefault="003D2832">
      <w:pPr>
        <w:pStyle w:val="a5"/>
        <w:numPr>
          <w:ilvl w:val="1"/>
          <w:numId w:val="2"/>
        </w:numPr>
        <w:tabs>
          <w:tab w:val="left" w:pos="1230"/>
        </w:tabs>
        <w:spacing w:line="285" w:lineRule="auto"/>
        <w:ind w:right="93"/>
        <w:jc w:val="both"/>
        <w:rPr>
          <w:sz w:val="18"/>
        </w:rPr>
      </w:pPr>
      <w:proofErr w:type="spellStart"/>
      <w:r>
        <w:rPr>
          <w:sz w:val="18"/>
        </w:rPr>
        <w:t>Configura</w:t>
      </w:r>
      <w:proofErr w:type="spellEnd"/>
      <w:r>
        <w:rPr>
          <w:sz w:val="18"/>
        </w:rPr>
        <w:t xml:space="preserve"> hereby agrees to indemnify, defend and hold harmless Customer, its parent, affiliates, and subsidiaries, and its and their owners, representatives, directors,</w:t>
      </w:r>
      <w:r>
        <w:rPr>
          <w:spacing w:val="-12"/>
          <w:sz w:val="18"/>
        </w:rPr>
        <w:t xml:space="preserve"> </w:t>
      </w:r>
      <w:r>
        <w:rPr>
          <w:sz w:val="18"/>
        </w:rPr>
        <w:t>officers,</w:t>
      </w:r>
      <w:r>
        <w:rPr>
          <w:spacing w:val="-12"/>
          <w:sz w:val="18"/>
        </w:rPr>
        <w:t xml:space="preserve"> </w:t>
      </w:r>
      <w:r>
        <w:rPr>
          <w:sz w:val="18"/>
        </w:rPr>
        <w:t>employees,</w:t>
      </w:r>
      <w:r>
        <w:rPr>
          <w:spacing w:val="-12"/>
          <w:sz w:val="18"/>
        </w:rPr>
        <w:t xml:space="preserve"> </w:t>
      </w:r>
      <w:r>
        <w:rPr>
          <w:sz w:val="18"/>
        </w:rPr>
        <w:t>agents,</w:t>
      </w:r>
      <w:r>
        <w:rPr>
          <w:spacing w:val="-12"/>
          <w:sz w:val="18"/>
        </w:rPr>
        <w:t xml:space="preserve"> </w:t>
      </w:r>
      <w:r>
        <w:rPr>
          <w:sz w:val="18"/>
        </w:rPr>
        <w:t>shareholders,</w:t>
      </w:r>
      <w:r>
        <w:rPr>
          <w:spacing w:val="-12"/>
          <w:sz w:val="18"/>
        </w:rPr>
        <w:t xml:space="preserve"> </w:t>
      </w:r>
      <w:r>
        <w:rPr>
          <w:sz w:val="18"/>
        </w:rPr>
        <w:t>attorneys,</w:t>
      </w:r>
      <w:r>
        <w:rPr>
          <w:spacing w:val="-12"/>
          <w:sz w:val="18"/>
        </w:rPr>
        <w:t xml:space="preserve"> </w:t>
      </w:r>
      <w:r>
        <w:rPr>
          <w:sz w:val="18"/>
        </w:rPr>
        <w:t>and</w:t>
      </w:r>
      <w:r>
        <w:rPr>
          <w:spacing w:val="-11"/>
          <w:sz w:val="18"/>
        </w:rPr>
        <w:t xml:space="preserve"> </w:t>
      </w:r>
      <w:r>
        <w:rPr>
          <w:sz w:val="18"/>
        </w:rPr>
        <w:t>successors</w:t>
      </w:r>
      <w:r>
        <w:rPr>
          <w:spacing w:val="-12"/>
          <w:sz w:val="18"/>
        </w:rPr>
        <w:t xml:space="preserve"> </w:t>
      </w:r>
      <w:r>
        <w:rPr>
          <w:sz w:val="18"/>
        </w:rPr>
        <w:t>and assigns (“Customer Indemnified Parties”) at all times</w:t>
      </w:r>
      <w:r>
        <w:rPr>
          <w:spacing w:val="-3"/>
          <w:sz w:val="18"/>
        </w:rPr>
        <w:t xml:space="preserve"> </w:t>
      </w:r>
      <w:r>
        <w:rPr>
          <w:sz w:val="18"/>
        </w:rPr>
        <w:t>from and against any</w:t>
      </w:r>
      <w:r>
        <w:rPr>
          <w:spacing w:val="-1"/>
          <w:sz w:val="18"/>
        </w:rPr>
        <w:t xml:space="preserve"> </w:t>
      </w:r>
      <w:r>
        <w:rPr>
          <w:sz w:val="18"/>
        </w:rPr>
        <w:t>and</w:t>
      </w:r>
      <w:r>
        <w:rPr>
          <w:spacing w:val="-2"/>
          <w:sz w:val="18"/>
        </w:rPr>
        <w:t xml:space="preserve"> </w:t>
      </w:r>
      <w:r>
        <w:rPr>
          <w:sz w:val="18"/>
        </w:rPr>
        <w:t>all claims,</w:t>
      </w:r>
      <w:r>
        <w:rPr>
          <w:spacing w:val="-1"/>
          <w:sz w:val="18"/>
        </w:rPr>
        <w:t xml:space="preserve"> </w:t>
      </w:r>
      <w:r>
        <w:rPr>
          <w:sz w:val="18"/>
        </w:rPr>
        <w:t>suits,</w:t>
      </w:r>
      <w:r>
        <w:rPr>
          <w:spacing w:val="-1"/>
          <w:sz w:val="18"/>
        </w:rPr>
        <w:t xml:space="preserve"> </w:t>
      </w:r>
      <w:r>
        <w:rPr>
          <w:sz w:val="18"/>
        </w:rPr>
        <w:t>actions,</w:t>
      </w:r>
      <w:r>
        <w:rPr>
          <w:spacing w:val="-1"/>
          <w:sz w:val="18"/>
        </w:rPr>
        <w:t xml:space="preserve"> </w:t>
      </w:r>
      <w:r>
        <w:rPr>
          <w:sz w:val="18"/>
        </w:rPr>
        <w:t>proceedings,</w:t>
      </w:r>
      <w:r>
        <w:rPr>
          <w:spacing w:val="-1"/>
          <w:sz w:val="18"/>
        </w:rPr>
        <w:t xml:space="preserve"> </w:t>
      </w:r>
      <w:r>
        <w:rPr>
          <w:sz w:val="18"/>
        </w:rPr>
        <w:t>or causes of</w:t>
      </w:r>
      <w:r>
        <w:rPr>
          <w:spacing w:val="-1"/>
          <w:sz w:val="18"/>
        </w:rPr>
        <w:t xml:space="preserve"> </w:t>
      </w:r>
      <w:r>
        <w:rPr>
          <w:sz w:val="18"/>
        </w:rPr>
        <w:t>action (and all resulting damages, liabilities, penalties, losses, costs and expenses, including but not limited to rea</w:t>
      </w:r>
      <w:r>
        <w:rPr>
          <w:sz w:val="18"/>
        </w:rPr>
        <w:t>sonable attorney’s fees) asserted against, imposed upon, incurred, claimed, obtained, or sustained by any of Customer Indemnified Parties, directly or indirectly, by reason of or resulting from (</w:t>
      </w:r>
      <w:proofErr w:type="spellStart"/>
      <w:r>
        <w:rPr>
          <w:sz w:val="18"/>
        </w:rPr>
        <w:t>i</w:t>
      </w:r>
      <w:proofErr w:type="spellEnd"/>
      <w:r>
        <w:rPr>
          <w:sz w:val="18"/>
        </w:rPr>
        <w:t>) any infringement or misappropriation of any third party pr</w:t>
      </w:r>
      <w:r>
        <w:rPr>
          <w:sz w:val="18"/>
        </w:rPr>
        <w:t>oprietary right resulting from any item of Deliverable created by or on behalf of the Customer under the Agreement(s) or resulting from Customer’s exercise of its rights under the Agreement(s) with respect to such Deliverable;</w:t>
      </w:r>
      <w:r>
        <w:rPr>
          <w:spacing w:val="-16"/>
          <w:sz w:val="18"/>
        </w:rPr>
        <w:t xml:space="preserve"> </w:t>
      </w:r>
      <w:r>
        <w:rPr>
          <w:sz w:val="18"/>
        </w:rPr>
        <w:t>or</w:t>
      </w:r>
      <w:r>
        <w:rPr>
          <w:spacing w:val="-16"/>
          <w:sz w:val="18"/>
        </w:rPr>
        <w:t xml:space="preserve"> </w:t>
      </w:r>
      <w:r>
        <w:rPr>
          <w:sz w:val="18"/>
        </w:rPr>
        <w:t>(ii)</w:t>
      </w:r>
      <w:r>
        <w:rPr>
          <w:spacing w:val="-15"/>
          <w:sz w:val="18"/>
        </w:rPr>
        <w:t xml:space="preserve"> </w:t>
      </w:r>
      <w:r>
        <w:rPr>
          <w:sz w:val="18"/>
        </w:rPr>
        <w:t>arising</w:t>
      </w:r>
      <w:r>
        <w:rPr>
          <w:spacing w:val="-16"/>
          <w:sz w:val="18"/>
        </w:rPr>
        <w:t xml:space="preserve"> </w:t>
      </w:r>
      <w:r>
        <w:rPr>
          <w:sz w:val="18"/>
        </w:rPr>
        <w:t>out</w:t>
      </w:r>
      <w:r>
        <w:rPr>
          <w:spacing w:val="-16"/>
          <w:sz w:val="18"/>
        </w:rPr>
        <w:t xml:space="preserve"> </w:t>
      </w:r>
      <w:r>
        <w:rPr>
          <w:sz w:val="18"/>
        </w:rPr>
        <w:t>of,</w:t>
      </w:r>
      <w:r>
        <w:rPr>
          <w:spacing w:val="-15"/>
          <w:sz w:val="18"/>
        </w:rPr>
        <w:t xml:space="preserve"> </w:t>
      </w:r>
      <w:r>
        <w:rPr>
          <w:sz w:val="18"/>
        </w:rPr>
        <w:t>incur</w:t>
      </w:r>
      <w:r>
        <w:rPr>
          <w:sz w:val="18"/>
        </w:rPr>
        <w:t>red</w:t>
      </w:r>
      <w:r>
        <w:rPr>
          <w:spacing w:val="-15"/>
          <w:sz w:val="18"/>
        </w:rPr>
        <w:t xml:space="preserve"> </w:t>
      </w:r>
      <w:r>
        <w:rPr>
          <w:sz w:val="18"/>
        </w:rPr>
        <w:t>as</w:t>
      </w:r>
      <w:r>
        <w:rPr>
          <w:spacing w:val="-15"/>
          <w:sz w:val="18"/>
        </w:rPr>
        <w:t xml:space="preserve"> </w:t>
      </w:r>
      <w:r>
        <w:rPr>
          <w:sz w:val="18"/>
        </w:rPr>
        <w:t>a</w:t>
      </w:r>
      <w:r>
        <w:rPr>
          <w:spacing w:val="-15"/>
          <w:sz w:val="18"/>
        </w:rPr>
        <w:t xml:space="preserve"> </w:t>
      </w:r>
      <w:r>
        <w:rPr>
          <w:sz w:val="18"/>
        </w:rPr>
        <w:t>result</w:t>
      </w:r>
      <w:r>
        <w:rPr>
          <w:spacing w:val="-16"/>
          <w:sz w:val="18"/>
        </w:rPr>
        <w:t xml:space="preserve"> </w:t>
      </w:r>
      <w:r>
        <w:rPr>
          <w:sz w:val="18"/>
        </w:rPr>
        <w:t>of,</w:t>
      </w:r>
      <w:r>
        <w:rPr>
          <w:spacing w:val="-15"/>
          <w:sz w:val="18"/>
        </w:rPr>
        <w:t xml:space="preserve"> </w:t>
      </w:r>
      <w:r>
        <w:rPr>
          <w:sz w:val="18"/>
        </w:rPr>
        <w:t>or</w:t>
      </w:r>
      <w:r>
        <w:rPr>
          <w:spacing w:val="-15"/>
          <w:sz w:val="18"/>
        </w:rPr>
        <w:t xml:space="preserve"> </w:t>
      </w:r>
      <w:r>
        <w:rPr>
          <w:sz w:val="18"/>
        </w:rPr>
        <w:t>in</w:t>
      </w:r>
      <w:r>
        <w:rPr>
          <w:spacing w:val="-14"/>
          <w:sz w:val="18"/>
        </w:rPr>
        <w:t xml:space="preserve"> </w:t>
      </w:r>
      <w:r>
        <w:rPr>
          <w:sz w:val="18"/>
        </w:rPr>
        <w:t>connection</w:t>
      </w:r>
      <w:r>
        <w:rPr>
          <w:spacing w:val="-14"/>
          <w:sz w:val="18"/>
        </w:rPr>
        <w:t xml:space="preserve"> </w:t>
      </w:r>
      <w:r>
        <w:rPr>
          <w:sz w:val="18"/>
        </w:rPr>
        <w:t>with</w:t>
      </w:r>
      <w:r>
        <w:rPr>
          <w:spacing w:val="-14"/>
          <w:sz w:val="18"/>
        </w:rPr>
        <w:t xml:space="preserve"> </w:t>
      </w:r>
      <w:r>
        <w:rPr>
          <w:sz w:val="18"/>
        </w:rPr>
        <w:t xml:space="preserve">claims for death or bodily injury to any person, destruction, damage, or destruction to or of any real and/or tangible personal property (i.e., not including loss of data or other intangible rights), to the extent </w:t>
      </w:r>
      <w:r>
        <w:rPr>
          <w:sz w:val="18"/>
        </w:rPr>
        <w:t xml:space="preserve">caused directly or proximately by the intentional, negligence, gross negligence, willful acts or misconduct, and/or errors or omissions of </w:t>
      </w:r>
      <w:proofErr w:type="spellStart"/>
      <w:r>
        <w:rPr>
          <w:sz w:val="18"/>
        </w:rPr>
        <w:t>Configura</w:t>
      </w:r>
      <w:proofErr w:type="spellEnd"/>
      <w:r>
        <w:rPr>
          <w:sz w:val="18"/>
        </w:rPr>
        <w:t xml:space="preserve">, its successors, assigns, officers, employees and/or </w:t>
      </w:r>
      <w:r>
        <w:rPr>
          <w:spacing w:val="-2"/>
          <w:sz w:val="18"/>
        </w:rPr>
        <w:t>agents.</w:t>
      </w:r>
    </w:p>
    <w:p w14:paraId="671AB070" w14:textId="77777777" w:rsidR="00C30A5F" w:rsidRDefault="00C30A5F">
      <w:pPr>
        <w:pStyle w:val="a3"/>
        <w:spacing w:before="137"/>
      </w:pPr>
    </w:p>
    <w:p w14:paraId="05EFB167" w14:textId="77777777" w:rsidR="00C30A5F" w:rsidRDefault="003D2832">
      <w:pPr>
        <w:pStyle w:val="a3"/>
        <w:spacing w:before="1" w:line="285" w:lineRule="auto"/>
        <w:ind w:left="1230" w:right="100"/>
        <w:jc w:val="both"/>
      </w:pPr>
      <w:r>
        <w:t>Notwithstanding</w:t>
      </w:r>
      <w:r>
        <w:rPr>
          <w:spacing w:val="-1"/>
        </w:rPr>
        <w:t xml:space="preserve"> </w:t>
      </w:r>
      <w:r>
        <w:t xml:space="preserve">the above, </w:t>
      </w:r>
      <w:proofErr w:type="spellStart"/>
      <w:r>
        <w:t>Configura</w:t>
      </w:r>
      <w:proofErr w:type="spellEnd"/>
      <w:r>
        <w:t xml:space="preserve"> shall ha</w:t>
      </w:r>
      <w:r>
        <w:t>ve</w:t>
      </w:r>
      <w:r>
        <w:rPr>
          <w:spacing w:val="-1"/>
        </w:rPr>
        <w:t xml:space="preserve"> </w:t>
      </w:r>
      <w:r>
        <w:t>no liability under</w:t>
      </w:r>
      <w:r>
        <w:rPr>
          <w:spacing w:val="-1"/>
        </w:rPr>
        <w:t xml:space="preserve"> </w:t>
      </w:r>
      <w:r>
        <w:t>this Section 7.2 to</w:t>
      </w:r>
      <w:r>
        <w:rPr>
          <w:spacing w:val="-12"/>
        </w:rPr>
        <w:t xml:space="preserve"> </w:t>
      </w:r>
      <w:r>
        <w:t>the</w:t>
      </w:r>
      <w:r>
        <w:rPr>
          <w:spacing w:val="-12"/>
        </w:rPr>
        <w:t xml:space="preserve"> </w:t>
      </w:r>
      <w:r>
        <w:t>extent</w:t>
      </w:r>
      <w:r>
        <w:rPr>
          <w:spacing w:val="-12"/>
        </w:rPr>
        <w:t xml:space="preserve"> </w:t>
      </w:r>
      <w:r>
        <w:t>any</w:t>
      </w:r>
      <w:r>
        <w:rPr>
          <w:spacing w:val="-13"/>
        </w:rPr>
        <w:t xml:space="preserve"> </w:t>
      </w:r>
      <w:r>
        <w:t>such</w:t>
      </w:r>
      <w:r>
        <w:rPr>
          <w:spacing w:val="-12"/>
        </w:rPr>
        <w:t xml:space="preserve"> </w:t>
      </w:r>
      <w:r>
        <w:t>infringement</w:t>
      </w:r>
      <w:r>
        <w:rPr>
          <w:spacing w:val="-12"/>
        </w:rPr>
        <w:t xml:space="preserve"> </w:t>
      </w:r>
      <w:r>
        <w:t>or</w:t>
      </w:r>
      <w:r>
        <w:rPr>
          <w:spacing w:val="-12"/>
        </w:rPr>
        <w:t xml:space="preserve"> </w:t>
      </w:r>
      <w:r>
        <w:t>misappropriation</w:t>
      </w:r>
      <w:r>
        <w:rPr>
          <w:spacing w:val="-12"/>
        </w:rPr>
        <w:t xml:space="preserve"> </w:t>
      </w:r>
      <w:r>
        <w:t>arises</w:t>
      </w:r>
      <w:r>
        <w:rPr>
          <w:spacing w:val="-12"/>
        </w:rPr>
        <w:t xml:space="preserve"> </w:t>
      </w:r>
      <w:r>
        <w:t>out</w:t>
      </w:r>
      <w:r>
        <w:rPr>
          <w:spacing w:val="-12"/>
        </w:rPr>
        <w:t xml:space="preserve"> </w:t>
      </w:r>
      <w:r>
        <w:t>of,</w:t>
      </w:r>
      <w:r>
        <w:rPr>
          <w:spacing w:val="-13"/>
        </w:rPr>
        <w:t xml:space="preserve"> </w:t>
      </w:r>
      <w:r>
        <w:t>in</w:t>
      </w:r>
      <w:r>
        <w:rPr>
          <w:spacing w:val="-12"/>
        </w:rPr>
        <w:t xml:space="preserve"> </w:t>
      </w:r>
      <w:r>
        <w:t>connection with,</w:t>
      </w:r>
      <w:r>
        <w:rPr>
          <w:spacing w:val="-7"/>
        </w:rPr>
        <w:t xml:space="preserve"> </w:t>
      </w:r>
      <w:r>
        <w:t>or</w:t>
      </w:r>
      <w:r>
        <w:rPr>
          <w:spacing w:val="-6"/>
        </w:rPr>
        <w:t xml:space="preserve"> </w:t>
      </w:r>
      <w:r>
        <w:t>relating</w:t>
      </w:r>
      <w:r>
        <w:rPr>
          <w:spacing w:val="-5"/>
        </w:rPr>
        <w:t xml:space="preserve"> </w:t>
      </w:r>
      <w:r>
        <w:t>to:</w:t>
      </w:r>
      <w:r>
        <w:rPr>
          <w:spacing w:val="-6"/>
        </w:rPr>
        <w:t xml:space="preserve"> </w:t>
      </w:r>
      <w:r>
        <w:t>(a)</w:t>
      </w:r>
      <w:r>
        <w:rPr>
          <w:spacing w:val="-6"/>
        </w:rPr>
        <w:t xml:space="preserve"> </w:t>
      </w:r>
      <w:r>
        <w:t>the</w:t>
      </w:r>
      <w:r>
        <w:rPr>
          <w:spacing w:val="-7"/>
        </w:rPr>
        <w:t xml:space="preserve"> </w:t>
      </w:r>
      <w:r>
        <w:t>combination,</w:t>
      </w:r>
      <w:r>
        <w:rPr>
          <w:spacing w:val="-7"/>
        </w:rPr>
        <w:t xml:space="preserve"> </w:t>
      </w:r>
      <w:r>
        <w:t>operation</w:t>
      </w:r>
      <w:r>
        <w:rPr>
          <w:spacing w:val="-7"/>
        </w:rPr>
        <w:t xml:space="preserve"> </w:t>
      </w:r>
      <w:r>
        <w:t>or</w:t>
      </w:r>
      <w:r>
        <w:rPr>
          <w:spacing w:val="-8"/>
        </w:rPr>
        <w:t xml:space="preserve"> </w:t>
      </w:r>
      <w:r>
        <w:t>use</w:t>
      </w:r>
      <w:r>
        <w:rPr>
          <w:spacing w:val="-5"/>
        </w:rPr>
        <w:t xml:space="preserve"> </w:t>
      </w:r>
      <w:r>
        <w:t>of</w:t>
      </w:r>
      <w:r>
        <w:rPr>
          <w:spacing w:val="-7"/>
        </w:rPr>
        <w:t xml:space="preserve"> </w:t>
      </w:r>
      <w:r>
        <w:t>a</w:t>
      </w:r>
      <w:r>
        <w:rPr>
          <w:spacing w:val="-6"/>
        </w:rPr>
        <w:t xml:space="preserve"> </w:t>
      </w:r>
      <w:r>
        <w:t>Deliverable</w:t>
      </w:r>
      <w:r>
        <w:rPr>
          <w:spacing w:val="-7"/>
        </w:rPr>
        <w:t xml:space="preserve"> </w:t>
      </w:r>
      <w:r>
        <w:t>with</w:t>
      </w:r>
      <w:r>
        <w:rPr>
          <w:spacing w:val="-5"/>
        </w:rPr>
        <w:t xml:space="preserve"> </w:t>
      </w:r>
      <w:r>
        <w:t>any content,</w:t>
      </w:r>
      <w:r>
        <w:rPr>
          <w:spacing w:val="-9"/>
        </w:rPr>
        <w:t xml:space="preserve"> </w:t>
      </w:r>
      <w:r>
        <w:t>product,</w:t>
      </w:r>
      <w:r>
        <w:rPr>
          <w:spacing w:val="-9"/>
        </w:rPr>
        <w:t xml:space="preserve"> </w:t>
      </w:r>
      <w:r>
        <w:t>or</w:t>
      </w:r>
      <w:r>
        <w:rPr>
          <w:spacing w:val="-8"/>
        </w:rPr>
        <w:t xml:space="preserve"> </w:t>
      </w:r>
      <w:r>
        <w:t>services</w:t>
      </w:r>
      <w:r>
        <w:rPr>
          <w:spacing w:val="-8"/>
        </w:rPr>
        <w:t xml:space="preserve"> </w:t>
      </w:r>
      <w:r>
        <w:t>supplied</w:t>
      </w:r>
      <w:r>
        <w:rPr>
          <w:spacing w:val="-8"/>
        </w:rPr>
        <w:t xml:space="preserve"> </w:t>
      </w:r>
      <w:r>
        <w:t>by</w:t>
      </w:r>
      <w:r>
        <w:rPr>
          <w:spacing w:val="-9"/>
        </w:rPr>
        <w:t xml:space="preserve"> </w:t>
      </w:r>
      <w:r>
        <w:t>Customer</w:t>
      </w:r>
      <w:r>
        <w:rPr>
          <w:spacing w:val="-8"/>
        </w:rPr>
        <w:t xml:space="preserve"> </w:t>
      </w:r>
      <w:r>
        <w:t>to</w:t>
      </w:r>
      <w:r>
        <w:rPr>
          <w:spacing w:val="-9"/>
        </w:rPr>
        <w:t xml:space="preserve"> </w:t>
      </w:r>
      <w:r>
        <w:t>the</w:t>
      </w:r>
      <w:r>
        <w:rPr>
          <w:spacing w:val="-8"/>
        </w:rPr>
        <w:t xml:space="preserve"> </w:t>
      </w:r>
      <w:r>
        <w:t>extent</w:t>
      </w:r>
      <w:r>
        <w:rPr>
          <w:spacing w:val="-8"/>
        </w:rPr>
        <w:t xml:space="preserve"> </w:t>
      </w:r>
      <w:r>
        <w:t>such</w:t>
      </w:r>
      <w:r>
        <w:rPr>
          <w:spacing w:val="-8"/>
        </w:rPr>
        <w:t xml:space="preserve"> </w:t>
      </w:r>
      <w:r>
        <w:t>infringement or misappropriation would have been avoided if the Customer supplied content, products or services were not used in such combination; (b) modification of the Deliverable by Customer; (c) the combination of a Deliver</w:t>
      </w:r>
      <w:r>
        <w:t xml:space="preserve">able with hardware, software, or equipment not supplied by </w:t>
      </w:r>
      <w:proofErr w:type="spellStart"/>
      <w:r>
        <w:t>Configura</w:t>
      </w:r>
      <w:proofErr w:type="spellEnd"/>
      <w:r>
        <w:t xml:space="preserve"> to the extent such infringement or</w:t>
      </w:r>
      <w:r>
        <w:rPr>
          <w:spacing w:val="36"/>
        </w:rPr>
        <w:t xml:space="preserve"> </w:t>
      </w:r>
      <w:r>
        <w:t>misappropriation</w:t>
      </w:r>
      <w:r>
        <w:rPr>
          <w:spacing w:val="37"/>
        </w:rPr>
        <w:t xml:space="preserve"> </w:t>
      </w:r>
      <w:r>
        <w:t>would</w:t>
      </w:r>
      <w:r>
        <w:rPr>
          <w:spacing w:val="34"/>
        </w:rPr>
        <w:t xml:space="preserve"> </w:t>
      </w:r>
      <w:r>
        <w:t>have</w:t>
      </w:r>
      <w:r>
        <w:rPr>
          <w:spacing w:val="37"/>
        </w:rPr>
        <w:t xml:space="preserve"> </w:t>
      </w:r>
      <w:r>
        <w:t>been</w:t>
      </w:r>
      <w:r>
        <w:rPr>
          <w:spacing w:val="37"/>
        </w:rPr>
        <w:t xml:space="preserve"> </w:t>
      </w:r>
      <w:r>
        <w:t>avoided</w:t>
      </w:r>
      <w:r>
        <w:rPr>
          <w:spacing w:val="36"/>
        </w:rPr>
        <w:t xml:space="preserve"> </w:t>
      </w:r>
      <w:r>
        <w:t>absent</w:t>
      </w:r>
      <w:r>
        <w:rPr>
          <w:spacing w:val="37"/>
        </w:rPr>
        <w:t xml:space="preserve"> </w:t>
      </w:r>
      <w:r>
        <w:t>such</w:t>
      </w:r>
      <w:r>
        <w:rPr>
          <w:spacing w:val="37"/>
        </w:rPr>
        <w:t xml:space="preserve"> </w:t>
      </w:r>
      <w:r>
        <w:t>combination,</w:t>
      </w:r>
      <w:r>
        <w:rPr>
          <w:spacing w:val="35"/>
        </w:rPr>
        <w:t xml:space="preserve"> </w:t>
      </w:r>
      <w:r>
        <w:t>or</w:t>
      </w:r>
      <w:r>
        <w:rPr>
          <w:spacing w:val="36"/>
        </w:rPr>
        <w:t xml:space="preserve"> </w:t>
      </w:r>
      <w:r>
        <w:t>(d)</w:t>
      </w:r>
    </w:p>
    <w:p w14:paraId="5775786F" w14:textId="77777777" w:rsidR="00C30A5F" w:rsidRDefault="00C30A5F">
      <w:pPr>
        <w:pStyle w:val="a3"/>
        <w:spacing w:line="285" w:lineRule="auto"/>
        <w:jc w:val="both"/>
        <w:sectPr w:rsidR="00C30A5F">
          <w:pgSz w:w="12250" w:h="15850"/>
          <w:pgMar w:top="1340" w:right="1700" w:bottom="880" w:left="1700" w:header="719" w:footer="687" w:gutter="0"/>
          <w:cols w:space="720"/>
        </w:sectPr>
      </w:pPr>
    </w:p>
    <w:p w14:paraId="509A271F" w14:textId="77777777" w:rsidR="00C30A5F" w:rsidRDefault="003D2832">
      <w:pPr>
        <w:pStyle w:val="a3"/>
        <w:spacing w:before="119" w:line="285" w:lineRule="auto"/>
        <w:ind w:left="1230" w:right="100"/>
        <w:jc w:val="both"/>
      </w:pPr>
      <w:r>
        <w:lastRenderedPageBreak/>
        <w:t>Customer continuing the allegedly infringing activity after b</w:t>
      </w:r>
      <w:r>
        <w:t>eing notified hereof or after being informed and provided modifications that would have avoided the alleged infringement or misappropriation</w:t>
      </w:r>
    </w:p>
    <w:p w14:paraId="44DBA036" w14:textId="77777777" w:rsidR="00C30A5F" w:rsidRDefault="00C30A5F">
      <w:pPr>
        <w:pStyle w:val="a3"/>
        <w:spacing w:before="137"/>
      </w:pPr>
    </w:p>
    <w:p w14:paraId="389E0A30" w14:textId="77777777" w:rsidR="00C30A5F" w:rsidRDefault="003D2832">
      <w:pPr>
        <w:pStyle w:val="a5"/>
        <w:numPr>
          <w:ilvl w:val="1"/>
          <w:numId w:val="2"/>
        </w:numPr>
        <w:tabs>
          <w:tab w:val="left" w:pos="1230"/>
        </w:tabs>
        <w:spacing w:line="285" w:lineRule="auto"/>
        <w:ind w:right="98"/>
        <w:jc w:val="both"/>
        <w:rPr>
          <w:sz w:val="18"/>
        </w:rPr>
      </w:pPr>
      <w:r>
        <w:rPr>
          <w:noProof/>
          <w:sz w:val="18"/>
        </w:rPr>
        <w:drawing>
          <wp:anchor distT="0" distB="0" distL="0" distR="0" simplePos="0" relativeHeight="487362048" behindDoc="1" locked="0" layoutInCell="1" allowOverlap="1" wp14:anchorId="3991F99B" wp14:editId="30216F13">
            <wp:simplePos x="0" y="0"/>
            <wp:positionH relativeFrom="page">
              <wp:posOffset>1235798</wp:posOffset>
            </wp:positionH>
            <wp:positionV relativeFrom="paragraph">
              <wp:posOffset>786787</wp:posOffset>
            </wp:positionV>
            <wp:extent cx="5153190" cy="5184012"/>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7" cstate="print"/>
                    <a:stretch>
                      <a:fillRect/>
                    </a:stretch>
                  </pic:blipFill>
                  <pic:spPr>
                    <a:xfrm>
                      <a:off x="0" y="0"/>
                      <a:ext cx="5153190" cy="5184012"/>
                    </a:xfrm>
                    <a:prstGeom prst="rect">
                      <a:avLst/>
                    </a:prstGeom>
                  </pic:spPr>
                </pic:pic>
              </a:graphicData>
            </a:graphic>
          </wp:anchor>
        </w:drawing>
      </w:r>
      <w:r>
        <w:rPr>
          <w:sz w:val="18"/>
        </w:rPr>
        <w:t>Any</w:t>
      </w:r>
      <w:r>
        <w:rPr>
          <w:spacing w:val="-2"/>
          <w:sz w:val="18"/>
        </w:rPr>
        <w:t xml:space="preserve"> </w:t>
      </w:r>
      <w:r>
        <w:rPr>
          <w:sz w:val="18"/>
        </w:rPr>
        <w:t>party</w:t>
      </w:r>
      <w:r>
        <w:rPr>
          <w:spacing w:val="-2"/>
          <w:sz w:val="18"/>
        </w:rPr>
        <w:t xml:space="preserve"> </w:t>
      </w:r>
      <w:r>
        <w:rPr>
          <w:sz w:val="18"/>
        </w:rPr>
        <w:t>asserting</w:t>
      </w:r>
      <w:r>
        <w:rPr>
          <w:spacing w:val="-1"/>
          <w:sz w:val="18"/>
        </w:rPr>
        <w:t xml:space="preserve"> </w:t>
      </w:r>
      <w:r>
        <w:rPr>
          <w:sz w:val="18"/>
        </w:rPr>
        <w:t>a</w:t>
      </w:r>
      <w:r>
        <w:rPr>
          <w:spacing w:val="-1"/>
          <w:sz w:val="18"/>
        </w:rPr>
        <w:t xml:space="preserve"> </w:t>
      </w:r>
      <w:r>
        <w:rPr>
          <w:sz w:val="18"/>
        </w:rPr>
        <w:t>claim</w:t>
      </w:r>
      <w:r>
        <w:rPr>
          <w:spacing w:val="-1"/>
          <w:sz w:val="18"/>
        </w:rPr>
        <w:t xml:space="preserve"> </w:t>
      </w:r>
      <w:r>
        <w:rPr>
          <w:sz w:val="18"/>
        </w:rPr>
        <w:t>for</w:t>
      </w:r>
      <w:r>
        <w:rPr>
          <w:spacing w:val="-1"/>
          <w:sz w:val="18"/>
        </w:rPr>
        <w:t xml:space="preserve"> </w:t>
      </w:r>
      <w:r>
        <w:rPr>
          <w:sz w:val="18"/>
        </w:rPr>
        <w:t>indemnification under</w:t>
      </w:r>
      <w:r>
        <w:rPr>
          <w:spacing w:val="-1"/>
          <w:sz w:val="18"/>
        </w:rPr>
        <w:t xml:space="preserve"> </w:t>
      </w:r>
      <w:r>
        <w:rPr>
          <w:sz w:val="18"/>
        </w:rPr>
        <w:t>this</w:t>
      </w:r>
      <w:r>
        <w:rPr>
          <w:spacing w:val="-1"/>
          <w:sz w:val="18"/>
        </w:rPr>
        <w:t xml:space="preserve"> </w:t>
      </w:r>
      <w:r>
        <w:rPr>
          <w:sz w:val="18"/>
        </w:rPr>
        <w:t>Agreement shall provide prompt written notice of such claim, and the basis therefore, to the other party upon receiving notice of the underlying incident or claim giving rise to the right to indemnification;</w:t>
      </w:r>
      <w:r>
        <w:rPr>
          <w:spacing w:val="-10"/>
          <w:sz w:val="18"/>
        </w:rPr>
        <w:t xml:space="preserve"> </w:t>
      </w:r>
      <w:r>
        <w:rPr>
          <w:sz w:val="18"/>
        </w:rPr>
        <w:t>provided</w:t>
      </w:r>
      <w:r>
        <w:rPr>
          <w:spacing w:val="-9"/>
          <w:sz w:val="18"/>
        </w:rPr>
        <w:t xml:space="preserve"> </w:t>
      </w:r>
      <w:r>
        <w:rPr>
          <w:sz w:val="18"/>
        </w:rPr>
        <w:t>that</w:t>
      </w:r>
      <w:r>
        <w:rPr>
          <w:spacing w:val="-9"/>
          <w:sz w:val="18"/>
        </w:rPr>
        <w:t xml:space="preserve"> </w:t>
      </w:r>
      <w:r>
        <w:rPr>
          <w:sz w:val="18"/>
        </w:rPr>
        <w:t>the</w:t>
      </w:r>
      <w:r>
        <w:rPr>
          <w:spacing w:val="-9"/>
          <w:sz w:val="18"/>
        </w:rPr>
        <w:t xml:space="preserve"> </w:t>
      </w:r>
      <w:r>
        <w:rPr>
          <w:sz w:val="18"/>
        </w:rPr>
        <w:t>failure</w:t>
      </w:r>
      <w:r>
        <w:rPr>
          <w:spacing w:val="-9"/>
          <w:sz w:val="18"/>
        </w:rPr>
        <w:t xml:space="preserve"> </w:t>
      </w:r>
      <w:r>
        <w:rPr>
          <w:sz w:val="18"/>
        </w:rPr>
        <w:t>to</w:t>
      </w:r>
      <w:r>
        <w:rPr>
          <w:spacing w:val="-9"/>
          <w:sz w:val="18"/>
        </w:rPr>
        <w:t xml:space="preserve"> </w:t>
      </w:r>
      <w:r>
        <w:rPr>
          <w:sz w:val="18"/>
        </w:rPr>
        <w:t>give</w:t>
      </w:r>
      <w:r>
        <w:rPr>
          <w:spacing w:val="-9"/>
          <w:sz w:val="18"/>
        </w:rPr>
        <w:t xml:space="preserve"> </w:t>
      </w:r>
      <w:proofErr w:type="gramStart"/>
      <w:r>
        <w:rPr>
          <w:sz w:val="18"/>
        </w:rPr>
        <w:t>prompt</w:t>
      </w:r>
      <w:proofErr w:type="gramEnd"/>
      <w:r>
        <w:rPr>
          <w:spacing w:val="-9"/>
          <w:sz w:val="18"/>
        </w:rPr>
        <w:t xml:space="preserve"> </w:t>
      </w:r>
      <w:r>
        <w:rPr>
          <w:sz w:val="18"/>
        </w:rPr>
        <w:t>notice</w:t>
      </w:r>
      <w:r>
        <w:rPr>
          <w:spacing w:val="-9"/>
          <w:sz w:val="18"/>
        </w:rPr>
        <w:t xml:space="preserve"> </w:t>
      </w:r>
      <w:r>
        <w:rPr>
          <w:sz w:val="18"/>
        </w:rPr>
        <w:t>shall</w:t>
      </w:r>
      <w:r>
        <w:rPr>
          <w:spacing w:val="-9"/>
          <w:sz w:val="18"/>
        </w:rPr>
        <w:t xml:space="preserve"> </w:t>
      </w:r>
      <w:r>
        <w:rPr>
          <w:sz w:val="18"/>
        </w:rPr>
        <w:t>not</w:t>
      </w:r>
      <w:r>
        <w:rPr>
          <w:spacing w:val="-9"/>
          <w:sz w:val="18"/>
        </w:rPr>
        <w:t xml:space="preserve"> </w:t>
      </w:r>
      <w:r>
        <w:rPr>
          <w:sz w:val="18"/>
        </w:rPr>
        <w:t>relieve</w:t>
      </w:r>
      <w:r>
        <w:rPr>
          <w:spacing w:val="-11"/>
          <w:sz w:val="18"/>
        </w:rPr>
        <w:t xml:space="preserve"> </w:t>
      </w:r>
      <w:r>
        <w:rPr>
          <w:sz w:val="18"/>
        </w:rPr>
        <w:t>the indemnifying</w:t>
      </w:r>
      <w:r>
        <w:rPr>
          <w:spacing w:val="-10"/>
          <w:sz w:val="18"/>
        </w:rPr>
        <w:t xml:space="preserve"> </w:t>
      </w:r>
      <w:r>
        <w:rPr>
          <w:sz w:val="18"/>
        </w:rPr>
        <w:t>party</w:t>
      </w:r>
      <w:r>
        <w:rPr>
          <w:spacing w:val="-11"/>
          <w:sz w:val="18"/>
        </w:rPr>
        <w:t xml:space="preserve"> </w:t>
      </w:r>
      <w:r>
        <w:rPr>
          <w:sz w:val="18"/>
        </w:rPr>
        <w:t>of</w:t>
      </w:r>
      <w:r>
        <w:rPr>
          <w:spacing w:val="-11"/>
          <w:sz w:val="18"/>
        </w:rPr>
        <w:t xml:space="preserve"> </w:t>
      </w:r>
      <w:r>
        <w:rPr>
          <w:sz w:val="18"/>
        </w:rPr>
        <w:t>its</w:t>
      </w:r>
      <w:r>
        <w:rPr>
          <w:spacing w:val="-11"/>
          <w:sz w:val="18"/>
        </w:rPr>
        <w:t xml:space="preserve"> </w:t>
      </w:r>
      <w:r>
        <w:rPr>
          <w:sz w:val="18"/>
        </w:rPr>
        <w:t>obligations</w:t>
      </w:r>
      <w:r>
        <w:rPr>
          <w:spacing w:val="-11"/>
          <w:sz w:val="18"/>
        </w:rPr>
        <w:t xml:space="preserve"> </w:t>
      </w:r>
      <w:r>
        <w:rPr>
          <w:sz w:val="18"/>
        </w:rPr>
        <w:t>hereunder</w:t>
      </w:r>
      <w:r>
        <w:rPr>
          <w:spacing w:val="-11"/>
          <w:sz w:val="18"/>
        </w:rPr>
        <w:t xml:space="preserve"> </w:t>
      </w:r>
      <w:r>
        <w:rPr>
          <w:sz w:val="18"/>
        </w:rPr>
        <w:t>except</w:t>
      </w:r>
      <w:r>
        <w:rPr>
          <w:spacing w:val="-10"/>
          <w:sz w:val="18"/>
        </w:rPr>
        <w:t xml:space="preserve"> </w:t>
      </w:r>
      <w:r>
        <w:rPr>
          <w:sz w:val="18"/>
        </w:rPr>
        <w:t>to</w:t>
      </w:r>
      <w:r>
        <w:rPr>
          <w:spacing w:val="-10"/>
          <w:sz w:val="18"/>
        </w:rPr>
        <w:t xml:space="preserve"> </w:t>
      </w:r>
      <w:r>
        <w:rPr>
          <w:sz w:val="18"/>
        </w:rPr>
        <w:t>the</w:t>
      </w:r>
      <w:r>
        <w:rPr>
          <w:spacing w:val="-10"/>
          <w:sz w:val="18"/>
        </w:rPr>
        <w:t xml:space="preserve"> </w:t>
      </w:r>
      <w:r>
        <w:rPr>
          <w:sz w:val="18"/>
        </w:rPr>
        <w:t>extent</w:t>
      </w:r>
      <w:r>
        <w:rPr>
          <w:spacing w:val="-10"/>
          <w:sz w:val="18"/>
        </w:rPr>
        <w:t xml:space="preserve"> </w:t>
      </w:r>
      <w:r>
        <w:rPr>
          <w:sz w:val="18"/>
        </w:rPr>
        <w:t>that</w:t>
      </w:r>
      <w:r>
        <w:rPr>
          <w:spacing w:val="-10"/>
          <w:sz w:val="18"/>
        </w:rPr>
        <w:t xml:space="preserve"> </w:t>
      </w:r>
      <w:r>
        <w:rPr>
          <w:sz w:val="18"/>
        </w:rPr>
        <w:t>such</w:t>
      </w:r>
      <w:r>
        <w:rPr>
          <w:spacing w:val="-9"/>
          <w:sz w:val="18"/>
        </w:rPr>
        <w:t xml:space="preserve"> </w:t>
      </w:r>
      <w:r>
        <w:rPr>
          <w:sz w:val="18"/>
        </w:rPr>
        <w:t xml:space="preserve">party is prejudiced by the delay. The indemnifying party shall have the right to assume the defense of or settle such claim, in which case the indemnified </w:t>
      </w:r>
      <w:r>
        <w:rPr>
          <w:sz w:val="18"/>
        </w:rPr>
        <w:t>party shall cooperate with such defense or settlement efforts. If the indemnified party wishes to participate in such defense through counsel of its own choosing, such participation shall be at the indemnified parties cost and expense.</w:t>
      </w:r>
    </w:p>
    <w:p w14:paraId="21F9B3B9" w14:textId="77777777" w:rsidR="00C30A5F" w:rsidRDefault="00C30A5F">
      <w:pPr>
        <w:pStyle w:val="a3"/>
        <w:spacing w:before="112"/>
      </w:pPr>
    </w:p>
    <w:p w14:paraId="03708359" w14:textId="77777777" w:rsidR="00C30A5F" w:rsidRDefault="003D2832">
      <w:pPr>
        <w:pStyle w:val="1"/>
        <w:numPr>
          <w:ilvl w:val="0"/>
          <w:numId w:val="2"/>
        </w:numPr>
        <w:tabs>
          <w:tab w:val="left" w:pos="1230"/>
        </w:tabs>
        <w:ind w:hanging="1132"/>
      </w:pPr>
      <w:r>
        <w:t>Limited</w:t>
      </w:r>
      <w:r>
        <w:rPr>
          <w:spacing w:val="-3"/>
        </w:rPr>
        <w:t xml:space="preserve"> </w:t>
      </w:r>
      <w:r>
        <w:rPr>
          <w:spacing w:val="-2"/>
        </w:rPr>
        <w:t>Warranty</w:t>
      </w:r>
    </w:p>
    <w:p w14:paraId="0E6B9738" w14:textId="77777777" w:rsidR="00C30A5F" w:rsidRDefault="00C30A5F">
      <w:pPr>
        <w:pStyle w:val="a3"/>
        <w:spacing w:before="107"/>
        <w:rPr>
          <w:b/>
        </w:rPr>
      </w:pPr>
    </w:p>
    <w:p w14:paraId="5095076D" w14:textId="77777777" w:rsidR="00C30A5F" w:rsidRDefault="003D2832">
      <w:pPr>
        <w:pStyle w:val="a5"/>
        <w:numPr>
          <w:ilvl w:val="1"/>
          <w:numId w:val="2"/>
        </w:numPr>
        <w:tabs>
          <w:tab w:val="left" w:pos="1230"/>
        </w:tabs>
        <w:spacing w:line="285" w:lineRule="auto"/>
        <w:ind w:right="100"/>
        <w:jc w:val="both"/>
        <w:rPr>
          <w:sz w:val="18"/>
        </w:rPr>
      </w:pPr>
      <w:proofErr w:type="spellStart"/>
      <w:r>
        <w:rPr>
          <w:sz w:val="18"/>
        </w:rPr>
        <w:t>Configura</w:t>
      </w:r>
      <w:proofErr w:type="spellEnd"/>
      <w:r>
        <w:rPr>
          <w:sz w:val="18"/>
        </w:rPr>
        <w:t xml:space="preserve"> warrants that services are performed in workmanlike manner and that </w:t>
      </w:r>
      <w:proofErr w:type="spellStart"/>
      <w:r>
        <w:rPr>
          <w:sz w:val="18"/>
        </w:rPr>
        <w:t>Configura</w:t>
      </w:r>
      <w:proofErr w:type="spellEnd"/>
      <w:r>
        <w:rPr>
          <w:spacing w:val="-11"/>
          <w:sz w:val="18"/>
        </w:rPr>
        <w:t xml:space="preserve"> </w:t>
      </w:r>
      <w:r>
        <w:rPr>
          <w:sz w:val="18"/>
        </w:rPr>
        <w:t>have</w:t>
      </w:r>
      <w:r>
        <w:rPr>
          <w:spacing w:val="-10"/>
          <w:sz w:val="18"/>
        </w:rPr>
        <w:t xml:space="preserve"> </w:t>
      </w:r>
      <w:r>
        <w:rPr>
          <w:sz w:val="18"/>
        </w:rPr>
        <w:t>necessary</w:t>
      </w:r>
      <w:r>
        <w:rPr>
          <w:spacing w:val="-12"/>
          <w:sz w:val="18"/>
        </w:rPr>
        <w:t xml:space="preserve"> </w:t>
      </w:r>
      <w:r>
        <w:rPr>
          <w:sz w:val="18"/>
        </w:rPr>
        <w:t>equipment</w:t>
      </w:r>
      <w:r>
        <w:rPr>
          <w:spacing w:val="-10"/>
          <w:sz w:val="18"/>
        </w:rPr>
        <w:t xml:space="preserve"> </w:t>
      </w:r>
      <w:r>
        <w:rPr>
          <w:sz w:val="18"/>
        </w:rPr>
        <w:t>and</w:t>
      </w:r>
      <w:r>
        <w:rPr>
          <w:spacing w:val="-10"/>
          <w:sz w:val="18"/>
        </w:rPr>
        <w:t xml:space="preserve"> </w:t>
      </w:r>
      <w:r>
        <w:rPr>
          <w:sz w:val="18"/>
        </w:rPr>
        <w:t>trained</w:t>
      </w:r>
      <w:r>
        <w:rPr>
          <w:spacing w:val="-10"/>
          <w:sz w:val="18"/>
        </w:rPr>
        <w:t xml:space="preserve"> </w:t>
      </w:r>
      <w:r>
        <w:rPr>
          <w:sz w:val="18"/>
        </w:rPr>
        <w:t>personnel</w:t>
      </w:r>
      <w:r>
        <w:rPr>
          <w:spacing w:val="-10"/>
          <w:sz w:val="18"/>
        </w:rPr>
        <w:t xml:space="preserve"> </w:t>
      </w:r>
      <w:r>
        <w:rPr>
          <w:sz w:val="18"/>
        </w:rPr>
        <w:t>to</w:t>
      </w:r>
      <w:r>
        <w:rPr>
          <w:spacing w:val="-10"/>
          <w:sz w:val="18"/>
        </w:rPr>
        <w:t xml:space="preserve"> </w:t>
      </w:r>
      <w:r>
        <w:rPr>
          <w:sz w:val="18"/>
        </w:rPr>
        <w:t>perform</w:t>
      </w:r>
      <w:r>
        <w:rPr>
          <w:spacing w:val="-10"/>
          <w:sz w:val="18"/>
        </w:rPr>
        <w:t xml:space="preserve"> </w:t>
      </w:r>
      <w:r>
        <w:rPr>
          <w:sz w:val="18"/>
        </w:rPr>
        <w:t>the</w:t>
      </w:r>
      <w:r>
        <w:rPr>
          <w:spacing w:val="-10"/>
          <w:sz w:val="18"/>
        </w:rPr>
        <w:t xml:space="preserve"> </w:t>
      </w:r>
      <w:r>
        <w:rPr>
          <w:sz w:val="18"/>
        </w:rPr>
        <w:t>services consistent</w:t>
      </w:r>
      <w:r>
        <w:rPr>
          <w:spacing w:val="-13"/>
          <w:sz w:val="18"/>
        </w:rPr>
        <w:t xml:space="preserve"> </w:t>
      </w:r>
      <w:r>
        <w:rPr>
          <w:sz w:val="18"/>
        </w:rPr>
        <w:t>with</w:t>
      </w:r>
      <w:r>
        <w:rPr>
          <w:spacing w:val="-13"/>
          <w:sz w:val="18"/>
        </w:rPr>
        <w:t xml:space="preserve"> </w:t>
      </w:r>
      <w:r>
        <w:rPr>
          <w:sz w:val="18"/>
        </w:rPr>
        <w:t>industry</w:t>
      </w:r>
      <w:r>
        <w:rPr>
          <w:spacing w:val="-15"/>
          <w:sz w:val="18"/>
        </w:rPr>
        <w:t xml:space="preserve"> </w:t>
      </w:r>
      <w:r>
        <w:rPr>
          <w:sz w:val="18"/>
        </w:rPr>
        <w:t>standards.</w:t>
      </w:r>
      <w:r>
        <w:rPr>
          <w:spacing w:val="-14"/>
          <w:sz w:val="18"/>
        </w:rPr>
        <w:t xml:space="preserve"> </w:t>
      </w:r>
      <w:proofErr w:type="spellStart"/>
      <w:r>
        <w:rPr>
          <w:sz w:val="18"/>
        </w:rPr>
        <w:t>Configura</w:t>
      </w:r>
      <w:proofErr w:type="spellEnd"/>
      <w:r>
        <w:rPr>
          <w:spacing w:val="-14"/>
          <w:sz w:val="18"/>
        </w:rPr>
        <w:t xml:space="preserve"> </w:t>
      </w:r>
      <w:r>
        <w:rPr>
          <w:sz w:val="18"/>
        </w:rPr>
        <w:t>furthermore</w:t>
      </w:r>
      <w:r>
        <w:rPr>
          <w:spacing w:val="-13"/>
          <w:sz w:val="18"/>
        </w:rPr>
        <w:t xml:space="preserve"> </w:t>
      </w:r>
      <w:r>
        <w:rPr>
          <w:sz w:val="18"/>
        </w:rPr>
        <w:t>warrant</w:t>
      </w:r>
      <w:r>
        <w:rPr>
          <w:spacing w:val="-13"/>
          <w:sz w:val="18"/>
        </w:rPr>
        <w:t xml:space="preserve"> </w:t>
      </w:r>
      <w:r>
        <w:rPr>
          <w:sz w:val="18"/>
        </w:rPr>
        <w:t>that</w:t>
      </w:r>
      <w:r>
        <w:rPr>
          <w:spacing w:val="-13"/>
          <w:sz w:val="18"/>
        </w:rPr>
        <w:t xml:space="preserve"> </w:t>
      </w:r>
      <w:r>
        <w:rPr>
          <w:sz w:val="18"/>
        </w:rPr>
        <w:t>it</w:t>
      </w:r>
      <w:r>
        <w:rPr>
          <w:spacing w:val="-13"/>
          <w:sz w:val="18"/>
        </w:rPr>
        <w:t xml:space="preserve"> </w:t>
      </w:r>
      <w:r>
        <w:rPr>
          <w:sz w:val="18"/>
        </w:rPr>
        <w:t>maintains an information security process with physical safeguards appropriate for the sensitivity of customer information.</w:t>
      </w:r>
    </w:p>
    <w:p w14:paraId="004AB067" w14:textId="77777777" w:rsidR="00C30A5F" w:rsidRDefault="00C30A5F">
      <w:pPr>
        <w:pStyle w:val="a3"/>
        <w:spacing w:before="141"/>
      </w:pPr>
    </w:p>
    <w:p w14:paraId="4C5DFDB0" w14:textId="77777777" w:rsidR="00C30A5F" w:rsidRDefault="003D2832">
      <w:pPr>
        <w:pStyle w:val="a5"/>
        <w:numPr>
          <w:ilvl w:val="1"/>
          <w:numId w:val="2"/>
        </w:numPr>
        <w:tabs>
          <w:tab w:val="left" w:pos="1230"/>
        </w:tabs>
        <w:spacing w:line="288" w:lineRule="auto"/>
        <w:ind w:right="102"/>
        <w:jc w:val="both"/>
        <w:rPr>
          <w:sz w:val="18"/>
        </w:rPr>
      </w:pPr>
      <w:r>
        <w:rPr>
          <w:sz w:val="18"/>
        </w:rPr>
        <w:t xml:space="preserve">All deliverables shall be subject to acceptance by the customer. The acceptance process is continuous and integrated in the </w:t>
      </w:r>
      <w:proofErr w:type="spellStart"/>
      <w:r>
        <w:rPr>
          <w:sz w:val="18"/>
        </w:rPr>
        <w:t>Configu</w:t>
      </w:r>
      <w:r>
        <w:rPr>
          <w:sz w:val="18"/>
        </w:rPr>
        <w:t>ra</w:t>
      </w:r>
      <w:proofErr w:type="spellEnd"/>
      <w:r>
        <w:rPr>
          <w:sz w:val="18"/>
        </w:rPr>
        <w:t xml:space="preserve"> development process as executed within agile principles.</w:t>
      </w:r>
    </w:p>
    <w:p w14:paraId="4CDA3177" w14:textId="77777777" w:rsidR="00C30A5F" w:rsidRDefault="00C30A5F">
      <w:pPr>
        <w:pStyle w:val="a3"/>
        <w:spacing w:before="133"/>
      </w:pPr>
    </w:p>
    <w:p w14:paraId="69A87300" w14:textId="77777777" w:rsidR="00C30A5F" w:rsidRDefault="003D2832">
      <w:pPr>
        <w:pStyle w:val="a5"/>
        <w:numPr>
          <w:ilvl w:val="1"/>
          <w:numId w:val="2"/>
        </w:numPr>
        <w:tabs>
          <w:tab w:val="left" w:pos="1230"/>
        </w:tabs>
        <w:spacing w:before="1" w:line="285" w:lineRule="auto"/>
        <w:ind w:right="93"/>
        <w:jc w:val="both"/>
        <w:rPr>
          <w:sz w:val="18"/>
        </w:rPr>
      </w:pPr>
      <w:r>
        <w:rPr>
          <w:sz w:val="18"/>
        </w:rPr>
        <w:t xml:space="preserve">Customer acknowledge that use of resources, assigned / appointed by the Customer, outside of </w:t>
      </w:r>
      <w:proofErr w:type="spellStart"/>
      <w:r>
        <w:rPr>
          <w:sz w:val="18"/>
        </w:rPr>
        <w:t>Configura’s</w:t>
      </w:r>
      <w:proofErr w:type="spellEnd"/>
      <w:r>
        <w:rPr>
          <w:sz w:val="18"/>
        </w:rPr>
        <w:t xml:space="preserve"> direct control. (E.g. Customer’s own staff or independently appointed contractors), in dev</w:t>
      </w:r>
      <w:r>
        <w:rPr>
          <w:sz w:val="18"/>
        </w:rPr>
        <w:t xml:space="preserve">elopment projects may impede </w:t>
      </w:r>
      <w:proofErr w:type="spellStart"/>
      <w:r>
        <w:rPr>
          <w:sz w:val="18"/>
        </w:rPr>
        <w:t>Configuras’s</w:t>
      </w:r>
      <w:proofErr w:type="spellEnd"/>
      <w:r>
        <w:rPr>
          <w:sz w:val="18"/>
        </w:rPr>
        <w:t xml:space="preserve"> ability to fulfill agreed commitments related to e.g. quality, performance and timely delivery of agreed deliverables. While </w:t>
      </w:r>
      <w:proofErr w:type="spellStart"/>
      <w:r>
        <w:rPr>
          <w:sz w:val="18"/>
        </w:rPr>
        <w:t>Configura</w:t>
      </w:r>
      <w:proofErr w:type="spellEnd"/>
      <w:r>
        <w:rPr>
          <w:sz w:val="18"/>
        </w:rPr>
        <w:t xml:space="preserve"> appreciates the importance of educating external resources and transferring com</w:t>
      </w:r>
      <w:r>
        <w:rPr>
          <w:sz w:val="18"/>
        </w:rPr>
        <w:t xml:space="preserve">petence. </w:t>
      </w:r>
      <w:proofErr w:type="spellStart"/>
      <w:r>
        <w:rPr>
          <w:sz w:val="18"/>
        </w:rPr>
        <w:t>Configura</w:t>
      </w:r>
      <w:proofErr w:type="spellEnd"/>
      <w:r>
        <w:rPr>
          <w:sz w:val="18"/>
        </w:rPr>
        <w:t xml:space="preserve"> cannot accept responsibility for such consequences.</w:t>
      </w:r>
    </w:p>
    <w:p w14:paraId="7E50BFDB" w14:textId="77777777" w:rsidR="00C30A5F" w:rsidRDefault="00C30A5F">
      <w:pPr>
        <w:pStyle w:val="a3"/>
        <w:spacing w:before="138"/>
      </w:pPr>
    </w:p>
    <w:p w14:paraId="7ADD343C" w14:textId="77777777" w:rsidR="00C30A5F" w:rsidRDefault="003D2832">
      <w:pPr>
        <w:pStyle w:val="a5"/>
        <w:numPr>
          <w:ilvl w:val="1"/>
          <w:numId w:val="2"/>
        </w:numPr>
        <w:tabs>
          <w:tab w:val="left" w:pos="1230"/>
        </w:tabs>
        <w:spacing w:line="285" w:lineRule="auto"/>
        <w:ind w:right="92"/>
        <w:jc w:val="both"/>
        <w:rPr>
          <w:sz w:val="18"/>
        </w:rPr>
      </w:pPr>
      <w:hyperlink w:anchor="_bookmark2" w:history="1">
        <w:r>
          <w:rPr>
            <w:sz w:val="18"/>
          </w:rPr>
          <w:t>Customer</w:t>
        </w:r>
      </w:hyperlink>
      <w:r>
        <w:rPr>
          <w:sz w:val="18"/>
        </w:rPr>
        <w:t xml:space="preserve"> expressly acknowledges and agrees that use of the </w:t>
      </w:r>
      <w:hyperlink w:anchor="_bookmark4" w:history="1">
        <w:r>
          <w:rPr>
            <w:sz w:val="18"/>
          </w:rPr>
          <w:t>Deliverables</w:t>
        </w:r>
      </w:hyperlink>
      <w:r>
        <w:rPr>
          <w:sz w:val="18"/>
        </w:rPr>
        <w:t xml:space="preserve"> or </w:t>
      </w:r>
      <w:hyperlink w:anchor="_bookmark2" w:history="1">
        <w:r>
          <w:rPr>
            <w:sz w:val="18"/>
          </w:rPr>
          <w:t>Customer</w:t>
        </w:r>
      </w:hyperlink>
      <w:r>
        <w:rPr>
          <w:spacing w:val="-7"/>
          <w:sz w:val="18"/>
        </w:rPr>
        <w:t xml:space="preserve"> </w:t>
      </w:r>
      <w:r>
        <w:rPr>
          <w:sz w:val="18"/>
        </w:rPr>
        <w:t>Extensions</w:t>
      </w:r>
      <w:r>
        <w:rPr>
          <w:spacing w:val="-7"/>
          <w:sz w:val="18"/>
        </w:rPr>
        <w:t xml:space="preserve"> </w:t>
      </w:r>
      <w:r>
        <w:rPr>
          <w:sz w:val="18"/>
        </w:rPr>
        <w:t>is</w:t>
      </w:r>
      <w:r>
        <w:rPr>
          <w:spacing w:val="-8"/>
          <w:sz w:val="18"/>
        </w:rPr>
        <w:t xml:space="preserve"> </w:t>
      </w:r>
      <w:r>
        <w:rPr>
          <w:sz w:val="18"/>
        </w:rPr>
        <w:t>at</w:t>
      </w:r>
      <w:r>
        <w:rPr>
          <w:spacing w:val="-9"/>
          <w:sz w:val="18"/>
        </w:rPr>
        <w:t xml:space="preserve"> </w:t>
      </w:r>
      <w:hyperlink w:anchor="_bookmark2" w:history="1">
        <w:r>
          <w:rPr>
            <w:sz w:val="18"/>
          </w:rPr>
          <w:t>Customer</w:t>
        </w:r>
      </w:hyperlink>
      <w:r>
        <w:rPr>
          <w:sz w:val="18"/>
        </w:rPr>
        <w:t>’s</w:t>
      </w:r>
      <w:r>
        <w:rPr>
          <w:spacing w:val="-9"/>
          <w:sz w:val="18"/>
        </w:rPr>
        <w:t xml:space="preserve"> </w:t>
      </w:r>
      <w:r>
        <w:rPr>
          <w:sz w:val="18"/>
        </w:rPr>
        <w:t>sole</w:t>
      </w:r>
      <w:r>
        <w:rPr>
          <w:spacing w:val="-8"/>
          <w:sz w:val="18"/>
        </w:rPr>
        <w:t xml:space="preserve"> </w:t>
      </w:r>
      <w:r>
        <w:rPr>
          <w:sz w:val="18"/>
        </w:rPr>
        <w:t>and</w:t>
      </w:r>
      <w:r>
        <w:rPr>
          <w:spacing w:val="-8"/>
          <w:sz w:val="18"/>
        </w:rPr>
        <w:t xml:space="preserve"> </w:t>
      </w:r>
      <w:r>
        <w:rPr>
          <w:sz w:val="18"/>
        </w:rPr>
        <w:t>entire</w:t>
      </w:r>
      <w:r>
        <w:rPr>
          <w:spacing w:val="-10"/>
          <w:sz w:val="18"/>
        </w:rPr>
        <w:t xml:space="preserve"> </w:t>
      </w:r>
      <w:r>
        <w:rPr>
          <w:sz w:val="18"/>
        </w:rPr>
        <w:t>risk</w:t>
      </w:r>
      <w:r>
        <w:rPr>
          <w:b/>
          <w:sz w:val="18"/>
        </w:rPr>
        <w:t>.</w:t>
      </w:r>
      <w:r>
        <w:rPr>
          <w:b/>
          <w:spacing w:val="-7"/>
          <w:sz w:val="18"/>
        </w:rPr>
        <w:t xml:space="preserve"> </w:t>
      </w:r>
      <w:hyperlink w:anchor="_bookmark2" w:history="1">
        <w:r>
          <w:rPr>
            <w:sz w:val="18"/>
          </w:rPr>
          <w:t>Customer</w:t>
        </w:r>
      </w:hyperlink>
      <w:r>
        <w:rPr>
          <w:spacing w:val="-7"/>
          <w:sz w:val="18"/>
        </w:rPr>
        <w:t xml:space="preserve"> </w:t>
      </w:r>
      <w:r>
        <w:rPr>
          <w:sz w:val="18"/>
        </w:rPr>
        <w:t>ASSUMES</w:t>
      </w:r>
      <w:r>
        <w:rPr>
          <w:spacing w:val="-6"/>
          <w:sz w:val="18"/>
        </w:rPr>
        <w:t xml:space="preserve"> </w:t>
      </w:r>
      <w:r>
        <w:rPr>
          <w:sz w:val="18"/>
        </w:rPr>
        <w:t>ALL RISK AS TO THE SELECTION, USE, PERFORMANCE AND QUALITY OF THE DELIVERABLES AND CUSTOMER EXTENSIONS AND AGREES NOT TO USE THE DELIVERABLES AND/OR CUSTOMER EXTENSIONS IN ANY SITUATION WHERE SIGNIFICANT</w:t>
      </w:r>
      <w:r>
        <w:rPr>
          <w:spacing w:val="-10"/>
          <w:sz w:val="18"/>
        </w:rPr>
        <w:t xml:space="preserve"> </w:t>
      </w:r>
      <w:r>
        <w:rPr>
          <w:sz w:val="18"/>
        </w:rPr>
        <w:t>DAMAGE</w:t>
      </w:r>
      <w:r>
        <w:rPr>
          <w:spacing w:val="-10"/>
          <w:sz w:val="18"/>
        </w:rPr>
        <w:t xml:space="preserve"> </w:t>
      </w:r>
      <w:r>
        <w:rPr>
          <w:sz w:val="18"/>
        </w:rPr>
        <w:t>OR</w:t>
      </w:r>
      <w:r>
        <w:rPr>
          <w:spacing w:val="-7"/>
          <w:sz w:val="18"/>
        </w:rPr>
        <w:t xml:space="preserve"> </w:t>
      </w:r>
      <w:r>
        <w:rPr>
          <w:sz w:val="18"/>
        </w:rPr>
        <w:t>INJURY</w:t>
      </w:r>
      <w:r>
        <w:rPr>
          <w:spacing w:val="-10"/>
          <w:sz w:val="18"/>
        </w:rPr>
        <w:t xml:space="preserve"> </w:t>
      </w:r>
      <w:r>
        <w:rPr>
          <w:sz w:val="18"/>
        </w:rPr>
        <w:t>TO</w:t>
      </w:r>
      <w:r>
        <w:rPr>
          <w:spacing w:val="-10"/>
          <w:sz w:val="18"/>
        </w:rPr>
        <w:t xml:space="preserve"> </w:t>
      </w:r>
      <w:r>
        <w:rPr>
          <w:sz w:val="18"/>
        </w:rPr>
        <w:t>PERSONS,</w:t>
      </w:r>
      <w:r>
        <w:rPr>
          <w:spacing w:val="-10"/>
          <w:sz w:val="18"/>
        </w:rPr>
        <w:t xml:space="preserve"> </w:t>
      </w:r>
      <w:r>
        <w:rPr>
          <w:sz w:val="18"/>
        </w:rPr>
        <w:t>PROPERTY,</w:t>
      </w:r>
      <w:r>
        <w:rPr>
          <w:spacing w:val="-8"/>
          <w:sz w:val="18"/>
        </w:rPr>
        <w:t xml:space="preserve"> </w:t>
      </w:r>
      <w:r>
        <w:rPr>
          <w:sz w:val="18"/>
        </w:rPr>
        <w:t>OR</w:t>
      </w:r>
      <w:r>
        <w:rPr>
          <w:spacing w:val="-7"/>
          <w:sz w:val="18"/>
        </w:rPr>
        <w:t xml:space="preserve"> </w:t>
      </w:r>
      <w:r>
        <w:rPr>
          <w:sz w:val="18"/>
        </w:rPr>
        <w:t>BUSINESS</w:t>
      </w:r>
      <w:r>
        <w:rPr>
          <w:spacing w:val="-8"/>
          <w:sz w:val="18"/>
        </w:rPr>
        <w:t xml:space="preserve"> </w:t>
      </w:r>
      <w:r>
        <w:rPr>
          <w:sz w:val="18"/>
        </w:rPr>
        <w:t>C</w:t>
      </w:r>
      <w:r>
        <w:rPr>
          <w:sz w:val="18"/>
        </w:rPr>
        <w:t>OULD OCCUR</w:t>
      </w:r>
      <w:r>
        <w:rPr>
          <w:spacing w:val="24"/>
          <w:sz w:val="18"/>
        </w:rPr>
        <w:t xml:space="preserve"> </w:t>
      </w:r>
      <w:r>
        <w:rPr>
          <w:sz w:val="18"/>
        </w:rPr>
        <w:t>FROM</w:t>
      </w:r>
      <w:r>
        <w:rPr>
          <w:spacing w:val="23"/>
          <w:sz w:val="18"/>
        </w:rPr>
        <w:t xml:space="preserve"> </w:t>
      </w:r>
      <w:r>
        <w:rPr>
          <w:sz w:val="18"/>
        </w:rPr>
        <w:t>A</w:t>
      </w:r>
      <w:r>
        <w:rPr>
          <w:spacing w:val="23"/>
          <w:sz w:val="18"/>
        </w:rPr>
        <w:t xml:space="preserve"> </w:t>
      </w:r>
      <w:r>
        <w:rPr>
          <w:sz w:val="18"/>
        </w:rPr>
        <w:t>DELIVERABLES</w:t>
      </w:r>
      <w:r>
        <w:rPr>
          <w:spacing w:val="26"/>
          <w:sz w:val="18"/>
        </w:rPr>
        <w:t xml:space="preserve"> </w:t>
      </w:r>
      <w:r>
        <w:rPr>
          <w:sz w:val="18"/>
        </w:rPr>
        <w:t>OR</w:t>
      </w:r>
      <w:r>
        <w:rPr>
          <w:spacing w:val="24"/>
          <w:sz w:val="18"/>
        </w:rPr>
        <w:t xml:space="preserve"> </w:t>
      </w:r>
      <w:r>
        <w:rPr>
          <w:sz w:val="18"/>
        </w:rPr>
        <w:t>CUSTOMER</w:t>
      </w:r>
      <w:r>
        <w:rPr>
          <w:spacing w:val="24"/>
          <w:sz w:val="18"/>
        </w:rPr>
        <w:t xml:space="preserve"> </w:t>
      </w:r>
      <w:r>
        <w:rPr>
          <w:sz w:val="18"/>
        </w:rPr>
        <w:t>EXTENSION</w:t>
      </w:r>
      <w:r>
        <w:rPr>
          <w:spacing w:val="22"/>
          <w:sz w:val="18"/>
        </w:rPr>
        <w:t xml:space="preserve"> </w:t>
      </w:r>
      <w:r>
        <w:rPr>
          <w:sz w:val="18"/>
        </w:rPr>
        <w:t>DEFECT</w:t>
      </w:r>
      <w:r>
        <w:rPr>
          <w:spacing w:val="21"/>
          <w:sz w:val="18"/>
        </w:rPr>
        <w:t xml:space="preserve"> </w:t>
      </w:r>
      <w:r>
        <w:rPr>
          <w:sz w:val="18"/>
        </w:rPr>
        <w:t>OR</w:t>
      </w:r>
      <w:r>
        <w:rPr>
          <w:spacing w:val="26"/>
          <w:sz w:val="18"/>
        </w:rPr>
        <w:t xml:space="preserve"> </w:t>
      </w:r>
      <w:r>
        <w:rPr>
          <w:sz w:val="18"/>
        </w:rPr>
        <w:t>ERROR.</w:t>
      </w:r>
    </w:p>
    <w:p w14:paraId="1329CF6C" w14:textId="77777777" w:rsidR="00C30A5F" w:rsidRDefault="003D2832">
      <w:pPr>
        <w:pStyle w:val="a3"/>
        <w:spacing w:before="2" w:line="285" w:lineRule="auto"/>
        <w:ind w:left="1230" w:right="96"/>
        <w:jc w:val="both"/>
      </w:pPr>
      <w:r>
        <w:t xml:space="preserve">The </w:t>
      </w:r>
      <w:hyperlink w:anchor="_bookmark4" w:history="1">
        <w:r>
          <w:t>Deliverables</w:t>
        </w:r>
      </w:hyperlink>
      <w:r>
        <w:t xml:space="preserve">, </w:t>
      </w:r>
      <w:hyperlink w:anchor="_bookmark2" w:history="1">
        <w:r>
          <w:t>Customer</w:t>
        </w:r>
      </w:hyperlink>
      <w:r>
        <w:t xml:space="preserve"> Extensions, and related documentation are otherwise provided "AS IS" and without warranty of any ki</w:t>
      </w:r>
      <w:r>
        <w:t>nd and CONFIGURA EXPRESSLY DISCLAIMS ALL WARRANTIES AND/OR CONDITIONS, EXPRESS OR IMPLIED, INCLUDING, BUT NOT LIMITED TO, THE IMPLIED WARRANTIES AND/OR CONDITIONS</w:t>
      </w:r>
      <w:r>
        <w:rPr>
          <w:spacing w:val="34"/>
        </w:rPr>
        <w:t xml:space="preserve"> </w:t>
      </w:r>
      <w:r>
        <w:t>OF</w:t>
      </w:r>
      <w:r>
        <w:rPr>
          <w:spacing w:val="37"/>
        </w:rPr>
        <w:t xml:space="preserve"> </w:t>
      </w:r>
      <w:r>
        <w:t>MERCHANTABILITY,</w:t>
      </w:r>
      <w:r>
        <w:rPr>
          <w:spacing w:val="36"/>
        </w:rPr>
        <w:t xml:space="preserve"> </w:t>
      </w:r>
      <w:r>
        <w:t>OF</w:t>
      </w:r>
      <w:r>
        <w:rPr>
          <w:spacing w:val="39"/>
        </w:rPr>
        <w:t xml:space="preserve"> </w:t>
      </w:r>
      <w:r>
        <w:t>SATISFACTORY</w:t>
      </w:r>
      <w:r>
        <w:rPr>
          <w:spacing w:val="37"/>
        </w:rPr>
        <w:t xml:space="preserve"> </w:t>
      </w:r>
      <w:r>
        <w:t>QUALITY,</w:t>
      </w:r>
      <w:r>
        <w:rPr>
          <w:spacing w:val="38"/>
        </w:rPr>
        <w:t xml:space="preserve"> </w:t>
      </w:r>
      <w:r>
        <w:t>OF</w:t>
      </w:r>
      <w:r>
        <w:rPr>
          <w:spacing w:val="38"/>
        </w:rPr>
        <w:t xml:space="preserve"> </w:t>
      </w:r>
      <w:r>
        <w:rPr>
          <w:spacing w:val="-2"/>
        </w:rPr>
        <w:t>FITNESS</w:t>
      </w:r>
    </w:p>
    <w:p w14:paraId="46070BD2" w14:textId="77777777" w:rsidR="00C30A5F" w:rsidRDefault="00C30A5F">
      <w:pPr>
        <w:pStyle w:val="a3"/>
        <w:spacing w:line="285" w:lineRule="auto"/>
        <w:jc w:val="both"/>
        <w:sectPr w:rsidR="00C30A5F">
          <w:pgSz w:w="12250" w:h="15850"/>
          <w:pgMar w:top="1340" w:right="1700" w:bottom="880" w:left="1700" w:header="719" w:footer="687" w:gutter="0"/>
          <w:cols w:space="720"/>
        </w:sectPr>
      </w:pPr>
    </w:p>
    <w:p w14:paraId="175D49DD" w14:textId="77777777" w:rsidR="00C30A5F" w:rsidRDefault="00FD5CBB">
      <w:pPr>
        <w:pStyle w:val="a3"/>
        <w:spacing w:before="119" w:line="285" w:lineRule="auto"/>
        <w:ind w:left="1230" w:right="93"/>
        <w:jc w:val="both"/>
      </w:pPr>
      <w:r>
        <w:rPr>
          <w:noProof/>
        </w:rPr>
        <w:lastRenderedPageBreak/>
        <w:drawing>
          <wp:anchor distT="0" distB="0" distL="0" distR="0" simplePos="0" relativeHeight="487362560" behindDoc="1" locked="0" layoutInCell="1" allowOverlap="1" wp14:anchorId="78BCBA52" wp14:editId="7B44E08F">
            <wp:simplePos x="0" y="0"/>
            <wp:positionH relativeFrom="page">
              <wp:posOffset>1309709</wp:posOffset>
            </wp:positionH>
            <wp:positionV relativeFrom="paragraph">
              <wp:posOffset>1136650</wp:posOffset>
            </wp:positionV>
            <wp:extent cx="5153190" cy="5184012"/>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7" cstate="print"/>
                    <a:stretch>
                      <a:fillRect/>
                    </a:stretch>
                  </pic:blipFill>
                  <pic:spPr>
                    <a:xfrm>
                      <a:off x="0" y="0"/>
                      <a:ext cx="5153190" cy="5184012"/>
                    </a:xfrm>
                    <a:prstGeom prst="rect">
                      <a:avLst/>
                    </a:prstGeom>
                  </pic:spPr>
                </pic:pic>
              </a:graphicData>
            </a:graphic>
          </wp:anchor>
        </w:drawing>
      </w:r>
      <w:r w:rsidR="003D2832">
        <w:t>FOR</w:t>
      </w:r>
      <w:r w:rsidR="003D2832">
        <w:rPr>
          <w:spacing w:val="-5"/>
        </w:rPr>
        <w:t xml:space="preserve"> </w:t>
      </w:r>
      <w:r w:rsidR="003D2832">
        <w:t>A</w:t>
      </w:r>
      <w:r w:rsidR="003D2832">
        <w:rPr>
          <w:spacing w:val="-3"/>
        </w:rPr>
        <w:t xml:space="preserve"> </w:t>
      </w:r>
      <w:r w:rsidR="003D2832">
        <w:t>PARTICULAR</w:t>
      </w:r>
      <w:r w:rsidR="003D2832">
        <w:rPr>
          <w:spacing w:val="-5"/>
        </w:rPr>
        <w:t xml:space="preserve"> </w:t>
      </w:r>
      <w:r w:rsidR="003D2832">
        <w:t>PU</w:t>
      </w:r>
      <w:r w:rsidR="003D2832">
        <w:t>RPOSE,</w:t>
      </w:r>
      <w:r w:rsidR="003D2832">
        <w:rPr>
          <w:spacing w:val="-3"/>
        </w:rPr>
        <w:t xml:space="preserve"> </w:t>
      </w:r>
      <w:r w:rsidR="003D2832">
        <w:t>OF</w:t>
      </w:r>
      <w:r w:rsidR="003D2832">
        <w:rPr>
          <w:spacing w:val="-5"/>
        </w:rPr>
        <w:t xml:space="preserve"> </w:t>
      </w:r>
      <w:r w:rsidR="003D2832">
        <w:t>ACCURACY,</w:t>
      </w:r>
      <w:r w:rsidR="003D2832">
        <w:rPr>
          <w:spacing w:val="-3"/>
        </w:rPr>
        <w:t xml:space="preserve"> </w:t>
      </w:r>
      <w:r w:rsidR="003D2832">
        <w:t>OF</w:t>
      </w:r>
      <w:r w:rsidR="003D2832">
        <w:rPr>
          <w:spacing w:val="-2"/>
        </w:rPr>
        <w:t xml:space="preserve"> </w:t>
      </w:r>
      <w:r w:rsidR="003D2832">
        <w:t>QUIET</w:t>
      </w:r>
      <w:r w:rsidR="003D2832">
        <w:rPr>
          <w:spacing w:val="-3"/>
        </w:rPr>
        <w:t xml:space="preserve"> </w:t>
      </w:r>
      <w:r w:rsidR="003D2832">
        <w:t>ENJOYMENT.</w:t>
      </w:r>
      <w:r w:rsidR="003D2832">
        <w:rPr>
          <w:spacing w:val="-3"/>
        </w:rPr>
        <w:t xml:space="preserve"> </w:t>
      </w:r>
      <w:r w:rsidR="003D2832">
        <w:t xml:space="preserve">CONFIGURA DOES NOT WARRANT INTERFERENCE WITH CUSTOMER ENJOYMENT OF THE DELIVERABLES OR CUSTOMER EXTENSIONS, THAT THE FUNCTIONS CONTAINED IN THE DELIVERABLES OR CUSTOMER EXTENSIONS WILL MEETCUSTOMER’S REQUIREMENTS, THAT THE OPERATION OF THE DELIVERABLES OR </w:t>
      </w:r>
      <w:r w:rsidR="003D2832">
        <w:t>CUSTOMER EXTENSIONS WILL BE UNINTERRUPTED OR ERROR-FREE, OR THAT DEFECTS OR ERRORS</w:t>
      </w:r>
      <w:r w:rsidR="003D2832">
        <w:rPr>
          <w:spacing w:val="-18"/>
        </w:rPr>
        <w:t xml:space="preserve"> </w:t>
      </w:r>
      <w:r w:rsidR="003D2832">
        <w:t>IN</w:t>
      </w:r>
      <w:r w:rsidR="003D2832">
        <w:rPr>
          <w:spacing w:val="-16"/>
        </w:rPr>
        <w:t xml:space="preserve"> </w:t>
      </w:r>
      <w:r w:rsidR="003D2832">
        <w:t>THE</w:t>
      </w:r>
      <w:r w:rsidR="003D2832">
        <w:rPr>
          <w:spacing w:val="-15"/>
        </w:rPr>
        <w:t xml:space="preserve"> </w:t>
      </w:r>
      <w:r w:rsidR="003D2832">
        <w:t>DELIVERABLES</w:t>
      </w:r>
      <w:r w:rsidR="003D2832">
        <w:rPr>
          <w:spacing w:val="-15"/>
        </w:rPr>
        <w:t xml:space="preserve"> </w:t>
      </w:r>
      <w:r w:rsidR="003D2832">
        <w:t>OR</w:t>
      </w:r>
      <w:r w:rsidR="003D2832">
        <w:rPr>
          <w:spacing w:val="-14"/>
        </w:rPr>
        <w:t xml:space="preserve"> </w:t>
      </w:r>
      <w:r w:rsidR="003D2832">
        <w:t>CUSTOMER</w:t>
      </w:r>
      <w:r w:rsidR="003D2832">
        <w:rPr>
          <w:spacing w:val="-16"/>
        </w:rPr>
        <w:t xml:space="preserve"> </w:t>
      </w:r>
      <w:r w:rsidR="003D2832">
        <w:t>EXTENSIONS</w:t>
      </w:r>
      <w:r w:rsidR="003D2832">
        <w:rPr>
          <w:spacing w:val="-15"/>
        </w:rPr>
        <w:t xml:space="preserve"> </w:t>
      </w:r>
      <w:r w:rsidR="003D2832">
        <w:t>WILL</w:t>
      </w:r>
      <w:r w:rsidR="003D2832">
        <w:rPr>
          <w:spacing w:val="-15"/>
        </w:rPr>
        <w:t xml:space="preserve"> </w:t>
      </w:r>
      <w:r w:rsidR="003D2832">
        <w:t>BE</w:t>
      </w:r>
      <w:r w:rsidR="003D2832">
        <w:rPr>
          <w:spacing w:val="-15"/>
        </w:rPr>
        <w:t xml:space="preserve"> </w:t>
      </w:r>
      <w:r w:rsidR="003D2832">
        <w:rPr>
          <w:spacing w:val="-2"/>
        </w:rPr>
        <w:t>CORRECTED.</w:t>
      </w:r>
    </w:p>
    <w:p w14:paraId="70E75D34" w14:textId="77777777" w:rsidR="00C30A5F" w:rsidDel="00FD5CBB" w:rsidRDefault="003D2832">
      <w:pPr>
        <w:pStyle w:val="a3"/>
        <w:spacing w:line="285" w:lineRule="auto"/>
        <w:ind w:left="1230" w:right="91"/>
        <w:jc w:val="both"/>
        <w:rPr>
          <w:del w:id="88" w:author="김현주 (Hyunjoo Kim)" w:date="2025-11-05T10:14:00Z"/>
        </w:rPr>
      </w:pPr>
      <w:del w:id="89" w:author="김현주 (Hyunjoo Kim)" w:date="2025-11-05T10:14:00Z">
        <w:r w:rsidDel="00FD5CBB">
          <w:delText xml:space="preserve">The entire risk as to the results and performance of the </w:delText>
        </w:r>
        <w:r w:rsidDel="00FD5CBB">
          <w:fldChar w:fldCharType="begin"/>
        </w:r>
        <w:r w:rsidDel="00FD5CBB">
          <w:delInstrText xml:space="preserve"> HYPERLINK \l "_bookmark4" </w:delInstrText>
        </w:r>
        <w:r w:rsidDel="00FD5CBB">
          <w:fldChar w:fldCharType="separate"/>
        </w:r>
        <w:r w:rsidDel="00FD5CBB">
          <w:delText>Deliverables</w:delText>
        </w:r>
        <w:r w:rsidDel="00FD5CBB">
          <w:fldChar w:fldCharType="end"/>
        </w:r>
        <w:r w:rsidDel="00FD5CBB">
          <w:delText xml:space="preserve"> or </w:delText>
        </w:r>
        <w:r w:rsidDel="00FD5CBB">
          <w:fldChar w:fldCharType="begin"/>
        </w:r>
        <w:r w:rsidDel="00FD5CBB">
          <w:delInstrText xml:space="preserve"> HYPERLINK \l "_bookmark2" </w:delInstrText>
        </w:r>
        <w:r w:rsidDel="00FD5CBB">
          <w:fldChar w:fldCharType="separate"/>
        </w:r>
        <w:r w:rsidDel="00FD5CBB">
          <w:delText>Customer</w:delText>
        </w:r>
        <w:r w:rsidDel="00FD5CBB">
          <w:fldChar w:fldCharType="end"/>
        </w:r>
        <w:r w:rsidDel="00FD5CBB">
          <w:delText xml:space="preserve"> Extensions is assumed by </w:delText>
        </w:r>
        <w:r w:rsidDel="00FD5CBB">
          <w:fldChar w:fldCharType="begin"/>
        </w:r>
        <w:r w:rsidDel="00FD5CBB">
          <w:delInstrText xml:space="preserve"> HYPERLINK \l "_bookmark2" </w:delInstrText>
        </w:r>
        <w:r w:rsidDel="00FD5CBB">
          <w:fldChar w:fldCharType="separate"/>
        </w:r>
        <w:r w:rsidDel="00FD5CBB">
          <w:delText>Customer</w:delText>
        </w:r>
        <w:r w:rsidDel="00FD5CBB">
          <w:fldChar w:fldCharType="end"/>
        </w:r>
        <w:r w:rsidDel="00FD5CBB">
          <w:delText xml:space="preserve">. FURTHERMORE, CONFIGURA DOES NOT WARRANT OR MAKE ANY REPRESENTATIONS REGARDING THE USE OR THE RESULTS OF THE DELIVERABLES, CUSTOMER EXTENSIONS, OR RELATED </w:delText>
        </w:r>
        <w:r w:rsidDel="00FD5CBB">
          <w:delText>DOCUMENTATION IN TERMS OF THEIR CORRECTNESS, ACCURACY, RELIABILITY, CURRENTNESS,</w:delText>
        </w:r>
        <w:r w:rsidDel="00FD5CBB">
          <w:rPr>
            <w:spacing w:val="-15"/>
          </w:rPr>
          <w:delText xml:space="preserve"> </w:delText>
        </w:r>
        <w:r w:rsidDel="00FD5CBB">
          <w:delText>OR</w:delText>
        </w:r>
        <w:r w:rsidDel="00FD5CBB">
          <w:rPr>
            <w:spacing w:val="-15"/>
          </w:rPr>
          <w:delText xml:space="preserve"> </w:delText>
        </w:r>
        <w:r w:rsidDel="00FD5CBB">
          <w:delText>OTHERWISE.</w:delText>
        </w:r>
        <w:r w:rsidDel="00FD5CBB">
          <w:rPr>
            <w:spacing w:val="-13"/>
          </w:rPr>
          <w:delText xml:space="preserve"> </w:delText>
        </w:r>
        <w:r w:rsidDel="00FD5CBB">
          <w:delText>NO</w:delText>
        </w:r>
        <w:r w:rsidDel="00FD5CBB">
          <w:rPr>
            <w:spacing w:val="-15"/>
          </w:rPr>
          <w:delText xml:space="preserve"> </w:delText>
        </w:r>
        <w:r w:rsidDel="00FD5CBB">
          <w:delText>ORAL</w:delText>
        </w:r>
        <w:r w:rsidDel="00FD5CBB">
          <w:rPr>
            <w:spacing w:val="-14"/>
          </w:rPr>
          <w:delText xml:space="preserve"> </w:delText>
        </w:r>
        <w:r w:rsidDel="00FD5CBB">
          <w:delText>OR</w:delText>
        </w:r>
        <w:r w:rsidDel="00FD5CBB">
          <w:rPr>
            <w:spacing w:val="-13"/>
          </w:rPr>
          <w:delText xml:space="preserve"> </w:delText>
        </w:r>
        <w:r w:rsidDel="00FD5CBB">
          <w:delText>WRITTEN</w:delText>
        </w:r>
        <w:r w:rsidDel="00FD5CBB">
          <w:rPr>
            <w:spacing w:val="-15"/>
          </w:rPr>
          <w:delText xml:space="preserve"> </w:delText>
        </w:r>
        <w:r w:rsidDel="00FD5CBB">
          <w:delText>INFORMATION</w:delText>
        </w:r>
        <w:r w:rsidDel="00FD5CBB">
          <w:rPr>
            <w:spacing w:val="-15"/>
          </w:rPr>
          <w:delText xml:space="preserve"> </w:delText>
        </w:r>
        <w:r w:rsidDel="00FD5CBB">
          <w:delText>OR</w:delText>
        </w:r>
        <w:r w:rsidDel="00FD5CBB">
          <w:rPr>
            <w:spacing w:val="-12"/>
          </w:rPr>
          <w:delText xml:space="preserve"> </w:delText>
        </w:r>
        <w:r w:rsidDel="00FD5CBB">
          <w:delText>ADVICE GIVEN BY CONFIGURA OR CONFIGURA’S AUTHORIZED REPRESENTATIVE SHALL CREATE</w:delText>
        </w:r>
        <w:r w:rsidDel="00FD5CBB">
          <w:rPr>
            <w:spacing w:val="-9"/>
          </w:rPr>
          <w:delText xml:space="preserve"> </w:delText>
        </w:r>
        <w:r w:rsidDel="00FD5CBB">
          <w:delText>A</w:delText>
        </w:r>
        <w:r w:rsidDel="00FD5CBB">
          <w:rPr>
            <w:spacing w:val="-7"/>
          </w:rPr>
          <w:delText xml:space="preserve"> </w:delText>
        </w:r>
        <w:r w:rsidDel="00FD5CBB">
          <w:delText>WARRANTY</w:delText>
        </w:r>
        <w:r w:rsidDel="00FD5CBB">
          <w:rPr>
            <w:spacing w:val="-9"/>
          </w:rPr>
          <w:delText xml:space="preserve"> </w:delText>
        </w:r>
        <w:r w:rsidDel="00FD5CBB">
          <w:delText>OR</w:delText>
        </w:r>
        <w:r w:rsidDel="00FD5CBB">
          <w:rPr>
            <w:spacing w:val="-6"/>
          </w:rPr>
          <w:delText xml:space="preserve"> </w:delText>
        </w:r>
        <w:r w:rsidDel="00FD5CBB">
          <w:delText>IN</w:delText>
        </w:r>
        <w:r w:rsidDel="00FD5CBB">
          <w:rPr>
            <w:spacing w:val="-8"/>
          </w:rPr>
          <w:delText xml:space="preserve"> </w:delText>
        </w:r>
        <w:r w:rsidDel="00FD5CBB">
          <w:delText>ANY</w:delText>
        </w:r>
        <w:r w:rsidDel="00FD5CBB">
          <w:rPr>
            <w:spacing w:val="-9"/>
          </w:rPr>
          <w:delText xml:space="preserve"> </w:delText>
        </w:r>
        <w:r w:rsidDel="00FD5CBB">
          <w:delText>WAY</w:delText>
        </w:r>
        <w:r w:rsidDel="00FD5CBB">
          <w:rPr>
            <w:spacing w:val="-9"/>
          </w:rPr>
          <w:delText xml:space="preserve"> </w:delText>
        </w:r>
        <w:r w:rsidDel="00FD5CBB">
          <w:delText>INCREASE</w:delText>
        </w:r>
        <w:r w:rsidDel="00FD5CBB">
          <w:rPr>
            <w:spacing w:val="-7"/>
          </w:rPr>
          <w:delText xml:space="preserve"> </w:delText>
        </w:r>
        <w:r w:rsidDel="00FD5CBB">
          <w:delText>THE</w:delText>
        </w:r>
        <w:r w:rsidDel="00FD5CBB">
          <w:rPr>
            <w:spacing w:val="-7"/>
          </w:rPr>
          <w:delText xml:space="preserve"> </w:delText>
        </w:r>
        <w:r w:rsidDel="00FD5CBB">
          <w:delText>SCOPE</w:delText>
        </w:r>
        <w:r w:rsidDel="00FD5CBB">
          <w:rPr>
            <w:spacing w:val="-9"/>
          </w:rPr>
          <w:delText xml:space="preserve"> </w:delText>
        </w:r>
        <w:r w:rsidDel="00FD5CBB">
          <w:delText>OF</w:delText>
        </w:r>
        <w:r w:rsidDel="00FD5CBB">
          <w:rPr>
            <w:spacing w:val="-8"/>
          </w:rPr>
          <w:delText xml:space="preserve"> </w:delText>
        </w:r>
        <w:r w:rsidDel="00FD5CBB">
          <w:delText>THIS</w:delText>
        </w:r>
        <w:r w:rsidDel="00FD5CBB">
          <w:rPr>
            <w:spacing w:val="-9"/>
          </w:rPr>
          <w:delText xml:space="preserve"> </w:delText>
        </w:r>
        <w:r w:rsidDel="00FD5CBB">
          <w:delText>WARRANTY. SHOULD THE DELIVERABLES OR CUSTOMER EXTENSIONS PROVE DEFECTIVE, CUSTOMER (AND NOT CONFIGURA OR CONFIGURA'S AUTHORIZED REPRESENTATIVE) ASSUMES THE ENTIRE COST OF ALL NECESSARY SERVICING, REPAIR, OR CORRECTION.</w:delText>
        </w:r>
      </w:del>
    </w:p>
    <w:p w14:paraId="76EF7D63" w14:textId="77777777" w:rsidR="00FD5CBB" w:rsidRPr="00FD5CBB" w:rsidRDefault="00FD5CBB" w:rsidP="00FD5CBB">
      <w:pPr>
        <w:pStyle w:val="aa"/>
        <w:rPr>
          <w:ins w:id="90" w:author="김현주 (Hyunjoo Kim)" w:date="2025-11-05T10:14:00Z"/>
          <w:rFonts w:ascii="Verdana" w:eastAsia="Verdana" w:hAnsi="Verdana" w:cs="Verdana"/>
          <w:sz w:val="18"/>
          <w:szCs w:val="22"/>
          <w:lang w:eastAsia="en-US"/>
          <w:rPrChange w:id="91" w:author="김현주 (Hyunjoo Kim)" w:date="2025-11-05T10:14:00Z">
            <w:rPr>
              <w:ins w:id="92" w:author="김현주 (Hyunjoo Kim)" w:date="2025-11-05T10:14:00Z"/>
            </w:rPr>
          </w:rPrChange>
        </w:rPr>
      </w:pPr>
      <w:ins w:id="93" w:author="김현주 (Hyunjoo Kim)" w:date="2025-11-05T10:14:00Z">
        <w:r w:rsidRPr="00FD5CBB">
          <w:rPr>
            <w:rFonts w:ascii="Verdana" w:eastAsia="Verdana" w:hAnsi="Verdana" w:cs="Verdana"/>
            <w:sz w:val="18"/>
            <w:szCs w:val="22"/>
            <w:lang w:eastAsia="en-US"/>
            <w:rPrChange w:id="94" w:author="김현주 (Hyunjoo Kim)" w:date="2025-11-05T10:14:00Z">
              <w:rPr/>
            </w:rPrChange>
          </w:rPr>
          <w:t xml:space="preserve">Notwithstanding the foregoing, </w:t>
        </w:r>
        <w:proofErr w:type="spellStart"/>
        <w:r w:rsidRPr="00FD5CBB">
          <w:rPr>
            <w:rFonts w:ascii="Verdana" w:eastAsia="Verdana" w:hAnsi="Verdana" w:cs="Verdana"/>
            <w:sz w:val="18"/>
            <w:szCs w:val="22"/>
            <w:lang w:eastAsia="en-US"/>
            <w:rPrChange w:id="95" w:author="김현주 (Hyunjoo Kim)" w:date="2025-11-05T10:14:00Z">
              <w:rPr/>
            </w:rPrChange>
          </w:rPr>
          <w:t>Configura</w:t>
        </w:r>
        <w:proofErr w:type="spellEnd"/>
        <w:r w:rsidRPr="00FD5CBB">
          <w:rPr>
            <w:rFonts w:ascii="Verdana" w:eastAsia="Verdana" w:hAnsi="Verdana" w:cs="Verdana"/>
            <w:sz w:val="18"/>
            <w:szCs w:val="22"/>
            <w:lang w:eastAsia="en-US"/>
            <w:rPrChange w:id="96" w:author="김현주 (Hyunjoo Kim)" w:date="2025-11-05T10:14:00Z">
              <w:rPr/>
            </w:rPrChange>
          </w:rPr>
          <w:t xml:space="preserve"> represents and warrants that all Deliverables and any materials, components, or content included therein (excluding materials, data, or information provided by the Customer) do not infringe or violate any intellectual property rights, including but not limited to copyrights, trademarks, patents, design rights, trade secrets, or any other proprietary rights of any third party.</w:t>
        </w:r>
      </w:ins>
    </w:p>
    <w:p w14:paraId="5CAA3593" w14:textId="77777777" w:rsidR="00FD5CBB" w:rsidRPr="00FD5CBB" w:rsidRDefault="00FD5CBB" w:rsidP="00FD5CBB">
      <w:pPr>
        <w:pStyle w:val="aa"/>
        <w:rPr>
          <w:ins w:id="97" w:author="김현주 (Hyunjoo Kim)" w:date="2025-11-05T10:14:00Z"/>
          <w:rFonts w:ascii="Verdana" w:eastAsia="Verdana" w:hAnsi="Verdana" w:cs="Verdana"/>
          <w:sz w:val="18"/>
          <w:szCs w:val="22"/>
          <w:lang w:eastAsia="en-US"/>
          <w:rPrChange w:id="98" w:author="김현주 (Hyunjoo Kim)" w:date="2025-11-05T10:14:00Z">
            <w:rPr>
              <w:ins w:id="99" w:author="김현주 (Hyunjoo Kim)" w:date="2025-11-05T10:14:00Z"/>
            </w:rPr>
          </w:rPrChange>
        </w:rPr>
      </w:pPr>
      <w:ins w:id="100" w:author="김현주 (Hyunjoo Kim)" w:date="2025-11-05T10:14:00Z">
        <w:r w:rsidRPr="00FD5CBB">
          <w:rPr>
            <w:rFonts w:ascii="Verdana" w:eastAsia="Verdana" w:hAnsi="Verdana" w:cs="Verdana"/>
            <w:sz w:val="18"/>
            <w:szCs w:val="22"/>
            <w:lang w:eastAsia="en-US"/>
            <w:rPrChange w:id="101" w:author="김현주 (Hyunjoo Kim)" w:date="2025-11-05T10:14:00Z">
              <w:rPr/>
            </w:rPrChange>
          </w:rPr>
          <w:t xml:space="preserve">In the event that any claim, demand, or action alleging infringement or misappropriation of any third-party intellectual property right is brought against the Customer as a result of the use, reproduction, distribution, or modification of any Deliverable or part thereof supplied by </w:t>
        </w:r>
        <w:proofErr w:type="spellStart"/>
        <w:r w:rsidRPr="00FD5CBB">
          <w:rPr>
            <w:rFonts w:ascii="Verdana" w:eastAsia="Verdana" w:hAnsi="Verdana" w:cs="Verdana"/>
            <w:sz w:val="18"/>
            <w:szCs w:val="22"/>
            <w:lang w:eastAsia="en-US"/>
            <w:rPrChange w:id="102" w:author="김현주 (Hyunjoo Kim)" w:date="2025-11-05T10:14:00Z">
              <w:rPr/>
            </w:rPrChange>
          </w:rPr>
          <w:t>Configura</w:t>
        </w:r>
        <w:proofErr w:type="spellEnd"/>
        <w:r w:rsidRPr="00FD5CBB">
          <w:rPr>
            <w:rFonts w:ascii="Verdana" w:eastAsia="Verdana" w:hAnsi="Verdana" w:cs="Verdana"/>
            <w:sz w:val="18"/>
            <w:szCs w:val="22"/>
            <w:lang w:eastAsia="en-US"/>
            <w:rPrChange w:id="103" w:author="김현주 (Hyunjoo Kim)" w:date="2025-11-05T10:14:00Z">
              <w:rPr/>
            </w:rPrChange>
          </w:rPr>
          <w:t xml:space="preserve">, </w:t>
        </w:r>
        <w:proofErr w:type="spellStart"/>
        <w:r w:rsidRPr="00FD5CBB">
          <w:rPr>
            <w:rFonts w:ascii="Verdana" w:eastAsia="Verdana" w:hAnsi="Verdana" w:cs="Verdana"/>
            <w:sz w:val="18"/>
            <w:szCs w:val="22"/>
            <w:lang w:eastAsia="en-US"/>
            <w:rPrChange w:id="104" w:author="김현주 (Hyunjoo Kim)" w:date="2025-11-05T10:14:00Z">
              <w:rPr/>
            </w:rPrChange>
          </w:rPr>
          <w:t>Configura</w:t>
        </w:r>
        <w:proofErr w:type="spellEnd"/>
        <w:r w:rsidRPr="00FD5CBB">
          <w:rPr>
            <w:rFonts w:ascii="Verdana" w:eastAsia="Verdana" w:hAnsi="Verdana" w:cs="Verdana"/>
            <w:sz w:val="18"/>
            <w:szCs w:val="22"/>
            <w:lang w:eastAsia="en-US"/>
            <w:rPrChange w:id="105" w:author="김현주 (Hyunjoo Kim)" w:date="2025-11-05T10:14:00Z">
              <w:rPr/>
            </w:rPrChange>
          </w:rPr>
          <w:t xml:space="preserve"> shall, at its own expense, (</w:t>
        </w:r>
        <w:proofErr w:type="spellStart"/>
        <w:r w:rsidRPr="00FD5CBB">
          <w:rPr>
            <w:rFonts w:ascii="Verdana" w:eastAsia="Verdana" w:hAnsi="Verdana" w:cs="Verdana"/>
            <w:sz w:val="18"/>
            <w:szCs w:val="22"/>
            <w:lang w:eastAsia="en-US"/>
            <w:rPrChange w:id="106" w:author="김현주 (Hyunjoo Kim)" w:date="2025-11-05T10:14:00Z">
              <w:rPr/>
            </w:rPrChange>
          </w:rPr>
          <w:t>i</w:t>
        </w:r>
        <w:proofErr w:type="spellEnd"/>
        <w:r w:rsidRPr="00FD5CBB">
          <w:rPr>
            <w:rFonts w:ascii="Verdana" w:eastAsia="Verdana" w:hAnsi="Verdana" w:cs="Verdana"/>
            <w:sz w:val="18"/>
            <w:szCs w:val="22"/>
            <w:lang w:eastAsia="en-US"/>
            <w:rPrChange w:id="107" w:author="김현주 (Hyunjoo Kim)" w:date="2025-11-05T10:14:00Z">
              <w:rPr/>
            </w:rPrChange>
          </w:rPr>
          <w:t>) defend or settle such claim, and (ii) indemnify, hold harmless, and fully compensate the Customer for all damages, losses, liabilities, costs, and expenses (including reasonable attorney’s fees) incurred by the Customer arising therefrom.</w:t>
        </w:r>
      </w:ins>
    </w:p>
    <w:p w14:paraId="08D636ED" w14:textId="77777777" w:rsidR="00FD5CBB" w:rsidRPr="00FD5CBB" w:rsidRDefault="00FD5CBB" w:rsidP="00FD5CBB">
      <w:pPr>
        <w:pStyle w:val="aa"/>
        <w:rPr>
          <w:ins w:id="108" w:author="김현주 (Hyunjoo Kim)" w:date="2025-11-05T10:14:00Z"/>
          <w:rFonts w:ascii="Verdana" w:eastAsia="Verdana" w:hAnsi="Verdana" w:cs="Verdana"/>
          <w:sz w:val="18"/>
          <w:szCs w:val="22"/>
          <w:lang w:eastAsia="en-US"/>
          <w:rPrChange w:id="109" w:author="김현주 (Hyunjoo Kim)" w:date="2025-11-05T10:14:00Z">
            <w:rPr>
              <w:ins w:id="110" w:author="김현주 (Hyunjoo Kim)" w:date="2025-11-05T10:14:00Z"/>
            </w:rPr>
          </w:rPrChange>
        </w:rPr>
      </w:pPr>
      <w:ins w:id="111" w:author="김현주 (Hyunjoo Kim)" w:date="2025-11-05T10:14:00Z">
        <w:r w:rsidRPr="00FD5CBB">
          <w:rPr>
            <w:rFonts w:ascii="Verdana" w:eastAsia="Verdana" w:hAnsi="Verdana" w:cs="Verdana"/>
            <w:sz w:val="18"/>
            <w:szCs w:val="22"/>
            <w:lang w:eastAsia="en-US"/>
            <w:rPrChange w:id="112" w:author="김현주 (Hyunjoo Kim)" w:date="2025-11-05T10:14:00Z">
              <w:rPr/>
            </w:rPrChange>
          </w:rPr>
          <w:t xml:space="preserve">If any Deliverable is adjudged or believed by </w:t>
        </w:r>
        <w:proofErr w:type="spellStart"/>
        <w:r w:rsidRPr="00FD5CBB">
          <w:rPr>
            <w:rFonts w:ascii="Verdana" w:eastAsia="Verdana" w:hAnsi="Verdana" w:cs="Verdana"/>
            <w:sz w:val="18"/>
            <w:szCs w:val="22"/>
            <w:lang w:eastAsia="en-US"/>
            <w:rPrChange w:id="113" w:author="김현주 (Hyunjoo Kim)" w:date="2025-11-05T10:14:00Z">
              <w:rPr/>
            </w:rPrChange>
          </w:rPr>
          <w:t>Configura</w:t>
        </w:r>
        <w:proofErr w:type="spellEnd"/>
        <w:r w:rsidRPr="00FD5CBB">
          <w:rPr>
            <w:rFonts w:ascii="Verdana" w:eastAsia="Verdana" w:hAnsi="Verdana" w:cs="Verdana"/>
            <w:sz w:val="18"/>
            <w:szCs w:val="22"/>
            <w:lang w:eastAsia="en-US"/>
            <w:rPrChange w:id="114" w:author="김현주 (Hyunjoo Kim)" w:date="2025-11-05T10:14:00Z">
              <w:rPr/>
            </w:rPrChange>
          </w:rPr>
          <w:t xml:space="preserve"> to infringe any third-party right, </w:t>
        </w:r>
        <w:proofErr w:type="spellStart"/>
        <w:r w:rsidRPr="00FD5CBB">
          <w:rPr>
            <w:rFonts w:ascii="Verdana" w:eastAsia="Verdana" w:hAnsi="Verdana" w:cs="Verdana"/>
            <w:sz w:val="18"/>
            <w:szCs w:val="22"/>
            <w:lang w:eastAsia="en-US"/>
            <w:rPrChange w:id="115" w:author="김현주 (Hyunjoo Kim)" w:date="2025-11-05T10:14:00Z">
              <w:rPr/>
            </w:rPrChange>
          </w:rPr>
          <w:t>Configura</w:t>
        </w:r>
        <w:proofErr w:type="spellEnd"/>
        <w:r w:rsidRPr="00FD5CBB">
          <w:rPr>
            <w:rFonts w:ascii="Verdana" w:eastAsia="Verdana" w:hAnsi="Verdana" w:cs="Verdana"/>
            <w:sz w:val="18"/>
            <w:szCs w:val="22"/>
            <w:lang w:eastAsia="en-US"/>
            <w:rPrChange w:id="116" w:author="김현주 (Hyunjoo Kim)" w:date="2025-11-05T10:14:00Z">
              <w:rPr/>
            </w:rPrChange>
          </w:rPr>
          <w:t xml:space="preserve"> shall, at its own expense and discretion, either (a) procure for the Customer the right to continue using the Deliverable, (b) replace or modify the Deliverable so that it becomes non-infringing while maintaining equivalent functionality and performance, or (c) if neither (a) nor (b) is commercially practicable, refund to the Customer all fees paid for the infringing Deliverable.</w:t>
        </w:r>
      </w:ins>
    </w:p>
    <w:p w14:paraId="1D05D281" w14:textId="77777777" w:rsidR="00FD5CBB" w:rsidRPr="00FD5CBB" w:rsidRDefault="00FD5CBB" w:rsidP="00FD5CBB">
      <w:pPr>
        <w:pStyle w:val="aa"/>
        <w:rPr>
          <w:ins w:id="117" w:author="김현주 (Hyunjoo Kim)" w:date="2025-11-05T10:14:00Z"/>
          <w:rFonts w:ascii="Verdana" w:eastAsia="Verdana" w:hAnsi="Verdana" w:cs="Verdana"/>
          <w:sz w:val="18"/>
          <w:szCs w:val="22"/>
          <w:lang w:eastAsia="en-US"/>
          <w:rPrChange w:id="118" w:author="김현주 (Hyunjoo Kim)" w:date="2025-11-05T10:14:00Z">
            <w:rPr>
              <w:ins w:id="119" w:author="김현주 (Hyunjoo Kim)" w:date="2025-11-05T10:14:00Z"/>
            </w:rPr>
          </w:rPrChange>
        </w:rPr>
      </w:pPr>
      <w:ins w:id="120" w:author="김현주 (Hyunjoo Kim)" w:date="2025-11-05T10:14:00Z">
        <w:r w:rsidRPr="00FD5CBB">
          <w:rPr>
            <w:rFonts w:ascii="Verdana" w:eastAsia="Verdana" w:hAnsi="Verdana" w:cs="Verdana"/>
            <w:sz w:val="18"/>
            <w:szCs w:val="22"/>
            <w:lang w:eastAsia="en-US"/>
            <w:rPrChange w:id="121" w:author="김현주 (Hyunjoo Kim)" w:date="2025-11-05T10:14:00Z">
              <w:rPr/>
            </w:rPrChange>
          </w:rPr>
          <w:t>This warranty and indemnification obligation shall survive the termination or expiration of this Agreement.</w:t>
        </w:r>
      </w:ins>
    </w:p>
    <w:p w14:paraId="03695F61" w14:textId="77777777" w:rsidR="00FD5CBB" w:rsidRDefault="00FD5CBB">
      <w:pPr>
        <w:pStyle w:val="a3"/>
        <w:spacing w:line="285" w:lineRule="auto"/>
        <w:ind w:left="1230" w:right="91"/>
        <w:jc w:val="both"/>
        <w:rPr>
          <w:ins w:id="122" w:author="김현주 (Hyunjoo Kim)" w:date="2025-11-05T10:14:00Z"/>
        </w:rPr>
      </w:pPr>
    </w:p>
    <w:p w14:paraId="7C7CCEC5" w14:textId="77777777" w:rsidR="00C30A5F" w:rsidRDefault="00C30A5F">
      <w:pPr>
        <w:pStyle w:val="a3"/>
        <w:spacing w:before="105"/>
      </w:pPr>
    </w:p>
    <w:p w14:paraId="5B156728" w14:textId="77777777" w:rsidR="00C30A5F" w:rsidRDefault="003D2832">
      <w:pPr>
        <w:pStyle w:val="1"/>
        <w:numPr>
          <w:ilvl w:val="0"/>
          <w:numId w:val="2"/>
        </w:numPr>
        <w:tabs>
          <w:tab w:val="left" w:pos="1230"/>
        </w:tabs>
        <w:spacing w:before="1"/>
        <w:ind w:hanging="1132"/>
        <w:rPr>
          <w:b w:val="0"/>
        </w:rPr>
      </w:pPr>
      <w:r>
        <w:t>Limitation</w:t>
      </w:r>
      <w:r>
        <w:rPr>
          <w:spacing w:val="-2"/>
        </w:rPr>
        <w:t xml:space="preserve"> </w:t>
      </w:r>
      <w:r>
        <w:t xml:space="preserve">of </w:t>
      </w:r>
      <w:r>
        <w:rPr>
          <w:spacing w:val="-2"/>
        </w:rPr>
        <w:t>Liability</w:t>
      </w:r>
      <w:r>
        <w:rPr>
          <w:b w:val="0"/>
          <w:spacing w:val="-2"/>
        </w:rPr>
        <w:t>.</w:t>
      </w:r>
    </w:p>
    <w:p w14:paraId="5F2352A7" w14:textId="77777777" w:rsidR="00C30A5F" w:rsidRDefault="00C30A5F">
      <w:pPr>
        <w:pStyle w:val="a3"/>
        <w:spacing w:before="107"/>
      </w:pPr>
    </w:p>
    <w:p w14:paraId="6926CACD" w14:textId="77777777" w:rsidR="00C30A5F" w:rsidRDefault="003D2832">
      <w:pPr>
        <w:pStyle w:val="a3"/>
        <w:ind w:left="1230"/>
        <w:jc w:val="both"/>
      </w:pPr>
      <w:r>
        <w:t>UNDER</w:t>
      </w:r>
      <w:r>
        <w:rPr>
          <w:spacing w:val="50"/>
          <w:w w:val="150"/>
        </w:rPr>
        <w:t xml:space="preserve"> </w:t>
      </w:r>
      <w:r>
        <w:t>NO</w:t>
      </w:r>
      <w:r>
        <w:rPr>
          <w:spacing w:val="50"/>
          <w:w w:val="150"/>
        </w:rPr>
        <w:t xml:space="preserve"> </w:t>
      </w:r>
      <w:r>
        <w:t>CIRCUMSTANCES</w:t>
      </w:r>
      <w:r>
        <w:rPr>
          <w:spacing w:val="52"/>
          <w:w w:val="150"/>
        </w:rPr>
        <w:t xml:space="preserve"> </w:t>
      </w:r>
      <w:r>
        <w:t>SHALL</w:t>
      </w:r>
      <w:r>
        <w:rPr>
          <w:spacing w:val="51"/>
          <w:w w:val="150"/>
        </w:rPr>
        <w:t xml:space="preserve"> </w:t>
      </w:r>
      <w:r>
        <w:t>CONFIGURA,</w:t>
      </w:r>
      <w:r>
        <w:rPr>
          <w:spacing w:val="56"/>
          <w:w w:val="150"/>
        </w:rPr>
        <w:t xml:space="preserve"> </w:t>
      </w:r>
      <w:r>
        <w:t>ITS</w:t>
      </w:r>
      <w:r>
        <w:rPr>
          <w:spacing w:val="50"/>
          <w:w w:val="150"/>
        </w:rPr>
        <w:t xml:space="preserve"> </w:t>
      </w:r>
      <w:r>
        <w:t>PARENT,</w:t>
      </w:r>
      <w:r>
        <w:rPr>
          <w:spacing w:val="52"/>
          <w:w w:val="150"/>
        </w:rPr>
        <w:t xml:space="preserve"> </w:t>
      </w:r>
      <w:r>
        <w:rPr>
          <w:spacing w:val="-2"/>
        </w:rPr>
        <w:t>AFFILIATES,</w:t>
      </w:r>
    </w:p>
    <w:p w14:paraId="103EF72A" w14:textId="77777777" w:rsidR="00C30A5F" w:rsidRDefault="003D2832">
      <w:pPr>
        <w:pStyle w:val="a3"/>
        <w:spacing w:before="45" w:line="285" w:lineRule="auto"/>
        <w:ind w:left="1230" w:right="93"/>
        <w:jc w:val="both"/>
      </w:pPr>
      <w:r>
        <w:t>SUBSIDIARIES, and its and their owners, representatives, directors, officers, employees,</w:t>
      </w:r>
      <w:r>
        <w:rPr>
          <w:spacing w:val="-15"/>
        </w:rPr>
        <w:t xml:space="preserve"> </w:t>
      </w:r>
      <w:r>
        <w:t>agents,</w:t>
      </w:r>
      <w:r>
        <w:rPr>
          <w:spacing w:val="-15"/>
        </w:rPr>
        <w:t xml:space="preserve"> </w:t>
      </w:r>
      <w:r>
        <w:t>shareholders,</w:t>
      </w:r>
      <w:r>
        <w:rPr>
          <w:spacing w:val="-15"/>
        </w:rPr>
        <w:t xml:space="preserve"> </w:t>
      </w:r>
      <w:r>
        <w:t>attorneys,</w:t>
      </w:r>
      <w:r>
        <w:rPr>
          <w:spacing w:val="-15"/>
        </w:rPr>
        <w:t xml:space="preserve"> </w:t>
      </w:r>
      <w:r>
        <w:t>and</w:t>
      </w:r>
      <w:r>
        <w:rPr>
          <w:spacing w:val="-13"/>
        </w:rPr>
        <w:t xml:space="preserve"> </w:t>
      </w:r>
      <w:r>
        <w:t>successors</w:t>
      </w:r>
      <w:r>
        <w:rPr>
          <w:spacing w:val="-14"/>
        </w:rPr>
        <w:t xml:space="preserve"> </w:t>
      </w:r>
      <w:r>
        <w:t>and</w:t>
      </w:r>
      <w:r>
        <w:rPr>
          <w:spacing w:val="-13"/>
        </w:rPr>
        <w:t xml:space="preserve"> </w:t>
      </w:r>
      <w:r>
        <w:t>assigns</w:t>
      </w:r>
      <w:r>
        <w:rPr>
          <w:spacing w:val="-8"/>
        </w:rPr>
        <w:t xml:space="preserve"> </w:t>
      </w:r>
      <w:r>
        <w:t>BE</w:t>
      </w:r>
      <w:r>
        <w:rPr>
          <w:spacing w:val="-15"/>
        </w:rPr>
        <w:t xml:space="preserve"> </w:t>
      </w:r>
      <w:r>
        <w:t>LIABLE TO CUSTOMER FOR ANY INCIDENTAL, INDIRE</w:t>
      </w:r>
      <w:r>
        <w:t>CT, CONSEQUENTIAL, EXEMPLARY, SPECIAL</w:t>
      </w:r>
      <w:r>
        <w:rPr>
          <w:spacing w:val="25"/>
        </w:rPr>
        <w:t xml:space="preserve"> </w:t>
      </w:r>
      <w:r>
        <w:t>OR</w:t>
      </w:r>
      <w:r>
        <w:rPr>
          <w:spacing w:val="27"/>
        </w:rPr>
        <w:t xml:space="preserve"> </w:t>
      </w:r>
      <w:r>
        <w:t>PUNITIVE</w:t>
      </w:r>
      <w:r>
        <w:rPr>
          <w:spacing w:val="27"/>
        </w:rPr>
        <w:t xml:space="preserve"> </w:t>
      </w:r>
      <w:r>
        <w:t>DAMAGES</w:t>
      </w:r>
      <w:r>
        <w:rPr>
          <w:spacing w:val="28"/>
        </w:rPr>
        <w:t xml:space="preserve"> </w:t>
      </w:r>
      <w:r>
        <w:t>SUSTAINED</w:t>
      </w:r>
      <w:r>
        <w:rPr>
          <w:spacing w:val="28"/>
        </w:rPr>
        <w:t xml:space="preserve"> </w:t>
      </w:r>
      <w:r>
        <w:t>BY</w:t>
      </w:r>
      <w:r>
        <w:rPr>
          <w:spacing w:val="27"/>
        </w:rPr>
        <w:t xml:space="preserve"> </w:t>
      </w:r>
      <w:r>
        <w:t>THE</w:t>
      </w:r>
      <w:r>
        <w:rPr>
          <w:spacing w:val="29"/>
        </w:rPr>
        <w:t xml:space="preserve"> </w:t>
      </w:r>
      <w:r>
        <w:t>CUSTOMER,</w:t>
      </w:r>
      <w:r>
        <w:rPr>
          <w:spacing w:val="27"/>
        </w:rPr>
        <w:t xml:space="preserve"> </w:t>
      </w:r>
      <w:r>
        <w:t>ITS</w:t>
      </w:r>
      <w:r>
        <w:rPr>
          <w:spacing w:val="27"/>
        </w:rPr>
        <w:t xml:space="preserve"> </w:t>
      </w:r>
      <w:r>
        <w:rPr>
          <w:spacing w:val="-2"/>
        </w:rPr>
        <w:t>PARENT,</w:t>
      </w:r>
    </w:p>
    <w:p w14:paraId="5A9CADD2" w14:textId="77777777" w:rsidR="00C30A5F" w:rsidRDefault="003D2832">
      <w:pPr>
        <w:pStyle w:val="a3"/>
        <w:spacing w:line="285" w:lineRule="auto"/>
        <w:ind w:left="1230" w:right="94"/>
        <w:jc w:val="both"/>
      </w:pPr>
      <w:r>
        <w:t>AFFILIATES, SUBSIDIARIES, and its and their owners, representatives, directors, officers, employees, agents, shareholders, attorneys, and successors and assign</w:t>
      </w:r>
      <w:r>
        <w:t>s, (INCLUDING</w:t>
      </w:r>
      <w:r>
        <w:rPr>
          <w:spacing w:val="-11"/>
        </w:rPr>
        <w:t xml:space="preserve"> </w:t>
      </w:r>
      <w:r>
        <w:t>DAMAGES</w:t>
      </w:r>
      <w:r>
        <w:rPr>
          <w:spacing w:val="-11"/>
        </w:rPr>
        <w:t xml:space="preserve"> </w:t>
      </w:r>
      <w:r>
        <w:t>FOR</w:t>
      </w:r>
      <w:r>
        <w:rPr>
          <w:spacing w:val="-11"/>
        </w:rPr>
        <w:t xml:space="preserve"> </w:t>
      </w:r>
      <w:r>
        <w:t>LOSS</w:t>
      </w:r>
      <w:r>
        <w:rPr>
          <w:spacing w:val="-9"/>
        </w:rPr>
        <w:t xml:space="preserve"> </w:t>
      </w:r>
      <w:r>
        <w:t>OF</w:t>
      </w:r>
      <w:r>
        <w:rPr>
          <w:spacing w:val="-9"/>
        </w:rPr>
        <w:t xml:space="preserve"> </w:t>
      </w:r>
      <w:r>
        <w:t>PROFITS,</w:t>
      </w:r>
      <w:r>
        <w:rPr>
          <w:spacing w:val="-11"/>
        </w:rPr>
        <w:t xml:space="preserve"> </w:t>
      </w:r>
      <w:r>
        <w:t>LOSS</w:t>
      </w:r>
      <w:r>
        <w:rPr>
          <w:spacing w:val="-9"/>
        </w:rPr>
        <w:t xml:space="preserve"> </w:t>
      </w:r>
      <w:r>
        <w:t>OF</w:t>
      </w:r>
      <w:r>
        <w:rPr>
          <w:spacing w:val="-9"/>
        </w:rPr>
        <w:t xml:space="preserve"> </w:t>
      </w:r>
      <w:r>
        <w:t>REVENUES,</w:t>
      </w:r>
      <w:r>
        <w:rPr>
          <w:spacing w:val="-9"/>
        </w:rPr>
        <w:t xml:space="preserve"> </w:t>
      </w:r>
      <w:r>
        <w:t>LOSS</w:t>
      </w:r>
      <w:r>
        <w:rPr>
          <w:spacing w:val="-9"/>
        </w:rPr>
        <w:t xml:space="preserve"> </w:t>
      </w:r>
      <w:r>
        <w:t>OF</w:t>
      </w:r>
      <w:r>
        <w:rPr>
          <w:spacing w:val="-11"/>
        </w:rPr>
        <w:t xml:space="preserve"> </w:t>
      </w:r>
      <w:r>
        <w:t xml:space="preserve">USE </w:t>
      </w:r>
      <w:r>
        <w:lastRenderedPageBreak/>
        <w:t>OF</w:t>
      </w:r>
      <w:r>
        <w:rPr>
          <w:spacing w:val="-1"/>
        </w:rPr>
        <w:t xml:space="preserve"> </w:t>
      </w:r>
      <w:r>
        <w:t>ASSETS, LOSS OF CONTRACTS, INTERRUPTION, LOSS</w:t>
      </w:r>
      <w:r>
        <w:rPr>
          <w:spacing w:val="-2"/>
        </w:rPr>
        <w:t xml:space="preserve"> </w:t>
      </w:r>
      <w:r>
        <w:t>OF INFORMATION, AND THE LIKE) ARISING OUT OF, IN CONNECTION WITH THE PERFORMANCE OF, OR RELATING TO THIS AGREEMENT OR ANY APPLICABLE SOW(S), ORCUSTOMER’S USE,</w:t>
      </w:r>
      <w:r>
        <w:rPr>
          <w:spacing w:val="-16"/>
        </w:rPr>
        <w:t xml:space="preserve"> </w:t>
      </w:r>
      <w:r>
        <w:t>MODIFICATION,</w:t>
      </w:r>
      <w:r>
        <w:rPr>
          <w:spacing w:val="-16"/>
        </w:rPr>
        <w:t xml:space="preserve"> </w:t>
      </w:r>
      <w:r>
        <w:t>PRODUCTION,</w:t>
      </w:r>
      <w:r>
        <w:rPr>
          <w:spacing w:val="-16"/>
        </w:rPr>
        <w:t xml:space="preserve"> </w:t>
      </w:r>
      <w:r>
        <w:t>DELIVERY,</w:t>
      </w:r>
      <w:r>
        <w:rPr>
          <w:spacing w:val="-16"/>
        </w:rPr>
        <w:t xml:space="preserve"> </w:t>
      </w:r>
      <w:r>
        <w:t>MISUSE</w:t>
      </w:r>
      <w:r>
        <w:rPr>
          <w:spacing w:val="-16"/>
        </w:rPr>
        <w:t xml:space="preserve"> </w:t>
      </w:r>
      <w:r>
        <w:t>OR</w:t>
      </w:r>
      <w:r>
        <w:rPr>
          <w:spacing w:val="-15"/>
        </w:rPr>
        <w:t xml:space="preserve"> </w:t>
      </w:r>
      <w:r>
        <w:t>INABILITY</w:t>
      </w:r>
      <w:r>
        <w:rPr>
          <w:spacing w:val="-16"/>
        </w:rPr>
        <w:t xml:space="preserve"> </w:t>
      </w:r>
      <w:r>
        <w:t>TO</w:t>
      </w:r>
      <w:r>
        <w:rPr>
          <w:spacing w:val="-16"/>
        </w:rPr>
        <w:t xml:space="preserve"> </w:t>
      </w:r>
      <w:r>
        <w:t>USE</w:t>
      </w:r>
      <w:r>
        <w:rPr>
          <w:spacing w:val="-16"/>
        </w:rPr>
        <w:t xml:space="preserve"> </w:t>
      </w:r>
      <w:r>
        <w:t>THE DELIVERABLES,</w:t>
      </w:r>
      <w:r>
        <w:rPr>
          <w:spacing w:val="-16"/>
        </w:rPr>
        <w:t xml:space="preserve"> </w:t>
      </w:r>
      <w:r>
        <w:t>CUSTOMER</w:t>
      </w:r>
      <w:r>
        <w:rPr>
          <w:spacing w:val="-16"/>
        </w:rPr>
        <w:t xml:space="preserve"> </w:t>
      </w:r>
      <w:r>
        <w:t>EXTENSI</w:t>
      </w:r>
      <w:r>
        <w:t>ONS,</w:t>
      </w:r>
      <w:r>
        <w:rPr>
          <w:spacing w:val="-16"/>
        </w:rPr>
        <w:t xml:space="preserve"> </w:t>
      </w:r>
      <w:r>
        <w:t>OR</w:t>
      </w:r>
      <w:r>
        <w:rPr>
          <w:spacing w:val="-16"/>
        </w:rPr>
        <w:t xml:space="preserve"> </w:t>
      </w:r>
      <w:r>
        <w:t>RELATED</w:t>
      </w:r>
      <w:r>
        <w:rPr>
          <w:spacing w:val="-16"/>
        </w:rPr>
        <w:t xml:space="preserve"> </w:t>
      </w:r>
      <w:r>
        <w:t>DOCUMENTATION,</w:t>
      </w:r>
      <w:r>
        <w:rPr>
          <w:spacing w:val="-15"/>
        </w:rPr>
        <w:t xml:space="preserve"> </w:t>
      </w:r>
      <w:r>
        <w:t>OR</w:t>
      </w:r>
      <w:r>
        <w:rPr>
          <w:spacing w:val="-14"/>
        </w:rPr>
        <w:t xml:space="preserve"> </w:t>
      </w:r>
      <w:r>
        <w:t>ANY PORTION THEREOF, WHETHER UNDER A THEORY OF CONTRACT, WARRANTY OR DUTY, TORT (INCLUDING NEGLIGENCE OF ANY PERSON (GROSS, SOLE, CONCURRENT, ACTIVE, OR PASSIVE), PRE-EXISTING CONDITION, PRODUCTS LIABILITY,</w:t>
      </w:r>
      <w:r>
        <w:rPr>
          <w:spacing w:val="-8"/>
        </w:rPr>
        <w:t xml:space="preserve"> </w:t>
      </w:r>
      <w:r>
        <w:t>OR</w:t>
      </w:r>
      <w:r>
        <w:rPr>
          <w:spacing w:val="-7"/>
        </w:rPr>
        <w:t xml:space="preserve"> </w:t>
      </w:r>
      <w:r>
        <w:t>ANY</w:t>
      </w:r>
      <w:r>
        <w:rPr>
          <w:spacing w:val="-7"/>
        </w:rPr>
        <w:t xml:space="preserve"> </w:t>
      </w:r>
      <w:r>
        <w:t>OTHER</w:t>
      </w:r>
      <w:r>
        <w:rPr>
          <w:spacing w:val="-5"/>
        </w:rPr>
        <w:t xml:space="preserve"> </w:t>
      </w:r>
      <w:r>
        <w:t>LE</w:t>
      </w:r>
      <w:r>
        <w:t>GAL</w:t>
      </w:r>
      <w:r>
        <w:rPr>
          <w:spacing w:val="-6"/>
        </w:rPr>
        <w:t xml:space="preserve"> </w:t>
      </w:r>
      <w:r>
        <w:t>OR</w:t>
      </w:r>
      <w:r>
        <w:rPr>
          <w:spacing w:val="-5"/>
        </w:rPr>
        <w:t xml:space="preserve"> </w:t>
      </w:r>
      <w:r>
        <w:t>EQUITABLE</w:t>
      </w:r>
      <w:r>
        <w:rPr>
          <w:spacing w:val="-5"/>
        </w:rPr>
        <w:t xml:space="preserve"> </w:t>
      </w:r>
      <w:r>
        <w:t>THEORY,</w:t>
      </w:r>
      <w:r>
        <w:rPr>
          <w:spacing w:val="-8"/>
        </w:rPr>
        <w:t xml:space="preserve"> </w:t>
      </w:r>
      <w:r>
        <w:t>OR</w:t>
      </w:r>
      <w:r>
        <w:rPr>
          <w:spacing w:val="-5"/>
        </w:rPr>
        <w:t xml:space="preserve"> </w:t>
      </w:r>
      <w:r>
        <w:t>ANY</w:t>
      </w:r>
      <w:r>
        <w:rPr>
          <w:spacing w:val="-7"/>
        </w:rPr>
        <w:t xml:space="preserve"> </w:t>
      </w:r>
      <w:r>
        <w:t>OTHER</w:t>
      </w:r>
      <w:r>
        <w:rPr>
          <w:spacing w:val="-5"/>
        </w:rPr>
        <w:t xml:space="preserve"> </w:t>
      </w:r>
      <w:r>
        <w:t>CAUSE, OR</w:t>
      </w:r>
      <w:r>
        <w:rPr>
          <w:spacing w:val="-16"/>
        </w:rPr>
        <w:t xml:space="preserve"> </w:t>
      </w:r>
      <w:r>
        <w:t>OTHERWISE,</w:t>
      </w:r>
      <w:r>
        <w:rPr>
          <w:spacing w:val="-16"/>
        </w:rPr>
        <w:t xml:space="preserve"> </w:t>
      </w:r>
      <w:r>
        <w:t>EVEN</w:t>
      </w:r>
      <w:r>
        <w:rPr>
          <w:spacing w:val="-16"/>
        </w:rPr>
        <w:t xml:space="preserve"> </w:t>
      </w:r>
      <w:r>
        <w:t>IF</w:t>
      </w:r>
      <w:r>
        <w:rPr>
          <w:spacing w:val="-16"/>
        </w:rPr>
        <w:t xml:space="preserve"> </w:t>
      </w:r>
      <w:r>
        <w:t>THE</w:t>
      </w:r>
      <w:r>
        <w:rPr>
          <w:spacing w:val="-16"/>
        </w:rPr>
        <w:t xml:space="preserve"> </w:t>
      </w:r>
      <w:r>
        <w:t>CUSTOMER</w:t>
      </w:r>
      <w:r>
        <w:rPr>
          <w:spacing w:val="-15"/>
        </w:rPr>
        <w:t xml:space="preserve"> </w:t>
      </w:r>
      <w:r>
        <w:t>HAS</w:t>
      </w:r>
      <w:r>
        <w:rPr>
          <w:spacing w:val="-16"/>
        </w:rPr>
        <w:t xml:space="preserve"> </w:t>
      </w:r>
      <w:r>
        <w:t>BEEN</w:t>
      </w:r>
      <w:r>
        <w:rPr>
          <w:spacing w:val="-16"/>
        </w:rPr>
        <w:t xml:space="preserve"> </w:t>
      </w:r>
      <w:r>
        <w:t>ADVISED</w:t>
      </w:r>
      <w:r>
        <w:rPr>
          <w:spacing w:val="-16"/>
        </w:rPr>
        <w:t xml:space="preserve"> </w:t>
      </w:r>
      <w:r>
        <w:t>OF</w:t>
      </w:r>
      <w:r>
        <w:rPr>
          <w:spacing w:val="-16"/>
        </w:rPr>
        <w:t xml:space="preserve"> </w:t>
      </w:r>
      <w:r>
        <w:t>THE</w:t>
      </w:r>
      <w:r>
        <w:rPr>
          <w:spacing w:val="-16"/>
        </w:rPr>
        <w:t xml:space="preserve"> </w:t>
      </w:r>
      <w:r>
        <w:t>POSSIBILITY OF</w:t>
      </w:r>
      <w:r>
        <w:rPr>
          <w:spacing w:val="80"/>
        </w:rPr>
        <w:t xml:space="preserve"> </w:t>
      </w:r>
      <w:r>
        <w:t>SUCH</w:t>
      </w:r>
      <w:r>
        <w:rPr>
          <w:spacing w:val="79"/>
        </w:rPr>
        <w:t xml:space="preserve"> </w:t>
      </w:r>
      <w:r>
        <w:t>DAMAGES</w:t>
      </w:r>
      <w:r>
        <w:rPr>
          <w:spacing w:val="80"/>
        </w:rPr>
        <w:t xml:space="preserve"> </w:t>
      </w:r>
      <w:r>
        <w:t>AND</w:t>
      </w:r>
      <w:r>
        <w:rPr>
          <w:spacing w:val="80"/>
        </w:rPr>
        <w:t xml:space="preserve"> </w:t>
      </w:r>
      <w:r>
        <w:t>NOTWITHSTANDING</w:t>
      </w:r>
      <w:r>
        <w:rPr>
          <w:spacing w:val="79"/>
        </w:rPr>
        <w:t xml:space="preserve"> </w:t>
      </w:r>
      <w:r>
        <w:t>THE</w:t>
      </w:r>
      <w:r>
        <w:rPr>
          <w:spacing w:val="79"/>
        </w:rPr>
        <w:t xml:space="preserve"> </w:t>
      </w:r>
      <w:r>
        <w:t>FAILURE</w:t>
      </w:r>
      <w:r>
        <w:rPr>
          <w:spacing w:val="79"/>
        </w:rPr>
        <w:t xml:space="preserve"> </w:t>
      </w:r>
      <w:r>
        <w:t>OF</w:t>
      </w:r>
      <w:r>
        <w:rPr>
          <w:spacing w:val="80"/>
        </w:rPr>
        <w:t xml:space="preserve"> </w:t>
      </w:r>
      <w:r>
        <w:t>ESSENTIAL</w:t>
      </w:r>
    </w:p>
    <w:p w14:paraId="47C52788" w14:textId="77777777" w:rsidR="00C30A5F" w:rsidRDefault="003D2832">
      <w:pPr>
        <w:pStyle w:val="a3"/>
        <w:spacing w:line="285" w:lineRule="auto"/>
        <w:ind w:left="1230" w:right="92"/>
        <w:jc w:val="both"/>
      </w:pPr>
      <w:r>
        <w:t xml:space="preserve">PURPOSE OF ANY REMEDY. Any provision herein to the contrary notwithstanding, the maximum liability of </w:t>
      </w:r>
      <w:proofErr w:type="spellStart"/>
      <w:r>
        <w:t>Configura</w:t>
      </w:r>
      <w:proofErr w:type="spellEnd"/>
      <w:r>
        <w:t xml:space="preserve"> to Customer, any person, firm or corporation whatsoever arising out of or in the connection with this Agreement, or any applicable SoW(s), use o</w:t>
      </w:r>
      <w:r>
        <w:t>r other employment of any Deliverables or Customer Extensions delivered</w:t>
      </w:r>
      <w:r>
        <w:rPr>
          <w:spacing w:val="-1"/>
        </w:rPr>
        <w:t xml:space="preserve"> </w:t>
      </w:r>
      <w:r>
        <w:t>to Customer hereunder,</w:t>
      </w:r>
      <w:r>
        <w:rPr>
          <w:spacing w:val="-2"/>
        </w:rPr>
        <w:t xml:space="preserve"> </w:t>
      </w:r>
      <w:r>
        <w:t>shall in</w:t>
      </w:r>
      <w:r>
        <w:rPr>
          <w:spacing w:val="-2"/>
        </w:rPr>
        <w:t xml:space="preserve"> </w:t>
      </w:r>
      <w:r>
        <w:t>no case</w:t>
      </w:r>
      <w:r>
        <w:rPr>
          <w:spacing w:val="-1"/>
        </w:rPr>
        <w:t xml:space="preserve"> </w:t>
      </w:r>
      <w:proofErr w:type="spellStart"/>
      <w:r>
        <w:t>exceed,</w:t>
      </w:r>
      <w:del w:id="123" w:author="김현주 (Hyunjoo Kim)" w:date="2025-11-05T10:56:00Z">
        <w:r w:rsidDel="00647CCA">
          <w:rPr>
            <w:spacing w:val="-2"/>
          </w:rPr>
          <w:delText xml:space="preserve"> </w:delText>
        </w:r>
        <w:commentRangeStart w:id="124"/>
        <w:r w:rsidDel="00647CCA">
          <w:delText>the</w:delText>
        </w:r>
        <w:r w:rsidDel="00647CCA">
          <w:rPr>
            <w:spacing w:val="-1"/>
          </w:rPr>
          <w:delText xml:space="preserve"> </w:delText>
        </w:r>
        <w:r w:rsidDel="00647CCA">
          <w:delText xml:space="preserve">smallest of the last three (3) months cumulative invoiced amount for Services </w:delText>
        </w:r>
        <w:r w:rsidDel="00647CCA">
          <w:rPr>
            <w:u w:val="single"/>
          </w:rPr>
          <w:delText>OR</w:delText>
        </w:r>
        <w:r w:rsidDel="00647CCA">
          <w:delText xml:space="preserve"> in the aggregate </w:delText>
        </w:r>
      </w:del>
      <w:commentRangeEnd w:id="124"/>
      <w:r w:rsidR="00647CCA">
        <w:rPr>
          <w:rStyle w:val="a6"/>
        </w:rPr>
        <w:commentReference w:id="124"/>
      </w:r>
      <w:r>
        <w:t>the</w:t>
      </w:r>
      <w:proofErr w:type="spellEnd"/>
      <w:r>
        <w:t xml:space="preserve"> total amount of</w:t>
      </w:r>
      <w:r>
        <w:rPr>
          <w:spacing w:val="-1"/>
        </w:rPr>
        <w:t xml:space="preserve"> </w:t>
      </w:r>
      <w:r>
        <w:t>Two Hundred Th</w:t>
      </w:r>
      <w:r>
        <w:t>ousand Dollars ($200,000.00). The limitations</w:t>
      </w:r>
      <w:r>
        <w:rPr>
          <w:spacing w:val="-1"/>
        </w:rPr>
        <w:t xml:space="preserve"> </w:t>
      </w:r>
      <w:r>
        <w:t>set forth in this</w:t>
      </w:r>
      <w:r>
        <w:rPr>
          <w:spacing w:val="-4"/>
        </w:rPr>
        <w:t xml:space="preserve"> </w:t>
      </w:r>
      <w:r>
        <w:t>Section 9 expressly</w:t>
      </w:r>
      <w:r>
        <w:rPr>
          <w:spacing w:val="-2"/>
        </w:rPr>
        <w:t xml:space="preserve"> </w:t>
      </w:r>
      <w:r>
        <w:t>excludes</w:t>
      </w:r>
      <w:r>
        <w:rPr>
          <w:spacing w:val="-1"/>
        </w:rPr>
        <w:t xml:space="preserve"> </w:t>
      </w:r>
      <w:r>
        <w:t>and</w:t>
      </w:r>
      <w:r>
        <w:rPr>
          <w:spacing w:val="-1"/>
        </w:rPr>
        <w:t xml:space="preserve"> </w:t>
      </w:r>
      <w:r>
        <w:t>shall not apply</w:t>
      </w:r>
      <w:r>
        <w:rPr>
          <w:spacing w:val="-2"/>
        </w:rPr>
        <w:t xml:space="preserve"> </w:t>
      </w:r>
      <w:r>
        <w:t>to any</w:t>
      </w:r>
    </w:p>
    <w:p w14:paraId="718A68DD" w14:textId="77777777" w:rsidR="00C30A5F" w:rsidRDefault="00C30A5F">
      <w:pPr>
        <w:pStyle w:val="a3"/>
        <w:spacing w:line="285" w:lineRule="auto"/>
        <w:jc w:val="both"/>
        <w:sectPr w:rsidR="00C30A5F">
          <w:pgSz w:w="12250" w:h="15850"/>
          <w:pgMar w:top="1340" w:right="1700" w:bottom="880" w:left="1700" w:header="719" w:footer="687" w:gutter="0"/>
          <w:cols w:space="720"/>
        </w:sectPr>
      </w:pPr>
    </w:p>
    <w:p w14:paraId="65E5EC08" w14:textId="77777777" w:rsidR="00C30A5F" w:rsidRDefault="003D2832">
      <w:pPr>
        <w:pStyle w:val="a3"/>
        <w:spacing w:before="119" w:line="285" w:lineRule="auto"/>
        <w:ind w:left="1230" w:right="95"/>
        <w:jc w:val="both"/>
      </w:pPr>
      <w:r>
        <w:lastRenderedPageBreak/>
        <w:t>fees</w:t>
      </w:r>
      <w:r>
        <w:rPr>
          <w:spacing w:val="-4"/>
        </w:rPr>
        <w:t xml:space="preserve"> </w:t>
      </w:r>
      <w:r>
        <w:t>for</w:t>
      </w:r>
      <w:r>
        <w:rPr>
          <w:spacing w:val="-4"/>
        </w:rPr>
        <w:t xml:space="preserve"> </w:t>
      </w:r>
      <w:r>
        <w:t>services</w:t>
      </w:r>
      <w:r>
        <w:rPr>
          <w:spacing w:val="-4"/>
        </w:rPr>
        <w:t xml:space="preserve"> </w:t>
      </w:r>
      <w:r>
        <w:t>that Customer</w:t>
      </w:r>
      <w:r>
        <w:rPr>
          <w:spacing w:val="-4"/>
        </w:rPr>
        <w:t xml:space="preserve"> </w:t>
      </w:r>
      <w:r>
        <w:t>owes</w:t>
      </w:r>
      <w:r>
        <w:rPr>
          <w:spacing w:val="-4"/>
        </w:rPr>
        <w:t xml:space="preserve"> </w:t>
      </w:r>
      <w:proofErr w:type="spellStart"/>
      <w:r>
        <w:t>Configura</w:t>
      </w:r>
      <w:proofErr w:type="spellEnd"/>
      <w:r>
        <w:rPr>
          <w:spacing w:val="-7"/>
        </w:rPr>
        <w:t xml:space="preserve"> </w:t>
      </w:r>
      <w:r>
        <w:t>in</w:t>
      </w:r>
      <w:r>
        <w:rPr>
          <w:spacing w:val="-3"/>
        </w:rPr>
        <w:t xml:space="preserve"> </w:t>
      </w:r>
      <w:r>
        <w:t>connection</w:t>
      </w:r>
      <w:r>
        <w:rPr>
          <w:spacing w:val="-3"/>
        </w:rPr>
        <w:t xml:space="preserve"> </w:t>
      </w:r>
      <w:r>
        <w:t>with</w:t>
      </w:r>
      <w:r>
        <w:rPr>
          <w:spacing w:val="-3"/>
        </w:rPr>
        <w:t xml:space="preserve"> </w:t>
      </w:r>
      <w:r>
        <w:t>this</w:t>
      </w:r>
      <w:r>
        <w:rPr>
          <w:spacing w:val="-4"/>
        </w:rPr>
        <w:t xml:space="preserve"> </w:t>
      </w:r>
      <w:r>
        <w:t>Agreement, or any applicable SoW(s). The essent</w:t>
      </w:r>
      <w:r>
        <w:t>ial purpose of this provision is to limit the potential</w:t>
      </w:r>
      <w:r>
        <w:rPr>
          <w:spacing w:val="-10"/>
        </w:rPr>
        <w:t xml:space="preserve"> </w:t>
      </w:r>
      <w:r>
        <w:t>liability</w:t>
      </w:r>
      <w:r>
        <w:rPr>
          <w:spacing w:val="-11"/>
        </w:rPr>
        <w:t xml:space="preserve"> </w:t>
      </w:r>
      <w:r>
        <w:t>of</w:t>
      </w:r>
      <w:r>
        <w:rPr>
          <w:spacing w:val="-11"/>
        </w:rPr>
        <w:t xml:space="preserve"> </w:t>
      </w:r>
      <w:proofErr w:type="spellStart"/>
      <w:r>
        <w:t>Configura</w:t>
      </w:r>
      <w:proofErr w:type="spellEnd"/>
      <w:r>
        <w:rPr>
          <w:spacing w:val="-11"/>
        </w:rPr>
        <w:t xml:space="preserve"> </w:t>
      </w:r>
      <w:r>
        <w:t>arising</w:t>
      </w:r>
      <w:r>
        <w:rPr>
          <w:spacing w:val="-10"/>
        </w:rPr>
        <w:t xml:space="preserve"> </w:t>
      </w:r>
      <w:r>
        <w:t>out</w:t>
      </w:r>
      <w:r>
        <w:rPr>
          <w:spacing w:val="-10"/>
        </w:rPr>
        <w:t xml:space="preserve"> </w:t>
      </w:r>
      <w:r>
        <w:t>of</w:t>
      </w:r>
      <w:r>
        <w:rPr>
          <w:spacing w:val="-11"/>
        </w:rPr>
        <w:t xml:space="preserve"> </w:t>
      </w:r>
      <w:r>
        <w:t>this</w:t>
      </w:r>
      <w:r>
        <w:rPr>
          <w:spacing w:val="-11"/>
        </w:rPr>
        <w:t xml:space="preserve"> </w:t>
      </w:r>
      <w:r>
        <w:t>Agreement</w:t>
      </w:r>
      <w:r>
        <w:rPr>
          <w:spacing w:val="-2"/>
        </w:rPr>
        <w:t xml:space="preserve"> </w:t>
      </w:r>
      <w:r>
        <w:t>and</w:t>
      </w:r>
      <w:r>
        <w:rPr>
          <w:spacing w:val="-10"/>
        </w:rPr>
        <w:t xml:space="preserve"> </w:t>
      </w:r>
      <w:r>
        <w:t>all</w:t>
      </w:r>
      <w:r>
        <w:rPr>
          <w:spacing w:val="-10"/>
        </w:rPr>
        <w:t xml:space="preserve"> </w:t>
      </w:r>
      <w:r>
        <w:t>of</w:t>
      </w:r>
      <w:r>
        <w:rPr>
          <w:spacing w:val="-11"/>
        </w:rPr>
        <w:t xml:space="preserve"> </w:t>
      </w:r>
      <w:r>
        <w:t>the</w:t>
      </w:r>
      <w:r>
        <w:rPr>
          <w:spacing w:val="-10"/>
        </w:rPr>
        <w:t xml:space="preserve"> </w:t>
      </w:r>
      <w:r>
        <w:t xml:space="preserve">applicable </w:t>
      </w:r>
      <w:r>
        <w:rPr>
          <w:spacing w:val="-2"/>
        </w:rPr>
        <w:t>SOW(s).</w:t>
      </w:r>
    </w:p>
    <w:p w14:paraId="409CD196" w14:textId="77777777" w:rsidR="00C30A5F" w:rsidRDefault="00C30A5F">
      <w:pPr>
        <w:pStyle w:val="a3"/>
      </w:pPr>
    </w:p>
    <w:p w14:paraId="5B2149CC" w14:textId="77777777" w:rsidR="00C30A5F" w:rsidRDefault="00C30A5F">
      <w:pPr>
        <w:pStyle w:val="a3"/>
      </w:pPr>
    </w:p>
    <w:p w14:paraId="2718FCF0" w14:textId="77777777" w:rsidR="00C30A5F" w:rsidRDefault="00C30A5F">
      <w:pPr>
        <w:pStyle w:val="a3"/>
      </w:pPr>
    </w:p>
    <w:p w14:paraId="04AC5743" w14:textId="77777777" w:rsidR="00C30A5F" w:rsidRDefault="00C30A5F">
      <w:pPr>
        <w:pStyle w:val="a3"/>
        <w:spacing w:before="75"/>
      </w:pPr>
    </w:p>
    <w:p w14:paraId="629C512C" w14:textId="77777777" w:rsidR="00C30A5F" w:rsidRDefault="003D2832">
      <w:pPr>
        <w:pStyle w:val="1"/>
        <w:numPr>
          <w:ilvl w:val="0"/>
          <w:numId w:val="2"/>
        </w:numPr>
        <w:tabs>
          <w:tab w:val="left" w:pos="1230"/>
        </w:tabs>
        <w:ind w:hanging="1132"/>
      </w:pPr>
      <w:r>
        <w:t>Confidential</w:t>
      </w:r>
      <w:r>
        <w:rPr>
          <w:spacing w:val="-4"/>
        </w:rPr>
        <w:t xml:space="preserve"> </w:t>
      </w:r>
      <w:r>
        <w:rPr>
          <w:spacing w:val="-2"/>
        </w:rPr>
        <w:t>Information</w:t>
      </w:r>
    </w:p>
    <w:p w14:paraId="21E2E8CB" w14:textId="77777777" w:rsidR="00C30A5F" w:rsidRDefault="00C30A5F">
      <w:pPr>
        <w:pStyle w:val="a3"/>
        <w:spacing w:before="107"/>
        <w:rPr>
          <w:b/>
        </w:rPr>
      </w:pPr>
    </w:p>
    <w:p w14:paraId="19096520" w14:textId="77777777" w:rsidR="00C30A5F" w:rsidRDefault="003D2832">
      <w:pPr>
        <w:pStyle w:val="a5"/>
        <w:numPr>
          <w:ilvl w:val="1"/>
          <w:numId w:val="2"/>
        </w:numPr>
        <w:tabs>
          <w:tab w:val="left" w:pos="1230"/>
        </w:tabs>
        <w:spacing w:line="285" w:lineRule="auto"/>
        <w:ind w:right="91"/>
        <w:jc w:val="both"/>
        <w:rPr>
          <w:sz w:val="18"/>
        </w:rPr>
      </w:pPr>
      <w:r>
        <w:rPr>
          <w:noProof/>
          <w:sz w:val="18"/>
        </w:rPr>
        <w:drawing>
          <wp:anchor distT="0" distB="0" distL="0" distR="0" simplePos="0" relativeHeight="487363072" behindDoc="1" locked="0" layoutInCell="1" allowOverlap="1" wp14:anchorId="508F92C7" wp14:editId="2EFECC50">
            <wp:simplePos x="0" y="0"/>
            <wp:positionH relativeFrom="page">
              <wp:posOffset>1235798</wp:posOffset>
            </wp:positionH>
            <wp:positionV relativeFrom="paragraph">
              <wp:posOffset>-101656</wp:posOffset>
            </wp:positionV>
            <wp:extent cx="5153190" cy="5184012"/>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7" cstate="print"/>
                    <a:stretch>
                      <a:fillRect/>
                    </a:stretch>
                  </pic:blipFill>
                  <pic:spPr>
                    <a:xfrm>
                      <a:off x="0" y="0"/>
                      <a:ext cx="5153190" cy="5184012"/>
                    </a:xfrm>
                    <a:prstGeom prst="rect">
                      <a:avLst/>
                    </a:prstGeom>
                  </pic:spPr>
                </pic:pic>
              </a:graphicData>
            </a:graphic>
          </wp:anchor>
        </w:drawing>
      </w:r>
      <w:r>
        <w:rPr>
          <w:sz w:val="18"/>
          <w:u w:val="single"/>
        </w:rPr>
        <w:t xml:space="preserve">Existing </w:t>
      </w:r>
      <w:proofErr w:type="gramStart"/>
      <w:r>
        <w:rPr>
          <w:sz w:val="18"/>
          <w:u w:val="single"/>
        </w:rPr>
        <w:t>NDA .</w:t>
      </w:r>
      <w:proofErr w:type="gramEnd"/>
      <w:r>
        <w:rPr>
          <w:sz w:val="18"/>
          <w:u w:val="single"/>
        </w:rPr>
        <w:t xml:space="preserve"> </w:t>
      </w:r>
      <w:r>
        <w:rPr>
          <w:sz w:val="18"/>
        </w:rPr>
        <w:t>The parties will comply with the terms of the (insert title of document) executed between them having an effective date of ---------, -----(“NDA”) under the Agreement(s). In the event that this NDA expires, or becomes no longer existing or in full force an</w:t>
      </w:r>
      <w:r>
        <w:rPr>
          <w:sz w:val="18"/>
        </w:rPr>
        <w:t>d affect, the terms and conditions of Appendix 1 shall govern</w:t>
      </w:r>
    </w:p>
    <w:p w14:paraId="18794B01" w14:textId="77777777" w:rsidR="00C30A5F" w:rsidRDefault="00C30A5F">
      <w:pPr>
        <w:pStyle w:val="a3"/>
        <w:spacing w:before="112"/>
      </w:pPr>
    </w:p>
    <w:p w14:paraId="003F18B2" w14:textId="77777777" w:rsidR="00C30A5F" w:rsidRDefault="003D2832">
      <w:pPr>
        <w:pStyle w:val="1"/>
        <w:numPr>
          <w:ilvl w:val="0"/>
          <w:numId w:val="2"/>
        </w:numPr>
        <w:tabs>
          <w:tab w:val="left" w:pos="1230"/>
        </w:tabs>
        <w:spacing w:before="1"/>
        <w:ind w:hanging="1132"/>
        <w:rPr>
          <w:b w:val="0"/>
        </w:rPr>
      </w:pPr>
      <w:r>
        <w:t>Non-Hiring</w:t>
      </w:r>
      <w:r>
        <w:rPr>
          <w:spacing w:val="-1"/>
        </w:rPr>
        <w:t xml:space="preserve"> </w:t>
      </w:r>
      <w:r>
        <w:rPr>
          <w:spacing w:val="-2"/>
        </w:rPr>
        <w:t>Covenant</w:t>
      </w:r>
      <w:r>
        <w:rPr>
          <w:b w:val="0"/>
          <w:spacing w:val="-2"/>
        </w:rPr>
        <w:t>.</w:t>
      </w:r>
    </w:p>
    <w:p w14:paraId="0FA3020A" w14:textId="77777777" w:rsidR="00C30A5F" w:rsidRDefault="00C30A5F">
      <w:pPr>
        <w:pStyle w:val="a3"/>
        <w:spacing w:before="109"/>
      </w:pPr>
    </w:p>
    <w:p w14:paraId="7B91F4E6" w14:textId="77777777" w:rsidR="00C30A5F" w:rsidRDefault="003D2832">
      <w:pPr>
        <w:pStyle w:val="a5"/>
        <w:numPr>
          <w:ilvl w:val="1"/>
          <w:numId w:val="2"/>
        </w:numPr>
        <w:tabs>
          <w:tab w:val="left" w:pos="1230"/>
        </w:tabs>
        <w:spacing w:line="285" w:lineRule="auto"/>
        <w:ind w:right="92"/>
        <w:jc w:val="both"/>
        <w:rPr>
          <w:sz w:val="18"/>
        </w:rPr>
      </w:pPr>
      <w:r>
        <w:rPr>
          <w:sz w:val="18"/>
        </w:rPr>
        <w:t>The Parties acknowledge that they have introduced to each other, in connection with the performance of each party hereunder, certain of their personnel, programmers, syste</w:t>
      </w:r>
      <w:r>
        <w:rPr>
          <w:sz w:val="18"/>
        </w:rPr>
        <w:t>ms analysts, and other employees, subcontractors, independent contractors, and consultants (collectively referred to herein as "Personnel") and that such Personnel have been trained by their respective employers and/or have developed expertise in the devel</w:t>
      </w:r>
      <w:r>
        <w:rPr>
          <w:sz w:val="18"/>
        </w:rPr>
        <w:t>opment, use, operation, and implementation of the various systems programs. For the duration of this Agreement and, any applicable SoW(s), and for a period of twelve (12) months following the date of the expiration or termination of this Agreement or any a</w:t>
      </w:r>
      <w:r>
        <w:rPr>
          <w:sz w:val="18"/>
        </w:rPr>
        <w:t>pplicable SoW(s), whichever is later (the "Non-Hiring Period"), the Parties agree not to directly or indirectly, intentionally and/or actively (</w:t>
      </w:r>
      <w:proofErr w:type="spellStart"/>
      <w:r>
        <w:rPr>
          <w:sz w:val="18"/>
        </w:rPr>
        <w:t>i</w:t>
      </w:r>
      <w:proofErr w:type="spellEnd"/>
      <w:r>
        <w:rPr>
          <w:sz w:val="18"/>
        </w:rPr>
        <w:t>) solicit employment of, employ, hire, induce, or recruit in any manner or capacity, or attempt to solicit empl</w:t>
      </w:r>
      <w:r>
        <w:rPr>
          <w:sz w:val="18"/>
        </w:rPr>
        <w:t>oyment of, employ, hire, induce, or recruit, in any manner or capacity, the other Parties' Personnel performing any of the services, Deliverables, and/or work product under this Agreement, any applicable SoW(s) without the other party's written</w:t>
      </w:r>
      <w:r>
        <w:rPr>
          <w:spacing w:val="-11"/>
          <w:sz w:val="18"/>
        </w:rPr>
        <w:t xml:space="preserve"> </w:t>
      </w:r>
      <w:r>
        <w:rPr>
          <w:sz w:val="18"/>
        </w:rPr>
        <w:t>permission;</w:t>
      </w:r>
      <w:r>
        <w:rPr>
          <w:spacing w:val="-12"/>
          <w:sz w:val="18"/>
        </w:rPr>
        <w:t xml:space="preserve"> </w:t>
      </w:r>
      <w:r>
        <w:rPr>
          <w:sz w:val="18"/>
        </w:rPr>
        <w:t>or</w:t>
      </w:r>
      <w:r>
        <w:rPr>
          <w:spacing w:val="-7"/>
          <w:sz w:val="18"/>
        </w:rPr>
        <w:t xml:space="preserve"> </w:t>
      </w:r>
      <w:r>
        <w:rPr>
          <w:sz w:val="18"/>
        </w:rPr>
        <w:t>(ii)</w:t>
      </w:r>
      <w:r>
        <w:rPr>
          <w:spacing w:val="-15"/>
          <w:sz w:val="18"/>
        </w:rPr>
        <w:t xml:space="preserve"> </w:t>
      </w:r>
      <w:r>
        <w:rPr>
          <w:sz w:val="18"/>
        </w:rPr>
        <w:t>seek,</w:t>
      </w:r>
      <w:r>
        <w:rPr>
          <w:spacing w:val="-13"/>
          <w:sz w:val="18"/>
        </w:rPr>
        <w:t xml:space="preserve"> </w:t>
      </w:r>
      <w:r>
        <w:rPr>
          <w:sz w:val="18"/>
        </w:rPr>
        <w:t>or</w:t>
      </w:r>
      <w:r>
        <w:rPr>
          <w:spacing w:val="-12"/>
          <w:sz w:val="18"/>
        </w:rPr>
        <w:t xml:space="preserve"> </w:t>
      </w:r>
      <w:r>
        <w:rPr>
          <w:sz w:val="18"/>
        </w:rPr>
        <w:t>attempt,</w:t>
      </w:r>
      <w:r>
        <w:rPr>
          <w:spacing w:val="-13"/>
          <w:sz w:val="18"/>
        </w:rPr>
        <w:t xml:space="preserve"> </w:t>
      </w:r>
      <w:r>
        <w:rPr>
          <w:sz w:val="18"/>
        </w:rPr>
        <w:t>in</w:t>
      </w:r>
      <w:r>
        <w:rPr>
          <w:spacing w:val="-11"/>
          <w:sz w:val="18"/>
        </w:rPr>
        <w:t xml:space="preserve"> </w:t>
      </w:r>
      <w:r>
        <w:rPr>
          <w:sz w:val="18"/>
        </w:rPr>
        <w:t>any</w:t>
      </w:r>
      <w:r>
        <w:rPr>
          <w:spacing w:val="-13"/>
          <w:sz w:val="18"/>
        </w:rPr>
        <w:t xml:space="preserve"> </w:t>
      </w:r>
      <w:r>
        <w:rPr>
          <w:sz w:val="18"/>
        </w:rPr>
        <w:t>manner</w:t>
      </w:r>
      <w:r>
        <w:rPr>
          <w:spacing w:val="-12"/>
          <w:sz w:val="18"/>
        </w:rPr>
        <w:t xml:space="preserve"> </w:t>
      </w:r>
      <w:r>
        <w:rPr>
          <w:sz w:val="18"/>
        </w:rPr>
        <w:t>or</w:t>
      </w:r>
      <w:r>
        <w:rPr>
          <w:spacing w:val="-12"/>
          <w:sz w:val="18"/>
        </w:rPr>
        <w:t xml:space="preserve"> </w:t>
      </w:r>
      <w:r>
        <w:rPr>
          <w:sz w:val="18"/>
        </w:rPr>
        <w:t>capacity,</w:t>
      </w:r>
      <w:r>
        <w:rPr>
          <w:spacing w:val="-13"/>
          <w:sz w:val="18"/>
        </w:rPr>
        <w:t xml:space="preserve"> </w:t>
      </w:r>
      <w:r>
        <w:rPr>
          <w:sz w:val="18"/>
        </w:rPr>
        <w:t>to</w:t>
      </w:r>
      <w:r>
        <w:rPr>
          <w:spacing w:val="-11"/>
          <w:sz w:val="18"/>
        </w:rPr>
        <w:t xml:space="preserve"> </w:t>
      </w:r>
      <w:r>
        <w:rPr>
          <w:sz w:val="18"/>
        </w:rPr>
        <w:t>have</w:t>
      </w:r>
      <w:r>
        <w:rPr>
          <w:spacing w:val="-11"/>
          <w:sz w:val="18"/>
        </w:rPr>
        <w:t xml:space="preserve"> </w:t>
      </w:r>
      <w:r>
        <w:rPr>
          <w:sz w:val="18"/>
        </w:rPr>
        <w:t>said Personnel terminate or otherwise diminish its employment or relationship with the other party.</w:t>
      </w:r>
    </w:p>
    <w:p w14:paraId="296D1DC3" w14:textId="77777777" w:rsidR="00C30A5F" w:rsidRDefault="00C30A5F">
      <w:pPr>
        <w:pStyle w:val="a3"/>
        <w:spacing w:before="110"/>
      </w:pPr>
    </w:p>
    <w:p w14:paraId="5A1B97C8" w14:textId="77777777" w:rsidR="00C30A5F" w:rsidRDefault="003D2832">
      <w:pPr>
        <w:pStyle w:val="1"/>
        <w:numPr>
          <w:ilvl w:val="0"/>
          <w:numId w:val="2"/>
        </w:numPr>
        <w:tabs>
          <w:tab w:val="left" w:pos="1230"/>
        </w:tabs>
        <w:ind w:hanging="1132"/>
      </w:pPr>
      <w:r>
        <w:rPr>
          <w:spacing w:val="-2"/>
        </w:rPr>
        <w:t>Assignment</w:t>
      </w:r>
    </w:p>
    <w:p w14:paraId="6F9ABA9B" w14:textId="77777777" w:rsidR="00C30A5F" w:rsidRDefault="00C30A5F">
      <w:pPr>
        <w:pStyle w:val="a3"/>
        <w:spacing w:before="107"/>
        <w:rPr>
          <w:b/>
        </w:rPr>
      </w:pPr>
    </w:p>
    <w:p w14:paraId="1DF5BC2E" w14:textId="77777777" w:rsidR="00C30A5F" w:rsidRDefault="003D2832">
      <w:pPr>
        <w:pStyle w:val="a5"/>
        <w:numPr>
          <w:ilvl w:val="1"/>
          <w:numId w:val="2"/>
        </w:numPr>
        <w:tabs>
          <w:tab w:val="left" w:pos="1230"/>
        </w:tabs>
        <w:spacing w:before="1" w:line="285" w:lineRule="auto"/>
        <w:ind w:right="93"/>
        <w:jc w:val="both"/>
        <w:rPr>
          <w:sz w:val="18"/>
        </w:rPr>
      </w:pPr>
      <w:r>
        <w:rPr>
          <w:sz w:val="18"/>
        </w:rPr>
        <w:t>This</w:t>
      </w:r>
      <w:r>
        <w:rPr>
          <w:spacing w:val="-7"/>
          <w:sz w:val="18"/>
        </w:rPr>
        <w:t xml:space="preserve"> </w:t>
      </w:r>
      <w:r>
        <w:rPr>
          <w:sz w:val="18"/>
        </w:rPr>
        <w:t>Agreement</w:t>
      </w:r>
      <w:r>
        <w:rPr>
          <w:spacing w:val="-6"/>
          <w:sz w:val="18"/>
        </w:rPr>
        <w:t xml:space="preserve"> </w:t>
      </w:r>
      <w:r>
        <w:rPr>
          <w:sz w:val="18"/>
        </w:rPr>
        <w:t>may</w:t>
      </w:r>
      <w:r>
        <w:rPr>
          <w:spacing w:val="-8"/>
          <w:sz w:val="18"/>
        </w:rPr>
        <w:t xml:space="preserve"> </w:t>
      </w:r>
      <w:r>
        <w:rPr>
          <w:sz w:val="18"/>
        </w:rPr>
        <w:t>be</w:t>
      </w:r>
      <w:r>
        <w:rPr>
          <w:spacing w:val="-7"/>
          <w:sz w:val="18"/>
        </w:rPr>
        <w:t xml:space="preserve"> </w:t>
      </w:r>
      <w:r>
        <w:rPr>
          <w:sz w:val="18"/>
        </w:rPr>
        <w:t>assigned</w:t>
      </w:r>
      <w:r>
        <w:rPr>
          <w:spacing w:val="-7"/>
          <w:sz w:val="18"/>
        </w:rPr>
        <w:t xml:space="preserve"> </w:t>
      </w:r>
      <w:r>
        <w:rPr>
          <w:sz w:val="18"/>
        </w:rPr>
        <w:t>in</w:t>
      </w:r>
      <w:r>
        <w:rPr>
          <w:spacing w:val="-6"/>
          <w:sz w:val="18"/>
        </w:rPr>
        <w:t xml:space="preserve"> </w:t>
      </w:r>
      <w:r>
        <w:rPr>
          <w:sz w:val="18"/>
        </w:rPr>
        <w:t>part</w:t>
      </w:r>
      <w:r>
        <w:rPr>
          <w:spacing w:val="-6"/>
          <w:sz w:val="18"/>
        </w:rPr>
        <w:t xml:space="preserve"> </w:t>
      </w:r>
      <w:r>
        <w:rPr>
          <w:sz w:val="18"/>
        </w:rPr>
        <w:t>or</w:t>
      </w:r>
      <w:r>
        <w:rPr>
          <w:spacing w:val="-7"/>
          <w:sz w:val="18"/>
        </w:rPr>
        <w:t xml:space="preserve"> </w:t>
      </w:r>
      <w:r>
        <w:rPr>
          <w:sz w:val="18"/>
        </w:rPr>
        <w:t>in</w:t>
      </w:r>
      <w:r>
        <w:rPr>
          <w:spacing w:val="-6"/>
          <w:sz w:val="18"/>
        </w:rPr>
        <w:t xml:space="preserve"> </w:t>
      </w:r>
      <w:r>
        <w:rPr>
          <w:sz w:val="18"/>
        </w:rPr>
        <w:t>its</w:t>
      </w:r>
      <w:r>
        <w:rPr>
          <w:spacing w:val="-7"/>
          <w:sz w:val="18"/>
        </w:rPr>
        <w:t xml:space="preserve"> </w:t>
      </w:r>
      <w:r>
        <w:rPr>
          <w:sz w:val="18"/>
        </w:rPr>
        <w:t>entirety</w:t>
      </w:r>
      <w:r>
        <w:rPr>
          <w:spacing w:val="-8"/>
          <w:sz w:val="18"/>
        </w:rPr>
        <w:t xml:space="preserve"> </w:t>
      </w:r>
      <w:r>
        <w:rPr>
          <w:sz w:val="18"/>
        </w:rPr>
        <w:t>by</w:t>
      </w:r>
      <w:r>
        <w:rPr>
          <w:spacing w:val="-3"/>
          <w:sz w:val="18"/>
        </w:rPr>
        <w:t xml:space="preserve"> </w:t>
      </w:r>
      <w:hyperlink w:anchor="_bookmark1" w:history="1">
        <w:r>
          <w:rPr>
            <w:sz w:val="18"/>
          </w:rPr>
          <w:t>Configura</w:t>
        </w:r>
      </w:hyperlink>
      <w:r>
        <w:rPr>
          <w:spacing w:val="-6"/>
          <w:sz w:val="18"/>
        </w:rPr>
        <w:t xml:space="preserve"> </w:t>
      </w:r>
      <w:r>
        <w:rPr>
          <w:sz w:val="18"/>
        </w:rPr>
        <w:t>to</w:t>
      </w:r>
      <w:r>
        <w:rPr>
          <w:spacing w:val="-6"/>
          <w:sz w:val="18"/>
        </w:rPr>
        <w:t xml:space="preserve"> </w:t>
      </w:r>
      <w:r>
        <w:rPr>
          <w:sz w:val="18"/>
        </w:rPr>
        <w:t>its</w:t>
      </w:r>
      <w:r>
        <w:rPr>
          <w:spacing w:val="-7"/>
          <w:sz w:val="18"/>
        </w:rPr>
        <w:t xml:space="preserve"> </w:t>
      </w:r>
      <w:r>
        <w:rPr>
          <w:sz w:val="18"/>
        </w:rPr>
        <w:t xml:space="preserve">parent or a wholly owned subsidiary to </w:t>
      </w:r>
      <w:hyperlink w:anchor="_bookmark1" w:history="1">
        <w:r>
          <w:rPr>
            <w:sz w:val="18"/>
          </w:rPr>
          <w:t>Configura</w:t>
        </w:r>
      </w:hyperlink>
      <w:r>
        <w:rPr>
          <w:sz w:val="18"/>
        </w:rPr>
        <w:t xml:space="preserve">. </w:t>
      </w:r>
      <w:hyperlink w:anchor="_bookmark2" w:history="1">
        <w:r>
          <w:rPr>
            <w:sz w:val="18"/>
          </w:rPr>
          <w:t>Customer</w:t>
        </w:r>
      </w:hyperlink>
      <w:r>
        <w:rPr>
          <w:sz w:val="18"/>
        </w:rPr>
        <w:t xml:space="preserve"> agrees that neither this Agreement nor any interest, licenses, or rights may be assigned, tr</w:t>
      </w:r>
      <w:r>
        <w:rPr>
          <w:sz w:val="18"/>
        </w:rPr>
        <w:t xml:space="preserve">ansferred, or conveyed, in whole or in part, by Customer without </w:t>
      </w:r>
      <w:proofErr w:type="spellStart"/>
      <w:r>
        <w:rPr>
          <w:sz w:val="18"/>
        </w:rPr>
        <w:t>Configura’s</w:t>
      </w:r>
      <w:proofErr w:type="spellEnd"/>
      <w:r>
        <w:rPr>
          <w:sz w:val="18"/>
        </w:rPr>
        <w:t xml:space="preserve"> prior written consent.</w:t>
      </w:r>
      <w:r>
        <w:rPr>
          <w:spacing w:val="-7"/>
          <w:sz w:val="18"/>
        </w:rPr>
        <w:t xml:space="preserve"> </w:t>
      </w:r>
      <w:r>
        <w:rPr>
          <w:sz w:val="18"/>
        </w:rPr>
        <w:t>Any</w:t>
      </w:r>
      <w:r>
        <w:rPr>
          <w:spacing w:val="-7"/>
          <w:sz w:val="18"/>
        </w:rPr>
        <w:t xml:space="preserve"> </w:t>
      </w:r>
      <w:r>
        <w:rPr>
          <w:sz w:val="18"/>
        </w:rPr>
        <w:t>assignment</w:t>
      </w:r>
      <w:r>
        <w:rPr>
          <w:spacing w:val="-7"/>
          <w:sz w:val="18"/>
        </w:rPr>
        <w:t xml:space="preserve"> </w:t>
      </w:r>
      <w:r>
        <w:rPr>
          <w:sz w:val="18"/>
        </w:rPr>
        <w:t>in</w:t>
      </w:r>
      <w:r>
        <w:rPr>
          <w:spacing w:val="-5"/>
          <w:sz w:val="18"/>
        </w:rPr>
        <w:t xml:space="preserve"> </w:t>
      </w:r>
      <w:r>
        <w:rPr>
          <w:sz w:val="18"/>
        </w:rPr>
        <w:t>violation</w:t>
      </w:r>
      <w:r>
        <w:rPr>
          <w:spacing w:val="-7"/>
          <w:sz w:val="18"/>
        </w:rPr>
        <w:t xml:space="preserve"> </w:t>
      </w:r>
      <w:r>
        <w:rPr>
          <w:sz w:val="18"/>
        </w:rPr>
        <w:t>of</w:t>
      </w:r>
      <w:r>
        <w:rPr>
          <w:spacing w:val="-7"/>
          <w:sz w:val="18"/>
        </w:rPr>
        <w:t xml:space="preserve"> </w:t>
      </w:r>
      <w:r>
        <w:rPr>
          <w:sz w:val="18"/>
        </w:rPr>
        <w:t>this</w:t>
      </w:r>
      <w:r>
        <w:rPr>
          <w:spacing w:val="-6"/>
          <w:sz w:val="18"/>
        </w:rPr>
        <w:t xml:space="preserve"> </w:t>
      </w:r>
      <w:r>
        <w:rPr>
          <w:sz w:val="18"/>
        </w:rPr>
        <w:t>provision</w:t>
      </w:r>
      <w:r>
        <w:rPr>
          <w:spacing w:val="-7"/>
          <w:sz w:val="18"/>
        </w:rPr>
        <w:t xml:space="preserve"> </w:t>
      </w:r>
      <w:r>
        <w:rPr>
          <w:sz w:val="18"/>
        </w:rPr>
        <w:t>is</w:t>
      </w:r>
      <w:r>
        <w:rPr>
          <w:spacing w:val="-6"/>
          <w:sz w:val="18"/>
        </w:rPr>
        <w:t xml:space="preserve"> </w:t>
      </w:r>
      <w:r>
        <w:rPr>
          <w:sz w:val="18"/>
        </w:rPr>
        <w:t>deemed</w:t>
      </w:r>
      <w:r>
        <w:rPr>
          <w:spacing w:val="-8"/>
          <w:sz w:val="18"/>
        </w:rPr>
        <w:t xml:space="preserve"> </w:t>
      </w:r>
      <w:r>
        <w:rPr>
          <w:sz w:val="18"/>
        </w:rPr>
        <w:t>null</w:t>
      </w:r>
      <w:r>
        <w:rPr>
          <w:spacing w:val="-5"/>
          <w:sz w:val="18"/>
        </w:rPr>
        <w:t xml:space="preserve"> </w:t>
      </w:r>
      <w:r>
        <w:rPr>
          <w:sz w:val="18"/>
        </w:rPr>
        <w:t>and</w:t>
      </w:r>
      <w:r>
        <w:rPr>
          <w:spacing w:val="-5"/>
          <w:sz w:val="18"/>
        </w:rPr>
        <w:t xml:space="preserve"> </w:t>
      </w:r>
      <w:r>
        <w:rPr>
          <w:sz w:val="18"/>
        </w:rPr>
        <w:t>void.</w:t>
      </w:r>
      <w:r>
        <w:rPr>
          <w:spacing w:val="-7"/>
          <w:sz w:val="18"/>
        </w:rPr>
        <w:t xml:space="preserve"> </w:t>
      </w:r>
      <w:r>
        <w:rPr>
          <w:sz w:val="18"/>
        </w:rPr>
        <w:t>This Agreement and any applicable Sow(s) will be binding on all permitted assignees a</w:t>
      </w:r>
      <w:r>
        <w:rPr>
          <w:sz w:val="18"/>
        </w:rPr>
        <w:t>nd successors in interest.</w:t>
      </w:r>
    </w:p>
    <w:p w14:paraId="7740EB87" w14:textId="77777777" w:rsidR="00C30A5F" w:rsidRDefault="00C30A5F">
      <w:pPr>
        <w:pStyle w:val="a3"/>
        <w:spacing w:before="111"/>
      </w:pPr>
    </w:p>
    <w:p w14:paraId="10988A70" w14:textId="77777777" w:rsidR="00C30A5F" w:rsidRDefault="003D2832">
      <w:pPr>
        <w:pStyle w:val="1"/>
        <w:numPr>
          <w:ilvl w:val="0"/>
          <w:numId w:val="2"/>
        </w:numPr>
        <w:tabs>
          <w:tab w:val="left" w:pos="1230"/>
        </w:tabs>
        <w:ind w:hanging="1132"/>
      </w:pPr>
      <w:r>
        <w:rPr>
          <w:spacing w:val="-2"/>
        </w:rPr>
        <w:t>Disputes</w:t>
      </w:r>
    </w:p>
    <w:p w14:paraId="4703AFD9" w14:textId="77777777" w:rsidR="00C30A5F" w:rsidRDefault="00C30A5F">
      <w:pPr>
        <w:pStyle w:val="1"/>
        <w:sectPr w:rsidR="00C30A5F">
          <w:pgSz w:w="12250" w:h="15850"/>
          <w:pgMar w:top="1340" w:right="1700" w:bottom="880" w:left="1700" w:header="719" w:footer="687" w:gutter="0"/>
          <w:cols w:space="720"/>
        </w:sectPr>
      </w:pPr>
    </w:p>
    <w:p w14:paraId="737DE468" w14:textId="77777777" w:rsidR="00C30A5F" w:rsidRDefault="003D2832">
      <w:pPr>
        <w:pStyle w:val="a5"/>
        <w:numPr>
          <w:ilvl w:val="1"/>
          <w:numId w:val="2"/>
        </w:numPr>
        <w:tabs>
          <w:tab w:val="left" w:pos="1230"/>
        </w:tabs>
        <w:spacing w:before="119"/>
        <w:ind w:hanging="1132"/>
        <w:rPr>
          <w:sz w:val="18"/>
        </w:rPr>
      </w:pPr>
      <w:r>
        <w:rPr>
          <w:sz w:val="18"/>
          <w:u w:val="single"/>
        </w:rPr>
        <w:lastRenderedPageBreak/>
        <w:t>Governing</w:t>
      </w:r>
      <w:r>
        <w:rPr>
          <w:spacing w:val="-3"/>
          <w:sz w:val="18"/>
          <w:u w:val="single"/>
        </w:rPr>
        <w:t xml:space="preserve"> </w:t>
      </w:r>
      <w:r>
        <w:rPr>
          <w:sz w:val="18"/>
          <w:u w:val="single"/>
        </w:rPr>
        <w:t>Law</w:t>
      </w:r>
      <w:r>
        <w:rPr>
          <w:spacing w:val="-3"/>
          <w:sz w:val="18"/>
          <w:u w:val="single"/>
        </w:rPr>
        <w:t xml:space="preserve"> </w:t>
      </w:r>
      <w:r>
        <w:rPr>
          <w:sz w:val="18"/>
          <w:u w:val="single"/>
        </w:rPr>
        <w:t>and Dispute</w:t>
      </w:r>
      <w:r>
        <w:rPr>
          <w:spacing w:val="-2"/>
          <w:sz w:val="18"/>
          <w:u w:val="single"/>
        </w:rPr>
        <w:t xml:space="preserve"> Resolution</w:t>
      </w:r>
      <w:r>
        <w:rPr>
          <w:spacing w:val="-2"/>
          <w:sz w:val="18"/>
        </w:rPr>
        <w:t>.</w:t>
      </w:r>
    </w:p>
    <w:p w14:paraId="3FB05C0C" w14:textId="77777777" w:rsidR="00C30A5F" w:rsidRDefault="00C30A5F">
      <w:pPr>
        <w:pStyle w:val="a3"/>
        <w:spacing w:before="181"/>
      </w:pPr>
    </w:p>
    <w:p w14:paraId="6BC81259" w14:textId="77777777" w:rsidR="00C30A5F" w:rsidRDefault="003D2832">
      <w:pPr>
        <w:pStyle w:val="a3"/>
        <w:ind w:left="1250"/>
        <w:jc w:val="both"/>
      </w:pPr>
      <w:r>
        <w:t>Governing</w:t>
      </w:r>
      <w:r>
        <w:rPr>
          <w:spacing w:val="-2"/>
        </w:rPr>
        <w:t xml:space="preserve"> </w:t>
      </w:r>
      <w:r>
        <w:rPr>
          <w:spacing w:val="-5"/>
        </w:rPr>
        <w:t>Law</w:t>
      </w:r>
    </w:p>
    <w:p w14:paraId="7574BFF0" w14:textId="77777777" w:rsidR="00C30A5F" w:rsidRDefault="00C30A5F">
      <w:pPr>
        <w:pStyle w:val="a3"/>
        <w:spacing w:before="182"/>
      </w:pPr>
    </w:p>
    <w:p w14:paraId="1AF451B3" w14:textId="77777777" w:rsidR="00C30A5F" w:rsidRDefault="003D2832">
      <w:pPr>
        <w:pStyle w:val="a3"/>
        <w:spacing w:line="285" w:lineRule="auto"/>
        <w:ind w:left="1250" w:right="98"/>
        <w:jc w:val="both"/>
      </w:pPr>
      <w:r>
        <w:rPr>
          <w:noProof/>
        </w:rPr>
        <w:drawing>
          <wp:anchor distT="0" distB="0" distL="0" distR="0" simplePos="0" relativeHeight="487363584" behindDoc="1" locked="0" layoutInCell="1" allowOverlap="1" wp14:anchorId="7FF0E1BD" wp14:editId="57111734">
            <wp:simplePos x="0" y="0"/>
            <wp:positionH relativeFrom="page">
              <wp:posOffset>1197610</wp:posOffset>
            </wp:positionH>
            <wp:positionV relativeFrom="paragraph">
              <wp:posOffset>728345</wp:posOffset>
            </wp:positionV>
            <wp:extent cx="5153190" cy="5184012"/>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7" cstate="print"/>
                    <a:stretch>
                      <a:fillRect/>
                    </a:stretch>
                  </pic:blipFill>
                  <pic:spPr>
                    <a:xfrm>
                      <a:off x="0" y="0"/>
                      <a:ext cx="5153190" cy="5184012"/>
                    </a:xfrm>
                    <a:prstGeom prst="rect">
                      <a:avLst/>
                    </a:prstGeom>
                  </pic:spPr>
                </pic:pic>
              </a:graphicData>
            </a:graphic>
          </wp:anchor>
        </w:drawing>
      </w:r>
      <w:r>
        <w:t>The Agreement(s) shall be governed by, construed, and enforced in accordance with the</w:t>
      </w:r>
      <w:ins w:id="125" w:author="김현주 (Hyunjoo Kim)" w:date="2025-11-05T11:06:00Z">
        <w:r w:rsidR="00647CCA" w:rsidRPr="00647CCA">
          <w:rPr>
            <w:rStyle w:val="TableNormal"/>
          </w:rPr>
          <w:t xml:space="preserve"> </w:t>
        </w:r>
        <w:r w:rsidR="00647CCA" w:rsidRPr="00906D34">
          <w:rPr>
            <w:b/>
            <w:bCs/>
            <w:rPrChange w:id="126" w:author="김현주 (Hyunjoo Kim)" w:date="2025-11-05T11:06:00Z">
              <w:rPr>
                <w:rStyle w:val="ab"/>
              </w:rPr>
            </w:rPrChange>
          </w:rPr>
          <w:t>California, United States of America</w:t>
        </w:r>
        <w:r w:rsidR="00647CCA">
          <w:t>, without regard to its conflict of law principles.</w:t>
        </w:r>
      </w:ins>
      <w:del w:id="127" w:author="김현주 (Hyunjoo Kim)" w:date="2025-11-05T11:05:00Z">
        <w:r w:rsidDel="00647CCA">
          <w:delText xml:space="preserve"> substantive laws of Sweden, without giving effect or regard to its choice of conflict of law rules or provisions</w:delText>
        </w:r>
      </w:del>
      <w:r>
        <w:t>. The United Nations Convention on Contracts for</w:t>
      </w:r>
      <w:r>
        <w:rPr>
          <w:spacing w:val="-16"/>
        </w:rPr>
        <w:t xml:space="preserve"> </w:t>
      </w:r>
      <w:r>
        <w:t>the</w:t>
      </w:r>
      <w:r>
        <w:rPr>
          <w:spacing w:val="-16"/>
        </w:rPr>
        <w:t xml:space="preserve"> </w:t>
      </w:r>
      <w:r>
        <w:t>Inter</w:t>
      </w:r>
      <w:r>
        <w:t>national</w:t>
      </w:r>
      <w:r>
        <w:rPr>
          <w:spacing w:val="-16"/>
        </w:rPr>
        <w:t xml:space="preserve"> </w:t>
      </w:r>
      <w:r>
        <w:t>Sale</w:t>
      </w:r>
      <w:r>
        <w:rPr>
          <w:spacing w:val="-16"/>
        </w:rPr>
        <w:t xml:space="preserve"> </w:t>
      </w:r>
      <w:r>
        <w:t>of</w:t>
      </w:r>
      <w:r>
        <w:rPr>
          <w:spacing w:val="-16"/>
        </w:rPr>
        <w:t xml:space="preserve"> </w:t>
      </w:r>
      <w:r>
        <w:t>Goods,</w:t>
      </w:r>
      <w:r>
        <w:rPr>
          <w:spacing w:val="-15"/>
        </w:rPr>
        <w:t xml:space="preserve"> </w:t>
      </w:r>
      <w:r>
        <w:t>as</w:t>
      </w:r>
      <w:r>
        <w:rPr>
          <w:spacing w:val="-16"/>
        </w:rPr>
        <w:t xml:space="preserve"> </w:t>
      </w:r>
      <w:r>
        <w:t>amended,</w:t>
      </w:r>
      <w:r>
        <w:rPr>
          <w:spacing w:val="-16"/>
        </w:rPr>
        <w:t xml:space="preserve"> </w:t>
      </w:r>
      <w:r>
        <w:t>and</w:t>
      </w:r>
      <w:r>
        <w:rPr>
          <w:spacing w:val="-16"/>
        </w:rPr>
        <w:t xml:space="preserve"> </w:t>
      </w:r>
      <w:r>
        <w:t>the</w:t>
      </w:r>
      <w:r>
        <w:rPr>
          <w:spacing w:val="-16"/>
        </w:rPr>
        <w:t xml:space="preserve"> </w:t>
      </w:r>
      <w:r>
        <w:t>United</w:t>
      </w:r>
      <w:r>
        <w:rPr>
          <w:spacing w:val="-16"/>
        </w:rPr>
        <w:t xml:space="preserve"> </w:t>
      </w:r>
      <w:r>
        <w:t>Nations</w:t>
      </w:r>
      <w:r>
        <w:rPr>
          <w:spacing w:val="-15"/>
        </w:rPr>
        <w:t xml:space="preserve"> </w:t>
      </w:r>
      <w:r>
        <w:t>Convention on the Limitation Period in the International Sale of Goods, as amended, shall not apply to the Agreement(s).</w:t>
      </w:r>
    </w:p>
    <w:p w14:paraId="29EF0F14" w14:textId="77777777" w:rsidR="00C30A5F" w:rsidRDefault="00C30A5F">
      <w:pPr>
        <w:pStyle w:val="a3"/>
        <w:spacing w:before="142"/>
      </w:pPr>
    </w:p>
    <w:p w14:paraId="53223DF1" w14:textId="77777777" w:rsidR="00C30A5F" w:rsidRDefault="003D2832">
      <w:pPr>
        <w:pStyle w:val="a3"/>
        <w:ind w:left="1250"/>
        <w:jc w:val="both"/>
      </w:pPr>
      <w:r>
        <w:t>Dispute</w:t>
      </w:r>
      <w:r>
        <w:rPr>
          <w:spacing w:val="-2"/>
        </w:rPr>
        <w:t xml:space="preserve"> Resolution</w:t>
      </w:r>
    </w:p>
    <w:p w14:paraId="63AF31EC" w14:textId="77777777" w:rsidR="00C30A5F" w:rsidRDefault="00C30A5F">
      <w:pPr>
        <w:pStyle w:val="a3"/>
        <w:spacing w:before="179"/>
      </w:pPr>
    </w:p>
    <w:p w14:paraId="531B0FBD" w14:textId="77777777" w:rsidR="00906D34" w:rsidRPr="00906D34" w:rsidRDefault="003D2832" w:rsidP="00906D34">
      <w:pPr>
        <w:pStyle w:val="a3"/>
        <w:ind w:left="1250"/>
        <w:jc w:val="both"/>
        <w:rPr>
          <w:ins w:id="128" w:author="김현주 (Hyunjoo Kim)" w:date="2025-11-05T11:07:00Z"/>
        </w:rPr>
        <w:pPrChange w:id="129" w:author="김현주 (Hyunjoo Kim)" w:date="2025-11-05T11:07:00Z">
          <w:pPr>
            <w:pStyle w:val="aa"/>
          </w:pPr>
        </w:pPrChange>
      </w:pPr>
      <w:r>
        <w:t xml:space="preserve">Any dispute, controversy or claim or misunderstandings </w:t>
      </w:r>
      <w:r>
        <w:t>of any kind between the parties</w:t>
      </w:r>
      <w:r w:rsidRPr="00906D34">
        <w:rPr>
          <w:rPrChange w:id="130" w:author="김현주 (Hyunjoo Kim)" w:date="2025-11-05T11:07:00Z">
            <w:rPr>
              <w:spacing w:val="-13"/>
            </w:rPr>
          </w:rPrChange>
        </w:rPr>
        <w:t xml:space="preserve"> </w:t>
      </w:r>
      <w:r>
        <w:t>arising</w:t>
      </w:r>
      <w:r w:rsidRPr="00906D34">
        <w:rPr>
          <w:rPrChange w:id="131" w:author="김현주 (Hyunjoo Kim)" w:date="2025-11-05T11:07:00Z">
            <w:rPr>
              <w:spacing w:val="-15"/>
            </w:rPr>
          </w:rPrChange>
        </w:rPr>
        <w:t xml:space="preserve"> </w:t>
      </w:r>
      <w:r>
        <w:t>under,</w:t>
      </w:r>
      <w:r w:rsidRPr="00906D34">
        <w:rPr>
          <w:rPrChange w:id="132" w:author="김현주 (Hyunjoo Kim)" w:date="2025-11-05T11:07:00Z">
            <w:rPr>
              <w:spacing w:val="-14"/>
            </w:rPr>
          </w:rPrChange>
        </w:rPr>
        <w:t xml:space="preserve"> </w:t>
      </w:r>
      <w:r>
        <w:t>out</w:t>
      </w:r>
      <w:r w:rsidRPr="00906D34">
        <w:rPr>
          <w:rPrChange w:id="133" w:author="김현주 (Hyunjoo Kim)" w:date="2025-11-05T11:07:00Z">
            <w:rPr>
              <w:spacing w:val="-14"/>
            </w:rPr>
          </w:rPrChange>
        </w:rPr>
        <w:t xml:space="preserve"> </w:t>
      </w:r>
      <w:r>
        <w:t>of,</w:t>
      </w:r>
      <w:r w:rsidRPr="00906D34">
        <w:rPr>
          <w:rPrChange w:id="134" w:author="김현주 (Hyunjoo Kim)" w:date="2025-11-05T11:07:00Z">
            <w:rPr>
              <w:spacing w:val="-14"/>
            </w:rPr>
          </w:rPrChange>
        </w:rPr>
        <w:t xml:space="preserve"> </w:t>
      </w:r>
      <w:r>
        <w:t>or</w:t>
      </w:r>
      <w:r w:rsidRPr="00906D34">
        <w:rPr>
          <w:rPrChange w:id="135" w:author="김현주 (Hyunjoo Kim)" w:date="2025-11-05T11:07:00Z">
            <w:rPr>
              <w:spacing w:val="-15"/>
            </w:rPr>
          </w:rPrChange>
        </w:rPr>
        <w:t xml:space="preserve"> </w:t>
      </w:r>
      <w:r>
        <w:t>in</w:t>
      </w:r>
      <w:r w:rsidRPr="00906D34">
        <w:rPr>
          <w:rPrChange w:id="136" w:author="김현주 (Hyunjoo Kim)" w:date="2025-11-05T11:07:00Z">
            <w:rPr>
              <w:spacing w:val="-12"/>
            </w:rPr>
          </w:rPrChange>
        </w:rPr>
        <w:t xml:space="preserve"> </w:t>
      </w:r>
      <w:r>
        <w:t>connection</w:t>
      </w:r>
      <w:r w:rsidRPr="00906D34">
        <w:rPr>
          <w:rPrChange w:id="137" w:author="김현주 (Hyunjoo Kim)" w:date="2025-11-05T11:07:00Z">
            <w:rPr>
              <w:spacing w:val="-14"/>
            </w:rPr>
          </w:rPrChange>
        </w:rPr>
        <w:t xml:space="preserve"> </w:t>
      </w:r>
      <w:r>
        <w:t>with</w:t>
      </w:r>
      <w:r w:rsidRPr="00906D34">
        <w:rPr>
          <w:rPrChange w:id="138" w:author="김현주 (Hyunjoo Kim)" w:date="2025-11-05T11:07:00Z">
            <w:rPr>
              <w:spacing w:val="-12"/>
            </w:rPr>
          </w:rPrChange>
        </w:rPr>
        <w:t xml:space="preserve"> </w:t>
      </w:r>
      <w:r>
        <w:t>the</w:t>
      </w:r>
      <w:r w:rsidRPr="00906D34">
        <w:rPr>
          <w:rPrChange w:id="139" w:author="김현주 (Hyunjoo Kim)" w:date="2025-11-05T11:07:00Z">
            <w:rPr>
              <w:spacing w:val="-15"/>
            </w:rPr>
          </w:rPrChange>
        </w:rPr>
        <w:t xml:space="preserve"> </w:t>
      </w:r>
      <w:r>
        <w:t>Agreement(s),</w:t>
      </w:r>
      <w:r w:rsidRPr="00906D34">
        <w:rPr>
          <w:rPrChange w:id="140" w:author="김현주 (Hyunjoo Kim)" w:date="2025-11-05T11:07:00Z">
            <w:rPr>
              <w:spacing w:val="-14"/>
            </w:rPr>
          </w:rPrChange>
        </w:rPr>
        <w:t xml:space="preserve"> </w:t>
      </w:r>
      <w:r>
        <w:t>or</w:t>
      </w:r>
      <w:r w:rsidRPr="00906D34">
        <w:rPr>
          <w:rPrChange w:id="141" w:author="김현주 (Hyunjoo Kim)" w:date="2025-11-05T11:07:00Z">
            <w:rPr>
              <w:spacing w:val="-15"/>
            </w:rPr>
          </w:rPrChange>
        </w:rPr>
        <w:t xml:space="preserve"> </w:t>
      </w:r>
      <w:r>
        <w:t>the</w:t>
      </w:r>
      <w:r w:rsidRPr="00906D34">
        <w:rPr>
          <w:rPrChange w:id="142" w:author="김현주 (Hyunjoo Kim)" w:date="2025-11-05T11:07:00Z">
            <w:rPr>
              <w:spacing w:val="-15"/>
            </w:rPr>
          </w:rPrChange>
        </w:rPr>
        <w:t xml:space="preserve"> </w:t>
      </w:r>
      <w:r>
        <w:t>breach, termination or invalidity thereof shall be</w:t>
      </w:r>
      <w:ins w:id="143" w:author="김현주 (Hyunjoo Kim)" w:date="2025-11-05T11:07:00Z">
        <w:r w:rsidR="00906D34">
          <w:t xml:space="preserve"> </w:t>
        </w:r>
        <w:commentRangeStart w:id="144"/>
        <w:r w:rsidR="00906D34">
          <w:t xml:space="preserve">finally settled by </w:t>
        </w:r>
        <w:r w:rsidR="00906D34" w:rsidRPr="00906D34">
          <w:rPr>
            <w:rPrChange w:id="145" w:author="김현주 (Hyunjoo Kim)" w:date="2025-11-05T11:07:00Z">
              <w:rPr>
                <w:rStyle w:val="ab"/>
              </w:rPr>
            </w:rPrChange>
          </w:rPr>
          <w:t>binding arbitration administered by the American Arbitration Association (“AAA”)</w:t>
        </w:r>
        <w:r w:rsidR="00906D34">
          <w:t xml:space="preserve"> in accordance with its </w:t>
        </w:r>
        <w:r w:rsidR="00906D34" w:rsidRPr="00906D34">
          <w:rPr>
            <w:rPrChange w:id="146" w:author="김현주 (Hyunjoo Kim)" w:date="2025-11-05T11:07:00Z">
              <w:rPr>
                <w:rStyle w:val="ab"/>
              </w:rPr>
            </w:rPrChange>
          </w:rPr>
          <w:t>Commercial Arbitration Rules</w:t>
        </w:r>
        <w:r w:rsidR="00906D34">
          <w:t xml:space="preserve"> then in effect.</w:t>
        </w:r>
      </w:ins>
      <w:commentRangeEnd w:id="144"/>
      <w:ins w:id="147" w:author="김현주 (Hyunjoo Kim)" w:date="2025-11-05T11:10:00Z">
        <w:r w:rsidR="00906D34">
          <w:rPr>
            <w:rStyle w:val="a6"/>
          </w:rPr>
          <w:commentReference w:id="144"/>
        </w:r>
      </w:ins>
    </w:p>
    <w:p w14:paraId="503799CE" w14:textId="77777777" w:rsidR="00906D34" w:rsidRDefault="00906D34" w:rsidP="00906D34">
      <w:pPr>
        <w:pStyle w:val="a3"/>
        <w:ind w:left="1250"/>
        <w:jc w:val="both"/>
        <w:rPr>
          <w:ins w:id="148" w:author="김현주 (Hyunjoo Kim)" w:date="2025-11-05T11:08:00Z"/>
        </w:rPr>
      </w:pPr>
      <w:ins w:id="149" w:author="김현주 (Hyunjoo Kim)" w:date="2025-11-05T11:07:00Z">
        <w:r>
          <w:t xml:space="preserve">The arbitration shall be conducted in </w:t>
        </w:r>
        <w:r w:rsidRPr="00906D34">
          <w:rPr>
            <w:rPrChange w:id="150" w:author="김현주 (Hyunjoo Kim)" w:date="2025-11-05T11:07:00Z">
              <w:rPr>
                <w:rStyle w:val="ab"/>
              </w:rPr>
            </w:rPrChange>
          </w:rPr>
          <w:t>English</w:t>
        </w:r>
        <w:r>
          <w:t xml:space="preserve">, and the </w:t>
        </w:r>
        <w:r w:rsidRPr="00906D34">
          <w:rPr>
            <w:rPrChange w:id="151" w:author="김현주 (Hyunjoo Kim)" w:date="2025-11-05T11:07:00Z">
              <w:rPr>
                <w:rStyle w:val="ab"/>
              </w:rPr>
            </w:rPrChange>
          </w:rPr>
          <w:t>seat and venue of arbitration shall be Los Angeles County, California, USA.</w:t>
        </w:r>
        <w:r>
          <w:t xml:space="preserve"> The arbitral tribunal shall consist of </w:t>
        </w:r>
        <w:r w:rsidRPr="00906D34">
          <w:rPr>
            <w:rPrChange w:id="152" w:author="김현주 (Hyunjoo Kim)" w:date="2025-11-05T11:07:00Z">
              <w:rPr>
                <w:rStyle w:val="ab"/>
              </w:rPr>
            </w:rPrChange>
          </w:rPr>
          <w:t>one (1) arbitrator</w:t>
        </w:r>
        <w:r>
          <w:t>, unless the parties agree otherwise in writing.</w:t>
        </w:r>
      </w:ins>
    </w:p>
    <w:p w14:paraId="00144D01" w14:textId="77777777" w:rsidR="00906D34" w:rsidRDefault="00906D34" w:rsidP="00906D34">
      <w:pPr>
        <w:pStyle w:val="a3"/>
        <w:ind w:left="1250"/>
        <w:jc w:val="both"/>
        <w:rPr>
          <w:ins w:id="153" w:author="김현주 (Hyunjoo Kim)" w:date="2025-11-05T11:08:00Z"/>
        </w:rPr>
      </w:pPr>
    </w:p>
    <w:p w14:paraId="25DAD8AF" w14:textId="77777777" w:rsidR="00906D34" w:rsidRDefault="00906D34" w:rsidP="00906D34">
      <w:pPr>
        <w:pStyle w:val="a3"/>
        <w:ind w:left="1250"/>
        <w:jc w:val="both"/>
        <w:rPr>
          <w:ins w:id="154" w:author="김현주 (Hyunjoo Kim)" w:date="2025-11-05T11:08:00Z"/>
        </w:rPr>
      </w:pPr>
      <w:ins w:id="155" w:author="김현주 (Hyunjoo Kim)" w:date="2025-11-05T11:08:00Z">
        <w:r w:rsidRPr="00906D34">
          <w:t xml:space="preserve">The decision of the arbitrator shall be </w:t>
        </w:r>
        <w:r w:rsidRPr="00906D34">
          <w:rPr>
            <w:b/>
            <w:bCs/>
            <w:rPrChange w:id="156" w:author="김현주 (Hyunjoo Kim)" w:date="2025-11-05T11:08:00Z">
              <w:rPr>
                <w:rStyle w:val="ab"/>
              </w:rPr>
            </w:rPrChange>
          </w:rPr>
          <w:t>final and binding</w:t>
        </w:r>
        <w:r w:rsidRPr="00906D34">
          <w:t xml:space="preserve"> upon both Parties, and judgment upon the award rendered by the arbitrator may be entered in any court of competent jurisdiction in the United States.</w:t>
        </w:r>
      </w:ins>
    </w:p>
    <w:p w14:paraId="57B789B1" w14:textId="77777777" w:rsidR="00906D34" w:rsidRDefault="00906D34" w:rsidP="00906D34">
      <w:pPr>
        <w:pStyle w:val="a3"/>
        <w:ind w:left="1250"/>
        <w:jc w:val="both"/>
        <w:rPr>
          <w:ins w:id="157" w:author="김현주 (Hyunjoo Kim)" w:date="2025-11-05T11:08:00Z"/>
        </w:rPr>
      </w:pPr>
    </w:p>
    <w:p w14:paraId="372A23CB" w14:textId="77777777" w:rsidR="00906D34" w:rsidRDefault="00906D34" w:rsidP="00906D34">
      <w:pPr>
        <w:pStyle w:val="a3"/>
        <w:ind w:left="1250"/>
        <w:jc w:val="both"/>
        <w:rPr>
          <w:ins w:id="158" w:author="김현주 (Hyunjoo Kim)" w:date="2025-11-05T11:08:00Z"/>
        </w:rPr>
      </w:pPr>
      <w:ins w:id="159" w:author="김현주 (Hyunjoo Kim)" w:date="2025-11-05T11:08:00Z">
        <w:r w:rsidRPr="00906D34">
          <w:t>Each Party shall bear its own attorney’s fees and costs unless otherwise determined by the arbitrator. The arbitrator may award the prevailing Party its reasonable costs and attorneys’ fees if deemed appropriate.</w:t>
        </w:r>
      </w:ins>
    </w:p>
    <w:p w14:paraId="66ABEA13" w14:textId="77777777" w:rsidR="00906D34" w:rsidRDefault="00906D34" w:rsidP="00906D34">
      <w:pPr>
        <w:pStyle w:val="a3"/>
        <w:ind w:left="1250"/>
        <w:jc w:val="both"/>
        <w:rPr>
          <w:ins w:id="160" w:author="김현주 (Hyunjoo Kim)" w:date="2025-11-05T11:08:00Z"/>
        </w:rPr>
      </w:pPr>
    </w:p>
    <w:p w14:paraId="6C3FD81B" w14:textId="77777777" w:rsidR="00906D34" w:rsidRDefault="00906D34" w:rsidP="00906D34">
      <w:pPr>
        <w:pStyle w:val="a3"/>
        <w:ind w:left="1250"/>
        <w:jc w:val="both"/>
        <w:rPr>
          <w:ins w:id="161" w:author="김현주 (Hyunjoo Kim)" w:date="2025-11-05T11:08:00Z"/>
        </w:rPr>
        <w:pPrChange w:id="162" w:author="김현주 (Hyunjoo Kim)" w:date="2025-11-05T11:08:00Z">
          <w:pPr>
            <w:pStyle w:val="aa"/>
          </w:pPr>
        </w:pPrChange>
      </w:pPr>
      <w:ins w:id="163" w:author="김현주 (Hyunjoo Kim)" w:date="2025-11-05T11:08:00Z">
        <w:r w:rsidRPr="00906D34">
          <w:t xml:space="preserve">Nothing in this clause shall prevent either Party from seeking </w:t>
        </w:r>
        <w:r w:rsidRPr="00906D34">
          <w:rPr>
            <w:b/>
            <w:bCs/>
            <w:rPrChange w:id="164" w:author="김현주 (Hyunjoo Kim)" w:date="2025-11-05T11:08:00Z">
              <w:rPr>
                <w:rStyle w:val="ab"/>
              </w:rPr>
            </w:rPrChange>
          </w:rPr>
          <w:t>injunctive or equitable relief</w:t>
        </w:r>
        <w:r w:rsidRPr="00906D34">
          <w:t xml:space="preserve"> in a court of competent jurisdiction in the State of California for the protection of its intellectual property rights or confidential information</w:t>
        </w:r>
        <w:r>
          <w:t>.</w:t>
        </w:r>
      </w:ins>
    </w:p>
    <w:p w14:paraId="685271A7" w14:textId="77777777" w:rsidR="00906D34" w:rsidRDefault="00906D34" w:rsidP="00906D34">
      <w:pPr>
        <w:pStyle w:val="a3"/>
        <w:ind w:left="1250"/>
        <w:jc w:val="both"/>
        <w:rPr>
          <w:ins w:id="165" w:author="김현주 (Hyunjoo Kim)" w:date="2025-11-05T11:07:00Z"/>
        </w:rPr>
        <w:pPrChange w:id="166" w:author="김현주 (Hyunjoo Kim)" w:date="2025-11-05T11:07:00Z">
          <w:pPr>
            <w:pStyle w:val="aa"/>
          </w:pPr>
        </w:pPrChange>
      </w:pPr>
    </w:p>
    <w:p w14:paraId="3DDEF899" w14:textId="77777777" w:rsidR="00C30A5F" w:rsidRDefault="003D2832">
      <w:pPr>
        <w:pStyle w:val="a3"/>
        <w:spacing w:line="285" w:lineRule="auto"/>
        <w:ind w:left="1250" w:right="94"/>
        <w:jc w:val="both"/>
      </w:pPr>
      <w:r>
        <w:t xml:space="preserve"> </w:t>
      </w:r>
      <w:del w:id="167" w:author="김현주 (Hyunjoo Kim)" w:date="2025-11-05T11:06:00Z">
        <w:r w:rsidDel="00906D34">
          <w:delText>resolved in accordance with the rules of the Arbitration Institute of</w:delText>
        </w:r>
        <w:r w:rsidDel="00906D34">
          <w:rPr>
            <w:spacing w:val="-3"/>
          </w:rPr>
          <w:delText xml:space="preserve"> </w:delText>
        </w:r>
        <w:r w:rsidDel="00906D34">
          <w:delText>the Stockholm Chamber of</w:delText>
        </w:r>
        <w:r w:rsidDel="00906D34">
          <w:rPr>
            <w:spacing w:val="-1"/>
          </w:rPr>
          <w:delText xml:space="preserve"> </w:delText>
        </w:r>
        <w:r w:rsidDel="00906D34">
          <w:delText xml:space="preserve">Commerce (“SCC”) </w:delText>
        </w:r>
      </w:del>
      <w:del w:id="168" w:author="김현주 (Hyunjoo Kim)" w:date="2025-11-05T11:07:00Z">
        <w:r w:rsidDel="00906D34">
          <w:delText>in effect on</w:delText>
        </w:r>
        <w:r w:rsidDel="00906D34">
          <w:rPr>
            <w:spacing w:val="-9"/>
          </w:rPr>
          <w:delText xml:space="preserve"> </w:delText>
        </w:r>
        <w:r w:rsidDel="00906D34">
          <w:delText>the</w:delText>
        </w:r>
        <w:r w:rsidDel="00906D34">
          <w:rPr>
            <w:spacing w:val="-10"/>
          </w:rPr>
          <w:delText xml:space="preserve"> </w:delText>
        </w:r>
        <w:r w:rsidDel="00906D34">
          <w:delText>date</w:delText>
        </w:r>
        <w:r w:rsidDel="00906D34">
          <w:rPr>
            <w:spacing w:val="-10"/>
          </w:rPr>
          <w:delText xml:space="preserve"> </w:delText>
        </w:r>
        <w:r w:rsidDel="00906D34">
          <w:delText>of</w:delText>
        </w:r>
        <w:r w:rsidDel="00906D34">
          <w:rPr>
            <w:spacing w:val="-11"/>
          </w:rPr>
          <w:delText xml:space="preserve"> </w:delText>
        </w:r>
        <w:r w:rsidDel="00906D34">
          <w:delText>the</w:delText>
        </w:r>
        <w:r w:rsidDel="00906D34">
          <w:rPr>
            <w:spacing w:val="-10"/>
          </w:rPr>
          <w:delText xml:space="preserve"> </w:delText>
        </w:r>
        <w:r w:rsidDel="00906D34">
          <w:delText>initial</w:delText>
        </w:r>
        <w:r w:rsidDel="00906D34">
          <w:rPr>
            <w:spacing w:val="-10"/>
          </w:rPr>
          <w:delText xml:space="preserve"> </w:delText>
        </w:r>
        <w:r w:rsidDel="00906D34">
          <w:delText>request</w:delText>
        </w:r>
        <w:r w:rsidDel="00906D34">
          <w:rPr>
            <w:spacing w:val="-12"/>
          </w:rPr>
          <w:delText xml:space="preserve"> </w:delText>
        </w:r>
        <w:r w:rsidDel="00906D34">
          <w:delText>by</w:delText>
        </w:r>
        <w:r w:rsidDel="00906D34">
          <w:rPr>
            <w:spacing w:val="-11"/>
          </w:rPr>
          <w:delText xml:space="preserve"> </w:delText>
        </w:r>
        <w:r w:rsidDel="00906D34">
          <w:delText>the</w:delText>
        </w:r>
        <w:r w:rsidDel="00906D34">
          <w:rPr>
            <w:spacing w:val="-10"/>
          </w:rPr>
          <w:delText xml:space="preserve"> </w:delText>
        </w:r>
        <w:r w:rsidDel="00906D34">
          <w:delText>claiming</w:delText>
        </w:r>
        <w:r w:rsidDel="00906D34">
          <w:rPr>
            <w:spacing w:val="-10"/>
          </w:rPr>
          <w:delText xml:space="preserve"> </w:delText>
        </w:r>
        <w:r w:rsidDel="00906D34">
          <w:delText>Party,</w:delText>
        </w:r>
        <w:r w:rsidDel="00906D34">
          <w:rPr>
            <w:spacing w:val="-11"/>
          </w:rPr>
          <w:delText xml:space="preserve"> </w:delText>
        </w:r>
        <w:r w:rsidDel="00906D34">
          <w:delText>that</w:delText>
        </w:r>
        <w:r w:rsidDel="00906D34">
          <w:rPr>
            <w:spacing w:val="-10"/>
          </w:rPr>
          <w:delText xml:space="preserve"> </w:delText>
        </w:r>
        <w:r w:rsidDel="00906D34">
          <w:delText>gave</w:delText>
        </w:r>
        <w:r w:rsidDel="00906D34">
          <w:rPr>
            <w:spacing w:val="-10"/>
          </w:rPr>
          <w:delText xml:space="preserve"> </w:delText>
        </w:r>
        <w:r w:rsidDel="00906D34">
          <w:delText>rise</w:delText>
        </w:r>
        <w:r w:rsidDel="00906D34">
          <w:rPr>
            <w:spacing w:val="-12"/>
          </w:rPr>
          <w:delText xml:space="preserve"> </w:delText>
        </w:r>
        <w:r w:rsidDel="00906D34">
          <w:delText>to</w:delText>
        </w:r>
        <w:r w:rsidDel="00906D34">
          <w:rPr>
            <w:spacing w:val="-10"/>
          </w:rPr>
          <w:delText xml:space="preserve"> </w:delText>
        </w:r>
        <w:r w:rsidDel="00906D34">
          <w:delText>the</w:delText>
        </w:r>
        <w:r w:rsidDel="00906D34">
          <w:rPr>
            <w:spacing w:val="-10"/>
          </w:rPr>
          <w:delText xml:space="preserve"> </w:delText>
        </w:r>
        <w:r w:rsidDel="00906D34">
          <w:delText>dispute to be arbitrated (as such rules are modified by the terms of the Agreement(s) or may</w:delText>
        </w:r>
        <w:r w:rsidDel="00906D34">
          <w:rPr>
            <w:spacing w:val="-8"/>
          </w:rPr>
          <w:delText xml:space="preserve"> </w:delText>
        </w:r>
        <w:r w:rsidDel="00906D34">
          <w:delText>be</w:delText>
        </w:r>
        <w:r w:rsidDel="00906D34">
          <w:rPr>
            <w:spacing w:val="-7"/>
          </w:rPr>
          <w:delText xml:space="preserve"> </w:delText>
        </w:r>
        <w:r w:rsidDel="00906D34">
          <w:delText>further</w:delText>
        </w:r>
        <w:r w:rsidDel="00906D34">
          <w:rPr>
            <w:spacing w:val="-7"/>
          </w:rPr>
          <w:delText xml:space="preserve"> </w:delText>
        </w:r>
        <w:r w:rsidDel="00906D34">
          <w:delText>modified</w:delText>
        </w:r>
        <w:r w:rsidDel="00906D34">
          <w:rPr>
            <w:spacing w:val="-7"/>
          </w:rPr>
          <w:delText xml:space="preserve"> </w:delText>
        </w:r>
        <w:r w:rsidDel="00906D34">
          <w:delText>by</w:delText>
        </w:r>
        <w:r w:rsidDel="00906D34">
          <w:rPr>
            <w:spacing w:val="-8"/>
          </w:rPr>
          <w:delText xml:space="preserve"> </w:delText>
        </w:r>
        <w:r w:rsidDel="00906D34">
          <w:delText>mutual</w:delText>
        </w:r>
        <w:r w:rsidDel="00906D34">
          <w:rPr>
            <w:spacing w:val="-7"/>
          </w:rPr>
          <w:delText xml:space="preserve"> </w:delText>
        </w:r>
        <w:r w:rsidDel="00906D34">
          <w:delText>agreement</w:delText>
        </w:r>
        <w:r w:rsidDel="00906D34">
          <w:rPr>
            <w:spacing w:val="-6"/>
          </w:rPr>
          <w:delText xml:space="preserve"> </w:delText>
        </w:r>
        <w:r w:rsidDel="00906D34">
          <w:delText>by</w:delText>
        </w:r>
        <w:r w:rsidDel="00906D34">
          <w:rPr>
            <w:spacing w:val="-8"/>
          </w:rPr>
          <w:delText xml:space="preserve"> </w:delText>
        </w:r>
        <w:r w:rsidDel="00906D34">
          <w:delText>the</w:delText>
        </w:r>
        <w:r w:rsidDel="00906D34">
          <w:rPr>
            <w:spacing w:val="-7"/>
          </w:rPr>
          <w:delText xml:space="preserve"> </w:delText>
        </w:r>
        <w:r w:rsidDel="00906D34">
          <w:delText>Parties).</w:delText>
        </w:r>
        <w:r w:rsidDel="00906D34">
          <w:rPr>
            <w:spacing w:val="-8"/>
          </w:rPr>
          <w:delText xml:space="preserve"> </w:delText>
        </w:r>
      </w:del>
      <w:del w:id="169" w:author="김현주 (Hyunjoo Kim)" w:date="2025-11-05T11:08:00Z">
        <w:r w:rsidDel="00906D34">
          <w:delText>The</w:delText>
        </w:r>
        <w:r w:rsidDel="00906D34">
          <w:rPr>
            <w:spacing w:val="-7"/>
          </w:rPr>
          <w:delText xml:space="preserve"> </w:delText>
        </w:r>
        <w:r w:rsidDel="00906D34">
          <w:delText>arbitral</w:delText>
        </w:r>
        <w:r w:rsidDel="00906D34">
          <w:rPr>
            <w:spacing w:val="-7"/>
          </w:rPr>
          <w:delText xml:space="preserve"> </w:delText>
        </w:r>
        <w:r w:rsidDel="00906D34">
          <w:delText>tribunal shall</w:delText>
        </w:r>
        <w:r w:rsidDel="00906D34">
          <w:rPr>
            <w:spacing w:val="-4"/>
          </w:rPr>
          <w:delText xml:space="preserve"> </w:delText>
        </w:r>
        <w:r w:rsidDel="00906D34">
          <w:delText>be</w:delText>
        </w:r>
        <w:r w:rsidDel="00906D34">
          <w:rPr>
            <w:spacing w:val="-4"/>
          </w:rPr>
          <w:delText xml:space="preserve"> </w:delText>
        </w:r>
        <w:r w:rsidDel="00906D34">
          <w:delText>before</w:delText>
        </w:r>
        <w:r w:rsidDel="00906D34">
          <w:rPr>
            <w:spacing w:val="-4"/>
          </w:rPr>
          <w:delText xml:space="preserve"> </w:delText>
        </w:r>
        <w:r w:rsidDel="00906D34">
          <w:delText>a</w:delText>
        </w:r>
        <w:r w:rsidDel="00906D34">
          <w:rPr>
            <w:spacing w:val="-5"/>
          </w:rPr>
          <w:delText xml:space="preserve"> </w:delText>
        </w:r>
        <w:r w:rsidDel="00906D34">
          <w:delText>panel</w:delText>
        </w:r>
        <w:r w:rsidDel="00906D34">
          <w:rPr>
            <w:spacing w:val="-4"/>
          </w:rPr>
          <w:delText xml:space="preserve"> </w:delText>
        </w:r>
        <w:r w:rsidDel="00906D34">
          <w:delText>of</w:delText>
        </w:r>
        <w:r w:rsidDel="00906D34">
          <w:rPr>
            <w:spacing w:val="-6"/>
          </w:rPr>
          <w:delText xml:space="preserve"> </w:delText>
        </w:r>
        <w:r w:rsidDel="00906D34">
          <w:delText>arbitrators,</w:delText>
        </w:r>
        <w:r w:rsidDel="00906D34">
          <w:rPr>
            <w:spacing w:val="-6"/>
          </w:rPr>
          <w:delText xml:space="preserve"> </w:delText>
        </w:r>
        <w:r w:rsidDel="00906D34">
          <w:delText>and</w:delText>
        </w:r>
        <w:r w:rsidDel="00906D34">
          <w:rPr>
            <w:spacing w:val="-4"/>
          </w:rPr>
          <w:delText xml:space="preserve"> </w:delText>
        </w:r>
        <w:r w:rsidDel="00906D34">
          <w:delText>the</w:delText>
        </w:r>
        <w:r w:rsidDel="00906D34">
          <w:rPr>
            <w:spacing w:val="-4"/>
          </w:rPr>
          <w:delText xml:space="preserve"> </w:delText>
        </w:r>
        <w:r w:rsidDel="00906D34">
          <w:delText>arbitrators</w:delText>
        </w:r>
        <w:r w:rsidDel="00906D34">
          <w:rPr>
            <w:spacing w:val="-5"/>
          </w:rPr>
          <w:delText xml:space="preserve"> </w:delText>
        </w:r>
        <w:r w:rsidDel="00906D34">
          <w:delText>shall</w:delText>
        </w:r>
        <w:r w:rsidDel="00906D34">
          <w:rPr>
            <w:spacing w:val="-4"/>
          </w:rPr>
          <w:delText xml:space="preserve"> </w:delText>
        </w:r>
        <w:r w:rsidDel="00906D34">
          <w:delText>consider</w:delText>
        </w:r>
        <w:r w:rsidDel="00906D34">
          <w:rPr>
            <w:spacing w:val="-5"/>
          </w:rPr>
          <w:delText xml:space="preserve"> </w:delText>
        </w:r>
        <w:r w:rsidDel="00906D34">
          <w:delText>the</w:delText>
        </w:r>
        <w:r w:rsidDel="00906D34">
          <w:rPr>
            <w:spacing w:val="-4"/>
          </w:rPr>
          <w:delText xml:space="preserve"> </w:delText>
        </w:r>
        <w:r w:rsidDel="00906D34">
          <w:delText>dispute at issue</w:delText>
        </w:r>
        <w:r w:rsidDel="00906D34">
          <w:rPr>
            <w:spacing w:val="-1"/>
          </w:rPr>
          <w:delText xml:space="preserve"> </w:delText>
        </w:r>
        <w:r w:rsidDel="00906D34">
          <w:delText>in Stockholm,</w:delText>
        </w:r>
        <w:r w:rsidDel="00906D34">
          <w:rPr>
            <w:spacing w:val="-2"/>
          </w:rPr>
          <w:delText xml:space="preserve"> </w:delText>
        </w:r>
        <w:r w:rsidDel="00906D34">
          <w:delText>Sweden,</w:delText>
        </w:r>
        <w:r w:rsidDel="00906D34">
          <w:rPr>
            <w:spacing w:val="-2"/>
          </w:rPr>
          <w:delText xml:space="preserve"> </w:delText>
        </w:r>
        <w:r w:rsidDel="00906D34">
          <w:delText>to the</w:delText>
        </w:r>
        <w:r w:rsidDel="00906D34">
          <w:rPr>
            <w:spacing w:val="-1"/>
          </w:rPr>
          <w:delText xml:space="preserve"> </w:delText>
        </w:r>
        <w:r w:rsidDel="00906D34">
          <w:delText>extent practicable</w:delText>
        </w:r>
        <w:r w:rsidDel="00906D34">
          <w:rPr>
            <w:spacing w:val="-1"/>
          </w:rPr>
          <w:delText xml:space="preserve"> </w:delText>
        </w:r>
        <w:r w:rsidDel="00906D34">
          <w:delText>within thirty</w:delText>
        </w:r>
        <w:r w:rsidDel="00906D34">
          <w:rPr>
            <w:spacing w:val="-2"/>
          </w:rPr>
          <w:delText xml:space="preserve"> </w:delText>
        </w:r>
        <w:r w:rsidDel="00906D34">
          <w:delText>(30)</w:delText>
        </w:r>
        <w:r w:rsidDel="00906D34">
          <w:rPr>
            <w:spacing w:val="-1"/>
          </w:rPr>
          <w:delText xml:space="preserve"> </w:delText>
        </w:r>
        <w:r w:rsidDel="00906D34">
          <w:delText>days</w:delText>
        </w:r>
        <w:r w:rsidDel="00906D34">
          <w:rPr>
            <w:spacing w:val="-1"/>
          </w:rPr>
          <w:delText xml:space="preserve"> </w:delText>
        </w:r>
        <w:r w:rsidDel="00906D34">
          <w:delText>of the</w:delText>
        </w:r>
        <w:r w:rsidDel="00906D34">
          <w:rPr>
            <w:spacing w:val="-1"/>
          </w:rPr>
          <w:delText xml:space="preserve"> </w:delText>
        </w:r>
        <w:r w:rsidDel="00906D34">
          <w:delText>designation of</w:delText>
        </w:r>
        <w:r w:rsidDel="00906D34">
          <w:rPr>
            <w:spacing w:val="-2"/>
          </w:rPr>
          <w:delText xml:space="preserve"> </w:delText>
        </w:r>
        <w:r w:rsidDel="00906D34">
          <w:delText>the</w:delText>
        </w:r>
        <w:r w:rsidDel="00906D34">
          <w:rPr>
            <w:spacing w:val="-1"/>
          </w:rPr>
          <w:delText xml:space="preserve"> </w:delText>
        </w:r>
        <w:r w:rsidDel="00906D34">
          <w:delText>arbitrators.</w:delText>
        </w:r>
        <w:r w:rsidDel="00906D34">
          <w:rPr>
            <w:spacing w:val="-2"/>
          </w:rPr>
          <w:delText xml:space="preserve"> </w:delText>
        </w:r>
        <w:r w:rsidDel="00906D34">
          <w:delText>The</w:delText>
        </w:r>
        <w:r w:rsidDel="00906D34">
          <w:rPr>
            <w:spacing w:val="-1"/>
          </w:rPr>
          <w:delText xml:space="preserve"> </w:delText>
        </w:r>
        <w:r w:rsidDel="00906D34">
          <w:delText>decision</w:delText>
        </w:r>
        <w:r w:rsidDel="00906D34">
          <w:rPr>
            <w:spacing w:val="-2"/>
          </w:rPr>
          <w:delText xml:space="preserve"> </w:delText>
        </w:r>
        <w:r w:rsidDel="00906D34">
          <w:delText>of</w:delText>
        </w:r>
        <w:r w:rsidDel="00906D34">
          <w:rPr>
            <w:spacing w:val="-2"/>
          </w:rPr>
          <w:delText xml:space="preserve"> </w:delText>
        </w:r>
        <w:r w:rsidDel="00906D34">
          <w:delText>the</w:delText>
        </w:r>
        <w:r w:rsidDel="00906D34">
          <w:rPr>
            <w:spacing w:val="-1"/>
          </w:rPr>
          <w:delText xml:space="preserve"> </w:delText>
        </w:r>
        <w:r w:rsidDel="00906D34">
          <w:delText>arbitrators</w:delText>
        </w:r>
        <w:r w:rsidDel="00906D34">
          <w:rPr>
            <w:spacing w:val="-1"/>
          </w:rPr>
          <w:delText xml:space="preserve"> </w:delText>
        </w:r>
        <w:r w:rsidDel="00906D34">
          <w:delText>shall be</w:delText>
        </w:r>
        <w:r w:rsidDel="00906D34">
          <w:rPr>
            <w:spacing w:val="-1"/>
          </w:rPr>
          <w:delText xml:space="preserve"> </w:delText>
        </w:r>
        <w:r w:rsidDel="00906D34">
          <w:delText>final</w:delText>
        </w:r>
        <w:r w:rsidDel="00906D34">
          <w:rPr>
            <w:spacing w:val="-3"/>
          </w:rPr>
          <w:delText xml:space="preserve"> </w:delText>
        </w:r>
        <w:r w:rsidDel="00906D34">
          <w:delText>and binding upon the Parties. The final decision shall award to the prevailing Party its reasonable attorneys’ fees and costs incurred in connection with the arbitration to the extent the arbitrators deem the Party to have prevai</w:delText>
        </w:r>
        <w:r w:rsidDel="00906D34">
          <w:delText>led, and may grant such other,</w:delText>
        </w:r>
        <w:r w:rsidDel="00906D34">
          <w:rPr>
            <w:spacing w:val="-6"/>
          </w:rPr>
          <w:delText xml:space="preserve"> </w:delText>
        </w:r>
        <w:r w:rsidDel="00906D34">
          <w:delText>further</w:delText>
        </w:r>
        <w:r w:rsidDel="00906D34">
          <w:rPr>
            <w:spacing w:val="-5"/>
          </w:rPr>
          <w:delText xml:space="preserve"> </w:delText>
        </w:r>
        <w:r w:rsidDel="00906D34">
          <w:delText>and</w:delText>
        </w:r>
        <w:r w:rsidDel="00906D34">
          <w:rPr>
            <w:spacing w:val="-4"/>
          </w:rPr>
          <w:delText xml:space="preserve"> </w:delText>
        </w:r>
        <w:r w:rsidDel="00906D34">
          <w:delText>different</w:delText>
        </w:r>
        <w:r w:rsidDel="00906D34">
          <w:rPr>
            <w:spacing w:val="-6"/>
          </w:rPr>
          <w:delText xml:space="preserve"> </w:delText>
        </w:r>
        <w:r w:rsidDel="00906D34">
          <w:delText>relief</w:delText>
        </w:r>
        <w:r w:rsidDel="00906D34">
          <w:rPr>
            <w:spacing w:val="-6"/>
          </w:rPr>
          <w:delText xml:space="preserve"> </w:delText>
        </w:r>
        <w:r w:rsidDel="00906D34">
          <w:delText>as</w:delText>
        </w:r>
        <w:r w:rsidDel="00906D34">
          <w:rPr>
            <w:spacing w:val="-5"/>
          </w:rPr>
          <w:delText xml:space="preserve"> </w:delText>
        </w:r>
        <w:r w:rsidDel="00906D34">
          <w:delText>authorised</w:delText>
        </w:r>
        <w:r w:rsidDel="00906D34">
          <w:rPr>
            <w:spacing w:val="-4"/>
          </w:rPr>
          <w:delText xml:space="preserve"> </w:delText>
        </w:r>
        <w:r w:rsidDel="00906D34">
          <w:delText>by</w:delText>
        </w:r>
        <w:r w:rsidDel="00906D34">
          <w:rPr>
            <w:spacing w:val="-6"/>
          </w:rPr>
          <w:delText xml:space="preserve"> </w:delText>
        </w:r>
        <w:r w:rsidDel="00906D34">
          <w:delText>the</w:delText>
        </w:r>
        <w:r w:rsidDel="00906D34">
          <w:rPr>
            <w:spacing w:val="-6"/>
          </w:rPr>
          <w:delText xml:space="preserve"> </w:delText>
        </w:r>
        <w:r w:rsidDel="00906D34">
          <w:delText>rules</w:delText>
        </w:r>
        <w:r w:rsidDel="00906D34">
          <w:rPr>
            <w:spacing w:val="-5"/>
          </w:rPr>
          <w:delText xml:space="preserve"> </w:delText>
        </w:r>
        <w:r w:rsidDel="00906D34">
          <w:delText>of</w:delText>
        </w:r>
        <w:r w:rsidDel="00906D34">
          <w:rPr>
            <w:spacing w:val="-6"/>
          </w:rPr>
          <w:delText xml:space="preserve"> </w:delText>
        </w:r>
        <w:r w:rsidDel="00906D34">
          <w:delText>the</w:delText>
        </w:r>
        <w:r w:rsidDel="00906D34">
          <w:rPr>
            <w:spacing w:val="-4"/>
          </w:rPr>
          <w:delText xml:space="preserve"> </w:delText>
        </w:r>
        <w:r w:rsidDel="00906D34">
          <w:delText>SCC.</w:delText>
        </w:r>
        <w:r w:rsidDel="00906D34">
          <w:rPr>
            <w:spacing w:val="-6"/>
          </w:rPr>
          <w:delText xml:space="preserve"> </w:delText>
        </w:r>
        <w:r w:rsidDel="00906D34">
          <w:delText>“Costs</w:delText>
        </w:r>
        <w:r w:rsidDel="00906D34">
          <w:rPr>
            <w:spacing w:val="-5"/>
          </w:rPr>
          <w:delText xml:space="preserve"> </w:delText>
        </w:r>
        <w:r w:rsidDel="00906D34">
          <w:delText xml:space="preserve">and fees” shall include, but is not limited to, all reasonable pre-award expenses of the arbitration, including the arbitrators’ fees, administrative </w:delText>
        </w:r>
        <w:r w:rsidDel="00906D34">
          <w:delText>fees, travel expenses, out-of-pocket expenses such as copying and telephone, court costs, witness fees, and</w:delText>
        </w:r>
        <w:r w:rsidDel="00906D34">
          <w:rPr>
            <w:spacing w:val="-8"/>
          </w:rPr>
          <w:delText xml:space="preserve"> </w:delText>
        </w:r>
        <w:r w:rsidDel="00906D34">
          <w:delText>attorneys’</w:delText>
        </w:r>
        <w:r w:rsidDel="00906D34">
          <w:rPr>
            <w:spacing w:val="-9"/>
          </w:rPr>
          <w:delText xml:space="preserve"> </w:delText>
        </w:r>
        <w:r w:rsidDel="00906D34">
          <w:delText>fees.</w:delText>
        </w:r>
        <w:r w:rsidDel="00906D34">
          <w:rPr>
            <w:spacing w:val="-9"/>
          </w:rPr>
          <w:delText xml:space="preserve"> </w:delText>
        </w:r>
        <w:r w:rsidDel="00906D34">
          <w:delText>Judgment</w:delText>
        </w:r>
        <w:r w:rsidDel="00906D34">
          <w:rPr>
            <w:spacing w:val="-7"/>
          </w:rPr>
          <w:delText xml:space="preserve"> </w:delText>
        </w:r>
        <w:r w:rsidDel="00906D34">
          <w:delText>upon</w:delText>
        </w:r>
        <w:r w:rsidDel="00906D34">
          <w:rPr>
            <w:spacing w:val="-7"/>
          </w:rPr>
          <w:delText xml:space="preserve"> </w:delText>
        </w:r>
        <w:r w:rsidDel="00906D34">
          <w:delText>any</w:delText>
        </w:r>
        <w:r w:rsidDel="00906D34">
          <w:rPr>
            <w:spacing w:val="-9"/>
          </w:rPr>
          <w:delText xml:space="preserve"> </w:delText>
        </w:r>
        <w:r w:rsidDel="00906D34">
          <w:delText>decision</w:delText>
        </w:r>
        <w:r w:rsidDel="00906D34">
          <w:rPr>
            <w:spacing w:val="-7"/>
          </w:rPr>
          <w:delText xml:space="preserve"> </w:delText>
        </w:r>
        <w:r w:rsidDel="00906D34">
          <w:delText>of</w:delText>
        </w:r>
        <w:r w:rsidDel="00906D34">
          <w:rPr>
            <w:spacing w:val="-9"/>
          </w:rPr>
          <w:delText xml:space="preserve"> </w:delText>
        </w:r>
        <w:r w:rsidDel="00906D34">
          <w:delText>the</w:delText>
        </w:r>
        <w:r w:rsidDel="00906D34">
          <w:rPr>
            <w:spacing w:val="-8"/>
          </w:rPr>
          <w:delText xml:space="preserve"> </w:delText>
        </w:r>
        <w:r w:rsidDel="00906D34">
          <w:delText>arbitrators</w:delText>
        </w:r>
        <w:r w:rsidDel="00906D34">
          <w:rPr>
            <w:spacing w:val="-8"/>
          </w:rPr>
          <w:delText xml:space="preserve"> </w:delText>
        </w:r>
        <w:r w:rsidDel="00906D34">
          <w:delText>may</w:delText>
        </w:r>
        <w:r w:rsidDel="00906D34">
          <w:rPr>
            <w:spacing w:val="-9"/>
          </w:rPr>
          <w:delText xml:space="preserve"> </w:delText>
        </w:r>
        <w:r w:rsidDel="00906D34">
          <w:delText>be</w:delText>
        </w:r>
        <w:r w:rsidDel="00906D34">
          <w:rPr>
            <w:spacing w:val="-8"/>
          </w:rPr>
          <w:delText xml:space="preserve"> </w:delText>
        </w:r>
        <w:r w:rsidDel="00906D34">
          <w:delText>entered into and enforced in any court of competent jurisdiction, and applicat</w:delText>
        </w:r>
        <w:r w:rsidDel="00906D34">
          <w:delText xml:space="preserve">ion may be made to such court for a judicial acceptance of the decision in an order of enforcement and no Party shall seek </w:delText>
        </w:r>
        <w:r w:rsidDel="00906D34">
          <w:lastRenderedPageBreak/>
          <w:delText>redress against the other in any court or tribunal except solely for the purpose of obtaining execution of the arbitral award or of o</w:delText>
        </w:r>
        <w:r w:rsidDel="00906D34">
          <w:delText>btaining a judgment consistent with the award.</w:delText>
        </w:r>
      </w:del>
    </w:p>
    <w:p w14:paraId="2DF3D2C2" w14:textId="77777777" w:rsidR="00C30A5F" w:rsidRDefault="00C30A5F">
      <w:pPr>
        <w:pStyle w:val="a3"/>
        <w:spacing w:before="109"/>
      </w:pPr>
    </w:p>
    <w:p w14:paraId="7DE939C2" w14:textId="77777777" w:rsidR="00C30A5F" w:rsidRDefault="003D2832">
      <w:pPr>
        <w:pStyle w:val="1"/>
        <w:numPr>
          <w:ilvl w:val="0"/>
          <w:numId w:val="2"/>
        </w:numPr>
        <w:tabs>
          <w:tab w:val="left" w:pos="1230"/>
        </w:tabs>
        <w:spacing w:before="1"/>
        <w:ind w:hanging="1132"/>
      </w:pPr>
      <w:r>
        <w:rPr>
          <w:spacing w:val="-2"/>
        </w:rPr>
        <w:t>Miscellaneous</w:t>
      </w:r>
    </w:p>
    <w:p w14:paraId="7759CD25" w14:textId="77777777" w:rsidR="00C30A5F" w:rsidRDefault="00C30A5F">
      <w:pPr>
        <w:pStyle w:val="a3"/>
        <w:spacing w:before="107"/>
        <w:rPr>
          <w:b/>
        </w:rPr>
      </w:pPr>
    </w:p>
    <w:p w14:paraId="4B200671" w14:textId="77777777" w:rsidR="00C30A5F" w:rsidRDefault="003D2832">
      <w:pPr>
        <w:pStyle w:val="a5"/>
        <w:numPr>
          <w:ilvl w:val="1"/>
          <w:numId w:val="2"/>
        </w:numPr>
        <w:tabs>
          <w:tab w:val="left" w:pos="1230"/>
        </w:tabs>
        <w:spacing w:line="285" w:lineRule="auto"/>
        <w:ind w:right="95"/>
        <w:jc w:val="both"/>
        <w:rPr>
          <w:sz w:val="18"/>
        </w:rPr>
      </w:pPr>
      <w:r>
        <w:rPr>
          <w:sz w:val="18"/>
          <w:u w:val="single"/>
        </w:rPr>
        <w:t>Waiver</w:t>
      </w:r>
      <w:r>
        <w:rPr>
          <w:sz w:val="18"/>
        </w:rPr>
        <w:t>. The failure of either Party to enforce at any time any provision of this Agreement,</w:t>
      </w:r>
      <w:r>
        <w:rPr>
          <w:spacing w:val="-7"/>
          <w:sz w:val="18"/>
        </w:rPr>
        <w:t xml:space="preserve"> </w:t>
      </w:r>
      <w:r>
        <w:rPr>
          <w:sz w:val="18"/>
        </w:rPr>
        <w:t>SoW(s),</w:t>
      </w:r>
      <w:r>
        <w:rPr>
          <w:spacing w:val="-7"/>
          <w:sz w:val="18"/>
        </w:rPr>
        <w:t xml:space="preserve"> </w:t>
      </w:r>
      <w:r>
        <w:rPr>
          <w:sz w:val="18"/>
        </w:rPr>
        <w:t>or</w:t>
      </w:r>
      <w:r>
        <w:rPr>
          <w:spacing w:val="-6"/>
          <w:sz w:val="18"/>
        </w:rPr>
        <w:t xml:space="preserve"> </w:t>
      </w:r>
      <w:r>
        <w:rPr>
          <w:sz w:val="18"/>
        </w:rPr>
        <w:t>other</w:t>
      </w:r>
      <w:r>
        <w:rPr>
          <w:spacing w:val="-6"/>
          <w:sz w:val="18"/>
        </w:rPr>
        <w:t xml:space="preserve"> </w:t>
      </w:r>
      <w:r>
        <w:rPr>
          <w:sz w:val="18"/>
        </w:rPr>
        <w:t>related</w:t>
      </w:r>
      <w:r>
        <w:rPr>
          <w:spacing w:val="-5"/>
          <w:sz w:val="18"/>
        </w:rPr>
        <w:t xml:space="preserve"> </w:t>
      </w:r>
      <w:r>
        <w:rPr>
          <w:sz w:val="18"/>
        </w:rPr>
        <w:t>agreement,</w:t>
      </w:r>
      <w:r>
        <w:rPr>
          <w:spacing w:val="-7"/>
          <w:sz w:val="18"/>
        </w:rPr>
        <w:t xml:space="preserve"> </w:t>
      </w:r>
      <w:r>
        <w:rPr>
          <w:sz w:val="18"/>
        </w:rPr>
        <w:t>or</w:t>
      </w:r>
      <w:r>
        <w:rPr>
          <w:spacing w:val="-6"/>
          <w:sz w:val="18"/>
        </w:rPr>
        <w:t xml:space="preserve"> </w:t>
      </w:r>
      <w:r>
        <w:rPr>
          <w:sz w:val="18"/>
        </w:rPr>
        <w:t>to</w:t>
      </w:r>
      <w:r>
        <w:rPr>
          <w:spacing w:val="-5"/>
          <w:sz w:val="18"/>
        </w:rPr>
        <w:t xml:space="preserve"> </w:t>
      </w:r>
      <w:r>
        <w:rPr>
          <w:sz w:val="18"/>
        </w:rPr>
        <w:t>exercise</w:t>
      </w:r>
      <w:r>
        <w:rPr>
          <w:spacing w:val="-5"/>
          <w:sz w:val="18"/>
        </w:rPr>
        <w:t xml:space="preserve"> </w:t>
      </w:r>
      <w:r>
        <w:rPr>
          <w:sz w:val="18"/>
        </w:rPr>
        <w:t>any</w:t>
      </w:r>
      <w:r>
        <w:rPr>
          <w:spacing w:val="-7"/>
          <w:sz w:val="18"/>
        </w:rPr>
        <w:t xml:space="preserve"> </w:t>
      </w:r>
      <w:r>
        <w:rPr>
          <w:sz w:val="18"/>
        </w:rPr>
        <w:t>option</w:t>
      </w:r>
      <w:r>
        <w:rPr>
          <w:spacing w:val="-5"/>
          <w:sz w:val="18"/>
        </w:rPr>
        <w:t xml:space="preserve"> </w:t>
      </w:r>
      <w:r>
        <w:rPr>
          <w:sz w:val="18"/>
        </w:rPr>
        <w:t>which</w:t>
      </w:r>
      <w:r>
        <w:rPr>
          <w:spacing w:val="-5"/>
          <w:sz w:val="18"/>
        </w:rPr>
        <w:t xml:space="preserve"> </w:t>
      </w:r>
      <w:r>
        <w:rPr>
          <w:sz w:val="18"/>
        </w:rPr>
        <w:t>is herein provided or to require or to fail to require at any time performance by the other Party of any provision hereof shall in no way affect the validity of this Agreement,</w:t>
      </w:r>
      <w:r>
        <w:rPr>
          <w:spacing w:val="-9"/>
          <w:sz w:val="18"/>
        </w:rPr>
        <w:t xml:space="preserve"> </w:t>
      </w:r>
      <w:r>
        <w:rPr>
          <w:sz w:val="18"/>
        </w:rPr>
        <w:t>SoW(s),</w:t>
      </w:r>
      <w:r>
        <w:rPr>
          <w:spacing w:val="-9"/>
          <w:sz w:val="18"/>
        </w:rPr>
        <w:t xml:space="preserve"> </w:t>
      </w:r>
      <w:r>
        <w:rPr>
          <w:sz w:val="18"/>
        </w:rPr>
        <w:t>or</w:t>
      </w:r>
      <w:r>
        <w:rPr>
          <w:spacing w:val="-8"/>
          <w:sz w:val="18"/>
        </w:rPr>
        <w:t xml:space="preserve"> </w:t>
      </w:r>
      <w:r>
        <w:rPr>
          <w:sz w:val="18"/>
        </w:rPr>
        <w:t>other</w:t>
      </w:r>
      <w:r>
        <w:rPr>
          <w:spacing w:val="-8"/>
          <w:sz w:val="18"/>
        </w:rPr>
        <w:t xml:space="preserve"> </w:t>
      </w:r>
      <w:r>
        <w:rPr>
          <w:sz w:val="18"/>
        </w:rPr>
        <w:t>related</w:t>
      </w:r>
      <w:r>
        <w:rPr>
          <w:spacing w:val="-8"/>
          <w:sz w:val="18"/>
        </w:rPr>
        <w:t xml:space="preserve"> </w:t>
      </w:r>
      <w:r>
        <w:rPr>
          <w:sz w:val="18"/>
        </w:rPr>
        <w:t>agreements,</w:t>
      </w:r>
      <w:r>
        <w:rPr>
          <w:spacing w:val="-7"/>
          <w:sz w:val="18"/>
        </w:rPr>
        <w:t xml:space="preserve"> </w:t>
      </w:r>
      <w:r>
        <w:rPr>
          <w:sz w:val="18"/>
        </w:rPr>
        <w:t>or</w:t>
      </w:r>
      <w:r>
        <w:rPr>
          <w:spacing w:val="-11"/>
          <w:sz w:val="18"/>
        </w:rPr>
        <w:t xml:space="preserve"> </w:t>
      </w:r>
      <w:r>
        <w:rPr>
          <w:sz w:val="18"/>
        </w:rPr>
        <w:t>any</w:t>
      </w:r>
      <w:r>
        <w:rPr>
          <w:spacing w:val="-9"/>
          <w:sz w:val="18"/>
        </w:rPr>
        <w:t xml:space="preserve"> </w:t>
      </w:r>
      <w:r>
        <w:rPr>
          <w:sz w:val="18"/>
        </w:rPr>
        <w:t>part</w:t>
      </w:r>
      <w:r>
        <w:rPr>
          <w:spacing w:val="-7"/>
          <w:sz w:val="18"/>
        </w:rPr>
        <w:t xml:space="preserve"> </w:t>
      </w:r>
      <w:r>
        <w:rPr>
          <w:sz w:val="18"/>
        </w:rPr>
        <w:t>hereof</w:t>
      </w:r>
      <w:r>
        <w:rPr>
          <w:spacing w:val="-9"/>
          <w:sz w:val="18"/>
        </w:rPr>
        <w:t xml:space="preserve"> </w:t>
      </w:r>
      <w:r>
        <w:rPr>
          <w:sz w:val="18"/>
        </w:rPr>
        <w:t>or</w:t>
      </w:r>
      <w:r>
        <w:rPr>
          <w:spacing w:val="-8"/>
          <w:sz w:val="18"/>
        </w:rPr>
        <w:t xml:space="preserve"> </w:t>
      </w:r>
      <w:r>
        <w:rPr>
          <w:sz w:val="18"/>
        </w:rPr>
        <w:t>the</w:t>
      </w:r>
      <w:r>
        <w:rPr>
          <w:spacing w:val="-8"/>
          <w:sz w:val="18"/>
        </w:rPr>
        <w:t xml:space="preserve"> </w:t>
      </w:r>
      <w:r>
        <w:rPr>
          <w:sz w:val="18"/>
        </w:rPr>
        <w:t>right</w:t>
      </w:r>
      <w:r>
        <w:rPr>
          <w:spacing w:val="-7"/>
          <w:sz w:val="18"/>
        </w:rPr>
        <w:t xml:space="preserve"> </w:t>
      </w:r>
      <w:r>
        <w:rPr>
          <w:sz w:val="18"/>
        </w:rPr>
        <w:t xml:space="preserve">of such </w:t>
      </w:r>
      <w:proofErr w:type="spellStart"/>
      <w:r>
        <w:rPr>
          <w:sz w:val="18"/>
        </w:rPr>
        <w:t>fo</w:t>
      </w:r>
      <w:r>
        <w:rPr>
          <w:sz w:val="18"/>
        </w:rPr>
        <w:t>rebearing</w:t>
      </w:r>
      <w:proofErr w:type="spellEnd"/>
      <w:r>
        <w:rPr>
          <w:sz w:val="18"/>
        </w:rPr>
        <w:t xml:space="preserve"> Party thereafter to enforce its rights hereunder, nor shall it be taken to constitute a condonation or waiver of the default or condonation of any other or subsequent default or breach by the other Party.</w:t>
      </w:r>
      <w:r>
        <w:rPr>
          <w:spacing w:val="-5"/>
          <w:sz w:val="18"/>
        </w:rPr>
        <w:t xml:space="preserve"> </w:t>
      </w:r>
      <w:r>
        <w:rPr>
          <w:sz w:val="18"/>
        </w:rPr>
        <w:t>No consent, waiver, or</w:t>
      </w:r>
    </w:p>
    <w:p w14:paraId="26A3FC96" w14:textId="77777777" w:rsidR="00C30A5F" w:rsidRDefault="00C30A5F">
      <w:pPr>
        <w:pStyle w:val="a5"/>
        <w:spacing w:line="285" w:lineRule="auto"/>
        <w:jc w:val="both"/>
        <w:rPr>
          <w:sz w:val="18"/>
        </w:rPr>
        <w:sectPr w:rsidR="00C30A5F">
          <w:pgSz w:w="12250" w:h="15850"/>
          <w:pgMar w:top="1340" w:right="1700" w:bottom="880" w:left="1700" w:header="719" w:footer="687" w:gutter="0"/>
          <w:cols w:space="720"/>
        </w:sectPr>
      </w:pPr>
    </w:p>
    <w:p w14:paraId="7C1DD0AB" w14:textId="77777777" w:rsidR="00C30A5F" w:rsidRDefault="003D2832">
      <w:pPr>
        <w:pStyle w:val="a3"/>
        <w:spacing w:before="119" w:line="283" w:lineRule="auto"/>
        <w:ind w:left="1230"/>
      </w:pPr>
      <w:r>
        <w:lastRenderedPageBreak/>
        <w:t>access by either party, express or implied, shall constitute a subsequent consent, waiver, or access.</w:t>
      </w:r>
    </w:p>
    <w:p w14:paraId="1EDB2995" w14:textId="77777777" w:rsidR="00C30A5F" w:rsidRDefault="00C30A5F">
      <w:pPr>
        <w:pStyle w:val="a3"/>
        <w:spacing w:before="143"/>
      </w:pPr>
    </w:p>
    <w:p w14:paraId="58D6FD8A" w14:textId="77777777" w:rsidR="00C30A5F" w:rsidRDefault="003D2832">
      <w:pPr>
        <w:pStyle w:val="a5"/>
        <w:numPr>
          <w:ilvl w:val="1"/>
          <w:numId w:val="2"/>
        </w:numPr>
        <w:tabs>
          <w:tab w:val="left" w:pos="1230"/>
        </w:tabs>
        <w:spacing w:line="285" w:lineRule="auto"/>
        <w:ind w:right="91"/>
        <w:jc w:val="both"/>
        <w:rPr>
          <w:sz w:val="18"/>
        </w:rPr>
      </w:pPr>
      <w:r>
        <w:rPr>
          <w:noProof/>
          <w:sz w:val="18"/>
        </w:rPr>
        <w:drawing>
          <wp:anchor distT="0" distB="0" distL="0" distR="0" simplePos="0" relativeHeight="487364096" behindDoc="1" locked="0" layoutInCell="1" allowOverlap="1" wp14:anchorId="45B4165C" wp14:editId="28CA938D">
            <wp:simplePos x="0" y="0"/>
            <wp:positionH relativeFrom="page">
              <wp:posOffset>1235798</wp:posOffset>
            </wp:positionH>
            <wp:positionV relativeFrom="paragraph">
              <wp:posOffset>951061</wp:posOffset>
            </wp:positionV>
            <wp:extent cx="5153190" cy="5184012"/>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7" cstate="print"/>
                    <a:stretch>
                      <a:fillRect/>
                    </a:stretch>
                  </pic:blipFill>
                  <pic:spPr>
                    <a:xfrm>
                      <a:off x="0" y="0"/>
                      <a:ext cx="5153190" cy="5184012"/>
                    </a:xfrm>
                    <a:prstGeom prst="rect">
                      <a:avLst/>
                    </a:prstGeom>
                  </pic:spPr>
                </pic:pic>
              </a:graphicData>
            </a:graphic>
          </wp:anchor>
        </w:drawing>
      </w:r>
      <w:r>
        <w:rPr>
          <w:sz w:val="18"/>
          <w:u w:val="single"/>
        </w:rPr>
        <w:t>Severability</w:t>
      </w:r>
      <w:r>
        <w:rPr>
          <w:sz w:val="18"/>
        </w:rPr>
        <w:t>. If any provision of this Agreement, SoW(s), or other related agreement,</w:t>
      </w:r>
      <w:r>
        <w:rPr>
          <w:spacing w:val="-2"/>
          <w:sz w:val="18"/>
        </w:rPr>
        <w:t xml:space="preserve"> </w:t>
      </w:r>
      <w:r>
        <w:rPr>
          <w:sz w:val="18"/>
        </w:rPr>
        <w:t>or</w:t>
      </w:r>
      <w:r>
        <w:rPr>
          <w:spacing w:val="-2"/>
          <w:sz w:val="18"/>
        </w:rPr>
        <w:t xml:space="preserve"> </w:t>
      </w:r>
      <w:r>
        <w:rPr>
          <w:sz w:val="18"/>
        </w:rPr>
        <w:t>the</w:t>
      </w:r>
      <w:r>
        <w:rPr>
          <w:spacing w:val="-2"/>
          <w:sz w:val="18"/>
        </w:rPr>
        <w:t xml:space="preserve"> </w:t>
      </w:r>
      <w:r>
        <w:rPr>
          <w:sz w:val="18"/>
        </w:rPr>
        <w:t>application</w:t>
      </w:r>
      <w:r>
        <w:rPr>
          <w:spacing w:val="-4"/>
          <w:sz w:val="18"/>
        </w:rPr>
        <w:t xml:space="preserve"> </w:t>
      </w:r>
      <w:r>
        <w:rPr>
          <w:sz w:val="18"/>
        </w:rPr>
        <w:t>thereof</w:t>
      </w:r>
      <w:r>
        <w:rPr>
          <w:spacing w:val="-3"/>
          <w:sz w:val="18"/>
        </w:rPr>
        <w:t xml:space="preserve"> </w:t>
      </w:r>
      <w:r>
        <w:rPr>
          <w:sz w:val="18"/>
        </w:rPr>
        <w:t>should,</w:t>
      </w:r>
      <w:r>
        <w:rPr>
          <w:spacing w:val="-3"/>
          <w:sz w:val="18"/>
        </w:rPr>
        <w:t xml:space="preserve"> </w:t>
      </w:r>
      <w:r>
        <w:rPr>
          <w:sz w:val="18"/>
        </w:rPr>
        <w:t>for</w:t>
      </w:r>
      <w:r>
        <w:rPr>
          <w:spacing w:val="-2"/>
          <w:sz w:val="18"/>
        </w:rPr>
        <w:t xml:space="preserve"> </w:t>
      </w:r>
      <w:r>
        <w:rPr>
          <w:sz w:val="18"/>
        </w:rPr>
        <w:t>any</w:t>
      </w:r>
      <w:r>
        <w:rPr>
          <w:spacing w:val="-3"/>
          <w:sz w:val="18"/>
        </w:rPr>
        <w:t xml:space="preserve"> </w:t>
      </w:r>
      <w:r>
        <w:rPr>
          <w:sz w:val="18"/>
        </w:rPr>
        <w:t>reason</w:t>
      </w:r>
      <w:r>
        <w:rPr>
          <w:spacing w:val="-1"/>
          <w:sz w:val="18"/>
        </w:rPr>
        <w:t xml:space="preserve"> </w:t>
      </w:r>
      <w:r>
        <w:rPr>
          <w:sz w:val="18"/>
        </w:rPr>
        <w:t>and</w:t>
      </w:r>
      <w:r>
        <w:rPr>
          <w:spacing w:val="-2"/>
          <w:sz w:val="18"/>
        </w:rPr>
        <w:t xml:space="preserve"> </w:t>
      </w:r>
      <w:r>
        <w:rPr>
          <w:sz w:val="18"/>
        </w:rPr>
        <w:t>to</w:t>
      </w:r>
      <w:r>
        <w:rPr>
          <w:spacing w:val="-1"/>
          <w:sz w:val="18"/>
        </w:rPr>
        <w:t xml:space="preserve"> </w:t>
      </w:r>
      <w:r>
        <w:rPr>
          <w:sz w:val="18"/>
        </w:rPr>
        <w:t>any</w:t>
      </w:r>
      <w:r>
        <w:rPr>
          <w:spacing w:val="-3"/>
          <w:sz w:val="18"/>
        </w:rPr>
        <w:t xml:space="preserve"> </w:t>
      </w:r>
      <w:r>
        <w:rPr>
          <w:sz w:val="18"/>
        </w:rPr>
        <w:t>extent,</w:t>
      </w:r>
      <w:r>
        <w:rPr>
          <w:spacing w:val="-3"/>
          <w:sz w:val="18"/>
        </w:rPr>
        <w:t xml:space="preserve"> </w:t>
      </w:r>
      <w:r>
        <w:rPr>
          <w:sz w:val="18"/>
        </w:rPr>
        <w:t>be held</w:t>
      </w:r>
      <w:r>
        <w:rPr>
          <w:spacing w:val="-3"/>
          <w:sz w:val="18"/>
        </w:rPr>
        <w:t xml:space="preserve"> </w:t>
      </w:r>
      <w:r>
        <w:rPr>
          <w:sz w:val="18"/>
        </w:rPr>
        <w:t>by</w:t>
      </w:r>
      <w:r>
        <w:rPr>
          <w:spacing w:val="-4"/>
          <w:sz w:val="18"/>
        </w:rPr>
        <w:t xml:space="preserve"> </w:t>
      </w:r>
      <w:r>
        <w:rPr>
          <w:sz w:val="18"/>
        </w:rPr>
        <w:t>a</w:t>
      </w:r>
      <w:r>
        <w:rPr>
          <w:spacing w:val="-3"/>
          <w:sz w:val="18"/>
        </w:rPr>
        <w:t xml:space="preserve"> </w:t>
      </w:r>
      <w:r>
        <w:rPr>
          <w:sz w:val="18"/>
        </w:rPr>
        <w:t>court</w:t>
      </w:r>
      <w:r>
        <w:rPr>
          <w:spacing w:val="-2"/>
          <w:sz w:val="18"/>
        </w:rPr>
        <w:t xml:space="preserve"> </w:t>
      </w:r>
      <w:r>
        <w:rPr>
          <w:sz w:val="18"/>
        </w:rPr>
        <w:t>of</w:t>
      </w:r>
      <w:r>
        <w:rPr>
          <w:spacing w:val="-4"/>
          <w:sz w:val="18"/>
        </w:rPr>
        <w:t xml:space="preserve"> </w:t>
      </w:r>
      <w:r>
        <w:rPr>
          <w:sz w:val="18"/>
        </w:rPr>
        <w:t>competent</w:t>
      </w:r>
      <w:r>
        <w:rPr>
          <w:spacing w:val="-2"/>
          <w:sz w:val="18"/>
        </w:rPr>
        <w:t xml:space="preserve"> </w:t>
      </w:r>
      <w:r>
        <w:rPr>
          <w:sz w:val="18"/>
        </w:rPr>
        <w:t>jurisdiction</w:t>
      </w:r>
      <w:r>
        <w:rPr>
          <w:spacing w:val="-5"/>
          <w:sz w:val="18"/>
        </w:rPr>
        <w:t xml:space="preserve"> </w:t>
      </w:r>
      <w:r>
        <w:rPr>
          <w:sz w:val="18"/>
        </w:rPr>
        <w:t>to</w:t>
      </w:r>
      <w:r>
        <w:rPr>
          <w:spacing w:val="-2"/>
          <w:sz w:val="18"/>
        </w:rPr>
        <w:t xml:space="preserve"> </w:t>
      </w:r>
      <w:r>
        <w:rPr>
          <w:sz w:val="18"/>
        </w:rPr>
        <w:t>be</w:t>
      </w:r>
      <w:r>
        <w:rPr>
          <w:spacing w:val="-3"/>
          <w:sz w:val="18"/>
        </w:rPr>
        <w:t xml:space="preserve"> </w:t>
      </w:r>
      <w:r>
        <w:rPr>
          <w:sz w:val="18"/>
        </w:rPr>
        <w:t>illegal, invalid</w:t>
      </w:r>
      <w:r>
        <w:rPr>
          <w:spacing w:val="-3"/>
          <w:sz w:val="18"/>
        </w:rPr>
        <w:t xml:space="preserve"> </w:t>
      </w:r>
      <w:r>
        <w:rPr>
          <w:sz w:val="18"/>
        </w:rPr>
        <w:t>or</w:t>
      </w:r>
      <w:r>
        <w:rPr>
          <w:spacing w:val="-3"/>
          <w:sz w:val="18"/>
        </w:rPr>
        <w:t xml:space="preserve"> </w:t>
      </w:r>
      <w:r>
        <w:rPr>
          <w:sz w:val="18"/>
        </w:rPr>
        <w:t>unenforceable,</w:t>
      </w:r>
      <w:r>
        <w:rPr>
          <w:spacing w:val="-4"/>
          <w:sz w:val="18"/>
        </w:rPr>
        <w:t xml:space="preserve"> </w:t>
      </w:r>
      <w:r>
        <w:rPr>
          <w:sz w:val="18"/>
        </w:rPr>
        <w:t>the remaining provisions of this Agreement, SoW(s), or other related agreement and the application of such provision to other persons or circumstances shall not b</w:t>
      </w:r>
      <w:r>
        <w:rPr>
          <w:sz w:val="18"/>
        </w:rPr>
        <w:t>e affected</w:t>
      </w:r>
      <w:r>
        <w:rPr>
          <w:spacing w:val="-8"/>
          <w:sz w:val="18"/>
        </w:rPr>
        <w:t xml:space="preserve"> </w:t>
      </w:r>
      <w:r>
        <w:rPr>
          <w:sz w:val="18"/>
        </w:rPr>
        <w:t>thereby,</w:t>
      </w:r>
      <w:r>
        <w:rPr>
          <w:spacing w:val="-9"/>
          <w:sz w:val="18"/>
        </w:rPr>
        <w:t xml:space="preserve"> </w:t>
      </w:r>
      <w:r>
        <w:rPr>
          <w:sz w:val="18"/>
        </w:rPr>
        <w:t>but</w:t>
      </w:r>
      <w:r>
        <w:rPr>
          <w:spacing w:val="-7"/>
          <w:sz w:val="18"/>
        </w:rPr>
        <w:t xml:space="preserve"> </w:t>
      </w:r>
      <w:r>
        <w:rPr>
          <w:sz w:val="18"/>
        </w:rPr>
        <w:t>rather</w:t>
      </w:r>
      <w:r>
        <w:rPr>
          <w:spacing w:val="-8"/>
          <w:sz w:val="18"/>
        </w:rPr>
        <w:t xml:space="preserve"> </w:t>
      </w:r>
      <w:r>
        <w:rPr>
          <w:sz w:val="18"/>
        </w:rPr>
        <w:t>shall</w:t>
      </w:r>
      <w:r>
        <w:rPr>
          <w:spacing w:val="-4"/>
          <w:sz w:val="18"/>
        </w:rPr>
        <w:t xml:space="preserve"> </w:t>
      </w:r>
      <w:r>
        <w:rPr>
          <w:sz w:val="18"/>
        </w:rPr>
        <w:t>remain</w:t>
      </w:r>
      <w:r>
        <w:rPr>
          <w:spacing w:val="-7"/>
          <w:sz w:val="18"/>
        </w:rPr>
        <w:t xml:space="preserve"> </w:t>
      </w:r>
      <w:r>
        <w:rPr>
          <w:sz w:val="18"/>
        </w:rPr>
        <w:t>in</w:t>
      </w:r>
      <w:r>
        <w:rPr>
          <w:spacing w:val="-7"/>
          <w:sz w:val="18"/>
        </w:rPr>
        <w:t xml:space="preserve"> </w:t>
      </w:r>
      <w:r>
        <w:rPr>
          <w:sz w:val="18"/>
        </w:rPr>
        <w:t>full</w:t>
      </w:r>
      <w:r>
        <w:rPr>
          <w:spacing w:val="-7"/>
          <w:sz w:val="18"/>
        </w:rPr>
        <w:t xml:space="preserve"> </w:t>
      </w:r>
      <w:r>
        <w:rPr>
          <w:sz w:val="18"/>
        </w:rPr>
        <w:t>force</w:t>
      </w:r>
      <w:r>
        <w:rPr>
          <w:spacing w:val="-10"/>
          <w:sz w:val="18"/>
        </w:rPr>
        <w:t xml:space="preserve"> </w:t>
      </w:r>
      <w:r>
        <w:rPr>
          <w:sz w:val="18"/>
        </w:rPr>
        <w:t>and</w:t>
      </w:r>
      <w:r>
        <w:rPr>
          <w:spacing w:val="-8"/>
          <w:sz w:val="18"/>
        </w:rPr>
        <w:t xml:space="preserve"> </w:t>
      </w:r>
      <w:r>
        <w:rPr>
          <w:sz w:val="18"/>
        </w:rPr>
        <w:t>effect</w:t>
      </w:r>
      <w:r>
        <w:rPr>
          <w:spacing w:val="-7"/>
          <w:sz w:val="18"/>
        </w:rPr>
        <w:t xml:space="preserve"> </w:t>
      </w:r>
      <w:r>
        <w:rPr>
          <w:sz w:val="18"/>
        </w:rPr>
        <w:t>and</w:t>
      </w:r>
      <w:r>
        <w:rPr>
          <w:spacing w:val="-7"/>
          <w:sz w:val="18"/>
        </w:rPr>
        <w:t xml:space="preserve"> </w:t>
      </w:r>
      <w:r>
        <w:rPr>
          <w:sz w:val="18"/>
        </w:rPr>
        <w:t>enforced</w:t>
      </w:r>
      <w:r>
        <w:rPr>
          <w:spacing w:val="-8"/>
          <w:sz w:val="18"/>
        </w:rPr>
        <w:t xml:space="preserve"> </w:t>
      </w:r>
      <w:r>
        <w:rPr>
          <w:sz w:val="18"/>
        </w:rPr>
        <w:t>to</w:t>
      </w:r>
      <w:r>
        <w:rPr>
          <w:spacing w:val="-10"/>
          <w:sz w:val="18"/>
        </w:rPr>
        <w:t xml:space="preserve"> </w:t>
      </w:r>
      <w:r>
        <w:rPr>
          <w:sz w:val="18"/>
        </w:rPr>
        <w:t xml:space="preserve">the greatest extent permitted by law. This Agreement, SoW(s), or other related agreements will be binding upon and inure to the benefit of the </w:t>
      </w:r>
      <w:hyperlink w:anchor="_bookmark3" w:history="1">
        <w:r>
          <w:rPr>
            <w:sz w:val="18"/>
          </w:rPr>
          <w:t>Parties</w:t>
        </w:r>
      </w:hyperlink>
      <w:r>
        <w:rPr>
          <w:sz w:val="18"/>
        </w:rPr>
        <w:t>, their successors and permitted assigns.</w:t>
      </w:r>
    </w:p>
    <w:p w14:paraId="4AC96AC1" w14:textId="77777777" w:rsidR="00C30A5F" w:rsidRDefault="00C30A5F">
      <w:pPr>
        <w:pStyle w:val="a3"/>
        <w:spacing w:before="139"/>
      </w:pPr>
    </w:p>
    <w:p w14:paraId="2C113CDD" w14:textId="77777777" w:rsidR="00C30A5F" w:rsidRDefault="003D2832">
      <w:pPr>
        <w:pStyle w:val="a5"/>
        <w:numPr>
          <w:ilvl w:val="1"/>
          <w:numId w:val="2"/>
        </w:numPr>
        <w:tabs>
          <w:tab w:val="left" w:pos="1230"/>
        </w:tabs>
        <w:spacing w:line="285" w:lineRule="auto"/>
        <w:ind w:right="91"/>
        <w:jc w:val="both"/>
        <w:rPr>
          <w:sz w:val="18"/>
        </w:rPr>
      </w:pPr>
      <w:r>
        <w:rPr>
          <w:sz w:val="18"/>
          <w:u w:val="single"/>
        </w:rPr>
        <w:t>Independent Contractor</w:t>
      </w:r>
      <w:r>
        <w:rPr>
          <w:sz w:val="18"/>
        </w:rPr>
        <w:t xml:space="preserve">. </w:t>
      </w:r>
      <w:proofErr w:type="spellStart"/>
      <w:r>
        <w:rPr>
          <w:sz w:val="18"/>
        </w:rPr>
        <w:t>Configura</w:t>
      </w:r>
      <w:proofErr w:type="spellEnd"/>
      <w:r>
        <w:rPr>
          <w:sz w:val="18"/>
        </w:rPr>
        <w:t xml:space="preserve"> and </w:t>
      </w:r>
      <w:hyperlink w:anchor="_bookmark2" w:history="1">
        <w:r>
          <w:rPr>
            <w:sz w:val="18"/>
          </w:rPr>
          <w:t>Customer</w:t>
        </w:r>
      </w:hyperlink>
      <w:r>
        <w:rPr>
          <w:sz w:val="18"/>
        </w:rPr>
        <w:t xml:space="preserve"> expressly agree and understand that </w:t>
      </w:r>
      <w:proofErr w:type="spellStart"/>
      <w:r>
        <w:rPr>
          <w:sz w:val="18"/>
        </w:rPr>
        <w:t>Configura</w:t>
      </w:r>
      <w:proofErr w:type="spellEnd"/>
      <w:r>
        <w:rPr>
          <w:sz w:val="18"/>
        </w:rPr>
        <w:t xml:space="preserve"> is an independent contractor and not as an employee of </w:t>
      </w:r>
      <w:hyperlink w:anchor="_bookmark2" w:history="1">
        <w:r>
          <w:rPr>
            <w:sz w:val="18"/>
          </w:rPr>
          <w:t>Customer</w:t>
        </w:r>
      </w:hyperlink>
      <w:r>
        <w:rPr>
          <w:sz w:val="18"/>
        </w:rPr>
        <w:t xml:space="preserve"> and nothing in this Agreement, SoW(s), or other related agreements, nor the Services</w:t>
      </w:r>
      <w:r>
        <w:rPr>
          <w:spacing w:val="-10"/>
          <w:sz w:val="18"/>
        </w:rPr>
        <w:t xml:space="preserve"> </w:t>
      </w:r>
      <w:r>
        <w:rPr>
          <w:sz w:val="18"/>
        </w:rPr>
        <w:t>rendered</w:t>
      </w:r>
      <w:r>
        <w:rPr>
          <w:spacing w:val="-11"/>
          <w:sz w:val="18"/>
        </w:rPr>
        <w:t xml:space="preserve"> </w:t>
      </w:r>
      <w:r>
        <w:rPr>
          <w:sz w:val="18"/>
        </w:rPr>
        <w:t>hereunder</w:t>
      </w:r>
      <w:r>
        <w:rPr>
          <w:spacing w:val="-11"/>
          <w:sz w:val="18"/>
        </w:rPr>
        <w:t xml:space="preserve"> </w:t>
      </w:r>
      <w:r>
        <w:rPr>
          <w:sz w:val="18"/>
        </w:rPr>
        <w:t>is</w:t>
      </w:r>
      <w:r>
        <w:rPr>
          <w:spacing w:val="-11"/>
          <w:sz w:val="18"/>
        </w:rPr>
        <w:t xml:space="preserve"> </w:t>
      </w:r>
      <w:r>
        <w:rPr>
          <w:sz w:val="18"/>
        </w:rPr>
        <w:t>meant,</w:t>
      </w:r>
      <w:r>
        <w:rPr>
          <w:spacing w:val="-11"/>
          <w:sz w:val="18"/>
        </w:rPr>
        <w:t xml:space="preserve"> </w:t>
      </w:r>
      <w:r>
        <w:rPr>
          <w:sz w:val="18"/>
        </w:rPr>
        <w:t>or</w:t>
      </w:r>
      <w:r>
        <w:rPr>
          <w:spacing w:val="-11"/>
          <w:sz w:val="18"/>
        </w:rPr>
        <w:t xml:space="preserve"> </w:t>
      </w:r>
      <w:r>
        <w:rPr>
          <w:sz w:val="18"/>
        </w:rPr>
        <w:t>shall</w:t>
      </w:r>
      <w:r>
        <w:rPr>
          <w:spacing w:val="-11"/>
          <w:sz w:val="18"/>
        </w:rPr>
        <w:t xml:space="preserve"> </w:t>
      </w:r>
      <w:r>
        <w:rPr>
          <w:sz w:val="18"/>
        </w:rPr>
        <w:t>be</w:t>
      </w:r>
      <w:r>
        <w:rPr>
          <w:spacing w:val="-10"/>
          <w:sz w:val="18"/>
        </w:rPr>
        <w:t xml:space="preserve"> </w:t>
      </w:r>
      <w:r>
        <w:rPr>
          <w:sz w:val="18"/>
        </w:rPr>
        <w:t>construed</w:t>
      </w:r>
      <w:r>
        <w:rPr>
          <w:spacing w:val="-11"/>
          <w:sz w:val="18"/>
        </w:rPr>
        <w:t xml:space="preserve"> </w:t>
      </w:r>
      <w:r>
        <w:rPr>
          <w:sz w:val="18"/>
        </w:rPr>
        <w:t>in</w:t>
      </w:r>
      <w:r>
        <w:rPr>
          <w:spacing w:val="-9"/>
          <w:sz w:val="18"/>
        </w:rPr>
        <w:t xml:space="preserve"> </w:t>
      </w:r>
      <w:r>
        <w:rPr>
          <w:sz w:val="18"/>
        </w:rPr>
        <w:t>any</w:t>
      </w:r>
      <w:r>
        <w:rPr>
          <w:spacing w:val="-11"/>
          <w:sz w:val="18"/>
        </w:rPr>
        <w:t xml:space="preserve"> </w:t>
      </w:r>
      <w:r>
        <w:rPr>
          <w:sz w:val="18"/>
        </w:rPr>
        <w:t>way</w:t>
      </w:r>
      <w:r>
        <w:rPr>
          <w:spacing w:val="-11"/>
          <w:sz w:val="18"/>
        </w:rPr>
        <w:t xml:space="preserve"> </w:t>
      </w:r>
      <w:r>
        <w:rPr>
          <w:sz w:val="18"/>
        </w:rPr>
        <w:t>or</w:t>
      </w:r>
      <w:r>
        <w:rPr>
          <w:spacing w:val="-11"/>
          <w:sz w:val="18"/>
        </w:rPr>
        <w:t xml:space="preserve"> </w:t>
      </w:r>
      <w:r>
        <w:rPr>
          <w:sz w:val="18"/>
        </w:rPr>
        <w:t>manner, to create between them a relationship of employer and employe</w:t>
      </w:r>
      <w:r>
        <w:rPr>
          <w:sz w:val="18"/>
        </w:rPr>
        <w:t xml:space="preserve">e, principal and agent, partners or any other relationship other than that of independent </w:t>
      </w:r>
      <w:hyperlink w:anchor="_bookmark3" w:history="1">
        <w:r>
          <w:rPr>
            <w:sz w:val="18"/>
          </w:rPr>
          <w:t>Parties</w:t>
        </w:r>
      </w:hyperlink>
      <w:r>
        <w:rPr>
          <w:sz w:val="18"/>
        </w:rPr>
        <w:t xml:space="preserve"> contracting with each other solely</w:t>
      </w:r>
      <w:r>
        <w:rPr>
          <w:spacing w:val="-1"/>
          <w:sz w:val="18"/>
        </w:rPr>
        <w:t xml:space="preserve"> </w:t>
      </w:r>
      <w:r>
        <w:rPr>
          <w:sz w:val="18"/>
        </w:rPr>
        <w:t>for the purpose of</w:t>
      </w:r>
      <w:r>
        <w:rPr>
          <w:spacing w:val="-1"/>
          <w:sz w:val="18"/>
        </w:rPr>
        <w:t xml:space="preserve"> </w:t>
      </w:r>
      <w:r>
        <w:rPr>
          <w:sz w:val="18"/>
        </w:rPr>
        <w:t>carrying out the provisions of the</w:t>
      </w:r>
      <w:r>
        <w:rPr>
          <w:spacing w:val="-3"/>
          <w:sz w:val="18"/>
        </w:rPr>
        <w:t xml:space="preserve"> </w:t>
      </w:r>
      <w:r>
        <w:rPr>
          <w:sz w:val="18"/>
        </w:rPr>
        <w:t>Agreement,</w:t>
      </w:r>
      <w:r>
        <w:rPr>
          <w:spacing w:val="-4"/>
          <w:sz w:val="18"/>
        </w:rPr>
        <w:t xml:space="preserve"> </w:t>
      </w:r>
      <w:r>
        <w:rPr>
          <w:sz w:val="18"/>
        </w:rPr>
        <w:t>SoW(s),</w:t>
      </w:r>
      <w:r>
        <w:rPr>
          <w:spacing w:val="-4"/>
          <w:sz w:val="18"/>
        </w:rPr>
        <w:t xml:space="preserve"> </w:t>
      </w:r>
      <w:r>
        <w:rPr>
          <w:sz w:val="18"/>
        </w:rPr>
        <w:t>or</w:t>
      </w:r>
      <w:r>
        <w:rPr>
          <w:spacing w:val="-3"/>
          <w:sz w:val="18"/>
        </w:rPr>
        <w:t xml:space="preserve"> </w:t>
      </w:r>
      <w:r>
        <w:rPr>
          <w:sz w:val="18"/>
        </w:rPr>
        <w:t>other</w:t>
      </w:r>
      <w:r>
        <w:rPr>
          <w:spacing w:val="-3"/>
          <w:sz w:val="18"/>
        </w:rPr>
        <w:t xml:space="preserve"> </w:t>
      </w:r>
      <w:r>
        <w:rPr>
          <w:sz w:val="18"/>
        </w:rPr>
        <w:t>related</w:t>
      </w:r>
      <w:r>
        <w:rPr>
          <w:spacing w:val="-3"/>
          <w:sz w:val="18"/>
        </w:rPr>
        <w:t xml:space="preserve"> </w:t>
      </w:r>
      <w:r>
        <w:rPr>
          <w:sz w:val="18"/>
        </w:rPr>
        <w:t>agr</w:t>
      </w:r>
      <w:r>
        <w:rPr>
          <w:sz w:val="18"/>
        </w:rPr>
        <w:t>eements.</w:t>
      </w:r>
      <w:r>
        <w:rPr>
          <w:spacing w:val="-4"/>
          <w:sz w:val="18"/>
        </w:rPr>
        <w:t xml:space="preserve"> </w:t>
      </w:r>
      <w:r>
        <w:rPr>
          <w:sz w:val="18"/>
        </w:rPr>
        <w:t>Neither</w:t>
      </w:r>
      <w:r>
        <w:rPr>
          <w:spacing w:val="-3"/>
          <w:sz w:val="18"/>
        </w:rPr>
        <w:t xml:space="preserve"> </w:t>
      </w:r>
      <w:r>
        <w:rPr>
          <w:sz w:val="18"/>
        </w:rPr>
        <w:t>party</w:t>
      </w:r>
      <w:r>
        <w:rPr>
          <w:spacing w:val="-4"/>
          <w:sz w:val="18"/>
        </w:rPr>
        <w:t xml:space="preserve"> </w:t>
      </w:r>
      <w:r>
        <w:rPr>
          <w:sz w:val="18"/>
        </w:rPr>
        <w:t>shall</w:t>
      </w:r>
      <w:r>
        <w:rPr>
          <w:spacing w:val="-2"/>
          <w:sz w:val="18"/>
        </w:rPr>
        <w:t xml:space="preserve"> </w:t>
      </w:r>
      <w:r>
        <w:rPr>
          <w:sz w:val="18"/>
        </w:rPr>
        <w:t>act</w:t>
      </w:r>
      <w:r>
        <w:rPr>
          <w:spacing w:val="-3"/>
          <w:sz w:val="18"/>
        </w:rPr>
        <w:t xml:space="preserve"> </w:t>
      </w:r>
      <w:r>
        <w:rPr>
          <w:sz w:val="18"/>
        </w:rPr>
        <w:t>as</w:t>
      </w:r>
      <w:r>
        <w:rPr>
          <w:spacing w:val="-6"/>
          <w:sz w:val="18"/>
        </w:rPr>
        <w:t xml:space="preserve"> </w:t>
      </w:r>
      <w:r>
        <w:rPr>
          <w:sz w:val="18"/>
        </w:rPr>
        <w:t xml:space="preserve">an agent of the other party and agrees to hold the other party harmless from any liability which may arise due to any unauthorized acts it may perform in carrying out this Agreement, SoW(s), or other related agreements, </w:t>
      </w:r>
      <w:r>
        <w:rPr>
          <w:sz w:val="18"/>
        </w:rPr>
        <w:t>or due to its failure to comply with applicable local, state or federal laws or regulations.</w:t>
      </w:r>
    </w:p>
    <w:p w14:paraId="2C58C074" w14:textId="77777777" w:rsidR="00C30A5F" w:rsidRDefault="00C30A5F">
      <w:pPr>
        <w:pStyle w:val="a3"/>
        <w:spacing w:before="137"/>
      </w:pPr>
    </w:p>
    <w:p w14:paraId="63DBF7A2" w14:textId="77777777" w:rsidR="00C30A5F" w:rsidRDefault="003D2832">
      <w:pPr>
        <w:pStyle w:val="a5"/>
        <w:numPr>
          <w:ilvl w:val="1"/>
          <w:numId w:val="2"/>
        </w:numPr>
        <w:tabs>
          <w:tab w:val="left" w:pos="1230"/>
        </w:tabs>
        <w:spacing w:before="1" w:line="285" w:lineRule="auto"/>
        <w:ind w:right="91"/>
        <w:jc w:val="both"/>
        <w:rPr>
          <w:sz w:val="18"/>
        </w:rPr>
      </w:pPr>
      <w:r>
        <w:rPr>
          <w:sz w:val="18"/>
          <w:u w:val="single"/>
        </w:rPr>
        <w:t>Notices</w:t>
      </w:r>
      <w:r>
        <w:rPr>
          <w:sz w:val="18"/>
        </w:rPr>
        <w:t>.</w:t>
      </w:r>
      <w:r>
        <w:rPr>
          <w:spacing w:val="-16"/>
          <w:sz w:val="18"/>
        </w:rPr>
        <w:t xml:space="preserve"> </w:t>
      </w:r>
      <w:r>
        <w:rPr>
          <w:sz w:val="18"/>
        </w:rPr>
        <w:t>Except</w:t>
      </w:r>
      <w:r>
        <w:rPr>
          <w:spacing w:val="-16"/>
          <w:sz w:val="18"/>
        </w:rPr>
        <w:t xml:space="preserve"> </w:t>
      </w:r>
      <w:r>
        <w:rPr>
          <w:sz w:val="18"/>
        </w:rPr>
        <w:t>as</w:t>
      </w:r>
      <w:r>
        <w:rPr>
          <w:spacing w:val="-16"/>
          <w:sz w:val="18"/>
        </w:rPr>
        <w:t xml:space="preserve"> </w:t>
      </w:r>
      <w:r>
        <w:rPr>
          <w:sz w:val="18"/>
        </w:rPr>
        <w:t>may</w:t>
      </w:r>
      <w:r>
        <w:rPr>
          <w:spacing w:val="-16"/>
          <w:sz w:val="18"/>
        </w:rPr>
        <w:t xml:space="preserve"> </w:t>
      </w:r>
      <w:r>
        <w:rPr>
          <w:sz w:val="18"/>
        </w:rPr>
        <w:t>be</w:t>
      </w:r>
      <w:r>
        <w:rPr>
          <w:spacing w:val="-16"/>
          <w:sz w:val="18"/>
        </w:rPr>
        <w:t xml:space="preserve"> </w:t>
      </w:r>
      <w:r>
        <w:rPr>
          <w:sz w:val="18"/>
        </w:rPr>
        <w:t>otherwise</w:t>
      </w:r>
      <w:r>
        <w:rPr>
          <w:spacing w:val="-15"/>
          <w:sz w:val="18"/>
        </w:rPr>
        <w:t xml:space="preserve"> </w:t>
      </w:r>
      <w:r>
        <w:rPr>
          <w:sz w:val="18"/>
        </w:rPr>
        <w:t>set</w:t>
      </w:r>
      <w:r>
        <w:rPr>
          <w:spacing w:val="-16"/>
          <w:sz w:val="18"/>
        </w:rPr>
        <w:t xml:space="preserve"> </w:t>
      </w:r>
      <w:r>
        <w:rPr>
          <w:sz w:val="18"/>
        </w:rPr>
        <w:t>forth</w:t>
      </w:r>
      <w:r>
        <w:rPr>
          <w:spacing w:val="-16"/>
          <w:sz w:val="18"/>
        </w:rPr>
        <w:t xml:space="preserve"> </w:t>
      </w:r>
      <w:r>
        <w:rPr>
          <w:sz w:val="18"/>
        </w:rPr>
        <w:t>herein,</w:t>
      </w:r>
      <w:r>
        <w:rPr>
          <w:spacing w:val="-16"/>
          <w:sz w:val="18"/>
        </w:rPr>
        <w:t xml:space="preserve"> </w:t>
      </w:r>
      <w:r>
        <w:rPr>
          <w:sz w:val="18"/>
        </w:rPr>
        <w:t>all</w:t>
      </w:r>
      <w:r>
        <w:rPr>
          <w:spacing w:val="-16"/>
          <w:sz w:val="18"/>
        </w:rPr>
        <w:t xml:space="preserve"> </w:t>
      </w:r>
      <w:r>
        <w:rPr>
          <w:sz w:val="18"/>
        </w:rPr>
        <w:t>notices,</w:t>
      </w:r>
      <w:r>
        <w:rPr>
          <w:spacing w:val="-16"/>
          <w:sz w:val="18"/>
        </w:rPr>
        <w:t xml:space="preserve"> </w:t>
      </w:r>
      <w:r>
        <w:rPr>
          <w:sz w:val="18"/>
        </w:rPr>
        <w:t>requests,</w:t>
      </w:r>
      <w:r>
        <w:rPr>
          <w:spacing w:val="-15"/>
          <w:sz w:val="18"/>
        </w:rPr>
        <w:t xml:space="preserve"> </w:t>
      </w:r>
      <w:r>
        <w:rPr>
          <w:sz w:val="18"/>
        </w:rPr>
        <w:t>demands and</w:t>
      </w:r>
      <w:r>
        <w:rPr>
          <w:spacing w:val="-8"/>
          <w:sz w:val="18"/>
        </w:rPr>
        <w:t xml:space="preserve"> </w:t>
      </w:r>
      <w:r>
        <w:rPr>
          <w:sz w:val="18"/>
        </w:rPr>
        <w:t>other</w:t>
      </w:r>
      <w:r>
        <w:rPr>
          <w:spacing w:val="-8"/>
          <w:sz w:val="18"/>
        </w:rPr>
        <w:t xml:space="preserve"> </w:t>
      </w:r>
      <w:r>
        <w:rPr>
          <w:sz w:val="18"/>
        </w:rPr>
        <w:t>communications</w:t>
      </w:r>
      <w:r>
        <w:rPr>
          <w:spacing w:val="-11"/>
          <w:sz w:val="18"/>
        </w:rPr>
        <w:t xml:space="preserve"> </w:t>
      </w:r>
      <w:r>
        <w:rPr>
          <w:sz w:val="18"/>
        </w:rPr>
        <w:t>required</w:t>
      </w:r>
      <w:r>
        <w:rPr>
          <w:spacing w:val="-8"/>
          <w:sz w:val="18"/>
        </w:rPr>
        <w:t xml:space="preserve"> </w:t>
      </w:r>
      <w:r>
        <w:rPr>
          <w:sz w:val="18"/>
        </w:rPr>
        <w:t>or</w:t>
      </w:r>
      <w:r>
        <w:rPr>
          <w:spacing w:val="-11"/>
          <w:sz w:val="18"/>
        </w:rPr>
        <w:t xml:space="preserve"> </w:t>
      </w:r>
      <w:r>
        <w:rPr>
          <w:sz w:val="18"/>
        </w:rPr>
        <w:t>permitted</w:t>
      </w:r>
      <w:r>
        <w:rPr>
          <w:spacing w:val="-8"/>
          <w:sz w:val="18"/>
        </w:rPr>
        <w:t xml:space="preserve"> </w:t>
      </w:r>
      <w:r>
        <w:rPr>
          <w:sz w:val="18"/>
        </w:rPr>
        <w:t>under</w:t>
      </w:r>
      <w:r>
        <w:rPr>
          <w:spacing w:val="-8"/>
          <w:sz w:val="18"/>
        </w:rPr>
        <w:t xml:space="preserve"> </w:t>
      </w:r>
      <w:r>
        <w:rPr>
          <w:sz w:val="18"/>
        </w:rPr>
        <w:t>this</w:t>
      </w:r>
      <w:r>
        <w:rPr>
          <w:spacing w:val="-8"/>
          <w:sz w:val="18"/>
        </w:rPr>
        <w:t xml:space="preserve"> </w:t>
      </w:r>
      <w:r>
        <w:rPr>
          <w:sz w:val="18"/>
        </w:rPr>
        <w:t>Agreement,</w:t>
      </w:r>
      <w:r>
        <w:rPr>
          <w:spacing w:val="-9"/>
          <w:sz w:val="18"/>
        </w:rPr>
        <w:t xml:space="preserve"> </w:t>
      </w:r>
      <w:r>
        <w:rPr>
          <w:sz w:val="18"/>
        </w:rPr>
        <w:t>SoW(s),</w:t>
      </w:r>
      <w:r>
        <w:rPr>
          <w:spacing w:val="-9"/>
          <w:sz w:val="18"/>
        </w:rPr>
        <w:t xml:space="preserve"> </w:t>
      </w:r>
      <w:r>
        <w:rPr>
          <w:sz w:val="18"/>
        </w:rPr>
        <w:t>or other</w:t>
      </w:r>
      <w:r>
        <w:rPr>
          <w:spacing w:val="-1"/>
          <w:sz w:val="18"/>
        </w:rPr>
        <w:t xml:space="preserve"> </w:t>
      </w:r>
      <w:r>
        <w:rPr>
          <w:sz w:val="18"/>
        </w:rPr>
        <w:t>related</w:t>
      </w:r>
      <w:r>
        <w:rPr>
          <w:spacing w:val="-1"/>
          <w:sz w:val="18"/>
        </w:rPr>
        <w:t xml:space="preserve"> </w:t>
      </w:r>
      <w:r>
        <w:rPr>
          <w:sz w:val="18"/>
        </w:rPr>
        <w:t>agreements</w:t>
      </w:r>
      <w:r>
        <w:rPr>
          <w:spacing w:val="-1"/>
          <w:sz w:val="18"/>
        </w:rPr>
        <w:t xml:space="preserve"> </w:t>
      </w:r>
      <w:r>
        <w:rPr>
          <w:sz w:val="18"/>
        </w:rPr>
        <w:t>shall</w:t>
      </w:r>
      <w:r>
        <w:rPr>
          <w:spacing w:val="-2"/>
          <w:sz w:val="18"/>
        </w:rPr>
        <w:t xml:space="preserve"> </w:t>
      </w:r>
      <w:r>
        <w:rPr>
          <w:sz w:val="18"/>
        </w:rPr>
        <w:t>be</w:t>
      </w:r>
      <w:r>
        <w:rPr>
          <w:spacing w:val="-1"/>
          <w:sz w:val="18"/>
        </w:rPr>
        <w:t xml:space="preserve"> </w:t>
      </w:r>
      <w:r>
        <w:rPr>
          <w:sz w:val="18"/>
        </w:rPr>
        <w:t>in writing</w:t>
      </w:r>
      <w:r>
        <w:rPr>
          <w:spacing w:val="-1"/>
          <w:sz w:val="18"/>
        </w:rPr>
        <w:t xml:space="preserve"> </w:t>
      </w:r>
      <w:r>
        <w:rPr>
          <w:sz w:val="18"/>
        </w:rPr>
        <w:t>and</w:t>
      </w:r>
      <w:r>
        <w:rPr>
          <w:spacing w:val="-1"/>
          <w:sz w:val="18"/>
        </w:rPr>
        <w:t xml:space="preserve"> </w:t>
      </w:r>
      <w:r>
        <w:rPr>
          <w:sz w:val="18"/>
        </w:rPr>
        <w:t>will</w:t>
      </w:r>
      <w:r>
        <w:rPr>
          <w:spacing w:val="-2"/>
          <w:sz w:val="18"/>
        </w:rPr>
        <w:t xml:space="preserve"> </w:t>
      </w:r>
      <w:r>
        <w:rPr>
          <w:sz w:val="18"/>
        </w:rPr>
        <w:t>be</w:t>
      </w:r>
      <w:r>
        <w:rPr>
          <w:spacing w:val="-1"/>
          <w:sz w:val="18"/>
        </w:rPr>
        <w:t xml:space="preserve"> </w:t>
      </w:r>
      <w:r>
        <w:rPr>
          <w:sz w:val="18"/>
        </w:rPr>
        <w:t>deemed</w:t>
      </w:r>
      <w:r>
        <w:rPr>
          <w:spacing w:val="-3"/>
          <w:sz w:val="18"/>
        </w:rPr>
        <w:t xml:space="preserve"> </w:t>
      </w:r>
      <w:r>
        <w:rPr>
          <w:sz w:val="18"/>
        </w:rPr>
        <w:t>to</w:t>
      </w:r>
      <w:r>
        <w:rPr>
          <w:spacing w:val="-2"/>
          <w:sz w:val="18"/>
        </w:rPr>
        <w:t xml:space="preserve"> </w:t>
      </w:r>
      <w:r>
        <w:rPr>
          <w:sz w:val="18"/>
        </w:rPr>
        <w:t>have</w:t>
      </w:r>
      <w:r>
        <w:rPr>
          <w:spacing w:val="-1"/>
          <w:sz w:val="18"/>
        </w:rPr>
        <w:t xml:space="preserve"> </w:t>
      </w:r>
      <w:r>
        <w:rPr>
          <w:sz w:val="18"/>
        </w:rPr>
        <w:t>been duly given: (</w:t>
      </w:r>
      <w:proofErr w:type="spellStart"/>
      <w:r>
        <w:rPr>
          <w:sz w:val="18"/>
        </w:rPr>
        <w:t>i</w:t>
      </w:r>
      <w:proofErr w:type="spellEnd"/>
      <w:r>
        <w:rPr>
          <w:sz w:val="18"/>
        </w:rPr>
        <w:t>)</w:t>
      </w:r>
      <w:r>
        <w:rPr>
          <w:spacing w:val="-1"/>
          <w:sz w:val="18"/>
        </w:rPr>
        <w:t xml:space="preserve"> </w:t>
      </w:r>
      <w:r>
        <w:rPr>
          <w:sz w:val="18"/>
        </w:rPr>
        <w:t>on the next day if delivered personally to such party; (ii) on the date</w:t>
      </w:r>
      <w:r>
        <w:rPr>
          <w:spacing w:val="40"/>
          <w:sz w:val="18"/>
        </w:rPr>
        <w:t xml:space="preserve"> </w:t>
      </w:r>
      <w:r>
        <w:rPr>
          <w:sz w:val="18"/>
        </w:rPr>
        <w:t>five</w:t>
      </w:r>
      <w:r>
        <w:rPr>
          <w:spacing w:val="-2"/>
          <w:sz w:val="18"/>
        </w:rPr>
        <w:t xml:space="preserve"> </w:t>
      </w:r>
      <w:r>
        <w:rPr>
          <w:sz w:val="18"/>
        </w:rPr>
        <w:t>(5) days after mailing if mailed by registered or certified mail; or (iii) on the n</w:t>
      </w:r>
      <w:r>
        <w:rPr>
          <w:sz w:val="18"/>
        </w:rPr>
        <w:t>ext day if delivered by courier.</w:t>
      </w:r>
      <w:r>
        <w:rPr>
          <w:spacing w:val="40"/>
          <w:sz w:val="18"/>
        </w:rPr>
        <w:t xml:space="preserve"> </w:t>
      </w:r>
      <w:r>
        <w:rPr>
          <w:sz w:val="18"/>
        </w:rPr>
        <w:t>All notices will be sent to the address for the applicable party first set forth above.</w:t>
      </w:r>
    </w:p>
    <w:p w14:paraId="08B7E55C" w14:textId="77777777" w:rsidR="00C30A5F" w:rsidRDefault="00C30A5F">
      <w:pPr>
        <w:pStyle w:val="a3"/>
        <w:spacing w:before="138"/>
      </w:pPr>
    </w:p>
    <w:p w14:paraId="11E6B64B" w14:textId="77777777" w:rsidR="00C30A5F" w:rsidRDefault="003D2832">
      <w:pPr>
        <w:pStyle w:val="a5"/>
        <w:numPr>
          <w:ilvl w:val="1"/>
          <w:numId w:val="2"/>
        </w:numPr>
        <w:tabs>
          <w:tab w:val="left" w:pos="1230"/>
        </w:tabs>
        <w:spacing w:line="285" w:lineRule="auto"/>
        <w:ind w:right="92"/>
        <w:jc w:val="both"/>
        <w:rPr>
          <w:sz w:val="18"/>
        </w:rPr>
      </w:pPr>
      <w:r>
        <w:rPr>
          <w:sz w:val="18"/>
          <w:u w:val="single"/>
        </w:rPr>
        <w:t>Prevailing</w:t>
      </w:r>
      <w:r>
        <w:rPr>
          <w:spacing w:val="-8"/>
          <w:sz w:val="18"/>
          <w:u w:val="single"/>
        </w:rPr>
        <w:t xml:space="preserve"> </w:t>
      </w:r>
      <w:r>
        <w:rPr>
          <w:sz w:val="18"/>
          <w:u w:val="single"/>
        </w:rPr>
        <w:t>Party</w:t>
      </w:r>
      <w:r>
        <w:rPr>
          <w:sz w:val="18"/>
        </w:rPr>
        <w:t>.</w:t>
      </w:r>
      <w:r>
        <w:rPr>
          <w:spacing w:val="-9"/>
          <w:sz w:val="18"/>
        </w:rPr>
        <w:t xml:space="preserve"> </w:t>
      </w:r>
      <w:r>
        <w:rPr>
          <w:sz w:val="18"/>
        </w:rPr>
        <w:t>If</w:t>
      </w:r>
      <w:r>
        <w:rPr>
          <w:spacing w:val="-9"/>
          <w:sz w:val="18"/>
        </w:rPr>
        <w:t xml:space="preserve"> </w:t>
      </w:r>
      <w:r>
        <w:rPr>
          <w:sz w:val="18"/>
        </w:rPr>
        <w:t>it</w:t>
      </w:r>
      <w:r>
        <w:rPr>
          <w:spacing w:val="-7"/>
          <w:sz w:val="18"/>
        </w:rPr>
        <w:t xml:space="preserve"> </w:t>
      </w:r>
      <w:r>
        <w:rPr>
          <w:sz w:val="18"/>
        </w:rPr>
        <w:t>shall</w:t>
      </w:r>
      <w:r>
        <w:rPr>
          <w:spacing w:val="-10"/>
          <w:sz w:val="18"/>
        </w:rPr>
        <w:t xml:space="preserve"> </w:t>
      </w:r>
      <w:r>
        <w:rPr>
          <w:sz w:val="18"/>
        </w:rPr>
        <w:t>be</w:t>
      </w:r>
      <w:r>
        <w:rPr>
          <w:spacing w:val="-8"/>
          <w:sz w:val="18"/>
        </w:rPr>
        <w:t xml:space="preserve"> </w:t>
      </w:r>
      <w:r>
        <w:rPr>
          <w:sz w:val="18"/>
        </w:rPr>
        <w:t>necessary</w:t>
      </w:r>
      <w:r>
        <w:rPr>
          <w:spacing w:val="-9"/>
          <w:sz w:val="18"/>
        </w:rPr>
        <w:t xml:space="preserve"> </w:t>
      </w:r>
      <w:r>
        <w:rPr>
          <w:sz w:val="18"/>
        </w:rPr>
        <w:t>for</w:t>
      </w:r>
      <w:r>
        <w:rPr>
          <w:spacing w:val="-8"/>
          <w:sz w:val="18"/>
        </w:rPr>
        <w:t xml:space="preserve"> </w:t>
      </w:r>
      <w:r>
        <w:rPr>
          <w:sz w:val="18"/>
        </w:rPr>
        <w:t>either</w:t>
      </w:r>
      <w:r>
        <w:rPr>
          <w:spacing w:val="-8"/>
          <w:sz w:val="18"/>
        </w:rPr>
        <w:t xml:space="preserve"> </w:t>
      </w:r>
      <w:r>
        <w:rPr>
          <w:sz w:val="18"/>
        </w:rPr>
        <w:t>party</w:t>
      </w:r>
      <w:r>
        <w:rPr>
          <w:spacing w:val="-9"/>
          <w:sz w:val="18"/>
        </w:rPr>
        <w:t xml:space="preserve"> </w:t>
      </w:r>
      <w:r>
        <w:rPr>
          <w:sz w:val="18"/>
        </w:rPr>
        <w:t>to</w:t>
      </w:r>
      <w:r>
        <w:rPr>
          <w:spacing w:val="-7"/>
          <w:sz w:val="18"/>
        </w:rPr>
        <w:t xml:space="preserve"> </w:t>
      </w:r>
      <w:r>
        <w:rPr>
          <w:sz w:val="18"/>
        </w:rPr>
        <w:t>this</w:t>
      </w:r>
      <w:r>
        <w:rPr>
          <w:spacing w:val="-8"/>
          <w:sz w:val="18"/>
        </w:rPr>
        <w:t xml:space="preserve"> </w:t>
      </w:r>
      <w:r>
        <w:rPr>
          <w:sz w:val="18"/>
        </w:rPr>
        <w:t>Agreement,</w:t>
      </w:r>
      <w:r>
        <w:rPr>
          <w:spacing w:val="-4"/>
          <w:sz w:val="18"/>
        </w:rPr>
        <w:t xml:space="preserve"> </w:t>
      </w:r>
      <w:r>
        <w:rPr>
          <w:sz w:val="18"/>
        </w:rPr>
        <w:t>SoW(s), or other related agreements, to bring suit to construe, interpret or enforce any provisions hereof or for damages on account of any breach of this Agreement, SoW(s),</w:t>
      </w:r>
      <w:r>
        <w:rPr>
          <w:spacing w:val="-6"/>
          <w:sz w:val="18"/>
        </w:rPr>
        <w:t xml:space="preserve"> </w:t>
      </w:r>
      <w:r>
        <w:rPr>
          <w:sz w:val="18"/>
        </w:rPr>
        <w:t>or</w:t>
      </w:r>
      <w:r>
        <w:rPr>
          <w:spacing w:val="-5"/>
          <w:sz w:val="18"/>
        </w:rPr>
        <w:t xml:space="preserve"> </w:t>
      </w:r>
      <w:r>
        <w:rPr>
          <w:sz w:val="18"/>
        </w:rPr>
        <w:t>other</w:t>
      </w:r>
      <w:r>
        <w:rPr>
          <w:spacing w:val="-5"/>
          <w:sz w:val="18"/>
        </w:rPr>
        <w:t xml:space="preserve"> </w:t>
      </w:r>
      <w:r>
        <w:rPr>
          <w:sz w:val="18"/>
        </w:rPr>
        <w:t>related</w:t>
      </w:r>
      <w:r>
        <w:rPr>
          <w:spacing w:val="-4"/>
          <w:sz w:val="18"/>
        </w:rPr>
        <w:t xml:space="preserve"> </w:t>
      </w:r>
      <w:r>
        <w:rPr>
          <w:sz w:val="18"/>
        </w:rPr>
        <w:t>agreements,</w:t>
      </w:r>
      <w:r>
        <w:rPr>
          <w:spacing w:val="-6"/>
          <w:sz w:val="18"/>
        </w:rPr>
        <w:t xml:space="preserve"> </w:t>
      </w:r>
      <w:r>
        <w:rPr>
          <w:sz w:val="18"/>
        </w:rPr>
        <w:t>the</w:t>
      </w:r>
      <w:r>
        <w:rPr>
          <w:spacing w:val="-7"/>
          <w:sz w:val="18"/>
        </w:rPr>
        <w:t xml:space="preserve"> </w:t>
      </w:r>
      <w:r>
        <w:rPr>
          <w:sz w:val="18"/>
        </w:rPr>
        <w:t>prevailing</w:t>
      </w:r>
      <w:r>
        <w:rPr>
          <w:spacing w:val="-9"/>
          <w:sz w:val="18"/>
        </w:rPr>
        <w:t xml:space="preserve"> </w:t>
      </w:r>
      <w:r>
        <w:rPr>
          <w:sz w:val="18"/>
        </w:rPr>
        <w:t>party</w:t>
      </w:r>
      <w:r>
        <w:rPr>
          <w:spacing w:val="-6"/>
          <w:sz w:val="18"/>
        </w:rPr>
        <w:t xml:space="preserve"> </w:t>
      </w:r>
      <w:r>
        <w:rPr>
          <w:sz w:val="18"/>
        </w:rPr>
        <w:t>on</w:t>
      </w:r>
      <w:r>
        <w:rPr>
          <w:spacing w:val="-4"/>
          <w:sz w:val="18"/>
        </w:rPr>
        <w:t xml:space="preserve"> </w:t>
      </w:r>
      <w:r>
        <w:rPr>
          <w:sz w:val="18"/>
        </w:rPr>
        <w:t>any</w:t>
      </w:r>
      <w:r>
        <w:rPr>
          <w:spacing w:val="-6"/>
          <w:sz w:val="18"/>
        </w:rPr>
        <w:t xml:space="preserve"> </w:t>
      </w:r>
      <w:r>
        <w:rPr>
          <w:sz w:val="18"/>
        </w:rPr>
        <w:t>issue</w:t>
      </w:r>
      <w:r>
        <w:rPr>
          <w:spacing w:val="-4"/>
          <w:sz w:val="18"/>
        </w:rPr>
        <w:t xml:space="preserve"> </w:t>
      </w:r>
      <w:r>
        <w:rPr>
          <w:sz w:val="18"/>
        </w:rPr>
        <w:t>in</w:t>
      </w:r>
      <w:r>
        <w:rPr>
          <w:spacing w:val="-4"/>
          <w:sz w:val="18"/>
        </w:rPr>
        <w:t xml:space="preserve"> </w:t>
      </w:r>
      <w:r>
        <w:rPr>
          <w:sz w:val="18"/>
        </w:rPr>
        <w:t>any</w:t>
      </w:r>
      <w:r>
        <w:rPr>
          <w:spacing w:val="-6"/>
          <w:sz w:val="18"/>
        </w:rPr>
        <w:t xml:space="preserve"> </w:t>
      </w:r>
      <w:r>
        <w:rPr>
          <w:sz w:val="18"/>
        </w:rPr>
        <w:t>such arbitra</w:t>
      </w:r>
      <w:r>
        <w:rPr>
          <w:sz w:val="18"/>
        </w:rPr>
        <w:t>tion</w:t>
      </w:r>
      <w:r>
        <w:rPr>
          <w:spacing w:val="-7"/>
          <w:sz w:val="18"/>
        </w:rPr>
        <w:t xml:space="preserve"> </w:t>
      </w:r>
      <w:r>
        <w:rPr>
          <w:sz w:val="18"/>
        </w:rPr>
        <w:t>or</w:t>
      </w:r>
      <w:r>
        <w:rPr>
          <w:spacing w:val="-7"/>
          <w:sz w:val="18"/>
        </w:rPr>
        <w:t xml:space="preserve"> </w:t>
      </w:r>
      <w:r>
        <w:rPr>
          <w:sz w:val="18"/>
        </w:rPr>
        <w:t>litigation</w:t>
      </w:r>
      <w:r>
        <w:rPr>
          <w:spacing w:val="-7"/>
          <w:sz w:val="18"/>
        </w:rPr>
        <w:t xml:space="preserve"> </w:t>
      </w:r>
      <w:r>
        <w:rPr>
          <w:sz w:val="18"/>
        </w:rPr>
        <w:t>and</w:t>
      </w:r>
      <w:r>
        <w:rPr>
          <w:spacing w:val="-10"/>
          <w:sz w:val="18"/>
        </w:rPr>
        <w:t xml:space="preserve"> </w:t>
      </w:r>
      <w:r>
        <w:rPr>
          <w:sz w:val="18"/>
        </w:rPr>
        <w:t>any</w:t>
      </w:r>
      <w:r>
        <w:rPr>
          <w:spacing w:val="-9"/>
          <w:sz w:val="18"/>
        </w:rPr>
        <w:t xml:space="preserve"> </w:t>
      </w:r>
      <w:r>
        <w:rPr>
          <w:sz w:val="18"/>
        </w:rPr>
        <w:t>appeals</w:t>
      </w:r>
      <w:r>
        <w:rPr>
          <w:spacing w:val="-11"/>
          <w:sz w:val="18"/>
        </w:rPr>
        <w:t xml:space="preserve"> </w:t>
      </w:r>
      <w:r>
        <w:rPr>
          <w:sz w:val="18"/>
        </w:rPr>
        <w:t>there</w:t>
      </w:r>
      <w:r>
        <w:rPr>
          <w:spacing w:val="-8"/>
          <w:sz w:val="18"/>
        </w:rPr>
        <w:t xml:space="preserve"> </w:t>
      </w:r>
      <w:r>
        <w:rPr>
          <w:sz w:val="18"/>
        </w:rPr>
        <w:t>from</w:t>
      </w:r>
      <w:r>
        <w:rPr>
          <w:spacing w:val="-8"/>
          <w:sz w:val="18"/>
        </w:rPr>
        <w:t xml:space="preserve"> </w:t>
      </w:r>
      <w:r>
        <w:rPr>
          <w:sz w:val="18"/>
        </w:rPr>
        <w:t>shall</w:t>
      </w:r>
      <w:r>
        <w:rPr>
          <w:spacing w:val="-7"/>
          <w:sz w:val="18"/>
        </w:rPr>
        <w:t xml:space="preserve"> </w:t>
      </w:r>
      <w:r>
        <w:rPr>
          <w:sz w:val="18"/>
        </w:rPr>
        <w:t>be</w:t>
      </w:r>
      <w:r>
        <w:rPr>
          <w:spacing w:val="-10"/>
          <w:sz w:val="18"/>
        </w:rPr>
        <w:t xml:space="preserve"> </w:t>
      </w:r>
      <w:r>
        <w:rPr>
          <w:sz w:val="18"/>
        </w:rPr>
        <w:t>entitled</w:t>
      </w:r>
      <w:r>
        <w:rPr>
          <w:spacing w:val="-8"/>
          <w:sz w:val="18"/>
        </w:rPr>
        <w:t xml:space="preserve"> </w:t>
      </w:r>
      <w:r>
        <w:rPr>
          <w:sz w:val="18"/>
        </w:rPr>
        <w:t>to</w:t>
      </w:r>
      <w:r>
        <w:rPr>
          <w:spacing w:val="-7"/>
          <w:sz w:val="18"/>
        </w:rPr>
        <w:t xml:space="preserve"> </w:t>
      </w:r>
      <w:r>
        <w:rPr>
          <w:sz w:val="18"/>
        </w:rPr>
        <w:t>recover</w:t>
      </w:r>
      <w:r>
        <w:rPr>
          <w:spacing w:val="-8"/>
          <w:sz w:val="18"/>
        </w:rPr>
        <w:t xml:space="preserve"> </w:t>
      </w:r>
      <w:r>
        <w:rPr>
          <w:sz w:val="18"/>
        </w:rPr>
        <w:t>from the other party, in addition to any damages or other relief granted as a result of such</w:t>
      </w:r>
      <w:r>
        <w:rPr>
          <w:spacing w:val="-1"/>
          <w:sz w:val="18"/>
        </w:rPr>
        <w:t xml:space="preserve"> </w:t>
      </w:r>
      <w:r>
        <w:rPr>
          <w:sz w:val="18"/>
        </w:rPr>
        <w:t>arbitration</w:t>
      </w:r>
      <w:r>
        <w:rPr>
          <w:spacing w:val="-1"/>
          <w:sz w:val="18"/>
        </w:rPr>
        <w:t xml:space="preserve"> </w:t>
      </w:r>
      <w:r>
        <w:rPr>
          <w:sz w:val="18"/>
        </w:rPr>
        <w:t>or</w:t>
      </w:r>
      <w:r>
        <w:rPr>
          <w:spacing w:val="-2"/>
          <w:sz w:val="18"/>
        </w:rPr>
        <w:t xml:space="preserve"> </w:t>
      </w:r>
      <w:r>
        <w:rPr>
          <w:sz w:val="18"/>
        </w:rPr>
        <w:t>litigation,</w:t>
      </w:r>
      <w:r>
        <w:rPr>
          <w:spacing w:val="-3"/>
          <w:sz w:val="18"/>
        </w:rPr>
        <w:t xml:space="preserve"> </w:t>
      </w:r>
      <w:r>
        <w:rPr>
          <w:sz w:val="18"/>
        </w:rPr>
        <w:t>all</w:t>
      </w:r>
      <w:r>
        <w:rPr>
          <w:spacing w:val="-1"/>
          <w:sz w:val="18"/>
        </w:rPr>
        <w:t xml:space="preserve"> </w:t>
      </w:r>
      <w:r>
        <w:rPr>
          <w:sz w:val="18"/>
        </w:rPr>
        <w:t>costs</w:t>
      </w:r>
      <w:r>
        <w:rPr>
          <w:spacing w:val="-2"/>
          <w:sz w:val="18"/>
        </w:rPr>
        <w:t xml:space="preserve"> </w:t>
      </w:r>
      <w:r>
        <w:rPr>
          <w:sz w:val="18"/>
        </w:rPr>
        <w:t>and</w:t>
      </w:r>
      <w:r>
        <w:rPr>
          <w:spacing w:val="-2"/>
          <w:sz w:val="18"/>
        </w:rPr>
        <w:t xml:space="preserve"> </w:t>
      </w:r>
      <w:r>
        <w:rPr>
          <w:sz w:val="18"/>
        </w:rPr>
        <w:t>expenses</w:t>
      </w:r>
      <w:r>
        <w:rPr>
          <w:spacing w:val="-2"/>
          <w:sz w:val="18"/>
        </w:rPr>
        <w:t xml:space="preserve"> </w:t>
      </w:r>
      <w:r>
        <w:rPr>
          <w:sz w:val="18"/>
        </w:rPr>
        <w:t>of</w:t>
      </w:r>
      <w:r>
        <w:rPr>
          <w:spacing w:val="-3"/>
          <w:sz w:val="18"/>
        </w:rPr>
        <w:t xml:space="preserve"> </w:t>
      </w:r>
      <w:r>
        <w:rPr>
          <w:sz w:val="18"/>
        </w:rPr>
        <w:t>such arbitration</w:t>
      </w:r>
      <w:r>
        <w:rPr>
          <w:spacing w:val="-1"/>
          <w:sz w:val="18"/>
        </w:rPr>
        <w:t xml:space="preserve"> </w:t>
      </w:r>
      <w:r>
        <w:rPr>
          <w:sz w:val="18"/>
        </w:rPr>
        <w:t>or litigation and a reasonable attorneys' fee as fixed by the arbitrator or court. The provisions of this Section 14.5 shall survive the termination of this Agreement, SoW(s), or other related agreement coextensively with other surviving provisions of this</w:t>
      </w:r>
      <w:r>
        <w:rPr>
          <w:sz w:val="18"/>
        </w:rPr>
        <w:t xml:space="preserve"> Agreement, SoW(s), or other related agreement.</w:t>
      </w:r>
    </w:p>
    <w:p w14:paraId="5AEC13BE" w14:textId="77777777" w:rsidR="00C30A5F" w:rsidRDefault="00C30A5F">
      <w:pPr>
        <w:pStyle w:val="a5"/>
        <w:spacing w:line="285" w:lineRule="auto"/>
        <w:jc w:val="both"/>
        <w:rPr>
          <w:sz w:val="18"/>
        </w:rPr>
        <w:sectPr w:rsidR="00C30A5F">
          <w:pgSz w:w="12250" w:h="15850"/>
          <w:pgMar w:top="1340" w:right="1700" w:bottom="880" w:left="1700" w:header="719" w:footer="687" w:gutter="0"/>
          <w:cols w:space="720"/>
        </w:sectPr>
      </w:pPr>
    </w:p>
    <w:p w14:paraId="2DBE3837" w14:textId="77777777" w:rsidR="00C30A5F" w:rsidRDefault="003D2832">
      <w:pPr>
        <w:pStyle w:val="a5"/>
        <w:numPr>
          <w:ilvl w:val="1"/>
          <w:numId w:val="2"/>
        </w:numPr>
        <w:tabs>
          <w:tab w:val="left" w:pos="1230"/>
        </w:tabs>
        <w:spacing w:before="116" w:line="285" w:lineRule="auto"/>
        <w:ind w:right="93"/>
        <w:jc w:val="both"/>
        <w:rPr>
          <w:rFonts w:ascii="Arial"/>
          <w:sz w:val="18"/>
        </w:rPr>
      </w:pPr>
      <w:r>
        <w:rPr>
          <w:sz w:val="18"/>
          <w:u w:val="single"/>
        </w:rPr>
        <w:lastRenderedPageBreak/>
        <w:t>Entire Agreement</w:t>
      </w:r>
      <w:r>
        <w:rPr>
          <w:sz w:val="18"/>
        </w:rPr>
        <w:t xml:space="preserve">. This Agreement, SoW(s), or other related agreements constitutes the entire agreement between the </w:t>
      </w:r>
      <w:hyperlink w:anchor="_bookmark3" w:history="1">
        <w:r>
          <w:rPr>
            <w:sz w:val="18"/>
          </w:rPr>
          <w:t>Parties</w:t>
        </w:r>
      </w:hyperlink>
      <w:r>
        <w:rPr>
          <w:sz w:val="18"/>
        </w:rPr>
        <w:t xml:space="preserve"> with respect to the subject matter</w:t>
      </w:r>
      <w:r>
        <w:rPr>
          <w:spacing w:val="-16"/>
          <w:sz w:val="18"/>
        </w:rPr>
        <w:t xml:space="preserve"> </w:t>
      </w:r>
      <w:r>
        <w:rPr>
          <w:sz w:val="18"/>
        </w:rPr>
        <w:t>he</w:t>
      </w:r>
      <w:r>
        <w:rPr>
          <w:sz w:val="18"/>
        </w:rPr>
        <w:t>rein</w:t>
      </w:r>
      <w:r>
        <w:rPr>
          <w:spacing w:val="-16"/>
          <w:sz w:val="18"/>
        </w:rPr>
        <w:t xml:space="preserve"> </w:t>
      </w:r>
      <w:r>
        <w:rPr>
          <w:sz w:val="18"/>
        </w:rPr>
        <w:t>and</w:t>
      </w:r>
      <w:r>
        <w:rPr>
          <w:spacing w:val="-16"/>
          <w:sz w:val="18"/>
        </w:rPr>
        <w:t xml:space="preserve"> </w:t>
      </w:r>
      <w:r>
        <w:rPr>
          <w:sz w:val="18"/>
        </w:rPr>
        <w:t>supersedes</w:t>
      </w:r>
      <w:r>
        <w:rPr>
          <w:spacing w:val="-16"/>
          <w:sz w:val="18"/>
        </w:rPr>
        <w:t xml:space="preserve"> </w:t>
      </w:r>
      <w:r>
        <w:rPr>
          <w:sz w:val="18"/>
        </w:rPr>
        <w:t>any</w:t>
      </w:r>
      <w:r>
        <w:rPr>
          <w:spacing w:val="-16"/>
          <w:sz w:val="18"/>
        </w:rPr>
        <w:t xml:space="preserve"> </w:t>
      </w:r>
      <w:r>
        <w:rPr>
          <w:sz w:val="18"/>
        </w:rPr>
        <w:t>and</w:t>
      </w:r>
      <w:r>
        <w:rPr>
          <w:spacing w:val="-15"/>
          <w:sz w:val="18"/>
        </w:rPr>
        <w:t xml:space="preserve"> </w:t>
      </w:r>
      <w:r>
        <w:rPr>
          <w:sz w:val="18"/>
        </w:rPr>
        <w:t>all</w:t>
      </w:r>
      <w:r>
        <w:rPr>
          <w:spacing w:val="-16"/>
          <w:sz w:val="18"/>
        </w:rPr>
        <w:t xml:space="preserve"> </w:t>
      </w:r>
      <w:r>
        <w:rPr>
          <w:sz w:val="18"/>
        </w:rPr>
        <w:t>prior</w:t>
      </w:r>
      <w:r>
        <w:rPr>
          <w:spacing w:val="-16"/>
          <w:sz w:val="18"/>
        </w:rPr>
        <w:t xml:space="preserve"> </w:t>
      </w:r>
      <w:r>
        <w:rPr>
          <w:sz w:val="18"/>
        </w:rPr>
        <w:t>or</w:t>
      </w:r>
      <w:r>
        <w:rPr>
          <w:spacing w:val="-16"/>
          <w:sz w:val="18"/>
        </w:rPr>
        <w:t xml:space="preserve"> </w:t>
      </w:r>
      <w:r>
        <w:rPr>
          <w:sz w:val="18"/>
        </w:rPr>
        <w:t>contemporaneous</w:t>
      </w:r>
      <w:r>
        <w:rPr>
          <w:spacing w:val="-16"/>
          <w:sz w:val="18"/>
        </w:rPr>
        <w:t xml:space="preserve"> </w:t>
      </w:r>
      <w:r>
        <w:rPr>
          <w:sz w:val="18"/>
        </w:rPr>
        <w:t>understandings or</w:t>
      </w:r>
      <w:r>
        <w:rPr>
          <w:spacing w:val="-16"/>
          <w:sz w:val="18"/>
        </w:rPr>
        <w:t xml:space="preserve"> </w:t>
      </w:r>
      <w:r>
        <w:rPr>
          <w:sz w:val="18"/>
        </w:rPr>
        <w:t>agreements,</w:t>
      </w:r>
      <w:r>
        <w:rPr>
          <w:spacing w:val="-16"/>
          <w:sz w:val="18"/>
        </w:rPr>
        <w:t xml:space="preserve"> </w:t>
      </w:r>
      <w:r>
        <w:rPr>
          <w:sz w:val="18"/>
        </w:rPr>
        <w:t>whether</w:t>
      </w:r>
      <w:r>
        <w:rPr>
          <w:spacing w:val="-16"/>
          <w:sz w:val="18"/>
        </w:rPr>
        <w:t xml:space="preserve"> </w:t>
      </w:r>
      <w:r>
        <w:rPr>
          <w:sz w:val="18"/>
        </w:rPr>
        <w:t>written</w:t>
      </w:r>
      <w:r>
        <w:rPr>
          <w:spacing w:val="-16"/>
          <w:sz w:val="18"/>
        </w:rPr>
        <w:t xml:space="preserve"> </w:t>
      </w:r>
      <w:r>
        <w:rPr>
          <w:sz w:val="18"/>
        </w:rPr>
        <w:t>or</w:t>
      </w:r>
      <w:r>
        <w:rPr>
          <w:spacing w:val="-16"/>
          <w:sz w:val="18"/>
        </w:rPr>
        <w:t xml:space="preserve"> </w:t>
      </w:r>
      <w:r>
        <w:rPr>
          <w:sz w:val="18"/>
        </w:rPr>
        <w:t>oral.</w:t>
      </w:r>
      <w:r>
        <w:rPr>
          <w:spacing w:val="-15"/>
          <w:sz w:val="18"/>
        </w:rPr>
        <w:t xml:space="preserve"> </w:t>
      </w:r>
      <w:r>
        <w:rPr>
          <w:sz w:val="18"/>
        </w:rPr>
        <w:t>Except</w:t>
      </w:r>
      <w:r>
        <w:rPr>
          <w:spacing w:val="-16"/>
          <w:sz w:val="18"/>
        </w:rPr>
        <w:t xml:space="preserve"> </w:t>
      </w:r>
      <w:r>
        <w:rPr>
          <w:sz w:val="18"/>
        </w:rPr>
        <w:t>as</w:t>
      </w:r>
      <w:r>
        <w:rPr>
          <w:spacing w:val="-16"/>
          <w:sz w:val="18"/>
        </w:rPr>
        <w:t xml:space="preserve"> </w:t>
      </w:r>
      <w:r>
        <w:rPr>
          <w:sz w:val="18"/>
        </w:rPr>
        <w:t>expressly</w:t>
      </w:r>
      <w:r>
        <w:rPr>
          <w:spacing w:val="-16"/>
          <w:sz w:val="18"/>
        </w:rPr>
        <w:t xml:space="preserve"> </w:t>
      </w:r>
      <w:r>
        <w:rPr>
          <w:sz w:val="18"/>
        </w:rPr>
        <w:t>set</w:t>
      </w:r>
      <w:r>
        <w:rPr>
          <w:spacing w:val="-16"/>
          <w:sz w:val="18"/>
        </w:rPr>
        <w:t xml:space="preserve"> </w:t>
      </w:r>
      <w:r>
        <w:rPr>
          <w:sz w:val="18"/>
        </w:rPr>
        <w:t>forth</w:t>
      </w:r>
      <w:r>
        <w:rPr>
          <w:spacing w:val="-16"/>
          <w:sz w:val="18"/>
        </w:rPr>
        <w:t xml:space="preserve"> </w:t>
      </w:r>
      <w:r>
        <w:rPr>
          <w:sz w:val="18"/>
        </w:rPr>
        <w:t>herein,</w:t>
      </w:r>
      <w:r>
        <w:rPr>
          <w:spacing w:val="-15"/>
          <w:sz w:val="18"/>
        </w:rPr>
        <w:t xml:space="preserve"> </w:t>
      </w:r>
      <w:r>
        <w:rPr>
          <w:sz w:val="18"/>
        </w:rPr>
        <w:t>neither party makes nor shall be bound by any warranties, representations, covenants,</w:t>
      </w:r>
      <w:r>
        <w:rPr>
          <w:spacing w:val="-1"/>
          <w:sz w:val="18"/>
        </w:rPr>
        <w:t xml:space="preserve"> </w:t>
      </w:r>
      <w:r>
        <w:rPr>
          <w:sz w:val="18"/>
        </w:rPr>
        <w:t xml:space="preserve">or agreements, express or implied. This Agreement, SoW(s), or other related agreements shall not be modified except by a written agreement executed by an authorized representative of both </w:t>
      </w:r>
      <w:hyperlink w:anchor="_bookmark3" w:history="1">
        <w:r>
          <w:rPr>
            <w:sz w:val="18"/>
          </w:rPr>
          <w:t>Parties</w:t>
        </w:r>
        <w:r>
          <w:rPr>
            <w:rFonts w:ascii="Arial"/>
            <w:sz w:val="18"/>
          </w:rPr>
          <w:t>.</w:t>
        </w:r>
      </w:hyperlink>
    </w:p>
    <w:p w14:paraId="757F67CD" w14:textId="77777777" w:rsidR="00C30A5F" w:rsidRDefault="00C30A5F">
      <w:pPr>
        <w:pStyle w:val="a3"/>
        <w:spacing w:before="151"/>
        <w:rPr>
          <w:rFonts w:ascii="Arial"/>
        </w:rPr>
      </w:pPr>
    </w:p>
    <w:p w14:paraId="33BE0ACD" w14:textId="77777777" w:rsidR="00C30A5F" w:rsidRDefault="003D2832">
      <w:pPr>
        <w:pStyle w:val="a5"/>
        <w:numPr>
          <w:ilvl w:val="1"/>
          <w:numId w:val="2"/>
        </w:numPr>
        <w:tabs>
          <w:tab w:val="left" w:pos="1230"/>
        </w:tabs>
        <w:spacing w:line="285" w:lineRule="auto"/>
        <w:ind w:right="94"/>
        <w:jc w:val="both"/>
        <w:rPr>
          <w:sz w:val="18"/>
        </w:rPr>
      </w:pPr>
      <w:r>
        <w:rPr>
          <w:noProof/>
          <w:sz w:val="18"/>
        </w:rPr>
        <w:drawing>
          <wp:anchor distT="0" distB="0" distL="0" distR="0" simplePos="0" relativeHeight="487364608" behindDoc="1" locked="0" layoutInCell="1" allowOverlap="1" wp14:anchorId="7E8B50AD" wp14:editId="41A2EF7D">
            <wp:simplePos x="0" y="0"/>
            <wp:positionH relativeFrom="page">
              <wp:posOffset>1235798</wp:posOffset>
            </wp:positionH>
            <wp:positionV relativeFrom="paragraph">
              <wp:posOffset>-39471</wp:posOffset>
            </wp:positionV>
            <wp:extent cx="5153190" cy="5184012"/>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7" cstate="print"/>
                    <a:stretch>
                      <a:fillRect/>
                    </a:stretch>
                  </pic:blipFill>
                  <pic:spPr>
                    <a:xfrm>
                      <a:off x="0" y="0"/>
                      <a:ext cx="5153190" cy="5184012"/>
                    </a:xfrm>
                    <a:prstGeom prst="rect">
                      <a:avLst/>
                    </a:prstGeom>
                  </pic:spPr>
                </pic:pic>
              </a:graphicData>
            </a:graphic>
          </wp:anchor>
        </w:drawing>
      </w:r>
      <w:proofErr w:type="spellStart"/>
      <w:r>
        <w:rPr>
          <w:sz w:val="18"/>
          <w:u w:val="single"/>
        </w:rPr>
        <w:t>Counterparts</w:t>
      </w:r>
      <w:r>
        <w:rPr>
          <w:sz w:val="18"/>
        </w:rPr>
        <w:t>.This</w:t>
      </w:r>
      <w:proofErr w:type="spellEnd"/>
      <w:r>
        <w:rPr>
          <w:sz w:val="18"/>
        </w:rPr>
        <w:t xml:space="preserve"> Agreement</w:t>
      </w:r>
      <w:r>
        <w:rPr>
          <w:sz w:val="18"/>
        </w:rPr>
        <w:t xml:space="preserve"> may be executed in two or more counterparts, each of which shall be deemed an original and all of which, when taken together, shall constitute one and the same document. Counterpart signature pages to this Agreement transmitted by facsimile transmission, </w:t>
      </w:r>
      <w:r>
        <w:rPr>
          <w:sz w:val="18"/>
        </w:rPr>
        <w:t>by electronic mail in portable format (.pdf), or through any electronic signature technology such as DocuSign shall be valid and acceptable and have the same binding legal effect as physical delivery of the paper document bearing an original signature. The</w:t>
      </w:r>
      <w:r>
        <w:rPr>
          <w:sz w:val="18"/>
        </w:rPr>
        <w:t xml:space="preserve"> Parties hereby agree that neither shall raise the</w:t>
      </w:r>
      <w:r>
        <w:rPr>
          <w:spacing w:val="-2"/>
          <w:sz w:val="18"/>
        </w:rPr>
        <w:t xml:space="preserve"> </w:t>
      </w:r>
      <w:r>
        <w:rPr>
          <w:sz w:val="18"/>
        </w:rPr>
        <w:t>use of</w:t>
      </w:r>
      <w:r>
        <w:rPr>
          <w:spacing w:val="-1"/>
          <w:sz w:val="18"/>
        </w:rPr>
        <w:t xml:space="preserve"> </w:t>
      </w:r>
      <w:r>
        <w:rPr>
          <w:sz w:val="18"/>
        </w:rPr>
        <w:t>DocuSign or</w:t>
      </w:r>
      <w:r>
        <w:rPr>
          <w:spacing w:val="-2"/>
          <w:sz w:val="18"/>
        </w:rPr>
        <w:t xml:space="preserve"> </w:t>
      </w:r>
      <w:r>
        <w:rPr>
          <w:sz w:val="18"/>
        </w:rPr>
        <w:t>the fact that any</w:t>
      </w:r>
      <w:r>
        <w:rPr>
          <w:spacing w:val="-1"/>
          <w:sz w:val="18"/>
        </w:rPr>
        <w:t xml:space="preserve"> </w:t>
      </w:r>
      <w:r>
        <w:rPr>
          <w:sz w:val="18"/>
        </w:rPr>
        <w:t>signature</w:t>
      </w:r>
      <w:r>
        <w:rPr>
          <w:spacing w:val="-2"/>
          <w:sz w:val="18"/>
        </w:rPr>
        <w:t xml:space="preserve"> </w:t>
      </w:r>
      <w:r>
        <w:rPr>
          <w:sz w:val="18"/>
        </w:rPr>
        <w:t>or document was transmitted or communicated electronically as a defense to the formation of this Agreement and forever waive any such defense.</w:t>
      </w:r>
    </w:p>
    <w:p w14:paraId="1CB12088" w14:textId="77777777" w:rsidR="00C30A5F" w:rsidRDefault="00C30A5F">
      <w:pPr>
        <w:pStyle w:val="a5"/>
        <w:spacing w:line="285" w:lineRule="auto"/>
        <w:jc w:val="both"/>
        <w:rPr>
          <w:sz w:val="18"/>
        </w:rPr>
        <w:sectPr w:rsidR="00C30A5F">
          <w:pgSz w:w="12250" w:h="15850"/>
          <w:pgMar w:top="1340" w:right="1700" w:bottom="880" w:left="1700" w:header="719" w:footer="687" w:gutter="0"/>
          <w:cols w:space="720"/>
        </w:sectPr>
      </w:pPr>
    </w:p>
    <w:p w14:paraId="5239D4E0" w14:textId="77777777" w:rsidR="00C30A5F" w:rsidRDefault="003D2832">
      <w:pPr>
        <w:pStyle w:val="a3"/>
        <w:spacing w:before="116" w:line="288" w:lineRule="auto"/>
        <w:ind w:left="1230" w:right="95"/>
        <w:jc w:val="both"/>
        <w:rPr>
          <w:rFonts w:ascii="Arial"/>
        </w:rPr>
      </w:pPr>
      <w:r>
        <w:lastRenderedPageBreak/>
        <w:t xml:space="preserve">IN WITNESS WHEREOF, the </w:t>
      </w:r>
      <w:hyperlink w:anchor="_bookmark3" w:history="1">
        <w:r>
          <w:t>Parties</w:t>
        </w:r>
      </w:hyperlink>
      <w:r>
        <w:t xml:space="preserve"> have caused their duly authorized representatives</w:t>
      </w:r>
      <w:r>
        <w:rPr>
          <w:spacing w:val="-2"/>
        </w:rPr>
        <w:t xml:space="preserve"> </w:t>
      </w:r>
      <w:r>
        <w:t>to</w:t>
      </w:r>
      <w:r>
        <w:rPr>
          <w:spacing w:val="-1"/>
        </w:rPr>
        <w:t xml:space="preserve"> </w:t>
      </w:r>
      <w:r>
        <w:t>execute</w:t>
      </w:r>
      <w:r>
        <w:rPr>
          <w:spacing w:val="-4"/>
        </w:rPr>
        <w:t xml:space="preserve"> </w:t>
      </w:r>
      <w:r>
        <w:t>and</w:t>
      </w:r>
      <w:r>
        <w:rPr>
          <w:spacing w:val="-2"/>
        </w:rPr>
        <w:t xml:space="preserve"> </w:t>
      </w:r>
      <w:r>
        <w:t>de</w:t>
      </w:r>
      <w:hyperlink w:anchor="_bookmark3" w:history="1">
        <w:r>
          <w:t>liver</w:t>
        </w:r>
        <w:r>
          <w:rPr>
            <w:spacing w:val="-2"/>
          </w:rPr>
          <w:t xml:space="preserve"> </w:t>
        </w:r>
        <w:r>
          <w:t>th</w:t>
        </w:r>
      </w:hyperlink>
      <w:r>
        <w:t>is</w:t>
      </w:r>
      <w:r>
        <w:rPr>
          <w:spacing w:val="-2"/>
        </w:rPr>
        <w:t xml:space="preserve"> </w:t>
      </w:r>
      <w:r>
        <w:t>Agreement</w:t>
      </w:r>
      <w:r>
        <w:rPr>
          <w:spacing w:val="-1"/>
        </w:rPr>
        <w:t xml:space="preserve"> </w:t>
      </w:r>
      <w:r>
        <w:t>as</w:t>
      </w:r>
      <w:r>
        <w:rPr>
          <w:spacing w:val="-3"/>
        </w:rPr>
        <w:t xml:space="preserve"> </w:t>
      </w:r>
      <w:r>
        <w:t>of</w:t>
      </w:r>
      <w:r>
        <w:rPr>
          <w:spacing w:val="-1"/>
        </w:rPr>
        <w:t xml:space="preserve"> </w:t>
      </w:r>
      <w:r>
        <w:t>the</w:t>
      </w:r>
      <w:r>
        <w:rPr>
          <w:spacing w:val="-2"/>
        </w:rPr>
        <w:t xml:space="preserve"> </w:t>
      </w:r>
      <w:r>
        <w:t>date</w:t>
      </w:r>
      <w:r>
        <w:rPr>
          <w:spacing w:val="-2"/>
        </w:rPr>
        <w:t xml:space="preserve"> </w:t>
      </w:r>
      <w:r>
        <w:t>first</w:t>
      </w:r>
      <w:r>
        <w:rPr>
          <w:spacing w:val="-2"/>
        </w:rPr>
        <w:t xml:space="preserve"> </w:t>
      </w:r>
      <w:r>
        <w:t>set</w:t>
      </w:r>
      <w:r>
        <w:rPr>
          <w:spacing w:val="-1"/>
        </w:rPr>
        <w:t xml:space="preserve"> </w:t>
      </w:r>
      <w:r>
        <w:t xml:space="preserve">forth </w:t>
      </w:r>
      <w:r>
        <w:rPr>
          <w:spacing w:val="-2"/>
        </w:rPr>
        <w:t>above</w:t>
      </w:r>
      <w:r>
        <w:rPr>
          <w:rFonts w:ascii="Arial"/>
          <w:spacing w:val="-2"/>
        </w:rPr>
        <w:t>.</w:t>
      </w:r>
    </w:p>
    <w:p w14:paraId="0FA87C8E" w14:textId="77777777" w:rsidR="00C30A5F" w:rsidRDefault="00C30A5F">
      <w:pPr>
        <w:pStyle w:val="a3"/>
        <w:spacing w:before="145"/>
        <w:rPr>
          <w:rFonts w:ascii="Arial"/>
        </w:rPr>
      </w:pPr>
    </w:p>
    <w:p w14:paraId="4DBF0BA2" w14:textId="77777777" w:rsidR="00C30A5F" w:rsidRDefault="003D2832">
      <w:pPr>
        <w:pStyle w:val="a3"/>
        <w:tabs>
          <w:tab w:val="left" w:pos="5376"/>
        </w:tabs>
        <w:ind w:left="1425"/>
      </w:pPr>
      <w:proofErr w:type="spellStart"/>
      <w:r>
        <w:t>Fursys</w:t>
      </w:r>
      <w:proofErr w:type="spellEnd"/>
      <w:r>
        <w:rPr>
          <w:spacing w:val="-2"/>
        </w:rPr>
        <w:t xml:space="preserve"> </w:t>
      </w:r>
      <w:r>
        <w:t>Inc</w:t>
      </w:r>
      <w:r>
        <w:rPr>
          <w:spacing w:val="-1"/>
        </w:rPr>
        <w:t xml:space="preserve"> </w:t>
      </w:r>
      <w:r>
        <w:rPr>
          <w:spacing w:val="-2"/>
        </w:rPr>
        <w:t>(”</w:t>
      </w:r>
      <w:hyperlink w:anchor="_bookmark2" w:history="1">
        <w:r>
          <w:rPr>
            <w:spacing w:val="-2"/>
          </w:rPr>
          <w:t>Customer</w:t>
        </w:r>
      </w:hyperlink>
      <w:r>
        <w:rPr>
          <w:spacing w:val="-2"/>
        </w:rPr>
        <w:t>”)</w:t>
      </w:r>
      <w:r>
        <w:tab/>
      </w:r>
      <w:proofErr w:type="spellStart"/>
      <w:r>
        <w:t>Configura</w:t>
      </w:r>
      <w:proofErr w:type="spellEnd"/>
      <w:r>
        <w:rPr>
          <w:spacing w:val="-5"/>
        </w:rPr>
        <w:t xml:space="preserve"> </w:t>
      </w:r>
      <w:r>
        <w:t>Sverige</w:t>
      </w:r>
      <w:r>
        <w:rPr>
          <w:spacing w:val="-3"/>
        </w:rPr>
        <w:t xml:space="preserve"> </w:t>
      </w:r>
      <w:r>
        <w:t>AB</w:t>
      </w:r>
      <w:r>
        <w:rPr>
          <w:spacing w:val="-3"/>
        </w:rPr>
        <w:t xml:space="preserve"> </w:t>
      </w:r>
      <w:r>
        <w:rPr>
          <w:spacing w:val="-2"/>
        </w:rPr>
        <w:t>(”</w:t>
      </w:r>
      <w:proofErr w:type="spellStart"/>
      <w:r>
        <w:fldChar w:fldCharType="begin"/>
      </w:r>
      <w:r>
        <w:instrText xml:space="preserve"> HYPERLINK \l "_bookmark1" </w:instrText>
      </w:r>
      <w:r>
        <w:fldChar w:fldCharType="separate"/>
      </w:r>
      <w:r>
        <w:rPr>
          <w:spacing w:val="-2"/>
        </w:rPr>
        <w:t>Configura</w:t>
      </w:r>
      <w:proofErr w:type="spellEnd"/>
      <w:r>
        <w:rPr>
          <w:spacing w:val="-2"/>
        </w:rPr>
        <w:fldChar w:fldCharType="end"/>
      </w:r>
      <w:r>
        <w:rPr>
          <w:spacing w:val="-2"/>
        </w:rPr>
        <w:t>”)</w:t>
      </w:r>
    </w:p>
    <w:p w14:paraId="352E1A99" w14:textId="77777777" w:rsidR="00C30A5F" w:rsidRDefault="00C30A5F">
      <w:pPr>
        <w:pStyle w:val="a3"/>
        <w:rPr>
          <w:sz w:val="20"/>
        </w:rPr>
      </w:pPr>
    </w:p>
    <w:p w14:paraId="44BF23C4" w14:textId="77777777" w:rsidR="00C30A5F" w:rsidRDefault="00C30A5F">
      <w:pPr>
        <w:pStyle w:val="a3"/>
        <w:spacing w:before="106" w:after="1"/>
        <w:rPr>
          <w:sz w:val="20"/>
        </w:rPr>
      </w:pPr>
    </w:p>
    <w:tbl>
      <w:tblPr>
        <w:tblStyle w:val="TableNormal"/>
        <w:tblW w:w="0" w:type="auto"/>
        <w:tblInd w:w="163" w:type="dxa"/>
        <w:tblLayout w:type="fixed"/>
        <w:tblLook w:val="01E0" w:firstRow="1" w:lastRow="1" w:firstColumn="1" w:lastColumn="1" w:noHBand="0" w:noVBand="0"/>
      </w:tblPr>
      <w:tblGrid>
        <w:gridCol w:w="1108"/>
        <w:gridCol w:w="3370"/>
        <w:gridCol w:w="871"/>
        <w:gridCol w:w="3240"/>
      </w:tblGrid>
      <w:tr w:rsidR="00C30A5F" w14:paraId="3DA3301C" w14:textId="77777777">
        <w:trPr>
          <w:trHeight w:val="341"/>
        </w:trPr>
        <w:tc>
          <w:tcPr>
            <w:tcW w:w="1108" w:type="dxa"/>
          </w:tcPr>
          <w:p w14:paraId="73CBFB47" w14:textId="77777777" w:rsidR="00C30A5F" w:rsidRDefault="003D2832">
            <w:pPr>
              <w:pStyle w:val="TableParagraph"/>
              <w:ind w:left="50"/>
              <w:rPr>
                <w:sz w:val="18"/>
              </w:rPr>
            </w:pPr>
            <w:r>
              <w:rPr>
                <w:spacing w:val="-2"/>
                <w:sz w:val="18"/>
              </w:rPr>
              <w:t>Signature:</w:t>
            </w:r>
          </w:p>
        </w:tc>
        <w:tc>
          <w:tcPr>
            <w:tcW w:w="7481" w:type="dxa"/>
            <w:gridSpan w:val="3"/>
          </w:tcPr>
          <w:p w14:paraId="7373D444" w14:textId="77777777" w:rsidR="00C30A5F" w:rsidRDefault="00C30A5F">
            <w:pPr>
              <w:pStyle w:val="TableParagraph"/>
              <w:rPr>
                <w:rFonts w:ascii="Times New Roman"/>
                <w:sz w:val="18"/>
              </w:rPr>
            </w:pPr>
          </w:p>
        </w:tc>
      </w:tr>
      <w:tr w:rsidR="00C30A5F" w14:paraId="130E6D25" w14:textId="77777777">
        <w:trPr>
          <w:trHeight w:val="458"/>
        </w:trPr>
        <w:tc>
          <w:tcPr>
            <w:tcW w:w="1108" w:type="dxa"/>
          </w:tcPr>
          <w:p w14:paraId="3879824E" w14:textId="77777777" w:rsidR="00C30A5F" w:rsidRDefault="003D2832">
            <w:pPr>
              <w:pStyle w:val="TableParagraph"/>
              <w:spacing w:before="119"/>
              <w:ind w:left="50"/>
              <w:rPr>
                <w:sz w:val="18"/>
              </w:rPr>
            </w:pPr>
            <w:r>
              <w:rPr>
                <w:spacing w:val="-2"/>
                <w:sz w:val="18"/>
              </w:rPr>
              <w:t>Name:</w:t>
            </w:r>
          </w:p>
        </w:tc>
        <w:tc>
          <w:tcPr>
            <w:tcW w:w="3370" w:type="dxa"/>
            <w:tcBorders>
              <w:top w:val="single" w:sz="4" w:space="0" w:color="000000"/>
              <w:bottom w:val="single" w:sz="4" w:space="0" w:color="000000"/>
            </w:tcBorders>
          </w:tcPr>
          <w:p w14:paraId="2888C5E6" w14:textId="77777777" w:rsidR="00C30A5F" w:rsidRDefault="003D2832">
            <w:pPr>
              <w:pStyle w:val="TableParagraph"/>
              <w:spacing w:before="119"/>
              <w:ind w:left="115"/>
              <w:rPr>
                <w:sz w:val="18"/>
              </w:rPr>
            </w:pPr>
            <w:proofErr w:type="spellStart"/>
            <w:r>
              <w:rPr>
                <w:sz w:val="18"/>
              </w:rPr>
              <w:t>Seongmoon</w:t>
            </w:r>
            <w:proofErr w:type="spellEnd"/>
            <w:r>
              <w:rPr>
                <w:spacing w:val="-5"/>
                <w:sz w:val="18"/>
              </w:rPr>
              <w:t xml:space="preserve"> </w:t>
            </w:r>
            <w:r>
              <w:rPr>
                <w:spacing w:val="-4"/>
                <w:sz w:val="18"/>
              </w:rPr>
              <w:t>Kang</w:t>
            </w:r>
          </w:p>
        </w:tc>
        <w:tc>
          <w:tcPr>
            <w:tcW w:w="871" w:type="dxa"/>
          </w:tcPr>
          <w:p w14:paraId="221CE10C" w14:textId="77777777" w:rsidR="00C30A5F" w:rsidRDefault="00C30A5F">
            <w:pPr>
              <w:pStyle w:val="TableParagraph"/>
              <w:rPr>
                <w:rFonts w:ascii="Times New Roman"/>
                <w:sz w:val="18"/>
              </w:rPr>
            </w:pPr>
          </w:p>
        </w:tc>
        <w:tc>
          <w:tcPr>
            <w:tcW w:w="3240" w:type="dxa"/>
            <w:tcBorders>
              <w:top w:val="single" w:sz="4" w:space="0" w:color="000000"/>
              <w:bottom w:val="single" w:sz="4" w:space="0" w:color="000000"/>
            </w:tcBorders>
          </w:tcPr>
          <w:p w14:paraId="48F250B1" w14:textId="77777777" w:rsidR="00C30A5F" w:rsidRDefault="003D2832">
            <w:pPr>
              <w:pStyle w:val="TableParagraph"/>
              <w:spacing w:before="119"/>
              <w:ind w:left="116"/>
              <w:rPr>
                <w:sz w:val="18"/>
              </w:rPr>
            </w:pPr>
            <w:proofErr w:type="spellStart"/>
            <w:r>
              <w:rPr>
                <w:sz w:val="18"/>
              </w:rPr>
              <w:t>Patrik</w:t>
            </w:r>
            <w:proofErr w:type="spellEnd"/>
            <w:r>
              <w:rPr>
                <w:spacing w:val="-6"/>
                <w:sz w:val="18"/>
              </w:rPr>
              <w:t xml:space="preserve"> </w:t>
            </w:r>
            <w:r>
              <w:rPr>
                <w:spacing w:val="-2"/>
                <w:sz w:val="18"/>
              </w:rPr>
              <w:t>Berger</w:t>
            </w:r>
          </w:p>
        </w:tc>
      </w:tr>
      <w:tr w:rsidR="00C30A5F" w14:paraId="2891C214" w14:textId="77777777">
        <w:trPr>
          <w:trHeight w:val="458"/>
        </w:trPr>
        <w:tc>
          <w:tcPr>
            <w:tcW w:w="1108" w:type="dxa"/>
          </w:tcPr>
          <w:p w14:paraId="2B7DEBED" w14:textId="77777777" w:rsidR="00C30A5F" w:rsidRDefault="003D2832">
            <w:pPr>
              <w:pStyle w:val="TableParagraph"/>
              <w:spacing w:before="119"/>
              <w:ind w:left="50"/>
              <w:rPr>
                <w:sz w:val="18"/>
              </w:rPr>
            </w:pPr>
            <w:r>
              <w:rPr>
                <w:spacing w:val="-2"/>
                <w:sz w:val="18"/>
              </w:rPr>
              <w:t>Title:</w:t>
            </w:r>
          </w:p>
        </w:tc>
        <w:tc>
          <w:tcPr>
            <w:tcW w:w="3370" w:type="dxa"/>
            <w:tcBorders>
              <w:top w:val="single" w:sz="4" w:space="0" w:color="000000"/>
              <w:bottom w:val="single" w:sz="4" w:space="0" w:color="000000"/>
            </w:tcBorders>
          </w:tcPr>
          <w:p w14:paraId="18D0A184" w14:textId="77777777" w:rsidR="00C30A5F" w:rsidRDefault="003D2832">
            <w:pPr>
              <w:pStyle w:val="TableParagraph"/>
              <w:spacing w:before="119"/>
              <w:ind w:left="115"/>
              <w:rPr>
                <w:sz w:val="18"/>
              </w:rPr>
            </w:pPr>
            <w:r>
              <w:rPr>
                <w:spacing w:val="-2"/>
                <w:sz w:val="18"/>
              </w:rPr>
              <w:t>President</w:t>
            </w:r>
          </w:p>
        </w:tc>
        <w:tc>
          <w:tcPr>
            <w:tcW w:w="871" w:type="dxa"/>
          </w:tcPr>
          <w:p w14:paraId="16D10432" w14:textId="77777777" w:rsidR="00C30A5F" w:rsidRDefault="00C30A5F">
            <w:pPr>
              <w:pStyle w:val="TableParagraph"/>
              <w:rPr>
                <w:rFonts w:ascii="Times New Roman"/>
                <w:sz w:val="18"/>
              </w:rPr>
            </w:pPr>
          </w:p>
        </w:tc>
        <w:tc>
          <w:tcPr>
            <w:tcW w:w="3240" w:type="dxa"/>
            <w:tcBorders>
              <w:top w:val="single" w:sz="4" w:space="0" w:color="000000"/>
              <w:bottom w:val="single" w:sz="4" w:space="0" w:color="000000"/>
            </w:tcBorders>
          </w:tcPr>
          <w:p w14:paraId="6B9AB154" w14:textId="77777777" w:rsidR="00C30A5F" w:rsidRDefault="003D2832">
            <w:pPr>
              <w:pStyle w:val="TableParagraph"/>
              <w:spacing w:before="119"/>
              <w:ind w:left="116"/>
              <w:rPr>
                <w:sz w:val="18"/>
              </w:rPr>
            </w:pPr>
            <w:r>
              <w:rPr>
                <w:sz w:val="18"/>
              </w:rPr>
              <w:t>Business</w:t>
            </w:r>
            <w:r>
              <w:rPr>
                <w:spacing w:val="-6"/>
                <w:sz w:val="18"/>
              </w:rPr>
              <w:t xml:space="preserve"> </w:t>
            </w:r>
            <w:r>
              <w:rPr>
                <w:sz w:val="18"/>
              </w:rPr>
              <w:t>Development</w:t>
            </w:r>
            <w:r>
              <w:rPr>
                <w:spacing w:val="-4"/>
                <w:sz w:val="18"/>
              </w:rPr>
              <w:t xml:space="preserve"> </w:t>
            </w:r>
            <w:r>
              <w:rPr>
                <w:spacing w:val="-2"/>
                <w:sz w:val="18"/>
              </w:rPr>
              <w:t>Manager</w:t>
            </w:r>
          </w:p>
        </w:tc>
      </w:tr>
      <w:tr w:rsidR="00C30A5F" w14:paraId="7D2CEFD1" w14:textId="77777777">
        <w:trPr>
          <w:trHeight w:val="460"/>
        </w:trPr>
        <w:tc>
          <w:tcPr>
            <w:tcW w:w="1108" w:type="dxa"/>
          </w:tcPr>
          <w:p w14:paraId="7ACF35BB" w14:textId="77777777" w:rsidR="00C30A5F" w:rsidRDefault="003D2832">
            <w:pPr>
              <w:pStyle w:val="TableParagraph"/>
              <w:spacing w:before="119"/>
              <w:ind w:left="50"/>
              <w:rPr>
                <w:sz w:val="18"/>
              </w:rPr>
            </w:pPr>
            <w:r>
              <w:rPr>
                <w:spacing w:val="-2"/>
                <w:sz w:val="18"/>
              </w:rPr>
              <w:t>Date:</w:t>
            </w:r>
          </w:p>
        </w:tc>
        <w:tc>
          <w:tcPr>
            <w:tcW w:w="3370" w:type="dxa"/>
            <w:tcBorders>
              <w:top w:val="single" w:sz="4" w:space="0" w:color="000000"/>
              <w:bottom w:val="single" w:sz="4" w:space="0" w:color="000000"/>
            </w:tcBorders>
          </w:tcPr>
          <w:p w14:paraId="7A4D372C" w14:textId="77777777" w:rsidR="00C30A5F" w:rsidRDefault="00C30A5F">
            <w:pPr>
              <w:pStyle w:val="TableParagraph"/>
              <w:rPr>
                <w:rFonts w:ascii="Times New Roman"/>
                <w:sz w:val="18"/>
              </w:rPr>
            </w:pPr>
          </w:p>
        </w:tc>
        <w:tc>
          <w:tcPr>
            <w:tcW w:w="871" w:type="dxa"/>
          </w:tcPr>
          <w:p w14:paraId="7F4A9714" w14:textId="77777777" w:rsidR="00C30A5F" w:rsidRDefault="00C30A5F">
            <w:pPr>
              <w:pStyle w:val="TableParagraph"/>
              <w:rPr>
                <w:rFonts w:ascii="Times New Roman"/>
                <w:sz w:val="18"/>
              </w:rPr>
            </w:pPr>
          </w:p>
        </w:tc>
        <w:tc>
          <w:tcPr>
            <w:tcW w:w="3240" w:type="dxa"/>
            <w:tcBorders>
              <w:top w:val="single" w:sz="4" w:space="0" w:color="000000"/>
              <w:bottom w:val="single" w:sz="4" w:space="0" w:color="000000"/>
            </w:tcBorders>
          </w:tcPr>
          <w:p w14:paraId="6B92E375" w14:textId="77777777" w:rsidR="00C30A5F" w:rsidRDefault="00C30A5F">
            <w:pPr>
              <w:pStyle w:val="TableParagraph"/>
              <w:rPr>
                <w:rFonts w:ascii="Times New Roman"/>
                <w:sz w:val="18"/>
              </w:rPr>
            </w:pPr>
          </w:p>
        </w:tc>
      </w:tr>
    </w:tbl>
    <w:p w14:paraId="3FF92FEB" w14:textId="77777777" w:rsidR="00C30A5F" w:rsidRDefault="00C30A5F">
      <w:pPr>
        <w:pStyle w:val="a3"/>
      </w:pPr>
    </w:p>
    <w:p w14:paraId="55B0221C" w14:textId="77777777" w:rsidR="00C30A5F" w:rsidRDefault="00C30A5F">
      <w:pPr>
        <w:pStyle w:val="a3"/>
        <w:spacing w:before="201"/>
      </w:pPr>
    </w:p>
    <w:p w14:paraId="611980E9" w14:textId="77777777" w:rsidR="00C30A5F" w:rsidRDefault="003D2832">
      <w:pPr>
        <w:pStyle w:val="a3"/>
        <w:ind w:left="206"/>
      </w:pPr>
      <w:r>
        <w:rPr>
          <w:noProof/>
        </w:rPr>
        <w:drawing>
          <wp:anchor distT="0" distB="0" distL="0" distR="0" simplePos="0" relativeHeight="487369216" behindDoc="1" locked="0" layoutInCell="1" allowOverlap="1" wp14:anchorId="22CA64F4" wp14:editId="498FB69D">
            <wp:simplePos x="0" y="0"/>
            <wp:positionH relativeFrom="page">
              <wp:posOffset>1235798</wp:posOffset>
            </wp:positionH>
            <wp:positionV relativeFrom="paragraph">
              <wp:posOffset>-1249903</wp:posOffset>
            </wp:positionV>
            <wp:extent cx="5153190" cy="5184012"/>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7" cstate="print"/>
                    <a:stretch>
                      <a:fillRect/>
                    </a:stretch>
                  </pic:blipFill>
                  <pic:spPr>
                    <a:xfrm>
                      <a:off x="0" y="0"/>
                      <a:ext cx="5153190" cy="5184012"/>
                    </a:xfrm>
                    <a:prstGeom prst="rect">
                      <a:avLst/>
                    </a:prstGeom>
                  </pic:spPr>
                </pic:pic>
              </a:graphicData>
            </a:graphic>
          </wp:anchor>
        </w:drawing>
      </w:r>
      <w:r>
        <w:rPr>
          <w:spacing w:val="-2"/>
        </w:rPr>
        <w:t>Signature:</w:t>
      </w:r>
    </w:p>
    <w:p w14:paraId="2A734456" w14:textId="77777777" w:rsidR="00C30A5F" w:rsidRDefault="003D2832">
      <w:pPr>
        <w:pStyle w:val="a3"/>
        <w:spacing w:before="2"/>
        <w:rPr>
          <w:sz w:val="8"/>
        </w:rPr>
      </w:pPr>
      <w:r>
        <w:rPr>
          <w:noProof/>
          <w:sz w:val="8"/>
        </w:rPr>
        <mc:AlternateContent>
          <mc:Choice Requires="wps">
            <w:drawing>
              <wp:anchor distT="0" distB="0" distL="0" distR="0" simplePos="0" relativeHeight="487593472" behindDoc="1" locked="0" layoutInCell="1" allowOverlap="1" wp14:anchorId="295D73F0" wp14:editId="01357BEF">
                <wp:simplePos x="0" y="0"/>
                <wp:positionH relativeFrom="page">
                  <wp:posOffset>1886966</wp:posOffset>
                </wp:positionH>
                <wp:positionV relativeFrom="paragraph">
                  <wp:posOffset>78287</wp:posOffset>
                </wp:positionV>
                <wp:extent cx="2136140" cy="635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36140" cy="6350"/>
                        </a:xfrm>
                        <a:custGeom>
                          <a:avLst/>
                          <a:gdLst/>
                          <a:ahLst/>
                          <a:cxnLst/>
                          <a:rect l="l" t="t" r="r" b="b"/>
                          <a:pathLst>
                            <a:path w="2136140" h="6350">
                              <a:moveTo>
                                <a:pt x="2135759" y="0"/>
                              </a:moveTo>
                              <a:lnTo>
                                <a:pt x="0" y="0"/>
                              </a:lnTo>
                              <a:lnTo>
                                <a:pt x="0" y="6096"/>
                              </a:lnTo>
                              <a:lnTo>
                                <a:pt x="2135759" y="6096"/>
                              </a:lnTo>
                              <a:lnTo>
                                <a:pt x="213575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30CD249" id="Graphic 18" o:spid="_x0000_s1026" style="position:absolute;left:0;text-align:left;margin-left:148.6pt;margin-top:6.15pt;width:168.2pt;height:.5pt;z-index:-15723008;visibility:visible;mso-wrap-style:square;mso-wrap-distance-left:0;mso-wrap-distance-top:0;mso-wrap-distance-right:0;mso-wrap-distance-bottom:0;mso-position-horizontal:absolute;mso-position-horizontal-relative:page;mso-position-vertical:absolute;mso-position-vertical-relative:text;v-text-anchor:top" coordsize="21361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" path="m2135759,l,,,6096r2135759,l2135759,xe" fillcolor="black" stroked="f">
                <v:path arrowok="t"/>
                <w10:wrap type="topAndBottom" anchorx="page"/>
              </v:shape>
            </w:pict>
          </mc:Fallback>
        </mc:AlternateContent>
      </w:r>
      <w:r>
        <w:rPr>
          <w:noProof/>
          <w:sz w:val="8"/>
        </w:rPr>
        <mc:AlternateContent>
          <mc:Choice Requires="wps">
            <w:drawing>
              <wp:anchor distT="0" distB="0" distL="0" distR="0" simplePos="0" relativeHeight="487593984" behindDoc="1" locked="0" layoutInCell="1" allowOverlap="1" wp14:anchorId="7BE026B5" wp14:editId="6139F85F">
                <wp:simplePos x="0" y="0"/>
                <wp:positionH relativeFrom="page">
                  <wp:posOffset>4580509</wp:posOffset>
                </wp:positionH>
                <wp:positionV relativeFrom="paragraph">
                  <wp:posOffset>78287</wp:posOffset>
                </wp:positionV>
                <wp:extent cx="2053589" cy="635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53589" cy="6350"/>
                        </a:xfrm>
                        <a:custGeom>
                          <a:avLst/>
                          <a:gdLst/>
                          <a:ahLst/>
                          <a:cxnLst/>
                          <a:rect l="l" t="t" r="r" b="b"/>
                          <a:pathLst>
                            <a:path w="2053589" h="6350">
                              <a:moveTo>
                                <a:pt x="2053082" y="0"/>
                              </a:moveTo>
                              <a:lnTo>
                                <a:pt x="0" y="0"/>
                              </a:lnTo>
                              <a:lnTo>
                                <a:pt x="0" y="6096"/>
                              </a:lnTo>
                              <a:lnTo>
                                <a:pt x="2053082" y="6096"/>
                              </a:lnTo>
                              <a:lnTo>
                                <a:pt x="20530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D44E7F3" id="Graphic 19" o:spid="_x0000_s1026" style="position:absolute;left:0;text-align:left;margin-left:360.65pt;margin-top:6.15pt;width:161.7pt;height:.5pt;z-index:-15722496;visibility:visible;mso-wrap-style:square;mso-wrap-distance-left:0;mso-wrap-distance-top:0;mso-wrap-distance-right:0;mso-wrap-distance-bottom:0;mso-position-horizontal:absolute;mso-position-horizontal-relative:page;mso-position-vertical:absolute;mso-position-vertical-relative:text;v-text-anchor:top" coordsize="2053589,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" path="m2053082,l,,,6096r2053082,l2053082,xe" fillcolor="black" stroked="f">
                <v:path arrowok="t"/>
                <w10:wrap type="topAndBottom" anchorx="page"/>
              </v:shape>
            </w:pict>
          </mc:Fallback>
        </mc:AlternateContent>
      </w:r>
    </w:p>
    <w:p w14:paraId="23115AFB" w14:textId="77777777" w:rsidR="00C30A5F" w:rsidRDefault="003D2832">
      <w:pPr>
        <w:pStyle w:val="a3"/>
        <w:tabs>
          <w:tab w:val="left" w:pos="5621"/>
        </w:tabs>
        <w:spacing w:before="119"/>
        <w:ind w:left="206"/>
      </w:pPr>
      <w:r>
        <w:rPr>
          <w:spacing w:val="-2"/>
        </w:rPr>
        <w:t>Name:</w:t>
      </w:r>
      <w:r>
        <w:tab/>
        <w:t>Pierre</w:t>
      </w:r>
      <w:r>
        <w:rPr>
          <w:spacing w:val="-4"/>
        </w:rPr>
        <w:t xml:space="preserve"> </w:t>
      </w:r>
      <w:proofErr w:type="spellStart"/>
      <w:r>
        <w:rPr>
          <w:spacing w:val="-2"/>
        </w:rPr>
        <w:t>Adolfsson</w:t>
      </w:r>
      <w:proofErr w:type="spellEnd"/>
    </w:p>
    <w:p w14:paraId="6BDC0A73" w14:textId="77777777" w:rsidR="00C30A5F" w:rsidRDefault="003D2832">
      <w:pPr>
        <w:pStyle w:val="a3"/>
        <w:spacing w:before="11"/>
        <w:rPr>
          <w:sz w:val="7"/>
        </w:rPr>
      </w:pPr>
      <w:r>
        <w:rPr>
          <w:noProof/>
          <w:sz w:val="7"/>
        </w:rPr>
        <mc:AlternateContent>
          <mc:Choice Requires="wps">
            <w:drawing>
              <wp:anchor distT="0" distB="0" distL="0" distR="0" simplePos="0" relativeHeight="487594496" behindDoc="1" locked="0" layoutInCell="1" allowOverlap="1" wp14:anchorId="07FA3B3E" wp14:editId="25BF6E20">
                <wp:simplePos x="0" y="0"/>
                <wp:positionH relativeFrom="page">
                  <wp:posOffset>1886966</wp:posOffset>
                </wp:positionH>
                <wp:positionV relativeFrom="paragraph">
                  <wp:posOffset>76606</wp:posOffset>
                </wp:positionV>
                <wp:extent cx="2136140" cy="635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36140" cy="6350"/>
                        </a:xfrm>
                        <a:custGeom>
                          <a:avLst/>
                          <a:gdLst/>
                          <a:ahLst/>
                          <a:cxnLst/>
                          <a:rect l="l" t="t" r="r" b="b"/>
                          <a:pathLst>
                            <a:path w="2136140" h="6350">
                              <a:moveTo>
                                <a:pt x="2135759" y="0"/>
                              </a:moveTo>
                              <a:lnTo>
                                <a:pt x="0" y="0"/>
                              </a:lnTo>
                              <a:lnTo>
                                <a:pt x="0" y="6096"/>
                              </a:lnTo>
                              <a:lnTo>
                                <a:pt x="2135759" y="6096"/>
                              </a:lnTo>
                              <a:lnTo>
                                <a:pt x="213575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8E14CAB" id="Graphic 20" o:spid="_x0000_s1026" style="position:absolute;left:0;text-align:left;margin-left:148.6pt;margin-top:6.05pt;width:168.2pt;height:.5pt;z-index:-15721984;visibility:visible;mso-wrap-style:square;mso-wrap-distance-left:0;mso-wrap-distance-top:0;mso-wrap-distance-right:0;mso-wrap-distance-bottom:0;mso-position-horizontal:absolute;mso-position-horizontal-relative:page;mso-position-vertical:absolute;mso-position-vertical-relative:text;v-text-anchor:top" coordsize="21361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" path="m2135759,l,,,6096r2135759,l2135759,xe" fillcolor="black" stroked="f">
                <v:path arrowok="t"/>
                <w10:wrap type="topAndBottom" anchorx="page"/>
              </v:shape>
            </w:pict>
          </mc:Fallback>
        </mc:AlternateContent>
      </w:r>
      <w:r>
        <w:rPr>
          <w:noProof/>
          <w:sz w:val="7"/>
        </w:rPr>
        <mc:AlternateContent>
          <mc:Choice Requires="wps">
            <w:drawing>
              <wp:anchor distT="0" distB="0" distL="0" distR="0" simplePos="0" relativeHeight="487595008" behindDoc="1" locked="0" layoutInCell="1" allowOverlap="1" wp14:anchorId="3BF088BC" wp14:editId="15BA563D">
                <wp:simplePos x="0" y="0"/>
                <wp:positionH relativeFrom="page">
                  <wp:posOffset>4580509</wp:posOffset>
                </wp:positionH>
                <wp:positionV relativeFrom="paragraph">
                  <wp:posOffset>76606</wp:posOffset>
                </wp:positionV>
                <wp:extent cx="2053589" cy="635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53589" cy="6350"/>
                        </a:xfrm>
                        <a:custGeom>
                          <a:avLst/>
                          <a:gdLst/>
                          <a:ahLst/>
                          <a:cxnLst/>
                          <a:rect l="l" t="t" r="r" b="b"/>
                          <a:pathLst>
                            <a:path w="2053589" h="6350">
                              <a:moveTo>
                                <a:pt x="2053082" y="0"/>
                              </a:moveTo>
                              <a:lnTo>
                                <a:pt x="0" y="0"/>
                              </a:lnTo>
                              <a:lnTo>
                                <a:pt x="0" y="6096"/>
                              </a:lnTo>
                              <a:lnTo>
                                <a:pt x="2053082" y="6096"/>
                              </a:lnTo>
                              <a:lnTo>
                                <a:pt x="20530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C53AF7" id="Graphic 21" o:spid="_x0000_s1026" style="position:absolute;left:0;text-align:left;margin-left:360.65pt;margin-top:6.05pt;width:161.7pt;height:.5pt;z-index:-15721472;visibility:visible;mso-wrap-style:square;mso-wrap-distance-left:0;mso-wrap-distance-top:0;mso-wrap-distance-right:0;mso-wrap-distance-bottom:0;mso-position-horizontal:absolute;mso-position-horizontal-relative:page;mso-position-vertical:absolute;mso-position-vertical-relative:text;v-text-anchor:top" coordsize="2053589,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" path="m2053082,l,,,6096r2053082,l2053082,xe" fillcolor="black" stroked="f">
                <v:path arrowok="t"/>
                <w10:wrap type="topAndBottom" anchorx="page"/>
              </v:shape>
            </w:pict>
          </mc:Fallback>
        </mc:AlternateContent>
      </w:r>
    </w:p>
    <w:p w14:paraId="7389D19D" w14:textId="77777777" w:rsidR="00C30A5F" w:rsidRDefault="003D2832">
      <w:pPr>
        <w:pStyle w:val="a3"/>
        <w:tabs>
          <w:tab w:val="left" w:pos="5621"/>
        </w:tabs>
        <w:spacing w:before="119"/>
        <w:ind w:left="206"/>
      </w:pPr>
      <w:r>
        <w:rPr>
          <w:spacing w:val="-2"/>
        </w:rPr>
        <w:t>Title:</w:t>
      </w:r>
      <w:r>
        <w:tab/>
        <w:t>Head</w:t>
      </w:r>
      <w:r>
        <w:rPr>
          <w:spacing w:val="-4"/>
        </w:rPr>
        <w:t xml:space="preserve"> </w:t>
      </w:r>
      <w:r>
        <w:t>of</w:t>
      </w:r>
      <w:r>
        <w:rPr>
          <w:spacing w:val="-2"/>
        </w:rPr>
        <w:t xml:space="preserve"> </w:t>
      </w:r>
      <w:r>
        <w:t>Sales</w:t>
      </w:r>
      <w:r>
        <w:rPr>
          <w:spacing w:val="-2"/>
        </w:rPr>
        <w:t xml:space="preserve"> Europe</w:t>
      </w:r>
    </w:p>
    <w:p w14:paraId="093B6D59" w14:textId="77777777" w:rsidR="00C30A5F" w:rsidRDefault="003D2832">
      <w:pPr>
        <w:pStyle w:val="a3"/>
        <w:spacing w:before="11"/>
        <w:rPr>
          <w:sz w:val="7"/>
        </w:rPr>
      </w:pPr>
      <w:r>
        <w:rPr>
          <w:noProof/>
          <w:sz w:val="7"/>
        </w:rPr>
        <mc:AlternateContent>
          <mc:Choice Requires="wps">
            <w:drawing>
              <wp:anchor distT="0" distB="0" distL="0" distR="0" simplePos="0" relativeHeight="487595520" behindDoc="1" locked="0" layoutInCell="1" allowOverlap="1" wp14:anchorId="288B0FA5" wp14:editId="79E3EA3B">
                <wp:simplePos x="0" y="0"/>
                <wp:positionH relativeFrom="page">
                  <wp:posOffset>1886966</wp:posOffset>
                </wp:positionH>
                <wp:positionV relativeFrom="paragraph">
                  <wp:posOffset>76606</wp:posOffset>
                </wp:positionV>
                <wp:extent cx="2136140" cy="635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36140" cy="6350"/>
                        </a:xfrm>
                        <a:custGeom>
                          <a:avLst/>
                          <a:gdLst/>
                          <a:ahLst/>
                          <a:cxnLst/>
                          <a:rect l="l" t="t" r="r" b="b"/>
                          <a:pathLst>
                            <a:path w="2136140" h="6350">
                              <a:moveTo>
                                <a:pt x="2135759" y="0"/>
                              </a:moveTo>
                              <a:lnTo>
                                <a:pt x="0" y="0"/>
                              </a:lnTo>
                              <a:lnTo>
                                <a:pt x="0" y="6095"/>
                              </a:lnTo>
                              <a:lnTo>
                                <a:pt x="2135759" y="6095"/>
                              </a:lnTo>
                              <a:lnTo>
                                <a:pt x="213575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7EE2A56" id="Graphic 22" o:spid="_x0000_s1026" style="position:absolute;left:0;text-align:left;margin-left:148.6pt;margin-top:6.05pt;width:168.2pt;height:.5pt;z-index:-15720960;visibility:visible;mso-wrap-style:square;mso-wrap-distance-left:0;mso-wrap-distance-top:0;mso-wrap-distance-right:0;mso-wrap-distance-bottom:0;mso-position-horizontal:absolute;mso-position-horizontal-relative:page;mso-position-vertical:absolute;mso-position-vertical-relative:text;v-text-anchor:top" coordsize="21361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" path="m2135759,l,,,6095r2135759,l2135759,xe" fillcolor="black" stroked="f">
                <v:path arrowok="t"/>
                <w10:wrap type="topAndBottom" anchorx="page"/>
              </v:shape>
            </w:pict>
          </mc:Fallback>
        </mc:AlternateContent>
      </w:r>
      <w:r>
        <w:rPr>
          <w:noProof/>
          <w:sz w:val="7"/>
        </w:rPr>
        <mc:AlternateContent>
          <mc:Choice Requires="wps">
            <w:drawing>
              <wp:anchor distT="0" distB="0" distL="0" distR="0" simplePos="0" relativeHeight="487596032" behindDoc="1" locked="0" layoutInCell="1" allowOverlap="1" wp14:anchorId="379DC99A" wp14:editId="3B4BEFA3">
                <wp:simplePos x="0" y="0"/>
                <wp:positionH relativeFrom="page">
                  <wp:posOffset>4580509</wp:posOffset>
                </wp:positionH>
                <wp:positionV relativeFrom="paragraph">
                  <wp:posOffset>76606</wp:posOffset>
                </wp:positionV>
                <wp:extent cx="2053589" cy="635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53589" cy="6350"/>
                        </a:xfrm>
                        <a:custGeom>
                          <a:avLst/>
                          <a:gdLst/>
                          <a:ahLst/>
                          <a:cxnLst/>
                          <a:rect l="l" t="t" r="r" b="b"/>
                          <a:pathLst>
                            <a:path w="2053589" h="6350">
                              <a:moveTo>
                                <a:pt x="2053082" y="0"/>
                              </a:moveTo>
                              <a:lnTo>
                                <a:pt x="0" y="0"/>
                              </a:lnTo>
                              <a:lnTo>
                                <a:pt x="0" y="6095"/>
                              </a:lnTo>
                              <a:lnTo>
                                <a:pt x="2053082" y="6095"/>
                              </a:lnTo>
                              <a:lnTo>
                                <a:pt x="205308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5E699DF" id="Graphic 23" o:spid="_x0000_s1026" style="position:absolute;left:0;text-align:left;margin-left:360.65pt;margin-top:6.05pt;width:161.7pt;height:.5pt;z-index:-15720448;visibility:visible;mso-wrap-style:square;mso-wrap-distance-left:0;mso-wrap-distance-top:0;mso-wrap-distance-right:0;mso-wrap-distance-bottom:0;mso-position-horizontal:absolute;mso-position-horizontal-relative:page;mso-position-vertical:absolute;mso-position-vertical-relative:text;v-text-anchor:top" coordsize="2053589,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" path="m2053082,l,,,6095r2053082,l2053082,xe" fillcolor="black" stroked="f">
                <v:path arrowok="t"/>
                <w10:wrap type="topAndBottom" anchorx="page"/>
              </v:shape>
            </w:pict>
          </mc:Fallback>
        </mc:AlternateContent>
      </w:r>
    </w:p>
    <w:p w14:paraId="47DEA5CE" w14:textId="77777777" w:rsidR="00C30A5F" w:rsidRDefault="003D2832">
      <w:pPr>
        <w:pStyle w:val="a3"/>
        <w:spacing w:before="119"/>
        <w:ind w:left="206"/>
      </w:pPr>
      <w:r>
        <w:rPr>
          <w:spacing w:val="-2"/>
        </w:rPr>
        <w:t>Date:</w:t>
      </w:r>
    </w:p>
    <w:p w14:paraId="438BABB3" w14:textId="77777777" w:rsidR="00C30A5F" w:rsidRDefault="003D2832">
      <w:pPr>
        <w:pStyle w:val="a3"/>
        <w:spacing w:before="1"/>
        <w:rPr>
          <w:sz w:val="8"/>
        </w:rPr>
      </w:pPr>
      <w:r>
        <w:rPr>
          <w:noProof/>
          <w:sz w:val="8"/>
        </w:rPr>
        <mc:AlternateContent>
          <mc:Choice Requires="wps">
            <w:drawing>
              <wp:anchor distT="0" distB="0" distL="0" distR="0" simplePos="0" relativeHeight="487596544" behindDoc="1" locked="0" layoutInCell="1" allowOverlap="1" wp14:anchorId="6B35201F" wp14:editId="701E3248">
                <wp:simplePos x="0" y="0"/>
                <wp:positionH relativeFrom="page">
                  <wp:posOffset>1877822</wp:posOffset>
                </wp:positionH>
                <wp:positionV relativeFrom="paragraph">
                  <wp:posOffset>77613</wp:posOffset>
                </wp:positionV>
                <wp:extent cx="2145030" cy="6350"/>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45030" cy="6350"/>
                        </a:xfrm>
                        <a:custGeom>
                          <a:avLst/>
                          <a:gdLst/>
                          <a:ahLst/>
                          <a:cxnLst/>
                          <a:rect l="l" t="t" r="r" b="b"/>
                          <a:pathLst>
                            <a:path w="2145030" h="6350">
                              <a:moveTo>
                                <a:pt x="2144903" y="0"/>
                              </a:moveTo>
                              <a:lnTo>
                                <a:pt x="0" y="0"/>
                              </a:lnTo>
                              <a:lnTo>
                                <a:pt x="0" y="6096"/>
                              </a:lnTo>
                              <a:lnTo>
                                <a:pt x="2144903" y="6096"/>
                              </a:lnTo>
                              <a:lnTo>
                                <a:pt x="214490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9C0A5E1" id="Graphic 24" o:spid="_x0000_s1026" style="position:absolute;left:0;text-align:left;margin-left:147.85pt;margin-top:6.1pt;width:168.9pt;height:.5pt;z-index:-15719936;visibility:visible;mso-wrap-style:square;mso-wrap-distance-left:0;mso-wrap-distance-top:0;mso-wrap-distance-right:0;mso-wrap-distance-bottom:0;mso-position-horizontal:absolute;mso-position-horizontal-relative:page;mso-position-vertical:absolute;mso-position-vertical-relative:text;v-text-anchor:top" coordsize="21450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" path="m2144903,l,,,6096r2144903,l2144903,xe" fillcolor="black" stroked="f">
                <v:path arrowok="t"/>
                <w10:wrap type="topAndBottom" anchorx="page"/>
              </v:shape>
            </w:pict>
          </mc:Fallback>
        </mc:AlternateContent>
      </w:r>
      <w:r>
        <w:rPr>
          <w:noProof/>
          <w:sz w:val="8"/>
        </w:rPr>
        <mc:AlternateContent>
          <mc:Choice Requires="wps">
            <w:drawing>
              <wp:anchor distT="0" distB="0" distL="0" distR="0" simplePos="0" relativeHeight="487597056" behindDoc="1" locked="0" layoutInCell="1" allowOverlap="1" wp14:anchorId="517BD915" wp14:editId="1743EE3F">
                <wp:simplePos x="0" y="0"/>
                <wp:positionH relativeFrom="page">
                  <wp:posOffset>4571365</wp:posOffset>
                </wp:positionH>
                <wp:positionV relativeFrom="paragraph">
                  <wp:posOffset>77613</wp:posOffset>
                </wp:positionV>
                <wp:extent cx="2062480" cy="6350"/>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62480" cy="6350"/>
                        </a:xfrm>
                        <a:custGeom>
                          <a:avLst/>
                          <a:gdLst/>
                          <a:ahLst/>
                          <a:cxnLst/>
                          <a:rect l="l" t="t" r="r" b="b"/>
                          <a:pathLst>
                            <a:path w="2062480" h="6350">
                              <a:moveTo>
                                <a:pt x="2062225" y="0"/>
                              </a:moveTo>
                              <a:lnTo>
                                <a:pt x="0" y="0"/>
                              </a:lnTo>
                              <a:lnTo>
                                <a:pt x="0" y="6096"/>
                              </a:lnTo>
                              <a:lnTo>
                                <a:pt x="2062225" y="6096"/>
                              </a:lnTo>
                              <a:lnTo>
                                <a:pt x="20622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328AE9" id="Graphic 25" o:spid="_x0000_s1026" style="position:absolute;left:0;text-align:left;margin-left:359.95pt;margin-top:6.1pt;width:162.4pt;height:.5pt;z-index:-15719424;visibility:visible;mso-wrap-style:square;mso-wrap-distance-left:0;mso-wrap-distance-top:0;mso-wrap-distance-right:0;mso-wrap-distance-bottom:0;mso-position-horizontal:absolute;mso-position-horizontal-relative:page;mso-position-vertical:absolute;mso-position-vertical-relative:text;v-text-anchor:top" coordsize="20624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" path="m2062225,l,,,6096r2062225,l2062225,xe" fillcolor="black" stroked="f">
                <v:path arrowok="t"/>
                <w10:wrap type="topAndBottom" anchorx="page"/>
              </v:shape>
            </w:pict>
          </mc:Fallback>
        </mc:AlternateContent>
      </w:r>
    </w:p>
    <w:p w14:paraId="6046C007" w14:textId="77777777" w:rsidR="00C30A5F" w:rsidRDefault="00C30A5F">
      <w:pPr>
        <w:pStyle w:val="a3"/>
        <w:rPr>
          <w:sz w:val="8"/>
        </w:rPr>
        <w:sectPr w:rsidR="00C30A5F">
          <w:pgSz w:w="12250" w:h="15850"/>
          <w:pgMar w:top="1340" w:right="1700" w:bottom="880" w:left="1700" w:header="719" w:footer="687" w:gutter="0"/>
          <w:cols w:space="720"/>
        </w:sectPr>
      </w:pPr>
    </w:p>
    <w:p w14:paraId="1541A9C2" w14:textId="77777777" w:rsidR="00C30A5F" w:rsidRDefault="003D2832">
      <w:pPr>
        <w:pStyle w:val="1"/>
        <w:spacing w:before="119"/>
        <w:ind w:left="1250" w:firstLine="0"/>
      </w:pPr>
      <w:r>
        <w:lastRenderedPageBreak/>
        <w:t>Exhibit</w:t>
      </w:r>
      <w:r>
        <w:rPr>
          <w:spacing w:val="-4"/>
        </w:rPr>
        <w:t xml:space="preserve"> </w:t>
      </w:r>
      <w:r>
        <w:t>A,</w:t>
      </w:r>
      <w:r>
        <w:rPr>
          <w:spacing w:val="-3"/>
        </w:rPr>
        <w:t xml:space="preserve"> </w:t>
      </w:r>
      <w:r>
        <w:t>Scope</w:t>
      </w:r>
      <w:r>
        <w:rPr>
          <w:spacing w:val="-2"/>
        </w:rPr>
        <w:t xml:space="preserve"> </w:t>
      </w:r>
      <w:r>
        <w:t>and</w:t>
      </w:r>
      <w:r>
        <w:rPr>
          <w:spacing w:val="-4"/>
        </w:rPr>
        <w:t xml:space="preserve"> </w:t>
      </w:r>
      <w:r>
        <w:t>Organization</w:t>
      </w:r>
      <w:r>
        <w:rPr>
          <w:spacing w:val="-4"/>
        </w:rPr>
        <w:t xml:space="preserve"> </w:t>
      </w:r>
      <w:r>
        <w:t>of</w:t>
      </w:r>
      <w:r>
        <w:rPr>
          <w:spacing w:val="2"/>
        </w:rPr>
        <w:t xml:space="preserve"> </w:t>
      </w:r>
      <w:r>
        <w:t>Services</w:t>
      </w:r>
      <w:r>
        <w:rPr>
          <w:spacing w:val="-4"/>
        </w:rPr>
        <w:t xml:space="preserve"> </w:t>
      </w:r>
      <w:r>
        <w:t>in</w:t>
      </w:r>
      <w:r>
        <w:rPr>
          <w:spacing w:val="-4"/>
        </w:rPr>
        <w:t xml:space="preserve"> </w:t>
      </w:r>
      <w:r>
        <w:rPr>
          <w:spacing w:val="-5"/>
        </w:rPr>
        <w:t>SoW</w:t>
      </w:r>
    </w:p>
    <w:p w14:paraId="131A2975" w14:textId="77777777" w:rsidR="00C30A5F" w:rsidRDefault="00C30A5F">
      <w:pPr>
        <w:pStyle w:val="a3"/>
        <w:spacing w:before="83"/>
        <w:rPr>
          <w:b/>
        </w:rPr>
      </w:pPr>
    </w:p>
    <w:p w14:paraId="6DB526E6" w14:textId="77777777" w:rsidR="00C30A5F" w:rsidRDefault="003D2832">
      <w:pPr>
        <w:pStyle w:val="a3"/>
        <w:ind w:left="1250"/>
      </w:pPr>
      <w:r>
        <w:t>In</w:t>
      </w:r>
      <w:r>
        <w:rPr>
          <w:spacing w:val="-2"/>
        </w:rPr>
        <w:t xml:space="preserve"> </w:t>
      </w:r>
      <w:r>
        <w:t>the</w:t>
      </w:r>
      <w:r>
        <w:rPr>
          <w:spacing w:val="-2"/>
        </w:rPr>
        <w:t xml:space="preserve"> </w:t>
      </w:r>
      <w:r>
        <w:t>event</w:t>
      </w:r>
      <w:r>
        <w:rPr>
          <w:spacing w:val="-2"/>
        </w:rPr>
        <w:t xml:space="preserve"> </w:t>
      </w:r>
      <w:r>
        <w:t>the</w:t>
      </w:r>
      <w:r>
        <w:rPr>
          <w:spacing w:val="-2"/>
        </w:rPr>
        <w:t xml:space="preserve"> </w:t>
      </w:r>
      <w:r>
        <w:t>Parties</w:t>
      </w:r>
      <w:r>
        <w:rPr>
          <w:spacing w:val="-2"/>
        </w:rPr>
        <w:t xml:space="preserve"> </w:t>
      </w:r>
      <w:r>
        <w:t>choose</w:t>
      </w:r>
      <w:r>
        <w:rPr>
          <w:spacing w:val="-2"/>
        </w:rPr>
        <w:t xml:space="preserve"> </w:t>
      </w:r>
      <w:r>
        <w:t>to</w:t>
      </w:r>
      <w:r>
        <w:rPr>
          <w:spacing w:val="-1"/>
        </w:rPr>
        <w:t xml:space="preserve"> </w:t>
      </w:r>
      <w:r>
        <w:t>enter</w:t>
      </w:r>
      <w:r>
        <w:rPr>
          <w:spacing w:val="-3"/>
        </w:rPr>
        <w:t xml:space="preserve"> </w:t>
      </w:r>
      <w:r>
        <w:t>into</w:t>
      </w:r>
      <w:r>
        <w:rPr>
          <w:spacing w:val="-1"/>
        </w:rPr>
        <w:t xml:space="preserve"> </w:t>
      </w:r>
      <w:r>
        <w:t>a</w:t>
      </w:r>
      <w:r>
        <w:rPr>
          <w:spacing w:val="-2"/>
        </w:rPr>
        <w:t xml:space="preserve"> </w:t>
      </w:r>
      <w:r>
        <w:rPr>
          <w:spacing w:val="-4"/>
        </w:rPr>
        <w:t>SoW:</w:t>
      </w:r>
    </w:p>
    <w:p w14:paraId="59A224A3" w14:textId="77777777" w:rsidR="00C30A5F" w:rsidRDefault="00C30A5F">
      <w:pPr>
        <w:pStyle w:val="a3"/>
        <w:spacing w:before="80"/>
      </w:pPr>
    </w:p>
    <w:p w14:paraId="3C646E63" w14:textId="77777777" w:rsidR="00C30A5F" w:rsidRDefault="003D2832">
      <w:pPr>
        <w:pStyle w:val="a3"/>
        <w:spacing w:before="1" w:line="288" w:lineRule="auto"/>
        <w:ind w:left="1250" w:right="99"/>
        <w:jc w:val="both"/>
      </w:pPr>
      <w:r>
        <w:t>The</w:t>
      </w:r>
      <w:r>
        <w:rPr>
          <w:spacing w:val="-16"/>
        </w:rPr>
        <w:t xml:space="preserve"> </w:t>
      </w:r>
      <w:r>
        <w:t>scope</w:t>
      </w:r>
      <w:r>
        <w:rPr>
          <w:spacing w:val="-16"/>
        </w:rPr>
        <w:t xml:space="preserve"> </w:t>
      </w:r>
      <w:r>
        <w:t>and</w:t>
      </w:r>
      <w:r>
        <w:rPr>
          <w:spacing w:val="-16"/>
        </w:rPr>
        <w:t xml:space="preserve"> </w:t>
      </w:r>
      <w:r>
        <w:t>content</w:t>
      </w:r>
      <w:r>
        <w:rPr>
          <w:spacing w:val="-16"/>
        </w:rPr>
        <w:t xml:space="preserve"> </w:t>
      </w:r>
      <w:r>
        <w:t>of</w:t>
      </w:r>
      <w:r>
        <w:rPr>
          <w:spacing w:val="-16"/>
        </w:rPr>
        <w:t xml:space="preserve"> </w:t>
      </w:r>
      <w:r>
        <w:t>an</w:t>
      </w:r>
      <w:r>
        <w:rPr>
          <w:spacing w:val="-15"/>
        </w:rPr>
        <w:t xml:space="preserve"> </w:t>
      </w:r>
      <w:r>
        <w:t>assignment</w:t>
      </w:r>
      <w:r>
        <w:rPr>
          <w:spacing w:val="-16"/>
        </w:rPr>
        <w:t xml:space="preserve"> </w:t>
      </w:r>
      <w:r>
        <w:t>could</w:t>
      </w:r>
      <w:r>
        <w:rPr>
          <w:spacing w:val="-16"/>
        </w:rPr>
        <w:t xml:space="preserve"> </w:t>
      </w:r>
      <w:r>
        <w:t>be</w:t>
      </w:r>
      <w:r>
        <w:rPr>
          <w:spacing w:val="-16"/>
        </w:rPr>
        <w:t xml:space="preserve"> </w:t>
      </w:r>
      <w:r>
        <w:t>customization,</w:t>
      </w:r>
      <w:r>
        <w:rPr>
          <w:spacing w:val="-16"/>
        </w:rPr>
        <w:t xml:space="preserve"> </w:t>
      </w:r>
      <w:r>
        <w:t>training,</w:t>
      </w:r>
      <w:r>
        <w:rPr>
          <w:spacing w:val="-16"/>
        </w:rPr>
        <w:t xml:space="preserve"> </w:t>
      </w:r>
      <w:r>
        <w:t xml:space="preserve">developer support, special end-user support or other </w:t>
      </w:r>
      <w:hyperlink w:anchor="_bookmark1" w:history="1">
        <w:r>
          <w:t>Configura</w:t>
        </w:r>
      </w:hyperlink>
      <w:r>
        <w:t xml:space="preserve"> related services.</w:t>
      </w:r>
    </w:p>
    <w:p w14:paraId="73EB9864" w14:textId="77777777" w:rsidR="00C30A5F" w:rsidRDefault="00C30A5F">
      <w:pPr>
        <w:pStyle w:val="a3"/>
        <w:spacing w:before="36"/>
      </w:pPr>
    </w:p>
    <w:p w14:paraId="304218A9" w14:textId="77777777" w:rsidR="00C30A5F" w:rsidRDefault="003D2832">
      <w:pPr>
        <w:pStyle w:val="a3"/>
        <w:spacing w:line="285" w:lineRule="auto"/>
        <w:ind w:left="1250" w:right="91"/>
        <w:jc w:val="both"/>
      </w:pPr>
      <w:r>
        <w:rPr>
          <w:noProof/>
        </w:rPr>
        <w:drawing>
          <wp:anchor distT="0" distB="0" distL="0" distR="0" simplePos="0" relativeHeight="487369728" behindDoc="1" locked="0" layoutInCell="1" allowOverlap="1" wp14:anchorId="2417A4C8" wp14:editId="3A19417B">
            <wp:simplePos x="0" y="0"/>
            <wp:positionH relativeFrom="page">
              <wp:posOffset>1235798</wp:posOffset>
            </wp:positionH>
            <wp:positionV relativeFrom="paragraph">
              <wp:posOffset>353659</wp:posOffset>
            </wp:positionV>
            <wp:extent cx="5153190" cy="5184012"/>
            <wp:effectExtent l="0" t="0" r="0" b="0"/>
            <wp:wrapNone/>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7" cstate="print"/>
                    <a:stretch>
                      <a:fillRect/>
                    </a:stretch>
                  </pic:blipFill>
                  <pic:spPr>
                    <a:xfrm>
                      <a:off x="0" y="0"/>
                      <a:ext cx="5153190" cy="5184012"/>
                    </a:xfrm>
                    <a:prstGeom prst="rect">
                      <a:avLst/>
                    </a:prstGeom>
                  </pic:spPr>
                </pic:pic>
              </a:graphicData>
            </a:graphic>
          </wp:anchor>
        </w:drawing>
      </w:r>
      <w:r>
        <w:t xml:space="preserve">An assignment starts when the responsible project managers of the </w:t>
      </w:r>
      <w:hyperlink w:anchor="_bookmark3" w:history="1">
        <w:r>
          <w:t>Parties</w:t>
        </w:r>
      </w:hyperlink>
      <w:r>
        <w:t xml:space="preserve"> have evaluated and approved the assignm</w:t>
      </w:r>
      <w:r>
        <w:t>ent parameters including time schedule, budget, quality objectives, limitations and content.</w:t>
      </w:r>
    </w:p>
    <w:p w14:paraId="72B8C742" w14:textId="77777777" w:rsidR="00C30A5F" w:rsidRDefault="00C30A5F">
      <w:pPr>
        <w:pStyle w:val="a3"/>
        <w:spacing w:before="42"/>
      </w:pPr>
    </w:p>
    <w:p w14:paraId="35C13433" w14:textId="77777777" w:rsidR="00C30A5F" w:rsidRDefault="003D2832">
      <w:pPr>
        <w:pStyle w:val="a3"/>
        <w:ind w:left="1250"/>
      </w:pPr>
      <w:r>
        <w:t>Approval</w:t>
      </w:r>
      <w:r>
        <w:rPr>
          <w:spacing w:val="-6"/>
        </w:rPr>
        <w:t xml:space="preserve"> </w:t>
      </w:r>
      <w:r>
        <w:t>of</w:t>
      </w:r>
      <w:r>
        <w:rPr>
          <w:spacing w:val="-4"/>
        </w:rPr>
        <w:t xml:space="preserve"> </w:t>
      </w:r>
      <w:r>
        <w:t>assignment</w:t>
      </w:r>
      <w:r>
        <w:rPr>
          <w:spacing w:val="-2"/>
        </w:rPr>
        <w:t xml:space="preserve"> </w:t>
      </w:r>
      <w:r>
        <w:t>between</w:t>
      </w:r>
      <w:r>
        <w:rPr>
          <w:spacing w:val="-3"/>
        </w:rPr>
        <w:t xml:space="preserve"> </w:t>
      </w:r>
      <w:r>
        <w:t>the</w:t>
      </w:r>
      <w:r>
        <w:rPr>
          <w:spacing w:val="1"/>
        </w:rPr>
        <w:t xml:space="preserve"> </w:t>
      </w:r>
      <w:hyperlink w:anchor="_bookmark3" w:history="1">
        <w:r>
          <w:t>Parties</w:t>
        </w:r>
      </w:hyperlink>
      <w:r>
        <w:rPr>
          <w:spacing w:val="-3"/>
        </w:rPr>
        <w:t xml:space="preserve"> </w:t>
      </w:r>
      <w:r>
        <w:t>shall</w:t>
      </w:r>
      <w:r>
        <w:rPr>
          <w:spacing w:val="-3"/>
        </w:rPr>
        <w:t xml:space="preserve"> </w:t>
      </w:r>
      <w:r>
        <w:t>follow</w:t>
      </w:r>
      <w:r>
        <w:rPr>
          <w:spacing w:val="-4"/>
        </w:rPr>
        <w:t xml:space="preserve"> </w:t>
      </w:r>
      <w:r>
        <w:t>the</w:t>
      </w:r>
      <w:r>
        <w:rPr>
          <w:spacing w:val="-3"/>
        </w:rPr>
        <w:t xml:space="preserve"> </w:t>
      </w:r>
      <w:r>
        <w:t>following</w:t>
      </w:r>
      <w:r>
        <w:rPr>
          <w:spacing w:val="-3"/>
        </w:rPr>
        <w:t xml:space="preserve"> </w:t>
      </w:r>
      <w:r>
        <w:rPr>
          <w:spacing w:val="-2"/>
        </w:rPr>
        <w:t>model:</w:t>
      </w:r>
    </w:p>
    <w:p w14:paraId="4FFC60DE" w14:textId="77777777" w:rsidR="00C30A5F" w:rsidRDefault="003D2832">
      <w:pPr>
        <w:pStyle w:val="a5"/>
        <w:numPr>
          <w:ilvl w:val="0"/>
          <w:numId w:val="1"/>
        </w:numPr>
        <w:tabs>
          <w:tab w:val="left" w:pos="1605"/>
        </w:tabs>
        <w:spacing w:before="158" w:line="285" w:lineRule="auto"/>
        <w:ind w:right="93"/>
        <w:rPr>
          <w:sz w:val="18"/>
        </w:rPr>
      </w:pPr>
      <w:hyperlink w:anchor="_bookmark2" w:history="1">
        <w:r>
          <w:rPr>
            <w:sz w:val="18"/>
          </w:rPr>
          <w:t>Customer</w:t>
        </w:r>
      </w:hyperlink>
      <w:r>
        <w:rPr>
          <w:spacing w:val="-5"/>
          <w:sz w:val="18"/>
        </w:rPr>
        <w:t xml:space="preserve"> </w:t>
      </w:r>
      <w:r>
        <w:rPr>
          <w:sz w:val="18"/>
        </w:rPr>
        <w:t>shall,</w:t>
      </w:r>
      <w:r>
        <w:rPr>
          <w:spacing w:val="-8"/>
          <w:sz w:val="18"/>
        </w:rPr>
        <w:t xml:space="preserve"> </w:t>
      </w:r>
      <w:r>
        <w:rPr>
          <w:sz w:val="18"/>
        </w:rPr>
        <w:t>upon</w:t>
      </w:r>
      <w:r>
        <w:rPr>
          <w:spacing w:val="-8"/>
          <w:sz w:val="18"/>
        </w:rPr>
        <w:t xml:space="preserve"> </w:t>
      </w:r>
      <w:r>
        <w:rPr>
          <w:sz w:val="18"/>
        </w:rPr>
        <w:t>plac</w:t>
      </w:r>
      <w:r>
        <w:rPr>
          <w:sz w:val="18"/>
        </w:rPr>
        <w:t>ing</w:t>
      </w:r>
      <w:r>
        <w:rPr>
          <w:spacing w:val="-6"/>
          <w:sz w:val="18"/>
        </w:rPr>
        <w:t xml:space="preserve"> </w:t>
      </w:r>
      <w:r>
        <w:rPr>
          <w:sz w:val="18"/>
        </w:rPr>
        <w:t>an</w:t>
      </w:r>
      <w:r>
        <w:rPr>
          <w:spacing w:val="-8"/>
          <w:sz w:val="18"/>
        </w:rPr>
        <w:t xml:space="preserve"> </w:t>
      </w:r>
      <w:r>
        <w:rPr>
          <w:sz w:val="18"/>
        </w:rPr>
        <w:t>order</w:t>
      </w:r>
      <w:r>
        <w:rPr>
          <w:spacing w:val="-7"/>
          <w:sz w:val="18"/>
        </w:rPr>
        <w:t xml:space="preserve"> </w:t>
      </w:r>
      <w:r>
        <w:rPr>
          <w:sz w:val="18"/>
        </w:rPr>
        <w:t>for</w:t>
      </w:r>
      <w:r>
        <w:rPr>
          <w:spacing w:val="-7"/>
          <w:sz w:val="18"/>
        </w:rPr>
        <w:t xml:space="preserve"> </w:t>
      </w:r>
      <w:r>
        <w:rPr>
          <w:sz w:val="18"/>
        </w:rPr>
        <w:t>an</w:t>
      </w:r>
      <w:r>
        <w:rPr>
          <w:spacing w:val="-6"/>
          <w:sz w:val="18"/>
        </w:rPr>
        <w:t xml:space="preserve"> </w:t>
      </w:r>
      <w:r>
        <w:rPr>
          <w:sz w:val="18"/>
        </w:rPr>
        <w:t>assignment,</w:t>
      </w:r>
      <w:r>
        <w:rPr>
          <w:spacing w:val="-2"/>
          <w:sz w:val="18"/>
        </w:rPr>
        <w:t xml:space="preserve"> </w:t>
      </w:r>
      <w:r>
        <w:rPr>
          <w:sz w:val="18"/>
        </w:rPr>
        <w:t>execute</w:t>
      </w:r>
      <w:r>
        <w:rPr>
          <w:spacing w:val="-6"/>
          <w:sz w:val="18"/>
        </w:rPr>
        <w:t xml:space="preserve"> </w:t>
      </w:r>
      <w:r>
        <w:rPr>
          <w:sz w:val="18"/>
        </w:rPr>
        <w:t>a</w:t>
      </w:r>
      <w:r>
        <w:rPr>
          <w:spacing w:val="-7"/>
          <w:sz w:val="18"/>
        </w:rPr>
        <w:t xml:space="preserve"> </w:t>
      </w:r>
      <w:r>
        <w:rPr>
          <w:sz w:val="18"/>
        </w:rPr>
        <w:t>Statement of Work or similar mutually agreed upon contract.</w:t>
      </w:r>
    </w:p>
    <w:p w14:paraId="201D0469" w14:textId="77777777" w:rsidR="00C30A5F" w:rsidRDefault="003D2832">
      <w:pPr>
        <w:pStyle w:val="a5"/>
        <w:numPr>
          <w:ilvl w:val="0"/>
          <w:numId w:val="1"/>
        </w:numPr>
        <w:tabs>
          <w:tab w:val="left" w:pos="1605"/>
        </w:tabs>
        <w:spacing w:before="118" w:line="285" w:lineRule="auto"/>
        <w:ind w:right="99"/>
        <w:rPr>
          <w:sz w:val="18"/>
        </w:rPr>
      </w:pPr>
      <w:hyperlink w:anchor="_bookmark1" w:history="1">
        <w:r>
          <w:rPr>
            <w:sz w:val="18"/>
          </w:rPr>
          <w:t>Configura</w:t>
        </w:r>
      </w:hyperlink>
      <w:r>
        <w:rPr>
          <w:sz w:val="18"/>
        </w:rPr>
        <w:t xml:space="preserve"> shall</w:t>
      </w:r>
      <w:r>
        <w:rPr>
          <w:spacing w:val="30"/>
          <w:sz w:val="18"/>
        </w:rPr>
        <w:t xml:space="preserve"> </w:t>
      </w:r>
      <w:r>
        <w:rPr>
          <w:sz w:val="18"/>
        </w:rPr>
        <w:t>confirm</w:t>
      </w:r>
      <w:r>
        <w:rPr>
          <w:spacing w:val="29"/>
          <w:sz w:val="18"/>
        </w:rPr>
        <w:t xml:space="preserve"> </w:t>
      </w:r>
      <w:r>
        <w:rPr>
          <w:sz w:val="18"/>
        </w:rPr>
        <w:t>the</w:t>
      </w:r>
      <w:r>
        <w:rPr>
          <w:spacing w:val="29"/>
          <w:sz w:val="18"/>
        </w:rPr>
        <w:t xml:space="preserve"> </w:t>
      </w:r>
      <w:r>
        <w:rPr>
          <w:sz w:val="18"/>
        </w:rPr>
        <w:t>order by sending</w:t>
      </w:r>
      <w:r>
        <w:rPr>
          <w:spacing w:val="29"/>
          <w:sz w:val="18"/>
        </w:rPr>
        <w:t xml:space="preserve"> </w:t>
      </w:r>
      <w:r>
        <w:rPr>
          <w:sz w:val="18"/>
        </w:rPr>
        <w:t>an order</w:t>
      </w:r>
      <w:r>
        <w:rPr>
          <w:spacing w:val="29"/>
          <w:sz w:val="18"/>
        </w:rPr>
        <w:t xml:space="preserve"> </w:t>
      </w:r>
      <w:r>
        <w:rPr>
          <w:sz w:val="18"/>
        </w:rPr>
        <w:t>acknowledgement</w:t>
      </w:r>
      <w:r>
        <w:rPr>
          <w:spacing w:val="30"/>
          <w:sz w:val="18"/>
        </w:rPr>
        <w:t xml:space="preserve"> </w:t>
      </w:r>
      <w:r>
        <w:rPr>
          <w:sz w:val="18"/>
        </w:rPr>
        <w:t xml:space="preserve">to </w:t>
      </w:r>
      <w:hyperlink w:anchor="_bookmark2" w:history="1">
        <w:r>
          <w:rPr>
            <w:spacing w:val="-2"/>
            <w:sz w:val="18"/>
          </w:rPr>
          <w:t>Customer</w:t>
        </w:r>
      </w:hyperlink>
      <w:r>
        <w:rPr>
          <w:spacing w:val="-2"/>
          <w:sz w:val="18"/>
        </w:rPr>
        <w:t>.</w:t>
      </w:r>
    </w:p>
    <w:p w14:paraId="143EE8DE" w14:textId="77777777" w:rsidR="00C30A5F" w:rsidRDefault="00C30A5F">
      <w:pPr>
        <w:pStyle w:val="a3"/>
        <w:spacing w:before="41"/>
      </w:pPr>
    </w:p>
    <w:p w14:paraId="4C785361" w14:textId="77777777" w:rsidR="00C30A5F" w:rsidRDefault="003D2832">
      <w:pPr>
        <w:pStyle w:val="a3"/>
        <w:spacing w:line="283" w:lineRule="auto"/>
        <w:ind w:left="1250" w:right="97"/>
        <w:jc w:val="both"/>
      </w:pPr>
      <w:hyperlink w:anchor="_bookmark2" w:history="1">
        <w:r>
          <w:t>Customer</w:t>
        </w:r>
      </w:hyperlink>
      <w:r>
        <w:rPr>
          <w:spacing w:val="-7"/>
        </w:rPr>
        <w:t xml:space="preserve"> </w:t>
      </w:r>
      <w:r>
        <w:t>and</w:t>
      </w:r>
      <w:r>
        <w:rPr>
          <w:spacing w:val="-8"/>
        </w:rPr>
        <w:t xml:space="preserve"> </w:t>
      </w:r>
      <w:hyperlink w:anchor="_bookmark1" w:history="1">
        <w:r>
          <w:t>Configura</w:t>
        </w:r>
      </w:hyperlink>
      <w:r>
        <w:rPr>
          <w:spacing w:val="-8"/>
        </w:rPr>
        <w:t xml:space="preserve"> </w:t>
      </w:r>
      <w:r>
        <w:t>shall</w:t>
      </w:r>
      <w:r>
        <w:rPr>
          <w:spacing w:val="-7"/>
        </w:rPr>
        <w:t xml:space="preserve"> </w:t>
      </w:r>
      <w:r>
        <w:t>each</w:t>
      </w:r>
      <w:r>
        <w:rPr>
          <w:spacing w:val="-7"/>
        </w:rPr>
        <w:t xml:space="preserve"> </w:t>
      </w:r>
      <w:r>
        <w:t>appoint</w:t>
      </w:r>
      <w:r>
        <w:rPr>
          <w:spacing w:val="-7"/>
        </w:rPr>
        <w:t xml:space="preserve"> </w:t>
      </w:r>
      <w:r>
        <w:t>a</w:t>
      </w:r>
      <w:r>
        <w:rPr>
          <w:spacing w:val="-8"/>
        </w:rPr>
        <w:t xml:space="preserve"> </w:t>
      </w:r>
      <w:r>
        <w:t>project</w:t>
      </w:r>
      <w:r>
        <w:rPr>
          <w:spacing w:val="-10"/>
        </w:rPr>
        <w:t xml:space="preserve"> </w:t>
      </w:r>
      <w:r>
        <w:t>manager,</w:t>
      </w:r>
      <w:r>
        <w:rPr>
          <w:spacing w:val="-9"/>
        </w:rPr>
        <w:t xml:space="preserve"> </w:t>
      </w:r>
      <w:r>
        <w:t>who</w:t>
      </w:r>
      <w:r>
        <w:rPr>
          <w:spacing w:val="-7"/>
        </w:rPr>
        <w:t xml:space="preserve"> </w:t>
      </w:r>
      <w:r>
        <w:t>shall</w:t>
      </w:r>
      <w:r>
        <w:rPr>
          <w:spacing w:val="-7"/>
        </w:rPr>
        <w:t xml:space="preserve"> </w:t>
      </w:r>
      <w:r>
        <w:t>represent each</w:t>
      </w:r>
      <w:r>
        <w:rPr>
          <w:spacing w:val="-4"/>
        </w:rPr>
        <w:t xml:space="preserve"> </w:t>
      </w:r>
      <w:r>
        <w:t>respective</w:t>
      </w:r>
      <w:r>
        <w:rPr>
          <w:spacing w:val="-4"/>
        </w:rPr>
        <w:t xml:space="preserve"> </w:t>
      </w:r>
      <w:r>
        <w:t>party</w:t>
      </w:r>
      <w:r>
        <w:rPr>
          <w:spacing w:val="-5"/>
        </w:rPr>
        <w:t xml:space="preserve"> </w:t>
      </w:r>
      <w:r>
        <w:t>and</w:t>
      </w:r>
      <w:r>
        <w:rPr>
          <w:spacing w:val="-4"/>
        </w:rPr>
        <w:t xml:space="preserve"> </w:t>
      </w:r>
      <w:r>
        <w:t>have</w:t>
      </w:r>
      <w:r>
        <w:rPr>
          <w:spacing w:val="-4"/>
        </w:rPr>
        <w:t xml:space="preserve"> </w:t>
      </w:r>
      <w:r>
        <w:t>the</w:t>
      </w:r>
      <w:r>
        <w:rPr>
          <w:spacing w:val="-4"/>
        </w:rPr>
        <w:t xml:space="preserve"> </w:t>
      </w:r>
      <w:r>
        <w:t>authority</w:t>
      </w:r>
      <w:r>
        <w:rPr>
          <w:spacing w:val="-5"/>
        </w:rPr>
        <w:t xml:space="preserve"> </w:t>
      </w:r>
      <w:r>
        <w:t>to</w:t>
      </w:r>
      <w:r>
        <w:rPr>
          <w:spacing w:val="-3"/>
        </w:rPr>
        <w:t xml:space="preserve"> </w:t>
      </w:r>
      <w:r>
        <w:t>render</w:t>
      </w:r>
      <w:r>
        <w:rPr>
          <w:spacing w:val="-4"/>
        </w:rPr>
        <w:t xml:space="preserve"> </w:t>
      </w:r>
      <w:r>
        <w:t>binding</w:t>
      </w:r>
      <w:r>
        <w:rPr>
          <w:spacing w:val="-4"/>
        </w:rPr>
        <w:t xml:space="preserve"> </w:t>
      </w:r>
      <w:r>
        <w:t>decisions</w:t>
      </w:r>
      <w:r>
        <w:rPr>
          <w:spacing w:val="-4"/>
        </w:rPr>
        <w:t xml:space="preserve"> </w:t>
      </w:r>
      <w:r>
        <w:t>on</w:t>
      </w:r>
      <w:r>
        <w:rPr>
          <w:spacing w:val="-3"/>
        </w:rPr>
        <w:t xml:space="preserve"> </w:t>
      </w:r>
      <w:r>
        <w:t>behalf of the Party represented in connection with the assignment.</w:t>
      </w:r>
    </w:p>
    <w:p w14:paraId="3F239C0F" w14:textId="77777777" w:rsidR="00C30A5F" w:rsidRDefault="00C30A5F">
      <w:pPr>
        <w:pStyle w:val="a3"/>
        <w:spacing w:before="46"/>
      </w:pPr>
    </w:p>
    <w:p w14:paraId="5426D3E6" w14:textId="77777777" w:rsidR="00C30A5F" w:rsidRDefault="003D2832">
      <w:pPr>
        <w:pStyle w:val="a3"/>
        <w:spacing w:line="285" w:lineRule="auto"/>
        <w:ind w:left="1250" w:right="94"/>
        <w:jc w:val="both"/>
      </w:pPr>
      <w:hyperlink w:anchor="_bookmark2" w:history="1">
        <w:r>
          <w:t>Customer</w:t>
        </w:r>
      </w:hyperlink>
      <w:r>
        <w:t xml:space="preserve"> shall ensure that sufficient resources are allocated to the assignment in order to attain all goals within the assignment. </w:t>
      </w:r>
      <w:hyperlink w:anchor="_bookmark2" w:history="1">
        <w:r>
          <w:t>Customer</w:t>
        </w:r>
      </w:hyperlink>
      <w:r>
        <w:t xml:space="preserve"> shall not change an appointed project manager without prior consultation with </w:t>
      </w:r>
      <w:hyperlink w:anchor="_bookmark1" w:history="1">
        <w:r>
          <w:t>Configura</w:t>
        </w:r>
      </w:hyperlink>
      <w:r>
        <w:t>.</w:t>
      </w:r>
    </w:p>
    <w:p w14:paraId="709C0055" w14:textId="77777777" w:rsidR="00C30A5F" w:rsidRDefault="00C30A5F">
      <w:pPr>
        <w:pStyle w:val="a3"/>
        <w:spacing w:before="40"/>
      </w:pPr>
    </w:p>
    <w:p w14:paraId="2BC5BEA8" w14:textId="77777777" w:rsidR="00C30A5F" w:rsidRDefault="003D2832">
      <w:pPr>
        <w:pStyle w:val="a3"/>
        <w:spacing w:line="285" w:lineRule="auto"/>
        <w:ind w:left="1250" w:right="102"/>
        <w:jc w:val="both"/>
      </w:pPr>
      <w:r>
        <w:t xml:space="preserve">An assignment is considered complete once </w:t>
      </w:r>
      <w:proofErr w:type="spellStart"/>
      <w:r>
        <w:t>Configura</w:t>
      </w:r>
      <w:proofErr w:type="spellEnd"/>
      <w:r>
        <w:t xml:space="preserve"> notifies the customer in writing that the deliverables meet the SoW requirements, and the customer does not dispute this, in writing, within 14 days from the original notification.</w:t>
      </w:r>
    </w:p>
    <w:p w14:paraId="5C2FFD95" w14:textId="77777777" w:rsidR="00C30A5F" w:rsidRDefault="00C30A5F">
      <w:pPr>
        <w:pStyle w:val="a3"/>
        <w:spacing w:before="42"/>
      </w:pPr>
    </w:p>
    <w:p w14:paraId="38203311" w14:textId="77777777" w:rsidR="00C30A5F" w:rsidRDefault="003D2832">
      <w:pPr>
        <w:pStyle w:val="a3"/>
        <w:spacing w:line="283" w:lineRule="auto"/>
        <w:ind w:left="1250" w:right="98"/>
        <w:jc w:val="both"/>
      </w:pPr>
      <w:r>
        <w:t>Changes</w:t>
      </w:r>
      <w:r>
        <w:rPr>
          <w:spacing w:val="-6"/>
        </w:rPr>
        <w:t xml:space="preserve"> </w:t>
      </w:r>
      <w:r>
        <w:t>of</w:t>
      </w:r>
      <w:r>
        <w:rPr>
          <w:spacing w:val="-4"/>
        </w:rPr>
        <w:t xml:space="preserve"> </w:t>
      </w:r>
      <w:r>
        <w:t>scope</w:t>
      </w:r>
      <w:r>
        <w:rPr>
          <w:spacing w:val="-5"/>
        </w:rPr>
        <w:t xml:space="preserve"> </w:t>
      </w:r>
      <w:r>
        <w:t>and</w:t>
      </w:r>
      <w:r>
        <w:rPr>
          <w:spacing w:val="-5"/>
        </w:rPr>
        <w:t xml:space="preserve"> </w:t>
      </w:r>
      <w:r>
        <w:t>o</w:t>
      </w:r>
      <w:r>
        <w:t>rganization</w:t>
      </w:r>
      <w:r>
        <w:rPr>
          <w:spacing w:val="-5"/>
        </w:rPr>
        <w:t xml:space="preserve"> </w:t>
      </w:r>
      <w:r>
        <w:t>of</w:t>
      </w:r>
      <w:r>
        <w:rPr>
          <w:spacing w:val="-4"/>
        </w:rPr>
        <w:t xml:space="preserve"> </w:t>
      </w:r>
      <w:r>
        <w:t>an</w:t>
      </w:r>
      <w:r>
        <w:rPr>
          <w:spacing w:val="-2"/>
        </w:rPr>
        <w:t xml:space="preserve"> </w:t>
      </w:r>
      <w:r>
        <w:t>assignment</w:t>
      </w:r>
      <w:r>
        <w:rPr>
          <w:spacing w:val="-5"/>
        </w:rPr>
        <w:t xml:space="preserve"> </w:t>
      </w:r>
      <w:r>
        <w:t>may</w:t>
      </w:r>
      <w:r>
        <w:rPr>
          <w:spacing w:val="-4"/>
        </w:rPr>
        <w:t xml:space="preserve"> </w:t>
      </w:r>
      <w:r>
        <w:t>lead</w:t>
      </w:r>
      <w:r>
        <w:rPr>
          <w:spacing w:val="-2"/>
        </w:rPr>
        <w:t xml:space="preserve"> </w:t>
      </w:r>
      <w:r>
        <w:t>to</w:t>
      </w:r>
      <w:r>
        <w:rPr>
          <w:spacing w:val="-2"/>
        </w:rPr>
        <w:t xml:space="preserve"> </w:t>
      </w:r>
      <w:r>
        <w:t>delays</w:t>
      </w:r>
      <w:r>
        <w:rPr>
          <w:spacing w:val="-3"/>
        </w:rPr>
        <w:t xml:space="preserve"> </w:t>
      </w:r>
      <w:r>
        <w:t>as</w:t>
      </w:r>
      <w:r>
        <w:rPr>
          <w:spacing w:val="-4"/>
        </w:rPr>
        <w:t xml:space="preserve"> </w:t>
      </w:r>
      <w:r>
        <w:t>well</w:t>
      </w:r>
      <w:r>
        <w:rPr>
          <w:spacing w:val="-5"/>
        </w:rPr>
        <w:t xml:space="preserve"> </w:t>
      </w:r>
      <w:r>
        <w:t>as increased cost. The project managers are responsible for Changes and have to communicate and agree on Changes in the assignment</w:t>
      </w:r>
    </w:p>
    <w:p w14:paraId="4653E945" w14:textId="77777777" w:rsidR="00C30A5F" w:rsidRDefault="00C30A5F">
      <w:pPr>
        <w:pStyle w:val="a3"/>
        <w:spacing w:line="283" w:lineRule="auto"/>
        <w:jc w:val="both"/>
        <w:sectPr w:rsidR="00C30A5F">
          <w:pgSz w:w="12250" w:h="15850"/>
          <w:pgMar w:top="1340" w:right="1700" w:bottom="880" w:left="1700" w:header="719" w:footer="687" w:gutter="0"/>
          <w:cols w:space="720"/>
        </w:sectPr>
      </w:pPr>
    </w:p>
    <w:p w14:paraId="1C28CA98" w14:textId="77777777" w:rsidR="00C30A5F" w:rsidRDefault="003D2832">
      <w:pPr>
        <w:pStyle w:val="1"/>
        <w:spacing w:before="119"/>
        <w:ind w:left="818" w:firstLine="0"/>
      </w:pPr>
      <w:r>
        <w:lastRenderedPageBreak/>
        <w:t>Appendix</w:t>
      </w:r>
      <w:r>
        <w:rPr>
          <w:spacing w:val="-5"/>
        </w:rPr>
        <w:t xml:space="preserve"> </w:t>
      </w:r>
      <w:r>
        <w:t>1</w:t>
      </w:r>
      <w:r>
        <w:rPr>
          <w:spacing w:val="-1"/>
        </w:rPr>
        <w:t xml:space="preserve"> </w:t>
      </w:r>
      <w:r>
        <w:t>–</w:t>
      </w:r>
      <w:r>
        <w:rPr>
          <w:spacing w:val="-2"/>
        </w:rPr>
        <w:t xml:space="preserve"> </w:t>
      </w:r>
      <w:r>
        <w:t>NDA</w:t>
      </w:r>
      <w:r>
        <w:rPr>
          <w:spacing w:val="-2"/>
        </w:rPr>
        <w:t xml:space="preserve"> </w:t>
      </w:r>
      <w:r>
        <w:t>with</w:t>
      </w:r>
      <w:r>
        <w:rPr>
          <w:spacing w:val="-6"/>
        </w:rPr>
        <w:t xml:space="preserve"> </w:t>
      </w:r>
      <w:r>
        <w:t>reference</w:t>
      </w:r>
      <w:r>
        <w:rPr>
          <w:spacing w:val="-2"/>
        </w:rPr>
        <w:t xml:space="preserve"> </w:t>
      </w:r>
      <w:r>
        <w:t>to</w:t>
      </w:r>
      <w:r>
        <w:rPr>
          <w:spacing w:val="-1"/>
        </w:rPr>
        <w:t xml:space="preserve"> </w:t>
      </w:r>
      <w:r>
        <w:t>paragraph</w:t>
      </w:r>
      <w:r>
        <w:rPr>
          <w:spacing w:val="-3"/>
        </w:rPr>
        <w:t xml:space="preserve"> </w:t>
      </w:r>
      <w:r>
        <w:t>/</w:t>
      </w:r>
      <w:r>
        <w:rPr>
          <w:spacing w:val="-1"/>
        </w:rPr>
        <w:t xml:space="preserve"> </w:t>
      </w:r>
      <w:r>
        <w:t>sect</w:t>
      </w:r>
      <w:r>
        <w:t>ion</w:t>
      </w:r>
      <w:r>
        <w:rPr>
          <w:spacing w:val="-3"/>
        </w:rPr>
        <w:t xml:space="preserve"> </w:t>
      </w:r>
      <w:r>
        <w:t>10</w:t>
      </w:r>
      <w:r>
        <w:rPr>
          <w:spacing w:val="-2"/>
        </w:rPr>
        <w:t xml:space="preserve"> </w:t>
      </w:r>
      <w:r>
        <w:t>in</w:t>
      </w:r>
      <w:r>
        <w:rPr>
          <w:spacing w:val="-3"/>
        </w:rPr>
        <w:t xml:space="preserve"> </w:t>
      </w:r>
      <w:r>
        <w:rPr>
          <w:spacing w:val="-2"/>
        </w:rPr>
        <w:t>Agreement</w:t>
      </w:r>
    </w:p>
    <w:p w14:paraId="63F0EA7B" w14:textId="77777777" w:rsidR="00C30A5F" w:rsidRDefault="00C30A5F">
      <w:pPr>
        <w:pStyle w:val="a3"/>
        <w:spacing w:before="54"/>
        <w:rPr>
          <w:b/>
        </w:rPr>
      </w:pPr>
    </w:p>
    <w:p w14:paraId="2C60528B" w14:textId="77777777" w:rsidR="00C30A5F" w:rsidRDefault="003D2832">
      <w:pPr>
        <w:pStyle w:val="a5"/>
        <w:numPr>
          <w:ilvl w:val="2"/>
          <w:numId w:val="2"/>
        </w:numPr>
        <w:tabs>
          <w:tab w:val="left" w:pos="818"/>
        </w:tabs>
        <w:ind w:right="111"/>
        <w:rPr>
          <w:sz w:val="18"/>
        </w:rPr>
      </w:pPr>
      <w:r>
        <w:rPr>
          <w:noProof/>
          <w:sz w:val="18"/>
        </w:rPr>
        <w:drawing>
          <wp:anchor distT="0" distB="0" distL="0" distR="0" simplePos="0" relativeHeight="487370240" behindDoc="1" locked="0" layoutInCell="1" allowOverlap="1" wp14:anchorId="75F1E7B1" wp14:editId="5C52739A">
            <wp:simplePos x="0" y="0"/>
            <wp:positionH relativeFrom="page">
              <wp:posOffset>1235798</wp:posOffset>
            </wp:positionH>
            <wp:positionV relativeFrom="paragraph">
              <wp:posOffset>1196497</wp:posOffset>
            </wp:positionV>
            <wp:extent cx="5153190" cy="5184012"/>
            <wp:effectExtent l="0" t="0" r="0" b="0"/>
            <wp:wrapNone/>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7" cstate="print"/>
                    <a:stretch>
                      <a:fillRect/>
                    </a:stretch>
                  </pic:blipFill>
                  <pic:spPr>
                    <a:xfrm>
                      <a:off x="0" y="0"/>
                      <a:ext cx="5153190" cy="5184012"/>
                    </a:xfrm>
                    <a:prstGeom prst="rect">
                      <a:avLst/>
                    </a:prstGeom>
                  </pic:spPr>
                </pic:pic>
              </a:graphicData>
            </a:graphic>
          </wp:anchor>
        </w:drawing>
      </w:r>
      <w:r>
        <w:rPr>
          <w:sz w:val="18"/>
          <w:u w:val="single"/>
        </w:rPr>
        <w:t>Access to Confidential Information</w:t>
      </w:r>
      <w:r>
        <w:rPr>
          <w:sz w:val="18"/>
        </w:rPr>
        <w:t>. Each party acknowledges that it may be furnished with,</w:t>
      </w:r>
      <w:r>
        <w:rPr>
          <w:spacing w:val="-4"/>
          <w:sz w:val="18"/>
        </w:rPr>
        <w:t xml:space="preserve"> </w:t>
      </w:r>
      <w:r>
        <w:rPr>
          <w:sz w:val="18"/>
        </w:rPr>
        <w:t>receive,</w:t>
      </w:r>
      <w:r>
        <w:rPr>
          <w:spacing w:val="-4"/>
          <w:sz w:val="18"/>
        </w:rPr>
        <w:t xml:space="preserve"> </w:t>
      </w:r>
      <w:r>
        <w:rPr>
          <w:sz w:val="18"/>
        </w:rPr>
        <w:t>make</w:t>
      </w:r>
      <w:r>
        <w:rPr>
          <w:spacing w:val="-3"/>
          <w:sz w:val="18"/>
        </w:rPr>
        <w:t xml:space="preserve"> </w:t>
      </w:r>
      <w:r>
        <w:rPr>
          <w:sz w:val="18"/>
        </w:rPr>
        <w:t>available</w:t>
      </w:r>
      <w:r>
        <w:rPr>
          <w:spacing w:val="-3"/>
          <w:sz w:val="18"/>
        </w:rPr>
        <w:t xml:space="preserve"> </w:t>
      </w:r>
      <w:r>
        <w:rPr>
          <w:sz w:val="18"/>
        </w:rPr>
        <w:t>directly</w:t>
      </w:r>
      <w:r>
        <w:rPr>
          <w:spacing w:val="-4"/>
          <w:sz w:val="18"/>
        </w:rPr>
        <w:t xml:space="preserve"> </w:t>
      </w:r>
      <w:r>
        <w:rPr>
          <w:sz w:val="18"/>
        </w:rPr>
        <w:t>or</w:t>
      </w:r>
      <w:r>
        <w:rPr>
          <w:spacing w:val="-3"/>
          <w:sz w:val="18"/>
        </w:rPr>
        <w:t xml:space="preserve"> </w:t>
      </w:r>
      <w:r>
        <w:rPr>
          <w:sz w:val="18"/>
        </w:rPr>
        <w:t>indirectly</w:t>
      </w:r>
      <w:r>
        <w:rPr>
          <w:spacing w:val="-4"/>
          <w:sz w:val="18"/>
        </w:rPr>
        <w:t xml:space="preserve"> </w:t>
      </w:r>
      <w:r>
        <w:rPr>
          <w:sz w:val="18"/>
        </w:rPr>
        <w:t>by</w:t>
      </w:r>
      <w:r>
        <w:rPr>
          <w:spacing w:val="-7"/>
          <w:sz w:val="18"/>
        </w:rPr>
        <w:t xml:space="preserve"> </w:t>
      </w:r>
      <w:r>
        <w:rPr>
          <w:sz w:val="18"/>
        </w:rPr>
        <w:t>either</w:t>
      </w:r>
      <w:r>
        <w:rPr>
          <w:spacing w:val="-3"/>
          <w:sz w:val="18"/>
        </w:rPr>
        <w:t xml:space="preserve"> </w:t>
      </w:r>
      <w:r>
        <w:rPr>
          <w:sz w:val="18"/>
        </w:rPr>
        <w:t>party</w:t>
      </w:r>
      <w:r>
        <w:rPr>
          <w:spacing w:val="-4"/>
          <w:sz w:val="18"/>
        </w:rPr>
        <w:t xml:space="preserve"> </w:t>
      </w:r>
      <w:r>
        <w:rPr>
          <w:sz w:val="18"/>
        </w:rPr>
        <w:t>to</w:t>
      </w:r>
      <w:r>
        <w:rPr>
          <w:spacing w:val="-2"/>
          <w:sz w:val="18"/>
        </w:rPr>
        <w:t xml:space="preserve"> </w:t>
      </w:r>
      <w:r>
        <w:rPr>
          <w:sz w:val="18"/>
        </w:rPr>
        <w:t>the</w:t>
      </w:r>
      <w:r>
        <w:rPr>
          <w:spacing w:val="-3"/>
          <w:sz w:val="18"/>
        </w:rPr>
        <w:t xml:space="preserve"> </w:t>
      </w:r>
      <w:r>
        <w:rPr>
          <w:sz w:val="18"/>
        </w:rPr>
        <w:t>other</w:t>
      </w:r>
      <w:r>
        <w:rPr>
          <w:spacing w:val="-3"/>
          <w:sz w:val="18"/>
        </w:rPr>
        <w:t xml:space="preserve"> </w:t>
      </w:r>
      <w:r>
        <w:rPr>
          <w:sz w:val="18"/>
        </w:rPr>
        <w:t>party,</w:t>
      </w:r>
      <w:r>
        <w:rPr>
          <w:spacing w:val="-4"/>
          <w:sz w:val="18"/>
        </w:rPr>
        <w:t xml:space="preserve"> </w:t>
      </w:r>
      <w:r>
        <w:rPr>
          <w:sz w:val="18"/>
        </w:rPr>
        <w:t>or otherwise have</w:t>
      </w:r>
      <w:r>
        <w:rPr>
          <w:spacing w:val="-1"/>
          <w:sz w:val="18"/>
        </w:rPr>
        <w:t xml:space="preserve"> </w:t>
      </w:r>
      <w:r>
        <w:rPr>
          <w:sz w:val="18"/>
        </w:rPr>
        <w:t>access</w:t>
      </w:r>
      <w:r>
        <w:rPr>
          <w:spacing w:val="-2"/>
          <w:sz w:val="18"/>
        </w:rPr>
        <w:t xml:space="preserve"> </w:t>
      </w:r>
      <w:r>
        <w:rPr>
          <w:sz w:val="18"/>
        </w:rPr>
        <w:t>to information of</w:t>
      </w:r>
      <w:r>
        <w:rPr>
          <w:spacing w:val="-2"/>
          <w:sz w:val="18"/>
        </w:rPr>
        <w:t xml:space="preserve"> </w:t>
      </w:r>
      <w:r>
        <w:rPr>
          <w:sz w:val="18"/>
        </w:rPr>
        <w:t>or</w:t>
      </w:r>
      <w:r>
        <w:rPr>
          <w:spacing w:val="-1"/>
          <w:sz w:val="18"/>
        </w:rPr>
        <w:t xml:space="preserve"> </w:t>
      </w:r>
      <w:r>
        <w:rPr>
          <w:sz w:val="18"/>
        </w:rPr>
        <w:t>concerning</w:t>
      </w:r>
      <w:r>
        <w:rPr>
          <w:spacing w:val="-1"/>
          <w:sz w:val="18"/>
        </w:rPr>
        <w:t xml:space="preserve"> </w:t>
      </w:r>
      <w:r>
        <w:rPr>
          <w:sz w:val="18"/>
        </w:rPr>
        <w:t>the</w:t>
      </w:r>
      <w:r>
        <w:rPr>
          <w:spacing w:val="-1"/>
          <w:sz w:val="18"/>
        </w:rPr>
        <w:t xml:space="preserve"> </w:t>
      </w:r>
      <w:r>
        <w:rPr>
          <w:sz w:val="18"/>
        </w:rPr>
        <w:t>other</w:t>
      </w:r>
      <w:r>
        <w:rPr>
          <w:spacing w:val="-1"/>
          <w:sz w:val="18"/>
        </w:rPr>
        <w:t xml:space="preserve"> </w:t>
      </w:r>
      <w:r>
        <w:rPr>
          <w:sz w:val="18"/>
        </w:rPr>
        <w:t>party</w:t>
      </w:r>
      <w:r>
        <w:rPr>
          <w:spacing w:val="-2"/>
          <w:sz w:val="18"/>
        </w:rPr>
        <w:t xml:space="preserve"> </w:t>
      </w:r>
      <w:r>
        <w:rPr>
          <w:sz w:val="18"/>
        </w:rPr>
        <w:t>which that</w:t>
      </w:r>
      <w:r>
        <w:rPr>
          <w:spacing w:val="-1"/>
          <w:sz w:val="18"/>
        </w:rPr>
        <w:t xml:space="preserve"> </w:t>
      </w:r>
      <w:r>
        <w:rPr>
          <w:sz w:val="18"/>
        </w:rPr>
        <w:t>party considers to be confidential, proprietary, a trade secret or otherwise restricted. For purposes of this Agreement, “Confidential Information” shall include all information, documentation or material, regardless of form, that h</w:t>
      </w:r>
      <w:r>
        <w:rPr>
          <w:sz w:val="18"/>
        </w:rPr>
        <w:t xml:space="preserve">as or could have commercial value or other utility in the business or prospective business of the disclosing party or its Affiliates or Subsidiaries including but not limited to </w:t>
      </w:r>
      <w:hyperlink w:anchor="_bookmark4" w:history="1">
        <w:r>
          <w:rPr>
            <w:sz w:val="18"/>
          </w:rPr>
          <w:t>Deliverables</w:t>
        </w:r>
      </w:hyperlink>
      <w:r>
        <w:rPr>
          <w:sz w:val="18"/>
        </w:rPr>
        <w:t xml:space="preserve"> and intellectual property rights. C</w:t>
      </w:r>
      <w:r>
        <w:rPr>
          <w:sz w:val="18"/>
        </w:rPr>
        <w:t>onfidential Information also includes all information of which unauthorized disclosure could be detrimental to the interests of the disclosing party or its affiliates whether or not such information is identified as Confidential Information</w:t>
      </w:r>
      <w:r>
        <w:rPr>
          <w:spacing w:val="40"/>
          <w:sz w:val="18"/>
        </w:rPr>
        <w:t xml:space="preserve"> </w:t>
      </w:r>
      <w:r>
        <w:rPr>
          <w:sz w:val="18"/>
        </w:rPr>
        <w:t>by the disclosi</w:t>
      </w:r>
      <w:r>
        <w:rPr>
          <w:sz w:val="18"/>
        </w:rPr>
        <w:t>ng party. By example and without limitation, Confidential Information includes, but is not limited to, any and all information of the following or similar nature, whether or not reduced to writing: customer lists, customer and supplier identities and chara</w:t>
      </w:r>
      <w:r>
        <w:rPr>
          <w:sz w:val="18"/>
        </w:rPr>
        <w:t>cteristics, agreements, marketing knowledge and information, financial information and affairs, travel information and itineraries, sales figures, pricing information, marketing plans and business plans, strategies, forecasts,</w:t>
      </w:r>
      <w:r>
        <w:rPr>
          <w:spacing w:val="40"/>
          <w:sz w:val="18"/>
        </w:rPr>
        <w:t xml:space="preserve"> </w:t>
      </w:r>
      <w:r>
        <w:rPr>
          <w:sz w:val="18"/>
        </w:rPr>
        <w:t>budgets, projections, procedu</w:t>
      </w:r>
      <w:r>
        <w:rPr>
          <w:sz w:val="18"/>
        </w:rPr>
        <w:t>res, routines, quality control and manufacturing procedures, information regarding current and future products, computer hardware or software information, designs, technical documentation, product or service specifications or strategies, business or techni</w:t>
      </w:r>
      <w:r>
        <w:rPr>
          <w:sz w:val="18"/>
        </w:rPr>
        <w:t>cal information, process information, methods of manufacture, methods of conducting business, information concerning the operations,</w:t>
      </w:r>
      <w:r>
        <w:rPr>
          <w:spacing w:val="-1"/>
          <w:sz w:val="18"/>
        </w:rPr>
        <w:t xml:space="preserve"> </w:t>
      </w:r>
      <w:r>
        <w:rPr>
          <w:sz w:val="18"/>
        </w:rPr>
        <w:t>technology,</w:t>
      </w:r>
      <w:r>
        <w:rPr>
          <w:spacing w:val="-1"/>
          <w:sz w:val="18"/>
        </w:rPr>
        <w:t xml:space="preserve"> </w:t>
      </w:r>
      <w:r>
        <w:rPr>
          <w:sz w:val="18"/>
        </w:rPr>
        <w:t>and business</w:t>
      </w:r>
      <w:r>
        <w:rPr>
          <w:spacing w:val="-1"/>
          <w:sz w:val="18"/>
        </w:rPr>
        <w:t xml:space="preserve"> </w:t>
      </w:r>
      <w:r>
        <w:rPr>
          <w:sz w:val="18"/>
        </w:rPr>
        <w:t>of</w:t>
      </w:r>
      <w:r>
        <w:rPr>
          <w:spacing w:val="-1"/>
          <w:sz w:val="18"/>
        </w:rPr>
        <w:t xml:space="preserve"> </w:t>
      </w:r>
      <w:r>
        <w:rPr>
          <w:sz w:val="18"/>
        </w:rPr>
        <w:t>that party,</w:t>
      </w:r>
      <w:r>
        <w:rPr>
          <w:spacing w:val="-1"/>
          <w:sz w:val="18"/>
        </w:rPr>
        <w:t xml:space="preserve"> </w:t>
      </w:r>
      <w:r>
        <w:rPr>
          <w:sz w:val="18"/>
        </w:rPr>
        <w:t>and the relations of</w:t>
      </w:r>
      <w:r>
        <w:rPr>
          <w:spacing w:val="-1"/>
          <w:sz w:val="18"/>
        </w:rPr>
        <w:t xml:space="preserve"> </w:t>
      </w:r>
      <w:r>
        <w:rPr>
          <w:sz w:val="18"/>
        </w:rPr>
        <w:t>that party</w:t>
      </w:r>
      <w:r>
        <w:rPr>
          <w:spacing w:val="-1"/>
          <w:sz w:val="18"/>
        </w:rPr>
        <w:t xml:space="preserve"> </w:t>
      </w:r>
      <w:r>
        <w:rPr>
          <w:sz w:val="18"/>
        </w:rPr>
        <w:t>with its</w:t>
      </w:r>
      <w:r>
        <w:rPr>
          <w:spacing w:val="-2"/>
          <w:sz w:val="18"/>
        </w:rPr>
        <w:t xml:space="preserve"> </w:t>
      </w:r>
      <w:r>
        <w:rPr>
          <w:sz w:val="18"/>
        </w:rPr>
        <w:t>customers,</w:t>
      </w:r>
      <w:r>
        <w:rPr>
          <w:spacing w:val="-3"/>
          <w:sz w:val="18"/>
        </w:rPr>
        <w:t xml:space="preserve"> </w:t>
      </w:r>
      <w:r>
        <w:rPr>
          <w:sz w:val="18"/>
        </w:rPr>
        <w:t>employees</w:t>
      </w:r>
      <w:r>
        <w:rPr>
          <w:spacing w:val="-5"/>
          <w:sz w:val="18"/>
        </w:rPr>
        <w:t xml:space="preserve"> </w:t>
      </w:r>
      <w:r>
        <w:rPr>
          <w:sz w:val="18"/>
        </w:rPr>
        <w:t>and</w:t>
      </w:r>
      <w:r>
        <w:rPr>
          <w:spacing w:val="-2"/>
          <w:sz w:val="18"/>
        </w:rPr>
        <w:t xml:space="preserve"> </w:t>
      </w:r>
      <w:r>
        <w:rPr>
          <w:sz w:val="18"/>
        </w:rPr>
        <w:t>service</w:t>
      </w:r>
      <w:r>
        <w:rPr>
          <w:spacing w:val="-1"/>
          <w:sz w:val="18"/>
        </w:rPr>
        <w:t xml:space="preserve"> </w:t>
      </w:r>
      <w:r>
        <w:rPr>
          <w:sz w:val="18"/>
        </w:rPr>
        <w:t>providers</w:t>
      </w:r>
      <w:r>
        <w:rPr>
          <w:sz w:val="18"/>
        </w:rPr>
        <w:t>,</w:t>
      </w:r>
      <w:r>
        <w:rPr>
          <w:spacing w:val="-3"/>
          <w:sz w:val="18"/>
        </w:rPr>
        <w:t xml:space="preserve"> </w:t>
      </w:r>
      <w:r>
        <w:rPr>
          <w:sz w:val="18"/>
        </w:rPr>
        <w:t>drawings,</w:t>
      </w:r>
      <w:r>
        <w:rPr>
          <w:spacing w:val="-3"/>
          <w:sz w:val="18"/>
        </w:rPr>
        <w:t xml:space="preserve"> </w:t>
      </w:r>
      <w:r>
        <w:rPr>
          <w:sz w:val="18"/>
        </w:rPr>
        <w:t>marketing</w:t>
      </w:r>
      <w:r>
        <w:rPr>
          <w:spacing w:val="-2"/>
          <w:sz w:val="18"/>
        </w:rPr>
        <w:t xml:space="preserve"> </w:t>
      </w:r>
      <w:r>
        <w:rPr>
          <w:sz w:val="18"/>
        </w:rPr>
        <w:t>plans,</w:t>
      </w:r>
      <w:r>
        <w:rPr>
          <w:spacing w:val="-3"/>
          <w:sz w:val="18"/>
        </w:rPr>
        <w:t xml:space="preserve"> </w:t>
      </w:r>
      <w:r>
        <w:rPr>
          <w:sz w:val="18"/>
        </w:rPr>
        <w:t>proposals, requests for proposals, information relating to existing, previous and potential suppliers and contracts, business agreement negotiations, draft agreements, term sheets, inventions, applications, methodologies, unpublished patent applications, p</w:t>
      </w:r>
      <w:r>
        <w:rPr>
          <w:sz w:val="18"/>
        </w:rPr>
        <w:t>rocesses, formulas, innovations, inventions, discoveries, improvements, research or development and test results, research papers, specifications, data, knowledge,</w:t>
      </w:r>
      <w:r>
        <w:rPr>
          <w:spacing w:val="-3"/>
          <w:sz w:val="18"/>
        </w:rPr>
        <w:t xml:space="preserve"> </w:t>
      </w:r>
      <w:r>
        <w:rPr>
          <w:sz w:val="18"/>
        </w:rPr>
        <w:t>know-how in any form and however communicated, formats, plans, sketches, drawings, models, a</w:t>
      </w:r>
      <w:r>
        <w:rPr>
          <w:sz w:val="18"/>
        </w:rPr>
        <w:t>nd any other information or procedures that are treated as or designated secret or confidential by the disclosing party or its suppliers, customers, or potential customers or that a reasonable person would consider, from the nature of the information and c</w:t>
      </w:r>
      <w:r>
        <w:rPr>
          <w:sz w:val="18"/>
        </w:rPr>
        <w:t>ircumstances of disclosure, is confidential to the disclosing party.</w:t>
      </w:r>
    </w:p>
    <w:p w14:paraId="064B5A84" w14:textId="77777777" w:rsidR="00C30A5F" w:rsidRDefault="00C30A5F">
      <w:pPr>
        <w:pStyle w:val="a3"/>
      </w:pPr>
    </w:p>
    <w:p w14:paraId="13DC4064" w14:textId="77777777" w:rsidR="00C30A5F" w:rsidRDefault="003D2832">
      <w:pPr>
        <w:pStyle w:val="a5"/>
        <w:numPr>
          <w:ilvl w:val="2"/>
          <w:numId w:val="2"/>
        </w:numPr>
        <w:tabs>
          <w:tab w:val="left" w:pos="818"/>
        </w:tabs>
        <w:ind w:right="92"/>
        <w:rPr>
          <w:sz w:val="18"/>
        </w:rPr>
      </w:pPr>
      <w:r>
        <w:rPr>
          <w:sz w:val="18"/>
          <w:u w:val="single"/>
        </w:rPr>
        <w:t xml:space="preserve">The term </w:t>
      </w:r>
      <w:r>
        <w:rPr>
          <w:sz w:val="18"/>
        </w:rPr>
        <w:t>“Confidential Information” shall also include all copies of such information, documentation or material in tangible or electronic form (including, without limitation, all</w:t>
      </w:r>
      <w:r>
        <w:rPr>
          <w:spacing w:val="-1"/>
          <w:sz w:val="18"/>
        </w:rPr>
        <w:t xml:space="preserve"> </w:t>
      </w:r>
      <w:r>
        <w:rPr>
          <w:sz w:val="18"/>
        </w:rPr>
        <w:t>agreem</w:t>
      </w:r>
      <w:r>
        <w:rPr>
          <w:sz w:val="18"/>
        </w:rPr>
        <w:t>ents,</w:t>
      </w:r>
      <w:r>
        <w:rPr>
          <w:spacing w:val="-3"/>
          <w:sz w:val="18"/>
        </w:rPr>
        <w:t xml:space="preserve"> </w:t>
      </w:r>
      <w:r>
        <w:rPr>
          <w:sz w:val="18"/>
        </w:rPr>
        <w:t>files,</w:t>
      </w:r>
      <w:r>
        <w:rPr>
          <w:spacing w:val="-3"/>
          <w:sz w:val="18"/>
        </w:rPr>
        <w:t xml:space="preserve"> </w:t>
      </w:r>
      <w:r>
        <w:rPr>
          <w:sz w:val="18"/>
        </w:rPr>
        <w:t>books,</w:t>
      </w:r>
      <w:r>
        <w:rPr>
          <w:spacing w:val="-3"/>
          <w:sz w:val="18"/>
        </w:rPr>
        <w:t xml:space="preserve"> </w:t>
      </w:r>
      <w:r>
        <w:rPr>
          <w:sz w:val="18"/>
        </w:rPr>
        <w:t>logs,</w:t>
      </w:r>
      <w:r>
        <w:rPr>
          <w:spacing w:val="-3"/>
          <w:sz w:val="18"/>
        </w:rPr>
        <w:t xml:space="preserve"> </w:t>
      </w:r>
      <w:r>
        <w:rPr>
          <w:sz w:val="18"/>
        </w:rPr>
        <w:t>charts,</w:t>
      </w:r>
      <w:r>
        <w:rPr>
          <w:spacing w:val="-3"/>
          <w:sz w:val="18"/>
        </w:rPr>
        <w:t xml:space="preserve"> </w:t>
      </w:r>
      <w:r>
        <w:rPr>
          <w:sz w:val="18"/>
        </w:rPr>
        <w:t>records,</w:t>
      </w:r>
      <w:r>
        <w:rPr>
          <w:spacing w:val="-3"/>
          <w:sz w:val="18"/>
        </w:rPr>
        <w:t xml:space="preserve"> </w:t>
      </w:r>
      <w:r>
        <w:rPr>
          <w:sz w:val="18"/>
        </w:rPr>
        <w:t>studies,</w:t>
      </w:r>
      <w:r>
        <w:rPr>
          <w:spacing w:val="-3"/>
          <w:sz w:val="18"/>
        </w:rPr>
        <w:t xml:space="preserve"> </w:t>
      </w:r>
      <w:r>
        <w:rPr>
          <w:sz w:val="18"/>
        </w:rPr>
        <w:t>reports,</w:t>
      </w:r>
      <w:r>
        <w:rPr>
          <w:spacing w:val="-3"/>
          <w:sz w:val="18"/>
        </w:rPr>
        <w:t xml:space="preserve"> </w:t>
      </w:r>
      <w:r>
        <w:rPr>
          <w:sz w:val="18"/>
        </w:rPr>
        <w:t>surveys,</w:t>
      </w:r>
      <w:r>
        <w:rPr>
          <w:spacing w:val="-3"/>
          <w:sz w:val="18"/>
        </w:rPr>
        <w:t xml:space="preserve"> </w:t>
      </w:r>
      <w:r>
        <w:rPr>
          <w:sz w:val="18"/>
        </w:rPr>
        <w:t>schedules, plans, maps and statistical information) which may be furnished or disclosed to either party by, or acquired by either party directly or indirectly from, the other party's Aff</w:t>
      </w:r>
      <w:r>
        <w:rPr>
          <w:sz w:val="18"/>
        </w:rPr>
        <w:t>iliates or Subsidiaries, including as a result of an inspection of any facility of the other party or the other party's Affiliates or Subsidiaries, or it's Affiliates' or Subsidiaries' licensors, licensees or other customers. Such term shall also include a</w:t>
      </w:r>
      <w:r>
        <w:rPr>
          <w:sz w:val="18"/>
        </w:rPr>
        <w:t>ll memoranda, notes, reports, documents and other media containing Confidential Information, as well as any copies and extracts of Confidential Information and any computer-generated studies and data containing Confidential Information prepared by or</w:t>
      </w:r>
      <w:r>
        <w:rPr>
          <w:spacing w:val="-2"/>
          <w:sz w:val="18"/>
        </w:rPr>
        <w:t xml:space="preserve"> </w:t>
      </w:r>
      <w:r>
        <w:rPr>
          <w:sz w:val="18"/>
        </w:rPr>
        <w:t>for</w:t>
      </w:r>
      <w:r>
        <w:rPr>
          <w:spacing w:val="-2"/>
          <w:sz w:val="18"/>
        </w:rPr>
        <w:t xml:space="preserve"> </w:t>
      </w:r>
      <w:r>
        <w:rPr>
          <w:sz w:val="18"/>
        </w:rPr>
        <w:t>t</w:t>
      </w:r>
      <w:r>
        <w:rPr>
          <w:sz w:val="18"/>
        </w:rPr>
        <w:t>he</w:t>
      </w:r>
      <w:r>
        <w:rPr>
          <w:spacing w:val="-2"/>
          <w:sz w:val="18"/>
        </w:rPr>
        <w:t xml:space="preserve"> </w:t>
      </w:r>
      <w:r>
        <w:rPr>
          <w:sz w:val="18"/>
        </w:rPr>
        <w:t>benefit</w:t>
      </w:r>
      <w:r>
        <w:rPr>
          <w:spacing w:val="-1"/>
          <w:sz w:val="18"/>
        </w:rPr>
        <w:t xml:space="preserve"> </w:t>
      </w:r>
      <w:r>
        <w:rPr>
          <w:sz w:val="18"/>
        </w:rPr>
        <w:t>of</w:t>
      </w:r>
      <w:r>
        <w:rPr>
          <w:spacing w:val="-3"/>
          <w:sz w:val="18"/>
        </w:rPr>
        <w:t xml:space="preserve"> </w:t>
      </w:r>
      <w:r>
        <w:rPr>
          <w:sz w:val="18"/>
        </w:rPr>
        <w:t>either</w:t>
      </w:r>
      <w:r>
        <w:rPr>
          <w:spacing w:val="-5"/>
          <w:sz w:val="18"/>
        </w:rPr>
        <w:t xml:space="preserve"> </w:t>
      </w:r>
      <w:r>
        <w:rPr>
          <w:sz w:val="18"/>
        </w:rPr>
        <w:t>party</w:t>
      </w:r>
      <w:r>
        <w:rPr>
          <w:spacing w:val="-3"/>
          <w:sz w:val="18"/>
        </w:rPr>
        <w:t xml:space="preserve"> </w:t>
      </w:r>
      <w:r>
        <w:rPr>
          <w:sz w:val="18"/>
        </w:rPr>
        <w:t>in</w:t>
      </w:r>
      <w:r>
        <w:rPr>
          <w:spacing w:val="-1"/>
          <w:sz w:val="18"/>
        </w:rPr>
        <w:t xml:space="preserve"> </w:t>
      </w:r>
      <w:r>
        <w:rPr>
          <w:sz w:val="18"/>
        </w:rPr>
        <w:t>connection</w:t>
      </w:r>
      <w:r>
        <w:rPr>
          <w:spacing w:val="-1"/>
          <w:sz w:val="18"/>
        </w:rPr>
        <w:t xml:space="preserve"> </w:t>
      </w:r>
      <w:r>
        <w:rPr>
          <w:sz w:val="18"/>
        </w:rPr>
        <w:t>with</w:t>
      </w:r>
      <w:r>
        <w:rPr>
          <w:spacing w:val="-1"/>
          <w:sz w:val="18"/>
        </w:rPr>
        <w:t xml:space="preserve"> </w:t>
      </w:r>
      <w:r>
        <w:rPr>
          <w:sz w:val="18"/>
        </w:rPr>
        <w:t>carrying</w:t>
      </w:r>
      <w:r>
        <w:rPr>
          <w:spacing w:val="-2"/>
          <w:sz w:val="18"/>
        </w:rPr>
        <w:t xml:space="preserve"> </w:t>
      </w:r>
      <w:r>
        <w:rPr>
          <w:sz w:val="18"/>
        </w:rPr>
        <w:t>out</w:t>
      </w:r>
      <w:r>
        <w:rPr>
          <w:spacing w:val="-1"/>
          <w:sz w:val="18"/>
        </w:rPr>
        <w:t xml:space="preserve"> </w:t>
      </w:r>
      <w:r>
        <w:rPr>
          <w:sz w:val="18"/>
        </w:rPr>
        <w:t>any</w:t>
      </w:r>
      <w:r>
        <w:rPr>
          <w:spacing w:val="-3"/>
          <w:sz w:val="18"/>
        </w:rPr>
        <w:t xml:space="preserve"> </w:t>
      </w:r>
      <w:r>
        <w:rPr>
          <w:sz w:val="18"/>
        </w:rPr>
        <w:t>of</w:t>
      </w:r>
      <w:r>
        <w:rPr>
          <w:spacing w:val="-3"/>
          <w:sz w:val="18"/>
        </w:rPr>
        <w:t xml:space="preserve"> </w:t>
      </w:r>
      <w:r>
        <w:rPr>
          <w:sz w:val="18"/>
        </w:rPr>
        <w:t xml:space="preserve">the </w:t>
      </w:r>
      <w:hyperlink w:anchor="_bookmark4" w:history="1">
        <w:r>
          <w:rPr>
            <w:sz w:val="18"/>
          </w:rPr>
          <w:t>Deliverables</w:t>
        </w:r>
      </w:hyperlink>
      <w:r>
        <w:rPr>
          <w:sz w:val="18"/>
        </w:rPr>
        <w:t xml:space="preserve"> or Services.</w:t>
      </w:r>
    </w:p>
    <w:p w14:paraId="039EE5EB" w14:textId="77777777" w:rsidR="00C30A5F" w:rsidRDefault="00C30A5F">
      <w:pPr>
        <w:pStyle w:val="a3"/>
        <w:spacing w:before="1"/>
      </w:pPr>
    </w:p>
    <w:p w14:paraId="01E71495" w14:textId="77777777" w:rsidR="00C30A5F" w:rsidRDefault="003D2832">
      <w:pPr>
        <w:pStyle w:val="a5"/>
        <w:numPr>
          <w:ilvl w:val="2"/>
          <w:numId w:val="2"/>
        </w:numPr>
        <w:tabs>
          <w:tab w:val="left" w:pos="818"/>
        </w:tabs>
        <w:ind w:right="131"/>
        <w:rPr>
          <w:sz w:val="18"/>
        </w:rPr>
      </w:pPr>
      <w:r>
        <w:rPr>
          <w:sz w:val="18"/>
        </w:rPr>
        <w:t>Each party’s Confidential Information shall remain the property of that party. Each party</w:t>
      </w:r>
      <w:r>
        <w:rPr>
          <w:spacing w:val="-4"/>
          <w:sz w:val="18"/>
        </w:rPr>
        <w:t xml:space="preserve"> </w:t>
      </w:r>
      <w:r>
        <w:rPr>
          <w:sz w:val="18"/>
        </w:rPr>
        <w:t>agrees</w:t>
      </w:r>
      <w:r>
        <w:rPr>
          <w:spacing w:val="-3"/>
          <w:sz w:val="18"/>
        </w:rPr>
        <w:t xml:space="preserve"> </w:t>
      </w:r>
      <w:r>
        <w:rPr>
          <w:sz w:val="18"/>
        </w:rPr>
        <w:t>that</w:t>
      </w:r>
      <w:r>
        <w:rPr>
          <w:spacing w:val="-2"/>
          <w:sz w:val="18"/>
        </w:rPr>
        <w:t xml:space="preserve"> </w:t>
      </w:r>
      <w:r>
        <w:rPr>
          <w:sz w:val="18"/>
        </w:rPr>
        <w:t>at</w:t>
      </w:r>
      <w:r>
        <w:rPr>
          <w:spacing w:val="-3"/>
          <w:sz w:val="18"/>
        </w:rPr>
        <w:t xml:space="preserve"> </w:t>
      </w:r>
      <w:r>
        <w:rPr>
          <w:sz w:val="18"/>
        </w:rPr>
        <w:t>all</w:t>
      </w:r>
      <w:r>
        <w:rPr>
          <w:spacing w:val="-2"/>
          <w:sz w:val="18"/>
        </w:rPr>
        <w:t xml:space="preserve"> </w:t>
      </w:r>
      <w:r>
        <w:rPr>
          <w:sz w:val="18"/>
        </w:rPr>
        <w:t>times</w:t>
      </w:r>
      <w:r>
        <w:rPr>
          <w:spacing w:val="-3"/>
          <w:sz w:val="18"/>
        </w:rPr>
        <w:t xml:space="preserve"> </w:t>
      </w:r>
      <w:r>
        <w:rPr>
          <w:sz w:val="18"/>
        </w:rPr>
        <w:t>and</w:t>
      </w:r>
      <w:r>
        <w:rPr>
          <w:spacing w:val="-3"/>
          <w:sz w:val="18"/>
        </w:rPr>
        <w:t xml:space="preserve"> </w:t>
      </w:r>
      <w:r>
        <w:rPr>
          <w:sz w:val="18"/>
        </w:rPr>
        <w:t>notwithstanding</w:t>
      </w:r>
      <w:r>
        <w:rPr>
          <w:spacing w:val="-3"/>
          <w:sz w:val="18"/>
        </w:rPr>
        <w:t xml:space="preserve"> </w:t>
      </w:r>
      <w:r>
        <w:rPr>
          <w:sz w:val="18"/>
        </w:rPr>
        <w:t>any</w:t>
      </w:r>
      <w:r>
        <w:rPr>
          <w:spacing w:val="-4"/>
          <w:sz w:val="18"/>
        </w:rPr>
        <w:t xml:space="preserve"> </w:t>
      </w:r>
      <w:r>
        <w:rPr>
          <w:sz w:val="18"/>
        </w:rPr>
        <w:t>termination</w:t>
      </w:r>
      <w:r>
        <w:rPr>
          <w:spacing w:val="-2"/>
          <w:sz w:val="18"/>
        </w:rPr>
        <w:t xml:space="preserve"> </w:t>
      </w:r>
      <w:r>
        <w:rPr>
          <w:sz w:val="18"/>
        </w:rPr>
        <w:t>or</w:t>
      </w:r>
      <w:r>
        <w:rPr>
          <w:spacing w:val="-3"/>
          <w:sz w:val="18"/>
        </w:rPr>
        <w:t xml:space="preserve"> </w:t>
      </w:r>
      <w:r>
        <w:rPr>
          <w:sz w:val="18"/>
        </w:rPr>
        <w:t>expiration</w:t>
      </w:r>
      <w:r>
        <w:rPr>
          <w:spacing w:val="-4"/>
          <w:sz w:val="18"/>
        </w:rPr>
        <w:t xml:space="preserve"> </w:t>
      </w:r>
      <w:r>
        <w:rPr>
          <w:sz w:val="18"/>
        </w:rPr>
        <w:t>of</w:t>
      </w:r>
      <w:r>
        <w:rPr>
          <w:spacing w:val="-4"/>
          <w:sz w:val="18"/>
        </w:rPr>
        <w:t xml:space="preserve"> </w:t>
      </w:r>
      <w:r>
        <w:rPr>
          <w:sz w:val="18"/>
        </w:rPr>
        <w:t>this Agreement it shall</w:t>
      </w:r>
      <w:r>
        <w:rPr>
          <w:spacing w:val="-2"/>
          <w:sz w:val="18"/>
        </w:rPr>
        <w:t xml:space="preserve"> </w:t>
      </w:r>
      <w:r>
        <w:rPr>
          <w:sz w:val="18"/>
        </w:rPr>
        <w:t>hold in</w:t>
      </w:r>
      <w:r>
        <w:rPr>
          <w:spacing w:val="-2"/>
          <w:sz w:val="18"/>
        </w:rPr>
        <w:t xml:space="preserve"> </w:t>
      </w:r>
      <w:r>
        <w:rPr>
          <w:sz w:val="18"/>
        </w:rPr>
        <w:t>strict confidence the Confidential Information to prevent the unauthorized use, disclosure, or availability of Confidential Information of the other party and not use such Con</w:t>
      </w:r>
      <w:r>
        <w:rPr>
          <w:sz w:val="18"/>
        </w:rPr>
        <w:t>fidential Information for any purpose other than for their intended purpose or in furtherance of the party's obligations under this Agreement or any</w:t>
      </w:r>
      <w:r>
        <w:rPr>
          <w:spacing w:val="-3"/>
          <w:sz w:val="18"/>
        </w:rPr>
        <w:t xml:space="preserve"> </w:t>
      </w:r>
      <w:r>
        <w:rPr>
          <w:sz w:val="18"/>
        </w:rPr>
        <w:t>applicable</w:t>
      </w:r>
      <w:r>
        <w:rPr>
          <w:spacing w:val="-2"/>
          <w:sz w:val="18"/>
        </w:rPr>
        <w:t xml:space="preserve"> </w:t>
      </w:r>
      <w:r>
        <w:rPr>
          <w:sz w:val="18"/>
        </w:rPr>
        <w:t>Statement(s)</w:t>
      </w:r>
      <w:r>
        <w:rPr>
          <w:spacing w:val="-3"/>
          <w:sz w:val="18"/>
        </w:rPr>
        <w:t xml:space="preserve"> </w:t>
      </w:r>
      <w:r>
        <w:rPr>
          <w:sz w:val="18"/>
        </w:rPr>
        <w:t>of</w:t>
      </w:r>
      <w:r>
        <w:rPr>
          <w:spacing w:val="-3"/>
          <w:sz w:val="18"/>
        </w:rPr>
        <w:t xml:space="preserve"> </w:t>
      </w:r>
      <w:r>
        <w:rPr>
          <w:sz w:val="18"/>
        </w:rPr>
        <w:t>Work.</w:t>
      </w:r>
      <w:r>
        <w:rPr>
          <w:spacing w:val="-1"/>
          <w:sz w:val="18"/>
        </w:rPr>
        <w:t xml:space="preserve"> </w:t>
      </w:r>
      <w:r>
        <w:rPr>
          <w:sz w:val="18"/>
        </w:rPr>
        <w:t>If,</w:t>
      </w:r>
      <w:r>
        <w:rPr>
          <w:spacing w:val="-3"/>
          <w:sz w:val="18"/>
        </w:rPr>
        <w:t xml:space="preserve"> </w:t>
      </w:r>
      <w:r>
        <w:rPr>
          <w:sz w:val="18"/>
        </w:rPr>
        <w:t>in</w:t>
      </w:r>
      <w:r>
        <w:rPr>
          <w:spacing w:val="-1"/>
          <w:sz w:val="18"/>
        </w:rPr>
        <w:t xml:space="preserve"> </w:t>
      </w:r>
      <w:r>
        <w:rPr>
          <w:sz w:val="18"/>
        </w:rPr>
        <w:t>the</w:t>
      </w:r>
      <w:r>
        <w:rPr>
          <w:spacing w:val="-2"/>
          <w:sz w:val="18"/>
        </w:rPr>
        <w:t xml:space="preserve"> </w:t>
      </w:r>
      <w:r>
        <w:rPr>
          <w:sz w:val="18"/>
        </w:rPr>
        <w:t>course</w:t>
      </w:r>
      <w:r>
        <w:rPr>
          <w:spacing w:val="-2"/>
          <w:sz w:val="18"/>
        </w:rPr>
        <w:t xml:space="preserve"> </w:t>
      </w:r>
      <w:r>
        <w:rPr>
          <w:sz w:val="18"/>
        </w:rPr>
        <w:t>of</w:t>
      </w:r>
      <w:r>
        <w:rPr>
          <w:spacing w:val="-3"/>
          <w:sz w:val="18"/>
        </w:rPr>
        <w:t xml:space="preserve"> </w:t>
      </w:r>
      <w:r>
        <w:rPr>
          <w:sz w:val="18"/>
        </w:rPr>
        <w:t>performing</w:t>
      </w:r>
      <w:r>
        <w:rPr>
          <w:spacing w:val="-2"/>
          <w:sz w:val="18"/>
        </w:rPr>
        <w:t xml:space="preserve"> </w:t>
      </w:r>
      <w:r>
        <w:rPr>
          <w:sz w:val="18"/>
        </w:rPr>
        <w:t>Services</w:t>
      </w:r>
      <w:r>
        <w:rPr>
          <w:spacing w:val="-2"/>
          <w:sz w:val="18"/>
        </w:rPr>
        <w:t xml:space="preserve"> </w:t>
      </w:r>
      <w:r>
        <w:rPr>
          <w:sz w:val="18"/>
        </w:rPr>
        <w:t>pursuant</w:t>
      </w:r>
    </w:p>
    <w:p w14:paraId="190D520D" w14:textId="77777777" w:rsidR="00C30A5F" w:rsidRDefault="00C30A5F">
      <w:pPr>
        <w:pStyle w:val="a5"/>
        <w:rPr>
          <w:sz w:val="18"/>
        </w:rPr>
        <w:sectPr w:rsidR="00C30A5F">
          <w:pgSz w:w="12250" w:h="15850"/>
          <w:pgMar w:top="1340" w:right="1700" w:bottom="880" w:left="1700" w:header="719" w:footer="687" w:gutter="0"/>
          <w:cols w:space="720"/>
        </w:sectPr>
      </w:pPr>
    </w:p>
    <w:p w14:paraId="2F117FDD" w14:textId="77777777" w:rsidR="00C30A5F" w:rsidRDefault="003D2832">
      <w:pPr>
        <w:pStyle w:val="a3"/>
        <w:spacing w:before="90"/>
        <w:ind w:left="818" w:right="109"/>
      </w:pPr>
      <w:r>
        <w:lastRenderedPageBreak/>
        <w:t>to</w:t>
      </w:r>
      <w:r>
        <w:rPr>
          <w:spacing w:val="-2"/>
        </w:rPr>
        <w:t xml:space="preserve"> </w:t>
      </w:r>
      <w:r>
        <w:t>thi</w:t>
      </w:r>
      <w:r>
        <w:t>s</w:t>
      </w:r>
      <w:r>
        <w:rPr>
          <w:spacing w:val="-3"/>
        </w:rPr>
        <w:t xml:space="preserve"> </w:t>
      </w:r>
      <w:r>
        <w:t>Agreement,</w:t>
      </w:r>
      <w:r>
        <w:rPr>
          <w:spacing w:val="-4"/>
        </w:rPr>
        <w:t xml:space="preserve"> </w:t>
      </w:r>
      <w:r>
        <w:t>either</w:t>
      </w:r>
      <w:r>
        <w:rPr>
          <w:spacing w:val="-3"/>
        </w:rPr>
        <w:t xml:space="preserve"> </w:t>
      </w:r>
      <w:r>
        <w:t>party</w:t>
      </w:r>
      <w:r>
        <w:rPr>
          <w:spacing w:val="-4"/>
        </w:rPr>
        <w:t xml:space="preserve"> </w:t>
      </w:r>
      <w:r>
        <w:t>deems</w:t>
      </w:r>
      <w:r>
        <w:rPr>
          <w:spacing w:val="-3"/>
        </w:rPr>
        <w:t xml:space="preserve"> </w:t>
      </w:r>
      <w:r>
        <w:t>it</w:t>
      </w:r>
      <w:r>
        <w:rPr>
          <w:spacing w:val="-2"/>
        </w:rPr>
        <w:t xml:space="preserve"> </w:t>
      </w:r>
      <w:r>
        <w:t>necessary</w:t>
      </w:r>
      <w:r>
        <w:rPr>
          <w:spacing w:val="-4"/>
        </w:rPr>
        <w:t xml:space="preserve"> </w:t>
      </w:r>
      <w:r>
        <w:t>to</w:t>
      </w:r>
      <w:r>
        <w:rPr>
          <w:spacing w:val="-2"/>
        </w:rPr>
        <w:t xml:space="preserve"> </w:t>
      </w:r>
      <w:r>
        <w:t>disclose</w:t>
      </w:r>
      <w:r>
        <w:rPr>
          <w:spacing w:val="-3"/>
        </w:rPr>
        <w:t xml:space="preserve"> </w:t>
      </w:r>
      <w:r>
        <w:t>Confidential</w:t>
      </w:r>
      <w:r>
        <w:rPr>
          <w:spacing w:val="-5"/>
        </w:rPr>
        <w:t xml:space="preserve"> </w:t>
      </w:r>
      <w:r>
        <w:t>Information to a third party, that party must obtain the other party’s prior written consent before doing so. Failure to obtain such written consent shall be considered a material breach</w:t>
      </w:r>
      <w:r>
        <w:t xml:space="preserve"> of this Agreement.</w:t>
      </w:r>
    </w:p>
    <w:p w14:paraId="4D63022C" w14:textId="77777777" w:rsidR="00C30A5F" w:rsidRDefault="00C30A5F">
      <w:pPr>
        <w:pStyle w:val="a3"/>
      </w:pPr>
    </w:p>
    <w:p w14:paraId="6A57375C" w14:textId="77777777" w:rsidR="00C30A5F" w:rsidRDefault="003D2832">
      <w:pPr>
        <w:pStyle w:val="a5"/>
        <w:numPr>
          <w:ilvl w:val="2"/>
          <w:numId w:val="2"/>
        </w:numPr>
        <w:tabs>
          <w:tab w:val="left" w:pos="818"/>
        </w:tabs>
        <w:ind w:right="121"/>
        <w:rPr>
          <w:sz w:val="18"/>
        </w:rPr>
      </w:pPr>
      <w:r>
        <w:rPr>
          <w:noProof/>
          <w:sz w:val="18"/>
        </w:rPr>
        <w:drawing>
          <wp:anchor distT="0" distB="0" distL="0" distR="0" simplePos="0" relativeHeight="487370752" behindDoc="1" locked="0" layoutInCell="1" allowOverlap="1" wp14:anchorId="6229AFFD" wp14:editId="74515CF7">
            <wp:simplePos x="0" y="0"/>
            <wp:positionH relativeFrom="page">
              <wp:posOffset>1235798</wp:posOffset>
            </wp:positionH>
            <wp:positionV relativeFrom="paragraph">
              <wp:posOffset>832464</wp:posOffset>
            </wp:positionV>
            <wp:extent cx="5153190" cy="5184012"/>
            <wp:effectExtent l="0" t="0" r="0" b="0"/>
            <wp:wrapNone/>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7" cstate="print"/>
                    <a:stretch>
                      <a:fillRect/>
                    </a:stretch>
                  </pic:blipFill>
                  <pic:spPr>
                    <a:xfrm>
                      <a:off x="0" y="0"/>
                      <a:ext cx="5153190" cy="5184012"/>
                    </a:xfrm>
                    <a:prstGeom prst="rect">
                      <a:avLst/>
                    </a:prstGeom>
                  </pic:spPr>
                </pic:pic>
              </a:graphicData>
            </a:graphic>
          </wp:anchor>
        </w:drawing>
      </w:r>
      <w:r>
        <w:rPr>
          <w:sz w:val="18"/>
        </w:rPr>
        <w:t>If</w:t>
      </w:r>
      <w:r>
        <w:rPr>
          <w:spacing w:val="-4"/>
          <w:sz w:val="18"/>
        </w:rPr>
        <w:t xml:space="preserve"> </w:t>
      </w:r>
      <w:r>
        <w:rPr>
          <w:sz w:val="18"/>
        </w:rPr>
        <w:t>requested,</w:t>
      </w:r>
      <w:r>
        <w:rPr>
          <w:spacing w:val="-4"/>
          <w:sz w:val="18"/>
        </w:rPr>
        <w:t xml:space="preserve"> </w:t>
      </w:r>
      <w:r>
        <w:rPr>
          <w:sz w:val="18"/>
        </w:rPr>
        <w:t>the</w:t>
      </w:r>
      <w:r>
        <w:rPr>
          <w:spacing w:val="-3"/>
          <w:sz w:val="18"/>
        </w:rPr>
        <w:t xml:space="preserve"> </w:t>
      </w:r>
      <w:r>
        <w:rPr>
          <w:sz w:val="18"/>
        </w:rPr>
        <w:t>Confidential</w:t>
      </w:r>
      <w:r>
        <w:rPr>
          <w:spacing w:val="-3"/>
          <w:sz w:val="18"/>
        </w:rPr>
        <w:t xml:space="preserve"> </w:t>
      </w:r>
      <w:r>
        <w:rPr>
          <w:sz w:val="18"/>
        </w:rPr>
        <w:t>Information</w:t>
      </w:r>
      <w:r>
        <w:rPr>
          <w:spacing w:val="-2"/>
          <w:sz w:val="18"/>
        </w:rPr>
        <w:t xml:space="preserve"> </w:t>
      </w:r>
      <w:r>
        <w:rPr>
          <w:sz w:val="18"/>
        </w:rPr>
        <w:t>and</w:t>
      </w:r>
      <w:r>
        <w:rPr>
          <w:spacing w:val="-3"/>
          <w:sz w:val="18"/>
        </w:rPr>
        <w:t xml:space="preserve"> </w:t>
      </w:r>
      <w:r>
        <w:rPr>
          <w:sz w:val="18"/>
        </w:rPr>
        <w:t>any</w:t>
      </w:r>
      <w:r>
        <w:rPr>
          <w:spacing w:val="-4"/>
          <w:sz w:val="18"/>
        </w:rPr>
        <w:t xml:space="preserve"> </w:t>
      </w:r>
      <w:r>
        <w:rPr>
          <w:sz w:val="18"/>
        </w:rPr>
        <w:t>applicable</w:t>
      </w:r>
      <w:r>
        <w:rPr>
          <w:spacing w:val="-3"/>
          <w:sz w:val="18"/>
        </w:rPr>
        <w:t xml:space="preserve"> </w:t>
      </w:r>
      <w:r>
        <w:rPr>
          <w:sz w:val="18"/>
        </w:rPr>
        <w:t>work</w:t>
      </w:r>
      <w:r>
        <w:rPr>
          <w:spacing w:val="-4"/>
          <w:sz w:val="18"/>
        </w:rPr>
        <w:t xml:space="preserve"> </w:t>
      </w:r>
      <w:r>
        <w:rPr>
          <w:sz w:val="18"/>
        </w:rPr>
        <w:t>material</w:t>
      </w:r>
      <w:r>
        <w:rPr>
          <w:spacing w:val="-4"/>
          <w:sz w:val="18"/>
        </w:rPr>
        <w:t xml:space="preserve"> </w:t>
      </w:r>
      <w:r>
        <w:rPr>
          <w:sz w:val="18"/>
        </w:rPr>
        <w:t>or</w:t>
      </w:r>
      <w:r>
        <w:rPr>
          <w:spacing w:val="-3"/>
          <w:sz w:val="18"/>
        </w:rPr>
        <w:t xml:space="preserve"> </w:t>
      </w:r>
      <w:r>
        <w:rPr>
          <w:sz w:val="18"/>
        </w:rPr>
        <w:t>items</w:t>
      </w:r>
      <w:r>
        <w:rPr>
          <w:spacing w:val="-3"/>
          <w:sz w:val="18"/>
        </w:rPr>
        <w:t xml:space="preserve"> </w:t>
      </w:r>
      <w:r>
        <w:rPr>
          <w:sz w:val="18"/>
        </w:rPr>
        <w:t>of any</w:t>
      </w:r>
      <w:r>
        <w:rPr>
          <w:spacing w:val="-4"/>
          <w:sz w:val="18"/>
        </w:rPr>
        <w:t xml:space="preserve"> </w:t>
      </w:r>
      <w:r>
        <w:rPr>
          <w:sz w:val="18"/>
        </w:rPr>
        <w:t>nature</w:t>
      </w:r>
      <w:r>
        <w:rPr>
          <w:spacing w:val="-3"/>
          <w:sz w:val="18"/>
        </w:rPr>
        <w:t xml:space="preserve"> </w:t>
      </w:r>
      <w:r>
        <w:rPr>
          <w:sz w:val="18"/>
        </w:rPr>
        <w:t>that</w:t>
      </w:r>
      <w:r>
        <w:rPr>
          <w:spacing w:val="-2"/>
          <w:sz w:val="18"/>
        </w:rPr>
        <w:t xml:space="preserve"> </w:t>
      </w:r>
      <w:r>
        <w:rPr>
          <w:sz w:val="18"/>
        </w:rPr>
        <w:t>belong</w:t>
      </w:r>
      <w:r>
        <w:rPr>
          <w:spacing w:val="-5"/>
          <w:sz w:val="18"/>
        </w:rPr>
        <w:t xml:space="preserve"> </w:t>
      </w:r>
      <w:r>
        <w:rPr>
          <w:sz w:val="18"/>
        </w:rPr>
        <w:t>to</w:t>
      </w:r>
      <w:r>
        <w:rPr>
          <w:spacing w:val="-5"/>
          <w:sz w:val="18"/>
        </w:rPr>
        <w:t xml:space="preserve"> </w:t>
      </w:r>
      <w:r>
        <w:rPr>
          <w:sz w:val="18"/>
        </w:rPr>
        <w:t>either</w:t>
      </w:r>
      <w:r>
        <w:rPr>
          <w:spacing w:val="-3"/>
          <w:sz w:val="18"/>
        </w:rPr>
        <w:t xml:space="preserve"> </w:t>
      </w:r>
      <w:r>
        <w:rPr>
          <w:sz w:val="18"/>
        </w:rPr>
        <w:t>party,</w:t>
      </w:r>
      <w:r>
        <w:rPr>
          <w:spacing w:val="-4"/>
          <w:sz w:val="18"/>
        </w:rPr>
        <w:t xml:space="preserve"> </w:t>
      </w:r>
      <w:r>
        <w:rPr>
          <w:sz w:val="18"/>
        </w:rPr>
        <w:t>and</w:t>
      </w:r>
      <w:r>
        <w:rPr>
          <w:spacing w:val="-3"/>
          <w:sz w:val="18"/>
        </w:rPr>
        <w:t xml:space="preserve"> </w:t>
      </w:r>
      <w:r>
        <w:rPr>
          <w:sz w:val="18"/>
        </w:rPr>
        <w:t>any</w:t>
      </w:r>
      <w:r>
        <w:rPr>
          <w:spacing w:val="-4"/>
          <w:sz w:val="18"/>
        </w:rPr>
        <w:t xml:space="preserve"> </w:t>
      </w:r>
      <w:r>
        <w:rPr>
          <w:sz w:val="18"/>
        </w:rPr>
        <w:t>materials</w:t>
      </w:r>
      <w:r>
        <w:rPr>
          <w:spacing w:val="-3"/>
          <w:sz w:val="18"/>
        </w:rPr>
        <w:t xml:space="preserve"> </w:t>
      </w:r>
      <w:r>
        <w:rPr>
          <w:sz w:val="18"/>
        </w:rPr>
        <w:t>incorporating</w:t>
      </w:r>
      <w:r>
        <w:rPr>
          <w:spacing w:val="-3"/>
          <w:sz w:val="18"/>
        </w:rPr>
        <w:t xml:space="preserve"> </w:t>
      </w:r>
      <w:r>
        <w:rPr>
          <w:sz w:val="18"/>
        </w:rPr>
        <w:t>the</w:t>
      </w:r>
      <w:r>
        <w:rPr>
          <w:spacing w:val="-3"/>
          <w:sz w:val="18"/>
        </w:rPr>
        <w:t xml:space="preserve"> </w:t>
      </w:r>
      <w:r>
        <w:rPr>
          <w:sz w:val="18"/>
        </w:rPr>
        <w:t>same,</w:t>
      </w:r>
      <w:r>
        <w:rPr>
          <w:spacing w:val="-4"/>
          <w:sz w:val="18"/>
        </w:rPr>
        <w:t xml:space="preserve"> </w:t>
      </w:r>
      <w:r>
        <w:rPr>
          <w:sz w:val="18"/>
        </w:rPr>
        <w:t>shall be returned to that party or destroyed by the other party, at the requesting party’s option,</w:t>
      </w:r>
      <w:r>
        <w:rPr>
          <w:spacing w:val="-3"/>
          <w:sz w:val="18"/>
        </w:rPr>
        <w:t xml:space="preserve"> </w:t>
      </w:r>
      <w:r>
        <w:rPr>
          <w:sz w:val="18"/>
        </w:rPr>
        <w:t>and</w:t>
      </w:r>
      <w:r>
        <w:rPr>
          <w:spacing w:val="-2"/>
          <w:sz w:val="18"/>
        </w:rPr>
        <w:t xml:space="preserve"> </w:t>
      </w:r>
      <w:r>
        <w:rPr>
          <w:sz w:val="18"/>
        </w:rPr>
        <w:t>no</w:t>
      </w:r>
      <w:r>
        <w:rPr>
          <w:spacing w:val="-1"/>
          <w:sz w:val="18"/>
        </w:rPr>
        <w:t xml:space="preserve"> </w:t>
      </w:r>
      <w:r>
        <w:rPr>
          <w:sz w:val="18"/>
        </w:rPr>
        <w:t>copies</w:t>
      </w:r>
      <w:r>
        <w:rPr>
          <w:spacing w:val="-2"/>
          <w:sz w:val="18"/>
        </w:rPr>
        <w:t xml:space="preserve"> </w:t>
      </w:r>
      <w:r>
        <w:rPr>
          <w:sz w:val="18"/>
        </w:rPr>
        <w:t>shall</w:t>
      </w:r>
      <w:r>
        <w:rPr>
          <w:spacing w:val="-4"/>
          <w:sz w:val="18"/>
        </w:rPr>
        <w:t xml:space="preserve"> </w:t>
      </w:r>
      <w:r>
        <w:rPr>
          <w:sz w:val="18"/>
        </w:rPr>
        <w:t>be</w:t>
      </w:r>
      <w:r>
        <w:rPr>
          <w:spacing w:val="-2"/>
          <w:sz w:val="18"/>
        </w:rPr>
        <w:t xml:space="preserve"> </w:t>
      </w:r>
      <w:r>
        <w:rPr>
          <w:sz w:val="18"/>
        </w:rPr>
        <w:t>retained</w:t>
      </w:r>
      <w:r>
        <w:rPr>
          <w:spacing w:val="-2"/>
          <w:sz w:val="18"/>
        </w:rPr>
        <w:t xml:space="preserve"> </w:t>
      </w:r>
      <w:r>
        <w:rPr>
          <w:sz w:val="18"/>
        </w:rPr>
        <w:t>by</w:t>
      </w:r>
      <w:r>
        <w:rPr>
          <w:spacing w:val="-3"/>
          <w:sz w:val="18"/>
        </w:rPr>
        <w:t xml:space="preserve"> </w:t>
      </w:r>
      <w:r>
        <w:rPr>
          <w:sz w:val="18"/>
        </w:rPr>
        <w:t>the</w:t>
      </w:r>
      <w:r>
        <w:rPr>
          <w:spacing w:val="-2"/>
          <w:sz w:val="18"/>
        </w:rPr>
        <w:t xml:space="preserve"> </w:t>
      </w:r>
      <w:r>
        <w:rPr>
          <w:sz w:val="18"/>
        </w:rPr>
        <w:t>other</w:t>
      </w:r>
      <w:r>
        <w:rPr>
          <w:spacing w:val="-2"/>
          <w:sz w:val="18"/>
        </w:rPr>
        <w:t xml:space="preserve"> </w:t>
      </w:r>
      <w:r>
        <w:rPr>
          <w:sz w:val="18"/>
        </w:rPr>
        <w:t>party.</w:t>
      </w:r>
      <w:r>
        <w:rPr>
          <w:spacing w:val="-3"/>
          <w:sz w:val="18"/>
        </w:rPr>
        <w:t xml:space="preserve"> </w:t>
      </w:r>
      <w:r>
        <w:rPr>
          <w:sz w:val="18"/>
        </w:rPr>
        <w:t>If</w:t>
      </w:r>
      <w:r>
        <w:rPr>
          <w:spacing w:val="-3"/>
          <w:sz w:val="18"/>
        </w:rPr>
        <w:t xml:space="preserve"> </w:t>
      </w:r>
      <w:r>
        <w:rPr>
          <w:sz w:val="18"/>
        </w:rPr>
        <w:t>requesting</w:t>
      </w:r>
      <w:r>
        <w:rPr>
          <w:spacing w:val="-2"/>
          <w:sz w:val="18"/>
        </w:rPr>
        <w:t xml:space="preserve"> </w:t>
      </w:r>
      <w:r>
        <w:rPr>
          <w:sz w:val="18"/>
        </w:rPr>
        <w:t>party</w:t>
      </w:r>
      <w:r>
        <w:rPr>
          <w:spacing w:val="-3"/>
          <w:sz w:val="18"/>
        </w:rPr>
        <w:t xml:space="preserve"> </w:t>
      </w:r>
      <w:r>
        <w:rPr>
          <w:sz w:val="18"/>
        </w:rPr>
        <w:t>instructs the other party to destroy Confidential Information, the other party will p</w:t>
      </w:r>
      <w:r>
        <w:rPr>
          <w:sz w:val="18"/>
        </w:rPr>
        <w:t>rovide the requesting party with written confirmation from an officer or director of that party certifying the destruction of the Confidential Information.</w:t>
      </w:r>
    </w:p>
    <w:p w14:paraId="2EF3BB69" w14:textId="77777777" w:rsidR="00C30A5F" w:rsidRDefault="00C30A5F">
      <w:pPr>
        <w:pStyle w:val="a3"/>
      </w:pPr>
    </w:p>
    <w:p w14:paraId="57696FB4" w14:textId="77777777" w:rsidR="00C30A5F" w:rsidRDefault="003D2832">
      <w:pPr>
        <w:pStyle w:val="a5"/>
        <w:numPr>
          <w:ilvl w:val="2"/>
          <w:numId w:val="2"/>
        </w:numPr>
        <w:tabs>
          <w:tab w:val="left" w:pos="818"/>
        </w:tabs>
        <w:ind w:right="216"/>
        <w:rPr>
          <w:sz w:val="18"/>
        </w:rPr>
      </w:pPr>
      <w:r>
        <w:rPr>
          <w:sz w:val="18"/>
        </w:rPr>
        <w:t>Each party</w:t>
      </w:r>
      <w:r>
        <w:rPr>
          <w:spacing w:val="-1"/>
          <w:sz w:val="18"/>
        </w:rPr>
        <w:t xml:space="preserve"> </w:t>
      </w:r>
      <w:r>
        <w:rPr>
          <w:sz w:val="18"/>
        </w:rPr>
        <w:t>shall take appropriate steps to ensure that its officers,</w:t>
      </w:r>
      <w:r>
        <w:rPr>
          <w:spacing w:val="-1"/>
          <w:sz w:val="18"/>
        </w:rPr>
        <w:t xml:space="preserve"> </w:t>
      </w:r>
      <w:r>
        <w:rPr>
          <w:sz w:val="18"/>
        </w:rPr>
        <w:t>directors,</w:t>
      </w:r>
      <w:r>
        <w:rPr>
          <w:spacing w:val="-1"/>
          <w:sz w:val="18"/>
        </w:rPr>
        <w:t xml:space="preserve"> </w:t>
      </w:r>
      <w:r>
        <w:rPr>
          <w:sz w:val="18"/>
        </w:rPr>
        <w:t>partners, members,</w:t>
      </w:r>
      <w:r>
        <w:rPr>
          <w:spacing w:val="-5"/>
          <w:sz w:val="18"/>
        </w:rPr>
        <w:t xml:space="preserve"> </w:t>
      </w:r>
      <w:r>
        <w:rPr>
          <w:sz w:val="18"/>
        </w:rPr>
        <w:t>employees,</w:t>
      </w:r>
      <w:r>
        <w:rPr>
          <w:spacing w:val="-5"/>
          <w:sz w:val="18"/>
        </w:rPr>
        <w:t xml:space="preserve"> </w:t>
      </w:r>
      <w:r>
        <w:rPr>
          <w:sz w:val="18"/>
        </w:rPr>
        <w:t>agents,</w:t>
      </w:r>
      <w:r>
        <w:rPr>
          <w:spacing w:val="-5"/>
          <w:sz w:val="18"/>
        </w:rPr>
        <w:t xml:space="preserve"> </w:t>
      </w:r>
      <w:r>
        <w:rPr>
          <w:sz w:val="18"/>
        </w:rPr>
        <w:t>Affiliates,</w:t>
      </w:r>
      <w:r>
        <w:rPr>
          <w:spacing w:val="-5"/>
          <w:sz w:val="18"/>
        </w:rPr>
        <w:t xml:space="preserve"> </w:t>
      </w:r>
      <w:r>
        <w:rPr>
          <w:sz w:val="18"/>
        </w:rPr>
        <w:t>Subsidiaries,</w:t>
      </w:r>
      <w:r>
        <w:rPr>
          <w:spacing w:val="-5"/>
          <w:sz w:val="18"/>
        </w:rPr>
        <w:t xml:space="preserve"> </w:t>
      </w:r>
      <w:r>
        <w:rPr>
          <w:sz w:val="18"/>
        </w:rPr>
        <w:t>and</w:t>
      </w:r>
      <w:r>
        <w:rPr>
          <w:spacing w:val="-4"/>
          <w:sz w:val="18"/>
        </w:rPr>
        <w:t xml:space="preserve"> </w:t>
      </w:r>
      <w:r>
        <w:rPr>
          <w:sz w:val="18"/>
        </w:rPr>
        <w:t>shareholders</w:t>
      </w:r>
      <w:r>
        <w:rPr>
          <w:spacing w:val="-7"/>
          <w:sz w:val="18"/>
        </w:rPr>
        <w:t xml:space="preserve"> </w:t>
      </w:r>
      <w:r>
        <w:rPr>
          <w:sz w:val="18"/>
        </w:rPr>
        <w:t>having</w:t>
      </w:r>
      <w:r>
        <w:rPr>
          <w:spacing w:val="-6"/>
          <w:sz w:val="18"/>
        </w:rPr>
        <w:t xml:space="preserve"> </w:t>
      </w:r>
      <w:r>
        <w:rPr>
          <w:sz w:val="18"/>
        </w:rPr>
        <w:t>access to said Confidential Information are aware of and comply with these confidentiality provisions. Each party shall be liable to the other party for any breach of these confidentialit</w:t>
      </w:r>
      <w:r>
        <w:rPr>
          <w:sz w:val="18"/>
        </w:rPr>
        <w:t>y provisions.</w:t>
      </w:r>
    </w:p>
    <w:p w14:paraId="02EF2DF4" w14:textId="77777777" w:rsidR="00C30A5F" w:rsidRDefault="00C30A5F">
      <w:pPr>
        <w:pStyle w:val="a3"/>
      </w:pPr>
    </w:p>
    <w:p w14:paraId="2CC289C9" w14:textId="77777777" w:rsidR="00C30A5F" w:rsidRDefault="003D2832">
      <w:pPr>
        <w:pStyle w:val="a5"/>
        <w:numPr>
          <w:ilvl w:val="2"/>
          <w:numId w:val="2"/>
        </w:numPr>
        <w:tabs>
          <w:tab w:val="left" w:pos="818"/>
        </w:tabs>
        <w:spacing w:before="1"/>
        <w:ind w:right="221"/>
        <w:rPr>
          <w:sz w:val="18"/>
        </w:rPr>
      </w:pPr>
      <w:r>
        <w:rPr>
          <w:sz w:val="18"/>
          <w:u w:val="single"/>
        </w:rPr>
        <w:t xml:space="preserve">Disclosure and Use. </w:t>
      </w:r>
      <w:r>
        <w:rPr>
          <w:sz w:val="18"/>
        </w:rPr>
        <w:t>Except with the prior written consent of the disclosing party, neither Party shall (a) disclose any Confidential Information of the disclosing party other than to (</w:t>
      </w:r>
      <w:proofErr w:type="spellStart"/>
      <w:r>
        <w:rPr>
          <w:sz w:val="18"/>
        </w:rPr>
        <w:t>i</w:t>
      </w:r>
      <w:proofErr w:type="spellEnd"/>
      <w:r>
        <w:rPr>
          <w:sz w:val="18"/>
        </w:rPr>
        <w:t>) its own officers, directors, employees, attorneys, acc</w:t>
      </w:r>
      <w:r>
        <w:rPr>
          <w:sz w:val="18"/>
        </w:rPr>
        <w:t>ountants, financial</w:t>
      </w:r>
      <w:r>
        <w:rPr>
          <w:spacing w:val="-2"/>
          <w:sz w:val="18"/>
        </w:rPr>
        <w:t xml:space="preserve"> </w:t>
      </w:r>
      <w:r>
        <w:rPr>
          <w:sz w:val="18"/>
        </w:rPr>
        <w:t>advisors</w:t>
      </w:r>
      <w:r>
        <w:rPr>
          <w:spacing w:val="-4"/>
          <w:sz w:val="18"/>
        </w:rPr>
        <w:t xml:space="preserve"> </w:t>
      </w:r>
      <w:r>
        <w:rPr>
          <w:sz w:val="18"/>
        </w:rPr>
        <w:t>and</w:t>
      </w:r>
      <w:r>
        <w:rPr>
          <w:spacing w:val="-3"/>
          <w:sz w:val="18"/>
        </w:rPr>
        <w:t xml:space="preserve"> </w:t>
      </w:r>
      <w:r>
        <w:rPr>
          <w:sz w:val="18"/>
        </w:rPr>
        <w:t>contractors</w:t>
      </w:r>
      <w:r>
        <w:rPr>
          <w:spacing w:val="-4"/>
          <w:sz w:val="18"/>
        </w:rPr>
        <w:t xml:space="preserve"> </w:t>
      </w:r>
      <w:r>
        <w:rPr>
          <w:sz w:val="18"/>
        </w:rPr>
        <w:t>who</w:t>
      </w:r>
      <w:r>
        <w:rPr>
          <w:spacing w:val="-2"/>
          <w:sz w:val="18"/>
        </w:rPr>
        <w:t xml:space="preserve"> </w:t>
      </w:r>
      <w:r>
        <w:rPr>
          <w:sz w:val="18"/>
        </w:rPr>
        <w:t>are</w:t>
      </w:r>
      <w:r>
        <w:rPr>
          <w:spacing w:val="-2"/>
          <w:sz w:val="18"/>
        </w:rPr>
        <w:t xml:space="preserve"> </w:t>
      </w:r>
      <w:r>
        <w:rPr>
          <w:sz w:val="18"/>
        </w:rPr>
        <w:t>actively</w:t>
      </w:r>
      <w:r>
        <w:rPr>
          <w:spacing w:val="-4"/>
          <w:sz w:val="18"/>
        </w:rPr>
        <w:t xml:space="preserve"> </w:t>
      </w:r>
      <w:r>
        <w:rPr>
          <w:sz w:val="18"/>
        </w:rPr>
        <w:t>involved</w:t>
      </w:r>
      <w:r>
        <w:rPr>
          <w:spacing w:val="-3"/>
          <w:sz w:val="18"/>
        </w:rPr>
        <w:t xml:space="preserve"> </w:t>
      </w:r>
      <w:r>
        <w:rPr>
          <w:sz w:val="18"/>
        </w:rPr>
        <w:t>in</w:t>
      </w:r>
      <w:r>
        <w:rPr>
          <w:spacing w:val="-2"/>
          <w:sz w:val="18"/>
        </w:rPr>
        <w:t xml:space="preserve"> </w:t>
      </w:r>
      <w:r>
        <w:rPr>
          <w:sz w:val="18"/>
        </w:rPr>
        <w:t>fulfilling</w:t>
      </w:r>
      <w:r>
        <w:rPr>
          <w:spacing w:val="-3"/>
          <w:sz w:val="18"/>
        </w:rPr>
        <w:t xml:space="preserve"> </w:t>
      </w:r>
      <w:r>
        <w:rPr>
          <w:sz w:val="18"/>
        </w:rPr>
        <w:t>the</w:t>
      </w:r>
      <w:r>
        <w:rPr>
          <w:spacing w:val="-3"/>
          <w:sz w:val="18"/>
        </w:rPr>
        <w:t xml:space="preserve"> </w:t>
      </w:r>
      <w:r>
        <w:rPr>
          <w:sz w:val="18"/>
        </w:rPr>
        <w:t>obligations and/or exercising the rights of the receiving party under this Agreement or any applicable SoW(s), (ii) its</w:t>
      </w:r>
      <w:r>
        <w:rPr>
          <w:spacing w:val="-1"/>
          <w:sz w:val="18"/>
        </w:rPr>
        <w:t xml:space="preserve"> </w:t>
      </w:r>
      <w:r>
        <w:rPr>
          <w:sz w:val="18"/>
        </w:rPr>
        <w:t>Officers and members of its Board of Directors,</w:t>
      </w:r>
      <w:r>
        <w:rPr>
          <w:sz w:val="18"/>
        </w:rPr>
        <w:t xml:space="preserve"> or (iii) on a need to know basis, to those who are actively involved in analyzing and advising the receiving party for legal, accounting or financial purposes (including preparing or</w:t>
      </w:r>
    </w:p>
    <w:p w14:paraId="3E2CBAF0" w14:textId="77777777" w:rsidR="00C30A5F" w:rsidRDefault="003D2832">
      <w:pPr>
        <w:pStyle w:val="a3"/>
        <w:ind w:left="818" w:right="109"/>
      </w:pPr>
      <w:r>
        <w:t>reviewing a Party’s financial reports), and, with respect to (</w:t>
      </w:r>
      <w:proofErr w:type="spellStart"/>
      <w:r>
        <w:t>i</w:t>
      </w:r>
      <w:proofErr w:type="spellEnd"/>
      <w:r>
        <w:t>), (ii) a</w:t>
      </w:r>
      <w:r>
        <w:t>nd (iii), who have signed a non-disclosure agreement or are otherwise subject to confidentiality obligations at least as restrictive as those contained herein; (b) use Confidential Information,</w:t>
      </w:r>
      <w:r>
        <w:rPr>
          <w:spacing w:val="-4"/>
        </w:rPr>
        <w:t xml:space="preserve"> </w:t>
      </w:r>
      <w:r>
        <w:t>except</w:t>
      </w:r>
      <w:r>
        <w:rPr>
          <w:spacing w:val="-2"/>
        </w:rPr>
        <w:t xml:space="preserve"> </w:t>
      </w:r>
      <w:r>
        <w:t>for</w:t>
      </w:r>
      <w:r>
        <w:rPr>
          <w:spacing w:val="-3"/>
        </w:rPr>
        <w:t xml:space="preserve"> </w:t>
      </w:r>
      <w:r>
        <w:t>fulfilling</w:t>
      </w:r>
      <w:r>
        <w:rPr>
          <w:spacing w:val="-3"/>
        </w:rPr>
        <w:t xml:space="preserve"> </w:t>
      </w:r>
      <w:r>
        <w:t>the</w:t>
      </w:r>
      <w:r>
        <w:rPr>
          <w:spacing w:val="-3"/>
        </w:rPr>
        <w:t xml:space="preserve"> </w:t>
      </w:r>
      <w:r>
        <w:t>obligations</w:t>
      </w:r>
      <w:r>
        <w:rPr>
          <w:spacing w:val="-3"/>
        </w:rPr>
        <w:t xml:space="preserve"> </w:t>
      </w:r>
      <w:r>
        <w:t>or,</w:t>
      </w:r>
      <w:r>
        <w:rPr>
          <w:spacing w:val="-4"/>
        </w:rPr>
        <w:t xml:space="preserve"> </w:t>
      </w:r>
      <w:r>
        <w:t>on</w:t>
      </w:r>
      <w:r>
        <w:rPr>
          <w:spacing w:val="-2"/>
        </w:rPr>
        <w:t xml:space="preserve"> </w:t>
      </w:r>
      <w:r>
        <w:t>a</w:t>
      </w:r>
      <w:r>
        <w:rPr>
          <w:spacing w:val="-3"/>
        </w:rPr>
        <w:t xml:space="preserve"> </w:t>
      </w:r>
      <w:r>
        <w:t>need</w:t>
      </w:r>
      <w:r>
        <w:rPr>
          <w:spacing w:val="-3"/>
        </w:rPr>
        <w:t xml:space="preserve"> </w:t>
      </w:r>
      <w:r>
        <w:t>to</w:t>
      </w:r>
      <w:r>
        <w:rPr>
          <w:spacing w:val="-2"/>
        </w:rPr>
        <w:t xml:space="preserve"> </w:t>
      </w:r>
      <w:r>
        <w:t>know</w:t>
      </w:r>
      <w:r>
        <w:rPr>
          <w:spacing w:val="-4"/>
        </w:rPr>
        <w:t xml:space="preserve"> </w:t>
      </w:r>
      <w:r>
        <w:t>ba</w:t>
      </w:r>
      <w:r>
        <w:t>sis,</w:t>
      </w:r>
      <w:r>
        <w:rPr>
          <w:spacing w:val="-4"/>
        </w:rPr>
        <w:t xml:space="preserve"> </w:t>
      </w:r>
      <w:r>
        <w:t>exercising the rights of the receiving party under this Agreement or analyzing and advising the receiving party on legal or financial matters; (c) make copies or allow others to make copies of such Confidential Information or as is reasonably necessar</w:t>
      </w:r>
      <w:r>
        <w:t>y to fulfill the</w:t>
      </w:r>
    </w:p>
    <w:p w14:paraId="550C6EA4" w14:textId="77777777" w:rsidR="00C30A5F" w:rsidRDefault="003D2832">
      <w:pPr>
        <w:pStyle w:val="a3"/>
        <w:ind w:left="818" w:right="23"/>
      </w:pPr>
      <w:r>
        <w:t>receiving party’s obligations or exercise its rights under this Agreement or any applicable</w:t>
      </w:r>
      <w:r>
        <w:rPr>
          <w:spacing w:val="-3"/>
        </w:rPr>
        <w:t xml:space="preserve"> </w:t>
      </w:r>
      <w:r>
        <w:t>SoW(s);</w:t>
      </w:r>
      <w:r>
        <w:rPr>
          <w:spacing w:val="-4"/>
        </w:rPr>
        <w:t xml:space="preserve"> </w:t>
      </w:r>
      <w:r>
        <w:t>or</w:t>
      </w:r>
      <w:r>
        <w:rPr>
          <w:spacing w:val="-3"/>
        </w:rPr>
        <w:t xml:space="preserve"> </w:t>
      </w:r>
      <w:r>
        <w:t>(d)</w:t>
      </w:r>
      <w:r>
        <w:rPr>
          <w:spacing w:val="-1"/>
        </w:rPr>
        <w:t xml:space="preserve"> </w:t>
      </w:r>
      <w:r>
        <w:t>remove</w:t>
      </w:r>
      <w:r>
        <w:rPr>
          <w:spacing w:val="-3"/>
        </w:rPr>
        <w:t xml:space="preserve"> </w:t>
      </w:r>
      <w:r>
        <w:t>or</w:t>
      </w:r>
      <w:r>
        <w:rPr>
          <w:spacing w:val="-3"/>
        </w:rPr>
        <w:t xml:space="preserve"> </w:t>
      </w:r>
      <w:r>
        <w:t>export</w:t>
      </w:r>
      <w:r>
        <w:rPr>
          <w:spacing w:val="-2"/>
        </w:rPr>
        <w:t xml:space="preserve"> </w:t>
      </w:r>
      <w:r>
        <w:t>any</w:t>
      </w:r>
      <w:r>
        <w:rPr>
          <w:spacing w:val="-4"/>
        </w:rPr>
        <w:t xml:space="preserve"> </w:t>
      </w:r>
      <w:r>
        <w:t>such</w:t>
      </w:r>
      <w:r>
        <w:rPr>
          <w:spacing w:val="-5"/>
        </w:rPr>
        <w:t xml:space="preserve"> </w:t>
      </w:r>
      <w:r>
        <w:t>Confidential</w:t>
      </w:r>
      <w:r>
        <w:rPr>
          <w:spacing w:val="-3"/>
        </w:rPr>
        <w:t xml:space="preserve"> </w:t>
      </w:r>
      <w:r>
        <w:t>Information</w:t>
      </w:r>
      <w:r>
        <w:rPr>
          <w:spacing w:val="-2"/>
        </w:rPr>
        <w:t xml:space="preserve"> </w:t>
      </w:r>
      <w:r>
        <w:t>from</w:t>
      </w:r>
      <w:r>
        <w:rPr>
          <w:spacing w:val="-3"/>
        </w:rPr>
        <w:t xml:space="preserve"> </w:t>
      </w:r>
      <w:r>
        <w:t>the country of the receiving party in violation of any applicable law.</w:t>
      </w:r>
    </w:p>
    <w:p w14:paraId="58FD612B" w14:textId="77777777" w:rsidR="00C30A5F" w:rsidRDefault="00C30A5F">
      <w:pPr>
        <w:pStyle w:val="a3"/>
      </w:pPr>
    </w:p>
    <w:p w14:paraId="0B85956D" w14:textId="77777777" w:rsidR="00C30A5F" w:rsidRDefault="003D2832">
      <w:pPr>
        <w:pStyle w:val="a5"/>
        <w:numPr>
          <w:ilvl w:val="2"/>
          <w:numId w:val="2"/>
        </w:numPr>
        <w:tabs>
          <w:tab w:val="left" w:pos="818"/>
        </w:tabs>
        <w:ind w:right="102"/>
        <w:rPr>
          <w:sz w:val="18"/>
        </w:rPr>
      </w:pPr>
      <w:r>
        <w:rPr>
          <w:sz w:val="18"/>
          <w:u w:val="single"/>
        </w:rPr>
        <w:t xml:space="preserve">Exclusions. </w:t>
      </w:r>
      <w:r>
        <w:rPr>
          <w:sz w:val="18"/>
        </w:rPr>
        <w:t>This Section shall not apply to any Confidential Information which either party can demonstrate: (</w:t>
      </w:r>
      <w:proofErr w:type="spellStart"/>
      <w:r>
        <w:rPr>
          <w:sz w:val="18"/>
        </w:rPr>
        <w:t>i</w:t>
      </w:r>
      <w:proofErr w:type="spellEnd"/>
      <w:r>
        <w:rPr>
          <w:sz w:val="18"/>
        </w:rPr>
        <w:t>) was already in the public domain at the time it was disclosed by either party or later comes within the public domain through no wrongful act</w:t>
      </w:r>
      <w:r>
        <w:rPr>
          <w:spacing w:val="-3"/>
          <w:sz w:val="18"/>
        </w:rPr>
        <w:t xml:space="preserve"> </w:t>
      </w:r>
      <w:r>
        <w:rPr>
          <w:sz w:val="18"/>
        </w:rPr>
        <w:t>o</w:t>
      </w:r>
      <w:r>
        <w:rPr>
          <w:sz w:val="18"/>
        </w:rPr>
        <w:t>f</w:t>
      </w:r>
      <w:r>
        <w:rPr>
          <w:spacing w:val="-4"/>
          <w:sz w:val="18"/>
        </w:rPr>
        <w:t xml:space="preserve"> </w:t>
      </w:r>
      <w:r>
        <w:rPr>
          <w:sz w:val="18"/>
        </w:rPr>
        <w:t>the</w:t>
      </w:r>
      <w:r>
        <w:rPr>
          <w:spacing w:val="-3"/>
          <w:sz w:val="18"/>
        </w:rPr>
        <w:t xml:space="preserve"> </w:t>
      </w:r>
      <w:r>
        <w:rPr>
          <w:sz w:val="18"/>
        </w:rPr>
        <w:t>party</w:t>
      </w:r>
      <w:r>
        <w:rPr>
          <w:spacing w:val="-3"/>
          <w:sz w:val="18"/>
        </w:rPr>
        <w:t xml:space="preserve"> </w:t>
      </w:r>
      <w:r>
        <w:rPr>
          <w:sz w:val="18"/>
        </w:rPr>
        <w:t>claiming</w:t>
      </w:r>
      <w:r>
        <w:rPr>
          <w:spacing w:val="-5"/>
          <w:sz w:val="18"/>
        </w:rPr>
        <w:t xml:space="preserve"> </w:t>
      </w:r>
      <w:r>
        <w:rPr>
          <w:sz w:val="18"/>
        </w:rPr>
        <w:t>the</w:t>
      </w:r>
      <w:r>
        <w:rPr>
          <w:spacing w:val="-3"/>
          <w:sz w:val="18"/>
        </w:rPr>
        <w:t xml:space="preserve"> </w:t>
      </w:r>
      <w:r>
        <w:rPr>
          <w:sz w:val="18"/>
        </w:rPr>
        <w:t>exclusion;</w:t>
      </w:r>
      <w:r>
        <w:rPr>
          <w:spacing w:val="-4"/>
          <w:sz w:val="18"/>
        </w:rPr>
        <w:t xml:space="preserve"> </w:t>
      </w:r>
      <w:r>
        <w:rPr>
          <w:sz w:val="18"/>
        </w:rPr>
        <w:t>(ii)</w:t>
      </w:r>
      <w:r>
        <w:rPr>
          <w:spacing w:val="-4"/>
          <w:sz w:val="18"/>
        </w:rPr>
        <w:t xml:space="preserve"> </w:t>
      </w:r>
      <w:r>
        <w:rPr>
          <w:sz w:val="18"/>
        </w:rPr>
        <w:t>the</w:t>
      </w:r>
      <w:r>
        <w:rPr>
          <w:spacing w:val="-3"/>
          <w:sz w:val="18"/>
        </w:rPr>
        <w:t xml:space="preserve"> </w:t>
      </w:r>
      <w:r>
        <w:rPr>
          <w:sz w:val="18"/>
        </w:rPr>
        <w:t>same</w:t>
      </w:r>
      <w:r>
        <w:rPr>
          <w:spacing w:val="-5"/>
          <w:sz w:val="18"/>
        </w:rPr>
        <w:t xml:space="preserve"> </w:t>
      </w:r>
      <w:r>
        <w:rPr>
          <w:sz w:val="18"/>
        </w:rPr>
        <w:t>information</w:t>
      </w:r>
      <w:r>
        <w:rPr>
          <w:spacing w:val="-2"/>
          <w:sz w:val="18"/>
        </w:rPr>
        <w:t xml:space="preserve"> </w:t>
      </w:r>
      <w:r>
        <w:rPr>
          <w:sz w:val="18"/>
        </w:rPr>
        <w:t>was</w:t>
      </w:r>
      <w:r>
        <w:rPr>
          <w:spacing w:val="-4"/>
          <w:sz w:val="18"/>
        </w:rPr>
        <w:t xml:space="preserve"> </w:t>
      </w:r>
      <w:r>
        <w:rPr>
          <w:sz w:val="18"/>
        </w:rPr>
        <w:t>already</w:t>
      </w:r>
      <w:r>
        <w:rPr>
          <w:spacing w:val="-4"/>
          <w:sz w:val="18"/>
        </w:rPr>
        <w:t xml:space="preserve"> </w:t>
      </w:r>
      <w:r>
        <w:rPr>
          <w:sz w:val="18"/>
        </w:rPr>
        <w:t>known</w:t>
      </w:r>
      <w:r>
        <w:rPr>
          <w:spacing w:val="-2"/>
          <w:sz w:val="18"/>
        </w:rPr>
        <w:t xml:space="preserve"> </w:t>
      </w:r>
      <w:r>
        <w:rPr>
          <w:sz w:val="18"/>
        </w:rPr>
        <w:t>to the other party at the time of its disclosure; or (iii) the same information is lawfully received from a third party without similar restriction and without breach of an obl</w:t>
      </w:r>
      <w:r>
        <w:rPr>
          <w:sz w:val="18"/>
        </w:rPr>
        <w:t xml:space="preserve">igation of confidentiality or this Agreement. If any portion of either party’s Confidential Information falls within any one of the above exclusions, the remainder will continue to be subject to the foregoing prohibitions and restrictions. Notwithstanding </w:t>
      </w:r>
      <w:r>
        <w:rPr>
          <w:sz w:val="18"/>
        </w:rPr>
        <w:t xml:space="preserve">the foregoing prohibitions and restrictions, either party may disclose Confidential Information of the other party if legally compelled to do so by any judicial or administrative body having authority to compel such disclosure in connection with any legal </w:t>
      </w:r>
      <w:r>
        <w:rPr>
          <w:sz w:val="18"/>
        </w:rPr>
        <w:t>proceeding or investigation. Unless such notice is prohibited by law, if either party is so required to disclose Confidential Information of the other party, that party shall (a) promptly provide advance written notice of any disclosure in order for the ot</w:t>
      </w:r>
      <w:r>
        <w:rPr>
          <w:sz w:val="18"/>
        </w:rPr>
        <w:t xml:space="preserve">her party to have an opportunity to object to, seek an appropriate protective order, or implement any other appropriate remedy and/or (b) disclose only such Confidential Information as, in the reasonable opinion of its legal advisors, is required in order </w:t>
      </w:r>
      <w:r>
        <w:rPr>
          <w:sz w:val="18"/>
        </w:rPr>
        <w:t>to comply with its legal obligations.</w:t>
      </w:r>
    </w:p>
    <w:p w14:paraId="1EC2322B" w14:textId="77777777" w:rsidR="00C30A5F" w:rsidRDefault="00C30A5F">
      <w:pPr>
        <w:pStyle w:val="a5"/>
        <w:rPr>
          <w:sz w:val="18"/>
        </w:rPr>
        <w:sectPr w:rsidR="00C30A5F">
          <w:pgSz w:w="12250" w:h="15850"/>
          <w:pgMar w:top="1340" w:right="1700" w:bottom="880" w:left="1700" w:header="719" w:footer="687" w:gutter="0"/>
          <w:cols w:space="720"/>
        </w:sectPr>
      </w:pPr>
    </w:p>
    <w:p w14:paraId="1B0B5E9C" w14:textId="77777777" w:rsidR="00C30A5F" w:rsidRDefault="003D2832">
      <w:pPr>
        <w:pStyle w:val="a5"/>
        <w:numPr>
          <w:ilvl w:val="2"/>
          <w:numId w:val="2"/>
        </w:numPr>
        <w:tabs>
          <w:tab w:val="left" w:pos="818"/>
        </w:tabs>
        <w:spacing w:before="90"/>
        <w:ind w:right="445"/>
        <w:rPr>
          <w:sz w:val="18"/>
        </w:rPr>
      </w:pPr>
      <w:r>
        <w:rPr>
          <w:sz w:val="18"/>
          <w:u w:val="single"/>
        </w:rPr>
        <w:lastRenderedPageBreak/>
        <w:t>Harm.</w:t>
      </w:r>
      <w:r>
        <w:rPr>
          <w:spacing w:val="40"/>
          <w:sz w:val="18"/>
          <w:u w:val="single"/>
        </w:rPr>
        <w:t xml:space="preserve"> </w:t>
      </w:r>
      <w:r>
        <w:rPr>
          <w:sz w:val="18"/>
        </w:rPr>
        <w:t>Each</w:t>
      </w:r>
      <w:r>
        <w:rPr>
          <w:spacing w:val="-2"/>
          <w:sz w:val="18"/>
        </w:rPr>
        <w:t xml:space="preserve"> </w:t>
      </w:r>
      <w:r>
        <w:rPr>
          <w:sz w:val="18"/>
        </w:rPr>
        <w:t>party</w:t>
      </w:r>
      <w:r>
        <w:rPr>
          <w:spacing w:val="-3"/>
          <w:sz w:val="18"/>
        </w:rPr>
        <w:t xml:space="preserve"> </w:t>
      </w:r>
      <w:r>
        <w:rPr>
          <w:sz w:val="18"/>
        </w:rPr>
        <w:t>acknowledges</w:t>
      </w:r>
      <w:r>
        <w:rPr>
          <w:spacing w:val="-2"/>
          <w:sz w:val="18"/>
        </w:rPr>
        <w:t xml:space="preserve"> </w:t>
      </w:r>
      <w:r>
        <w:rPr>
          <w:sz w:val="18"/>
        </w:rPr>
        <w:t>and</w:t>
      </w:r>
      <w:r>
        <w:rPr>
          <w:spacing w:val="-2"/>
          <w:sz w:val="18"/>
        </w:rPr>
        <w:t xml:space="preserve"> </w:t>
      </w:r>
      <w:r>
        <w:rPr>
          <w:sz w:val="18"/>
        </w:rPr>
        <w:t>agrees</w:t>
      </w:r>
      <w:r>
        <w:rPr>
          <w:spacing w:val="-2"/>
          <w:sz w:val="18"/>
        </w:rPr>
        <w:t xml:space="preserve"> </w:t>
      </w:r>
      <w:r>
        <w:rPr>
          <w:sz w:val="18"/>
        </w:rPr>
        <w:t>that</w:t>
      </w:r>
      <w:r>
        <w:rPr>
          <w:spacing w:val="-1"/>
          <w:sz w:val="18"/>
        </w:rPr>
        <w:t xml:space="preserve"> </w:t>
      </w:r>
      <w:r>
        <w:rPr>
          <w:sz w:val="18"/>
        </w:rPr>
        <w:t>a</w:t>
      </w:r>
      <w:r>
        <w:rPr>
          <w:spacing w:val="-2"/>
          <w:sz w:val="18"/>
        </w:rPr>
        <w:t xml:space="preserve"> </w:t>
      </w:r>
      <w:r>
        <w:rPr>
          <w:sz w:val="18"/>
        </w:rPr>
        <w:t>breach</w:t>
      </w:r>
      <w:r>
        <w:rPr>
          <w:spacing w:val="-2"/>
          <w:sz w:val="18"/>
        </w:rPr>
        <w:t xml:space="preserve"> </w:t>
      </w:r>
      <w:r>
        <w:rPr>
          <w:sz w:val="18"/>
        </w:rPr>
        <w:t>of</w:t>
      </w:r>
      <w:r>
        <w:rPr>
          <w:spacing w:val="-3"/>
          <w:sz w:val="18"/>
        </w:rPr>
        <w:t xml:space="preserve"> </w:t>
      </w:r>
      <w:r>
        <w:rPr>
          <w:sz w:val="18"/>
        </w:rPr>
        <w:t>the</w:t>
      </w:r>
      <w:r>
        <w:rPr>
          <w:spacing w:val="-4"/>
          <w:sz w:val="18"/>
        </w:rPr>
        <w:t xml:space="preserve"> </w:t>
      </w:r>
      <w:r>
        <w:rPr>
          <w:sz w:val="18"/>
        </w:rPr>
        <w:t>obligations</w:t>
      </w:r>
      <w:r>
        <w:rPr>
          <w:spacing w:val="-2"/>
          <w:sz w:val="18"/>
        </w:rPr>
        <w:t xml:space="preserve"> </w:t>
      </w:r>
      <w:r>
        <w:rPr>
          <w:sz w:val="18"/>
        </w:rPr>
        <w:t>of</w:t>
      </w:r>
      <w:r>
        <w:rPr>
          <w:spacing w:val="-3"/>
          <w:sz w:val="18"/>
        </w:rPr>
        <w:t xml:space="preserve"> </w:t>
      </w:r>
      <w:r>
        <w:rPr>
          <w:sz w:val="18"/>
        </w:rPr>
        <w:t>this Section 10 is likely to cause irreparable harm to the other party and that money damages alone would be inadequate as a remedy for a breach of such obligations.</w:t>
      </w:r>
    </w:p>
    <w:p w14:paraId="1E3948FC" w14:textId="77777777" w:rsidR="00C30A5F" w:rsidRDefault="00C30A5F">
      <w:pPr>
        <w:pStyle w:val="a3"/>
      </w:pPr>
    </w:p>
    <w:p w14:paraId="16B1BBDF" w14:textId="77777777" w:rsidR="00C30A5F" w:rsidRDefault="003D2832">
      <w:pPr>
        <w:pStyle w:val="a5"/>
        <w:numPr>
          <w:ilvl w:val="2"/>
          <w:numId w:val="2"/>
        </w:numPr>
        <w:tabs>
          <w:tab w:val="left" w:pos="818"/>
        </w:tabs>
        <w:spacing w:before="1"/>
        <w:ind w:right="119"/>
        <w:rPr>
          <w:sz w:val="18"/>
        </w:rPr>
      </w:pPr>
      <w:r>
        <w:rPr>
          <w:noProof/>
          <w:sz w:val="18"/>
        </w:rPr>
        <w:drawing>
          <wp:anchor distT="0" distB="0" distL="0" distR="0" simplePos="0" relativeHeight="487371264" behindDoc="1" locked="0" layoutInCell="1" allowOverlap="1" wp14:anchorId="70686AAF" wp14:editId="70D1BE9F">
            <wp:simplePos x="0" y="0"/>
            <wp:positionH relativeFrom="page">
              <wp:posOffset>1235798</wp:posOffset>
            </wp:positionH>
            <wp:positionV relativeFrom="paragraph">
              <wp:posOffset>971377</wp:posOffset>
            </wp:positionV>
            <wp:extent cx="5153190" cy="5184012"/>
            <wp:effectExtent l="0" t="0" r="0" b="0"/>
            <wp:wrapNone/>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7" cstate="print"/>
                    <a:stretch>
                      <a:fillRect/>
                    </a:stretch>
                  </pic:blipFill>
                  <pic:spPr>
                    <a:xfrm>
                      <a:off x="0" y="0"/>
                      <a:ext cx="5153190" cy="5184012"/>
                    </a:xfrm>
                    <a:prstGeom prst="rect">
                      <a:avLst/>
                    </a:prstGeom>
                  </pic:spPr>
                </pic:pic>
              </a:graphicData>
            </a:graphic>
          </wp:anchor>
        </w:drawing>
      </w:r>
      <w:r>
        <w:rPr>
          <w:sz w:val="18"/>
          <w:u w:val="single"/>
        </w:rPr>
        <w:t>Injunctive Relief</w:t>
      </w:r>
      <w:r>
        <w:rPr>
          <w:sz w:val="18"/>
        </w:rPr>
        <w:t>. Each party acknowledges that the unauthorized access, transfer or dis</w:t>
      </w:r>
      <w:r>
        <w:rPr>
          <w:sz w:val="18"/>
        </w:rPr>
        <w:t>closure of the Confidential Information or copies thereof will (</w:t>
      </w:r>
      <w:proofErr w:type="spellStart"/>
      <w:r>
        <w:rPr>
          <w:sz w:val="18"/>
        </w:rPr>
        <w:t>i</w:t>
      </w:r>
      <w:proofErr w:type="spellEnd"/>
      <w:r>
        <w:rPr>
          <w:sz w:val="18"/>
        </w:rPr>
        <w:t>) substantially diminish the value to the other party's trade secrets and other proprietary interests that are the subject of this Agreement or any applicable SoW(s); (ii) render the other pa</w:t>
      </w:r>
      <w:r>
        <w:rPr>
          <w:sz w:val="18"/>
        </w:rPr>
        <w:t>rty’s remedy at law for such unauthorized access, disclosure or transfer inadequate, and (iii) cause irreparable injury to the other party in a short period of time. If either party breaches any of its obligations with respect to the access or confidential</w:t>
      </w:r>
      <w:r>
        <w:rPr>
          <w:sz w:val="18"/>
        </w:rPr>
        <w:t>ity, the other party and/or its authorized vendors, suppliers, or its Affiliates or Subsidiaries, shall</w:t>
      </w:r>
      <w:r>
        <w:rPr>
          <w:spacing w:val="-1"/>
          <w:sz w:val="18"/>
        </w:rPr>
        <w:t xml:space="preserve"> </w:t>
      </w:r>
      <w:r>
        <w:rPr>
          <w:sz w:val="18"/>
        </w:rPr>
        <w:t>be</w:t>
      </w:r>
      <w:r>
        <w:rPr>
          <w:spacing w:val="-2"/>
          <w:sz w:val="18"/>
        </w:rPr>
        <w:t xml:space="preserve"> </w:t>
      </w:r>
      <w:r>
        <w:rPr>
          <w:sz w:val="18"/>
        </w:rPr>
        <w:t>entitled</w:t>
      </w:r>
      <w:r>
        <w:rPr>
          <w:spacing w:val="-2"/>
          <w:sz w:val="18"/>
        </w:rPr>
        <w:t xml:space="preserve"> </w:t>
      </w:r>
      <w:r>
        <w:rPr>
          <w:sz w:val="18"/>
        </w:rPr>
        <w:t>to,</w:t>
      </w:r>
      <w:r>
        <w:rPr>
          <w:spacing w:val="-3"/>
          <w:sz w:val="18"/>
        </w:rPr>
        <w:t xml:space="preserve"> </w:t>
      </w:r>
      <w:r>
        <w:rPr>
          <w:sz w:val="18"/>
        </w:rPr>
        <w:t>from</w:t>
      </w:r>
      <w:r>
        <w:rPr>
          <w:spacing w:val="-2"/>
          <w:sz w:val="18"/>
        </w:rPr>
        <w:t xml:space="preserve"> </w:t>
      </w:r>
      <w:r>
        <w:rPr>
          <w:sz w:val="18"/>
        </w:rPr>
        <w:t>any</w:t>
      </w:r>
      <w:r>
        <w:rPr>
          <w:spacing w:val="-3"/>
          <w:sz w:val="18"/>
        </w:rPr>
        <w:t xml:space="preserve"> </w:t>
      </w:r>
      <w:r>
        <w:rPr>
          <w:sz w:val="18"/>
        </w:rPr>
        <w:t>court</w:t>
      </w:r>
      <w:r>
        <w:rPr>
          <w:spacing w:val="-1"/>
          <w:sz w:val="18"/>
        </w:rPr>
        <w:t xml:space="preserve"> </w:t>
      </w:r>
      <w:r>
        <w:rPr>
          <w:sz w:val="18"/>
        </w:rPr>
        <w:t>of</w:t>
      </w:r>
      <w:r>
        <w:rPr>
          <w:spacing w:val="-3"/>
          <w:sz w:val="18"/>
        </w:rPr>
        <w:t xml:space="preserve"> </w:t>
      </w:r>
      <w:r>
        <w:rPr>
          <w:sz w:val="18"/>
        </w:rPr>
        <w:t>competent</w:t>
      </w:r>
      <w:r>
        <w:rPr>
          <w:spacing w:val="-1"/>
          <w:sz w:val="18"/>
        </w:rPr>
        <w:t xml:space="preserve"> </w:t>
      </w:r>
      <w:r>
        <w:rPr>
          <w:sz w:val="18"/>
        </w:rPr>
        <w:t>jurisdiction,</w:t>
      </w:r>
      <w:r>
        <w:rPr>
          <w:spacing w:val="-3"/>
          <w:sz w:val="18"/>
        </w:rPr>
        <w:t xml:space="preserve"> </w:t>
      </w:r>
      <w:r>
        <w:rPr>
          <w:sz w:val="18"/>
        </w:rPr>
        <w:t>equitable</w:t>
      </w:r>
      <w:r>
        <w:rPr>
          <w:spacing w:val="-2"/>
          <w:sz w:val="18"/>
        </w:rPr>
        <w:t xml:space="preserve"> </w:t>
      </w:r>
      <w:r>
        <w:rPr>
          <w:sz w:val="18"/>
        </w:rPr>
        <w:t>relief</w:t>
      </w:r>
      <w:r>
        <w:rPr>
          <w:spacing w:val="-3"/>
          <w:sz w:val="18"/>
        </w:rPr>
        <w:t xml:space="preserve"> </w:t>
      </w:r>
      <w:r>
        <w:rPr>
          <w:sz w:val="18"/>
        </w:rPr>
        <w:t>to</w:t>
      </w:r>
      <w:r>
        <w:rPr>
          <w:spacing w:val="-4"/>
          <w:sz w:val="18"/>
        </w:rPr>
        <w:t xml:space="preserve"> </w:t>
      </w:r>
      <w:r>
        <w:rPr>
          <w:sz w:val="18"/>
        </w:rPr>
        <w:t xml:space="preserve">protect its interests therein, including, but not limited to, preliminary </w:t>
      </w:r>
      <w:r>
        <w:rPr>
          <w:sz w:val="18"/>
        </w:rPr>
        <w:t>and permanent</w:t>
      </w:r>
      <w:r>
        <w:rPr>
          <w:spacing w:val="40"/>
          <w:sz w:val="18"/>
        </w:rPr>
        <w:t xml:space="preserve"> </w:t>
      </w:r>
      <w:r>
        <w:rPr>
          <w:sz w:val="18"/>
        </w:rPr>
        <w:t>injunctive relief, as well as any other relief permitted by applicable law. Each party agrees to waive any requirement that the other party or the other party's Affiliates or Subsidiaries post bond as a condition for obtaining any such relief</w:t>
      </w:r>
      <w:r>
        <w:rPr>
          <w:sz w:val="18"/>
        </w:rPr>
        <w:t>.</w:t>
      </w:r>
    </w:p>
    <w:p w14:paraId="3B812910" w14:textId="77777777" w:rsidR="00C30A5F" w:rsidRDefault="00C30A5F">
      <w:pPr>
        <w:pStyle w:val="a3"/>
      </w:pPr>
    </w:p>
    <w:p w14:paraId="6511167D" w14:textId="77777777" w:rsidR="00C30A5F" w:rsidRDefault="003D2832">
      <w:pPr>
        <w:pStyle w:val="a5"/>
        <w:numPr>
          <w:ilvl w:val="2"/>
          <w:numId w:val="2"/>
        </w:numPr>
        <w:tabs>
          <w:tab w:val="left" w:pos="815"/>
          <w:tab w:val="left" w:pos="818"/>
        </w:tabs>
        <w:ind w:right="183"/>
        <w:rPr>
          <w:sz w:val="18"/>
        </w:rPr>
      </w:pPr>
      <w:hyperlink w:anchor="_bookmark2" w:history="1">
        <w:r>
          <w:rPr>
            <w:sz w:val="18"/>
          </w:rPr>
          <w:t>Customer</w:t>
        </w:r>
      </w:hyperlink>
      <w:r>
        <w:rPr>
          <w:sz w:val="18"/>
        </w:rPr>
        <w:t xml:space="preserve"> shall notify </w:t>
      </w:r>
      <w:proofErr w:type="spellStart"/>
      <w:r>
        <w:rPr>
          <w:sz w:val="18"/>
        </w:rPr>
        <w:t>Configura</w:t>
      </w:r>
      <w:proofErr w:type="spellEnd"/>
      <w:r>
        <w:rPr>
          <w:sz w:val="18"/>
        </w:rPr>
        <w:t xml:space="preserve"> immediately, and cooperate with </w:t>
      </w:r>
      <w:proofErr w:type="spellStart"/>
      <w:r>
        <w:rPr>
          <w:sz w:val="18"/>
        </w:rPr>
        <w:t>Configura</w:t>
      </w:r>
      <w:proofErr w:type="spellEnd"/>
      <w:r>
        <w:rPr>
          <w:sz w:val="18"/>
        </w:rPr>
        <w:t xml:space="preserve"> at </w:t>
      </w:r>
      <w:proofErr w:type="spellStart"/>
      <w:r>
        <w:rPr>
          <w:sz w:val="18"/>
        </w:rPr>
        <w:t>Configura's</w:t>
      </w:r>
      <w:proofErr w:type="spellEnd"/>
      <w:r>
        <w:rPr>
          <w:spacing w:val="-3"/>
          <w:sz w:val="18"/>
        </w:rPr>
        <w:t xml:space="preserve"> </w:t>
      </w:r>
      <w:r>
        <w:rPr>
          <w:sz w:val="18"/>
        </w:rPr>
        <w:t>reasonable</w:t>
      </w:r>
      <w:r>
        <w:rPr>
          <w:spacing w:val="-3"/>
          <w:sz w:val="18"/>
        </w:rPr>
        <w:t xml:space="preserve"> </w:t>
      </w:r>
      <w:r>
        <w:rPr>
          <w:sz w:val="18"/>
        </w:rPr>
        <w:t>request,</w:t>
      </w:r>
      <w:r>
        <w:rPr>
          <w:spacing w:val="-4"/>
          <w:sz w:val="18"/>
        </w:rPr>
        <w:t xml:space="preserve"> </w:t>
      </w:r>
      <w:r>
        <w:rPr>
          <w:sz w:val="18"/>
        </w:rPr>
        <w:t xml:space="preserve">upon </w:t>
      </w:r>
      <w:hyperlink w:anchor="_bookmark2" w:history="1">
        <w:r>
          <w:rPr>
            <w:sz w:val="18"/>
          </w:rPr>
          <w:t>Customer</w:t>
        </w:r>
      </w:hyperlink>
      <w:r>
        <w:rPr>
          <w:sz w:val="18"/>
        </w:rPr>
        <w:t>'s</w:t>
      </w:r>
      <w:r>
        <w:rPr>
          <w:spacing w:val="-4"/>
          <w:sz w:val="18"/>
        </w:rPr>
        <w:t xml:space="preserve"> </w:t>
      </w:r>
      <w:r>
        <w:rPr>
          <w:sz w:val="18"/>
        </w:rPr>
        <w:t>discovery</w:t>
      </w:r>
      <w:r>
        <w:rPr>
          <w:spacing w:val="-4"/>
          <w:sz w:val="18"/>
        </w:rPr>
        <w:t xml:space="preserve"> </w:t>
      </w:r>
      <w:r>
        <w:rPr>
          <w:sz w:val="18"/>
        </w:rPr>
        <w:t>of</w:t>
      </w:r>
      <w:r>
        <w:rPr>
          <w:spacing w:val="-4"/>
          <w:sz w:val="18"/>
        </w:rPr>
        <w:t xml:space="preserve"> </w:t>
      </w:r>
      <w:r>
        <w:rPr>
          <w:sz w:val="18"/>
        </w:rPr>
        <w:t>any</w:t>
      </w:r>
      <w:r>
        <w:rPr>
          <w:spacing w:val="-4"/>
          <w:sz w:val="18"/>
        </w:rPr>
        <w:t xml:space="preserve"> </w:t>
      </w:r>
      <w:r>
        <w:rPr>
          <w:sz w:val="18"/>
        </w:rPr>
        <w:t>loss</w:t>
      </w:r>
      <w:r>
        <w:rPr>
          <w:spacing w:val="-4"/>
          <w:sz w:val="18"/>
        </w:rPr>
        <w:t xml:space="preserve"> </w:t>
      </w:r>
      <w:r>
        <w:rPr>
          <w:sz w:val="18"/>
        </w:rPr>
        <w:t>or</w:t>
      </w:r>
      <w:r>
        <w:rPr>
          <w:spacing w:val="-3"/>
          <w:sz w:val="18"/>
        </w:rPr>
        <w:t xml:space="preserve"> </w:t>
      </w:r>
      <w:r>
        <w:rPr>
          <w:sz w:val="18"/>
        </w:rPr>
        <w:t xml:space="preserve">compromise of </w:t>
      </w:r>
      <w:proofErr w:type="spellStart"/>
      <w:r>
        <w:rPr>
          <w:sz w:val="18"/>
        </w:rPr>
        <w:t>Configura's</w:t>
      </w:r>
      <w:proofErr w:type="spellEnd"/>
      <w:r>
        <w:rPr>
          <w:sz w:val="18"/>
        </w:rPr>
        <w:t xml:space="preserve"> Confidential Information.</w:t>
      </w:r>
    </w:p>
    <w:p w14:paraId="5B98A4C8" w14:textId="77777777" w:rsidR="00C30A5F" w:rsidRDefault="003D2832">
      <w:pPr>
        <w:pStyle w:val="a5"/>
        <w:numPr>
          <w:ilvl w:val="2"/>
          <w:numId w:val="2"/>
        </w:numPr>
        <w:tabs>
          <w:tab w:val="left" w:pos="815"/>
          <w:tab w:val="left" w:pos="818"/>
        </w:tabs>
        <w:spacing w:before="217"/>
        <w:ind w:right="228"/>
        <w:rPr>
          <w:sz w:val="18"/>
        </w:rPr>
      </w:pPr>
      <w:r>
        <w:rPr>
          <w:sz w:val="18"/>
        </w:rPr>
        <w:t>The obligations of each Party under this Section10, shall remain in effect beyond any termination</w:t>
      </w:r>
      <w:r>
        <w:rPr>
          <w:spacing w:val="-3"/>
          <w:sz w:val="18"/>
        </w:rPr>
        <w:t xml:space="preserve"> </w:t>
      </w:r>
      <w:r>
        <w:rPr>
          <w:sz w:val="18"/>
        </w:rPr>
        <w:t>of</w:t>
      </w:r>
      <w:r>
        <w:rPr>
          <w:spacing w:val="-5"/>
          <w:sz w:val="18"/>
        </w:rPr>
        <w:t xml:space="preserve"> </w:t>
      </w:r>
      <w:r>
        <w:rPr>
          <w:sz w:val="18"/>
        </w:rPr>
        <w:t>this</w:t>
      </w:r>
      <w:r>
        <w:rPr>
          <w:spacing w:val="-4"/>
          <w:sz w:val="18"/>
        </w:rPr>
        <w:t xml:space="preserve"> </w:t>
      </w:r>
      <w:r>
        <w:rPr>
          <w:sz w:val="18"/>
        </w:rPr>
        <w:t>Agreement</w:t>
      </w:r>
      <w:r>
        <w:rPr>
          <w:spacing w:val="-3"/>
          <w:sz w:val="18"/>
        </w:rPr>
        <w:t xml:space="preserve"> </w:t>
      </w:r>
      <w:r>
        <w:rPr>
          <w:sz w:val="18"/>
        </w:rPr>
        <w:t>and</w:t>
      </w:r>
      <w:r>
        <w:rPr>
          <w:spacing w:val="-4"/>
          <w:sz w:val="18"/>
        </w:rPr>
        <w:t xml:space="preserve"> </w:t>
      </w:r>
      <w:r>
        <w:rPr>
          <w:sz w:val="18"/>
        </w:rPr>
        <w:t>until</w:t>
      </w:r>
      <w:r>
        <w:rPr>
          <w:spacing w:val="-3"/>
          <w:sz w:val="18"/>
        </w:rPr>
        <w:t xml:space="preserve"> </w:t>
      </w:r>
      <w:r>
        <w:rPr>
          <w:sz w:val="18"/>
        </w:rPr>
        <w:t>such</w:t>
      </w:r>
      <w:r>
        <w:rPr>
          <w:spacing w:val="-3"/>
          <w:sz w:val="18"/>
        </w:rPr>
        <w:t xml:space="preserve"> </w:t>
      </w:r>
      <w:r>
        <w:rPr>
          <w:sz w:val="18"/>
        </w:rPr>
        <w:t>confidential</w:t>
      </w:r>
      <w:r>
        <w:rPr>
          <w:spacing w:val="-4"/>
          <w:sz w:val="18"/>
        </w:rPr>
        <w:t xml:space="preserve"> </w:t>
      </w:r>
      <w:r>
        <w:rPr>
          <w:sz w:val="18"/>
        </w:rPr>
        <w:t>information</w:t>
      </w:r>
      <w:r>
        <w:rPr>
          <w:spacing w:val="-3"/>
          <w:sz w:val="18"/>
        </w:rPr>
        <w:t xml:space="preserve"> </w:t>
      </w:r>
      <w:r>
        <w:rPr>
          <w:sz w:val="18"/>
        </w:rPr>
        <w:t>becomes</w:t>
      </w:r>
      <w:r>
        <w:rPr>
          <w:spacing w:val="-4"/>
          <w:sz w:val="18"/>
        </w:rPr>
        <w:t xml:space="preserve"> </w:t>
      </w:r>
      <w:r>
        <w:rPr>
          <w:sz w:val="18"/>
        </w:rPr>
        <w:t>part</w:t>
      </w:r>
      <w:r>
        <w:rPr>
          <w:spacing w:val="-4"/>
          <w:sz w:val="18"/>
        </w:rPr>
        <w:t xml:space="preserve"> </w:t>
      </w:r>
      <w:r>
        <w:rPr>
          <w:sz w:val="18"/>
        </w:rPr>
        <w:t>of the public domain through no fault of either Party.</w:t>
      </w:r>
    </w:p>
    <w:sectPr w:rsidR="00C30A5F">
      <w:pgSz w:w="12250" w:h="15850"/>
      <w:pgMar w:top="1340" w:right="1700" w:bottom="880" w:left="1700" w:header="719" w:footer="687"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0" w:author="김현주 (Hyunjoo Kim)" w:date="2025-11-05T13:19:00Z" w:initials="김(K">
    <w:p w14:paraId="40A2CA19" w14:textId="18DBC9A6" w:rsidR="004D7931" w:rsidRPr="004D7931" w:rsidRDefault="004D7931">
      <w:pPr>
        <w:pStyle w:val="a7"/>
        <w:rPr>
          <w:rFonts w:eastAsiaTheme="minorEastAsia" w:hint="eastAsia"/>
          <w:lang w:eastAsia="ko-KR"/>
        </w:rPr>
      </w:pPr>
      <w:r>
        <w:rPr>
          <w:rStyle w:val="a6"/>
        </w:rPr>
        <w:annotationRef/>
      </w:r>
      <w:r>
        <w:rPr>
          <w:rFonts w:eastAsiaTheme="minorEastAsia" w:hint="eastAsia"/>
          <w:lang w:eastAsia="ko-KR"/>
        </w:rPr>
        <w:t>계약서</w:t>
      </w:r>
      <w:r>
        <w:rPr>
          <w:rFonts w:eastAsiaTheme="minorEastAsia" w:hint="eastAsia"/>
          <w:lang w:eastAsia="ko-KR"/>
        </w:rPr>
        <w:t xml:space="preserve"> </w:t>
      </w:r>
      <w:r>
        <w:rPr>
          <w:rFonts w:eastAsiaTheme="minorEastAsia" w:hint="eastAsia"/>
          <w:lang w:eastAsia="ko-KR"/>
        </w:rPr>
        <w:t>내에</w:t>
      </w:r>
      <w:r>
        <w:rPr>
          <w:rFonts w:eastAsiaTheme="minorEastAsia"/>
          <w:lang w:eastAsia="ko-KR"/>
        </w:rPr>
        <w:t xml:space="preserve"> </w:t>
      </w:r>
      <w:r>
        <w:rPr>
          <w:rFonts w:eastAsiaTheme="minorEastAsia" w:hint="eastAsia"/>
          <w:lang w:eastAsia="ko-KR"/>
        </w:rPr>
        <w:t>d</w:t>
      </w:r>
      <w:r>
        <w:rPr>
          <w:rFonts w:eastAsiaTheme="minorEastAsia"/>
          <w:lang w:eastAsia="ko-KR"/>
        </w:rPr>
        <w:t xml:space="preserve">ue date, </w:t>
      </w:r>
      <w:r>
        <w:rPr>
          <w:rFonts w:eastAsiaTheme="minorEastAsia" w:hint="eastAsia"/>
          <w:lang w:eastAsia="ko-KR"/>
        </w:rPr>
        <w:t>검</w:t>
      </w:r>
      <w:r w:rsidR="0067492A">
        <w:rPr>
          <w:rFonts w:eastAsiaTheme="minorEastAsia" w:hint="eastAsia"/>
          <w:lang w:eastAsia="ko-KR"/>
        </w:rPr>
        <w:t>수책임</w:t>
      </w:r>
      <w:r w:rsidR="0067492A">
        <w:rPr>
          <w:rFonts w:eastAsiaTheme="minorEastAsia" w:hint="eastAsia"/>
          <w:lang w:eastAsia="ko-KR"/>
        </w:rPr>
        <w:t>,</w:t>
      </w:r>
      <w:r w:rsidR="0067492A">
        <w:rPr>
          <w:rFonts w:eastAsiaTheme="minorEastAsia"/>
          <w:lang w:eastAsia="ko-KR"/>
        </w:rPr>
        <w:t xml:space="preserve"> </w:t>
      </w:r>
      <w:r w:rsidR="0067492A">
        <w:rPr>
          <w:rFonts w:eastAsiaTheme="minorEastAsia" w:hint="eastAsia"/>
          <w:lang w:eastAsia="ko-KR"/>
        </w:rPr>
        <w:t>지체상금</w:t>
      </w:r>
      <w:r w:rsidR="0067492A">
        <w:rPr>
          <w:rFonts w:eastAsiaTheme="minorEastAsia" w:hint="eastAsia"/>
          <w:lang w:eastAsia="ko-KR"/>
        </w:rPr>
        <w:t xml:space="preserve"> </w:t>
      </w:r>
      <w:r w:rsidR="0067492A">
        <w:rPr>
          <w:rFonts w:eastAsiaTheme="minorEastAsia" w:hint="eastAsia"/>
          <w:lang w:eastAsia="ko-KR"/>
        </w:rPr>
        <w:t>등을</w:t>
      </w:r>
      <w:r w:rsidR="0067492A">
        <w:rPr>
          <w:rFonts w:eastAsiaTheme="minorEastAsia" w:hint="eastAsia"/>
          <w:lang w:eastAsia="ko-KR"/>
        </w:rPr>
        <w:t xml:space="preserve"> </w:t>
      </w:r>
      <w:r w:rsidR="0067492A">
        <w:rPr>
          <w:rFonts w:eastAsiaTheme="minorEastAsia" w:hint="eastAsia"/>
          <w:lang w:eastAsia="ko-KR"/>
        </w:rPr>
        <w:t>규정하지</w:t>
      </w:r>
      <w:r w:rsidR="0067492A">
        <w:rPr>
          <w:rFonts w:eastAsiaTheme="minorEastAsia" w:hint="eastAsia"/>
          <w:lang w:eastAsia="ko-KR"/>
        </w:rPr>
        <w:t xml:space="preserve"> </w:t>
      </w:r>
      <w:r w:rsidR="0067492A">
        <w:rPr>
          <w:rFonts w:eastAsiaTheme="minorEastAsia" w:hint="eastAsia"/>
          <w:lang w:eastAsia="ko-KR"/>
        </w:rPr>
        <w:t>않을</w:t>
      </w:r>
      <w:r w:rsidR="0067492A">
        <w:rPr>
          <w:rFonts w:eastAsiaTheme="minorEastAsia" w:hint="eastAsia"/>
          <w:lang w:eastAsia="ko-KR"/>
        </w:rPr>
        <w:t xml:space="preserve"> </w:t>
      </w:r>
      <w:r w:rsidR="0067492A">
        <w:rPr>
          <w:rFonts w:eastAsiaTheme="minorEastAsia" w:hint="eastAsia"/>
          <w:lang w:eastAsia="ko-KR"/>
        </w:rPr>
        <w:t>경우</w:t>
      </w:r>
      <w:r w:rsidR="0067492A">
        <w:rPr>
          <w:rFonts w:eastAsiaTheme="minorEastAsia" w:hint="eastAsia"/>
          <w:lang w:eastAsia="ko-KR"/>
        </w:rPr>
        <w:t xml:space="preserve"> </w:t>
      </w:r>
      <w:r w:rsidR="0067492A">
        <w:rPr>
          <w:rFonts w:eastAsiaTheme="minorEastAsia" w:hint="eastAsia"/>
          <w:lang w:eastAsia="ko-KR"/>
        </w:rPr>
        <w:t>프로젝트가</w:t>
      </w:r>
      <w:r w:rsidR="0067492A">
        <w:rPr>
          <w:rFonts w:eastAsiaTheme="minorEastAsia" w:hint="eastAsia"/>
          <w:lang w:eastAsia="ko-KR"/>
        </w:rPr>
        <w:t xml:space="preserve"> </w:t>
      </w:r>
      <w:r w:rsidR="0067492A">
        <w:rPr>
          <w:rFonts w:eastAsiaTheme="minorEastAsia" w:hint="eastAsia"/>
          <w:lang w:eastAsia="ko-KR"/>
        </w:rPr>
        <w:t>지연될</w:t>
      </w:r>
      <w:r w:rsidR="0067492A">
        <w:rPr>
          <w:rFonts w:eastAsiaTheme="minorEastAsia" w:hint="eastAsia"/>
          <w:lang w:eastAsia="ko-KR"/>
        </w:rPr>
        <w:t xml:space="preserve"> </w:t>
      </w:r>
      <w:r w:rsidR="0067492A">
        <w:rPr>
          <w:rFonts w:eastAsiaTheme="minorEastAsia" w:hint="eastAsia"/>
          <w:lang w:eastAsia="ko-KR"/>
        </w:rPr>
        <w:t>수</w:t>
      </w:r>
      <w:r w:rsidR="0067492A">
        <w:rPr>
          <w:rFonts w:eastAsiaTheme="minorEastAsia" w:hint="eastAsia"/>
          <w:lang w:eastAsia="ko-KR"/>
        </w:rPr>
        <w:t xml:space="preserve"> </w:t>
      </w:r>
      <w:r w:rsidR="0067492A">
        <w:rPr>
          <w:rFonts w:eastAsiaTheme="minorEastAsia" w:hint="eastAsia"/>
          <w:lang w:eastAsia="ko-KR"/>
        </w:rPr>
        <w:t>있어</w:t>
      </w:r>
      <w:r w:rsidR="0067492A">
        <w:rPr>
          <w:rFonts w:eastAsiaTheme="minorEastAsia" w:hint="eastAsia"/>
          <w:lang w:eastAsia="ko-KR"/>
        </w:rPr>
        <w:t xml:space="preserve"> </w:t>
      </w:r>
      <w:r w:rsidR="0067492A">
        <w:rPr>
          <w:rFonts w:eastAsiaTheme="minorEastAsia" w:hint="eastAsia"/>
          <w:lang w:eastAsia="ko-KR"/>
        </w:rPr>
        <w:t>필요한</w:t>
      </w:r>
      <w:r w:rsidR="0067492A">
        <w:rPr>
          <w:rFonts w:eastAsiaTheme="minorEastAsia" w:hint="eastAsia"/>
          <w:lang w:eastAsia="ko-KR"/>
        </w:rPr>
        <w:t xml:space="preserve"> </w:t>
      </w:r>
      <w:r w:rsidR="0067492A">
        <w:rPr>
          <w:rFonts w:eastAsiaTheme="minorEastAsia" w:hint="eastAsia"/>
          <w:lang w:eastAsia="ko-KR"/>
        </w:rPr>
        <w:t>조항을</w:t>
      </w:r>
      <w:r w:rsidR="0067492A">
        <w:rPr>
          <w:rFonts w:eastAsiaTheme="minorEastAsia" w:hint="eastAsia"/>
          <w:lang w:eastAsia="ko-KR"/>
        </w:rPr>
        <w:t xml:space="preserve"> </w:t>
      </w:r>
      <w:r w:rsidR="0067492A">
        <w:rPr>
          <w:rFonts w:eastAsiaTheme="minorEastAsia" w:hint="eastAsia"/>
          <w:lang w:eastAsia="ko-KR"/>
        </w:rPr>
        <w:t>삽입하였습니다</w:t>
      </w:r>
      <w:r w:rsidR="0067492A">
        <w:rPr>
          <w:rFonts w:eastAsiaTheme="minorEastAsia" w:hint="eastAsia"/>
          <w:lang w:eastAsia="ko-KR"/>
        </w:rPr>
        <w:t>.</w:t>
      </w:r>
      <w:r w:rsidR="0067492A">
        <w:rPr>
          <w:rFonts w:eastAsiaTheme="minorEastAsia"/>
          <w:lang w:eastAsia="ko-KR"/>
        </w:rPr>
        <w:t xml:space="preserve"> </w:t>
      </w:r>
      <w:bookmarkStart w:id="14" w:name="_GoBack"/>
      <w:bookmarkEnd w:id="14"/>
    </w:p>
  </w:comment>
  <w:comment w:id="72" w:author="김현주 (Hyunjoo Kim)" w:date="2025-11-05T10:02:00Z" w:initials="김(K">
    <w:p w14:paraId="1C67C90F" w14:textId="77777777" w:rsidR="00B05A07" w:rsidRPr="00B05A07" w:rsidRDefault="00B05A07">
      <w:pPr>
        <w:pStyle w:val="a7"/>
        <w:rPr>
          <w:rFonts w:eastAsiaTheme="minorEastAsia" w:hint="eastAsia"/>
          <w:lang w:eastAsia="ko-KR"/>
        </w:rPr>
      </w:pPr>
      <w:r>
        <w:rPr>
          <w:rStyle w:val="a6"/>
        </w:rPr>
        <w:annotationRef/>
      </w:r>
      <w:r>
        <w:rPr>
          <w:rFonts w:eastAsiaTheme="minorEastAsia" w:hint="eastAsia"/>
          <w:lang w:eastAsia="ko-KR"/>
        </w:rPr>
        <w:t>혹시</w:t>
      </w:r>
      <w:r>
        <w:rPr>
          <w:rFonts w:eastAsiaTheme="minorEastAsia" w:hint="eastAsia"/>
          <w:lang w:eastAsia="ko-KR"/>
        </w:rPr>
        <w:t xml:space="preserve"> </w:t>
      </w:r>
      <w:r>
        <w:rPr>
          <w:rFonts w:eastAsiaTheme="minorEastAsia"/>
          <w:lang w:eastAsia="ko-KR"/>
        </w:rPr>
        <w:t>PDF, CD</w:t>
      </w:r>
      <w:r>
        <w:rPr>
          <w:rFonts w:eastAsiaTheme="minorEastAsia" w:hint="eastAsia"/>
          <w:lang w:eastAsia="ko-KR"/>
        </w:rPr>
        <w:t>등</w:t>
      </w:r>
      <w:r>
        <w:rPr>
          <w:rFonts w:eastAsiaTheme="minorEastAsia" w:hint="eastAsia"/>
          <w:lang w:eastAsia="ko-KR"/>
        </w:rPr>
        <w:t xml:space="preserve"> </w:t>
      </w:r>
      <w:r>
        <w:rPr>
          <w:rFonts w:eastAsiaTheme="minorEastAsia" w:hint="eastAsia"/>
          <w:lang w:eastAsia="ko-KR"/>
        </w:rPr>
        <w:t>다른</w:t>
      </w:r>
      <w:r>
        <w:rPr>
          <w:rFonts w:eastAsiaTheme="minorEastAsia" w:hint="eastAsia"/>
          <w:lang w:eastAsia="ko-KR"/>
        </w:rPr>
        <w:t xml:space="preserve"> </w:t>
      </w:r>
      <w:r>
        <w:rPr>
          <w:rFonts w:eastAsiaTheme="minorEastAsia" w:hint="eastAsia"/>
          <w:lang w:eastAsia="ko-KR"/>
        </w:rPr>
        <w:t>형식의</w:t>
      </w:r>
      <w:r>
        <w:rPr>
          <w:rFonts w:eastAsiaTheme="minorEastAsia" w:hint="eastAsia"/>
          <w:lang w:eastAsia="ko-KR"/>
        </w:rPr>
        <w:t xml:space="preserve"> </w:t>
      </w:r>
      <w:r>
        <w:rPr>
          <w:rFonts w:eastAsiaTheme="minorEastAsia" w:hint="eastAsia"/>
          <w:lang w:eastAsia="ko-KR"/>
        </w:rPr>
        <w:t>산출물을</w:t>
      </w:r>
      <w:r>
        <w:rPr>
          <w:rFonts w:eastAsiaTheme="minorEastAsia" w:hint="eastAsia"/>
          <w:lang w:eastAsia="ko-KR"/>
        </w:rPr>
        <w:t xml:space="preserve"> </w:t>
      </w:r>
      <w:r>
        <w:rPr>
          <w:rFonts w:eastAsiaTheme="minorEastAsia" w:hint="eastAsia"/>
          <w:lang w:eastAsia="ko-KR"/>
        </w:rPr>
        <w:t>받고자</w:t>
      </w:r>
      <w:r>
        <w:rPr>
          <w:rFonts w:eastAsiaTheme="minorEastAsia" w:hint="eastAsia"/>
          <w:lang w:eastAsia="ko-KR"/>
        </w:rPr>
        <w:t xml:space="preserve"> </w:t>
      </w:r>
      <w:r>
        <w:rPr>
          <w:rFonts w:eastAsiaTheme="minorEastAsia" w:hint="eastAsia"/>
          <w:lang w:eastAsia="ko-KR"/>
        </w:rPr>
        <w:t>하시는</w:t>
      </w:r>
      <w:r>
        <w:rPr>
          <w:rFonts w:eastAsiaTheme="minorEastAsia" w:hint="eastAsia"/>
          <w:lang w:eastAsia="ko-KR"/>
        </w:rPr>
        <w:t xml:space="preserve"> </w:t>
      </w:r>
      <w:r>
        <w:rPr>
          <w:rFonts w:eastAsiaTheme="minorEastAsia" w:hint="eastAsia"/>
          <w:lang w:eastAsia="ko-KR"/>
        </w:rPr>
        <w:t>경우</w:t>
      </w:r>
      <w:r>
        <w:rPr>
          <w:rFonts w:eastAsiaTheme="minorEastAsia" w:hint="eastAsia"/>
          <w:lang w:eastAsia="ko-KR"/>
        </w:rPr>
        <w:t xml:space="preserve"> </w:t>
      </w:r>
      <w:r>
        <w:rPr>
          <w:rFonts w:eastAsiaTheme="minorEastAsia" w:hint="eastAsia"/>
          <w:lang w:eastAsia="ko-KR"/>
        </w:rPr>
        <w:t>반드시</w:t>
      </w:r>
      <w:r>
        <w:rPr>
          <w:rFonts w:eastAsiaTheme="minorEastAsia" w:hint="eastAsia"/>
          <w:lang w:eastAsia="ko-KR"/>
        </w:rPr>
        <w:t xml:space="preserve"> </w:t>
      </w:r>
      <w:r>
        <w:rPr>
          <w:rFonts w:eastAsiaTheme="minorEastAsia" w:hint="eastAsia"/>
          <w:lang w:eastAsia="ko-KR"/>
        </w:rPr>
        <w:t>계약서에</w:t>
      </w:r>
      <w:r>
        <w:rPr>
          <w:rFonts w:eastAsiaTheme="minorEastAsia" w:hint="eastAsia"/>
          <w:lang w:eastAsia="ko-KR"/>
        </w:rPr>
        <w:t xml:space="preserve"> </w:t>
      </w:r>
      <w:r>
        <w:rPr>
          <w:rFonts w:eastAsiaTheme="minorEastAsia" w:hint="eastAsia"/>
          <w:lang w:eastAsia="ko-KR"/>
        </w:rPr>
        <w:t>명시해</w:t>
      </w:r>
      <w:r>
        <w:rPr>
          <w:rFonts w:eastAsiaTheme="minorEastAsia" w:hint="eastAsia"/>
          <w:lang w:eastAsia="ko-KR"/>
        </w:rPr>
        <w:t xml:space="preserve"> </w:t>
      </w:r>
      <w:r>
        <w:rPr>
          <w:rFonts w:eastAsiaTheme="minorEastAsia" w:hint="eastAsia"/>
          <w:lang w:eastAsia="ko-KR"/>
        </w:rPr>
        <w:t>주시기</w:t>
      </w:r>
      <w:r>
        <w:rPr>
          <w:rFonts w:eastAsiaTheme="minorEastAsia" w:hint="eastAsia"/>
          <w:lang w:eastAsia="ko-KR"/>
        </w:rPr>
        <w:t xml:space="preserve"> </w:t>
      </w:r>
      <w:r>
        <w:rPr>
          <w:rFonts w:eastAsiaTheme="minorEastAsia" w:hint="eastAsia"/>
          <w:lang w:eastAsia="ko-KR"/>
        </w:rPr>
        <w:t>바랍니다</w:t>
      </w:r>
      <w:r>
        <w:rPr>
          <w:rFonts w:eastAsiaTheme="minorEastAsia" w:hint="eastAsia"/>
          <w:lang w:eastAsia="ko-KR"/>
        </w:rPr>
        <w:t>.</w:t>
      </w:r>
      <w:r>
        <w:rPr>
          <w:rFonts w:eastAsiaTheme="minorEastAsia"/>
          <w:lang w:eastAsia="ko-KR"/>
        </w:rPr>
        <w:t xml:space="preserve"> </w:t>
      </w:r>
    </w:p>
  </w:comment>
  <w:comment w:id="124" w:author="김현주 (Hyunjoo Kim)" w:date="2025-11-05T11:01:00Z" w:initials="김(K">
    <w:p w14:paraId="549908B5" w14:textId="77777777" w:rsidR="00647CCA" w:rsidRPr="00647CCA" w:rsidRDefault="00647CCA">
      <w:pPr>
        <w:pStyle w:val="a7"/>
        <w:rPr>
          <w:rFonts w:eastAsiaTheme="minorEastAsia" w:hint="eastAsia"/>
          <w:lang w:eastAsia="ko-KR"/>
        </w:rPr>
      </w:pPr>
      <w:r>
        <w:rPr>
          <w:rStyle w:val="a6"/>
        </w:rPr>
        <w:annotationRef/>
      </w:r>
      <w:r>
        <w:rPr>
          <w:rFonts w:eastAsiaTheme="minorEastAsia" w:hint="eastAsia"/>
          <w:lang w:eastAsia="ko-KR"/>
        </w:rPr>
        <w:t>D</w:t>
      </w:r>
      <w:r>
        <w:rPr>
          <w:rFonts w:eastAsiaTheme="minorEastAsia"/>
          <w:lang w:eastAsia="ko-KR"/>
        </w:rPr>
        <w:t xml:space="preserve">amage amount is too small to cover our damages. </w:t>
      </w:r>
    </w:p>
  </w:comment>
  <w:comment w:id="144" w:author="김현주 (Hyunjoo Kim)" w:date="2025-11-05T11:10:00Z" w:initials="김(K">
    <w:p w14:paraId="0DEFF3CE" w14:textId="77777777" w:rsidR="00906D34" w:rsidRDefault="00906D34">
      <w:pPr>
        <w:pStyle w:val="a7"/>
      </w:pPr>
      <w:r>
        <w:rPr>
          <w:rStyle w:val="a6"/>
        </w:rPr>
        <w:annotationRef/>
      </w:r>
      <w:r>
        <w:t xml:space="preserve">The governing law and arbitration venue are proposed to be changed to </w:t>
      </w:r>
      <w:r>
        <w:rPr>
          <w:rStyle w:val="ab"/>
        </w:rPr>
        <w:t>California, USA</w:t>
      </w:r>
      <w:r>
        <w:t xml:space="preserve"> for practicality and efficiency.</w:t>
      </w:r>
      <w:r>
        <w:br/>
        <w:t>As the contracting entity and payments are based in the U.S., applying California law ensures legal clarity and cost-effective dispute resolution.</w:t>
      </w:r>
      <w:r>
        <w:br/>
        <w:t xml:space="preserve">Arbitration under </w:t>
      </w:r>
      <w:r>
        <w:rPr>
          <w:rStyle w:val="ab"/>
        </w:rPr>
        <w:t>AAA in Los Angeles</w:t>
      </w:r>
      <w:r>
        <w:t xml:space="preserve"> allows faster, English-based proceedings and avoids unnecessary international administrative costs.</w:t>
      </w:r>
      <w:r>
        <w:br/>
        <w:t>This change maintains fairness while aligning the contract with the business location.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0A2CA19" w15:done="0"/>
  <w15:commentEx w15:paraId="1C67C90F" w15:done="0"/>
  <w15:commentEx w15:paraId="549908B5" w15:done="0"/>
  <w15:commentEx w15:paraId="0DEFF3C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0A2CA19" w16cid:durableId="2CB5CD45"/>
  <w16cid:commentId w16cid:paraId="1C67C90F" w16cid:durableId="2CB59F3D"/>
  <w16cid:commentId w16cid:paraId="549908B5" w16cid:durableId="2CB5AD24"/>
  <w16cid:commentId w16cid:paraId="0DEFF3CE" w16cid:durableId="2CB5AF2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C968AC3" w14:textId="77777777" w:rsidR="003D2832" w:rsidRDefault="003D2832">
      <w:r>
        <w:separator/>
      </w:r>
    </w:p>
  </w:endnote>
  <w:endnote w:type="continuationSeparator" w:id="0">
    <w:p w14:paraId="2D92B50F" w14:textId="77777777" w:rsidR="003D2832" w:rsidRDefault="003D28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EA99DC" w14:textId="77777777" w:rsidR="00C30A5F" w:rsidRDefault="003D2832">
    <w:pPr>
      <w:pStyle w:val="a3"/>
      <w:spacing w:line="14" w:lineRule="auto"/>
      <w:rPr>
        <w:sz w:val="20"/>
      </w:rPr>
    </w:pPr>
    <w:r>
      <w:rPr>
        <w:noProof/>
        <w:sz w:val="20"/>
      </w:rPr>
      <mc:AlternateContent>
        <mc:Choice Requires="wps">
          <w:drawing>
            <wp:anchor distT="0" distB="0" distL="0" distR="0" simplePos="0" relativeHeight="487360512" behindDoc="1" locked="0" layoutInCell="1" allowOverlap="1" wp14:anchorId="6B0BD0C9" wp14:editId="3F55AE8C">
              <wp:simplePos x="0" y="0"/>
              <wp:positionH relativeFrom="page">
                <wp:posOffset>1123492</wp:posOffset>
              </wp:positionH>
              <wp:positionV relativeFrom="page">
                <wp:posOffset>9445752</wp:posOffset>
              </wp:positionV>
              <wp:extent cx="5528945" cy="635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8945" cy="6350"/>
                      </a:xfrm>
                      <a:custGeom>
                        <a:avLst/>
                        <a:gdLst/>
                        <a:ahLst/>
                        <a:cxnLst/>
                        <a:rect l="l" t="t" r="r" b="b"/>
                        <a:pathLst>
                          <a:path w="5528945" h="6350">
                            <a:moveTo>
                              <a:pt x="5528437" y="0"/>
                            </a:moveTo>
                            <a:lnTo>
                              <a:pt x="0" y="0"/>
                            </a:lnTo>
                            <a:lnTo>
                              <a:pt x="0" y="6095"/>
                            </a:lnTo>
                            <a:lnTo>
                              <a:pt x="5528437" y="6095"/>
                            </a:lnTo>
                            <a:lnTo>
                              <a:pt x="552843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DB2C41F" id="Graphic 3" o:spid="_x0000_s1026" style="position:absolute;left:0;text-align:left;margin-left:88.45pt;margin-top:743.75pt;width:435.35pt;height:.5pt;z-index:-15955968;visibility:visible;mso-wrap-style:square;mso-wrap-distance-left:0;mso-wrap-distance-top:0;mso-wrap-distance-right:0;mso-wrap-distance-bottom:0;mso-position-horizontal:absolute;mso-position-horizontal-relative:page;mso-position-vertical:absolute;mso-position-vertical-relative:page;v-text-anchor:top" coordsize="55289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" path="m5528437,l,,,6095r5528437,l5528437,xe" fillcolor="black" stroked="f">
              <v:path arrowok="t"/>
              <w10:wrap anchorx="page" anchory="page"/>
            </v:shape>
          </w:pict>
        </mc:Fallback>
      </mc:AlternateContent>
    </w:r>
    <w:r>
      <w:rPr>
        <w:noProof/>
        <w:sz w:val="20"/>
      </w:rPr>
      <mc:AlternateContent>
        <mc:Choice Requires="wps">
          <w:drawing>
            <wp:anchor distT="0" distB="0" distL="0" distR="0" simplePos="0" relativeHeight="487361024" behindDoc="1" locked="0" layoutInCell="1" allowOverlap="1" wp14:anchorId="551610B1" wp14:editId="4A8B3C5A">
              <wp:simplePos x="0" y="0"/>
              <wp:positionH relativeFrom="page">
                <wp:posOffset>1129080</wp:posOffset>
              </wp:positionH>
              <wp:positionV relativeFrom="page">
                <wp:posOffset>9450726</wp:posOffset>
              </wp:positionV>
              <wp:extent cx="1670050"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0" cy="165735"/>
                      </a:xfrm>
                      <a:prstGeom prst="rect">
                        <a:avLst/>
                      </a:prstGeom>
                    </wps:spPr>
                    <wps:txbx>
                      <w:txbxContent>
                        <w:p w14:paraId="7DC410EA" w14:textId="77777777" w:rsidR="00C30A5F" w:rsidRDefault="003D2832">
                          <w:pPr>
                            <w:pStyle w:val="a3"/>
                            <w:spacing w:before="20"/>
                            <w:ind w:left="20"/>
                          </w:pPr>
                          <w:r>
                            <w:rPr>
                              <w:rFonts w:ascii="Symbol" w:hAnsi="Symbol"/>
                            </w:rPr>
                            <w:t></w:t>
                          </w:r>
                          <w:r>
                            <w:t>2025</w:t>
                          </w:r>
                          <w:r>
                            <w:rPr>
                              <w:spacing w:val="-4"/>
                            </w:rPr>
                            <w:t xml:space="preserve"> </w:t>
                          </w:r>
                          <w:proofErr w:type="spellStart"/>
                          <w:r>
                            <w:t>Configura</w:t>
                          </w:r>
                          <w:proofErr w:type="spellEnd"/>
                          <w:r>
                            <w:rPr>
                              <w:spacing w:val="-2"/>
                            </w:rPr>
                            <w:t xml:space="preserve"> </w:t>
                          </w:r>
                          <w:r>
                            <w:t>Sverige</w:t>
                          </w:r>
                          <w:r>
                            <w:rPr>
                              <w:spacing w:val="-4"/>
                            </w:rPr>
                            <w:t xml:space="preserve"> </w:t>
                          </w:r>
                          <w:r>
                            <w:rPr>
                              <w:spacing w:val="-5"/>
                            </w:rPr>
                            <w:t>AB</w:t>
                          </w:r>
                        </w:p>
                      </w:txbxContent>
                    </wps:txbx>
                    <wps:bodyPr wrap="square" lIns="0" tIns="0" rIns="0" bIns="0" rtlCol="0">
                      <a:noAutofit/>
                    </wps:bodyPr>
                  </wps:wsp>
                </a:graphicData>
              </a:graphic>
            </wp:anchor>
          </w:drawing>
        </mc:Choice>
        <mc:Fallback>
          <w:pict>
            <v:shapetype w14:anchorId="551610B1" id="_x0000_t202" coordsize="21600,21600" o:spt="202" path="m,l,21600r21600,l21600,xe">
              <v:stroke joinstyle="miter"/>
              <v:path gradientshapeok="t" o:connecttype="rect"/>
            </v:shapetype>
            <v:shape id="Textbox 4" o:spid="_x0000_s1028" type="#_x0000_t202" style="position:absolute;margin-left:88.9pt;margin-top:744.15pt;width:131.5pt;height:13.05pt;z-index:-15955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" filled="f" stroked="f">
              <v:textbox inset="0,0,0,0">
                <w:txbxContent>
                  <w:p w14:paraId="7DC410EA" w14:textId="77777777" w:rsidR="00C30A5F" w:rsidRDefault="003D2832">
                    <w:pPr>
                      <w:pStyle w:val="a3"/>
                      <w:spacing w:before="20"/>
                      <w:ind w:left="20"/>
                    </w:pPr>
                    <w:r>
                      <w:rPr>
                        <w:rFonts w:ascii="Symbol" w:hAnsi="Symbol"/>
                      </w:rPr>
                      <w:t></w:t>
                    </w:r>
                    <w:r>
                      <w:t>2025</w:t>
                    </w:r>
                    <w:r>
                      <w:rPr>
                        <w:spacing w:val="-4"/>
                      </w:rPr>
                      <w:t xml:space="preserve"> </w:t>
                    </w:r>
                    <w:proofErr w:type="spellStart"/>
                    <w:r>
                      <w:t>Configura</w:t>
                    </w:r>
                    <w:proofErr w:type="spellEnd"/>
                    <w:r>
                      <w:rPr>
                        <w:spacing w:val="-2"/>
                      </w:rPr>
                      <w:t xml:space="preserve"> </w:t>
                    </w:r>
                    <w:r>
                      <w:t>Sverige</w:t>
                    </w:r>
                    <w:r>
                      <w:rPr>
                        <w:spacing w:val="-4"/>
                      </w:rPr>
                      <w:t xml:space="preserve"> </w:t>
                    </w:r>
                    <w:r>
                      <w:rPr>
                        <w:spacing w:val="-5"/>
                      </w:rPr>
                      <w:t>AB</w:t>
                    </w:r>
                  </w:p>
                </w:txbxContent>
              </v:textbox>
              <w10:wrap anchorx="page" anchory="page"/>
            </v:shape>
          </w:pict>
        </mc:Fallback>
      </mc:AlternateContent>
    </w:r>
    <w:r>
      <w:rPr>
        <w:noProof/>
        <w:sz w:val="20"/>
      </w:rPr>
      <mc:AlternateContent>
        <mc:Choice Requires="wps">
          <w:drawing>
            <wp:anchor distT="0" distB="0" distL="0" distR="0" simplePos="0" relativeHeight="487361536" behindDoc="1" locked="0" layoutInCell="1" allowOverlap="1" wp14:anchorId="5A9731AB" wp14:editId="75595951">
              <wp:simplePos x="0" y="0"/>
              <wp:positionH relativeFrom="page">
                <wp:posOffset>5394197</wp:posOffset>
              </wp:positionH>
              <wp:positionV relativeFrom="page">
                <wp:posOffset>9450726</wp:posOffset>
              </wp:positionV>
              <wp:extent cx="1073785" cy="16446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3785" cy="164465"/>
                      </a:xfrm>
                      <a:prstGeom prst="rect">
                        <a:avLst/>
                      </a:prstGeom>
                    </wps:spPr>
                    <wps:txbx>
                      <w:txbxContent>
                        <w:p w14:paraId="0D308206" w14:textId="77777777" w:rsidR="00C30A5F" w:rsidRDefault="003D2832">
                          <w:pPr>
                            <w:pStyle w:val="a3"/>
                            <w:spacing w:before="20"/>
                            <w:ind w:left="20"/>
                          </w:pPr>
                          <w:r>
                            <w:t>Date:</w:t>
                          </w:r>
                          <w:r>
                            <w:rPr>
                              <w:spacing w:val="-5"/>
                            </w:rPr>
                            <w:t xml:space="preserve"> </w:t>
                          </w:r>
                          <w:r>
                            <w:t>2025-10-</w:t>
                          </w:r>
                          <w:r>
                            <w:rPr>
                              <w:spacing w:val="-5"/>
                            </w:rPr>
                            <w:t>28</w:t>
                          </w:r>
                        </w:p>
                      </w:txbxContent>
                    </wps:txbx>
                    <wps:bodyPr wrap="square" lIns="0" tIns="0" rIns="0" bIns="0" rtlCol="0">
                      <a:noAutofit/>
                    </wps:bodyPr>
                  </wps:wsp>
                </a:graphicData>
              </a:graphic>
            </wp:anchor>
          </w:drawing>
        </mc:Choice>
        <mc:Fallback>
          <w:pict>
            <v:shape w14:anchorId="5A9731AB" id="Textbox 5" o:spid="_x0000_s1029" type="#_x0000_t202" style="position:absolute;margin-left:424.75pt;margin-top:744.15pt;width:84.55pt;height:12.95pt;z-index:-15954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" filled="f" stroked="f">
              <v:textbox inset="0,0,0,0">
                <w:txbxContent>
                  <w:p w14:paraId="0D308206" w14:textId="77777777" w:rsidR="00C30A5F" w:rsidRDefault="003D2832">
                    <w:pPr>
                      <w:pStyle w:val="a3"/>
                      <w:spacing w:before="20"/>
                      <w:ind w:left="20"/>
                    </w:pPr>
                    <w:r>
                      <w:t>Date:</w:t>
                    </w:r>
                    <w:r>
                      <w:rPr>
                        <w:spacing w:val="-5"/>
                      </w:rPr>
                      <w:t xml:space="preserve"> </w:t>
                    </w:r>
                    <w:r>
                      <w:t>2025-10-</w:t>
                    </w:r>
                    <w:r>
                      <w:rPr>
                        <w:spacing w:val="-5"/>
                      </w:rPr>
                      <w:t>28</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11F0FF" w14:textId="77777777" w:rsidR="003D2832" w:rsidRDefault="003D2832">
      <w:r>
        <w:separator/>
      </w:r>
    </w:p>
  </w:footnote>
  <w:footnote w:type="continuationSeparator" w:id="0">
    <w:p w14:paraId="1D0671D9" w14:textId="77777777" w:rsidR="003D2832" w:rsidRDefault="003D28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2796AD" w14:textId="77777777" w:rsidR="00C30A5F" w:rsidRDefault="003D2832">
    <w:pPr>
      <w:pStyle w:val="a3"/>
      <w:spacing w:line="14" w:lineRule="auto"/>
      <w:rPr>
        <w:sz w:val="20"/>
      </w:rPr>
    </w:pPr>
    <w:r>
      <w:rPr>
        <w:noProof/>
        <w:sz w:val="20"/>
      </w:rPr>
      <mc:AlternateContent>
        <mc:Choice Requires="wps">
          <w:drawing>
            <wp:anchor distT="0" distB="0" distL="0" distR="0" simplePos="0" relativeHeight="487359488" behindDoc="1" locked="0" layoutInCell="1" allowOverlap="1" wp14:anchorId="12E75150" wp14:editId="4F2735BD">
              <wp:simplePos x="0" y="0"/>
              <wp:positionH relativeFrom="page">
                <wp:posOffset>1129080</wp:posOffset>
              </wp:positionH>
              <wp:positionV relativeFrom="page">
                <wp:posOffset>443886</wp:posOffset>
              </wp:positionV>
              <wp:extent cx="2784475" cy="1644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84475" cy="164465"/>
                      </a:xfrm>
                      <a:prstGeom prst="rect">
                        <a:avLst/>
                      </a:prstGeom>
                    </wps:spPr>
                    <wps:txbx>
                      <w:txbxContent>
                        <w:p w14:paraId="7FC45D5A" w14:textId="77777777" w:rsidR="00C30A5F" w:rsidRDefault="003D2832">
                          <w:pPr>
                            <w:pStyle w:val="a3"/>
                            <w:spacing w:before="20"/>
                            <w:ind w:left="20"/>
                          </w:pPr>
                          <w:r>
                            <w:fldChar w:fldCharType="begin"/>
                          </w:r>
                          <w:r>
                            <w:instrText xml:space="preserve"> HYPERLINK \l "_bookmark0" </w:instrText>
                          </w:r>
                          <w:r>
                            <w:fldChar w:fldCharType="separate"/>
                          </w:r>
                          <w:r>
                            <w:t>COLLABORATION</w:t>
                          </w:r>
                          <w:r>
                            <w:rPr>
                              <w:spacing w:val="-6"/>
                            </w:rPr>
                            <w:t xml:space="preserve"> </w:t>
                          </w:r>
                          <w:r>
                            <w:t>AGREEMENT</w:t>
                          </w:r>
                          <w:r>
                            <w:fldChar w:fldCharType="end"/>
                          </w:r>
                          <w:r>
                            <w:t>.</w:t>
                          </w:r>
                          <w:r>
                            <w:rPr>
                              <w:spacing w:val="-7"/>
                            </w:rPr>
                            <w:t xml:space="preserve"> </w:t>
                          </w:r>
                          <w:r>
                            <w:t>7293193398-</w:t>
                          </w:r>
                          <w:r>
                            <w:rPr>
                              <w:spacing w:val="-5"/>
                            </w:rPr>
                            <w:t>01</w:t>
                          </w:r>
                        </w:p>
                      </w:txbxContent>
                    </wps:txbx>
                    <wps:bodyPr wrap="square" lIns="0" tIns="0" rIns="0" bIns="0" rtlCol="0">
                      <a:noAutofit/>
                    </wps:bodyPr>
                  </wps:wsp>
                </a:graphicData>
              </a:graphic>
            </wp:anchor>
          </w:drawing>
        </mc:Choice>
        <mc:Fallback>
          <w:pict>
            <v:shapetype w14:anchorId="12E75150" id="_x0000_t202" coordsize="21600,21600" o:spt="202" path="m,l,21600r21600,l21600,xe">
              <v:stroke joinstyle="miter"/>
              <v:path gradientshapeok="t" o:connecttype="rect"/>
            </v:shapetype>
            <v:shape id="Textbox 1" o:spid="_x0000_s1026" type="#_x0000_t202" style="position:absolute;margin-left:88.9pt;margin-top:34.95pt;width:219.25pt;height:12.95pt;z-index:-15956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" filled="f" stroked="f">
              <v:textbox inset="0,0,0,0">
                <w:txbxContent>
                  <w:p w14:paraId="7FC45D5A" w14:textId="77777777" w:rsidR="00C30A5F" w:rsidRDefault="003D2832">
                    <w:pPr>
                      <w:pStyle w:val="a3"/>
                      <w:spacing w:before="20"/>
                      <w:ind w:left="20"/>
                    </w:pPr>
                    <w:r>
                      <w:fldChar w:fldCharType="begin"/>
                    </w:r>
                    <w:r>
                      <w:instrText xml:space="preserve"> HYPERLINK \l "_bookmark0" </w:instrText>
                    </w:r>
                    <w:r>
                      <w:fldChar w:fldCharType="separate"/>
                    </w:r>
                    <w:r>
                      <w:t>COLLABORATION</w:t>
                    </w:r>
                    <w:r>
                      <w:rPr>
                        <w:spacing w:val="-6"/>
                      </w:rPr>
                      <w:t xml:space="preserve"> </w:t>
                    </w:r>
                    <w:r>
                      <w:t>AGREEMENT</w:t>
                    </w:r>
                    <w:r>
                      <w:fldChar w:fldCharType="end"/>
                    </w:r>
                    <w:r>
                      <w:t>.</w:t>
                    </w:r>
                    <w:r>
                      <w:rPr>
                        <w:spacing w:val="-7"/>
                      </w:rPr>
                      <w:t xml:space="preserve"> </w:t>
                    </w:r>
                    <w:r>
                      <w:t>7293193398-</w:t>
                    </w:r>
                    <w:r>
                      <w:rPr>
                        <w:spacing w:val="-5"/>
                      </w:rPr>
                      <w:t>01</w:t>
                    </w:r>
                  </w:p>
                </w:txbxContent>
              </v:textbox>
              <w10:wrap anchorx="page" anchory="page"/>
            </v:shape>
          </w:pict>
        </mc:Fallback>
      </mc:AlternateContent>
    </w:r>
    <w:r>
      <w:rPr>
        <w:noProof/>
        <w:sz w:val="20"/>
      </w:rPr>
      <mc:AlternateContent>
        <mc:Choice Requires="wps">
          <w:drawing>
            <wp:anchor distT="0" distB="0" distL="0" distR="0" simplePos="0" relativeHeight="487360000" behindDoc="1" locked="0" layoutInCell="1" allowOverlap="1" wp14:anchorId="2E457F09" wp14:editId="3B273AE9">
              <wp:simplePos x="0" y="0"/>
              <wp:positionH relativeFrom="page">
                <wp:posOffset>5592317</wp:posOffset>
              </wp:positionH>
              <wp:positionV relativeFrom="page">
                <wp:posOffset>443886</wp:posOffset>
              </wp:positionV>
              <wp:extent cx="876300" cy="16446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6300" cy="164465"/>
                      </a:xfrm>
                      <a:prstGeom prst="rect">
                        <a:avLst/>
                      </a:prstGeom>
                    </wps:spPr>
                    <wps:txbx>
                      <w:txbxContent>
                        <w:p w14:paraId="0D297008" w14:textId="77777777" w:rsidR="00C30A5F" w:rsidRDefault="003D2832">
                          <w:pPr>
                            <w:pStyle w:val="a3"/>
                            <w:spacing w:before="20"/>
                            <w:ind w:left="20"/>
                          </w:pPr>
                          <w:r>
                            <w:t>Page:</w:t>
                          </w:r>
                          <w:r>
                            <w:rPr>
                              <w:spacing w:val="-2"/>
                            </w:rPr>
                            <w:t xml:space="preserve"> </w:t>
                          </w:r>
                          <w:r>
                            <w:fldChar w:fldCharType="begin"/>
                          </w:r>
                          <w:r>
                            <w:instrText xml:space="preserve"> PAGE </w:instrText>
                          </w:r>
                          <w:r>
                            <w:fldChar w:fldCharType="separate"/>
                          </w:r>
                          <w:r>
                            <w:t>10</w:t>
                          </w:r>
                          <w:r>
                            <w:fldChar w:fldCharType="end"/>
                          </w:r>
                          <w:r>
                            <w:rPr>
                              <w:spacing w:val="-1"/>
                            </w:rPr>
                            <w:t xml:space="preserve"> </w:t>
                          </w:r>
                          <w:r>
                            <w:t>of</w:t>
                          </w:r>
                          <w:r>
                            <w:rPr>
                              <w:spacing w:val="-2"/>
                            </w:rPr>
                            <w:t xml:space="preserve"> </w:t>
                          </w:r>
                          <w:r>
                            <w:rPr>
                              <w:spacing w:val="-5"/>
                            </w:rPr>
                            <w:fldChar w:fldCharType="begin"/>
                          </w:r>
                          <w:r>
                            <w:rPr>
                              <w:spacing w:val="-5"/>
                            </w:rPr>
                            <w:instrText xml:space="preserve"> NUMPAGES </w:instrText>
                          </w:r>
                          <w:r>
                            <w:rPr>
                              <w:spacing w:val="-5"/>
                            </w:rPr>
                            <w:fldChar w:fldCharType="separate"/>
                          </w:r>
                          <w:r>
                            <w:rPr>
                              <w:spacing w:val="-5"/>
                            </w:rPr>
                            <w:t>16</w:t>
                          </w:r>
                          <w:r>
                            <w:rPr>
                              <w:spacing w:val="-5"/>
                            </w:rPr>
                            <w:fldChar w:fldCharType="end"/>
                          </w:r>
                        </w:p>
                      </w:txbxContent>
                    </wps:txbx>
                    <wps:bodyPr wrap="square" lIns="0" tIns="0" rIns="0" bIns="0" rtlCol="0">
                      <a:noAutofit/>
                    </wps:bodyPr>
                  </wps:wsp>
                </a:graphicData>
              </a:graphic>
            </wp:anchor>
          </w:drawing>
        </mc:Choice>
        <mc:Fallback>
          <w:pict>
            <v:shape w14:anchorId="2E457F09" id="Textbox 2" o:spid="_x0000_s1027" type="#_x0000_t202" style="position:absolute;margin-left:440.35pt;margin-top:34.95pt;width:69pt;height:12.95pt;z-index:-15956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" filled="f" stroked="f">
              <v:textbox inset="0,0,0,0">
                <w:txbxContent>
                  <w:p w14:paraId="0D297008" w14:textId="77777777" w:rsidR="00C30A5F" w:rsidRDefault="003D2832">
                    <w:pPr>
                      <w:pStyle w:val="a3"/>
                      <w:spacing w:before="20"/>
                      <w:ind w:left="20"/>
                    </w:pPr>
                    <w:r>
                      <w:t>Page:</w:t>
                    </w:r>
                    <w:r>
                      <w:rPr>
                        <w:spacing w:val="-2"/>
                      </w:rPr>
                      <w:t xml:space="preserve"> </w:t>
                    </w:r>
                    <w:r>
                      <w:fldChar w:fldCharType="begin"/>
                    </w:r>
                    <w:r>
                      <w:instrText xml:space="preserve"> PAGE </w:instrText>
                    </w:r>
                    <w:r>
                      <w:fldChar w:fldCharType="separate"/>
                    </w:r>
                    <w:r>
                      <w:t>10</w:t>
                    </w:r>
                    <w:r>
                      <w:fldChar w:fldCharType="end"/>
                    </w:r>
                    <w:r>
                      <w:rPr>
                        <w:spacing w:val="-1"/>
                      </w:rPr>
                      <w:t xml:space="preserve"> </w:t>
                    </w:r>
                    <w:r>
                      <w:t>of</w:t>
                    </w:r>
                    <w:r>
                      <w:rPr>
                        <w:spacing w:val="-2"/>
                      </w:rPr>
                      <w:t xml:space="preserve"> </w:t>
                    </w:r>
                    <w:r>
                      <w:rPr>
                        <w:spacing w:val="-5"/>
                      </w:rPr>
                      <w:fldChar w:fldCharType="begin"/>
                    </w:r>
                    <w:r>
                      <w:rPr>
                        <w:spacing w:val="-5"/>
                      </w:rPr>
                      <w:instrText xml:space="preserve"> NUMPAGES </w:instrText>
                    </w:r>
                    <w:r>
                      <w:rPr>
                        <w:spacing w:val="-5"/>
                      </w:rPr>
                      <w:fldChar w:fldCharType="separate"/>
                    </w:r>
                    <w:r>
                      <w:rPr>
                        <w:spacing w:val="-5"/>
                      </w:rPr>
                      <w:t>16</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0CE0D30"/>
    <w:multiLevelType w:val="hybridMultilevel"/>
    <w:tmpl w:val="1B701496"/>
    <w:lvl w:ilvl="0" w:tplc="18E21ED2">
      <w:numFmt w:val="bullet"/>
      <w:lvlText w:val=""/>
      <w:lvlJc w:val="left"/>
      <w:pPr>
        <w:ind w:left="1605" w:hanging="356"/>
      </w:pPr>
      <w:rPr>
        <w:rFonts w:ascii="Symbol" w:eastAsia="Symbol" w:hAnsi="Symbol" w:cs="Symbol" w:hint="default"/>
        <w:b w:val="0"/>
        <w:bCs w:val="0"/>
        <w:i w:val="0"/>
        <w:iCs w:val="0"/>
        <w:spacing w:val="0"/>
        <w:w w:val="100"/>
        <w:sz w:val="18"/>
        <w:szCs w:val="18"/>
        <w:lang w:val="en-US" w:eastAsia="en-US" w:bidi="ar-SA"/>
      </w:rPr>
    </w:lvl>
    <w:lvl w:ilvl="1" w:tplc="B19EA7C6">
      <w:numFmt w:val="bullet"/>
      <w:lvlText w:val="•"/>
      <w:lvlJc w:val="left"/>
      <w:pPr>
        <w:ind w:left="2324" w:hanging="356"/>
      </w:pPr>
      <w:rPr>
        <w:rFonts w:hint="default"/>
        <w:lang w:val="en-US" w:eastAsia="en-US" w:bidi="ar-SA"/>
      </w:rPr>
    </w:lvl>
    <w:lvl w:ilvl="2" w:tplc="0840F44A">
      <w:numFmt w:val="bullet"/>
      <w:lvlText w:val="•"/>
      <w:lvlJc w:val="left"/>
      <w:pPr>
        <w:ind w:left="3048" w:hanging="356"/>
      </w:pPr>
      <w:rPr>
        <w:rFonts w:hint="default"/>
        <w:lang w:val="en-US" w:eastAsia="en-US" w:bidi="ar-SA"/>
      </w:rPr>
    </w:lvl>
    <w:lvl w:ilvl="3" w:tplc="4B0A18B2">
      <w:numFmt w:val="bullet"/>
      <w:lvlText w:val="•"/>
      <w:lvlJc w:val="left"/>
      <w:pPr>
        <w:ind w:left="3772" w:hanging="356"/>
      </w:pPr>
      <w:rPr>
        <w:rFonts w:hint="default"/>
        <w:lang w:val="en-US" w:eastAsia="en-US" w:bidi="ar-SA"/>
      </w:rPr>
    </w:lvl>
    <w:lvl w:ilvl="4" w:tplc="B8065034">
      <w:numFmt w:val="bullet"/>
      <w:lvlText w:val="•"/>
      <w:lvlJc w:val="left"/>
      <w:pPr>
        <w:ind w:left="4496" w:hanging="356"/>
      </w:pPr>
      <w:rPr>
        <w:rFonts w:hint="default"/>
        <w:lang w:val="en-US" w:eastAsia="en-US" w:bidi="ar-SA"/>
      </w:rPr>
    </w:lvl>
    <w:lvl w:ilvl="5" w:tplc="295AD1A2">
      <w:numFmt w:val="bullet"/>
      <w:lvlText w:val="•"/>
      <w:lvlJc w:val="left"/>
      <w:pPr>
        <w:ind w:left="5221" w:hanging="356"/>
      </w:pPr>
      <w:rPr>
        <w:rFonts w:hint="default"/>
        <w:lang w:val="en-US" w:eastAsia="en-US" w:bidi="ar-SA"/>
      </w:rPr>
    </w:lvl>
    <w:lvl w:ilvl="6" w:tplc="B93A587C">
      <w:numFmt w:val="bullet"/>
      <w:lvlText w:val="•"/>
      <w:lvlJc w:val="left"/>
      <w:pPr>
        <w:ind w:left="5945" w:hanging="356"/>
      </w:pPr>
      <w:rPr>
        <w:rFonts w:hint="default"/>
        <w:lang w:val="en-US" w:eastAsia="en-US" w:bidi="ar-SA"/>
      </w:rPr>
    </w:lvl>
    <w:lvl w:ilvl="7" w:tplc="F958716A">
      <w:numFmt w:val="bullet"/>
      <w:lvlText w:val="•"/>
      <w:lvlJc w:val="left"/>
      <w:pPr>
        <w:ind w:left="6669" w:hanging="356"/>
      </w:pPr>
      <w:rPr>
        <w:rFonts w:hint="default"/>
        <w:lang w:val="en-US" w:eastAsia="en-US" w:bidi="ar-SA"/>
      </w:rPr>
    </w:lvl>
    <w:lvl w:ilvl="8" w:tplc="68D41372">
      <w:numFmt w:val="bullet"/>
      <w:lvlText w:val="•"/>
      <w:lvlJc w:val="left"/>
      <w:pPr>
        <w:ind w:left="7393" w:hanging="356"/>
      </w:pPr>
      <w:rPr>
        <w:rFonts w:hint="default"/>
        <w:lang w:val="en-US" w:eastAsia="en-US" w:bidi="ar-SA"/>
      </w:rPr>
    </w:lvl>
  </w:abstractNum>
  <w:abstractNum w:abstractNumId="1" w15:restartNumberingAfterBreak="0">
    <w:nsid w:val="398F550A"/>
    <w:multiLevelType w:val="multilevel"/>
    <w:tmpl w:val="6082F98E"/>
    <w:lvl w:ilvl="0">
      <w:start w:val="1"/>
      <w:numFmt w:val="decimal"/>
      <w:lvlText w:val="%1"/>
      <w:lvlJc w:val="left"/>
      <w:pPr>
        <w:ind w:left="1230" w:hanging="1133"/>
      </w:pPr>
      <w:rPr>
        <w:rFonts w:ascii="Verdana" w:eastAsia="Verdana" w:hAnsi="Verdana" w:cs="Verdana" w:hint="default"/>
        <w:b/>
        <w:bCs/>
        <w:i w:val="0"/>
        <w:iCs w:val="0"/>
        <w:spacing w:val="0"/>
        <w:w w:val="100"/>
        <w:sz w:val="18"/>
        <w:szCs w:val="18"/>
        <w:lang w:val="en-US" w:eastAsia="en-US" w:bidi="ar-SA"/>
      </w:rPr>
    </w:lvl>
    <w:lvl w:ilvl="1">
      <w:start w:val="1"/>
      <w:numFmt w:val="decimal"/>
      <w:lvlText w:val="%1.%2"/>
      <w:lvlJc w:val="left"/>
      <w:pPr>
        <w:ind w:left="1230" w:hanging="1133"/>
      </w:pPr>
      <w:rPr>
        <w:rFonts w:ascii="Verdana" w:eastAsia="Verdana" w:hAnsi="Verdana" w:cs="Verdana" w:hint="default"/>
        <w:b w:val="0"/>
        <w:bCs w:val="0"/>
        <w:i w:val="0"/>
        <w:iCs w:val="0"/>
        <w:spacing w:val="-1"/>
        <w:w w:val="100"/>
        <w:sz w:val="18"/>
        <w:szCs w:val="18"/>
        <w:lang w:val="en-US" w:eastAsia="en-US" w:bidi="ar-SA"/>
      </w:rPr>
    </w:lvl>
    <w:lvl w:ilvl="2">
      <w:start w:val="1"/>
      <w:numFmt w:val="decimal"/>
      <w:lvlText w:val="%3)"/>
      <w:lvlJc w:val="left"/>
      <w:pPr>
        <w:ind w:left="818" w:hanging="360"/>
      </w:pPr>
      <w:rPr>
        <w:rFonts w:ascii="Verdana" w:eastAsia="Verdana" w:hAnsi="Verdana" w:cs="Verdana" w:hint="default"/>
        <w:b w:val="0"/>
        <w:bCs w:val="0"/>
        <w:i w:val="0"/>
        <w:iCs w:val="0"/>
        <w:spacing w:val="-2"/>
        <w:w w:val="100"/>
        <w:sz w:val="18"/>
        <w:szCs w:val="18"/>
        <w:lang w:val="en-US" w:eastAsia="en-US" w:bidi="ar-SA"/>
      </w:rPr>
    </w:lvl>
    <w:lvl w:ilvl="3">
      <w:numFmt w:val="bullet"/>
      <w:lvlText w:val="•"/>
      <w:lvlJc w:val="left"/>
      <w:pPr>
        <w:ind w:left="2929" w:hanging="360"/>
      </w:pPr>
      <w:rPr>
        <w:rFonts w:hint="default"/>
        <w:lang w:val="en-US" w:eastAsia="en-US" w:bidi="ar-SA"/>
      </w:rPr>
    </w:lvl>
    <w:lvl w:ilvl="4">
      <w:numFmt w:val="bullet"/>
      <w:lvlText w:val="•"/>
      <w:lvlJc w:val="left"/>
      <w:pPr>
        <w:ind w:left="3774" w:hanging="360"/>
      </w:pPr>
      <w:rPr>
        <w:rFonts w:hint="default"/>
        <w:lang w:val="en-US" w:eastAsia="en-US" w:bidi="ar-SA"/>
      </w:rPr>
    </w:lvl>
    <w:lvl w:ilvl="5">
      <w:numFmt w:val="bullet"/>
      <w:lvlText w:val="•"/>
      <w:lvlJc w:val="left"/>
      <w:pPr>
        <w:ind w:left="4618" w:hanging="360"/>
      </w:pPr>
      <w:rPr>
        <w:rFonts w:hint="default"/>
        <w:lang w:val="en-US" w:eastAsia="en-US" w:bidi="ar-SA"/>
      </w:rPr>
    </w:lvl>
    <w:lvl w:ilvl="6">
      <w:numFmt w:val="bullet"/>
      <w:lvlText w:val="•"/>
      <w:lvlJc w:val="left"/>
      <w:pPr>
        <w:ind w:left="5463" w:hanging="360"/>
      </w:pPr>
      <w:rPr>
        <w:rFonts w:hint="default"/>
        <w:lang w:val="en-US" w:eastAsia="en-US" w:bidi="ar-SA"/>
      </w:rPr>
    </w:lvl>
    <w:lvl w:ilvl="7">
      <w:numFmt w:val="bullet"/>
      <w:lvlText w:val="•"/>
      <w:lvlJc w:val="left"/>
      <w:pPr>
        <w:ind w:left="6308" w:hanging="360"/>
      </w:pPr>
      <w:rPr>
        <w:rFonts w:hint="default"/>
        <w:lang w:val="en-US" w:eastAsia="en-US" w:bidi="ar-SA"/>
      </w:rPr>
    </w:lvl>
    <w:lvl w:ilvl="8">
      <w:numFmt w:val="bullet"/>
      <w:lvlText w:val="•"/>
      <w:lvlJc w:val="left"/>
      <w:pPr>
        <w:ind w:left="7152" w:hanging="360"/>
      </w:pPr>
      <w:rPr>
        <w:rFonts w:hint="default"/>
        <w:lang w:val="en-US" w:eastAsia="en-US" w:bidi="ar-SA"/>
      </w:rPr>
    </w:lvl>
  </w:abstractNum>
  <w:num w:numId="1">
    <w:abstractNumId w:val="0"/>
  </w:num>
  <w:num w:numId="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김현주 (Hyunjoo Kim)">
    <w15:presenceInfo w15:providerId="AD" w15:userId="S-1-12-1-959339916-1126444457-3701622442-210653286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bordersDoNotSurroundHeader/>
  <w:bordersDoNotSurroundFooter/>
  <w:proofState w:spelling="clean" w:grammar="clean"/>
  <w:trackRevisions/>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A5F"/>
    <w:rsid w:val="0026441A"/>
    <w:rsid w:val="003D2832"/>
    <w:rsid w:val="00427D19"/>
    <w:rsid w:val="004D7931"/>
    <w:rsid w:val="00557619"/>
    <w:rsid w:val="00647CCA"/>
    <w:rsid w:val="0067492A"/>
    <w:rsid w:val="006B7C69"/>
    <w:rsid w:val="00906D34"/>
    <w:rsid w:val="00A92DC1"/>
    <w:rsid w:val="00B05A07"/>
    <w:rsid w:val="00C30A5F"/>
    <w:rsid w:val="00FD5CB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0AB9F"/>
  <w15:docId w15:val="{7CC016D2-B0F1-43AF-A199-5FD58F99E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Pr>
      <w:rFonts w:ascii="Verdana" w:eastAsia="Verdana" w:hAnsi="Verdana" w:cs="Verdana"/>
    </w:rPr>
  </w:style>
  <w:style w:type="paragraph" w:styleId="1">
    <w:name w:val="heading 1"/>
    <w:basedOn w:val="a"/>
    <w:uiPriority w:val="9"/>
    <w:qFormat/>
    <w:pPr>
      <w:ind w:left="1230" w:hanging="1132"/>
      <w:outlineLvl w:val="0"/>
    </w:pPr>
    <w:rPr>
      <w:b/>
      <w:bCs/>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18"/>
      <w:szCs w:val="18"/>
    </w:rPr>
  </w:style>
  <w:style w:type="paragraph" w:styleId="a4">
    <w:name w:val="Title"/>
    <w:basedOn w:val="a"/>
    <w:uiPriority w:val="10"/>
    <w:qFormat/>
    <w:pPr>
      <w:spacing w:before="1"/>
      <w:ind w:left="42" w:right="42"/>
      <w:jc w:val="center"/>
    </w:pPr>
    <w:rPr>
      <w:b/>
      <w:bCs/>
      <w:sz w:val="28"/>
      <w:szCs w:val="28"/>
    </w:rPr>
  </w:style>
  <w:style w:type="paragraph" w:styleId="a5">
    <w:name w:val="List Paragraph"/>
    <w:basedOn w:val="a"/>
    <w:uiPriority w:val="1"/>
    <w:qFormat/>
    <w:pPr>
      <w:ind w:left="1230" w:hanging="1133"/>
    </w:pPr>
  </w:style>
  <w:style w:type="paragraph" w:customStyle="1" w:styleId="TableParagraph">
    <w:name w:val="Table Paragraph"/>
    <w:basedOn w:val="a"/>
    <w:uiPriority w:val="1"/>
    <w:qFormat/>
  </w:style>
  <w:style w:type="character" w:styleId="a6">
    <w:name w:val="annotation reference"/>
    <w:basedOn w:val="a0"/>
    <w:uiPriority w:val="99"/>
    <w:semiHidden/>
    <w:unhideWhenUsed/>
    <w:rsid w:val="00B05A07"/>
    <w:rPr>
      <w:sz w:val="18"/>
      <w:szCs w:val="18"/>
    </w:rPr>
  </w:style>
  <w:style w:type="paragraph" w:styleId="a7">
    <w:name w:val="annotation text"/>
    <w:basedOn w:val="a"/>
    <w:link w:val="Char"/>
    <w:uiPriority w:val="99"/>
    <w:semiHidden/>
    <w:unhideWhenUsed/>
    <w:rsid w:val="00B05A07"/>
  </w:style>
  <w:style w:type="character" w:customStyle="1" w:styleId="Char">
    <w:name w:val="메모 텍스트 Char"/>
    <w:basedOn w:val="a0"/>
    <w:link w:val="a7"/>
    <w:uiPriority w:val="99"/>
    <w:semiHidden/>
    <w:rsid w:val="00B05A07"/>
    <w:rPr>
      <w:rFonts w:ascii="Verdana" w:eastAsia="Verdana" w:hAnsi="Verdana" w:cs="Verdana"/>
    </w:rPr>
  </w:style>
  <w:style w:type="paragraph" w:styleId="a8">
    <w:name w:val="annotation subject"/>
    <w:basedOn w:val="a7"/>
    <w:next w:val="a7"/>
    <w:link w:val="Char0"/>
    <w:uiPriority w:val="99"/>
    <w:semiHidden/>
    <w:unhideWhenUsed/>
    <w:rsid w:val="00B05A07"/>
    <w:rPr>
      <w:b/>
      <w:bCs/>
    </w:rPr>
  </w:style>
  <w:style w:type="character" w:customStyle="1" w:styleId="Char0">
    <w:name w:val="메모 주제 Char"/>
    <w:basedOn w:val="Char"/>
    <w:link w:val="a8"/>
    <w:uiPriority w:val="99"/>
    <w:semiHidden/>
    <w:rsid w:val="00B05A07"/>
    <w:rPr>
      <w:rFonts w:ascii="Verdana" w:eastAsia="Verdana" w:hAnsi="Verdana" w:cs="Verdana"/>
      <w:b/>
      <w:bCs/>
    </w:rPr>
  </w:style>
  <w:style w:type="paragraph" w:styleId="a9">
    <w:name w:val="Balloon Text"/>
    <w:basedOn w:val="a"/>
    <w:link w:val="Char1"/>
    <w:uiPriority w:val="99"/>
    <w:semiHidden/>
    <w:unhideWhenUsed/>
    <w:rsid w:val="00B05A07"/>
    <w:rPr>
      <w:rFonts w:asciiTheme="majorHAnsi" w:eastAsiaTheme="majorEastAsia" w:hAnsiTheme="majorHAnsi" w:cstheme="majorBidi"/>
      <w:sz w:val="18"/>
      <w:szCs w:val="18"/>
    </w:rPr>
  </w:style>
  <w:style w:type="character" w:customStyle="1" w:styleId="Char1">
    <w:name w:val="풍선 도움말 텍스트 Char"/>
    <w:basedOn w:val="a0"/>
    <w:link w:val="a9"/>
    <w:uiPriority w:val="99"/>
    <w:semiHidden/>
    <w:rsid w:val="00B05A07"/>
    <w:rPr>
      <w:rFonts w:asciiTheme="majorHAnsi" w:eastAsiaTheme="majorEastAsia" w:hAnsiTheme="majorHAnsi" w:cstheme="majorBidi"/>
      <w:sz w:val="18"/>
      <w:szCs w:val="18"/>
    </w:rPr>
  </w:style>
  <w:style w:type="paragraph" w:styleId="aa">
    <w:name w:val="Normal (Web)"/>
    <w:basedOn w:val="a"/>
    <w:uiPriority w:val="99"/>
    <w:semiHidden/>
    <w:unhideWhenUsed/>
    <w:rsid w:val="00FD5CBB"/>
    <w:pPr>
      <w:widowControl/>
      <w:autoSpaceDE/>
      <w:autoSpaceDN/>
      <w:spacing w:before="100" w:beforeAutospacing="1" w:after="100" w:afterAutospacing="1"/>
    </w:pPr>
    <w:rPr>
      <w:rFonts w:ascii="굴림" w:eastAsia="굴림" w:hAnsi="굴림" w:cs="굴림"/>
      <w:sz w:val="24"/>
      <w:szCs w:val="24"/>
      <w:lang w:eastAsia="ko-KR"/>
    </w:rPr>
  </w:style>
  <w:style w:type="character" w:styleId="ab">
    <w:name w:val="Strong"/>
    <w:basedOn w:val="a0"/>
    <w:uiPriority w:val="22"/>
    <w:qFormat/>
    <w:rsid w:val="00A92DC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6050281">
      <w:bodyDiv w:val="1"/>
      <w:marLeft w:val="0"/>
      <w:marRight w:val="0"/>
      <w:marTop w:val="0"/>
      <w:marBottom w:val="0"/>
      <w:divBdr>
        <w:top w:val="none" w:sz="0" w:space="0" w:color="auto"/>
        <w:left w:val="none" w:sz="0" w:space="0" w:color="auto"/>
        <w:bottom w:val="none" w:sz="0" w:space="0" w:color="auto"/>
        <w:right w:val="none" w:sz="0" w:space="0" w:color="auto"/>
      </w:divBdr>
    </w:div>
    <w:div w:id="501244448">
      <w:bodyDiv w:val="1"/>
      <w:marLeft w:val="0"/>
      <w:marRight w:val="0"/>
      <w:marTop w:val="0"/>
      <w:marBottom w:val="0"/>
      <w:divBdr>
        <w:top w:val="none" w:sz="0" w:space="0" w:color="auto"/>
        <w:left w:val="none" w:sz="0" w:space="0" w:color="auto"/>
        <w:bottom w:val="none" w:sz="0" w:space="0" w:color="auto"/>
        <w:right w:val="none" w:sz="0" w:space="0" w:color="auto"/>
      </w:divBdr>
    </w:div>
    <w:div w:id="591813326">
      <w:bodyDiv w:val="1"/>
      <w:marLeft w:val="0"/>
      <w:marRight w:val="0"/>
      <w:marTop w:val="0"/>
      <w:marBottom w:val="0"/>
      <w:divBdr>
        <w:top w:val="none" w:sz="0" w:space="0" w:color="auto"/>
        <w:left w:val="none" w:sz="0" w:space="0" w:color="auto"/>
        <w:bottom w:val="none" w:sz="0" w:space="0" w:color="auto"/>
        <w:right w:val="none" w:sz="0" w:space="0" w:color="auto"/>
      </w:divBdr>
    </w:div>
    <w:div w:id="637146725">
      <w:bodyDiv w:val="1"/>
      <w:marLeft w:val="0"/>
      <w:marRight w:val="0"/>
      <w:marTop w:val="0"/>
      <w:marBottom w:val="0"/>
      <w:divBdr>
        <w:top w:val="none" w:sz="0" w:space="0" w:color="auto"/>
        <w:left w:val="none" w:sz="0" w:space="0" w:color="auto"/>
        <w:bottom w:val="none" w:sz="0" w:space="0" w:color="auto"/>
        <w:right w:val="none" w:sz="0" w:space="0" w:color="auto"/>
      </w:divBdr>
    </w:div>
    <w:div w:id="965695165">
      <w:bodyDiv w:val="1"/>
      <w:marLeft w:val="0"/>
      <w:marRight w:val="0"/>
      <w:marTop w:val="0"/>
      <w:marBottom w:val="0"/>
      <w:divBdr>
        <w:top w:val="none" w:sz="0" w:space="0" w:color="auto"/>
        <w:left w:val="none" w:sz="0" w:space="0" w:color="auto"/>
        <w:bottom w:val="none" w:sz="0" w:space="0" w:color="auto"/>
        <w:right w:val="none" w:sz="0" w:space="0" w:color="auto"/>
      </w:divBdr>
    </w:div>
    <w:div w:id="21107366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commentsExtended" Target="commentsExtended.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comments" Target="comments.xml"/><Relationship Id="rId4" Type="http://schemas.openxmlformats.org/officeDocument/2006/relationships/webSettings" Target="webSettings.xml"/><Relationship Id="rId9" Type="http://schemas.openxmlformats.org/officeDocument/2006/relationships/footer" Target="footer1.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99</TotalTime>
  <Pages>21</Pages>
  <Words>7757</Words>
  <Characters>44221</Characters>
  <Application>Microsoft Office Word</Application>
  <DocSecurity>0</DocSecurity>
  <Lines>368</Lines>
  <Paragraphs>103</Paragraphs>
  <ScaleCrop>false</ScaleCrop>
  <HeadingPairs>
    <vt:vector size="2" baseType="variant">
      <vt:variant>
        <vt:lpstr>제목</vt:lpstr>
      </vt:variant>
      <vt:variant>
        <vt:i4>1</vt:i4>
      </vt:variant>
    </vt:vector>
  </HeadingPairs>
  <TitlesOfParts>
    <vt:vector size="1" baseType="lpstr">
      <vt:lpstr/>
    </vt:vector>
  </TitlesOfParts>
  <Company>FURSYS GROUP</Company>
  <LinksUpToDate>false</LinksUpToDate>
  <CharactersWithSpaces>51875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Fredrik Jansson</dc:creator>
  <cp:lastModifiedBy>김현주 (Hyunjoo Kim)</cp:lastModifiedBy>
  <cp:revision>3</cp:revision>
  <dcterms:created xsi:type="dcterms:W3CDTF">2025-11-05T02:35:00Z</dcterms:created>
  <dcterms:modified xsi:type="dcterms:W3CDTF">2025-11-05T04:20:00Z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2025-10-28T00:00:00Z</vt:filetime>
  </property>
  <property fmtid="{D5CDD505-2E9C-101B-9397-08002B2CF9AE}" pid="3" name="Creator">
    <vt:lpwstr>Microsoft® Word for Microsoft 365</vt:lpwstr>
  </property>
  <property fmtid="{D5CDD505-2E9C-101B-9397-08002B2CF9AE}" pid="4" name="LastSaved">
    <vt:filetime>2025-11-04T00:00:00Z</vt:filetime>
  </property>
  <property fmtid="{D5CDD505-2E9C-101B-9397-08002B2CF9AE}" pid="5" name="Producer">
    <vt:lpwstr>Microsoft® Word for Microsoft 365</vt:lpwstr>
  </property>
</Properties>
</file>