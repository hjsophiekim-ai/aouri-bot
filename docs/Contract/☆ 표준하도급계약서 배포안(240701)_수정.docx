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0240B" w:rsidRPr="00CB41C0" w:rsidRDefault="00EA7A84" w:rsidP="00EA7A84">
      <w:pPr>
        <w:spacing w:line="312" w:lineRule="auto"/>
        <w:jc w:val="center"/>
        <w:rPr>
          <w:rFonts w:ascii="HY신명조" w:eastAsia="HY신명조" w:hAnsi="바탕체"/>
          <w:b/>
          <w:sz w:val="24"/>
          <w:szCs w:val="20"/>
        </w:rPr>
      </w:pPr>
      <w:r w:rsidRPr="00CB41C0">
        <w:rPr>
          <w:rFonts w:ascii="HY신명조" w:eastAsia="HY신명조" w:hAnsi="바탕체" w:hint="eastAsia"/>
          <w:b/>
          <w:sz w:val="24"/>
          <w:szCs w:val="20"/>
        </w:rPr>
        <w:t>하도급</w:t>
      </w:r>
      <w:r w:rsidR="00E161EB" w:rsidRPr="00CB41C0">
        <w:rPr>
          <w:rFonts w:ascii="HY신명조" w:eastAsia="HY신명조" w:hAnsi="바탕체" w:hint="eastAsia"/>
          <w:b/>
          <w:sz w:val="24"/>
          <w:szCs w:val="20"/>
        </w:rPr>
        <w:t xml:space="preserve"> </w:t>
      </w:r>
      <w:r w:rsidRPr="00CB41C0">
        <w:rPr>
          <w:rFonts w:ascii="HY신명조" w:eastAsia="HY신명조" w:hAnsi="바탕체" w:hint="eastAsia"/>
          <w:b/>
          <w:sz w:val="24"/>
          <w:szCs w:val="20"/>
        </w:rPr>
        <w:t>계약서</w:t>
      </w:r>
    </w:p>
    <w:p w:rsidR="00EA7A84" w:rsidRPr="00CB41C0" w:rsidRDefault="00EA7A84" w:rsidP="00EA7A84">
      <w:pPr>
        <w:spacing w:line="312" w:lineRule="auto"/>
        <w:jc w:val="left"/>
        <w:rPr>
          <w:rFonts w:ascii="HY신명조" w:eastAsia="HY신명조" w:hAnsi="바탕체"/>
          <w:szCs w:val="20"/>
        </w:rPr>
      </w:pPr>
    </w:p>
    <w:p w:rsidR="00FC1A55" w:rsidRPr="00CB41C0" w:rsidRDefault="00FC1A55" w:rsidP="00EA7A84">
      <w:pPr>
        <w:spacing w:line="312" w:lineRule="auto"/>
        <w:jc w:val="left"/>
        <w:rPr>
          <w:rFonts w:ascii="HY신명조" w:eastAsia="HY신명조" w:hAnsi="바탕체"/>
          <w:szCs w:val="20"/>
        </w:rPr>
      </w:pPr>
    </w:p>
    <w:p w:rsidR="00EA7A84" w:rsidRPr="00CB41C0" w:rsidRDefault="00EA7A84" w:rsidP="00EA7A84">
      <w:pPr>
        <w:spacing w:line="312" w:lineRule="auto"/>
        <w:jc w:val="left"/>
        <w:rPr>
          <w:rFonts w:ascii="HY신명조" w:eastAsia="HY신명조" w:hAnsi="바탕체"/>
          <w:szCs w:val="20"/>
        </w:rPr>
      </w:pPr>
      <w:r w:rsidRPr="00CB41C0">
        <w:rPr>
          <w:rFonts w:ascii="HY신명조" w:eastAsia="HY신명조" w:hAnsi="바탕체" w:hint="eastAsia"/>
          <w:szCs w:val="20"/>
        </w:rPr>
        <w:t xml:space="preserve">■ </w:t>
      </w:r>
      <w:proofErr w:type="spellStart"/>
      <w:proofErr w:type="gramStart"/>
      <w:r w:rsidRPr="00CB41C0">
        <w:rPr>
          <w:rFonts w:ascii="HY신명조" w:eastAsia="HY신명조" w:hAnsi="바탕체" w:hint="eastAsia"/>
          <w:szCs w:val="20"/>
        </w:rPr>
        <w:t>계약명</w:t>
      </w:r>
      <w:proofErr w:type="spellEnd"/>
      <w:r w:rsidRPr="00CB41C0">
        <w:rPr>
          <w:rFonts w:ascii="HY신명조" w:eastAsia="HY신명조" w:hAnsi="바탕체" w:hint="eastAsia"/>
          <w:szCs w:val="20"/>
        </w:rPr>
        <w:t xml:space="preserve"> :</w:t>
      </w:r>
      <w:proofErr w:type="gramEnd"/>
      <w:r w:rsidRPr="00CB41C0">
        <w:rPr>
          <w:rFonts w:ascii="HY신명조" w:eastAsia="HY신명조" w:hAnsi="바탕체" w:hint="eastAsia"/>
          <w:szCs w:val="20"/>
        </w:rPr>
        <w:t xml:space="preserve"> </w:t>
      </w:r>
    </w:p>
    <w:p w:rsidR="00EA7A84" w:rsidRPr="00CB41C0" w:rsidRDefault="00EA7A84" w:rsidP="00EA7A84">
      <w:pPr>
        <w:spacing w:line="312" w:lineRule="auto"/>
        <w:jc w:val="left"/>
        <w:rPr>
          <w:rFonts w:ascii="HY신명조" w:eastAsia="HY신명조" w:hAnsi="바탕체"/>
          <w:szCs w:val="20"/>
        </w:rPr>
      </w:pPr>
      <w:r w:rsidRPr="00CB41C0">
        <w:rPr>
          <w:rFonts w:ascii="HY신명조" w:eastAsia="HY신명조" w:hAnsi="바탕체" w:hint="eastAsia"/>
          <w:szCs w:val="20"/>
        </w:rPr>
        <w:t xml:space="preserve">■ </w:t>
      </w:r>
      <w:proofErr w:type="gramStart"/>
      <w:r w:rsidRPr="00CB41C0">
        <w:rPr>
          <w:rFonts w:ascii="HY신명조" w:eastAsia="HY신명조" w:hAnsi="바탕체" w:hint="eastAsia"/>
          <w:szCs w:val="20"/>
        </w:rPr>
        <w:t>계약기간 :</w:t>
      </w:r>
      <w:proofErr w:type="gramEnd"/>
      <w:r w:rsidRPr="00CB41C0">
        <w:rPr>
          <w:rFonts w:ascii="HY신명조" w:eastAsia="HY신명조" w:hAnsi="바탕체" w:hint="eastAsia"/>
          <w:szCs w:val="20"/>
        </w:rPr>
        <w:t xml:space="preserve"> [</w:t>
      </w:r>
      <w:r w:rsidR="00B26EDB" w:rsidRPr="00CB41C0">
        <w:rPr>
          <w:rFonts w:ascii="HY신명조" w:eastAsia="HY신명조" w:hAnsi="바탕체" w:hint="eastAsia"/>
          <w:szCs w:val="20"/>
        </w:rPr>
        <w:t xml:space="preserve"> </w:t>
      </w:r>
      <w:r w:rsidRPr="00CB41C0">
        <w:rPr>
          <w:rFonts w:ascii="HY신명조" w:eastAsia="HY신명조" w:hAnsi="바탕체" w:hint="eastAsia"/>
          <w:szCs w:val="20"/>
        </w:rPr>
        <w:t>]년 [</w:t>
      </w:r>
      <w:r w:rsidR="00B26EDB" w:rsidRPr="00CB41C0">
        <w:rPr>
          <w:rFonts w:ascii="HY신명조" w:eastAsia="HY신명조" w:hAnsi="바탕체" w:hint="eastAsia"/>
          <w:szCs w:val="20"/>
        </w:rPr>
        <w:t xml:space="preserve"> </w:t>
      </w:r>
      <w:r w:rsidRPr="00CB41C0">
        <w:rPr>
          <w:rFonts w:ascii="HY신명조" w:eastAsia="HY신명조" w:hAnsi="바탕체" w:hint="eastAsia"/>
          <w:szCs w:val="20"/>
        </w:rPr>
        <w:t>]월 [</w:t>
      </w:r>
      <w:r w:rsidR="00B26EDB" w:rsidRPr="00CB41C0">
        <w:rPr>
          <w:rFonts w:ascii="HY신명조" w:eastAsia="HY신명조" w:hAnsi="바탕체" w:hint="eastAsia"/>
          <w:szCs w:val="20"/>
        </w:rPr>
        <w:t xml:space="preserve"> </w:t>
      </w:r>
      <w:r w:rsidRPr="00CB41C0">
        <w:rPr>
          <w:rFonts w:ascii="HY신명조" w:eastAsia="HY신명조" w:hAnsi="바탕체" w:hint="eastAsia"/>
          <w:szCs w:val="20"/>
        </w:rPr>
        <w:t>]일부터 [</w:t>
      </w:r>
      <w:r w:rsidR="00B26EDB" w:rsidRPr="00CB41C0">
        <w:rPr>
          <w:rFonts w:ascii="HY신명조" w:eastAsia="HY신명조" w:hAnsi="바탕체" w:hint="eastAsia"/>
          <w:szCs w:val="20"/>
        </w:rPr>
        <w:t xml:space="preserve"> </w:t>
      </w:r>
      <w:r w:rsidRPr="00CB41C0">
        <w:rPr>
          <w:rFonts w:ascii="HY신명조" w:eastAsia="HY신명조" w:hAnsi="바탕체" w:hint="eastAsia"/>
          <w:szCs w:val="20"/>
        </w:rPr>
        <w:t>]년 [</w:t>
      </w:r>
      <w:r w:rsidR="00B26EDB" w:rsidRPr="00CB41C0">
        <w:rPr>
          <w:rFonts w:ascii="HY신명조" w:eastAsia="HY신명조" w:hAnsi="바탕체" w:hint="eastAsia"/>
          <w:szCs w:val="20"/>
        </w:rPr>
        <w:t xml:space="preserve"> </w:t>
      </w:r>
      <w:r w:rsidRPr="00CB41C0">
        <w:rPr>
          <w:rFonts w:ascii="HY신명조" w:eastAsia="HY신명조" w:hAnsi="바탕체" w:hint="eastAsia"/>
          <w:szCs w:val="20"/>
        </w:rPr>
        <w:t>]월 [ ]일까지</w:t>
      </w:r>
    </w:p>
    <w:p w:rsidR="00EA7A84" w:rsidRPr="00CB41C0" w:rsidRDefault="00EA7A84" w:rsidP="00EA7A84">
      <w:pPr>
        <w:spacing w:line="312" w:lineRule="auto"/>
        <w:jc w:val="left"/>
        <w:rPr>
          <w:rFonts w:ascii="HY신명조" w:eastAsia="HY신명조" w:hAnsi="바탕체"/>
          <w:szCs w:val="20"/>
        </w:rPr>
      </w:pPr>
      <w:r w:rsidRPr="00CB41C0">
        <w:rPr>
          <w:rFonts w:ascii="HY신명조" w:eastAsia="HY신명조" w:hAnsi="바탕체" w:hint="eastAsia"/>
          <w:szCs w:val="20"/>
        </w:rPr>
        <w:t xml:space="preserve">■ </w:t>
      </w:r>
      <w:proofErr w:type="gramStart"/>
      <w:r w:rsidRPr="00CB41C0">
        <w:rPr>
          <w:rFonts w:ascii="HY신명조" w:eastAsia="HY신명조" w:hAnsi="바탕체" w:hint="eastAsia"/>
          <w:szCs w:val="20"/>
        </w:rPr>
        <w:t>계약금액 :</w:t>
      </w:r>
      <w:proofErr w:type="gramEnd"/>
      <w:r w:rsidRPr="00CB41C0">
        <w:rPr>
          <w:rFonts w:ascii="HY신명조" w:eastAsia="HY신명조" w:hAnsi="바탕체" w:hint="eastAsia"/>
          <w:szCs w:val="20"/>
        </w:rPr>
        <w:t xml:space="preserve"> </w:t>
      </w:r>
      <w:r w:rsidR="00B26EDB" w:rsidRPr="00CB41C0">
        <w:rPr>
          <w:rFonts w:ascii="HY신명조" w:eastAsia="HY신명조" w:hAnsi="바탕체" w:hint="eastAsia"/>
          <w:szCs w:val="20"/>
        </w:rPr>
        <w:t>별첨 단가합의서 및 개별 발주서의 내용에 따름</w:t>
      </w:r>
    </w:p>
    <w:p w:rsidR="00B26EDB" w:rsidRPr="00CB41C0" w:rsidRDefault="00B26EDB" w:rsidP="00EA7A84">
      <w:pPr>
        <w:spacing w:line="312" w:lineRule="auto"/>
        <w:jc w:val="left"/>
        <w:rPr>
          <w:rFonts w:ascii="HY신명조" w:eastAsia="HY신명조" w:hAnsi="바탕체"/>
          <w:szCs w:val="20"/>
        </w:rPr>
      </w:pPr>
      <w:r w:rsidRPr="00CB41C0">
        <w:rPr>
          <w:rFonts w:ascii="HY신명조" w:eastAsia="HY신명조" w:hAnsi="바탕체" w:hint="eastAsia"/>
          <w:szCs w:val="20"/>
        </w:rPr>
        <w:t xml:space="preserve">■ 납품(완성)일자 및 </w:t>
      </w:r>
      <w:proofErr w:type="gramStart"/>
      <w:r w:rsidRPr="00CB41C0">
        <w:rPr>
          <w:rFonts w:ascii="HY신명조" w:eastAsia="HY신명조" w:hAnsi="바탕체" w:hint="eastAsia"/>
          <w:szCs w:val="20"/>
        </w:rPr>
        <w:t>장소 :</w:t>
      </w:r>
      <w:proofErr w:type="gramEnd"/>
      <w:r w:rsidRPr="00CB41C0">
        <w:rPr>
          <w:rFonts w:ascii="HY신명조" w:eastAsia="HY신명조" w:hAnsi="바탕체" w:hint="eastAsia"/>
          <w:szCs w:val="20"/>
        </w:rPr>
        <w:t xml:space="preserve"> </w:t>
      </w:r>
      <w:r w:rsidR="006744D6" w:rsidRPr="00CB41C0">
        <w:rPr>
          <w:rFonts w:ascii="HY신명조" w:eastAsia="HY신명조" w:hAnsi="바탕체" w:hint="eastAsia"/>
          <w:szCs w:val="20"/>
        </w:rPr>
        <w:t xml:space="preserve">별첨 </w:t>
      </w:r>
      <w:r w:rsidRPr="00CB41C0">
        <w:rPr>
          <w:rFonts w:ascii="HY신명조" w:eastAsia="HY신명조" w:hAnsi="바탕체" w:hint="eastAsia"/>
          <w:szCs w:val="20"/>
        </w:rPr>
        <w:t>개별 발주서의 내용에 따름</w:t>
      </w:r>
    </w:p>
    <w:p w:rsidR="00B26EDB" w:rsidRPr="00CB41C0" w:rsidRDefault="00AC6567" w:rsidP="00EA7A84">
      <w:pPr>
        <w:spacing w:line="312" w:lineRule="auto"/>
        <w:jc w:val="left"/>
        <w:rPr>
          <w:rFonts w:ascii="HY신명조" w:eastAsia="HY신명조" w:hAnsi="바탕체"/>
          <w:szCs w:val="20"/>
        </w:rPr>
      </w:pPr>
      <w:r w:rsidRPr="00CB41C0">
        <w:rPr>
          <w:rFonts w:ascii="HY신명조" w:eastAsia="HY신명조" w:hAnsi="바탕체" w:hint="eastAsia"/>
          <w:szCs w:val="20"/>
        </w:rPr>
        <w:t xml:space="preserve">■ 하도급대금 연동제 적용 여부 </w:t>
      </w:r>
    </w:p>
    <w:p w:rsidR="00AC6567" w:rsidRPr="00CB41C0" w:rsidRDefault="00AC6567" w:rsidP="00AC6567">
      <w:pPr>
        <w:spacing w:line="312" w:lineRule="auto"/>
        <w:ind w:firstLineChars="200" w:firstLine="400"/>
        <w:jc w:val="left"/>
        <w:rPr>
          <w:rFonts w:ascii="HY신명조" w:eastAsia="HY신명조" w:hAnsi="바탕체"/>
          <w:szCs w:val="20"/>
        </w:rPr>
      </w:pPr>
      <w:r w:rsidRPr="00CB41C0">
        <w:rPr>
          <w:rFonts w:ascii="HY신명조" w:eastAsia="HY신명조" w:hAnsi="바탕체" w:hint="eastAsia"/>
          <w:szCs w:val="20"/>
        </w:rPr>
        <w:t xml:space="preserve">◇ 연동제 적용대상 없음 </w:t>
      </w:r>
      <w:proofErr w:type="gramStart"/>
      <w:r w:rsidRPr="00CB41C0">
        <w:rPr>
          <w:rFonts w:ascii="HY신명조" w:eastAsia="HY신명조" w:hAnsi="바탕체" w:hint="eastAsia"/>
          <w:szCs w:val="20"/>
        </w:rPr>
        <w:t xml:space="preserve">(  </w:t>
      </w:r>
      <w:proofErr w:type="gramEnd"/>
      <w:r w:rsidRPr="00CB41C0">
        <w:rPr>
          <w:rFonts w:ascii="HY신명조" w:eastAsia="HY신명조" w:hAnsi="바탕체" w:hint="eastAsia"/>
          <w:szCs w:val="20"/>
        </w:rPr>
        <w:t xml:space="preserve"> )</w:t>
      </w:r>
    </w:p>
    <w:p w:rsidR="00AC6567" w:rsidRPr="00CB41C0" w:rsidRDefault="00AC6567" w:rsidP="00AC6567">
      <w:pPr>
        <w:spacing w:line="312" w:lineRule="auto"/>
        <w:ind w:firstLineChars="200" w:firstLine="400"/>
        <w:jc w:val="left"/>
        <w:rPr>
          <w:rFonts w:ascii="HY신명조" w:eastAsia="HY신명조" w:hAnsi="바탕체"/>
          <w:szCs w:val="20"/>
        </w:rPr>
      </w:pPr>
      <w:r w:rsidRPr="00CB41C0">
        <w:rPr>
          <w:rFonts w:ascii="HY신명조" w:eastAsia="HY신명조" w:hAnsi="바탕체" w:hint="eastAsia"/>
          <w:szCs w:val="20"/>
        </w:rPr>
        <w:t xml:space="preserve">◇ </w:t>
      </w:r>
      <w:proofErr w:type="gramStart"/>
      <w:r w:rsidRPr="00CB41C0">
        <w:rPr>
          <w:rFonts w:ascii="HY신명조" w:eastAsia="HY신명조" w:hAnsi="바탕체" w:hint="eastAsia"/>
          <w:szCs w:val="20"/>
        </w:rPr>
        <w:t>적용함 :</w:t>
      </w:r>
      <w:proofErr w:type="gramEnd"/>
      <w:r w:rsidRPr="00CB41C0">
        <w:rPr>
          <w:rFonts w:ascii="HY신명조" w:eastAsia="HY신명조" w:hAnsi="바탕체" w:hint="eastAsia"/>
          <w:szCs w:val="20"/>
        </w:rPr>
        <w:t xml:space="preserve"> (   ) [하도급대금 연동 계약서]</w:t>
      </w:r>
    </w:p>
    <w:p w:rsidR="00AC6567" w:rsidRPr="00CB41C0" w:rsidRDefault="00AC6567" w:rsidP="00AC6567">
      <w:pPr>
        <w:spacing w:line="312" w:lineRule="auto"/>
        <w:ind w:firstLineChars="200" w:firstLine="400"/>
        <w:jc w:val="left"/>
        <w:rPr>
          <w:rFonts w:ascii="HY신명조" w:eastAsia="HY신명조" w:hAnsi="바탕체"/>
          <w:szCs w:val="20"/>
        </w:rPr>
      </w:pPr>
      <w:r w:rsidRPr="00CB41C0">
        <w:rPr>
          <w:rFonts w:ascii="HY신명조" w:eastAsia="HY신명조" w:hAnsi="바탕체" w:hint="eastAsia"/>
          <w:szCs w:val="20"/>
        </w:rPr>
        <w:t xml:space="preserve">◇ 일부 </w:t>
      </w:r>
      <w:proofErr w:type="gramStart"/>
      <w:r w:rsidRPr="00CB41C0">
        <w:rPr>
          <w:rFonts w:ascii="HY신명조" w:eastAsia="HY신명조" w:hAnsi="바탕체" w:hint="eastAsia"/>
          <w:szCs w:val="20"/>
        </w:rPr>
        <w:t>적용함 :</w:t>
      </w:r>
      <w:proofErr w:type="gramEnd"/>
      <w:r w:rsidRPr="00CB41C0">
        <w:rPr>
          <w:rFonts w:ascii="HY신명조" w:eastAsia="HY신명조" w:hAnsi="바탕체" w:hint="eastAsia"/>
          <w:szCs w:val="20"/>
        </w:rPr>
        <w:t xml:space="preserve"> (   )[하도급대금 연동 계약서] 및 [하도급대금 </w:t>
      </w:r>
      <w:proofErr w:type="spellStart"/>
      <w:r w:rsidRPr="00CB41C0">
        <w:rPr>
          <w:rFonts w:ascii="HY신명조" w:eastAsia="HY신명조" w:hAnsi="바탕체" w:hint="eastAsia"/>
          <w:szCs w:val="20"/>
        </w:rPr>
        <w:t>미연동</w:t>
      </w:r>
      <w:proofErr w:type="spellEnd"/>
      <w:r w:rsidRPr="00CB41C0">
        <w:rPr>
          <w:rFonts w:ascii="HY신명조" w:eastAsia="HY신명조" w:hAnsi="바탕체" w:hint="eastAsia"/>
          <w:szCs w:val="20"/>
        </w:rPr>
        <w:t xml:space="preserve"> 계약서]</w:t>
      </w:r>
    </w:p>
    <w:p w:rsidR="00AC6567" w:rsidRPr="00CB41C0" w:rsidRDefault="00AC6567" w:rsidP="00AC6567">
      <w:pPr>
        <w:spacing w:line="312" w:lineRule="auto"/>
        <w:ind w:firstLineChars="200" w:firstLine="400"/>
        <w:jc w:val="left"/>
        <w:rPr>
          <w:rFonts w:ascii="HY신명조" w:eastAsia="HY신명조" w:hAnsi="바탕체"/>
          <w:szCs w:val="20"/>
        </w:rPr>
      </w:pPr>
      <w:r w:rsidRPr="00CB41C0">
        <w:rPr>
          <w:rFonts w:ascii="HY신명조" w:eastAsia="HY신명조" w:hAnsi="바탕체" w:hint="eastAsia"/>
          <w:szCs w:val="20"/>
        </w:rPr>
        <w:t xml:space="preserve">◇ 전부 적용하지 </w:t>
      </w:r>
      <w:proofErr w:type="gramStart"/>
      <w:r w:rsidRPr="00CB41C0">
        <w:rPr>
          <w:rFonts w:ascii="HY신명조" w:eastAsia="HY신명조" w:hAnsi="바탕체" w:hint="eastAsia"/>
          <w:szCs w:val="20"/>
        </w:rPr>
        <w:t>않음 :</w:t>
      </w:r>
      <w:proofErr w:type="gramEnd"/>
      <w:r w:rsidRPr="00CB41C0">
        <w:rPr>
          <w:rFonts w:ascii="HY신명조" w:eastAsia="HY신명조" w:hAnsi="바탕체" w:hint="eastAsia"/>
          <w:szCs w:val="20"/>
        </w:rPr>
        <w:t xml:space="preserve"> (   ) [하도급대금 </w:t>
      </w:r>
      <w:proofErr w:type="spellStart"/>
      <w:r w:rsidRPr="00CB41C0">
        <w:rPr>
          <w:rFonts w:ascii="HY신명조" w:eastAsia="HY신명조" w:hAnsi="바탕체" w:hint="eastAsia"/>
          <w:szCs w:val="20"/>
        </w:rPr>
        <w:t>미연동</w:t>
      </w:r>
      <w:proofErr w:type="spellEnd"/>
      <w:r w:rsidRPr="00CB41C0">
        <w:rPr>
          <w:rFonts w:ascii="HY신명조" w:eastAsia="HY신명조" w:hAnsi="바탕체" w:hint="eastAsia"/>
          <w:szCs w:val="20"/>
        </w:rPr>
        <w:t xml:space="preserve"> 계약서]</w:t>
      </w:r>
    </w:p>
    <w:p w:rsidR="00516B0E" w:rsidRPr="00CB41C0" w:rsidRDefault="00516B0E" w:rsidP="00AC6567">
      <w:pPr>
        <w:spacing w:line="312" w:lineRule="auto"/>
        <w:ind w:firstLineChars="200" w:firstLine="400"/>
        <w:jc w:val="left"/>
        <w:rPr>
          <w:rFonts w:ascii="HY신명조" w:eastAsia="HY신명조" w:hAnsi="바탕체"/>
          <w:szCs w:val="20"/>
        </w:rPr>
      </w:pPr>
    </w:p>
    <w:p w:rsidR="00A168D2" w:rsidRPr="00CB41C0" w:rsidRDefault="00A168D2" w:rsidP="00AC6567">
      <w:pPr>
        <w:spacing w:line="312" w:lineRule="auto"/>
        <w:ind w:firstLineChars="200" w:firstLine="400"/>
        <w:jc w:val="left"/>
        <w:rPr>
          <w:rFonts w:ascii="HY신명조" w:eastAsia="HY신명조" w:hAnsi="바탕체"/>
          <w:szCs w:val="20"/>
        </w:rPr>
      </w:pPr>
    </w:p>
    <w:p w:rsidR="00EA7A84" w:rsidRPr="00CB41C0" w:rsidRDefault="00B26EDB" w:rsidP="00B26EDB">
      <w:pPr>
        <w:spacing w:line="312" w:lineRule="auto"/>
        <w:rPr>
          <w:rFonts w:ascii="HY신명조" w:eastAsia="HY신명조" w:hAnsi="바탕체"/>
          <w:szCs w:val="20"/>
        </w:rPr>
      </w:pPr>
      <w:proofErr w:type="gramStart"/>
      <w:r w:rsidRPr="00CB41C0">
        <w:rPr>
          <w:rFonts w:ascii="HY신명조" w:eastAsia="HY신명조" w:hAnsi="바탕체" w:hint="eastAsia"/>
          <w:szCs w:val="20"/>
        </w:rPr>
        <w:t>[ ]</w:t>
      </w:r>
      <w:proofErr w:type="gramEnd"/>
      <w:r w:rsidRPr="00CB41C0">
        <w:rPr>
          <w:rFonts w:ascii="HY신명조" w:eastAsia="HY신명조" w:hAnsi="바탕체" w:hint="eastAsia"/>
          <w:szCs w:val="20"/>
        </w:rPr>
        <w:t xml:space="preserve"> (이하 “원사업자”)와 [ ] (이하 “수급사업자”)는 신의에 따라 성실히 계약상의 권리를 행사하고 의무를 이행할 것을 확약하며, 그 증거로써 이 계약서를 작성하여 당사자가 기명날인한 후 각각 1부씩 보관한다. </w:t>
      </w:r>
    </w:p>
    <w:p w:rsidR="00A168D2" w:rsidRPr="00CB41C0" w:rsidRDefault="00A168D2" w:rsidP="00B26EDB">
      <w:pPr>
        <w:spacing w:line="312" w:lineRule="auto"/>
        <w:rPr>
          <w:rFonts w:ascii="HY신명조" w:eastAsia="HY신명조" w:hAnsi="바탕체"/>
          <w:szCs w:val="20"/>
        </w:rPr>
      </w:pPr>
    </w:p>
    <w:p w:rsidR="00B26EDB" w:rsidRPr="00CB41C0" w:rsidRDefault="00F86CC6" w:rsidP="00F86CC6">
      <w:pPr>
        <w:spacing w:line="312" w:lineRule="auto"/>
        <w:jc w:val="center"/>
        <w:rPr>
          <w:rFonts w:ascii="HY신명조" w:eastAsia="HY신명조" w:hAnsi="바탕체"/>
          <w:szCs w:val="20"/>
        </w:rPr>
      </w:pPr>
      <w:proofErr w:type="gramStart"/>
      <w:r w:rsidRPr="00CB41C0">
        <w:rPr>
          <w:rFonts w:ascii="HY신명조" w:eastAsia="HY신명조" w:hAnsi="바탕체" w:hint="eastAsia"/>
          <w:szCs w:val="20"/>
        </w:rPr>
        <w:t>[ ]</w:t>
      </w:r>
      <w:proofErr w:type="gramEnd"/>
      <w:r w:rsidRPr="00CB41C0">
        <w:rPr>
          <w:rFonts w:ascii="HY신명조" w:eastAsia="HY신명조" w:hAnsi="바탕체" w:hint="eastAsia"/>
          <w:szCs w:val="20"/>
        </w:rPr>
        <w:t>년 [ ]월 [ ]일</w:t>
      </w:r>
    </w:p>
    <w:p w:rsidR="00F86CC6" w:rsidRPr="00CB41C0" w:rsidRDefault="00F86CC6" w:rsidP="00F86CC6">
      <w:pPr>
        <w:spacing w:line="312" w:lineRule="auto"/>
        <w:jc w:val="center"/>
        <w:rPr>
          <w:rFonts w:ascii="HY신명조" w:eastAsia="HY신명조" w:hAnsi="바탕체"/>
          <w:szCs w:val="20"/>
        </w:rPr>
      </w:pPr>
    </w:p>
    <w:p w:rsidR="00A168D2" w:rsidRPr="00CB41C0" w:rsidRDefault="00A168D2" w:rsidP="00F86CC6">
      <w:pPr>
        <w:spacing w:line="312" w:lineRule="auto"/>
        <w:jc w:val="center"/>
        <w:rPr>
          <w:rFonts w:ascii="HY신명조" w:eastAsia="HY신명조" w:hAnsi="바탕체"/>
          <w:szCs w:val="20"/>
        </w:rPr>
      </w:pPr>
    </w:p>
    <w:tbl>
      <w:tblPr>
        <w:tblOverlap w:val="never"/>
        <w:tblW w:w="8730" w:type="dxa"/>
        <w:tblInd w:w="102"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000" w:firstRow="0" w:lastRow="0" w:firstColumn="0" w:lastColumn="0" w:noHBand="0" w:noVBand="0"/>
      </w:tblPr>
      <w:tblGrid>
        <w:gridCol w:w="4365"/>
        <w:gridCol w:w="4365"/>
      </w:tblGrid>
      <w:tr w:rsidR="00CB41C0" w:rsidRPr="00CB41C0" w:rsidTr="0080240B">
        <w:trPr>
          <w:trHeight w:val="936"/>
        </w:trPr>
        <w:tc>
          <w:tcPr>
            <w:tcW w:w="4365" w:type="dxa"/>
            <w:tcBorders>
              <w:top w:val="none" w:sz="3" w:space="0" w:color="000000"/>
              <w:left w:val="none" w:sz="3" w:space="0" w:color="000000"/>
              <w:bottom w:val="none" w:sz="3" w:space="0" w:color="000000"/>
              <w:right w:val="none" w:sz="3" w:space="0" w:color="000000"/>
            </w:tcBorders>
            <w:vAlign w:val="center"/>
          </w:tcPr>
          <w:p w:rsidR="00F86CC6" w:rsidRPr="00CB41C0" w:rsidRDefault="00F86CC6" w:rsidP="0080240B">
            <w:pPr>
              <w:pStyle w:val="a4"/>
              <w:wordWrap/>
              <w:jc w:val="center"/>
              <w:rPr>
                <w:rFonts w:ascii="HY신명조" w:eastAsia="HY신명조" w:hAnsi="바탕체"/>
                <w:color w:val="auto"/>
              </w:rPr>
            </w:pPr>
            <w:r w:rsidRPr="00CB41C0">
              <w:rPr>
                <w:rFonts w:ascii="HY신명조" w:eastAsia="HY신명조" w:hAnsi="바탕체" w:hint="eastAsia"/>
                <w:color w:val="auto"/>
                <w:sz w:val="18"/>
              </w:rPr>
              <w:t>원사업자</w:t>
            </w:r>
          </w:p>
          <w:p w:rsidR="00F86CC6" w:rsidRPr="00CB41C0" w:rsidRDefault="00F86CC6" w:rsidP="0080240B">
            <w:pPr>
              <w:pStyle w:val="a4"/>
              <w:wordWrap/>
              <w:jc w:val="center"/>
              <w:rPr>
                <w:rFonts w:ascii="HY신명조" w:eastAsia="HY신명조" w:hAnsi="바탕체"/>
                <w:color w:val="auto"/>
                <w:sz w:val="18"/>
              </w:rPr>
            </w:pPr>
          </w:p>
        </w:tc>
        <w:tc>
          <w:tcPr>
            <w:tcW w:w="4365" w:type="dxa"/>
            <w:tcBorders>
              <w:top w:val="none" w:sz="3" w:space="0" w:color="000000"/>
              <w:left w:val="none" w:sz="3" w:space="0" w:color="000000"/>
              <w:bottom w:val="none" w:sz="3" w:space="0" w:color="000000"/>
              <w:right w:val="none" w:sz="3" w:space="0" w:color="000000"/>
            </w:tcBorders>
            <w:vAlign w:val="center"/>
          </w:tcPr>
          <w:p w:rsidR="00F86CC6" w:rsidRPr="00CB41C0" w:rsidRDefault="00F86CC6" w:rsidP="0080240B">
            <w:pPr>
              <w:pStyle w:val="a4"/>
              <w:wordWrap/>
              <w:jc w:val="center"/>
              <w:rPr>
                <w:rFonts w:ascii="HY신명조" w:eastAsia="HY신명조" w:hAnsi="바탕체"/>
                <w:color w:val="auto"/>
              </w:rPr>
            </w:pPr>
            <w:r w:rsidRPr="00CB41C0">
              <w:rPr>
                <w:rFonts w:ascii="HY신명조" w:eastAsia="HY신명조" w:hAnsi="바탕체" w:hint="eastAsia"/>
                <w:color w:val="auto"/>
                <w:sz w:val="18"/>
              </w:rPr>
              <w:t>수급사업자</w:t>
            </w:r>
          </w:p>
          <w:p w:rsidR="00F86CC6" w:rsidRPr="00CB41C0" w:rsidRDefault="00F86CC6" w:rsidP="0080240B">
            <w:pPr>
              <w:pStyle w:val="a4"/>
              <w:wordWrap/>
              <w:jc w:val="center"/>
              <w:rPr>
                <w:rFonts w:ascii="HY신명조" w:eastAsia="HY신명조" w:hAnsi="바탕체"/>
                <w:color w:val="auto"/>
                <w:sz w:val="18"/>
              </w:rPr>
            </w:pPr>
          </w:p>
        </w:tc>
      </w:tr>
      <w:tr w:rsidR="00F86CC6" w:rsidRPr="00CB41C0" w:rsidTr="0080240B">
        <w:trPr>
          <w:trHeight w:val="1444"/>
        </w:trPr>
        <w:tc>
          <w:tcPr>
            <w:tcW w:w="4365" w:type="dxa"/>
            <w:tcBorders>
              <w:top w:val="none" w:sz="3" w:space="0" w:color="000000"/>
              <w:left w:val="none" w:sz="3" w:space="0" w:color="000000"/>
              <w:bottom w:val="none" w:sz="3" w:space="0" w:color="000000"/>
              <w:right w:val="none" w:sz="3" w:space="0" w:color="000000"/>
            </w:tcBorders>
            <w:vAlign w:val="center"/>
          </w:tcPr>
          <w:p w:rsidR="00F86CC6" w:rsidRPr="00CB41C0" w:rsidRDefault="00F86CC6" w:rsidP="0080240B">
            <w:pPr>
              <w:pStyle w:val="a4"/>
              <w:wordWrap/>
              <w:spacing w:line="360" w:lineRule="auto"/>
              <w:jc w:val="left"/>
              <w:rPr>
                <w:rFonts w:ascii="HY신명조" w:eastAsia="HY신명조" w:hAnsi="바탕체"/>
                <w:color w:val="auto"/>
              </w:rPr>
            </w:pPr>
            <w:r w:rsidRPr="00CB41C0">
              <w:rPr>
                <w:rFonts w:ascii="HY신명조" w:eastAsia="HY신명조" w:hAnsi="바탕체" w:hint="eastAsia"/>
                <w:color w:val="auto"/>
                <w:sz w:val="18"/>
              </w:rPr>
              <w:t xml:space="preserve">상호 또는 </w:t>
            </w:r>
            <w:proofErr w:type="gramStart"/>
            <w:r w:rsidRPr="00CB41C0">
              <w:rPr>
                <w:rFonts w:ascii="HY신명조" w:eastAsia="HY신명조" w:hAnsi="바탕체" w:hint="eastAsia"/>
                <w:color w:val="auto"/>
                <w:sz w:val="18"/>
              </w:rPr>
              <w:t>명칭 :</w:t>
            </w:r>
            <w:proofErr w:type="gramEnd"/>
            <w:r w:rsidRPr="00CB41C0">
              <w:rPr>
                <w:rFonts w:ascii="HY신명조" w:eastAsia="HY신명조" w:hAnsi="바탕체" w:hint="eastAsia"/>
                <w:color w:val="auto"/>
                <w:sz w:val="18"/>
              </w:rPr>
              <w:t xml:space="preserve">       </w:t>
            </w:r>
          </w:p>
          <w:p w:rsidR="00F86CC6" w:rsidRPr="00CB41C0" w:rsidRDefault="00F86CC6" w:rsidP="0080240B">
            <w:pPr>
              <w:pStyle w:val="a4"/>
              <w:wordWrap/>
              <w:spacing w:line="360" w:lineRule="auto"/>
              <w:jc w:val="left"/>
              <w:rPr>
                <w:rFonts w:ascii="HY신명조" w:eastAsia="HY신명조" w:hAnsi="바탕체"/>
                <w:color w:val="auto"/>
              </w:rPr>
            </w:pPr>
            <w:r w:rsidRPr="00CB41C0">
              <w:rPr>
                <w:rFonts w:ascii="HY신명조" w:eastAsia="HY신명조" w:hAnsi="바탕체" w:hint="eastAsia"/>
                <w:color w:val="auto"/>
                <w:sz w:val="18"/>
              </w:rPr>
              <w:t xml:space="preserve">주    </w:t>
            </w:r>
            <w:proofErr w:type="gramStart"/>
            <w:r w:rsidRPr="00CB41C0">
              <w:rPr>
                <w:rFonts w:ascii="HY신명조" w:eastAsia="HY신명조" w:hAnsi="바탕체" w:hint="eastAsia"/>
                <w:color w:val="auto"/>
                <w:sz w:val="18"/>
              </w:rPr>
              <w:t>소 :</w:t>
            </w:r>
            <w:proofErr w:type="gramEnd"/>
          </w:p>
          <w:p w:rsidR="00F86CC6" w:rsidRPr="00CB41C0" w:rsidRDefault="00F86CC6" w:rsidP="0080240B">
            <w:pPr>
              <w:pStyle w:val="a4"/>
              <w:wordWrap/>
              <w:spacing w:line="360" w:lineRule="auto"/>
              <w:jc w:val="left"/>
              <w:rPr>
                <w:rFonts w:ascii="HY신명조" w:eastAsia="HY신명조" w:hAnsi="바탕체"/>
                <w:color w:val="auto"/>
              </w:rPr>
            </w:pPr>
            <w:r w:rsidRPr="00CB41C0">
              <w:rPr>
                <w:rFonts w:ascii="HY신명조" w:eastAsia="HY신명조" w:hAnsi="바탕체" w:hint="eastAsia"/>
                <w:color w:val="auto"/>
                <w:sz w:val="18"/>
              </w:rPr>
              <w:t xml:space="preserve">대표자 </w:t>
            </w:r>
            <w:proofErr w:type="gramStart"/>
            <w:r w:rsidRPr="00CB41C0">
              <w:rPr>
                <w:rFonts w:ascii="HY신명조" w:eastAsia="HY신명조" w:hAnsi="바탕체" w:hint="eastAsia"/>
                <w:color w:val="auto"/>
                <w:sz w:val="18"/>
              </w:rPr>
              <w:t>성명 :</w:t>
            </w:r>
            <w:proofErr w:type="gramEnd"/>
            <w:r w:rsidRPr="00CB41C0">
              <w:rPr>
                <w:rFonts w:ascii="HY신명조" w:eastAsia="HY신명조" w:hAnsi="바탕체" w:hint="eastAsia"/>
                <w:color w:val="auto"/>
                <w:sz w:val="18"/>
              </w:rPr>
              <w:t xml:space="preserve">                              (인)</w:t>
            </w:r>
          </w:p>
          <w:p w:rsidR="00F86CC6" w:rsidRPr="00CB41C0" w:rsidRDefault="00F86CC6" w:rsidP="0080240B">
            <w:pPr>
              <w:pStyle w:val="a4"/>
              <w:wordWrap/>
              <w:spacing w:line="360" w:lineRule="auto"/>
              <w:jc w:val="left"/>
              <w:rPr>
                <w:rFonts w:ascii="HY신명조" w:eastAsia="HY신명조" w:hAnsi="바탕체"/>
                <w:color w:val="auto"/>
              </w:rPr>
            </w:pPr>
            <w:r w:rsidRPr="00CB41C0">
              <w:rPr>
                <w:rFonts w:ascii="HY신명조" w:eastAsia="HY신명조" w:hAnsi="바탕체" w:hint="eastAsia"/>
                <w:color w:val="auto"/>
                <w:sz w:val="18"/>
              </w:rPr>
              <w:t>사업자(법인)번호 :</w:t>
            </w:r>
          </w:p>
        </w:tc>
        <w:tc>
          <w:tcPr>
            <w:tcW w:w="4365" w:type="dxa"/>
            <w:tcBorders>
              <w:top w:val="none" w:sz="3" w:space="0" w:color="000000"/>
              <w:left w:val="none" w:sz="3" w:space="0" w:color="000000"/>
              <w:bottom w:val="none" w:sz="3" w:space="0" w:color="000000"/>
              <w:right w:val="none" w:sz="3" w:space="0" w:color="000000"/>
            </w:tcBorders>
            <w:vAlign w:val="center"/>
          </w:tcPr>
          <w:p w:rsidR="00F86CC6" w:rsidRPr="00CB41C0" w:rsidRDefault="00F86CC6" w:rsidP="0080240B">
            <w:pPr>
              <w:pStyle w:val="a4"/>
              <w:wordWrap/>
              <w:spacing w:line="360" w:lineRule="auto"/>
              <w:jc w:val="left"/>
              <w:rPr>
                <w:rFonts w:ascii="HY신명조" w:eastAsia="HY신명조" w:hAnsi="바탕체"/>
                <w:color w:val="auto"/>
              </w:rPr>
            </w:pPr>
            <w:r w:rsidRPr="00CB41C0">
              <w:rPr>
                <w:rFonts w:ascii="HY신명조" w:eastAsia="HY신명조" w:hAnsi="바탕체" w:hint="eastAsia"/>
                <w:color w:val="auto"/>
                <w:sz w:val="18"/>
              </w:rPr>
              <w:t xml:space="preserve">상호 또는 명칭 :        </w:t>
            </w:r>
          </w:p>
          <w:p w:rsidR="00F86CC6" w:rsidRPr="00CB41C0" w:rsidRDefault="00F86CC6" w:rsidP="0080240B">
            <w:pPr>
              <w:pStyle w:val="a4"/>
              <w:wordWrap/>
              <w:spacing w:line="360" w:lineRule="auto"/>
              <w:jc w:val="left"/>
              <w:rPr>
                <w:rFonts w:ascii="HY신명조" w:eastAsia="HY신명조" w:hAnsi="바탕체"/>
                <w:color w:val="auto"/>
              </w:rPr>
            </w:pPr>
            <w:r w:rsidRPr="00CB41C0">
              <w:rPr>
                <w:rFonts w:ascii="HY신명조" w:eastAsia="HY신명조" w:hAnsi="바탕체" w:hint="eastAsia"/>
                <w:color w:val="auto"/>
                <w:sz w:val="18"/>
              </w:rPr>
              <w:t xml:space="preserve">주    </w:t>
            </w:r>
            <w:proofErr w:type="gramStart"/>
            <w:r w:rsidRPr="00CB41C0">
              <w:rPr>
                <w:rFonts w:ascii="HY신명조" w:eastAsia="HY신명조" w:hAnsi="바탕체" w:hint="eastAsia"/>
                <w:color w:val="auto"/>
                <w:sz w:val="18"/>
              </w:rPr>
              <w:t>소 :</w:t>
            </w:r>
            <w:proofErr w:type="gramEnd"/>
          </w:p>
          <w:p w:rsidR="00F86CC6" w:rsidRPr="00CB41C0" w:rsidRDefault="00F86CC6" w:rsidP="0080240B">
            <w:pPr>
              <w:pStyle w:val="a4"/>
              <w:wordWrap/>
              <w:spacing w:line="360" w:lineRule="auto"/>
              <w:jc w:val="left"/>
              <w:rPr>
                <w:rFonts w:ascii="HY신명조" w:eastAsia="HY신명조" w:hAnsi="바탕체"/>
                <w:color w:val="auto"/>
              </w:rPr>
            </w:pPr>
            <w:r w:rsidRPr="00CB41C0">
              <w:rPr>
                <w:rFonts w:ascii="HY신명조" w:eastAsia="HY신명조" w:hAnsi="바탕체" w:hint="eastAsia"/>
                <w:color w:val="auto"/>
                <w:sz w:val="18"/>
              </w:rPr>
              <w:t xml:space="preserve">대표자 </w:t>
            </w:r>
            <w:proofErr w:type="gramStart"/>
            <w:r w:rsidRPr="00CB41C0">
              <w:rPr>
                <w:rFonts w:ascii="HY신명조" w:eastAsia="HY신명조" w:hAnsi="바탕체" w:hint="eastAsia"/>
                <w:color w:val="auto"/>
                <w:sz w:val="18"/>
              </w:rPr>
              <w:t>성명 :</w:t>
            </w:r>
            <w:proofErr w:type="gramEnd"/>
            <w:r w:rsidRPr="00CB41C0">
              <w:rPr>
                <w:rFonts w:ascii="HY신명조" w:eastAsia="HY신명조" w:hAnsi="바탕체" w:hint="eastAsia"/>
                <w:color w:val="auto"/>
                <w:sz w:val="18"/>
              </w:rPr>
              <w:t xml:space="preserve">                              (인)</w:t>
            </w:r>
          </w:p>
          <w:p w:rsidR="00F86CC6" w:rsidRPr="00CB41C0" w:rsidRDefault="00F86CC6" w:rsidP="0080240B">
            <w:pPr>
              <w:pStyle w:val="a4"/>
              <w:wordWrap/>
              <w:spacing w:line="360" w:lineRule="auto"/>
              <w:jc w:val="left"/>
              <w:rPr>
                <w:rFonts w:ascii="HY신명조" w:eastAsia="HY신명조" w:hAnsi="바탕체"/>
                <w:color w:val="auto"/>
              </w:rPr>
            </w:pPr>
            <w:r w:rsidRPr="00CB41C0">
              <w:rPr>
                <w:rFonts w:ascii="HY신명조" w:eastAsia="HY신명조" w:hAnsi="바탕체" w:hint="eastAsia"/>
                <w:color w:val="auto"/>
                <w:sz w:val="18"/>
              </w:rPr>
              <w:t>사업자(법인)번호 :</w:t>
            </w:r>
          </w:p>
        </w:tc>
      </w:tr>
    </w:tbl>
    <w:p w:rsidR="00F86CC6" w:rsidRPr="00CB41C0" w:rsidRDefault="00F86CC6" w:rsidP="00F86CC6">
      <w:pPr>
        <w:spacing w:line="312" w:lineRule="auto"/>
        <w:jc w:val="center"/>
        <w:rPr>
          <w:rFonts w:ascii="HY신명조" w:eastAsia="HY신명조" w:hAnsi="바탕체"/>
          <w:szCs w:val="20"/>
        </w:rPr>
      </w:pPr>
    </w:p>
    <w:p w:rsidR="00A168D2" w:rsidRPr="00CB41C0" w:rsidRDefault="00A168D2" w:rsidP="00F86CC6">
      <w:pPr>
        <w:spacing w:line="312" w:lineRule="auto"/>
        <w:jc w:val="center"/>
        <w:rPr>
          <w:rFonts w:ascii="HY신명조" w:eastAsia="HY신명조" w:hAnsi="바탕체"/>
          <w:szCs w:val="20"/>
        </w:rPr>
      </w:pPr>
    </w:p>
    <w:p w:rsidR="00F86CC6" w:rsidRPr="00CB41C0" w:rsidRDefault="008C6525" w:rsidP="00F86CC6">
      <w:pPr>
        <w:spacing w:line="312" w:lineRule="auto"/>
        <w:jc w:val="left"/>
        <w:rPr>
          <w:rFonts w:ascii="HY신명조" w:eastAsia="HY신명조" w:hAnsi="바탕체"/>
          <w:szCs w:val="20"/>
        </w:rPr>
      </w:pPr>
      <w:r w:rsidRPr="00CB41C0">
        <w:rPr>
          <w:rFonts w:ascii="HY신명조" w:eastAsia="HY신명조" w:hAnsi="바탕체" w:hint="eastAsia"/>
          <w:szCs w:val="20"/>
        </w:rPr>
        <w:t xml:space="preserve">첨 </w:t>
      </w:r>
      <w:proofErr w:type="gramStart"/>
      <w:r w:rsidRPr="00CB41C0">
        <w:rPr>
          <w:rFonts w:ascii="HY신명조" w:eastAsia="HY신명조" w:hAnsi="바탕체" w:hint="eastAsia"/>
          <w:szCs w:val="20"/>
        </w:rPr>
        <w:t>부 :</w:t>
      </w:r>
      <w:proofErr w:type="gramEnd"/>
      <w:r w:rsidRPr="00CB41C0">
        <w:rPr>
          <w:rFonts w:ascii="HY신명조" w:eastAsia="HY신명조" w:hAnsi="바탕체" w:hint="eastAsia"/>
          <w:szCs w:val="20"/>
        </w:rPr>
        <w:t xml:space="preserve"> 1. 기본계약서 </w:t>
      </w:r>
      <w:r w:rsidR="00E161EB" w:rsidRPr="00CB41C0">
        <w:rPr>
          <w:rFonts w:ascii="HY신명조" w:eastAsia="HY신명조" w:hAnsi="바탕체" w:hint="eastAsia"/>
          <w:szCs w:val="20"/>
        </w:rPr>
        <w:t>(본문)</w:t>
      </w:r>
    </w:p>
    <w:p w:rsidR="008C6525" w:rsidRPr="00CB41C0" w:rsidRDefault="008C6525" w:rsidP="00F86CC6">
      <w:pPr>
        <w:spacing w:line="312" w:lineRule="auto"/>
        <w:jc w:val="left"/>
        <w:rPr>
          <w:rFonts w:ascii="HY신명조" w:eastAsia="HY신명조" w:hAnsi="바탕체"/>
          <w:szCs w:val="20"/>
        </w:rPr>
      </w:pPr>
      <w:r w:rsidRPr="00CB41C0">
        <w:rPr>
          <w:rFonts w:ascii="HY신명조" w:eastAsia="HY신명조" w:hAnsi="바탕체" w:hint="eastAsia"/>
          <w:szCs w:val="20"/>
        </w:rPr>
        <w:t xml:space="preserve">        2. 단가합의서</w:t>
      </w:r>
      <w:r w:rsidR="00F854AB" w:rsidRPr="00CB41C0">
        <w:rPr>
          <w:rFonts w:ascii="HY신명조" w:eastAsia="HY신명조" w:hAnsi="바탕체" w:hint="eastAsia"/>
          <w:szCs w:val="20"/>
        </w:rPr>
        <w:t xml:space="preserve"> </w:t>
      </w:r>
    </w:p>
    <w:p w:rsidR="008C6525" w:rsidRPr="00CB41C0" w:rsidRDefault="008C6525" w:rsidP="00F86CC6">
      <w:pPr>
        <w:spacing w:line="312" w:lineRule="auto"/>
        <w:jc w:val="left"/>
        <w:rPr>
          <w:rFonts w:ascii="HY신명조" w:eastAsia="HY신명조" w:hAnsi="바탕체"/>
          <w:szCs w:val="20"/>
        </w:rPr>
      </w:pPr>
      <w:r w:rsidRPr="00CB41C0">
        <w:rPr>
          <w:rFonts w:ascii="HY신명조" w:eastAsia="HY신명조" w:hAnsi="바탕체" w:hint="eastAsia"/>
          <w:szCs w:val="20"/>
        </w:rPr>
        <w:t xml:space="preserve">        3. 비밀유지계약서</w:t>
      </w:r>
    </w:p>
    <w:p w:rsidR="008C6525" w:rsidRPr="00CB41C0" w:rsidRDefault="008C6525" w:rsidP="00F86CC6">
      <w:pPr>
        <w:spacing w:line="312" w:lineRule="auto"/>
        <w:jc w:val="left"/>
        <w:rPr>
          <w:rFonts w:ascii="HY신명조" w:eastAsia="HY신명조" w:hAnsi="바탕체"/>
          <w:szCs w:val="20"/>
        </w:rPr>
      </w:pPr>
      <w:r w:rsidRPr="00CB41C0">
        <w:rPr>
          <w:rFonts w:ascii="HY신명조" w:eastAsia="HY신명조" w:hAnsi="바탕체" w:hint="eastAsia"/>
          <w:szCs w:val="20"/>
        </w:rPr>
        <w:t xml:space="preserve">        4. 동반성장 및 청렴 실천 서약서</w:t>
      </w:r>
    </w:p>
    <w:p w:rsidR="008C6525" w:rsidRPr="00CB41C0" w:rsidRDefault="008C6525" w:rsidP="00F86CC6">
      <w:pPr>
        <w:spacing w:line="312" w:lineRule="auto"/>
        <w:jc w:val="left"/>
        <w:rPr>
          <w:rFonts w:ascii="HY신명조" w:eastAsia="HY신명조" w:hAnsi="바탕체"/>
          <w:szCs w:val="20"/>
        </w:rPr>
      </w:pPr>
      <w:r w:rsidRPr="00CB41C0">
        <w:rPr>
          <w:rFonts w:ascii="HY신명조" w:eastAsia="HY신명조" w:hAnsi="바탕체" w:hint="eastAsia"/>
          <w:szCs w:val="20"/>
        </w:rPr>
        <w:t xml:space="preserve">        5. </w:t>
      </w:r>
      <w:r w:rsidR="00BC111E" w:rsidRPr="00CB41C0">
        <w:rPr>
          <w:rFonts w:ascii="HY신명조" w:eastAsia="HY신명조" w:hAnsi="바탕체" w:hint="eastAsia"/>
          <w:szCs w:val="20"/>
        </w:rPr>
        <w:t xml:space="preserve">개별 </w:t>
      </w:r>
      <w:r w:rsidRPr="00CB41C0">
        <w:rPr>
          <w:rFonts w:ascii="HY신명조" w:eastAsia="HY신명조" w:hAnsi="바탕체" w:hint="eastAsia"/>
          <w:szCs w:val="20"/>
        </w:rPr>
        <w:t xml:space="preserve">발주서 </w:t>
      </w:r>
    </w:p>
    <w:p w:rsidR="00055C93" w:rsidRPr="00CB41C0" w:rsidRDefault="00055C93" w:rsidP="00F86CC6">
      <w:pPr>
        <w:spacing w:line="312" w:lineRule="auto"/>
        <w:jc w:val="left"/>
        <w:rPr>
          <w:rFonts w:ascii="HY신명조" w:eastAsia="HY신명조" w:hAnsi="바탕체"/>
          <w:szCs w:val="20"/>
        </w:rPr>
      </w:pPr>
      <w:r w:rsidRPr="00CB41C0">
        <w:rPr>
          <w:rFonts w:ascii="HY신명조" w:eastAsia="HY신명조" w:hAnsi="바탕체" w:hint="eastAsia"/>
          <w:szCs w:val="20"/>
        </w:rPr>
        <w:t xml:space="preserve">        6. 하도급대금 연동 계약서 또는 </w:t>
      </w:r>
      <w:proofErr w:type="spellStart"/>
      <w:r w:rsidRPr="00CB41C0">
        <w:rPr>
          <w:rFonts w:ascii="HY신명조" w:eastAsia="HY신명조" w:hAnsi="바탕체" w:hint="eastAsia"/>
          <w:szCs w:val="20"/>
        </w:rPr>
        <w:t>미연동</w:t>
      </w:r>
      <w:proofErr w:type="spellEnd"/>
      <w:r w:rsidRPr="00CB41C0">
        <w:rPr>
          <w:rFonts w:ascii="HY신명조" w:eastAsia="HY신명조" w:hAnsi="바탕체" w:hint="eastAsia"/>
          <w:szCs w:val="20"/>
        </w:rPr>
        <w:t xml:space="preserve"> 계약서</w:t>
      </w:r>
    </w:p>
    <w:p w:rsidR="00055C93" w:rsidRPr="00CB41C0" w:rsidRDefault="00055C93" w:rsidP="00F86CC6">
      <w:pPr>
        <w:spacing w:line="312" w:lineRule="auto"/>
        <w:jc w:val="left"/>
        <w:rPr>
          <w:rFonts w:ascii="HY신명조" w:eastAsia="HY신명조" w:hAnsi="바탕체"/>
          <w:szCs w:val="20"/>
        </w:rPr>
      </w:pPr>
      <w:r w:rsidRPr="00CB41C0">
        <w:rPr>
          <w:rFonts w:ascii="HY신명조" w:eastAsia="HY신명조" w:hAnsi="바탕체" w:hint="eastAsia"/>
          <w:szCs w:val="20"/>
        </w:rPr>
        <w:t xml:space="preserve">        7. 기타 서류</w:t>
      </w:r>
    </w:p>
    <w:p w:rsidR="00B25F6F" w:rsidRPr="00CB41C0" w:rsidRDefault="00B25F6F" w:rsidP="00F86CC6">
      <w:pPr>
        <w:spacing w:line="312" w:lineRule="auto"/>
        <w:jc w:val="left"/>
        <w:rPr>
          <w:rFonts w:ascii="HY신명조" w:eastAsia="HY신명조" w:hAnsi="바탕체"/>
          <w:szCs w:val="20"/>
        </w:rPr>
      </w:pPr>
    </w:p>
    <w:p w:rsidR="00B25F6F" w:rsidRPr="00CB41C0" w:rsidRDefault="00B25F6F" w:rsidP="00F86CC6">
      <w:pPr>
        <w:spacing w:line="312" w:lineRule="auto"/>
        <w:jc w:val="left"/>
        <w:rPr>
          <w:rFonts w:ascii="HY신명조" w:eastAsia="HY신명조" w:hAnsi="바탕체"/>
          <w:szCs w:val="20"/>
        </w:rPr>
      </w:pPr>
    </w:p>
    <w:p w:rsidR="00FC1A55" w:rsidRPr="00CB41C0" w:rsidRDefault="00FC1A55" w:rsidP="00F86CC6">
      <w:pPr>
        <w:spacing w:line="312" w:lineRule="auto"/>
        <w:jc w:val="left"/>
        <w:rPr>
          <w:rFonts w:ascii="HY신명조" w:eastAsia="HY신명조" w:hAnsi="바탕체"/>
          <w:szCs w:val="20"/>
        </w:rPr>
      </w:pPr>
    </w:p>
    <w:p w:rsidR="00FC1A55" w:rsidRPr="00CB41C0" w:rsidRDefault="00FC1A55" w:rsidP="00F86CC6">
      <w:pPr>
        <w:spacing w:line="312" w:lineRule="auto"/>
        <w:jc w:val="left"/>
        <w:rPr>
          <w:rFonts w:ascii="HY신명조" w:eastAsia="HY신명조" w:hAnsi="바탕체"/>
          <w:szCs w:val="20"/>
        </w:rPr>
      </w:pPr>
    </w:p>
    <w:p w:rsidR="00FC1A55" w:rsidRPr="00CB41C0" w:rsidRDefault="00FC1A55" w:rsidP="00F86CC6">
      <w:pPr>
        <w:spacing w:line="312" w:lineRule="auto"/>
        <w:jc w:val="left"/>
        <w:rPr>
          <w:rFonts w:ascii="HY신명조" w:eastAsia="HY신명조" w:hAnsi="바탕체"/>
          <w:szCs w:val="20"/>
        </w:rPr>
      </w:pPr>
    </w:p>
    <w:p w:rsidR="00FC1A55" w:rsidRPr="00CB41C0" w:rsidRDefault="00FC1A55" w:rsidP="00F86CC6">
      <w:pPr>
        <w:spacing w:line="312" w:lineRule="auto"/>
        <w:jc w:val="left"/>
        <w:rPr>
          <w:rFonts w:ascii="HY신명조" w:eastAsia="HY신명조" w:hAnsi="바탕체"/>
          <w:szCs w:val="20"/>
        </w:rPr>
      </w:pPr>
    </w:p>
    <w:p w:rsidR="00FC1A55" w:rsidRPr="00CB41C0" w:rsidRDefault="00FC1A55" w:rsidP="00F86CC6">
      <w:pPr>
        <w:spacing w:line="312" w:lineRule="auto"/>
        <w:jc w:val="left"/>
        <w:rPr>
          <w:rFonts w:ascii="HY신명조" w:eastAsia="HY신명조" w:hAnsi="바탕체"/>
          <w:szCs w:val="20"/>
        </w:rPr>
      </w:pPr>
    </w:p>
    <w:p w:rsidR="00FC1A55" w:rsidRPr="00CB41C0" w:rsidRDefault="00FC1A55" w:rsidP="00F86CC6">
      <w:pPr>
        <w:spacing w:line="312" w:lineRule="auto"/>
        <w:jc w:val="left"/>
        <w:rPr>
          <w:rFonts w:ascii="HY신명조" w:eastAsia="HY신명조" w:hAnsi="바탕체"/>
          <w:szCs w:val="20"/>
        </w:rPr>
      </w:pPr>
    </w:p>
    <w:p w:rsidR="00FC1A55" w:rsidRPr="00CB41C0" w:rsidRDefault="00FC1A55" w:rsidP="00F86CC6">
      <w:pPr>
        <w:spacing w:line="312" w:lineRule="auto"/>
        <w:jc w:val="left"/>
        <w:rPr>
          <w:rFonts w:ascii="HY신명조" w:eastAsia="HY신명조" w:hAnsi="바탕체"/>
          <w:szCs w:val="20"/>
        </w:rPr>
      </w:pPr>
    </w:p>
    <w:p w:rsidR="00FC1A55" w:rsidRPr="00CB41C0" w:rsidRDefault="00FC1A55" w:rsidP="00F86CC6">
      <w:pPr>
        <w:spacing w:line="312" w:lineRule="auto"/>
        <w:jc w:val="left"/>
        <w:rPr>
          <w:rFonts w:ascii="HY신명조" w:eastAsia="HY신명조" w:hAnsi="바탕체"/>
          <w:szCs w:val="20"/>
        </w:rPr>
      </w:pPr>
    </w:p>
    <w:p w:rsidR="00FC1A55" w:rsidRPr="00CB41C0" w:rsidRDefault="00FC1A55" w:rsidP="00F86CC6">
      <w:pPr>
        <w:spacing w:line="312" w:lineRule="auto"/>
        <w:jc w:val="left"/>
        <w:rPr>
          <w:rFonts w:ascii="HY신명조" w:eastAsia="HY신명조" w:hAnsi="바탕체"/>
          <w:szCs w:val="20"/>
        </w:rPr>
      </w:pPr>
    </w:p>
    <w:p w:rsidR="00FC1A55" w:rsidRPr="00CB41C0" w:rsidRDefault="00FC1A55" w:rsidP="00F86CC6">
      <w:pPr>
        <w:spacing w:line="312" w:lineRule="auto"/>
        <w:jc w:val="left"/>
        <w:rPr>
          <w:rFonts w:ascii="HY신명조" w:eastAsia="HY신명조" w:hAnsi="바탕체"/>
          <w:szCs w:val="20"/>
        </w:rPr>
      </w:pPr>
    </w:p>
    <w:p w:rsidR="00FC1A55" w:rsidRPr="00CB41C0" w:rsidRDefault="00FC1A55" w:rsidP="00F86CC6">
      <w:pPr>
        <w:spacing w:line="312" w:lineRule="auto"/>
        <w:jc w:val="left"/>
        <w:rPr>
          <w:rFonts w:ascii="HY신명조" w:eastAsia="HY신명조" w:hAnsi="바탕체"/>
          <w:szCs w:val="20"/>
        </w:rPr>
      </w:pPr>
    </w:p>
    <w:p w:rsidR="00FC1A55" w:rsidRPr="00CB41C0" w:rsidRDefault="00FC1A55" w:rsidP="00F86CC6">
      <w:pPr>
        <w:spacing w:line="312" w:lineRule="auto"/>
        <w:jc w:val="left"/>
        <w:rPr>
          <w:rFonts w:ascii="HY신명조" w:eastAsia="HY신명조" w:hAnsi="바탕체"/>
          <w:szCs w:val="20"/>
        </w:rPr>
      </w:pPr>
    </w:p>
    <w:p w:rsidR="00FC1A55" w:rsidRPr="00CB41C0" w:rsidRDefault="00FC1A55" w:rsidP="00F86CC6">
      <w:pPr>
        <w:spacing w:line="312" w:lineRule="auto"/>
        <w:jc w:val="left"/>
        <w:rPr>
          <w:rFonts w:ascii="HY신명조" w:eastAsia="HY신명조" w:hAnsi="바탕체"/>
          <w:szCs w:val="20"/>
        </w:rPr>
      </w:pPr>
    </w:p>
    <w:p w:rsidR="00FC1A55" w:rsidRPr="00CB41C0" w:rsidRDefault="00FC1A55" w:rsidP="00F86CC6">
      <w:pPr>
        <w:spacing w:line="312" w:lineRule="auto"/>
        <w:jc w:val="left"/>
        <w:rPr>
          <w:rFonts w:ascii="HY신명조" w:eastAsia="HY신명조" w:hAnsi="바탕체"/>
          <w:szCs w:val="20"/>
        </w:rPr>
      </w:pPr>
    </w:p>
    <w:p w:rsidR="00FC1A55" w:rsidRPr="00CB41C0" w:rsidRDefault="00FC1A55" w:rsidP="00F86CC6">
      <w:pPr>
        <w:spacing w:line="312" w:lineRule="auto"/>
        <w:jc w:val="left"/>
        <w:rPr>
          <w:rFonts w:ascii="HY신명조" w:eastAsia="HY신명조" w:hAnsi="바탕체"/>
          <w:szCs w:val="20"/>
        </w:rPr>
      </w:pPr>
    </w:p>
    <w:p w:rsidR="00FC1A55" w:rsidRPr="00CB41C0" w:rsidRDefault="00FC1A55" w:rsidP="00F86CC6">
      <w:pPr>
        <w:spacing w:line="312" w:lineRule="auto"/>
        <w:jc w:val="left"/>
        <w:rPr>
          <w:rFonts w:ascii="HY신명조" w:eastAsia="HY신명조" w:hAnsi="바탕체"/>
          <w:szCs w:val="20"/>
        </w:rPr>
      </w:pPr>
    </w:p>
    <w:p w:rsidR="00FC1A55" w:rsidRPr="00CB41C0" w:rsidRDefault="00FC1A55" w:rsidP="00F86CC6">
      <w:pPr>
        <w:spacing w:line="312" w:lineRule="auto"/>
        <w:jc w:val="left"/>
        <w:rPr>
          <w:rFonts w:ascii="HY신명조" w:eastAsia="HY신명조" w:hAnsi="바탕체"/>
          <w:szCs w:val="20"/>
        </w:rPr>
      </w:pPr>
    </w:p>
    <w:p w:rsidR="00FC1A55" w:rsidRPr="00CB41C0" w:rsidRDefault="00FC1A55" w:rsidP="00F86CC6">
      <w:pPr>
        <w:spacing w:line="312" w:lineRule="auto"/>
        <w:jc w:val="left"/>
        <w:rPr>
          <w:rFonts w:ascii="HY신명조" w:eastAsia="HY신명조" w:hAnsi="바탕체"/>
          <w:szCs w:val="20"/>
        </w:rPr>
      </w:pPr>
    </w:p>
    <w:p w:rsidR="001433A3" w:rsidRPr="00CB41C0" w:rsidRDefault="001433A3" w:rsidP="001433A3">
      <w:pPr>
        <w:spacing w:line="312" w:lineRule="auto"/>
        <w:rPr>
          <w:rFonts w:ascii="HY신명조" w:eastAsia="HY신명조" w:hAnsi="바탕체"/>
          <w:szCs w:val="20"/>
        </w:rPr>
      </w:pPr>
      <w:r w:rsidRPr="00CB41C0">
        <w:rPr>
          <w:rFonts w:ascii="HY신명조" w:eastAsia="HY신명조" w:hAnsi="바탕체" w:hint="eastAsia"/>
          <w:szCs w:val="20"/>
        </w:rPr>
        <w:t>【별첨1】</w:t>
      </w:r>
    </w:p>
    <w:p w:rsidR="00B25F6F" w:rsidRPr="00CB41C0" w:rsidRDefault="00E161EB" w:rsidP="00E161EB">
      <w:pPr>
        <w:spacing w:line="312" w:lineRule="auto"/>
        <w:jc w:val="center"/>
        <w:rPr>
          <w:rFonts w:ascii="HY신명조" w:eastAsia="HY신명조" w:hAnsi="바탕체"/>
          <w:b/>
          <w:szCs w:val="20"/>
        </w:rPr>
      </w:pPr>
      <w:r w:rsidRPr="00CB41C0">
        <w:rPr>
          <w:rFonts w:ascii="HY신명조" w:eastAsia="HY신명조" w:hAnsi="바탕체" w:hint="eastAsia"/>
          <w:b/>
          <w:szCs w:val="20"/>
        </w:rPr>
        <w:t>하도급 계약서 (본문)</w:t>
      </w:r>
    </w:p>
    <w:p w:rsidR="00E161EB" w:rsidRPr="00CB41C0" w:rsidRDefault="00E161EB" w:rsidP="00E161EB">
      <w:pPr>
        <w:spacing w:line="312" w:lineRule="auto"/>
        <w:jc w:val="center"/>
        <w:rPr>
          <w:rFonts w:ascii="HY신명조" w:eastAsia="HY신명조" w:hAnsi="바탕체"/>
          <w:b/>
          <w:szCs w:val="20"/>
        </w:rPr>
      </w:pPr>
    </w:p>
    <w:p w:rsidR="00E161EB" w:rsidRPr="00CB41C0" w:rsidRDefault="00E161EB" w:rsidP="00E161EB">
      <w:pPr>
        <w:spacing w:line="312" w:lineRule="auto"/>
        <w:jc w:val="center"/>
        <w:rPr>
          <w:rFonts w:ascii="HY신명조" w:eastAsia="HY신명조" w:hAnsi="바탕체"/>
          <w:b/>
          <w:szCs w:val="20"/>
        </w:rPr>
      </w:pPr>
      <w:r w:rsidRPr="00CB41C0">
        <w:rPr>
          <w:rFonts w:ascii="HY신명조" w:eastAsia="HY신명조" w:hAnsi="바탕체" w:hint="eastAsia"/>
          <w:b/>
          <w:szCs w:val="20"/>
        </w:rPr>
        <w:t>제1장 총칙</w:t>
      </w:r>
    </w:p>
    <w:p w:rsidR="00E161EB" w:rsidRPr="00CB41C0" w:rsidRDefault="00E161EB" w:rsidP="00E161EB">
      <w:pPr>
        <w:spacing w:line="312" w:lineRule="auto"/>
        <w:jc w:val="center"/>
        <w:rPr>
          <w:rFonts w:ascii="HY신명조" w:eastAsia="HY신명조" w:hAnsi="바탕체"/>
          <w:b/>
          <w:szCs w:val="20"/>
        </w:rPr>
      </w:pPr>
    </w:p>
    <w:p w:rsidR="00E161EB" w:rsidRPr="00CB41C0" w:rsidRDefault="00E161EB" w:rsidP="00E161EB">
      <w:pPr>
        <w:spacing w:line="312" w:lineRule="auto"/>
        <w:rPr>
          <w:rFonts w:ascii="HY신명조" w:eastAsia="HY신명조" w:hAnsi="바탕체"/>
          <w:b/>
          <w:szCs w:val="20"/>
        </w:rPr>
      </w:pPr>
      <w:r w:rsidRPr="00CB41C0">
        <w:rPr>
          <w:rFonts w:ascii="HY신명조" w:eastAsia="HY신명조" w:hAnsi="바탕체" w:hint="eastAsia"/>
          <w:b/>
          <w:szCs w:val="20"/>
        </w:rPr>
        <w:t>제1조 (목적)</w:t>
      </w:r>
    </w:p>
    <w:p w:rsidR="00E161EB" w:rsidRPr="00CB41C0" w:rsidRDefault="008B09BD" w:rsidP="00E161EB">
      <w:pPr>
        <w:spacing w:line="312" w:lineRule="auto"/>
        <w:rPr>
          <w:rFonts w:ascii="HY신명조" w:eastAsia="HY신명조" w:hAnsi="바탕체"/>
          <w:szCs w:val="20"/>
        </w:rPr>
      </w:pPr>
      <w:r w:rsidRPr="00CB41C0">
        <w:rPr>
          <w:rFonts w:ascii="HY신명조" w:eastAsia="HY신명조" w:hAnsi="바탕체" w:hint="eastAsia"/>
          <w:szCs w:val="20"/>
        </w:rPr>
        <w:t xml:space="preserve">이 계약은 원사업자가 수급사업자에게 의뢰하는 </w:t>
      </w:r>
      <w:proofErr w:type="gramStart"/>
      <w:r w:rsidRPr="00CB41C0">
        <w:rPr>
          <w:rFonts w:ascii="HY신명조" w:eastAsia="HY신명조" w:hAnsi="바탕체" w:hint="eastAsia"/>
          <w:szCs w:val="20"/>
        </w:rPr>
        <w:t>[ ]</w:t>
      </w:r>
      <w:proofErr w:type="gramEnd"/>
      <w:r w:rsidRPr="00CB41C0">
        <w:rPr>
          <w:rFonts w:ascii="HY신명조" w:eastAsia="HY신명조" w:hAnsi="바탕체" w:hint="eastAsia"/>
          <w:szCs w:val="20"/>
        </w:rPr>
        <w:t xml:space="preserve"> (이하 </w:t>
      </w:r>
      <w:r w:rsidR="005A76A3" w:rsidRPr="00CB41C0">
        <w:rPr>
          <w:rFonts w:ascii="HY신명조" w:eastAsia="HY신명조" w:hAnsi="바탕체" w:hint="eastAsia"/>
          <w:szCs w:val="20"/>
        </w:rPr>
        <w:t>“</w:t>
      </w:r>
      <w:r w:rsidRPr="00CB41C0">
        <w:rPr>
          <w:rFonts w:ascii="HY신명조" w:eastAsia="HY신명조" w:hAnsi="바탕체" w:hint="eastAsia"/>
          <w:szCs w:val="20"/>
        </w:rPr>
        <w:t>목적물</w:t>
      </w:r>
      <w:r w:rsidR="005A76A3" w:rsidRPr="00CB41C0">
        <w:rPr>
          <w:rFonts w:ascii="HY신명조" w:eastAsia="HY신명조" w:hAnsi="바탕체" w:hint="eastAsia"/>
          <w:szCs w:val="20"/>
        </w:rPr>
        <w:t>”</w:t>
      </w:r>
      <w:r w:rsidRPr="00CB41C0">
        <w:rPr>
          <w:rFonts w:ascii="HY신명조" w:eastAsia="HY신명조" w:hAnsi="바탕체" w:hint="eastAsia"/>
          <w:szCs w:val="20"/>
        </w:rPr>
        <w:t xml:space="preserve">)의 제작 및 납품 등에 관하여 원사업자와 </w:t>
      </w:r>
      <w:proofErr w:type="spellStart"/>
      <w:r w:rsidRPr="00CB41C0">
        <w:rPr>
          <w:rFonts w:ascii="HY신명조" w:eastAsia="HY신명조" w:hAnsi="바탕체" w:hint="eastAsia"/>
          <w:szCs w:val="20"/>
        </w:rPr>
        <w:t>수급사업자간의</w:t>
      </w:r>
      <w:proofErr w:type="spellEnd"/>
      <w:r w:rsidRPr="00CB41C0">
        <w:rPr>
          <w:rFonts w:ascii="HY신명조" w:eastAsia="HY신명조" w:hAnsi="바탕체" w:hint="eastAsia"/>
          <w:szCs w:val="20"/>
        </w:rPr>
        <w:t xml:space="preserve"> 권리와 의무를 정하는 것을 목적으로 한다. </w:t>
      </w:r>
    </w:p>
    <w:p w:rsidR="004C6B85" w:rsidRPr="00CB41C0" w:rsidRDefault="004C6B85" w:rsidP="00E161EB">
      <w:pPr>
        <w:spacing w:line="312" w:lineRule="auto"/>
        <w:rPr>
          <w:rFonts w:ascii="HY신명조" w:eastAsia="HY신명조" w:hAnsi="바탕체"/>
          <w:szCs w:val="20"/>
        </w:rPr>
      </w:pPr>
    </w:p>
    <w:p w:rsidR="004C6B85" w:rsidRPr="00CB41C0" w:rsidRDefault="004C6B85" w:rsidP="00E161EB">
      <w:pPr>
        <w:spacing w:line="312" w:lineRule="auto"/>
        <w:rPr>
          <w:rFonts w:ascii="HY신명조" w:eastAsia="HY신명조" w:hAnsi="바탕체"/>
          <w:b/>
          <w:szCs w:val="20"/>
        </w:rPr>
      </w:pPr>
      <w:r w:rsidRPr="00CB41C0">
        <w:rPr>
          <w:rFonts w:ascii="HY신명조" w:eastAsia="HY신명조" w:hAnsi="바탕체" w:hint="eastAsia"/>
          <w:b/>
          <w:szCs w:val="20"/>
        </w:rPr>
        <w:t>제2조 (정의)</w:t>
      </w:r>
    </w:p>
    <w:p w:rsidR="005A76A3" w:rsidRPr="00CB41C0" w:rsidRDefault="005A76A3" w:rsidP="00E161EB">
      <w:pPr>
        <w:spacing w:line="312" w:lineRule="auto"/>
        <w:rPr>
          <w:rFonts w:ascii="HY신명조" w:eastAsia="HY신명조" w:hAnsi="바탕체"/>
          <w:szCs w:val="20"/>
        </w:rPr>
      </w:pPr>
      <w:r w:rsidRPr="00CB41C0">
        <w:rPr>
          <w:rFonts w:ascii="HY신명조" w:eastAsia="HY신명조" w:hAnsi="바탕체" w:hint="eastAsia"/>
          <w:szCs w:val="20"/>
        </w:rPr>
        <w:t>① 이 계약에서 사용하는 용어의 정의는 다음과 같다.</w:t>
      </w:r>
    </w:p>
    <w:p w:rsidR="005A76A3" w:rsidRPr="00CB41C0" w:rsidRDefault="005A76A3" w:rsidP="008E3B2B">
      <w:pPr>
        <w:spacing w:line="312" w:lineRule="auto"/>
        <w:ind w:leftChars="100" w:left="600" w:hangingChars="200" w:hanging="400"/>
        <w:rPr>
          <w:rFonts w:ascii="HY신명조" w:eastAsia="HY신명조" w:hAnsi="바탕체"/>
          <w:szCs w:val="20"/>
        </w:rPr>
      </w:pPr>
      <w:r w:rsidRPr="00CB41C0">
        <w:rPr>
          <w:rFonts w:ascii="HY신명조" w:eastAsia="HY신명조" w:hAnsi="바탕체" w:hint="eastAsia"/>
          <w:szCs w:val="20"/>
        </w:rPr>
        <w:t>1.“</w:t>
      </w:r>
      <w:proofErr w:type="spellStart"/>
      <w:r w:rsidRPr="00CB41C0">
        <w:rPr>
          <w:rFonts w:ascii="HY신명조" w:eastAsia="HY신명조" w:hAnsi="바탕체" w:hint="eastAsia"/>
          <w:szCs w:val="20"/>
        </w:rPr>
        <w:t>원</w:t>
      </w:r>
      <w:r w:rsidR="00990888" w:rsidRPr="00CB41C0">
        <w:rPr>
          <w:rFonts w:ascii="HY신명조" w:eastAsia="HY신명조" w:hAnsi="바탕체" w:hint="eastAsia"/>
          <w:szCs w:val="20"/>
        </w:rPr>
        <w:t>재료</w:t>
      </w:r>
      <w:r w:rsidRPr="00CB41C0">
        <w:rPr>
          <w:rFonts w:ascii="HY신명조" w:eastAsia="HY신명조" w:hAnsi="바탕체" w:hint="eastAsia"/>
          <w:szCs w:val="20"/>
        </w:rPr>
        <w:t>”라</w:t>
      </w:r>
      <w:proofErr w:type="spellEnd"/>
      <w:r w:rsidRPr="00CB41C0">
        <w:rPr>
          <w:rFonts w:ascii="HY신명조" w:eastAsia="HY신명조" w:hAnsi="바탕체" w:hint="eastAsia"/>
          <w:szCs w:val="20"/>
        </w:rPr>
        <w:t xml:space="preserve"> 함은</w:t>
      </w:r>
      <w:r w:rsidR="00990888" w:rsidRPr="00CB41C0">
        <w:rPr>
          <w:rFonts w:ascii="HY신명조" w:eastAsia="HY신명조" w:hAnsi="바탕체" w:hint="eastAsia"/>
          <w:szCs w:val="20"/>
        </w:rPr>
        <w:t xml:space="preserve"> 본 하도급계약의</w:t>
      </w:r>
      <w:r w:rsidRPr="00CB41C0">
        <w:rPr>
          <w:rFonts w:ascii="HY신명조" w:eastAsia="HY신명조" w:hAnsi="바탕체" w:hint="eastAsia"/>
          <w:szCs w:val="20"/>
        </w:rPr>
        <w:t xml:space="preserve"> 목적물을 제작하기 위해 사용되는 </w:t>
      </w:r>
      <w:r w:rsidR="00CF4DFE" w:rsidRPr="00CB41C0">
        <w:rPr>
          <w:rFonts w:ascii="HY신명조" w:eastAsia="HY신명조" w:hAnsi="바탕체" w:hint="eastAsia"/>
          <w:szCs w:val="20"/>
        </w:rPr>
        <w:t>재료</w:t>
      </w:r>
      <w:r w:rsidR="005A6D64" w:rsidRPr="00CB41C0">
        <w:rPr>
          <w:rFonts w:ascii="HY신명조" w:eastAsia="HY신명조" w:hAnsi="바탕체" w:hint="eastAsia"/>
          <w:szCs w:val="20"/>
        </w:rPr>
        <w:t xml:space="preserve"> 등을</w:t>
      </w:r>
      <w:r w:rsidR="00CF4DFE" w:rsidRPr="00CB41C0">
        <w:rPr>
          <w:rFonts w:ascii="HY신명조" w:eastAsia="HY신명조" w:hAnsi="바탕체" w:hint="eastAsia"/>
          <w:szCs w:val="20"/>
        </w:rPr>
        <w:t xml:space="preserve"> 말하며, “</w:t>
      </w:r>
      <w:proofErr w:type="spellStart"/>
      <w:r w:rsidR="00CF4DFE" w:rsidRPr="00CB41C0">
        <w:rPr>
          <w:rFonts w:ascii="HY신명조" w:eastAsia="HY신명조" w:hAnsi="바탕체" w:hint="eastAsia"/>
          <w:szCs w:val="20"/>
        </w:rPr>
        <w:t>주</w:t>
      </w:r>
      <w:r w:rsidR="008E3B2B" w:rsidRPr="00CB41C0">
        <w:rPr>
          <w:rFonts w:ascii="HY신명조" w:eastAsia="HY신명조" w:hAnsi="바탕체" w:hint="eastAsia"/>
          <w:szCs w:val="20"/>
        </w:rPr>
        <w:t>요</w:t>
      </w:r>
      <w:r w:rsidR="00CF4DFE" w:rsidRPr="00CB41C0">
        <w:rPr>
          <w:rFonts w:ascii="HY신명조" w:eastAsia="HY신명조" w:hAnsi="바탕체" w:hint="eastAsia"/>
          <w:szCs w:val="20"/>
        </w:rPr>
        <w:t>원재료”라</w:t>
      </w:r>
      <w:proofErr w:type="spellEnd"/>
      <w:r w:rsidR="00CF4DFE" w:rsidRPr="00CB41C0">
        <w:rPr>
          <w:rFonts w:ascii="HY신명조" w:eastAsia="HY신명조" w:hAnsi="바탕체" w:hint="eastAsia"/>
          <w:szCs w:val="20"/>
        </w:rPr>
        <w:t xml:space="preserve"> 함은 그 비용이 하도급대금의 100분의 10 이상인 원재료를 말한다. </w:t>
      </w:r>
    </w:p>
    <w:p w:rsidR="005A76A3" w:rsidRPr="00CB41C0" w:rsidRDefault="005A76A3" w:rsidP="005A76A3">
      <w:pPr>
        <w:spacing w:line="312" w:lineRule="auto"/>
        <w:ind w:firstLineChars="100" w:firstLine="200"/>
        <w:rPr>
          <w:rFonts w:ascii="HY신명조" w:eastAsia="HY신명조" w:hAnsi="바탕체"/>
          <w:szCs w:val="20"/>
        </w:rPr>
      </w:pPr>
      <w:r w:rsidRPr="00CB41C0">
        <w:rPr>
          <w:rFonts w:ascii="HY신명조" w:eastAsia="HY신명조" w:hAnsi="바탕체" w:hint="eastAsia"/>
          <w:szCs w:val="20"/>
        </w:rPr>
        <w:t>2.“</w:t>
      </w:r>
      <w:proofErr w:type="spellStart"/>
      <w:r w:rsidRPr="00CB41C0">
        <w:rPr>
          <w:rFonts w:ascii="HY신명조" w:eastAsia="HY신명조" w:hAnsi="바탕체" w:hint="eastAsia"/>
          <w:szCs w:val="20"/>
        </w:rPr>
        <w:t>발주자”라</w:t>
      </w:r>
      <w:proofErr w:type="spellEnd"/>
      <w:r w:rsidRPr="00CB41C0">
        <w:rPr>
          <w:rFonts w:ascii="HY신명조" w:eastAsia="HY신명조" w:hAnsi="바탕체" w:hint="eastAsia"/>
          <w:szCs w:val="20"/>
        </w:rPr>
        <w:t xml:space="preserve"> 함은 원사업자에게 목적물의 제작을 의뢰한 자를 말한다.</w:t>
      </w:r>
    </w:p>
    <w:p w:rsidR="005A76A3" w:rsidRPr="00CB41C0" w:rsidRDefault="005A76A3" w:rsidP="005A76A3">
      <w:pPr>
        <w:spacing w:line="312" w:lineRule="auto"/>
        <w:ind w:leftChars="100" w:left="600" w:hangingChars="200" w:hanging="400"/>
        <w:rPr>
          <w:rFonts w:ascii="HY신명조" w:eastAsia="HY신명조" w:hAnsi="바탕체"/>
          <w:szCs w:val="20"/>
        </w:rPr>
      </w:pPr>
      <w:r w:rsidRPr="00CB41C0">
        <w:rPr>
          <w:rFonts w:ascii="HY신명조" w:eastAsia="HY신명조" w:hAnsi="바탕체" w:hint="eastAsia"/>
          <w:szCs w:val="20"/>
        </w:rPr>
        <w:t>3.“</w:t>
      </w:r>
      <w:proofErr w:type="spellStart"/>
      <w:r w:rsidRPr="00CB41C0">
        <w:rPr>
          <w:rFonts w:ascii="HY신명조" w:eastAsia="HY신명조" w:hAnsi="바탕체" w:hint="eastAsia"/>
          <w:szCs w:val="20"/>
        </w:rPr>
        <w:t>선급금”이라</w:t>
      </w:r>
      <w:proofErr w:type="spellEnd"/>
      <w:r w:rsidRPr="00CB41C0">
        <w:rPr>
          <w:rFonts w:ascii="HY신명조" w:eastAsia="HY신명조" w:hAnsi="바탕체" w:hint="eastAsia"/>
          <w:szCs w:val="20"/>
        </w:rPr>
        <w:t xml:space="preserve"> 함은 목적물의 제작을 완료하기 전에 원사업자가 수급사업자에게 지급하기로 한 제작비용 등의 대금(이하</w:t>
      </w:r>
      <w:r w:rsidR="001D4947" w:rsidRPr="00CB41C0">
        <w:rPr>
          <w:rFonts w:ascii="HY신명조" w:eastAsia="HY신명조" w:hAnsi="바탕체" w:hint="eastAsia"/>
          <w:szCs w:val="20"/>
        </w:rPr>
        <w:t xml:space="preserve"> “</w:t>
      </w:r>
      <w:proofErr w:type="spellStart"/>
      <w:r w:rsidRPr="00CB41C0">
        <w:rPr>
          <w:rFonts w:ascii="HY신명조" w:eastAsia="HY신명조" w:hAnsi="바탕체" w:hint="eastAsia"/>
          <w:szCs w:val="20"/>
        </w:rPr>
        <w:t>대금</w:t>
      </w:r>
      <w:r w:rsidR="001D4947" w:rsidRPr="00CB41C0">
        <w:rPr>
          <w:rFonts w:ascii="HY신명조" w:eastAsia="HY신명조" w:hAnsi="바탕체" w:hint="eastAsia"/>
          <w:szCs w:val="20"/>
        </w:rPr>
        <w:t>”</w:t>
      </w:r>
      <w:r w:rsidRPr="00CB41C0">
        <w:rPr>
          <w:rFonts w:ascii="HY신명조" w:eastAsia="HY신명조" w:hAnsi="바탕체" w:hint="eastAsia"/>
          <w:szCs w:val="20"/>
        </w:rPr>
        <w:t>이라</w:t>
      </w:r>
      <w:proofErr w:type="spellEnd"/>
      <w:r w:rsidRPr="00CB41C0">
        <w:rPr>
          <w:rFonts w:ascii="HY신명조" w:eastAsia="HY신명조" w:hAnsi="바탕체" w:hint="eastAsia"/>
          <w:szCs w:val="20"/>
        </w:rPr>
        <w:t xml:space="preserve"> 한다)의 일부 또는 원사업자가 발주자로부터 목적물 제작의 완료전에 지급받은 대금의 일부를 말한다.</w:t>
      </w:r>
    </w:p>
    <w:p w:rsidR="005A76A3" w:rsidRPr="00CB41C0" w:rsidRDefault="005A76A3" w:rsidP="005A76A3">
      <w:pPr>
        <w:spacing w:line="312" w:lineRule="auto"/>
        <w:ind w:leftChars="100" w:left="600" w:hangingChars="200" w:hanging="400"/>
        <w:rPr>
          <w:rFonts w:ascii="HY신명조" w:eastAsia="HY신명조" w:hAnsi="바탕체"/>
          <w:szCs w:val="20"/>
        </w:rPr>
      </w:pPr>
      <w:r w:rsidRPr="00CB41C0">
        <w:rPr>
          <w:rFonts w:ascii="HY신명조" w:eastAsia="HY신명조" w:hAnsi="바탕체" w:hint="eastAsia"/>
          <w:szCs w:val="20"/>
        </w:rPr>
        <w:t>4.“</w:t>
      </w:r>
      <w:proofErr w:type="spellStart"/>
      <w:r w:rsidRPr="00CB41C0">
        <w:rPr>
          <w:rFonts w:ascii="HY신명조" w:eastAsia="HY신명조" w:hAnsi="바탕체" w:hint="eastAsia"/>
          <w:szCs w:val="20"/>
        </w:rPr>
        <w:t>지연이자”라</w:t>
      </w:r>
      <w:proofErr w:type="spellEnd"/>
      <w:r w:rsidRPr="00CB41C0">
        <w:rPr>
          <w:rFonts w:ascii="HY신명조" w:eastAsia="HY신명조" w:hAnsi="바탕체" w:hint="eastAsia"/>
          <w:szCs w:val="20"/>
        </w:rPr>
        <w:t xml:space="preserve"> 함은 대금 또는 손해배상금 등을 지급하여야 할 자가 지급시기에 지급하지 않을 경우, 상대방에게 지급해야 할 손해배상금을 말한다.</w:t>
      </w:r>
    </w:p>
    <w:p w:rsidR="005A76A3" w:rsidRPr="00CB41C0" w:rsidRDefault="005A76A3" w:rsidP="005A76A3">
      <w:pPr>
        <w:spacing w:line="312" w:lineRule="auto"/>
        <w:ind w:leftChars="100" w:left="600" w:hangingChars="200" w:hanging="400"/>
        <w:rPr>
          <w:rFonts w:ascii="HY신명조" w:eastAsia="HY신명조" w:hAnsi="바탕체"/>
          <w:szCs w:val="20"/>
        </w:rPr>
      </w:pPr>
      <w:r w:rsidRPr="00CB41C0">
        <w:rPr>
          <w:rFonts w:ascii="HY신명조" w:eastAsia="HY신명조" w:hAnsi="바탕체" w:hint="eastAsia"/>
          <w:szCs w:val="20"/>
        </w:rPr>
        <w:t>5.“</w:t>
      </w:r>
      <w:proofErr w:type="spellStart"/>
      <w:r w:rsidRPr="00CB41C0">
        <w:rPr>
          <w:rFonts w:ascii="HY신명조" w:eastAsia="HY신명조" w:hAnsi="바탕체" w:hint="eastAsia"/>
          <w:szCs w:val="20"/>
        </w:rPr>
        <w:t>지체상금”이라</w:t>
      </w:r>
      <w:proofErr w:type="spellEnd"/>
      <w:r w:rsidRPr="00CB41C0">
        <w:rPr>
          <w:rFonts w:ascii="HY신명조" w:eastAsia="HY신명조" w:hAnsi="바탕체" w:hint="eastAsia"/>
          <w:szCs w:val="20"/>
        </w:rPr>
        <w:t xml:space="preserve"> 함은 수급사업자가 납품기일에 목적물을 납품하지 않을 경우, 원사업자에게 지급해야 할 손해배상금을 말한다.</w:t>
      </w:r>
    </w:p>
    <w:p w:rsidR="007C5600" w:rsidRPr="00CB41C0" w:rsidRDefault="007C5600" w:rsidP="005A76A3">
      <w:pPr>
        <w:spacing w:line="312" w:lineRule="auto"/>
        <w:ind w:leftChars="100" w:left="600" w:hangingChars="200" w:hanging="400"/>
        <w:rPr>
          <w:rFonts w:ascii="HY신명조" w:eastAsia="HY신명조" w:hAnsi="바탕체"/>
          <w:szCs w:val="20"/>
        </w:rPr>
      </w:pPr>
      <w:r w:rsidRPr="00CB41C0">
        <w:rPr>
          <w:rFonts w:ascii="HY신명조" w:eastAsia="HY신명조" w:hAnsi="바탕체" w:hint="eastAsia"/>
          <w:szCs w:val="20"/>
        </w:rPr>
        <w:t xml:space="preserve">6. “하도급대금 </w:t>
      </w:r>
      <w:proofErr w:type="spellStart"/>
      <w:r w:rsidRPr="00CB41C0">
        <w:rPr>
          <w:rFonts w:ascii="HY신명조" w:eastAsia="HY신명조" w:hAnsi="바탕체" w:hint="eastAsia"/>
          <w:szCs w:val="20"/>
        </w:rPr>
        <w:t>연동”이라</w:t>
      </w:r>
      <w:proofErr w:type="spellEnd"/>
      <w:r w:rsidRPr="00CB41C0">
        <w:rPr>
          <w:rFonts w:ascii="HY신명조" w:eastAsia="HY신명조" w:hAnsi="바탕체" w:hint="eastAsia"/>
          <w:szCs w:val="20"/>
        </w:rPr>
        <w:t xml:space="preserve"> 함은 주요 원재료의 가격이 원사업자와 수급사업자가 100분의 10 이내의 번위에서 협의하여 정한 비율 이상 변</w:t>
      </w:r>
      <w:r w:rsidR="00641935" w:rsidRPr="00CB41C0">
        <w:rPr>
          <w:rFonts w:ascii="HY신명조" w:eastAsia="HY신명조" w:hAnsi="바탕체" w:hint="eastAsia"/>
          <w:szCs w:val="20"/>
        </w:rPr>
        <w:t>동</w:t>
      </w:r>
      <w:r w:rsidRPr="00CB41C0">
        <w:rPr>
          <w:rFonts w:ascii="HY신명조" w:eastAsia="HY신명조" w:hAnsi="바탕체" w:hint="eastAsia"/>
          <w:szCs w:val="20"/>
        </w:rPr>
        <w:t xml:space="preserve">하는 경우 그 변동분에 연동하여 하도급대금을 조정하는 것을 말한다. </w:t>
      </w:r>
    </w:p>
    <w:p w:rsidR="005A76A3" w:rsidRPr="00CB41C0" w:rsidRDefault="005A76A3" w:rsidP="005A76A3">
      <w:pPr>
        <w:spacing w:line="312" w:lineRule="auto"/>
        <w:rPr>
          <w:rFonts w:ascii="HY신명조" w:eastAsia="HY신명조" w:hAnsi="바탕체"/>
          <w:szCs w:val="20"/>
        </w:rPr>
      </w:pPr>
      <w:r w:rsidRPr="00CB41C0">
        <w:rPr>
          <w:rFonts w:ascii="HY신명조" w:eastAsia="HY신명조" w:hAnsi="바탕체" w:hint="eastAsia"/>
          <w:szCs w:val="20"/>
        </w:rPr>
        <w:t>② 제1항에서 정한 용어에 대한 정의 이외의 용어정의는 「하도급거래 공정화에 관한 법률」 등 관련 법령에서 정한 바에 따른다.</w:t>
      </w:r>
    </w:p>
    <w:p w:rsidR="004C6B85" w:rsidRPr="00CB41C0" w:rsidRDefault="004C6B85" w:rsidP="00E161EB">
      <w:pPr>
        <w:spacing w:line="312" w:lineRule="auto"/>
        <w:rPr>
          <w:rFonts w:ascii="HY신명조" w:eastAsia="HY신명조" w:hAnsi="바탕체"/>
          <w:szCs w:val="20"/>
        </w:rPr>
      </w:pPr>
    </w:p>
    <w:p w:rsidR="00593EAB" w:rsidRPr="00CB41C0" w:rsidRDefault="00593EAB" w:rsidP="00E161EB">
      <w:pPr>
        <w:spacing w:line="312" w:lineRule="auto"/>
        <w:rPr>
          <w:rFonts w:ascii="HY신명조" w:eastAsia="HY신명조" w:hAnsi="바탕체"/>
          <w:b/>
          <w:szCs w:val="20"/>
        </w:rPr>
      </w:pPr>
      <w:r w:rsidRPr="00CB41C0">
        <w:rPr>
          <w:rFonts w:ascii="HY신명조" w:eastAsia="HY신명조" w:hAnsi="바탕체" w:hint="eastAsia"/>
          <w:b/>
          <w:szCs w:val="20"/>
        </w:rPr>
        <w:t>제3조 (계약의 기본원칙)</w:t>
      </w:r>
    </w:p>
    <w:p w:rsidR="00593EAB" w:rsidRPr="00CB41C0" w:rsidRDefault="00F66CF9" w:rsidP="00E161EB">
      <w:pPr>
        <w:spacing w:line="312" w:lineRule="auto"/>
        <w:rPr>
          <w:rFonts w:ascii="HY신명조" w:eastAsia="HY신명조" w:hAnsi="바탕체"/>
          <w:szCs w:val="20"/>
        </w:rPr>
      </w:pPr>
      <w:r w:rsidRPr="00CB41C0">
        <w:rPr>
          <w:rFonts w:ascii="HY신명조" w:eastAsia="HY신명조" w:hAnsi="바탕체" w:hint="eastAsia"/>
          <w:szCs w:val="20"/>
        </w:rPr>
        <w:t xml:space="preserve">① </w:t>
      </w:r>
      <w:r w:rsidR="00593EAB" w:rsidRPr="00CB41C0">
        <w:rPr>
          <w:rFonts w:ascii="HY신명조" w:eastAsia="HY신명조" w:hAnsi="바탕체" w:hint="eastAsia"/>
          <w:szCs w:val="20"/>
        </w:rPr>
        <w:t>원사업자와 수급사업자는 이 계약에 따라 목적물을 제작하여 납품하고, 그 대금 등을 지급함에 있어 신의성실의 원칙에 따라 자신의 권리를 행사하며, 의무를 이행한다.</w:t>
      </w:r>
    </w:p>
    <w:p w:rsidR="00F66CF9" w:rsidRPr="00CB41C0" w:rsidRDefault="00F66CF9" w:rsidP="00E161EB">
      <w:pPr>
        <w:spacing w:line="312" w:lineRule="auto"/>
        <w:rPr>
          <w:rFonts w:ascii="HY신명조" w:eastAsia="HY신명조" w:hAnsi="바탕체"/>
          <w:szCs w:val="20"/>
        </w:rPr>
      </w:pPr>
      <w:r w:rsidRPr="00CB41C0">
        <w:rPr>
          <w:rFonts w:ascii="HY신명조" w:eastAsia="HY신명조" w:hAnsi="바탕체" w:hint="eastAsia"/>
          <w:szCs w:val="20"/>
        </w:rPr>
        <w:lastRenderedPageBreak/>
        <w:t xml:space="preserve">② 원사업자와 수급사업자는 이 계약의 이행에 있어서 「하도급거래 공정화에 관한 법률」, 「독점규제 및 공정거래에 관한 법률」 등 관련 법령을 준수한다. </w:t>
      </w:r>
    </w:p>
    <w:p w:rsidR="00F66CF9" w:rsidRPr="00CB41C0" w:rsidRDefault="00F66CF9" w:rsidP="00E161EB">
      <w:pPr>
        <w:spacing w:line="312" w:lineRule="auto"/>
        <w:rPr>
          <w:rFonts w:ascii="HY신명조" w:eastAsia="HY신명조" w:hAnsi="바탕체"/>
          <w:szCs w:val="20"/>
        </w:rPr>
      </w:pPr>
      <w:r w:rsidRPr="00CB41C0">
        <w:rPr>
          <w:rFonts w:ascii="HY신명조" w:eastAsia="HY신명조" w:hAnsi="바탕체" w:hint="eastAsia"/>
          <w:szCs w:val="20"/>
        </w:rPr>
        <w:t xml:space="preserve">③ 원사업자와 수급사업자는 이 계약에 명시된 경우를 제외하고, 상대방을 대리하거나 상대방의 의무를 부담하지 아니한다. </w:t>
      </w:r>
    </w:p>
    <w:p w:rsidR="00593EAB" w:rsidRPr="00CB41C0" w:rsidRDefault="00593EAB" w:rsidP="00E161EB">
      <w:pPr>
        <w:spacing w:line="312" w:lineRule="auto"/>
        <w:rPr>
          <w:rFonts w:ascii="HY신명조" w:eastAsia="HY신명조" w:hAnsi="바탕체"/>
          <w:szCs w:val="20"/>
        </w:rPr>
      </w:pPr>
    </w:p>
    <w:p w:rsidR="00593EAB" w:rsidRPr="00CB41C0" w:rsidRDefault="00593EAB" w:rsidP="00E161EB">
      <w:pPr>
        <w:spacing w:line="312" w:lineRule="auto"/>
        <w:rPr>
          <w:rFonts w:ascii="HY신명조" w:eastAsia="HY신명조" w:hAnsi="바탕체"/>
          <w:b/>
          <w:szCs w:val="20"/>
        </w:rPr>
      </w:pPr>
      <w:r w:rsidRPr="00CB41C0">
        <w:rPr>
          <w:rFonts w:ascii="HY신명조" w:eastAsia="HY신명조" w:hAnsi="바탕체" w:hint="eastAsia"/>
          <w:b/>
          <w:szCs w:val="20"/>
        </w:rPr>
        <w:t>제4조 (기본계약 및 개별약정)</w:t>
      </w:r>
    </w:p>
    <w:p w:rsidR="00591C0F" w:rsidRPr="00CB41C0" w:rsidRDefault="00591C0F" w:rsidP="00591C0F">
      <w:pPr>
        <w:spacing w:line="312" w:lineRule="auto"/>
        <w:rPr>
          <w:rFonts w:ascii="HY신명조" w:eastAsia="HY신명조" w:hAnsi="바탕체"/>
          <w:szCs w:val="20"/>
        </w:rPr>
      </w:pPr>
      <w:r w:rsidRPr="00CB41C0">
        <w:rPr>
          <w:rFonts w:ascii="HY신명조" w:eastAsia="HY신명조" w:hAnsi="바탕체" w:hint="eastAsia"/>
          <w:szCs w:val="20"/>
        </w:rPr>
        <w:t xml:space="preserve">① 원사업자와 수급사업자는 이 계약에서 정하지 아니한 사항에 대하여 대등한 지위에서 상호 합의하여 서면으로 개별약정을 정할 수 있고, 이 경우 원사업자는 수급사업자의 이익을 부당하게 침해하거나 제한하는 조건을 요구하지 않는다. </w:t>
      </w:r>
    </w:p>
    <w:p w:rsidR="00591C0F" w:rsidRPr="00CB41C0" w:rsidRDefault="00591C0F" w:rsidP="00591C0F">
      <w:pPr>
        <w:spacing w:line="312" w:lineRule="auto"/>
        <w:rPr>
          <w:rFonts w:ascii="HY신명조" w:eastAsia="HY신명조" w:hAnsi="바탕체"/>
          <w:szCs w:val="20"/>
        </w:rPr>
      </w:pPr>
      <w:r w:rsidRPr="00CB41C0">
        <w:rPr>
          <w:rFonts w:ascii="HY신명조" w:eastAsia="HY신명조" w:hAnsi="바탕체" w:hint="eastAsia"/>
          <w:szCs w:val="20"/>
        </w:rPr>
        <w:t xml:space="preserve">② 개별약정의 내용이 「하도급거래 공정화에 관한 </w:t>
      </w:r>
      <w:proofErr w:type="spellStart"/>
      <w:r w:rsidRPr="00CB41C0">
        <w:rPr>
          <w:rFonts w:ascii="HY신명조" w:eastAsia="HY신명조" w:hAnsi="바탕체" w:hint="eastAsia"/>
          <w:szCs w:val="20"/>
        </w:rPr>
        <w:t>법률」을</w:t>
      </w:r>
      <w:proofErr w:type="spellEnd"/>
      <w:r w:rsidRPr="00CB41C0">
        <w:rPr>
          <w:rFonts w:ascii="HY신명조" w:eastAsia="HY신명조" w:hAnsi="바탕체" w:hint="eastAsia"/>
          <w:szCs w:val="20"/>
        </w:rPr>
        <w:t xml:space="preserve"> 비롯하여 관련법령에서 정한 내용보다 수급사업자에게 불리할 경우에는 관련법령의 내용이 적용된다. </w:t>
      </w:r>
    </w:p>
    <w:p w:rsidR="00593EAB" w:rsidRPr="00CB41C0" w:rsidRDefault="00593EAB" w:rsidP="00E161EB">
      <w:pPr>
        <w:spacing w:line="312" w:lineRule="auto"/>
        <w:rPr>
          <w:rFonts w:ascii="HY신명조" w:eastAsia="HY신명조" w:hAnsi="바탕체"/>
          <w:szCs w:val="20"/>
        </w:rPr>
      </w:pPr>
    </w:p>
    <w:p w:rsidR="00764502" w:rsidRPr="00CB41C0" w:rsidRDefault="00764502" w:rsidP="00E161EB">
      <w:pPr>
        <w:spacing w:line="312" w:lineRule="auto"/>
        <w:rPr>
          <w:rFonts w:ascii="HY신명조" w:eastAsia="HY신명조" w:hAnsi="바탕체"/>
          <w:b/>
          <w:szCs w:val="20"/>
        </w:rPr>
      </w:pPr>
      <w:r w:rsidRPr="00CB41C0">
        <w:rPr>
          <w:rFonts w:ascii="HY신명조" w:eastAsia="HY신명조" w:hAnsi="바탕체" w:hint="eastAsia"/>
          <w:b/>
          <w:szCs w:val="20"/>
        </w:rPr>
        <w:t>제5조 (계약 이외의 사항)</w:t>
      </w:r>
    </w:p>
    <w:p w:rsidR="007B6F20" w:rsidRPr="00CB41C0" w:rsidRDefault="007B6F20" w:rsidP="007B6F20">
      <w:pPr>
        <w:spacing w:line="312" w:lineRule="auto"/>
        <w:rPr>
          <w:rFonts w:ascii="HY신명조" w:eastAsia="HY신명조" w:hAnsi="바탕체"/>
          <w:szCs w:val="20"/>
        </w:rPr>
      </w:pPr>
      <w:r w:rsidRPr="00CB41C0">
        <w:rPr>
          <w:rFonts w:ascii="HY신명조" w:eastAsia="HY신명조" w:hAnsi="바탕체" w:hint="eastAsia"/>
          <w:szCs w:val="20"/>
        </w:rPr>
        <w:t xml:space="preserve">① 기본계약 및 개별약정에서 정한 것 이외의 사항에 대해서는 관련 법령의 강행법규에서 정한 바에 따르며, 그 이외의 사항에 대해서는 양당사자가 추후 합의하여 정한다. 다만, 합의가 없는 경우 이 계약과 관련된 법령 또는 상관습에 의한다. </w:t>
      </w:r>
    </w:p>
    <w:p w:rsidR="007B6F20" w:rsidRPr="00CB41C0" w:rsidRDefault="007B6F20" w:rsidP="007B6F20">
      <w:pPr>
        <w:spacing w:line="312" w:lineRule="auto"/>
        <w:rPr>
          <w:rFonts w:ascii="HY신명조" w:eastAsia="HY신명조" w:hAnsi="바탕체"/>
          <w:szCs w:val="20"/>
        </w:rPr>
      </w:pPr>
      <w:r w:rsidRPr="00CB41C0">
        <w:rPr>
          <w:rFonts w:ascii="HY신명조" w:eastAsia="HY신명조" w:hAnsi="바탕체" w:hint="eastAsia"/>
          <w:szCs w:val="20"/>
        </w:rPr>
        <w:t xml:space="preserve">② 원사업자와 수급사업자는 이 계약에서 정한 사항 이외에 「하도급거래의 공정화에 관한 </w:t>
      </w:r>
      <w:proofErr w:type="spellStart"/>
      <w:r w:rsidRPr="00CB41C0">
        <w:rPr>
          <w:rFonts w:ascii="HY신명조" w:eastAsia="HY신명조" w:hAnsi="바탕체" w:hint="eastAsia"/>
          <w:szCs w:val="20"/>
        </w:rPr>
        <w:t>법률」등</w:t>
      </w:r>
      <w:proofErr w:type="spellEnd"/>
      <w:r w:rsidRPr="00CB41C0">
        <w:rPr>
          <w:rFonts w:ascii="HY신명조" w:eastAsia="HY신명조" w:hAnsi="바탕체" w:hint="eastAsia"/>
          <w:szCs w:val="20"/>
        </w:rPr>
        <w:t xml:space="preserve"> 목적물의 제작 등과 관련된 법령의 제반 내용을 준수하고, 그 의무를 성실하게 이행한다. </w:t>
      </w:r>
    </w:p>
    <w:p w:rsidR="007B6F20" w:rsidRPr="00CB41C0" w:rsidRDefault="007B6F20" w:rsidP="007B6F20">
      <w:pPr>
        <w:spacing w:line="312" w:lineRule="auto"/>
        <w:rPr>
          <w:rFonts w:ascii="HY신명조" w:eastAsia="HY신명조" w:hAnsi="바탕체"/>
          <w:b/>
          <w:szCs w:val="20"/>
        </w:rPr>
      </w:pPr>
    </w:p>
    <w:p w:rsidR="00764502" w:rsidRPr="00CB41C0" w:rsidRDefault="004C44E8" w:rsidP="00E161EB">
      <w:pPr>
        <w:spacing w:line="312" w:lineRule="auto"/>
        <w:rPr>
          <w:rFonts w:ascii="HY신명조" w:eastAsia="HY신명조" w:hAnsi="바탕체"/>
          <w:b/>
          <w:szCs w:val="20"/>
        </w:rPr>
      </w:pPr>
      <w:r w:rsidRPr="00CB41C0">
        <w:rPr>
          <w:rFonts w:ascii="HY신명조" w:eastAsia="HY신명조" w:hAnsi="바탕체" w:hint="eastAsia"/>
          <w:b/>
          <w:szCs w:val="20"/>
        </w:rPr>
        <w:t>제6조 (개별계약 등의 추정)</w:t>
      </w:r>
    </w:p>
    <w:p w:rsidR="00511015" w:rsidRPr="00CB41C0" w:rsidRDefault="00511015" w:rsidP="00511015">
      <w:pPr>
        <w:spacing w:line="312" w:lineRule="auto"/>
        <w:rPr>
          <w:rFonts w:ascii="HY신명조" w:eastAsia="HY신명조" w:hAnsi="바탕체"/>
          <w:szCs w:val="20"/>
        </w:rPr>
      </w:pPr>
      <w:r w:rsidRPr="00CB41C0">
        <w:rPr>
          <w:rFonts w:ascii="HY신명조" w:eastAsia="HY신명조" w:hAnsi="바탕체" w:hint="eastAsia"/>
          <w:szCs w:val="20"/>
        </w:rPr>
        <w:t>① 원사업자가 수급사업자에게 제조 등을 위탁하면서 개별계약서나 발주서 등(이하</w:t>
      </w:r>
      <w:r w:rsidR="008E41F5" w:rsidRPr="00CB41C0">
        <w:rPr>
          <w:rFonts w:ascii="HY신명조" w:eastAsia="HY신명조" w:hAnsi="바탕체" w:hint="eastAsia"/>
          <w:szCs w:val="20"/>
        </w:rPr>
        <w:t xml:space="preserve"> “</w:t>
      </w:r>
      <w:r w:rsidRPr="00CB41C0">
        <w:rPr>
          <w:rFonts w:ascii="HY신명조" w:eastAsia="HY신명조" w:hAnsi="바탕체" w:hint="eastAsia"/>
          <w:szCs w:val="20"/>
        </w:rPr>
        <w:t xml:space="preserve">발주서 </w:t>
      </w:r>
      <w:proofErr w:type="spellStart"/>
      <w:r w:rsidRPr="00CB41C0">
        <w:rPr>
          <w:rFonts w:ascii="HY신명조" w:eastAsia="HY신명조" w:hAnsi="바탕체" w:hint="eastAsia"/>
          <w:szCs w:val="20"/>
        </w:rPr>
        <w:t>등</w:t>
      </w:r>
      <w:r w:rsidR="008E41F5" w:rsidRPr="00CB41C0">
        <w:rPr>
          <w:rFonts w:ascii="HY신명조" w:eastAsia="HY신명조" w:hAnsi="바탕체" w:hint="eastAsia"/>
          <w:szCs w:val="20"/>
        </w:rPr>
        <w:t>”</w:t>
      </w:r>
      <w:r w:rsidRPr="00CB41C0">
        <w:rPr>
          <w:rFonts w:ascii="HY신명조" w:eastAsia="HY신명조" w:hAnsi="바탕체" w:hint="eastAsia"/>
          <w:szCs w:val="20"/>
        </w:rPr>
        <w:t>이라</w:t>
      </w:r>
      <w:proofErr w:type="spellEnd"/>
      <w:r w:rsidRPr="00CB41C0">
        <w:rPr>
          <w:rFonts w:ascii="HY신명조" w:eastAsia="HY신명조" w:hAnsi="바탕체" w:hint="eastAsia"/>
          <w:szCs w:val="20"/>
        </w:rPr>
        <w:t xml:space="preserve"> 한다)을 발급하지 아니한 경우 수급사업자는 원사업자에게 위탁사실에 대한 확인을 요청할 수 있다. 이 경우 수급사업자는 서면에 다음 각 호의 사항을 적고 서명 또는 기명날인한 후에 해당 서면을 원사업자에게 송부하는 방법으로 확인을 요청할 수 있다.</w:t>
      </w:r>
    </w:p>
    <w:p w:rsidR="008E41F5" w:rsidRPr="00CB41C0" w:rsidRDefault="00511015" w:rsidP="008E41F5">
      <w:pPr>
        <w:spacing w:line="312" w:lineRule="auto"/>
        <w:ind w:firstLineChars="100" w:firstLine="200"/>
        <w:rPr>
          <w:rFonts w:ascii="HY신명조" w:eastAsia="HY신명조" w:hAnsi="바탕체"/>
          <w:szCs w:val="20"/>
        </w:rPr>
      </w:pPr>
      <w:r w:rsidRPr="00CB41C0">
        <w:rPr>
          <w:rFonts w:ascii="HY신명조" w:eastAsia="HY신명조" w:hAnsi="바탕체" w:hint="eastAsia"/>
          <w:szCs w:val="20"/>
        </w:rPr>
        <w:t xml:space="preserve">1. 수급사업자가 원사업자로부터 </w:t>
      </w:r>
      <w:proofErr w:type="spellStart"/>
      <w:r w:rsidRPr="00CB41C0">
        <w:rPr>
          <w:rFonts w:ascii="HY신명조" w:eastAsia="HY신명조" w:hAnsi="바탕체" w:hint="eastAsia"/>
          <w:szCs w:val="20"/>
        </w:rPr>
        <w:t>위탁받은</w:t>
      </w:r>
      <w:proofErr w:type="spellEnd"/>
      <w:r w:rsidRPr="00CB41C0">
        <w:rPr>
          <w:rFonts w:ascii="HY신명조" w:eastAsia="HY신명조" w:hAnsi="바탕체" w:hint="eastAsia"/>
          <w:szCs w:val="20"/>
        </w:rPr>
        <w:t xml:space="preserve"> 제조 등의 내용</w:t>
      </w:r>
    </w:p>
    <w:p w:rsidR="008E41F5" w:rsidRPr="00CB41C0" w:rsidRDefault="00511015" w:rsidP="008E41F5">
      <w:pPr>
        <w:spacing w:line="312" w:lineRule="auto"/>
        <w:ind w:firstLineChars="100" w:firstLine="200"/>
        <w:rPr>
          <w:rFonts w:ascii="HY신명조" w:eastAsia="HY신명조" w:hAnsi="바탕체"/>
          <w:szCs w:val="20"/>
        </w:rPr>
      </w:pPr>
      <w:r w:rsidRPr="00CB41C0">
        <w:rPr>
          <w:rFonts w:ascii="HY신명조" w:eastAsia="HY신명조" w:hAnsi="바탕체" w:hint="eastAsia"/>
          <w:szCs w:val="20"/>
        </w:rPr>
        <w:t>2. 하도급대금</w:t>
      </w:r>
    </w:p>
    <w:p w:rsidR="00511015" w:rsidRPr="00CB41C0" w:rsidRDefault="00511015" w:rsidP="008E41F5">
      <w:pPr>
        <w:spacing w:line="312" w:lineRule="auto"/>
        <w:ind w:firstLineChars="100" w:firstLine="200"/>
        <w:rPr>
          <w:rFonts w:ascii="HY신명조" w:eastAsia="HY신명조" w:hAnsi="바탕체"/>
          <w:szCs w:val="20"/>
        </w:rPr>
      </w:pPr>
      <w:r w:rsidRPr="00CB41C0">
        <w:rPr>
          <w:rFonts w:ascii="HY신명조" w:eastAsia="HY신명조" w:hAnsi="바탕체" w:hint="eastAsia"/>
          <w:szCs w:val="20"/>
        </w:rPr>
        <w:t>3. 위탁일</w:t>
      </w:r>
    </w:p>
    <w:p w:rsidR="0060104B" w:rsidRPr="00CB41C0" w:rsidRDefault="00511015" w:rsidP="008E41F5">
      <w:pPr>
        <w:spacing w:line="312" w:lineRule="auto"/>
        <w:ind w:left="600" w:hangingChars="300" w:hanging="600"/>
        <w:rPr>
          <w:rFonts w:ascii="HY신명조" w:eastAsia="HY신명조" w:hAnsi="바탕체"/>
          <w:szCs w:val="20"/>
        </w:rPr>
      </w:pPr>
      <w:r w:rsidRPr="00CB41C0">
        <w:rPr>
          <w:rFonts w:ascii="HY신명조" w:eastAsia="HY신명조" w:hAnsi="바탕체" w:hint="eastAsia"/>
          <w:szCs w:val="20"/>
        </w:rPr>
        <w:t xml:space="preserve">  4.</w:t>
      </w:r>
      <w:r w:rsidR="008E41F5" w:rsidRPr="00CB41C0">
        <w:rPr>
          <w:rFonts w:ascii="HY신명조" w:eastAsia="HY신명조" w:hAnsi="바탕체" w:hint="eastAsia"/>
          <w:szCs w:val="20"/>
        </w:rPr>
        <w:t xml:space="preserve"> </w:t>
      </w:r>
      <w:r w:rsidRPr="00CB41C0">
        <w:rPr>
          <w:rFonts w:ascii="HY신명조" w:eastAsia="HY신명조" w:hAnsi="바탕체" w:hint="eastAsia"/>
          <w:szCs w:val="20"/>
        </w:rPr>
        <w:t>원사업자와 수급사업자의 사업자명과 주소</w:t>
      </w:r>
    </w:p>
    <w:p w:rsidR="00511015" w:rsidRPr="00CB41C0" w:rsidRDefault="00511015" w:rsidP="0060104B">
      <w:pPr>
        <w:spacing w:line="312" w:lineRule="auto"/>
        <w:ind w:firstLineChars="200" w:firstLine="400"/>
        <w:rPr>
          <w:rFonts w:ascii="HY신명조" w:eastAsia="HY신명조" w:hAnsi="바탕체"/>
          <w:szCs w:val="20"/>
        </w:rPr>
      </w:pPr>
      <w:r w:rsidRPr="00CB41C0">
        <w:rPr>
          <w:rFonts w:ascii="HY신명조" w:eastAsia="HY신명조" w:hAnsi="바탕체" w:hint="eastAsia"/>
          <w:szCs w:val="20"/>
        </w:rPr>
        <w:t>(법인 등기사항증명서상 주소와 사업장 주소를 포함한다)</w:t>
      </w:r>
    </w:p>
    <w:p w:rsidR="00511015" w:rsidRPr="00CB41C0" w:rsidRDefault="00511015" w:rsidP="00511015">
      <w:pPr>
        <w:spacing w:line="312" w:lineRule="auto"/>
        <w:rPr>
          <w:rFonts w:ascii="HY신명조" w:eastAsia="HY신명조" w:hAnsi="바탕체"/>
          <w:szCs w:val="20"/>
        </w:rPr>
      </w:pPr>
      <w:r w:rsidRPr="00CB41C0">
        <w:rPr>
          <w:rFonts w:ascii="HY신명조" w:eastAsia="HY신명조" w:hAnsi="바탕체" w:hint="eastAsia"/>
          <w:szCs w:val="20"/>
        </w:rPr>
        <w:t xml:space="preserve">  5. 그 밖에 원사업자가 위탁한 내용</w:t>
      </w:r>
    </w:p>
    <w:p w:rsidR="00511015" w:rsidRPr="00CB41C0" w:rsidRDefault="00511015" w:rsidP="00511015">
      <w:pPr>
        <w:spacing w:line="312" w:lineRule="auto"/>
        <w:rPr>
          <w:rFonts w:ascii="HY신명조" w:eastAsia="HY신명조" w:hAnsi="바탕체"/>
          <w:szCs w:val="20"/>
        </w:rPr>
      </w:pPr>
      <w:r w:rsidRPr="00CB41C0">
        <w:rPr>
          <w:rFonts w:ascii="HY신명조" w:eastAsia="HY신명조" w:hAnsi="바탕체" w:hint="eastAsia"/>
          <w:szCs w:val="20"/>
        </w:rPr>
        <w:t>② 원사업자는 수급사업자로부터 위탁사실에 대한 확인 요청을 받은 날부터 15일 안에 그 내용</w:t>
      </w:r>
      <w:r w:rsidRPr="00CB41C0">
        <w:rPr>
          <w:rFonts w:ascii="HY신명조" w:eastAsia="HY신명조" w:hAnsi="바탕체" w:hint="eastAsia"/>
          <w:szCs w:val="20"/>
        </w:rPr>
        <w:lastRenderedPageBreak/>
        <w:t>에 대한 인정 또는 부인(否認)의 의사를 수급사업자에게 서명 또는 기명날인한 서면으로 회신한다.</w:t>
      </w:r>
    </w:p>
    <w:p w:rsidR="00511015" w:rsidRPr="00CB41C0" w:rsidRDefault="00511015" w:rsidP="00511015">
      <w:pPr>
        <w:spacing w:line="312" w:lineRule="auto"/>
        <w:rPr>
          <w:rFonts w:ascii="HY신명조" w:eastAsia="HY신명조" w:hAnsi="바탕체"/>
          <w:szCs w:val="20"/>
        </w:rPr>
      </w:pPr>
      <w:r w:rsidRPr="00CB41C0">
        <w:rPr>
          <w:rFonts w:ascii="HY신명조" w:eastAsia="HY신명조" w:hAnsi="바탕체" w:hint="eastAsia"/>
          <w:szCs w:val="20"/>
        </w:rPr>
        <w:t>③ 위탁사실에 대한 확인 요청과 이에 대한 회신은 다음 각 호의 어느 하나에 해당하는 방법을 이용하여 상대방의 주소(전자우편주소 또는 공인전자주소를 포함한다)로 한다.</w:t>
      </w:r>
    </w:p>
    <w:p w:rsidR="00511015" w:rsidRPr="00CB41C0" w:rsidRDefault="00511015" w:rsidP="008E41F5">
      <w:pPr>
        <w:spacing w:line="312" w:lineRule="auto"/>
        <w:ind w:firstLineChars="100" w:firstLine="200"/>
        <w:rPr>
          <w:rFonts w:ascii="HY신명조" w:eastAsia="HY신명조" w:hAnsi="바탕체"/>
          <w:szCs w:val="20"/>
        </w:rPr>
      </w:pPr>
      <w:r w:rsidRPr="00CB41C0">
        <w:rPr>
          <w:rFonts w:ascii="HY신명조" w:eastAsia="HY신명조" w:hAnsi="바탕체" w:hint="eastAsia"/>
          <w:szCs w:val="20"/>
        </w:rPr>
        <w:t>1. 내용증명우편</w:t>
      </w:r>
    </w:p>
    <w:p w:rsidR="00511015" w:rsidRPr="00CB41C0" w:rsidRDefault="00511015" w:rsidP="008E41F5">
      <w:pPr>
        <w:spacing w:line="312" w:lineRule="auto"/>
        <w:ind w:leftChars="100" w:left="600" w:hangingChars="200" w:hanging="400"/>
        <w:rPr>
          <w:rFonts w:ascii="HY신명조" w:eastAsia="HY신명조" w:hAnsi="바탕체"/>
          <w:szCs w:val="20"/>
        </w:rPr>
      </w:pPr>
      <w:r w:rsidRPr="00CB41C0">
        <w:rPr>
          <w:rFonts w:ascii="HY신명조" w:eastAsia="HY신명조" w:hAnsi="바탕체" w:hint="eastAsia"/>
          <w:szCs w:val="20"/>
        </w:rPr>
        <w:t>2.「전자문서 및 전자거래 기본법」 제2조 제1호에 따른 전자문서로서 다음 각 목의 어느 하나에 해당하는 요건을 갖춘 것</w:t>
      </w:r>
    </w:p>
    <w:p w:rsidR="00511015" w:rsidRPr="00CB41C0" w:rsidRDefault="00511015" w:rsidP="00511015">
      <w:pPr>
        <w:spacing w:line="312" w:lineRule="auto"/>
        <w:rPr>
          <w:rFonts w:ascii="HY신명조" w:eastAsia="HY신명조" w:hAnsi="바탕체"/>
          <w:szCs w:val="20"/>
        </w:rPr>
      </w:pPr>
      <w:r w:rsidRPr="00CB41C0">
        <w:rPr>
          <w:rFonts w:ascii="HY신명조" w:eastAsia="HY신명조" w:hAnsi="바탕체" w:hint="eastAsia"/>
          <w:szCs w:val="20"/>
        </w:rPr>
        <w:t xml:space="preserve">    가. 「전자서명법」 제2조 제3호에 따른 공인전자서명이 있을 것</w:t>
      </w:r>
    </w:p>
    <w:p w:rsidR="00511015" w:rsidRPr="00CB41C0" w:rsidRDefault="00511015" w:rsidP="00511015">
      <w:pPr>
        <w:spacing w:line="312" w:lineRule="auto"/>
        <w:rPr>
          <w:rFonts w:ascii="HY신명조" w:eastAsia="HY신명조" w:hAnsi="바탕체"/>
          <w:szCs w:val="20"/>
        </w:rPr>
      </w:pPr>
      <w:r w:rsidRPr="00CB41C0">
        <w:rPr>
          <w:rFonts w:ascii="HY신명조" w:eastAsia="HY신명조" w:hAnsi="바탕체" w:hint="eastAsia"/>
          <w:szCs w:val="20"/>
        </w:rPr>
        <w:t xml:space="preserve">    나. 「전자문서 및 전자거래 기본법」 제2조 제8호에 따른 공인전자주소를 이용할 것</w:t>
      </w:r>
    </w:p>
    <w:p w:rsidR="00511015" w:rsidRPr="00CB41C0" w:rsidRDefault="00511015" w:rsidP="008E41F5">
      <w:pPr>
        <w:spacing w:line="312" w:lineRule="auto"/>
        <w:ind w:firstLineChars="100" w:firstLine="200"/>
        <w:rPr>
          <w:rFonts w:ascii="HY신명조" w:eastAsia="HY신명조" w:hAnsi="바탕체"/>
          <w:szCs w:val="20"/>
        </w:rPr>
      </w:pPr>
      <w:r w:rsidRPr="00CB41C0">
        <w:rPr>
          <w:rFonts w:ascii="HY신명조" w:eastAsia="HY신명조" w:hAnsi="바탕체" w:hint="eastAsia"/>
          <w:szCs w:val="20"/>
        </w:rPr>
        <w:t>3.</w:t>
      </w:r>
      <w:r w:rsidR="0060104B" w:rsidRPr="00CB41C0">
        <w:rPr>
          <w:rFonts w:ascii="HY신명조" w:eastAsia="HY신명조" w:hAnsi="바탕체" w:hint="eastAsia"/>
          <w:szCs w:val="20"/>
        </w:rPr>
        <w:t xml:space="preserve"> </w:t>
      </w:r>
      <w:r w:rsidRPr="00CB41C0">
        <w:rPr>
          <w:rFonts w:ascii="HY신명조" w:eastAsia="HY신명조" w:hAnsi="바탕체" w:hint="eastAsia"/>
          <w:szCs w:val="20"/>
        </w:rPr>
        <w:t>그 밖에 통지와 회신의 내용 및 수신 여부를 객관적으로 확인할 수 있는 방법</w:t>
      </w:r>
    </w:p>
    <w:p w:rsidR="00511015" w:rsidRPr="00CB41C0" w:rsidRDefault="00511015" w:rsidP="00511015">
      <w:pPr>
        <w:spacing w:line="312" w:lineRule="auto"/>
        <w:rPr>
          <w:rFonts w:ascii="HY신명조" w:eastAsia="HY신명조" w:hAnsi="바탕체"/>
          <w:szCs w:val="20"/>
        </w:rPr>
      </w:pPr>
      <w:r w:rsidRPr="00CB41C0">
        <w:rPr>
          <w:rFonts w:ascii="HY신명조" w:eastAsia="HY신명조" w:hAnsi="바탕체" w:hint="eastAsia"/>
          <w:szCs w:val="20"/>
        </w:rPr>
        <w:t>④ 원사업자의 사업장책임자나 작업반장 등이 발주서 등을 발급하지 아니하고 제조 등을 위탁한 경우에는 해당 사업장책임자나 작업반장 등에게도 위탁사실에 대한 확인을 요청할 수 있다. 이 경우 사업장책임자나 작업반장 등이 한 인정 또는 부인의 의사는 원사업자가 한 것으로 추정한다.</w:t>
      </w:r>
    </w:p>
    <w:p w:rsidR="004C44E8" w:rsidRPr="00CB41C0" w:rsidRDefault="004C44E8" w:rsidP="00E161EB">
      <w:pPr>
        <w:spacing w:line="312" w:lineRule="auto"/>
        <w:rPr>
          <w:rFonts w:ascii="HY신명조" w:eastAsia="HY신명조" w:hAnsi="바탕체"/>
          <w:szCs w:val="20"/>
        </w:rPr>
      </w:pPr>
    </w:p>
    <w:p w:rsidR="00527877" w:rsidRPr="00CB41C0" w:rsidRDefault="0060104B" w:rsidP="00E161EB">
      <w:pPr>
        <w:spacing w:line="312" w:lineRule="auto"/>
        <w:rPr>
          <w:rFonts w:ascii="HY신명조" w:eastAsia="HY신명조" w:hAnsi="바탕체"/>
          <w:b/>
          <w:szCs w:val="20"/>
        </w:rPr>
      </w:pPr>
      <w:r w:rsidRPr="00CB41C0">
        <w:rPr>
          <w:rFonts w:ascii="HY신명조" w:eastAsia="HY신명조" w:hAnsi="바탕체" w:hint="eastAsia"/>
          <w:b/>
          <w:szCs w:val="20"/>
        </w:rPr>
        <w:t>제7조 (부당한 특약과 효력)</w:t>
      </w:r>
    </w:p>
    <w:p w:rsidR="0060104B" w:rsidRPr="00CB41C0" w:rsidRDefault="0060104B" w:rsidP="0060104B">
      <w:pPr>
        <w:spacing w:line="312" w:lineRule="auto"/>
        <w:rPr>
          <w:rFonts w:ascii="HY신명조" w:eastAsia="HY신명조" w:hAnsi="바탕체"/>
          <w:szCs w:val="20"/>
        </w:rPr>
      </w:pPr>
      <w:r w:rsidRPr="00CB41C0">
        <w:rPr>
          <w:rFonts w:ascii="HY신명조" w:eastAsia="HY신명조" w:hAnsi="바탕체" w:hint="eastAsia"/>
          <w:szCs w:val="20"/>
        </w:rPr>
        <w:t>① 기본계약 및 개별약정에서 정하고 있는 내용 중 다음 각 호의 어느 하나에 해당하는 약정은 무효로 한다.</w:t>
      </w:r>
    </w:p>
    <w:p w:rsidR="0060104B" w:rsidRPr="00CB41C0" w:rsidRDefault="0060104B" w:rsidP="0060104B">
      <w:pPr>
        <w:spacing w:line="312" w:lineRule="auto"/>
        <w:ind w:leftChars="100" w:left="600" w:hangingChars="200" w:hanging="400"/>
        <w:rPr>
          <w:rFonts w:ascii="HY신명조" w:eastAsia="HY신명조" w:hAnsi="바탕체"/>
          <w:szCs w:val="20"/>
        </w:rPr>
      </w:pPr>
      <w:r w:rsidRPr="00CB41C0">
        <w:rPr>
          <w:rFonts w:ascii="HY신명조" w:eastAsia="HY신명조" w:hAnsi="바탕체" w:hint="eastAsia"/>
          <w:szCs w:val="20"/>
        </w:rPr>
        <w:t>1. 원사업자가 기본계약 및 개별약정 등의 서면에 기재되지 아니한 사항을 요구함에 따라 발생된 비용을 수급사업자에게 부담시키는 약정</w:t>
      </w:r>
    </w:p>
    <w:p w:rsidR="0060104B" w:rsidRPr="00CB41C0" w:rsidRDefault="0060104B" w:rsidP="00495A34">
      <w:pPr>
        <w:spacing w:line="312" w:lineRule="auto"/>
        <w:ind w:leftChars="100" w:left="600" w:hangingChars="200" w:hanging="400"/>
        <w:rPr>
          <w:rFonts w:ascii="HY신명조" w:eastAsia="HY신명조" w:hAnsi="바탕체"/>
          <w:szCs w:val="20"/>
        </w:rPr>
      </w:pPr>
      <w:r w:rsidRPr="00CB41C0">
        <w:rPr>
          <w:rFonts w:ascii="HY신명조" w:eastAsia="HY신명조" w:hAnsi="바탕체" w:hint="eastAsia"/>
          <w:szCs w:val="20"/>
        </w:rPr>
        <w:t>2. 원사업자가 부담하여야 할 민원처리, 산업재해 등과 관련된 비용을 수급사업자에게 부담시키는 약정</w:t>
      </w:r>
    </w:p>
    <w:p w:rsidR="0060104B" w:rsidRPr="00CB41C0" w:rsidRDefault="0060104B" w:rsidP="00495A34">
      <w:pPr>
        <w:spacing w:line="312" w:lineRule="auto"/>
        <w:ind w:leftChars="100" w:left="600" w:hangingChars="200" w:hanging="400"/>
        <w:rPr>
          <w:rFonts w:ascii="HY신명조" w:eastAsia="HY신명조" w:hAnsi="바탕체"/>
          <w:szCs w:val="20"/>
        </w:rPr>
      </w:pPr>
      <w:r w:rsidRPr="00CB41C0">
        <w:rPr>
          <w:rFonts w:ascii="HY신명조" w:eastAsia="HY신명조" w:hAnsi="바탕체" w:hint="eastAsia"/>
          <w:szCs w:val="20"/>
        </w:rPr>
        <w:t>3. 원사업자가 입찰내역에 없는 사항을 요구함에 따라 발생된 비용을 수급사업자에게 부담시키는 약정</w:t>
      </w:r>
    </w:p>
    <w:p w:rsidR="0060104B" w:rsidRPr="00CB41C0" w:rsidRDefault="0060104B" w:rsidP="0060104B">
      <w:pPr>
        <w:spacing w:line="312" w:lineRule="auto"/>
        <w:rPr>
          <w:rFonts w:ascii="HY신명조" w:eastAsia="HY신명조" w:hAnsi="바탕체"/>
          <w:szCs w:val="20"/>
        </w:rPr>
      </w:pPr>
      <w:r w:rsidRPr="00CB41C0">
        <w:rPr>
          <w:rFonts w:ascii="HY신명조" w:eastAsia="HY신명조" w:hAnsi="바탕체" w:hint="eastAsia"/>
          <w:szCs w:val="20"/>
        </w:rPr>
        <w:t xml:space="preserve">  4. 다음 각 목의 어느 하나에 해당하는 비용이나 책임을 수급사업자에게 부담시키는 약정</w:t>
      </w:r>
    </w:p>
    <w:p w:rsidR="0060104B" w:rsidRPr="00CB41C0" w:rsidRDefault="0060104B" w:rsidP="00495A34">
      <w:pPr>
        <w:spacing w:line="312" w:lineRule="auto"/>
        <w:ind w:left="800" w:hangingChars="400" w:hanging="800"/>
        <w:rPr>
          <w:rFonts w:ascii="HY신명조" w:eastAsia="HY신명조" w:hAnsi="바탕체"/>
          <w:szCs w:val="20"/>
        </w:rPr>
      </w:pPr>
      <w:r w:rsidRPr="00CB41C0">
        <w:rPr>
          <w:rFonts w:ascii="HY신명조" w:eastAsia="HY신명조" w:hAnsi="바탕체" w:hint="eastAsia"/>
          <w:szCs w:val="20"/>
        </w:rPr>
        <w:t xml:space="preserve">    가. 관련 법령에 따라 원사업자의 의무사항으로 되어 있는 </w:t>
      </w:r>
      <w:proofErr w:type="spellStart"/>
      <w:r w:rsidRPr="00CB41C0">
        <w:rPr>
          <w:rFonts w:ascii="HY신명조" w:eastAsia="HY신명조" w:hAnsi="바탕체" w:hint="eastAsia"/>
          <w:szCs w:val="20"/>
        </w:rPr>
        <w:t>인ㆍ허가</w:t>
      </w:r>
      <w:proofErr w:type="spellEnd"/>
      <w:r w:rsidRPr="00CB41C0">
        <w:rPr>
          <w:rFonts w:ascii="HY신명조" w:eastAsia="HY신명조" w:hAnsi="바탕체" w:hint="eastAsia"/>
          <w:szCs w:val="20"/>
        </w:rPr>
        <w:t>, 환경관리 또는 품질관리 등과 관련하여 발생하는 비용</w:t>
      </w:r>
    </w:p>
    <w:p w:rsidR="0060104B" w:rsidRPr="00CB41C0" w:rsidRDefault="0060104B" w:rsidP="0060104B">
      <w:pPr>
        <w:spacing w:line="312" w:lineRule="auto"/>
        <w:rPr>
          <w:rFonts w:ascii="HY신명조" w:eastAsia="HY신명조" w:hAnsi="바탕체"/>
          <w:szCs w:val="20"/>
        </w:rPr>
      </w:pPr>
      <w:r w:rsidRPr="00CB41C0">
        <w:rPr>
          <w:rFonts w:ascii="HY신명조" w:eastAsia="HY신명조" w:hAnsi="바탕체" w:hint="eastAsia"/>
          <w:szCs w:val="20"/>
        </w:rPr>
        <w:t xml:space="preserve">    나. 원사업자(발주자를 포함한다)가 설계나 작업내용을 변경함에 따라 발생하는 비용</w:t>
      </w:r>
    </w:p>
    <w:p w:rsidR="0060104B" w:rsidRPr="00CB41C0" w:rsidRDefault="0060104B" w:rsidP="00495A34">
      <w:pPr>
        <w:spacing w:line="312" w:lineRule="auto"/>
        <w:ind w:left="800" w:hangingChars="400" w:hanging="800"/>
        <w:rPr>
          <w:rFonts w:ascii="HY신명조" w:eastAsia="HY신명조" w:hAnsi="바탕체"/>
          <w:szCs w:val="20"/>
        </w:rPr>
      </w:pPr>
      <w:r w:rsidRPr="00CB41C0">
        <w:rPr>
          <w:rFonts w:ascii="HY신명조" w:eastAsia="HY신명조" w:hAnsi="바탕체" w:hint="eastAsia"/>
          <w:szCs w:val="20"/>
        </w:rPr>
        <w:t xml:space="preserve">    다. 원사업자의 지시(요구, 요청 등 명칭과 관계없이 재작업, 추가작업 또는 보수작업에 대한 원사업자의 의사표시를 말한다)에 따른 재작업, 추가작업 또는 보수작업으로 인하여 발생한 비용 중 수급사업자의 책임 없는 사유로 발생한 비용</w:t>
      </w:r>
    </w:p>
    <w:p w:rsidR="0060104B" w:rsidRPr="00CB41C0" w:rsidRDefault="0060104B" w:rsidP="00495A34">
      <w:pPr>
        <w:spacing w:line="312" w:lineRule="auto"/>
        <w:ind w:left="800" w:hangingChars="400" w:hanging="800"/>
        <w:rPr>
          <w:rFonts w:ascii="HY신명조" w:eastAsia="HY신명조" w:hAnsi="바탕체"/>
          <w:szCs w:val="20"/>
        </w:rPr>
      </w:pPr>
      <w:r w:rsidRPr="00CB41C0">
        <w:rPr>
          <w:rFonts w:ascii="HY신명조" w:eastAsia="HY신명조" w:hAnsi="바탕체" w:hint="eastAsia"/>
          <w:szCs w:val="20"/>
        </w:rPr>
        <w:t xml:space="preserve">    라. 관련 법령, 발주자와 원사업자 사이의 계약 등에 따라 원사업자가 부담하여야 할 하자담보책임 또는 손해배상책임</w:t>
      </w:r>
    </w:p>
    <w:p w:rsidR="0060104B" w:rsidRPr="00CB41C0" w:rsidRDefault="0060104B" w:rsidP="00495A34">
      <w:pPr>
        <w:spacing w:line="312" w:lineRule="auto"/>
        <w:ind w:leftChars="100" w:left="600" w:hangingChars="200" w:hanging="400"/>
        <w:rPr>
          <w:rFonts w:ascii="HY신명조" w:eastAsia="HY신명조" w:hAnsi="바탕체"/>
          <w:szCs w:val="20"/>
        </w:rPr>
      </w:pPr>
      <w:r w:rsidRPr="00CB41C0">
        <w:rPr>
          <w:rFonts w:ascii="HY신명조" w:eastAsia="HY신명조" w:hAnsi="바탕체" w:hint="eastAsia"/>
          <w:szCs w:val="20"/>
        </w:rPr>
        <w:lastRenderedPageBreak/>
        <w:t xml:space="preserve">5. 천재지변, </w:t>
      </w:r>
      <w:proofErr w:type="spellStart"/>
      <w:r w:rsidRPr="00CB41C0">
        <w:rPr>
          <w:rFonts w:ascii="HY신명조" w:eastAsia="HY신명조" w:hAnsi="바탕체" w:hint="eastAsia"/>
          <w:szCs w:val="20"/>
        </w:rPr>
        <w:t>해킹ㆍ컴퓨터바이러스</w:t>
      </w:r>
      <w:proofErr w:type="spellEnd"/>
      <w:r w:rsidRPr="00CB41C0">
        <w:rPr>
          <w:rFonts w:ascii="HY신명조" w:eastAsia="HY신명조" w:hAnsi="바탕체" w:hint="eastAsia"/>
          <w:szCs w:val="20"/>
        </w:rPr>
        <w:t xml:space="preserve"> 발생 등으로 인한 작업기간 연장 등 위탁시점에 원사업자와 수급사업자가 예측할 수 없는 사항과 관련하여 수급사업자에게 불합리하게 책임을 부담시키는 약정</w:t>
      </w:r>
    </w:p>
    <w:p w:rsidR="0060104B" w:rsidRPr="00CB41C0" w:rsidRDefault="0060104B" w:rsidP="00495A34">
      <w:pPr>
        <w:spacing w:line="312" w:lineRule="auto"/>
        <w:ind w:leftChars="100" w:left="600" w:hangingChars="200" w:hanging="400"/>
        <w:rPr>
          <w:rFonts w:ascii="HY신명조" w:eastAsia="HY신명조" w:hAnsi="바탕체"/>
          <w:szCs w:val="20"/>
        </w:rPr>
      </w:pPr>
      <w:r w:rsidRPr="00CB41C0">
        <w:rPr>
          <w:rFonts w:ascii="HY신명조" w:eastAsia="HY신명조" w:hAnsi="바탕체" w:hint="eastAsia"/>
          <w:szCs w:val="20"/>
        </w:rPr>
        <w:t>6. 해당 하도급거래의 특성을 고려하지 아니한 채 간접비(하도급대금 중 재료비, 직접노무비 및 경비를 제외한 금액을 말한다)의 인정범위를 일률적으로 제한하는 약정. 다만, 발주자와 원사업자 사이의 계약에서 정한 간접비의 인정범위와 동일하게 정한 약정은 제외한다.</w:t>
      </w:r>
    </w:p>
    <w:p w:rsidR="0060104B" w:rsidRPr="00CB41C0" w:rsidRDefault="0060104B" w:rsidP="00495A34">
      <w:pPr>
        <w:spacing w:line="312" w:lineRule="auto"/>
        <w:ind w:leftChars="100" w:left="600" w:hangingChars="200" w:hanging="400"/>
        <w:rPr>
          <w:rFonts w:ascii="HY신명조" w:eastAsia="HY신명조" w:hAnsi="바탕체"/>
          <w:szCs w:val="20"/>
        </w:rPr>
      </w:pPr>
      <w:r w:rsidRPr="00CB41C0">
        <w:rPr>
          <w:rFonts w:ascii="HY신명조" w:eastAsia="HY신명조" w:hAnsi="바탕체" w:hint="eastAsia"/>
          <w:szCs w:val="20"/>
        </w:rPr>
        <w:t>7. 계약기간 중 수급사업자가 「하도급거래 공정화에 관한 법률」 제16조의2에 따라 하도급대금 조정을 신청할 수 있는 권리를 제한하는 약정</w:t>
      </w:r>
    </w:p>
    <w:p w:rsidR="0060104B" w:rsidRPr="00CB41C0" w:rsidRDefault="0060104B" w:rsidP="003A7BEA">
      <w:pPr>
        <w:spacing w:line="312" w:lineRule="auto"/>
        <w:ind w:leftChars="100" w:left="600" w:hangingChars="200" w:hanging="400"/>
        <w:rPr>
          <w:rFonts w:ascii="HY신명조" w:eastAsia="HY신명조" w:hAnsi="바탕체"/>
          <w:szCs w:val="20"/>
        </w:rPr>
      </w:pPr>
      <w:r w:rsidRPr="00CB41C0">
        <w:rPr>
          <w:rFonts w:ascii="HY신명조" w:eastAsia="HY신명조" w:hAnsi="바탕체" w:hint="eastAsia"/>
          <w:szCs w:val="20"/>
        </w:rPr>
        <w:t xml:space="preserve">8. 그 밖에 제1호부터 제7호까지의 규정에 준하는 약정으로서 법에 따라 인정되거나 법에서 보호하는 수급사업자의 </w:t>
      </w:r>
      <w:proofErr w:type="spellStart"/>
      <w:r w:rsidRPr="00CB41C0">
        <w:rPr>
          <w:rFonts w:ascii="HY신명조" w:eastAsia="HY신명조" w:hAnsi="바탕체" w:hint="eastAsia"/>
          <w:szCs w:val="20"/>
        </w:rPr>
        <w:t>권리ㆍ이익을</w:t>
      </w:r>
      <w:proofErr w:type="spellEnd"/>
      <w:r w:rsidRPr="00CB41C0">
        <w:rPr>
          <w:rFonts w:ascii="HY신명조" w:eastAsia="HY신명조" w:hAnsi="바탕체" w:hint="eastAsia"/>
          <w:szCs w:val="20"/>
        </w:rPr>
        <w:t xml:space="preserve"> 부당하게 제한하거나 박탈한다고 공정거래위원회가 정하여 고시하는 약정</w:t>
      </w:r>
    </w:p>
    <w:p w:rsidR="0060104B" w:rsidRPr="00CB41C0" w:rsidRDefault="0060104B" w:rsidP="0060104B">
      <w:pPr>
        <w:spacing w:line="312" w:lineRule="auto"/>
        <w:rPr>
          <w:rFonts w:ascii="HY신명조" w:eastAsia="HY신명조" w:hAnsi="바탕체"/>
          <w:szCs w:val="20"/>
        </w:rPr>
      </w:pPr>
      <w:r w:rsidRPr="00CB41C0">
        <w:rPr>
          <w:rFonts w:ascii="HY신명조" w:eastAsia="HY신명조" w:hAnsi="바탕체" w:hint="eastAsia"/>
          <w:szCs w:val="20"/>
        </w:rPr>
        <w:t>② 제1항에 따라 무효가 되는 약정에 근거하여 수급사업자가 비용을 부담한 경우 수급사업자는 이에 해당하는 금액의 지급을 원사업자에게 청구할 수 있다.</w:t>
      </w:r>
    </w:p>
    <w:p w:rsidR="0060104B" w:rsidRPr="00CB41C0" w:rsidRDefault="0060104B" w:rsidP="00E161EB">
      <w:pPr>
        <w:spacing w:line="312" w:lineRule="auto"/>
        <w:rPr>
          <w:rFonts w:ascii="HY신명조" w:eastAsia="HY신명조" w:hAnsi="바탕체"/>
          <w:szCs w:val="20"/>
        </w:rPr>
      </w:pPr>
    </w:p>
    <w:p w:rsidR="0077625B" w:rsidRPr="00CB41C0" w:rsidRDefault="00F65852" w:rsidP="00E161EB">
      <w:pPr>
        <w:spacing w:line="312" w:lineRule="auto"/>
        <w:rPr>
          <w:rFonts w:ascii="HY신명조" w:eastAsia="HY신명조" w:hAnsi="바탕체"/>
          <w:b/>
          <w:szCs w:val="20"/>
        </w:rPr>
      </w:pPr>
      <w:r w:rsidRPr="00CB41C0">
        <w:rPr>
          <w:rFonts w:ascii="HY신명조" w:eastAsia="HY신명조" w:hAnsi="바탕체" w:hint="eastAsia"/>
          <w:b/>
          <w:szCs w:val="20"/>
        </w:rPr>
        <w:t>제8조 (계약의 변경)</w:t>
      </w:r>
    </w:p>
    <w:p w:rsidR="00F65852" w:rsidRPr="00CB41C0" w:rsidRDefault="00F65852" w:rsidP="00E161EB">
      <w:pPr>
        <w:spacing w:line="312" w:lineRule="auto"/>
        <w:rPr>
          <w:rFonts w:ascii="HY신명조" w:eastAsia="HY신명조" w:hAnsi="바탕체"/>
          <w:szCs w:val="20"/>
        </w:rPr>
      </w:pPr>
      <w:r w:rsidRPr="00CB41C0">
        <w:rPr>
          <w:rFonts w:ascii="HY신명조" w:eastAsia="HY신명조" w:hAnsi="바탕체" w:hint="eastAsia"/>
          <w:szCs w:val="20"/>
        </w:rPr>
        <w:t xml:space="preserve">① 합리적이고 객관적인 사유가 발생하여 부득이하게 계약변경이 필요하다고 인정되는 경우 원사업자와 수급사업자는 상호 합의하여 기본계약 등의 내용을 서면으로 변경할 수 있다. </w:t>
      </w:r>
    </w:p>
    <w:p w:rsidR="00F65852" w:rsidRPr="00CB41C0" w:rsidRDefault="00F65852" w:rsidP="00F65852">
      <w:pPr>
        <w:spacing w:line="312" w:lineRule="auto"/>
        <w:rPr>
          <w:rFonts w:ascii="HY신명조" w:eastAsia="HY신명조" w:hAnsi="바탕체"/>
          <w:szCs w:val="20"/>
        </w:rPr>
      </w:pPr>
      <w:r w:rsidRPr="00CB41C0">
        <w:rPr>
          <w:rFonts w:ascii="HY신명조" w:eastAsia="HY신명조" w:hAnsi="바탕체" w:hint="eastAsia"/>
          <w:szCs w:val="20"/>
        </w:rPr>
        <w:t xml:space="preserve">② 당초의 계약내역에 없는 계약내용이 </w:t>
      </w:r>
      <w:proofErr w:type="spellStart"/>
      <w:r w:rsidRPr="00CB41C0">
        <w:rPr>
          <w:rFonts w:ascii="HY신명조" w:eastAsia="HY신명조" w:hAnsi="바탕체" w:hint="eastAsia"/>
          <w:szCs w:val="20"/>
        </w:rPr>
        <w:t>추가·변경되어</w:t>
      </w:r>
      <w:proofErr w:type="spellEnd"/>
      <w:r w:rsidRPr="00CB41C0">
        <w:rPr>
          <w:rFonts w:ascii="HY신명조" w:eastAsia="HY신명조" w:hAnsi="바탕체" w:hint="eastAsia"/>
          <w:szCs w:val="20"/>
        </w:rPr>
        <w:t xml:space="preserve"> 계약기간의 </w:t>
      </w:r>
      <w:proofErr w:type="spellStart"/>
      <w:r w:rsidRPr="00CB41C0">
        <w:rPr>
          <w:rFonts w:ascii="HY신명조" w:eastAsia="HY신명조" w:hAnsi="바탕체" w:hint="eastAsia"/>
          <w:szCs w:val="20"/>
        </w:rPr>
        <w:t>연장·대금의</w:t>
      </w:r>
      <w:proofErr w:type="spellEnd"/>
      <w:r w:rsidRPr="00CB41C0">
        <w:rPr>
          <w:rFonts w:ascii="HY신명조" w:eastAsia="HY신명조" w:hAnsi="바탕체" w:hint="eastAsia"/>
          <w:szCs w:val="20"/>
        </w:rPr>
        <w:t xml:space="preserve"> 증액이 필요한 경우 원사업자는 수급사업자와 협의하여 계약기간 </w:t>
      </w:r>
      <w:proofErr w:type="spellStart"/>
      <w:r w:rsidRPr="00CB41C0">
        <w:rPr>
          <w:rFonts w:ascii="HY신명조" w:eastAsia="HY신명조" w:hAnsi="바탕체" w:hint="eastAsia"/>
          <w:szCs w:val="20"/>
        </w:rPr>
        <w:t>연장·대금</w:t>
      </w:r>
      <w:proofErr w:type="spellEnd"/>
      <w:r w:rsidRPr="00CB41C0">
        <w:rPr>
          <w:rFonts w:ascii="HY신명조" w:eastAsia="HY신명조" w:hAnsi="바탕체" w:hint="eastAsia"/>
          <w:szCs w:val="20"/>
        </w:rPr>
        <w:t xml:space="preserve"> 증액에 관해 필요한 조치를 한다.</w:t>
      </w:r>
    </w:p>
    <w:p w:rsidR="00921686" w:rsidRPr="00CB41C0" w:rsidRDefault="00921686" w:rsidP="00921686">
      <w:pPr>
        <w:spacing w:line="312" w:lineRule="auto"/>
        <w:rPr>
          <w:rFonts w:ascii="HY신명조" w:eastAsia="HY신명조" w:hAnsi="바탕체"/>
          <w:szCs w:val="20"/>
        </w:rPr>
      </w:pPr>
      <w:r w:rsidRPr="00CB41C0">
        <w:rPr>
          <w:rFonts w:ascii="HY신명조" w:eastAsia="HY신명조" w:hAnsi="바탕체" w:hint="eastAsia"/>
          <w:szCs w:val="20"/>
        </w:rPr>
        <w:t>③ 제2항에 따라 원사업자가 위탁 업무의 내용을 변경하면서 서면을 발급하지 아니한 경우 수급사업자는 원사업자에게 위탁사실에 대한 확인을 요청할 수 있다. 이 경우 수급사업자는 서면에 다음 각 호의 사항을 적고 서명(「전자서명법」 제2조 제3호에 따른 공인전자서명을 포함한다. 이하 이 계약에서 같다) 또는 기명날인한 후에 해당 서면을 원사업자에게 송부하는 방법으로 확인을 요청한다.</w:t>
      </w:r>
    </w:p>
    <w:p w:rsidR="00921686" w:rsidRPr="00CB41C0" w:rsidRDefault="00921686" w:rsidP="00921686">
      <w:pPr>
        <w:spacing w:line="312" w:lineRule="auto"/>
        <w:ind w:firstLineChars="100" w:firstLine="200"/>
        <w:rPr>
          <w:rFonts w:ascii="HY신명조" w:eastAsia="HY신명조" w:hAnsi="바탕체"/>
          <w:szCs w:val="20"/>
        </w:rPr>
      </w:pPr>
      <w:r w:rsidRPr="00CB41C0">
        <w:rPr>
          <w:rFonts w:ascii="HY신명조" w:eastAsia="HY신명조" w:hAnsi="바탕체" w:hint="eastAsia"/>
          <w:szCs w:val="20"/>
        </w:rPr>
        <w:t>1. 변경된 위탁 업무의 내용</w:t>
      </w:r>
    </w:p>
    <w:p w:rsidR="00921686" w:rsidRPr="00CB41C0" w:rsidRDefault="00921686" w:rsidP="00921686">
      <w:pPr>
        <w:spacing w:line="312" w:lineRule="auto"/>
        <w:ind w:firstLineChars="100" w:firstLine="200"/>
        <w:rPr>
          <w:rFonts w:ascii="HY신명조" w:eastAsia="HY신명조" w:hAnsi="바탕체"/>
          <w:szCs w:val="20"/>
        </w:rPr>
      </w:pPr>
      <w:r w:rsidRPr="00CB41C0">
        <w:rPr>
          <w:rFonts w:ascii="HY신명조" w:eastAsia="HY신명조" w:hAnsi="바탕체" w:hint="eastAsia"/>
          <w:szCs w:val="20"/>
        </w:rPr>
        <w:t>2. 하도급대금</w:t>
      </w:r>
    </w:p>
    <w:p w:rsidR="00921686" w:rsidRPr="00CB41C0" w:rsidRDefault="00921686" w:rsidP="00921686">
      <w:pPr>
        <w:spacing w:line="312" w:lineRule="auto"/>
        <w:ind w:firstLineChars="100" w:firstLine="200"/>
        <w:rPr>
          <w:rFonts w:ascii="HY신명조" w:eastAsia="HY신명조" w:hAnsi="바탕체"/>
          <w:szCs w:val="20"/>
        </w:rPr>
      </w:pPr>
      <w:r w:rsidRPr="00CB41C0">
        <w:rPr>
          <w:rFonts w:ascii="HY신명조" w:eastAsia="HY신명조" w:hAnsi="바탕체" w:hint="eastAsia"/>
          <w:szCs w:val="20"/>
        </w:rPr>
        <w:t>3. 위탁일</w:t>
      </w:r>
    </w:p>
    <w:p w:rsidR="00921686" w:rsidRPr="00CB41C0" w:rsidRDefault="00921686" w:rsidP="00921686">
      <w:pPr>
        <w:spacing w:line="312" w:lineRule="auto"/>
        <w:ind w:leftChars="100" w:left="600" w:hangingChars="200" w:hanging="400"/>
        <w:rPr>
          <w:rFonts w:ascii="HY신명조" w:eastAsia="HY신명조" w:hAnsi="바탕체"/>
          <w:szCs w:val="20"/>
        </w:rPr>
      </w:pPr>
      <w:r w:rsidRPr="00CB41C0">
        <w:rPr>
          <w:rFonts w:ascii="HY신명조" w:eastAsia="HY신명조" w:hAnsi="바탕체" w:hint="eastAsia"/>
          <w:szCs w:val="20"/>
        </w:rPr>
        <w:t>4. 원사업자와 수급사업자의 사업자명과 주소(법인 등기사항증명서상 주소와 사업장 주소를 포함한다)</w:t>
      </w:r>
    </w:p>
    <w:p w:rsidR="00921686" w:rsidRPr="00CB41C0" w:rsidRDefault="00921686" w:rsidP="00921686">
      <w:pPr>
        <w:spacing w:line="312" w:lineRule="auto"/>
        <w:ind w:firstLineChars="100" w:firstLine="200"/>
        <w:rPr>
          <w:rFonts w:ascii="HY신명조" w:eastAsia="HY신명조" w:hAnsi="바탕체"/>
          <w:szCs w:val="20"/>
        </w:rPr>
      </w:pPr>
      <w:r w:rsidRPr="00CB41C0">
        <w:rPr>
          <w:rFonts w:ascii="HY신명조" w:eastAsia="HY신명조" w:hAnsi="바탕체" w:hint="eastAsia"/>
          <w:szCs w:val="20"/>
        </w:rPr>
        <w:t>5. 그 밖에 원사업자가 위탁한 내용</w:t>
      </w:r>
    </w:p>
    <w:p w:rsidR="00921686" w:rsidRPr="00CB41C0" w:rsidRDefault="00921686" w:rsidP="00921686">
      <w:pPr>
        <w:spacing w:line="312" w:lineRule="auto"/>
        <w:rPr>
          <w:rFonts w:ascii="HY신명조" w:eastAsia="HY신명조" w:hAnsi="바탕체"/>
          <w:szCs w:val="20"/>
        </w:rPr>
      </w:pPr>
      <w:r w:rsidRPr="00CB41C0">
        <w:rPr>
          <w:rFonts w:ascii="HY신명조" w:eastAsia="HY신명조" w:hAnsi="바탕체" w:hint="eastAsia"/>
          <w:szCs w:val="20"/>
        </w:rPr>
        <w:t>④ 원사업자는 수급사업자로부터 제3항에서 정한 방법으로 위탁사실에 대한 확인 요청을 받은 날부터 15일 안에 그 내용에 대한 인정 또는 부인(否認)의 의사를 수급사업자에게 서명 또는 기명날인한 서면으로 회신하며, 이 기간 내에 회신을 발송하지 아니한 경우 수급사업자가 통지한 내</w:t>
      </w:r>
      <w:r w:rsidRPr="00CB41C0">
        <w:rPr>
          <w:rFonts w:ascii="HY신명조" w:eastAsia="HY신명조" w:hAnsi="바탕체" w:hint="eastAsia"/>
          <w:szCs w:val="20"/>
        </w:rPr>
        <w:lastRenderedPageBreak/>
        <w:t>용대로 위탁이 있는 것으로 추정한다. 다만, 자연재해 등 불가항력으로 인한 경우에는 그러하지 아니하다.</w:t>
      </w:r>
    </w:p>
    <w:p w:rsidR="00921686" w:rsidRPr="00CB41C0" w:rsidRDefault="00921686" w:rsidP="00921686">
      <w:pPr>
        <w:spacing w:line="312" w:lineRule="auto"/>
        <w:rPr>
          <w:rFonts w:ascii="HY신명조" w:eastAsia="HY신명조" w:hAnsi="바탕체"/>
          <w:szCs w:val="20"/>
        </w:rPr>
      </w:pPr>
      <w:r w:rsidRPr="00CB41C0">
        <w:rPr>
          <w:rFonts w:ascii="HY신명조" w:eastAsia="HY신명조" w:hAnsi="바탕체" w:hint="eastAsia"/>
          <w:szCs w:val="20"/>
        </w:rPr>
        <w:t>⑤ 원사업자는 계약내용의 변경에 따라 비용이 절감될 때에 한하여 대금을 감액할 수 있다. 이 경우에 원사업자는 다음 각 호의 사항을 적은 서면을 수급사업자에게 미리 제시하거나 제공한다.</w:t>
      </w:r>
    </w:p>
    <w:p w:rsidR="00921686" w:rsidRPr="00CB41C0" w:rsidRDefault="00921686" w:rsidP="00921686">
      <w:pPr>
        <w:spacing w:line="312" w:lineRule="auto"/>
        <w:ind w:firstLineChars="100" w:firstLine="200"/>
        <w:rPr>
          <w:rFonts w:ascii="HY신명조" w:eastAsia="HY신명조" w:hAnsi="바탕체"/>
          <w:szCs w:val="20"/>
        </w:rPr>
      </w:pPr>
      <w:r w:rsidRPr="00CB41C0">
        <w:rPr>
          <w:rFonts w:ascii="HY신명조" w:eastAsia="HY신명조" w:hAnsi="바탕체" w:hint="eastAsia"/>
          <w:szCs w:val="20"/>
        </w:rPr>
        <w:t>1. 감액의 사유와 기준</w:t>
      </w:r>
    </w:p>
    <w:p w:rsidR="00921686" w:rsidRPr="00CB41C0" w:rsidRDefault="00921686" w:rsidP="00921686">
      <w:pPr>
        <w:spacing w:line="312" w:lineRule="auto"/>
        <w:ind w:firstLineChars="100" w:firstLine="200"/>
        <w:rPr>
          <w:rFonts w:ascii="HY신명조" w:eastAsia="HY신명조" w:hAnsi="바탕체"/>
          <w:szCs w:val="20"/>
        </w:rPr>
      </w:pPr>
      <w:r w:rsidRPr="00CB41C0">
        <w:rPr>
          <w:rFonts w:ascii="HY신명조" w:eastAsia="HY신명조" w:hAnsi="바탕체" w:hint="eastAsia"/>
          <w:szCs w:val="20"/>
        </w:rPr>
        <w:t>2. 감액의 대상이 되는 목적물의 분량</w:t>
      </w:r>
    </w:p>
    <w:p w:rsidR="00921686" w:rsidRPr="00CB41C0" w:rsidRDefault="00921686" w:rsidP="00921686">
      <w:pPr>
        <w:spacing w:line="312" w:lineRule="auto"/>
        <w:ind w:firstLineChars="100" w:firstLine="200"/>
        <w:rPr>
          <w:rFonts w:ascii="HY신명조" w:eastAsia="HY신명조" w:hAnsi="바탕체"/>
          <w:szCs w:val="20"/>
        </w:rPr>
      </w:pPr>
      <w:r w:rsidRPr="00CB41C0">
        <w:rPr>
          <w:rFonts w:ascii="HY신명조" w:eastAsia="HY신명조" w:hAnsi="바탕체" w:hint="eastAsia"/>
          <w:szCs w:val="20"/>
        </w:rPr>
        <w:t>3. 감액금액</w:t>
      </w:r>
    </w:p>
    <w:p w:rsidR="00921686" w:rsidRPr="00CB41C0" w:rsidRDefault="00921686" w:rsidP="00921686">
      <w:pPr>
        <w:spacing w:line="312" w:lineRule="auto"/>
        <w:ind w:firstLineChars="100" w:firstLine="200"/>
        <w:rPr>
          <w:rFonts w:ascii="HY신명조" w:eastAsia="HY신명조" w:hAnsi="바탕체"/>
          <w:szCs w:val="20"/>
        </w:rPr>
      </w:pPr>
      <w:r w:rsidRPr="00CB41C0">
        <w:rPr>
          <w:rFonts w:ascii="HY신명조" w:eastAsia="HY신명조" w:hAnsi="바탕체" w:hint="eastAsia"/>
          <w:szCs w:val="20"/>
        </w:rPr>
        <w:t>4. 공제 등 감액방법</w:t>
      </w:r>
    </w:p>
    <w:p w:rsidR="00921686" w:rsidRPr="00CB41C0" w:rsidRDefault="00921686" w:rsidP="00921686">
      <w:pPr>
        <w:spacing w:line="312" w:lineRule="auto"/>
        <w:ind w:firstLineChars="100" w:firstLine="200"/>
        <w:rPr>
          <w:rFonts w:ascii="HY신명조" w:eastAsia="HY신명조" w:hAnsi="바탕체"/>
          <w:szCs w:val="20"/>
        </w:rPr>
      </w:pPr>
      <w:r w:rsidRPr="00CB41C0">
        <w:rPr>
          <w:rFonts w:ascii="HY신명조" w:eastAsia="HY신명조" w:hAnsi="바탕체" w:hint="eastAsia"/>
          <w:szCs w:val="20"/>
        </w:rPr>
        <w:t>5. 그 밖에 감액이 정당함을 증명할 수 있는 사항</w:t>
      </w:r>
    </w:p>
    <w:p w:rsidR="00921686" w:rsidRPr="00CB41C0" w:rsidRDefault="00921686" w:rsidP="00921686">
      <w:pPr>
        <w:spacing w:line="312" w:lineRule="auto"/>
        <w:rPr>
          <w:rFonts w:ascii="HY신명조" w:eastAsia="HY신명조" w:hAnsi="바탕체"/>
          <w:szCs w:val="20"/>
        </w:rPr>
      </w:pPr>
      <w:r w:rsidRPr="00CB41C0">
        <w:rPr>
          <w:rFonts w:ascii="HY신명조" w:eastAsia="HY신명조" w:hAnsi="바탕체" w:hint="eastAsia"/>
          <w:szCs w:val="20"/>
        </w:rPr>
        <w:t>⑥ 수급사업자가 정당한 사유를 제시하여 원사업자의 계약내용 변경요청을 거절한 경우 원사업자는 이를 이유로 수급사업자에게 불이익을 주는 행위를 하지 아니한다.</w:t>
      </w:r>
    </w:p>
    <w:p w:rsidR="00F65852" w:rsidRPr="00CB41C0" w:rsidRDefault="00F65852" w:rsidP="00E161EB">
      <w:pPr>
        <w:spacing w:line="312" w:lineRule="auto"/>
        <w:rPr>
          <w:rFonts w:ascii="HY신명조" w:eastAsia="HY신명조" w:hAnsi="바탕체"/>
          <w:szCs w:val="20"/>
        </w:rPr>
      </w:pPr>
    </w:p>
    <w:p w:rsidR="00097DFD" w:rsidRPr="00CB41C0" w:rsidRDefault="00097DFD" w:rsidP="00E161EB">
      <w:pPr>
        <w:spacing w:line="312" w:lineRule="auto"/>
        <w:rPr>
          <w:rFonts w:ascii="HY신명조" w:eastAsia="HY신명조" w:hAnsi="바탕체"/>
          <w:b/>
          <w:szCs w:val="20"/>
        </w:rPr>
      </w:pPr>
      <w:r w:rsidRPr="00CB41C0">
        <w:rPr>
          <w:rFonts w:ascii="HY신명조" w:eastAsia="HY신명조" w:hAnsi="바탕체" w:hint="eastAsia"/>
          <w:b/>
          <w:szCs w:val="20"/>
        </w:rPr>
        <w:t>제9조 (계약의 효력)</w:t>
      </w:r>
    </w:p>
    <w:p w:rsidR="000910AD" w:rsidRPr="00CB41C0" w:rsidRDefault="000910AD" w:rsidP="000910AD">
      <w:pPr>
        <w:spacing w:line="312" w:lineRule="auto"/>
        <w:rPr>
          <w:rFonts w:ascii="HY신명조" w:eastAsia="HY신명조" w:hAnsi="바탕체"/>
          <w:szCs w:val="20"/>
        </w:rPr>
      </w:pPr>
      <w:r w:rsidRPr="00CB41C0">
        <w:rPr>
          <w:rFonts w:ascii="HY신명조" w:eastAsia="HY신명조" w:hAnsi="바탕체" w:hint="eastAsia"/>
          <w:szCs w:val="20"/>
        </w:rPr>
        <w:t xml:space="preserve">① 이 기본계약은 </w:t>
      </w:r>
      <w:proofErr w:type="gramStart"/>
      <w:r w:rsidR="006E6A55" w:rsidRPr="00CB41C0">
        <w:rPr>
          <w:rFonts w:ascii="HY신명조" w:eastAsia="HY신명조" w:hAnsi="바탕체" w:hint="eastAsia"/>
          <w:szCs w:val="20"/>
        </w:rPr>
        <w:t>[</w:t>
      </w:r>
      <w:r w:rsidRPr="00CB41C0">
        <w:rPr>
          <w:rFonts w:ascii="HY신명조" w:eastAsia="HY신명조" w:hAnsi="바탕체" w:hint="eastAsia"/>
          <w:szCs w:val="20"/>
        </w:rPr>
        <w:t xml:space="preserve"> </w:t>
      </w:r>
      <w:r w:rsidR="006E6A55" w:rsidRPr="00CB41C0">
        <w:rPr>
          <w:rFonts w:ascii="HY신명조" w:eastAsia="HY신명조" w:hAnsi="바탕체" w:hint="eastAsia"/>
          <w:szCs w:val="20"/>
        </w:rPr>
        <w:t>]</w:t>
      </w:r>
      <w:proofErr w:type="gramEnd"/>
      <w:r w:rsidR="006E6A55" w:rsidRPr="00CB41C0">
        <w:rPr>
          <w:rFonts w:ascii="HY신명조" w:eastAsia="HY신명조" w:hAnsi="바탕체" w:hint="eastAsia"/>
          <w:szCs w:val="20"/>
        </w:rPr>
        <w:t xml:space="preserve"> </w:t>
      </w:r>
      <w:r w:rsidRPr="00CB41C0">
        <w:rPr>
          <w:rFonts w:ascii="HY신명조" w:eastAsia="HY신명조" w:hAnsi="바탕체" w:hint="eastAsia"/>
          <w:szCs w:val="20"/>
        </w:rPr>
        <w:t xml:space="preserve">년 </w:t>
      </w:r>
      <w:r w:rsidR="006E6A55" w:rsidRPr="00CB41C0">
        <w:rPr>
          <w:rFonts w:ascii="HY신명조" w:eastAsia="HY신명조" w:hAnsi="바탕체" w:hint="eastAsia"/>
          <w:szCs w:val="20"/>
        </w:rPr>
        <w:t>[ ]</w:t>
      </w:r>
      <w:r w:rsidRPr="00CB41C0">
        <w:rPr>
          <w:rFonts w:ascii="HY신명조" w:eastAsia="HY신명조" w:hAnsi="바탕체" w:hint="eastAsia"/>
          <w:szCs w:val="20"/>
        </w:rPr>
        <w:t xml:space="preserve"> 월 </w:t>
      </w:r>
      <w:r w:rsidR="006E6A55" w:rsidRPr="00CB41C0">
        <w:rPr>
          <w:rFonts w:ascii="HY신명조" w:eastAsia="HY신명조" w:hAnsi="바탕체" w:hint="eastAsia"/>
          <w:szCs w:val="20"/>
        </w:rPr>
        <w:t>[ ]</w:t>
      </w:r>
      <w:r w:rsidRPr="00CB41C0">
        <w:rPr>
          <w:rFonts w:ascii="HY신명조" w:eastAsia="HY신명조" w:hAnsi="바탕체" w:hint="eastAsia"/>
          <w:szCs w:val="20"/>
        </w:rPr>
        <w:t xml:space="preserve"> 일로부터 </w:t>
      </w:r>
      <w:r w:rsidR="006E6A55" w:rsidRPr="00CB41C0">
        <w:rPr>
          <w:rFonts w:ascii="HY신명조" w:eastAsia="HY신명조" w:hAnsi="바탕체" w:hint="eastAsia"/>
          <w:szCs w:val="20"/>
        </w:rPr>
        <w:t>[ ]</w:t>
      </w:r>
      <w:r w:rsidRPr="00CB41C0">
        <w:rPr>
          <w:rFonts w:ascii="HY신명조" w:eastAsia="HY신명조" w:hAnsi="바탕체" w:hint="eastAsia"/>
          <w:szCs w:val="20"/>
        </w:rPr>
        <w:t xml:space="preserve"> 년 </w:t>
      </w:r>
      <w:r w:rsidR="006E6A55" w:rsidRPr="00CB41C0">
        <w:rPr>
          <w:rFonts w:ascii="HY신명조" w:eastAsia="HY신명조" w:hAnsi="바탕체" w:hint="eastAsia"/>
          <w:szCs w:val="20"/>
        </w:rPr>
        <w:t>[ ]</w:t>
      </w:r>
      <w:r w:rsidRPr="00CB41C0">
        <w:rPr>
          <w:rFonts w:ascii="HY신명조" w:eastAsia="HY신명조" w:hAnsi="바탕체" w:hint="eastAsia"/>
          <w:szCs w:val="20"/>
        </w:rPr>
        <w:t xml:space="preserve"> 월 </w:t>
      </w:r>
      <w:r w:rsidR="006E6A55" w:rsidRPr="00CB41C0">
        <w:rPr>
          <w:rFonts w:ascii="HY신명조" w:eastAsia="HY신명조" w:hAnsi="바탕체" w:hint="eastAsia"/>
          <w:szCs w:val="20"/>
        </w:rPr>
        <w:t>[ ]</w:t>
      </w:r>
      <w:r w:rsidRPr="00CB41C0">
        <w:rPr>
          <w:rFonts w:ascii="HY신명조" w:eastAsia="HY신명조" w:hAnsi="바탕체" w:hint="eastAsia"/>
          <w:szCs w:val="20"/>
        </w:rPr>
        <w:t xml:space="preserve"> 일 까지 효력을 가진다. 다만, 원사업자 또는 수급사업자가 계약기간 만료 1월전까지 계약의 변경 또는 해약의 의사를 표시하지 아니하는 경우에는 이 기본계약은 동일한 조건으로 1년간 자동 연장되는 것으로 보며 그 이후도 동일하다.</w:t>
      </w:r>
    </w:p>
    <w:p w:rsidR="000910AD" w:rsidRPr="00CB41C0" w:rsidRDefault="000910AD" w:rsidP="000910AD">
      <w:pPr>
        <w:spacing w:line="312" w:lineRule="auto"/>
        <w:rPr>
          <w:rFonts w:ascii="HY신명조" w:eastAsia="HY신명조" w:hAnsi="바탕체"/>
          <w:szCs w:val="20"/>
        </w:rPr>
      </w:pPr>
      <w:r w:rsidRPr="00CB41C0">
        <w:rPr>
          <w:rFonts w:ascii="HY신명조" w:eastAsia="HY신명조" w:hAnsi="바탕체" w:hint="eastAsia"/>
          <w:szCs w:val="20"/>
        </w:rPr>
        <w:t xml:space="preserve">② 제1항에 따라 이 기본계약의 효력이 소멸된 이후에도 개별계약의 효력이 존속되는 경우에는 제1항의 규정에도 불구하고 이 기본계약의 효력은 당해 개별계약의 </w:t>
      </w:r>
      <w:proofErr w:type="spellStart"/>
      <w:r w:rsidRPr="00CB41C0">
        <w:rPr>
          <w:rFonts w:ascii="HY신명조" w:eastAsia="HY신명조" w:hAnsi="바탕체" w:hint="eastAsia"/>
          <w:szCs w:val="20"/>
        </w:rPr>
        <w:t>존속기간까지로</w:t>
      </w:r>
      <w:proofErr w:type="spellEnd"/>
      <w:r w:rsidRPr="00CB41C0">
        <w:rPr>
          <w:rFonts w:ascii="HY신명조" w:eastAsia="HY신명조" w:hAnsi="바탕체" w:hint="eastAsia"/>
          <w:szCs w:val="20"/>
        </w:rPr>
        <w:t xml:space="preserve"> 한다.</w:t>
      </w:r>
    </w:p>
    <w:p w:rsidR="00044D47" w:rsidRPr="00CB41C0" w:rsidRDefault="00044D47" w:rsidP="000910AD">
      <w:pPr>
        <w:spacing w:line="312" w:lineRule="auto"/>
        <w:rPr>
          <w:rFonts w:ascii="HY신명조" w:eastAsia="HY신명조" w:hAnsi="바탕체"/>
          <w:szCs w:val="20"/>
        </w:rPr>
      </w:pPr>
    </w:p>
    <w:p w:rsidR="00044D47" w:rsidRPr="00CB41C0" w:rsidRDefault="00044D47" w:rsidP="000910AD">
      <w:pPr>
        <w:spacing w:line="312" w:lineRule="auto"/>
        <w:rPr>
          <w:rFonts w:ascii="HY신명조" w:eastAsia="HY신명조" w:hAnsi="바탕체"/>
          <w:szCs w:val="20"/>
        </w:rPr>
      </w:pPr>
    </w:p>
    <w:p w:rsidR="00044D47" w:rsidRPr="00CB41C0" w:rsidRDefault="00044D47" w:rsidP="00044D47">
      <w:pPr>
        <w:spacing w:line="312" w:lineRule="auto"/>
        <w:jc w:val="center"/>
        <w:rPr>
          <w:rFonts w:ascii="HY신명조" w:eastAsia="HY신명조" w:hAnsi="바탕체"/>
          <w:b/>
          <w:szCs w:val="20"/>
        </w:rPr>
      </w:pPr>
      <w:r w:rsidRPr="00CB41C0">
        <w:rPr>
          <w:rFonts w:ascii="HY신명조" w:eastAsia="HY신명조" w:hAnsi="바탕체" w:hint="eastAsia"/>
          <w:b/>
          <w:szCs w:val="20"/>
        </w:rPr>
        <w:t>제2장 가구 등의 제작 및 납품</w:t>
      </w:r>
    </w:p>
    <w:p w:rsidR="00044D47" w:rsidRPr="00CB41C0" w:rsidRDefault="00044D47" w:rsidP="00044D47">
      <w:pPr>
        <w:spacing w:line="312" w:lineRule="auto"/>
        <w:jc w:val="center"/>
        <w:rPr>
          <w:rFonts w:ascii="HY신명조" w:eastAsia="HY신명조" w:hAnsi="바탕체"/>
          <w:b/>
          <w:szCs w:val="20"/>
        </w:rPr>
      </w:pPr>
    </w:p>
    <w:p w:rsidR="00044D47" w:rsidRPr="00CB41C0" w:rsidRDefault="00044D47" w:rsidP="00044D47">
      <w:pPr>
        <w:spacing w:line="312" w:lineRule="auto"/>
        <w:jc w:val="center"/>
        <w:rPr>
          <w:rFonts w:ascii="HY신명조" w:eastAsia="HY신명조" w:hAnsi="바탕체"/>
          <w:b/>
          <w:szCs w:val="20"/>
        </w:rPr>
      </w:pPr>
      <w:r w:rsidRPr="00CB41C0">
        <w:rPr>
          <w:rFonts w:ascii="HY신명조" w:eastAsia="HY신명조" w:hAnsi="바탕체" w:hint="eastAsia"/>
          <w:b/>
          <w:szCs w:val="20"/>
        </w:rPr>
        <w:t>제1절 가구 등의 제작 등</w:t>
      </w:r>
    </w:p>
    <w:p w:rsidR="00044D47" w:rsidRPr="00CB41C0" w:rsidRDefault="00044D47" w:rsidP="00044D47">
      <w:pPr>
        <w:spacing w:line="312" w:lineRule="auto"/>
        <w:jc w:val="center"/>
        <w:rPr>
          <w:rFonts w:ascii="HY신명조" w:eastAsia="HY신명조" w:hAnsi="바탕체"/>
          <w:b/>
          <w:szCs w:val="20"/>
        </w:rPr>
      </w:pPr>
    </w:p>
    <w:p w:rsidR="00044D47" w:rsidRPr="00CB41C0" w:rsidRDefault="00044D47" w:rsidP="00044D47">
      <w:pPr>
        <w:spacing w:line="312" w:lineRule="auto"/>
        <w:jc w:val="left"/>
        <w:rPr>
          <w:rFonts w:ascii="HY신명조" w:eastAsia="HY신명조" w:hAnsi="바탕체"/>
          <w:b/>
          <w:szCs w:val="20"/>
        </w:rPr>
      </w:pPr>
      <w:r w:rsidRPr="00CB41C0">
        <w:rPr>
          <w:rFonts w:ascii="HY신명조" w:eastAsia="HY신명조" w:hAnsi="바탕체" w:hint="eastAsia"/>
          <w:b/>
          <w:szCs w:val="20"/>
        </w:rPr>
        <w:t>제10조 (발주)</w:t>
      </w:r>
    </w:p>
    <w:p w:rsidR="00716330" w:rsidRPr="00CB41C0" w:rsidRDefault="00716330" w:rsidP="00716330">
      <w:pPr>
        <w:spacing w:line="312" w:lineRule="auto"/>
        <w:jc w:val="left"/>
        <w:rPr>
          <w:rFonts w:ascii="HY신명조" w:eastAsia="HY신명조" w:hAnsi="바탕체"/>
          <w:szCs w:val="20"/>
        </w:rPr>
      </w:pPr>
      <w:r w:rsidRPr="00CB41C0">
        <w:rPr>
          <w:rFonts w:ascii="HY신명조" w:eastAsia="HY신명조" w:hAnsi="바탕체" w:hint="eastAsia"/>
          <w:szCs w:val="20"/>
        </w:rPr>
        <w:t>원사업자는 제조 등을 위탁하려는 때에는 수급사업자의 납품에 지장이 없도록 충분한 시일을 두고 발주한다. 이 경우 원사업자는 수급사업자에게 장기적인 발주계획을 예고함을 원칙으로 하며 이에 필요한 정보를 함께 제공한다.</w:t>
      </w:r>
    </w:p>
    <w:p w:rsidR="00044D47" w:rsidRPr="00CB41C0" w:rsidRDefault="00044D47" w:rsidP="00044D47">
      <w:pPr>
        <w:spacing w:line="312" w:lineRule="auto"/>
        <w:jc w:val="left"/>
        <w:rPr>
          <w:rFonts w:ascii="HY신명조" w:eastAsia="HY신명조" w:hAnsi="바탕체"/>
          <w:szCs w:val="20"/>
        </w:rPr>
      </w:pPr>
    </w:p>
    <w:p w:rsidR="00097DFD" w:rsidRPr="00CB41C0" w:rsidRDefault="00716330" w:rsidP="00E161EB">
      <w:pPr>
        <w:spacing w:line="312" w:lineRule="auto"/>
        <w:rPr>
          <w:rFonts w:ascii="HY신명조" w:eastAsia="HY신명조" w:hAnsi="바탕체"/>
          <w:b/>
          <w:szCs w:val="20"/>
        </w:rPr>
      </w:pPr>
      <w:r w:rsidRPr="00CB41C0">
        <w:rPr>
          <w:rFonts w:ascii="HY신명조" w:eastAsia="HY신명조" w:hAnsi="바탕체" w:hint="eastAsia"/>
          <w:b/>
          <w:szCs w:val="20"/>
        </w:rPr>
        <w:lastRenderedPageBreak/>
        <w:t>제11조 (사양서)</w:t>
      </w:r>
    </w:p>
    <w:p w:rsidR="00716330" w:rsidRPr="00CB41C0" w:rsidRDefault="00716330" w:rsidP="00716330">
      <w:pPr>
        <w:spacing w:line="312" w:lineRule="auto"/>
        <w:rPr>
          <w:rFonts w:ascii="HY신명조" w:eastAsia="HY신명조" w:hAnsi="바탕체"/>
          <w:szCs w:val="20"/>
        </w:rPr>
      </w:pPr>
      <w:r w:rsidRPr="00CB41C0">
        <w:rPr>
          <w:rFonts w:ascii="HY신명조" w:eastAsia="HY신명조" w:hAnsi="바탕체" w:hint="eastAsia"/>
          <w:szCs w:val="20"/>
        </w:rPr>
        <w:t>① 수급사업자는 원사업자가 제공하는 시방서, 도면 등(이하 "</w:t>
      </w:r>
      <w:proofErr w:type="spellStart"/>
      <w:r w:rsidRPr="00CB41C0">
        <w:rPr>
          <w:rFonts w:ascii="HY신명조" w:eastAsia="HY신명조" w:hAnsi="바탕체" w:hint="eastAsia"/>
          <w:szCs w:val="20"/>
        </w:rPr>
        <w:t>사양서”라</w:t>
      </w:r>
      <w:proofErr w:type="spellEnd"/>
      <w:r w:rsidRPr="00CB41C0">
        <w:rPr>
          <w:rFonts w:ascii="HY신명조" w:eastAsia="HY신명조" w:hAnsi="바탕체" w:hint="eastAsia"/>
          <w:szCs w:val="20"/>
        </w:rPr>
        <w:t xml:space="preserve"> 한다)에 의거 목적물을 제조하여야 하며, 원사업자는 사양서에 세부사항을 추가할 수 있으며 동일한 제품을 반복 생산하는 경우에 도면 등을 생략할 수 있다.</w:t>
      </w:r>
    </w:p>
    <w:p w:rsidR="00716330" w:rsidRPr="00CB41C0" w:rsidRDefault="00716330" w:rsidP="00716330">
      <w:pPr>
        <w:spacing w:line="312" w:lineRule="auto"/>
        <w:rPr>
          <w:rFonts w:ascii="HY신명조" w:eastAsia="HY신명조" w:hAnsi="바탕체"/>
          <w:szCs w:val="20"/>
        </w:rPr>
      </w:pPr>
      <w:r w:rsidRPr="00CB41C0">
        <w:rPr>
          <w:rFonts w:ascii="HY신명조" w:eastAsia="HY신명조" w:hAnsi="바탕체" w:hint="eastAsia"/>
          <w:szCs w:val="20"/>
        </w:rPr>
        <w:t>② 수급사업자는 원사업자로부터 제공받은 사양서나 기타의 지시에 관하여 불분명하거나, 의문이 있을 경우 지체 없이 원사업자에게 통지하고 그 지시에 따른다.</w:t>
      </w:r>
    </w:p>
    <w:p w:rsidR="00716330" w:rsidRPr="00CB41C0" w:rsidRDefault="00716330" w:rsidP="00716330">
      <w:pPr>
        <w:spacing w:line="312" w:lineRule="auto"/>
        <w:rPr>
          <w:rFonts w:ascii="HY신명조" w:eastAsia="HY신명조" w:hAnsi="바탕체"/>
          <w:szCs w:val="20"/>
        </w:rPr>
      </w:pPr>
      <w:r w:rsidRPr="00CB41C0">
        <w:rPr>
          <w:rFonts w:ascii="HY신명조" w:eastAsia="HY신명조" w:hAnsi="바탕체" w:hint="eastAsia"/>
          <w:szCs w:val="20"/>
        </w:rPr>
        <w:t>③ 수급사업자는 원사업자로부터 받은 사양서류 등을 선량한 관리자의 주의를 가지고 관리하여야 하며, 그 내용을 제3자에게 누설, 제공하지 아니한다.</w:t>
      </w:r>
    </w:p>
    <w:p w:rsidR="00716330" w:rsidRPr="00CB41C0" w:rsidRDefault="00716330" w:rsidP="00716330">
      <w:pPr>
        <w:spacing w:line="312" w:lineRule="auto"/>
        <w:rPr>
          <w:rFonts w:ascii="HY신명조" w:eastAsia="HY신명조" w:hAnsi="바탕체"/>
          <w:szCs w:val="20"/>
        </w:rPr>
      </w:pPr>
      <w:r w:rsidRPr="00CB41C0">
        <w:rPr>
          <w:rFonts w:ascii="HY신명조" w:eastAsia="HY신명조" w:hAnsi="바탕체" w:hint="eastAsia"/>
          <w:szCs w:val="20"/>
        </w:rPr>
        <w:t>④ 원사업자와 수급사업자는 필요에 따라 사양 및 제조방법의 변경에 관한 의견을 제시할 수 있으며, 이때 변경에 따른 구형 제품의 처리는 상호 협의에 의하여 결정한다.</w:t>
      </w:r>
    </w:p>
    <w:p w:rsidR="00716330" w:rsidRPr="00CB41C0" w:rsidRDefault="00716330" w:rsidP="00716330">
      <w:pPr>
        <w:spacing w:line="312" w:lineRule="auto"/>
        <w:rPr>
          <w:rFonts w:ascii="HY신명조" w:eastAsia="HY신명조" w:hAnsi="바탕체"/>
          <w:szCs w:val="20"/>
        </w:rPr>
      </w:pPr>
      <w:r w:rsidRPr="00CB41C0">
        <w:rPr>
          <w:rFonts w:ascii="HY신명조" w:eastAsia="HY신명조" w:hAnsi="바탕체" w:hint="eastAsia"/>
          <w:szCs w:val="20"/>
        </w:rPr>
        <w:t xml:space="preserve">⑤ 수급사업자는 사양서 등의 사용 완료, 계약의 </w:t>
      </w:r>
      <w:proofErr w:type="spellStart"/>
      <w:r w:rsidRPr="00CB41C0">
        <w:rPr>
          <w:rFonts w:ascii="HY신명조" w:eastAsia="HY신명조" w:hAnsi="바탕체" w:hint="eastAsia"/>
          <w:szCs w:val="20"/>
        </w:rPr>
        <w:t>해제·해지</w:t>
      </w:r>
      <w:proofErr w:type="spellEnd"/>
      <w:r w:rsidRPr="00CB41C0">
        <w:rPr>
          <w:rFonts w:ascii="HY신명조" w:eastAsia="HY신명조" w:hAnsi="바탕체" w:hint="eastAsia"/>
          <w:szCs w:val="20"/>
        </w:rPr>
        <w:t xml:space="preserve"> 또는 원사업자의 요구가 있는 경우에는 이를 지체 없이 반환한다. 다만, 원사업자가 반환을 면제한 경우에는 이를 3년간 보관한다.</w:t>
      </w:r>
    </w:p>
    <w:p w:rsidR="00716330" w:rsidRPr="00CB41C0" w:rsidRDefault="00716330" w:rsidP="00E161EB">
      <w:pPr>
        <w:spacing w:line="312" w:lineRule="auto"/>
        <w:rPr>
          <w:rFonts w:ascii="HY신명조" w:eastAsia="HY신명조" w:hAnsi="바탕체"/>
          <w:szCs w:val="20"/>
        </w:rPr>
      </w:pPr>
    </w:p>
    <w:p w:rsidR="007A545B" w:rsidRPr="00CB41C0" w:rsidRDefault="007A545B" w:rsidP="00E161EB">
      <w:pPr>
        <w:spacing w:line="312" w:lineRule="auto"/>
        <w:rPr>
          <w:rFonts w:ascii="HY신명조" w:eastAsia="HY신명조" w:hAnsi="바탕체"/>
          <w:b/>
          <w:szCs w:val="20"/>
        </w:rPr>
      </w:pPr>
      <w:r w:rsidRPr="00CB41C0">
        <w:rPr>
          <w:rFonts w:ascii="HY신명조" w:eastAsia="HY신명조" w:hAnsi="바탕체" w:hint="eastAsia"/>
          <w:b/>
          <w:szCs w:val="20"/>
        </w:rPr>
        <w:t>제11조의 2 (샘플 및 제품제작)</w:t>
      </w:r>
    </w:p>
    <w:p w:rsidR="007A545B" w:rsidRPr="00CB41C0" w:rsidRDefault="007A545B" w:rsidP="007A545B">
      <w:pPr>
        <w:spacing w:line="312" w:lineRule="auto"/>
        <w:rPr>
          <w:rFonts w:ascii="HY신명조" w:eastAsia="HY신명조" w:hAnsi="바탕체"/>
          <w:szCs w:val="20"/>
        </w:rPr>
      </w:pPr>
      <w:r w:rsidRPr="00CB41C0">
        <w:rPr>
          <w:rFonts w:ascii="HY신명조" w:eastAsia="HY신명조" w:hAnsi="바탕체" w:hint="eastAsia"/>
          <w:szCs w:val="20"/>
        </w:rPr>
        <w:t xml:space="preserve">① </w:t>
      </w:r>
      <w:r w:rsidR="0080240B" w:rsidRPr="00CB41C0">
        <w:rPr>
          <w:rFonts w:ascii="HY신명조" w:eastAsia="HY신명조" w:hAnsi="바탕체" w:hint="eastAsia"/>
          <w:szCs w:val="20"/>
        </w:rPr>
        <w:t>수급사업자</w:t>
      </w:r>
      <w:r w:rsidR="006013B1" w:rsidRPr="00CB41C0">
        <w:rPr>
          <w:rFonts w:ascii="HY신명조" w:eastAsia="HY신명조" w:hAnsi="바탕체" w:hint="eastAsia"/>
          <w:szCs w:val="20"/>
        </w:rPr>
        <w:t>가</w:t>
      </w:r>
      <w:r w:rsidR="0080240B" w:rsidRPr="00CB41C0">
        <w:rPr>
          <w:rFonts w:ascii="HY신명조" w:eastAsia="HY신명조" w:hAnsi="바탕체" w:hint="eastAsia"/>
          <w:szCs w:val="20"/>
        </w:rPr>
        <w:t xml:space="preserve"> </w:t>
      </w:r>
      <w:r w:rsidR="006013B1" w:rsidRPr="00CB41C0">
        <w:rPr>
          <w:rFonts w:ascii="HY신명조" w:eastAsia="HY신명조" w:hAnsi="바탕체" w:hint="eastAsia"/>
          <w:szCs w:val="20"/>
        </w:rPr>
        <w:t xml:space="preserve">제품을 제작하기 전에 </w:t>
      </w:r>
      <w:r w:rsidR="0080240B" w:rsidRPr="00CB41C0">
        <w:rPr>
          <w:rFonts w:ascii="HY신명조" w:eastAsia="HY신명조" w:hAnsi="바탕체" w:hint="eastAsia"/>
          <w:szCs w:val="20"/>
        </w:rPr>
        <w:t>원사업자</w:t>
      </w:r>
      <w:r w:rsidR="00517CE9" w:rsidRPr="00CB41C0">
        <w:rPr>
          <w:rFonts w:ascii="HY신명조" w:eastAsia="HY신명조" w:hAnsi="바탕체" w:hint="eastAsia"/>
          <w:szCs w:val="20"/>
        </w:rPr>
        <w:t>가 별도로 요청하는 경우</w:t>
      </w:r>
      <w:r w:rsidR="0080240B" w:rsidRPr="00CB41C0">
        <w:rPr>
          <w:rFonts w:ascii="HY신명조" w:eastAsia="HY신명조" w:hAnsi="바탕체" w:hint="eastAsia"/>
          <w:szCs w:val="20"/>
        </w:rPr>
        <w:t xml:space="preserve">, </w:t>
      </w:r>
      <w:r w:rsidR="00517CE9" w:rsidRPr="00CB41C0">
        <w:rPr>
          <w:rFonts w:ascii="HY신명조" w:eastAsia="HY신명조" w:hAnsi="바탕체" w:hint="eastAsia"/>
          <w:szCs w:val="20"/>
        </w:rPr>
        <w:t xml:space="preserve">수급사업자는 </w:t>
      </w:r>
      <w:r w:rsidR="0080240B" w:rsidRPr="00CB41C0">
        <w:rPr>
          <w:rFonts w:ascii="HY신명조" w:eastAsia="HY신명조" w:hAnsi="바탕체" w:hint="eastAsia"/>
          <w:szCs w:val="20"/>
        </w:rPr>
        <w:t xml:space="preserve">제품 제작에 필요한 작업지시서 등을 원사업자에게 교부 받고, 원사업자가 요청하는 작업방법에 따라 샘플(견본품)을 제작하여 원사업자의 확인 및 승인을 득하여야 한다. </w:t>
      </w:r>
    </w:p>
    <w:p w:rsidR="007A545B" w:rsidRPr="00CB41C0" w:rsidRDefault="007A545B" w:rsidP="007A545B">
      <w:pPr>
        <w:spacing w:line="312" w:lineRule="auto"/>
        <w:rPr>
          <w:rFonts w:ascii="HY신명조" w:eastAsia="HY신명조" w:hAnsi="바탕체"/>
          <w:szCs w:val="20"/>
        </w:rPr>
      </w:pPr>
      <w:r w:rsidRPr="00CB41C0">
        <w:rPr>
          <w:rFonts w:ascii="HY신명조" w:eastAsia="HY신명조" w:hAnsi="바탕체" w:hint="eastAsia"/>
          <w:szCs w:val="20"/>
        </w:rPr>
        <w:t xml:space="preserve">② </w:t>
      </w:r>
      <w:r w:rsidR="0080240B" w:rsidRPr="00CB41C0">
        <w:rPr>
          <w:rFonts w:ascii="HY신명조" w:eastAsia="HY신명조" w:hAnsi="바탕체" w:hint="eastAsia"/>
          <w:szCs w:val="20"/>
        </w:rPr>
        <w:t>수급사업자가 제작한 샘플(견본품)을 원사업자가 확인하고 승인한 경우, 수급사업자는 해당 샘플(견본품)</w:t>
      </w:r>
      <w:r w:rsidR="00DE06F0" w:rsidRPr="00CB41C0">
        <w:rPr>
          <w:rFonts w:ascii="HY신명조" w:eastAsia="HY신명조" w:hAnsi="바탕체" w:hint="eastAsia"/>
          <w:szCs w:val="20"/>
        </w:rPr>
        <w:t xml:space="preserve">에 따라 제품을 제작하여 납품해야 한다. </w:t>
      </w:r>
    </w:p>
    <w:p w:rsidR="007A545B" w:rsidRPr="00CB41C0" w:rsidRDefault="007A545B" w:rsidP="00E161EB">
      <w:pPr>
        <w:spacing w:line="312" w:lineRule="auto"/>
        <w:rPr>
          <w:rFonts w:ascii="HY신명조" w:eastAsia="HY신명조" w:hAnsi="바탕체"/>
          <w:szCs w:val="20"/>
        </w:rPr>
      </w:pPr>
    </w:p>
    <w:p w:rsidR="004F02CD" w:rsidRPr="00CB41C0" w:rsidRDefault="000A1F40" w:rsidP="00E161EB">
      <w:pPr>
        <w:spacing w:line="312" w:lineRule="auto"/>
        <w:rPr>
          <w:rFonts w:ascii="HY신명조" w:eastAsia="HY신명조" w:hAnsi="바탕체"/>
          <w:b/>
          <w:szCs w:val="20"/>
        </w:rPr>
      </w:pPr>
      <w:r w:rsidRPr="00CB41C0">
        <w:rPr>
          <w:rFonts w:ascii="HY신명조" w:eastAsia="HY신명조" w:hAnsi="바탕체" w:hint="eastAsia"/>
          <w:b/>
          <w:szCs w:val="20"/>
        </w:rPr>
        <w:t>제12조 (</w:t>
      </w:r>
      <w:proofErr w:type="spellStart"/>
      <w:r w:rsidRPr="00CB41C0">
        <w:rPr>
          <w:rFonts w:ascii="HY신명조" w:eastAsia="HY신명조" w:hAnsi="바탕체" w:hint="eastAsia"/>
          <w:b/>
          <w:szCs w:val="20"/>
        </w:rPr>
        <w:t>원</w:t>
      </w:r>
      <w:r w:rsidR="001F67DA" w:rsidRPr="00CB41C0">
        <w:rPr>
          <w:rFonts w:ascii="HY신명조" w:eastAsia="HY신명조" w:hAnsi="바탕체" w:hint="eastAsia"/>
          <w:b/>
          <w:szCs w:val="20"/>
        </w:rPr>
        <w:t>재료</w:t>
      </w:r>
      <w:r w:rsidRPr="00CB41C0">
        <w:rPr>
          <w:rFonts w:ascii="HY신명조" w:eastAsia="HY신명조" w:hAnsi="바탕체" w:hint="eastAsia"/>
          <w:b/>
          <w:szCs w:val="20"/>
        </w:rPr>
        <w:t>등의</w:t>
      </w:r>
      <w:proofErr w:type="spellEnd"/>
      <w:r w:rsidRPr="00CB41C0">
        <w:rPr>
          <w:rFonts w:ascii="HY신명조" w:eastAsia="HY신명조" w:hAnsi="바탕체" w:hint="eastAsia"/>
          <w:b/>
          <w:szCs w:val="20"/>
        </w:rPr>
        <w:t xml:space="preserve"> 제공)</w:t>
      </w:r>
    </w:p>
    <w:p w:rsidR="00404F54" w:rsidRPr="00B4296F" w:rsidRDefault="00404F54" w:rsidP="00B4296F">
      <w:pPr>
        <w:pStyle w:val="a3"/>
        <w:numPr>
          <w:ilvl w:val="0"/>
          <w:numId w:val="2"/>
        </w:numPr>
        <w:spacing w:line="312" w:lineRule="auto"/>
        <w:ind w:leftChars="0"/>
        <w:rPr>
          <w:rFonts w:ascii="HY신명조" w:eastAsia="HY신명조" w:hAnsi="바탕체"/>
          <w:szCs w:val="20"/>
        </w:rPr>
      </w:pPr>
      <w:r w:rsidRPr="00B4296F">
        <w:rPr>
          <w:rFonts w:ascii="HY신명조" w:eastAsia="HY신명조" w:hAnsi="바탕체" w:hint="eastAsia"/>
          <w:szCs w:val="20"/>
        </w:rPr>
        <w:t xml:space="preserve"> 원사업자는 품질의 </w:t>
      </w:r>
      <w:proofErr w:type="spellStart"/>
      <w:r w:rsidRPr="00B4296F">
        <w:rPr>
          <w:rFonts w:ascii="HY신명조" w:eastAsia="HY신명조" w:hAnsi="바탕체" w:hint="eastAsia"/>
          <w:szCs w:val="20"/>
        </w:rPr>
        <w:t>유지</w:t>
      </w:r>
      <w:r w:rsidRPr="00B4296F">
        <w:rPr>
          <w:rFonts w:ascii="MS Mincho" w:eastAsia="MS Mincho" w:hAnsi="MS Mincho" w:cs="MS Mincho" w:hint="eastAsia"/>
          <w:szCs w:val="20"/>
        </w:rPr>
        <w:t>․</w:t>
      </w:r>
      <w:r w:rsidRPr="00B4296F">
        <w:rPr>
          <w:rFonts w:ascii="HY신명조" w:eastAsia="HY신명조" w:hAnsi="바탕체" w:hint="eastAsia"/>
          <w:szCs w:val="20"/>
        </w:rPr>
        <w:t>개선</w:t>
      </w:r>
      <w:proofErr w:type="spellEnd"/>
      <w:r w:rsidRPr="00B4296F">
        <w:rPr>
          <w:rFonts w:ascii="HY신명조" w:eastAsia="HY신명조" w:hAnsi="바탕체" w:hint="eastAsia"/>
          <w:szCs w:val="20"/>
        </w:rPr>
        <w:t xml:space="preserve">, 생산성 및 안전성 등을 위하여 목적물의 제조에 사용되는 </w:t>
      </w:r>
      <w:r w:rsidR="00966636" w:rsidRPr="00B4296F">
        <w:rPr>
          <w:rFonts w:ascii="HY신명조" w:eastAsia="HY신명조" w:hAnsi="바탕체" w:hint="eastAsia"/>
          <w:szCs w:val="20"/>
        </w:rPr>
        <w:t>원재료</w:t>
      </w:r>
      <w:r w:rsidRPr="00B4296F">
        <w:rPr>
          <w:rFonts w:ascii="HY신명조" w:eastAsia="HY신명조" w:hAnsi="바탕체" w:hint="eastAsia"/>
          <w:szCs w:val="20"/>
        </w:rPr>
        <w:t xml:space="preserve">, 기구 및 </w:t>
      </w:r>
      <w:proofErr w:type="spellStart"/>
      <w:r w:rsidRPr="00B4296F">
        <w:rPr>
          <w:rFonts w:ascii="HY신명조" w:eastAsia="HY신명조" w:hAnsi="바탕체" w:hint="eastAsia"/>
          <w:szCs w:val="20"/>
        </w:rPr>
        <w:t>용기ㆍ포장</w:t>
      </w:r>
      <w:proofErr w:type="spellEnd"/>
      <w:r w:rsidR="00B405C8" w:rsidRPr="00B4296F">
        <w:rPr>
          <w:rFonts w:ascii="HY신명조" w:eastAsia="HY신명조" w:hAnsi="바탕체" w:hint="eastAsia"/>
          <w:szCs w:val="20"/>
        </w:rPr>
        <w:t xml:space="preserve"> 등</w:t>
      </w:r>
      <w:r w:rsidRPr="00B4296F">
        <w:rPr>
          <w:rFonts w:ascii="HY신명조" w:eastAsia="HY신명조" w:hAnsi="바탕체" w:hint="eastAsia"/>
          <w:szCs w:val="20"/>
        </w:rPr>
        <w:t>(이하 “</w:t>
      </w:r>
      <w:proofErr w:type="spellStart"/>
      <w:r w:rsidRPr="00B4296F">
        <w:rPr>
          <w:rFonts w:ascii="HY신명조" w:eastAsia="HY신명조" w:hAnsi="바탕체" w:hint="eastAsia"/>
          <w:szCs w:val="20"/>
        </w:rPr>
        <w:t>원</w:t>
      </w:r>
      <w:r w:rsidR="00021F37" w:rsidRPr="00B4296F">
        <w:rPr>
          <w:rFonts w:ascii="HY신명조" w:eastAsia="HY신명조" w:hAnsi="바탕체" w:hint="eastAsia"/>
          <w:szCs w:val="20"/>
        </w:rPr>
        <w:t>재료</w:t>
      </w:r>
      <w:r w:rsidRPr="00B4296F">
        <w:rPr>
          <w:rFonts w:ascii="HY신명조" w:eastAsia="HY신명조" w:hAnsi="바탕체" w:hint="eastAsia"/>
          <w:szCs w:val="20"/>
        </w:rPr>
        <w:t>등”이라</w:t>
      </w:r>
      <w:proofErr w:type="spellEnd"/>
      <w:r w:rsidRPr="00B4296F">
        <w:rPr>
          <w:rFonts w:ascii="HY신명조" w:eastAsia="HY신명조" w:hAnsi="바탕체" w:hint="eastAsia"/>
          <w:szCs w:val="20"/>
        </w:rPr>
        <w:t xml:space="preserve"> 한다)은 원사업자가 수급사업자에게 </w:t>
      </w:r>
      <w:ins w:id="0" w:author="김현주 (Hyunjoo Kim)" w:date="2024-06-24T14:23:00Z">
        <w:r w:rsidR="006A4509">
          <w:rPr>
            <w:rFonts w:ascii="HY신명조" w:eastAsia="HY신명조" w:hAnsi="바탕체" w:hint="eastAsia"/>
            <w:szCs w:val="20"/>
          </w:rPr>
          <w:t xml:space="preserve">직접 또는 원사업자가 지정한 제3자를 통하여 </w:t>
        </w:r>
      </w:ins>
      <w:r w:rsidRPr="00B4296F">
        <w:rPr>
          <w:rFonts w:ascii="HY신명조" w:eastAsia="HY신명조" w:hAnsi="바탕체" w:hint="eastAsia"/>
          <w:szCs w:val="20"/>
        </w:rPr>
        <w:t>유상</w:t>
      </w:r>
      <w:bookmarkStart w:id="1" w:name="_GoBack"/>
      <w:bookmarkEnd w:id="1"/>
      <w:r w:rsidRPr="00B4296F">
        <w:rPr>
          <w:rFonts w:ascii="HY신명조" w:eastAsia="HY신명조" w:hAnsi="바탕체" w:hint="eastAsia"/>
          <w:szCs w:val="20"/>
        </w:rPr>
        <w:t xml:space="preserve"> 또는 무상으로 지급할 수 있다. </w:t>
      </w:r>
    </w:p>
    <w:p w:rsidR="00404F54" w:rsidRPr="00CB41C0" w:rsidRDefault="00404F54" w:rsidP="00404F54">
      <w:pPr>
        <w:spacing w:line="312" w:lineRule="auto"/>
        <w:rPr>
          <w:rFonts w:ascii="HY신명조" w:eastAsia="HY신명조" w:hAnsi="바탕체"/>
          <w:szCs w:val="20"/>
        </w:rPr>
      </w:pPr>
      <w:r w:rsidRPr="00CB41C0">
        <w:rPr>
          <w:rFonts w:ascii="HY신명조" w:eastAsia="HY신명조" w:hAnsi="바탕체" w:hint="eastAsia"/>
          <w:szCs w:val="20"/>
        </w:rPr>
        <w:t xml:space="preserve">② 원사업자는 목적물의 제조를 위탁하면서 </w:t>
      </w:r>
      <w:proofErr w:type="spellStart"/>
      <w:r w:rsidR="00966636" w:rsidRPr="00CB41C0">
        <w:rPr>
          <w:rFonts w:ascii="HY신명조" w:eastAsia="HY신명조" w:hAnsi="바탕체" w:hint="eastAsia"/>
          <w:szCs w:val="20"/>
        </w:rPr>
        <w:t>원재료</w:t>
      </w:r>
      <w:r w:rsidRPr="00CB41C0">
        <w:rPr>
          <w:rFonts w:ascii="HY신명조" w:eastAsia="HY신명조" w:hAnsi="바탕체" w:hint="eastAsia"/>
          <w:szCs w:val="20"/>
        </w:rPr>
        <w:t>등을</w:t>
      </w:r>
      <w:proofErr w:type="spellEnd"/>
      <w:r w:rsidRPr="00CB41C0">
        <w:rPr>
          <w:rFonts w:ascii="HY신명조" w:eastAsia="HY신명조" w:hAnsi="바탕체" w:hint="eastAsia"/>
          <w:szCs w:val="20"/>
        </w:rPr>
        <w:t xml:space="preserve"> 유상 또는 무상으로 제공할지 여부, </w:t>
      </w:r>
      <w:r w:rsidR="00966636" w:rsidRPr="00CB41C0">
        <w:rPr>
          <w:rFonts w:ascii="HY신명조" w:eastAsia="HY신명조" w:hAnsi="바탕체" w:hint="eastAsia"/>
          <w:szCs w:val="20"/>
        </w:rPr>
        <w:t>원재료</w:t>
      </w:r>
      <w:r w:rsidRPr="00CB41C0">
        <w:rPr>
          <w:rFonts w:ascii="HY신명조" w:eastAsia="HY신명조" w:hAnsi="바탕체" w:hint="eastAsia"/>
          <w:szCs w:val="20"/>
        </w:rPr>
        <w:t xml:space="preserve">의 </w:t>
      </w:r>
      <w:proofErr w:type="spellStart"/>
      <w:r w:rsidRPr="00CB41C0">
        <w:rPr>
          <w:rFonts w:ascii="HY신명조" w:eastAsia="HY신명조" w:hAnsi="바탕체" w:hint="eastAsia"/>
          <w:szCs w:val="20"/>
        </w:rPr>
        <w:t>품명·수량·제공일시</w:t>
      </w:r>
      <w:proofErr w:type="spellEnd"/>
      <w:r w:rsidRPr="00CB41C0">
        <w:rPr>
          <w:rFonts w:ascii="HY신명조" w:eastAsia="HY신명조" w:hAnsi="바탕체" w:hint="eastAsia"/>
          <w:szCs w:val="20"/>
        </w:rPr>
        <w:t xml:space="preserve"> 및 장소, 유상으로 제공하는 경우에 있어 </w:t>
      </w:r>
      <w:r w:rsidR="00966636" w:rsidRPr="00CB41C0">
        <w:rPr>
          <w:rFonts w:ascii="HY신명조" w:eastAsia="HY신명조" w:hAnsi="바탕체" w:hint="eastAsia"/>
          <w:szCs w:val="20"/>
        </w:rPr>
        <w:t>원재료</w:t>
      </w:r>
      <w:r w:rsidRPr="00CB41C0">
        <w:rPr>
          <w:rFonts w:ascii="HY신명조" w:eastAsia="HY신명조" w:hAnsi="바탕체" w:hint="eastAsia"/>
          <w:szCs w:val="20"/>
        </w:rPr>
        <w:t>의 대금 및 그 지급방법에 관해 기재한 서면을 수급사업자에게 교부할 수 있다.</w:t>
      </w:r>
    </w:p>
    <w:p w:rsidR="00404F54" w:rsidRPr="00CB41C0" w:rsidRDefault="00404F54" w:rsidP="00404F54">
      <w:pPr>
        <w:spacing w:line="312" w:lineRule="auto"/>
        <w:rPr>
          <w:rFonts w:ascii="HY신명조" w:eastAsia="HY신명조" w:hAnsi="바탕체"/>
          <w:szCs w:val="20"/>
        </w:rPr>
      </w:pPr>
      <w:r w:rsidRPr="00CB41C0">
        <w:rPr>
          <w:rFonts w:ascii="HY신명조" w:eastAsia="HY신명조" w:hAnsi="바탕체" w:hint="eastAsia"/>
          <w:szCs w:val="20"/>
        </w:rPr>
        <w:t xml:space="preserve">③ 수급사업자가 </w:t>
      </w:r>
      <w:proofErr w:type="spellStart"/>
      <w:r w:rsidR="00966636" w:rsidRPr="00CB41C0">
        <w:rPr>
          <w:rFonts w:ascii="HY신명조" w:eastAsia="HY신명조" w:hAnsi="바탕체" w:hint="eastAsia"/>
          <w:szCs w:val="20"/>
        </w:rPr>
        <w:t>원재료</w:t>
      </w:r>
      <w:r w:rsidRPr="00CB41C0">
        <w:rPr>
          <w:rFonts w:ascii="HY신명조" w:eastAsia="HY신명조" w:hAnsi="바탕체" w:hint="eastAsia"/>
          <w:szCs w:val="20"/>
        </w:rPr>
        <w:t>등을</w:t>
      </w:r>
      <w:proofErr w:type="spellEnd"/>
      <w:r w:rsidRPr="00CB41C0">
        <w:rPr>
          <w:rFonts w:ascii="HY신명조" w:eastAsia="HY신명조" w:hAnsi="바탕체" w:hint="eastAsia"/>
          <w:szCs w:val="20"/>
        </w:rPr>
        <w:t xml:space="preserve"> 수령하는 경우 신속하게 이를 검사하여 품질, 수량 등을 확인한다. 만일 </w:t>
      </w:r>
      <w:proofErr w:type="spellStart"/>
      <w:r w:rsidR="009241BB" w:rsidRPr="00CB41C0">
        <w:rPr>
          <w:rFonts w:ascii="HY신명조" w:eastAsia="HY신명조" w:hAnsi="바탕체" w:hint="eastAsia"/>
          <w:szCs w:val="20"/>
        </w:rPr>
        <w:t>원재료</w:t>
      </w:r>
      <w:r w:rsidRPr="00CB41C0">
        <w:rPr>
          <w:rFonts w:ascii="HY신명조" w:eastAsia="HY신명조" w:hAnsi="바탕체" w:hint="eastAsia"/>
          <w:szCs w:val="20"/>
        </w:rPr>
        <w:t>등의</w:t>
      </w:r>
      <w:proofErr w:type="spellEnd"/>
      <w:r w:rsidRPr="00CB41C0">
        <w:rPr>
          <w:rFonts w:ascii="HY신명조" w:eastAsia="HY신명조" w:hAnsi="바탕체" w:hint="eastAsia"/>
          <w:szCs w:val="20"/>
        </w:rPr>
        <w:t xml:space="preserve"> 하자 또는 수량의 과부족 등의 이상이 있을 경우, 지체없이 원사업자에게 통지한다. </w:t>
      </w:r>
    </w:p>
    <w:p w:rsidR="00404F54" w:rsidRPr="00CB41C0" w:rsidRDefault="00404F54" w:rsidP="00404F54">
      <w:pPr>
        <w:spacing w:line="312" w:lineRule="auto"/>
        <w:rPr>
          <w:rFonts w:ascii="HY신명조" w:eastAsia="HY신명조" w:hAnsi="바탕체"/>
          <w:szCs w:val="20"/>
        </w:rPr>
      </w:pPr>
      <w:r w:rsidRPr="00CB41C0">
        <w:rPr>
          <w:rFonts w:ascii="HY신명조" w:eastAsia="HY신명조" w:hAnsi="바탕체" w:hint="eastAsia"/>
          <w:szCs w:val="20"/>
        </w:rPr>
        <w:t xml:space="preserve">④ 수급사업자는 원사업자가 정한 공급업자로부터 직접 </w:t>
      </w:r>
      <w:proofErr w:type="spellStart"/>
      <w:r w:rsidR="009241BB" w:rsidRPr="00CB41C0">
        <w:rPr>
          <w:rFonts w:ascii="HY신명조" w:eastAsia="HY신명조" w:hAnsi="바탕체" w:hint="eastAsia"/>
          <w:szCs w:val="20"/>
        </w:rPr>
        <w:t>원재료</w:t>
      </w:r>
      <w:r w:rsidRPr="00CB41C0">
        <w:rPr>
          <w:rFonts w:ascii="HY신명조" w:eastAsia="HY신명조" w:hAnsi="바탕체" w:hint="eastAsia"/>
          <w:szCs w:val="20"/>
        </w:rPr>
        <w:t>등을</w:t>
      </w:r>
      <w:proofErr w:type="spellEnd"/>
      <w:r w:rsidRPr="00CB41C0">
        <w:rPr>
          <w:rFonts w:ascii="HY신명조" w:eastAsia="HY신명조" w:hAnsi="바탕체" w:hint="eastAsia"/>
          <w:szCs w:val="20"/>
        </w:rPr>
        <w:t xml:space="preserve"> 수령하는 경우에는 신속히 제2항에 해당하는 검사를 하고, 그 내용을 원사업자에게 통지한다. </w:t>
      </w:r>
    </w:p>
    <w:p w:rsidR="00404F54" w:rsidRPr="00CB41C0" w:rsidRDefault="00404F54" w:rsidP="00404F54">
      <w:pPr>
        <w:spacing w:line="312" w:lineRule="auto"/>
        <w:rPr>
          <w:rFonts w:ascii="HY신명조" w:eastAsia="HY신명조" w:hAnsi="바탕체"/>
          <w:szCs w:val="20"/>
        </w:rPr>
      </w:pPr>
      <w:r w:rsidRPr="00CB41C0">
        <w:rPr>
          <w:rFonts w:ascii="HY신명조" w:eastAsia="HY신명조" w:hAnsi="바탕체" w:hint="eastAsia"/>
          <w:szCs w:val="20"/>
        </w:rPr>
        <w:t>⑤ 수급사업자가 제</w:t>
      </w:r>
      <w:r w:rsidR="008E7E06" w:rsidRPr="00CB41C0">
        <w:rPr>
          <w:rFonts w:ascii="HY신명조" w:eastAsia="HY신명조" w:hAnsi="바탕체" w:hint="eastAsia"/>
          <w:szCs w:val="20"/>
        </w:rPr>
        <w:t>3</w:t>
      </w:r>
      <w:r w:rsidRPr="00CB41C0">
        <w:rPr>
          <w:rFonts w:ascii="HY신명조" w:eastAsia="HY신명조" w:hAnsi="바탕체" w:hint="eastAsia"/>
          <w:szCs w:val="20"/>
        </w:rPr>
        <w:t>항 및 제</w:t>
      </w:r>
      <w:r w:rsidR="008E7E06" w:rsidRPr="00CB41C0">
        <w:rPr>
          <w:rFonts w:ascii="HY신명조" w:eastAsia="HY신명조" w:hAnsi="바탕체" w:hint="eastAsia"/>
          <w:szCs w:val="20"/>
        </w:rPr>
        <w:t>4</w:t>
      </w:r>
      <w:r w:rsidRPr="00CB41C0">
        <w:rPr>
          <w:rFonts w:ascii="HY신명조" w:eastAsia="HY신명조" w:hAnsi="바탕체" w:hint="eastAsia"/>
          <w:szCs w:val="20"/>
        </w:rPr>
        <w:t xml:space="preserve">항의 검사를 </w:t>
      </w:r>
      <w:proofErr w:type="spellStart"/>
      <w:r w:rsidRPr="00CB41C0">
        <w:rPr>
          <w:rFonts w:ascii="HY신명조" w:eastAsia="HY신명조" w:hAnsi="바탕체" w:hint="eastAsia"/>
          <w:szCs w:val="20"/>
        </w:rPr>
        <w:t>해태한</w:t>
      </w:r>
      <w:proofErr w:type="spellEnd"/>
      <w:r w:rsidRPr="00CB41C0">
        <w:rPr>
          <w:rFonts w:ascii="HY신명조" w:eastAsia="HY신명조" w:hAnsi="바탕체" w:hint="eastAsia"/>
          <w:szCs w:val="20"/>
        </w:rPr>
        <w:t xml:space="preserve"> 경우 </w:t>
      </w:r>
      <w:proofErr w:type="spellStart"/>
      <w:r w:rsidR="009241BB" w:rsidRPr="00CB41C0">
        <w:rPr>
          <w:rFonts w:ascii="HY신명조" w:eastAsia="HY신명조" w:hAnsi="바탕체" w:hint="eastAsia"/>
          <w:szCs w:val="20"/>
        </w:rPr>
        <w:t>원재료</w:t>
      </w:r>
      <w:r w:rsidRPr="00CB41C0">
        <w:rPr>
          <w:rFonts w:ascii="HY신명조" w:eastAsia="HY신명조" w:hAnsi="바탕체" w:hint="eastAsia"/>
          <w:szCs w:val="20"/>
        </w:rPr>
        <w:t>등의</w:t>
      </w:r>
      <w:proofErr w:type="spellEnd"/>
      <w:r w:rsidRPr="00CB41C0">
        <w:rPr>
          <w:rFonts w:ascii="HY신명조" w:eastAsia="HY신명조" w:hAnsi="바탕체" w:hint="eastAsia"/>
          <w:szCs w:val="20"/>
        </w:rPr>
        <w:t xml:space="preserve"> 하자 및 수량부족에 대한 책</w:t>
      </w:r>
      <w:r w:rsidRPr="00CB41C0">
        <w:rPr>
          <w:rFonts w:ascii="HY신명조" w:eastAsia="HY신명조" w:hAnsi="바탕체" w:hint="eastAsia"/>
          <w:szCs w:val="20"/>
        </w:rPr>
        <w:lastRenderedPageBreak/>
        <w:t xml:space="preserve">임은 수급사업자가 부담한다. 다만, 다음 각 호의 어느 하나에 해당하는 경우에 </w:t>
      </w:r>
      <w:r w:rsidR="009241BB" w:rsidRPr="00CB41C0">
        <w:rPr>
          <w:rFonts w:ascii="HY신명조" w:eastAsia="HY신명조" w:hAnsi="바탕체" w:hint="eastAsia"/>
          <w:szCs w:val="20"/>
        </w:rPr>
        <w:t>원재료</w:t>
      </w:r>
      <w:r w:rsidRPr="00CB41C0">
        <w:rPr>
          <w:rFonts w:ascii="HY신명조" w:eastAsia="HY신명조" w:hAnsi="바탕체" w:hint="eastAsia"/>
          <w:szCs w:val="20"/>
        </w:rPr>
        <w:t xml:space="preserve">의 하자로 인하여 목적물에 하자가 발생하더라도 수급사업자는 책임을 지지 아니한다. </w:t>
      </w:r>
    </w:p>
    <w:p w:rsidR="00404F54" w:rsidRPr="00CB41C0" w:rsidRDefault="00404F54" w:rsidP="00652BC0">
      <w:pPr>
        <w:spacing w:line="312" w:lineRule="auto"/>
        <w:ind w:leftChars="100" w:left="500" w:hangingChars="150" w:hanging="300"/>
        <w:rPr>
          <w:rFonts w:ascii="HY신명조" w:eastAsia="HY신명조" w:hAnsi="바탕체"/>
          <w:szCs w:val="20"/>
        </w:rPr>
      </w:pPr>
      <w:r w:rsidRPr="00CB41C0">
        <w:rPr>
          <w:rFonts w:ascii="HY신명조" w:eastAsia="HY신명조" w:hAnsi="바탕체" w:hint="eastAsia"/>
          <w:szCs w:val="20"/>
        </w:rPr>
        <w:t xml:space="preserve">1. </w:t>
      </w:r>
      <w:r w:rsidR="009241BB" w:rsidRPr="00CB41C0">
        <w:rPr>
          <w:rFonts w:ascii="HY신명조" w:eastAsia="HY신명조" w:hAnsi="바탕체" w:hint="eastAsia"/>
          <w:szCs w:val="20"/>
        </w:rPr>
        <w:t>원재료</w:t>
      </w:r>
      <w:r w:rsidRPr="00CB41C0">
        <w:rPr>
          <w:rFonts w:ascii="HY신명조" w:eastAsia="HY신명조" w:hAnsi="바탕체" w:hint="eastAsia"/>
          <w:szCs w:val="20"/>
        </w:rPr>
        <w:t xml:space="preserve">의 성질상 수령 즉시 하자를 발견할 수 없는 경우로서 수령 후 6개월 이내에 </w:t>
      </w:r>
      <w:r w:rsidR="009241BB" w:rsidRPr="00CB41C0">
        <w:rPr>
          <w:rFonts w:ascii="HY신명조" w:eastAsia="HY신명조" w:hAnsi="바탕체" w:hint="eastAsia"/>
          <w:szCs w:val="20"/>
        </w:rPr>
        <w:t>원재료</w:t>
      </w:r>
      <w:r w:rsidRPr="00CB41C0">
        <w:rPr>
          <w:rFonts w:ascii="HY신명조" w:eastAsia="HY신명조" w:hAnsi="바탕체" w:hint="eastAsia"/>
          <w:szCs w:val="20"/>
        </w:rPr>
        <w:t>의 숨겨진 하자가 발견된 경우. 다만, 6개월 내에 하자가 발견되기 어렵다고 인정되는 경우에는 추가로 6개월을 연장할 수 있다.</w:t>
      </w:r>
    </w:p>
    <w:p w:rsidR="00404F54" w:rsidRPr="00CB41C0" w:rsidRDefault="00404F54" w:rsidP="00652BC0">
      <w:pPr>
        <w:spacing w:line="312" w:lineRule="auto"/>
        <w:ind w:firstLineChars="100" w:firstLine="200"/>
        <w:rPr>
          <w:rFonts w:ascii="HY신명조" w:eastAsia="HY신명조" w:hAnsi="바탕체"/>
          <w:szCs w:val="20"/>
        </w:rPr>
      </w:pPr>
      <w:r w:rsidRPr="00CB41C0">
        <w:rPr>
          <w:rFonts w:ascii="HY신명조" w:eastAsia="HY신명조" w:hAnsi="바탕체" w:hint="eastAsia"/>
          <w:szCs w:val="20"/>
        </w:rPr>
        <w:t xml:space="preserve">2. 원사업자가 </w:t>
      </w:r>
      <w:r w:rsidR="009241BB" w:rsidRPr="00CB41C0">
        <w:rPr>
          <w:rFonts w:ascii="HY신명조" w:eastAsia="HY신명조" w:hAnsi="바탕체" w:hint="eastAsia"/>
          <w:szCs w:val="20"/>
        </w:rPr>
        <w:t>원재료</w:t>
      </w:r>
      <w:r w:rsidRPr="00CB41C0">
        <w:rPr>
          <w:rFonts w:ascii="HY신명조" w:eastAsia="HY신명조" w:hAnsi="바탕체" w:hint="eastAsia"/>
          <w:szCs w:val="20"/>
        </w:rPr>
        <w:t xml:space="preserve">의 하자 또는 수량부족에 대해 알았던 경우 </w:t>
      </w:r>
    </w:p>
    <w:p w:rsidR="007A27D1" w:rsidRDefault="007A27D1" w:rsidP="00404F54">
      <w:pPr>
        <w:spacing w:line="312" w:lineRule="auto"/>
        <w:rPr>
          <w:ins w:id="2" w:author="최규현 (Kyoohyun Choi)" w:date="2024-02-15T08:52:00Z"/>
          <w:rFonts w:ascii="HY신명조" w:eastAsia="HY신명조" w:hAnsi="바탕체"/>
          <w:szCs w:val="20"/>
        </w:rPr>
      </w:pPr>
      <w:r w:rsidRPr="00CB41C0">
        <w:rPr>
          <w:rFonts w:ascii="HY신명조" w:eastAsia="HY신명조" w:hAnsi="바탕체" w:hint="eastAsia"/>
          <w:szCs w:val="20"/>
        </w:rPr>
        <w:t xml:space="preserve">⑥ 수급사업자는 제1항 또는 제4항에 따라 제공받은 </w:t>
      </w:r>
      <w:proofErr w:type="spellStart"/>
      <w:r w:rsidR="009241BB" w:rsidRPr="00CB41C0">
        <w:rPr>
          <w:rFonts w:ascii="HY신명조" w:eastAsia="HY신명조" w:hAnsi="바탕체" w:hint="eastAsia"/>
          <w:szCs w:val="20"/>
        </w:rPr>
        <w:t>원재료</w:t>
      </w:r>
      <w:r w:rsidRPr="00CB41C0">
        <w:rPr>
          <w:rFonts w:ascii="HY신명조" w:eastAsia="HY신명조" w:hAnsi="바탕체" w:hint="eastAsia"/>
          <w:szCs w:val="20"/>
        </w:rPr>
        <w:t>등을</w:t>
      </w:r>
      <w:proofErr w:type="spellEnd"/>
      <w:r w:rsidRPr="00CB41C0">
        <w:rPr>
          <w:rFonts w:ascii="HY신명조" w:eastAsia="HY신명조" w:hAnsi="바탕체" w:hint="eastAsia"/>
          <w:szCs w:val="20"/>
        </w:rPr>
        <w:t xml:space="preserve"> 이 계약 외의 목적으로 사용하지 아니</w:t>
      </w:r>
      <w:del w:id="3" w:author="최규현 (Kyoohyun Choi)" w:date="2024-02-15T08:50:00Z">
        <w:r w:rsidRPr="00CB41C0" w:rsidDel="00F01E14">
          <w:rPr>
            <w:rFonts w:ascii="HY신명조" w:eastAsia="HY신명조" w:hAnsi="바탕체" w:hint="eastAsia"/>
            <w:szCs w:val="20"/>
          </w:rPr>
          <w:delText>한다</w:delText>
        </w:r>
      </w:del>
      <w:ins w:id="4" w:author="최규현 (Kyoohyun Choi)" w:date="2024-02-15T08:50:00Z">
        <w:r w:rsidR="00F01E14">
          <w:rPr>
            <w:rFonts w:ascii="HY신명조" w:eastAsia="HY신명조" w:hAnsi="바탕체" w:hint="eastAsia"/>
            <w:szCs w:val="20"/>
          </w:rPr>
          <w:t>하며,</w:t>
        </w:r>
        <w:r w:rsidR="00F01E14">
          <w:rPr>
            <w:rFonts w:ascii="HY신명조" w:eastAsia="HY신명조" w:hAnsi="바탕체"/>
            <w:szCs w:val="20"/>
          </w:rPr>
          <w:t xml:space="preserve"> </w:t>
        </w:r>
        <w:r w:rsidR="00F01E14">
          <w:rPr>
            <w:rFonts w:ascii="HY신명조" w:eastAsia="HY신명조" w:hAnsi="바탕체" w:hint="eastAsia"/>
            <w:szCs w:val="20"/>
          </w:rPr>
          <w:t>원사업자와 사전 합의되지 않은 제3자를 위하여 사용,</w:t>
        </w:r>
        <w:r w:rsidR="00F01E14">
          <w:rPr>
            <w:rFonts w:ascii="HY신명조" w:eastAsia="HY신명조" w:hAnsi="바탕체"/>
            <w:szCs w:val="20"/>
          </w:rPr>
          <w:t xml:space="preserve"> </w:t>
        </w:r>
        <w:r w:rsidR="00F01E14">
          <w:rPr>
            <w:rFonts w:ascii="HY신명조" w:eastAsia="HY신명조" w:hAnsi="바탕체" w:hint="eastAsia"/>
            <w:szCs w:val="20"/>
          </w:rPr>
          <w:t>공급할 수 없다</w:t>
        </w:r>
      </w:ins>
      <w:r w:rsidRPr="00CB41C0">
        <w:rPr>
          <w:rFonts w:ascii="HY신명조" w:eastAsia="HY신명조" w:hAnsi="바탕체" w:hint="eastAsia"/>
          <w:szCs w:val="20"/>
        </w:rPr>
        <w:t xml:space="preserve">. </w:t>
      </w:r>
    </w:p>
    <w:p w:rsidR="00D61F29" w:rsidRDefault="00D61F29" w:rsidP="00404F54">
      <w:pPr>
        <w:spacing w:line="312" w:lineRule="auto"/>
        <w:rPr>
          <w:ins w:id="5" w:author="최규현 (Kyoohyun Choi)" w:date="2024-06-17T14:20:00Z"/>
          <w:rFonts w:ascii="HY신명조" w:eastAsia="HY신명조" w:hAnsi="바탕체"/>
          <w:szCs w:val="20"/>
        </w:rPr>
      </w:pPr>
      <w:ins w:id="6" w:author="최규현 (Kyoohyun Choi)" w:date="2024-02-15T08:52:00Z">
        <w:r w:rsidRPr="00CB41C0">
          <w:rPr>
            <w:rFonts w:ascii="HY신명조" w:eastAsia="HY신명조" w:hAnsi="바탕체" w:hint="eastAsia"/>
            <w:szCs w:val="20"/>
          </w:rPr>
          <w:t>⑦</w:t>
        </w:r>
        <w:r>
          <w:rPr>
            <w:rFonts w:ascii="HY신명조" w:eastAsia="HY신명조" w:hAnsi="바탕체" w:hint="eastAsia"/>
            <w:szCs w:val="20"/>
          </w:rPr>
          <w:t xml:space="preserve"> 수급사업자는 제1항 또는 제4항에 따라 제공받은 </w:t>
        </w:r>
        <w:proofErr w:type="spellStart"/>
        <w:r>
          <w:rPr>
            <w:rFonts w:ascii="HY신명조" w:eastAsia="HY신명조" w:hAnsi="바탕체" w:hint="eastAsia"/>
            <w:szCs w:val="20"/>
          </w:rPr>
          <w:t>원재료등을</w:t>
        </w:r>
        <w:proofErr w:type="spellEnd"/>
        <w:r>
          <w:rPr>
            <w:rFonts w:ascii="HY신명조" w:eastAsia="HY신명조" w:hAnsi="바탕체" w:hint="eastAsia"/>
            <w:szCs w:val="20"/>
          </w:rPr>
          <w:t xml:space="preserve"> 사용</w:t>
        </w:r>
      </w:ins>
      <w:ins w:id="7" w:author="최규현 (Kyoohyun Choi)" w:date="2024-02-15T08:53:00Z">
        <w:r>
          <w:rPr>
            <w:rFonts w:ascii="HY신명조" w:eastAsia="HY신명조" w:hAnsi="바탕체" w:hint="eastAsia"/>
            <w:szCs w:val="20"/>
          </w:rPr>
          <w:t>하여 제조한</w:t>
        </w:r>
      </w:ins>
      <w:ins w:id="8" w:author="최규현 (Kyoohyun Choi)" w:date="2024-02-15T08:52:00Z">
        <w:r>
          <w:rPr>
            <w:rFonts w:ascii="HY신명조" w:eastAsia="HY신명조" w:hAnsi="바탕체" w:hint="eastAsia"/>
            <w:szCs w:val="20"/>
          </w:rPr>
          <w:t xml:space="preserve"> 물품</w:t>
        </w:r>
      </w:ins>
      <w:ins w:id="9" w:author="최규현 (Kyoohyun Choi)" w:date="2024-02-15T08:53:00Z">
        <w:r>
          <w:rPr>
            <w:rFonts w:ascii="HY신명조" w:eastAsia="HY신명조" w:hAnsi="바탕체" w:hint="eastAsia"/>
            <w:szCs w:val="20"/>
          </w:rPr>
          <w:t>을 원사업자가 지정한 자 및 장소에</w:t>
        </w:r>
      </w:ins>
      <w:ins w:id="10" w:author="최규현 (Kyoohyun Choi)" w:date="2024-02-15T09:02:00Z">
        <w:r w:rsidR="00391B6E">
          <w:rPr>
            <w:rFonts w:ascii="HY신명조" w:eastAsia="HY신명조" w:hAnsi="바탕체" w:hint="eastAsia"/>
            <w:szCs w:val="20"/>
          </w:rPr>
          <w:t xml:space="preserve">만 </w:t>
        </w:r>
      </w:ins>
      <w:ins w:id="11" w:author="최규현 (Kyoohyun Choi)" w:date="2024-02-15T09:03:00Z">
        <w:r w:rsidR="00157657">
          <w:rPr>
            <w:rFonts w:ascii="HY신명조" w:eastAsia="HY신명조" w:hAnsi="바탕체" w:hint="eastAsia"/>
            <w:szCs w:val="20"/>
          </w:rPr>
          <w:t>납품</w:t>
        </w:r>
      </w:ins>
      <w:ins w:id="12" w:author="최규현 (Kyoohyun Choi)" w:date="2024-02-15T08:53:00Z">
        <w:r>
          <w:rPr>
            <w:rFonts w:ascii="HY신명조" w:eastAsia="HY신명조" w:hAnsi="바탕체" w:hint="eastAsia"/>
            <w:szCs w:val="20"/>
          </w:rPr>
          <w:t>하여야 한다.</w:t>
        </w:r>
        <w:r>
          <w:rPr>
            <w:rFonts w:ascii="HY신명조" w:eastAsia="HY신명조" w:hAnsi="바탕체"/>
            <w:szCs w:val="20"/>
          </w:rPr>
          <w:t xml:space="preserve"> </w:t>
        </w:r>
      </w:ins>
    </w:p>
    <w:p w:rsidR="00C02FA2" w:rsidRDefault="00C02FA2" w:rsidP="00404F54">
      <w:pPr>
        <w:spacing w:line="312" w:lineRule="auto"/>
        <w:rPr>
          <w:ins w:id="13" w:author="최규현 (Kyoohyun Choi)" w:date="2024-06-17T14:22:00Z"/>
          <w:rFonts w:ascii="HY신명조" w:eastAsia="HY신명조" w:hAnsi="바탕체"/>
          <w:szCs w:val="20"/>
        </w:rPr>
      </w:pPr>
      <w:ins w:id="14" w:author="최규현 (Kyoohyun Choi)" w:date="2024-06-17T14:20:00Z">
        <w:r>
          <w:rPr>
            <w:rFonts w:ascii="HY신명조" w:eastAsia="HY신명조" w:hAnsi="바탕체" w:hint="eastAsia"/>
            <w:szCs w:val="20"/>
          </w:rPr>
          <w:t xml:space="preserve">⑧ </w:t>
        </w:r>
        <w:r w:rsidR="009F7BB5">
          <w:rPr>
            <w:rFonts w:ascii="HY신명조" w:eastAsia="HY신명조" w:hAnsi="바탕체" w:hint="eastAsia"/>
            <w:szCs w:val="20"/>
          </w:rPr>
          <w:t xml:space="preserve">수급사업자는 원사업자가 제공한 원자재정보 등이 원사업자의 </w:t>
        </w:r>
      </w:ins>
      <w:ins w:id="15" w:author="최규현 (Kyoohyun Choi)" w:date="2024-06-17T14:21:00Z">
        <w:r w:rsidR="009F7BB5">
          <w:rPr>
            <w:rFonts w:ascii="HY신명조" w:eastAsia="HY신명조" w:hAnsi="바탕체" w:hint="eastAsia"/>
            <w:szCs w:val="20"/>
          </w:rPr>
          <w:t>지식재산권 또는 영업비밀에 해당한다는 점을 인지하며,</w:t>
        </w:r>
        <w:r w:rsidR="009F7BB5">
          <w:rPr>
            <w:rFonts w:ascii="HY신명조" w:eastAsia="HY신명조" w:hAnsi="바탕체"/>
            <w:szCs w:val="20"/>
          </w:rPr>
          <w:t xml:space="preserve"> </w:t>
        </w:r>
        <w:r w:rsidR="009F7BB5">
          <w:rPr>
            <w:rFonts w:ascii="HY신명조" w:eastAsia="HY신명조" w:hAnsi="바탕체" w:hint="eastAsia"/>
            <w:szCs w:val="20"/>
          </w:rPr>
          <w:t xml:space="preserve">원사업자의 지식재산권 또는 영업비밀을 보호하기 위해 본 계약에 따라 유상 또는 무상으로 공급한 원자재 </w:t>
        </w:r>
      </w:ins>
      <w:ins w:id="16" w:author="최규현 (Kyoohyun Choi)" w:date="2024-06-17T14:22:00Z">
        <w:r w:rsidR="009F7BB5">
          <w:rPr>
            <w:rFonts w:ascii="HY신명조" w:eastAsia="HY신명조" w:hAnsi="바탕체" w:hint="eastAsia"/>
            <w:szCs w:val="20"/>
          </w:rPr>
          <w:t>등을 원사업자와 사전 협의되지 않은 제3자를 위해 사용하거나 제3자에게 공급할 수 없다.</w:t>
        </w:r>
        <w:r w:rsidR="009F7BB5">
          <w:rPr>
            <w:rFonts w:ascii="HY신명조" w:eastAsia="HY신명조" w:hAnsi="바탕체"/>
            <w:szCs w:val="20"/>
          </w:rPr>
          <w:t xml:space="preserve"> </w:t>
        </w:r>
      </w:ins>
    </w:p>
    <w:p w:rsidR="00922039" w:rsidRPr="00922039" w:rsidRDefault="00922039" w:rsidP="00404F54">
      <w:pPr>
        <w:spacing w:line="312" w:lineRule="auto"/>
        <w:rPr>
          <w:rFonts w:ascii="HY신명조" w:eastAsia="HY신명조" w:hAnsi="바탕체"/>
          <w:szCs w:val="20"/>
        </w:rPr>
      </w:pPr>
      <w:ins w:id="17" w:author="최규현 (Kyoohyun Choi)" w:date="2024-06-17T14:22:00Z">
        <w:r>
          <w:rPr>
            <w:rFonts w:ascii="HY신명조" w:eastAsia="HY신명조" w:hAnsi="바탕체" w:hint="eastAsia"/>
            <w:szCs w:val="20"/>
          </w:rPr>
          <w:t xml:space="preserve">⑨ 수급사업자는 원사업자가 유상으로 </w:t>
        </w:r>
      </w:ins>
      <w:ins w:id="18" w:author="최규현 (Kyoohyun Choi)" w:date="2024-06-17T14:23:00Z">
        <w:r>
          <w:rPr>
            <w:rFonts w:ascii="HY신명조" w:eastAsia="HY신명조" w:hAnsi="바탕체" w:hint="eastAsia"/>
            <w:szCs w:val="20"/>
          </w:rPr>
          <w:t>공급한 자재에 대하여 원사업자의 요청이 있는 경우 원자재 사용내역을 제공(공개)함에 동의하기로 한다.</w:t>
        </w:r>
        <w:r>
          <w:rPr>
            <w:rFonts w:ascii="HY신명조" w:eastAsia="HY신명조" w:hAnsi="바탕체"/>
            <w:szCs w:val="20"/>
          </w:rPr>
          <w:t xml:space="preserve"> </w:t>
        </w:r>
      </w:ins>
    </w:p>
    <w:p w:rsidR="00404F54" w:rsidRPr="00CB41C0" w:rsidRDefault="0035140C" w:rsidP="00404F54">
      <w:pPr>
        <w:spacing w:line="312" w:lineRule="auto"/>
        <w:rPr>
          <w:rFonts w:ascii="HY신명조" w:eastAsia="HY신명조" w:hAnsi="바탕체"/>
          <w:szCs w:val="20"/>
        </w:rPr>
      </w:pPr>
      <w:r>
        <w:rPr>
          <w:rFonts w:ascii="HY신명조" w:eastAsia="HY신명조" w:hAnsi="바탕체" w:hint="eastAsia"/>
          <w:szCs w:val="20"/>
        </w:rPr>
        <w:t>⑩</w:t>
      </w:r>
      <w:r w:rsidR="00404F54" w:rsidRPr="00CB41C0">
        <w:rPr>
          <w:rFonts w:ascii="HY신명조" w:eastAsia="HY신명조" w:hAnsi="바탕체" w:hint="eastAsia"/>
          <w:szCs w:val="20"/>
        </w:rPr>
        <w:t xml:space="preserve"> 수급사업자는 원사업자의 요구가 있을 경우에는 </w:t>
      </w:r>
      <w:proofErr w:type="spellStart"/>
      <w:r w:rsidR="009241BB" w:rsidRPr="00CB41C0">
        <w:rPr>
          <w:rFonts w:ascii="HY신명조" w:eastAsia="HY신명조" w:hAnsi="바탕체" w:hint="eastAsia"/>
          <w:szCs w:val="20"/>
        </w:rPr>
        <w:t>원재료</w:t>
      </w:r>
      <w:r w:rsidR="00404F54" w:rsidRPr="00CB41C0">
        <w:rPr>
          <w:rFonts w:ascii="HY신명조" w:eastAsia="HY신명조" w:hAnsi="바탕체" w:hint="eastAsia"/>
          <w:szCs w:val="20"/>
        </w:rPr>
        <w:t>등의</w:t>
      </w:r>
      <w:proofErr w:type="spellEnd"/>
      <w:r w:rsidR="00404F54" w:rsidRPr="00CB41C0">
        <w:rPr>
          <w:rFonts w:ascii="HY신명조" w:eastAsia="HY신명조" w:hAnsi="바탕체" w:hint="eastAsia"/>
          <w:szCs w:val="20"/>
        </w:rPr>
        <w:t xml:space="preserve"> 사용내역과 재고량을 원사업자가 지정한 날까지 서면으로 통지한다. 다만, 정당한 사유가 있는 경우에 수급사업자는 그 기한을 연장할 수 있다.</w:t>
      </w:r>
    </w:p>
    <w:p w:rsidR="00404F54" w:rsidRPr="00CB41C0" w:rsidRDefault="0035140C" w:rsidP="00404F54">
      <w:pPr>
        <w:spacing w:line="312" w:lineRule="auto"/>
        <w:rPr>
          <w:rFonts w:ascii="HY신명조" w:eastAsia="HY신명조" w:hAnsi="바탕체"/>
          <w:szCs w:val="20"/>
        </w:rPr>
      </w:pPr>
      <w:r>
        <w:rPr>
          <w:rFonts w:ascii="HY신명조" w:eastAsia="HY신명조" w:hAnsi="바탕체" w:hint="eastAsia"/>
          <w:szCs w:val="20"/>
        </w:rPr>
        <w:t>⑪</w:t>
      </w:r>
      <w:r w:rsidR="00404F54" w:rsidRPr="00CB41C0">
        <w:rPr>
          <w:rFonts w:ascii="HY신명조" w:eastAsia="HY신명조" w:hAnsi="바탕체" w:hint="eastAsia"/>
          <w:szCs w:val="20"/>
        </w:rPr>
        <w:t xml:space="preserve"> 양 당사자 간에 목적물 제조를 위해 특정 </w:t>
      </w:r>
      <w:proofErr w:type="spellStart"/>
      <w:r w:rsidR="009241BB" w:rsidRPr="00CB41C0">
        <w:rPr>
          <w:rFonts w:ascii="HY신명조" w:eastAsia="HY신명조" w:hAnsi="바탕체" w:hint="eastAsia"/>
          <w:szCs w:val="20"/>
        </w:rPr>
        <w:t>원재료</w:t>
      </w:r>
      <w:r w:rsidR="00404F54" w:rsidRPr="00CB41C0">
        <w:rPr>
          <w:rFonts w:ascii="HY신명조" w:eastAsia="HY신명조" w:hAnsi="바탕체" w:hint="eastAsia"/>
          <w:szCs w:val="20"/>
        </w:rPr>
        <w:t>등을</w:t>
      </w:r>
      <w:proofErr w:type="spellEnd"/>
      <w:r w:rsidR="00404F54" w:rsidRPr="00CB41C0">
        <w:rPr>
          <w:rFonts w:ascii="HY신명조" w:eastAsia="HY신명조" w:hAnsi="바탕체" w:hint="eastAsia"/>
          <w:szCs w:val="20"/>
        </w:rPr>
        <w:t xml:space="preserve"> 사용하기로 하는 합의가 있은 후에 수급사업자가 다른 </w:t>
      </w:r>
      <w:proofErr w:type="spellStart"/>
      <w:r w:rsidR="009241BB" w:rsidRPr="00CB41C0">
        <w:rPr>
          <w:rFonts w:ascii="HY신명조" w:eastAsia="HY신명조" w:hAnsi="바탕체" w:hint="eastAsia"/>
          <w:szCs w:val="20"/>
        </w:rPr>
        <w:t>원재료</w:t>
      </w:r>
      <w:r w:rsidR="00404F54" w:rsidRPr="00CB41C0">
        <w:rPr>
          <w:rFonts w:ascii="HY신명조" w:eastAsia="HY신명조" w:hAnsi="바탕체" w:hint="eastAsia"/>
          <w:szCs w:val="20"/>
        </w:rPr>
        <w:t>등으로</w:t>
      </w:r>
      <w:proofErr w:type="spellEnd"/>
      <w:r w:rsidR="00404F54" w:rsidRPr="00CB41C0">
        <w:rPr>
          <w:rFonts w:ascii="HY신명조" w:eastAsia="HY신명조" w:hAnsi="바탕체" w:hint="eastAsia"/>
          <w:szCs w:val="20"/>
        </w:rPr>
        <w:t xml:space="preserve"> 변경하고자 하는 경우 수급사업자는 사전에 원사업자의 승인을 얻</w:t>
      </w:r>
      <w:r w:rsidR="008F26B6" w:rsidRPr="00CB41C0">
        <w:rPr>
          <w:rFonts w:ascii="HY신명조" w:eastAsia="HY신명조" w:hAnsi="바탕체" w:hint="eastAsia"/>
          <w:szCs w:val="20"/>
        </w:rPr>
        <w:t>어야 한</w:t>
      </w:r>
      <w:r w:rsidR="00404F54" w:rsidRPr="00CB41C0">
        <w:rPr>
          <w:rFonts w:ascii="HY신명조" w:eastAsia="HY신명조" w:hAnsi="바탕체" w:hint="eastAsia"/>
          <w:szCs w:val="20"/>
        </w:rPr>
        <w:t xml:space="preserve">다. </w:t>
      </w:r>
    </w:p>
    <w:p w:rsidR="00404F54" w:rsidRPr="00CB41C0" w:rsidRDefault="0035140C" w:rsidP="00404F54">
      <w:pPr>
        <w:spacing w:line="312" w:lineRule="auto"/>
        <w:rPr>
          <w:rFonts w:ascii="HY신명조" w:eastAsia="HY신명조" w:hAnsi="바탕체"/>
          <w:szCs w:val="20"/>
        </w:rPr>
      </w:pPr>
      <w:r>
        <w:rPr>
          <w:rFonts w:ascii="HY신명조" w:eastAsia="HY신명조" w:hAnsi="바탕체" w:hint="eastAsia"/>
          <w:szCs w:val="20"/>
        </w:rPr>
        <w:t>⑫</w:t>
      </w:r>
      <w:r w:rsidR="00404F54" w:rsidRPr="00CB41C0">
        <w:rPr>
          <w:rFonts w:ascii="HY신명조" w:eastAsia="HY신명조" w:hAnsi="바탕체" w:hint="eastAsia"/>
          <w:szCs w:val="20"/>
        </w:rPr>
        <w:t xml:space="preserve"> 원사업자는 제</w:t>
      </w:r>
      <w:del w:id="19" w:author="최규현 (Kyoohyun Choi)" w:date="2024-06-17T14:27:00Z">
        <w:r w:rsidR="008218AA" w:rsidRPr="00CB41C0" w:rsidDel="00CD0C45">
          <w:rPr>
            <w:rFonts w:ascii="HY신명조" w:eastAsia="HY신명조" w:hAnsi="바탕체" w:hint="eastAsia"/>
            <w:szCs w:val="20"/>
          </w:rPr>
          <w:delText>9</w:delText>
        </w:r>
      </w:del>
      <w:ins w:id="20" w:author="최규현 (Kyoohyun Choi)" w:date="2024-06-17T14:27:00Z">
        <w:r w:rsidR="00CD0C45">
          <w:rPr>
            <w:rFonts w:ascii="HY신명조" w:eastAsia="HY신명조" w:hAnsi="바탕체" w:hint="eastAsia"/>
            <w:szCs w:val="20"/>
          </w:rPr>
          <w:t>11</w:t>
        </w:r>
      </w:ins>
      <w:r w:rsidR="00404F54" w:rsidRPr="00CB41C0">
        <w:rPr>
          <w:rFonts w:ascii="HY신명조" w:eastAsia="HY신명조" w:hAnsi="바탕체" w:hint="eastAsia"/>
          <w:szCs w:val="20"/>
        </w:rPr>
        <w:t>항에 따라 수급사업자의 변경요청을 받은 날로부터 10일 이내에 승인여부를 결정하여 수급사업자에게 서면으로 통지하여야 하며, 이 기간 내에 통지하지 아니한 경우에는 변경요청을 승인한 것으로 본다. 다만, 변경사항에 대한 타당성 검토 등에 그 이상의 기간이 요구되는 경우 등 정당한 사유가 있는 경우 원사업자는 수급사업자에게 그 사유를 서면으로 통지한 후 그 기간을 연장할 수 있다.</w:t>
      </w:r>
    </w:p>
    <w:p w:rsidR="000A1F40" w:rsidRPr="00CB41C0" w:rsidRDefault="000A1F40" w:rsidP="00404F54">
      <w:pPr>
        <w:spacing w:line="312" w:lineRule="auto"/>
        <w:rPr>
          <w:rFonts w:ascii="HY신명조" w:eastAsia="HY신명조" w:hAnsi="바탕체"/>
          <w:szCs w:val="20"/>
        </w:rPr>
      </w:pPr>
    </w:p>
    <w:p w:rsidR="00AE699C" w:rsidRPr="00CB41C0" w:rsidRDefault="00AE699C" w:rsidP="00404F54">
      <w:pPr>
        <w:spacing w:line="312" w:lineRule="auto"/>
        <w:rPr>
          <w:rFonts w:ascii="HY신명조" w:eastAsia="HY신명조" w:hAnsi="바탕체"/>
          <w:b/>
          <w:szCs w:val="20"/>
        </w:rPr>
      </w:pPr>
      <w:r w:rsidRPr="00CB41C0">
        <w:rPr>
          <w:rFonts w:ascii="HY신명조" w:eastAsia="HY신명조" w:hAnsi="바탕체" w:hint="eastAsia"/>
          <w:b/>
          <w:szCs w:val="20"/>
        </w:rPr>
        <w:t>제13조 (</w:t>
      </w:r>
      <w:proofErr w:type="spellStart"/>
      <w:r w:rsidR="009241BB" w:rsidRPr="00CB41C0">
        <w:rPr>
          <w:rFonts w:ascii="HY신명조" w:eastAsia="HY신명조" w:hAnsi="바탕체" w:hint="eastAsia"/>
          <w:b/>
          <w:szCs w:val="20"/>
        </w:rPr>
        <w:t>원재료</w:t>
      </w:r>
      <w:r w:rsidRPr="00CB41C0">
        <w:rPr>
          <w:rFonts w:ascii="HY신명조" w:eastAsia="HY신명조" w:hAnsi="바탕체" w:hint="eastAsia"/>
          <w:b/>
          <w:szCs w:val="20"/>
        </w:rPr>
        <w:t>등의</w:t>
      </w:r>
      <w:proofErr w:type="spellEnd"/>
      <w:r w:rsidRPr="00CB41C0">
        <w:rPr>
          <w:rFonts w:ascii="HY신명조" w:eastAsia="HY신명조" w:hAnsi="바탕체" w:hint="eastAsia"/>
          <w:b/>
          <w:szCs w:val="20"/>
        </w:rPr>
        <w:t xml:space="preserve"> 관리)</w:t>
      </w:r>
    </w:p>
    <w:p w:rsidR="00AE699C" w:rsidRPr="00CB41C0" w:rsidRDefault="00AE699C" w:rsidP="00AE699C">
      <w:pPr>
        <w:spacing w:line="312" w:lineRule="auto"/>
        <w:rPr>
          <w:rFonts w:ascii="HY신명조" w:eastAsia="HY신명조" w:hAnsi="바탕체"/>
          <w:szCs w:val="20"/>
        </w:rPr>
      </w:pPr>
      <w:r w:rsidRPr="00CB41C0">
        <w:rPr>
          <w:rFonts w:ascii="HY신명조" w:eastAsia="HY신명조" w:hAnsi="바탕체" w:hint="eastAsia"/>
          <w:szCs w:val="20"/>
        </w:rPr>
        <w:t xml:space="preserve">① </w:t>
      </w:r>
      <w:r w:rsidR="0025346F" w:rsidRPr="00CB41C0">
        <w:rPr>
          <w:rFonts w:ascii="HY신명조" w:eastAsia="HY신명조" w:hAnsi="바탕체" w:hint="eastAsia"/>
          <w:szCs w:val="20"/>
        </w:rPr>
        <w:t xml:space="preserve">원사업자가 </w:t>
      </w:r>
      <w:proofErr w:type="spellStart"/>
      <w:r w:rsidR="009241BB" w:rsidRPr="00CB41C0">
        <w:rPr>
          <w:rFonts w:ascii="HY신명조" w:eastAsia="HY신명조" w:hAnsi="바탕체" w:hint="eastAsia"/>
          <w:szCs w:val="20"/>
        </w:rPr>
        <w:t>원재료</w:t>
      </w:r>
      <w:r w:rsidR="00B00FB3" w:rsidRPr="00CB41C0">
        <w:rPr>
          <w:rFonts w:ascii="HY신명조" w:eastAsia="HY신명조" w:hAnsi="바탕체" w:hint="eastAsia"/>
          <w:szCs w:val="20"/>
        </w:rPr>
        <w:t>등을</w:t>
      </w:r>
      <w:proofErr w:type="spellEnd"/>
      <w:r w:rsidRPr="00CB41C0">
        <w:rPr>
          <w:rFonts w:ascii="HY신명조" w:eastAsia="HY신명조" w:hAnsi="바탕체" w:hint="eastAsia"/>
          <w:szCs w:val="20"/>
        </w:rPr>
        <w:t xml:space="preserve"> </w:t>
      </w:r>
      <w:r w:rsidR="00B00FB3" w:rsidRPr="00CB41C0">
        <w:rPr>
          <w:rFonts w:ascii="HY신명조" w:eastAsia="HY신명조" w:hAnsi="바탕체" w:hint="eastAsia"/>
          <w:szCs w:val="20"/>
        </w:rPr>
        <w:t xml:space="preserve">수급사업자에게 </w:t>
      </w:r>
      <w:r w:rsidRPr="00CB41C0">
        <w:rPr>
          <w:rFonts w:ascii="HY신명조" w:eastAsia="HY신명조" w:hAnsi="바탕체" w:hint="eastAsia"/>
          <w:szCs w:val="20"/>
        </w:rPr>
        <w:t>유상</w:t>
      </w:r>
      <w:r w:rsidR="00B00FB3" w:rsidRPr="00CB41C0">
        <w:rPr>
          <w:rFonts w:ascii="HY신명조" w:eastAsia="HY신명조" w:hAnsi="바탕체" w:hint="eastAsia"/>
          <w:szCs w:val="20"/>
        </w:rPr>
        <w:t>으로</w:t>
      </w:r>
      <w:r w:rsidRPr="00CB41C0">
        <w:rPr>
          <w:rFonts w:ascii="HY신명조" w:eastAsia="HY신명조" w:hAnsi="바탕체" w:hint="eastAsia"/>
          <w:szCs w:val="20"/>
        </w:rPr>
        <w:t xml:space="preserve"> </w:t>
      </w:r>
      <w:r w:rsidR="00B00FB3" w:rsidRPr="00CB41C0">
        <w:rPr>
          <w:rFonts w:ascii="HY신명조" w:eastAsia="HY신명조" w:hAnsi="바탕체" w:hint="eastAsia"/>
          <w:szCs w:val="20"/>
        </w:rPr>
        <w:t>제공</w:t>
      </w:r>
      <w:r w:rsidRPr="00CB41C0">
        <w:rPr>
          <w:rFonts w:ascii="HY신명조" w:eastAsia="HY신명조" w:hAnsi="바탕체" w:hint="eastAsia"/>
          <w:szCs w:val="20"/>
        </w:rPr>
        <w:t xml:space="preserve">하는 경우 원사업자는 하도급대금에서 </w:t>
      </w:r>
      <w:r w:rsidR="000A1814" w:rsidRPr="00CB41C0">
        <w:rPr>
          <w:rFonts w:ascii="HY신명조" w:eastAsia="HY신명조" w:hAnsi="바탕체" w:hint="eastAsia"/>
          <w:szCs w:val="20"/>
        </w:rPr>
        <w:t>해당비용</w:t>
      </w:r>
      <w:r w:rsidRPr="00CB41C0">
        <w:rPr>
          <w:rFonts w:ascii="HY신명조" w:eastAsia="HY신명조" w:hAnsi="바탕체" w:hint="eastAsia"/>
          <w:szCs w:val="20"/>
        </w:rPr>
        <w:t xml:space="preserve">을 상계하고 지급할 수 있다. </w:t>
      </w:r>
    </w:p>
    <w:p w:rsidR="00AE699C" w:rsidRPr="00CB41C0" w:rsidRDefault="00AE699C" w:rsidP="00AE699C">
      <w:pPr>
        <w:spacing w:line="312" w:lineRule="auto"/>
        <w:rPr>
          <w:rFonts w:ascii="HY신명조" w:eastAsia="HY신명조" w:hAnsi="바탕체"/>
          <w:szCs w:val="20"/>
        </w:rPr>
      </w:pPr>
      <w:r w:rsidRPr="00CB41C0">
        <w:rPr>
          <w:rFonts w:ascii="HY신명조" w:eastAsia="HY신명조" w:hAnsi="바탕체" w:hint="eastAsia"/>
          <w:szCs w:val="20"/>
        </w:rPr>
        <w:t xml:space="preserve">② </w:t>
      </w:r>
      <w:r w:rsidR="00B00FB3" w:rsidRPr="00CB41C0">
        <w:rPr>
          <w:rFonts w:ascii="HY신명조" w:eastAsia="HY신명조" w:hAnsi="바탕체" w:hint="eastAsia"/>
          <w:szCs w:val="20"/>
        </w:rPr>
        <w:t xml:space="preserve">원사업자가 </w:t>
      </w:r>
      <w:proofErr w:type="spellStart"/>
      <w:r w:rsidR="009241BB" w:rsidRPr="00CB41C0">
        <w:rPr>
          <w:rFonts w:ascii="HY신명조" w:eastAsia="HY신명조" w:hAnsi="바탕체" w:hint="eastAsia"/>
          <w:szCs w:val="20"/>
        </w:rPr>
        <w:t>원재료</w:t>
      </w:r>
      <w:r w:rsidR="00B00FB3" w:rsidRPr="00CB41C0">
        <w:rPr>
          <w:rFonts w:ascii="HY신명조" w:eastAsia="HY신명조" w:hAnsi="바탕체" w:hint="eastAsia"/>
          <w:szCs w:val="20"/>
        </w:rPr>
        <w:t>등을</w:t>
      </w:r>
      <w:proofErr w:type="spellEnd"/>
      <w:r w:rsidR="00B00FB3" w:rsidRPr="00CB41C0">
        <w:rPr>
          <w:rFonts w:ascii="HY신명조" w:eastAsia="HY신명조" w:hAnsi="바탕체" w:hint="eastAsia"/>
          <w:szCs w:val="20"/>
        </w:rPr>
        <w:t xml:space="preserve"> 수급사업자에게 무상으로 제공하는 경우</w:t>
      </w:r>
      <w:r w:rsidRPr="00CB41C0">
        <w:rPr>
          <w:rFonts w:ascii="HY신명조" w:eastAsia="HY신명조" w:hAnsi="바탕체" w:hint="eastAsia"/>
          <w:szCs w:val="20"/>
        </w:rPr>
        <w:t xml:space="preserve"> 수급사업자는 </w:t>
      </w:r>
      <w:proofErr w:type="spellStart"/>
      <w:r w:rsidR="009241BB" w:rsidRPr="00CB41C0">
        <w:rPr>
          <w:rFonts w:ascii="HY신명조" w:eastAsia="HY신명조" w:hAnsi="바탕체" w:hint="eastAsia"/>
          <w:szCs w:val="20"/>
        </w:rPr>
        <w:t>원재료</w:t>
      </w:r>
      <w:r w:rsidRPr="00CB41C0">
        <w:rPr>
          <w:rFonts w:ascii="HY신명조" w:eastAsia="HY신명조" w:hAnsi="바탕체" w:hint="eastAsia"/>
          <w:szCs w:val="20"/>
        </w:rPr>
        <w:t>등의</w:t>
      </w:r>
      <w:proofErr w:type="spellEnd"/>
      <w:r w:rsidRPr="00CB41C0">
        <w:rPr>
          <w:rFonts w:ascii="HY신명조" w:eastAsia="HY신명조" w:hAnsi="바탕체" w:hint="eastAsia"/>
          <w:szCs w:val="20"/>
        </w:rPr>
        <w:t xml:space="preserve"> 사용내역서를 원사업자에게 교부한다.</w:t>
      </w:r>
    </w:p>
    <w:p w:rsidR="00AE699C" w:rsidRPr="00CB41C0" w:rsidRDefault="00AE699C" w:rsidP="00404F54">
      <w:pPr>
        <w:spacing w:line="312" w:lineRule="auto"/>
        <w:rPr>
          <w:rFonts w:ascii="HY신명조" w:eastAsia="HY신명조" w:hAnsi="바탕체"/>
          <w:szCs w:val="20"/>
        </w:rPr>
      </w:pPr>
    </w:p>
    <w:p w:rsidR="00647E12" w:rsidRPr="00CB41C0" w:rsidRDefault="00647E12" w:rsidP="00647E12">
      <w:pPr>
        <w:spacing w:line="312" w:lineRule="auto"/>
        <w:rPr>
          <w:rFonts w:ascii="HY신명조" w:eastAsia="HY신명조" w:hAnsi="바탕체"/>
          <w:szCs w:val="20"/>
        </w:rPr>
      </w:pPr>
      <w:r w:rsidRPr="00CB41C0">
        <w:rPr>
          <w:rFonts w:ascii="HY신명조" w:eastAsia="HY신명조" w:hAnsi="바탕체" w:hint="eastAsia"/>
          <w:b/>
          <w:szCs w:val="20"/>
        </w:rPr>
        <w:lastRenderedPageBreak/>
        <w:t xml:space="preserve">제14조 (설비등의 양도 또는 대여 및 관리) </w:t>
      </w:r>
    </w:p>
    <w:p w:rsidR="00647E12" w:rsidRPr="00CB41C0" w:rsidRDefault="00647E12" w:rsidP="00647E12">
      <w:pPr>
        <w:spacing w:line="312" w:lineRule="auto"/>
        <w:rPr>
          <w:rFonts w:ascii="HY신명조" w:eastAsia="HY신명조" w:hAnsi="바탕체"/>
          <w:szCs w:val="20"/>
        </w:rPr>
      </w:pPr>
      <w:r w:rsidRPr="00CB41C0">
        <w:rPr>
          <w:rFonts w:ascii="HY신명조" w:eastAsia="HY신명조" w:hAnsi="바탕체" w:hint="eastAsia"/>
          <w:szCs w:val="20"/>
        </w:rPr>
        <w:t xml:space="preserve">① 수급사업자의 요청이 있는 경우에 원사업자는 목적물의 제조에 사용되는 설비, 금형, </w:t>
      </w:r>
      <w:proofErr w:type="spellStart"/>
      <w:r w:rsidRPr="00CB41C0">
        <w:rPr>
          <w:rFonts w:ascii="HY신명조" w:eastAsia="HY신명조" w:hAnsi="바탕체" w:hint="eastAsia"/>
          <w:szCs w:val="20"/>
        </w:rPr>
        <w:t>기구류</w:t>
      </w:r>
      <w:proofErr w:type="spellEnd"/>
      <w:r w:rsidRPr="00CB41C0">
        <w:rPr>
          <w:rFonts w:ascii="HY신명조" w:eastAsia="HY신명조" w:hAnsi="바탕체" w:hint="eastAsia"/>
          <w:szCs w:val="20"/>
        </w:rPr>
        <w:t xml:space="preserve"> 등(이하 “설비 </w:t>
      </w:r>
      <w:proofErr w:type="spellStart"/>
      <w:r w:rsidRPr="00CB41C0">
        <w:rPr>
          <w:rFonts w:ascii="HY신명조" w:eastAsia="HY신명조" w:hAnsi="바탕체" w:hint="eastAsia"/>
          <w:szCs w:val="20"/>
        </w:rPr>
        <w:t>등”이라</w:t>
      </w:r>
      <w:proofErr w:type="spellEnd"/>
      <w:r w:rsidRPr="00CB41C0">
        <w:rPr>
          <w:rFonts w:ascii="HY신명조" w:eastAsia="HY신명조" w:hAnsi="바탕체" w:hint="eastAsia"/>
          <w:szCs w:val="20"/>
        </w:rPr>
        <w:t xml:space="preserve"> 한다) 또는 특허권, 실용신안권, 디자인권, 상표권, 저작권 기타 지식재산권 및 기술, 노하우, 기타 영업비밀 등(이하 “지식재산권 </w:t>
      </w:r>
      <w:proofErr w:type="spellStart"/>
      <w:r w:rsidRPr="00CB41C0">
        <w:rPr>
          <w:rFonts w:ascii="HY신명조" w:eastAsia="HY신명조" w:hAnsi="바탕체" w:hint="eastAsia"/>
          <w:szCs w:val="20"/>
        </w:rPr>
        <w:t>등”이라</w:t>
      </w:r>
      <w:proofErr w:type="spellEnd"/>
      <w:r w:rsidRPr="00CB41C0">
        <w:rPr>
          <w:rFonts w:ascii="HY신명조" w:eastAsia="HY신명조" w:hAnsi="바탕체" w:hint="eastAsia"/>
          <w:szCs w:val="20"/>
        </w:rPr>
        <w:t xml:space="preserve"> 한다)을 수급사업자에게 양도, 대여 또는 이용을 허락할 수 있다.</w:t>
      </w:r>
    </w:p>
    <w:p w:rsidR="00647E12" w:rsidRPr="00CB41C0" w:rsidRDefault="00647E12" w:rsidP="00647E12">
      <w:pPr>
        <w:spacing w:line="312" w:lineRule="auto"/>
        <w:rPr>
          <w:rFonts w:ascii="HY신명조" w:eastAsia="HY신명조" w:hAnsi="바탕체"/>
          <w:szCs w:val="20"/>
        </w:rPr>
      </w:pPr>
      <w:r w:rsidRPr="00CB41C0">
        <w:rPr>
          <w:rFonts w:ascii="HY신명조" w:eastAsia="HY신명조" w:hAnsi="바탕체" w:hint="eastAsia"/>
          <w:szCs w:val="20"/>
        </w:rPr>
        <w:t>② 원사업자는 수급사업자에게 제1항에 규정에 의한 설비 등 또는 지식재산권 등을 양도, 대여 또는 이용을 허락할 경우 대금 또는 임대료, 보관, 반납 등에 대해서는 수급사업자와 협의하여 정한다.</w:t>
      </w:r>
    </w:p>
    <w:p w:rsidR="00647E12" w:rsidRPr="00CB41C0" w:rsidRDefault="00647E12" w:rsidP="00647E12">
      <w:pPr>
        <w:spacing w:line="312" w:lineRule="auto"/>
        <w:rPr>
          <w:rFonts w:ascii="HY신명조" w:eastAsia="HY신명조" w:hAnsi="바탕체"/>
          <w:szCs w:val="20"/>
        </w:rPr>
      </w:pPr>
      <w:r w:rsidRPr="00CB41C0">
        <w:rPr>
          <w:rFonts w:ascii="HY신명조" w:eastAsia="HY신명조" w:hAnsi="바탕체" w:hint="eastAsia"/>
          <w:szCs w:val="20"/>
        </w:rPr>
        <w:t xml:space="preserve">③ 수급사업자는 </w:t>
      </w:r>
      <w:proofErr w:type="spellStart"/>
      <w:r w:rsidRPr="00CB41C0">
        <w:rPr>
          <w:rFonts w:ascii="HY신명조" w:eastAsia="HY신명조" w:hAnsi="바탕체" w:hint="eastAsia"/>
          <w:szCs w:val="20"/>
        </w:rPr>
        <w:t>원사업자으로부터</w:t>
      </w:r>
      <w:proofErr w:type="spellEnd"/>
      <w:r w:rsidRPr="00CB41C0">
        <w:rPr>
          <w:rFonts w:ascii="HY신명조" w:eastAsia="HY신명조" w:hAnsi="바탕체" w:hint="eastAsia"/>
          <w:szCs w:val="20"/>
        </w:rPr>
        <w:t xml:space="preserve"> 대여받은 설비 등 또는 이용을 </w:t>
      </w:r>
      <w:proofErr w:type="spellStart"/>
      <w:r w:rsidRPr="00CB41C0">
        <w:rPr>
          <w:rFonts w:ascii="HY신명조" w:eastAsia="HY신명조" w:hAnsi="바탕체" w:hint="eastAsia"/>
          <w:szCs w:val="20"/>
        </w:rPr>
        <w:t>허락받은</w:t>
      </w:r>
      <w:proofErr w:type="spellEnd"/>
      <w:r w:rsidRPr="00CB41C0">
        <w:rPr>
          <w:rFonts w:ascii="HY신명조" w:eastAsia="HY신명조" w:hAnsi="바탕체" w:hint="eastAsia"/>
          <w:szCs w:val="20"/>
        </w:rPr>
        <w:t xml:space="preserve"> 지식재산권 등을 선량한 관리자의 주의의무로 관리하여야 하며, 이 계약에서 정한 용도 이외로 사용하거나 제3자에게 양도, 대여, 담보로 제공하거나 </w:t>
      </w:r>
      <w:proofErr w:type="spellStart"/>
      <w:r w:rsidRPr="00CB41C0">
        <w:rPr>
          <w:rFonts w:ascii="HY신명조" w:eastAsia="HY신명조" w:hAnsi="바탕체" w:hint="eastAsia"/>
          <w:szCs w:val="20"/>
        </w:rPr>
        <w:t>사용</w:t>
      </w:r>
      <w:r w:rsidR="00F72B04" w:rsidRPr="00CB41C0">
        <w:rPr>
          <w:rFonts w:ascii="바탕" w:eastAsia="바탕" w:hAnsi="바탕" w:cs="바탕" w:hint="eastAsia"/>
          <w:szCs w:val="20"/>
        </w:rPr>
        <w:t>∙</w:t>
      </w:r>
      <w:r w:rsidRPr="00CB41C0">
        <w:rPr>
          <w:rFonts w:ascii="HY신명조" w:eastAsia="HY신명조" w:hAnsi="바탕체" w:hint="eastAsia"/>
          <w:szCs w:val="20"/>
        </w:rPr>
        <w:t>수익하게</w:t>
      </w:r>
      <w:proofErr w:type="spellEnd"/>
      <w:r w:rsidRPr="00CB41C0">
        <w:rPr>
          <w:rFonts w:ascii="HY신명조" w:eastAsia="HY신명조" w:hAnsi="바탕체" w:hint="eastAsia"/>
          <w:szCs w:val="20"/>
        </w:rPr>
        <w:t xml:space="preserve"> 하지 아니한다. 수급사업자는 정밀도 유지 등을 위해 원사업자에게 설비 등의 점검 및 보수를 요청할 수 있으며, 원사업자는 이에 적극 협조한다.</w:t>
      </w:r>
    </w:p>
    <w:p w:rsidR="00647E12" w:rsidRPr="00CB41C0" w:rsidRDefault="00647E12" w:rsidP="00647E12">
      <w:pPr>
        <w:spacing w:line="312" w:lineRule="auto"/>
        <w:rPr>
          <w:rFonts w:ascii="HY신명조" w:eastAsia="HY신명조" w:hAnsi="바탕체"/>
          <w:szCs w:val="20"/>
        </w:rPr>
      </w:pPr>
      <w:r w:rsidRPr="00CB41C0">
        <w:rPr>
          <w:rFonts w:ascii="HY신명조" w:eastAsia="HY신명조" w:hAnsi="바탕체" w:hint="eastAsia"/>
          <w:szCs w:val="20"/>
        </w:rPr>
        <w:t xml:space="preserve">④ 수급사업자는 대여받은 원사업자의 설비등을 수급사업자 소유의 자산과 명확하게 구분하여 관리하고, 이를 수령함과 동시에 위 물건의 완전한 소유권이 원사업자에게 있음을 증명하는 표지를 부착하는 등 원사업자의 소유권을 보호하기 위한 적절한 조치를 취한다. </w:t>
      </w:r>
    </w:p>
    <w:p w:rsidR="00647E12" w:rsidRPr="00CB41C0" w:rsidRDefault="00647E12" w:rsidP="00647E12">
      <w:pPr>
        <w:spacing w:line="312" w:lineRule="auto"/>
        <w:rPr>
          <w:rFonts w:ascii="HY신명조" w:eastAsia="HY신명조" w:hAnsi="바탕체"/>
          <w:szCs w:val="20"/>
        </w:rPr>
      </w:pPr>
      <w:r w:rsidRPr="00CB41C0">
        <w:rPr>
          <w:rFonts w:ascii="HY신명조" w:eastAsia="HY신명조" w:hAnsi="바탕체" w:hint="eastAsia"/>
          <w:szCs w:val="20"/>
        </w:rPr>
        <w:t xml:space="preserve">⑤ 수급사업자는 원사업자로부터 대여받은 설비등이 </w:t>
      </w:r>
      <w:proofErr w:type="spellStart"/>
      <w:r w:rsidRPr="00CB41C0">
        <w:rPr>
          <w:rFonts w:ascii="HY신명조" w:eastAsia="HY신명조" w:hAnsi="바탕체" w:hint="eastAsia"/>
          <w:szCs w:val="20"/>
        </w:rPr>
        <w:t>멸실</w:t>
      </w:r>
      <w:proofErr w:type="spellEnd"/>
      <w:r w:rsidRPr="00CB41C0">
        <w:rPr>
          <w:rFonts w:ascii="HY신명조" w:eastAsia="HY신명조" w:hAnsi="바탕체" w:hint="eastAsia"/>
          <w:szCs w:val="20"/>
        </w:rPr>
        <w:t xml:space="preserve"> 또는 훼손되었을 경우에 지체없이 원사업자에게 통지하여야 하고, 수급사업자의 </w:t>
      </w:r>
      <w:proofErr w:type="spellStart"/>
      <w:r w:rsidRPr="00CB41C0">
        <w:rPr>
          <w:rFonts w:ascii="HY신명조" w:eastAsia="HY신명조" w:hAnsi="바탕체" w:hint="eastAsia"/>
          <w:szCs w:val="20"/>
        </w:rPr>
        <w:t>책임있는</w:t>
      </w:r>
      <w:proofErr w:type="spellEnd"/>
      <w:r w:rsidRPr="00CB41C0">
        <w:rPr>
          <w:rFonts w:ascii="HY신명조" w:eastAsia="HY신명조" w:hAnsi="바탕체" w:hint="eastAsia"/>
          <w:szCs w:val="20"/>
        </w:rPr>
        <w:t xml:space="preserve"> 사유에 의해 발생한 경우에 원사업자의 지시에 따라 수급사업자의 부담으로 보수하거나 원사업자의 손해를 배상한다. </w:t>
      </w:r>
    </w:p>
    <w:p w:rsidR="00647E12" w:rsidRPr="00CB41C0" w:rsidRDefault="00647E12" w:rsidP="00647E12">
      <w:pPr>
        <w:spacing w:line="312" w:lineRule="auto"/>
        <w:rPr>
          <w:rFonts w:ascii="HY신명조" w:eastAsia="HY신명조" w:hAnsi="바탕체"/>
          <w:szCs w:val="20"/>
        </w:rPr>
      </w:pPr>
      <w:r w:rsidRPr="00CB41C0">
        <w:rPr>
          <w:rFonts w:ascii="HY신명조" w:eastAsia="HY신명조" w:hAnsi="바탕체" w:hint="eastAsia"/>
          <w:szCs w:val="20"/>
        </w:rPr>
        <w:t xml:space="preserve">⑥ 수급사업자는 조세를 포함한 공과금의 체납처분, 기타 강제집행, </w:t>
      </w:r>
      <w:proofErr w:type="spellStart"/>
      <w:r w:rsidRPr="00CB41C0">
        <w:rPr>
          <w:rFonts w:ascii="HY신명조" w:eastAsia="HY신명조" w:hAnsi="바탕체" w:hint="eastAsia"/>
          <w:szCs w:val="20"/>
        </w:rPr>
        <w:t>파산선고신청</w:t>
      </w:r>
      <w:proofErr w:type="spellEnd"/>
      <w:r w:rsidRPr="00CB41C0">
        <w:rPr>
          <w:rFonts w:ascii="HY신명조" w:eastAsia="HY신명조" w:hAnsi="바탕체" w:hint="eastAsia"/>
          <w:szCs w:val="20"/>
        </w:rPr>
        <w:t xml:space="preserve">, 회생절차 신청 및 노동쟁의 등과 같은 사유의 발생으로 대금 지급 완료전의 설비등에 대한 원사업자의 소유권 보전에 영향을 미칠 우려가 있는 경우에 지체없이 원사업자에게 그 사실을 통지하고, 필요에 따라 설비등을 다른 장소로 이전하는 등 원사업자의 소유권을 보호하기 위해 필요한 조치를 취한다. </w:t>
      </w:r>
    </w:p>
    <w:p w:rsidR="00647E12" w:rsidRPr="00CB41C0" w:rsidRDefault="00647E12" w:rsidP="00647E12">
      <w:pPr>
        <w:spacing w:line="312" w:lineRule="auto"/>
        <w:rPr>
          <w:rFonts w:ascii="HY신명조" w:eastAsia="HY신명조" w:hAnsi="바탕체"/>
          <w:szCs w:val="20"/>
        </w:rPr>
      </w:pPr>
      <w:r w:rsidRPr="00CB41C0">
        <w:rPr>
          <w:rFonts w:ascii="HY신명조" w:eastAsia="HY신명조" w:hAnsi="바탕체" w:hint="eastAsia"/>
          <w:szCs w:val="20"/>
        </w:rPr>
        <w:t>⑦ 수급사업자는 설비 등 또는 지식재산권 등의 대여 기간이 종료하거나 계약이 해제, 해지된 경우에는 이를 지체없이 원사업자에게 반환하며, 원사업자는 필요한 경우에 수급사업자의 동의를 얻어 설비 등 또는 지식재산권 등의 사용 및 보관상태를 조사할 수 있다. 수급사업자는 특별한 사정이 없는 한 이를 거부하지 아니한다.</w:t>
      </w:r>
    </w:p>
    <w:p w:rsidR="00647E12" w:rsidRPr="00CB41C0" w:rsidRDefault="00647E12" w:rsidP="00647E12">
      <w:pPr>
        <w:spacing w:line="312" w:lineRule="auto"/>
        <w:rPr>
          <w:rFonts w:ascii="HY신명조" w:eastAsia="HY신명조" w:hAnsi="바탕체"/>
          <w:szCs w:val="20"/>
        </w:rPr>
      </w:pPr>
      <w:r w:rsidRPr="00CB41C0">
        <w:rPr>
          <w:rFonts w:ascii="HY신명조" w:eastAsia="HY신명조" w:hAnsi="바탕체" w:hint="eastAsia"/>
          <w:szCs w:val="20"/>
        </w:rPr>
        <w:t>⑧ 수급사업자가 원사업자로부터 설비 등 또는 지식재산권 등을 유상으로 구입 또는 대여한 경우 원사업자는 수급사업자에게 지급할 대금에서 설비 등 또는 지식재산권 등의 대금을 상계할 수 있다.</w:t>
      </w:r>
    </w:p>
    <w:p w:rsidR="009256F2" w:rsidRPr="00CB41C0" w:rsidRDefault="009256F2" w:rsidP="00404F54">
      <w:pPr>
        <w:spacing w:line="312" w:lineRule="auto"/>
        <w:rPr>
          <w:rFonts w:ascii="HY신명조" w:eastAsia="HY신명조" w:hAnsi="바탕체"/>
          <w:szCs w:val="20"/>
        </w:rPr>
      </w:pPr>
    </w:p>
    <w:p w:rsidR="001E7A9D" w:rsidRPr="00CB41C0" w:rsidRDefault="001E7A9D" w:rsidP="001E7A9D">
      <w:pPr>
        <w:spacing w:line="312" w:lineRule="auto"/>
        <w:rPr>
          <w:rFonts w:ascii="HY신명조" w:eastAsia="HY신명조" w:hAnsi="바탕체"/>
          <w:szCs w:val="20"/>
        </w:rPr>
      </w:pPr>
      <w:r w:rsidRPr="00CB41C0">
        <w:rPr>
          <w:rFonts w:ascii="HY신명조" w:eastAsia="HY신명조" w:hAnsi="바탕체" w:hint="eastAsia"/>
          <w:b/>
          <w:szCs w:val="20"/>
        </w:rPr>
        <w:t>제15조 (</w:t>
      </w:r>
      <w:r w:rsidR="009241BB" w:rsidRPr="00CB41C0">
        <w:rPr>
          <w:rFonts w:ascii="HY신명조" w:eastAsia="HY신명조" w:hAnsi="바탕체" w:hint="eastAsia"/>
          <w:b/>
          <w:szCs w:val="20"/>
        </w:rPr>
        <w:t>원재료</w:t>
      </w:r>
      <w:r w:rsidRPr="00CB41C0">
        <w:rPr>
          <w:rFonts w:ascii="HY신명조" w:eastAsia="HY신명조" w:hAnsi="바탕체" w:hint="eastAsia"/>
          <w:b/>
          <w:szCs w:val="20"/>
        </w:rPr>
        <w:t xml:space="preserve"> 등의 처리)</w:t>
      </w:r>
    </w:p>
    <w:p w:rsidR="001E7A9D" w:rsidRPr="00CB41C0" w:rsidRDefault="001E7A9D" w:rsidP="001E7A9D">
      <w:pPr>
        <w:spacing w:line="312" w:lineRule="auto"/>
        <w:rPr>
          <w:rFonts w:ascii="HY신명조" w:eastAsia="HY신명조" w:hAnsi="바탕체"/>
          <w:szCs w:val="20"/>
        </w:rPr>
      </w:pPr>
      <w:r w:rsidRPr="00CB41C0">
        <w:rPr>
          <w:rFonts w:ascii="HY신명조" w:eastAsia="HY신명조" w:hAnsi="바탕체" w:hint="eastAsia"/>
          <w:szCs w:val="20"/>
        </w:rPr>
        <w:t xml:space="preserve">① 원사업자는 계약기간의 만료 또는 기본계약 및 개별계약이 </w:t>
      </w:r>
      <w:proofErr w:type="spellStart"/>
      <w:r w:rsidRPr="00CB41C0">
        <w:rPr>
          <w:rFonts w:ascii="HY신명조" w:eastAsia="HY신명조" w:hAnsi="바탕체" w:hint="eastAsia"/>
          <w:szCs w:val="20"/>
        </w:rPr>
        <w:t>해제</w:t>
      </w:r>
      <w:r w:rsidR="00A42973" w:rsidRPr="00CB41C0">
        <w:rPr>
          <w:rFonts w:ascii="바탕" w:eastAsia="바탕" w:hAnsi="바탕" w:cs="바탕" w:hint="eastAsia"/>
          <w:szCs w:val="20"/>
        </w:rPr>
        <w:t>∙</w:t>
      </w:r>
      <w:r w:rsidRPr="00CB41C0">
        <w:rPr>
          <w:rFonts w:ascii="HY신명조" w:eastAsia="HY신명조" w:hAnsi="바탕체" w:hint="eastAsia"/>
          <w:szCs w:val="20"/>
        </w:rPr>
        <w:t>해지되면</w:t>
      </w:r>
      <w:proofErr w:type="spellEnd"/>
      <w:r w:rsidRPr="00CB41C0">
        <w:rPr>
          <w:rFonts w:ascii="HY신명조" w:eastAsia="HY신명조" w:hAnsi="바탕체" w:hint="eastAsia"/>
          <w:szCs w:val="20"/>
        </w:rPr>
        <w:t xml:space="preserve"> 다음 각 호의 물품에 대하여 그의 일부 또는 전부의 양도를 수급사업자에게 청구할 수 있다. 이 경우 수급사업자는 즉시 원사업자가 청구한 물품을 제3자에 우선하여 원사업자에게 인도한다.</w:t>
      </w:r>
    </w:p>
    <w:p w:rsidR="001E7A9D" w:rsidRPr="00CB41C0" w:rsidRDefault="001E7A9D" w:rsidP="00A9332C">
      <w:pPr>
        <w:spacing w:line="312" w:lineRule="auto"/>
        <w:ind w:firstLineChars="100" w:firstLine="200"/>
        <w:rPr>
          <w:rFonts w:ascii="HY신명조" w:eastAsia="HY신명조" w:hAnsi="바탕체"/>
          <w:szCs w:val="20"/>
        </w:rPr>
      </w:pPr>
      <w:r w:rsidRPr="00CB41C0">
        <w:rPr>
          <w:rFonts w:ascii="HY신명조" w:eastAsia="HY신명조" w:hAnsi="바탕체" w:hint="eastAsia"/>
          <w:szCs w:val="20"/>
        </w:rPr>
        <w:t xml:space="preserve">1. 수급사업자 또는 수급사업자의 외주 거래선이 보관하고 있는 원사업자의 </w:t>
      </w:r>
      <w:r w:rsidR="009241BB" w:rsidRPr="00CB41C0">
        <w:rPr>
          <w:rFonts w:ascii="HY신명조" w:eastAsia="HY신명조" w:hAnsi="바탕체" w:hint="eastAsia"/>
          <w:szCs w:val="20"/>
        </w:rPr>
        <w:t>원재료</w:t>
      </w:r>
    </w:p>
    <w:p w:rsidR="001E7A9D" w:rsidRPr="00CB41C0" w:rsidRDefault="001E7A9D" w:rsidP="00A9332C">
      <w:pPr>
        <w:spacing w:line="312" w:lineRule="auto"/>
        <w:ind w:firstLineChars="100" w:firstLine="200"/>
        <w:rPr>
          <w:rFonts w:ascii="HY신명조" w:eastAsia="HY신명조" w:hAnsi="바탕체"/>
          <w:szCs w:val="20"/>
        </w:rPr>
      </w:pPr>
      <w:r w:rsidRPr="00CB41C0">
        <w:rPr>
          <w:rFonts w:ascii="HY신명조" w:eastAsia="HY신명조" w:hAnsi="바탕체" w:hint="eastAsia"/>
          <w:szCs w:val="20"/>
        </w:rPr>
        <w:lastRenderedPageBreak/>
        <w:t>2. 원사업자의 양도여부와 관계없이 목적물의 제조 등을 위하여 사용한 모든 금형</w:t>
      </w:r>
    </w:p>
    <w:p w:rsidR="001E7A9D" w:rsidRPr="00CB41C0" w:rsidRDefault="001E7A9D" w:rsidP="00A9332C">
      <w:pPr>
        <w:spacing w:line="312" w:lineRule="auto"/>
        <w:ind w:firstLineChars="100" w:firstLine="200"/>
        <w:rPr>
          <w:rFonts w:ascii="HY신명조" w:eastAsia="HY신명조" w:hAnsi="바탕체"/>
          <w:szCs w:val="20"/>
        </w:rPr>
      </w:pPr>
      <w:r w:rsidRPr="00CB41C0">
        <w:rPr>
          <w:rFonts w:ascii="HY신명조" w:eastAsia="HY신명조" w:hAnsi="바탕체" w:hint="eastAsia"/>
          <w:szCs w:val="20"/>
        </w:rPr>
        <w:t>3. 목적물의 완성품, 부분품, 또는 부품과 그 밖의 재고품</w:t>
      </w:r>
    </w:p>
    <w:p w:rsidR="001E7A9D" w:rsidRPr="00CB41C0" w:rsidRDefault="001E7A9D" w:rsidP="001E7A9D">
      <w:pPr>
        <w:spacing w:line="312" w:lineRule="auto"/>
        <w:rPr>
          <w:rFonts w:ascii="HY신명조" w:eastAsia="HY신명조" w:hAnsi="바탕체"/>
          <w:szCs w:val="20"/>
        </w:rPr>
      </w:pPr>
      <w:r w:rsidRPr="00CB41C0">
        <w:rPr>
          <w:rFonts w:ascii="HY신명조" w:eastAsia="HY신명조" w:hAnsi="바탕체" w:hint="eastAsia"/>
          <w:szCs w:val="20"/>
        </w:rPr>
        <w:t xml:space="preserve">② 제1항에 의한 물품의 양도 금액 및 지불방법 등은 </w:t>
      </w:r>
      <w:r w:rsidR="009241BB" w:rsidRPr="00CB41C0">
        <w:rPr>
          <w:rFonts w:ascii="HY신명조" w:eastAsia="HY신명조" w:hAnsi="바탕체" w:hint="eastAsia"/>
          <w:szCs w:val="20"/>
        </w:rPr>
        <w:t>원재료</w:t>
      </w:r>
      <w:r w:rsidRPr="00CB41C0">
        <w:rPr>
          <w:rFonts w:ascii="HY신명조" w:eastAsia="HY신명조" w:hAnsi="바탕체" w:hint="eastAsia"/>
          <w:szCs w:val="20"/>
        </w:rPr>
        <w:t>는 공급가격을, 물품의 재고는 납품가격을, 금형은 당시까지 감가상각 한 가격 등을 기준으로 하여 원사업자와 수급사업자가 협의하여 결정한다.</w:t>
      </w:r>
    </w:p>
    <w:p w:rsidR="001E7A9D" w:rsidRPr="00CB41C0" w:rsidRDefault="001E7A9D" w:rsidP="001E7A9D">
      <w:pPr>
        <w:spacing w:line="312" w:lineRule="auto"/>
        <w:rPr>
          <w:rFonts w:ascii="HY신명조" w:eastAsia="HY신명조" w:hAnsi="바탕체"/>
          <w:szCs w:val="20"/>
        </w:rPr>
      </w:pPr>
      <w:r w:rsidRPr="00CB41C0">
        <w:rPr>
          <w:rFonts w:ascii="HY신명조" w:eastAsia="HY신명조" w:hAnsi="바탕체" w:hint="eastAsia"/>
          <w:szCs w:val="20"/>
        </w:rPr>
        <w:t>③ 원사업자의 생산중단 또는 사양변경의 경우 금형 보관에 대한 기간, 조건, 비용 등에 대해서는 원사업자와 수급사업자가 별도 약정한다.</w:t>
      </w:r>
    </w:p>
    <w:p w:rsidR="001E7A9D" w:rsidRPr="00CB41C0" w:rsidRDefault="001E7A9D" w:rsidP="001E7A9D">
      <w:pPr>
        <w:spacing w:line="312" w:lineRule="auto"/>
        <w:rPr>
          <w:rFonts w:ascii="HY신명조" w:eastAsia="HY신명조" w:hAnsi="바탕체"/>
          <w:szCs w:val="20"/>
        </w:rPr>
      </w:pPr>
      <w:r w:rsidRPr="00CB41C0">
        <w:rPr>
          <w:rFonts w:ascii="HY신명조" w:eastAsia="HY신명조" w:hAnsi="바탕체" w:hint="eastAsia"/>
          <w:szCs w:val="20"/>
        </w:rPr>
        <w:t xml:space="preserve">④ 수급사업자는 목적물 제조 중 계약이행이 불가능할 경우, 원사업자가 지급한 </w:t>
      </w:r>
      <w:r w:rsidR="009241BB" w:rsidRPr="00CB41C0">
        <w:rPr>
          <w:rFonts w:ascii="HY신명조" w:eastAsia="HY신명조" w:hAnsi="바탕체" w:hint="eastAsia"/>
          <w:szCs w:val="20"/>
        </w:rPr>
        <w:t>원재료</w:t>
      </w:r>
      <w:r w:rsidRPr="00CB41C0">
        <w:rPr>
          <w:rFonts w:ascii="HY신명조" w:eastAsia="HY신명조" w:hAnsi="바탕체" w:hint="eastAsia"/>
          <w:szCs w:val="20"/>
        </w:rPr>
        <w:t xml:space="preserve">를 원사업자에게 반납하고, 제조과정에 자기소유의 </w:t>
      </w:r>
      <w:r w:rsidR="009241BB" w:rsidRPr="00CB41C0">
        <w:rPr>
          <w:rFonts w:ascii="HY신명조" w:eastAsia="HY신명조" w:hAnsi="바탕체" w:hint="eastAsia"/>
          <w:szCs w:val="20"/>
        </w:rPr>
        <w:t>원재료</w:t>
      </w:r>
      <w:r w:rsidRPr="00CB41C0">
        <w:rPr>
          <w:rFonts w:ascii="HY신명조" w:eastAsia="HY신명조" w:hAnsi="바탕체" w:hint="eastAsia"/>
          <w:szCs w:val="20"/>
        </w:rPr>
        <w:t>가 투입되었더라도 제조공정의 원활한 진행을 위하여 이를 제3자에 우선하여 원사업자에게 양도하고, 이에 대해 원사업자와 수급사업자는 합의 정산한다.</w:t>
      </w:r>
    </w:p>
    <w:p w:rsidR="001E7A9D" w:rsidRDefault="001E7A9D" w:rsidP="00404F54">
      <w:pPr>
        <w:spacing w:line="312" w:lineRule="auto"/>
        <w:rPr>
          <w:ins w:id="21" w:author="최규현 (Kyoohyun Choi)" w:date="2024-06-17T15:19:00Z"/>
          <w:rFonts w:ascii="HY신명조" w:eastAsia="HY신명조" w:hAnsi="바탕체"/>
          <w:szCs w:val="20"/>
        </w:rPr>
      </w:pPr>
    </w:p>
    <w:p w:rsidR="00711183" w:rsidRPr="0014043C" w:rsidRDefault="00711183" w:rsidP="00404F54">
      <w:pPr>
        <w:spacing w:line="312" w:lineRule="auto"/>
        <w:rPr>
          <w:ins w:id="22" w:author="최규현 (Kyoohyun Choi)" w:date="2024-06-17T15:20:00Z"/>
          <w:rFonts w:ascii="HY신명조" w:eastAsia="HY신명조" w:hAnsi="바탕체"/>
          <w:b/>
          <w:szCs w:val="20"/>
        </w:rPr>
      </w:pPr>
      <w:ins w:id="23" w:author="최규현 (Kyoohyun Choi)" w:date="2024-06-17T15:19:00Z">
        <w:r w:rsidRPr="0014043C">
          <w:rPr>
            <w:rFonts w:ascii="HY신명조" w:eastAsia="HY신명조" w:hAnsi="바탕체" w:hint="eastAsia"/>
            <w:b/>
            <w:szCs w:val="20"/>
          </w:rPr>
          <w:t>제16조 (발주계획의 통</w:t>
        </w:r>
      </w:ins>
      <w:ins w:id="24" w:author="최규현 (Kyoohyun Choi)" w:date="2024-06-17T15:20:00Z">
        <w:r w:rsidRPr="0014043C">
          <w:rPr>
            <w:rFonts w:ascii="HY신명조" w:eastAsia="HY신명조" w:hAnsi="바탕체" w:hint="eastAsia"/>
            <w:b/>
            <w:szCs w:val="20"/>
          </w:rPr>
          <w:t>보 및 원재료 등의 재고책임)</w:t>
        </w:r>
      </w:ins>
    </w:p>
    <w:p w:rsidR="00711183" w:rsidRPr="00711183" w:rsidRDefault="00711183" w:rsidP="00711183">
      <w:pPr>
        <w:spacing w:line="312" w:lineRule="auto"/>
        <w:rPr>
          <w:ins w:id="25" w:author="최규현 (Kyoohyun Choi)" w:date="2024-06-17T15:20:00Z"/>
          <w:rFonts w:ascii="HY신명조" w:eastAsia="HY신명조" w:hAnsi="바탕체"/>
          <w:szCs w:val="20"/>
        </w:rPr>
      </w:pPr>
      <w:ins w:id="26" w:author="최규현 (Kyoohyun Choi)" w:date="2024-06-17T15:20:00Z">
        <w:r w:rsidRPr="00711183">
          <w:rPr>
            <w:rFonts w:ascii="HY신명조" w:eastAsia="HY신명조" w:hAnsi="바탕체" w:hint="eastAsia"/>
            <w:szCs w:val="20"/>
          </w:rPr>
          <w:t>①</w:t>
        </w:r>
        <w:r>
          <w:rPr>
            <w:rFonts w:ascii="HY신명조" w:eastAsia="HY신명조" w:hAnsi="바탕체"/>
            <w:szCs w:val="20"/>
          </w:rPr>
          <w:t xml:space="preserve"> </w:t>
        </w:r>
        <w:r w:rsidRPr="00711183">
          <w:rPr>
            <w:rFonts w:ascii="HY신명조" w:eastAsia="HY신명조" w:hAnsi="바탕체"/>
            <w:szCs w:val="20"/>
          </w:rPr>
          <w:t xml:space="preserve">원사업자는 매월 수급사업자에게 익월 발주계획(이하 </w:t>
        </w:r>
        <w:r w:rsidRPr="00711183">
          <w:rPr>
            <w:rFonts w:ascii="HY신명조" w:eastAsia="HY신명조" w:hAnsi="바탕체"/>
            <w:szCs w:val="20"/>
          </w:rPr>
          <w:t>‘</w:t>
        </w:r>
        <w:r w:rsidRPr="00711183">
          <w:rPr>
            <w:rFonts w:ascii="HY신명조" w:eastAsia="HY신명조" w:hAnsi="바탕체"/>
            <w:szCs w:val="20"/>
          </w:rPr>
          <w:t xml:space="preserve">월별 </w:t>
        </w:r>
        <w:proofErr w:type="spellStart"/>
        <w:r w:rsidRPr="00711183">
          <w:rPr>
            <w:rFonts w:ascii="HY신명조" w:eastAsia="HY신명조" w:hAnsi="바탕체"/>
            <w:szCs w:val="20"/>
          </w:rPr>
          <w:t>예상소요량</w:t>
        </w:r>
        <w:proofErr w:type="spellEnd"/>
        <w:r w:rsidRPr="00711183">
          <w:rPr>
            <w:rFonts w:ascii="HY신명조" w:eastAsia="HY신명조" w:hAnsi="바탕체"/>
            <w:szCs w:val="20"/>
          </w:rPr>
          <w:t>’</w:t>
        </w:r>
        <w:r w:rsidRPr="00711183">
          <w:rPr>
            <w:rFonts w:ascii="HY신명조" w:eastAsia="HY신명조" w:hAnsi="바탕체"/>
            <w:szCs w:val="20"/>
          </w:rPr>
          <w:t xml:space="preserve">이라 한다)을 제공하기로 한다. 단, </w:t>
        </w:r>
        <w:proofErr w:type="spellStart"/>
        <w:r w:rsidRPr="00711183">
          <w:rPr>
            <w:rFonts w:ascii="HY신명조" w:eastAsia="HY신명조" w:hAnsi="바탕체"/>
            <w:szCs w:val="20"/>
          </w:rPr>
          <w:t>예상소요량은</w:t>
        </w:r>
        <w:proofErr w:type="spellEnd"/>
        <w:r w:rsidRPr="00711183">
          <w:rPr>
            <w:rFonts w:ascii="HY신명조" w:eastAsia="HY신명조" w:hAnsi="바탕체"/>
            <w:szCs w:val="20"/>
          </w:rPr>
          <w:t xml:space="preserve"> 추정치로써 일부 변경되거나 원사업자의 사정에 따라 제공되지 않을 수 있다. </w:t>
        </w:r>
      </w:ins>
    </w:p>
    <w:p w:rsidR="00711183" w:rsidRPr="00711183" w:rsidRDefault="00711183" w:rsidP="00711183">
      <w:pPr>
        <w:spacing w:line="312" w:lineRule="auto"/>
        <w:rPr>
          <w:ins w:id="27" w:author="최규현 (Kyoohyun Choi)" w:date="2024-06-17T15:20:00Z"/>
          <w:rFonts w:ascii="HY신명조" w:eastAsia="HY신명조" w:hAnsi="바탕체"/>
          <w:szCs w:val="20"/>
        </w:rPr>
      </w:pPr>
      <w:ins w:id="28" w:author="최규현 (Kyoohyun Choi)" w:date="2024-06-17T15:20:00Z">
        <w:r w:rsidRPr="00711183">
          <w:rPr>
            <w:rFonts w:ascii="HY신명조" w:eastAsia="HY신명조" w:hAnsi="바탕체" w:hint="eastAsia"/>
            <w:szCs w:val="20"/>
          </w:rPr>
          <w:t>②</w:t>
        </w:r>
        <w:r>
          <w:rPr>
            <w:rFonts w:ascii="HY신명조" w:eastAsia="HY신명조" w:hAnsi="바탕체" w:hint="eastAsia"/>
            <w:szCs w:val="20"/>
          </w:rPr>
          <w:t xml:space="preserve"> </w:t>
        </w:r>
        <w:r w:rsidRPr="00711183">
          <w:rPr>
            <w:rFonts w:ascii="HY신명조" w:eastAsia="HY신명조" w:hAnsi="바탕체"/>
            <w:szCs w:val="20"/>
          </w:rPr>
          <w:t xml:space="preserve">수급사업자는 전항의 </w:t>
        </w:r>
        <w:proofErr w:type="spellStart"/>
        <w:r w:rsidRPr="00711183">
          <w:rPr>
            <w:rFonts w:ascii="HY신명조" w:eastAsia="HY신명조" w:hAnsi="바탕체"/>
            <w:szCs w:val="20"/>
          </w:rPr>
          <w:t>예상소요량이</w:t>
        </w:r>
        <w:proofErr w:type="spellEnd"/>
        <w:r w:rsidRPr="00711183">
          <w:rPr>
            <w:rFonts w:ascii="HY신명조" w:eastAsia="HY신명조" w:hAnsi="바탕체"/>
            <w:szCs w:val="20"/>
          </w:rPr>
          <w:t xml:space="preserve"> 제공되지 않는 경우 </w:t>
        </w:r>
        <w:proofErr w:type="spellStart"/>
        <w:r w:rsidRPr="00711183">
          <w:rPr>
            <w:rFonts w:ascii="HY신명조" w:eastAsia="HY신명조" w:hAnsi="바탕체"/>
            <w:szCs w:val="20"/>
          </w:rPr>
          <w:t>직전년도의</w:t>
        </w:r>
        <w:proofErr w:type="spellEnd"/>
        <w:r w:rsidRPr="00711183">
          <w:rPr>
            <w:rFonts w:ascii="HY신명조" w:eastAsia="HY신명조" w:hAnsi="바탕체"/>
            <w:szCs w:val="20"/>
          </w:rPr>
          <w:t xml:space="preserve"> 월 평균 </w:t>
        </w:r>
        <w:proofErr w:type="spellStart"/>
        <w:r w:rsidRPr="00711183">
          <w:rPr>
            <w:rFonts w:ascii="HY신명조" w:eastAsia="HY신명조" w:hAnsi="바탕체"/>
            <w:szCs w:val="20"/>
          </w:rPr>
          <w:t>납품량을</w:t>
        </w:r>
        <w:proofErr w:type="spellEnd"/>
        <w:r w:rsidRPr="00711183">
          <w:rPr>
            <w:rFonts w:ascii="HY신명조" w:eastAsia="HY신명조" w:hAnsi="바탕체"/>
            <w:szCs w:val="20"/>
          </w:rPr>
          <w:t xml:space="preserve"> 참고하기로 한다. 단, </w:t>
        </w:r>
        <w:proofErr w:type="spellStart"/>
        <w:r w:rsidRPr="00711183">
          <w:rPr>
            <w:rFonts w:ascii="HY신명조" w:eastAsia="HY신명조" w:hAnsi="바탕체"/>
            <w:szCs w:val="20"/>
          </w:rPr>
          <w:t>직전년도</w:t>
        </w:r>
        <w:proofErr w:type="spellEnd"/>
        <w:r w:rsidRPr="00711183">
          <w:rPr>
            <w:rFonts w:ascii="HY신명조" w:eastAsia="HY신명조" w:hAnsi="바탕체"/>
            <w:szCs w:val="20"/>
          </w:rPr>
          <w:t xml:space="preserve"> 월 평균 </w:t>
        </w:r>
        <w:proofErr w:type="spellStart"/>
        <w:r w:rsidRPr="00711183">
          <w:rPr>
            <w:rFonts w:ascii="HY신명조" w:eastAsia="HY신명조" w:hAnsi="바탕체"/>
            <w:szCs w:val="20"/>
          </w:rPr>
          <w:t>납품량을</w:t>
        </w:r>
        <w:proofErr w:type="spellEnd"/>
        <w:r w:rsidRPr="00711183">
          <w:rPr>
            <w:rFonts w:ascii="HY신명조" w:eastAsia="HY신명조" w:hAnsi="바탕체"/>
            <w:szCs w:val="20"/>
          </w:rPr>
          <w:t xml:space="preserve"> 산출할 수 없는 때에는 계약이후 월 평균 </w:t>
        </w:r>
        <w:proofErr w:type="spellStart"/>
        <w:r w:rsidRPr="00711183">
          <w:rPr>
            <w:rFonts w:ascii="HY신명조" w:eastAsia="HY신명조" w:hAnsi="바탕체"/>
            <w:szCs w:val="20"/>
          </w:rPr>
          <w:t>납품량을</w:t>
        </w:r>
        <w:proofErr w:type="spellEnd"/>
        <w:r w:rsidRPr="00711183">
          <w:rPr>
            <w:rFonts w:ascii="HY신명조" w:eastAsia="HY신명조" w:hAnsi="바탕체"/>
            <w:szCs w:val="20"/>
          </w:rPr>
          <w:t xml:space="preserve"> 참고하기로 한다. </w:t>
        </w:r>
      </w:ins>
    </w:p>
    <w:p w:rsidR="00711183" w:rsidRPr="00711183" w:rsidRDefault="00711183" w:rsidP="00711183">
      <w:pPr>
        <w:spacing w:line="312" w:lineRule="auto"/>
        <w:rPr>
          <w:ins w:id="29" w:author="최규현 (Kyoohyun Choi)" w:date="2024-06-17T15:20:00Z"/>
          <w:rFonts w:ascii="HY신명조" w:eastAsia="HY신명조" w:hAnsi="바탕체"/>
          <w:szCs w:val="20"/>
        </w:rPr>
      </w:pPr>
      <w:ins w:id="30" w:author="최규현 (Kyoohyun Choi)" w:date="2024-06-17T15:20:00Z">
        <w:r w:rsidRPr="00711183">
          <w:rPr>
            <w:rFonts w:ascii="HY신명조" w:eastAsia="HY신명조" w:hAnsi="바탕체" w:hint="eastAsia"/>
            <w:szCs w:val="20"/>
          </w:rPr>
          <w:t>③</w:t>
        </w:r>
        <w:r>
          <w:rPr>
            <w:rFonts w:ascii="HY신명조" w:eastAsia="HY신명조" w:hAnsi="바탕체" w:hint="eastAsia"/>
            <w:szCs w:val="20"/>
          </w:rPr>
          <w:t xml:space="preserve"> </w:t>
        </w:r>
        <w:r w:rsidRPr="00711183">
          <w:rPr>
            <w:rFonts w:ascii="HY신명조" w:eastAsia="HY신명조" w:hAnsi="바탕체"/>
            <w:szCs w:val="20"/>
          </w:rPr>
          <w:t xml:space="preserve">수급사업자는 제1항 또는 제2항에서 정한 기준을 참고하여 원재료 등의 </w:t>
        </w:r>
        <w:proofErr w:type="spellStart"/>
        <w:r w:rsidRPr="00711183">
          <w:rPr>
            <w:rFonts w:ascii="HY신명조" w:eastAsia="HY신명조" w:hAnsi="바탕체"/>
            <w:szCs w:val="20"/>
          </w:rPr>
          <w:t>재고보유량을</w:t>
        </w:r>
        <w:proofErr w:type="spellEnd"/>
        <w:r w:rsidRPr="00711183">
          <w:rPr>
            <w:rFonts w:ascii="HY신명조" w:eastAsia="HY신명조" w:hAnsi="바탕체"/>
            <w:szCs w:val="20"/>
          </w:rPr>
          <w:t xml:space="preserve"> 3개월 미만으로 운영하여야 한다. </w:t>
        </w:r>
      </w:ins>
    </w:p>
    <w:p w:rsidR="00711183" w:rsidRPr="00711183" w:rsidRDefault="00711183" w:rsidP="00711183">
      <w:pPr>
        <w:spacing w:line="312" w:lineRule="auto"/>
        <w:rPr>
          <w:ins w:id="31" w:author="최규현 (Kyoohyun Choi)" w:date="2024-06-17T15:20:00Z"/>
          <w:rFonts w:ascii="HY신명조" w:eastAsia="HY신명조" w:hAnsi="바탕체"/>
          <w:szCs w:val="20"/>
        </w:rPr>
      </w:pPr>
      <w:ins w:id="32" w:author="최규현 (Kyoohyun Choi)" w:date="2024-06-17T15:20:00Z">
        <w:r w:rsidRPr="00711183">
          <w:rPr>
            <w:rFonts w:ascii="HY신명조" w:eastAsia="HY신명조" w:hAnsi="바탕체" w:hint="eastAsia"/>
            <w:szCs w:val="20"/>
          </w:rPr>
          <w:t>④</w:t>
        </w:r>
        <w:r>
          <w:rPr>
            <w:rFonts w:ascii="HY신명조" w:eastAsia="HY신명조" w:hAnsi="바탕체" w:hint="eastAsia"/>
            <w:szCs w:val="20"/>
          </w:rPr>
          <w:t xml:space="preserve"> </w:t>
        </w:r>
        <w:r w:rsidRPr="00711183">
          <w:rPr>
            <w:rFonts w:ascii="HY신명조" w:eastAsia="HY신명조" w:hAnsi="바탕체"/>
            <w:szCs w:val="20"/>
          </w:rPr>
          <w:t xml:space="preserve">발주품목의 사양이 변경되거나 생산을 중단하는 경우 원사업자는 제1항 또는 제2항에서 정한 기준에 따른 3개월분의 원재료 등의 재고량(월별 </w:t>
        </w:r>
        <w:proofErr w:type="spellStart"/>
        <w:r w:rsidRPr="00711183">
          <w:rPr>
            <w:rFonts w:ascii="HY신명조" w:eastAsia="HY신명조" w:hAnsi="바탕체"/>
            <w:szCs w:val="20"/>
          </w:rPr>
          <w:t>예상소요량</w:t>
        </w:r>
        <w:proofErr w:type="spellEnd"/>
        <w:r w:rsidRPr="00711183">
          <w:rPr>
            <w:rFonts w:ascii="HY신명조" w:eastAsia="HY신명조" w:hAnsi="바탕체"/>
            <w:szCs w:val="20"/>
          </w:rPr>
          <w:t xml:space="preserve"> 또는 </w:t>
        </w:r>
        <w:proofErr w:type="spellStart"/>
        <w:r w:rsidRPr="00711183">
          <w:rPr>
            <w:rFonts w:ascii="HY신명조" w:eastAsia="HY신명조" w:hAnsi="바탕체"/>
            <w:szCs w:val="20"/>
          </w:rPr>
          <w:t>직전년도</w:t>
        </w:r>
        <w:proofErr w:type="spellEnd"/>
        <w:r w:rsidRPr="00711183">
          <w:rPr>
            <w:rFonts w:ascii="HY신명조" w:eastAsia="HY신명조" w:hAnsi="바탕체"/>
            <w:szCs w:val="20"/>
          </w:rPr>
          <w:t xml:space="preserve"> 월 평균 </w:t>
        </w:r>
        <w:proofErr w:type="spellStart"/>
        <w:r w:rsidRPr="00711183">
          <w:rPr>
            <w:rFonts w:ascii="HY신명조" w:eastAsia="HY신명조" w:hAnsi="바탕체"/>
            <w:szCs w:val="20"/>
          </w:rPr>
          <w:t>납품량</w:t>
        </w:r>
        <w:proofErr w:type="spellEnd"/>
        <w:r w:rsidRPr="00711183">
          <w:rPr>
            <w:rFonts w:ascii="HY신명조" w:eastAsia="HY신명조" w:hAnsi="바탕체"/>
            <w:szCs w:val="20"/>
          </w:rPr>
          <w:t xml:space="preserve"> 또는 계약이후 월 평균 </w:t>
        </w:r>
        <w:proofErr w:type="spellStart"/>
        <w:r w:rsidRPr="00711183">
          <w:rPr>
            <w:rFonts w:ascii="HY신명조" w:eastAsia="HY신명조" w:hAnsi="바탕체"/>
            <w:szCs w:val="20"/>
          </w:rPr>
          <w:t>납품량</w:t>
        </w:r>
        <w:proofErr w:type="spellEnd"/>
        <w:r w:rsidRPr="00711183">
          <w:rPr>
            <w:rFonts w:ascii="HY신명조" w:eastAsia="HY신명조" w:hAnsi="바탕체"/>
            <w:szCs w:val="20"/>
          </w:rPr>
          <w:t xml:space="preserve"> x 3)을 수급사업자로부터 매입하기로 한다.</w:t>
        </w:r>
      </w:ins>
    </w:p>
    <w:p w:rsidR="00711183" w:rsidRPr="00711183" w:rsidRDefault="00711183" w:rsidP="00711183">
      <w:pPr>
        <w:spacing w:line="312" w:lineRule="auto"/>
        <w:rPr>
          <w:ins w:id="33" w:author="최규현 (Kyoohyun Choi)" w:date="2024-06-17T15:20:00Z"/>
          <w:rFonts w:ascii="HY신명조" w:eastAsia="HY신명조" w:hAnsi="바탕체"/>
          <w:szCs w:val="20"/>
        </w:rPr>
      </w:pPr>
      <w:ins w:id="34" w:author="최규현 (Kyoohyun Choi)" w:date="2024-06-17T15:20:00Z">
        <w:r w:rsidRPr="00711183">
          <w:rPr>
            <w:rFonts w:ascii="HY신명조" w:eastAsia="HY신명조" w:hAnsi="바탕체" w:hint="eastAsia"/>
            <w:szCs w:val="20"/>
          </w:rPr>
          <w:t>⑤</w:t>
        </w:r>
        <w:r>
          <w:rPr>
            <w:rFonts w:ascii="HY신명조" w:eastAsia="HY신명조" w:hAnsi="바탕체" w:hint="eastAsia"/>
            <w:szCs w:val="20"/>
          </w:rPr>
          <w:t xml:space="preserve"> </w:t>
        </w:r>
        <w:r w:rsidRPr="00711183">
          <w:rPr>
            <w:rFonts w:ascii="HY신명조" w:eastAsia="HY신명조" w:hAnsi="바탕체"/>
            <w:szCs w:val="20"/>
          </w:rPr>
          <w:t xml:space="preserve">원사업자는 3개월의 기간을 두고 사전에 발주품목의 사양이 변경되거나 생산이 중단된다는 내용을 수급사업자에게 통지하기로 한다. 수급사업자는 통지를 받은 날로부터 3일 이내에 해당 원재료 등의 재고량을 원사업자에게 공유하여야 한다. </w:t>
        </w:r>
      </w:ins>
    </w:p>
    <w:p w:rsidR="00711183" w:rsidRPr="00711183" w:rsidRDefault="00711183" w:rsidP="00711183">
      <w:pPr>
        <w:spacing w:line="312" w:lineRule="auto"/>
        <w:rPr>
          <w:ins w:id="35" w:author="최규현 (Kyoohyun Choi)" w:date="2024-06-17T15:20:00Z"/>
          <w:rFonts w:ascii="HY신명조" w:eastAsia="HY신명조" w:hAnsi="바탕체"/>
          <w:szCs w:val="20"/>
        </w:rPr>
      </w:pPr>
      <w:ins w:id="36" w:author="최규현 (Kyoohyun Choi)" w:date="2024-06-17T15:20:00Z">
        <w:r w:rsidRPr="00711183">
          <w:rPr>
            <w:rFonts w:ascii="HY신명조" w:eastAsia="HY신명조" w:hAnsi="바탕체" w:hint="eastAsia"/>
            <w:szCs w:val="20"/>
          </w:rPr>
          <w:t>⑥</w:t>
        </w:r>
        <w:r>
          <w:rPr>
            <w:rFonts w:ascii="HY신명조" w:eastAsia="HY신명조" w:hAnsi="바탕체" w:hint="eastAsia"/>
            <w:szCs w:val="20"/>
          </w:rPr>
          <w:t xml:space="preserve"> </w:t>
        </w:r>
        <w:proofErr w:type="spellStart"/>
        <w:r w:rsidRPr="00711183">
          <w:rPr>
            <w:rFonts w:ascii="HY신명조" w:eastAsia="HY신명조" w:hAnsi="바탕체"/>
            <w:szCs w:val="20"/>
          </w:rPr>
          <w:t>본조</w:t>
        </w:r>
        <w:proofErr w:type="spellEnd"/>
        <w:r w:rsidRPr="00711183">
          <w:rPr>
            <w:rFonts w:ascii="HY신명조" w:eastAsia="HY신명조" w:hAnsi="바탕체"/>
            <w:szCs w:val="20"/>
          </w:rPr>
          <w:t xml:space="preserve"> 제3항에 따른 원사업자의 </w:t>
        </w:r>
        <w:proofErr w:type="spellStart"/>
        <w:r w:rsidRPr="00711183">
          <w:rPr>
            <w:rFonts w:ascii="HY신명조" w:eastAsia="HY신명조" w:hAnsi="바탕체"/>
            <w:szCs w:val="20"/>
          </w:rPr>
          <w:t>매입량은</w:t>
        </w:r>
        <w:proofErr w:type="spellEnd"/>
        <w:r w:rsidRPr="00711183">
          <w:rPr>
            <w:rFonts w:ascii="HY신명조" w:eastAsia="HY신명조" w:hAnsi="바탕체"/>
            <w:szCs w:val="20"/>
          </w:rPr>
          <w:t xml:space="preserve"> 다음 각 호의 사정이 있는 경우 원사업자와 수급사업자간 상호 합의를 통해 증감될 수 있다. 단, 수급사업자가 제3항에 따른 재고량을 원사업자에게 공유하지 않거나 상호 사전 합의 없이 재고량이 증가한 경우 원사업자는 이에 대한 일체의 책임을 부담하지 않는다. </w:t>
        </w:r>
      </w:ins>
    </w:p>
    <w:p w:rsidR="00711183" w:rsidRPr="00711183" w:rsidRDefault="00711183" w:rsidP="00711183">
      <w:pPr>
        <w:spacing w:line="312" w:lineRule="auto"/>
        <w:rPr>
          <w:ins w:id="37" w:author="최규현 (Kyoohyun Choi)" w:date="2024-06-17T15:20:00Z"/>
          <w:rFonts w:ascii="HY신명조" w:eastAsia="HY신명조" w:hAnsi="바탕체"/>
          <w:szCs w:val="20"/>
        </w:rPr>
      </w:pPr>
      <w:ins w:id="38" w:author="최규현 (Kyoohyun Choi)" w:date="2024-06-17T15:20:00Z">
        <w:r w:rsidRPr="00711183">
          <w:rPr>
            <w:rFonts w:ascii="HY신명조" w:eastAsia="HY신명조" w:hAnsi="바탕체"/>
            <w:szCs w:val="20"/>
          </w:rPr>
          <w:t>1.</w:t>
        </w:r>
        <w:r>
          <w:rPr>
            <w:rFonts w:ascii="HY신명조" w:eastAsia="HY신명조" w:hAnsi="바탕체"/>
            <w:szCs w:val="20"/>
          </w:rPr>
          <w:t xml:space="preserve"> </w:t>
        </w:r>
        <w:r w:rsidRPr="00711183">
          <w:rPr>
            <w:rFonts w:ascii="HY신명조" w:eastAsia="HY신명조" w:hAnsi="바탕체"/>
            <w:szCs w:val="20"/>
          </w:rPr>
          <w:t xml:space="preserve">단가합의서 </w:t>
        </w:r>
        <w:proofErr w:type="spellStart"/>
        <w:r w:rsidRPr="00711183">
          <w:rPr>
            <w:rFonts w:ascii="HY신명조" w:eastAsia="HY신명조" w:hAnsi="바탕체"/>
            <w:szCs w:val="20"/>
          </w:rPr>
          <w:t>체결시</w:t>
        </w:r>
        <w:proofErr w:type="spellEnd"/>
        <w:r w:rsidRPr="00711183">
          <w:rPr>
            <w:rFonts w:ascii="HY신명조" w:eastAsia="HY신명조" w:hAnsi="바탕체"/>
            <w:szCs w:val="20"/>
          </w:rPr>
          <w:t xml:space="preserve"> 정한 최소주문수량(Minimum Order Quantity, 이하 </w:t>
        </w:r>
        <w:r w:rsidRPr="00711183">
          <w:rPr>
            <w:rFonts w:ascii="HY신명조" w:eastAsia="HY신명조" w:hAnsi="바탕체"/>
            <w:szCs w:val="20"/>
          </w:rPr>
          <w:t>‘</w:t>
        </w:r>
        <w:r w:rsidRPr="00711183">
          <w:rPr>
            <w:rFonts w:ascii="HY신명조" w:eastAsia="HY신명조" w:hAnsi="바탕체"/>
            <w:szCs w:val="20"/>
          </w:rPr>
          <w:t>MOQ</w:t>
        </w:r>
        <w:r w:rsidRPr="00711183">
          <w:rPr>
            <w:rFonts w:ascii="HY신명조" w:eastAsia="HY신명조" w:hAnsi="바탕체"/>
            <w:szCs w:val="20"/>
          </w:rPr>
          <w:t>’</w:t>
        </w:r>
        <w:r w:rsidRPr="00711183">
          <w:rPr>
            <w:rFonts w:ascii="HY신명조" w:eastAsia="HY신명조" w:hAnsi="바탕체"/>
            <w:szCs w:val="20"/>
          </w:rPr>
          <w:t>라 한다)이 3개월분 재고량을 초과하는 경우</w:t>
        </w:r>
      </w:ins>
    </w:p>
    <w:p w:rsidR="00711183" w:rsidRPr="00711183" w:rsidRDefault="00711183" w:rsidP="00711183">
      <w:pPr>
        <w:spacing w:line="312" w:lineRule="auto"/>
        <w:rPr>
          <w:ins w:id="39" w:author="최규현 (Kyoohyun Choi)" w:date="2024-06-17T15:20:00Z"/>
          <w:rFonts w:ascii="HY신명조" w:eastAsia="HY신명조" w:hAnsi="바탕체"/>
          <w:szCs w:val="20"/>
        </w:rPr>
      </w:pPr>
      <w:ins w:id="40" w:author="최규현 (Kyoohyun Choi)" w:date="2024-06-17T15:20:00Z">
        <w:r w:rsidRPr="00711183">
          <w:rPr>
            <w:rFonts w:ascii="HY신명조" w:eastAsia="HY신명조" w:hAnsi="바탕체"/>
            <w:szCs w:val="20"/>
          </w:rPr>
          <w:t>2.</w:t>
        </w:r>
        <w:r>
          <w:rPr>
            <w:rFonts w:ascii="HY신명조" w:eastAsia="HY신명조" w:hAnsi="바탕체"/>
            <w:szCs w:val="20"/>
          </w:rPr>
          <w:t xml:space="preserve"> </w:t>
        </w:r>
        <w:r w:rsidRPr="00711183">
          <w:rPr>
            <w:rFonts w:ascii="HY신명조" w:eastAsia="HY신명조" w:hAnsi="바탕체"/>
            <w:szCs w:val="20"/>
          </w:rPr>
          <w:t xml:space="preserve">원사업자와 수급사업자가 별도 상호 서면 합의를 통해 </w:t>
        </w:r>
        <w:proofErr w:type="spellStart"/>
        <w:r w:rsidRPr="00711183">
          <w:rPr>
            <w:rFonts w:ascii="HY신명조" w:eastAsia="HY신명조" w:hAnsi="바탕체"/>
            <w:szCs w:val="20"/>
          </w:rPr>
          <w:t>매입량을</w:t>
        </w:r>
        <w:proofErr w:type="spellEnd"/>
        <w:r w:rsidRPr="00711183">
          <w:rPr>
            <w:rFonts w:ascii="HY신명조" w:eastAsia="HY신명조" w:hAnsi="바탕체"/>
            <w:szCs w:val="20"/>
          </w:rPr>
          <w:t xml:space="preserve"> 정한 경우</w:t>
        </w:r>
      </w:ins>
    </w:p>
    <w:p w:rsidR="00711183" w:rsidRDefault="00711183" w:rsidP="00711183">
      <w:pPr>
        <w:spacing w:line="312" w:lineRule="auto"/>
        <w:rPr>
          <w:ins w:id="41" w:author="최규현 (Kyoohyun Choi)" w:date="2024-06-17T15:19:00Z"/>
          <w:rFonts w:ascii="HY신명조" w:eastAsia="HY신명조" w:hAnsi="바탕체"/>
          <w:szCs w:val="20"/>
        </w:rPr>
      </w:pPr>
      <w:ins w:id="42" w:author="최규현 (Kyoohyun Choi)" w:date="2024-06-17T15:20:00Z">
        <w:r w:rsidRPr="00711183">
          <w:rPr>
            <w:rFonts w:ascii="HY신명조" w:eastAsia="HY신명조" w:hAnsi="바탕체" w:hint="eastAsia"/>
            <w:szCs w:val="20"/>
          </w:rPr>
          <w:lastRenderedPageBreak/>
          <w:t>⑦</w:t>
        </w:r>
        <w:r>
          <w:rPr>
            <w:rFonts w:ascii="HY신명조" w:eastAsia="HY신명조" w:hAnsi="바탕체" w:hint="eastAsia"/>
            <w:szCs w:val="20"/>
          </w:rPr>
          <w:t xml:space="preserve"> </w:t>
        </w:r>
        <w:proofErr w:type="spellStart"/>
        <w:r w:rsidRPr="00711183">
          <w:rPr>
            <w:rFonts w:ascii="HY신명조" w:eastAsia="HY신명조" w:hAnsi="바탕체"/>
            <w:szCs w:val="20"/>
          </w:rPr>
          <w:t>본조</w:t>
        </w:r>
        <w:proofErr w:type="spellEnd"/>
        <w:r w:rsidRPr="00711183">
          <w:rPr>
            <w:rFonts w:ascii="HY신명조" w:eastAsia="HY신명조" w:hAnsi="바탕체"/>
            <w:szCs w:val="20"/>
          </w:rPr>
          <w:t xml:space="preserve"> 제4항 및 제5항에 따라 원사업자가 수급사업자로부터 매입하는 원재료 등은 원사업자가 수급사업자에게 제공한 도면, 시방서 등을 통해 사양 또는 규격 등이 특별히 정해진 물품에 한하며 기성품이나 범용품은 매입의 범위에 포함되지 않는다.</w:t>
        </w:r>
      </w:ins>
    </w:p>
    <w:p w:rsidR="00711183" w:rsidRPr="00CB41C0" w:rsidRDefault="00711183" w:rsidP="00404F54">
      <w:pPr>
        <w:spacing w:line="312" w:lineRule="auto"/>
        <w:rPr>
          <w:rFonts w:ascii="HY신명조" w:eastAsia="HY신명조" w:hAnsi="바탕체"/>
          <w:szCs w:val="20"/>
        </w:rPr>
      </w:pPr>
    </w:p>
    <w:p w:rsidR="00D54901" w:rsidRPr="00CB41C0" w:rsidRDefault="00D54901" w:rsidP="00D54901">
      <w:pPr>
        <w:spacing w:line="312" w:lineRule="auto"/>
        <w:rPr>
          <w:rFonts w:ascii="HY신명조" w:eastAsia="HY신명조" w:hAnsi="바탕체"/>
          <w:szCs w:val="20"/>
        </w:rPr>
      </w:pPr>
      <w:r w:rsidRPr="00CB41C0">
        <w:rPr>
          <w:rFonts w:ascii="HY신명조" w:eastAsia="HY신명조" w:hAnsi="바탕체" w:hint="eastAsia"/>
          <w:b/>
          <w:szCs w:val="20"/>
        </w:rPr>
        <w:t>제</w:t>
      </w:r>
      <w:del w:id="43" w:author="최규현 (Kyoohyun Choi)" w:date="2024-06-17T15:21:00Z">
        <w:r w:rsidRPr="00CB41C0" w:rsidDel="002B67F5">
          <w:rPr>
            <w:rFonts w:ascii="HY신명조" w:eastAsia="HY신명조" w:hAnsi="바탕체" w:hint="eastAsia"/>
            <w:b/>
            <w:szCs w:val="20"/>
          </w:rPr>
          <w:delText>16</w:delText>
        </w:r>
      </w:del>
      <w:ins w:id="44" w:author="최규현 (Kyoohyun Choi)" w:date="2024-06-17T15:21:00Z">
        <w:r w:rsidR="002B67F5">
          <w:rPr>
            <w:rFonts w:ascii="HY신명조" w:eastAsia="HY신명조" w:hAnsi="바탕체" w:hint="eastAsia"/>
            <w:b/>
            <w:szCs w:val="20"/>
          </w:rPr>
          <w:t>17</w:t>
        </w:r>
      </w:ins>
      <w:r w:rsidRPr="00CB41C0">
        <w:rPr>
          <w:rFonts w:ascii="HY신명조" w:eastAsia="HY신명조" w:hAnsi="바탕체" w:hint="eastAsia"/>
          <w:b/>
          <w:szCs w:val="20"/>
        </w:rPr>
        <w:t>조 (금형의 소유권)</w:t>
      </w:r>
    </w:p>
    <w:p w:rsidR="00D54901" w:rsidRPr="00CB41C0" w:rsidRDefault="00D54901" w:rsidP="00D54901">
      <w:pPr>
        <w:spacing w:line="312" w:lineRule="auto"/>
        <w:rPr>
          <w:rFonts w:ascii="HY신명조" w:eastAsia="HY신명조" w:hAnsi="바탕체"/>
          <w:szCs w:val="20"/>
        </w:rPr>
      </w:pPr>
      <w:r w:rsidRPr="00CB41C0">
        <w:rPr>
          <w:rFonts w:ascii="HY신명조" w:eastAsia="HY신명조" w:hAnsi="바탕체" w:hint="eastAsia"/>
          <w:szCs w:val="20"/>
        </w:rPr>
        <w:t xml:space="preserve">① 수급사업자가 제작한 금형은 원사업자가 그 금액을 지불한 때에 소유권이 원사업자에게 귀속되고, 수급사업자는 관리, 보관의 책임이 있으며 원사업자의 승인 없이 이를 </w:t>
      </w:r>
      <w:proofErr w:type="spellStart"/>
      <w:r w:rsidRPr="00CB41C0">
        <w:rPr>
          <w:rFonts w:ascii="HY신명조" w:eastAsia="HY신명조" w:hAnsi="바탕체" w:hint="eastAsia"/>
          <w:szCs w:val="20"/>
        </w:rPr>
        <w:t>사용</w:t>
      </w:r>
      <w:r w:rsidR="000533C5" w:rsidRPr="00CB41C0">
        <w:rPr>
          <w:rFonts w:ascii="바탕" w:eastAsia="바탕" w:hAnsi="바탕" w:cs="바탕" w:hint="eastAsia"/>
          <w:szCs w:val="20"/>
        </w:rPr>
        <w:t>∙</w:t>
      </w:r>
      <w:r w:rsidRPr="00CB41C0">
        <w:rPr>
          <w:rFonts w:ascii="HY신명조" w:eastAsia="HY신명조" w:hAnsi="바탕체" w:hint="eastAsia"/>
          <w:szCs w:val="20"/>
        </w:rPr>
        <w:t>폐기하지</w:t>
      </w:r>
      <w:proofErr w:type="spellEnd"/>
      <w:r w:rsidRPr="00CB41C0">
        <w:rPr>
          <w:rFonts w:ascii="HY신명조" w:eastAsia="HY신명조" w:hAnsi="바탕체" w:hint="eastAsia"/>
          <w:szCs w:val="20"/>
        </w:rPr>
        <w:t xml:space="preserve"> 못한다.</w:t>
      </w:r>
    </w:p>
    <w:p w:rsidR="00D54901" w:rsidRPr="00CB41C0" w:rsidRDefault="00D54901" w:rsidP="00D54901">
      <w:pPr>
        <w:spacing w:line="312" w:lineRule="auto"/>
        <w:rPr>
          <w:rFonts w:ascii="HY신명조" w:eastAsia="HY신명조" w:hAnsi="바탕체"/>
          <w:szCs w:val="20"/>
        </w:rPr>
      </w:pPr>
      <w:r w:rsidRPr="00CB41C0">
        <w:rPr>
          <w:rFonts w:ascii="HY신명조" w:eastAsia="HY신명조" w:hAnsi="바탕체" w:hint="eastAsia"/>
          <w:szCs w:val="20"/>
        </w:rPr>
        <w:t xml:space="preserve">② 수급사업자는 원사업자 소유의 금형을 수급사업자가 제출한 금형 보관증서에 의거 </w:t>
      </w:r>
      <w:proofErr w:type="spellStart"/>
      <w:r w:rsidRPr="00CB41C0">
        <w:rPr>
          <w:rFonts w:ascii="HY신명조" w:eastAsia="HY신명조" w:hAnsi="바탕체" w:hint="eastAsia"/>
          <w:szCs w:val="20"/>
        </w:rPr>
        <w:t>보관</w:t>
      </w:r>
      <w:r w:rsidR="001E1F9C" w:rsidRPr="00CB41C0">
        <w:rPr>
          <w:rFonts w:ascii="바탕" w:eastAsia="바탕" w:hAnsi="바탕" w:cs="바탕" w:hint="eastAsia"/>
          <w:szCs w:val="20"/>
        </w:rPr>
        <w:t>∙</w:t>
      </w:r>
      <w:r w:rsidRPr="00CB41C0">
        <w:rPr>
          <w:rFonts w:ascii="HY신명조" w:eastAsia="HY신명조" w:hAnsi="바탕체" w:hint="eastAsia"/>
          <w:szCs w:val="20"/>
        </w:rPr>
        <w:t>관리하며</w:t>
      </w:r>
      <w:proofErr w:type="spellEnd"/>
      <w:r w:rsidRPr="00CB41C0">
        <w:rPr>
          <w:rFonts w:ascii="HY신명조" w:eastAsia="HY신명조" w:hAnsi="바탕체" w:hint="eastAsia"/>
          <w:szCs w:val="20"/>
        </w:rPr>
        <w:t>, 수급사업자는 소정의 관리대장을 항상 비치 유지한다.</w:t>
      </w:r>
    </w:p>
    <w:p w:rsidR="00D54901" w:rsidRPr="00CB41C0" w:rsidRDefault="00D54901" w:rsidP="00D54901">
      <w:pPr>
        <w:spacing w:line="312" w:lineRule="auto"/>
        <w:rPr>
          <w:rFonts w:ascii="HY신명조" w:eastAsia="HY신명조" w:hAnsi="바탕체"/>
          <w:szCs w:val="20"/>
        </w:rPr>
      </w:pPr>
      <w:r w:rsidRPr="00CB41C0">
        <w:rPr>
          <w:rFonts w:ascii="HY신명조" w:eastAsia="HY신명조" w:hAnsi="바탕체" w:hint="eastAsia"/>
          <w:szCs w:val="20"/>
        </w:rPr>
        <w:t xml:space="preserve">③ 수급사업자가 관리하고 있는 금형 중 수급사업자가 제작비용을 부담하여 소유권이 수급사업자에게 있는 금형을 원사업자가 필요에 의해 인도를 요구할 경우에는, 당시까지 감가상각한 가격 등을 기준으로 하여 원사업자와 수급사업자가 협의한 금액을 상호 정산한다. </w:t>
      </w:r>
    </w:p>
    <w:p w:rsidR="00D54901" w:rsidRPr="00CB41C0" w:rsidRDefault="00D54901" w:rsidP="00404F54">
      <w:pPr>
        <w:spacing w:line="312" w:lineRule="auto"/>
        <w:rPr>
          <w:rFonts w:ascii="HY신명조" w:eastAsia="HY신명조" w:hAnsi="바탕체"/>
          <w:szCs w:val="20"/>
        </w:rPr>
      </w:pPr>
    </w:p>
    <w:p w:rsidR="001E1F9C" w:rsidRPr="00CB41C0" w:rsidRDefault="001E1F9C" w:rsidP="001E1F9C">
      <w:pPr>
        <w:spacing w:line="312" w:lineRule="auto"/>
        <w:rPr>
          <w:rFonts w:ascii="HY신명조" w:eastAsia="HY신명조" w:hAnsi="바탕체"/>
          <w:szCs w:val="20"/>
        </w:rPr>
      </w:pPr>
      <w:r w:rsidRPr="00CB41C0">
        <w:rPr>
          <w:rFonts w:ascii="HY신명조" w:eastAsia="HY신명조" w:hAnsi="바탕체" w:hint="eastAsia"/>
          <w:b/>
          <w:szCs w:val="20"/>
        </w:rPr>
        <w:t>제</w:t>
      </w:r>
      <w:del w:id="45" w:author="최규현 (Kyoohyun Choi)" w:date="2024-06-17T15:21:00Z">
        <w:r w:rsidRPr="00CB41C0" w:rsidDel="002B67F5">
          <w:rPr>
            <w:rFonts w:ascii="HY신명조" w:eastAsia="HY신명조" w:hAnsi="바탕체" w:hint="eastAsia"/>
            <w:b/>
            <w:szCs w:val="20"/>
          </w:rPr>
          <w:delText>17</w:delText>
        </w:r>
      </w:del>
      <w:ins w:id="46" w:author="최규현 (Kyoohyun Choi)" w:date="2024-06-17T15:21:00Z">
        <w:r w:rsidR="002B67F5">
          <w:rPr>
            <w:rFonts w:ascii="HY신명조" w:eastAsia="HY신명조" w:hAnsi="바탕체" w:hint="eastAsia"/>
            <w:b/>
            <w:szCs w:val="20"/>
          </w:rPr>
          <w:t>18</w:t>
        </w:r>
      </w:ins>
      <w:r w:rsidRPr="00CB41C0">
        <w:rPr>
          <w:rFonts w:ascii="HY신명조" w:eastAsia="HY신명조" w:hAnsi="바탕체" w:hint="eastAsia"/>
          <w:b/>
          <w:szCs w:val="20"/>
        </w:rPr>
        <w:t xml:space="preserve">조(안전관리비) </w:t>
      </w:r>
    </w:p>
    <w:p w:rsidR="001E1F9C" w:rsidRPr="00CB41C0" w:rsidRDefault="001E1F9C" w:rsidP="001E1F9C">
      <w:pPr>
        <w:spacing w:line="312" w:lineRule="auto"/>
        <w:rPr>
          <w:rFonts w:ascii="HY신명조" w:eastAsia="HY신명조" w:hAnsi="바탕체"/>
          <w:szCs w:val="20"/>
        </w:rPr>
      </w:pPr>
      <w:r w:rsidRPr="00CB41C0">
        <w:rPr>
          <w:rFonts w:ascii="HY신명조" w:eastAsia="HY신명조" w:hAnsi="바탕체" w:hint="eastAsia"/>
          <w:szCs w:val="20"/>
        </w:rPr>
        <w:t>① 원사업자는 관련 법령에 따라 안전관리비를 책정해야 할 경우 수급사업자와 협의하여 안전관리비를 책정한다.</w:t>
      </w:r>
    </w:p>
    <w:p w:rsidR="001E1F9C" w:rsidRPr="00CB41C0" w:rsidRDefault="001E1F9C" w:rsidP="001E1F9C">
      <w:pPr>
        <w:spacing w:line="312" w:lineRule="auto"/>
        <w:rPr>
          <w:rFonts w:ascii="HY신명조" w:eastAsia="HY신명조" w:hAnsi="바탕체"/>
          <w:szCs w:val="20"/>
        </w:rPr>
      </w:pPr>
      <w:r w:rsidRPr="00CB41C0">
        <w:rPr>
          <w:rFonts w:ascii="HY신명조" w:eastAsia="HY신명조" w:hAnsi="바탕체" w:hint="eastAsia"/>
          <w:szCs w:val="20"/>
        </w:rPr>
        <w:t>② 원사업자는 제1항에 따라 책정된 안전관리비를 제3항에 따라 수급사업자가 안전관리비 사용계획 등을 제출한 때에 지체없이 지급하며, 그 사용에 대해 감독한다.</w:t>
      </w:r>
    </w:p>
    <w:p w:rsidR="001E1F9C" w:rsidRPr="00CB41C0" w:rsidRDefault="001E1F9C" w:rsidP="001E1F9C">
      <w:pPr>
        <w:spacing w:line="312" w:lineRule="auto"/>
        <w:rPr>
          <w:rFonts w:ascii="HY신명조" w:eastAsia="HY신명조" w:hAnsi="바탕체"/>
          <w:szCs w:val="20"/>
        </w:rPr>
      </w:pPr>
      <w:r w:rsidRPr="00CB41C0">
        <w:rPr>
          <w:rFonts w:ascii="HY신명조" w:eastAsia="HY신명조" w:hAnsi="바탕체" w:hint="eastAsia"/>
          <w:szCs w:val="20"/>
        </w:rPr>
        <w:t>③ 수급사업자는 계약체결 후 지체 없이 안전관리비 사용기준, 안전관리계획 및 안전관리비 사용계획을 작성하여 원사업자에게 제출하고, 이에 따라 안전관리비를 사용한다.</w:t>
      </w:r>
    </w:p>
    <w:p w:rsidR="001E1F9C" w:rsidRPr="00CB41C0" w:rsidRDefault="001E1F9C" w:rsidP="001E1F9C">
      <w:pPr>
        <w:spacing w:line="312" w:lineRule="auto"/>
        <w:rPr>
          <w:rFonts w:ascii="HY신명조" w:eastAsia="HY신명조" w:hAnsi="바탕체"/>
          <w:szCs w:val="20"/>
        </w:rPr>
      </w:pPr>
      <w:r w:rsidRPr="00CB41C0">
        <w:rPr>
          <w:rFonts w:ascii="HY신명조" w:eastAsia="HY신명조" w:hAnsi="바탕체" w:hint="eastAsia"/>
          <w:szCs w:val="20"/>
        </w:rPr>
        <w:t>④ 수급사업자는 기성부분의 지급신청 및 제3항에 따라 사용한 안전관리비 사용내역을 원사업자에게 제출하여야 하며, 원사업자가 수급사업자에게 지급한 안전관리비가 실제로 사용된 안전관리비보다 많거나 적은 경우에는 이를 정산한다.</w:t>
      </w:r>
    </w:p>
    <w:p w:rsidR="001E1F9C" w:rsidRPr="00CB41C0" w:rsidRDefault="001E1F9C" w:rsidP="00404F54">
      <w:pPr>
        <w:spacing w:line="312" w:lineRule="auto"/>
        <w:rPr>
          <w:rFonts w:ascii="HY신명조" w:eastAsia="HY신명조" w:hAnsi="바탕체"/>
          <w:szCs w:val="20"/>
        </w:rPr>
      </w:pPr>
    </w:p>
    <w:p w:rsidR="000007F3" w:rsidRPr="00CB41C0" w:rsidRDefault="000007F3" w:rsidP="000007F3">
      <w:pPr>
        <w:spacing w:line="312" w:lineRule="auto"/>
        <w:jc w:val="center"/>
        <w:rPr>
          <w:rFonts w:ascii="HY신명조" w:eastAsia="HY신명조" w:hAnsi="바탕체"/>
          <w:b/>
          <w:szCs w:val="20"/>
        </w:rPr>
      </w:pPr>
      <w:r w:rsidRPr="00CB41C0">
        <w:rPr>
          <w:rFonts w:ascii="HY신명조" w:eastAsia="HY신명조" w:hAnsi="바탕체" w:hint="eastAsia"/>
          <w:b/>
          <w:szCs w:val="20"/>
        </w:rPr>
        <w:t>제2절 가구 등의 납품 및 검사</w:t>
      </w:r>
    </w:p>
    <w:p w:rsidR="000007F3" w:rsidRPr="00CB41C0" w:rsidRDefault="000007F3" w:rsidP="000007F3">
      <w:pPr>
        <w:spacing w:line="312" w:lineRule="auto"/>
        <w:jc w:val="center"/>
        <w:rPr>
          <w:rFonts w:ascii="HY신명조" w:eastAsia="HY신명조" w:hAnsi="바탕체"/>
          <w:b/>
          <w:szCs w:val="20"/>
        </w:rPr>
      </w:pPr>
    </w:p>
    <w:p w:rsidR="004A747F" w:rsidRPr="00CB41C0" w:rsidRDefault="000007F3" w:rsidP="00404F54">
      <w:pPr>
        <w:spacing w:line="312" w:lineRule="auto"/>
        <w:rPr>
          <w:rFonts w:ascii="HY신명조" w:eastAsia="HY신명조" w:hAnsi="바탕체"/>
          <w:b/>
          <w:szCs w:val="20"/>
        </w:rPr>
      </w:pPr>
      <w:r w:rsidRPr="00CB41C0">
        <w:rPr>
          <w:rFonts w:ascii="HY신명조" w:eastAsia="HY신명조" w:hAnsi="바탕체" w:hint="eastAsia"/>
          <w:b/>
          <w:szCs w:val="20"/>
        </w:rPr>
        <w:t>제</w:t>
      </w:r>
      <w:del w:id="47" w:author="최규현 (Kyoohyun Choi)" w:date="2024-06-17T15:21:00Z">
        <w:r w:rsidRPr="00CB41C0" w:rsidDel="0077131D">
          <w:rPr>
            <w:rFonts w:ascii="HY신명조" w:eastAsia="HY신명조" w:hAnsi="바탕체" w:hint="eastAsia"/>
            <w:b/>
            <w:szCs w:val="20"/>
          </w:rPr>
          <w:delText>18</w:delText>
        </w:r>
      </w:del>
      <w:ins w:id="48" w:author="최규현 (Kyoohyun Choi)" w:date="2024-06-17T15:21:00Z">
        <w:r w:rsidR="0077131D">
          <w:rPr>
            <w:rFonts w:ascii="HY신명조" w:eastAsia="HY신명조" w:hAnsi="바탕체" w:hint="eastAsia"/>
            <w:b/>
            <w:szCs w:val="20"/>
          </w:rPr>
          <w:t>19</w:t>
        </w:r>
      </w:ins>
      <w:r w:rsidRPr="00CB41C0">
        <w:rPr>
          <w:rFonts w:ascii="HY신명조" w:eastAsia="HY신명조" w:hAnsi="바탕체" w:hint="eastAsia"/>
          <w:b/>
          <w:szCs w:val="20"/>
        </w:rPr>
        <w:t>조 (포장 및 운송)</w:t>
      </w:r>
    </w:p>
    <w:p w:rsidR="000007F3" w:rsidRPr="00CB41C0" w:rsidRDefault="000007F3" w:rsidP="000007F3">
      <w:pPr>
        <w:spacing w:line="312" w:lineRule="auto"/>
        <w:rPr>
          <w:rFonts w:ascii="HY신명조" w:eastAsia="HY신명조" w:hAnsi="바탕체"/>
          <w:szCs w:val="20"/>
        </w:rPr>
      </w:pPr>
      <w:r w:rsidRPr="00CB41C0">
        <w:rPr>
          <w:rFonts w:ascii="HY신명조" w:eastAsia="HY신명조" w:hAnsi="바탕체" w:hint="eastAsia"/>
          <w:szCs w:val="20"/>
        </w:rPr>
        <w:t>① 수급사업자는 안전사고가 발생하지 않도록 적절하게 포장하고, 관련법령에서 정한 바에 따라 목적물을 포장한다.</w:t>
      </w:r>
    </w:p>
    <w:p w:rsidR="000007F3" w:rsidRPr="00CB41C0" w:rsidRDefault="000007F3" w:rsidP="000007F3">
      <w:pPr>
        <w:spacing w:line="312" w:lineRule="auto"/>
        <w:rPr>
          <w:rFonts w:ascii="HY신명조" w:eastAsia="HY신명조" w:hAnsi="바탕체"/>
          <w:szCs w:val="20"/>
        </w:rPr>
      </w:pPr>
      <w:r w:rsidRPr="00CB41C0">
        <w:rPr>
          <w:rFonts w:ascii="HY신명조" w:eastAsia="HY신명조" w:hAnsi="바탕체" w:hint="eastAsia"/>
          <w:szCs w:val="20"/>
        </w:rPr>
        <w:t>② 수급사업자는 목적물로 인해 안전사고가 발생하지 않도록 목적물의 특성에 적합한 운송수단을 사용하여 운송한다.</w:t>
      </w:r>
    </w:p>
    <w:p w:rsidR="000007F3" w:rsidRPr="00CB41C0" w:rsidRDefault="000007F3" w:rsidP="00404F54">
      <w:pPr>
        <w:spacing w:line="312" w:lineRule="auto"/>
        <w:rPr>
          <w:rFonts w:ascii="HY신명조" w:eastAsia="HY신명조" w:hAnsi="바탕체"/>
          <w:szCs w:val="20"/>
        </w:rPr>
      </w:pPr>
    </w:p>
    <w:p w:rsidR="00C0079D" w:rsidRPr="00CB41C0" w:rsidRDefault="00C0079D" w:rsidP="00404F54">
      <w:pPr>
        <w:spacing w:line="312" w:lineRule="auto"/>
        <w:rPr>
          <w:rFonts w:ascii="HY신명조" w:eastAsia="HY신명조" w:hAnsi="바탕체"/>
          <w:b/>
          <w:szCs w:val="20"/>
        </w:rPr>
      </w:pPr>
      <w:r w:rsidRPr="00CB41C0">
        <w:rPr>
          <w:rFonts w:ascii="HY신명조" w:eastAsia="HY신명조" w:hAnsi="바탕체" w:hint="eastAsia"/>
          <w:b/>
          <w:szCs w:val="20"/>
        </w:rPr>
        <w:t>제</w:t>
      </w:r>
      <w:del w:id="49" w:author="최규현 (Kyoohyun Choi)" w:date="2024-06-17T15:21:00Z">
        <w:r w:rsidRPr="00CB41C0" w:rsidDel="007D3BC2">
          <w:rPr>
            <w:rFonts w:ascii="HY신명조" w:eastAsia="HY신명조" w:hAnsi="바탕체" w:hint="eastAsia"/>
            <w:b/>
            <w:szCs w:val="20"/>
          </w:rPr>
          <w:delText>19</w:delText>
        </w:r>
      </w:del>
      <w:ins w:id="50" w:author="최규현 (Kyoohyun Choi)" w:date="2024-06-17T15:21:00Z">
        <w:r w:rsidR="007D3BC2">
          <w:rPr>
            <w:rFonts w:ascii="HY신명조" w:eastAsia="HY신명조" w:hAnsi="바탕체" w:hint="eastAsia"/>
            <w:b/>
            <w:szCs w:val="20"/>
          </w:rPr>
          <w:t>20</w:t>
        </w:r>
      </w:ins>
      <w:r w:rsidRPr="00CB41C0">
        <w:rPr>
          <w:rFonts w:ascii="HY신명조" w:eastAsia="HY신명조" w:hAnsi="바탕체" w:hint="eastAsia"/>
          <w:b/>
          <w:szCs w:val="20"/>
        </w:rPr>
        <w:t>조 (납기)</w:t>
      </w:r>
    </w:p>
    <w:p w:rsidR="002057D0" w:rsidRPr="00CB41C0" w:rsidRDefault="002057D0" w:rsidP="002057D0">
      <w:pPr>
        <w:spacing w:line="312" w:lineRule="auto"/>
        <w:rPr>
          <w:rFonts w:ascii="HY신명조" w:eastAsia="HY신명조" w:hAnsi="바탕체"/>
          <w:szCs w:val="20"/>
        </w:rPr>
      </w:pPr>
      <w:r w:rsidRPr="00CB41C0">
        <w:rPr>
          <w:rFonts w:ascii="HY신명조" w:eastAsia="HY신명조" w:hAnsi="바탕체" w:hint="eastAsia"/>
          <w:szCs w:val="20"/>
        </w:rPr>
        <w:t xml:space="preserve">① 수급사업자는 표지에서 정한 시기 및 장소에서 원사업자에게 목적물을 납품하고, 원사업자는 이를 수령한 후 즉시 수령증을 교부한다. </w:t>
      </w:r>
    </w:p>
    <w:p w:rsidR="002057D0" w:rsidRPr="00CB41C0" w:rsidRDefault="002057D0" w:rsidP="002057D0">
      <w:pPr>
        <w:spacing w:line="312" w:lineRule="auto"/>
        <w:rPr>
          <w:rFonts w:ascii="HY신명조" w:eastAsia="HY신명조" w:hAnsi="바탕체"/>
          <w:szCs w:val="20"/>
        </w:rPr>
      </w:pPr>
      <w:r w:rsidRPr="00CB41C0">
        <w:rPr>
          <w:rFonts w:ascii="HY신명조" w:eastAsia="HY신명조" w:hAnsi="바탕체" w:hint="eastAsia"/>
          <w:szCs w:val="20"/>
        </w:rPr>
        <w:t xml:space="preserve">② 수급사업자는 납기 전에 목적물을 납품하고자 하는 경우에는 사전에 원사업자와 협의하여 그 시기를 변경할 수 있다. </w:t>
      </w:r>
    </w:p>
    <w:p w:rsidR="002057D0" w:rsidRPr="00CB41C0" w:rsidRDefault="002057D0" w:rsidP="002057D0">
      <w:pPr>
        <w:spacing w:line="312" w:lineRule="auto"/>
        <w:rPr>
          <w:rFonts w:ascii="HY신명조" w:eastAsia="HY신명조" w:hAnsi="바탕체"/>
          <w:szCs w:val="20"/>
        </w:rPr>
      </w:pPr>
      <w:r w:rsidRPr="00CB41C0">
        <w:rPr>
          <w:rFonts w:ascii="HY신명조" w:eastAsia="HY신명조" w:hAnsi="바탕체" w:hint="eastAsia"/>
          <w:szCs w:val="20"/>
        </w:rPr>
        <w:t xml:space="preserve">③ 수급사업자는 목적물을 납기까지 납품할 수 없다고 판단될 경우 사전에 그 원인 및 실제 납품예정일을 원사업자에게 통보하고, 원사업자의 서면 승인이 있는 경우에만 연장된 납기에 따라 물품을 납품할 수 있다.   </w:t>
      </w:r>
    </w:p>
    <w:p w:rsidR="002057D0" w:rsidRPr="00CB41C0" w:rsidRDefault="002057D0" w:rsidP="002057D0">
      <w:pPr>
        <w:spacing w:line="312" w:lineRule="auto"/>
        <w:rPr>
          <w:rFonts w:ascii="HY신명조" w:eastAsia="HY신명조" w:hAnsi="바탕체"/>
          <w:szCs w:val="20"/>
        </w:rPr>
      </w:pPr>
      <w:r w:rsidRPr="00CB41C0">
        <w:rPr>
          <w:rFonts w:ascii="HY신명조" w:eastAsia="HY신명조" w:hAnsi="바탕체" w:hint="eastAsia"/>
          <w:szCs w:val="20"/>
        </w:rPr>
        <w:t xml:space="preserve">④ 제3항의 경우 원사업자는 이로 인해 발생한 손해에 대해 배상을 청구할 수 있다. 다만, 수급사업자가 고의 또는 </w:t>
      </w:r>
      <w:proofErr w:type="spellStart"/>
      <w:r w:rsidRPr="00CB41C0">
        <w:rPr>
          <w:rFonts w:ascii="HY신명조" w:eastAsia="HY신명조" w:hAnsi="바탕체" w:hint="eastAsia"/>
          <w:szCs w:val="20"/>
        </w:rPr>
        <w:t>과실없음을</w:t>
      </w:r>
      <w:proofErr w:type="spellEnd"/>
      <w:r w:rsidRPr="00CB41C0">
        <w:rPr>
          <w:rFonts w:ascii="HY신명조" w:eastAsia="HY신명조" w:hAnsi="바탕체" w:hint="eastAsia"/>
          <w:szCs w:val="20"/>
        </w:rPr>
        <w:t xml:space="preserve"> 증명한 경우에는 그러하지 아니 하다.</w:t>
      </w:r>
      <w:r w:rsidR="00576060" w:rsidRPr="00CB41C0">
        <w:rPr>
          <w:rFonts w:ascii="HY신명조" w:eastAsia="HY신명조" w:hAnsi="바탕체" w:hint="eastAsia"/>
          <w:szCs w:val="20"/>
        </w:rPr>
        <w:br/>
      </w:r>
    </w:p>
    <w:p w:rsidR="00576060" w:rsidRPr="00CB41C0" w:rsidRDefault="00576060" w:rsidP="00576060">
      <w:pPr>
        <w:spacing w:line="312" w:lineRule="auto"/>
        <w:rPr>
          <w:rFonts w:ascii="HY신명조" w:eastAsia="HY신명조" w:hAnsi="바탕체"/>
          <w:szCs w:val="20"/>
        </w:rPr>
      </w:pPr>
      <w:r w:rsidRPr="00CB41C0">
        <w:rPr>
          <w:rFonts w:ascii="HY신명조" w:eastAsia="HY신명조" w:hAnsi="바탕체" w:hint="eastAsia"/>
          <w:b/>
          <w:szCs w:val="20"/>
        </w:rPr>
        <w:t>제</w:t>
      </w:r>
      <w:del w:id="51" w:author="최규현 (Kyoohyun Choi)" w:date="2024-06-17T15:22:00Z">
        <w:r w:rsidRPr="00CB41C0" w:rsidDel="00F766C9">
          <w:rPr>
            <w:rFonts w:ascii="HY신명조" w:eastAsia="HY신명조" w:hAnsi="바탕체" w:hint="eastAsia"/>
            <w:b/>
            <w:szCs w:val="20"/>
          </w:rPr>
          <w:delText>20</w:delText>
        </w:r>
      </w:del>
      <w:ins w:id="52" w:author="최규현 (Kyoohyun Choi)" w:date="2024-06-17T15:22:00Z">
        <w:r w:rsidR="00F766C9">
          <w:rPr>
            <w:rFonts w:ascii="HY신명조" w:eastAsia="HY신명조" w:hAnsi="바탕체" w:hint="eastAsia"/>
            <w:b/>
            <w:szCs w:val="20"/>
          </w:rPr>
          <w:t>21</w:t>
        </w:r>
      </w:ins>
      <w:r w:rsidRPr="00CB41C0">
        <w:rPr>
          <w:rFonts w:ascii="HY신명조" w:eastAsia="HY신명조" w:hAnsi="바탕체" w:hint="eastAsia"/>
          <w:b/>
          <w:szCs w:val="20"/>
        </w:rPr>
        <w:t>조 (납품)</w:t>
      </w:r>
    </w:p>
    <w:p w:rsidR="00576060" w:rsidRPr="00CB41C0" w:rsidRDefault="00576060" w:rsidP="00576060">
      <w:pPr>
        <w:spacing w:line="312" w:lineRule="auto"/>
        <w:rPr>
          <w:rFonts w:ascii="HY신명조" w:eastAsia="HY신명조" w:hAnsi="바탕체"/>
          <w:szCs w:val="20"/>
        </w:rPr>
      </w:pPr>
      <w:r w:rsidRPr="00CB41C0">
        <w:rPr>
          <w:rFonts w:ascii="HY신명조" w:eastAsia="HY신명조" w:hAnsi="바탕체" w:hint="eastAsia"/>
          <w:szCs w:val="20"/>
        </w:rPr>
        <w:t>① 수급사업자는 목적물을 수급사업자의 책임과 부담으로 개별계약 등에서 정한 내용에 따라 납품장소에 납품한다. 원사업자는 수급사업자가 목적물을 납품한 때에는 목적물에 대한 검사전이라도 즉시(제</w:t>
      </w:r>
      <w:del w:id="53" w:author="최규현 (Kyoohyun Choi)" w:date="2024-06-17T15:22:00Z">
        <w:r w:rsidRPr="00CB41C0" w:rsidDel="00E73215">
          <w:rPr>
            <w:rFonts w:ascii="HY신명조" w:eastAsia="HY신명조" w:hAnsi="바탕체" w:hint="eastAsia"/>
            <w:szCs w:val="20"/>
          </w:rPr>
          <w:delText>54</w:delText>
        </w:r>
      </w:del>
      <w:ins w:id="54" w:author="최규현 (Kyoohyun Choi)" w:date="2024-06-17T15:22:00Z">
        <w:r w:rsidR="00E73215">
          <w:rPr>
            <w:rFonts w:ascii="HY신명조" w:eastAsia="HY신명조" w:hAnsi="바탕체" w:hint="eastAsia"/>
            <w:szCs w:val="20"/>
          </w:rPr>
          <w:t>56</w:t>
        </w:r>
      </w:ins>
      <w:r w:rsidRPr="00CB41C0">
        <w:rPr>
          <w:rFonts w:ascii="HY신명조" w:eastAsia="HY신명조" w:hAnsi="바탕체" w:hint="eastAsia"/>
          <w:szCs w:val="20"/>
        </w:rPr>
        <w:t>조에 따라 내국신용장을 개설한 경우에는 검사완료 즉시) 수령증명서를 수급사업자에게 교부한다.</w:t>
      </w:r>
    </w:p>
    <w:p w:rsidR="00576060" w:rsidRPr="00CB41C0" w:rsidRDefault="00576060" w:rsidP="00576060">
      <w:pPr>
        <w:spacing w:line="312" w:lineRule="auto"/>
        <w:rPr>
          <w:rFonts w:ascii="HY신명조" w:eastAsia="HY신명조" w:hAnsi="바탕체"/>
          <w:szCs w:val="20"/>
        </w:rPr>
      </w:pPr>
      <w:r w:rsidRPr="00CB41C0">
        <w:rPr>
          <w:rFonts w:ascii="HY신명조" w:eastAsia="HY신명조" w:hAnsi="바탕체" w:hint="eastAsia"/>
          <w:szCs w:val="20"/>
        </w:rPr>
        <w:t xml:space="preserve">② 수급사업자는 목적물을 납품하는 때에 원사업자가 제공한 </w:t>
      </w:r>
      <w:proofErr w:type="spellStart"/>
      <w:r w:rsidRPr="00CB41C0">
        <w:rPr>
          <w:rFonts w:ascii="HY신명조" w:eastAsia="HY신명조" w:hAnsi="바탕체" w:hint="eastAsia"/>
          <w:szCs w:val="20"/>
        </w:rPr>
        <w:t>도면</w:t>
      </w:r>
      <w:r w:rsidR="00AD499C" w:rsidRPr="00CB41C0">
        <w:rPr>
          <w:rFonts w:ascii="바탕" w:eastAsia="바탕" w:hAnsi="바탕" w:cs="바탕" w:hint="eastAsia"/>
          <w:szCs w:val="20"/>
        </w:rPr>
        <w:t>∙</w:t>
      </w:r>
      <w:r w:rsidRPr="00CB41C0">
        <w:rPr>
          <w:rFonts w:ascii="HY신명조" w:eastAsia="HY신명조" w:hAnsi="바탕체" w:hint="eastAsia"/>
          <w:szCs w:val="20"/>
        </w:rPr>
        <w:t>사양서</w:t>
      </w:r>
      <w:r w:rsidR="00AD499C" w:rsidRPr="00CB41C0">
        <w:rPr>
          <w:rFonts w:ascii="바탕" w:eastAsia="바탕" w:hAnsi="바탕" w:cs="바탕" w:hint="eastAsia"/>
          <w:szCs w:val="20"/>
        </w:rPr>
        <w:t>∙</w:t>
      </w:r>
      <w:r w:rsidRPr="00CB41C0">
        <w:rPr>
          <w:rFonts w:ascii="HY신명조" w:eastAsia="HY신명조" w:hAnsi="바탕체" w:hint="eastAsia"/>
          <w:szCs w:val="20"/>
        </w:rPr>
        <w:t>취급설명서</w:t>
      </w:r>
      <w:r w:rsidR="00AD499C" w:rsidRPr="00CB41C0">
        <w:rPr>
          <w:rFonts w:ascii="바탕" w:eastAsia="바탕" w:hAnsi="바탕" w:cs="바탕" w:hint="eastAsia"/>
          <w:szCs w:val="20"/>
        </w:rPr>
        <w:t>∙</w:t>
      </w:r>
      <w:r w:rsidRPr="00CB41C0">
        <w:rPr>
          <w:rFonts w:ascii="HY신명조" w:eastAsia="HY신명조" w:hAnsi="바탕체" w:hint="eastAsia"/>
          <w:szCs w:val="20"/>
        </w:rPr>
        <w:t>예비품</w:t>
      </w:r>
      <w:proofErr w:type="spellEnd"/>
      <w:r w:rsidRPr="00CB41C0">
        <w:rPr>
          <w:rFonts w:ascii="HY신명조" w:eastAsia="HY신명조" w:hAnsi="바탕체" w:hint="eastAsia"/>
          <w:szCs w:val="20"/>
        </w:rPr>
        <w:t xml:space="preserve"> 등을 반환할 수 있다.</w:t>
      </w:r>
    </w:p>
    <w:p w:rsidR="00576060" w:rsidRPr="00CB41C0" w:rsidRDefault="00576060" w:rsidP="00576060">
      <w:pPr>
        <w:spacing w:line="312" w:lineRule="auto"/>
        <w:rPr>
          <w:rFonts w:ascii="HY신명조" w:eastAsia="HY신명조" w:hAnsi="바탕체"/>
          <w:szCs w:val="20"/>
        </w:rPr>
      </w:pPr>
      <w:r w:rsidRPr="00CB41C0">
        <w:rPr>
          <w:rFonts w:ascii="HY신명조" w:eastAsia="HY신명조" w:hAnsi="바탕체" w:hint="eastAsia"/>
          <w:szCs w:val="20"/>
        </w:rPr>
        <w:t>③ 수급사업자는 별도의 약정이 있거나 원사업자가 승낙한 경우 이외에는 목적물을 분할하여 납품할 수 없다.</w:t>
      </w:r>
    </w:p>
    <w:p w:rsidR="00576060" w:rsidRPr="00CB41C0" w:rsidRDefault="00576060" w:rsidP="00576060">
      <w:pPr>
        <w:spacing w:line="312" w:lineRule="auto"/>
        <w:rPr>
          <w:rFonts w:ascii="HY신명조" w:eastAsia="HY신명조" w:hAnsi="바탕체"/>
          <w:szCs w:val="20"/>
        </w:rPr>
      </w:pPr>
      <w:r w:rsidRPr="00CB41C0">
        <w:rPr>
          <w:rFonts w:ascii="HY신명조" w:eastAsia="HY신명조" w:hAnsi="바탕체" w:hint="eastAsia"/>
          <w:szCs w:val="20"/>
        </w:rPr>
        <w:t xml:space="preserve">④ 수급사업자가 임의로 분할 납품한 경우에는 원사업자는 자신의 선택으로 분할 납품분을 </w:t>
      </w:r>
      <w:proofErr w:type="spellStart"/>
      <w:r w:rsidRPr="00CB41C0">
        <w:rPr>
          <w:rFonts w:ascii="HY신명조" w:eastAsia="HY신명조" w:hAnsi="바탕체" w:hint="eastAsia"/>
          <w:szCs w:val="20"/>
        </w:rPr>
        <w:t>납</w:t>
      </w:r>
      <w:r w:rsidR="003B566F" w:rsidRPr="00CB41C0">
        <w:rPr>
          <w:rFonts w:ascii="HY신명조" w:eastAsia="HY신명조" w:hAnsi="바탕체" w:hint="eastAsia"/>
          <w:szCs w:val="20"/>
        </w:rPr>
        <w:t>품</w:t>
      </w:r>
      <w:r w:rsidRPr="00CB41C0">
        <w:rPr>
          <w:rFonts w:ascii="HY신명조" w:eastAsia="HY신명조" w:hAnsi="바탕체" w:hint="eastAsia"/>
          <w:szCs w:val="20"/>
        </w:rPr>
        <w:t>처리하거나</w:t>
      </w:r>
      <w:proofErr w:type="spellEnd"/>
      <w:r w:rsidRPr="00CB41C0">
        <w:rPr>
          <w:rFonts w:ascii="HY신명조" w:eastAsia="HY신명조" w:hAnsi="바탕체" w:hint="eastAsia"/>
          <w:szCs w:val="20"/>
        </w:rPr>
        <w:t xml:space="preserve"> 일시 보관책임만을 지는 것으로 할 수 있다.</w:t>
      </w:r>
    </w:p>
    <w:p w:rsidR="00C0079D" w:rsidRPr="00CB41C0" w:rsidRDefault="00C0079D" w:rsidP="00404F54">
      <w:pPr>
        <w:spacing w:line="312" w:lineRule="auto"/>
        <w:rPr>
          <w:rFonts w:ascii="HY신명조" w:eastAsia="HY신명조" w:hAnsi="바탕체"/>
          <w:szCs w:val="20"/>
        </w:rPr>
      </w:pPr>
    </w:p>
    <w:p w:rsidR="0056666C" w:rsidRPr="00CB41C0" w:rsidRDefault="0056666C" w:rsidP="0056666C">
      <w:pPr>
        <w:spacing w:line="312" w:lineRule="auto"/>
        <w:rPr>
          <w:rFonts w:ascii="HY신명조" w:eastAsia="HY신명조" w:hAnsi="바탕체"/>
          <w:szCs w:val="20"/>
        </w:rPr>
      </w:pPr>
      <w:r w:rsidRPr="00CB41C0">
        <w:rPr>
          <w:rFonts w:ascii="HY신명조" w:eastAsia="HY신명조" w:hAnsi="바탕체" w:hint="eastAsia"/>
          <w:b/>
          <w:szCs w:val="20"/>
        </w:rPr>
        <w:t>제</w:t>
      </w:r>
      <w:del w:id="55" w:author="최규현 (Kyoohyun Choi)" w:date="2024-06-17T15:23:00Z">
        <w:r w:rsidRPr="00CB41C0" w:rsidDel="00E73215">
          <w:rPr>
            <w:rFonts w:ascii="HY신명조" w:eastAsia="HY신명조" w:hAnsi="바탕체" w:hint="eastAsia"/>
            <w:b/>
            <w:szCs w:val="20"/>
          </w:rPr>
          <w:delText>21</w:delText>
        </w:r>
      </w:del>
      <w:ins w:id="56" w:author="최규현 (Kyoohyun Choi)" w:date="2024-06-17T15:23:00Z">
        <w:r w:rsidR="00E73215">
          <w:rPr>
            <w:rFonts w:ascii="HY신명조" w:eastAsia="HY신명조" w:hAnsi="바탕체" w:hint="eastAsia"/>
            <w:b/>
            <w:szCs w:val="20"/>
          </w:rPr>
          <w:t>22</w:t>
        </w:r>
      </w:ins>
      <w:r w:rsidRPr="00CB41C0">
        <w:rPr>
          <w:rFonts w:ascii="HY신명조" w:eastAsia="HY신명조" w:hAnsi="바탕체" w:hint="eastAsia"/>
          <w:b/>
          <w:szCs w:val="20"/>
        </w:rPr>
        <w:t>조 (목적물의 수령)</w:t>
      </w:r>
      <w:r w:rsidRPr="00CB41C0">
        <w:rPr>
          <w:rFonts w:ascii="HY신명조" w:eastAsia="HY신명조" w:hAnsi="바탕체" w:hint="eastAsia"/>
          <w:szCs w:val="20"/>
        </w:rPr>
        <w:t xml:space="preserve"> </w:t>
      </w:r>
    </w:p>
    <w:p w:rsidR="0056666C" w:rsidRPr="00CB41C0" w:rsidRDefault="0056666C" w:rsidP="0056666C">
      <w:pPr>
        <w:spacing w:line="312" w:lineRule="auto"/>
        <w:rPr>
          <w:rFonts w:ascii="HY신명조" w:eastAsia="HY신명조" w:hAnsi="바탕체"/>
          <w:szCs w:val="20"/>
        </w:rPr>
      </w:pPr>
      <w:r w:rsidRPr="00CB41C0">
        <w:rPr>
          <w:rFonts w:ascii="HY신명조" w:eastAsia="HY신명조" w:hAnsi="바탕체" w:hint="eastAsia"/>
          <w:szCs w:val="20"/>
        </w:rPr>
        <w:t>① 원사업자는 정당한 이유없이 수급사업자의 납품에 대해 수령을 거부하거나 지연하지 않는다.</w:t>
      </w:r>
    </w:p>
    <w:p w:rsidR="0056666C" w:rsidRPr="00CB41C0" w:rsidRDefault="0056666C" w:rsidP="0056666C">
      <w:pPr>
        <w:spacing w:line="312" w:lineRule="auto"/>
        <w:rPr>
          <w:rFonts w:ascii="HY신명조" w:eastAsia="HY신명조" w:hAnsi="바탕체"/>
          <w:szCs w:val="20"/>
        </w:rPr>
      </w:pPr>
      <w:r w:rsidRPr="00CB41C0">
        <w:rPr>
          <w:rFonts w:ascii="HY신명조" w:eastAsia="HY신명조" w:hAnsi="바탕체" w:hint="eastAsia"/>
          <w:szCs w:val="20"/>
        </w:rPr>
        <w:t>② 제1항을 위반한 경우 그 효과는 다음 각 호에서 정한 바에 따른다.</w:t>
      </w:r>
    </w:p>
    <w:p w:rsidR="0056666C" w:rsidRPr="00CB41C0" w:rsidRDefault="0056666C" w:rsidP="0056666C">
      <w:pPr>
        <w:spacing w:line="312" w:lineRule="auto"/>
        <w:ind w:leftChars="100" w:left="600" w:hangingChars="200" w:hanging="400"/>
        <w:rPr>
          <w:rFonts w:ascii="HY신명조" w:eastAsia="HY신명조" w:hAnsi="바탕체"/>
          <w:szCs w:val="20"/>
        </w:rPr>
      </w:pPr>
      <w:r w:rsidRPr="00CB41C0">
        <w:rPr>
          <w:rFonts w:ascii="HY신명조" w:eastAsia="HY신명조" w:hAnsi="바탕체" w:hint="eastAsia"/>
          <w:szCs w:val="20"/>
        </w:rPr>
        <w:t>1. 원사업자의 수령거부 또는 지연기간 중에 수급사업자의 고의 또는 중대한 과실로 인해 발생한 원사업자의 손해에 대하여는 수급사업자가 책임을 진다.</w:t>
      </w:r>
    </w:p>
    <w:p w:rsidR="0056666C" w:rsidRPr="00CB41C0" w:rsidRDefault="0056666C" w:rsidP="0056666C">
      <w:pPr>
        <w:spacing w:line="312" w:lineRule="auto"/>
        <w:ind w:leftChars="100" w:left="600" w:hangingChars="200" w:hanging="400"/>
        <w:rPr>
          <w:rFonts w:ascii="HY신명조" w:eastAsia="HY신명조" w:hAnsi="바탕체"/>
          <w:szCs w:val="20"/>
        </w:rPr>
      </w:pPr>
      <w:r w:rsidRPr="00CB41C0">
        <w:rPr>
          <w:rFonts w:ascii="HY신명조" w:eastAsia="HY신명조" w:hAnsi="바탕체" w:hint="eastAsia"/>
          <w:szCs w:val="20"/>
        </w:rPr>
        <w:t xml:space="preserve">2. 목적물의 </w:t>
      </w:r>
      <w:proofErr w:type="spellStart"/>
      <w:r w:rsidRPr="00CB41C0">
        <w:rPr>
          <w:rFonts w:ascii="HY신명조" w:eastAsia="HY신명조" w:hAnsi="바탕체" w:hint="eastAsia"/>
          <w:szCs w:val="20"/>
        </w:rPr>
        <w:t>멸실·훼손이</w:t>
      </w:r>
      <w:proofErr w:type="spellEnd"/>
      <w:r w:rsidRPr="00CB41C0">
        <w:rPr>
          <w:rFonts w:ascii="HY신명조" w:eastAsia="HY신명조" w:hAnsi="바탕체" w:hint="eastAsia"/>
          <w:szCs w:val="20"/>
        </w:rPr>
        <w:t xml:space="preserve"> 원사업자가 목적물 수령을 부당하게 </w:t>
      </w:r>
      <w:proofErr w:type="spellStart"/>
      <w:r w:rsidRPr="00CB41C0">
        <w:rPr>
          <w:rFonts w:ascii="HY신명조" w:eastAsia="HY신명조" w:hAnsi="바탕체" w:hint="eastAsia"/>
          <w:szCs w:val="20"/>
        </w:rPr>
        <w:t>거부·지체하고</w:t>
      </w:r>
      <w:proofErr w:type="spellEnd"/>
      <w:r w:rsidRPr="00CB41C0">
        <w:rPr>
          <w:rFonts w:ascii="HY신명조" w:eastAsia="HY신명조" w:hAnsi="바탕체" w:hint="eastAsia"/>
          <w:szCs w:val="20"/>
        </w:rPr>
        <w:t xml:space="preserve"> 있는 기간 중에 발생한 경우 그 손실은 원사업자가 부담하고, 원사업자는 수급사업자에게 하도급대금 전부를 지급한다. </w:t>
      </w:r>
    </w:p>
    <w:p w:rsidR="0056666C" w:rsidRPr="00CB41C0" w:rsidRDefault="0056666C" w:rsidP="0056666C">
      <w:pPr>
        <w:spacing w:line="312" w:lineRule="auto"/>
        <w:ind w:firstLineChars="100" w:firstLine="200"/>
        <w:rPr>
          <w:rFonts w:ascii="HY신명조" w:eastAsia="HY신명조" w:hAnsi="바탕체"/>
          <w:szCs w:val="20"/>
        </w:rPr>
      </w:pPr>
      <w:r w:rsidRPr="00CB41C0">
        <w:rPr>
          <w:rFonts w:ascii="HY신명조" w:eastAsia="HY신명조" w:hAnsi="바탕체" w:hint="eastAsia"/>
          <w:szCs w:val="20"/>
        </w:rPr>
        <w:lastRenderedPageBreak/>
        <w:t>3. 수급사업자가 목적물을 다시 납품함에 있어서 소요되는 비용은 원사업자가 부담한다.</w:t>
      </w:r>
    </w:p>
    <w:p w:rsidR="0056666C" w:rsidRPr="00CB41C0" w:rsidRDefault="0056666C" w:rsidP="00404F54">
      <w:pPr>
        <w:spacing w:line="312" w:lineRule="auto"/>
        <w:rPr>
          <w:rFonts w:ascii="HY신명조" w:eastAsia="HY신명조" w:hAnsi="바탕체"/>
          <w:szCs w:val="20"/>
        </w:rPr>
      </w:pPr>
    </w:p>
    <w:p w:rsidR="00AE3D14" w:rsidRPr="00CB41C0" w:rsidRDefault="00AE3D14" w:rsidP="00AE3D14">
      <w:pPr>
        <w:spacing w:line="312" w:lineRule="auto"/>
        <w:rPr>
          <w:rFonts w:ascii="HY신명조" w:eastAsia="HY신명조" w:hAnsi="바탕체"/>
          <w:szCs w:val="20"/>
        </w:rPr>
      </w:pPr>
      <w:r w:rsidRPr="00CB41C0">
        <w:rPr>
          <w:rFonts w:ascii="HY신명조" w:eastAsia="HY신명조" w:hAnsi="바탕체" w:hint="eastAsia"/>
          <w:b/>
          <w:szCs w:val="20"/>
        </w:rPr>
        <w:t>제</w:t>
      </w:r>
      <w:del w:id="57" w:author="최규현 (Kyoohyun Choi)" w:date="2024-06-17T15:23:00Z">
        <w:r w:rsidRPr="00CB41C0" w:rsidDel="00C63990">
          <w:rPr>
            <w:rFonts w:ascii="HY신명조" w:eastAsia="HY신명조" w:hAnsi="바탕체" w:hint="eastAsia"/>
            <w:b/>
            <w:szCs w:val="20"/>
          </w:rPr>
          <w:delText>22</w:delText>
        </w:r>
      </w:del>
      <w:ins w:id="58" w:author="최규현 (Kyoohyun Choi)" w:date="2024-06-17T15:23:00Z">
        <w:r w:rsidR="00C63990">
          <w:rPr>
            <w:rFonts w:ascii="HY신명조" w:eastAsia="HY신명조" w:hAnsi="바탕체" w:hint="eastAsia"/>
            <w:b/>
            <w:szCs w:val="20"/>
          </w:rPr>
          <w:t>23</w:t>
        </w:r>
      </w:ins>
      <w:r w:rsidRPr="00CB41C0">
        <w:rPr>
          <w:rFonts w:ascii="HY신명조" w:eastAsia="HY신명조" w:hAnsi="바탕체" w:hint="eastAsia"/>
          <w:b/>
          <w:szCs w:val="20"/>
        </w:rPr>
        <w:t>조 (공정검사)</w:t>
      </w:r>
    </w:p>
    <w:p w:rsidR="00AE3D14" w:rsidRPr="00CB41C0" w:rsidRDefault="00AE3D14" w:rsidP="00AE3D14">
      <w:pPr>
        <w:spacing w:line="312" w:lineRule="auto"/>
        <w:rPr>
          <w:rFonts w:ascii="HY신명조" w:eastAsia="HY신명조" w:hAnsi="바탕체"/>
          <w:szCs w:val="20"/>
        </w:rPr>
      </w:pPr>
      <w:r w:rsidRPr="00CB41C0">
        <w:rPr>
          <w:rFonts w:ascii="HY신명조" w:eastAsia="HY신명조" w:hAnsi="바탕체" w:hint="eastAsia"/>
          <w:szCs w:val="20"/>
        </w:rPr>
        <w:t>① 수급사업자는 제조 착수 전에 제조 공정표와 시제품(계약 시 제출키로 협의한 경우)을 원사업자에게 제출하여 승인을 받은 후 양산에 착수하고, 원사업자는 제조과정에 입회하여 공정을 검토하거나 필요한 기술지원을 할 수 있다.</w:t>
      </w:r>
    </w:p>
    <w:p w:rsidR="00AE3D14" w:rsidRPr="00CB41C0" w:rsidRDefault="00AE3D14" w:rsidP="00AE3D14">
      <w:pPr>
        <w:spacing w:line="312" w:lineRule="auto"/>
        <w:rPr>
          <w:rFonts w:ascii="HY신명조" w:eastAsia="HY신명조" w:hAnsi="바탕체"/>
          <w:szCs w:val="20"/>
        </w:rPr>
      </w:pPr>
      <w:r w:rsidRPr="00CB41C0">
        <w:rPr>
          <w:rFonts w:ascii="HY신명조" w:eastAsia="HY신명조" w:hAnsi="바탕체" w:hint="eastAsia"/>
          <w:szCs w:val="20"/>
        </w:rPr>
        <w:t>② 수급사업자는 원사업자가 요청할 경우 공정파악 및 품질관리상 필요한 제반서류를 제출한다.</w:t>
      </w:r>
    </w:p>
    <w:p w:rsidR="00AE3D14" w:rsidRPr="00CB41C0" w:rsidRDefault="00AE3D14" w:rsidP="00404F54">
      <w:pPr>
        <w:spacing w:line="312" w:lineRule="auto"/>
        <w:rPr>
          <w:rFonts w:ascii="HY신명조" w:eastAsia="HY신명조" w:hAnsi="바탕체"/>
          <w:szCs w:val="20"/>
        </w:rPr>
      </w:pPr>
    </w:p>
    <w:p w:rsidR="003A469E" w:rsidRPr="00CB41C0" w:rsidRDefault="003A469E" w:rsidP="003A469E">
      <w:pPr>
        <w:spacing w:line="312" w:lineRule="auto"/>
        <w:rPr>
          <w:rFonts w:ascii="HY신명조" w:eastAsia="HY신명조" w:hAnsi="바탕체"/>
          <w:szCs w:val="20"/>
        </w:rPr>
      </w:pPr>
      <w:r w:rsidRPr="00CB41C0">
        <w:rPr>
          <w:rFonts w:ascii="HY신명조" w:eastAsia="HY신명조" w:hAnsi="바탕체" w:hint="eastAsia"/>
          <w:b/>
          <w:szCs w:val="20"/>
        </w:rPr>
        <w:t>제</w:t>
      </w:r>
      <w:del w:id="59" w:author="최규현 (Kyoohyun Choi)" w:date="2024-06-17T15:23:00Z">
        <w:r w:rsidRPr="00CB41C0" w:rsidDel="00602B70">
          <w:rPr>
            <w:rFonts w:ascii="HY신명조" w:eastAsia="HY신명조" w:hAnsi="바탕체" w:hint="eastAsia"/>
            <w:b/>
            <w:szCs w:val="20"/>
          </w:rPr>
          <w:delText>23</w:delText>
        </w:r>
      </w:del>
      <w:ins w:id="60" w:author="최규현 (Kyoohyun Choi)" w:date="2024-06-17T15:23:00Z">
        <w:r w:rsidR="00602B70">
          <w:rPr>
            <w:rFonts w:ascii="HY신명조" w:eastAsia="HY신명조" w:hAnsi="바탕체" w:hint="eastAsia"/>
            <w:b/>
            <w:szCs w:val="20"/>
          </w:rPr>
          <w:t>24</w:t>
        </w:r>
      </w:ins>
      <w:r w:rsidRPr="00CB41C0">
        <w:rPr>
          <w:rFonts w:ascii="HY신명조" w:eastAsia="HY신명조" w:hAnsi="바탕체" w:hint="eastAsia"/>
          <w:b/>
          <w:szCs w:val="20"/>
        </w:rPr>
        <w:t xml:space="preserve">조 (검사 및 </w:t>
      </w:r>
      <w:proofErr w:type="spellStart"/>
      <w:r w:rsidRPr="00CB41C0">
        <w:rPr>
          <w:rFonts w:ascii="HY신명조" w:eastAsia="HY신명조" w:hAnsi="바탕체" w:hint="eastAsia"/>
          <w:b/>
          <w:szCs w:val="20"/>
        </w:rPr>
        <w:t>이의신청등</w:t>
      </w:r>
      <w:proofErr w:type="spellEnd"/>
      <w:r w:rsidRPr="00CB41C0">
        <w:rPr>
          <w:rFonts w:ascii="HY신명조" w:eastAsia="HY신명조" w:hAnsi="바탕체" w:hint="eastAsia"/>
          <w:b/>
          <w:szCs w:val="20"/>
        </w:rPr>
        <w:t xml:space="preserve">) </w:t>
      </w:r>
    </w:p>
    <w:p w:rsidR="003A469E" w:rsidRPr="00CB41C0" w:rsidRDefault="003A469E" w:rsidP="003A469E">
      <w:pPr>
        <w:spacing w:line="312" w:lineRule="auto"/>
        <w:rPr>
          <w:rFonts w:ascii="HY신명조" w:eastAsia="HY신명조" w:hAnsi="바탕체"/>
          <w:szCs w:val="20"/>
        </w:rPr>
      </w:pPr>
      <w:r w:rsidRPr="00CB41C0">
        <w:rPr>
          <w:rFonts w:ascii="HY신명조" w:eastAsia="HY신명조" w:hAnsi="바탕체" w:hint="eastAsia"/>
          <w:szCs w:val="20"/>
        </w:rPr>
        <w:t xml:space="preserve">① 원사업자는 수급사업자로부터 기성 또는 준공의 통지를 받은 경우 통지 부분이 이 계약에서 정한 바에 따라 </w:t>
      </w:r>
      <w:proofErr w:type="spellStart"/>
      <w:r w:rsidRPr="00CB41C0">
        <w:rPr>
          <w:rFonts w:ascii="HY신명조" w:eastAsia="HY신명조" w:hAnsi="바탕체" w:hint="eastAsia"/>
          <w:szCs w:val="20"/>
        </w:rPr>
        <w:t>시공되었는지의</w:t>
      </w:r>
      <w:proofErr w:type="spellEnd"/>
      <w:r w:rsidRPr="00CB41C0">
        <w:rPr>
          <w:rFonts w:ascii="HY신명조" w:eastAsia="HY신명조" w:hAnsi="바탕체" w:hint="eastAsia"/>
          <w:szCs w:val="20"/>
        </w:rPr>
        <w:t xml:space="preserve"> 여부를 지체 없이 검사한다.</w:t>
      </w:r>
    </w:p>
    <w:p w:rsidR="003A469E" w:rsidRPr="00CB41C0" w:rsidRDefault="003A469E" w:rsidP="003A469E">
      <w:pPr>
        <w:spacing w:line="312" w:lineRule="auto"/>
        <w:rPr>
          <w:rFonts w:ascii="HY신명조" w:eastAsia="HY신명조" w:hAnsi="바탕체"/>
          <w:szCs w:val="20"/>
        </w:rPr>
      </w:pPr>
      <w:r w:rsidRPr="00CB41C0">
        <w:rPr>
          <w:rFonts w:ascii="HY신명조" w:eastAsia="HY신명조" w:hAnsi="바탕체" w:hint="eastAsia"/>
          <w:szCs w:val="20"/>
        </w:rPr>
        <w:t xml:space="preserve">② 목적물에 대한 검사의 기준 및 방법은 원사업자와 수급사업자가 협의하여 정하며, 객관적이고 </w:t>
      </w:r>
      <w:proofErr w:type="spellStart"/>
      <w:r w:rsidRPr="00CB41C0">
        <w:rPr>
          <w:rFonts w:ascii="HY신명조" w:eastAsia="HY신명조" w:hAnsi="바탕체" w:hint="eastAsia"/>
          <w:szCs w:val="20"/>
        </w:rPr>
        <w:t>공정·타당한</w:t>
      </w:r>
      <w:proofErr w:type="spellEnd"/>
      <w:r w:rsidRPr="00CB41C0">
        <w:rPr>
          <w:rFonts w:ascii="HY신명조" w:eastAsia="HY신명조" w:hAnsi="바탕체" w:hint="eastAsia"/>
          <w:szCs w:val="20"/>
        </w:rPr>
        <w:t xml:space="preserve"> 기준 및 방법으로 정한다. </w:t>
      </w:r>
    </w:p>
    <w:p w:rsidR="003A469E" w:rsidRPr="00CB41C0" w:rsidRDefault="003A469E" w:rsidP="003A469E">
      <w:pPr>
        <w:spacing w:line="312" w:lineRule="auto"/>
        <w:rPr>
          <w:rFonts w:ascii="HY신명조" w:eastAsia="HY신명조" w:hAnsi="바탕체"/>
          <w:szCs w:val="20"/>
        </w:rPr>
      </w:pPr>
      <w:r w:rsidRPr="00CB41C0">
        <w:rPr>
          <w:rFonts w:ascii="HY신명조" w:eastAsia="HY신명조" w:hAnsi="바탕체" w:hint="eastAsia"/>
          <w:szCs w:val="20"/>
        </w:rPr>
        <w:t xml:space="preserve">③ 원사업자는 목적물을 </w:t>
      </w:r>
      <w:proofErr w:type="spellStart"/>
      <w:r w:rsidRPr="00CB41C0">
        <w:rPr>
          <w:rFonts w:ascii="HY신명조" w:eastAsia="HY신명조" w:hAnsi="바탕체" w:hint="eastAsia"/>
          <w:szCs w:val="20"/>
        </w:rPr>
        <w:t>납품받은</w:t>
      </w:r>
      <w:proofErr w:type="spellEnd"/>
      <w:r w:rsidRPr="00CB41C0">
        <w:rPr>
          <w:rFonts w:ascii="HY신명조" w:eastAsia="HY신명조" w:hAnsi="바탕체" w:hint="eastAsia"/>
          <w:szCs w:val="20"/>
        </w:rPr>
        <w:t xml:space="preserve"> 날로부터 10일 이내에 검사결과를 수급사업자에게 서면(전자문서 포함)으로 통지하고, 만일 원사업자가 이 기간 내에 검사결과를 통지하지 않은 경우는 검사에 합격한 것으로 본다. 다만 원사업자에게 통지 지연에 대한 정당한 사유가 있는 경우에는 그러하지 아니하다.</w:t>
      </w:r>
    </w:p>
    <w:p w:rsidR="003A469E" w:rsidRPr="00CB41C0" w:rsidRDefault="003A469E" w:rsidP="003A469E">
      <w:pPr>
        <w:spacing w:line="312" w:lineRule="auto"/>
        <w:rPr>
          <w:rFonts w:ascii="HY신명조" w:eastAsia="HY신명조" w:hAnsi="바탕체"/>
          <w:szCs w:val="20"/>
        </w:rPr>
      </w:pPr>
      <w:r w:rsidRPr="00CB41C0">
        <w:rPr>
          <w:rFonts w:ascii="HY신명조" w:eastAsia="HY신명조" w:hAnsi="바탕체" w:hint="eastAsia"/>
          <w:szCs w:val="20"/>
        </w:rPr>
        <w:t>④ 원사업자는 검사 기간 중 공사목적물을 선량한 관리자의 주의로 관리한다.</w:t>
      </w:r>
    </w:p>
    <w:p w:rsidR="003A469E" w:rsidRPr="00CB41C0" w:rsidRDefault="003A469E" w:rsidP="003A469E">
      <w:pPr>
        <w:spacing w:line="312" w:lineRule="auto"/>
        <w:rPr>
          <w:rFonts w:ascii="HY신명조" w:eastAsia="HY신명조" w:hAnsi="바탕체"/>
          <w:szCs w:val="20"/>
        </w:rPr>
      </w:pPr>
      <w:r w:rsidRPr="00CB41C0">
        <w:rPr>
          <w:rFonts w:ascii="HY신명조" w:eastAsia="HY신명조" w:hAnsi="바탕체" w:hint="eastAsia"/>
          <w:szCs w:val="20"/>
        </w:rPr>
        <w:t>⑤ 원사업자가 기성 또는 준공 부분에 대해 불합격을 판정할 경우 그 구체적인 사유를 서면으로 기재하여 수급사업자에게 통지한다.</w:t>
      </w:r>
    </w:p>
    <w:p w:rsidR="003A469E" w:rsidRPr="00CB41C0" w:rsidRDefault="003A469E" w:rsidP="003A469E">
      <w:pPr>
        <w:spacing w:line="312" w:lineRule="auto"/>
        <w:rPr>
          <w:rFonts w:ascii="HY신명조" w:eastAsia="HY신명조" w:hAnsi="바탕체"/>
          <w:szCs w:val="20"/>
        </w:rPr>
      </w:pPr>
      <w:r w:rsidRPr="00CB41C0">
        <w:rPr>
          <w:rFonts w:ascii="HY신명조" w:eastAsia="HY신명조" w:hAnsi="바탕체" w:hint="eastAsia"/>
          <w:szCs w:val="20"/>
        </w:rPr>
        <w:t xml:space="preserve">⑥ 수급사업자는 원사업자로부터 목적물에 대한 불합격 통지서를 받은 날로부터 10일 이내에 서면으로 이의를 신청할 수 있다. 이 경우에 원사업자는 정당한 이유가 있는 경우를 제외하고, 수급사업자의 이의신청을 받은 날로부터 10일 이내에 재검사를 하고 그 결과를 서면으로 통지한다. </w:t>
      </w:r>
    </w:p>
    <w:p w:rsidR="003A469E" w:rsidRPr="00CB41C0" w:rsidRDefault="003A469E" w:rsidP="003A469E">
      <w:pPr>
        <w:spacing w:line="312" w:lineRule="auto"/>
        <w:rPr>
          <w:rFonts w:ascii="HY신명조" w:eastAsia="HY신명조" w:hAnsi="바탕체"/>
          <w:szCs w:val="20"/>
        </w:rPr>
      </w:pPr>
      <w:r w:rsidRPr="00CB41C0">
        <w:rPr>
          <w:rFonts w:ascii="HY신명조" w:eastAsia="HY신명조" w:hAnsi="바탕체" w:hint="eastAsia"/>
          <w:szCs w:val="20"/>
        </w:rPr>
        <w:t xml:space="preserve">⑦ 제1항에 따른 검사비용은 원사업자가 부담하며, 다만, 수급사업자가 제3자에게 검사를 의뢰하여 줄 것을 원사업자에게 요구한 경우에는 그 비용은 수급사업자가 부담한다.  </w:t>
      </w:r>
    </w:p>
    <w:p w:rsidR="003A469E" w:rsidRPr="00CB41C0" w:rsidRDefault="003A469E" w:rsidP="003A469E">
      <w:pPr>
        <w:spacing w:line="312" w:lineRule="auto"/>
        <w:rPr>
          <w:rFonts w:ascii="HY신명조" w:eastAsia="HY신명조" w:hAnsi="바탕체"/>
          <w:szCs w:val="20"/>
        </w:rPr>
      </w:pPr>
      <w:r w:rsidRPr="00CB41C0">
        <w:rPr>
          <w:rFonts w:ascii="HY신명조" w:eastAsia="HY신명조" w:hAnsi="바탕체" w:hint="eastAsia"/>
          <w:szCs w:val="20"/>
        </w:rPr>
        <w:t xml:space="preserve">⑧ 제1항에 따른 검사과정에서 발생한 추가비용의 부담에 대해서는 제7항을 준용한다.  </w:t>
      </w:r>
    </w:p>
    <w:p w:rsidR="003A469E" w:rsidRPr="00CB41C0" w:rsidRDefault="003A469E" w:rsidP="003A469E">
      <w:pPr>
        <w:spacing w:line="312" w:lineRule="auto"/>
        <w:rPr>
          <w:rFonts w:ascii="HY신명조" w:eastAsia="HY신명조" w:hAnsi="바탕체"/>
          <w:szCs w:val="20"/>
        </w:rPr>
      </w:pPr>
      <w:r w:rsidRPr="00CB41C0">
        <w:rPr>
          <w:rFonts w:ascii="HY신명조" w:eastAsia="HY신명조" w:hAnsi="바탕체" w:hint="eastAsia"/>
          <w:szCs w:val="20"/>
        </w:rPr>
        <w:t>⑨ 제6항에 따른 재검사비용은 다음 각 호에서 정한 바에 따다.</w:t>
      </w:r>
    </w:p>
    <w:p w:rsidR="003A469E" w:rsidRPr="00CB41C0" w:rsidRDefault="003A469E" w:rsidP="003A469E">
      <w:pPr>
        <w:spacing w:line="312" w:lineRule="auto"/>
        <w:ind w:firstLineChars="100" w:firstLine="200"/>
        <w:rPr>
          <w:rFonts w:ascii="HY신명조" w:eastAsia="HY신명조" w:hAnsi="바탕체"/>
          <w:szCs w:val="20"/>
        </w:rPr>
      </w:pPr>
      <w:r w:rsidRPr="00CB41C0">
        <w:rPr>
          <w:rFonts w:ascii="HY신명조" w:eastAsia="HY신명조" w:hAnsi="바탕체" w:hint="eastAsia"/>
          <w:szCs w:val="20"/>
        </w:rPr>
        <w:t xml:space="preserve">1. 재검사에서 합격한 </w:t>
      </w:r>
      <w:proofErr w:type="gramStart"/>
      <w:r w:rsidRPr="00CB41C0">
        <w:rPr>
          <w:rFonts w:ascii="HY신명조" w:eastAsia="HY신명조" w:hAnsi="바탕체" w:hint="eastAsia"/>
          <w:szCs w:val="20"/>
        </w:rPr>
        <w:t>경우 :</w:t>
      </w:r>
      <w:proofErr w:type="gramEnd"/>
      <w:r w:rsidRPr="00CB41C0">
        <w:rPr>
          <w:rFonts w:ascii="HY신명조" w:eastAsia="HY신명조" w:hAnsi="바탕체" w:hint="eastAsia"/>
          <w:szCs w:val="20"/>
        </w:rPr>
        <w:t xml:space="preserve"> 원사업자</w:t>
      </w:r>
    </w:p>
    <w:p w:rsidR="003A469E" w:rsidRPr="00CB41C0" w:rsidRDefault="003A469E" w:rsidP="003A469E">
      <w:pPr>
        <w:spacing w:line="312" w:lineRule="auto"/>
        <w:ind w:firstLineChars="100" w:firstLine="200"/>
        <w:rPr>
          <w:rFonts w:ascii="HY신명조" w:eastAsia="HY신명조" w:hAnsi="바탕체"/>
          <w:szCs w:val="20"/>
        </w:rPr>
      </w:pPr>
      <w:r w:rsidRPr="00CB41C0">
        <w:rPr>
          <w:rFonts w:ascii="HY신명조" w:eastAsia="HY신명조" w:hAnsi="바탕체" w:hint="eastAsia"/>
          <w:szCs w:val="20"/>
        </w:rPr>
        <w:t xml:space="preserve">2. 재검사에서 불합격한 </w:t>
      </w:r>
      <w:proofErr w:type="gramStart"/>
      <w:r w:rsidRPr="00CB41C0">
        <w:rPr>
          <w:rFonts w:ascii="HY신명조" w:eastAsia="HY신명조" w:hAnsi="바탕체" w:hint="eastAsia"/>
          <w:szCs w:val="20"/>
        </w:rPr>
        <w:t>경우 :</w:t>
      </w:r>
      <w:proofErr w:type="gramEnd"/>
      <w:r w:rsidRPr="00CB41C0">
        <w:rPr>
          <w:rFonts w:ascii="HY신명조" w:eastAsia="HY신명조" w:hAnsi="바탕체" w:hint="eastAsia"/>
          <w:szCs w:val="20"/>
        </w:rPr>
        <w:t xml:space="preserve"> 수급사업자</w:t>
      </w:r>
    </w:p>
    <w:p w:rsidR="003A469E" w:rsidRPr="00CB41C0" w:rsidRDefault="003A469E" w:rsidP="00404F54">
      <w:pPr>
        <w:spacing w:line="312" w:lineRule="auto"/>
        <w:rPr>
          <w:rFonts w:ascii="HY신명조" w:eastAsia="HY신명조" w:hAnsi="바탕체"/>
          <w:szCs w:val="20"/>
        </w:rPr>
      </w:pPr>
    </w:p>
    <w:p w:rsidR="00007369" w:rsidRPr="00CB41C0" w:rsidRDefault="00007369" w:rsidP="00007369">
      <w:pPr>
        <w:spacing w:line="312" w:lineRule="auto"/>
        <w:rPr>
          <w:rFonts w:ascii="HY신명조" w:eastAsia="HY신명조" w:hAnsi="바탕체"/>
          <w:szCs w:val="20"/>
        </w:rPr>
      </w:pPr>
      <w:r w:rsidRPr="00CB41C0">
        <w:rPr>
          <w:rFonts w:ascii="HY신명조" w:eastAsia="HY신명조" w:hAnsi="바탕체" w:hint="eastAsia"/>
          <w:b/>
          <w:szCs w:val="20"/>
        </w:rPr>
        <w:t>제</w:t>
      </w:r>
      <w:del w:id="61" w:author="최규현 (Kyoohyun Choi)" w:date="2024-06-17T15:23:00Z">
        <w:r w:rsidRPr="00CB41C0" w:rsidDel="002B556F">
          <w:rPr>
            <w:rFonts w:ascii="HY신명조" w:eastAsia="HY신명조" w:hAnsi="바탕체" w:hint="eastAsia"/>
            <w:b/>
            <w:szCs w:val="20"/>
          </w:rPr>
          <w:delText>24</w:delText>
        </w:r>
      </w:del>
      <w:ins w:id="62" w:author="최규현 (Kyoohyun Choi)" w:date="2024-06-17T15:23:00Z">
        <w:r w:rsidR="002B556F">
          <w:rPr>
            <w:rFonts w:ascii="HY신명조" w:eastAsia="HY신명조" w:hAnsi="바탕체" w:hint="eastAsia"/>
            <w:b/>
            <w:szCs w:val="20"/>
          </w:rPr>
          <w:t>25</w:t>
        </w:r>
      </w:ins>
      <w:r w:rsidRPr="00CB41C0">
        <w:rPr>
          <w:rFonts w:ascii="HY신명조" w:eastAsia="HY신명조" w:hAnsi="바탕체" w:hint="eastAsia"/>
          <w:b/>
          <w:szCs w:val="20"/>
        </w:rPr>
        <w:t>조 (</w:t>
      </w:r>
      <w:proofErr w:type="spellStart"/>
      <w:r w:rsidRPr="00CB41C0">
        <w:rPr>
          <w:rFonts w:ascii="HY신명조" w:eastAsia="HY신명조" w:hAnsi="바탕체" w:hint="eastAsia"/>
          <w:b/>
          <w:szCs w:val="20"/>
        </w:rPr>
        <w:t>부족분</w:t>
      </w:r>
      <w:r w:rsidRPr="00CB41C0">
        <w:rPr>
          <w:rFonts w:ascii="바탕" w:eastAsia="바탕" w:hAnsi="바탕" w:cs="바탕" w:hint="eastAsia"/>
          <w:b/>
          <w:szCs w:val="20"/>
        </w:rPr>
        <w:t>∙</w:t>
      </w:r>
      <w:r w:rsidRPr="00CB41C0">
        <w:rPr>
          <w:rFonts w:ascii="HY신명조" w:eastAsia="HY신명조" w:hAnsi="바탕체" w:hint="eastAsia"/>
          <w:b/>
          <w:szCs w:val="20"/>
        </w:rPr>
        <w:t>불합격품</w:t>
      </w:r>
      <w:proofErr w:type="spellEnd"/>
      <w:r w:rsidRPr="00CB41C0">
        <w:rPr>
          <w:rFonts w:ascii="HY신명조" w:eastAsia="HY신명조" w:hAnsi="바탕체" w:hint="eastAsia"/>
          <w:b/>
          <w:szCs w:val="20"/>
        </w:rPr>
        <w:t xml:space="preserve"> 및 과납품의 처리) </w:t>
      </w:r>
    </w:p>
    <w:p w:rsidR="00007369" w:rsidRPr="00CB41C0" w:rsidRDefault="00007369" w:rsidP="00007369">
      <w:pPr>
        <w:spacing w:line="312" w:lineRule="auto"/>
        <w:rPr>
          <w:rFonts w:ascii="HY신명조" w:eastAsia="HY신명조" w:hAnsi="바탕체"/>
          <w:szCs w:val="20"/>
        </w:rPr>
      </w:pPr>
      <w:r w:rsidRPr="00CB41C0">
        <w:rPr>
          <w:rFonts w:ascii="HY신명조" w:eastAsia="HY신명조" w:hAnsi="바탕체" w:hint="eastAsia"/>
          <w:szCs w:val="20"/>
        </w:rPr>
        <w:lastRenderedPageBreak/>
        <w:t xml:space="preserve">① 목적물에 대한 검사결과 수량부족 및 불합격품이 있는 경우 수급사업자는 원사업자의 지시에 따라 신속히 부족분 또는 대체품을 납품한다. </w:t>
      </w:r>
    </w:p>
    <w:p w:rsidR="00007369" w:rsidRPr="00CB41C0" w:rsidRDefault="00007369" w:rsidP="00007369">
      <w:pPr>
        <w:spacing w:line="312" w:lineRule="auto"/>
        <w:rPr>
          <w:rFonts w:ascii="HY신명조" w:eastAsia="HY신명조" w:hAnsi="바탕체"/>
          <w:szCs w:val="20"/>
        </w:rPr>
      </w:pPr>
      <w:r w:rsidRPr="00CB41C0">
        <w:rPr>
          <w:rFonts w:ascii="HY신명조" w:eastAsia="HY신명조" w:hAnsi="바탕체" w:hint="eastAsia"/>
          <w:szCs w:val="20"/>
        </w:rPr>
        <w:t xml:space="preserve">② 제1항의 경우에 수급사업자는 그 부족분 또는 불합격품의 비율에 따라 손해배상책임을 부담한다. 기타 제품 검사의 기준, 방법, 손해배상 등과 관련된 상세사항에 대해서는 별도 협의한다. </w:t>
      </w:r>
    </w:p>
    <w:p w:rsidR="00007369" w:rsidRPr="00CB41C0" w:rsidRDefault="00007369" w:rsidP="00007369">
      <w:pPr>
        <w:spacing w:line="312" w:lineRule="auto"/>
        <w:rPr>
          <w:rFonts w:ascii="HY신명조" w:eastAsia="HY신명조" w:hAnsi="바탕체"/>
          <w:szCs w:val="20"/>
        </w:rPr>
      </w:pPr>
      <w:r w:rsidRPr="00CB41C0">
        <w:rPr>
          <w:rFonts w:ascii="HY신명조" w:eastAsia="HY신명조" w:hAnsi="바탕체" w:hint="eastAsia"/>
          <w:szCs w:val="20"/>
        </w:rPr>
        <w:t xml:space="preserve">③ 수급사업자는 불합격품을 원사업자가 지정하는 기간 내에 인수한다. </w:t>
      </w:r>
    </w:p>
    <w:p w:rsidR="00007369" w:rsidRPr="00CB41C0" w:rsidRDefault="00007369" w:rsidP="00007369">
      <w:pPr>
        <w:spacing w:line="312" w:lineRule="auto"/>
        <w:rPr>
          <w:rFonts w:ascii="HY신명조" w:eastAsia="HY신명조" w:hAnsi="바탕체"/>
          <w:szCs w:val="20"/>
        </w:rPr>
      </w:pPr>
      <w:r w:rsidRPr="00CB41C0">
        <w:rPr>
          <w:rFonts w:ascii="HY신명조" w:eastAsia="HY신명조" w:hAnsi="바탕체" w:hint="eastAsia"/>
          <w:szCs w:val="20"/>
        </w:rPr>
        <w:t>④ 수급사업자가 제3항의 기간 내에 불합격품을 인수하지 아니할 경우 원사업자는 이를 수급사업자에게 반송하거나 또는 수급사업자의 요구에 따라 폐기할 수 있다. 이 경우에 소요되는 비용은 수급사업자가 부담한다.</w:t>
      </w:r>
    </w:p>
    <w:p w:rsidR="00007369" w:rsidRPr="00CB41C0" w:rsidRDefault="00007369" w:rsidP="00007369">
      <w:pPr>
        <w:spacing w:line="312" w:lineRule="auto"/>
        <w:rPr>
          <w:rFonts w:ascii="HY신명조" w:eastAsia="HY신명조" w:hAnsi="바탕체"/>
          <w:szCs w:val="20"/>
        </w:rPr>
      </w:pPr>
      <w:r w:rsidRPr="00CB41C0">
        <w:rPr>
          <w:rFonts w:ascii="HY신명조" w:eastAsia="HY신명조" w:hAnsi="바탕체" w:hint="eastAsia"/>
          <w:szCs w:val="20"/>
        </w:rPr>
        <w:t xml:space="preserve">⑤ 제3항에서 정한 기간을 초과한 후 원사업자가 보관하는 불합격품의 전부 또는 일부가 </w:t>
      </w:r>
      <w:proofErr w:type="spellStart"/>
      <w:r w:rsidRPr="00CB41C0">
        <w:rPr>
          <w:rFonts w:ascii="HY신명조" w:eastAsia="HY신명조" w:hAnsi="바탕체" w:hint="eastAsia"/>
          <w:szCs w:val="20"/>
        </w:rPr>
        <w:t>멸실</w:t>
      </w:r>
      <w:r w:rsidRPr="00CB41C0">
        <w:rPr>
          <w:rFonts w:ascii="바탕" w:eastAsia="바탕" w:hAnsi="바탕" w:cs="바탕" w:hint="eastAsia"/>
          <w:szCs w:val="20"/>
        </w:rPr>
        <w:t>∙</w:t>
      </w:r>
      <w:r w:rsidRPr="00CB41C0">
        <w:rPr>
          <w:rFonts w:ascii="HY신명조" w:eastAsia="HY신명조" w:hAnsi="바탕체" w:hint="eastAsia"/>
          <w:szCs w:val="20"/>
        </w:rPr>
        <w:t>훼손</w:t>
      </w:r>
      <w:proofErr w:type="spellEnd"/>
      <w:r w:rsidRPr="00CB41C0">
        <w:rPr>
          <w:rFonts w:ascii="HY신명조" w:eastAsia="HY신명조" w:hAnsi="바탕체" w:hint="eastAsia"/>
          <w:szCs w:val="20"/>
        </w:rPr>
        <w:t xml:space="preserve"> 또는 변질되었을 경우 수급사업자는 원사업자에게 그에 대한 책임을 물을 수 없다. 다만, 원사업자에게 고의 또는 중과실이 있는 경우에는 그러하지 아니하다.</w:t>
      </w:r>
    </w:p>
    <w:p w:rsidR="00007369" w:rsidRPr="00CB41C0" w:rsidRDefault="00007369" w:rsidP="00007369">
      <w:pPr>
        <w:spacing w:line="312" w:lineRule="auto"/>
        <w:rPr>
          <w:rFonts w:ascii="HY신명조" w:eastAsia="HY신명조" w:hAnsi="바탕체"/>
          <w:szCs w:val="20"/>
        </w:rPr>
      </w:pPr>
      <w:r w:rsidRPr="00CB41C0">
        <w:rPr>
          <w:rFonts w:ascii="HY신명조" w:eastAsia="HY신명조" w:hAnsi="바탕체" w:hint="eastAsia"/>
          <w:szCs w:val="20"/>
        </w:rPr>
        <w:t>⑥ 수급사업자는 불합격품, 과납품을 원사업자의 사전동의 없이 시중 거래선에 판매할 수 없으며, 원사업자의 동의 없이 원사업자의 관련 업소에 판매함으로써 원사업자에게 발생한 손해에 대해 배상한다.</w:t>
      </w:r>
    </w:p>
    <w:p w:rsidR="00007369" w:rsidRPr="00CB41C0" w:rsidRDefault="00007369" w:rsidP="00404F54">
      <w:pPr>
        <w:spacing w:line="312" w:lineRule="auto"/>
        <w:rPr>
          <w:rFonts w:ascii="HY신명조" w:eastAsia="HY신명조" w:hAnsi="바탕체"/>
          <w:szCs w:val="20"/>
        </w:rPr>
      </w:pPr>
    </w:p>
    <w:p w:rsidR="00F3099E" w:rsidRPr="00CB41C0" w:rsidRDefault="00F3099E" w:rsidP="00F3099E">
      <w:pPr>
        <w:spacing w:line="312" w:lineRule="auto"/>
        <w:rPr>
          <w:rFonts w:ascii="HY신명조" w:eastAsia="HY신명조" w:hAnsi="바탕체"/>
          <w:szCs w:val="20"/>
        </w:rPr>
      </w:pPr>
      <w:r w:rsidRPr="00CB41C0">
        <w:rPr>
          <w:rFonts w:ascii="HY신명조" w:eastAsia="HY신명조" w:hAnsi="바탕체" w:hint="eastAsia"/>
          <w:b/>
          <w:szCs w:val="20"/>
        </w:rPr>
        <w:t>제</w:t>
      </w:r>
      <w:del w:id="63" w:author="최규현 (Kyoohyun Choi)" w:date="2024-06-17T15:24:00Z">
        <w:r w:rsidRPr="00CB41C0" w:rsidDel="00854A05">
          <w:rPr>
            <w:rFonts w:ascii="HY신명조" w:eastAsia="HY신명조" w:hAnsi="바탕체" w:hint="eastAsia"/>
            <w:b/>
            <w:szCs w:val="20"/>
          </w:rPr>
          <w:delText>25</w:delText>
        </w:r>
      </w:del>
      <w:ins w:id="64" w:author="최규현 (Kyoohyun Choi)" w:date="2024-06-17T15:24:00Z">
        <w:r w:rsidR="00854A05">
          <w:rPr>
            <w:rFonts w:ascii="HY신명조" w:eastAsia="HY신명조" w:hAnsi="바탕체" w:hint="eastAsia"/>
            <w:b/>
            <w:szCs w:val="20"/>
          </w:rPr>
          <w:t>26</w:t>
        </w:r>
      </w:ins>
      <w:r w:rsidRPr="00CB41C0">
        <w:rPr>
          <w:rFonts w:ascii="HY신명조" w:eastAsia="HY신명조" w:hAnsi="바탕체" w:hint="eastAsia"/>
          <w:b/>
          <w:szCs w:val="20"/>
        </w:rPr>
        <w:t xml:space="preserve">조 (부당한 위탁취소 및 부당반품 금지) </w:t>
      </w:r>
    </w:p>
    <w:p w:rsidR="00F3099E" w:rsidRPr="00CB41C0" w:rsidRDefault="00F3099E" w:rsidP="00F3099E">
      <w:pPr>
        <w:spacing w:line="312" w:lineRule="auto"/>
        <w:rPr>
          <w:rFonts w:ascii="HY신명조" w:eastAsia="HY신명조" w:hAnsi="바탕체"/>
          <w:szCs w:val="20"/>
        </w:rPr>
      </w:pPr>
      <w:r w:rsidRPr="00CB41C0">
        <w:rPr>
          <w:rFonts w:ascii="HY신명조" w:eastAsia="HY신명조" w:hAnsi="바탕체" w:hint="eastAsia"/>
          <w:szCs w:val="20"/>
        </w:rPr>
        <w:t>① 원사업자는 목적물의 제작을 위탁한 후 수급사업자의 책임으로 돌릴 사유가 없는 경우에는 그 위탁을 임의로 취소하거나 변경하지 않는다.</w:t>
      </w:r>
    </w:p>
    <w:p w:rsidR="00F3099E" w:rsidRPr="00CB41C0" w:rsidRDefault="00F3099E" w:rsidP="00F3099E">
      <w:pPr>
        <w:spacing w:line="312" w:lineRule="auto"/>
        <w:rPr>
          <w:rFonts w:ascii="HY신명조" w:eastAsia="HY신명조" w:hAnsi="바탕체"/>
          <w:szCs w:val="20"/>
        </w:rPr>
      </w:pPr>
      <w:r w:rsidRPr="00CB41C0">
        <w:rPr>
          <w:rFonts w:ascii="HY신명조" w:eastAsia="HY신명조" w:hAnsi="바탕체" w:hint="eastAsia"/>
          <w:szCs w:val="20"/>
        </w:rPr>
        <w:t xml:space="preserve">② 원사업자는 수급사업자가 납품한 목적물에 대해 부당한 반품을 하지 않으며, 다음 각 호의 어느 하나에 해당하는 경우에 그 반품은 부당한 반품으로 인정한다. </w:t>
      </w:r>
    </w:p>
    <w:p w:rsidR="00F3099E" w:rsidRPr="00CB41C0" w:rsidRDefault="00F3099E" w:rsidP="00F3099E">
      <w:pPr>
        <w:spacing w:line="312" w:lineRule="auto"/>
        <w:ind w:firstLineChars="100" w:firstLine="200"/>
        <w:rPr>
          <w:rFonts w:ascii="HY신명조" w:eastAsia="HY신명조" w:hAnsi="바탕체"/>
          <w:szCs w:val="20"/>
        </w:rPr>
      </w:pPr>
      <w:r w:rsidRPr="00CB41C0">
        <w:rPr>
          <w:rFonts w:ascii="HY신명조" w:eastAsia="HY신명조" w:hAnsi="바탕체" w:hint="eastAsia"/>
          <w:szCs w:val="20"/>
        </w:rPr>
        <w:t>1. 발주자의 발주취소 또는 경제상황의 변동 등을 이유로 목적물을 반품한 경우</w:t>
      </w:r>
    </w:p>
    <w:p w:rsidR="00F3099E" w:rsidRPr="00CB41C0" w:rsidRDefault="00F3099E" w:rsidP="00F3099E">
      <w:pPr>
        <w:spacing w:line="312" w:lineRule="auto"/>
        <w:ind w:leftChars="100" w:left="600" w:hangingChars="200" w:hanging="400"/>
        <w:rPr>
          <w:rFonts w:ascii="HY신명조" w:eastAsia="HY신명조" w:hAnsi="바탕체"/>
          <w:szCs w:val="20"/>
        </w:rPr>
      </w:pPr>
      <w:r w:rsidRPr="00CB41C0">
        <w:rPr>
          <w:rFonts w:ascii="HY신명조" w:eastAsia="HY신명조" w:hAnsi="바탕체" w:hint="eastAsia"/>
          <w:szCs w:val="20"/>
        </w:rPr>
        <w:t>2. 검사의 기준 및 방법을 불명확하게 정함으로써 부당하게 불합격으로 판정하여 이를 반품한 경우</w:t>
      </w:r>
    </w:p>
    <w:p w:rsidR="00F3099E" w:rsidRPr="00CB41C0" w:rsidRDefault="00F3099E" w:rsidP="00F3099E">
      <w:pPr>
        <w:spacing w:line="312" w:lineRule="auto"/>
        <w:ind w:leftChars="100" w:left="600" w:hangingChars="200" w:hanging="400"/>
        <w:rPr>
          <w:rFonts w:ascii="HY신명조" w:eastAsia="HY신명조" w:hAnsi="바탕체"/>
          <w:szCs w:val="20"/>
        </w:rPr>
      </w:pPr>
      <w:r w:rsidRPr="00CB41C0">
        <w:rPr>
          <w:rFonts w:ascii="HY신명조" w:eastAsia="HY신명조" w:hAnsi="바탕체" w:hint="eastAsia"/>
          <w:szCs w:val="20"/>
        </w:rPr>
        <w:t xml:space="preserve">3. 원사업자가 제공한 </w:t>
      </w:r>
      <w:r w:rsidR="009241BB" w:rsidRPr="00CB41C0">
        <w:rPr>
          <w:rFonts w:ascii="HY신명조" w:eastAsia="HY신명조" w:hAnsi="바탕체" w:hint="eastAsia"/>
          <w:szCs w:val="20"/>
        </w:rPr>
        <w:t>원재료</w:t>
      </w:r>
      <w:r w:rsidRPr="00CB41C0">
        <w:rPr>
          <w:rFonts w:ascii="HY신명조" w:eastAsia="HY신명조" w:hAnsi="바탕체" w:hint="eastAsia"/>
          <w:szCs w:val="20"/>
        </w:rPr>
        <w:t>의 품질불량 등으로 인하여 목적물이 불합격으로 판정되었음에도 불구하고 반품하는 경우</w:t>
      </w:r>
    </w:p>
    <w:p w:rsidR="00F3099E" w:rsidRPr="00CB41C0" w:rsidRDefault="00F3099E" w:rsidP="00F3099E">
      <w:pPr>
        <w:spacing w:line="312" w:lineRule="auto"/>
        <w:ind w:leftChars="100" w:left="600" w:hangingChars="200" w:hanging="400"/>
        <w:rPr>
          <w:rFonts w:ascii="HY신명조" w:eastAsia="HY신명조" w:hAnsi="바탕체"/>
          <w:szCs w:val="20"/>
        </w:rPr>
      </w:pPr>
      <w:r w:rsidRPr="00CB41C0">
        <w:rPr>
          <w:rFonts w:ascii="HY신명조" w:eastAsia="HY신명조" w:hAnsi="바탕체" w:hint="eastAsia"/>
          <w:szCs w:val="20"/>
        </w:rPr>
        <w:t xml:space="preserve">4. 원사업자의 </w:t>
      </w:r>
      <w:r w:rsidR="009241BB" w:rsidRPr="00CB41C0">
        <w:rPr>
          <w:rFonts w:ascii="HY신명조" w:eastAsia="HY신명조" w:hAnsi="바탕체" w:hint="eastAsia"/>
          <w:szCs w:val="20"/>
        </w:rPr>
        <w:t>원재료</w:t>
      </w:r>
      <w:r w:rsidRPr="00CB41C0">
        <w:rPr>
          <w:rFonts w:ascii="HY신명조" w:eastAsia="HY신명조" w:hAnsi="바탕체" w:hint="eastAsia"/>
          <w:szCs w:val="20"/>
        </w:rPr>
        <w:t xml:space="preserve"> 제공 지연으로 인하여 납기가 지연되었음에도 불구하고 이를 이유로 목적물을 반품하는 경우</w:t>
      </w:r>
    </w:p>
    <w:p w:rsidR="00F3099E" w:rsidRPr="00CB41C0" w:rsidRDefault="00F3099E" w:rsidP="00F3099E">
      <w:pPr>
        <w:spacing w:line="312" w:lineRule="auto"/>
        <w:rPr>
          <w:rFonts w:ascii="HY신명조" w:eastAsia="HY신명조" w:hAnsi="바탕체"/>
          <w:szCs w:val="20"/>
        </w:rPr>
      </w:pPr>
      <w:r w:rsidRPr="00CB41C0">
        <w:rPr>
          <w:rFonts w:ascii="HY신명조" w:eastAsia="HY신명조" w:hAnsi="바탕체" w:hint="eastAsia"/>
          <w:szCs w:val="20"/>
        </w:rPr>
        <w:t>③ 제2항에 따른 부당반품의 경우에 제</w:t>
      </w:r>
      <w:del w:id="65" w:author="최규현 (Kyoohyun Choi)" w:date="2024-06-17T15:25:00Z">
        <w:r w:rsidRPr="00CB41C0" w:rsidDel="0017154C">
          <w:rPr>
            <w:rFonts w:ascii="HY신명조" w:eastAsia="HY신명조" w:hAnsi="바탕체" w:hint="eastAsia"/>
            <w:szCs w:val="20"/>
          </w:rPr>
          <w:delText>21</w:delText>
        </w:r>
      </w:del>
      <w:ins w:id="66" w:author="최규현 (Kyoohyun Choi)" w:date="2024-06-17T15:25:00Z">
        <w:r w:rsidR="0017154C">
          <w:rPr>
            <w:rFonts w:ascii="HY신명조" w:eastAsia="HY신명조" w:hAnsi="바탕체" w:hint="eastAsia"/>
            <w:szCs w:val="20"/>
          </w:rPr>
          <w:t>22</w:t>
        </w:r>
      </w:ins>
      <w:r w:rsidRPr="00CB41C0">
        <w:rPr>
          <w:rFonts w:ascii="HY신명조" w:eastAsia="HY신명조" w:hAnsi="바탕체" w:hint="eastAsia"/>
          <w:szCs w:val="20"/>
        </w:rPr>
        <w:t>조 제2항을 준용한다.</w:t>
      </w:r>
    </w:p>
    <w:p w:rsidR="00F3099E" w:rsidRPr="00CB41C0" w:rsidRDefault="00F3099E" w:rsidP="00404F54">
      <w:pPr>
        <w:spacing w:line="312" w:lineRule="auto"/>
        <w:rPr>
          <w:rFonts w:ascii="HY신명조" w:eastAsia="HY신명조" w:hAnsi="바탕체"/>
          <w:szCs w:val="20"/>
        </w:rPr>
      </w:pPr>
    </w:p>
    <w:p w:rsidR="001F2BDA" w:rsidRPr="00CB41C0" w:rsidRDefault="001F2BDA" w:rsidP="00404F54">
      <w:pPr>
        <w:spacing w:line="312" w:lineRule="auto"/>
        <w:rPr>
          <w:rFonts w:ascii="HY신명조" w:eastAsia="HY신명조" w:hAnsi="바탕체"/>
          <w:szCs w:val="20"/>
        </w:rPr>
      </w:pPr>
    </w:p>
    <w:p w:rsidR="001F2BDA" w:rsidRPr="00CB41C0" w:rsidRDefault="001F2BDA" w:rsidP="001F2BDA">
      <w:pPr>
        <w:spacing w:line="312" w:lineRule="auto"/>
        <w:jc w:val="center"/>
        <w:rPr>
          <w:rFonts w:ascii="HY신명조" w:eastAsia="HY신명조" w:hAnsi="바탕체"/>
          <w:b/>
          <w:szCs w:val="20"/>
        </w:rPr>
      </w:pPr>
      <w:r w:rsidRPr="00CB41C0">
        <w:rPr>
          <w:rFonts w:ascii="HY신명조" w:eastAsia="HY신명조" w:hAnsi="바탕체" w:hint="eastAsia"/>
          <w:b/>
          <w:szCs w:val="20"/>
        </w:rPr>
        <w:t>제3장 하도급 대금 조정 및 지급</w:t>
      </w:r>
    </w:p>
    <w:p w:rsidR="001F2BDA" w:rsidRPr="00CB41C0" w:rsidRDefault="001F2BDA" w:rsidP="001F2BDA">
      <w:pPr>
        <w:spacing w:line="312" w:lineRule="auto"/>
        <w:jc w:val="center"/>
        <w:rPr>
          <w:rFonts w:ascii="HY신명조" w:eastAsia="HY신명조" w:hAnsi="바탕체"/>
          <w:szCs w:val="20"/>
        </w:rPr>
      </w:pPr>
    </w:p>
    <w:p w:rsidR="001F2BDA" w:rsidRPr="00CB41C0" w:rsidRDefault="001F2BDA" w:rsidP="001F2BDA">
      <w:pPr>
        <w:spacing w:line="312" w:lineRule="auto"/>
        <w:jc w:val="center"/>
        <w:rPr>
          <w:rFonts w:ascii="HY신명조" w:eastAsia="HY신명조" w:hAnsi="바탕체"/>
          <w:b/>
          <w:szCs w:val="20"/>
        </w:rPr>
      </w:pPr>
      <w:r w:rsidRPr="00CB41C0">
        <w:rPr>
          <w:rFonts w:ascii="HY신명조" w:eastAsia="HY신명조" w:hAnsi="바탕체" w:hint="eastAsia"/>
          <w:b/>
          <w:szCs w:val="20"/>
        </w:rPr>
        <w:lastRenderedPageBreak/>
        <w:t>제1절 하도급 대금 조정</w:t>
      </w:r>
    </w:p>
    <w:p w:rsidR="001F2BDA" w:rsidRPr="00CB41C0" w:rsidRDefault="001F2BDA" w:rsidP="001F2BDA">
      <w:pPr>
        <w:spacing w:line="312" w:lineRule="auto"/>
        <w:jc w:val="center"/>
        <w:rPr>
          <w:rFonts w:ascii="HY신명조" w:eastAsia="HY신명조" w:hAnsi="바탕체"/>
          <w:b/>
          <w:szCs w:val="20"/>
        </w:rPr>
      </w:pPr>
    </w:p>
    <w:p w:rsidR="001F2BDA" w:rsidRPr="00CB41C0" w:rsidRDefault="001F2BDA" w:rsidP="001F2BDA">
      <w:pPr>
        <w:spacing w:line="312" w:lineRule="auto"/>
        <w:rPr>
          <w:rFonts w:ascii="HY신명조" w:eastAsia="HY신명조" w:hAnsi="바탕체"/>
          <w:b/>
          <w:szCs w:val="20"/>
        </w:rPr>
      </w:pPr>
      <w:r w:rsidRPr="00CB41C0">
        <w:rPr>
          <w:rFonts w:ascii="HY신명조" w:eastAsia="HY신명조" w:hAnsi="바탕체" w:hint="eastAsia"/>
          <w:b/>
          <w:szCs w:val="20"/>
        </w:rPr>
        <w:t>제</w:t>
      </w:r>
      <w:del w:id="67" w:author="최규현 (Kyoohyun Choi)" w:date="2024-06-17T15:25:00Z">
        <w:r w:rsidRPr="00CB41C0" w:rsidDel="0017154C">
          <w:rPr>
            <w:rFonts w:ascii="HY신명조" w:eastAsia="HY신명조" w:hAnsi="바탕체" w:hint="eastAsia"/>
            <w:b/>
            <w:szCs w:val="20"/>
          </w:rPr>
          <w:delText>26</w:delText>
        </w:r>
      </w:del>
      <w:ins w:id="68" w:author="최규현 (Kyoohyun Choi)" w:date="2024-06-17T15:25:00Z">
        <w:r w:rsidR="0017154C">
          <w:rPr>
            <w:rFonts w:ascii="HY신명조" w:eastAsia="HY신명조" w:hAnsi="바탕체" w:hint="eastAsia"/>
            <w:b/>
            <w:szCs w:val="20"/>
          </w:rPr>
          <w:t>27</w:t>
        </w:r>
      </w:ins>
      <w:r w:rsidRPr="00CB41C0">
        <w:rPr>
          <w:rFonts w:ascii="HY신명조" w:eastAsia="HY신명조" w:hAnsi="바탕체" w:hint="eastAsia"/>
          <w:b/>
          <w:szCs w:val="20"/>
        </w:rPr>
        <w:t>조 (대금에 대한 조정)</w:t>
      </w:r>
    </w:p>
    <w:p w:rsidR="00724E53" w:rsidRPr="00CB41C0" w:rsidRDefault="00724E53" w:rsidP="00724E53">
      <w:pPr>
        <w:spacing w:line="312" w:lineRule="auto"/>
        <w:rPr>
          <w:rFonts w:ascii="HY신명조" w:eastAsia="HY신명조" w:hAnsi="바탕체"/>
          <w:szCs w:val="20"/>
        </w:rPr>
      </w:pPr>
      <w:r w:rsidRPr="00CB41C0">
        <w:rPr>
          <w:rFonts w:ascii="HY신명조" w:eastAsia="HY신명조" w:hAnsi="바탕체" w:hint="eastAsia"/>
          <w:szCs w:val="20"/>
        </w:rPr>
        <w:t>① 원사업자는 계약의 목적물과 같거나 유사한 것에 대해 통상 지급되는 대가보다 낮은 수준으로 대금이 결정되도록 수급사업자에게 부당하게 강요하지 않는다.</w:t>
      </w:r>
    </w:p>
    <w:p w:rsidR="00724E53" w:rsidRPr="00CB41C0" w:rsidRDefault="00724E53" w:rsidP="00724E53">
      <w:pPr>
        <w:spacing w:line="312" w:lineRule="auto"/>
        <w:rPr>
          <w:rFonts w:ascii="HY신명조" w:eastAsia="HY신명조" w:hAnsi="바탕체"/>
          <w:szCs w:val="20"/>
        </w:rPr>
      </w:pPr>
      <w:r w:rsidRPr="00CB41C0">
        <w:rPr>
          <w:rFonts w:ascii="HY신명조" w:eastAsia="HY신명조" w:hAnsi="바탕체" w:hint="eastAsia"/>
          <w:szCs w:val="20"/>
        </w:rPr>
        <w:t>② 다음 각 호의 어느 하나에 해당하는 원사업자의 행위는 제1항에 따른 부당한 대금결정행위로 인정한다.</w:t>
      </w:r>
    </w:p>
    <w:p w:rsidR="00724E53" w:rsidRPr="00CB41C0" w:rsidRDefault="00724E53" w:rsidP="00724E53">
      <w:pPr>
        <w:spacing w:line="312" w:lineRule="auto"/>
        <w:ind w:firstLineChars="100" w:firstLine="200"/>
        <w:rPr>
          <w:rFonts w:ascii="HY신명조" w:eastAsia="HY신명조" w:hAnsi="바탕체"/>
          <w:szCs w:val="20"/>
        </w:rPr>
      </w:pPr>
      <w:r w:rsidRPr="00CB41C0">
        <w:rPr>
          <w:rFonts w:ascii="HY신명조" w:eastAsia="HY신명조" w:hAnsi="바탕체" w:hint="eastAsia"/>
          <w:szCs w:val="20"/>
        </w:rPr>
        <w:t>1. 정당한 사유 없이 일률적인 비율로 단가를 인하하여 대금이 결정되도록 하는 행위</w:t>
      </w:r>
    </w:p>
    <w:p w:rsidR="00724E53" w:rsidRPr="00CB41C0" w:rsidRDefault="00724E53" w:rsidP="00724E53">
      <w:pPr>
        <w:spacing w:line="312" w:lineRule="auto"/>
        <w:ind w:leftChars="100" w:left="600" w:hangingChars="200" w:hanging="400"/>
        <w:rPr>
          <w:rFonts w:ascii="HY신명조" w:eastAsia="HY신명조" w:hAnsi="바탕체"/>
          <w:szCs w:val="20"/>
        </w:rPr>
      </w:pPr>
      <w:r w:rsidRPr="00CB41C0">
        <w:rPr>
          <w:rFonts w:ascii="HY신명조" w:eastAsia="HY신명조" w:hAnsi="바탕체" w:hint="eastAsia"/>
          <w:szCs w:val="20"/>
        </w:rPr>
        <w:t xml:space="preserve">2. 협조요청 등 어떠한 </w:t>
      </w:r>
      <w:proofErr w:type="spellStart"/>
      <w:r w:rsidRPr="00CB41C0">
        <w:rPr>
          <w:rFonts w:ascii="HY신명조" w:eastAsia="HY신명조" w:hAnsi="바탕체" w:hint="eastAsia"/>
          <w:szCs w:val="20"/>
        </w:rPr>
        <w:t>명목으로든</w:t>
      </w:r>
      <w:proofErr w:type="spellEnd"/>
      <w:r w:rsidRPr="00CB41C0">
        <w:rPr>
          <w:rFonts w:ascii="HY신명조" w:eastAsia="HY신명조" w:hAnsi="바탕체" w:hint="eastAsia"/>
          <w:szCs w:val="20"/>
        </w:rPr>
        <w:t xml:space="preserve"> 일방적으로 일정금액을 할당한 후 그 금액을 빼고 대금이 결정되도록 하는 행위</w:t>
      </w:r>
    </w:p>
    <w:p w:rsidR="00724E53" w:rsidRPr="00CB41C0" w:rsidRDefault="00724E53" w:rsidP="00724E53">
      <w:pPr>
        <w:spacing w:line="312" w:lineRule="auto"/>
        <w:ind w:leftChars="100" w:left="600" w:hangingChars="200" w:hanging="400"/>
        <w:rPr>
          <w:rFonts w:ascii="HY신명조" w:eastAsia="HY신명조" w:hAnsi="바탕체"/>
          <w:szCs w:val="20"/>
        </w:rPr>
      </w:pPr>
      <w:r w:rsidRPr="00CB41C0">
        <w:rPr>
          <w:rFonts w:ascii="HY신명조" w:eastAsia="HY신명조" w:hAnsi="바탕체" w:hint="eastAsia"/>
          <w:szCs w:val="20"/>
        </w:rPr>
        <w:t>3. 정당한 사유 없이 다른 수급사업자와 차별 취급하여 수급사업자의 대금이 결정되도록 하는 행위</w:t>
      </w:r>
    </w:p>
    <w:p w:rsidR="00724E53" w:rsidRPr="00CB41C0" w:rsidRDefault="00724E53" w:rsidP="00724E53">
      <w:pPr>
        <w:spacing w:line="312" w:lineRule="auto"/>
        <w:ind w:leftChars="100" w:left="600" w:hangingChars="200" w:hanging="400"/>
        <w:rPr>
          <w:rFonts w:ascii="HY신명조" w:eastAsia="HY신명조" w:hAnsi="바탕체"/>
          <w:szCs w:val="20"/>
        </w:rPr>
      </w:pPr>
      <w:r w:rsidRPr="00CB41C0">
        <w:rPr>
          <w:rFonts w:ascii="HY신명조" w:eastAsia="HY신명조" w:hAnsi="바탕체" w:hint="eastAsia"/>
          <w:szCs w:val="20"/>
        </w:rPr>
        <w:t xml:space="preserve">4. 수급사업자에게 </w:t>
      </w:r>
      <w:proofErr w:type="spellStart"/>
      <w:r w:rsidRPr="00CB41C0">
        <w:rPr>
          <w:rFonts w:ascii="HY신명조" w:eastAsia="HY신명조" w:hAnsi="바탕체" w:hint="eastAsia"/>
          <w:szCs w:val="20"/>
        </w:rPr>
        <w:t>발주량</w:t>
      </w:r>
      <w:proofErr w:type="spellEnd"/>
      <w:r w:rsidRPr="00CB41C0">
        <w:rPr>
          <w:rFonts w:ascii="HY신명조" w:eastAsia="HY신명조" w:hAnsi="바탕체" w:hint="eastAsia"/>
          <w:szCs w:val="20"/>
        </w:rPr>
        <w:t xml:space="preserve"> 등 거래조건에 대해 착오를 일으키게 하거나 다른 사업자의 견적 또는 거짓 견적을 내보이는 등의 방법으로 수급사업자를 속이고 이를 이용하여 대금이 결정되도록 하는 행위</w:t>
      </w:r>
    </w:p>
    <w:p w:rsidR="00724E53" w:rsidRPr="00CB41C0" w:rsidRDefault="00724E53" w:rsidP="00724E53">
      <w:pPr>
        <w:spacing w:line="312" w:lineRule="auto"/>
        <w:ind w:leftChars="100" w:left="600" w:hangingChars="200" w:hanging="400"/>
        <w:rPr>
          <w:rFonts w:ascii="HY신명조" w:eastAsia="HY신명조" w:hAnsi="바탕체"/>
          <w:szCs w:val="20"/>
        </w:rPr>
      </w:pPr>
      <w:r w:rsidRPr="00CB41C0">
        <w:rPr>
          <w:rFonts w:ascii="HY신명조" w:eastAsia="HY신명조" w:hAnsi="바탕체" w:hint="eastAsia"/>
          <w:szCs w:val="20"/>
        </w:rPr>
        <w:t>5. 원사업자가 수급사업자와의 협의 없이 일방적으로 낮은 단가에 의하여 대금이 결정되도록 하는 행위</w:t>
      </w:r>
    </w:p>
    <w:p w:rsidR="00724E53" w:rsidRPr="00CB41C0" w:rsidRDefault="00724E53" w:rsidP="003C15CC">
      <w:pPr>
        <w:spacing w:line="312" w:lineRule="auto"/>
        <w:ind w:leftChars="100" w:left="600" w:hangingChars="200" w:hanging="400"/>
        <w:rPr>
          <w:rFonts w:ascii="HY신명조" w:eastAsia="HY신명조" w:hAnsi="바탕체"/>
          <w:szCs w:val="20"/>
        </w:rPr>
      </w:pPr>
      <w:r w:rsidRPr="00CB41C0">
        <w:rPr>
          <w:rFonts w:ascii="HY신명조" w:eastAsia="HY신명조" w:hAnsi="바탕체" w:hint="eastAsia"/>
          <w:szCs w:val="20"/>
        </w:rPr>
        <w:t>6. 수의계약으로 이 계약을 체결할 때 정당한 사유 없이 원사업자의 도급내역서상의 재료비, 직접노무비 및 경비합계(다만, 경비 중 원사업자와 수급사업자가 합의하여 원사업자가 부담하기로 한 비목 및 원사업자가 부담해야 하는 법정경비는 제외한다)보다 낮은 금액으로 대금이 결정되도록 하는 행위</w:t>
      </w:r>
    </w:p>
    <w:p w:rsidR="00724E53" w:rsidRPr="00CB41C0" w:rsidRDefault="00724E53" w:rsidP="003C15CC">
      <w:pPr>
        <w:spacing w:line="312" w:lineRule="auto"/>
        <w:ind w:leftChars="100" w:left="600" w:hangingChars="200" w:hanging="400"/>
        <w:rPr>
          <w:rFonts w:ascii="HY신명조" w:eastAsia="HY신명조" w:hAnsi="바탕체"/>
          <w:szCs w:val="20"/>
        </w:rPr>
      </w:pPr>
      <w:r w:rsidRPr="00CB41C0">
        <w:rPr>
          <w:rFonts w:ascii="HY신명조" w:eastAsia="HY신명조" w:hAnsi="바탕체" w:hint="eastAsia"/>
          <w:szCs w:val="20"/>
        </w:rPr>
        <w:t>7. 계속적 거래계약에서 원사업자의 경영적자, 판매가격 인하 등 수급사업자의 책임으로 돌릴 수 없는 사유를 이유로 수급사업자에게 불리하게 대금이 결정되도록 하는 행위</w:t>
      </w:r>
    </w:p>
    <w:p w:rsidR="00724E53" w:rsidRPr="00CB41C0" w:rsidRDefault="00724E53" w:rsidP="00724E53">
      <w:pPr>
        <w:spacing w:line="312" w:lineRule="auto"/>
        <w:rPr>
          <w:rFonts w:ascii="HY신명조" w:eastAsia="HY신명조" w:hAnsi="바탕체"/>
          <w:szCs w:val="20"/>
        </w:rPr>
      </w:pPr>
      <w:r w:rsidRPr="00CB41C0">
        <w:rPr>
          <w:rFonts w:ascii="HY신명조" w:eastAsia="HY신명조" w:hAnsi="바탕체" w:hint="eastAsia"/>
          <w:szCs w:val="20"/>
        </w:rPr>
        <w:t xml:space="preserve">③ 제1항 또는 제2항에 해당할 경우 수급사업자는 원사업자에게 대금의 조정을 청구할 수 있다. 이 경우에 원사업자와 수급사업자는 목적물의 수량, 인건비, 관리비, 적정 수익 등을 고려하여 합리적인 수준에서 그 대금을 조정한다.  </w:t>
      </w:r>
    </w:p>
    <w:p w:rsidR="00724E53" w:rsidRPr="00CB41C0" w:rsidRDefault="00724E53" w:rsidP="00724E53">
      <w:pPr>
        <w:spacing w:line="312" w:lineRule="auto"/>
        <w:rPr>
          <w:rFonts w:ascii="HY신명조" w:eastAsia="HY신명조" w:hAnsi="바탕체"/>
          <w:szCs w:val="20"/>
        </w:rPr>
      </w:pPr>
      <w:r w:rsidRPr="00CB41C0">
        <w:rPr>
          <w:rFonts w:ascii="HY신명조" w:eastAsia="HY신명조" w:hAnsi="바탕체" w:hint="eastAsia"/>
          <w:szCs w:val="20"/>
        </w:rPr>
        <w:t>④ 원사업자가 정당한 사유없이 제3항에 따른 수급사업자의 청구를 거절하였을 경우, 수급사업자는 이 계약을 해지할 수 있다.</w:t>
      </w:r>
    </w:p>
    <w:p w:rsidR="001F2BDA" w:rsidRPr="00CB41C0" w:rsidRDefault="001F2BDA" w:rsidP="001F2BDA">
      <w:pPr>
        <w:spacing w:line="312" w:lineRule="auto"/>
        <w:rPr>
          <w:rFonts w:ascii="HY신명조" w:eastAsia="HY신명조" w:hAnsi="바탕체"/>
          <w:szCs w:val="20"/>
        </w:rPr>
      </w:pPr>
    </w:p>
    <w:p w:rsidR="00511C72" w:rsidRPr="00CB41C0" w:rsidRDefault="00511C72" w:rsidP="00511C72">
      <w:pPr>
        <w:spacing w:line="312" w:lineRule="auto"/>
        <w:rPr>
          <w:rFonts w:ascii="HY신명조" w:eastAsia="HY신명조" w:hAnsi="바탕체"/>
          <w:szCs w:val="20"/>
        </w:rPr>
      </w:pPr>
      <w:r w:rsidRPr="00CB41C0">
        <w:rPr>
          <w:rFonts w:ascii="HY신명조" w:eastAsia="HY신명조" w:hAnsi="바탕체" w:hint="eastAsia"/>
          <w:b/>
          <w:szCs w:val="20"/>
        </w:rPr>
        <w:t>제</w:t>
      </w:r>
      <w:del w:id="69" w:author="최규현 (Kyoohyun Choi)" w:date="2024-06-17T15:26:00Z">
        <w:r w:rsidRPr="00CB41C0" w:rsidDel="00A83DD4">
          <w:rPr>
            <w:rFonts w:ascii="HY신명조" w:eastAsia="HY신명조" w:hAnsi="바탕체" w:hint="eastAsia"/>
            <w:b/>
            <w:szCs w:val="20"/>
          </w:rPr>
          <w:delText>27</w:delText>
        </w:r>
      </w:del>
      <w:ins w:id="70" w:author="최규현 (Kyoohyun Choi)" w:date="2024-06-17T15:26:00Z">
        <w:r w:rsidR="00A83DD4">
          <w:rPr>
            <w:rFonts w:ascii="HY신명조" w:eastAsia="HY신명조" w:hAnsi="바탕체"/>
            <w:b/>
            <w:szCs w:val="20"/>
          </w:rPr>
          <w:t>28</w:t>
        </w:r>
      </w:ins>
      <w:r w:rsidRPr="00CB41C0">
        <w:rPr>
          <w:rFonts w:ascii="HY신명조" w:eastAsia="HY신명조" w:hAnsi="바탕체" w:hint="eastAsia"/>
          <w:b/>
          <w:szCs w:val="20"/>
        </w:rPr>
        <w:t>조 (감액금지)</w:t>
      </w:r>
      <w:r w:rsidRPr="00CB41C0">
        <w:rPr>
          <w:rFonts w:ascii="HY신명조" w:eastAsia="HY신명조" w:hAnsi="바탕체" w:hint="eastAsia"/>
          <w:szCs w:val="20"/>
        </w:rPr>
        <w:t xml:space="preserve"> </w:t>
      </w:r>
    </w:p>
    <w:p w:rsidR="00511C72" w:rsidRPr="00CB41C0" w:rsidRDefault="00511C72" w:rsidP="00511C72">
      <w:pPr>
        <w:spacing w:line="312" w:lineRule="auto"/>
        <w:rPr>
          <w:rFonts w:ascii="HY신명조" w:eastAsia="HY신명조" w:hAnsi="바탕체"/>
          <w:szCs w:val="20"/>
        </w:rPr>
      </w:pPr>
      <w:r w:rsidRPr="00CB41C0">
        <w:rPr>
          <w:rFonts w:ascii="HY신명조" w:eastAsia="HY신명조" w:hAnsi="바탕체" w:hint="eastAsia"/>
          <w:szCs w:val="20"/>
        </w:rPr>
        <w:t xml:space="preserve">① 원사업자는 이 계약에서 정한 대금을 감액하지 않는다. 다만, 수량의 변경, 단가합의사항의 변경 등 원사업자가 정당한 사유를 증명한 경우에는 대금을 감액할 수 있다. </w:t>
      </w:r>
    </w:p>
    <w:p w:rsidR="00511C72" w:rsidRPr="00CB41C0" w:rsidRDefault="00511C72" w:rsidP="00511C72">
      <w:pPr>
        <w:spacing w:line="312" w:lineRule="auto"/>
        <w:rPr>
          <w:rFonts w:ascii="HY신명조" w:eastAsia="HY신명조" w:hAnsi="바탕체"/>
          <w:szCs w:val="20"/>
        </w:rPr>
      </w:pPr>
      <w:r w:rsidRPr="00CB41C0">
        <w:rPr>
          <w:rFonts w:ascii="HY신명조" w:eastAsia="HY신명조" w:hAnsi="바탕체" w:hint="eastAsia"/>
          <w:szCs w:val="20"/>
        </w:rPr>
        <w:lastRenderedPageBreak/>
        <w:t>② 다음 각 호의 어느 하나에 해당하는 원사업자의 행위는 정당한 사유에 의한 감액행위로 보지 않는다.</w:t>
      </w:r>
    </w:p>
    <w:p w:rsidR="00511C72" w:rsidRPr="00CB41C0" w:rsidRDefault="00511C72" w:rsidP="00511C72">
      <w:pPr>
        <w:spacing w:line="312" w:lineRule="auto"/>
        <w:ind w:leftChars="100" w:left="600" w:hangingChars="200" w:hanging="400"/>
        <w:rPr>
          <w:rFonts w:ascii="HY신명조" w:eastAsia="HY신명조" w:hAnsi="바탕체"/>
          <w:szCs w:val="20"/>
        </w:rPr>
      </w:pPr>
      <w:r w:rsidRPr="00CB41C0">
        <w:rPr>
          <w:rFonts w:ascii="HY신명조" w:eastAsia="HY신명조" w:hAnsi="바탕체" w:hint="eastAsia"/>
          <w:szCs w:val="20"/>
        </w:rPr>
        <w:t>1. 위탁할 때 대금을 감액할 조건 등을 명시하지 아니하고, 위탁 후 협조요청 또는 거래 상대방으로부터의 발주취소, 경제상황의 변동 등 불합리한 이유를 들어 대금을 감액하는 행위</w:t>
      </w:r>
    </w:p>
    <w:p w:rsidR="00511C72" w:rsidRPr="00CB41C0" w:rsidRDefault="00511C72" w:rsidP="002A5710">
      <w:pPr>
        <w:spacing w:line="312" w:lineRule="auto"/>
        <w:ind w:leftChars="100" w:left="600" w:hangingChars="200" w:hanging="400"/>
        <w:rPr>
          <w:rFonts w:ascii="HY신명조" w:eastAsia="HY신명조" w:hAnsi="바탕체"/>
          <w:szCs w:val="20"/>
        </w:rPr>
      </w:pPr>
      <w:r w:rsidRPr="00CB41C0">
        <w:rPr>
          <w:rFonts w:ascii="HY신명조" w:eastAsia="HY신명조" w:hAnsi="바탕체" w:hint="eastAsia"/>
          <w:szCs w:val="20"/>
        </w:rPr>
        <w:t>2. 수급사업자와 단가 인하에 관한 합의가 성립된 경우 그 합의 성립 전에 위탁한 부분에 대하여도 합의 내용을 소급하여 적용하는 방법으로 하도급대금을 감액하는 행위</w:t>
      </w:r>
    </w:p>
    <w:p w:rsidR="00511C72" w:rsidRPr="00CB41C0" w:rsidRDefault="00511C72" w:rsidP="002A5710">
      <w:pPr>
        <w:spacing w:line="312" w:lineRule="auto"/>
        <w:ind w:leftChars="100" w:left="600" w:hangingChars="200" w:hanging="400"/>
        <w:rPr>
          <w:rFonts w:ascii="HY신명조" w:eastAsia="HY신명조" w:hAnsi="바탕체"/>
          <w:szCs w:val="20"/>
        </w:rPr>
      </w:pPr>
      <w:r w:rsidRPr="00CB41C0">
        <w:rPr>
          <w:rFonts w:ascii="HY신명조" w:eastAsia="HY신명조" w:hAnsi="바탕체" w:hint="eastAsia"/>
          <w:szCs w:val="20"/>
        </w:rPr>
        <w:t>3. 대금을 현금으로 지급하거나 지급기일 전에 지급하는 것을 이유로 대금을 지나치게 감액하는 행위</w:t>
      </w:r>
    </w:p>
    <w:p w:rsidR="00511C72" w:rsidRPr="00CB41C0" w:rsidRDefault="00511C72" w:rsidP="002A5710">
      <w:pPr>
        <w:spacing w:line="312" w:lineRule="auto"/>
        <w:ind w:leftChars="100" w:left="600" w:hangingChars="200" w:hanging="400"/>
        <w:rPr>
          <w:rFonts w:ascii="HY신명조" w:eastAsia="HY신명조" w:hAnsi="바탕체"/>
          <w:szCs w:val="20"/>
        </w:rPr>
      </w:pPr>
      <w:r w:rsidRPr="00CB41C0">
        <w:rPr>
          <w:rFonts w:ascii="HY신명조" w:eastAsia="HY신명조" w:hAnsi="바탕체" w:hint="eastAsia"/>
          <w:szCs w:val="20"/>
        </w:rPr>
        <w:t>4. 원사업자의 손해에 실질적 영향을 미치지 않은 수급사업자의 책임을 이유로 대금을 감액하는 행위</w:t>
      </w:r>
    </w:p>
    <w:p w:rsidR="00511C72" w:rsidRPr="00CB41C0" w:rsidRDefault="00511C72" w:rsidP="002A5710">
      <w:pPr>
        <w:spacing w:line="312" w:lineRule="auto"/>
        <w:ind w:leftChars="100" w:left="600" w:hangingChars="200" w:hanging="400"/>
        <w:rPr>
          <w:rFonts w:ascii="HY신명조" w:eastAsia="HY신명조" w:hAnsi="바탕체"/>
          <w:szCs w:val="20"/>
        </w:rPr>
      </w:pPr>
      <w:r w:rsidRPr="00CB41C0">
        <w:rPr>
          <w:rFonts w:ascii="HY신명조" w:eastAsia="HY신명조" w:hAnsi="바탕체" w:hint="eastAsia"/>
          <w:szCs w:val="20"/>
        </w:rPr>
        <w:t xml:space="preserve">5. 목적물의 제작에 필요한 </w:t>
      </w:r>
      <w:r w:rsidR="009241BB" w:rsidRPr="00CB41C0">
        <w:rPr>
          <w:rFonts w:ascii="HY신명조" w:eastAsia="HY신명조" w:hAnsi="바탕체" w:hint="eastAsia"/>
          <w:szCs w:val="20"/>
        </w:rPr>
        <w:t>원재료</w:t>
      </w:r>
      <w:r w:rsidRPr="00CB41C0">
        <w:rPr>
          <w:rFonts w:ascii="HY신명조" w:eastAsia="HY신명조" w:hAnsi="바탕체" w:hint="eastAsia"/>
          <w:szCs w:val="20"/>
        </w:rPr>
        <w:t>를 자기로부터 사게 하거나 자기의 설비 등을 사용하게 한 경우 적정한 구매대금 또는 적정한 사용대가 이상의 금액을 대금에서 공제하는 행위</w:t>
      </w:r>
    </w:p>
    <w:p w:rsidR="00511C72" w:rsidRPr="00CB41C0" w:rsidRDefault="00511C72" w:rsidP="002A5710">
      <w:pPr>
        <w:spacing w:line="312" w:lineRule="auto"/>
        <w:ind w:leftChars="100" w:left="600" w:hangingChars="200" w:hanging="400"/>
        <w:rPr>
          <w:rFonts w:ascii="HY신명조" w:eastAsia="HY신명조" w:hAnsi="바탕체"/>
          <w:szCs w:val="20"/>
        </w:rPr>
      </w:pPr>
      <w:r w:rsidRPr="00CB41C0">
        <w:rPr>
          <w:rFonts w:ascii="HY신명조" w:eastAsia="HY신명조" w:hAnsi="바탕체" w:hint="eastAsia"/>
          <w:szCs w:val="20"/>
        </w:rPr>
        <w:t xml:space="preserve">6. 대금의 지급 시점의 물가나 </w:t>
      </w:r>
      <w:proofErr w:type="spellStart"/>
      <w:r w:rsidR="009241BB" w:rsidRPr="00CB41C0">
        <w:rPr>
          <w:rFonts w:ascii="HY신명조" w:eastAsia="HY신명조" w:hAnsi="바탕체" w:hint="eastAsia"/>
          <w:szCs w:val="20"/>
        </w:rPr>
        <w:t>원재료</w:t>
      </w:r>
      <w:r w:rsidRPr="00CB41C0">
        <w:rPr>
          <w:rFonts w:ascii="HY신명조" w:eastAsia="HY신명조" w:hAnsi="바탕체" w:hint="eastAsia"/>
          <w:szCs w:val="20"/>
        </w:rPr>
        <w:t>등이</w:t>
      </w:r>
      <w:proofErr w:type="spellEnd"/>
      <w:r w:rsidRPr="00CB41C0">
        <w:rPr>
          <w:rFonts w:ascii="HY신명조" w:eastAsia="HY신명조" w:hAnsi="바탕체" w:hint="eastAsia"/>
          <w:szCs w:val="20"/>
        </w:rPr>
        <w:t xml:space="preserve"> </w:t>
      </w:r>
      <w:proofErr w:type="spellStart"/>
      <w:r w:rsidRPr="00CB41C0">
        <w:rPr>
          <w:rFonts w:ascii="HY신명조" w:eastAsia="HY신명조" w:hAnsi="바탕체" w:hint="eastAsia"/>
          <w:szCs w:val="20"/>
        </w:rPr>
        <w:t>납품등의</w:t>
      </w:r>
      <w:proofErr w:type="spellEnd"/>
      <w:r w:rsidRPr="00CB41C0">
        <w:rPr>
          <w:rFonts w:ascii="HY신명조" w:eastAsia="HY신명조" w:hAnsi="바탕체" w:hint="eastAsia"/>
          <w:szCs w:val="20"/>
        </w:rPr>
        <w:t xml:space="preserve"> 시점에 비하여 떨어진 것을 이유로 대금을 감액하는 행위</w:t>
      </w:r>
      <w:r w:rsidR="00990EDD" w:rsidRPr="00CB41C0">
        <w:rPr>
          <w:rFonts w:ascii="HY신명조" w:eastAsia="HY신명조" w:hAnsi="바탕체" w:hint="eastAsia"/>
          <w:szCs w:val="20"/>
        </w:rPr>
        <w:t xml:space="preserve">. 다만, 하도급대금 연동제가 적용되는 경우에는 그러하지 아니한다. </w:t>
      </w:r>
      <w:r w:rsidR="002A5710" w:rsidRPr="00CB41C0">
        <w:rPr>
          <w:rFonts w:ascii="HY신명조" w:eastAsia="HY신명조" w:hAnsi="바탕체" w:hint="eastAsia"/>
          <w:szCs w:val="20"/>
        </w:rPr>
        <w:t xml:space="preserve"> </w:t>
      </w:r>
    </w:p>
    <w:p w:rsidR="00511C72" w:rsidRPr="00CB41C0" w:rsidRDefault="00511C72" w:rsidP="002A5710">
      <w:pPr>
        <w:spacing w:line="312" w:lineRule="auto"/>
        <w:ind w:firstLineChars="100" w:firstLine="200"/>
        <w:rPr>
          <w:rFonts w:ascii="HY신명조" w:eastAsia="HY신명조" w:hAnsi="바탕체"/>
          <w:szCs w:val="20"/>
        </w:rPr>
      </w:pPr>
      <w:r w:rsidRPr="00CB41C0">
        <w:rPr>
          <w:rFonts w:ascii="HY신명조" w:eastAsia="HY신명조" w:hAnsi="바탕체" w:hint="eastAsia"/>
          <w:szCs w:val="20"/>
        </w:rPr>
        <w:t>7. 경영적자 또는 판매가격 인하 등 불합리한 이유로 부당하게 대금을 감액하는 행위</w:t>
      </w:r>
    </w:p>
    <w:p w:rsidR="00511C72" w:rsidRPr="00CB41C0" w:rsidRDefault="00511C72" w:rsidP="002A5710">
      <w:pPr>
        <w:spacing w:line="312" w:lineRule="auto"/>
        <w:ind w:leftChars="100" w:left="600" w:hangingChars="200" w:hanging="400"/>
        <w:rPr>
          <w:rFonts w:ascii="HY신명조" w:eastAsia="HY신명조" w:hAnsi="바탕체"/>
          <w:szCs w:val="20"/>
        </w:rPr>
      </w:pPr>
      <w:r w:rsidRPr="00CB41C0">
        <w:rPr>
          <w:rFonts w:ascii="HY신명조" w:eastAsia="HY신명조" w:hAnsi="바탕체" w:hint="eastAsia"/>
          <w:szCs w:val="20"/>
        </w:rPr>
        <w:t>8. 「고용보험 및 산업재해보상보험의 보험료징수 등에 관한 법률」, 「산업안전보건법」 등에 따라 원사업자가 부담하여야 하는 고용보험료, 산업안전보건관리비, 그 밖의 경비 등을 수급사업자에게 부담시키는 행위</w:t>
      </w:r>
    </w:p>
    <w:p w:rsidR="00511C72" w:rsidRPr="00CB41C0" w:rsidRDefault="00511C72" w:rsidP="00511C72">
      <w:pPr>
        <w:spacing w:line="312" w:lineRule="auto"/>
        <w:rPr>
          <w:rFonts w:ascii="HY신명조" w:eastAsia="HY신명조" w:hAnsi="바탕체"/>
          <w:szCs w:val="20"/>
        </w:rPr>
      </w:pPr>
      <w:r w:rsidRPr="00CB41C0">
        <w:rPr>
          <w:rFonts w:ascii="HY신명조" w:eastAsia="HY신명조" w:hAnsi="바탕체" w:hint="eastAsia"/>
          <w:szCs w:val="20"/>
        </w:rPr>
        <w:t>③ 원사업자가 제1항 단서에 따라 대금을 감액할 경우에는 다음 각 호의 사항을 적은 서면을 수급사업자에게 미리 제시하거나 제공한다.</w:t>
      </w:r>
    </w:p>
    <w:p w:rsidR="00511C72" w:rsidRPr="00CB41C0" w:rsidRDefault="00511C72" w:rsidP="002A5710">
      <w:pPr>
        <w:spacing w:line="312" w:lineRule="auto"/>
        <w:ind w:firstLineChars="100" w:firstLine="200"/>
        <w:rPr>
          <w:rFonts w:ascii="HY신명조" w:eastAsia="HY신명조" w:hAnsi="바탕체"/>
          <w:szCs w:val="20"/>
        </w:rPr>
      </w:pPr>
      <w:r w:rsidRPr="00CB41C0">
        <w:rPr>
          <w:rFonts w:ascii="HY신명조" w:eastAsia="HY신명조" w:hAnsi="바탕체" w:hint="eastAsia"/>
          <w:szCs w:val="20"/>
        </w:rPr>
        <w:t xml:space="preserve">1. 감액의 사유와 기준 </w:t>
      </w:r>
    </w:p>
    <w:p w:rsidR="00511C72" w:rsidRPr="00CB41C0" w:rsidRDefault="00511C72" w:rsidP="002A5710">
      <w:pPr>
        <w:spacing w:line="312" w:lineRule="auto"/>
        <w:ind w:firstLineChars="100" w:firstLine="200"/>
        <w:rPr>
          <w:rFonts w:ascii="HY신명조" w:eastAsia="HY신명조" w:hAnsi="바탕체"/>
          <w:szCs w:val="20"/>
        </w:rPr>
      </w:pPr>
      <w:r w:rsidRPr="00CB41C0">
        <w:rPr>
          <w:rFonts w:ascii="HY신명조" w:eastAsia="HY신명조" w:hAnsi="바탕체" w:hint="eastAsia"/>
          <w:szCs w:val="20"/>
        </w:rPr>
        <w:t>2. 감액의 대상이 되는 목적물의 분량</w:t>
      </w:r>
    </w:p>
    <w:p w:rsidR="00511C72" w:rsidRPr="00CB41C0" w:rsidRDefault="00511C72" w:rsidP="002A5710">
      <w:pPr>
        <w:spacing w:line="312" w:lineRule="auto"/>
        <w:ind w:firstLineChars="100" w:firstLine="200"/>
        <w:rPr>
          <w:rFonts w:ascii="HY신명조" w:eastAsia="HY신명조" w:hAnsi="바탕체"/>
          <w:szCs w:val="20"/>
        </w:rPr>
      </w:pPr>
      <w:r w:rsidRPr="00CB41C0">
        <w:rPr>
          <w:rFonts w:ascii="HY신명조" w:eastAsia="HY신명조" w:hAnsi="바탕체" w:hint="eastAsia"/>
          <w:szCs w:val="20"/>
        </w:rPr>
        <w:t>3. 감액금액</w:t>
      </w:r>
    </w:p>
    <w:p w:rsidR="00511C72" w:rsidRPr="00CB41C0" w:rsidRDefault="00511C72" w:rsidP="002A5710">
      <w:pPr>
        <w:spacing w:line="312" w:lineRule="auto"/>
        <w:ind w:firstLineChars="100" w:firstLine="200"/>
        <w:rPr>
          <w:rFonts w:ascii="HY신명조" w:eastAsia="HY신명조" w:hAnsi="바탕체"/>
          <w:szCs w:val="20"/>
        </w:rPr>
      </w:pPr>
      <w:r w:rsidRPr="00CB41C0">
        <w:rPr>
          <w:rFonts w:ascii="HY신명조" w:eastAsia="HY신명조" w:hAnsi="바탕체" w:hint="eastAsia"/>
          <w:szCs w:val="20"/>
        </w:rPr>
        <w:t>4. 공제 등 감액방법</w:t>
      </w:r>
    </w:p>
    <w:p w:rsidR="00511C72" w:rsidRPr="00CB41C0" w:rsidRDefault="00511C72" w:rsidP="002A5710">
      <w:pPr>
        <w:spacing w:line="312" w:lineRule="auto"/>
        <w:ind w:firstLineChars="100" w:firstLine="200"/>
        <w:rPr>
          <w:rFonts w:ascii="HY신명조" w:eastAsia="HY신명조" w:hAnsi="바탕체"/>
          <w:szCs w:val="20"/>
        </w:rPr>
      </w:pPr>
      <w:r w:rsidRPr="00CB41C0">
        <w:rPr>
          <w:rFonts w:ascii="HY신명조" w:eastAsia="HY신명조" w:hAnsi="바탕체" w:hint="eastAsia"/>
          <w:szCs w:val="20"/>
        </w:rPr>
        <w:t xml:space="preserve">5. 그 밖에 감액이 정당함을 증명할 수 있는 사항 </w:t>
      </w:r>
    </w:p>
    <w:p w:rsidR="00511C72" w:rsidRPr="00CB41C0" w:rsidRDefault="00511C72" w:rsidP="002A5710">
      <w:pPr>
        <w:spacing w:line="312" w:lineRule="auto"/>
        <w:rPr>
          <w:rFonts w:ascii="HY신명조" w:eastAsia="HY신명조" w:hAnsi="바탕체"/>
          <w:szCs w:val="20"/>
        </w:rPr>
      </w:pPr>
      <w:r w:rsidRPr="00CB41C0">
        <w:rPr>
          <w:rFonts w:ascii="HY신명조" w:eastAsia="HY신명조" w:hAnsi="바탕체" w:hint="eastAsia"/>
          <w:szCs w:val="20"/>
        </w:rPr>
        <w:t xml:space="preserve">④ 원사업자가 정당한 사유 없이 대금을 감액한 경우 그 해당 금액을 수급사업자에게 지급한다. </w:t>
      </w:r>
    </w:p>
    <w:p w:rsidR="00511C72" w:rsidRPr="00CB41C0" w:rsidRDefault="00511C72" w:rsidP="00511C72">
      <w:pPr>
        <w:spacing w:line="312" w:lineRule="auto"/>
        <w:rPr>
          <w:rFonts w:ascii="HY신명조" w:eastAsia="HY신명조" w:hAnsi="바탕체"/>
          <w:szCs w:val="20"/>
        </w:rPr>
      </w:pPr>
      <w:r w:rsidRPr="00CB41C0">
        <w:rPr>
          <w:rFonts w:ascii="HY신명조" w:eastAsia="HY신명조" w:hAnsi="바탕체" w:hint="eastAsia"/>
          <w:szCs w:val="20"/>
        </w:rPr>
        <w:t xml:space="preserve">⑤ 원사업자가 제4항에 따라 지급해야 할 금액을 목적물을 </w:t>
      </w:r>
      <w:proofErr w:type="spellStart"/>
      <w:r w:rsidRPr="00CB41C0">
        <w:rPr>
          <w:rFonts w:ascii="HY신명조" w:eastAsia="HY신명조" w:hAnsi="바탕체" w:hint="eastAsia"/>
          <w:szCs w:val="20"/>
        </w:rPr>
        <w:t>납품받은</w:t>
      </w:r>
      <w:proofErr w:type="spellEnd"/>
      <w:r w:rsidRPr="00CB41C0">
        <w:rPr>
          <w:rFonts w:ascii="HY신명조" w:eastAsia="HY신명조" w:hAnsi="바탕체" w:hint="eastAsia"/>
          <w:szCs w:val="20"/>
        </w:rPr>
        <w:t xml:space="preserve"> 날로부터 60일이 지난 후에 지급하는 경우 원사업자는 그 초과기간에 대하여 「하도급거래 공정화에 관한 </w:t>
      </w:r>
      <w:proofErr w:type="spellStart"/>
      <w:r w:rsidRPr="00CB41C0">
        <w:rPr>
          <w:rFonts w:ascii="HY신명조" w:eastAsia="HY신명조" w:hAnsi="바탕체" w:hint="eastAsia"/>
          <w:szCs w:val="20"/>
        </w:rPr>
        <w:t>법률」에</w:t>
      </w:r>
      <w:proofErr w:type="spellEnd"/>
      <w:r w:rsidRPr="00CB41C0">
        <w:rPr>
          <w:rFonts w:ascii="HY신명조" w:eastAsia="HY신명조" w:hAnsi="바탕체" w:hint="eastAsia"/>
          <w:szCs w:val="20"/>
        </w:rPr>
        <w:t xml:space="preserve"> 따라 공정거래위원회가 고시한 지연이자율을 곱하여 산정한 지연이자(이하 “</w:t>
      </w:r>
      <w:proofErr w:type="spellStart"/>
      <w:r w:rsidRPr="00CB41C0">
        <w:rPr>
          <w:rFonts w:ascii="HY신명조" w:eastAsia="HY신명조" w:hAnsi="바탕체" w:hint="eastAsia"/>
          <w:szCs w:val="20"/>
        </w:rPr>
        <w:t>지연배상금”이라</w:t>
      </w:r>
      <w:proofErr w:type="spellEnd"/>
      <w:r w:rsidRPr="00CB41C0">
        <w:rPr>
          <w:rFonts w:ascii="HY신명조" w:eastAsia="HY신명조" w:hAnsi="바탕체" w:hint="eastAsia"/>
          <w:szCs w:val="20"/>
        </w:rPr>
        <w:t xml:space="preserve"> 한다)를 지급한다.</w:t>
      </w:r>
    </w:p>
    <w:p w:rsidR="00511C72" w:rsidRPr="00CB41C0" w:rsidRDefault="00511C72" w:rsidP="00511C72">
      <w:pPr>
        <w:spacing w:line="312" w:lineRule="auto"/>
        <w:rPr>
          <w:rFonts w:ascii="HY신명조" w:eastAsia="HY신명조" w:hAnsi="바탕체"/>
          <w:b/>
          <w:szCs w:val="20"/>
        </w:rPr>
      </w:pPr>
    </w:p>
    <w:p w:rsidR="00386F12" w:rsidRPr="00CB41C0" w:rsidRDefault="00386F12" w:rsidP="00386F12">
      <w:pPr>
        <w:spacing w:line="312" w:lineRule="auto"/>
        <w:rPr>
          <w:rFonts w:ascii="HY신명조" w:eastAsia="HY신명조" w:hAnsi="바탕체"/>
          <w:szCs w:val="20"/>
        </w:rPr>
      </w:pPr>
      <w:r w:rsidRPr="00CB41C0">
        <w:rPr>
          <w:rFonts w:ascii="HY신명조" w:eastAsia="HY신명조" w:hAnsi="바탕체" w:hint="eastAsia"/>
          <w:b/>
          <w:szCs w:val="20"/>
        </w:rPr>
        <w:t>제</w:t>
      </w:r>
      <w:del w:id="71" w:author="최규현 (Kyoohyun Choi)" w:date="2024-06-17T15:27:00Z">
        <w:r w:rsidRPr="00CB41C0" w:rsidDel="006746CB">
          <w:rPr>
            <w:rFonts w:ascii="HY신명조" w:eastAsia="HY신명조" w:hAnsi="바탕체" w:hint="eastAsia"/>
            <w:b/>
            <w:szCs w:val="20"/>
          </w:rPr>
          <w:delText>28</w:delText>
        </w:r>
      </w:del>
      <w:ins w:id="72" w:author="최규현 (Kyoohyun Choi)" w:date="2024-06-17T15:27:00Z">
        <w:r w:rsidR="006746CB">
          <w:rPr>
            <w:rFonts w:ascii="HY신명조" w:eastAsia="HY신명조" w:hAnsi="바탕체"/>
            <w:b/>
            <w:szCs w:val="20"/>
          </w:rPr>
          <w:t>29</w:t>
        </w:r>
      </w:ins>
      <w:r w:rsidRPr="00CB41C0">
        <w:rPr>
          <w:rFonts w:ascii="HY신명조" w:eastAsia="HY신명조" w:hAnsi="바탕체" w:hint="eastAsia"/>
          <w:b/>
          <w:szCs w:val="20"/>
        </w:rPr>
        <w:t>조 (설계변경 등에 따른 계약금액의 조정)</w:t>
      </w:r>
      <w:r w:rsidRPr="00CB41C0">
        <w:rPr>
          <w:rFonts w:ascii="HY신명조" w:eastAsia="HY신명조" w:hAnsi="바탕체" w:hint="eastAsia"/>
          <w:szCs w:val="20"/>
        </w:rPr>
        <w:t xml:space="preserve"> </w:t>
      </w:r>
    </w:p>
    <w:p w:rsidR="00386F12" w:rsidRPr="00CB41C0" w:rsidRDefault="00386F12" w:rsidP="00386F12">
      <w:pPr>
        <w:spacing w:line="312" w:lineRule="auto"/>
        <w:rPr>
          <w:rFonts w:ascii="HY신명조" w:eastAsia="HY신명조" w:hAnsi="바탕체"/>
          <w:szCs w:val="20"/>
        </w:rPr>
      </w:pPr>
      <w:r w:rsidRPr="00CB41C0">
        <w:rPr>
          <w:rFonts w:ascii="HY신명조" w:eastAsia="HY신명조" w:hAnsi="바탕체" w:hint="eastAsia"/>
          <w:szCs w:val="20"/>
        </w:rPr>
        <w:lastRenderedPageBreak/>
        <w:t xml:space="preserve">① 원사업자는 목적물의 제작위탁 후 다음 각 호에 모두 해당하는 때에는 원사업자가 발주자로부터 </w:t>
      </w:r>
      <w:proofErr w:type="spellStart"/>
      <w:r w:rsidRPr="00CB41C0">
        <w:rPr>
          <w:rFonts w:ascii="HY신명조" w:eastAsia="HY신명조" w:hAnsi="바탕체" w:hint="eastAsia"/>
          <w:szCs w:val="20"/>
        </w:rPr>
        <w:t>증액받은</w:t>
      </w:r>
      <w:proofErr w:type="spellEnd"/>
      <w:r w:rsidRPr="00CB41C0">
        <w:rPr>
          <w:rFonts w:ascii="HY신명조" w:eastAsia="HY신명조" w:hAnsi="바탕체" w:hint="eastAsia"/>
          <w:szCs w:val="20"/>
        </w:rPr>
        <w:t xml:space="preserve"> 계약금액의 내용과 비율에 따라 대금을 증액한다. 다만, 원사업자는 발주자로부터 계약금액을 </w:t>
      </w:r>
      <w:proofErr w:type="spellStart"/>
      <w:r w:rsidRPr="00CB41C0">
        <w:rPr>
          <w:rFonts w:ascii="HY신명조" w:eastAsia="HY신명조" w:hAnsi="바탕체" w:hint="eastAsia"/>
          <w:szCs w:val="20"/>
        </w:rPr>
        <w:t>감액받은</w:t>
      </w:r>
      <w:proofErr w:type="spellEnd"/>
      <w:r w:rsidRPr="00CB41C0">
        <w:rPr>
          <w:rFonts w:ascii="HY신명조" w:eastAsia="HY신명조" w:hAnsi="바탕체" w:hint="eastAsia"/>
          <w:szCs w:val="20"/>
        </w:rPr>
        <w:t xml:space="preserve"> 경우에는 그 내용과 비율에 따라 대금을 감액할 수 있다. </w:t>
      </w:r>
    </w:p>
    <w:p w:rsidR="00386F12" w:rsidRPr="00CB41C0" w:rsidRDefault="00386F12" w:rsidP="00386F12">
      <w:pPr>
        <w:spacing w:line="312" w:lineRule="auto"/>
        <w:ind w:leftChars="100" w:left="600" w:hangingChars="200" w:hanging="400"/>
        <w:rPr>
          <w:rFonts w:ascii="HY신명조" w:eastAsia="HY신명조" w:hAnsi="바탕체"/>
          <w:szCs w:val="20"/>
        </w:rPr>
      </w:pPr>
      <w:r w:rsidRPr="00CB41C0">
        <w:rPr>
          <w:rFonts w:ascii="HY신명조" w:eastAsia="HY신명조" w:hAnsi="바탕체" w:hint="eastAsia"/>
          <w:szCs w:val="20"/>
        </w:rPr>
        <w:t>1. 설계변경 또는 「</w:t>
      </w:r>
      <w:proofErr w:type="spellStart"/>
      <w:r w:rsidRPr="00CB41C0">
        <w:rPr>
          <w:rFonts w:ascii="HY신명조" w:eastAsia="HY신명조" w:hAnsi="바탕체" w:hint="eastAsia"/>
          <w:szCs w:val="20"/>
        </w:rPr>
        <w:t>최저임금법」에</w:t>
      </w:r>
      <w:proofErr w:type="spellEnd"/>
      <w:r w:rsidRPr="00CB41C0">
        <w:rPr>
          <w:rFonts w:ascii="HY신명조" w:eastAsia="HY신명조" w:hAnsi="바탕체" w:hint="eastAsia"/>
          <w:szCs w:val="20"/>
        </w:rPr>
        <w:t xml:space="preserve"> 따른 최저임금의 인상 등과 같은 경제상황의 변동 등을 이유로 계약금액이 증액되는 경우</w:t>
      </w:r>
    </w:p>
    <w:p w:rsidR="00386F12" w:rsidRPr="00CB41C0" w:rsidRDefault="00386F12" w:rsidP="00386F12">
      <w:pPr>
        <w:spacing w:line="312" w:lineRule="auto"/>
        <w:ind w:firstLineChars="100" w:firstLine="200"/>
        <w:rPr>
          <w:rFonts w:ascii="HY신명조" w:eastAsia="HY신명조" w:hAnsi="바탕체"/>
          <w:szCs w:val="20"/>
        </w:rPr>
      </w:pPr>
      <w:r w:rsidRPr="00CB41C0">
        <w:rPr>
          <w:rFonts w:ascii="HY신명조" w:eastAsia="HY신명조" w:hAnsi="바탕체" w:hint="eastAsia"/>
          <w:szCs w:val="20"/>
        </w:rPr>
        <w:t>2. 제1호와 같은 이유로 목적물의 완성 또는 완료에 추가비용이 들 경우</w:t>
      </w:r>
    </w:p>
    <w:p w:rsidR="00386F12" w:rsidRPr="00CB41C0" w:rsidRDefault="00386F12" w:rsidP="00386F12">
      <w:pPr>
        <w:spacing w:line="312" w:lineRule="auto"/>
        <w:rPr>
          <w:rFonts w:ascii="HY신명조" w:eastAsia="HY신명조" w:hAnsi="바탕체"/>
          <w:szCs w:val="20"/>
        </w:rPr>
      </w:pPr>
      <w:r w:rsidRPr="00CB41C0">
        <w:rPr>
          <w:rFonts w:ascii="HY신명조" w:eastAsia="HY신명조" w:hAnsi="바탕체" w:hint="eastAsia"/>
          <w:szCs w:val="20"/>
        </w:rPr>
        <w:t xml:space="preserve">② 제1항에 따라 대금을 증액 또는 감액할 경우 원사업자는 발주자로부터 계약금액을 증액 또는 </w:t>
      </w:r>
      <w:proofErr w:type="spellStart"/>
      <w:r w:rsidRPr="00CB41C0">
        <w:rPr>
          <w:rFonts w:ascii="HY신명조" w:eastAsia="HY신명조" w:hAnsi="바탕체" w:hint="eastAsia"/>
          <w:szCs w:val="20"/>
        </w:rPr>
        <w:t>감액받은</w:t>
      </w:r>
      <w:proofErr w:type="spellEnd"/>
      <w:r w:rsidRPr="00CB41C0">
        <w:rPr>
          <w:rFonts w:ascii="HY신명조" w:eastAsia="HY신명조" w:hAnsi="바탕체" w:hint="eastAsia"/>
          <w:szCs w:val="20"/>
        </w:rPr>
        <w:t xml:space="preserve"> 날부터 15일 이내에 발주자로부터 증액 또는 </w:t>
      </w:r>
      <w:proofErr w:type="spellStart"/>
      <w:r w:rsidRPr="00CB41C0">
        <w:rPr>
          <w:rFonts w:ascii="HY신명조" w:eastAsia="HY신명조" w:hAnsi="바탕체" w:hint="eastAsia"/>
          <w:szCs w:val="20"/>
        </w:rPr>
        <w:t>감액받은</w:t>
      </w:r>
      <w:proofErr w:type="spellEnd"/>
      <w:r w:rsidRPr="00CB41C0">
        <w:rPr>
          <w:rFonts w:ascii="HY신명조" w:eastAsia="HY신명조" w:hAnsi="바탕체" w:hint="eastAsia"/>
          <w:szCs w:val="20"/>
        </w:rPr>
        <w:t xml:space="preserve"> 사유와 내용을 수급사업자에게 통지한다. 다만, 발주자가 그 사유와 내용을 수급사업자에게 직접 통지한 경우에는 그러하지 않는다.</w:t>
      </w:r>
    </w:p>
    <w:p w:rsidR="00386F12" w:rsidRPr="00CB41C0" w:rsidRDefault="00386F12" w:rsidP="00386F12">
      <w:pPr>
        <w:spacing w:line="312" w:lineRule="auto"/>
        <w:rPr>
          <w:rFonts w:ascii="HY신명조" w:eastAsia="HY신명조" w:hAnsi="바탕체"/>
          <w:szCs w:val="20"/>
        </w:rPr>
      </w:pPr>
      <w:r w:rsidRPr="00CB41C0">
        <w:rPr>
          <w:rFonts w:ascii="HY신명조" w:eastAsia="HY신명조" w:hAnsi="바탕체" w:hint="eastAsia"/>
          <w:szCs w:val="20"/>
        </w:rPr>
        <w:t xml:space="preserve">③ 제1항에 따른 대금의 증액 또는 감액은 원사업자가 발주자로부터 계약금액을 증액 또는 </w:t>
      </w:r>
      <w:proofErr w:type="spellStart"/>
      <w:r w:rsidRPr="00CB41C0">
        <w:rPr>
          <w:rFonts w:ascii="HY신명조" w:eastAsia="HY신명조" w:hAnsi="바탕체" w:hint="eastAsia"/>
          <w:szCs w:val="20"/>
        </w:rPr>
        <w:t>감액받은</w:t>
      </w:r>
      <w:proofErr w:type="spellEnd"/>
      <w:r w:rsidRPr="00CB41C0">
        <w:rPr>
          <w:rFonts w:ascii="HY신명조" w:eastAsia="HY신명조" w:hAnsi="바탕체" w:hint="eastAsia"/>
          <w:szCs w:val="20"/>
        </w:rPr>
        <w:t xml:space="preserve"> 날부터 30일 이내에 한다.</w:t>
      </w:r>
    </w:p>
    <w:p w:rsidR="00386F12" w:rsidRPr="00CB41C0" w:rsidRDefault="00386F12" w:rsidP="00386F12">
      <w:pPr>
        <w:spacing w:line="312" w:lineRule="auto"/>
        <w:rPr>
          <w:rFonts w:ascii="HY신명조" w:eastAsia="HY신명조" w:hAnsi="바탕체"/>
          <w:szCs w:val="20"/>
        </w:rPr>
      </w:pPr>
      <w:r w:rsidRPr="00CB41C0">
        <w:rPr>
          <w:rFonts w:ascii="HY신명조" w:eastAsia="HY신명조" w:hAnsi="바탕체" w:hint="eastAsia"/>
          <w:szCs w:val="20"/>
        </w:rPr>
        <w:t xml:space="preserve">④ 원사업자가 제1항의 계약금액 증액에 따라 발주자로부터 추가금액을 지급받은 날부터 15일이 지난 후에 추가 하도급대금을 지급하는 경우에 그 지연기간에 대해 지연배상금을 지급하며, 추가 하도급대금을 어음 또는 어음대체결제수단을 이용하여 지급하는 경우의 </w:t>
      </w:r>
      <w:proofErr w:type="spellStart"/>
      <w:r w:rsidRPr="00CB41C0">
        <w:rPr>
          <w:rFonts w:ascii="HY신명조" w:eastAsia="HY신명조" w:hAnsi="바탕체" w:hint="eastAsia"/>
          <w:szCs w:val="20"/>
        </w:rPr>
        <w:t>어음할인료·수수료의</w:t>
      </w:r>
      <w:proofErr w:type="spellEnd"/>
      <w:r w:rsidRPr="00CB41C0">
        <w:rPr>
          <w:rFonts w:ascii="HY신명조" w:eastAsia="HY신명조" w:hAnsi="바탕체" w:hint="eastAsia"/>
          <w:szCs w:val="20"/>
        </w:rPr>
        <w:t xml:space="preserve"> 지급 및 </w:t>
      </w:r>
      <w:proofErr w:type="spellStart"/>
      <w:r w:rsidRPr="00CB41C0">
        <w:rPr>
          <w:rFonts w:ascii="HY신명조" w:eastAsia="HY신명조" w:hAnsi="바탕체" w:hint="eastAsia"/>
          <w:szCs w:val="20"/>
        </w:rPr>
        <w:t>어음할인율·수수료율에</w:t>
      </w:r>
      <w:proofErr w:type="spellEnd"/>
      <w:r w:rsidRPr="00CB41C0">
        <w:rPr>
          <w:rFonts w:ascii="HY신명조" w:eastAsia="HY신명조" w:hAnsi="바탕체" w:hint="eastAsia"/>
          <w:szCs w:val="20"/>
        </w:rPr>
        <w:t xml:space="preserve"> 관하여는 제</w:t>
      </w:r>
      <w:del w:id="73" w:author="최규현 (Kyoohyun Choi)" w:date="2024-06-17T15:27:00Z">
        <w:r w:rsidRPr="00CB41C0" w:rsidDel="00230F11">
          <w:rPr>
            <w:rFonts w:ascii="HY신명조" w:eastAsia="HY신명조" w:hAnsi="바탕체" w:hint="eastAsia"/>
            <w:szCs w:val="20"/>
          </w:rPr>
          <w:delText>3</w:delText>
        </w:r>
        <w:r w:rsidR="004C6B1D" w:rsidRPr="00CB41C0" w:rsidDel="00230F11">
          <w:rPr>
            <w:rFonts w:ascii="HY신명조" w:eastAsia="HY신명조" w:hAnsi="바탕체" w:hint="eastAsia"/>
            <w:szCs w:val="20"/>
          </w:rPr>
          <w:delText>4</w:delText>
        </w:r>
      </w:del>
      <w:ins w:id="74" w:author="최규현 (Kyoohyun Choi)" w:date="2024-06-17T15:27:00Z">
        <w:r w:rsidR="00230F11">
          <w:rPr>
            <w:rFonts w:ascii="HY신명조" w:eastAsia="HY신명조" w:hAnsi="바탕체"/>
            <w:szCs w:val="20"/>
          </w:rPr>
          <w:t>35</w:t>
        </w:r>
      </w:ins>
      <w:r w:rsidRPr="00CB41C0">
        <w:rPr>
          <w:rFonts w:ascii="HY신명조" w:eastAsia="HY신명조" w:hAnsi="바탕체" w:hint="eastAsia"/>
          <w:szCs w:val="20"/>
        </w:rPr>
        <w:t>조를 준용한다. 이 경우 "목적물의 수령일부터 60일"은 "추가금액을 받은 날부터 15일"로 한다.</w:t>
      </w:r>
    </w:p>
    <w:p w:rsidR="0071002F" w:rsidRPr="00CB41C0" w:rsidRDefault="0071002F" w:rsidP="001F2BDA">
      <w:pPr>
        <w:spacing w:line="312" w:lineRule="auto"/>
        <w:rPr>
          <w:rFonts w:ascii="HY신명조" w:eastAsia="HY신명조" w:hAnsi="바탕체"/>
          <w:szCs w:val="20"/>
        </w:rPr>
      </w:pPr>
    </w:p>
    <w:p w:rsidR="00733C01" w:rsidRPr="00CB41C0" w:rsidRDefault="00733C01" w:rsidP="00733C01">
      <w:pPr>
        <w:spacing w:line="312" w:lineRule="auto"/>
        <w:rPr>
          <w:rFonts w:ascii="HY신명조" w:eastAsia="HY신명조" w:hAnsi="바탕체"/>
          <w:szCs w:val="20"/>
        </w:rPr>
      </w:pPr>
      <w:r w:rsidRPr="00CB41C0">
        <w:rPr>
          <w:rFonts w:ascii="HY신명조" w:eastAsia="HY신명조" w:hAnsi="바탕체" w:hint="eastAsia"/>
          <w:b/>
          <w:szCs w:val="20"/>
        </w:rPr>
        <w:t>제</w:t>
      </w:r>
      <w:del w:id="75" w:author="최규현 (Kyoohyun Choi)" w:date="2024-06-17T15:28:00Z">
        <w:r w:rsidRPr="00CB41C0" w:rsidDel="00230F11">
          <w:rPr>
            <w:rFonts w:ascii="HY신명조" w:eastAsia="HY신명조" w:hAnsi="바탕체" w:hint="eastAsia"/>
            <w:b/>
            <w:szCs w:val="20"/>
          </w:rPr>
          <w:delText>29</w:delText>
        </w:r>
      </w:del>
      <w:ins w:id="76" w:author="최규현 (Kyoohyun Choi)" w:date="2024-06-17T15:28:00Z">
        <w:r w:rsidR="00230F11">
          <w:rPr>
            <w:rFonts w:ascii="HY신명조" w:eastAsia="HY신명조" w:hAnsi="바탕체"/>
            <w:b/>
            <w:szCs w:val="20"/>
          </w:rPr>
          <w:t>30</w:t>
        </w:r>
      </w:ins>
      <w:r w:rsidRPr="00CB41C0">
        <w:rPr>
          <w:rFonts w:ascii="HY신명조" w:eastAsia="HY신명조" w:hAnsi="바탕체" w:hint="eastAsia"/>
          <w:b/>
          <w:szCs w:val="20"/>
        </w:rPr>
        <w:t xml:space="preserve">조(공급원가 변동으로 인한 하도급대금의 조정) </w:t>
      </w:r>
    </w:p>
    <w:p w:rsidR="00733C01" w:rsidRPr="00CB41C0" w:rsidRDefault="00733C01" w:rsidP="00733C01">
      <w:pPr>
        <w:numPr>
          <w:ilvl w:val="0"/>
          <w:numId w:val="1"/>
        </w:numPr>
        <w:spacing w:line="312" w:lineRule="auto"/>
        <w:rPr>
          <w:rFonts w:ascii="HY신명조" w:eastAsia="HY신명조" w:hAnsi="바탕체"/>
          <w:szCs w:val="20"/>
        </w:rPr>
      </w:pPr>
      <w:r w:rsidRPr="00CB41C0">
        <w:rPr>
          <w:rFonts w:ascii="HY신명조" w:eastAsia="HY신명조" w:hAnsi="바탕체" w:hint="eastAsia"/>
          <w:szCs w:val="20"/>
        </w:rPr>
        <w:t>수급사업자는 용역 등의 위탁을 받은 후 목적물의 용역수행 등에 소요되는 재료비, 노무비, 경비 등 공급원가가 변동되어 하도급대금의 조정이 불가피한 경우에는 원사업자에게 하도급대금의 조정을 신청할 수 있다.</w:t>
      </w:r>
    </w:p>
    <w:p w:rsidR="00733C01" w:rsidRPr="00CB41C0" w:rsidRDefault="00733C01" w:rsidP="00733C01">
      <w:pPr>
        <w:spacing w:line="312" w:lineRule="auto"/>
        <w:rPr>
          <w:rFonts w:ascii="HY신명조" w:eastAsia="HY신명조" w:hAnsi="바탕체"/>
          <w:szCs w:val="20"/>
        </w:rPr>
      </w:pPr>
      <w:r w:rsidRPr="00CB41C0">
        <w:rPr>
          <w:rFonts w:ascii="HY신명조" w:eastAsia="HY신명조" w:hAnsi="바탕체" w:hint="eastAsia"/>
          <w:szCs w:val="20"/>
        </w:rPr>
        <w:t>② 수급사업자가 중소기업협동조합법 제3조 제1항 제1호 또는 제2호에 따른 중소기업협동조합의 조합원인 경우, 조합은 수급사업자가 하도급계약을 체결한 날부터 60일 이상 경과하고 다음 각 호의 기준 이상으로 공급원가가 변동된 경우에는 조합은 원사업자에게 하도급대금의 조정을 신청할 수 있다.</w:t>
      </w:r>
    </w:p>
    <w:p w:rsidR="00733C01" w:rsidRPr="00CB41C0" w:rsidRDefault="00733C01" w:rsidP="00733C01">
      <w:pPr>
        <w:spacing w:line="312" w:lineRule="auto"/>
        <w:ind w:leftChars="100" w:left="600" w:hangingChars="200" w:hanging="400"/>
        <w:rPr>
          <w:rFonts w:ascii="HY신명조" w:eastAsia="HY신명조" w:hAnsi="바탕체"/>
          <w:szCs w:val="20"/>
        </w:rPr>
      </w:pPr>
      <w:r w:rsidRPr="00CB41C0">
        <w:rPr>
          <w:rFonts w:ascii="HY신명조" w:eastAsia="HY신명조" w:hAnsi="바탕체" w:hint="eastAsia"/>
          <w:szCs w:val="20"/>
        </w:rPr>
        <w:t xml:space="preserve">1. 특정 </w:t>
      </w:r>
      <w:r w:rsidR="009241BB" w:rsidRPr="00CB41C0">
        <w:rPr>
          <w:rFonts w:ascii="HY신명조" w:eastAsia="HY신명조" w:hAnsi="바탕체" w:hint="eastAsia"/>
          <w:szCs w:val="20"/>
        </w:rPr>
        <w:t>원재료</w:t>
      </w:r>
      <w:r w:rsidRPr="00CB41C0">
        <w:rPr>
          <w:rFonts w:ascii="HY신명조" w:eastAsia="HY신명조" w:hAnsi="바탕체" w:hint="eastAsia"/>
          <w:szCs w:val="20"/>
        </w:rPr>
        <w:t xml:space="preserve">에 소요되는 재료비가 하도급 계약금액의 10퍼센트 이상을 차지하고 그 </w:t>
      </w:r>
      <w:r w:rsidR="009241BB" w:rsidRPr="00CB41C0">
        <w:rPr>
          <w:rFonts w:ascii="HY신명조" w:eastAsia="HY신명조" w:hAnsi="바탕체" w:hint="eastAsia"/>
          <w:szCs w:val="20"/>
        </w:rPr>
        <w:t>원재료</w:t>
      </w:r>
      <w:r w:rsidRPr="00CB41C0">
        <w:rPr>
          <w:rFonts w:ascii="HY신명조" w:eastAsia="HY신명조" w:hAnsi="바탕체" w:hint="eastAsia"/>
          <w:szCs w:val="20"/>
        </w:rPr>
        <w:t xml:space="preserve"> 가격이 변동된 경우: 10퍼센트</w:t>
      </w:r>
    </w:p>
    <w:p w:rsidR="00733C01" w:rsidRPr="00CB41C0" w:rsidRDefault="00733C01" w:rsidP="00733C01">
      <w:pPr>
        <w:spacing w:line="312" w:lineRule="auto"/>
        <w:ind w:leftChars="100" w:left="600" w:hangingChars="200" w:hanging="400"/>
        <w:rPr>
          <w:rFonts w:ascii="HY신명조" w:eastAsia="HY신명조" w:hAnsi="바탕체"/>
          <w:szCs w:val="20"/>
        </w:rPr>
      </w:pPr>
      <w:r w:rsidRPr="00CB41C0">
        <w:rPr>
          <w:rFonts w:ascii="HY신명조" w:eastAsia="HY신명조" w:hAnsi="바탕체" w:hint="eastAsia"/>
          <w:szCs w:val="20"/>
        </w:rPr>
        <w:t xml:space="preserve">2. </w:t>
      </w:r>
      <w:r w:rsidR="009241BB" w:rsidRPr="00CB41C0">
        <w:rPr>
          <w:rFonts w:ascii="HY신명조" w:eastAsia="HY신명조" w:hAnsi="바탕체" w:hint="eastAsia"/>
          <w:szCs w:val="20"/>
        </w:rPr>
        <w:t>원재료</w:t>
      </w:r>
      <w:r w:rsidRPr="00CB41C0">
        <w:rPr>
          <w:rFonts w:ascii="HY신명조" w:eastAsia="HY신명조" w:hAnsi="바탕체" w:hint="eastAsia"/>
          <w:szCs w:val="20"/>
        </w:rPr>
        <w:t xml:space="preserve">의 가격 상승에 따라 재료비가 변동된 경우: 나머지 </w:t>
      </w:r>
      <w:proofErr w:type="spellStart"/>
      <w:r w:rsidRPr="00CB41C0">
        <w:rPr>
          <w:rFonts w:ascii="HY신명조" w:eastAsia="HY신명조" w:hAnsi="바탕체" w:hint="eastAsia"/>
          <w:szCs w:val="20"/>
        </w:rPr>
        <w:t>목적물등에</w:t>
      </w:r>
      <w:proofErr w:type="spellEnd"/>
      <w:r w:rsidRPr="00CB41C0">
        <w:rPr>
          <w:rFonts w:ascii="HY신명조" w:eastAsia="HY신명조" w:hAnsi="바탕체" w:hint="eastAsia"/>
          <w:szCs w:val="20"/>
        </w:rPr>
        <w:t xml:space="preserve"> 해당하는 하도급대금의 3퍼센트</w:t>
      </w:r>
    </w:p>
    <w:p w:rsidR="00733C01" w:rsidRPr="00CB41C0" w:rsidRDefault="00733C01" w:rsidP="00733C01">
      <w:pPr>
        <w:spacing w:line="312" w:lineRule="auto"/>
        <w:ind w:leftChars="100" w:left="600" w:hangingChars="200" w:hanging="400"/>
        <w:rPr>
          <w:rFonts w:ascii="HY신명조" w:eastAsia="HY신명조" w:hAnsi="바탕체"/>
          <w:szCs w:val="20"/>
        </w:rPr>
      </w:pPr>
      <w:r w:rsidRPr="00CB41C0">
        <w:rPr>
          <w:rFonts w:ascii="HY신명조" w:eastAsia="HY신명조" w:hAnsi="바탕체" w:hint="eastAsia"/>
          <w:szCs w:val="20"/>
        </w:rPr>
        <w:t>3. 노무비가 하도급 계약금액의 10퍼센트 이상을 차지하는 경우로서 「최저임금법」 제10조에 따라 고용노동부장관이 고시하는 최저임금이 변동된 경우: 최근 3년간의 평균 최저임금 상승률. 다만, 최근 3년간의 평균 최저임금 상승률이 7퍼센트를 넘는 경우에는 7퍼센트로 한다.</w:t>
      </w:r>
    </w:p>
    <w:p w:rsidR="00733C01" w:rsidRPr="00CB41C0" w:rsidRDefault="00733C01" w:rsidP="00733C01">
      <w:pPr>
        <w:spacing w:line="312" w:lineRule="auto"/>
        <w:ind w:firstLineChars="100" w:firstLine="200"/>
        <w:rPr>
          <w:rFonts w:ascii="HY신명조" w:eastAsia="HY신명조" w:hAnsi="바탕체"/>
          <w:szCs w:val="20"/>
        </w:rPr>
      </w:pPr>
      <w:r w:rsidRPr="00CB41C0">
        <w:rPr>
          <w:rFonts w:ascii="HY신명조" w:eastAsia="HY신명조" w:hAnsi="바탕체" w:hint="eastAsia"/>
          <w:szCs w:val="20"/>
        </w:rPr>
        <w:lastRenderedPageBreak/>
        <w:t xml:space="preserve">4. 임금상승에 따라 노무비가 변동된 경우: 나머지 </w:t>
      </w:r>
      <w:proofErr w:type="spellStart"/>
      <w:r w:rsidRPr="00CB41C0">
        <w:rPr>
          <w:rFonts w:ascii="HY신명조" w:eastAsia="HY신명조" w:hAnsi="바탕체" w:hint="eastAsia"/>
          <w:szCs w:val="20"/>
        </w:rPr>
        <w:t>목적물등에</w:t>
      </w:r>
      <w:proofErr w:type="spellEnd"/>
      <w:r w:rsidRPr="00CB41C0">
        <w:rPr>
          <w:rFonts w:ascii="HY신명조" w:eastAsia="HY신명조" w:hAnsi="바탕체" w:hint="eastAsia"/>
          <w:szCs w:val="20"/>
        </w:rPr>
        <w:t xml:space="preserve"> 해당하는 하도급대금의 3퍼센트</w:t>
      </w:r>
    </w:p>
    <w:p w:rsidR="00733C01" w:rsidRPr="00CB41C0" w:rsidRDefault="00733C01" w:rsidP="00733C01">
      <w:pPr>
        <w:spacing w:line="312" w:lineRule="auto"/>
        <w:ind w:leftChars="100" w:left="600" w:hangingChars="200" w:hanging="400"/>
        <w:rPr>
          <w:rFonts w:ascii="HY신명조" w:eastAsia="HY신명조" w:hAnsi="바탕체"/>
          <w:szCs w:val="20"/>
        </w:rPr>
      </w:pPr>
      <w:r w:rsidRPr="00CB41C0">
        <w:rPr>
          <w:rFonts w:ascii="HY신명조" w:eastAsia="HY신명조" w:hAnsi="바탕체" w:hint="eastAsia"/>
          <w:szCs w:val="20"/>
        </w:rPr>
        <w:t xml:space="preserve">5. 공공요금, 운임, 임차료, 보험료, 수수료 및 이에 준하는 비용 상승에 따라 경비가 변동된 경우: 나머지 </w:t>
      </w:r>
      <w:proofErr w:type="spellStart"/>
      <w:r w:rsidRPr="00CB41C0">
        <w:rPr>
          <w:rFonts w:ascii="HY신명조" w:eastAsia="HY신명조" w:hAnsi="바탕체" w:hint="eastAsia"/>
          <w:szCs w:val="20"/>
        </w:rPr>
        <w:t>목적물등에</w:t>
      </w:r>
      <w:proofErr w:type="spellEnd"/>
      <w:r w:rsidRPr="00CB41C0">
        <w:rPr>
          <w:rFonts w:ascii="HY신명조" w:eastAsia="HY신명조" w:hAnsi="바탕체" w:hint="eastAsia"/>
          <w:szCs w:val="20"/>
        </w:rPr>
        <w:t xml:space="preserve"> 해당하는 하도급대금의 3퍼센트 </w:t>
      </w:r>
    </w:p>
    <w:p w:rsidR="00733C01" w:rsidRPr="00CB41C0" w:rsidRDefault="00733C01" w:rsidP="00733C01">
      <w:pPr>
        <w:spacing w:line="312" w:lineRule="auto"/>
        <w:rPr>
          <w:rFonts w:ascii="HY신명조" w:eastAsia="HY신명조" w:hAnsi="바탕체"/>
          <w:szCs w:val="20"/>
        </w:rPr>
      </w:pPr>
      <w:r w:rsidRPr="00CB41C0">
        <w:rPr>
          <w:rFonts w:ascii="HY신명조" w:eastAsia="HY신명조" w:hAnsi="바탕체" w:hint="eastAsia"/>
          <w:szCs w:val="20"/>
        </w:rPr>
        <w:t>③ 제2항에도 불구하고 다음 각 호의 어느 하나에 해당하는 경우에는 하도급계약을 체결한 날부터 60일이 경과하지 아니하여도 조합은 수급사업자의 신청에 따라 원사업자에게 하도급대금의 조정을 신청할 수 있다.</w:t>
      </w:r>
    </w:p>
    <w:p w:rsidR="00733C01" w:rsidRPr="00CB41C0" w:rsidRDefault="00733C01" w:rsidP="00733C01">
      <w:pPr>
        <w:spacing w:line="312" w:lineRule="auto"/>
        <w:ind w:leftChars="100" w:left="600" w:hangingChars="200" w:hanging="400"/>
        <w:rPr>
          <w:rFonts w:ascii="HY신명조" w:eastAsia="HY신명조" w:hAnsi="바탕체"/>
          <w:szCs w:val="20"/>
        </w:rPr>
      </w:pPr>
      <w:r w:rsidRPr="00CB41C0">
        <w:rPr>
          <w:rFonts w:ascii="HY신명조" w:eastAsia="HY신명조" w:hAnsi="바탕체" w:hint="eastAsia"/>
          <w:szCs w:val="20"/>
        </w:rPr>
        <w:t>1. 수급사업자의 하도급 계약기간이 60일 이내이고, 제2항 각 호의 어느 하나에 해당하는 기준 이상으로 공급원가가 변동된 경우</w:t>
      </w:r>
    </w:p>
    <w:p w:rsidR="00733C01" w:rsidRPr="00CB41C0" w:rsidRDefault="00733C01" w:rsidP="00733C01">
      <w:pPr>
        <w:spacing w:line="312" w:lineRule="auto"/>
        <w:ind w:left="600" w:hangingChars="300" w:hanging="600"/>
        <w:rPr>
          <w:rFonts w:ascii="HY신명조" w:eastAsia="HY신명조" w:hAnsi="바탕체"/>
          <w:szCs w:val="20"/>
        </w:rPr>
      </w:pPr>
      <w:r w:rsidRPr="00CB41C0">
        <w:rPr>
          <w:rFonts w:ascii="HY신명조" w:eastAsia="HY신명조" w:hAnsi="바탕체" w:hint="eastAsia"/>
          <w:szCs w:val="20"/>
        </w:rPr>
        <w:t xml:space="preserve">  2. 하도급계약을 체결한 날을 기준으로 </w:t>
      </w:r>
      <w:proofErr w:type="spellStart"/>
      <w:r w:rsidR="009241BB" w:rsidRPr="00CB41C0">
        <w:rPr>
          <w:rFonts w:ascii="HY신명조" w:eastAsia="HY신명조" w:hAnsi="바탕체" w:hint="eastAsia"/>
          <w:szCs w:val="20"/>
        </w:rPr>
        <w:t>원재료</w:t>
      </w:r>
      <w:r w:rsidR="00ED5CB1" w:rsidRPr="00CB41C0">
        <w:rPr>
          <w:rFonts w:ascii="HY신명조" w:eastAsia="HY신명조" w:hAnsi="바탕체" w:hint="eastAsia"/>
          <w:szCs w:val="20"/>
        </w:rPr>
        <w:t>등</w:t>
      </w:r>
      <w:r w:rsidRPr="00CB41C0">
        <w:rPr>
          <w:rFonts w:ascii="HY신명조" w:eastAsia="HY신명조" w:hAnsi="바탕체" w:hint="eastAsia"/>
          <w:szCs w:val="20"/>
        </w:rPr>
        <w:t>의</w:t>
      </w:r>
      <w:proofErr w:type="spellEnd"/>
      <w:r w:rsidRPr="00CB41C0">
        <w:rPr>
          <w:rFonts w:ascii="HY신명조" w:eastAsia="HY신명조" w:hAnsi="바탕체" w:hint="eastAsia"/>
          <w:szCs w:val="20"/>
        </w:rPr>
        <w:t xml:space="preserve"> 가격상승에 따른 재료비 변동금액이 하도급 계약금액의 5퍼센트 이상인 경우</w:t>
      </w:r>
    </w:p>
    <w:p w:rsidR="00733C01" w:rsidRPr="00CB41C0" w:rsidRDefault="00733C01" w:rsidP="00733C01">
      <w:pPr>
        <w:spacing w:line="312" w:lineRule="auto"/>
        <w:ind w:left="600" w:hangingChars="300" w:hanging="600"/>
        <w:rPr>
          <w:rFonts w:ascii="HY신명조" w:eastAsia="HY신명조" w:hAnsi="바탕체"/>
          <w:szCs w:val="20"/>
        </w:rPr>
      </w:pPr>
      <w:r w:rsidRPr="00CB41C0">
        <w:rPr>
          <w:rFonts w:ascii="HY신명조" w:eastAsia="HY신명조" w:hAnsi="바탕체" w:hint="eastAsia"/>
          <w:szCs w:val="20"/>
        </w:rPr>
        <w:t xml:space="preserve">  3. 하도급계약을 체결한 날을 기준으로 임금상승에 따른 노무비 변동금액이 하도급 계약금액의 5퍼센트 이상인 경우</w:t>
      </w:r>
    </w:p>
    <w:p w:rsidR="00733C01" w:rsidRPr="00CB41C0" w:rsidRDefault="00733C01" w:rsidP="00733C01">
      <w:pPr>
        <w:spacing w:line="312" w:lineRule="auto"/>
        <w:ind w:left="600" w:hangingChars="300" w:hanging="600"/>
        <w:rPr>
          <w:rFonts w:ascii="HY신명조" w:eastAsia="HY신명조" w:hAnsi="바탕체"/>
          <w:szCs w:val="20"/>
        </w:rPr>
      </w:pPr>
      <w:r w:rsidRPr="00CB41C0">
        <w:rPr>
          <w:rFonts w:ascii="HY신명조" w:eastAsia="HY신명조" w:hAnsi="바탕체" w:hint="eastAsia"/>
          <w:szCs w:val="20"/>
        </w:rPr>
        <w:t xml:space="preserve">  4. 하도급계약을 체결한 날을 기준으로 공공요금, 운임, 임차료, 보험료, 수수료 및 이에 준하는 비용 상승에 따른 경비의 변동금액이 하도급 계약금액의 5퍼센트 이상인 경우</w:t>
      </w:r>
    </w:p>
    <w:p w:rsidR="00733C01" w:rsidRPr="00CB41C0" w:rsidRDefault="00733C01" w:rsidP="00733C01">
      <w:pPr>
        <w:spacing w:line="312" w:lineRule="auto"/>
        <w:rPr>
          <w:rFonts w:ascii="HY신명조" w:eastAsia="HY신명조" w:hAnsi="바탕체"/>
          <w:szCs w:val="20"/>
        </w:rPr>
      </w:pPr>
      <w:r w:rsidRPr="00CB41C0">
        <w:rPr>
          <w:rFonts w:ascii="HY신명조" w:eastAsia="HY신명조" w:hAnsi="바탕체" w:hint="eastAsia"/>
          <w:szCs w:val="20"/>
        </w:rPr>
        <w:t>④ 원사업자는 제1항 내지 제3항에 따른 신청이 있은 날부터 10일 이내에 하도급대금조정을 위한 협의를 개시하며, 정당한 사유 없이 협의를 거부하거나 게을리하지 아니한다.</w:t>
      </w:r>
    </w:p>
    <w:p w:rsidR="00733C01" w:rsidRPr="00CB41C0" w:rsidRDefault="00733C01" w:rsidP="00733C01">
      <w:pPr>
        <w:spacing w:line="312" w:lineRule="auto"/>
        <w:rPr>
          <w:rFonts w:ascii="HY신명조" w:eastAsia="HY신명조" w:hAnsi="바탕체"/>
          <w:szCs w:val="20"/>
        </w:rPr>
      </w:pPr>
      <w:r w:rsidRPr="00CB41C0">
        <w:rPr>
          <w:rFonts w:ascii="HY신명조" w:eastAsia="HY신명조" w:hAnsi="바탕체" w:hint="eastAsia"/>
          <w:szCs w:val="20"/>
        </w:rPr>
        <w:t>⑤ 원사업자 또는 수급사업자(제2항 또는 제3항에 따른 신청의 경우 조합을 포함한다)는 다음 각 호의 어느 하나에 해당하는 경우 하도급분쟁조정협의회에 조정을 신청할 수 있다.</w:t>
      </w:r>
    </w:p>
    <w:p w:rsidR="00733C01" w:rsidRPr="00CB41C0" w:rsidRDefault="00733C01" w:rsidP="00733C01">
      <w:pPr>
        <w:spacing w:line="312" w:lineRule="auto"/>
        <w:ind w:leftChars="100" w:left="600" w:hangingChars="200" w:hanging="400"/>
        <w:rPr>
          <w:rFonts w:ascii="HY신명조" w:eastAsia="HY신명조" w:hAnsi="바탕체"/>
          <w:szCs w:val="20"/>
        </w:rPr>
      </w:pPr>
      <w:r w:rsidRPr="00CB41C0">
        <w:rPr>
          <w:rFonts w:ascii="HY신명조" w:eastAsia="HY신명조" w:hAnsi="바탕체" w:hint="eastAsia"/>
          <w:szCs w:val="20"/>
        </w:rPr>
        <w:t>1. 제1항 내지 제3항에 따른 신청이 있은 날부터 10일이 지난 후에도 원사업자가 대금의 조정을 위한 협의를 개시하지 아니한 경우</w:t>
      </w:r>
    </w:p>
    <w:p w:rsidR="00733C01" w:rsidRPr="00CB41C0" w:rsidRDefault="00733C01" w:rsidP="00733C01">
      <w:pPr>
        <w:spacing w:line="312" w:lineRule="auto"/>
        <w:ind w:left="600" w:hangingChars="300" w:hanging="600"/>
        <w:rPr>
          <w:rFonts w:ascii="HY신명조" w:eastAsia="HY신명조" w:hAnsi="바탕체"/>
          <w:szCs w:val="20"/>
        </w:rPr>
      </w:pPr>
      <w:r w:rsidRPr="00CB41C0">
        <w:rPr>
          <w:rFonts w:ascii="HY신명조" w:eastAsia="HY신명조" w:hAnsi="바탕체" w:hint="eastAsia"/>
          <w:szCs w:val="20"/>
        </w:rPr>
        <w:t xml:space="preserve">  2. 원사업자와 수급사업자가 제1항 내지 제3항에 따른 신청이 있은 날부터 30일 안에 대금의 조정에 관한 합의에 도달하지 아니한 경우</w:t>
      </w:r>
    </w:p>
    <w:p w:rsidR="00733C01" w:rsidRPr="00CB41C0" w:rsidRDefault="00733C01" w:rsidP="00733C01">
      <w:pPr>
        <w:spacing w:line="312" w:lineRule="auto"/>
        <w:rPr>
          <w:rFonts w:ascii="HY신명조" w:eastAsia="HY신명조" w:hAnsi="바탕체"/>
          <w:szCs w:val="20"/>
        </w:rPr>
      </w:pPr>
      <w:r w:rsidRPr="00CB41C0">
        <w:rPr>
          <w:rFonts w:ascii="HY신명조" w:eastAsia="HY신명조" w:hAnsi="바탕체" w:hint="eastAsia"/>
          <w:szCs w:val="20"/>
        </w:rPr>
        <w:t xml:space="preserve">  3. 원사업자 또는 수급사업자가 협의 중단의 의사를 밝힌 경우</w:t>
      </w:r>
    </w:p>
    <w:p w:rsidR="00733C01" w:rsidRPr="00CB41C0" w:rsidRDefault="00733C01" w:rsidP="00733C01">
      <w:pPr>
        <w:spacing w:line="312" w:lineRule="auto"/>
        <w:rPr>
          <w:rFonts w:ascii="HY신명조" w:eastAsia="HY신명조" w:hAnsi="바탕체"/>
          <w:szCs w:val="20"/>
        </w:rPr>
      </w:pPr>
      <w:r w:rsidRPr="00CB41C0">
        <w:rPr>
          <w:rFonts w:ascii="HY신명조" w:eastAsia="HY신명조" w:hAnsi="바탕체" w:hint="eastAsia"/>
          <w:szCs w:val="20"/>
        </w:rPr>
        <w:t xml:space="preserve">  4. 원사업자와 수급사업자가 제시한 조정금액이 상호 간에 2배 이상 차이가 나는 경우</w:t>
      </w:r>
    </w:p>
    <w:p w:rsidR="00733C01" w:rsidRPr="00CB41C0" w:rsidRDefault="00733C01" w:rsidP="00733C01">
      <w:pPr>
        <w:spacing w:line="312" w:lineRule="auto"/>
        <w:ind w:left="600" w:hangingChars="300" w:hanging="600"/>
        <w:rPr>
          <w:rFonts w:ascii="HY신명조" w:eastAsia="HY신명조" w:hAnsi="바탕체"/>
          <w:szCs w:val="20"/>
        </w:rPr>
      </w:pPr>
      <w:r w:rsidRPr="00CB41C0">
        <w:rPr>
          <w:rFonts w:ascii="HY신명조" w:eastAsia="HY신명조" w:hAnsi="바탕체" w:hint="eastAsia"/>
          <w:szCs w:val="20"/>
        </w:rPr>
        <w:t xml:space="preserve">  5. 합의가 지연되면 영업활동이 심각하게 곤란하게 되는 등 원사업자 또는 수급사업자에게 중대한 손해가 예상되는 경우</w:t>
      </w:r>
    </w:p>
    <w:p w:rsidR="00733C01" w:rsidRPr="00CB41C0" w:rsidRDefault="00733C01" w:rsidP="00733C01">
      <w:pPr>
        <w:spacing w:line="312" w:lineRule="auto"/>
        <w:rPr>
          <w:rFonts w:ascii="HY신명조" w:eastAsia="HY신명조" w:hAnsi="바탕체"/>
          <w:szCs w:val="20"/>
        </w:rPr>
      </w:pPr>
      <w:r w:rsidRPr="00CB41C0">
        <w:rPr>
          <w:rFonts w:ascii="HY신명조" w:eastAsia="HY신명조" w:hAnsi="바탕체" w:hint="eastAsia"/>
          <w:szCs w:val="20"/>
        </w:rPr>
        <w:t xml:space="preserve">  6. 그 밖에 이에 준하는 사유가 있는 경우</w:t>
      </w:r>
    </w:p>
    <w:p w:rsidR="00733C01" w:rsidRPr="00CB41C0" w:rsidRDefault="00733C01" w:rsidP="00733C01">
      <w:pPr>
        <w:spacing w:line="312" w:lineRule="auto"/>
        <w:rPr>
          <w:rFonts w:ascii="HY신명조" w:eastAsia="HY신명조" w:hAnsi="바탕체"/>
          <w:szCs w:val="20"/>
        </w:rPr>
      </w:pPr>
      <w:r w:rsidRPr="00CB41C0">
        <w:rPr>
          <w:rFonts w:ascii="HY신명조" w:eastAsia="HY신명조" w:hAnsi="바탕체" w:hint="eastAsia"/>
          <w:szCs w:val="20"/>
        </w:rPr>
        <w:t>⑥ 하도급계약금액의 조정을 요청하는 경우에는 조정요건에 해당하는 사유를 명시하여 증빙자료와 함께 서면(전자서면 포함)으로 요청한다.</w:t>
      </w:r>
    </w:p>
    <w:p w:rsidR="00733C01" w:rsidRPr="00CB41C0" w:rsidRDefault="00733C01" w:rsidP="00733C01">
      <w:pPr>
        <w:spacing w:line="312" w:lineRule="auto"/>
        <w:rPr>
          <w:rFonts w:ascii="HY신명조" w:eastAsia="HY신명조" w:hAnsi="바탕체"/>
          <w:szCs w:val="20"/>
        </w:rPr>
      </w:pPr>
      <w:r w:rsidRPr="00CB41C0">
        <w:rPr>
          <w:rFonts w:ascii="HY신명조" w:eastAsia="HY신명조" w:hAnsi="바탕체" w:hint="eastAsia"/>
          <w:szCs w:val="20"/>
        </w:rPr>
        <w:t xml:space="preserve">⑦ 계약금액의 조정은 </w:t>
      </w:r>
      <w:r w:rsidR="009241BB" w:rsidRPr="00CB41C0">
        <w:rPr>
          <w:rFonts w:ascii="HY신명조" w:eastAsia="HY신명조" w:hAnsi="바탕체" w:hint="eastAsia"/>
          <w:szCs w:val="20"/>
        </w:rPr>
        <w:t>원재료</w:t>
      </w:r>
      <w:r w:rsidR="003A2542" w:rsidRPr="00CB41C0">
        <w:rPr>
          <w:rFonts w:ascii="HY신명조" w:eastAsia="HY신명조" w:hAnsi="바탕체" w:hint="eastAsia"/>
          <w:szCs w:val="20"/>
        </w:rPr>
        <w:t xml:space="preserve"> </w:t>
      </w:r>
      <w:r w:rsidRPr="00CB41C0">
        <w:rPr>
          <w:rFonts w:ascii="HY신명조" w:eastAsia="HY신명조" w:hAnsi="바탕체" w:hint="eastAsia"/>
          <w:szCs w:val="20"/>
        </w:rPr>
        <w:t xml:space="preserve">가격 변동 기준일 이후에 반입한 재료와 제공된 역무의 대가에 적용하되, 착수 전에 제출된 납품예정공정표상 </w:t>
      </w:r>
      <w:r w:rsidR="009241BB" w:rsidRPr="00CB41C0">
        <w:rPr>
          <w:rFonts w:ascii="HY신명조" w:eastAsia="HY신명조" w:hAnsi="바탕체" w:hint="eastAsia"/>
          <w:szCs w:val="20"/>
        </w:rPr>
        <w:t>원재료</w:t>
      </w:r>
      <w:r w:rsidRPr="00CB41C0">
        <w:rPr>
          <w:rFonts w:ascii="HY신명조" w:eastAsia="HY신명조" w:hAnsi="바탕체" w:hint="eastAsia"/>
          <w:szCs w:val="20"/>
        </w:rPr>
        <w:t xml:space="preserve"> 가격 변동기준일 이전에 이미 계약이행이 완료되었어야 할 부분을 제외한 잔여부분의 대가에 대하여만 적용한다. 다만, 원사업자의 귀책사유 또는 천재지변 등 불가항력으로 인하여 지연된 경우에는 그러하지 아니하다.</w:t>
      </w:r>
    </w:p>
    <w:p w:rsidR="00733C01" w:rsidRPr="00CB41C0" w:rsidRDefault="00733C01" w:rsidP="00733C01">
      <w:pPr>
        <w:spacing w:line="312" w:lineRule="auto"/>
        <w:rPr>
          <w:rFonts w:ascii="HY신명조" w:eastAsia="HY신명조" w:hAnsi="바탕체"/>
          <w:szCs w:val="20"/>
        </w:rPr>
      </w:pPr>
      <w:r w:rsidRPr="00CB41C0">
        <w:rPr>
          <w:rFonts w:ascii="HY신명조" w:eastAsia="HY신명조" w:hAnsi="바탕체" w:hint="eastAsia"/>
          <w:szCs w:val="20"/>
        </w:rPr>
        <w:lastRenderedPageBreak/>
        <w:t>⑧ 조합이 제2항 또는 제3항에 따라 수급사업자를 대신하여 하도급대금의 조정을 신청하는 경우 원사업자는 수급사업자와 하도급대금 조정을 위한 협의를 하는 중이라도 그 협의를 중단하고 하도급대금 조정을 신청한 조합과 협의를 한다.</w:t>
      </w:r>
    </w:p>
    <w:p w:rsidR="00733C01" w:rsidRPr="00CB41C0" w:rsidRDefault="00733C01" w:rsidP="00733C01">
      <w:pPr>
        <w:spacing w:line="312" w:lineRule="auto"/>
        <w:rPr>
          <w:rFonts w:ascii="HY신명조" w:eastAsia="HY신명조" w:hAnsi="바탕체"/>
          <w:szCs w:val="20"/>
        </w:rPr>
      </w:pPr>
      <w:r w:rsidRPr="00CB41C0">
        <w:rPr>
          <w:rFonts w:ascii="HY신명조" w:eastAsia="HY신명조" w:hAnsi="바탕체" w:hint="eastAsia"/>
          <w:szCs w:val="20"/>
        </w:rPr>
        <w:t xml:space="preserve">⑨ 하도급대금 조정이 지연될 경우 원사업자와 수급사업자는 우선 임시단가를 적용하되, 추후 확정단가가 정해질 경우 원사업자는 임시단가와 확정단가의 차이를 소급하여 정산한다. </w:t>
      </w:r>
    </w:p>
    <w:p w:rsidR="009638B8" w:rsidRPr="00CB41C0" w:rsidRDefault="009638B8" w:rsidP="001F2BDA">
      <w:pPr>
        <w:spacing w:line="312" w:lineRule="auto"/>
        <w:rPr>
          <w:rFonts w:ascii="HY신명조" w:eastAsia="HY신명조" w:hAnsi="바탕체"/>
          <w:szCs w:val="20"/>
        </w:rPr>
      </w:pPr>
    </w:p>
    <w:p w:rsidR="009C7F6E" w:rsidRPr="00CB41C0" w:rsidRDefault="009C7F6E" w:rsidP="001F2BDA">
      <w:pPr>
        <w:spacing w:line="312" w:lineRule="auto"/>
        <w:rPr>
          <w:rFonts w:ascii="HY신명조" w:eastAsia="HY신명조" w:hAnsi="바탕체"/>
          <w:b/>
          <w:szCs w:val="20"/>
        </w:rPr>
      </w:pPr>
      <w:r w:rsidRPr="00CB41C0">
        <w:rPr>
          <w:rFonts w:ascii="HY신명조" w:eastAsia="HY신명조" w:hAnsi="바탕체" w:hint="eastAsia"/>
          <w:b/>
          <w:szCs w:val="20"/>
        </w:rPr>
        <w:t>제</w:t>
      </w:r>
      <w:del w:id="77" w:author="최규현 (Kyoohyun Choi)" w:date="2024-06-17T15:30:00Z">
        <w:r w:rsidRPr="00CB41C0" w:rsidDel="00230F11">
          <w:rPr>
            <w:rFonts w:ascii="HY신명조" w:eastAsia="HY신명조" w:hAnsi="바탕체" w:hint="eastAsia"/>
            <w:b/>
            <w:szCs w:val="20"/>
          </w:rPr>
          <w:delText>30</w:delText>
        </w:r>
      </w:del>
      <w:ins w:id="78" w:author="최규현 (Kyoohyun Choi)" w:date="2024-06-17T15:30:00Z">
        <w:r w:rsidR="00230F11">
          <w:rPr>
            <w:rFonts w:ascii="HY신명조" w:eastAsia="HY신명조" w:hAnsi="바탕체"/>
            <w:b/>
            <w:szCs w:val="20"/>
          </w:rPr>
          <w:t>31</w:t>
        </w:r>
      </w:ins>
      <w:r w:rsidRPr="00CB41C0">
        <w:rPr>
          <w:rFonts w:ascii="HY신명조" w:eastAsia="HY신명조" w:hAnsi="바탕체" w:hint="eastAsia"/>
          <w:b/>
          <w:szCs w:val="20"/>
        </w:rPr>
        <w:t>조 (하도급대금의 연동)</w:t>
      </w:r>
    </w:p>
    <w:p w:rsidR="009C7F6E" w:rsidRPr="00CB41C0" w:rsidRDefault="009C7F6E" w:rsidP="001F2BDA">
      <w:pPr>
        <w:spacing w:line="312" w:lineRule="auto"/>
        <w:rPr>
          <w:rFonts w:ascii="HY신명조" w:eastAsia="HY신명조" w:hAnsi="바탕체"/>
          <w:szCs w:val="20"/>
        </w:rPr>
      </w:pPr>
      <w:r w:rsidRPr="00CB41C0">
        <w:rPr>
          <w:rFonts w:ascii="HY신명조" w:eastAsia="HY신명조" w:hAnsi="바탕체" w:hint="eastAsia"/>
          <w:szCs w:val="20"/>
        </w:rPr>
        <w:t xml:space="preserve">① 원사업자와 수급사업자는 다음 각 호의 어느 하나에 해당하는 경우를 제외하고, 주요 </w:t>
      </w:r>
      <w:r w:rsidR="009241BB" w:rsidRPr="00CB41C0">
        <w:rPr>
          <w:rFonts w:ascii="HY신명조" w:eastAsia="HY신명조" w:hAnsi="바탕체" w:hint="eastAsia"/>
          <w:szCs w:val="20"/>
        </w:rPr>
        <w:t>원재료</w:t>
      </w:r>
      <w:r w:rsidRPr="00CB41C0">
        <w:rPr>
          <w:rFonts w:ascii="HY신명조" w:eastAsia="HY신명조" w:hAnsi="바탕체" w:hint="eastAsia"/>
          <w:szCs w:val="20"/>
        </w:rPr>
        <w:t xml:space="preserve">에 대해 하도급대금 연동을 한다. </w:t>
      </w:r>
    </w:p>
    <w:p w:rsidR="009C7F6E" w:rsidRPr="00CB41C0" w:rsidRDefault="00223E8A" w:rsidP="001F2BDA">
      <w:pPr>
        <w:spacing w:line="312" w:lineRule="auto"/>
        <w:rPr>
          <w:rFonts w:ascii="HY신명조" w:eastAsia="HY신명조" w:hAnsi="바탕체"/>
          <w:szCs w:val="20"/>
        </w:rPr>
      </w:pPr>
      <w:r w:rsidRPr="00CB41C0">
        <w:rPr>
          <w:rFonts w:ascii="HY신명조" w:eastAsia="HY신명조" w:hAnsi="바탕체" w:hint="eastAsia"/>
          <w:szCs w:val="20"/>
        </w:rPr>
        <w:t xml:space="preserve">  1. 원사업자가 「</w:t>
      </w:r>
      <w:proofErr w:type="spellStart"/>
      <w:r w:rsidRPr="00CB41C0">
        <w:rPr>
          <w:rFonts w:ascii="HY신명조" w:eastAsia="HY신명조" w:hAnsi="바탕체" w:hint="eastAsia"/>
          <w:szCs w:val="20"/>
        </w:rPr>
        <w:t>중소기업기본법」제</w:t>
      </w:r>
      <w:proofErr w:type="spellEnd"/>
      <w:r w:rsidRPr="00CB41C0">
        <w:rPr>
          <w:rFonts w:ascii="HY신명조" w:eastAsia="HY신명조" w:hAnsi="바탕체" w:hint="eastAsia"/>
          <w:szCs w:val="20"/>
        </w:rPr>
        <w:t>2조 제2항에 따른 소기업에 해당하는 경우</w:t>
      </w:r>
    </w:p>
    <w:p w:rsidR="00223E8A" w:rsidRPr="00CB41C0" w:rsidRDefault="00223E8A" w:rsidP="00223E8A">
      <w:pPr>
        <w:spacing w:line="312" w:lineRule="auto"/>
        <w:ind w:leftChars="100" w:left="400" w:hangingChars="100" w:hanging="200"/>
        <w:rPr>
          <w:rFonts w:ascii="HY신명조" w:eastAsia="HY신명조" w:hAnsi="바탕체"/>
          <w:szCs w:val="20"/>
        </w:rPr>
      </w:pPr>
      <w:r w:rsidRPr="00CB41C0">
        <w:rPr>
          <w:rFonts w:ascii="HY신명조" w:eastAsia="HY신명조" w:hAnsi="바탕체" w:hint="eastAsia"/>
          <w:szCs w:val="20"/>
        </w:rPr>
        <w:t>2. 하도급거래 기간이 90일 이내의 범위에서 「하도급거래 공정화에 관한 법률」 시행령에서 정하는 기간 이내인 경우</w:t>
      </w:r>
    </w:p>
    <w:p w:rsidR="00223E8A" w:rsidRPr="00CB41C0" w:rsidRDefault="00223E8A" w:rsidP="00223E8A">
      <w:pPr>
        <w:spacing w:line="312" w:lineRule="auto"/>
        <w:ind w:leftChars="100" w:left="400" w:hangingChars="100" w:hanging="200"/>
        <w:rPr>
          <w:rFonts w:ascii="HY신명조" w:eastAsia="HY신명조" w:hAnsi="바탕체"/>
          <w:szCs w:val="20"/>
        </w:rPr>
      </w:pPr>
      <w:r w:rsidRPr="00CB41C0">
        <w:rPr>
          <w:rFonts w:ascii="HY신명조" w:eastAsia="HY신명조" w:hAnsi="바탕체" w:hint="eastAsia"/>
          <w:szCs w:val="20"/>
        </w:rPr>
        <w:t>3. 하도급대금이 1억원 이하의 범위에서 「하도급거래 공정화에 관한 법률」 시행령에서 정하는 금액 이하인 경우</w:t>
      </w:r>
    </w:p>
    <w:p w:rsidR="00223E8A" w:rsidRPr="00CB41C0" w:rsidRDefault="00223E8A" w:rsidP="00223E8A">
      <w:pPr>
        <w:spacing w:line="312" w:lineRule="auto"/>
        <w:ind w:leftChars="100" w:left="400" w:hangingChars="100" w:hanging="200"/>
        <w:rPr>
          <w:rFonts w:ascii="HY신명조" w:eastAsia="HY신명조" w:hAnsi="바탕체"/>
          <w:szCs w:val="20"/>
        </w:rPr>
      </w:pPr>
      <w:r w:rsidRPr="00CB41C0">
        <w:rPr>
          <w:rFonts w:ascii="HY신명조" w:eastAsia="HY신명조" w:hAnsi="바탕체" w:hint="eastAsia"/>
          <w:szCs w:val="20"/>
        </w:rPr>
        <w:t xml:space="preserve">4. </w:t>
      </w:r>
      <w:r w:rsidR="00DD44F0" w:rsidRPr="00CB41C0">
        <w:rPr>
          <w:rFonts w:ascii="HY신명조" w:eastAsia="HY신명조" w:hAnsi="바탕체" w:hint="eastAsia"/>
          <w:szCs w:val="20"/>
        </w:rPr>
        <w:t>원사업자와 수급사업자가 하도급대금 연동을 하지 아니하기로 합의한 경우</w:t>
      </w:r>
    </w:p>
    <w:p w:rsidR="00DD44F0" w:rsidRPr="00CB41C0" w:rsidRDefault="00BE6597" w:rsidP="00DD44F0">
      <w:pPr>
        <w:spacing w:line="312" w:lineRule="auto"/>
        <w:rPr>
          <w:rFonts w:ascii="HY신명조" w:eastAsia="HY신명조" w:hAnsi="바탕체"/>
          <w:szCs w:val="20"/>
        </w:rPr>
      </w:pPr>
      <w:r w:rsidRPr="00CB41C0">
        <w:rPr>
          <w:rFonts w:ascii="HY신명조" w:eastAsia="HY신명조" w:hAnsi="바탕체" w:hint="eastAsia"/>
          <w:szCs w:val="20"/>
        </w:rPr>
        <w:t xml:space="preserve">② </w:t>
      </w:r>
      <w:r w:rsidR="00EA373E" w:rsidRPr="00CB41C0">
        <w:rPr>
          <w:rFonts w:ascii="HY신명조" w:eastAsia="HY신명조" w:hAnsi="바탕체" w:hint="eastAsia"/>
          <w:szCs w:val="20"/>
        </w:rPr>
        <w:t xml:space="preserve">제1항에도 불구하고, 원사업자와 수급사업자는 합의를 통해 다음 각 호의 어느 하나에 해당하는 경우에도 하도급대금 연동을 할 수 있다. </w:t>
      </w:r>
    </w:p>
    <w:p w:rsidR="00EA373E" w:rsidRPr="00CB41C0" w:rsidRDefault="00EA373E" w:rsidP="00DD44F0">
      <w:pPr>
        <w:spacing w:line="312" w:lineRule="auto"/>
        <w:rPr>
          <w:rFonts w:ascii="HY신명조" w:eastAsia="HY신명조" w:hAnsi="바탕체"/>
          <w:szCs w:val="20"/>
        </w:rPr>
      </w:pPr>
      <w:r w:rsidRPr="00CB41C0">
        <w:rPr>
          <w:rFonts w:ascii="HY신명조" w:eastAsia="HY신명조" w:hAnsi="바탕체" w:hint="eastAsia"/>
          <w:szCs w:val="20"/>
        </w:rPr>
        <w:t xml:space="preserve">  1. 제1항 각 호의 어느 하나에 해당하는 경우</w:t>
      </w:r>
    </w:p>
    <w:p w:rsidR="00EA373E" w:rsidRPr="00CB41C0" w:rsidRDefault="00EA373E" w:rsidP="00EA373E">
      <w:pPr>
        <w:spacing w:line="312" w:lineRule="auto"/>
        <w:ind w:firstLine="200"/>
        <w:rPr>
          <w:rFonts w:ascii="HY신명조" w:eastAsia="HY신명조" w:hAnsi="바탕체"/>
          <w:szCs w:val="20"/>
        </w:rPr>
      </w:pPr>
      <w:r w:rsidRPr="00CB41C0">
        <w:rPr>
          <w:rFonts w:ascii="HY신명조" w:eastAsia="HY신명조" w:hAnsi="바탕체" w:hint="eastAsia"/>
          <w:szCs w:val="20"/>
        </w:rPr>
        <w:t xml:space="preserve">2. </w:t>
      </w:r>
      <w:r w:rsidR="009241BB" w:rsidRPr="00CB41C0">
        <w:rPr>
          <w:rFonts w:ascii="HY신명조" w:eastAsia="HY신명조" w:hAnsi="바탕체" w:hint="eastAsia"/>
          <w:szCs w:val="20"/>
        </w:rPr>
        <w:t>원재료</w:t>
      </w:r>
      <w:r w:rsidRPr="00CB41C0">
        <w:rPr>
          <w:rFonts w:ascii="HY신명조" w:eastAsia="HY신명조" w:hAnsi="바탕체" w:hint="eastAsia"/>
          <w:szCs w:val="20"/>
        </w:rPr>
        <w:t xml:space="preserve">가 주요 </w:t>
      </w:r>
      <w:r w:rsidR="009241BB" w:rsidRPr="00CB41C0">
        <w:rPr>
          <w:rFonts w:ascii="HY신명조" w:eastAsia="HY신명조" w:hAnsi="바탕체" w:hint="eastAsia"/>
          <w:szCs w:val="20"/>
        </w:rPr>
        <w:t>원재료</w:t>
      </w:r>
      <w:r w:rsidRPr="00CB41C0">
        <w:rPr>
          <w:rFonts w:ascii="HY신명조" w:eastAsia="HY신명조" w:hAnsi="바탕체" w:hint="eastAsia"/>
          <w:szCs w:val="20"/>
        </w:rPr>
        <w:t>에 해당하지 않는 경우</w:t>
      </w:r>
    </w:p>
    <w:p w:rsidR="00EA373E" w:rsidRPr="00CB41C0" w:rsidRDefault="008A1EC5" w:rsidP="00EA373E">
      <w:pPr>
        <w:spacing w:line="312" w:lineRule="auto"/>
        <w:rPr>
          <w:rFonts w:ascii="HY신명조" w:eastAsia="HY신명조" w:hAnsi="바탕체"/>
          <w:szCs w:val="20"/>
        </w:rPr>
      </w:pPr>
      <w:r w:rsidRPr="00CB41C0">
        <w:rPr>
          <w:rFonts w:ascii="HY신명조" w:eastAsia="HY신명조" w:hAnsi="바탕체" w:hint="eastAsia"/>
          <w:szCs w:val="20"/>
        </w:rPr>
        <w:t xml:space="preserve">③ </w:t>
      </w:r>
      <w:r w:rsidR="005B7DA0" w:rsidRPr="00CB41C0">
        <w:rPr>
          <w:rFonts w:ascii="HY신명조" w:eastAsia="HY신명조" w:hAnsi="바탕체" w:hint="eastAsia"/>
          <w:szCs w:val="20"/>
        </w:rPr>
        <w:t xml:space="preserve">제1항에 따라 하도급대금 연동을 하는 경우, 원사업자는 수급사업자와 합의하여 다음 각 호의 사항을 기재하여 서명 또는 기명날인한 계약서를 교부한다. 이 경우, 원사업자는 [별첨] 표준 연동 계약서로 작성하여 수급사업자에게 교부할 수 있다. </w:t>
      </w:r>
    </w:p>
    <w:p w:rsidR="005B7DA0" w:rsidRPr="00CB41C0" w:rsidRDefault="005B7DA0" w:rsidP="00EA373E">
      <w:pPr>
        <w:spacing w:line="312" w:lineRule="auto"/>
        <w:rPr>
          <w:rFonts w:ascii="HY신명조" w:eastAsia="HY신명조" w:hAnsi="바탕체"/>
          <w:szCs w:val="20"/>
        </w:rPr>
      </w:pPr>
      <w:r w:rsidRPr="00CB41C0">
        <w:rPr>
          <w:rFonts w:ascii="HY신명조" w:eastAsia="HY신명조" w:hAnsi="바탕체" w:hint="eastAsia"/>
          <w:szCs w:val="20"/>
        </w:rPr>
        <w:t xml:space="preserve">  1. 하도급대금 연동의 대상 목적물의 명칭</w:t>
      </w:r>
    </w:p>
    <w:p w:rsidR="005B7DA0" w:rsidRPr="00CB41C0" w:rsidRDefault="005B7DA0" w:rsidP="005B7DA0">
      <w:pPr>
        <w:spacing w:line="312" w:lineRule="auto"/>
        <w:ind w:firstLine="200"/>
        <w:rPr>
          <w:rFonts w:ascii="HY신명조" w:eastAsia="HY신명조" w:hAnsi="바탕체"/>
          <w:szCs w:val="20"/>
        </w:rPr>
      </w:pPr>
      <w:r w:rsidRPr="00CB41C0">
        <w:rPr>
          <w:rFonts w:ascii="HY신명조" w:eastAsia="HY신명조" w:hAnsi="바탕체" w:hint="eastAsia"/>
          <w:szCs w:val="20"/>
        </w:rPr>
        <w:t xml:space="preserve">2. 하도급대금 연동의 주요 </w:t>
      </w:r>
      <w:r w:rsidR="009241BB" w:rsidRPr="00CB41C0">
        <w:rPr>
          <w:rFonts w:ascii="HY신명조" w:eastAsia="HY신명조" w:hAnsi="바탕체" w:hint="eastAsia"/>
          <w:szCs w:val="20"/>
        </w:rPr>
        <w:t>원재료</w:t>
      </w:r>
      <w:r w:rsidRPr="00CB41C0">
        <w:rPr>
          <w:rFonts w:ascii="HY신명조" w:eastAsia="HY신명조" w:hAnsi="바탕체" w:hint="eastAsia"/>
          <w:szCs w:val="20"/>
        </w:rPr>
        <w:t xml:space="preserve"> 또는 </w:t>
      </w:r>
      <w:r w:rsidR="009241BB" w:rsidRPr="00CB41C0">
        <w:rPr>
          <w:rFonts w:ascii="HY신명조" w:eastAsia="HY신명조" w:hAnsi="바탕체" w:hint="eastAsia"/>
          <w:szCs w:val="20"/>
        </w:rPr>
        <w:t>원재료</w:t>
      </w:r>
    </w:p>
    <w:p w:rsidR="005B7DA0" w:rsidRPr="00CB41C0" w:rsidRDefault="005B7DA0" w:rsidP="005B7DA0">
      <w:pPr>
        <w:spacing w:line="312" w:lineRule="auto"/>
        <w:ind w:firstLine="200"/>
        <w:rPr>
          <w:rFonts w:ascii="HY신명조" w:eastAsia="HY신명조" w:hAnsi="바탕체"/>
          <w:szCs w:val="20"/>
        </w:rPr>
      </w:pPr>
      <w:r w:rsidRPr="00CB41C0">
        <w:rPr>
          <w:rFonts w:ascii="HY신명조" w:eastAsia="HY신명조" w:hAnsi="바탕체" w:hint="eastAsia"/>
          <w:szCs w:val="20"/>
        </w:rPr>
        <w:t xml:space="preserve">3. </w:t>
      </w:r>
      <w:r w:rsidR="00EB52AC" w:rsidRPr="00CB41C0">
        <w:rPr>
          <w:rFonts w:ascii="HY신명조" w:eastAsia="HY신명조" w:hAnsi="바탕체" w:hint="eastAsia"/>
          <w:szCs w:val="20"/>
        </w:rPr>
        <w:t>하도급대금 연동의 조정요건</w:t>
      </w:r>
    </w:p>
    <w:p w:rsidR="00EB52AC" w:rsidRPr="00CB41C0" w:rsidRDefault="00EB52AC" w:rsidP="005B7DA0">
      <w:pPr>
        <w:spacing w:line="312" w:lineRule="auto"/>
        <w:ind w:firstLine="200"/>
        <w:rPr>
          <w:rFonts w:ascii="HY신명조" w:eastAsia="HY신명조" w:hAnsi="바탕체"/>
          <w:szCs w:val="20"/>
        </w:rPr>
      </w:pPr>
      <w:r w:rsidRPr="00CB41C0">
        <w:rPr>
          <w:rFonts w:ascii="HY신명조" w:eastAsia="HY신명조" w:hAnsi="바탕체" w:hint="eastAsia"/>
          <w:szCs w:val="20"/>
        </w:rPr>
        <w:t>4. 하도급대금 연동의 기준 지표 및 산식</w:t>
      </w:r>
    </w:p>
    <w:p w:rsidR="00EB52AC" w:rsidRPr="00CB41C0" w:rsidRDefault="00EB52AC" w:rsidP="005B7DA0">
      <w:pPr>
        <w:spacing w:line="312" w:lineRule="auto"/>
        <w:ind w:firstLine="200"/>
        <w:rPr>
          <w:rFonts w:ascii="HY신명조" w:eastAsia="HY신명조" w:hAnsi="바탕체"/>
          <w:szCs w:val="20"/>
        </w:rPr>
      </w:pPr>
      <w:r w:rsidRPr="00CB41C0">
        <w:rPr>
          <w:rFonts w:ascii="HY신명조" w:eastAsia="HY신명조" w:hAnsi="바탕체" w:hint="eastAsia"/>
          <w:szCs w:val="20"/>
        </w:rPr>
        <w:t>5. 「하도급거래 공정화에 관한 법률」 시행령에서 정하는 사항</w:t>
      </w:r>
    </w:p>
    <w:p w:rsidR="00EB52AC" w:rsidRPr="00CB41C0" w:rsidRDefault="008D5F96" w:rsidP="00EB52AC">
      <w:pPr>
        <w:spacing w:line="312" w:lineRule="auto"/>
        <w:rPr>
          <w:rFonts w:ascii="HY신명조" w:eastAsia="HY신명조" w:hAnsi="바탕체"/>
          <w:szCs w:val="20"/>
        </w:rPr>
      </w:pPr>
      <w:r w:rsidRPr="00CB41C0">
        <w:rPr>
          <w:rFonts w:ascii="HY신명조" w:eastAsia="HY신명조" w:hAnsi="바탕체" w:hint="eastAsia"/>
          <w:szCs w:val="20"/>
        </w:rPr>
        <w:t xml:space="preserve">④ 제1항 제4호에 따라 하도급대금 연동을 하지 않은 경우, 원사업자와 수급사업자는 그 취지와 사유를 계약서에 분명하게 적어야 한다. 이 경우, [별첨] 표준 </w:t>
      </w:r>
      <w:proofErr w:type="spellStart"/>
      <w:r w:rsidRPr="00CB41C0">
        <w:rPr>
          <w:rFonts w:ascii="HY신명조" w:eastAsia="HY신명조" w:hAnsi="바탕체" w:hint="eastAsia"/>
          <w:szCs w:val="20"/>
        </w:rPr>
        <w:t>미연동</w:t>
      </w:r>
      <w:proofErr w:type="spellEnd"/>
      <w:r w:rsidRPr="00CB41C0">
        <w:rPr>
          <w:rFonts w:ascii="HY신명조" w:eastAsia="HY신명조" w:hAnsi="바탕체" w:hint="eastAsia"/>
          <w:szCs w:val="20"/>
        </w:rPr>
        <w:t xml:space="preserve"> 계약서로 하도급대금 </w:t>
      </w:r>
      <w:proofErr w:type="spellStart"/>
      <w:r w:rsidRPr="00CB41C0">
        <w:rPr>
          <w:rFonts w:ascii="HY신명조" w:eastAsia="HY신명조" w:hAnsi="바탕체" w:hint="eastAsia"/>
          <w:szCs w:val="20"/>
        </w:rPr>
        <w:t>미연동</w:t>
      </w:r>
      <w:proofErr w:type="spellEnd"/>
      <w:r w:rsidRPr="00CB41C0">
        <w:rPr>
          <w:rFonts w:ascii="HY신명조" w:eastAsia="HY신명조" w:hAnsi="바탕체" w:hint="eastAsia"/>
          <w:szCs w:val="20"/>
        </w:rPr>
        <w:t xml:space="preserve"> 계약을 체결할 수 있다. </w:t>
      </w:r>
    </w:p>
    <w:p w:rsidR="00BE438D" w:rsidRPr="00CB41C0" w:rsidRDefault="00BE438D" w:rsidP="00EB52AC">
      <w:pPr>
        <w:spacing w:line="312" w:lineRule="auto"/>
        <w:rPr>
          <w:rFonts w:ascii="HY신명조" w:eastAsia="HY신명조" w:hAnsi="바탕체"/>
          <w:szCs w:val="20"/>
        </w:rPr>
      </w:pPr>
      <w:r w:rsidRPr="00CB41C0">
        <w:rPr>
          <w:rFonts w:ascii="HY신명조" w:eastAsia="HY신명조" w:hAnsi="바탕체" w:hint="eastAsia"/>
          <w:szCs w:val="20"/>
        </w:rPr>
        <w:t>⑤ 원사업자는 제1항에 따른 하도금대금 연동과 관련하여 하도급거래에 관한 거래상 지위를 남용</w:t>
      </w:r>
      <w:r w:rsidRPr="00CB41C0">
        <w:rPr>
          <w:rFonts w:ascii="HY신명조" w:eastAsia="HY신명조" w:hAnsi="바탕체" w:hint="eastAsia"/>
          <w:szCs w:val="20"/>
        </w:rPr>
        <w:lastRenderedPageBreak/>
        <w:t xml:space="preserve">하거나 거짓 또는 그 밖의 부정한 방법으로 「하도급거래 공정화에 관한 법률」 제3조의 적용을 피하려는 행위를 하지 아니한다. </w:t>
      </w:r>
    </w:p>
    <w:p w:rsidR="00BE438D" w:rsidRPr="00CB41C0" w:rsidRDefault="00BE438D" w:rsidP="00EB52AC">
      <w:pPr>
        <w:spacing w:line="312" w:lineRule="auto"/>
        <w:rPr>
          <w:rFonts w:ascii="HY신명조" w:eastAsia="HY신명조" w:hAnsi="바탕체"/>
          <w:szCs w:val="20"/>
        </w:rPr>
      </w:pPr>
      <w:r w:rsidRPr="00CB41C0">
        <w:rPr>
          <w:rFonts w:ascii="HY신명조" w:eastAsia="HY신명조" w:hAnsi="바탕체" w:hint="eastAsia"/>
          <w:szCs w:val="20"/>
        </w:rPr>
        <w:t xml:space="preserve">⑥ 제5항을 위반하여 제4항에 따른 하도급대금 </w:t>
      </w:r>
      <w:proofErr w:type="spellStart"/>
      <w:r w:rsidRPr="00CB41C0">
        <w:rPr>
          <w:rFonts w:ascii="HY신명조" w:eastAsia="HY신명조" w:hAnsi="바탕체" w:hint="eastAsia"/>
          <w:szCs w:val="20"/>
        </w:rPr>
        <w:t>미연동</w:t>
      </w:r>
      <w:proofErr w:type="spellEnd"/>
      <w:r w:rsidRPr="00CB41C0">
        <w:rPr>
          <w:rFonts w:ascii="HY신명조" w:eastAsia="HY신명조" w:hAnsi="바탕체" w:hint="eastAsia"/>
          <w:szCs w:val="20"/>
        </w:rPr>
        <w:t xml:space="preserve"> 합의가 이루어진 경우에 수급사업자는 제1항에 따른 하도급대금 연동 계약의 체결을 요구할 수 있으며, </w:t>
      </w:r>
      <w:r w:rsidR="003C41FC" w:rsidRPr="00CB41C0">
        <w:rPr>
          <w:rFonts w:ascii="HY신명조" w:eastAsia="HY신명조" w:hAnsi="바탕체" w:hint="eastAsia"/>
          <w:szCs w:val="20"/>
        </w:rPr>
        <w:t xml:space="preserve">원사업자는 제3항에 따라 하도급대금 연동 계약을 체결한다. </w:t>
      </w:r>
    </w:p>
    <w:p w:rsidR="003C41FC" w:rsidRPr="00CB41C0" w:rsidRDefault="003C41FC" w:rsidP="00EB52AC">
      <w:pPr>
        <w:spacing w:line="312" w:lineRule="auto"/>
        <w:rPr>
          <w:rFonts w:ascii="HY신명조" w:eastAsia="HY신명조" w:hAnsi="바탕체"/>
          <w:szCs w:val="20"/>
        </w:rPr>
      </w:pPr>
      <w:r w:rsidRPr="00CB41C0">
        <w:rPr>
          <w:rFonts w:ascii="HY신명조" w:eastAsia="HY신명조" w:hAnsi="바탕체" w:hint="eastAsia"/>
          <w:szCs w:val="20"/>
        </w:rPr>
        <w:t xml:space="preserve">⑦ 원사업자 또는 수급사업자가 착오 등을 이유로 제1항에 따른 하도급대금 연동 도는 제4항에 따른 </w:t>
      </w:r>
      <w:proofErr w:type="spellStart"/>
      <w:r w:rsidRPr="00CB41C0">
        <w:rPr>
          <w:rFonts w:ascii="HY신명조" w:eastAsia="HY신명조" w:hAnsi="바탕체" w:hint="eastAsia"/>
          <w:szCs w:val="20"/>
        </w:rPr>
        <w:t>미연동</w:t>
      </w:r>
      <w:proofErr w:type="spellEnd"/>
      <w:r w:rsidRPr="00CB41C0">
        <w:rPr>
          <w:rFonts w:ascii="HY신명조" w:eastAsia="HY신명조" w:hAnsi="바탕체" w:hint="eastAsia"/>
          <w:szCs w:val="20"/>
        </w:rPr>
        <w:t xml:space="preserve"> 계약을 체결하지 않은 경우에 일</w:t>
      </w:r>
      <w:r w:rsidR="00035EBC" w:rsidRPr="00CB41C0">
        <w:rPr>
          <w:rFonts w:ascii="HY신명조" w:eastAsia="HY신명조" w:hAnsi="바탕체" w:hint="eastAsia"/>
          <w:szCs w:val="20"/>
        </w:rPr>
        <w:t xml:space="preserve">방 당사자는 상대방에 대해 하도급대금 연동 또는 </w:t>
      </w:r>
      <w:proofErr w:type="spellStart"/>
      <w:r w:rsidR="00035EBC" w:rsidRPr="00CB41C0">
        <w:rPr>
          <w:rFonts w:ascii="HY신명조" w:eastAsia="HY신명조" w:hAnsi="바탕체" w:hint="eastAsia"/>
          <w:szCs w:val="20"/>
        </w:rPr>
        <w:t>미연동</w:t>
      </w:r>
      <w:proofErr w:type="spellEnd"/>
      <w:r w:rsidR="00035EBC" w:rsidRPr="00CB41C0">
        <w:rPr>
          <w:rFonts w:ascii="HY신명조" w:eastAsia="HY신명조" w:hAnsi="바탕체" w:hint="eastAsia"/>
          <w:szCs w:val="20"/>
        </w:rPr>
        <w:t xml:space="preserve"> 계약의 체결을 요구할 수 있으며, 원사업자와 수급사업자는 하도급대금 연동 또는 </w:t>
      </w:r>
      <w:proofErr w:type="spellStart"/>
      <w:r w:rsidR="00035EBC" w:rsidRPr="00CB41C0">
        <w:rPr>
          <w:rFonts w:ascii="HY신명조" w:eastAsia="HY신명조" w:hAnsi="바탕체" w:hint="eastAsia"/>
          <w:szCs w:val="20"/>
        </w:rPr>
        <w:t>미연동</w:t>
      </w:r>
      <w:proofErr w:type="spellEnd"/>
      <w:r w:rsidR="00035EBC" w:rsidRPr="00CB41C0">
        <w:rPr>
          <w:rFonts w:ascii="HY신명조" w:eastAsia="HY신명조" w:hAnsi="바탕체" w:hint="eastAsia"/>
          <w:szCs w:val="20"/>
        </w:rPr>
        <w:t xml:space="preserve"> 계약을 체결한다. </w:t>
      </w:r>
    </w:p>
    <w:p w:rsidR="009C7F6E" w:rsidRPr="00CB41C0" w:rsidRDefault="009C7F6E" w:rsidP="001F2BDA">
      <w:pPr>
        <w:spacing w:line="312" w:lineRule="auto"/>
        <w:rPr>
          <w:rFonts w:ascii="HY신명조" w:eastAsia="HY신명조" w:hAnsi="바탕체"/>
          <w:szCs w:val="20"/>
        </w:rPr>
      </w:pPr>
    </w:p>
    <w:p w:rsidR="00682EB5" w:rsidRPr="00CB41C0" w:rsidRDefault="00682EB5" w:rsidP="00682EB5">
      <w:pPr>
        <w:spacing w:line="312" w:lineRule="auto"/>
        <w:jc w:val="center"/>
        <w:rPr>
          <w:rFonts w:ascii="HY신명조" w:eastAsia="HY신명조" w:hAnsi="바탕체"/>
          <w:b/>
          <w:szCs w:val="20"/>
        </w:rPr>
      </w:pPr>
      <w:r w:rsidRPr="00CB41C0">
        <w:rPr>
          <w:rFonts w:ascii="HY신명조" w:eastAsia="HY신명조" w:hAnsi="바탕체" w:hint="eastAsia"/>
          <w:b/>
          <w:szCs w:val="20"/>
        </w:rPr>
        <w:t>제2절 하도급 대금 지급</w:t>
      </w:r>
    </w:p>
    <w:p w:rsidR="00682EB5" w:rsidRPr="00CB41C0" w:rsidRDefault="00682EB5" w:rsidP="001F2BDA">
      <w:pPr>
        <w:spacing w:line="312" w:lineRule="auto"/>
        <w:rPr>
          <w:rFonts w:ascii="HY신명조" w:eastAsia="HY신명조" w:hAnsi="바탕체"/>
          <w:szCs w:val="20"/>
        </w:rPr>
      </w:pPr>
    </w:p>
    <w:p w:rsidR="00682EB5" w:rsidRPr="00CB41C0" w:rsidRDefault="00682EB5" w:rsidP="00682EB5">
      <w:pPr>
        <w:spacing w:line="312" w:lineRule="auto"/>
        <w:rPr>
          <w:rFonts w:ascii="HY신명조" w:eastAsia="HY신명조" w:hAnsi="바탕체"/>
          <w:szCs w:val="20"/>
        </w:rPr>
      </w:pPr>
      <w:r w:rsidRPr="00CB41C0">
        <w:rPr>
          <w:rFonts w:ascii="HY신명조" w:eastAsia="HY신명조" w:hAnsi="바탕체" w:hint="eastAsia"/>
          <w:b/>
          <w:szCs w:val="20"/>
        </w:rPr>
        <w:t>제</w:t>
      </w:r>
      <w:del w:id="79" w:author="최규현 (Kyoohyun Choi)" w:date="2024-06-17T15:31:00Z">
        <w:r w:rsidRPr="00CB41C0" w:rsidDel="00153989">
          <w:rPr>
            <w:rFonts w:ascii="HY신명조" w:eastAsia="HY신명조" w:hAnsi="바탕체" w:hint="eastAsia"/>
            <w:b/>
            <w:szCs w:val="20"/>
          </w:rPr>
          <w:delText>3</w:delText>
        </w:r>
        <w:r w:rsidR="0023487D" w:rsidRPr="00CB41C0" w:rsidDel="00153989">
          <w:rPr>
            <w:rFonts w:ascii="HY신명조" w:eastAsia="HY신명조" w:hAnsi="바탕체" w:hint="eastAsia"/>
            <w:b/>
            <w:szCs w:val="20"/>
          </w:rPr>
          <w:delText>1</w:delText>
        </w:r>
      </w:del>
      <w:ins w:id="80" w:author="최규현 (Kyoohyun Choi)" w:date="2024-06-17T15:31:00Z">
        <w:r w:rsidR="00153989">
          <w:rPr>
            <w:rFonts w:ascii="HY신명조" w:eastAsia="HY신명조" w:hAnsi="바탕체"/>
            <w:b/>
            <w:szCs w:val="20"/>
          </w:rPr>
          <w:t>32</w:t>
        </w:r>
      </w:ins>
      <w:r w:rsidRPr="00CB41C0">
        <w:rPr>
          <w:rFonts w:ascii="HY신명조" w:eastAsia="HY신명조" w:hAnsi="바탕체" w:hint="eastAsia"/>
          <w:b/>
          <w:szCs w:val="20"/>
        </w:rPr>
        <w:t>조 (단가 및 하도급대금의 결정)</w:t>
      </w:r>
    </w:p>
    <w:p w:rsidR="00682EB5" w:rsidRPr="00CB41C0" w:rsidRDefault="00682EB5" w:rsidP="00682EB5">
      <w:pPr>
        <w:spacing w:line="312" w:lineRule="auto"/>
        <w:rPr>
          <w:rFonts w:ascii="HY신명조" w:eastAsia="HY신명조" w:hAnsi="바탕체"/>
          <w:szCs w:val="20"/>
        </w:rPr>
      </w:pPr>
      <w:r w:rsidRPr="00CB41C0">
        <w:rPr>
          <w:rFonts w:ascii="HY신명조" w:eastAsia="HY신명조" w:hAnsi="바탕체" w:hint="eastAsia"/>
          <w:szCs w:val="20"/>
        </w:rPr>
        <w:t xml:space="preserve">① 단가는 목적물의 내용, 물량, 지식재산권 소유, 인건비, 관리비, 물가 및 수급사업자의 적정 수익 등을 고려하여 원사업자와 수급사업자가 협의하여 정한다. 원사업자가 지정하는 인도장소까지의 운임, </w:t>
      </w:r>
      <w:proofErr w:type="spellStart"/>
      <w:r w:rsidRPr="00CB41C0">
        <w:rPr>
          <w:rFonts w:ascii="HY신명조" w:eastAsia="HY신명조" w:hAnsi="바탕체" w:hint="eastAsia"/>
          <w:szCs w:val="20"/>
        </w:rPr>
        <w:t>하역비</w:t>
      </w:r>
      <w:proofErr w:type="spellEnd"/>
      <w:r w:rsidRPr="00CB41C0">
        <w:rPr>
          <w:rFonts w:ascii="HY신명조" w:eastAsia="HY신명조" w:hAnsi="바탕체" w:hint="eastAsia"/>
          <w:szCs w:val="20"/>
        </w:rPr>
        <w:t xml:space="preserve">, 포장비, 보험료, 샘플제작비용, 검사비용 등 제조과정에서 수급사업자가 부담한 비용은 별도의 약정이 없는 한 제1항의 단가에 포함된 것으로 한다. 다만, 원사업자와 수급사업자간 부대 비용에 대한 별도의 합의가 있는 경우 그에 따른다. </w:t>
      </w:r>
    </w:p>
    <w:p w:rsidR="00682EB5" w:rsidRPr="00CB41C0" w:rsidRDefault="00682EB5" w:rsidP="00682EB5">
      <w:pPr>
        <w:spacing w:line="312" w:lineRule="auto"/>
        <w:rPr>
          <w:rFonts w:ascii="HY신명조" w:eastAsia="HY신명조" w:hAnsi="바탕체"/>
          <w:szCs w:val="20"/>
        </w:rPr>
      </w:pPr>
      <w:r w:rsidRPr="00CB41C0">
        <w:rPr>
          <w:rFonts w:ascii="HY신명조" w:eastAsia="HY신명조" w:hAnsi="바탕체" w:hint="eastAsia"/>
          <w:szCs w:val="20"/>
        </w:rPr>
        <w:t>② 단가결정의 기초가 된 조건이 계약기간 중 경제상황의 변동 등으로 인하여 변경된 때에는 원사업자 또는 수급사업자는 상대방에게 단가의 조정을 신청할 수 있다. 이 경우 신청일로부터 30일 안에 상호 협의하여 정한다.</w:t>
      </w:r>
    </w:p>
    <w:p w:rsidR="00682EB5" w:rsidRPr="00CB41C0" w:rsidRDefault="00682EB5" w:rsidP="00682EB5">
      <w:pPr>
        <w:spacing w:line="312" w:lineRule="auto"/>
        <w:rPr>
          <w:rFonts w:ascii="HY신명조" w:eastAsia="HY신명조" w:hAnsi="바탕체"/>
          <w:szCs w:val="20"/>
        </w:rPr>
      </w:pPr>
      <w:r w:rsidRPr="00CB41C0">
        <w:rPr>
          <w:rFonts w:ascii="HY신명조" w:eastAsia="HY신명조" w:hAnsi="바탕체" w:hint="eastAsia"/>
          <w:szCs w:val="20"/>
        </w:rPr>
        <w:t>③ 신제품(</w:t>
      </w:r>
      <w:proofErr w:type="spellStart"/>
      <w:r w:rsidRPr="00CB41C0">
        <w:rPr>
          <w:rFonts w:ascii="HY신명조" w:eastAsia="HY신명조" w:hAnsi="바탕체" w:hint="eastAsia"/>
          <w:szCs w:val="20"/>
        </w:rPr>
        <w:t>초도품</w:t>
      </w:r>
      <w:proofErr w:type="spellEnd"/>
      <w:r w:rsidRPr="00CB41C0">
        <w:rPr>
          <w:rFonts w:ascii="HY신명조" w:eastAsia="HY신명조" w:hAnsi="바탕체" w:hint="eastAsia"/>
          <w:szCs w:val="20"/>
        </w:rPr>
        <w:t>) 제작 등과 같이 발주 전에 확정단가를 정하기 어려운 특별한 사정이 있는 경우에는 원사업자와 수급사업자가 협의하여 정한 임시단가를 적용한다. 이 경우 임시단가와 확정단가의 차액은 확정단가를 정하는 때에 소급하여 정산한다.</w:t>
      </w:r>
    </w:p>
    <w:p w:rsidR="00682EB5" w:rsidRPr="00CB41C0" w:rsidRDefault="00682EB5" w:rsidP="00682EB5">
      <w:pPr>
        <w:spacing w:line="312" w:lineRule="auto"/>
        <w:rPr>
          <w:rFonts w:ascii="HY신명조" w:eastAsia="HY신명조" w:hAnsi="바탕체"/>
          <w:szCs w:val="20"/>
        </w:rPr>
      </w:pPr>
      <w:r w:rsidRPr="00CB41C0">
        <w:rPr>
          <w:rFonts w:ascii="HY신명조" w:eastAsia="HY신명조" w:hAnsi="바탕체" w:hint="eastAsia"/>
          <w:szCs w:val="20"/>
        </w:rPr>
        <w:t>④ 원사업자는 부당하게 수급사업자에게 목적물과 같거나 유사한 것에 대하여 일반적으로 지급되는 대가보다 낮은 수준으로 단가 또는 하도급대금을 정할 것을 강요하지 아니한다.</w:t>
      </w:r>
    </w:p>
    <w:p w:rsidR="00682EB5" w:rsidRPr="00CB41C0" w:rsidRDefault="00682EB5" w:rsidP="001F2BDA">
      <w:pPr>
        <w:spacing w:line="312" w:lineRule="auto"/>
        <w:rPr>
          <w:rFonts w:ascii="HY신명조" w:eastAsia="HY신명조" w:hAnsi="바탕체"/>
          <w:szCs w:val="20"/>
        </w:rPr>
      </w:pPr>
    </w:p>
    <w:p w:rsidR="00DD1565" w:rsidRPr="00CB41C0" w:rsidRDefault="00DD1565" w:rsidP="00DD1565">
      <w:pPr>
        <w:spacing w:line="312" w:lineRule="auto"/>
        <w:rPr>
          <w:rFonts w:ascii="HY신명조" w:eastAsia="HY신명조" w:hAnsi="바탕체"/>
          <w:szCs w:val="20"/>
        </w:rPr>
      </w:pPr>
      <w:r w:rsidRPr="00CB41C0">
        <w:rPr>
          <w:rFonts w:ascii="HY신명조" w:eastAsia="HY신명조" w:hAnsi="바탕체" w:hint="eastAsia"/>
          <w:b/>
          <w:szCs w:val="20"/>
        </w:rPr>
        <w:t>제</w:t>
      </w:r>
      <w:del w:id="81" w:author="최규현 (Kyoohyun Choi)" w:date="2024-06-17T15:32:00Z">
        <w:r w:rsidRPr="00CB41C0" w:rsidDel="00D3244D">
          <w:rPr>
            <w:rFonts w:ascii="HY신명조" w:eastAsia="HY신명조" w:hAnsi="바탕체" w:hint="eastAsia"/>
            <w:b/>
            <w:szCs w:val="20"/>
          </w:rPr>
          <w:delText>3</w:delText>
        </w:r>
        <w:r w:rsidR="0023487D" w:rsidRPr="00CB41C0" w:rsidDel="00D3244D">
          <w:rPr>
            <w:rFonts w:ascii="HY신명조" w:eastAsia="HY신명조" w:hAnsi="바탕체" w:hint="eastAsia"/>
            <w:b/>
            <w:szCs w:val="20"/>
          </w:rPr>
          <w:delText>2</w:delText>
        </w:r>
      </w:del>
      <w:ins w:id="82" w:author="최규현 (Kyoohyun Choi)" w:date="2024-06-17T15:32:00Z">
        <w:r w:rsidR="00D3244D">
          <w:rPr>
            <w:rFonts w:ascii="HY신명조" w:eastAsia="HY신명조" w:hAnsi="바탕체"/>
            <w:b/>
            <w:szCs w:val="20"/>
          </w:rPr>
          <w:t>33</w:t>
        </w:r>
      </w:ins>
      <w:r w:rsidRPr="00CB41C0">
        <w:rPr>
          <w:rFonts w:ascii="HY신명조" w:eastAsia="HY신명조" w:hAnsi="바탕체" w:hint="eastAsia"/>
          <w:b/>
          <w:szCs w:val="20"/>
        </w:rPr>
        <w:t>조 (선급금)</w:t>
      </w:r>
      <w:r w:rsidRPr="00CB41C0">
        <w:rPr>
          <w:rFonts w:ascii="HY신명조" w:eastAsia="HY신명조" w:hAnsi="바탕체" w:hint="eastAsia"/>
          <w:szCs w:val="20"/>
        </w:rPr>
        <w:t xml:space="preserve"> </w:t>
      </w:r>
    </w:p>
    <w:p w:rsidR="00DD1565" w:rsidRPr="00CB41C0" w:rsidRDefault="00DD1565" w:rsidP="00DD1565">
      <w:pPr>
        <w:spacing w:line="312" w:lineRule="auto"/>
        <w:rPr>
          <w:rFonts w:ascii="HY신명조" w:eastAsia="HY신명조" w:hAnsi="바탕체"/>
          <w:szCs w:val="20"/>
        </w:rPr>
      </w:pPr>
      <w:r w:rsidRPr="00CB41C0">
        <w:rPr>
          <w:rFonts w:ascii="HY신명조" w:eastAsia="HY신명조" w:hAnsi="바탕체" w:hint="eastAsia"/>
          <w:szCs w:val="20"/>
        </w:rPr>
        <w:t>원사업자와 수급사업자는 선급금 지급 여부를 협의하여 정할 수 있다.</w:t>
      </w:r>
    </w:p>
    <w:p w:rsidR="00B7087A" w:rsidRPr="00CB41C0" w:rsidRDefault="00B7087A" w:rsidP="00DD1565">
      <w:pPr>
        <w:spacing w:line="312" w:lineRule="auto"/>
        <w:rPr>
          <w:rFonts w:ascii="HY신명조" w:eastAsia="HY신명조" w:hAnsi="바탕체"/>
          <w:szCs w:val="20"/>
        </w:rPr>
      </w:pPr>
    </w:p>
    <w:p w:rsidR="00B7087A" w:rsidRPr="00CB41C0" w:rsidRDefault="00B7087A" w:rsidP="00DD1565">
      <w:pPr>
        <w:spacing w:line="312" w:lineRule="auto"/>
        <w:rPr>
          <w:rFonts w:ascii="HY신명조" w:eastAsia="HY신명조" w:hAnsi="바탕체"/>
          <w:b/>
          <w:szCs w:val="20"/>
        </w:rPr>
      </w:pPr>
      <w:r w:rsidRPr="00CB41C0">
        <w:rPr>
          <w:rFonts w:ascii="HY신명조" w:eastAsia="HY신명조" w:hAnsi="바탕체" w:hint="eastAsia"/>
          <w:b/>
          <w:szCs w:val="20"/>
        </w:rPr>
        <w:t>제</w:t>
      </w:r>
      <w:del w:id="83" w:author="최규현 (Kyoohyun Choi)" w:date="2024-06-17T15:32:00Z">
        <w:r w:rsidRPr="00CB41C0" w:rsidDel="00E76B5B">
          <w:rPr>
            <w:rFonts w:ascii="HY신명조" w:eastAsia="HY신명조" w:hAnsi="바탕체" w:hint="eastAsia"/>
            <w:b/>
            <w:szCs w:val="20"/>
          </w:rPr>
          <w:delText>3</w:delText>
        </w:r>
        <w:r w:rsidR="0023487D" w:rsidRPr="00CB41C0" w:rsidDel="00E76B5B">
          <w:rPr>
            <w:rFonts w:ascii="HY신명조" w:eastAsia="HY신명조" w:hAnsi="바탕체" w:hint="eastAsia"/>
            <w:b/>
            <w:szCs w:val="20"/>
          </w:rPr>
          <w:delText>3</w:delText>
        </w:r>
      </w:del>
      <w:ins w:id="84" w:author="최규현 (Kyoohyun Choi)" w:date="2024-06-17T15:32:00Z">
        <w:r w:rsidR="00E76B5B">
          <w:rPr>
            <w:rFonts w:ascii="HY신명조" w:eastAsia="HY신명조" w:hAnsi="바탕체"/>
            <w:b/>
            <w:szCs w:val="20"/>
          </w:rPr>
          <w:t>34</w:t>
        </w:r>
      </w:ins>
      <w:r w:rsidRPr="00CB41C0">
        <w:rPr>
          <w:rFonts w:ascii="HY신명조" w:eastAsia="HY신명조" w:hAnsi="바탕체" w:hint="eastAsia"/>
          <w:b/>
          <w:szCs w:val="20"/>
        </w:rPr>
        <w:t>조 (발주자의 선급금)</w:t>
      </w:r>
    </w:p>
    <w:p w:rsidR="00B7087A" w:rsidRPr="00CB41C0" w:rsidRDefault="00B7087A" w:rsidP="00B7087A">
      <w:pPr>
        <w:spacing w:line="312" w:lineRule="auto"/>
        <w:rPr>
          <w:rFonts w:ascii="HY신명조" w:eastAsia="HY신명조" w:hAnsi="바탕체"/>
          <w:szCs w:val="20"/>
        </w:rPr>
      </w:pPr>
      <w:r w:rsidRPr="00CB41C0">
        <w:rPr>
          <w:rFonts w:ascii="HY신명조" w:eastAsia="HY신명조" w:hAnsi="바탕체" w:hint="eastAsia"/>
          <w:szCs w:val="20"/>
        </w:rPr>
        <w:t xml:space="preserve">① 원사업자가 발주자로부터 선급금을 받은 경우, 그 선급금의 내용과 비율에 따라 이를 받은 날(제작을 위탁하기 전에 선급금을 받은 경우에는 제작을 위탁한 날)부터 15일 이내에 선급금을 </w:t>
      </w:r>
      <w:r w:rsidRPr="00CB41C0">
        <w:rPr>
          <w:rFonts w:ascii="HY신명조" w:eastAsia="HY신명조" w:hAnsi="바탕체" w:hint="eastAsia"/>
          <w:szCs w:val="20"/>
        </w:rPr>
        <w:lastRenderedPageBreak/>
        <w:t>수급사업자에게 지급한다.</w:t>
      </w:r>
    </w:p>
    <w:p w:rsidR="00B7087A" w:rsidRPr="00CB41C0" w:rsidRDefault="00B7087A" w:rsidP="00B7087A">
      <w:pPr>
        <w:spacing w:line="312" w:lineRule="auto"/>
        <w:rPr>
          <w:rFonts w:ascii="HY신명조" w:eastAsia="HY신명조" w:hAnsi="바탕체"/>
          <w:szCs w:val="20"/>
        </w:rPr>
      </w:pPr>
      <w:r w:rsidRPr="00CB41C0">
        <w:rPr>
          <w:rFonts w:ascii="HY신명조" w:eastAsia="HY신명조" w:hAnsi="바탕체" w:hint="eastAsia"/>
          <w:szCs w:val="20"/>
        </w:rPr>
        <w:t>② 원사업자가 발주자로부터 받은 선급금을 제1항에 따른 기한이 지난 후에 지급하는 경우에는 그 초과기간에 대해 지연배상금을 지급한다.</w:t>
      </w:r>
    </w:p>
    <w:p w:rsidR="00B7087A" w:rsidRPr="00CB41C0" w:rsidRDefault="00B7087A" w:rsidP="00B7087A">
      <w:pPr>
        <w:spacing w:line="312" w:lineRule="auto"/>
        <w:rPr>
          <w:rFonts w:ascii="HY신명조" w:eastAsia="HY신명조" w:hAnsi="바탕체"/>
          <w:szCs w:val="20"/>
        </w:rPr>
      </w:pPr>
      <w:r w:rsidRPr="00CB41C0">
        <w:rPr>
          <w:rFonts w:ascii="HY신명조" w:eastAsia="HY신명조" w:hAnsi="바탕체" w:hint="eastAsia"/>
          <w:szCs w:val="20"/>
        </w:rPr>
        <w:t xml:space="preserve">③ 원사업자가 제1항에 따른 선급금을 어음 또는 어음대체결제수단을 이용하여 지급하는 경우의 </w:t>
      </w:r>
      <w:proofErr w:type="spellStart"/>
      <w:r w:rsidRPr="00CB41C0">
        <w:rPr>
          <w:rFonts w:ascii="HY신명조" w:eastAsia="HY신명조" w:hAnsi="바탕체" w:hint="eastAsia"/>
          <w:szCs w:val="20"/>
        </w:rPr>
        <w:t>어음할인료·수수료의</w:t>
      </w:r>
      <w:proofErr w:type="spellEnd"/>
      <w:r w:rsidRPr="00CB41C0">
        <w:rPr>
          <w:rFonts w:ascii="HY신명조" w:eastAsia="HY신명조" w:hAnsi="바탕체" w:hint="eastAsia"/>
          <w:szCs w:val="20"/>
        </w:rPr>
        <w:t xml:space="preserve"> 지급 및 </w:t>
      </w:r>
      <w:proofErr w:type="spellStart"/>
      <w:r w:rsidRPr="00CB41C0">
        <w:rPr>
          <w:rFonts w:ascii="HY신명조" w:eastAsia="HY신명조" w:hAnsi="바탕체" w:hint="eastAsia"/>
          <w:szCs w:val="20"/>
        </w:rPr>
        <w:t>어음할인율·수수료율에</w:t>
      </w:r>
      <w:proofErr w:type="spellEnd"/>
      <w:r w:rsidRPr="00CB41C0">
        <w:rPr>
          <w:rFonts w:ascii="HY신명조" w:eastAsia="HY신명조" w:hAnsi="바탕체" w:hint="eastAsia"/>
          <w:szCs w:val="20"/>
        </w:rPr>
        <w:t xml:space="preserve"> 관하여는 제</w:t>
      </w:r>
      <w:del w:id="85" w:author="최규현 (Kyoohyun Choi)" w:date="2024-06-17T15:32:00Z">
        <w:r w:rsidRPr="00CB41C0" w:rsidDel="002E5815">
          <w:rPr>
            <w:rFonts w:ascii="HY신명조" w:eastAsia="HY신명조" w:hAnsi="바탕체" w:hint="eastAsia"/>
            <w:szCs w:val="20"/>
          </w:rPr>
          <w:delText>3</w:delText>
        </w:r>
        <w:r w:rsidR="00E2703D" w:rsidRPr="00CB41C0" w:rsidDel="002E5815">
          <w:rPr>
            <w:rFonts w:ascii="HY신명조" w:eastAsia="HY신명조" w:hAnsi="바탕체" w:hint="eastAsia"/>
            <w:szCs w:val="20"/>
          </w:rPr>
          <w:delText>4</w:delText>
        </w:r>
      </w:del>
      <w:ins w:id="86" w:author="최규현 (Kyoohyun Choi)" w:date="2024-06-17T15:32:00Z">
        <w:r w:rsidR="002E5815">
          <w:rPr>
            <w:rFonts w:ascii="HY신명조" w:eastAsia="HY신명조" w:hAnsi="바탕체"/>
            <w:szCs w:val="20"/>
          </w:rPr>
          <w:t>35</w:t>
        </w:r>
      </w:ins>
      <w:r w:rsidRPr="00CB41C0">
        <w:rPr>
          <w:rFonts w:ascii="HY신명조" w:eastAsia="HY신명조" w:hAnsi="바탕체" w:hint="eastAsia"/>
          <w:szCs w:val="20"/>
        </w:rPr>
        <w:t>조를 준용한다. 이 경우, “목적물의 수령일부터 60일”은 원사업자가 발주자로부터 선급금을 받은 날부터 15일“로 한다.</w:t>
      </w:r>
    </w:p>
    <w:p w:rsidR="00B7087A" w:rsidRPr="00CB41C0" w:rsidRDefault="00B7087A" w:rsidP="00B7087A">
      <w:pPr>
        <w:spacing w:line="312" w:lineRule="auto"/>
        <w:rPr>
          <w:rFonts w:ascii="HY신명조" w:eastAsia="HY신명조" w:hAnsi="바탕체"/>
          <w:szCs w:val="20"/>
        </w:rPr>
      </w:pPr>
      <w:r w:rsidRPr="00CB41C0">
        <w:rPr>
          <w:rFonts w:ascii="HY신명조" w:eastAsia="HY신명조" w:hAnsi="바탕체" w:hint="eastAsia"/>
          <w:szCs w:val="20"/>
        </w:rPr>
        <w:t>④ 수급사업자는 제1항 및 제3항에 따른 선급금을 계약목적 외에 사용할 수 없다.</w:t>
      </w:r>
    </w:p>
    <w:p w:rsidR="00B7087A" w:rsidRPr="00CB41C0" w:rsidRDefault="00B7087A" w:rsidP="00DD1565">
      <w:pPr>
        <w:spacing w:line="312" w:lineRule="auto"/>
        <w:rPr>
          <w:rFonts w:ascii="HY신명조" w:eastAsia="HY신명조" w:hAnsi="바탕체"/>
          <w:szCs w:val="20"/>
        </w:rPr>
      </w:pPr>
    </w:p>
    <w:p w:rsidR="00494A64" w:rsidRPr="00CB41C0" w:rsidRDefault="00494A64" w:rsidP="00494A64">
      <w:pPr>
        <w:spacing w:line="312" w:lineRule="auto"/>
        <w:rPr>
          <w:rFonts w:ascii="HY신명조" w:eastAsia="HY신명조" w:hAnsi="바탕체"/>
          <w:szCs w:val="20"/>
        </w:rPr>
      </w:pPr>
      <w:r w:rsidRPr="00CB41C0">
        <w:rPr>
          <w:rFonts w:ascii="HY신명조" w:eastAsia="HY신명조" w:hAnsi="바탕체" w:hint="eastAsia"/>
          <w:b/>
          <w:szCs w:val="20"/>
        </w:rPr>
        <w:t>제</w:t>
      </w:r>
      <w:del w:id="87" w:author="최규현 (Kyoohyun Choi)" w:date="2024-06-17T15:32:00Z">
        <w:r w:rsidRPr="00CB41C0" w:rsidDel="005A5E59">
          <w:rPr>
            <w:rFonts w:ascii="HY신명조" w:eastAsia="HY신명조" w:hAnsi="바탕체" w:hint="eastAsia"/>
            <w:b/>
            <w:szCs w:val="20"/>
          </w:rPr>
          <w:delText>3</w:delText>
        </w:r>
        <w:r w:rsidR="00E2703D" w:rsidRPr="00CB41C0" w:rsidDel="005A5E59">
          <w:rPr>
            <w:rFonts w:ascii="HY신명조" w:eastAsia="HY신명조" w:hAnsi="바탕체" w:hint="eastAsia"/>
            <w:b/>
            <w:szCs w:val="20"/>
          </w:rPr>
          <w:delText>4</w:delText>
        </w:r>
      </w:del>
      <w:ins w:id="88" w:author="최규현 (Kyoohyun Choi)" w:date="2024-06-17T15:32:00Z">
        <w:r w:rsidR="005A5E59">
          <w:rPr>
            <w:rFonts w:ascii="HY신명조" w:eastAsia="HY신명조" w:hAnsi="바탕체"/>
            <w:b/>
            <w:szCs w:val="20"/>
          </w:rPr>
          <w:t>35</w:t>
        </w:r>
      </w:ins>
      <w:r w:rsidRPr="00CB41C0">
        <w:rPr>
          <w:rFonts w:ascii="HY신명조" w:eastAsia="HY신명조" w:hAnsi="바탕체" w:hint="eastAsia"/>
          <w:b/>
          <w:szCs w:val="20"/>
        </w:rPr>
        <w:t>조 (대금의 지급 등)</w:t>
      </w:r>
      <w:r w:rsidRPr="00CB41C0">
        <w:rPr>
          <w:rFonts w:ascii="HY신명조" w:eastAsia="HY신명조" w:hAnsi="바탕체" w:hint="eastAsia"/>
          <w:szCs w:val="20"/>
        </w:rPr>
        <w:t xml:space="preserve"> </w:t>
      </w:r>
    </w:p>
    <w:p w:rsidR="00494A64" w:rsidRPr="00CB41C0" w:rsidRDefault="00494A64" w:rsidP="00494A64">
      <w:pPr>
        <w:spacing w:line="312" w:lineRule="auto"/>
        <w:rPr>
          <w:rFonts w:ascii="HY신명조" w:eastAsia="HY신명조" w:hAnsi="바탕체"/>
          <w:szCs w:val="20"/>
        </w:rPr>
      </w:pPr>
      <w:r w:rsidRPr="00CB41C0">
        <w:rPr>
          <w:rFonts w:ascii="HY신명조" w:eastAsia="HY신명조" w:hAnsi="바탕체" w:hint="eastAsia"/>
          <w:szCs w:val="20"/>
        </w:rPr>
        <w:t>① 원사업자는 이 계약에서 정한 하도급대금의 지급기일까지 수급사업자에게 하도급대금을 지급한다. 다만, 하도급대금의 지급기일은 목적물 수령일부터 60일을 초과하지 않는다.</w:t>
      </w:r>
    </w:p>
    <w:p w:rsidR="00494A64" w:rsidRPr="00CB41C0" w:rsidRDefault="00494A64" w:rsidP="00494A64">
      <w:pPr>
        <w:spacing w:line="312" w:lineRule="auto"/>
        <w:rPr>
          <w:rFonts w:ascii="HY신명조" w:eastAsia="HY신명조" w:hAnsi="바탕체"/>
          <w:szCs w:val="20"/>
        </w:rPr>
      </w:pPr>
      <w:r w:rsidRPr="00CB41C0">
        <w:rPr>
          <w:rFonts w:ascii="HY신명조" w:eastAsia="HY신명조" w:hAnsi="바탕체" w:hint="eastAsia"/>
          <w:szCs w:val="20"/>
        </w:rPr>
        <w:t xml:space="preserve">② 원사업자는 발주자로부터 수행의 진척에 따라 도급대금 등을 받았을 때에는 하도급대금을, 수행의 진척에 따라 </w:t>
      </w:r>
      <w:proofErr w:type="spellStart"/>
      <w:r w:rsidRPr="00CB41C0">
        <w:rPr>
          <w:rFonts w:ascii="HY신명조" w:eastAsia="HY신명조" w:hAnsi="바탕체" w:hint="eastAsia"/>
          <w:szCs w:val="20"/>
        </w:rPr>
        <w:t>기성금</w:t>
      </w:r>
      <w:proofErr w:type="spellEnd"/>
      <w:r w:rsidRPr="00CB41C0">
        <w:rPr>
          <w:rFonts w:ascii="HY신명조" w:eastAsia="HY신명조" w:hAnsi="바탕체" w:hint="eastAsia"/>
          <w:szCs w:val="20"/>
        </w:rPr>
        <w:t xml:space="preserve"> 등을 받았을 때에는 수급사업자가 수행한 부분에 상당하는 금액을, 발주자로부터 그 도급대금이나 </w:t>
      </w:r>
      <w:proofErr w:type="spellStart"/>
      <w:r w:rsidRPr="00CB41C0">
        <w:rPr>
          <w:rFonts w:ascii="HY신명조" w:eastAsia="HY신명조" w:hAnsi="바탕체" w:hint="eastAsia"/>
          <w:szCs w:val="20"/>
        </w:rPr>
        <w:t>기성금</w:t>
      </w:r>
      <w:proofErr w:type="spellEnd"/>
      <w:r w:rsidRPr="00CB41C0">
        <w:rPr>
          <w:rFonts w:ascii="HY신명조" w:eastAsia="HY신명조" w:hAnsi="바탕체" w:hint="eastAsia"/>
          <w:szCs w:val="20"/>
        </w:rPr>
        <w:t xml:space="preserve"> 등을 지급받은 날부터 15일(대금의 지급기일이 그 전에 도래하는 경우에는 그 지급기일) 이내에 수급사업자에게 지급한다. </w:t>
      </w:r>
    </w:p>
    <w:p w:rsidR="00494A64" w:rsidRPr="00CB41C0" w:rsidRDefault="00494A64" w:rsidP="00494A64">
      <w:pPr>
        <w:spacing w:line="312" w:lineRule="auto"/>
        <w:rPr>
          <w:rFonts w:ascii="HY신명조" w:eastAsia="HY신명조" w:hAnsi="바탕체"/>
          <w:szCs w:val="20"/>
        </w:rPr>
      </w:pPr>
      <w:r w:rsidRPr="00CB41C0">
        <w:rPr>
          <w:rFonts w:ascii="HY신명조" w:eastAsia="HY신명조" w:hAnsi="바탕체" w:hint="eastAsia"/>
          <w:szCs w:val="20"/>
        </w:rPr>
        <w:t>③ 원사업자는 수급사업자에게 하도급대금을 지급할 때에는 원사업자가 발주자로부터 해당 목적물 제작 위탁과 관련하여 받은 현금비율 이상으로 지급한다.</w:t>
      </w:r>
    </w:p>
    <w:p w:rsidR="00494A64" w:rsidRPr="00CB41C0" w:rsidRDefault="00494A64" w:rsidP="00494A64">
      <w:pPr>
        <w:spacing w:line="312" w:lineRule="auto"/>
        <w:rPr>
          <w:rFonts w:ascii="HY신명조" w:eastAsia="HY신명조" w:hAnsi="바탕체"/>
          <w:szCs w:val="20"/>
        </w:rPr>
      </w:pPr>
      <w:r w:rsidRPr="00CB41C0">
        <w:rPr>
          <w:rFonts w:ascii="HY신명조" w:eastAsia="HY신명조" w:hAnsi="바탕체" w:hint="eastAsia"/>
          <w:szCs w:val="20"/>
        </w:rPr>
        <w:t>④ 원사업자가 하도급대금을 어음으로 지급하는 경우에는 해당 목적물의 제작 위탁과 관련하여 발주자로부터 원사업자가 받은 어음의 지급기간(발행일부터 만기일까지)을 초과하는 어음을 지급하지 않는다.</w:t>
      </w:r>
    </w:p>
    <w:p w:rsidR="00494A64" w:rsidRPr="00CB41C0" w:rsidRDefault="00494A64" w:rsidP="00494A64">
      <w:pPr>
        <w:spacing w:line="312" w:lineRule="auto"/>
        <w:rPr>
          <w:rFonts w:ascii="HY신명조" w:eastAsia="HY신명조" w:hAnsi="바탕체"/>
          <w:szCs w:val="20"/>
        </w:rPr>
      </w:pPr>
      <w:r w:rsidRPr="00CB41C0">
        <w:rPr>
          <w:rFonts w:ascii="HY신명조" w:eastAsia="HY신명조" w:hAnsi="바탕체" w:hint="eastAsia"/>
          <w:szCs w:val="20"/>
        </w:rPr>
        <w:t xml:space="preserve">⑤ 원사업자가 하도급대금을 어음으로 지급하는 경우에 그 어음은 법률에 근거하여 설립된 금융기관에서 할인이 가능한 것이어야 하며, 어음을 교부한 날부터 어음의 만기일까지의 기간에 대한 할인료를 어음을 교부하는 날에 수급사업자에게 지급한다. 다만, 목적물의 수령일부터 60일(발주자로부터 준공금이나 </w:t>
      </w:r>
      <w:proofErr w:type="spellStart"/>
      <w:r w:rsidRPr="00CB41C0">
        <w:rPr>
          <w:rFonts w:ascii="HY신명조" w:eastAsia="HY신명조" w:hAnsi="바탕체" w:hint="eastAsia"/>
          <w:szCs w:val="20"/>
        </w:rPr>
        <w:t>기성금</w:t>
      </w:r>
      <w:proofErr w:type="spellEnd"/>
      <w:r w:rsidRPr="00CB41C0">
        <w:rPr>
          <w:rFonts w:ascii="HY신명조" w:eastAsia="HY신명조" w:hAnsi="바탕체" w:hint="eastAsia"/>
          <w:szCs w:val="20"/>
        </w:rPr>
        <w:t xml:space="preserve"> 등을 받은 경우에는 제2항에서 정한 기일을 말한다. 이하 이 조에서 같다) 이내에 어음을 교부하는 경우에는 목적물의 수령일부터 60일이 지난 날 이후부터 어음의 만기일까지의 기간에 대한 할인료를 목적물의 수령일부터 60일 이내에 수급사업자에게 지급한다.</w:t>
      </w:r>
    </w:p>
    <w:p w:rsidR="00494A64" w:rsidRPr="00CB41C0" w:rsidRDefault="00494A64" w:rsidP="00494A64">
      <w:pPr>
        <w:spacing w:line="312" w:lineRule="auto"/>
        <w:rPr>
          <w:rFonts w:ascii="HY신명조" w:eastAsia="HY신명조" w:hAnsi="바탕체"/>
          <w:szCs w:val="20"/>
        </w:rPr>
      </w:pPr>
      <w:r w:rsidRPr="00CB41C0">
        <w:rPr>
          <w:rFonts w:ascii="HY신명조" w:eastAsia="HY신명조" w:hAnsi="바탕체" w:hint="eastAsia"/>
          <w:szCs w:val="20"/>
        </w:rPr>
        <w:t xml:space="preserve">⑥ 원사업자는 대금을 어음대체결제수단을 이용하여 지급하는 경우에는 지급일(기업구매전용카드의 경우는 카드결제 승인일을, 외상매출채권 담보대출의 경우는 </w:t>
      </w:r>
      <w:proofErr w:type="spellStart"/>
      <w:r w:rsidRPr="00CB41C0">
        <w:rPr>
          <w:rFonts w:ascii="HY신명조" w:eastAsia="HY신명조" w:hAnsi="바탕체" w:hint="eastAsia"/>
          <w:szCs w:val="20"/>
        </w:rPr>
        <w:t>납품등의</w:t>
      </w:r>
      <w:proofErr w:type="spellEnd"/>
      <w:r w:rsidRPr="00CB41C0">
        <w:rPr>
          <w:rFonts w:ascii="HY신명조" w:eastAsia="HY신명조" w:hAnsi="바탕체" w:hint="eastAsia"/>
          <w:szCs w:val="20"/>
        </w:rPr>
        <w:t xml:space="preserve"> 명세 전송일을, 구매론의 경우는 구매자금 결제일을 말한다. 이하 같다)부터 대금 상환기일까지의 기간에 대한 수수료(대출이자를 포함한다. 이하 같다)를 지급일에 수급사업자에게 지급한다. 다만, 목적물의 수령일부터 60일 이내에 어음대체결제수단을 이용하여 지급하는 경우에는 목적물의 수령일부터 60일이 지난 날 이후부터 하도급대금 상환기일까지의 기간에 대한 수수료를 목적물의 수령일부터 60일 이내에 수급사업자에게 지급한다.</w:t>
      </w:r>
    </w:p>
    <w:p w:rsidR="00494A64" w:rsidRPr="00CB41C0" w:rsidRDefault="00494A64" w:rsidP="00494A64">
      <w:pPr>
        <w:spacing w:line="312" w:lineRule="auto"/>
        <w:rPr>
          <w:rFonts w:ascii="HY신명조" w:eastAsia="HY신명조" w:hAnsi="바탕체"/>
          <w:szCs w:val="20"/>
        </w:rPr>
      </w:pPr>
      <w:r w:rsidRPr="00CB41C0">
        <w:rPr>
          <w:rFonts w:ascii="HY신명조" w:eastAsia="HY신명조" w:hAnsi="바탕체" w:hint="eastAsia"/>
          <w:szCs w:val="20"/>
        </w:rPr>
        <w:t>⑦ 제5항에서 적용하는 할인율은 연 100분의 40 이내에서 법률에 근거하여 설립된 금융기관에서 적용되는 상업어음할인율을 고려하여 공정거래위원회가 정하여 고시한 할인율을 적용한다.</w:t>
      </w:r>
    </w:p>
    <w:p w:rsidR="00494A64" w:rsidRPr="00CB41C0" w:rsidRDefault="00494A64" w:rsidP="00494A64">
      <w:pPr>
        <w:spacing w:line="312" w:lineRule="auto"/>
        <w:rPr>
          <w:rFonts w:ascii="HY신명조" w:eastAsia="HY신명조" w:hAnsi="바탕체"/>
          <w:szCs w:val="20"/>
        </w:rPr>
      </w:pPr>
      <w:r w:rsidRPr="00CB41C0">
        <w:rPr>
          <w:rFonts w:ascii="HY신명조" w:eastAsia="HY신명조" w:hAnsi="바탕체" w:hint="eastAsia"/>
          <w:szCs w:val="20"/>
        </w:rPr>
        <w:lastRenderedPageBreak/>
        <w:t xml:space="preserve">⑧ 제6항에서 적용하는 수수료율은 원사업자가 금융기관(「여신전문금융업법」 제2조제2호의2에 따른 신용카드업자를 포함한다)과 체결한 어음대체결제수단의 약정 수수료율로 한다. </w:t>
      </w:r>
    </w:p>
    <w:p w:rsidR="00494A64" w:rsidRPr="00CB41C0" w:rsidRDefault="00494A64" w:rsidP="00494A64">
      <w:pPr>
        <w:spacing w:line="312" w:lineRule="auto"/>
        <w:rPr>
          <w:rFonts w:ascii="HY신명조" w:eastAsia="HY신명조" w:hAnsi="바탕체"/>
          <w:szCs w:val="20"/>
        </w:rPr>
      </w:pPr>
      <w:r w:rsidRPr="00CB41C0">
        <w:rPr>
          <w:rFonts w:ascii="HY신명조" w:eastAsia="HY신명조" w:hAnsi="바탕체" w:hint="eastAsia"/>
          <w:szCs w:val="20"/>
        </w:rPr>
        <w:t>⑨ 원사업자가 정당한 사유없이 대금지급시기에 하도급대금을 지급하지 않은 경우, 수급사업자는 자신이 점유하고 있는 원사업자 소유의 물건 등에 대해 유치권을 행사할 수 있다.</w:t>
      </w:r>
    </w:p>
    <w:p w:rsidR="00DD1565" w:rsidRPr="00CB41C0" w:rsidRDefault="00DD1565" w:rsidP="001F2BDA">
      <w:pPr>
        <w:spacing w:line="312" w:lineRule="auto"/>
        <w:rPr>
          <w:rFonts w:ascii="HY신명조" w:eastAsia="HY신명조" w:hAnsi="바탕체"/>
          <w:szCs w:val="20"/>
        </w:rPr>
      </w:pPr>
    </w:p>
    <w:p w:rsidR="00403D24" w:rsidRPr="00CB41C0" w:rsidRDefault="00403D24" w:rsidP="00403D24">
      <w:pPr>
        <w:spacing w:line="312" w:lineRule="auto"/>
        <w:rPr>
          <w:rFonts w:ascii="HY신명조" w:eastAsia="HY신명조" w:hAnsi="바탕체"/>
          <w:szCs w:val="20"/>
        </w:rPr>
      </w:pPr>
      <w:r w:rsidRPr="00CB41C0">
        <w:rPr>
          <w:rFonts w:ascii="HY신명조" w:eastAsia="HY신명조" w:hAnsi="바탕체" w:hint="eastAsia"/>
          <w:b/>
          <w:szCs w:val="20"/>
        </w:rPr>
        <w:t>제</w:t>
      </w:r>
      <w:del w:id="89" w:author="최규현 (Kyoohyun Choi)" w:date="2024-06-17T15:35:00Z">
        <w:r w:rsidR="001317FD" w:rsidRPr="00CB41C0" w:rsidDel="00844CC2">
          <w:rPr>
            <w:rFonts w:ascii="HY신명조" w:eastAsia="HY신명조" w:hAnsi="바탕체" w:hint="eastAsia"/>
            <w:b/>
            <w:szCs w:val="20"/>
          </w:rPr>
          <w:delText>35</w:delText>
        </w:r>
      </w:del>
      <w:ins w:id="90" w:author="최규현 (Kyoohyun Choi)" w:date="2024-06-17T15:35:00Z">
        <w:r w:rsidR="00844CC2">
          <w:rPr>
            <w:rFonts w:ascii="HY신명조" w:eastAsia="HY신명조" w:hAnsi="바탕체"/>
            <w:b/>
            <w:szCs w:val="20"/>
          </w:rPr>
          <w:t>36</w:t>
        </w:r>
      </w:ins>
      <w:r w:rsidRPr="00CB41C0">
        <w:rPr>
          <w:rFonts w:ascii="HY신명조" w:eastAsia="HY신명조" w:hAnsi="바탕체" w:hint="eastAsia"/>
          <w:b/>
          <w:szCs w:val="20"/>
        </w:rPr>
        <w:t>조 (구매강제 금지 등)</w:t>
      </w:r>
    </w:p>
    <w:p w:rsidR="00403D24" w:rsidRPr="00CB41C0" w:rsidRDefault="00403D24" w:rsidP="00403D24">
      <w:pPr>
        <w:spacing w:line="312" w:lineRule="auto"/>
        <w:rPr>
          <w:rFonts w:ascii="HY신명조" w:eastAsia="HY신명조" w:hAnsi="바탕체"/>
          <w:szCs w:val="20"/>
        </w:rPr>
      </w:pPr>
      <w:r w:rsidRPr="00CB41C0">
        <w:rPr>
          <w:rFonts w:ascii="HY신명조" w:eastAsia="HY신명조" w:hAnsi="바탕체" w:hint="eastAsia"/>
          <w:szCs w:val="20"/>
        </w:rPr>
        <w:t xml:space="preserve">① 원사업자는 수급사업자에게 자기가 지정하는 </w:t>
      </w:r>
      <w:proofErr w:type="spellStart"/>
      <w:r w:rsidRPr="00CB41C0">
        <w:rPr>
          <w:rFonts w:ascii="HY신명조" w:eastAsia="HY신명조" w:hAnsi="바탕체" w:hint="eastAsia"/>
          <w:szCs w:val="20"/>
        </w:rPr>
        <w:t>물품·장비·또는</w:t>
      </w:r>
      <w:proofErr w:type="spellEnd"/>
      <w:r w:rsidRPr="00CB41C0">
        <w:rPr>
          <w:rFonts w:ascii="HY신명조" w:eastAsia="HY신명조" w:hAnsi="바탕체" w:hint="eastAsia"/>
          <w:szCs w:val="20"/>
        </w:rPr>
        <w:t xml:space="preserve"> 역무의 공급 등을 매입 또는 사용(이용을 포함한다. 이하 같다)하게 하지 아니한다. 다만, 목적물 등에 대한 품질의 </w:t>
      </w:r>
      <w:proofErr w:type="spellStart"/>
      <w:r w:rsidRPr="00CB41C0">
        <w:rPr>
          <w:rFonts w:ascii="HY신명조" w:eastAsia="HY신명조" w:hAnsi="바탕체" w:hint="eastAsia"/>
          <w:szCs w:val="20"/>
        </w:rPr>
        <w:t>유지·개선</w:t>
      </w:r>
      <w:proofErr w:type="spellEnd"/>
      <w:r w:rsidRPr="00CB41C0">
        <w:rPr>
          <w:rFonts w:ascii="HY신명조" w:eastAsia="HY신명조" w:hAnsi="바탕체" w:hint="eastAsia"/>
          <w:szCs w:val="20"/>
        </w:rPr>
        <w:t xml:space="preserve"> 등 정당한 사유가 있는 경우는 그러하지 아니하다.</w:t>
      </w:r>
    </w:p>
    <w:p w:rsidR="00403D24" w:rsidRPr="00CB41C0" w:rsidRDefault="00403D24" w:rsidP="00403D24">
      <w:pPr>
        <w:spacing w:line="312" w:lineRule="auto"/>
        <w:rPr>
          <w:rFonts w:ascii="HY신명조" w:eastAsia="HY신명조" w:hAnsi="바탕체"/>
          <w:szCs w:val="20"/>
        </w:rPr>
      </w:pPr>
      <w:r w:rsidRPr="00CB41C0">
        <w:rPr>
          <w:rFonts w:ascii="HY신명조" w:eastAsia="HY신명조" w:hAnsi="바탕체" w:hint="eastAsia"/>
          <w:szCs w:val="20"/>
        </w:rPr>
        <w:t xml:space="preserve">② 원사업자는 제1항과 관련하여 수급사업자에게 해당 위탁에 대한 하도급대금의 지급기일에 앞서 구매대금이나 사용대가의 전부 또는 일부를 지급하게 하지 아니한다. 또한 자기가 </w:t>
      </w:r>
      <w:proofErr w:type="spellStart"/>
      <w:r w:rsidRPr="00CB41C0">
        <w:rPr>
          <w:rFonts w:ascii="HY신명조" w:eastAsia="HY신명조" w:hAnsi="바탕체" w:hint="eastAsia"/>
          <w:szCs w:val="20"/>
        </w:rPr>
        <w:t>구입·사용</w:t>
      </w:r>
      <w:proofErr w:type="spellEnd"/>
      <w:r w:rsidRPr="00CB41C0">
        <w:rPr>
          <w:rFonts w:ascii="HY신명조" w:eastAsia="HY신명조" w:hAnsi="바탕체" w:hint="eastAsia"/>
          <w:szCs w:val="20"/>
        </w:rPr>
        <w:t xml:space="preserve"> 또는 제3자에게 공급하는 조건보다 불리한 조건으로 지급하지 아니한다.</w:t>
      </w:r>
    </w:p>
    <w:p w:rsidR="00403D24" w:rsidRPr="00CB41C0" w:rsidRDefault="00403D24" w:rsidP="001F2BDA">
      <w:pPr>
        <w:spacing w:line="312" w:lineRule="auto"/>
        <w:rPr>
          <w:rFonts w:ascii="HY신명조" w:eastAsia="HY신명조" w:hAnsi="바탕체"/>
          <w:szCs w:val="20"/>
        </w:rPr>
      </w:pPr>
    </w:p>
    <w:p w:rsidR="0038079D" w:rsidRPr="00CB41C0" w:rsidRDefault="0038079D" w:rsidP="0038079D">
      <w:pPr>
        <w:spacing w:line="312" w:lineRule="auto"/>
        <w:rPr>
          <w:rFonts w:ascii="HY신명조" w:eastAsia="HY신명조" w:hAnsi="바탕체"/>
          <w:szCs w:val="20"/>
        </w:rPr>
      </w:pPr>
      <w:r w:rsidRPr="00CB41C0">
        <w:rPr>
          <w:rFonts w:ascii="HY신명조" w:eastAsia="HY신명조" w:hAnsi="바탕체" w:hint="eastAsia"/>
          <w:b/>
          <w:szCs w:val="20"/>
        </w:rPr>
        <w:t>제</w:t>
      </w:r>
      <w:del w:id="91" w:author="최규현 (Kyoohyun Choi)" w:date="2024-06-17T15:36:00Z">
        <w:r w:rsidR="001317FD" w:rsidRPr="00CB41C0" w:rsidDel="00A237F5">
          <w:rPr>
            <w:rFonts w:ascii="HY신명조" w:eastAsia="HY신명조" w:hAnsi="바탕체" w:hint="eastAsia"/>
            <w:b/>
            <w:szCs w:val="20"/>
          </w:rPr>
          <w:delText>36</w:delText>
        </w:r>
      </w:del>
      <w:ins w:id="92" w:author="최규현 (Kyoohyun Choi)" w:date="2024-06-17T15:36:00Z">
        <w:r w:rsidR="00A237F5">
          <w:rPr>
            <w:rFonts w:ascii="HY신명조" w:eastAsia="HY신명조" w:hAnsi="바탕체"/>
            <w:b/>
            <w:szCs w:val="20"/>
          </w:rPr>
          <w:t>37</w:t>
        </w:r>
      </w:ins>
      <w:r w:rsidRPr="00CB41C0">
        <w:rPr>
          <w:rFonts w:ascii="HY신명조" w:eastAsia="HY신명조" w:hAnsi="바탕체" w:hint="eastAsia"/>
          <w:b/>
          <w:szCs w:val="20"/>
        </w:rPr>
        <w:t>조 (대물변제 금지)</w:t>
      </w:r>
      <w:r w:rsidRPr="00CB41C0">
        <w:rPr>
          <w:rFonts w:ascii="HY신명조" w:eastAsia="HY신명조" w:hAnsi="바탕체" w:hint="eastAsia"/>
          <w:szCs w:val="20"/>
        </w:rPr>
        <w:t xml:space="preserve"> </w:t>
      </w:r>
    </w:p>
    <w:p w:rsidR="0038079D" w:rsidRPr="00CB41C0" w:rsidRDefault="0038079D" w:rsidP="0038079D">
      <w:pPr>
        <w:spacing w:line="312" w:lineRule="auto"/>
        <w:rPr>
          <w:rFonts w:ascii="HY신명조" w:eastAsia="HY신명조" w:hAnsi="바탕체"/>
          <w:szCs w:val="20"/>
        </w:rPr>
      </w:pPr>
      <w:r w:rsidRPr="00CB41C0">
        <w:rPr>
          <w:rFonts w:ascii="HY신명조" w:eastAsia="HY신명조" w:hAnsi="바탕체" w:hint="eastAsia"/>
          <w:szCs w:val="20"/>
        </w:rPr>
        <w:t>① 원사업자는 하도급대금을 물품으로 지급하지 아니한다.</w:t>
      </w:r>
    </w:p>
    <w:p w:rsidR="0038079D" w:rsidRPr="00CB41C0" w:rsidRDefault="0038079D" w:rsidP="0038079D">
      <w:pPr>
        <w:spacing w:line="312" w:lineRule="auto"/>
        <w:rPr>
          <w:rFonts w:ascii="HY신명조" w:eastAsia="HY신명조" w:hAnsi="바탕체"/>
          <w:szCs w:val="20"/>
        </w:rPr>
      </w:pPr>
      <w:r w:rsidRPr="00CB41C0">
        <w:rPr>
          <w:rFonts w:ascii="HY신명조" w:eastAsia="HY신명조" w:hAnsi="바탕체" w:hint="eastAsia"/>
          <w:szCs w:val="20"/>
        </w:rPr>
        <w:t xml:space="preserve">② 제1항에도 불구하고, 다음 각호의 어느 하나에 해당하는 사유가 있는 경우에 원사업자는 하도급대금을 물품으로 지급할 수 있다.  </w:t>
      </w:r>
    </w:p>
    <w:p w:rsidR="0038079D" w:rsidRPr="00CB41C0" w:rsidRDefault="0038079D" w:rsidP="0038079D">
      <w:pPr>
        <w:spacing w:line="312" w:lineRule="auto"/>
        <w:ind w:leftChars="100" w:left="600" w:hangingChars="200" w:hanging="400"/>
        <w:rPr>
          <w:rFonts w:ascii="HY신명조" w:eastAsia="HY신명조" w:hAnsi="바탕체"/>
          <w:szCs w:val="20"/>
        </w:rPr>
      </w:pPr>
      <w:r w:rsidRPr="00CB41C0">
        <w:rPr>
          <w:rFonts w:ascii="HY신명조" w:eastAsia="HY신명조" w:hAnsi="바탕체" w:hint="eastAsia"/>
          <w:szCs w:val="20"/>
        </w:rPr>
        <w:t>1. 원사업자가 발행한 어음 또는 수표가 부도로 되거나 은행과의 당좌거래가 정지 또는 금지된 경우</w:t>
      </w:r>
    </w:p>
    <w:p w:rsidR="0038079D" w:rsidRPr="00CB41C0" w:rsidRDefault="0038079D" w:rsidP="0038079D">
      <w:pPr>
        <w:spacing w:line="312" w:lineRule="auto"/>
        <w:ind w:leftChars="100" w:left="600" w:hangingChars="200" w:hanging="400"/>
        <w:rPr>
          <w:rFonts w:ascii="HY신명조" w:eastAsia="HY신명조" w:hAnsi="바탕체"/>
          <w:szCs w:val="20"/>
        </w:rPr>
      </w:pPr>
      <w:r w:rsidRPr="00CB41C0">
        <w:rPr>
          <w:rFonts w:ascii="HY신명조" w:eastAsia="HY신명조" w:hAnsi="바탕체" w:hint="eastAsia"/>
          <w:szCs w:val="20"/>
        </w:rPr>
        <w:t xml:space="preserve">2. 원사업자에 대한 「채무자 회생 및 파산에 관한 </w:t>
      </w:r>
      <w:proofErr w:type="spellStart"/>
      <w:r w:rsidRPr="00CB41C0">
        <w:rPr>
          <w:rFonts w:ascii="HY신명조" w:eastAsia="HY신명조" w:hAnsi="바탕체" w:hint="eastAsia"/>
          <w:szCs w:val="20"/>
        </w:rPr>
        <w:t>법률」에</w:t>
      </w:r>
      <w:proofErr w:type="spellEnd"/>
      <w:r w:rsidRPr="00CB41C0">
        <w:rPr>
          <w:rFonts w:ascii="HY신명조" w:eastAsia="HY신명조" w:hAnsi="바탕체" w:hint="eastAsia"/>
          <w:szCs w:val="20"/>
        </w:rPr>
        <w:t xml:space="preserve"> 따른 파산신청, 회생절차개시 또는 간이회생절차개시의 신청이 있은 경우</w:t>
      </w:r>
    </w:p>
    <w:p w:rsidR="0038079D" w:rsidRPr="00CB41C0" w:rsidRDefault="0038079D" w:rsidP="0038079D">
      <w:pPr>
        <w:spacing w:line="312" w:lineRule="auto"/>
        <w:ind w:left="600" w:hangingChars="300" w:hanging="600"/>
        <w:rPr>
          <w:rFonts w:ascii="HY신명조" w:eastAsia="HY신명조" w:hAnsi="바탕체"/>
          <w:szCs w:val="20"/>
        </w:rPr>
      </w:pPr>
      <w:r w:rsidRPr="00CB41C0">
        <w:rPr>
          <w:rFonts w:ascii="HY신명조" w:eastAsia="HY신명조" w:hAnsi="바탕체" w:hint="eastAsia"/>
          <w:szCs w:val="20"/>
        </w:rPr>
        <w:t xml:space="preserve">  3. 「기업구조조정 </w:t>
      </w:r>
      <w:proofErr w:type="spellStart"/>
      <w:r w:rsidRPr="00CB41C0">
        <w:rPr>
          <w:rFonts w:ascii="HY신명조" w:eastAsia="HY신명조" w:hAnsi="바탕체" w:hint="eastAsia"/>
          <w:szCs w:val="20"/>
        </w:rPr>
        <w:t>촉진법」에</w:t>
      </w:r>
      <w:proofErr w:type="spellEnd"/>
      <w:r w:rsidRPr="00CB41C0">
        <w:rPr>
          <w:rFonts w:ascii="HY신명조" w:eastAsia="HY신명조" w:hAnsi="바탕체" w:hint="eastAsia"/>
          <w:szCs w:val="20"/>
        </w:rPr>
        <w:t xml:space="preserve"> 따라 금융채권자협의회가 원사업자에 대하여 공동관리절차 개시의 의결을 하고 그 절차가 진행중이며, 수급사업자의 요청이 있는 경우</w:t>
      </w:r>
    </w:p>
    <w:p w:rsidR="0038079D" w:rsidRPr="00CB41C0" w:rsidRDefault="0038079D" w:rsidP="0038079D">
      <w:pPr>
        <w:spacing w:line="312" w:lineRule="auto"/>
        <w:rPr>
          <w:rFonts w:ascii="HY신명조" w:eastAsia="HY신명조" w:hAnsi="바탕체"/>
          <w:szCs w:val="20"/>
        </w:rPr>
      </w:pPr>
      <w:r w:rsidRPr="00CB41C0">
        <w:rPr>
          <w:rFonts w:ascii="HY신명조" w:eastAsia="HY신명조" w:hAnsi="바탕체" w:hint="eastAsia"/>
          <w:szCs w:val="20"/>
        </w:rPr>
        <w:t xml:space="preserve">③ 원사업자는 제2항에 따른 대물변제를 하기 전에 소유권, 담보제공 등 물품의 </w:t>
      </w:r>
      <w:proofErr w:type="spellStart"/>
      <w:r w:rsidRPr="00CB41C0">
        <w:rPr>
          <w:rFonts w:ascii="HY신명조" w:eastAsia="HY신명조" w:hAnsi="바탕체" w:hint="eastAsia"/>
          <w:szCs w:val="20"/>
        </w:rPr>
        <w:t>권리ㆍ의무</w:t>
      </w:r>
      <w:proofErr w:type="spellEnd"/>
      <w:r w:rsidRPr="00CB41C0">
        <w:rPr>
          <w:rFonts w:ascii="HY신명조" w:eastAsia="HY신명조" w:hAnsi="바탕체" w:hint="eastAsia"/>
          <w:szCs w:val="20"/>
        </w:rPr>
        <w:t xml:space="preserve"> 관계를 확인할 수 있는 다음 각 호의 자료를 수급사업자에게 서면으로 제공한다. </w:t>
      </w:r>
    </w:p>
    <w:p w:rsidR="0038079D" w:rsidRPr="00CB41C0" w:rsidRDefault="0038079D" w:rsidP="0038079D">
      <w:pPr>
        <w:spacing w:line="312" w:lineRule="auto"/>
        <w:ind w:leftChars="100" w:left="600" w:hangingChars="200" w:hanging="400"/>
        <w:rPr>
          <w:rFonts w:ascii="HY신명조" w:eastAsia="HY신명조" w:hAnsi="바탕체"/>
          <w:szCs w:val="20"/>
        </w:rPr>
      </w:pPr>
      <w:r w:rsidRPr="00CB41C0">
        <w:rPr>
          <w:rFonts w:ascii="HY신명조" w:eastAsia="HY신명조" w:hAnsi="바탕체" w:hint="eastAsia"/>
          <w:szCs w:val="20"/>
        </w:rPr>
        <w:t xml:space="preserve">1. 대물변제의 용도로 지급하려는 물품이 관련 법령에 따라 </w:t>
      </w:r>
      <w:proofErr w:type="spellStart"/>
      <w:r w:rsidRPr="00CB41C0">
        <w:rPr>
          <w:rFonts w:ascii="HY신명조" w:eastAsia="HY신명조" w:hAnsi="바탕체" w:hint="eastAsia"/>
          <w:szCs w:val="20"/>
        </w:rPr>
        <w:t>권리·의무</w:t>
      </w:r>
      <w:proofErr w:type="spellEnd"/>
      <w:r w:rsidRPr="00CB41C0">
        <w:rPr>
          <w:rFonts w:ascii="HY신명조" w:eastAsia="HY신명조" w:hAnsi="바탕체" w:hint="eastAsia"/>
          <w:szCs w:val="20"/>
        </w:rPr>
        <w:t xml:space="preserve"> 관계에 관한 사항을 등기 등 공부(公簿)에 등록하여야 하는 물품인 경우: 해당 공부의 등본(사본을 포함한다)</w:t>
      </w:r>
    </w:p>
    <w:p w:rsidR="0038079D" w:rsidRPr="00CB41C0" w:rsidRDefault="0038079D" w:rsidP="0038079D">
      <w:pPr>
        <w:spacing w:line="312" w:lineRule="auto"/>
        <w:ind w:left="600" w:hangingChars="300" w:hanging="600"/>
        <w:rPr>
          <w:rFonts w:ascii="HY신명조" w:eastAsia="HY신명조" w:hAnsi="바탕체"/>
          <w:szCs w:val="20"/>
        </w:rPr>
      </w:pPr>
      <w:r w:rsidRPr="00CB41C0">
        <w:rPr>
          <w:rFonts w:ascii="HY신명조" w:eastAsia="HY신명조" w:hAnsi="바탕체" w:hint="eastAsia"/>
          <w:szCs w:val="20"/>
        </w:rPr>
        <w:t xml:space="preserve">  2. 대물변제의 용도로 지급하려는 물품이 제1호 외의 물품인 경우: 해당 물품에 대한 </w:t>
      </w:r>
      <w:proofErr w:type="spellStart"/>
      <w:r w:rsidRPr="00CB41C0">
        <w:rPr>
          <w:rFonts w:ascii="HY신명조" w:eastAsia="HY신명조" w:hAnsi="바탕체" w:hint="eastAsia"/>
          <w:szCs w:val="20"/>
        </w:rPr>
        <w:t>권리·의무</w:t>
      </w:r>
      <w:proofErr w:type="spellEnd"/>
      <w:r w:rsidRPr="00CB41C0">
        <w:rPr>
          <w:rFonts w:ascii="HY신명조" w:eastAsia="HY신명조" w:hAnsi="바탕체" w:hint="eastAsia"/>
          <w:szCs w:val="20"/>
        </w:rPr>
        <w:t xml:space="preserve"> 관계를 적은 공정증서(「</w:t>
      </w:r>
      <w:proofErr w:type="spellStart"/>
      <w:r w:rsidRPr="00CB41C0">
        <w:rPr>
          <w:rFonts w:ascii="HY신명조" w:eastAsia="HY신명조" w:hAnsi="바탕체" w:hint="eastAsia"/>
          <w:szCs w:val="20"/>
        </w:rPr>
        <w:t>공증인법」에</w:t>
      </w:r>
      <w:proofErr w:type="spellEnd"/>
      <w:r w:rsidRPr="00CB41C0">
        <w:rPr>
          <w:rFonts w:ascii="HY신명조" w:eastAsia="HY신명조" w:hAnsi="바탕체" w:hint="eastAsia"/>
          <w:szCs w:val="20"/>
        </w:rPr>
        <w:t xml:space="preserve"> 따라 작성된 것을 말한다)</w:t>
      </w:r>
    </w:p>
    <w:p w:rsidR="0038079D" w:rsidRPr="00CB41C0" w:rsidRDefault="0038079D" w:rsidP="0038079D">
      <w:pPr>
        <w:spacing w:line="312" w:lineRule="auto"/>
        <w:rPr>
          <w:rFonts w:ascii="HY신명조" w:eastAsia="HY신명조" w:hAnsi="바탕체"/>
          <w:szCs w:val="20"/>
        </w:rPr>
      </w:pPr>
      <w:r w:rsidRPr="00CB41C0">
        <w:rPr>
          <w:rFonts w:ascii="HY신명조" w:eastAsia="HY신명조" w:hAnsi="바탕체" w:hint="eastAsia"/>
          <w:szCs w:val="20"/>
        </w:rPr>
        <w:t xml:space="preserve">④ 원사업자는 제3항에 따라 자료를 제시한 후 지체 없이 다음 각 호의 사항을 적은 서면을 작성하여 수급사업자에게 내주고 원사업자와 수급사업자는 해당 서면을 보관한다. </w:t>
      </w:r>
    </w:p>
    <w:p w:rsidR="0038079D" w:rsidRPr="00CB41C0" w:rsidRDefault="0038079D" w:rsidP="0038079D">
      <w:pPr>
        <w:spacing w:line="312" w:lineRule="auto"/>
        <w:ind w:firstLineChars="100" w:firstLine="200"/>
        <w:rPr>
          <w:rFonts w:ascii="HY신명조" w:eastAsia="HY신명조" w:hAnsi="바탕체"/>
          <w:szCs w:val="20"/>
        </w:rPr>
      </w:pPr>
      <w:r w:rsidRPr="00CB41C0">
        <w:rPr>
          <w:rFonts w:ascii="HY신명조" w:eastAsia="HY신명조" w:hAnsi="바탕체" w:hint="eastAsia"/>
          <w:szCs w:val="20"/>
        </w:rPr>
        <w:t>1. 원사업자가 자료를 제시한 날</w:t>
      </w:r>
    </w:p>
    <w:p w:rsidR="0038079D" w:rsidRPr="00CB41C0" w:rsidRDefault="0038079D" w:rsidP="0038079D">
      <w:pPr>
        <w:spacing w:line="312" w:lineRule="auto"/>
        <w:ind w:firstLineChars="100" w:firstLine="200"/>
        <w:rPr>
          <w:rFonts w:ascii="HY신명조" w:eastAsia="HY신명조" w:hAnsi="바탕체"/>
          <w:szCs w:val="20"/>
        </w:rPr>
      </w:pPr>
      <w:r w:rsidRPr="00CB41C0">
        <w:rPr>
          <w:rFonts w:ascii="HY신명조" w:eastAsia="HY신명조" w:hAnsi="바탕체" w:hint="eastAsia"/>
          <w:szCs w:val="20"/>
        </w:rPr>
        <w:lastRenderedPageBreak/>
        <w:t>2. 자료의 주요 목차</w:t>
      </w:r>
    </w:p>
    <w:p w:rsidR="0038079D" w:rsidRPr="00CB41C0" w:rsidRDefault="0038079D" w:rsidP="0038079D">
      <w:pPr>
        <w:spacing w:line="312" w:lineRule="auto"/>
        <w:ind w:firstLineChars="100" w:firstLine="200"/>
        <w:rPr>
          <w:rFonts w:ascii="HY신명조" w:eastAsia="HY신명조" w:hAnsi="바탕체"/>
          <w:szCs w:val="20"/>
        </w:rPr>
      </w:pPr>
      <w:r w:rsidRPr="00CB41C0">
        <w:rPr>
          <w:rFonts w:ascii="HY신명조" w:eastAsia="HY신명조" w:hAnsi="바탕체" w:hint="eastAsia"/>
          <w:szCs w:val="20"/>
        </w:rPr>
        <w:t xml:space="preserve">3. 수급사업자가 자료를 </w:t>
      </w:r>
      <w:proofErr w:type="spellStart"/>
      <w:r w:rsidRPr="00CB41C0">
        <w:rPr>
          <w:rFonts w:ascii="HY신명조" w:eastAsia="HY신명조" w:hAnsi="바탕체" w:hint="eastAsia"/>
          <w:szCs w:val="20"/>
        </w:rPr>
        <w:t>제시받았다는</w:t>
      </w:r>
      <w:proofErr w:type="spellEnd"/>
      <w:r w:rsidRPr="00CB41C0">
        <w:rPr>
          <w:rFonts w:ascii="HY신명조" w:eastAsia="HY신명조" w:hAnsi="바탕체" w:hint="eastAsia"/>
          <w:szCs w:val="20"/>
        </w:rPr>
        <w:t xml:space="preserve"> 사실</w:t>
      </w:r>
    </w:p>
    <w:p w:rsidR="0038079D" w:rsidRPr="00CB41C0" w:rsidRDefault="0038079D" w:rsidP="0038079D">
      <w:pPr>
        <w:spacing w:line="312" w:lineRule="auto"/>
        <w:ind w:firstLineChars="100" w:firstLine="200"/>
        <w:rPr>
          <w:rFonts w:ascii="HY신명조" w:eastAsia="HY신명조" w:hAnsi="바탕체"/>
          <w:szCs w:val="20"/>
        </w:rPr>
      </w:pPr>
      <w:r w:rsidRPr="00CB41C0">
        <w:rPr>
          <w:rFonts w:ascii="HY신명조" w:eastAsia="HY신명조" w:hAnsi="바탕체" w:hint="eastAsia"/>
          <w:szCs w:val="20"/>
        </w:rPr>
        <w:t>4. 원사업자와 수급사업자의 상호명, 사업장 소재지 및 전화번호</w:t>
      </w:r>
    </w:p>
    <w:p w:rsidR="0038079D" w:rsidRPr="00CB41C0" w:rsidRDefault="0038079D" w:rsidP="0038079D">
      <w:pPr>
        <w:spacing w:line="312" w:lineRule="auto"/>
        <w:ind w:firstLineChars="100" w:firstLine="200"/>
        <w:rPr>
          <w:rFonts w:ascii="HY신명조" w:eastAsia="HY신명조" w:hAnsi="바탕체"/>
          <w:szCs w:val="20"/>
        </w:rPr>
      </w:pPr>
      <w:r w:rsidRPr="00CB41C0">
        <w:rPr>
          <w:rFonts w:ascii="HY신명조" w:eastAsia="HY신명조" w:hAnsi="바탕체" w:hint="eastAsia"/>
          <w:szCs w:val="20"/>
        </w:rPr>
        <w:t>5. 원사업자와 수급사업자의 서명 또는 기명날인</w:t>
      </w:r>
    </w:p>
    <w:p w:rsidR="0038079D" w:rsidRPr="00CB41C0" w:rsidRDefault="0038079D" w:rsidP="0038079D">
      <w:pPr>
        <w:spacing w:line="312" w:lineRule="auto"/>
        <w:rPr>
          <w:rFonts w:ascii="HY신명조" w:eastAsia="HY신명조" w:hAnsi="바탕체"/>
          <w:szCs w:val="20"/>
        </w:rPr>
      </w:pPr>
      <w:r w:rsidRPr="00CB41C0">
        <w:rPr>
          <w:rFonts w:ascii="HY신명조" w:eastAsia="HY신명조" w:hAnsi="바탕체" w:hint="eastAsia"/>
          <w:szCs w:val="20"/>
        </w:rPr>
        <w:t>⑤ 원사업자는 수급사업자에게 대금을 물품으로 지급받도록 강요하지 아니한다.</w:t>
      </w:r>
    </w:p>
    <w:p w:rsidR="001D5C23" w:rsidRPr="00CB41C0" w:rsidRDefault="001D5C23" w:rsidP="001F2BDA">
      <w:pPr>
        <w:spacing w:line="312" w:lineRule="auto"/>
        <w:rPr>
          <w:rFonts w:ascii="HY신명조" w:eastAsia="HY신명조" w:hAnsi="바탕체"/>
          <w:szCs w:val="20"/>
        </w:rPr>
      </w:pPr>
    </w:p>
    <w:p w:rsidR="00A462FD" w:rsidRPr="00CB41C0" w:rsidRDefault="00A462FD" w:rsidP="00A462FD">
      <w:pPr>
        <w:spacing w:line="312" w:lineRule="auto"/>
        <w:rPr>
          <w:rFonts w:ascii="HY신명조" w:eastAsia="HY신명조" w:hAnsi="바탕체"/>
          <w:szCs w:val="20"/>
        </w:rPr>
      </w:pPr>
      <w:r w:rsidRPr="00CB41C0">
        <w:rPr>
          <w:rFonts w:ascii="HY신명조" w:eastAsia="HY신명조" w:hAnsi="바탕체" w:hint="eastAsia"/>
          <w:b/>
          <w:szCs w:val="20"/>
        </w:rPr>
        <w:t>제</w:t>
      </w:r>
      <w:del w:id="93" w:author="최규현 (Kyoohyun Choi)" w:date="2024-06-17T15:36:00Z">
        <w:r w:rsidRPr="00CB41C0" w:rsidDel="00A237F5">
          <w:rPr>
            <w:rFonts w:ascii="HY신명조" w:eastAsia="HY신명조" w:hAnsi="바탕체" w:hint="eastAsia"/>
            <w:b/>
            <w:szCs w:val="20"/>
          </w:rPr>
          <w:delText>3</w:delText>
        </w:r>
        <w:r w:rsidR="00B0306A" w:rsidRPr="00CB41C0" w:rsidDel="00A237F5">
          <w:rPr>
            <w:rFonts w:ascii="HY신명조" w:eastAsia="HY신명조" w:hAnsi="바탕체" w:hint="eastAsia"/>
            <w:b/>
            <w:szCs w:val="20"/>
          </w:rPr>
          <w:delText>7</w:delText>
        </w:r>
      </w:del>
      <w:ins w:id="94" w:author="최규현 (Kyoohyun Choi)" w:date="2024-06-17T15:36:00Z">
        <w:r w:rsidR="00A237F5">
          <w:rPr>
            <w:rFonts w:ascii="HY신명조" w:eastAsia="HY신명조" w:hAnsi="바탕체"/>
            <w:b/>
            <w:szCs w:val="20"/>
          </w:rPr>
          <w:t>38</w:t>
        </w:r>
      </w:ins>
      <w:r w:rsidRPr="00CB41C0">
        <w:rPr>
          <w:rFonts w:ascii="HY신명조" w:eastAsia="HY신명조" w:hAnsi="바탕체" w:hint="eastAsia"/>
          <w:b/>
          <w:szCs w:val="20"/>
        </w:rPr>
        <w:t>조 (상계)</w:t>
      </w:r>
    </w:p>
    <w:p w:rsidR="00A462FD" w:rsidRPr="00CB41C0" w:rsidRDefault="00A462FD" w:rsidP="00A462FD">
      <w:pPr>
        <w:spacing w:line="312" w:lineRule="auto"/>
        <w:rPr>
          <w:rFonts w:ascii="HY신명조" w:eastAsia="HY신명조" w:hAnsi="바탕체"/>
          <w:szCs w:val="20"/>
        </w:rPr>
      </w:pPr>
      <w:r w:rsidRPr="00CB41C0">
        <w:rPr>
          <w:rFonts w:ascii="HY신명조" w:eastAsia="HY신명조" w:hAnsi="바탕체" w:hint="eastAsia"/>
          <w:szCs w:val="20"/>
        </w:rPr>
        <w:t>① 원사업자는 유상 지급품의 대금, 제</w:t>
      </w:r>
      <w:del w:id="95" w:author="최규현 (Kyoohyun Choi)" w:date="2024-06-17T15:37:00Z">
        <w:r w:rsidRPr="00CB41C0" w:rsidDel="00A237F5">
          <w:rPr>
            <w:rFonts w:ascii="HY신명조" w:eastAsia="HY신명조" w:hAnsi="바탕체" w:hint="eastAsia"/>
            <w:szCs w:val="20"/>
          </w:rPr>
          <w:delText>5</w:delText>
        </w:r>
        <w:r w:rsidR="00B0306A" w:rsidRPr="00CB41C0" w:rsidDel="00A237F5">
          <w:rPr>
            <w:rFonts w:ascii="HY신명조" w:eastAsia="HY신명조" w:hAnsi="바탕체" w:hint="eastAsia"/>
            <w:szCs w:val="20"/>
          </w:rPr>
          <w:delText>9</w:delText>
        </w:r>
      </w:del>
      <w:ins w:id="96" w:author="최규현 (Kyoohyun Choi)" w:date="2024-06-17T15:37:00Z">
        <w:r w:rsidR="00A237F5">
          <w:rPr>
            <w:rFonts w:ascii="HY신명조" w:eastAsia="HY신명조" w:hAnsi="바탕체"/>
            <w:szCs w:val="20"/>
          </w:rPr>
          <w:t>60</w:t>
        </w:r>
      </w:ins>
      <w:r w:rsidRPr="00CB41C0">
        <w:rPr>
          <w:rFonts w:ascii="HY신명조" w:eastAsia="HY신명조" w:hAnsi="바탕체" w:hint="eastAsia"/>
          <w:szCs w:val="20"/>
        </w:rPr>
        <w:t>조에 따라 기한의 이익이 상실된 채권, 그 밖에 수급사업자로부터 지급받아야 하는 확정된 채권이 있는 경우에는 이를 수급사업자에 대한 납품대금의 지급채무와 대등액으로 상계할 수 있다.</w:t>
      </w:r>
    </w:p>
    <w:p w:rsidR="00A462FD" w:rsidRPr="00CB41C0" w:rsidRDefault="00A462FD" w:rsidP="00A462FD">
      <w:pPr>
        <w:spacing w:line="312" w:lineRule="auto"/>
        <w:rPr>
          <w:rFonts w:ascii="HY신명조" w:eastAsia="HY신명조" w:hAnsi="바탕체"/>
          <w:szCs w:val="20"/>
        </w:rPr>
      </w:pPr>
      <w:r w:rsidRPr="00CB41C0">
        <w:rPr>
          <w:rFonts w:ascii="HY신명조" w:eastAsia="HY신명조" w:hAnsi="바탕체" w:hint="eastAsia"/>
          <w:szCs w:val="20"/>
        </w:rPr>
        <w:t xml:space="preserve">② 제1항에 따른 상계는 원사업자와 수급사업자가 상계액에 대한 상계의 의사를 표시하는 방식으로 하되, </w:t>
      </w:r>
      <w:proofErr w:type="spellStart"/>
      <w:r w:rsidRPr="00CB41C0">
        <w:rPr>
          <w:rFonts w:ascii="HY신명조" w:eastAsia="HY신명조" w:hAnsi="바탕체" w:hint="eastAsia"/>
          <w:szCs w:val="20"/>
        </w:rPr>
        <w:t>상계되어</w:t>
      </w:r>
      <w:proofErr w:type="spellEnd"/>
      <w:r w:rsidRPr="00CB41C0">
        <w:rPr>
          <w:rFonts w:ascii="HY신명조" w:eastAsia="HY신명조" w:hAnsi="바탕체" w:hint="eastAsia"/>
          <w:szCs w:val="20"/>
        </w:rPr>
        <w:t xml:space="preserve"> 수령, 지급된 금액에 이의제기를 하지 않는 경우 양자간 상계의사의 합치가 있었던 것으로 본다. </w:t>
      </w:r>
    </w:p>
    <w:p w:rsidR="00A462FD" w:rsidRPr="00CB41C0" w:rsidRDefault="00A462FD" w:rsidP="001F2BDA">
      <w:pPr>
        <w:spacing w:line="312" w:lineRule="auto"/>
        <w:rPr>
          <w:rFonts w:ascii="HY신명조" w:eastAsia="HY신명조" w:hAnsi="바탕체"/>
          <w:szCs w:val="20"/>
        </w:rPr>
      </w:pPr>
    </w:p>
    <w:p w:rsidR="00F43E6C" w:rsidRPr="00CB41C0" w:rsidRDefault="00F43E6C" w:rsidP="00F43E6C">
      <w:pPr>
        <w:spacing w:line="312" w:lineRule="auto"/>
        <w:rPr>
          <w:rFonts w:ascii="HY신명조" w:eastAsia="HY신명조" w:hAnsi="바탕체"/>
          <w:szCs w:val="20"/>
        </w:rPr>
      </w:pPr>
      <w:r w:rsidRPr="00CB41C0">
        <w:rPr>
          <w:rFonts w:ascii="HY신명조" w:eastAsia="HY신명조" w:hAnsi="바탕체" w:hint="eastAsia"/>
          <w:b/>
          <w:szCs w:val="20"/>
        </w:rPr>
        <w:t>제</w:t>
      </w:r>
      <w:del w:id="97" w:author="최규현 (Kyoohyun Choi)" w:date="2024-06-17T15:37:00Z">
        <w:r w:rsidRPr="00CB41C0" w:rsidDel="00A237F5">
          <w:rPr>
            <w:rFonts w:ascii="HY신명조" w:eastAsia="HY신명조" w:hAnsi="바탕체" w:hint="eastAsia"/>
            <w:b/>
            <w:szCs w:val="20"/>
          </w:rPr>
          <w:delText>3</w:delText>
        </w:r>
        <w:r w:rsidR="00B0306A" w:rsidRPr="00CB41C0" w:rsidDel="00A237F5">
          <w:rPr>
            <w:rFonts w:ascii="HY신명조" w:eastAsia="HY신명조" w:hAnsi="바탕체" w:hint="eastAsia"/>
            <w:b/>
            <w:szCs w:val="20"/>
          </w:rPr>
          <w:delText>8</w:delText>
        </w:r>
      </w:del>
      <w:ins w:id="98" w:author="최규현 (Kyoohyun Choi)" w:date="2024-06-17T15:37:00Z">
        <w:r w:rsidR="00A237F5">
          <w:rPr>
            <w:rFonts w:ascii="HY신명조" w:eastAsia="HY신명조" w:hAnsi="바탕체"/>
            <w:b/>
            <w:szCs w:val="20"/>
          </w:rPr>
          <w:t>39</w:t>
        </w:r>
      </w:ins>
      <w:r w:rsidRPr="00CB41C0">
        <w:rPr>
          <w:rFonts w:ascii="HY신명조" w:eastAsia="HY신명조" w:hAnsi="바탕체" w:hint="eastAsia"/>
          <w:b/>
          <w:szCs w:val="20"/>
        </w:rPr>
        <w:t xml:space="preserve">조 (대금의 직접 지급) </w:t>
      </w:r>
    </w:p>
    <w:p w:rsidR="00F43E6C" w:rsidRPr="00CB41C0" w:rsidRDefault="00F43E6C" w:rsidP="00F43E6C">
      <w:pPr>
        <w:spacing w:line="312" w:lineRule="auto"/>
        <w:rPr>
          <w:rFonts w:ascii="HY신명조" w:eastAsia="HY신명조" w:hAnsi="바탕체"/>
          <w:szCs w:val="20"/>
        </w:rPr>
      </w:pPr>
      <w:r w:rsidRPr="00CB41C0">
        <w:rPr>
          <w:rFonts w:ascii="HY신명조" w:eastAsia="HY신명조" w:hAnsi="바탕체" w:hint="eastAsia"/>
          <w:szCs w:val="20"/>
        </w:rPr>
        <w:t>① 발주자는 다음 각 호의 어느 하나에 해당하는 사유가 발생한 때에는 수급사업자가 목적물을 제작한 부분에 상당한 대금을 수급사업자에게 직접 지급한다. 이 경우에 발주자는 원사업자에게 이미 지급한 금액을 빼고 나머지 금액을 수급사업자에게 지급한다.</w:t>
      </w:r>
    </w:p>
    <w:p w:rsidR="00F43E6C" w:rsidRPr="00CB41C0" w:rsidRDefault="00F43E6C" w:rsidP="00F43E6C">
      <w:pPr>
        <w:spacing w:line="312" w:lineRule="auto"/>
        <w:ind w:leftChars="100" w:left="600" w:hangingChars="200" w:hanging="400"/>
        <w:rPr>
          <w:rFonts w:ascii="HY신명조" w:eastAsia="HY신명조" w:hAnsi="바탕체"/>
          <w:szCs w:val="20"/>
        </w:rPr>
      </w:pPr>
      <w:r w:rsidRPr="00CB41C0">
        <w:rPr>
          <w:rFonts w:ascii="HY신명조" w:eastAsia="HY신명조" w:hAnsi="바탕체" w:hint="eastAsia"/>
          <w:szCs w:val="20"/>
        </w:rPr>
        <w:t xml:space="preserve">1. 원사업자의 </w:t>
      </w:r>
      <w:proofErr w:type="spellStart"/>
      <w:r w:rsidRPr="00CB41C0">
        <w:rPr>
          <w:rFonts w:ascii="HY신명조" w:eastAsia="HY신명조" w:hAnsi="바탕체" w:hint="eastAsia"/>
          <w:szCs w:val="20"/>
        </w:rPr>
        <w:t>지급정지·파산</w:t>
      </w:r>
      <w:proofErr w:type="spellEnd"/>
      <w:r w:rsidRPr="00CB41C0">
        <w:rPr>
          <w:rFonts w:ascii="HY신명조" w:eastAsia="HY신명조" w:hAnsi="바탕체" w:hint="eastAsia"/>
          <w:szCs w:val="20"/>
        </w:rPr>
        <w:t xml:space="preserve">, 그 밖에 이와 유사한 사유가 있거나 사업에 관한 </w:t>
      </w:r>
      <w:proofErr w:type="spellStart"/>
      <w:r w:rsidRPr="00CB41C0">
        <w:rPr>
          <w:rFonts w:ascii="HY신명조" w:eastAsia="HY신명조" w:hAnsi="바탕체" w:hint="eastAsia"/>
          <w:szCs w:val="20"/>
        </w:rPr>
        <w:t>허가·인가·면허·등록</w:t>
      </w:r>
      <w:proofErr w:type="spellEnd"/>
      <w:r w:rsidRPr="00CB41C0">
        <w:rPr>
          <w:rFonts w:ascii="HY신명조" w:eastAsia="HY신명조" w:hAnsi="바탕체" w:hint="eastAsia"/>
          <w:szCs w:val="20"/>
        </w:rPr>
        <w:t xml:space="preserve"> 등이 취소되어 원사업자가 대금을 지급할 수 없게 된 경우로서 수급사업자가 대금의 직접 지급을 요청한 때</w:t>
      </w:r>
    </w:p>
    <w:p w:rsidR="00F43E6C" w:rsidRPr="00CB41C0" w:rsidRDefault="00F43E6C" w:rsidP="00F43E6C">
      <w:pPr>
        <w:spacing w:line="312" w:lineRule="auto"/>
        <w:ind w:leftChars="100" w:left="600" w:hangingChars="200" w:hanging="400"/>
        <w:rPr>
          <w:rFonts w:ascii="HY신명조" w:eastAsia="HY신명조" w:hAnsi="바탕체"/>
          <w:szCs w:val="20"/>
        </w:rPr>
      </w:pPr>
      <w:r w:rsidRPr="00CB41C0">
        <w:rPr>
          <w:rFonts w:ascii="HY신명조" w:eastAsia="HY신명조" w:hAnsi="바탕체" w:hint="eastAsia"/>
          <w:szCs w:val="20"/>
        </w:rPr>
        <w:t xml:space="preserve">2. 발주자가 대금을 직접 수급사업자에게 지급하기로 </w:t>
      </w:r>
      <w:proofErr w:type="spellStart"/>
      <w:r w:rsidRPr="00CB41C0">
        <w:rPr>
          <w:rFonts w:ascii="HY신명조" w:eastAsia="HY신명조" w:hAnsi="바탕체" w:hint="eastAsia"/>
          <w:szCs w:val="20"/>
        </w:rPr>
        <w:t>발주자·원사업자</w:t>
      </w:r>
      <w:proofErr w:type="spellEnd"/>
      <w:r w:rsidRPr="00CB41C0">
        <w:rPr>
          <w:rFonts w:ascii="HY신명조" w:eastAsia="HY신명조" w:hAnsi="바탕체" w:hint="eastAsia"/>
          <w:szCs w:val="20"/>
        </w:rPr>
        <w:t xml:space="preserve"> 및 수급사업자 간에 합의한 경우</w:t>
      </w:r>
    </w:p>
    <w:p w:rsidR="00F43E6C" w:rsidRPr="00CB41C0" w:rsidRDefault="00F43E6C" w:rsidP="00F43E6C">
      <w:pPr>
        <w:spacing w:line="312" w:lineRule="auto"/>
        <w:ind w:left="600" w:hangingChars="300" w:hanging="600"/>
        <w:rPr>
          <w:rFonts w:ascii="HY신명조" w:eastAsia="HY신명조" w:hAnsi="바탕체"/>
          <w:szCs w:val="20"/>
        </w:rPr>
      </w:pPr>
      <w:r w:rsidRPr="00CB41C0">
        <w:rPr>
          <w:rFonts w:ascii="HY신명조" w:eastAsia="HY신명조" w:hAnsi="바탕체" w:hint="eastAsia"/>
          <w:szCs w:val="20"/>
        </w:rPr>
        <w:t xml:space="preserve">  3. 원사업자가 수급사업자에게 대금의 2회분 이상을 지급하지 아니한 경우로서 수급사업자가 대금의 직접 지급을 요청한 때</w:t>
      </w:r>
    </w:p>
    <w:p w:rsidR="00F43E6C" w:rsidRPr="00CB41C0" w:rsidRDefault="00F43E6C" w:rsidP="00F43E6C">
      <w:pPr>
        <w:spacing w:line="312" w:lineRule="auto"/>
        <w:rPr>
          <w:rFonts w:ascii="HY신명조" w:eastAsia="HY신명조" w:hAnsi="바탕체"/>
          <w:szCs w:val="20"/>
        </w:rPr>
      </w:pPr>
      <w:r w:rsidRPr="00CB41C0">
        <w:rPr>
          <w:rFonts w:ascii="HY신명조" w:eastAsia="HY신명조" w:hAnsi="바탕체" w:hint="eastAsia"/>
          <w:szCs w:val="20"/>
        </w:rPr>
        <w:t xml:space="preserve">② 제1항에 따른 사유가 발생한 경우 원사업자에 대한 발주자의 대금지급채무와 수급사업자에 대한 원사업자의 하도급대금지급채무는 그 범위에서 소멸한 것으로 인정한다. </w:t>
      </w:r>
    </w:p>
    <w:p w:rsidR="00F43E6C" w:rsidRPr="00CB41C0" w:rsidRDefault="00F43E6C" w:rsidP="00F43E6C">
      <w:pPr>
        <w:spacing w:line="312" w:lineRule="auto"/>
        <w:rPr>
          <w:rFonts w:ascii="HY신명조" w:eastAsia="HY신명조" w:hAnsi="바탕체"/>
          <w:szCs w:val="20"/>
        </w:rPr>
      </w:pPr>
      <w:r w:rsidRPr="00CB41C0">
        <w:rPr>
          <w:rFonts w:ascii="HY신명조" w:eastAsia="HY신명조" w:hAnsi="바탕체" w:hint="eastAsia"/>
          <w:szCs w:val="20"/>
        </w:rPr>
        <w:t>③ 원사업자가 발주자에게 이 계약과 관련된 수급사업자의 임금, 자재대금 등의 지급 지체 사실을 증명할 수 있는 서류를 첨부하여 대금의 직접 지급 중지를 요청할 수 있다.</w:t>
      </w:r>
    </w:p>
    <w:p w:rsidR="00F43E6C" w:rsidRPr="00CB41C0" w:rsidRDefault="00F43E6C" w:rsidP="00F43E6C">
      <w:pPr>
        <w:spacing w:line="312" w:lineRule="auto"/>
        <w:rPr>
          <w:rFonts w:ascii="HY신명조" w:eastAsia="HY신명조" w:hAnsi="바탕체"/>
          <w:szCs w:val="20"/>
        </w:rPr>
      </w:pPr>
      <w:r w:rsidRPr="00CB41C0">
        <w:rPr>
          <w:rFonts w:ascii="HY신명조" w:eastAsia="HY신명조" w:hAnsi="바탕체" w:hint="eastAsia"/>
          <w:szCs w:val="20"/>
        </w:rPr>
        <w:t>④ 제1항에 따라 수급사업자가 발주자에게 대금을 직접 받기 위해 기성부분의 확인 등이 필요한 경우 원사업자는 지체 없이 이에 필요한 조치를 이행한다.</w:t>
      </w:r>
    </w:p>
    <w:p w:rsidR="00F43E6C" w:rsidRPr="00CB41C0" w:rsidRDefault="00F43E6C" w:rsidP="00F43E6C">
      <w:pPr>
        <w:spacing w:line="312" w:lineRule="auto"/>
        <w:rPr>
          <w:rFonts w:ascii="HY신명조" w:eastAsia="HY신명조" w:hAnsi="바탕체"/>
          <w:szCs w:val="20"/>
        </w:rPr>
      </w:pPr>
    </w:p>
    <w:p w:rsidR="0022386C" w:rsidRPr="00CB41C0" w:rsidRDefault="0022386C" w:rsidP="001F2BDA">
      <w:pPr>
        <w:spacing w:line="312" w:lineRule="auto"/>
        <w:rPr>
          <w:rFonts w:ascii="HY신명조" w:eastAsia="HY신명조" w:hAnsi="바탕체"/>
          <w:szCs w:val="20"/>
        </w:rPr>
      </w:pPr>
    </w:p>
    <w:p w:rsidR="00B80865" w:rsidRPr="00CB41C0" w:rsidRDefault="00EC1B5A" w:rsidP="00EC1B5A">
      <w:pPr>
        <w:spacing w:line="312" w:lineRule="auto"/>
        <w:jc w:val="center"/>
        <w:rPr>
          <w:rFonts w:ascii="HY신명조" w:eastAsia="HY신명조" w:hAnsi="바탕체"/>
          <w:b/>
          <w:szCs w:val="20"/>
        </w:rPr>
      </w:pPr>
      <w:r w:rsidRPr="00CB41C0">
        <w:rPr>
          <w:rFonts w:ascii="HY신명조" w:eastAsia="HY신명조" w:hAnsi="바탕체" w:hint="eastAsia"/>
          <w:b/>
          <w:szCs w:val="20"/>
        </w:rPr>
        <w:t xml:space="preserve">제4장 </w:t>
      </w:r>
      <w:proofErr w:type="spellStart"/>
      <w:r w:rsidRPr="00CB41C0">
        <w:rPr>
          <w:rFonts w:ascii="HY신명조" w:eastAsia="HY신명조" w:hAnsi="바탕체" w:hint="eastAsia"/>
          <w:b/>
          <w:szCs w:val="20"/>
        </w:rPr>
        <w:t>보칙</w:t>
      </w:r>
      <w:proofErr w:type="spellEnd"/>
    </w:p>
    <w:p w:rsidR="00B80865" w:rsidRPr="00CB41C0" w:rsidRDefault="00B80865" w:rsidP="001F2BDA">
      <w:pPr>
        <w:spacing w:line="312" w:lineRule="auto"/>
        <w:rPr>
          <w:rFonts w:ascii="HY신명조" w:eastAsia="HY신명조" w:hAnsi="바탕체"/>
          <w:szCs w:val="20"/>
        </w:rPr>
      </w:pPr>
    </w:p>
    <w:p w:rsidR="004E7844" w:rsidRPr="00CB41C0" w:rsidRDefault="004E7844" w:rsidP="004E7844">
      <w:pPr>
        <w:spacing w:line="312" w:lineRule="auto"/>
        <w:rPr>
          <w:rFonts w:ascii="HY신명조" w:eastAsia="HY신명조" w:hAnsi="바탕체"/>
          <w:szCs w:val="20"/>
        </w:rPr>
      </w:pPr>
      <w:r w:rsidRPr="00CB41C0">
        <w:rPr>
          <w:rFonts w:ascii="HY신명조" w:eastAsia="HY신명조" w:hAnsi="바탕체" w:hint="eastAsia"/>
          <w:b/>
          <w:szCs w:val="20"/>
        </w:rPr>
        <w:t>제</w:t>
      </w:r>
      <w:del w:id="99" w:author="최규현 (Kyoohyun Choi)" w:date="2024-06-17T15:38:00Z">
        <w:r w:rsidRPr="00CB41C0" w:rsidDel="00A237F5">
          <w:rPr>
            <w:rFonts w:ascii="HY신명조" w:eastAsia="HY신명조" w:hAnsi="바탕체" w:hint="eastAsia"/>
            <w:b/>
            <w:szCs w:val="20"/>
          </w:rPr>
          <w:delText>3</w:delText>
        </w:r>
        <w:r w:rsidR="001317FD" w:rsidRPr="00CB41C0" w:rsidDel="00A237F5">
          <w:rPr>
            <w:rFonts w:ascii="HY신명조" w:eastAsia="HY신명조" w:hAnsi="바탕체" w:hint="eastAsia"/>
            <w:b/>
            <w:szCs w:val="20"/>
          </w:rPr>
          <w:delText>9</w:delText>
        </w:r>
      </w:del>
      <w:ins w:id="100" w:author="최규현 (Kyoohyun Choi)" w:date="2024-06-17T15:38:00Z">
        <w:r w:rsidR="00A237F5">
          <w:rPr>
            <w:rFonts w:ascii="HY신명조" w:eastAsia="HY신명조" w:hAnsi="바탕체"/>
            <w:b/>
            <w:szCs w:val="20"/>
          </w:rPr>
          <w:t>40</w:t>
        </w:r>
      </w:ins>
      <w:r w:rsidRPr="00CB41C0">
        <w:rPr>
          <w:rFonts w:ascii="HY신명조" w:eastAsia="HY신명조" w:hAnsi="바탕체" w:hint="eastAsia"/>
          <w:b/>
          <w:szCs w:val="20"/>
        </w:rPr>
        <w:t>조 (</w:t>
      </w:r>
      <w:proofErr w:type="spellStart"/>
      <w:r w:rsidRPr="00CB41C0">
        <w:rPr>
          <w:rFonts w:ascii="HY신명조" w:eastAsia="HY신명조" w:hAnsi="바탕체" w:hint="eastAsia"/>
          <w:b/>
          <w:szCs w:val="20"/>
        </w:rPr>
        <w:t>채권</w:t>
      </w:r>
      <w:r w:rsidR="0031656F" w:rsidRPr="00CB41C0">
        <w:rPr>
          <w:rFonts w:ascii="바탕" w:eastAsia="바탕" w:hAnsi="바탕" w:cs="바탕" w:hint="eastAsia"/>
          <w:b/>
          <w:szCs w:val="20"/>
        </w:rPr>
        <w:t>∙</w:t>
      </w:r>
      <w:r w:rsidRPr="00CB41C0">
        <w:rPr>
          <w:rFonts w:ascii="HY신명조" w:eastAsia="HY신명조" w:hAnsi="바탕체" w:hint="eastAsia"/>
          <w:b/>
          <w:szCs w:val="20"/>
        </w:rPr>
        <w:t>채무의</w:t>
      </w:r>
      <w:proofErr w:type="spellEnd"/>
      <w:r w:rsidRPr="00CB41C0">
        <w:rPr>
          <w:rFonts w:ascii="HY신명조" w:eastAsia="HY신명조" w:hAnsi="바탕체" w:hint="eastAsia"/>
          <w:b/>
          <w:szCs w:val="20"/>
        </w:rPr>
        <w:t xml:space="preserve"> 양도금지)</w:t>
      </w:r>
      <w:r w:rsidRPr="00CB41C0">
        <w:rPr>
          <w:rFonts w:ascii="HY신명조" w:eastAsia="HY신명조" w:hAnsi="바탕체" w:hint="eastAsia"/>
          <w:szCs w:val="20"/>
        </w:rPr>
        <w:t xml:space="preserve"> </w:t>
      </w:r>
    </w:p>
    <w:p w:rsidR="004E7844" w:rsidRPr="00CB41C0" w:rsidRDefault="004E7844" w:rsidP="004E7844">
      <w:pPr>
        <w:spacing w:line="312" w:lineRule="auto"/>
        <w:rPr>
          <w:rFonts w:ascii="HY신명조" w:eastAsia="HY신명조" w:hAnsi="바탕체"/>
          <w:szCs w:val="20"/>
        </w:rPr>
      </w:pPr>
      <w:r w:rsidRPr="00CB41C0">
        <w:rPr>
          <w:rFonts w:ascii="HY신명조" w:eastAsia="HY신명조" w:hAnsi="바탕체" w:hint="eastAsia"/>
          <w:szCs w:val="20"/>
        </w:rPr>
        <w:t xml:space="preserve">원사업자와 수급사업자는 상대방의 동의가 없는 한, 이 계약상 </w:t>
      </w:r>
      <w:proofErr w:type="spellStart"/>
      <w:r w:rsidRPr="00CB41C0">
        <w:rPr>
          <w:rFonts w:ascii="HY신명조" w:eastAsia="HY신명조" w:hAnsi="바탕체" w:hint="eastAsia"/>
          <w:szCs w:val="20"/>
        </w:rPr>
        <w:t>채권</w:t>
      </w:r>
      <w:r w:rsidR="0031656F" w:rsidRPr="00CB41C0">
        <w:rPr>
          <w:rFonts w:ascii="바탕" w:eastAsia="바탕" w:hAnsi="바탕" w:cs="바탕" w:hint="eastAsia"/>
          <w:szCs w:val="20"/>
        </w:rPr>
        <w:t>∙</w:t>
      </w:r>
      <w:r w:rsidRPr="00CB41C0">
        <w:rPr>
          <w:rFonts w:ascii="HY신명조" w:eastAsia="HY신명조" w:hAnsi="바탕체" w:hint="eastAsia"/>
          <w:szCs w:val="20"/>
        </w:rPr>
        <w:t>채무의</w:t>
      </w:r>
      <w:proofErr w:type="spellEnd"/>
      <w:r w:rsidRPr="00CB41C0">
        <w:rPr>
          <w:rFonts w:ascii="HY신명조" w:eastAsia="HY신명조" w:hAnsi="바탕체" w:hint="eastAsia"/>
          <w:szCs w:val="20"/>
        </w:rPr>
        <w:t xml:space="preserve"> 전부 또는 일부를 제3자에게 양도하거나 담보로 제공할 수 없다. </w:t>
      </w:r>
    </w:p>
    <w:p w:rsidR="0031656F" w:rsidRPr="00CB41C0" w:rsidRDefault="0031656F" w:rsidP="004E7844">
      <w:pPr>
        <w:spacing w:line="312" w:lineRule="auto"/>
        <w:rPr>
          <w:rFonts w:ascii="HY신명조" w:eastAsia="HY신명조" w:hAnsi="바탕체"/>
          <w:szCs w:val="20"/>
        </w:rPr>
      </w:pPr>
    </w:p>
    <w:p w:rsidR="008B65B5" w:rsidRPr="00CB41C0" w:rsidRDefault="008B65B5" w:rsidP="008B65B5">
      <w:pPr>
        <w:spacing w:line="312" w:lineRule="auto"/>
        <w:rPr>
          <w:rFonts w:ascii="HY신명조" w:eastAsia="HY신명조" w:hAnsi="바탕체"/>
          <w:szCs w:val="20"/>
        </w:rPr>
      </w:pPr>
      <w:r w:rsidRPr="00CB41C0">
        <w:rPr>
          <w:rFonts w:ascii="HY신명조" w:eastAsia="HY신명조" w:hAnsi="바탕체" w:hint="eastAsia"/>
          <w:b/>
          <w:szCs w:val="20"/>
        </w:rPr>
        <w:t>제</w:t>
      </w:r>
      <w:del w:id="101" w:author="최규현 (Kyoohyun Choi)" w:date="2024-06-17T15:38:00Z">
        <w:r w:rsidR="001317FD" w:rsidRPr="00CB41C0" w:rsidDel="00A237F5">
          <w:rPr>
            <w:rFonts w:ascii="HY신명조" w:eastAsia="HY신명조" w:hAnsi="바탕체" w:hint="eastAsia"/>
            <w:b/>
            <w:szCs w:val="20"/>
          </w:rPr>
          <w:delText>40</w:delText>
        </w:r>
      </w:del>
      <w:ins w:id="102" w:author="최규현 (Kyoohyun Choi)" w:date="2024-06-17T15:38:00Z">
        <w:r w:rsidR="00A237F5">
          <w:rPr>
            <w:rFonts w:ascii="HY신명조" w:eastAsia="HY신명조" w:hAnsi="바탕체"/>
            <w:b/>
            <w:szCs w:val="20"/>
          </w:rPr>
          <w:t>41</w:t>
        </w:r>
      </w:ins>
      <w:r w:rsidRPr="00CB41C0">
        <w:rPr>
          <w:rFonts w:ascii="HY신명조" w:eastAsia="HY신명조" w:hAnsi="바탕체" w:hint="eastAsia"/>
          <w:b/>
          <w:szCs w:val="20"/>
        </w:rPr>
        <w:t>조 (지식재산권 등)</w:t>
      </w:r>
    </w:p>
    <w:p w:rsidR="008B65B5" w:rsidRPr="00CB41C0" w:rsidRDefault="008B65B5" w:rsidP="008B65B5">
      <w:pPr>
        <w:spacing w:line="312" w:lineRule="auto"/>
        <w:rPr>
          <w:rFonts w:ascii="HY신명조" w:eastAsia="HY신명조" w:hAnsi="바탕체"/>
          <w:szCs w:val="20"/>
        </w:rPr>
      </w:pPr>
      <w:r w:rsidRPr="00CB41C0">
        <w:rPr>
          <w:rFonts w:ascii="HY신명조" w:eastAsia="HY신명조" w:hAnsi="바탕체" w:hint="eastAsia"/>
          <w:szCs w:val="20"/>
        </w:rPr>
        <w:t xml:space="preserve">① 수급사업자는 원사업자의 목적물과 관련하여 원사업자와 공동으로 개발한 </w:t>
      </w:r>
      <w:proofErr w:type="spellStart"/>
      <w:r w:rsidRPr="00CB41C0">
        <w:rPr>
          <w:rFonts w:ascii="HY신명조" w:eastAsia="HY신명조" w:hAnsi="바탕체" w:hint="eastAsia"/>
          <w:szCs w:val="20"/>
        </w:rPr>
        <w:t>특허권</w:t>
      </w:r>
      <w:r w:rsidRPr="00CB41C0">
        <w:rPr>
          <w:rFonts w:ascii="바탕" w:eastAsia="바탕" w:hAnsi="바탕" w:cs="바탕" w:hint="eastAsia"/>
          <w:szCs w:val="20"/>
        </w:rPr>
        <w:t>∙</w:t>
      </w:r>
      <w:r w:rsidRPr="00CB41C0">
        <w:rPr>
          <w:rFonts w:ascii="HY신명조" w:eastAsia="HY신명조" w:hAnsi="바탕체" w:hint="eastAsia"/>
          <w:szCs w:val="20"/>
        </w:rPr>
        <w:t>실용신안권</w:t>
      </w:r>
      <w:r w:rsidRPr="00CB41C0">
        <w:rPr>
          <w:rFonts w:ascii="바탕" w:eastAsia="바탕" w:hAnsi="바탕" w:cs="바탕" w:hint="eastAsia"/>
          <w:szCs w:val="20"/>
        </w:rPr>
        <w:t>∙</w:t>
      </w:r>
      <w:r w:rsidRPr="00CB41C0">
        <w:rPr>
          <w:rFonts w:ascii="HY신명조" w:eastAsia="HY신명조" w:hAnsi="바탕체" w:hint="eastAsia"/>
          <w:szCs w:val="20"/>
        </w:rPr>
        <w:t>의장권</w:t>
      </w:r>
      <w:r w:rsidRPr="00CB41C0">
        <w:rPr>
          <w:rFonts w:ascii="바탕" w:eastAsia="바탕" w:hAnsi="바탕" w:cs="바탕" w:hint="eastAsia"/>
          <w:szCs w:val="20"/>
        </w:rPr>
        <w:t>∙</w:t>
      </w:r>
      <w:r w:rsidRPr="00CB41C0">
        <w:rPr>
          <w:rFonts w:ascii="HY신명조" w:eastAsia="HY신명조" w:hAnsi="바탕체" w:hint="eastAsia"/>
          <w:szCs w:val="20"/>
        </w:rPr>
        <w:t>상표권</w:t>
      </w:r>
      <w:r w:rsidRPr="00CB41C0">
        <w:rPr>
          <w:rFonts w:ascii="바탕" w:eastAsia="바탕" w:hAnsi="바탕" w:cs="바탕" w:hint="eastAsia"/>
          <w:szCs w:val="20"/>
        </w:rPr>
        <w:t>∙</w:t>
      </w:r>
      <w:r w:rsidR="00C83FCC" w:rsidRPr="00CB41C0">
        <w:rPr>
          <w:rFonts w:ascii="HY신명조" w:eastAsia="HY신명조" w:hAnsi="바탕" w:cs="바탕" w:hint="eastAsia"/>
          <w:szCs w:val="20"/>
        </w:rPr>
        <w:t>디자인권</w:t>
      </w:r>
      <w:r w:rsidR="00C83FCC" w:rsidRPr="00CB41C0">
        <w:rPr>
          <w:rFonts w:ascii="바탕" w:eastAsia="바탕" w:hAnsi="바탕" w:cs="바탕" w:hint="eastAsia"/>
          <w:szCs w:val="20"/>
        </w:rPr>
        <w:t>∙</w:t>
      </w:r>
      <w:r w:rsidRPr="00CB41C0">
        <w:rPr>
          <w:rFonts w:ascii="HY신명조" w:eastAsia="HY신명조" w:hAnsi="바탕체" w:hint="eastAsia"/>
          <w:szCs w:val="20"/>
        </w:rPr>
        <w:t>저작권</w:t>
      </w:r>
      <w:proofErr w:type="spellEnd"/>
      <w:r w:rsidRPr="00CB41C0">
        <w:rPr>
          <w:rFonts w:ascii="HY신명조" w:eastAsia="HY신명조" w:hAnsi="바탕체" w:hint="eastAsia"/>
          <w:szCs w:val="20"/>
        </w:rPr>
        <w:t xml:space="preserve"> 및 기술, 노하우(이하 “지식재산권 </w:t>
      </w:r>
      <w:proofErr w:type="spellStart"/>
      <w:r w:rsidRPr="00CB41C0">
        <w:rPr>
          <w:rFonts w:ascii="HY신명조" w:eastAsia="HY신명조" w:hAnsi="바탕체" w:hint="eastAsia"/>
          <w:szCs w:val="20"/>
        </w:rPr>
        <w:t>등”이라</w:t>
      </w:r>
      <w:proofErr w:type="spellEnd"/>
      <w:r w:rsidRPr="00CB41C0">
        <w:rPr>
          <w:rFonts w:ascii="HY신명조" w:eastAsia="HY신명조" w:hAnsi="바탕체" w:hint="eastAsia"/>
          <w:szCs w:val="20"/>
        </w:rPr>
        <w:t xml:space="preserve"> 한다)를 출원하려면 그 취지를 원사업자에게 서면으로 통지하여 원사업자의 서면승낙을 얻은 후에 출원한다. 이 경우 공동 연구하여 개발한 지식재산권의 귀속은 상호 협의하여 정하되, 다른 약정이 없으면 공유로 한다.</w:t>
      </w:r>
    </w:p>
    <w:p w:rsidR="008B65B5" w:rsidRPr="00CB41C0" w:rsidRDefault="008B65B5" w:rsidP="008B65B5">
      <w:pPr>
        <w:spacing w:line="312" w:lineRule="auto"/>
        <w:rPr>
          <w:rFonts w:ascii="HY신명조" w:eastAsia="HY신명조" w:hAnsi="바탕체"/>
          <w:szCs w:val="20"/>
        </w:rPr>
      </w:pPr>
      <w:r w:rsidRPr="00CB41C0">
        <w:rPr>
          <w:rFonts w:ascii="HY신명조" w:eastAsia="HY신명조" w:hAnsi="바탕체" w:hint="eastAsia"/>
          <w:szCs w:val="20"/>
        </w:rPr>
        <w:t>② 제1항에 따라 출원된 지식재산권의 귀속, 사용 등에 대하여는 원사업자와 수급사업자가 협의하여 정한다. 위 지식재산권과 관련하여 제3자와의 사이에 분쟁이 발생하거나 발생할 우려가 있는 경우에는 원사업자 또는 수급사업자는 이를 즉시 상대방에게 통지하여야 하며 원사업자와 수급사업자는 협의하여 처리한다. 비용분담 기타 분쟁의 처리에 필요한 사항은 원사업자와 수급사업자가 협의하여 정한다.</w:t>
      </w:r>
    </w:p>
    <w:p w:rsidR="008B65B5" w:rsidRPr="00CB41C0" w:rsidRDefault="008B65B5" w:rsidP="008B65B5">
      <w:pPr>
        <w:spacing w:line="312" w:lineRule="auto"/>
        <w:rPr>
          <w:rFonts w:ascii="HY신명조" w:eastAsia="HY신명조" w:hAnsi="바탕체"/>
          <w:szCs w:val="20"/>
        </w:rPr>
      </w:pPr>
      <w:r w:rsidRPr="00CB41C0">
        <w:rPr>
          <w:rFonts w:ascii="HY신명조" w:eastAsia="HY신명조" w:hAnsi="바탕체" w:hint="eastAsia"/>
          <w:szCs w:val="20"/>
        </w:rPr>
        <w:t>③ 원사업자와 수급사업자는 목적물과 관련하여 지식재산권 침해 등 분쟁이 발생한 경우 상대방에게 지체 없이 통지하여야 하며, 원사업자와 수급사업자가 협의하여 처리하고, 원사업자 또는 수급사업자 중 책임이 있는 자가 상대방의 손해에 대해 배상한다.</w:t>
      </w:r>
    </w:p>
    <w:p w:rsidR="008B65B5" w:rsidRPr="00CB41C0" w:rsidRDefault="008B65B5" w:rsidP="008B65B5">
      <w:pPr>
        <w:spacing w:line="312" w:lineRule="auto"/>
        <w:rPr>
          <w:rFonts w:ascii="HY신명조" w:eastAsia="HY신명조" w:hAnsi="바탕체"/>
          <w:szCs w:val="20"/>
        </w:rPr>
      </w:pPr>
      <w:r w:rsidRPr="00CB41C0">
        <w:rPr>
          <w:rFonts w:ascii="HY신명조" w:eastAsia="HY신명조" w:hAnsi="바탕체" w:hint="eastAsia"/>
          <w:szCs w:val="20"/>
        </w:rPr>
        <w:t xml:space="preserve">④ 수급사업자는 원사업자로부터 사용을 </w:t>
      </w:r>
      <w:proofErr w:type="spellStart"/>
      <w:r w:rsidRPr="00CB41C0">
        <w:rPr>
          <w:rFonts w:ascii="HY신명조" w:eastAsia="HY신명조" w:hAnsi="바탕체" w:hint="eastAsia"/>
          <w:szCs w:val="20"/>
        </w:rPr>
        <w:t>허락받은</w:t>
      </w:r>
      <w:proofErr w:type="spellEnd"/>
      <w:r w:rsidRPr="00CB41C0">
        <w:rPr>
          <w:rFonts w:ascii="HY신명조" w:eastAsia="HY신명조" w:hAnsi="바탕체" w:hint="eastAsia"/>
          <w:szCs w:val="20"/>
        </w:rPr>
        <w:t xml:space="preserve"> 지식재산권을 사용 범위 이외에는 사용하지 아니한다. 또한 원사업자의 사전 서면동의 없이 제3자에게 해당 지식재산권을 사용하게 할 수 없다.</w:t>
      </w:r>
    </w:p>
    <w:p w:rsidR="008B65B5" w:rsidRPr="00CB41C0" w:rsidRDefault="008B65B5" w:rsidP="008B65B5">
      <w:pPr>
        <w:spacing w:line="312" w:lineRule="auto"/>
        <w:rPr>
          <w:rFonts w:ascii="HY신명조" w:eastAsia="HY신명조" w:hAnsi="바탕체"/>
          <w:szCs w:val="20"/>
        </w:rPr>
      </w:pPr>
      <w:r w:rsidRPr="00CB41C0">
        <w:rPr>
          <w:rFonts w:ascii="HY신명조" w:eastAsia="HY신명조" w:hAnsi="바탕체" w:hint="eastAsia"/>
          <w:szCs w:val="20"/>
        </w:rPr>
        <w:t xml:space="preserve">⑤ 수급사업자는 원사업자의 지식재산권과 영업비밀을 </w:t>
      </w:r>
      <w:r w:rsidR="00D8591A" w:rsidRPr="00CB41C0">
        <w:rPr>
          <w:rFonts w:ascii="HY신명조" w:eastAsia="HY신명조" w:hAnsi="바탕체" w:hint="eastAsia"/>
          <w:szCs w:val="20"/>
        </w:rPr>
        <w:t>침해하지 않</w:t>
      </w:r>
      <w:r w:rsidR="00D44F0A" w:rsidRPr="00CB41C0">
        <w:rPr>
          <w:rFonts w:ascii="HY신명조" w:eastAsia="HY신명조" w:hAnsi="바탕체" w:hint="eastAsia"/>
          <w:szCs w:val="20"/>
        </w:rPr>
        <w:t xml:space="preserve">으며, </w:t>
      </w:r>
      <w:r w:rsidRPr="00CB41C0">
        <w:rPr>
          <w:rFonts w:ascii="HY신명조" w:eastAsia="HY신명조" w:hAnsi="바탕체" w:hint="eastAsia"/>
          <w:szCs w:val="20"/>
        </w:rPr>
        <w:t>침해할 수 있는 부품</w:t>
      </w:r>
      <w:r w:rsidR="00C06978" w:rsidRPr="00CB41C0">
        <w:rPr>
          <w:rFonts w:ascii="HY신명조" w:eastAsia="HY신명조" w:hAnsi="바탕체" w:hint="eastAsia"/>
          <w:szCs w:val="20"/>
        </w:rPr>
        <w:t>, 제품 등</w:t>
      </w:r>
      <w:r w:rsidRPr="00CB41C0">
        <w:rPr>
          <w:rFonts w:ascii="HY신명조" w:eastAsia="HY신명조" w:hAnsi="바탕체" w:hint="eastAsia"/>
          <w:szCs w:val="20"/>
        </w:rPr>
        <w:t xml:space="preserve">의 </w:t>
      </w:r>
      <w:proofErr w:type="spellStart"/>
      <w:r w:rsidRPr="00CB41C0">
        <w:rPr>
          <w:rFonts w:ascii="HY신명조" w:eastAsia="HY신명조" w:hAnsi="바탕체" w:hint="eastAsia"/>
          <w:szCs w:val="20"/>
        </w:rPr>
        <w:t>제작·판매</w:t>
      </w:r>
      <w:proofErr w:type="spellEnd"/>
      <w:r w:rsidRPr="00CB41C0">
        <w:rPr>
          <w:rFonts w:ascii="HY신명조" w:eastAsia="HY신명조" w:hAnsi="바탕체" w:hint="eastAsia"/>
          <w:szCs w:val="20"/>
        </w:rPr>
        <w:t xml:space="preserve"> 등을 하지 아니하</w:t>
      </w:r>
      <w:r w:rsidR="00D44F0A" w:rsidRPr="00CB41C0">
        <w:rPr>
          <w:rFonts w:ascii="HY신명조" w:eastAsia="HY신명조" w:hAnsi="바탕체" w:hint="eastAsia"/>
          <w:szCs w:val="20"/>
        </w:rPr>
        <w:t>고</w:t>
      </w:r>
      <w:r w:rsidRPr="00CB41C0">
        <w:rPr>
          <w:rFonts w:ascii="HY신명조" w:eastAsia="HY신명조" w:hAnsi="바탕체" w:hint="eastAsia"/>
          <w:szCs w:val="20"/>
        </w:rPr>
        <w:t xml:space="preserve"> 제3자에게 </w:t>
      </w:r>
      <w:proofErr w:type="spellStart"/>
      <w:r w:rsidRPr="00CB41C0">
        <w:rPr>
          <w:rFonts w:ascii="HY신명조" w:eastAsia="HY신명조" w:hAnsi="바탕체" w:hint="eastAsia"/>
          <w:szCs w:val="20"/>
        </w:rPr>
        <w:t>시키지도</w:t>
      </w:r>
      <w:proofErr w:type="spellEnd"/>
      <w:r w:rsidRPr="00CB41C0">
        <w:rPr>
          <w:rFonts w:ascii="HY신명조" w:eastAsia="HY신명조" w:hAnsi="바탕체" w:hint="eastAsia"/>
          <w:szCs w:val="20"/>
        </w:rPr>
        <w:t xml:space="preserve"> 아니한다. 다만, 다음 각 호의 어느 하나에 해당하는 경우에는 그러하지 아니하다.</w:t>
      </w:r>
    </w:p>
    <w:p w:rsidR="008B65B5" w:rsidRPr="00CB41C0" w:rsidRDefault="008B65B5" w:rsidP="008B65B5">
      <w:pPr>
        <w:spacing w:line="312" w:lineRule="auto"/>
        <w:ind w:firstLineChars="100" w:firstLine="200"/>
        <w:rPr>
          <w:rFonts w:ascii="HY신명조" w:eastAsia="HY신명조" w:hAnsi="바탕체"/>
          <w:szCs w:val="20"/>
        </w:rPr>
      </w:pPr>
      <w:r w:rsidRPr="00CB41C0">
        <w:rPr>
          <w:rFonts w:ascii="HY신명조" w:eastAsia="HY신명조" w:hAnsi="바탕체" w:hint="eastAsia"/>
          <w:szCs w:val="20"/>
        </w:rPr>
        <w:t>1. 원사업자에게 사전 서면 동의를 받은 경우</w:t>
      </w:r>
    </w:p>
    <w:p w:rsidR="008B65B5" w:rsidRPr="00CB41C0" w:rsidRDefault="008B65B5" w:rsidP="008B65B5">
      <w:pPr>
        <w:spacing w:line="312" w:lineRule="auto"/>
        <w:ind w:firstLineChars="100" w:firstLine="200"/>
        <w:rPr>
          <w:rFonts w:ascii="HY신명조" w:eastAsia="HY신명조" w:hAnsi="바탕체"/>
          <w:szCs w:val="20"/>
        </w:rPr>
      </w:pPr>
      <w:r w:rsidRPr="00CB41C0">
        <w:rPr>
          <w:rFonts w:ascii="HY신명조" w:eastAsia="HY신명조" w:hAnsi="바탕체" w:hint="eastAsia"/>
          <w:szCs w:val="20"/>
        </w:rPr>
        <w:t>2. 이미 상호 합의하여 원사업자의 동의가 불필요하다고 인정되는 경우</w:t>
      </w:r>
    </w:p>
    <w:p w:rsidR="008B65B5" w:rsidRPr="00CB41C0" w:rsidRDefault="008B65B5" w:rsidP="008B65B5">
      <w:pPr>
        <w:spacing w:line="312" w:lineRule="auto"/>
        <w:ind w:firstLineChars="100" w:firstLine="200"/>
        <w:rPr>
          <w:rFonts w:ascii="HY신명조" w:eastAsia="HY신명조" w:hAnsi="바탕체"/>
          <w:szCs w:val="20"/>
        </w:rPr>
      </w:pPr>
      <w:r w:rsidRPr="00CB41C0">
        <w:rPr>
          <w:rFonts w:ascii="HY신명조" w:eastAsia="HY신명조" w:hAnsi="바탕체" w:hint="eastAsia"/>
          <w:szCs w:val="20"/>
        </w:rPr>
        <w:t>3. 수급사업자가 원사업자의 지식재산권 침해 없이 개발한 경우</w:t>
      </w:r>
    </w:p>
    <w:p w:rsidR="008B65B5" w:rsidRPr="00CB41C0" w:rsidRDefault="008B65B5" w:rsidP="008B65B5">
      <w:pPr>
        <w:spacing w:line="312" w:lineRule="auto"/>
        <w:rPr>
          <w:rFonts w:ascii="HY신명조" w:eastAsia="HY신명조" w:hAnsi="바탕체"/>
          <w:szCs w:val="20"/>
        </w:rPr>
      </w:pPr>
      <w:r w:rsidRPr="00CB41C0">
        <w:rPr>
          <w:rFonts w:ascii="HY신명조" w:eastAsia="HY신명조" w:hAnsi="바탕체" w:hint="eastAsia"/>
          <w:szCs w:val="20"/>
        </w:rPr>
        <w:t>⑥ 수급사업자가 원사업자에게 공급하는 계약상품이 지식재산권 및 저작권 등과 관련이 있는 경우, 수급사업자는 관련자료를 원사업자에게 제출하여야 하며, 지식재산권 등과 관련하여 원사업자에게 책임 또는 손해가 발생하지 않도록 하여야 한다.</w:t>
      </w:r>
    </w:p>
    <w:p w:rsidR="008B65B5" w:rsidRPr="00CB41C0" w:rsidRDefault="008B65B5" w:rsidP="008B65B5">
      <w:pPr>
        <w:spacing w:line="312" w:lineRule="auto"/>
        <w:rPr>
          <w:rFonts w:ascii="HY신명조" w:eastAsia="HY신명조" w:hAnsi="바탕체"/>
          <w:szCs w:val="20"/>
        </w:rPr>
      </w:pPr>
      <w:r w:rsidRPr="00CB41C0">
        <w:rPr>
          <w:rFonts w:ascii="HY신명조" w:eastAsia="HY신명조" w:hAnsi="바탕체" w:hint="eastAsia"/>
          <w:szCs w:val="20"/>
        </w:rPr>
        <w:t xml:space="preserve">⑦ 수급사업자는 본 계약상의 의무를 이행함에 있어 제3자의 지식재산권 등을 침해하여서는 아니 </w:t>
      </w:r>
      <w:r w:rsidRPr="00CB41C0">
        <w:rPr>
          <w:rFonts w:ascii="HY신명조" w:eastAsia="HY신명조" w:hAnsi="바탕체" w:hint="eastAsia"/>
          <w:szCs w:val="20"/>
        </w:rPr>
        <w:lastRenderedPageBreak/>
        <w:t xml:space="preserve">되며, 지식재산권 등의 권리와 관련하여 제3자로부터 </w:t>
      </w:r>
      <w:proofErr w:type="spellStart"/>
      <w:r w:rsidRPr="00CB41C0">
        <w:rPr>
          <w:rFonts w:ascii="HY신명조" w:eastAsia="HY신명조" w:hAnsi="바탕체" w:hint="eastAsia"/>
          <w:szCs w:val="20"/>
        </w:rPr>
        <w:t>민·형사상</w:t>
      </w:r>
      <w:proofErr w:type="spellEnd"/>
      <w:r w:rsidRPr="00CB41C0">
        <w:rPr>
          <w:rFonts w:ascii="HY신명조" w:eastAsia="HY신명조" w:hAnsi="바탕체" w:hint="eastAsia"/>
          <w:szCs w:val="20"/>
        </w:rPr>
        <w:t xml:space="preserve"> 및 행정상의 법적 분쟁 등 제반 분쟁이 제기된 경우, 그 분쟁으로부터 원사업자를 완전히 </w:t>
      </w:r>
      <w:proofErr w:type="spellStart"/>
      <w:r w:rsidRPr="00CB41C0">
        <w:rPr>
          <w:rFonts w:ascii="HY신명조" w:eastAsia="HY신명조" w:hAnsi="바탕체" w:hint="eastAsia"/>
          <w:szCs w:val="20"/>
        </w:rPr>
        <w:t>면책시키고</w:t>
      </w:r>
      <w:proofErr w:type="spellEnd"/>
      <w:r w:rsidRPr="00CB41C0">
        <w:rPr>
          <w:rFonts w:ascii="HY신명조" w:eastAsia="HY신명조" w:hAnsi="바탕체" w:hint="eastAsia"/>
          <w:szCs w:val="20"/>
        </w:rPr>
        <w:t xml:space="preserve"> 자신의 책임과 부담으로 그 분쟁을 처리하여야 하며, 이로 인하여 원사업자에게 발생한 일체의 손해를 배상하여야 한다. </w:t>
      </w:r>
    </w:p>
    <w:p w:rsidR="0031656F" w:rsidRPr="00CB41C0" w:rsidRDefault="0031656F" w:rsidP="004E7844">
      <w:pPr>
        <w:spacing w:line="312" w:lineRule="auto"/>
        <w:rPr>
          <w:rFonts w:ascii="HY신명조" w:eastAsia="HY신명조" w:hAnsi="바탕체"/>
          <w:szCs w:val="20"/>
        </w:rPr>
      </w:pPr>
    </w:p>
    <w:p w:rsidR="00EA7293" w:rsidRPr="00CB41C0" w:rsidRDefault="00EA7293" w:rsidP="00EA7293">
      <w:pPr>
        <w:spacing w:line="312" w:lineRule="auto"/>
        <w:rPr>
          <w:rFonts w:ascii="HY신명조" w:eastAsia="HY신명조" w:hAnsi="바탕체"/>
          <w:szCs w:val="20"/>
        </w:rPr>
      </w:pPr>
      <w:r w:rsidRPr="00CB41C0">
        <w:rPr>
          <w:rFonts w:ascii="HY신명조" w:eastAsia="HY신명조" w:hAnsi="바탕체" w:hint="eastAsia"/>
          <w:b/>
          <w:szCs w:val="20"/>
        </w:rPr>
        <w:t>제</w:t>
      </w:r>
      <w:del w:id="103" w:author="최규현 (Kyoohyun Choi)" w:date="2024-06-17T15:39:00Z">
        <w:r w:rsidRPr="00CB41C0" w:rsidDel="00A237F5">
          <w:rPr>
            <w:rFonts w:ascii="HY신명조" w:eastAsia="HY신명조" w:hAnsi="바탕체" w:hint="eastAsia"/>
            <w:b/>
            <w:szCs w:val="20"/>
          </w:rPr>
          <w:delText>4</w:delText>
        </w:r>
        <w:r w:rsidR="00B0306A" w:rsidRPr="00CB41C0" w:rsidDel="00A237F5">
          <w:rPr>
            <w:rFonts w:ascii="HY신명조" w:eastAsia="HY신명조" w:hAnsi="바탕체" w:hint="eastAsia"/>
            <w:b/>
            <w:szCs w:val="20"/>
          </w:rPr>
          <w:delText>1</w:delText>
        </w:r>
      </w:del>
      <w:ins w:id="104" w:author="최규현 (Kyoohyun Choi)" w:date="2024-06-17T15:39:00Z">
        <w:r w:rsidR="00A237F5">
          <w:rPr>
            <w:rFonts w:ascii="HY신명조" w:eastAsia="HY신명조" w:hAnsi="바탕체"/>
            <w:b/>
            <w:szCs w:val="20"/>
          </w:rPr>
          <w:t>42</w:t>
        </w:r>
      </w:ins>
      <w:r w:rsidRPr="00CB41C0">
        <w:rPr>
          <w:rFonts w:ascii="HY신명조" w:eastAsia="HY신명조" w:hAnsi="바탕체" w:hint="eastAsia"/>
          <w:b/>
          <w:szCs w:val="20"/>
        </w:rPr>
        <w:t>조(기술자료제공 요구금지 등)</w:t>
      </w:r>
      <w:r w:rsidRPr="00CB41C0">
        <w:rPr>
          <w:rFonts w:ascii="HY신명조" w:eastAsia="HY신명조" w:hAnsi="바탕체" w:hint="eastAsia"/>
          <w:szCs w:val="20"/>
        </w:rPr>
        <w:t xml:space="preserve"> </w:t>
      </w:r>
    </w:p>
    <w:p w:rsidR="00EA7293" w:rsidRPr="00CB41C0" w:rsidRDefault="00EA7293" w:rsidP="00EA7293">
      <w:pPr>
        <w:spacing w:line="312" w:lineRule="auto"/>
        <w:rPr>
          <w:rFonts w:ascii="HY신명조" w:eastAsia="HY신명조" w:hAnsi="바탕체"/>
          <w:szCs w:val="20"/>
        </w:rPr>
      </w:pPr>
      <w:r w:rsidRPr="00CB41C0">
        <w:rPr>
          <w:rFonts w:ascii="HY신명조" w:eastAsia="HY신명조" w:hAnsi="바탕체" w:hint="eastAsia"/>
          <w:szCs w:val="20"/>
        </w:rPr>
        <w:t xml:space="preserve">① 원사업자는 수급사업자의 기술자료를 자기 또는 제3자에게 제공하도록 요구하지 아니한다. 다만, 정당한 사유가 있는 경우에는 그러하지 아니하다. ‘정당한 </w:t>
      </w:r>
      <w:proofErr w:type="spellStart"/>
      <w:r w:rsidRPr="00CB41C0">
        <w:rPr>
          <w:rFonts w:ascii="HY신명조" w:eastAsia="HY신명조" w:hAnsi="바탕체" w:hint="eastAsia"/>
          <w:szCs w:val="20"/>
        </w:rPr>
        <w:t>사유’란</w:t>
      </w:r>
      <w:proofErr w:type="spellEnd"/>
      <w:r w:rsidRPr="00CB41C0">
        <w:rPr>
          <w:rFonts w:ascii="HY신명조" w:eastAsia="HY신명조" w:hAnsi="바탕체" w:hint="eastAsia"/>
          <w:szCs w:val="20"/>
        </w:rPr>
        <w:t xml:space="preserve"> 다음 각 호의 사유 중 어느 하나를 의미합니다.</w:t>
      </w:r>
    </w:p>
    <w:p w:rsidR="00EA7293" w:rsidRPr="00CB41C0" w:rsidRDefault="00EA7293" w:rsidP="00EA7293">
      <w:pPr>
        <w:spacing w:line="312" w:lineRule="auto"/>
        <w:ind w:leftChars="100" w:left="600" w:hangingChars="200" w:hanging="400"/>
        <w:rPr>
          <w:rFonts w:ascii="HY신명조" w:eastAsia="HY신명조" w:hAnsi="바탕체"/>
          <w:szCs w:val="20"/>
        </w:rPr>
      </w:pPr>
      <w:r w:rsidRPr="00CB41C0">
        <w:rPr>
          <w:rFonts w:ascii="HY신명조" w:eastAsia="HY신명조" w:hAnsi="바탕체" w:hint="eastAsia"/>
          <w:szCs w:val="20"/>
        </w:rPr>
        <w:t xml:space="preserve">1. 원사업자와 수급사업자가 공동으로 기술을 개발하는 과정에서 그 특허출원을 위하여 필요한 기술자료를 요구하는 경우 </w:t>
      </w:r>
    </w:p>
    <w:p w:rsidR="00EA7293" w:rsidRPr="00CB41C0" w:rsidRDefault="00EA7293" w:rsidP="00EA7293">
      <w:pPr>
        <w:spacing w:line="312" w:lineRule="auto"/>
        <w:ind w:leftChars="100" w:left="600" w:hangingChars="200" w:hanging="400"/>
        <w:rPr>
          <w:rFonts w:ascii="HY신명조" w:eastAsia="HY신명조" w:hAnsi="바탕체"/>
          <w:szCs w:val="20"/>
        </w:rPr>
      </w:pPr>
      <w:r w:rsidRPr="00CB41C0">
        <w:rPr>
          <w:rFonts w:ascii="HY신명조" w:eastAsia="HY신명조" w:hAnsi="바탕체" w:hint="eastAsia"/>
          <w:szCs w:val="20"/>
        </w:rPr>
        <w:t xml:space="preserve">2. 원사업자와 수급사업자가 공동으로 기술개발에 대한 약정을 체결하고 이러한 약정의 범위 내에서 기술개발에 필요한 기술자료를 요구하는 경우 </w:t>
      </w:r>
    </w:p>
    <w:p w:rsidR="00EA7293" w:rsidRPr="00CB41C0" w:rsidRDefault="00EA7293" w:rsidP="006B195B">
      <w:pPr>
        <w:spacing w:line="312" w:lineRule="auto"/>
        <w:ind w:leftChars="100" w:left="600" w:hangingChars="200" w:hanging="400"/>
        <w:rPr>
          <w:rFonts w:ascii="HY신명조" w:eastAsia="HY신명조" w:hAnsi="바탕체"/>
          <w:szCs w:val="20"/>
        </w:rPr>
      </w:pPr>
      <w:r w:rsidRPr="00CB41C0">
        <w:rPr>
          <w:rFonts w:ascii="HY신명조" w:eastAsia="HY신명조" w:hAnsi="바탕체" w:hint="eastAsia"/>
          <w:szCs w:val="20"/>
        </w:rPr>
        <w:t>3. 이 계약 제</w:t>
      </w:r>
      <w:del w:id="105" w:author="최규현 (Kyoohyun Choi)" w:date="2024-06-17T15:39:00Z">
        <w:r w:rsidRPr="00CB41C0" w:rsidDel="00A237F5">
          <w:rPr>
            <w:rFonts w:ascii="HY신명조" w:eastAsia="HY신명조" w:hAnsi="바탕체" w:hint="eastAsia"/>
            <w:szCs w:val="20"/>
          </w:rPr>
          <w:delText>29</w:delText>
        </w:r>
      </w:del>
      <w:ins w:id="106" w:author="최규현 (Kyoohyun Choi)" w:date="2024-06-17T15:39:00Z">
        <w:r w:rsidR="00A237F5">
          <w:rPr>
            <w:rFonts w:ascii="HY신명조" w:eastAsia="HY신명조" w:hAnsi="바탕체"/>
            <w:szCs w:val="20"/>
          </w:rPr>
          <w:t>30</w:t>
        </w:r>
      </w:ins>
      <w:r w:rsidRPr="00CB41C0">
        <w:rPr>
          <w:rFonts w:ascii="HY신명조" w:eastAsia="HY신명조" w:hAnsi="바탕체" w:hint="eastAsia"/>
          <w:szCs w:val="20"/>
        </w:rPr>
        <w:t>조 및 제</w:t>
      </w:r>
      <w:del w:id="107" w:author="최규현 (Kyoohyun Choi)" w:date="2024-06-17T15:40:00Z">
        <w:r w:rsidRPr="00CB41C0" w:rsidDel="00A237F5">
          <w:rPr>
            <w:rFonts w:ascii="HY신명조" w:eastAsia="HY신명조" w:hAnsi="바탕체" w:hint="eastAsia"/>
            <w:szCs w:val="20"/>
          </w:rPr>
          <w:delText>3</w:delText>
        </w:r>
        <w:r w:rsidR="00B0306A" w:rsidRPr="00CB41C0" w:rsidDel="00A237F5">
          <w:rPr>
            <w:rFonts w:ascii="HY신명조" w:eastAsia="HY신명조" w:hAnsi="바탕체" w:hint="eastAsia"/>
            <w:szCs w:val="20"/>
          </w:rPr>
          <w:delText>1</w:delText>
        </w:r>
      </w:del>
      <w:ins w:id="108" w:author="최규현 (Kyoohyun Choi)" w:date="2024-06-17T15:40:00Z">
        <w:r w:rsidR="00A237F5">
          <w:rPr>
            <w:rFonts w:ascii="HY신명조" w:eastAsia="HY신명조" w:hAnsi="바탕체"/>
            <w:szCs w:val="20"/>
          </w:rPr>
          <w:t>32</w:t>
        </w:r>
      </w:ins>
      <w:r w:rsidRPr="00CB41C0">
        <w:rPr>
          <w:rFonts w:ascii="HY신명조" w:eastAsia="HY신명조" w:hAnsi="바탕체" w:hint="eastAsia"/>
          <w:szCs w:val="20"/>
        </w:rPr>
        <w:t xml:space="preserve">조 제3항에 따른 하도급대금의 조정 협의와 관련하여 하도급대금의 결정과 직접 관련이 있는 </w:t>
      </w:r>
      <w:r w:rsidR="009241BB" w:rsidRPr="00CB41C0">
        <w:rPr>
          <w:rFonts w:ascii="HY신명조" w:eastAsia="HY신명조" w:hAnsi="바탕체" w:hint="eastAsia"/>
          <w:szCs w:val="20"/>
        </w:rPr>
        <w:t>원재료</w:t>
      </w:r>
      <w:r w:rsidRPr="00CB41C0">
        <w:rPr>
          <w:rFonts w:ascii="HY신명조" w:eastAsia="HY신명조" w:hAnsi="바탕체" w:hint="eastAsia"/>
          <w:szCs w:val="20"/>
        </w:rPr>
        <w:t xml:space="preserve">의 원가비중 자료를 요구하는 경우 </w:t>
      </w:r>
    </w:p>
    <w:p w:rsidR="00EA7293" w:rsidRPr="00CB41C0" w:rsidRDefault="00EA7293" w:rsidP="006B195B">
      <w:pPr>
        <w:spacing w:line="312" w:lineRule="auto"/>
        <w:ind w:firstLineChars="100" w:firstLine="200"/>
        <w:rPr>
          <w:rFonts w:ascii="HY신명조" w:eastAsia="HY신명조" w:hAnsi="바탕체"/>
          <w:szCs w:val="20"/>
        </w:rPr>
      </w:pPr>
      <w:r w:rsidRPr="00CB41C0">
        <w:rPr>
          <w:rFonts w:ascii="HY신명조" w:eastAsia="HY신명조" w:hAnsi="바탕체" w:hint="eastAsia"/>
          <w:szCs w:val="20"/>
        </w:rPr>
        <w:t xml:space="preserve">4. 제품에 하자가 발생하여 원인규명을 위해 하자와 직접 관련된 기술자료를 요구하는 경우 </w:t>
      </w:r>
    </w:p>
    <w:p w:rsidR="00EA7293" w:rsidRPr="00CB41C0" w:rsidRDefault="00EA7293" w:rsidP="006B195B">
      <w:pPr>
        <w:spacing w:line="312" w:lineRule="auto"/>
        <w:ind w:leftChars="100" w:left="600" w:hangingChars="200" w:hanging="400"/>
        <w:rPr>
          <w:rFonts w:ascii="HY신명조" w:eastAsia="HY신명조" w:hAnsi="바탕체"/>
          <w:szCs w:val="20"/>
        </w:rPr>
      </w:pPr>
      <w:r w:rsidRPr="00CB41C0">
        <w:rPr>
          <w:rFonts w:ascii="HY신명조" w:eastAsia="HY신명조" w:hAnsi="바탕체" w:hint="eastAsia"/>
          <w:szCs w:val="20"/>
        </w:rPr>
        <w:t xml:space="preserve">5. 수급사업자가 사용하는 공법, 장비, 자재 등이 관련 법령 또는 이 계약에서 정한 목적물의 성능, 품질, 제원 등에 </w:t>
      </w:r>
      <w:proofErr w:type="spellStart"/>
      <w:r w:rsidRPr="00CB41C0">
        <w:rPr>
          <w:rFonts w:ascii="HY신명조" w:eastAsia="HY신명조" w:hAnsi="바탕체" w:hint="eastAsia"/>
          <w:szCs w:val="20"/>
        </w:rPr>
        <w:t>적법·타당한지</w:t>
      </w:r>
      <w:proofErr w:type="spellEnd"/>
      <w:r w:rsidRPr="00CB41C0">
        <w:rPr>
          <w:rFonts w:ascii="HY신명조" w:eastAsia="HY신명조" w:hAnsi="바탕체" w:hint="eastAsia"/>
          <w:szCs w:val="20"/>
        </w:rPr>
        <w:t xml:space="preserve"> 입증하기 위하여 요구하는 경우 </w:t>
      </w:r>
    </w:p>
    <w:p w:rsidR="00EA7293" w:rsidRPr="00CB41C0" w:rsidRDefault="00EA7293" w:rsidP="006B195B">
      <w:pPr>
        <w:spacing w:line="312" w:lineRule="auto"/>
        <w:ind w:firstLineChars="100" w:firstLine="200"/>
        <w:rPr>
          <w:rFonts w:ascii="HY신명조" w:eastAsia="HY신명조" w:hAnsi="바탕체"/>
          <w:szCs w:val="20"/>
        </w:rPr>
      </w:pPr>
      <w:r w:rsidRPr="00CB41C0">
        <w:rPr>
          <w:rFonts w:ascii="HY신명조" w:eastAsia="HY신명조" w:hAnsi="바탕체" w:hint="eastAsia"/>
          <w:szCs w:val="20"/>
        </w:rPr>
        <w:t>6. 기타 1호 내지 5호에 준하는 정당한 사유가 있는 경우</w:t>
      </w:r>
    </w:p>
    <w:p w:rsidR="00EA7293" w:rsidRPr="00CB41C0" w:rsidRDefault="00EA7293" w:rsidP="00EA7293">
      <w:pPr>
        <w:spacing w:line="312" w:lineRule="auto"/>
        <w:rPr>
          <w:rFonts w:ascii="HY신명조" w:eastAsia="HY신명조" w:hAnsi="바탕체"/>
          <w:szCs w:val="20"/>
        </w:rPr>
      </w:pPr>
      <w:r w:rsidRPr="00CB41C0">
        <w:rPr>
          <w:rFonts w:ascii="HY신명조" w:eastAsia="HY신명조" w:hAnsi="바탕체" w:hint="eastAsia"/>
          <w:szCs w:val="20"/>
        </w:rPr>
        <w:t xml:space="preserve">② 원사업자가 제1항 단서에 따라 수급사업자에게 기술자료를 요구할 경우에는 그 목적 달성을 위해 </w:t>
      </w:r>
      <w:proofErr w:type="spellStart"/>
      <w:r w:rsidRPr="00CB41C0">
        <w:rPr>
          <w:rFonts w:ascii="HY신명조" w:eastAsia="HY신명조" w:hAnsi="바탕체" w:hint="eastAsia"/>
          <w:szCs w:val="20"/>
        </w:rPr>
        <w:t>필요최소한의</w:t>
      </w:r>
      <w:proofErr w:type="spellEnd"/>
      <w:r w:rsidRPr="00CB41C0">
        <w:rPr>
          <w:rFonts w:ascii="HY신명조" w:eastAsia="HY신명조" w:hAnsi="바탕체" w:hint="eastAsia"/>
          <w:szCs w:val="20"/>
        </w:rPr>
        <w:t xml:space="preserve"> 범위 내에서 기술자료를 요구한다. 이 경우에 원사업자는 다음 각 호의 사항을 수급사업자와 미리 협의하여 정한 후 이를 기재한 서면을 수급사업자에게 교부한다.</w:t>
      </w:r>
    </w:p>
    <w:p w:rsidR="00EA7293" w:rsidRPr="00CB41C0" w:rsidRDefault="00EA7293" w:rsidP="006B195B">
      <w:pPr>
        <w:spacing w:line="312" w:lineRule="auto"/>
        <w:ind w:firstLineChars="100" w:firstLine="200"/>
        <w:rPr>
          <w:rFonts w:ascii="HY신명조" w:eastAsia="HY신명조" w:hAnsi="바탕체"/>
          <w:szCs w:val="20"/>
        </w:rPr>
      </w:pPr>
      <w:r w:rsidRPr="00CB41C0">
        <w:rPr>
          <w:rFonts w:ascii="HY신명조" w:eastAsia="HY신명조" w:hAnsi="바탕체" w:hint="eastAsia"/>
          <w:szCs w:val="20"/>
        </w:rPr>
        <w:t>1. 기술자료의 명칭 및 범위</w:t>
      </w:r>
    </w:p>
    <w:p w:rsidR="00EA7293" w:rsidRPr="00CB41C0" w:rsidRDefault="00EA7293" w:rsidP="00EA7293">
      <w:pPr>
        <w:spacing w:line="312" w:lineRule="auto"/>
        <w:rPr>
          <w:rFonts w:ascii="HY신명조" w:eastAsia="HY신명조" w:hAnsi="바탕체"/>
          <w:szCs w:val="20"/>
        </w:rPr>
      </w:pPr>
      <w:r w:rsidRPr="00CB41C0">
        <w:rPr>
          <w:rFonts w:ascii="HY신명조" w:eastAsia="HY신명조" w:hAnsi="바탕체" w:hint="eastAsia"/>
          <w:szCs w:val="20"/>
        </w:rPr>
        <w:t xml:space="preserve">  2. 기술자료 요구목적</w:t>
      </w:r>
    </w:p>
    <w:p w:rsidR="00EA7293" w:rsidRPr="00CB41C0" w:rsidRDefault="00EA7293" w:rsidP="00EA7293">
      <w:pPr>
        <w:spacing w:line="312" w:lineRule="auto"/>
        <w:rPr>
          <w:rFonts w:ascii="HY신명조" w:eastAsia="HY신명조" w:hAnsi="바탕체"/>
          <w:szCs w:val="20"/>
        </w:rPr>
      </w:pPr>
      <w:r w:rsidRPr="00CB41C0">
        <w:rPr>
          <w:rFonts w:ascii="HY신명조" w:eastAsia="HY신명조" w:hAnsi="바탕체" w:hint="eastAsia"/>
          <w:szCs w:val="20"/>
        </w:rPr>
        <w:t xml:space="preserve">  3. </w:t>
      </w:r>
      <w:proofErr w:type="spellStart"/>
      <w:r w:rsidRPr="00CB41C0">
        <w:rPr>
          <w:rFonts w:ascii="HY신명조" w:eastAsia="HY신명조" w:hAnsi="바탕체" w:hint="eastAsia"/>
          <w:szCs w:val="20"/>
        </w:rPr>
        <w:t>요구일ㆍ제공일</w:t>
      </w:r>
      <w:proofErr w:type="spellEnd"/>
      <w:r w:rsidRPr="00CB41C0">
        <w:rPr>
          <w:rFonts w:ascii="HY신명조" w:eastAsia="HY신명조" w:hAnsi="바탕체" w:hint="eastAsia"/>
          <w:szCs w:val="20"/>
        </w:rPr>
        <w:t xml:space="preserve"> 및 제공방법</w:t>
      </w:r>
    </w:p>
    <w:p w:rsidR="00EA7293" w:rsidRPr="00CB41C0" w:rsidRDefault="00EA7293" w:rsidP="00EA7293">
      <w:pPr>
        <w:spacing w:line="312" w:lineRule="auto"/>
        <w:rPr>
          <w:rFonts w:ascii="HY신명조" w:eastAsia="HY신명조" w:hAnsi="바탕체"/>
          <w:szCs w:val="20"/>
        </w:rPr>
      </w:pPr>
      <w:r w:rsidRPr="00CB41C0">
        <w:rPr>
          <w:rFonts w:ascii="HY신명조" w:eastAsia="HY신명조" w:hAnsi="바탕체" w:hint="eastAsia"/>
          <w:szCs w:val="20"/>
        </w:rPr>
        <w:t xml:space="preserve">  4. 비밀유지에 관한 사항</w:t>
      </w:r>
    </w:p>
    <w:p w:rsidR="00EA7293" w:rsidRPr="00CB41C0" w:rsidRDefault="00EA7293" w:rsidP="00EA7293">
      <w:pPr>
        <w:spacing w:line="312" w:lineRule="auto"/>
        <w:rPr>
          <w:rFonts w:ascii="HY신명조" w:eastAsia="HY신명조" w:hAnsi="바탕체"/>
          <w:szCs w:val="20"/>
        </w:rPr>
      </w:pPr>
      <w:r w:rsidRPr="00CB41C0">
        <w:rPr>
          <w:rFonts w:ascii="HY신명조" w:eastAsia="HY신명조" w:hAnsi="바탕체" w:hint="eastAsia"/>
          <w:szCs w:val="20"/>
        </w:rPr>
        <w:t xml:space="preserve">  5. 기술자료의 </w:t>
      </w:r>
      <w:proofErr w:type="spellStart"/>
      <w:r w:rsidRPr="00CB41C0">
        <w:rPr>
          <w:rFonts w:ascii="HY신명조" w:eastAsia="HY신명조" w:hAnsi="바탕체" w:hint="eastAsia"/>
          <w:szCs w:val="20"/>
        </w:rPr>
        <w:t>권리귀속관계</w:t>
      </w:r>
      <w:proofErr w:type="spellEnd"/>
    </w:p>
    <w:p w:rsidR="00EA7293" w:rsidRPr="00CB41C0" w:rsidRDefault="00EA7293" w:rsidP="00EA7293">
      <w:pPr>
        <w:spacing w:line="312" w:lineRule="auto"/>
        <w:rPr>
          <w:rFonts w:ascii="HY신명조" w:eastAsia="HY신명조" w:hAnsi="바탕체"/>
          <w:szCs w:val="20"/>
        </w:rPr>
      </w:pPr>
      <w:r w:rsidRPr="00CB41C0">
        <w:rPr>
          <w:rFonts w:ascii="HY신명조" w:eastAsia="HY신명조" w:hAnsi="바탕체" w:hint="eastAsia"/>
          <w:szCs w:val="20"/>
        </w:rPr>
        <w:t xml:space="preserve">  6. 대가 및 대가의 지급방법</w:t>
      </w:r>
    </w:p>
    <w:p w:rsidR="00EA7293" w:rsidRPr="00CB41C0" w:rsidRDefault="00EA7293" w:rsidP="00EA7293">
      <w:pPr>
        <w:spacing w:line="312" w:lineRule="auto"/>
        <w:rPr>
          <w:rFonts w:ascii="HY신명조" w:eastAsia="HY신명조" w:hAnsi="바탕체"/>
          <w:szCs w:val="20"/>
        </w:rPr>
      </w:pPr>
      <w:r w:rsidRPr="00CB41C0">
        <w:rPr>
          <w:rFonts w:ascii="HY신명조" w:eastAsia="HY신명조" w:hAnsi="바탕체" w:hint="eastAsia"/>
          <w:szCs w:val="20"/>
        </w:rPr>
        <w:t xml:space="preserve">  7. 원사업자의 기술자료 제공요구가 정당함을 증명하는 사항</w:t>
      </w:r>
    </w:p>
    <w:p w:rsidR="00EA7293" w:rsidRPr="00CB41C0" w:rsidRDefault="00EA7293" w:rsidP="00EA7293">
      <w:pPr>
        <w:spacing w:line="312" w:lineRule="auto"/>
        <w:rPr>
          <w:rFonts w:ascii="HY신명조" w:eastAsia="HY신명조" w:hAnsi="바탕체"/>
          <w:szCs w:val="20"/>
        </w:rPr>
      </w:pPr>
      <w:r w:rsidRPr="00CB41C0">
        <w:rPr>
          <w:rFonts w:ascii="HY신명조" w:eastAsia="HY신명조" w:hAnsi="바탕체" w:hint="eastAsia"/>
          <w:szCs w:val="20"/>
        </w:rPr>
        <w:t xml:space="preserve">③ 원사업자는 취득한 수급사업자의 기술자료에 관하여 부당하게 다음 각 호의 어느 하나에 해당하는 행위를 하지 않는다.  </w:t>
      </w:r>
    </w:p>
    <w:p w:rsidR="00EA7293" w:rsidRPr="00CB41C0" w:rsidRDefault="00EA7293" w:rsidP="00EA7293">
      <w:pPr>
        <w:spacing w:line="312" w:lineRule="auto"/>
        <w:rPr>
          <w:rFonts w:ascii="HY신명조" w:eastAsia="HY신명조" w:hAnsi="바탕체"/>
          <w:szCs w:val="20"/>
        </w:rPr>
      </w:pPr>
      <w:r w:rsidRPr="00CB41C0">
        <w:rPr>
          <w:rFonts w:ascii="HY신명조" w:eastAsia="HY신명조" w:hAnsi="바탕체" w:hint="eastAsia"/>
          <w:szCs w:val="20"/>
        </w:rPr>
        <w:t xml:space="preserve">  1. 자기 또는 제3자를 위하여 사용하는 행위</w:t>
      </w:r>
    </w:p>
    <w:p w:rsidR="00EA7293" w:rsidRPr="00CB41C0" w:rsidRDefault="00EA7293" w:rsidP="00EA7293">
      <w:pPr>
        <w:spacing w:line="312" w:lineRule="auto"/>
        <w:rPr>
          <w:rFonts w:ascii="HY신명조" w:eastAsia="HY신명조" w:hAnsi="바탕체"/>
          <w:szCs w:val="20"/>
        </w:rPr>
      </w:pPr>
      <w:r w:rsidRPr="00CB41C0">
        <w:rPr>
          <w:rFonts w:ascii="HY신명조" w:eastAsia="HY신명조" w:hAnsi="바탕체" w:hint="eastAsia"/>
          <w:szCs w:val="20"/>
        </w:rPr>
        <w:lastRenderedPageBreak/>
        <w:t xml:space="preserve">  2. 제3자에게 제공하는 행위</w:t>
      </w:r>
    </w:p>
    <w:p w:rsidR="00EC1B5A" w:rsidRPr="00CB41C0" w:rsidRDefault="00EC1B5A" w:rsidP="001F2BDA">
      <w:pPr>
        <w:spacing w:line="312" w:lineRule="auto"/>
        <w:rPr>
          <w:rFonts w:ascii="HY신명조" w:eastAsia="HY신명조" w:hAnsi="바탕체"/>
          <w:szCs w:val="20"/>
        </w:rPr>
      </w:pPr>
    </w:p>
    <w:p w:rsidR="00F97ECC" w:rsidRPr="00CB41C0" w:rsidRDefault="00F97ECC" w:rsidP="00F97ECC">
      <w:pPr>
        <w:spacing w:line="312" w:lineRule="auto"/>
        <w:rPr>
          <w:rFonts w:ascii="HY신명조" w:eastAsia="HY신명조" w:hAnsi="바탕체"/>
          <w:szCs w:val="20"/>
        </w:rPr>
      </w:pPr>
      <w:r w:rsidRPr="00CB41C0">
        <w:rPr>
          <w:rFonts w:ascii="HY신명조" w:eastAsia="HY신명조" w:hAnsi="바탕체" w:hint="eastAsia"/>
          <w:b/>
          <w:szCs w:val="20"/>
        </w:rPr>
        <w:t>제</w:t>
      </w:r>
      <w:del w:id="109" w:author="최규현 (Kyoohyun Choi)" w:date="2024-06-17T15:40:00Z">
        <w:r w:rsidRPr="00CB41C0" w:rsidDel="00A237F5">
          <w:rPr>
            <w:rFonts w:ascii="HY신명조" w:eastAsia="HY신명조" w:hAnsi="바탕체" w:hint="eastAsia"/>
            <w:b/>
            <w:szCs w:val="20"/>
          </w:rPr>
          <w:delText>4</w:delText>
        </w:r>
        <w:r w:rsidR="00B0306A" w:rsidRPr="00CB41C0" w:rsidDel="00A237F5">
          <w:rPr>
            <w:rFonts w:ascii="HY신명조" w:eastAsia="HY신명조" w:hAnsi="바탕체" w:hint="eastAsia"/>
            <w:b/>
            <w:szCs w:val="20"/>
          </w:rPr>
          <w:delText>2</w:delText>
        </w:r>
      </w:del>
      <w:ins w:id="110" w:author="최규현 (Kyoohyun Choi)" w:date="2024-06-17T15:40:00Z">
        <w:r w:rsidR="00A237F5">
          <w:rPr>
            <w:rFonts w:ascii="HY신명조" w:eastAsia="HY신명조" w:hAnsi="바탕체"/>
            <w:b/>
            <w:szCs w:val="20"/>
          </w:rPr>
          <w:t>43</w:t>
        </w:r>
      </w:ins>
      <w:r w:rsidRPr="00CB41C0">
        <w:rPr>
          <w:rFonts w:ascii="HY신명조" w:eastAsia="HY신명조" w:hAnsi="바탕체" w:hint="eastAsia"/>
          <w:b/>
          <w:szCs w:val="20"/>
        </w:rPr>
        <w:t>조(기술자료 임치)</w:t>
      </w:r>
      <w:r w:rsidRPr="00CB41C0">
        <w:rPr>
          <w:rFonts w:ascii="HY신명조" w:eastAsia="HY신명조" w:hAnsi="바탕체" w:hint="eastAsia"/>
          <w:szCs w:val="20"/>
        </w:rPr>
        <w:t xml:space="preserve"> </w:t>
      </w:r>
    </w:p>
    <w:p w:rsidR="00F97ECC" w:rsidRPr="00CB41C0" w:rsidRDefault="00F97ECC" w:rsidP="00F97ECC">
      <w:pPr>
        <w:spacing w:line="312" w:lineRule="auto"/>
        <w:rPr>
          <w:rFonts w:ascii="HY신명조" w:eastAsia="HY신명조" w:hAnsi="바탕체"/>
          <w:szCs w:val="20"/>
        </w:rPr>
      </w:pPr>
      <w:r w:rsidRPr="00CB41C0">
        <w:rPr>
          <w:rFonts w:ascii="HY신명조" w:eastAsia="HY신명조" w:hAnsi="바탕체" w:hint="eastAsia"/>
          <w:szCs w:val="20"/>
        </w:rPr>
        <w:t>① 원사업자와 수급사업자가 합의하여 「</w:t>
      </w:r>
      <w:proofErr w:type="spellStart"/>
      <w:r w:rsidRPr="00CB41C0">
        <w:rPr>
          <w:rFonts w:ascii="HY신명조" w:eastAsia="HY신명조" w:hAnsi="바탕체" w:hint="eastAsia"/>
          <w:szCs w:val="20"/>
        </w:rPr>
        <w:t>대ㆍ중소기업</w:t>
      </w:r>
      <w:proofErr w:type="spellEnd"/>
      <w:r w:rsidRPr="00CB41C0">
        <w:rPr>
          <w:rFonts w:ascii="HY신명조" w:eastAsia="HY신명조" w:hAnsi="바탕체" w:hint="eastAsia"/>
          <w:szCs w:val="20"/>
        </w:rPr>
        <w:t xml:space="preserve"> 상생협력 촉진에 관한 법률」 등에 따른 </w:t>
      </w:r>
      <w:proofErr w:type="spellStart"/>
      <w:r w:rsidRPr="00CB41C0">
        <w:rPr>
          <w:rFonts w:ascii="HY신명조" w:eastAsia="HY신명조" w:hAnsi="바탕체" w:hint="eastAsia"/>
          <w:szCs w:val="20"/>
        </w:rPr>
        <w:t>기술자료임치기관에</w:t>
      </w:r>
      <w:proofErr w:type="spellEnd"/>
      <w:r w:rsidRPr="00CB41C0">
        <w:rPr>
          <w:rFonts w:ascii="HY신명조" w:eastAsia="HY신명조" w:hAnsi="바탕체" w:hint="eastAsia"/>
          <w:szCs w:val="20"/>
        </w:rPr>
        <w:t xml:space="preserve"> 「하도급거래 공정화에 관한 </w:t>
      </w:r>
      <w:proofErr w:type="spellStart"/>
      <w:r w:rsidRPr="00CB41C0">
        <w:rPr>
          <w:rFonts w:ascii="HY신명조" w:eastAsia="HY신명조" w:hAnsi="바탕체" w:hint="eastAsia"/>
          <w:szCs w:val="20"/>
        </w:rPr>
        <w:t>법률」에</w:t>
      </w:r>
      <w:proofErr w:type="spellEnd"/>
      <w:r w:rsidRPr="00CB41C0">
        <w:rPr>
          <w:rFonts w:ascii="HY신명조" w:eastAsia="HY신명조" w:hAnsi="바탕체" w:hint="eastAsia"/>
          <w:szCs w:val="20"/>
        </w:rPr>
        <w:t xml:space="preserve"> 따른 기술자료(이하 “</w:t>
      </w:r>
      <w:proofErr w:type="spellStart"/>
      <w:r w:rsidRPr="00CB41C0">
        <w:rPr>
          <w:rFonts w:ascii="HY신명조" w:eastAsia="HY신명조" w:hAnsi="바탕체" w:hint="eastAsia"/>
          <w:szCs w:val="20"/>
        </w:rPr>
        <w:t>기술자료”라</w:t>
      </w:r>
      <w:proofErr w:type="spellEnd"/>
      <w:r w:rsidRPr="00CB41C0">
        <w:rPr>
          <w:rFonts w:ascii="HY신명조" w:eastAsia="HY신명조" w:hAnsi="바탕체" w:hint="eastAsia"/>
          <w:szCs w:val="20"/>
        </w:rPr>
        <w:t xml:space="preserve"> 한다)를 임치할 수 있다.</w:t>
      </w:r>
    </w:p>
    <w:p w:rsidR="00F97ECC" w:rsidRPr="00CB41C0" w:rsidRDefault="00F97ECC" w:rsidP="00F97ECC">
      <w:pPr>
        <w:spacing w:line="312" w:lineRule="auto"/>
        <w:rPr>
          <w:rFonts w:ascii="HY신명조" w:eastAsia="HY신명조" w:hAnsi="바탕체"/>
          <w:szCs w:val="20"/>
        </w:rPr>
      </w:pPr>
      <w:r w:rsidRPr="00CB41C0">
        <w:rPr>
          <w:rFonts w:ascii="HY신명조" w:eastAsia="HY신명조" w:hAnsi="바탕체" w:hint="eastAsia"/>
          <w:szCs w:val="20"/>
        </w:rPr>
        <w:t xml:space="preserve">② 다음 각 호의 어느 하나에 해당하는 경우, 원사업자는 제1항에 따른 </w:t>
      </w:r>
      <w:proofErr w:type="spellStart"/>
      <w:r w:rsidRPr="00CB41C0">
        <w:rPr>
          <w:rFonts w:ascii="HY신명조" w:eastAsia="HY신명조" w:hAnsi="바탕체" w:hint="eastAsia"/>
          <w:szCs w:val="20"/>
        </w:rPr>
        <w:t>기술자료임치기관에</w:t>
      </w:r>
      <w:proofErr w:type="spellEnd"/>
      <w:r w:rsidRPr="00CB41C0">
        <w:rPr>
          <w:rFonts w:ascii="HY신명조" w:eastAsia="HY신명조" w:hAnsi="바탕체" w:hint="eastAsia"/>
          <w:szCs w:val="20"/>
        </w:rPr>
        <w:t xml:space="preserve"> 대해 수급사업자가 임치한 기술자료의</w:t>
      </w:r>
      <w:r w:rsidRPr="00CB41C0">
        <w:rPr>
          <w:rFonts w:ascii="HY신명조" w:eastAsia="HY신명조" w:hAnsi="바탕체" w:hint="eastAsia"/>
          <w:szCs w:val="20"/>
        </w:rPr>
        <w:t> </w:t>
      </w:r>
      <w:r w:rsidRPr="00CB41C0">
        <w:rPr>
          <w:rFonts w:ascii="HY신명조" w:eastAsia="HY신명조" w:hAnsi="바탕체" w:hint="eastAsia"/>
          <w:szCs w:val="20"/>
        </w:rPr>
        <w:t>제공을 요청할 수 있다.</w:t>
      </w:r>
    </w:p>
    <w:p w:rsidR="00F97ECC" w:rsidRPr="00CB41C0" w:rsidRDefault="00F97ECC" w:rsidP="00F97ECC">
      <w:pPr>
        <w:spacing w:line="312" w:lineRule="auto"/>
        <w:rPr>
          <w:rFonts w:ascii="HY신명조" w:eastAsia="HY신명조" w:hAnsi="바탕체"/>
          <w:szCs w:val="20"/>
        </w:rPr>
      </w:pPr>
      <w:r w:rsidRPr="00CB41C0">
        <w:rPr>
          <w:rFonts w:ascii="HY신명조" w:eastAsia="HY신명조" w:hAnsi="바탕체" w:hint="eastAsia"/>
          <w:szCs w:val="20"/>
        </w:rPr>
        <w:t>1. 수급사업자가 동의한 경우</w:t>
      </w:r>
    </w:p>
    <w:p w:rsidR="00F97ECC" w:rsidRPr="00CB41C0" w:rsidRDefault="00F97ECC" w:rsidP="00F97ECC">
      <w:pPr>
        <w:spacing w:line="312" w:lineRule="auto"/>
        <w:rPr>
          <w:rFonts w:ascii="HY신명조" w:eastAsia="HY신명조" w:hAnsi="바탕체"/>
          <w:szCs w:val="20"/>
        </w:rPr>
      </w:pPr>
      <w:r w:rsidRPr="00CB41C0">
        <w:rPr>
          <w:rFonts w:ascii="HY신명조" w:eastAsia="HY신명조" w:hAnsi="바탕체" w:hint="eastAsia"/>
          <w:szCs w:val="20"/>
        </w:rPr>
        <w:t>2. 수급사업자가 파산선고를 받거나 해산결의를 한 경우</w:t>
      </w:r>
    </w:p>
    <w:p w:rsidR="00F97ECC" w:rsidRPr="00CB41C0" w:rsidRDefault="00F97ECC" w:rsidP="00F97ECC">
      <w:pPr>
        <w:spacing w:line="312" w:lineRule="auto"/>
        <w:rPr>
          <w:rFonts w:ascii="HY신명조" w:eastAsia="HY신명조" w:hAnsi="바탕체"/>
          <w:szCs w:val="20"/>
        </w:rPr>
      </w:pPr>
      <w:r w:rsidRPr="00CB41C0">
        <w:rPr>
          <w:rFonts w:ascii="HY신명조" w:eastAsia="HY신명조" w:hAnsi="바탕체" w:hint="eastAsia"/>
          <w:szCs w:val="20"/>
        </w:rPr>
        <w:t>3. 수급사업자가 사실상 사업장을 폐쇄하거나 폐업신고를 한 경우</w:t>
      </w:r>
    </w:p>
    <w:p w:rsidR="00F97ECC" w:rsidRPr="00CB41C0" w:rsidRDefault="00F97ECC" w:rsidP="00F97ECC">
      <w:pPr>
        <w:spacing w:line="312" w:lineRule="auto"/>
        <w:rPr>
          <w:rFonts w:ascii="HY신명조" w:eastAsia="HY신명조" w:hAnsi="바탕체"/>
          <w:szCs w:val="20"/>
        </w:rPr>
      </w:pPr>
      <w:r w:rsidRPr="00CB41C0">
        <w:rPr>
          <w:rFonts w:ascii="HY신명조" w:eastAsia="HY신명조" w:hAnsi="바탕체" w:hint="eastAsia"/>
          <w:szCs w:val="20"/>
        </w:rPr>
        <w:t>4. 원사업자와 수급사업자가 협의하여 정한 기술자료 교부조건이 발생한 경우</w:t>
      </w:r>
    </w:p>
    <w:p w:rsidR="00F97ECC" w:rsidRPr="00CB41C0" w:rsidRDefault="00F97ECC" w:rsidP="00F97ECC">
      <w:pPr>
        <w:spacing w:line="312" w:lineRule="auto"/>
        <w:rPr>
          <w:rFonts w:ascii="HY신명조" w:eastAsia="HY신명조" w:hAnsi="바탕체"/>
          <w:szCs w:val="20"/>
        </w:rPr>
      </w:pPr>
      <w:r w:rsidRPr="00CB41C0">
        <w:rPr>
          <w:rFonts w:ascii="HY신명조" w:eastAsia="HY신명조" w:hAnsi="바탕체" w:hint="eastAsia"/>
          <w:szCs w:val="20"/>
        </w:rPr>
        <w:t xml:space="preserve">③ 제1항에 따른 </w:t>
      </w:r>
      <w:proofErr w:type="spellStart"/>
      <w:r w:rsidRPr="00CB41C0">
        <w:rPr>
          <w:rFonts w:ascii="HY신명조" w:eastAsia="HY신명조" w:hAnsi="바탕체" w:hint="eastAsia"/>
          <w:szCs w:val="20"/>
        </w:rPr>
        <w:t>기술자료임치에</w:t>
      </w:r>
      <w:proofErr w:type="spellEnd"/>
      <w:r w:rsidRPr="00CB41C0">
        <w:rPr>
          <w:rFonts w:ascii="HY신명조" w:eastAsia="HY신명조" w:hAnsi="바탕체" w:hint="eastAsia"/>
          <w:szCs w:val="20"/>
        </w:rPr>
        <w:t xml:space="preserve"> 소요되는 비용은 원사업자가 부담한다. 다만, 수급사업자가 원사업자의 요구없이 기술자료를 임치할 경우에는 수급사업자가 부담한다.</w:t>
      </w:r>
    </w:p>
    <w:p w:rsidR="00F97ECC" w:rsidRPr="00CB41C0" w:rsidRDefault="00F97ECC" w:rsidP="001F2BDA">
      <w:pPr>
        <w:spacing w:line="312" w:lineRule="auto"/>
        <w:rPr>
          <w:rFonts w:ascii="HY신명조" w:eastAsia="HY신명조" w:hAnsi="바탕체"/>
          <w:szCs w:val="20"/>
        </w:rPr>
      </w:pPr>
    </w:p>
    <w:p w:rsidR="00AF03ED" w:rsidRPr="00CB41C0" w:rsidRDefault="00AF03ED" w:rsidP="00AF03ED">
      <w:pPr>
        <w:spacing w:line="312" w:lineRule="auto"/>
        <w:rPr>
          <w:rFonts w:ascii="HY신명조" w:eastAsia="HY신명조" w:hAnsi="바탕체"/>
          <w:szCs w:val="20"/>
        </w:rPr>
      </w:pPr>
      <w:r w:rsidRPr="00CB41C0">
        <w:rPr>
          <w:rFonts w:ascii="HY신명조" w:eastAsia="HY신명조" w:hAnsi="바탕체" w:hint="eastAsia"/>
          <w:b/>
          <w:szCs w:val="20"/>
        </w:rPr>
        <w:t>제</w:t>
      </w:r>
      <w:del w:id="111" w:author="최규현 (Kyoohyun Choi)" w:date="2024-06-17T15:40:00Z">
        <w:r w:rsidRPr="00CB41C0" w:rsidDel="00A237F5">
          <w:rPr>
            <w:rFonts w:ascii="HY신명조" w:eastAsia="HY신명조" w:hAnsi="바탕체" w:hint="eastAsia"/>
            <w:b/>
            <w:szCs w:val="20"/>
          </w:rPr>
          <w:delText>4</w:delText>
        </w:r>
        <w:r w:rsidR="00B0306A" w:rsidRPr="00CB41C0" w:rsidDel="00A237F5">
          <w:rPr>
            <w:rFonts w:ascii="HY신명조" w:eastAsia="HY신명조" w:hAnsi="바탕체" w:hint="eastAsia"/>
            <w:b/>
            <w:szCs w:val="20"/>
          </w:rPr>
          <w:delText>3</w:delText>
        </w:r>
      </w:del>
      <w:ins w:id="112" w:author="최규현 (Kyoohyun Choi)" w:date="2024-06-17T15:40:00Z">
        <w:r w:rsidR="00A237F5">
          <w:rPr>
            <w:rFonts w:ascii="HY신명조" w:eastAsia="HY신명조" w:hAnsi="바탕체"/>
            <w:b/>
            <w:szCs w:val="20"/>
          </w:rPr>
          <w:t>44</w:t>
        </w:r>
      </w:ins>
      <w:r w:rsidRPr="00CB41C0">
        <w:rPr>
          <w:rFonts w:ascii="HY신명조" w:eastAsia="HY신명조" w:hAnsi="바탕체" w:hint="eastAsia"/>
          <w:b/>
          <w:szCs w:val="20"/>
        </w:rPr>
        <w:t>조 (목적물의 소유권)</w:t>
      </w:r>
    </w:p>
    <w:p w:rsidR="00AF03ED" w:rsidRPr="00CB41C0" w:rsidRDefault="00AF03ED" w:rsidP="00AF03ED">
      <w:pPr>
        <w:spacing w:line="312" w:lineRule="auto"/>
        <w:rPr>
          <w:rFonts w:ascii="HY신명조" w:eastAsia="HY신명조" w:hAnsi="바탕체"/>
          <w:szCs w:val="20"/>
        </w:rPr>
      </w:pPr>
      <w:r w:rsidRPr="00CB41C0">
        <w:rPr>
          <w:rFonts w:ascii="HY신명조" w:eastAsia="HY신명조" w:hAnsi="바탕체" w:hint="eastAsia"/>
          <w:szCs w:val="20"/>
        </w:rPr>
        <w:t>목적물은 검사에 합격한 시점부터 원사업자의 소유로 한다.</w:t>
      </w:r>
    </w:p>
    <w:p w:rsidR="00AF03ED" w:rsidRPr="00CB41C0" w:rsidRDefault="00AF03ED" w:rsidP="001F2BDA">
      <w:pPr>
        <w:spacing w:line="312" w:lineRule="auto"/>
        <w:rPr>
          <w:rFonts w:ascii="HY신명조" w:eastAsia="HY신명조" w:hAnsi="바탕체"/>
          <w:szCs w:val="20"/>
        </w:rPr>
      </w:pPr>
    </w:p>
    <w:p w:rsidR="00AF03ED" w:rsidRPr="00CB41C0" w:rsidRDefault="00AF03ED" w:rsidP="00AF03ED">
      <w:pPr>
        <w:spacing w:line="312" w:lineRule="auto"/>
        <w:rPr>
          <w:rFonts w:ascii="HY신명조" w:eastAsia="HY신명조" w:hAnsi="바탕체"/>
          <w:szCs w:val="20"/>
        </w:rPr>
      </w:pPr>
      <w:r w:rsidRPr="00CB41C0">
        <w:rPr>
          <w:rFonts w:ascii="HY신명조" w:eastAsia="HY신명조" w:hAnsi="바탕체" w:hint="eastAsia"/>
          <w:b/>
          <w:szCs w:val="20"/>
        </w:rPr>
        <w:t>제</w:t>
      </w:r>
      <w:del w:id="113" w:author="최규현 (Kyoohyun Choi)" w:date="2024-06-17T15:40:00Z">
        <w:r w:rsidRPr="00CB41C0" w:rsidDel="00A237F5">
          <w:rPr>
            <w:rFonts w:ascii="HY신명조" w:eastAsia="HY신명조" w:hAnsi="바탕체" w:hint="eastAsia"/>
            <w:b/>
            <w:szCs w:val="20"/>
          </w:rPr>
          <w:delText>4</w:delText>
        </w:r>
        <w:r w:rsidR="00B0306A" w:rsidRPr="00CB41C0" w:rsidDel="00A237F5">
          <w:rPr>
            <w:rFonts w:ascii="HY신명조" w:eastAsia="HY신명조" w:hAnsi="바탕체" w:hint="eastAsia"/>
            <w:b/>
            <w:szCs w:val="20"/>
          </w:rPr>
          <w:delText>4</w:delText>
        </w:r>
      </w:del>
      <w:ins w:id="114" w:author="최규현 (Kyoohyun Choi)" w:date="2024-06-17T15:40:00Z">
        <w:r w:rsidR="00A237F5">
          <w:rPr>
            <w:rFonts w:ascii="HY신명조" w:eastAsia="HY신명조" w:hAnsi="바탕체"/>
            <w:b/>
            <w:szCs w:val="20"/>
          </w:rPr>
          <w:t>45</w:t>
        </w:r>
      </w:ins>
      <w:r w:rsidRPr="00CB41C0">
        <w:rPr>
          <w:rFonts w:ascii="HY신명조" w:eastAsia="HY신명조" w:hAnsi="바탕체" w:hint="eastAsia"/>
          <w:b/>
          <w:szCs w:val="20"/>
        </w:rPr>
        <w:t>조 (거래정지)</w:t>
      </w:r>
    </w:p>
    <w:p w:rsidR="00AF03ED" w:rsidRPr="00CB41C0" w:rsidRDefault="00AF03ED" w:rsidP="00AF03ED">
      <w:pPr>
        <w:spacing w:line="312" w:lineRule="auto"/>
        <w:rPr>
          <w:rFonts w:ascii="HY신명조" w:eastAsia="HY신명조" w:hAnsi="바탕체"/>
          <w:szCs w:val="20"/>
        </w:rPr>
      </w:pPr>
      <w:r w:rsidRPr="00CB41C0">
        <w:rPr>
          <w:rFonts w:ascii="HY신명조" w:eastAsia="HY신명조" w:hAnsi="바탕체" w:hint="eastAsia"/>
          <w:szCs w:val="20"/>
        </w:rPr>
        <w:t xml:space="preserve">계약의 해제 또는 해지 외의 부득이한 사유로 거래를 정지하려는 경우에는 원사업자와 수급사업자는 상대방에게 피해가 없도록 </w:t>
      </w:r>
      <w:proofErr w:type="gramStart"/>
      <w:r w:rsidRPr="00CB41C0">
        <w:rPr>
          <w:rFonts w:ascii="HY신명조" w:eastAsia="HY신명조" w:hAnsi="바탕체" w:hint="eastAsia"/>
          <w:szCs w:val="20"/>
        </w:rPr>
        <w:t>[  /</w:t>
      </w:r>
      <w:proofErr w:type="gramEnd"/>
      <w:r w:rsidRPr="00CB41C0">
        <w:rPr>
          <w:rFonts w:ascii="HY신명조" w:eastAsia="HY신명조" w:hAnsi="바탕체" w:hint="eastAsia"/>
          <w:szCs w:val="20"/>
        </w:rPr>
        <w:t xml:space="preserve"> 예시: 3개월 이상] 의 거래정지 유예기간을 두어 이를 사전에 상대방에게 통보한다.</w:t>
      </w:r>
    </w:p>
    <w:p w:rsidR="00AF03ED" w:rsidRPr="00CB41C0" w:rsidRDefault="00AF03ED" w:rsidP="001F2BDA">
      <w:pPr>
        <w:spacing w:line="312" w:lineRule="auto"/>
        <w:rPr>
          <w:rFonts w:ascii="HY신명조" w:eastAsia="HY신명조" w:hAnsi="바탕체"/>
          <w:szCs w:val="20"/>
        </w:rPr>
      </w:pPr>
    </w:p>
    <w:p w:rsidR="00974683" w:rsidRPr="00CB41C0" w:rsidRDefault="00974683" w:rsidP="00974683">
      <w:pPr>
        <w:spacing w:line="312" w:lineRule="auto"/>
        <w:rPr>
          <w:rFonts w:ascii="HY신명조" w:eastAsia="HY신명조" w:hAnsi="바탕체"/>
          <w:szCs w:val="20"/>
        </w:rPr>
      </w:pPr>
      <w:r w:rsidRPr="00CB41C0">
        <w:rPr>
          <w:rFonts w:ascii="HY신명조" w:eastAsia="HY신명조" w:hAnsi="바탕체" w:hint="eastAsia"/>
          <w:b/>
          <w:szCs w:val="20"/>
        </w:rPr>
        <w:t>제</w:t>
      </w:r>
      <w:del w:id="115" w:author="최규현 (Kyoohyun Choi)" w:date="2024-06-17T15:40:00Z">
        <w:r w:rsidRPr="00CB41C0" w:rsidDel="00A237F5">
          <w:rPr>
            <w:rFonts w:ascii="HY신명조" w:eastAsia="HY신명조" w:hAnsi="바탕체" w:hint="eastAsia"/>
            <w:b/>
            <w:szCs w:val="20"/>
          </w:rPr>
          <w:delText>4</w:delText>
        </w:r>
        <w:r w:rsidR="00B0306A" w:rsidRPr="00CB41C0" w:rsidDel="00A237F5">
          <w:rPr>
            <w:rFonts w:ascii="HY신명조" w:eastAsia="HY신명조" w:hAnsi="바탕체" w:hint="eastAsia"/>
            <w:b/>
            <w:szCs w:val="20"/>
          </w:rPr>
          <w:delText>5</w:delText>
        </w:r>
      </w:del>
      <w:ins w:id="116" w:author="최규현 (Kyoohyun Choi)" w:date="2024-06-17T15:40:00Z">
        <w:r w:rsidR="00A237F5">
          <w:rPr>
            <w:rFonts w:ascii="HY신명조" w:eastAsia="HY신명조" w:hAnsi="바탕체"/>
            <w:b/>
            <w:szCs w:val="20"/>
          </w:rPr>
          <w:t>46</w:t>
        </w:r>
      </w:ins>
      <w:r w:rsidRPr="00CB41C0">
        <w:rPr>
          <w:rFonts w:ascii="HY신명조" w:eastAsia="HY신명조" w:hAnsi="바탕체" w:hint="eastAsia"/>
          <w:b/>
          <w:szCs w:val="20"/>
        </w:rPr>
        <w:t>조 (</w:t>
      </w:r>
      <w:proofErr w:type="spellStart"/>
      <w:r w:rsidRPr="00CB41C0">
        <w:rPr>
          <w:rFonts w:ascii="HY신명조" w:eastAsia="HY신명조" w:hAnsi="바탕체" w:hint="eastAsia"/>
          <w:b/>
          <w:szCs w:val="20"/>
        </w:rPr>
        <w:t>제조물책임</w:t>
      </w:r>
      <w:proofErr w:type="spellEnd"/>
      <w:r w:rsidRPr="00CB41C0">
        <w:rPr>
          <w:rFonts w:ascii="HY신명조" w:eastAsia="HY신명조" w:hAnsi="바탕체" w:hint="eastAsia"/>
          <w:b/>
          <w:szCs w:val="20"/>
        </w:rPr>
        <w:t>)</w:t>
      </w:r>
    </w:p>
    <w:p w:rsidR="00974683" w:rsidRPr="00CB41C0" w:rsidRDefault="00974683" w:rsidP="00974683">
      <w:pPr>
        <w:spacing w:line="312" w:lineRule="auto"/>
        <w:rPr>
          <w:rFonts w:ascii="HY신명조" w:eastAsia="HY신명조" w:hAnsi="바탕체"/>
          <w:szCs w:val="20"/>
        </w:rPr>
      </w:pPr>
      <w:r w:rsidRPr="00CB41C0">
        <w:rPr>
          <w:rFonts w:ascii="HY신명조" w:eastAsia="HY신명조" w:hAnsi="바탕체" w:hint="eastAsia"/>
          <w:szCs w:val="20"/>
        </w:rPr>
        <w:t xml:space="preserve">① 수급사업자는 원사업자가 발주한 목적물에 제조상, 설계상, 표시상 결함이 발생하지 아니하도록 최선을 다하여야 한다. 수급사업자의 제조상, 설계상, 표시상의 결함으로 인하여 원사업자의 소비자 또는 제3자의 생명, 신체, 재산에 손해를 입힌 경우, 수급사업자는 </w:t>
      </w:r>
      <w:proofErr w:type="spellStart"/>
      <w:r w:rsidRPr="00CB41C0">
        <w:rPr>
          <w:rFonts w:ascii="HY신명조" w:eastAsia="HY신명조" w:hAnsi="바탕체" w:hint="eastAsia"/>
          <w:szCs w:val="20"/>
        </w:rPr>
        <w:t>제조물책임법</w:t>
      </w:r>
      <w:proofErr w:type="spellEnd"/>
      <w:r w:rsidRPr="00CB41C0">
        <w:rPr>
          <w:rFonts w:ascii="HY신명조" w:eastAsia="HY신명조" w:hAnsi="바탕체" w:hint="eastAsia"/>
          <w:szCs w:val="20"/>
        </w:rPr>
        <w:t xml:space="preserve"> 또는 관련 법령에 따라 소비자의 피해 전부를 배상하여야 하며, 원사업자는 이를 담보하기 위하여 본 계약체결시 수급사업자에게 생산물 배상책임보험증권의 제출을 요구할 수 있다. </w:t>
      </w:r>
    </w:p>
    <w:p w:rsidR="00974683" w:rsidRPr="00CB41C0" w:rsidRDefault="00974683" w:rsidP="00974683">
      <w:pPr>
        <w:spacing w:line="312" w:lineRule="auto"/>
        <w:rPr>
          <w:rFonts w:ascii="HY신명조" w:eastAsia="HY신명조" w:hAnsi="바탕체"/>
          <w:szCs w:val="20"/>
        </w:rPr>
      </w:pPr>
      <w:r w:rsidRPr="00CB41C0">
        <w:rPr>
          <w:rFonts w:ascii="HY신명조" w:eastAsia="HY신명조" w:hAnsi="바탕체" w:hint="eastAsia"/>
          <w:szCs w:val="20"/>
        </w:rPr>
        <w:t xml:space="preserve">② 원사업자는 수급사업자가 납품한 목적물에 대하여 원사업자에게 </w:t>
      </w:r>
      <w:proofErr w:type="spellStart"/>
      <w:r w:rsidRPr="00CB41C0">
        <w:rPr>
          <w:rFonts w:ascii="HY신명조" w:eastAsia="HY신명조" w:hAnsi="바탕체" w:hint="eastAsia"/>
          <w:szCs w:val="20"/>
        </w:rPr>
        <w:t>제조물책임</w:t>
      </w:r>
      <w:proofErr w:type="spellEnd"/>
      <w:r w:rsidRPr="00CB41C0">
        <w:rPr>
          <w:rFonts w:ascii="HY신명조" w:eastAsia="HY신명조" w:hAnsi="바탕체" w:hint="eastAsia"/>
          <w:szCs w:val="20"/>
        </w:rPr>
        <w:t xml:space="preserve"> 청구 또는 소송이 제기된 경우에는 이에 따른 손해배상 청구 또는 소송을 성실히 방어한다. </w:t>
      </w:r>
    </w:p>
    <w:p w:rsidR="00974683" w:rsidRPr="00CB41C0" w:rsidRDefault="00974683" w:rsidP="00974683">
      <w:pPr>
        <w:spacing w:line="312" w:lineRule="auto"/>
        <w:rPr>
          <w:rFonts w:ascii="HY신명조" w:eastAsia="HY신명조" w:hAnsi="바탕체"/>
          <w:szCs w:val="20"/>
        </w:rPr>
      </w:pPr>
      <w:r w:rsidRPr="00CB41C0">
        <w:rPr>
          <w:rFonts w:ascii="HY신명조" w:eastAsia="HY신명조" w:hAnsi="바탕체" w:hint="eastAsia"/>
          <w:szCs w:val="20"/>
        </w:rPr>
        <w:lastRenderedPageBreak/>
        <w:t>③ 원사업자는 자기의 귀책사유가 없음에도 불구하고 수급사업자의 책임으로 인하여 제2항에 의한 청구 또는 소송에 따른 관련비용을 부담한 경우에는 수급사업자에게 구상할 수 있다.</w:t>
      </w:r>
    </w:p>
    <w:p w:rsidR="00974683" w:rsidRPr="00CB41C0" w:rsidRDefault="00974683" w:rsidP="00974683">
      <w:pPr>
        <w:spacing w:line="312" w:lineRule="auto"/>
        <w:rPr>
          <w:rFonts w:ascii="HY신명조" w:eastAsia="HY신명조" w:hAnsi="바탕체"/>
          <w:szCs w:val="20"/>
        </w:rPr>
      </w:pPr>
      <w:r w:rsidRPr="00CB41C0">
        <w:rPr>
          <w:rFonts w:ascii="HY신명조" w:eastAsia="HY신명조" w:hAnsi="바탕체" w:hint="eastAsia"/>
          <w:szCs w:val="20"/>
        </w:rPr>
        <w:t xml:space="preserve">④ 원사업자와 수급사업자는 제2항에 의한 청구 또는 소송의 발생 </w:t>
      </w:r>
      <w:proofErr w:type="spellStart"/>
      <w:r w:rsidRPr="00CB41C0">
        <w:rPr>
          <w:rFonts w:ascii="HY신명조" w:eastAsia="HY신명조" w:hAnsi="바탕체" w:hint="eastAsia"/>
          <w:szCs w:val="20"/>
        </w:rPr>
        <w:t>방지</w:t>
      </w:r>
      <w:r w:rsidRPr="00CB41C0">
        <w:rPr>
          <w:rFonts w:ascii="바탕" w:eastAsia="바탕" w:hAnsi="바탕" w:cs="바탕" w:hint="eastAsia"/>
          <w:szCs w:val="20"/>
        </w:rPr>
        <w:t>∙</w:t>
      </w:r>
      <w:r w:rsidRPr="00CB41C0">
        <w:rPr>
          <w:rFonts w:ascii="HY신명조" w:eastAsia="HY신명조" w:hAnsi="바탕체" w:hint="eastAsia"/>
          <w:szCs w:val="20"/>
        </w:rPr>
        <w:t>방어</w:t>
      </w:r>
      <w:proofErr w:type="spellEnd"/>
      <w:r w:rsidRPr="00CB41C0">
        <w:rPr>
          <w:rFonts w:ascii="HY신명조" w:eastAsia="HY신명조" w:hAnsi="바탕체" w:hint="eastAsia"/>
          <w:szCs w:val="20"/>
        </w:rPr>
        <w:t xml:space="preserve"> 및 대책수립에 상호 적극 협조한다.</w:t>
      </w:r>
    </w:p>
    <w:p w:rsidR="00974683" w:rsidRPr="00CB41C0" w:rsidRDefault="00974683" w:rsidP="001F2BDA">
      <w:pPr>
        <w:spacing w:line="312" w:lineRule="auto"/>
        <w:rPr>
          <w:rFonts w:ascii="HY신명조" w:eastAsia="HY신명조" w:hAnsi="바탕체"/>
          <w:szCs w:val="20"/>
        </w:rPr>
      </w:pPr>
    </w:p>
    <w:p w:rsidR="00DF0C2A" w:rsidRPr="00CB41C0" w:rsidRDefault="00DF0C2A" w:rsidP="00DF0C2A">
      <w:pPr>
        <w:spacing w:line="312" w:lineRule="auto"/>
        <w:rPr>
          <w:rFonts w:ascii="HY신명조" w:eastAsia="HY신명조" w:hAnsi="바탕체"/>
          <w:szCs w:val="20"/>
        </w:rPr>
      </w:pPr>
      <w:r w:rsidRPr="00CB41C0">
        <w:rPr>
          <w:rFonts w:ascii="HY신명조" w:eastAsia="HY신명조" w:hAnsi="바탕체" w:hint="eastAsia"/>
          <w:b/>
          <w:szCs w:val="20"/>
        </w:rPr>
        <w:t>제</w:t>
      </w:r>
      <w:del w:id="117" w:author="최규현 (Kyoohyun Choi)" w:date="2024-06-17T15:40:00Z">
        <w:r w:rsidRPr="00CB41C0" w:rsidDel="00A237F5">
          <w:rPr>
            <w:rFonts w:ascii="HY신명조" w:eastAsia="HY신명조" w:hAnsi="바탕체" w:hint="eastAsia"/>
            <w:b/>
            <w:szCs w:val="20"/>
          </w:rPr>
          <w:delText>4</w:delText>
        </w:r>
        <w:r w:rsidR="00B0306A" w:rsidRPr="00CB41C0" w:rsidDel="00A237F5">
          <w:rPr>
            <w:rFonts w:ascii="HY신명조" w:eastAsia="HY신명조" w:hAnsi="바탕체" w:hint="eastAsia"/>
            <w:b/>
            <w:szCs w:val="20"/>
          </w:rPr>
          <w:delText>6</w:delText>
        </w:r>
      </w:del>
      <w:ins w:id="118" w:author="최규현 (Kyoohyun Choi)" w:date="2024-06-17T15:40:00Z">
        <w:r w:rsidR="00A237F5">
          <w:rPr>
            <w:rFonts w:ascii="HY신명조" w:eastAsia="HY신명조" w:hAnsi="바탕체"/>
            <w:b/>
            <w:szCs w:val="20"/>
          </w:rPr>
          <w:t>47</w:t>
        </w:r>
      </w:ins>
      <w:r w:rsidRPr="00CB41C0">
        <w:rPr>
          <w:rFonts w:ascii="HY신명조" w:eastAsia="HY신명조" w:hAnsi="바탕체" w:hint="eastAsia"/>
          <w:b/>
          <w:szCs w:val="20"/>
        </w:rPr>
        <w:t>조 (비밀유지)</w:t>
      </w:r>
      <w:r w:rsidRPr="00CB41C0">
        <w:rPr>
          <w:rFonts w:ascii="HY신명조" w:eastAsia="HY신명조" w:hAnsi="바탕체" w:hint="eastAsia"/>
          <w:szCs w:val="20"/>
        </w:rPr>
        <w:t xml:space="preserve"> </w:t>
      </w:r>
    </w:p>
    <w:p w:rsidR="00DF0C2A" w:rsidRPr="00CB41C0" w:rsidRDefault="00DF0C2A" w:rsidP="00DF0C2A">
      <w:pPr>
        <w:spacing w:line="312" w:lineRule="auto"/>
        <w:rPr>
          <w:rFonts w:ascii="HY신명조" w:eastAsia="HY신명조" w:hAnsi="바탕체"/>
          <w:szCs w:val="20"/>
        </w:rPr>
      </w:pPr>
      <w:r w:rsidRPr="00CB41C0">
        <w:rPr>
          <w:rFonts w:ascii="HY신명조" w:eastAsia="HY신명조" w:hAnsi="바탕체" w:hint="eastAsia"/>
          <w:szCs w:val="20"/>
        </w:rPr>
        <w:t>① 원사업자와 수급사업자는 이 계약에서 알게 된 상대방의 업무상 비밀을 상대방의 동의없이 이용하거나 제3자에게 누설하지 아니한다.</w:t>
      </w:r>
    </w:p>
    <w:p w:rsidR="00DF0C2A" w:rsidRPr="00CB41C0" w:rsidRDefault="00DF0C2A" w:rsidP="00DF0C2A">
      <w:pPr>
        <w:spacing w:line="312" w:lineRule="auto"/>
        <w:rPr>
          <w:rFonts w:ascii="HY신명조" w:eastAsia="HY신명조" w:hAnsi="바탕체"/>
          <w:szCs w:val="20"/>
        </w:rPr>
      </w:pPr>
      <w:r w:rsidRPr="00CB41C0">
        <w:rPr>
          <w:rFonts w:ascii="HY신명조" w:eastAsia="HY신명조" w:hAnsi="바탕체" w:hint="eastAsia"/>
          <w:szCs w:val="20"/>
        </w:rPr>
        <w:t xml:space="preserve">② 제1항에 따른 비밀유지에 관한 구체적인 내용은 별첨 비밀유지계약서에서 정한 바에 따른다. </w:t>
      </w:r>
    </w:p>
    <w:p w:rsidR="00DF0C2A" w:rsidRPr="00CB41C0" w:rsidRDefault="00DF0C2A" w:rsidP="001F2BDA">
      <w:pPr>
        <w:spacing w:line="312" w:lineRule="auto"/>
        <w:rPr>
          <w:rFonts w:ascii="HY신명조" w:eastAsia="HY신명조" w:hAnsi="바탕체"/>
          <w:szCs w:val="20"/>
        </w:rPr>
      </w:pPr>
    </w:p>
    <w:p w:rsidR="00BC6685" w:rsidRPr="00CB41C0" w:rsidRDefault="00BC6685" w:rsidP="00BC6685">
      <w:pPr>
        <w:spacing w:line="312" w:lineRule="auto"/>
        <w:rPr>
          <w:rFonts w:ascii="HY신명조" w:eastAsia="HY신명조" w:hAnsi="바탕체"/>
          <w:szCs w:val="20"/>
        </w:rPr>
      </w:pPr>
      <w:r w:rsidRPr="00CB41C0">
        <w:rPr>
          <w:rFonts w:ascii="HY신명조" w:eastAsia="HY신명조" w:hAnsi="바탕체" w:hint="eastAsia"/>
          <w:b/>
          <w:szCs w:val="20"/>
        </w:rPr>
        <w:t>제</w:t>
      </w:r>
      <w:del w:id="119" w:author="최규현 (Kyoohyun Choi)" w:date="2024-06-17T15:40:00Z">
        <w:r w:rsidRPr="00CB41C0" w:rsidDel="00A237F5">
          <w:rPr>
            <w:rFonts w:ascii="HY신명조" w:eastAsia="HY신명조" w:hAnsi="바탕체" w:hint="eastAsia"/>
            <w:b/>
            <w:szCs w:val="20"/>
          </w:rPr>
          <w:delText>4</w:delText>
        </w:r>
        <w:r w:rsidR="00B0306A" w:rsidRPr="00CB41C0" w:rsidDel="00A237F5">
          <w:rPr>
            <w:rFonts w:ascii="HY신명조" w:eastAsia="HY신명조" w:hAnsi="바탕체" w:hint="eastAsia"/>
            <w:b/>
            <w:szCs w:val="20"/>
          </w:rPr>
          <w:delText>7</w:delText>
        </w:r>
      </w:del>
      <w:ins w:id="120" w:author="최규현 (Kyoohyun Choi)" w:date="2024-06-17T15:40:00Z">
        <w:r w:rsidR="00A237F5">
          <w:rPr>
            <w:rFonts w:ascii="HY신명조" w:eastAsia="HY신명조" w:hAnsi="바탕체"/>
            <w:b/>
            <w:szCs w:val="20"/>
          </w:rPr>
          <w:t>48</w:t>
        </w:r>
      </w:ins>
      <w:r w:rsidRPr="00CB41C0">
        <w:rPr>
          <w:rFonts w:ascii="HY신명조" w:eastAsia="HY신명조" w:hAnsi="바탕체" w:hint="eastAsia"/>
          <w:b/>
          <w:szCs w:val="20"/>
        </w:rPr>
        <w:t>조 (경영간섭 금지)</w:t>
      </w:r>
      <w:r w:rsidRPr="00CB41C0">
        <w:rPr>
          <w:rFonts w:ascii="HY신명조" w:eastAsia="HY신명조" w:hAnsi="바탕체" w:hint="eastAsia"/>
          <w:szCs w:val="20"/>
        </w:rPr>
        <w:t xml:space="preserve"> </w:t>
      </w:r>
    </w:p>
    <w:p w:rsidR="00BC6685" w:rsidRPr="00CB41C0" w:rsidRDefault="00BC6685" w:rsidP="00BC6685">
      <w:pPr>
        <w:spacing w:line="312" w:lineRule="auto"/>
        <w:rPr>
          <w:rFonts w:ascii="HY신명조" w:eastAsia="HY신명조" w:hAnsi="바탕체"/>
          <w:szCs w:val="20"/>
        </w:rPr>
      </w:pPr>
      <w:r w:rsidRPr="00CB41C0">
        <w:rPr>
          <w:rFonts w:ascii="HY신명조" w:eastAsia="HY신명조" w:hAnsi="바탕체" w:hint="eastAsia"/>
          <w:szCs w:val="20"/>
        </w:rPr>
        <w:t xml:space="preserve">원사업자는 이 기본계약과 개별계약에 따른 권리를 행사하는 경우 외에는 수급사업자의 경영활동에 대한 </w:t>
      </w:r>
      <w:proofErr w:type="spellStart"/>
      <w:r w:rsidRPr="00CB41C0">
        <w:rPr>
          <w:rFonts w:ascii="HY신명조" w:eastAsia="HY신명조" w:hAnsi="바탕체" w:hint="eastAsia"/>
          <w:szCs w:val="20"/>
        </w:rPr>
        <w:t>지시ㆍ명령ㆍ요구</w:t>
      </w:r>
      <w:proofErr w:type="spellEnd"/>
      <w:r w:rsidRPr="00CB41C0">
        <w:rPr>
          <w:rFonts w:ascii="HY신명조" w:eastAsia="HY신명조" w:hAnsi="바탕체" w:hint="eastAsia"/>
          <w:szCs w:val="20"/>
        </w:rPr>
        <w:t xml:space="preserve"> 등의 간섭을 하지 아니한다.</w:t>
      </w:r>
    </w:p>
    <w:p w:rsidR="00BC6685" w:rsidRPr="00CB41C0" w:rsidRDefault="00BC6685" w:rsidP="00BC6685">
      <w:pPr>
        <w:spacing w:line="312" w:lineRule="auto"/>
        <w:rPr>
          <w:rFonts w:ascii="HY신명조" w:eastAsia="HY신명조" w:hAnsi="바탕체"/>
          <w:b/>
          <w:szCs w:val="20"/>
        </w:rPr>
      </w:pPr>
    </w:p>
    <w:p w:rsidR="00BC6685" w:rsidRPr="00CB41C0" w:rsidRDefault="00BC6685" w:rsidP="00BC6685">
      <w:pPr>
        <w:spacing w:line="312" w:lineRule="auto"/>
        <w:rPr>
          <w:rFonts w:ascii="HY신명조" w:eastAsia="HY신명조" w:hAnsi="바탕체"/>
          <w:szCs w:val="20"/>
        </w:rPr>
      </w:pPr>
      <w:r w:rsidRPr="00CB41C0">
        <w:rPr>
          <w:rFonts w:ascii="HY신명조" w:eastAsia="HY신명조" w:hAnsi="바탕체" w:hint="eastAsia"/>
          <w:b/>
          <w:szCs w:val="20"/>
        </w:rPr>
        <w:t>제</w:t>
      </w:r>
      <w:del w:id="121" w:author="최규현 (Kyoohyun Choi)" w:date="2024-06-17T15:41:00Z">
        <w:r w:rsidRPr="00CB41C0" w:rsidDel="00A237F5">
          <w:rPr>
            <w:rFonts w:ascii="HY신명조" w:eastAsia="HY신명조" w:hAnsi="바탕체" w:hint="eastAsia"/>
            <w:b/>
            <w:szCs w:val="20"/>
          </w:rPr>
          <w:delText>4</w:delText>
        </w:r>
        <w:r w:rsidR="00B0306A" w:rsidRPr="00CB41C0" w:rsidDel="00A237F5">
          <w:rPr>
            <w:rFonts w:ascii="HY신명조" w:eastAsia="HY신명조" w:hAnsi="바탕체" w:hint="eastAsia"/>
            <w:b/>
            <w:szCs w:val="20"/>
          </w:rPr>
          <w:delText>8</w:delText>
        </w:r>
      </w:del>
      <w:ins w:id="122" w:author="최규현 (Kyoohyun Choi)" w:date="2024-06-17T15:41:00Z">
        <w:r w:rsidR="00A237F5">
          <w:rPr>
            <w:rFonts w:ascii="HY신명조" w:eastAsia="HY신명조" w:hAnsi="바탕체"/>
            <w:b/>
            <w:szCs w:val="20"/>
          </w:rPr>
          <w:t>49</w:t>
        </w:r>
      </w:ins>
      <w:r w:rsidRPr="00CB41C0">
        <w:rPr>
          <w:rFonts w:ascii="HY신명조" w:eastAsia="HY신명조" w:hAnsi="바탕체" w:hint="eastAsia"/>
          <w:b/>
          <w:szCs w:val="20"/>
        </w:rPr>
        <w:t>조 (보복조치 금지)</w:t>
      </w:r>
    </w:p>
    <w:p w:rsidR="00BC6685" w:rsidRPr="00CB41C0" w:rsidRDefault="00BC6685" w:rsidP="00BC6685">
      <w:pPr>
        <w:spacing w:line="312" w:lineRule="auto"/>
        <w:rPr>
          <w:rFonts w:ascii="HY신명조" w:eastAsia="HY신명조" w:hAnsi="바탕체"/>
          <w:szCs w:val="20"/>
        </w:rPr>
      </w:pPr>
      <w:r w:rsidRPr="00CB41C0">
        <w:rPr>
          <w:rFonts w:ascii="HY신명조" w:eastAsia="HY신명조" w:hAnsi="바탕체" w:hint="eastAsia"/>
          <w:szCs w:val="20"/>
        </w:rPr>
        <w:t>원사업자는 수급사업자 또는 수급사업자가 소속된 조합이 관계 법률에 따른 정당한 권리행사를 한 것을 이유로 그 수급사업자에 대하여 수주기회를 제한하거나 거래의 정지, 그 밖에 불이익을 주는 행위를 하지 아니한다.</w:t>
      </w:r>
    </w:p>
    <w:p w:rsidR="00BC6685" w:rsidRPr="00CB41C0" w:rsidRDefault="00BC6685" w:rsidP="00BC6685">
      <w:pPr>
        <w:spacing w:line="312" w:lineRule="auto"/>
        <w:rPr>
          <w:rFonts w:ascii="HY신명조" w:eastAsia="HY신명조" w:hAnsi="바탕체"/>
          <w:b/>
          <w:szCs w:val="20"/>
        </w:rPr>
      </w:pPr>
    </w:p>
    <w:p w:rsidR="00BC6685" w:rsidRPr="00CB41C0" w:rsidRDefault="00BC6685" w:rsidP="00BC6685">
      <w:pPr>
        <w:spacing w:line="312" w:lineRule="auto"/>
        <w:rPr>
          <w:rFonts w:ascii="HY신명조" w:eastAsia="HY신명조" w:hAnsi="바탕체"/>
          <w:szCs w:val="20"/>
        </w:rPr>
      </w:pPr>
      <w:r w:rsidRPr="00CB41C0">
        <w:rPr>
          <w:rFonts w:ascii="HY신명조" w:eastAsia="HY신명조" w:hAnsi="바탕체" w:hint="eastAsia"/>
          <w:b/>
          <w:szCs w:val="20"/>
        </w:rPr>
        <w:t>제</w:t>
      </w:r>
      <w:del w:id="123" w:author="최규현 (Kyoohyun Choi)" w:date="2024-06-17T15:41:00Z">
        <w:r w:rsidRPr="00CB41C0" w:rsidDel="00A237F5">
          <w:rPr>
            <w:rFonts w:ascii="HY신명조" w:eastAsia="HY신명조" w:hAnsi="바탕체" w:hint="eastAsia"/>
            <w:b/>
            <w:szCs w:val="20"/>
          </w:rPr>
          <w:delText>4</w:delText>
        </w:r>
        <w:r w:rsidR="00B0306A" w:rsidRPr="00CB41C0" w:rsidDel="00A237F5">
          <w:rPr>
            <w:rFonts w:ascii="HY신명조" w:eastAsia="HY신명조" w:hAnsi="바탕체" w:hint="eastAsia"/>
            <w:b/>
            <w:szCs w:val="20"/>
          </w:rPr>
          <w:delText>9</w:delText>
        </w:r>
      </w:del>
      <w:ins w:id="124" w:author="최규현 (Kyoohyun Choi)" w:date="2024-06-17T15:41:00Z">
        <w:r w:rsidR="00A237F5">
          <w:rPr>
            <w:rFonts w:ascii="HY신명조" w:eastAsia="HY신명조" w:hAnsi="바탕체"/>
            <w:b/>
            <w:szCs w:val="20"/>
          </w:rPr>
          <w:t>50</w:t>
        </w:r>
      </w:ins>
      <w:r w:rsidRPr="00CB41C0">
        <w:rPr>
          <w:rFonts w:ascii="HY신명조" w:eastAsia="HY신명조" w:hAnsi="바탕체" w:hint="eastAsia"/>
          <w:b/>
          <w:szCs w:val="20"/>
        </w:rPr>
        <w:t>조 (경제적 이익요구 금지)</w:t>
      </w:r>
    </w:p>
    <w:p w:rsidR="00BC6685" w:rsidRPr="00CB41C0" w:rsidRDefault="00BC6685" w:rsidP="00BC6685">
      <w:pPr>
        <w:spacing w:line="312" w:lineRule="auto"/>
        <w:rPr>
          <w:rFonts w:ascii="HY신명조" w:eastAsia="HY신명조" w:hAnsi="바탕체"/>
          <w:szCs w:val="20"/>
        </w:rPr>
      </w:pPr>
      <w:r w:rsidRPr="00CB41C0">
        <w:rPr>
          <w:rFonts w:ascii="HY신명조" w:eastAsia="HY신명조" w:hAnsi="바탕체" w:hint="eastAsia"/>
          <w:szCs w:val="20"/>
        </w:rPr>
        <w:t>원사업자는 정당한 사유 없이 수급사업자에게 자기 또는 제3자를 위하여 금전, 물품, 용역, 그 밖의 경제적 이익을 제공하도록 요구하지 아니한다.</w:t>
      </w:r>
    </w:p>
    <w:p w:rsidR="00BC6685" w:rsidRPr="00CB41C0" w:rsidRDefault="00BC6685" w:rsidP="00BC6685">
      <w:pPr>
        <w:spacing w:line="312" w:lineRule="auto"/>
        <w:rPr>
          <w:rFonts w:ascii="HY신명조" w:eastAsia="HY신명조" w:hAnsi="바탕체"/>
          <w:szCs w:val="20"/>
        </w:rPr>
      </w:pPr>
    </w:p>
    <w:p w:rsidR="00BC6685" w:rsidRPr="00CB41C0" w:rsidRDefault="00BC6685" w:rsidP="00BC6685">
      <w:pPr>
        <w:spacing w:line="312" w:lineRule="auto"/>
        <w:rPr>
          <w:rFonts w:ascii="HY신명조" w:eastAsia="HY신명조" w:hAnsi="바탕체"/>
          <w:szCs w:val="20"/>
        </w:rPr>
      </w:pPr>
      <w:r w:rsidRPr="00CB41C0">
        <w:rPr>
          <w:rFonts w:ascii="HY신명조" w:eastAsia="HY신명조" w:hAnsi="바탕체" w:hint="eastAsia"/>
          <w:b/>
          <w:szCs w:val="20"/>
        </w:rPr>
        <w:t>제</w:t>
      </w:r>
      <w:del w:id="125" w:author="최규현 (Kyoohyun Choi)" w:date="2024-06-17T15:41:00Z">
        <w:r w:rsidR="00B0306A" w:rsidRPr="00CB41C0" w:rsidDel="00A237F5">
          <w:rPr>
            <w:rFonts w:ascii="HY신명조" w:eastAsia="HY신명조" w:hAnsi="바탕체" w:hint="eastAsia"/>
            <w:b/>
            <w:szCs w:val="20"/>
          </w:rPr>
          <w:delText>50</w:delText>
        </w:r>
      </w:del>
      <w:ins w:id="126" w:author="최규현 (Kyoohyun Choi)" w:date="2024-06-17T15:41:00Z">
        <w:r w:rsidR="00A237F5">
          <w:rPr>
            <w:rFonts w:ascii="HY신명조" w:eastAsia="HY신명조" w:hAnsi="바탕체"/>
            <w:b/>
            <w:szCs w:val="20"/>
          </w:rPr>
          <w:t>51</w:t>
        </w:r>
      </w:ins>
      <w:r w:rsidRPr="00CB41C0">
        <w:rPr>
          <w:rFonts w:ascii="HY신명조" w:eastAsia="HY신명조" w:hAnsi="바탕체" w:hint="eastAsia"/>
          <w:b/>
          <w:szCs w:val="20"/>
        </w:rPr>
        <w:t>조 (자가품질검사 등)</w:t>
      </w:r>
      <w:r w:rsidRPr="00CB41C0">
        <w:rPr>
          <w:rFonts w:ascii="HY신명조" w:eastAsia="HY신명조" w:hAnsi="바탕체" w:hint="eastAsia"/>
          <w:szCs w:val="20"/>
        </w:rPr>
        <w:t xml:space="preserve"> </w:t>
      </w:r>
    </w:p>
    <w:p w:rsidR="00BC6685" w:rsidRPr="00CB41C0" w:rsidRDefault="00BC6685" w:rsidP="00BC6685">
      <w:pPr>
        <w:spacing w:line="312" w:lineRule="auto"/>
        <w:rPr>
          <w:rFonts w:ascii="HY신명조" w:eastAsia="HY신명조" w:hAnsi="바탕체"/>
          <w:szCs w:val="20"/>
        </w:rPr>
      </w:pPr>
      <w:r w:rsidRPr="00CB41C0">
        <w:rPr>
          <w:rFonts w:ascii="HY신명조" w:eastAsia="HY신명조" w:hAnsi="바탕체" w:hint="eastAsia"/>
          <w:szCs w:val="20"/>
        </w:rPr>
        <w:t xml:space="preserve">① 수급사업자는 사양서, 품질보증협정서 및 검사기준 등에서 정한 기준 등에 합치하는지를 자체적으로 검사한다. 원사업자는 수급사업자에게 시험성적서 등 그 검사결과를 요구할 수 있다. </w:t>
      </w:r>
    </w:p>
    <w:p w:rsidR="00BC6685" w:rsidRPr="00CB41C0" w:rsidRDefault="00BC6685" w:rsidP="00BC6685">
      <w:pPr>
        <w:spacing w:line="312" w:lineRule="auto"/>
        <w:rPr>
          <w:rFonts w:ascii="HY신명조" w:eastAsia="HY신명조" w:hAnsi="바탕체"/>
          <w:szCs w:val="20"/>
        </w:rPr>
      </w:pPr>
      <w:r w:rsidRPr="00CB41C0">
        <w:rPr>
          <w:rFonts w:ascii="HY신명조" w:eastAsia="HY신명조" w:hAnsi="바탕체" w:hint="eastAsia"/>
          <w:szCs w:val="20"/>
        </w:rPr>
        <w:t xml:space="preserve">② 수급사업자는 목적물의 품질 유지를 위한 기획, 설계, 생산, 판매 등 전 과정에 걸쳐 유기적인 품질보증 체제를 </w:t>
      </w:r>
      <w:proofErr w:type="spellStart"/>
      <w:r w:rsidRPr="00CB41C0">
        <w:rPr>
          <w:rFonts w:ascii="HY신명조" w:eastAsia="HY신명조" w:hAnsi="바탕체" w:hint="eastAsia"/>
          <w:szCs w:val="20"/>
        </w:rPr>
        <w:t>확립·운영하여</w:t>
      </w:r>
      <w:proofErr w:type="spellEnd"/>
      <w:r w:rsidRPr="00CB41C0">
        <w:rPr>
          <w:rFonts w:ascii="HY신명조" w:eastAsia="HY신명조" w:hAnsi="바탕체" w:hint="eastAsia"/>
          <w:szCs w:val="20"/>
        </w:rPr>
        <w:t xml:space="preserve"> 계약에 따른 품질과 신뢰성을 확보하도록 품질보증 활동을 한다. 다만, 수급사업자의 품질보증의 범위는 계약 범위로 한정되며, 원사업자는 수급사업자에게 계약에 명시되지 않은 사항에 대한 품질보증을 요구할 수 없다.</w:t>
      </w:r>
    </w:p>
    <w:p w:rsidR="00BC6685" w:rsidRPr="00CB41C0" w:rsidRDefault="00BC6685" w:rsidP="00BC6685">
      <w:pPr>
        <w:spacing w:line="312" w:lineRule="auto"/>
        <w:rPr>
          <w:rFonts w:ascii="HY신명조" w:eastAsia="HY신명조" w:hAnsi="바탕체"/>
          <w:szCs w:val="20"/>
        </w:rPr>
      </w:pPr>
      <w:r w:rsidRPr="00CB41C0">
        <w:rPr>
          <w:rFonts w:ascii="HY신명조" w:eastAsia="HY신명조" w:hAnsi="바탕체" w:hint="eastAsia"/>
          <w:szCs w:val="20"/>
        </w:rPr>
        <w:t xml:space="preserve">③ 수급사업자는 목적물의 품질유지를 위한 제반시설 및 검사기구 등을 구비한다. </w:t>
      </w:r>
    </w:p>
    <w:p w:rsidR="00BC6685" w:rsidRPr="00CB41C0" w:rsidRDefault="00BC6685" w:rsidP="00BC6685">
      <w:pPr>
        <w:spacing w:line="312" w:lineRule="auto"/>
        <w:rPr>
          <w:rFonts w:ascii="HY신명조" w:eastAsia="HY신명조" w:hAnsi="바탕체"/>
          <w:szCs w:val="20"/>
        </w:rPr>
      </w:pPr>
      <w:r w:rsidRPr="00CB41C0">
        <w:rPr>
          <w:rFonts w:ascii="HY신명조" w:eastAsia="HY신명조" w:hAnsi="바탕체" w:hint="eastAsia"/>
          <w:szCs w:val="20"/>
        </w:rPr>
        <w:lastRenderedPageBreak/>
        <w:t>④ 원사업자와 수급사업자는 상호 또는 개별적으로 실시해야 하는 품질보증 사항에 대하여 별도의 품질보증약정을 체결할 수 있다.</w:t>
      </w:r>
    </w:p>
    <w:p w:rsidR="00BC6685" w:rsidRPr="00CB41C0" w:rsidRDefault="00BC6685" w:rsidP="00BC6685">
      <w:pPr>
        <w:spacing w:line="312" w:lineRule="auto"/>
        <w:rPr>
          <w:rFonts w:ascii="HY신명조" w:eastAsia="HY신명조" w:hAnsi="바탕체"/>
          <w:szCs w:val="20"/>
        </w:rPr>
      </w:pPr>
      <w:r w:rsidRPr="00CB41C0">
        <w:rPr>
          <w:rFonts w:ascii="HY신명조" w:eastAsia="HY신명조" w:hAnsi="바탕체" w:hint="eastAsia"/>
          <w:szCs w:val="20"/>
        </w:rPr>
        <w:t>⑤ 원사업자는 목적물의 제조를 위하여 필요한 경우 수급사업자에게 다음 각 호의 특수가공처리에 관한 작업 방법 등에 관하여 지도를 할 수 있다. 다만, 기술지도에 따른 비용은 원칙적으로 원사업자가 부담한다.</w:t>
      </w:r>
    </w:p>
    <w:p w:rsidR="00BC6685" w:rsidRPr="00CB41C0" w:rsidRDefault="00BC6685" w:rsidP="00BC6685">
      <w:pPr>
        <w:spacing w:line="312" w:lineRule="auto"/>
        <w:ind w:firstLineChars="100" w:firstLine="200"/>
        <w:rPr>
          <w:rFonts w:ascii="HY신명조" w:eastAsia="HY신명조" w:hAnsi="바탕체"/>
          <w:szCs w:val="20"/>
        </w:rPr>
      </w:pPr>
      <w:r w:rsidRPr="00CB41C0">
        <w:rPr>
          <w:rFonts w:ascii="HY신명조" w:eastAsia="HY신명조" w:hAnsi="바탕체" w:hint="eastAsia"/>
          <w:szCs w:val="20"/>
        </w:rPr>
        <w:t>1. 특수가공처리를 요하는 목적물의 생산</w:t>
      </w:r>
    </w:p>
    <w:p w:rsidR="00BC6685" w:rsidRPr="00CB41C0" w:rsidRDefault="00BC6685" w:rsidP="00BC6685">
      <w:pPr>
        <w:spacing w:line="312" w:lineRule="auto"/>
        <w:rPr>
          <w:rFonts w:ascii="HY신명조" w:eastAsia="HY신명조" w:hAnsi="바탕체"/>
          <w:szCs w:val="20"/>
        </w:rPr>
      </w:pPr>
      <w:r w:rsidRPr="00CB41C0">
        <w:rPr>
          <w:rFonts w:ascii="HY신명조" w:eastAsia="HY신명조" w:hAnsi="바탕체" w:hint="eastAsia"/>
          <w:szCs w:val="20"/>
        </w:rPr>
        <w:t xml:space="preserve">  2. 새로운 기술을 요하는 목적물의 생산</w:t>
      </w:r>
    </w:p>
    <w:p w:rsidR="00BC6685" w:rsidRPr="00CB41C0" w:rsidRDefault="00BC6685" w:rsidP="00BC6685">
      <w:pPr>
        <w:spacing w:line="312" w:lineRule="auto"/>
        <w:rPr>
          <w:rFonts w:ascii="HY신명조" w:eastAsia="HY신명조" w:hAnsi="바탕체"/>
          <w:szCs w:val="20"/>
        </w:rPr>
      </w:pPr>
      <w:r w:rsidRPr="00CB41C0">
        <w:rPr>
          <w:rFonts w:ascii="HY신명조" w:eastAsia="HY신명조" w:hAnsi="바탕체" w:hint="eastAsia"/>
          <w:szCs w:val="20"/>
        </w:rPr>
        <w:t xml:space="preserve">  3. 합리적인 생산을 위하여 생산 공정을 새로이 변경할 경우</w:t>
      </w:r>
    </w:p>
    <w:p w:rsidR="00BC6685" w:rsidRPr="00CB41C0" w:rsidRDefault="00BC6685" w:rsidP="00BC6685">
      <w:pPr>
        <w:spacing w:line="312" w:lineRule="auto"/>
        <w:rPr>
          <w:rFonts w:ascii="HY신명조" w:eastAsia="HY신명조" w:hAnsi="바탕체"/>
          <w:szCs w:val="20"/>
        </w:rPr>
      </w:pPr>
      <w:r w:rsidRPr="00CB41C0">
        <w:rPr>
          <w:rFonts w:ascii="HY신명조" w:eastAsia="HY신명조" w:hAnsi="바탕체" w:hint="eastAsia"/>
          <w:szCs w:val="20"/>
        </w:rPr>
        <w:t>⑥ 수급사업자는 목적물의 품질유지를 위해 생산공정에 관한 원사업자의 정당한 요구를 따르며, 품질 및 공정관리를 위해 원사업자의 직원을 상주시킬 경우에 적극 협조한다. 이에 따른 비용은 원사업자가 부담한다.</w:t>
      </w:r>
    </w:p>
    <w:p w:rsidR="00BC6685" w:rsidRPr="00CB41C0" w:rsidRDefault="00BC6685" w:rsidP="00BC6685">
      <w:pPr>
        <w:spacing w:line="312" w:lineRule="auto"/>
        <w:rPr>
          <w:rFonts w:ascii="HY신명조" w:eastAsia="HY신명조" w:hAnsi="바탕체"/>
          <w:szCs w:val="20"/>
        </w:rPr>
      </w:pPr>
      <w:r w:rsidRPr="00CB41C0">
        <w:rPr>
          <w:rFonts w:ascii="HY신명조" w:eastAsia="HY신명조" w:hAnsi="바탕체" w:hint="eastAsia"/>
          <w:szCs w:val="20"/>
        </w:rPr>
        <w:t xml:space="preserve">⑦ 기타 품질보증과 관련한 상세사항에 대해서는 별도 협의에 의한다. </w:t>
      </w:r>
    </w:p>
    <w:p w:rsidR="00BC6685" w:rsidRPr="00CB41C0" w:rsidRDefault="00BC6685" w:rsidP="00BC6685">
      <w:pPr>
        <w:spacing w:line="312" w:lineRule="auto"/>
        <w:rPr>
          <w:rFonts w:ascii="HY신명조" w:eastAsia="HY신명조" w:hAnsi="바탕체"/>
          <w:b/>
          <w:szCs w:val="20"/>
        </w:rPr>
      </w:pPr>
    </w:p>
    <w:p w:rsidR="00BC6685" w:rsidRPr="00CB41C0" w:rsidRDefault="00BC6685" w:rsidP="00BC6685">
      <w:pPr>
        <w:spacing w:line="312" w:lineRule="auto"/>
        <w:rPr>
          <w:rFonts w:ascii="HY신명조" w:eastAsia="HY신명조" w:hAnsi="바탕체"/>
          <w:szCs w:val="20"/>
        </w:rPr>
      </w:pPr>
      <w:r w:rsidRPr="00CB41C0">
        <w:rPr>
          <w:rFonts w:ascii="HY신명조" w:eastAsia="HY신명조" w:hAnsi="바탕체" w:hint="eastAsia"/>
          <w:b/>
          <w:szCs w:val="20"/>
        </w:rPr>
        <w:t>제</w:t>
      </w:r>
      <w:del w:id="127" w:author="최규현 (Kyoohyun Choi)" w:date="2024-06-17T15:41:00Z">
        <w:r w:rsidRPr="00CB41C0" w:rsidDel="00825CA7">
          <w:rPr>
            <w:rFonts w:ascii="HY신명조" w:eastAsia="HY신명조" w:hAnsi="바탕체" w:hint="eastAsia"/>
            <w:b/>
            <w:szCs w:val="20"/>
          </w:rPr>
          <w:delText>5</w:delText>
        </w:r>
        <w:r w:rsidR="00B0306A" w:rsidRPr="00CB41C0" w:rsidDel="00825CA7">
          <w:rPr>
            <w:rFonts w:ascii="HY신명조" w:eastAsia="HY신명조" w:hAnsi="바탕체" w:hint="eastAsia"/>
            <w:b/>
            <w:szCs w:val="20"/>
          </w:rPr>
          <w:delText>1</w:delText>
        </w:r>
      </w:del>
      <w:ins w:id="128" w:author="최규현 (Kyoohyun Choi)" w:date="2024-06-17T15:41:00Z">
        <w:r w:rsidR="00825CA7">
          <w:rPr>
            <w:rFonts w:ascii="HY신명조" w:eastAsia="HY신명조" w:hAnsi="바탕체"/>
            <w:b/>
            <w:szCs w:val="20"/>
          </w:rPr>
          <w:t>52</w:t>
        </w:r>
      </w:ins>
      <w:r w:rsidRPr="00CB41C0">
        <w:rPr>
          <w:rFonts w:ascii="HY신명조" w:eastAsia="HY신명조" w:hAnsi="바탕체" w:hint="eastAsia"/>
          <w:b/>
          <w:szCs w:val="20"/>
        </w:rPr>
        <w:t>조 (통지예고)</w:t>
      </w:r>
    </w:p>
    <w:p w:rsidR="00BC6685" w:rsidRPr="00CB41C0" w:rsidRDefault="00BC6685" w:rsidP="00BC6685">
      <w:pPr>
        <w:spacing w:line="312" w:lineRule="auto"/>
        <w:rPr>
          <w:rFonts w:ascii="HY신명조" w:eastAsia="HY신명조" w:hAnsi="바탕체"/>
          <w:szCs w:val="20"/>
        </w:rPr>
      </w:pPr>
      <w:r w:rsidRPr="00CB41C0">
        <w:rPr>
          <w:rFonts w:ascii="HY신명조" w:eastAsia="HY신명조" w:hAnsi="바탕체" w:hint="eastAsia"/>
          <w:szCs w:val="20"/>
        </w:rPr>
        <w:t>원사업자 및 수급사업자는 다음 각 호에 해당하는 사실이 생겼을 때에는 신속히 상대방에게 통지하여야 한다.</w:t>
      </w:r>
    </w:p>
    <w:p w:rsidR="00BC6685" w:rsidRPr="00CB41C0" w:rsidRDefault="00BC6685" w:rsidP="00BC6685">
      <w:pPr>
        <w:spacing w:line="312" w:lineRule="auto"/>
        <w:ind w:firstLineChars="100" w:firstLine="200"/>
        <w:rPr>
          <w:rFonts w:ascii="HY신명조" w:eastAsia="HY신명조" w:hAnsi="바탕체"/>
          <w:szCs w:val="20"/>
        </w:rPr>
      </w:pPr>
      <w:r w:rsidRPr="00CB41C0">
        <w:rPr>
          <w:rFonts w:ascii="HY신명조" w:eastAsia="HY신명조" w:hAnsi="바탕체" w:hint="eastAsia"/>
          <w:szCs w:val="20"/>
        </w:rPr>
        <w:t>1. 제</w:t>
      </w:r>
      <w:del w:id="129" w:author="최규현 (Kyoohyun Choi)" w:date="2024-06-17T15:41:00Z">
        <w:r w:rsidRPr="00CB41C0" w:rsidDel="001B42E3">
          <w:rPr>
            <w:rFonts w:ascii="HY신명조" w:eastAsia="HY신명조" w:hAnsi="바탕체" w:hint="eastAsia"/>
            <w:szCs w:val="20"/>
          </w:rPr>
          <w:delText>5</w:delText>
        </w:r>
        <w:r w:rsidR="00B0306A" w:rsidRPr="00CB41C0" w:rsidDel="001B42E3">
          <w:rPr>
            <w:rFonts w:ascii="HY신명조" w:eastAsia="HY신명조" w:hAnsi="바탕체" w:hint="eastAsia"/>
            <w:szCs w:val="20"/>
          </w:rPr>
          <w:delText>9</w:delText>
        </w:r>
      </w:del>
      <w:ins w:id="130" w:author="최규현 (Kyoohyun Choi)" w:date="2024-06-17T15:41:00Z">
        <w:r w:rsidR="001B42E3">
          <w:rPr>
            <w:rFonts w:ascii="HY신명조" w:eastAsia="HY신명조" w:hAnsi="바탕체"/>
            <w:szCs w:val="20"/>
          </w:rPr>
          <w:t>60</w:t>
        </w:r>
      </w:ins>
      <w:r w:rsidRPr="00CB41C0">
        <w:rPr>
          <w:rFonts w:ascii="HY신명조" w:eastAsia="HY신명조" w:hAnsi="바탕체" w:hint="eastAsia"/>
          <w:szCs w:val="20"/>
        </w:rPr>
        <w:t>조 제1항 및 제2항에 해당할 때(계약해제, 해지 조항)</w:t>
      </w:r>
    </w:p>
    <w:p w:rsidR="00BC6685" w:rsidRPr="00CB41C0" w:rsidRDefault="00BC6685" w:rsidP="00BC6685">
      <w:pPr>
        <w:spacing w:line="312" w:lineRule="auto"/>
        <w:ind w:leftChars="100" w:left="600" w:hangingChars="200" w:hanging="400"/>
        <w:rPr>
          <w:rFonts w:ascii="HY신명조" w:eastAsia="HY신명조" w:hAnsi="바탕체"/>
          <w:szCs w:val="20"/>
        </w:rPr>
      </w:pPr>
      <w:r w:rsidRPr="00CB41C0">
        <w:rPr>
          <w:rFonts w:ascii="HY신명조" w:eastAsia="HY신명조" w:hAnsi="바탕체" w:hint="eastAsia"/>
          <w:szCs w:val="20"/>
        </w:rPr>
        <w:t>2. 원사업자 또는 수급사업자가 재해 기타 부득이한 사유로 인하여 계약이행이 곤란하다고 인정할 때</w:t>
      </w:r>
    </w:p>
    <w:p w:rsidR="00BC6685" w:rsidRPr="00CB41C0" w:rsidRDefault="00BC6685" w:rsidP="00BC6685">
      <w:pPr>
        <w:spacing w:line="312" w:lineRule="auto"/>
        <w:ind w:firstLineChars="100" w:firstLine="200"/>
        <w:rPr>
          <w:rFonts w:ascii="HY신명조" w:eastAsia="HY신명조" w:hAnsi="바탕체"/>
          <w:szCs w:val="20"/>
        </w:rPr>
      </w:pPr>
      <w:r w:rsidRPr="00CB41C0">
        <w:rPr>
          <w:rFonts w:ascii="HY신명조" w:eastAsia="HY신명조" w:hAnsi="바탕체" w:hint="eastAsia"/>
          <w:szCs w:val="20"/>
        </w:rPr>
        <w:t>3. 계약과 관련 있는 영업을 양도 또는 양수할 때</w:t>
      </w:r>
    </w:p>
    <w:p w:rsidR="00BC6685" w:rsidRPr="00CB41C0" w:rsidRDefault="00BC6685" w:rsidP="00BC6685">
      <w:pPr>
        <w:spacing w:line="312" w:lineRule="auto"/>
        <w:ind w:firstLineChars="100" w:firstLine="200"/>
        <w:rPr>
          <w:rFonts w:ascii="HY신명조" w:eastAsia="HY신명조" w:hAnsi="바탕체"/>
          <w:szCs w:val="20"/>
        </w:rPr>
      </w:pPr>
      <w:r w:rsidRPr="00CB41C0">
        <w:rPr>
          <w:rFonts w:ascii="HY신명조" w:eastAsia="HY신명조" w:hAnsi="바탕체" w:hint="eastAsia"/>
          <w:szCs w:val="20"/>
        </w:rPr>
        <w:t>4. 주소, 대표자, 상호, 기타 계약 및 거래상 중요한 변경이 생겼을 때</w:t>
      </w:r>
    </w:p>
    <w:p w:rsidR="00BC6685" w:rsidRPr="00CB41C0" w:rsidRDefault="00BC6685" w:rsidP="00BC6685">
      <w:pPr>
        <w:spacing w:line="312" w:lineRule="auto"/>
        <w:rPr>
          <w:rFonts w:ascii="HY신명조" w:eastAsia="HY신명조" w:hAnsi="바탕체"/>
          <w:b/>
          <w:szCs w:val="20"/>
        </w:rPr>
      </w:pPr>
    </w:p>
    <w:p w:rsidR="00BC6685" w:rsidRPr="00CB41C0" w:rsidRDefault="00BC6685" w:rsidP="00BC6685">
      <w:pPr>
        <w:spacing w:line="312" w:lineRule="auto"/>
        <w:rPr>
          <w:rFonts w:ascii="HY신명조" w:eastAsia="HY신명조" w:hAnsi="바탕체"/>
          <w:szCs w:val="20"/>
        </w:rPr>
      </w:pPr>
      <w:r w:rsidRPr="00CB41C0">
        <w:rPr>
          <w:rFonts w:ascii="HY신명조" w:eastAsia="HY신명조" w:hAnsi="바탕체" w:hint="eastAsia"/>
          <w:b/>
          <w:szCs w:val="20"/>
        </w:rPr>
        <w:t>제</w:t>
      </w:r>
      <w:del w:id="131" w:author="최규현 (Kyoohyun Choi)" w:date="2024-06-17T15:42:00Z">
        <w:r w:rsidRPr="00CB41C0" w:rsidDel="00E00BCD">
          <w:rPr>
            <w:rFonts w:ascii="HY신명조" w:eastAsia="HY신명조" w:hAnsi="바탕체" w:hint="eastAsia"/>
            <w:b/>
            <w:szCs w:val="20"/>
          </w:rPr>
          <w:delText>5</w:delText>
        </w:r>
        <w:r w:rsidR="00B0306A" w:rsidRPr="00CB41C0" w:rsidDel="00E00BCD">
          <w:rPr>
            <w:rFonts w:ascii="HY신명조" w:eastAsia="HY신명조" w:hAnsi="바탕체" w:hint="eastAsia"/>
            <w:b/>
            <w:szCs w:val="20"/>
          </w:rPr>
          <w:delText>2</w:delText>
        </w:r>
      </w:del>
      <w:ins w:id="132" w:author="최규현 (Kyoohyun Choi)" w:date="2024-06-17T15:42:00Z">
        <w:r w:rsidR="00E00BCD">
          <w:rPr>
            <w:rFonts w:ascii="HY신명조" w:eastAsia="HY신명조" w:hAnsi="바탕체"/>
            <w:b/>
            <w:szCs w:val="20"/>
          </w:rPr>
          <w:t>53</w:t>
        </w:r>
      </w:ins>
      <w:r w:rsidRPr="00CB41C0">
        <w:rPr>
          <w:rFonts w:ascii="HY신명조" w:eastAsia="HY신명조" w:hAnsi="바탕체" w:hint="eastAsia"/>
          <w:b/>
          <w:szCs w:val="20"/>
        </w:rPr>
        <w:t>조 (잔존의무)</w:t>
      </w:r>
    </w:p>
    <w:p w:rsidR="00BC6685" w:rsidRPr="00CB41C0" w:rsidRDefault="00BC6685" w:rsidP="00BC6685">
      <w:pPr>
        <w:spacing w:line="312" w:lineRule="auto"/>
        <w:rPr>
          <w:rFonts w:ascii="HY신명조" w:eastAsia="HY신명조" w:hAnsi="바탕체"/>
          <w:szCs w:val="20"/>
        </w:rPr>
      </w:pPr>
      <w:r w:rsidRPr="00CB41C0">
        <w:rPr>
          <w:rFonts w:ascii="HY신명조" w:eastAsia="HY신명조" w:hAnsi="바탕체" w:hint="eastAsia"/>
          <w:szCs w:val="20"/>
        </w:rPr>
        <w:t xml:space="preserve">원사업자와 수급사업자는 이 기본계약 및 개별계약이 종료되거나, </w:t>
      </w:r>
      <w:proofErr w:type="spellStart"/>
      <w:r w:rsidRPr="00CB41C0">
        <w:rPr>
          <w:rFonts w:ascii="HY신명조" w:eastAsia="HY신명조" w:hAnsi="바탕체" w:hint="eastAsia"/>
          <w:szCs w:val="20"/>
        </w:rPr>
        <w:t>해제·해지된</w:t>
      </w:r>
      <w:proofErr w:type="spellEnd"/>
      <w:r w:rsidRPr="00CB41C0">
        <w:rPr>
          <w:rFonts w:ascii="HY신명조" w:eastAsia="HY신명조" w:hAnsi="바탕체" w:hint="eastAsia"/>
          <w:szCs w:val="20"/>
        </w:rPr>
        <w:t xml:space="preserve"> 후에도 다음 각 호의 의무를 부담한다.</w:t>
      </w:r>
    </w:p>
    <w:p w:rsidR="00BC6685" w:rsidRPr="00CB41C0" w:rsidRDefault="00BC6685" w:rsidP="00BC6685">
      <w:pPr>
        <w:spacing w:line="312" w:lineRule="auto"/>
        <w:ind w:firstLineChars="100" w:firstLine="200"/>
        <w:rPr>
          <w:rFonts w:ascii="HY신명조" w:eastAsia="HY신명조" w:hAnsi="바탕체"/>
          <w:szCs w:val="20"/>
        </w:rPr>
      </w:pPr>
      <w:r w:rsidRPr="00CB41C0">
        <w:rPr>
          <w:rFonts w:ascii="HY신명조" w:eastAsia="HY신명조" w:hAnsi="바탕체" w:hint="eastAsia"/>
          <w:szCs w:val="20"/>
        </w:rPr>
        <w:t>1. 제</w:t>
      </w:r>
      <w:del w:id="133" w:author="최규현 (Kyoohyun Choi)" w:date="2024-06-17T15:42:00Z">
        <w:r w:rsidRPr="00CB41C0" w:rsidDel="00E00BCD">
          <w:rPr>
            <w:rFonts w:ascii="HY신명조" w:eastAsia="HY신명조" w:hAnsi="바탕체" w:hint="eastAsia"/>
            <w:szCs w:val="20"/>
          </w:rPr>
          <w:delText>4</w:delText>
        </w:r>
        <w:r w:rsidR="00B0306A" w:rsidRPr="00CB41C0" w:rsidDel="00E00BCD">
          <w:rPr>
            <w:rFonts w:ascii="HY신명조" w:eastAsia="HY신명조" w:hAnsi="바탕체" w:hint="eastAsia"/>
            <w:szCs w:val="20"/>
          </w:rPr>
          <w:delText>5</w:delText>
        </w:r>
      </w:del>
      <w:ins w:id="134" w:author="최규현 (Kyoohyun Choi)" w:date="2024-06-17T15:42:00Z">
        <w:r w:rsidR="00E00BCD">
          <w:rPr>
            <w:rFonts w:ascii="HY신명조" w:eastAsia="HY신명조" w:hAnsi="바탕체"/>
            <w:szCs w:val="20"/>
          </w:rPr>
          <w:t>46</w:t>
        </w:r>
      </w:ins>
      <w:r w:rsidRPr="00CB41C0">
        <w:rPr>
          <w:rFonts w:ascii="HY신명조" w:eastAsia="HY신명조" w:hAnsi="바탕체" w:hint="eastAsia"/>
          <w:szCs w:val="20"/>
        </w:rPr>
        <w:t xml:space="preserve">조에 정하는 </w:t>
      </w:r>
      <w:proofErr w:type="spellStart"/>
      <w:r w:rsidRPr="00CB41C0">
        <w:rPr>
          <w:rFonts w:ascii="HY신명조" w:eastAsia="HY신명조" w:hAnsi="바탕체" w:hint="eastAsia"/>
          <w:szCs w:val="20"/>
        </w:rPr>
        <w:t>제조물책임에</w:t>
      </w:r>
      <w:proofErr w:type="spellEnd"/>
      <w:r w:rsidRPr="00CB41C0">
        <w:rPr>
          <w:rFonts w:ascii="HY신명조" w:eastAsia="HY신명조" w:hAnsi="바탕체" w:hint="eastAsia"/>
          <w:szCs w:val="20"/>
        </w:rPr>
        <w:t xml:space="preserve"> 관한 사항</w:t>
      </w:r>
    </w:p>
    <w:p w:rsidR="00BC6685" w:rsidRPr="00CB41C0" w:rsidRDefault="00BC6685" w:rsidP="00BC6685">
      <w:pPr>
        <w:spacing w:line="312" w:lineRule="auto"/>
        <w:ind w:firstLineChars="100" w:firstLine="200"/>
        <w:rPr>
          <w:rFonts w:ascii="HY신명조" w:eastAsia="HY신명조" w:hAnsi="바탕체"/>
          <w:szCs w:val="20"/>
        </w:rPr>
      </w:pPr>
      <w:r w:rsidRPr="00CB41C0">
        <w:rPr>
          <w:rFonts w:ascii="HY신명조" w:eastAsia="HY신명조" w:hAnsi="바탕체" w:hint="eastAsia"/>
          <w:szCs w:val="20"/>
        </w:rPr>
        <w:t>2. 제</w:t>
      </w:r>
      <w:del w:id="135" w:author="최규현 (Kyoohyun Choi)" w:date="2024-06-17T15:42:00Z">
        <w:r w:rsidRPr="00CB41C0" w:rsidDel="00E00BCD">
          <w:rPr>
            <w:rFonts w:ascii="HY신명조" w:eastAsia="HY신명조" w:hAnsi="바탕체" w:hint="eastAsia"/>
            <w:szCs w:val="20"/>
          </w:rPr>
          <w:delText>4</w:delText>
        </w:r>
        <w:r w:rsidR="00B0306A" w:rsidRPr="00CB41C0" w:rsidDel="00E00BCD">
          <w:rPr>
            <w:rFonts w:ascii="HY신명조" w:eastAsia="HY신명조" w:hAnsi="바탕체" w:hint="eastAsia"/>
            <w:szCs w:val="20"/>
          </w:rPr>
          <w:delText>6</w:delText>
        </w:r>
      </w:del>
      <w:ins w:id="136" w:author="최규현 (Kyoohyun Choi)" w:date="2024-06-17T15:42:00Z">
        <w:r w:rsidR="00E00BCD">
          <w:rPr>
            <w:rFonts w:ascii="HY신명조" w:eastAsia="HY신명조" w:hAnsi="바탕체"/>
            <w:szCs w:val="20"/>
          </w:rPr>
          <w:t>47</w:t>
        </w:r>
      </w:ins>
      <w:r w:rsidRPr="00CB41C0">
        <w:rPr>
          <w:rFonts w:ascii="HY신명조" w:eastAsia="HY신명조" w:hAnsi="바탕체" w:hint="eastAsia"/>
          <w:szCs w:val="20"/>
        </w:rPr>
        <w:t xml:space="preserve">조에 정하는 비밀 유지에 관한 사항 </w:t>
      </w:r>
    </w:p>
    <w:p w:rsidR="00BC6685" w:rsidRPr="00CB41C0" w:rsidRDefault="00BC6685" w:rsidP="00BC6685">
      <w:pPr>
        <w:spacing w:line="312" w:lineRule="auto"/>
        <w:ind w:leftChars="100" w:left="600" w:hangingChars="200" w:hanging="400"/>
        <w:rPr>
          <w:rFonts w:ascii="HY신명조" w:eastAsia="HY신명조" w:hAnsi="바탕체"/>
          <w:szCs w:val="20"/>
        </w:rPr>
      </w:pPr>
      <w:r w:rsidRPr="00CB41C0">
        <w:rPr>
          <w:rFonts w:ascii="HY신명조" w:eastAsia="HY신명조" w:hAnsi="바탕체" w:hint="eastAsia"/>
          <w:szCs w:val="20"/>
        </w:rPr>
        <w:t>3. 제</w:t>
      </w:r>
      <w:del w:id="137" w:author="최규현 (Kyoohyun Choi)" w:date="2024-06-17T15:42:00Z">
        <w:r w:rsidR="00B0306A" w:rsidRPr="00CB41C0" w:rsidDel="00E00BCD">
          <w:rPr>
            <w:rFonts w:ascii="HY신명조" w:eastAsia="HY신명조" w:hAnsi="바탕체" w:hint="eastAsia"/>
            <w:szCs w:val="20"/>
          </w:rPr>
          <w:delText>40</w:delText>
        </w:r>
      </w:del>
      <w:ins w:id="138" w:author="최규현 (Kyoohyun Choi)" w:date="2024-06-17T15:42:00Z">
        <w:r w:rsidR="00E00BCD">
          <w:rPr>
            <w:rFonts w:ascii="HY신명조" w:eastAsia="HY신명조" w:hAnsi="바탕체"/>
            <w:szCs w:val="20"/>
          </w:rPr>
          <w:t>41</w:t>
        </w:r>
      </w:ins>
      <w:r w:rsidRPr="00CB41C0">
        <w:rPr>
          <w:rFonts w:ascii="HY신명조" w:eastAsia="HY신명조" w:hAnsi="바탕체" w:hint="eastAsia"/>
          <w:szCs w:val="20"/>
        </w:rPr>
        <w:t>조, 제</w:t>
      </w:r>
      <w:del w:id="139" w:author="최규현 (Kyoohyun Choi)" w:date="2024-06-17T15:42:00Z">
        <w:r w:rsidRPr="00CB41C0" w:rsidDel="00E00BCD">
          <w:rPr>
            <w:rFonts w:ascii="HY신명조" w:eastAsia="HY신명조" w:hAnsi="바탕체" w:hint="eastAsia"/>
            <w:szCs w:val="20"/>
          </w:rPr>
          <w:delText>4</w:delText>
        </w:r>
        <w:r w:rsidR="00B0306A" w:rsidRPr="00CB41C0" w:rsidDel="00E00BCD">
          <w:rPr>
            <w:rFonts w:ascii="HY신명조" w:eastAsia="HY신명조" w:hAnsi="바탕체" w:hint="eastAsia"/>
            <w:szCs w:val="20"/>
          </w:rPr>
          <w:delText>1</w:delText>
        </w:r>
      </w:del>
      <w:ins w:id="140" w:author="최규현 (Kyoohyun Choi)" w:date="2024-06-17T15:42:00Z">
        <w:r w:rsidR="00E00BCD">
          <w:rPr>
            <w:rFonts w:ascii="HY신명조" w:eastAsia="HY신명조" w:hAnsi="바탕체"/>
            <w:szCs w:val="20"/>
          </w:rPr>
          <w:t>42</w:t>
        </w:r>
      </w:ins>
      <w:r w:rsidRPr="00CB41C0">
        <w:rPr>
          <w:rFonts w:ascii="HY신명조" w:eastAsia="HY신명조" w:hAnsi="바탕체" w:hint="eastAsia"/>
          <w:szCs w:val="20"/>
        </w:rPr>
        <w:t>조, 제</w:t>
      </w:r>
      <w:del w:id="141" w:author="최규현 (Kyoohyun Choi)" w:date="2024-06-17T15:42:00Z">
        <w:r w:rsidRPr="00CB41C0" w:rsidDel="00E00BCD">
          <w:rPr>
            <w:rFonts w:ascii="HY신명조" w:eastAsia="HY신명조" w:hAnsi="바탕체" w:hint="eastAsia"/>
            <w:szCs w:val="20"/>
          </w:rPr>
          <w:delText>4</w:delText>
        </w:r>
        <w:r w:rsidR="00B0306A" w:rsidRPr="00CB41C0" w:rsidDel="00E00BCD">
          <w:rPr>
            <w:rFonts w:ascii="HY신명조" w:eastAsia="HY신명조" w:hAnsi="바탕체" w:hint="eastAsia"/>
            <w:szCs w:val="20"/>
          </w:rPr>
          <w:delText>2</w:delText>
        </w:r>
      </w:del>
      <w:ins w:id="142" w:author="최규현 (Kyoohyun Choi)" w:date="2024-06-17T15:42:00Z">
        <w:r w:rsidR="00E00BCD">
          <w:rPr>
            <w:rFonts w:ascii="HY신명조" w:eastAsia="HY신명조" w:hAnsi="바탕체"/>
            <w:szCs w:val="20"/>
          </w:rPr>
          <w:t>43</w:t>
        </w:r>
      </w:ins>
      <w:r w:rsidRPr="00CB41C0">
        <w:rPr>
          <w:rFonts w:ascii="HY신명조" w:eastAsia="HY신명조" w:hAnsi="바탕체" w:hint="eastAsia"/>
          <w:szCs w:val="20"/>
        </w:rPr>
        <w:t>조에서 정하는 지식재산권 등, 기술자료 제공요구, 기술자료 임치 등에 관한 사항</w:t>
      </w:r>
    </w:p>
    <w:p w:rsidR="00BC6685" w:rsidRPr="00CB41C0" w:rsidRDefault="00BC6685" w:rsidP="001808E0">
      <w:pPr>
        <w:spacing w:line="312" w:lineRule="auto"/>
        <w:ind w:firstLineChars="100" w:firstLine="200"/>
        <w:rPr>
          <w:rFonts w:ascii="HY신명조" w:eastAsia="HY신명조" w:hAnsi="바탕체"/>
          <w:szCs w:val="20"/>
        </w:rPr>
      </w:pPr>
      <w:r w:rsidRPr="00CB41C0">
        <w:rPr>
          <w:rFonts w:ascii="HY신명조" w:eastAsia="HY신명조" w:hAnsi="바탕체" w:hint="eastAsia"/>
          <w:szCs w:val="20"/>
        </w:rPr>
        <w:t>4. 제</w:t>
      </w:r>
      <w:del w:id="143" w:author="최규현 (Kyoohyun Choi)" w:date="2024-06-17T15:42:00Z">
        <w:r w:rsidR="00B0306A" w:rsidRPr="00CB41C0" w:rsidDel="00E00BCD">
          <w:rPr>
            <w:rFonts w:ascii="HY신명조" w:eastAsia="HY신명조" w:hAnsi="바탕체" w:hint="eastAsia"/>
            <w:szCs w:val="20"/>
          </w:rPr>
          <w:delText>60</w:delText>
        </w:r>
      </w:del>
      <w:ins w:id="144" w:author="최규현 (Kyoohyun Choi)" w:date="2024-06-17T15:42:00Z">
        <w:r w:rsidR="00E00BCD">
          <w:rPr>
            <w:rFonts w:ascii="HY신명조" w:eastAsia="HY신명조" w:hAnsi="바탕체"/>
            <w:szCs w:val="20"/>
          </w:rPr>
          <w:t>61</w:t>
        </w:r>
      </w:ins>
      <w:r w:rsidRPr="00CB41C0">
        <w:rPr>
          <w:rFonts w:ascii="HY신명조" w:eastAsia="HY신명조" w:hAnsi="바탕체" w:hint="eastAsia"/>
          <w:szCs w:val="20"/>
        </w:rPr>
        <w:t>조에 정하는 하자책임에 관한 사항</w:t>
      </w:r>
    </w:p>
    <w:p w:rsidR="00BC6685" w:rsidRPr="00E00BCD" w:rsidRDefault="00BC6685" w:rsidP="00BC6685">
      <w:pPr>
        <w:spacing w:line="312" w:lineRule="auto"/>
        <w:rPr>
          <w:rFonts w:ascii="HY신명조" w:eastAsia="HY신명조" w:hAnsi="바탕체"/>
          <w:b/>
          <w:szCs w:val="20"/>
        </w:rPr>
      </w:pPr>
    </w:p>
    <w:p w:rsidR="00BC6685" w:rsidRPr="00CB41C0" w:rsidRDefault="00BC6685" w:rsidP="00BC6685">
      <w:pPr>
        <w:spacing w:line="312" w:lineRule="auto"/>
        <w:rPr>
          <w:rFonts w:ascii="HY신명조" w:eastAsia="HY신명조" w:hAnsi="바탕체"/>
          <w:szCs w:val="20"/>
        </w:rPr>
      </w:pPr>
      <w:r w:rsidRPr="00CB41C0">
        <w:rPr>
          <w:rFonts w:ascii="HY신명조" w:eastAsia="HY신명조" w:hAnsi="바탕체" w:hint="eastAsia"/>
          <w:b/>
          <w:szCs w:val="20"/>
        </w:rPr>
        <w:t>제</w:t>
      </w:r>
      <w:del w:id="145" w:author="최규현 (Kyoohyun Choi)" w:date="2024-06-17T15:43:00Z">
        <w:r w:rsidRPr="00CB41C0" w:rsidDel="00E00BCD">
          <w:rPr>
            <w:rFonts w:ascii="HY신명조" w:eastAsia="HY신명조" w:hAnsi="바탕체" w:hint="eastAsia"/>
            <w:b/>
            <w:szCs w:val="20"/>
          </w:rPr>
          <w:delText>5</w:delText>
        </w:r>
        <w:r w:rsidR="00B0306A" w:rsidRPr="00CB41C0" w:rsidDel="00E00BCD">
          <w:rPr>
            <w:rFonts w:ascii="HY신명조" w:eastAsia="HY신명조" w:hAnsi="바탕체" w:hint="eastAsia"/>
            <w:b/>
            <w:szCs w:val="20"/>
          </w:rPr>
          <w:delText>3</w:delText>
        </w:r>
      </w:del>
      <w:ins w:id="146" w:author="최규현 (Kyoohyun Choi)" w:date="2024-06-17T15:43:00Z">
        <w:r w:rsidR="00E00BCD">
          <w:rPr>
            <w:rFonts w:ascii="HY신명조" w:eastAsia="HY신명조" w:hAnsi="바탕체"/>
            <w:b/>
            <w:szCs w:val="20"/>
          </w:rPr>
          <w:t>54</w:t>
        </w:r>
      </w:ins>
      <w:r w:rsidRPr="00CB41C0">
        <w:rPr>
          <w:rFonts w:ascii="HY신명조" w:eastAsia="HY신명조" w:hAnsi="바탕체" w:hint="eastAsia"/>
          <w:b/>
          <w:szCs w:val="20"/>
        </w:rPr>
        <w:t>조(재하도급)</w:t>
      </w:r>
      <w:r w:rsidRPr="00CB41C0">
        <w:rPr>
          <w:rFonts w:ascii="HY신명조" w:eastAsia="HY신명조" w:hAnsi="바탕체" w:hint="eastAsia"/>
          <w:szCs w:val="20"/>
        </w:rPr>
        <w:t xml:space="preserve"> </w:t>
      </w:r>
    </w:p>
    <w:p w:rsidR="00BC6685" w:rsidRPr="00CB41C0" w:rsidRDefault="00BC6685" w:rsidP="00BC6685">
      <w:pPr>
        <w:spacing w:line="312" w:lineRule="auto"/>
        <w:rPr>
          <w:rFonts w:ascii="HY신명조" w:eastAsia="HY신명조" w:hAnsi="바탕체"/>
          <w:szCs w:val="20"/>
        </w:rPr>
      </w:pPr>
      <w:r w:rsidRPr="00CB41C0">
        <w:rPr>
          <w:rFonts w:ascii="HY신명조" w:eastAsia="HY신명조" w:hAnsi="바탕체" w:hint="eastAsia"/>
          <w:szCs w:val="20"/>
        </w:rPr>
        <w:t>① 수급사업자는 이 계약에서 정한 업무를 직접 수행한다. 다만, 수급사업자는 원사업자의</w:t>
      </w:r>
      <w:ins w:id="147" w:author="최규현 (Kyoohyun Choi)" w:date="2024-02-14T13:24:00Z">
        <w:r w:rsidR="002A0846">
          <w:rPr>
            <w:rFonts w:ascii="HY신명조" w:eastAsia="HY신명조" w:hAnsi="바탕체" w:hint="eastAsia"/>
            <w:szCs w:val="20"/>
          </w:rPr>
          <w:t xml:space="preserve"> 서면</w:t>
        </w:r>
      </w:ins>
      <w:r w:rsidRPr="00CB41C0">
        <w:rPr>
          <w:rFonts w:ascii="HY신명조" w:eastAsia="HY신명조" w:hAnsi="바탕체" w:hint="eastAsia"/>
          <w:szCs w:val="20"/>
        </w:rPr>
        <w:t xml:space="preserve"> 동의를 받아 업무의 일부를 제3자에게 </w:t>
      </w:r>
      <w:proofErr w:type="spellStart"/>
      <w:r w:rsidRPr="00CB41C0">
        <w:rPr>
          <w:rFonts w:ascii="HY신명조" w:eastAsia="HY신명조" w:hAnsi="바탕체" w:hint="eastAsia"/>
          <w:szCs w:val="20"/>
        </w:rPr>
        <w:t>재하도급할</w:t>
      </w:r>
      <w:proofErr w:type="spellEnd"/>
      <w:r w:rsidRPr="00CB41C0">
        <w:rPr>
          <w:rFonts w:ascii="HY신명조" w:eastAsia="HY신명조" w:hAnsi="바탕체" w:hint="eastAsia"/>
          <w:szCs w:val="20"/>
        </w:rPr>
        <w:t xml:space="preserve"> 수 있으며, 이 경우에 다음 각 호에서 정한 문서(사본)를 교부한다.</w:t>
      </w:r>
    </w:p>
    <w:p w:rsidR="00BC6685" w:rsidRPr="00CB41C0" w:rsidRDefault="00BC6685" w:rsidP="001808E0">
      <w:pPr>
        <w:spacing w:line="312" w:lineRule="auto"/>
        <w:ind w:firstLineChars="100" w:firstLine="200"/>
        <w:rPr>
          <w:rFonts w:ascii="HY신명조" w:eastAsia="HY신명조" w:hAnsi="바탕체"/>
          <w:szCs w:val="20"/>
        </w:rPr>
      </w:pPr>
      <w:r w:rsidRPr="00CB41C0">
        <w:rPr>
          <w:rFonts w:ascii="HY신명조" w:eastAsia="HY신명조" w:hAnsi="바탕체" w:hint="eastAsia"/>
          <w:szCs w:val="20"/>
        </w:rPr>
        <w:t>1. 공정거래위원회가 제공하는 표준하도급계약서를 사용하여 체결한 재하도급계약서</w:t>
      </w:r>
    </w:p>
    <w:p w:rsidR="00BC6685" w:rsidRPr="00CB41C0" w:rsidRDefault="00BC6685" w:rsidP="001808E0">
      <w:pPr>
        <w:spacing w:line="312" w:lineRule="auto"/>
        <w:ind w:firstLineChars="100" w:firstLine="200"/>
        <w:rPr>
          <w:rFonts w:ascii="HY신명조" w:eastAsia="HY신명조" w:hAnsi="바탕체"/>
          <w:szCs w:val="20"/>
        </w:rPr>
      </w:pPr>
      <w:r w:rsidRPr="00CB41C0">
        <w:rPr>
          <w:rFonts w:ascii="HY신명조" w:eastAsia="HY신명조" w:hAnsi="바탕체" w:hint="eastAsia"/>
          <w:szCs w:val="20"/>
        </w:rPr>
        <w:t>2. 재하도급대상 과업 범위 및 과업 물량</w:t>
      </w:r>
    </w:p>
    <w:p w:rsidR="00BC6685" w:rsidRPr="00CB41C0" w:rsidRDefault="00BC6685" w:rsidP="001808E0">
      <w:pPr>
        <w:spacing w:line="312" w:lineRule="auto"/>
        <w:ind w:firstLineChars="100" w:firstLine="200"/>
        <w:rPr>
          <w:rFonts w:ascii="HY신명조" w:eastAsia="HY신명조" w:hAnsi="바탕체"/>
          <w:szCs w:val="20"/>
        </w:rPr>
      </w:pPr>
      <w:r w:rsidRPr="00CB41C0">
        <w:rPr>
          <w:rFonts w:ascii="HY신명조" w:eastAsia="HY신명조" w:hAnsi="바탕체" w:hint="eastAsia"/>
          <w:szCs w:val="20"/>
        </w:rPr>
        <w:t>3. 재하수급사업자에 대한 하도급대금 지급 방법</w:t>
      </w:r>
    </w:p>
    <w:p w:rsidR="00BC6685" w:rsidRPr="00CB41C0" w:rsidRDefault="00BC6685" w:rsidP="00BC6685">
      <w:pPr>
        <w:spacing w:line="312" w:lineRule="auto"/>
        <w:rPr>
          <w:rFonts w:ascii="HY신명조" w:eastAsia="HY신명조" w:hAnsi="바탕체"/>
          <w:szCs w:val="20"/>
        </w:rPr>
      </w:pPr>
      <w:r w:rsidRPr="00CB41C0">
        <w:rPr>
          <w:rFonts w:ascii="HY신명조" w:eastAsia="HY신명조" w:hAnsi="바탕체" w:hint="eastAsia"/>
          <w:szCs w:val="20"/>
        </w:rPr>
        <w:t xml:space="preserve">② 제1항 단서에 따라 수급사업자가 업무의 일부를 제3자에게 재하도급한 경우 그 제3자의 행위로 인하여 발생한 원사업자의 손해에 대해 수급사업자는 제3자와 연대하여 책임을 진다. </w:t>
      </w:r>
    </w:p>
    <w:p w:rsidR="00BC6685" w:rsidRPr="00CB41C0" w:rsidRDefault="00BC6685" w:rsidP="00BC6685">
      <w:pPr>
        <w:spacing w:line="312" w:lineRule="auto"/>
        <w:rPr>
          <w:rFonts w:ascii="HY신명조" w:eastAsia="HY신명조" w:hAnsi="바탕체"/>
          <w:szCs w:val="20"/>
        </w:rPr>
      </w:pPr>
      <w:r w:rsidRPr="00CB41C0">
        <w:rPr>
          <w:rFonts w:ascii="HY신명조" w:eastAsia="HY신명조" w:hAnsi="바탕체" w:hint="eastAsia"/>
          <w:szCs w:val="20"/>
        </w:rPr>
        <w:t>③ 수급사업자는 다음 각 호의 어느 하나에 해당한 경우 제2항에 따른 책임을 지지 않는다.</w:t>
      </w:r>
    </w:p>
    <w:p w:rsidR="00BC6685" w:rsidRPr="00CB41C0" w:rsidRDefault="00BC6685" w:rsidP="001808E0">
      <w:pPr>
        <w:spacing w:line="312" w:lineRule="auto"/>
        <w:ind w:firstLineChars="100" w:firstLine="200"/>
        <w:rPr>
          <w:rFonts w:ascii="HY신명조" w:eastAsia="HY신명조" w:hAnsi="바탕체"/>
          <w:szCs w:val="20"/>
        </w:rPr>
      </w:pPr>
      <w:r w:rsidRPr="00CB41C0">
        <w:rPr>
          <w:rFonts w:ascii="HY신명조" w:eastAsia="HY신명조" w:hAnsi="바탕체" w:hint="eastAsia"/>
          <w:szCs w:val="20"/>
        </w:rPr>
        <w:t>1. 수급사업자 및 제3자에게 고의 또는 과실이 없음을 증명한 경우</w:t>
      </w:r>
    </w:p>
    <w:p w:rsidR="00BC6685" w:rsidRPr="00CB41C0" w:rsidRDefault="00BC6685" w:rsidP="001808E0">
      <w:pPr>
        <w:spacing w:line="312" w:lineRule="auto"/>
        <w:ind w:leftChars="100" w:left="600" w:hangingChars="200" w:hanging="400"/>
        <w:rPr>
          <w:rFonts w:ascii="HY신명조" w:eastAsia="HY신명조" w:hAnsi="바탕체"/>
          <w:szCs w:val="20"/>
        </w:rPr>
      </w:pPr>
      <w:r w:rsidRPr="00CB41C0">
        <w:rPr>
          <w:rFonts w:ascii="HY신명조" w:eastAsia="HY신명조" w:hAnsi="바탕체" w:hint="eastAsia"/>
          <w:szCs w:val="20"/>
        </w:rPr>
        <w:t xml:space="preserve">2. 원사업자의 지명에 따라 수급사업자가 제3자를 선임한 경우에 수급사업자가 제3자의 부적임 또는 불성실함을 알고 원사업자에게 고지하였거나 수급사업자가 제3자의 해임을 </w:t>
      </w:r>
      <w:proofErr w:type="spellStart"/>
      <w:r w:rsidRPr="00CB41C0">
        <w:rPr>
          <w:rFonts w:ascii="HY신명조" w:eastAsia="HY신명조" w:hAnsi="바탕체" w:hint="eastAsia"/>
          <w:szCs w:val="20"/>
        </w:rPr>
        <w:t>해태하지</w:t>
      </w:r>
      <w:proofErr w:type="spellEnd"/>
      <w:r w:rsidRPr="00CB41C0">
        <w:rPr>
          <w:rFonts w:ascii="HY신명조" w:eastAsia="HY신명조" w:hAnsi="바탕체" w:hint="eastAsia"/>
          <w:szCs w:val="20"/>
        </w:rPr>
        <w:t xml:space="preserve"> 않은 경우</w:t>
      </w:r>
    </w:p>
    <w:p w:rsidR="00BC6685" w:rsidRPr="00CB41C0" w:rsidRDefault="00BC6685" w:rsidP="00BC6685">
      <w:pPr>
        <w:spacing w:line="312" w:lineRule="auto"/>
        <w:rPr>
          <w:rFonts w:ascii="HY신명조" w:eastAsia="HY신명조" w:hAnsi="바탕체"/>
          <w:szCs w:val="20"/>
        </w:rPr>
      </w:pPr>
      <w:r w:rsidRPr="00CB41C0">
        <w:rPr>
          <w:rFonts w:ascii="HY신명조" w:eastAsia="HY신명조" w:hAnsi="바탕체" w:hint="eastAsia"/>
          <w:szCs w:val="20"/>
        </w:rPr>
        <w:t>④ 원사업자의 제3자에 대한 대금지급에 관하여는 제</w:t>
      </w:r>
      <w:del w:id="148" w:author="최규현 (Kyoohyun Choi)" w:date="2024-06-17T15:44:00Z">
        <w:r w:rsidR="001317FD" w:rsidRPr="00CB41C0" w:rsidDel="007F72EA">
          <w:rPr>
            <w:rFonts w:ascii="HY신명조" w:eastAsia="HY신명조" w:hAnsi="바탕체" w:hint="eastAsia"/>
            <w:szCs w:val="20"/>
          </w:rPr>
          <w:delText>3</w:delText>
        </w:r>
        <w:r w:rsidR="00B0306A" w:rsidRPr="00CB41C0" w:rsidDel="007F72EA">
          <w:rPr>
            <w:rFonts w:ascii="HY신명조" w:eastAsia="HY신명조" w:hAnsi="바탕체" w:hint="eastAsia"/>
            <w:szCs w:val="20"/>
          </w:rPr>
          <w:delText>9</w:delText>
        </w:r>
      </w:del>
      <w:ins w:id="149" w:author="최규현 (Kyoohyun Choi)" w:date="2024-06-17T15:44:00Z">
        <w:r w:rsidR="007F72EA">
          <w:rPr>
            <w:rFonts w:ascii="HY신명조" w:eastAsia="HY신명조" w:hAnsi="바탕체"/>
            <w:szCs w:val="20"/>
          </w:rPr>
          <w:t>40</w:t>
        </w:r>
      </w:ins>
      <w:r w:rsidRPr="00CB41C0">
        <w:rPr>
          <w:rFonts w:ascii="HY신명조" w:eastAsia="HY신명조" w:hAnsi="바탕체" w:hint="eastAsia"/>
          <w:szCs w:val="20"/>
        </w:rPr>
        <w:t>조를 준용한다. 이 경우에 ‘</w:t>
      </w:r>
      <w:proofErr w:type="spellStart"/>
      <w:r w:rsidRPr="00CB41C0">
        <w:rPr>
          <w:rFonts w:ascii="HY신명조" w:eastAsia="HY신명조" w:hAnsi="바탕체" w:hint="eastAsia"/>
          <w:szCs w:val="20"/>
        </w:rPr>
        <w:t>발주자’는</w:t>
      </w:r>
      <w:proofErr w:type="spellEnd"/>
      <w:r w:rsidRPr="00CB41C0">
        <w:rPr>
          <w:rFonts w:ascii="HY신명조" w:eastAsia="HY신명조" w:hAnsi="바탕체" w:hint="eastAsia"/>
          <w:szCs w:val="20"/>
        </w:rPr>
        <w:t xml:space="preserve"> ‘</w:t>
      </w:r>
      <w:proofErr w:type="spellStart"/>
      <w:r w:rsidRPr="00CB41C0">
        <w:rPr>
          <w:rFonts w:ascii="HY신명조" w:eastAsia="HY신명조" w:hAnsi="바탕체" w:hint="eastAsia"/>
          <w:szCs w:val="20"/>
        </w:rPr>
        <w:t>원사업자’로</w:t>
      </w:r>
      <w:proofErr w:type="spellEnd"/>
      <w:r w:rsidRPr="00CB41C0">
        <w:rPr>
          <w:rFonts w:ascii="HY신명조" w:eastAsia="HY신명조" w:hAnsi="바탕체" w:hint="eastAsia"/>
          <w:szCs w:val="20"/>
        </w:rPr>
        <w:t>, ‘</w:t>
      </w:r>
      <w:proofErr w:type="spellStart"/>
      <w:r w:rsidRPr="00CB41C0">
        <w:rPr>
          <w:rFonts w:ascii="HY신명조" w:eastAsia="HY신명조" w:hAnsi="바탕체" w:hint="eastAsia"/>
          <w:szCs w:val="20"/>
        </w:rPr>
        <w:t>원사업자’는</w:t>
      </w:r>
      <w:proofErr w:type="spellEnd"/>
      <w:r w:rsidRPr="00CB41C0">
        <w:rPr>
          <w:rFonts w:ascii="HY신명조" w:eastAsia="HY신명조" w:hAnsi="바탕체" w:hint="eastAsia"/>
          <w:szCs w:val="20"/>
        </w:rPr>
        <w:t xml:space="preserve"> ‘</w:t>
      </w:r>
      <w:proofErr w:type="spellStart"/>
      <w:r w:rsidRPr="00CB41C0">
        <w:rPr>
          <w:rFonts w:ascii="HY신명조" w:eastAsia="HY신명조" w:hAnsi="바탕체" w:hint="eastAsia"/>
          <w:szCs w:val="20"/>
        </w:rPr>
        <w:t>수급사업자’로</w:t>
      </w:r>
      <w:proofErr w:type="spellEnd"/>
      <w:r w:rsidRPr="00CB41C0">
        <w:rPr>
          <w:rFonts w:ascii="HY신명조" w:eastAsia="HY신명조" w:hAnsi="바탕체" w:hint="eastAsia"/>
          <w:szCs w:val="20"/>
        </w:rPr>
        <w:t>, ‘</w:t>
      </w:r>
      <w:proofErr w:type="spellStart"/>
      <w:r w:rsidRPr="00CB41C0">
        <w:rPr>
          <w:rFonts w:ascii="HY신명조" w:eastAsia="HY신명조" w:hAnsi="바탕체" w:hint="eastAsia"/>
          <w:szCs w:val="20"/>
        </w:rPr>
        <w:t>수급사업자’는</w:t>
      </w:r>
      <w:proofErr w:type="spellEnd"/>
      <w:r w:rsidRPr="00CB41C0">
        <w:rPr>
          <w:rFonts w:ascii="HY신명조" w:eastAsia="HY신명조" w:hAnsi="바탕체" w:hint="eastAsia"/>
          <w:szCs w:val="20"/>
        </w:rPr>
        <w:t xml:space="preserve"> ‘제3자’로 한다.</w:t>
      </w:r>
    </w:p>
    <w:p w:rsidR="00BC6685" w:rsidRPr="00CB41C0" w:rsidRDefault="00BC6685" w:rsidP="00BC6685">
      <w:pPr>
        <w:spacing w:line="312" w:lineRule="auto"/>
        <w:rPr>
          <w:rFonts w:ascii="HY신명조" w:eastAsia="HY신명조" w:hAnsi="바탕체"/>
          <w:b/>
          <w:szCs w:val="20"/>
        </w:rPr>
      </w:pPr>
    </w:p>
    <w:p w:rsidR="00BC6685" w:rsidRPr="00CB41C0" w:rsidRDefault="00BC6685" w:rsidP="00BC6685">
      <w:pPr>
        <w:spacing w:line="312" w:lineRule="auto"/>
        <w:rPr>
          <w:rFonts w:ascii="HY신명조" w:eastAsia="HY신명조" w:hAnsi="바탕체"/>
          <w:szCs w:val="20"/>
        </w:rPr>
      </w:pPr>
      <w:r w:rsidRPr="00CB41C0">
        <w:rPr>
          <w:rFonts w:ascii="HY신명조" w:eastAsia="HY신명조" w:hAnsi="바탕체" w:hint="eastAsia"/>
          <w:b/>
          <w:szCs w:val="20"/>
        </w:rPr>
        <w:t>제</w:t>
      </w:r>
      <w:del w:id="150" w:author="최규현 (Kyoohyun Choi)" w:date="2024-06-17T15:44:00Z">
        <w:r w:rsidRPr="00CB41C0" w:rsidDel="007F72EA">
          <w:rPr>
            <w:rFonts w:ascii="HY신명조" w:eastAsia="HY신명조" w:hAnsi="바탕체" w:hint="eastAsia"/>
            <w:b/>
            <w:szCs w:val="20"/>
          </w:rPr>
          <w:delText>5</w:delText>
        </w:r>
        <w:r w:rsidR="00B0306A" w:rsidRPr="00CB41C0" w:rsidDel="007F72EA">
          <w:rPr>
            <w:rFonts w:ascii="HY신명조" w:eastAsia="HY신명조" w:hAnsi="바탕체" w:hint="eastAsia"/>
            <w:b/>
            <w:szCs w:val="20"/>
          </w:rPr>
          <w:delText>4</w:delText>
        </w:r>
      </w:del>
      <w:ins w:id="151" w:author="최규현 (Kyoohyun Choi)" w:date="2024-06-17T15:44:00Z">
        <w:r w:rsidR="007F72EA">
          <w:rPr>
            <w:rFonts w:ascii="HY신명조" w:eastAsia="HY신명조" w:hAnsi="바탕체"/>
            <w:b/>
            <w:szCs w:val="20"/>
          </w:rPr>
          <w:t>55</w:t>
        </w:r>
      </w:ins>
      <w:r w:rsidRPr="00CB41C0">
        <w:rPr>
          <w:rFonts w:ascii="HY신명조" w:eastAsia="HY신명조" w:hAnsi="바탕체" w:hint="eastAsia"/>
          <w:b/>
          <w:szCs w:val="20"/>
        </w:rPr>
        <w:t>조 (기술지도)</w:t>
      </w:r>
    </w:p>
    <w:p w:rsidR="00BC6685" w:rsidRPr="00CB41C0" w:rsidRDefault="00BC6685" w:rsidP="00BC6685">
      <w:pPr>
        <w:spacing w:line="312" w:lineRule="auto"/>
        <w:rPr>
          <w:rFonts w:ascii="HY신명조" w:eastAsia="HY신명조" w:hAnsi="바탕체"/>
          <w:szCs w:val="20"/>
        </w:rPr>
      </w:pPr>
      <w:r w:rsidRPr="00CB41C0">
        <w:rPr>
          <w:rFonts w:ascii="HY신명조" w:eastAsia="HY신명조" w:hAnsi="바탕체" w:hint="eastAsia"/>
          <w:szCs w:val="20"/>
        </w:rPr>
        <w:t>원사업자는 목적물의 제조 및 품질향상 등에 필요하거나 수급사업자의 요청이 있는 경우에는 원사업자의 기술자를 수급사업자의 사업장에 파견하여 기술을 지도하거나 수급사업자의 기술자를 원사업자의 사업장에서 필요한 훈련을 하게 할 수 있다. 기술지도에 따른 비용은 양당사자가 협의하여 부담한다.</w:t>
      </w:r>
    </w:p>
    <w:p w:rsidR="00BC6685" w:rsidRPr="00CB41C0" w:rsidRDefault="00BC6685" w:rsidP="00BC6685">
      <w:pPr>
        <w:spacing w:line="312" w:lineRule="auto"/>
        <w:rPr>
          <w:rFonts w:ascii="HY신명조" w:eastAsia="HY신명조" w:hAnsi="바탕체"/>
          <w:szCs w:val="20"/>
        </w:rPr>
      </w:pPr>
    </w:p>
    <w:p w:rsidR="00BC6685" w:rsidRPr="00CB41C0" w:rsidRDefault="00BC6685" w:rsidP="00BC6685">
      <w:pPr>
        <w:spacing w:line="312" w:lineRule="auto"/>
        <w:rPr>
          <w:rFonts w:ascii="HY신명조" w:eastAsia="HY신명조" w:hAnsi="바탕체"/>
          <w:szCs w:val="20"/>
        </w:rPr>
      </w:pPr>
      <w:r w:rsidRPr="00CB41C0">
        <w:rPr>
          <w:rFonts w:ascii="HY신명조" w:eastAsia="HY신명조" w:hAnsi="바탕체" w:hint="eastAsia"/>
          <w:b/>
          <w:szCs w:val="20"/>
        </w:rPr>
        <w:t>제</w:t>
      </w:r>
      <w:del w:id="152" w:author="최규현 (Kyoohyun Choi)" w:date="2024-06-17T15:44:00Z">
        <w:r w:rsidRPr="00CB41C0" w:rsidDel="007F72EA">
          <w:rPr>
            <w:rFonts w:ascii="HY신명조" w:eastAsia="HY신명조" w:hAnsi="바탕체" w:hint="eastAsia"/>
            <w:b/>
            <w:szCs w:val="20"/>
          </w:rPr>
          <w:delText>5</w:delText>
        </w:r>
        <w:r w:rsidR="00B0306A" w:rsidRPr="00CB41C0" w:rsidDel="007F72EA">
          <w:rPr>
            <w:rFonts w:ascii="HY신명조" w:eastAsia="HY신명조" w:hAnsi="바탕체" w:hint="eastAsia"/>
            <w:b/>
            <w:szCs w:val="20"/>
          </w:rPr>
          <w:delText>5</w:delText>
        </w:r>
      </w:del>
      <w:ins w:id="153" w:author="최규현 (Kyoohyun Choi)" w:date="2024-06-17T15:44:00Z">
        <w:r w:rsidR="007F72EA">
          <w:rPr>
            <w:rFonts w:ascii="HY신명조" w:eastAsia="HY신명조" w:hAnsi="바탕체"/>
            <w:b/>
            <w:szCs w:val="20"/>
          </w:rPr>
          <w:t>56</w:t>
        </w:r>
      </w:ins>
      <w:r w:rsidRPr="00CB41C0">
        <w:rPr>
          <w:rFonts w:ascii="HY신명조" w:eastAsia="HY신명조" w:hAnsi="바탕체" w:hint="eastAsia"/>
          <w:b/>
          <w:szCs w:val="20"/>
        </w:rPr>
        <w:t>조 (내국신용장)</w:t>
      </w:r>
    </w:p>
    <w:p w:rsidR="00BC6685" w:rsidRPr="00CB41C0" w:rsidRDefault="00BC6685" w:rsidP="00BC6685">
      <w:pPr>
        <w:spacing w:line="312" w:lineRule="auto"/>
        <w:rPr>
          <w:rFonts w:ascii="HY신명조" w:eastAsia="HY신명조" w:hAnsi="바탕체"/>
          <w:szCs w:val="20"/>
        </w:rPr>
      </w:pPr>
      <w:r w:rsidRPr="00CB41C0">
        <w:rPr>
          <w:rFonts w:ascii="HY신명조" w:eastAsia="HY신명조" w:hAnsi="바탕체" w:hint="eastAsia"/>
          <w:szCs w:val="20"/>
        </w:rPr>
        <w:t>① 원사업자는 수출용 목적물의 제조 등을 수급사업자에게 위탁한 경우에는 정당한 사유가 있는 경우를 제외하고는 수급사업자의 제조에 차질이 없도록 발주한 날로부터 15일 이내에 내국신용장을 교부한다.</w:t>
      </w:r>
    </w:p>
    <w:p w:rsidR="00BC6685" w:rsidRPr="00CB41C0" w:rsidRDefault="00BC6685" w:rsidP="00BC6685">
      <w:pPr>
        <w:spacing w:line="312" w:lineRule="auto"/>
        <w:rPr>
          <w:rFonts w:ascii="HY신명조" w:eastAsia="HY신명조" w:hAnsi="바탕체"/>
          <w:szCs w:val="20"/>
        </w:rPr>
      </w:pPr>
      <w:r w:rsidRPr="00CB41C0">
        <w:rPr>
          <w:rFonts w:ascii="HY신명조" w:eastAsia="HY신명조" w:hAnsi="바탕체" w:hint="eastAsia"/>
          <w:szCs w:val="20"/>
        </w:rPr>
        <w:t>② 신용장에 의한 수출 시 원사업자가 원신용장을 받기 전에 위탁하는 경우에는 원신용장을 받은 날로부터 15일 이내에 내국신용장을 교부한다.</w:t>
      </w:r>
    </w:p>
    <w:p w:rsidR="00BC6685" w:rsidRPr="00CB41C0" w:rsidRDefault="00BC6685" w:rsidP="00BC6685">
      <w:pPr>
        <w:spacing w:line="312" w:lineRule="auto"/>
        <w:rPr>
          <w:rFonts w:ascii="HY신명조" w:eastAsia="HY신명조" w:hAnsi="바탕체"/>
          <w:b/>
          <w:szCs w:val="20"/>
        </w:rPr>
      </w:pPr>
    </w:p>
    <w:p w:rsidR="00BC6685" w:rsidRPr="00CB41C0" w:rsidRDefault="00BC6685" w:rsidP="00BC6685">
      <w:pPr>
        <w:spacing w:line="312" w:lineRule="auto"/>
        <w:rPr>
          <w:rFonts w:ascii="HY신명조" w:eastAsia="HY신명조" w:hAnsi="바탕체"/>
          <w:szCs w:val="20"/>
        </w:rPr>
      </w:pPr>
      <w:r w:rsidRPr="00CB41C0">
        <w:rPr>
          <w:rFonts w:ascii="HY신명조" w:eastAsia="HY신명조" w:hAnsi="바탕체" w:hint="eastAsia"/>
          <w:b/>
          <w:szCs w:val="20"/>
        </w:rPr>
        <w:lastRenderedPageBreak/>
        <w:t>제</w:t>
      </w:r>
      <w:del w:id="154" w:author="최규현 (Kyoohyun Choi)" w:date="2024-06-17T15:44:00Z">
        <w:r w:rsidRPr="00CB41C0" w:rsidDel="007F72EA">
          <w:rPr>
            <w:rFonts w:ascii="HY신명조" w:eastAsia="HY신명조" w:hAnsi="바탕체" w:hint="eastAsia"/>
            <w:b/>
            <w:szCs w:val="20"/>
          </w:rPr>
          <w:delText>5</w:delText>
        </w:r>
        <w:r w:rsidR="00B0306A" w:rsidRPr="00CB41C0" w:rsidDel="007F72EA">
          <w:rPr>
            <w:rFonts w:ascii="HY신명조" w:eastAsia="HY신명조" w:hAnsi="바탕체" w:hint="eastAsia"/>
            <w:b/>
            <w:szCs w:val="20"/>
          </w:rPr>
          <w:delText>6</w:delText>
        </w:r>
      </w:del>
      <w:ins w:id="155" w:author="최규현 (Kyoohyun Choi)" w:date="2024-06-17T15:44:00Z">
        <w:r w:rsidR="007F72EA">
          <w:rPr>
            <w:rFonts w:ascii="HY신명조" w:eastAsia="HY신명조" w:hAnsi="바탕체"/>
            <w:b/>
            <w:szCs w:val="20"/>
          </w:rPr>
          <w:t>57</w:t>
        </w:r>
      </w:ins>
      <w:r w:rsidRPr="00CB41C0">
        <w:rPr>
          <w:rFonts w:ascii="HY신명조" w:eastAsia="HY신명조" w:hAnsi="바탕체" w:hint="eastAsia"/>
          <w:b/>
          <w:szCs w:val="20"/>
        </w:rPr>
        <w:t>조 (관세 등 환급)</w:t>
      </w:r>
    </w:p>
    <w:p w:rsidR="00BC6685" w:rsidRPr="00CB41C0" w:rsidRDefault="00BC6685" w:rsidP="00BC6685">
      <w:pPr>
        <w:spacing w:line="312" w:lineRule="auto"/>
        <w:rPr>
          <w:rFonts w:ascii="HY신명조" w:eastAsia="HY신명조" w:hAnsi="바탕체"/>
          <w:szCs w:val="20"/>
        </w:rPr>
      </w:pPr>
      <w:r w:rsidRPr="00CB41C0">
        <w:rPr>
          <w:rFonts w:ascii="HY신명조" w:eastAsia="HY신명조" w:hAnsi="바탕체" w:hint="eastAsia"/>
          <w:szCs w:val="20"/>
        </w:rPr>
        <w:t>① 원사업자는 수출용 목적물의 제조 등을 수급사업자에게 위탁한 경우 「수출용</w:t>
      </w:r>
      <w:r w:rsidR="009241BB" w:rsidRPr="00CB41C0">
        <w:rPr>
          <w:rFonts w:ascii="HY신명조" w:eastAsia="HY신명조" w:hAnsi="바탕체" w:hint="eastAsia"/>
          <w:szCs w:val="20"/>
        </w:rPr>
        <w:t>원재료</w:t>
      </w:r>
      <w:r w:rsidRPr="00CB41C0">
        <w:rPr>
          <w:rFonts w:ascii="HY신명조" w:eastAsia="HY신명조" w:hAnsi="바탕체" w:hint="eastAsia"/>
          <w:szCs w:val="20"/>
        </w:rPr>
        <w:t xml:space="preserve">에 대한 관세 등 환급에 관한 </w:t>
      </w:r>
      <w:proofErr w:type="spellStart"/>
      <w:r w:rsidRPr="00CB41C0">
        <w:rPr>
          <w:rFonts w:ascii="HY신명조" w:eastAsia="HY신명조" w:hAnsi="바탕체" w:hint="eastAsia"/>
          <w:szCs w:val="20"/>
        </w:rPr>
        <w:t>특례법」에</w:t>
      </w:r>
      <w:proofErr w:type="spellEnd"/>
      <w:r w:rsidRPr="00CB41C0">
        <w:rPr>
          <w:rFonts w:ascii="HY신명조" w:eastAsia="HY신명조" w:hAnsi="바탕체" w:hint="eastAsia"/>
          <w:szCs w:val="20"/>
        </w:rPr>
        <w:t xml:space="preserve"> 따라 관세 등을 </w:t>
      </w:r>
      <w:proofErr w:type="spellStart"/>
      <w:r w:rsidRPr="00CB41C0">
        <w:rPr>
          <w:rFonts w:ascii="HY신명조" w:eastAsia="HY신명조" w:hAnsi="바탕체" w:hint="eastAsia"/>
          <w:szCs w:val="20"/>
        </w:rPr>
        <w:t>환급받은</w:t>
      </w:r>
      <w:proofErr w:type="spellEnd"/>
      <w:r w:rsidRPr="00CB41C0">
        <w:rPr>
          <w:rFonts w:ascii="HY신명조" w:eastAsia="HY신명조" w:hAnsi="바탕체" w:hint="eastAsia"/>
          <w:szCs w:val="20"/>
        </w:rPr>
        <w:t xml:space="preserve"> 후 </w:t>
      </w:r>
      <w:proofErr w:type="spellStart"/>
      <w:r w:rsidRPr="00CB41C0">
        <w:rPr>
          <w:rFonts w:ascii="HY신명조" w:eastAsia="HY신명조" w:hAnsi="바탕체" w:hint="eastAsia"/>
          <w:szCs w:val="20"/>
        </w:rPr>
        <w:t>환급받은</w:t>
      </w:r>
      <w:proofErr w:type="spellEnd"/>
      <w:r w:rsidRPr="00CB41C0">
        <w:rPr>
          <w:rFonts w:ascii="HY신명조" w:eastAsia="HY신명조" w:hAnsi="바탕체" w:hint="eastAsia"/>
          <w:szCs w:val="20"/>
        </w:rPr>
        <w:t xml:space="preserve"> 날부터 15일 이내에 그 받은 내용에 따른 환급금을 수급사업자에게 지급한다.</w:t>
      </w:r>
    </w:p>
    <w:p w:rsidR="00BC6685" w:rsidRPr="00CB41C0" w:rsidRDefault="00BC6685" w:rsidP="00BC6685">
      <w:pPr>
        <w:spacing w:line="312" w:lineRule="auto"/>
        <w:rPr>
          <w:rFonts w:ascii="HY신명조" w:eastAsia="HY신명조" w:hAnsi="바탕체"/>
          <w:szCs w:val="20"/>
        </w:rPr>
      </w:pPr>
      <w:r w:rsidRPr="00CB41C0">
        <w:rPr>
          <w:rFonts w:ascii="HY신명조" w:eastAsia="HY신명조" w:hAnsi="바탕체" w:hint="eastAsia"/>
          <w:szCs w:val="20"/>
        </w:rPr>
        <w:t>② 원사업자는 관세 등을 환급</w:t>
      </w:r>
      <w:r w:rsidR="00B5734A" w:rsidRPr="00CB41C0">
        <w:rPr>
          <w:rFonts w:ascii="HY신명조" w:eastAsia="HY신명조" w:hAnsi="바탕체" w:hint="eastAsia"/>
          <w:szCs w:val="20"/>
        </w:rPr>
        <w:t xml:space="preserve"> </w:t>
      </w:r>
      <w:r w:rsidRPr="00CB41C0">
        <w:rPr>
          <w:rFonts w:ascii="HY신명조" w:eastAsia="HY신명조" w:hAnsi="바탕체" w:hint="eastAsia"/>
          <w:szCs w:val="20"/>
        </w:rPr>
        <w:t>받기 이전에 목적물 수령일부터 60일이 도래할 경우 수급사업자에게 책임을 돌릴 사유가 없으면 수급사업자에게 관세 등 환급상당액을 지급한다.</w:t>
      </w:r>
    </w:p>
    <w:p w:rsidR="00BC6685" w:rsidRPr="00CB41C0" w:rsidRDefault="00BC6685" w:rsidP="00BC6685">
      <w:pPr>
        <w:spacing w:line="312" w:lineRule="auto"/>
        <w:rPr>
          <w:rFonts w:ascii="HY신명조" w:eastAsia="HY신명조" w:hAnsi="바탕체"/>
          <w:szCs w:val="20"/>
        </w:rPr>
      </w:pPr>
      <w:r w:rsidRPr="00CB41C0">
        <w:rPr>
          <w:rFonts w:ascii="HY신명조" w:eastAsia="HY신명조" w:hAnsi="바탕체" w:hint="eastAsia"/>
          <w:szCs w:val="20"/>
        </w:rPr>
        <w:t>③ 원사업자가 관세 등 환급상당액을 제1항과 제2항에서 정한 기한이 지난 후에 지급하는 경우에는 그 초과기간에 대하여 공정거래위원회가 정하여 고시하는 이율에 따른 이자를 지급한다.</w:t>
      </w:r>
    </w:p>
    <w:p w:rsidR="00BC6685" w:rsidRPr="00CB41C0" w:rsidRDefault="00BC6685" w:rsidP="00BC6685">
      <w:pPr>
        <w:spacing w:line="312" w:lineRule="auto"/>
        <w:rPr>
          <w:rFonts w:ascii="HY신명조" w:eastAsia="HY신명조" w:hAnsi="바탕체"/>
          <w:szCs w:val="20"/>
        </w:rPr>
      </w:pPr>
      <w:r w:rsidRPr="00CB41C0">
        <w:rPr>
          <w:rFonts w:ascii="HY신명조" w:eastAsia="HY신명조" w:hAnsi="바탕체" w:hint="eastAsia"/>
          <w:szCs w:val="20"/>
        </w:rPr>
        <w:t>④ 원사업자가 수급사업자에게 납품대금에 포함해 관세 등을 미리</w:t>
      </w:r>
      <w:r w:rsidR="00357B24" w:rsidRPr="00CB41C0">
        <w:rPr>
          <w:rFonts w:ascii="HY신명조" w:eastAsia="HY신명조" w:hAnsi="바탕체" w:hint="eastAsia"/>
          <w:szCs w:val="20"/>
        </w:rPr>
        <w:t xml:space="preserve"> </w:t>
      </w:r>
      <w:r w:rsidRPr="00CB41C0">
        <w:rPr>
          <w:rFonts w:ascii="HY신명조" w:eastAsia="HY신명조" w:hAnsi="바탕체" w:hint="eastAsia"/>
          <w:szCs w:val="20"/>
        </w:rPr>
        <w:t>지급하면 수급사업자는 원사업자에게 국가로부터 관세 등 금액의 환급이 가능하도록 관세 환급에 관련된 제반 업무에 적극 협조한다.</w:t>
      </w:r>
    </w:p>
    <w:p w:rsidR="00BC6685" w:rsidRPr="00CB41C0" w:rsidRDefault="00BC6685" w:rsidP="00BC6685">
      <w:pPr>
        <w:spacing w:line="312" w:lineRule="auto"/>
        <w:rPr>
          <w:rFonts w:ascii="HY신명조" w:eastAsia="HY신명조" w:hAnsi="바탕체"/>
          <w:b/>
          <w:szCs w:val="20"/>
        </w:rPr>
      </w:pPr>
    </w:p>
    <w:p w:rsidR="00BC6685" w:rsidRPr="00CB41C0" w:rsidRDefault="00BC6685" w:rsidP="001F2BDA">
      <w:pPr>
        <w:spacing w:line="312" w:lineRule="auto"/>
        <w:rPr>
          <w:rFonts w:ascii="HY신명조" w:eastAsia="HY신명조" w:hAnsi="바탕체"/>
          <w:szCs w:val="20"/>
        </w:rPr>
      </w:pPr>
    </w:p>
    <w:p w:rsidR="00DE6DFA" w:rsidRPr="00CB41C0" w:rsidRDefault="00DE6DFA" w:rsidP="00DE6DFA">
      <w:pPr>
        <w:spacing w:line="312" w:lineRule="auto"/>
        <w:jc w:val="center"/>
        <w:rPr>
          <w:rFonts w:ascii="HY신명조" w:eastAsia="HY신명조" w:hAnsi="바탕체"/>
          <w:b/>
          <w:szCs w:val="20"/>
        </w:rPr>
      </w:pPr>
      <w:r w:rsidRPr="00CB41C0">
        <w:rPr>
          <w:rFonts w:ascii="HY신명조" w:eastAsia="HY신명조" w:hAnsi="바탕체" w:hint="eastAsia"/>
          <w:b/>
          <w:szCs w:val="20"/>
        </w:rPr>
        <w:t>제5장 피해구제 및 분쟁해결</w:t>
      </w:r>
    </w:p>
    <w:p w:rsidR="00DE6DFA" w:rsidRPr="00CB41C0" w:rsidRDefault="00DE6DFA" w:rsidP="001F2BDA">
      <w:pPr>
        <w:spacing w:line="312" w:lineRule="auto"/>
        <w:rPr>
          <w:rFonts w:ascii="HY신명조" w:eastAsia="HY신명조" w:hAnsi="바탕체"/>
          <w:szCs w:val="20"/>
        </w:rPr>
      </w:pPr>
    </w:p>
    <w:p w:rsidR="00DE6DFA" w:rsidRPr="00CB41C0" w:rsidRDefault="00DE6DFA" w:rsidP="001F2BDA">
      <w:pPr>
        <w:spacing w:line="312" w:lineRule="auto"/>
        <w:rPr>
          <w:rFonts w:ascii="HY신명조" w:eastAsia="HY신명조" w:hAnsi="바탕체"/>
          <w:b/>
          <w:szCs w:val="20"/>
        </w:rPr>
      </w:pPr>
      <w:r w:rsidRPr="00CB41C0">
        <w:rPr>
          <w:rFonts w:ascii="HY신명조" w:eastAsia="HY신명조" w:hAnsi="바탕체" w:hint="eastAsia"/>
          <w:b/>
          <w:szCs w:val="20"/>
        </w:rPr>
        <w:t>제</w:t>
      </w:r>
      <w:del w:id="156" w:author="최규현 (Kyoohyun Choi)" w:date="2024-06-17T15:44:00Z">
        <w:r w:rsidRPr="00CB41C0" w:rsidDel="007F72EA">
          <w:rPr>
            <w:rFonts w:ascii="HY신명조" w:eastAsia="HY신명조" w:hAnsi="바탕체" w:hint="eastAsia"/>
            <w:b/>
            <w:szCs w:val="20"/>
          </w:rPr>
          <w:delText>5</w:delText>
        </w:r>
        <w:r w:rsidR="00B0306A" w:rsidRPr="00CB41C0" w:rsidDel="007F72EA">
          <w:rPr>
            <w:rFonts w:ascii="HY신명조" w:eastAsia="HY신명조" w:hAnsi="바탕체" w:hint="eastAsia"/>
            <w:b/>
            <w:szCs w:val="20"/>
          </w:rPr>
          <w:delText>7</w:delText>
        </w:r>
      </w:del>
      <w:ins w:id="157" w:author="최규현 (Kyoohyun Choi)" w:date="2024-06-17T15:44:00Z">
        <w:r w:rsidR="007F72EA">
          <w:rPr>
            <w:rFonts w:ascii="HY신명조" w:eastAsia="HY신명조" w:hAnsi="바탕체"/>
            <w:b/>
            <w:szCs w:val="20"/>
          </w:rPr>
          <w:t>58</w:t>
        </w:r>
      </w:ins>
      <w:r w:rsidRPr="00CB41C0">
        <w:rPr>
          <w:rFonts w:ascii="HY신명조" w:eastAsia="HY신명조" w:hAnsi="바탕체" w:hint="eastAsia"/>
          <w:b/>
          <w:szCs w:val="20"/>
        </w:rPr>
        <w:t>조 (손해배상)</w:t>
      </w:r>
    </w:p>
    <w:p w:rsidR="00DE6DFA" w:rsidRPr="00CB41C0" w:rsidRDefault="00DE6DFA" w:rsidP="00DE6DFA">
      <w:pPr>
        <w:spacing w:line="312" w:lineRule="auto"/>
        <w:rPr>
          <w:rFonts w:ascii="HY신명조" w:eastAsia="HY신명조" w:hAnsi="바탕체"/>
          <w:szCs w:val="20"/>
        </w:rPr>
      </w:pPr>
      <w:r w:rsidRPr="00CB41C0">
        <w:rPr>
          <w:rFonts w:ascii="HY신명조" w:eastAsia="HY신명조" w:hAnsi="바탕체" w:hint="eastAsia"/>
          <w:szCs w:val="20"/>
        </w:rPr>
        <w:t>① 원사업자 또는 수급사업자가 이 계약을 위반한 상대방의 행위로 인하여 손해를 입은 경우에 그 상대방은 손해배상의 책임을 진다. 다만, 상대방이 고의 또는 과실</w:t>
      </w:r>
      <w:r w:rsidR="00912AB9" w:rsidRPr="00CB41C0">
        <w:rPr>
          <w:rFonts w:ascii="HY신명조" w:eastAsia="HY신명조" w:hAnsi="바탕체" w:hint="eastAsia"/>
          <w:szCs w:val="20"/>
        </w:rPr>
        <w:t xml:space="preserve"> </w:t>
      </w:r>
      <w:r w:rsidRPr="00CB41C0">
        <w:rPr>
          <w:rFonts w:ascii="HY신명조" w:eastAsia="HY신명조" w:hAnsi="바탕체" w:hint="eastAsia"/>
          <w:szCs w:val="20"/>
        </w:rPr>
        <w:t xml:space="preserve">없음을 증명한 경우에는 그러하지 않는다. </w:t>
      </w:r>
    </w:p>
    <w:p w:rsidR="00DE6DFA" w:rsidRPr="00CB41C0" w:rsidRDefault="00DE6DFA" w:rsidP="00DE6DFA">
      <w:pPr>
        <w:spacing w:line="312" w:lineRule="auto"/>
        <w:rPr>
          <w:rFonts w:ascii="HY신명조" w:eastAsia="HY신명조" w:hAnsi="바탕체"/>
          <w:szCs w:val="20"/>
        </w:rPr>
      </w:pPr>
      <w:r w:rsidRPr="00CB41C0">
        <w:rPr>
          <w:rFonts w:ascii="HY신명조" w:eastAsia="HY신명조" w:hAnsi="바탕체" w:hint="eastAsia"/>
          <w:szCs w:val="20"/>
        </w:rPr>
        <w:t>② 수급사업자는 이 계약에 따른 의무를 이행하기 위해 제3자를 사용한 경우, 그 제3자의 행위로 인하여 원사업자에게 발생한 손해에 대해 제3자와 연대하여 책임을 진다. 다만, 수급사업자 및 제3자가 고의 또는 과실</w:t>
      </w:r>
      <w:r w:rsidR="00912AB9" w:rsidRPr="00CB41C0">
        <w:rPr>
          <w:rFonts w:ascii="HY신명조" w:eastAsia="HY신명조" w:hAnsi="바탕체" w:hint="eastAsia"/>
          <w:szCs w:val="20"/>
        </w:rPr>
        <w:t xml:space="preserve"> </w:t>
      </w:r>
      <w:r w:rsidRPr="00CB41C0">
        <w:rPr>
          <w:rFonts w:ascii="HY신명조" w:eastAsia="HY신명조" w:hAnsi="바탕체" w:hint="eastAsia"/>
          <w:szCs w:val="20"/>
        </w:rPr>
        <w:t>없음을 증명한 경우에는 그러하지 않는다.</w:t>
      </w:r>
    </w:p>
    <w:p w:rsidR="00DE6DFA" w:rsidRPr="00CB41C0" w:rsidRDefault="00DE6DFA" w:rsidP="00DE6DFA">
      <w:pPr>
        <w:spacing w:line="312" w:lineRule="auto"/>
        <w:rPr>
          <w:rFonts w:ascii="HY신명조" w:eastAsia="HY신명조" w:hAnsi="바탕체"/>
          <w:szCs w:val="20"/>
        </w:rPr>
      </w:pPr>
      <w:r w:rsidRPr="00CB41C0">
        <w:rPr>
          <w:rFonts w:ascii="HY신명조" w:eastAsia="HY신명조" w:hAnsi="바탕체" w:hint="eastAsia"/>
          <w:szCs w:val="20"/>
        </w:rPr>
        <w:t>③ 원사업자가 제</w:t>
      </w:r>
      <w:del w:id="158" w:author="최규현 (Kyoohyun Choi)" w:date="2024-06-17T15:45:00Z">
        <w:r w:rsidRPr="00CB41C0" w:rsidDel="007F72EA">
          <w:rPr>
            <w:rFonts w:ascii="HY신명조" w:eastAsia="HY신명조" w:hAnsi="바탕체" w:hint="eastAsia"/>
            <w:szCs w:val="20"/>
          </w:rPr>
          <w:delText>25</w:delText>
        </w:r>
      </w:del>
      <w:ins w:id="159" w:author="최규현 (Kyoohyun Choi)" w:date="2024-06-17T15:45:00Z">
        <w:r w:rsidR="007F72EA">
          <w:rPr>
            <w:rFonts w:ascii="HY신명조" w:eastAsia="HY신명조" w:hAnsi="바탕체"/>
            <w:szCs w:val="20"/>
          </w:rPr>
          <w:t>26</w:t>
        </w:r>
      </w:ins>
      <w:r w:rsidRPr="00CB41C0">
        <w:rPr>
          <w:rFonts w:ascii="HY신명조" w:eastAsia="HY신명조" w:hAnsi="바탕체" w:hint="eastAsia"/>
          <w:szCs w:val="20"/>
        </w:rPr>
        <w:t>조 제1항ㆍ제2항, 제</w:t>
      </w:r>
      <w:del w:id="160" w:author="최규현 (Kyoohyun Choi)" w:date="2024-06-17T15:45:00Z">
        <w:r w:rsidRPr="00CB41C0" w:rsidDel="007F72EA">
          <w:rPr>
            <w:rFonts w:ascii="HY신명조" w:eastAsia="HY신명조" w:hAnsi="바탕체" w:hint="eastAsia"/>
            <w:szCs w:val="20"/>
          </w:rPr>
          <w:delText>26</w:delText>
        </w:r>
      </w:del>
      <w:ins w:id="161" w:author="최규현 (Kyoohyun Choi)" w:date="2024-06-17T15:45:00Z">
        <w:r w:rsidR="007F72EA">
          <w:rPr>
            <w:rFonts w:ascii="HY신명조" w:eastAsia="HY신명조" w:hAnsi="바탕체"/>
            <w:szCs w:val="20"/>
          </w:rPr>
          <w:t>27</w:t>
        </w:r>
      </w:ins>
      <w:r w:rsidRPr="00CB41C0">
        <w:rPr>
          <w:rFonts w:ascii="HY신명조" w:eastAsia="HY신명조" w:hAnsi="바탕체" w:hint="eastAsia"/>
          <w:szCs w:val="20"/>
        </w:rPr>
        <w:t>조 제1항ㆍ제2항 및 제</w:t>
      </w:r>
      <w:del w:id="162" w:author="최규현 (Kyoohyun Choi)" w:date="2024-06-17T15:45:00Z">
        <w:r w:rsidRPr="00CB41C0" w:rsidDel="007F72EA">
          <w:rPr>
            <w:rFonts w:ascii="HY신명조" w:eastAsia="HY신명조" w:hAnsi="바탕체" w:hint="eastAsia"/>
            <w:szCs w:val="20"/>
          </w:rPr>
          <w:delText>27</w:delText>
        </w:r>
      </w:del>
      <w:ins w:id="163" w:author="최규현 (Kyoohyun Choi)" w:date="2024-06-17T15:45:00Z">
        <w:r w:rsidR="007F72EA">
          <w:rPr>
            <w:rFonts w:ascii="HY신명조" w:eastAsia="HY신명조" w:hAnsi="바탕체"/>
            <w:szCs w:val="20"/>
          </w:rPr>
          <w:t>28</w:t>
        </w:r>
      </w:ins>
      <w:r w:rsidRPr="00CB41C0">
        <w:rPr>
          <w:rFonts w:ascii="HY신명조" w:eastAsia="HY신명조" w:hAnsi="바탕체" w:hint="eastAsia"/>
          <w:szCs w:val="20"/>
        </w:rPr>
        <w:t>조 제1항·제2항, 제</w:t>
      </w:r>
      <w:del w:id="164" w:author="최규현 (Kyoohyun Choi)" w:date="2024-06-17T15:45:00Z">
        <w:r w:rsidRPr="00CB41C0" w:rsidDel="007F72EA">
          <w:rPr>
            <w:rFonts w:ascii="HY신명조" w:eastAsia="HY신명조" w:hAnsi="바탕체" w:hint="eastAsia"/>
            <w:szCs w:val="20"/>
          </w:rPr>
          <w:delText>4</w:delText>
        </w:r>
        <w:r w:rsidR="00B0306A" w:rsidRPr="00CB41C0" w:rsidDel="007F72EA">
          <w:rPr>
            <w:rFonts w:ascii="HY신명조" w:eastAsia="HY신명조" w:hAnsi="바탕체" w:hint="eastAsia"/>
            <w:szCs w:val="20"/>
          </w:rPr>
          <w:delText>1</w:delText>
        </w:r>
      </w:del>
      <w:ins w:id="165" w:author="최규현 (Kyoohyun Choi)" w:date="2024-06-17T15:45:00Z">
        <w:r w:rsidR="007F72EA">
          <w:rPr>
            <w:rFonts w:ascii="HY신명조" w:eastAsia="HY신명조" w:hAnsi="바탕체"/>
            <w:szCs w:val="20"/>
          </w:rPr>
          <w:t>42</w:t>
        </w:r>
      </w:ins>
      <w:r w:rsidRPr="00CB41C0">
        <w:rPr>
          <w:rFonts w:ascii="HY신명조" w:eastAsia="HY신명조" w:hAnsi="바탕체" w:hint="eastAsia"/>
          <w:szCs w:val="20"/>
        </w:rPr>
        <w:t>조 제3항, 제</w:t>
      </w:r>
      <w:del w:id="166" w:author="최규현 (Kyoohyun Choi)" w:date="2024-06-17T15:45:00Z">
        <w:r w:rsidRPr="00CB41C0" w:rsidDel="007F72EA">
          <w:rPr>
            <w:rFonts w:ascii="HY신명조" w:eastAsia="HY신명조" w:hAnsi="바탕체" w:hint="eastAsia"/>
            <w:szCs w:val="20"/>
          </w:rPr>
          <w:delText>4</w:delText>
        </w:r>
        <w:r w:rsidR="00B0306A" w:rsidRPr="00CB41C0" w:rsidDel="007F72EA">
          <w:rPr>
            <w:rFonts w:ascii="HY신명조" w:eastAsia="HY신명조" w:hAnsi="바탕체" w:hint="eastAsia"/>
            <w:szCs w:val="20"/>
          </w:rPr>
          <w:delText>8</w:delText>
        </w:r>
      </w:del>
      <w:ins w:id="167" w:author="최규현 (Kyoohyun Choi)" w:date="2024-06-17T15:45:00Z">
        <w:r w:rsidR="007F72EA">
          <w:rPr>
            <w:rFonts w:ascii="HY신명조" w:eastAsia="HY신명조" w:hAnsi="바탕체"/>
            <w:szCs w:val="20"/>
          </w:rPr>
          <w:t>49</w:t>
        </w:r>
      </w:ins>
      <w:r w:rsidRPr="00CB41C0">
        <w:rPr>
          <w:rFonts w:ascii="HY신명조" w:eastAsia="HY신명조" w:hAnsi="바탕체" w:hint="eastAsia"/>
          <w:szCs w:val="20"/>
        </w:rPr>
        <w:t xml:space="preserve">조를 위반한 경우, 수급사업자는 이로 인해 발생한 손해의 3배를 넘지 아니하는 범위에서 배상을 청구할 수 있다. 다만, 원사업자가 고의 또는 과실이 없음을 증명한 경우에는 그러하지 않는다.  </w:t>
      </w:r>
    </w:p>
    <w:p w:rsidR="00DE6DFA" w:rsidRPr="00CB41C0" w:rsidRDefault="00DE6DFA" w:rsidP="001F2BDA">
      <w:pPr>
        <w:spacing w:line="312" w:lineRule="auto"/>
        <w:rPr>
          <w:rFonts w:ascii="HY신명조" w:eastAsia="HY신명조" w:hAnsi="바탕체"/>
          <w:szCs w:val="20"/>
        </w:rPr>
      </w:pPr>
    </w:p>
    <w:p w:rsidR="00912AB9" w:rsidRPr="00CB41C0" w:rsidRDefault="00912AB9" w:rsidP="00912AB9">
      <w:pPr>
        <w:spacing w:line="312" w:lineRule="auto"/>
        <w:rPr>
          <w:rFonts w:ascii="HY신명조" w:eastAsia="HY신명조" w:hAnsi="바탕체"/>
          <w:szCs w:val="20"/>
        </w:rPr>
      </w:pPr>
      <w:r w:rsidRPr="00CB41C0">
        <w:rPr>
          <w:rFonts w:ascii="HY신명조" w:eastAsia="HY신명조" w:hAnsi="바탕체" w:hint="eastAsia"/>
          <w:b/>
          <w:szCs w:val="20"/>
        </w:rPr>
        <w:t>제</w:t>
      </w:r>
      <w:del w:id="168" w:author="최규현 (Kyoohyun Choi)" w:date="2024-06-17T15:47:00Z">
        <w:r w:rsidRPr="00CB41C0" w:rsidDel="00A9027D">
          <w:rPr>
            <w:rFonts w:ascii="HY신명조" w:eastAsia="HY신명조" w:hAnsi="바탕체" w:hint="eastAsia"/>
            <w:b/>
            <w:szCs w:val="20"/>
          </w:rPr>
          <w:delText>5</w:delText>
        </w:r>
        <w:r w:rsidR="00031DB1" w:rsidRPr="00CB41C0" w:rsidDel="00A9027D">
          <w:rPr>
            <w:rFonts w:ascii="HY신명조" w:eastAsia="HY신명조" w:hAnsi="바탕체" w:hint="eastAsia"/>
            <w:b/>
            <w:szCs w:val="20"/>
          </w:rPr>
          <w:delText>8</w:delText>
        </w:r>
      </w:del>
      <w:ins w:id="169" w:author="최규현 (Kyoohyun Choi)" w:date="2024-06-17T15:47:00Z">
        <w:r w:rsidR="00A9027D">
          <w:rPr>
            <w:rFonts w:ascii="HY신명조" w:eastAsia="HY신명조" w:hAnsi="바탕체"/>
            <w:b/>
            <w:szCs w:val="20"/>
          </w:rPr>
          <w:t>59</w:t>
        </w:r>
      </w:ins>
      <w:r w:rsidRPr="00CB41C0">
        <w:rPr>
          <w:rFonts w:ascii="HY신명조" w:eastAsia="HY신명조" w:hAnsi="바탕체" w:hint="eastAsia"/>
          <w:b/>
          <w:szCs w:val="20"/>
        </w:rPr>
        <w:t xml:space="preserve">조 (지체상금) </w:t>
      </w:r>
    </w:p>
    <w:p w:rsidR="00912AB9" w:rsidRPr="00CB41C0" w:rsidRDefault="00912AB9" w:rsidP="00912AB9">
      <w:pPr>
        <w:spacing w:line="312" w:lineRule="auto"/>
        <w:rPr>
          <w:rFonts w:ascii="HY신명조" w:eastAsia="HY신명조" w:hAnsi="바탕체"/>
          <w:szCs w:val="20"/>
        </w:rPr>
      </w:pPr>
      <w:r w:rsidRPr="00CB41C0">
        <w:rPr>
          <w:rFonts w:ascii="HY신명조" w:eastAsia="HY신명조" w:hAnsi="바탕체" w:hint="eastAsia"/>
          <w:szCs w:val="20"/>
        </w:rPr>
        <w:t xml:space="preserve">① 수급사업자가 납품기한내에 목적물을 납품하지 않거나 검사에 합격하지 못한 경우 원사업자는 지체일수에 </w:t>
      </w:r>
      <w:r w:rsidR="00C81D36" w:rsidRPr="00CB41C0">
        <w:rPr>
          <w:rFonts w:ascii="HY신명조" w:eastAsia="HY신명조" w:hAnsi="바탕체" w:hint="eastAsia"/>
          <w:szCs w:val="20"/>
        </w:rPr>
        <w:t>상</w:t>
      </w:r>
      <w:r w:rsidR="00194559" w:rsidRPr="00CB41C0">
        <w:rPr>
          <w:rFonts w:ascii="HY신명조" w:eastAsia="HY신명조" w:hAnsi="바탕체" w:hint="eastAsia"/>
          <w:szCs w:val="20"/>
        </w:rPr>
        <w:t>사법정이</w:t>
      </w:r>
      <w:r w:rsidR="00C81D36" w:rsidRPr="00CB41C0">
        <w:rPr>
          <w:rFonts w:ascii="HY신명조" w:eastAsia="HY신명조" w:hAnsi="바탕체" w:hint="eastAsia"/>
          <w:szCs w:val="20"/>
        </w:rPr>
        <w:t>율(</w:t>
      </w:r>
      <w:r w:rsidR="00A81934" w:rsidRPr="00CB41C0">
        <w:rPr>
          <w:rFonts w:ascii="HY신명조" w:eastAsia="HY신명조" w:hAnsi="바탕체" w:hint="eastAsia"/>
          <w:szCs w:val="20"/>
        </w:rPr>
        <w:t xml:space="preserve">연 </w:t>
      </w:r>
      <w:r w:rsidR="00C81D36" w:rsidRPr="00CB41C0">
        <w:rPr>
          <w:rFonts w:ascii="HY신명조" w:eastAsia="HY신명조" w:hAnsi="바탕체" w:hint="eastAsia"/>
          <w:szCs w:val="20"/>
        </w:rPr>
        <w:t>6%)</w:t>
      </w:r>
      <w:r w:rsidRPr="00CB41C0">
        <w:rPr>
          <w:rFonts w:ascii="HY신명조" w:eastAsia="HY신명조" w:hAnsi="바탕체" w:hint="eastAsia"/>
          <w:szCs w:val="20"/>
        </w:rPr>
        <w:t xml:space="preserve">을 곱하여 산정한 지체상금을 청구할 수 있다.  단, 원 사업자 또는 수급사업자간 지체상금에 관해서는 별도 협의에 따른다. </w:t>
      </w:r>
    </w:p>
    <w:p w:rsidR="00912AB9" w:rsidRPr="00CB41C0" w:rsidRDefault="00912AB9" w:rsidP="00912AB9">
      <w:pPr>
        <w:spacing w:line="312" w:lineRule="auto"/>
        <w:rPr>
          <w:rFonts w:ascii="HY신명조" w:eastAsia="HY신명조" w:hAnsi="바탕체"/>
          <w:szCs w:val="20"/>
        </w:rPr>
      </w:pPr>
      <w:r w:rsidRPr="00CB41C0">
        <w:rPr>
          <w:rFonts w:ascii="HY신명조" w:eastAsia="HY신명조" w:hAnsi="바탕체" w:hint="eastAsia"/>
          <w:szCs w:val="20"/>
        </w:rPr>
        <w:t xml:space="preserve">② 제1항의 경우 기성부분 또는 기납부분에 대하여 검사를 거쳐 이를 인수한 경우(인수하지 아니하고 </w:t>
      </w:r>
      <w:proofErr w:type="spellStart"/>
      <w:r w:rsidRPr="00CB41C0">
        <w:rPr>
          <w:rFonts w:ascii="HY신명조" w:eastAsia="HY신명조" w:hAnsi="바탕체" w:hint="eastAsia"/>
          <w:szCs w:val="20"/>
        </w:rPr>
        <w:t>관리ㆍ사용하고</w:t>
      </w:r>
      <w:proofErr w:type="spellEnd"/>
      <w:r w:rsidRPr="00CB41C0">
        <w:rPr>
          <w:rFonts w:ascii="HY신명조" w:eastAsia="HY신명조" w:hAnsi="바탕체" w:hint="eastAsia"/>
          <w:szCs w:val="20"/>
        </w:rPr>
        <w:t xml:space="preserve"> 있는 경우를 포함한다. 이하 이 조에서 같다)에는 그 부분에 상당하는 금액</w:t>
      </w:r>
      <w:r w:rsidRPr="00CB41C0">
        <w:rPr>
          <w:rFonts w:ascii="HY신명조" w:eastAsia="HY신명조" w:hAnsi="바탕체" w:hint="eastAsia"/>
          <w:szCs w:val="20"/>
        </w:rPr>
        <w:lastRenderedPageBreak/>
        <w:t xml:space="preserve">을 대금에서 공제한 금액을 기준으로 지체상금을 계산한다. 이 경우 기성부분 또는 기납부분의 인수는 성질상 분할할 수 있는 목적물에 대한 완성부분으로서 인수하는 것에 한한다. </w:t>
      </w:r>
    </w:p>
    <w:p w:rsidR="00912AB9" w:rsidRPr="00CB41C0" w:rsidRDefault="00912AB9" w:rsidP="00912AB9">
      <w:pPr>
        <w:spacing w:line="312" w:lineRule="auto"/>
        <w:rPr>
          <w:rFonts w:ascii="HY신명조" w:eastAsia="HY신명조" w:hAnsi="바탕체"/>
          <w:szCs w:val="20"/>
        </w:rPr>
      </w:pPr>
      <w:r w:rsidRPr="00CB41C0">
        <w:rPr>
          <w:rFonts w:ascii="HY신명조" w:eastAsia="HY신명조" w:hAnsi="바탕체" w:hint="eastAsia"/>
          <w:szCs w:val="20"/>
        </w:rPr>
        <w:t>③ 원사업자는 다음 각 호의 어느 하나에 해당한 경우, 그 해당 일수를 제1항의 지체일수에 산입하지 않는다.</w:t>
      </w:r>
    </w:p>
    <w:p w:rsidR="00912AB9" w:rsidRPr="00CB41C0" w:rsidRDefault="00912AB9" w:rsidP="00912AB9">
      <w:pPr>
        <w:spacing w:line="312" w:lineRule="auto"/>
        <w:ind w:firstLineChars="100" w:firstLine="200"/>
        <w:rPr>
          <w:rFonts w:ascii="HY신명조" w:eastAsia="HY신명조" w:hAnsi="바탕체"/>
          <w:szCs w:val="20"/>
        </w:rPr>
      </w:pPr>
      <w:r w:rsidRPr="00CB41C0">
        <w:rPr>
          <w:rFonts w:ascii="HY신명조" w:eastAsia="HY신명조" w:hAnsi="바탕체" w:hint="eastAsia"/>
          <w:szCs w:val="20"/>
        </w:rPr>
        <w:t>1. 전쟁 또는 지진 등 불가항력의 사유에 의한 경우</w:t>
      </w:r>
    </w:p>
    <w:p w:rsidR="00912AB9" w:rsidRPr="00CB41C0" w:rsidRDefault="00912AB9" w:rsidP="00912AB9">
      <w:pPr>
        <w:spacing w:line="312" w:lineRule="auto"/>
        <w:ind w:firstLineChars="100" w:firstLine="200"/>
        <w:rPr>
          <w:rFonts w:ascii="HY신명조" w:eastAsia="HY신명조" w:hAnsi="바탕체"/>
          <w:szCs w:val="20"/>
        </w:rPr>
      </w:pPr>
      <w:r w:rsidRPr="00CB41C0">
        <w:rPr>
          <w:rFonts w:ascii="HY신명조" w:eastAsia="HY신명조" w:hAnsi="바탕체" w:hint="eastAsia"/>
          <w:szCs w:val="20"/>
        </w:rPr>
        <w:t>2. 원사업자의 책임으로 위탁 업무의 착수가 지연되거나 위탁 업무가 중단된 경우</w:t>
      </w:r>
    </w:p>
    <w:p w:rsidR="00912AB9" w:rsidRPr="00CB41C0" w:rsidRDefault="00912AB9" w:rsidP="00912AB9">
      <w:pPr>
        <w:spacing w:line="312" w:lineRule="auto"/>
        <w:ind w:leftChars="100" w:left="600" w:hangingChars="200" w:hanging="400"/>
        <w:rPr>
          <w:rFonts w:ascii="HY신명조" w:eastAsia="HY신명조" w:hAnsi="바탕체"/>
          <w:szCs w:val="20"/>
        </w:rPr>
      </w:pPr>
      <w:r w:rsidRPr="00CB41C0">
        <w:rPr>
          <w:rFonts w:ascii="HY신명조" w:eastAsia="HY신명조" w:hAnsi="바탕체" w:hint="eastAsia"/>
          <w:szCs w:val="20"/>
        </w:rPr>
        <w:t xml:space="preserve">3. 수급사업자의 부도 등으로 연대보증인이 보증이행을 할 경우(부도 등이 확정된 날부터 원사업자가 보증이행을 지시한 </w:t>
      </w:r>
      <w:proofErr w:type="spellStart"/>
      <w:r w:rsidRPr="00CB41C0">
        <w:rPr>
          <w:rFonts w:ascii="HY신명조" w:eastAsia="HY신명조" w:hAnsi="바탕체" w:hint="eastAsia"/>
          <w:szCs w:val="20"/>
        </w:rPr>
        <w:t>날까지를</w:t>
      </w:r>
      <w:proofErr w:type="spellEnd"/>
      <w:r w:rsidRPr="00CB41C0">
        <w:rPr>
          <w:rFonts w:ascii="HY신명조" w:eastAsia="HY신명조" w:hAnsi="바탕체" w:hint="eastAsia"/>
          <w:szCs w:val="20"/>
        </w:rPr>
        <w:t xml:space="preserve"> 의미함)</w:t>
      </w:r>
    </w:p>
    <w:p w:rsidR="00912AB9" w:rsidRPr="00CB41C0" w:rsidRDefault="00912AB9" w:rsidP="00912AB9">
      <w:pPr>
        <w:spacing w:line="312" w:lineRule="auto"/>
        <w:ind w:leftChars="100" w:left="600" w:hangingChars="200" w:hanging="400"/>
        <w:rPr>
          <w:rFonts w:ascii="HY신명조" w:eastAsia="HY신명조" w:hAnsi="바탕체"/>
          <w:szCs w:val="20"/>
        </w:rPr>
      </w:pPr>
      <w:r w:rsidRPr="00CB41C0">
        <w:rPr>
          <w:rFonts w:ascii="HY신명조" w:eastAsia="HY신명조" w:hAnsi="바탕체" w:hint="eastAsia"/>
          <w:szCs w:val="20"/>
        </w:rPr>
        <w:t xml:space="preserve">4. 수급사업자의 부도 등으로 보증기관이 보증이행업체를 지정하여 </w:t>
      </w:r>
      <w:proofErr w:type="spellStart"/>
      <w:r w:rsidRPr="00CB41C0">
        <w:rPr>
          <w:rFonts w:ascii="HY신명조" w:eastAsia="HY신명조" w:hAnsi="바탕체" w:hint="eastAsia"/>
          <w:szCs w:val="20"/>
        </w:rPr>
        <w:t>보증이행할</w:t>
      </w:r>
      <w:proofErr w:type="spellEnd"/>
      <w:r w:rsidRPr="00CB41C0">
        <w:rPr>
          <w:rFonts w:ascii="HY신명조" w:eastAsia="HY신명조" w:hAnsi="바탕체" w:hint="eastAsia"/>
          <w:szCs w:val="20"/>
        </w:rPr>
        <w:t xml:space="preserve"> 경우(원사업자로부터 보증채무이행청구서를 접수한 날부터 보증이행개시일 </w:t>
      </w:r>
      <w:proofErr w:type="spellStart"/>
      <w:r w:rsidRPr="00CB41C0">
        <w:rPr>
          <w:rFonts w:ascii="HY신명조" w:eastAsia="HY신명조" w:hAnsi="바탕체" w:hint="eastAsia"/>
          <w:szCs w:val="20"/>
        </w:rPr>
        <w:t>전일까지를</w:t>
      </w:r>
      <w:proofErr w:type="spellEnd"/>
      <w:r w:rsidRPr="00CB41C0">
        <w:rPr>
          <w:rFonts w:ascii="HY신명조" w:eastAsia="HY신명조" w:hAnsi="바탕체" w:hint="eastAsia"/>
          <w:szCs w:val="20"/>
        </w:rPr>
        <w:t xml:space="preserve"> 의미함, 다만 30일이내에 한함)</w:t>
      </w:r>
    </w:p>
    <w:p w:rsidR="00912AB9" w:rsidRPr="00CB41C0" w:rsidRDefault="00912AB9" w:rsidP="00912AB9">
      <w:pPr>
        <w:spacing w:line="312" w:lineRule="auto"/>
        <w:ind w:firstLineChars="100" w:firstLine="200"/>
        <w:rPr>
          <w:rFonts w:ascii="HY신명조" w:eastAsia="HY신명조" w:hAnsi="바탕체"/>
          <w:szCs w:val="20"/>
        </w:rPr>
      </w:pPr>
      <w:r w:rsidRPr="00CB41C0">
        <w:rPr>
          <w:rFonts w:ascii="HY신명조" w:eastAsia="HY신명조" w:hAnsi="바탕체" w:hint="eastAsia"/>
          <w:szCs w:val="20"/>
        </w:rPr>
        <w:t>5. 기타 수급사업자에게 책임 없는 사유로 인하여 지체된 경우</w:t>
      </w:r>
    </w:p>
    <w:p w:rsidR="00912AB9" w:rsidRPr="00CB41C0" w:rsidRDefault="00912AB9" w:rsidP="00912AB9">
      <w:pPr>
        <w:spacing w:line="312" w:lineRule="auto"/>
        <w:rPr>
          <w:rFonts w:ascii="HY신명조" w:eastAsia="HY신명조" w:hAnsi="바탕체"/>
          <w:szCs w:val="20"/>
        </w:rPr>
      </w:pPr>
      <w:r w:rsidRPr="00CB41C0">
        <w:rPr>
          <w:rFonts w:ascii="HY신명조" w:eastAsia="HY신명조" w:hAnsi="바탕체" w:hint="eastAsia"/>
          <w:szCs w:val="20"/>
        </w:rPr>
        <w:t>④ 지체일수의 산정기준은 다음 각 호의 어느 하나에 의한다.</w:t>
      </w:r>
    </w:p>
    <w:p w:rsidR="00912AB9" w:rsidRPr="00CB41C0" w:rsidRDefault="00912AB9" w:rsidP="00912AB9">
      <w:pPr>
        <w:spacing w:line="312" w:lineRule="auto"/>
        <w:ind w:leftChars="100" w:left="600" w:hangingChars="200" w:hanging="400"/>
        <w:rPr>
          <w:rFonts w:ascii="HY신명조" w:eastAsia="HY신명조" w:hAnsi="바탕체"/>
          <w:szCs w:val="20"/>
        </w:rPr>
      </w:pPr>
      <w:r w:rsidRPr="00CB41C0">
        <w:rPr>
          <w:rFonts w:ascii="HY신명조" w:eastAsia="HY신명조" w:hAnsi="바탕체" w:hint="eastAsia"/>
          <w:szCs w:val="20"/>
        </w:rPr>
        <w:t>1. 납품기한 내에 목적물을 납품한 경우: 검사에 소요된 기간은 지체일수에 산입하지 않는다. 다만, 검사결과(불합격판정에 한한다)에 따라 원사업자가 보수를 요구한 날로부터 최종검사에 합격한 날까지의 기간은 지체일수에 산입한다.</w:t>
      </w:r>
    </w:p>
    <w:p w:rsidR="00912AB9" w:rsidRPr="00CB41C0" w:rsidRDefault="00912AB9" w:rsidP="00912AB9">
      <w:pPr>
        <w:spacing w:line="312" w:lineRule="auto"/>
        <w:ind w:leftChars="100" w:left="600" w:hangingChars="200" w:hanging="400"/>
        <w:rPr>
          <w:rFonts w:ascii="HY신명조" w:eastAsia="HY신명조" w:hAnsi="바탕체"/>
          <w:szCs w:val="20"/>
        </w:rPr>
      </w:pPr>
      <w:r w:rsidRPr="00CB41C0">
        <w:rPr>
          <w:rFonts w:ascii="HY신명조" w:eastAsia="HY신명조" w:hAnsi="바탕체" w:hint="eastAsia"/>
          <w:szCs w:val="20"/>
        </w:rPr>
        <w:t xml:space="preserve">2. 납품기한을 </w:t>
      </w:r>
      <w:proofErr w:type="spellStart"/>
      <w:r w:rsidRPr="00CB41C0">
        <w:rPr>
          <w:rFonts w:ascii="HY신명조" w:eastAsia="HY신명조" w:hAnsi="바탕체" w:hint="eastAsia"/>
          <w:szCs w:val="20"/>
        </w:rPr>
        <w:t>도과하여</w:t>
      </w:r>
      <w:proofErr w:type="spellEnd"/>
      <w:r w:rsidRPr="00CB41C0">
        <w:rPr>
          <w:rFonts w:ascii="HY신명조" w:eastAsia="HY신명조" w:hAnsi="바탕체" w:hint="eastAsia"/>
          <w:szCs w:val="20"/>
        </w:rPr>
        <w:t xml:space="preserve"> 목적물을 납품한 경우: 납품기한의 익일부터 </w:t>
      </w:r>
      <w:proofErr w:type="spellStart"/>
      <w:r w:rsidRPr="00CB41C0">
        <w:rPr>
          <w:rFonts w:ascii="HY신명조" w:eastAsia="HY신명조" w:hAnsi="바탕체" w:hint="eastAsia"/>
          <w:szCs w:val="20"/>
        </w:rPr>
        <w:t>실제납품한</w:t>
      </w:r>
      <w:proofErr w:type="spellEnd"/>
      <w:r w:rsidRPr="00CB41C0">
        <w:rPr>
          <w:rFonts w:ascii="HY신명조" w:eastAsia="HY신명조" w:hAnsi="바탕체" w:hint="eastAsia"/>
          <w:szCs w:val="20"/>
        </w:rPr>
        <w:t xml:space="preserve"> 날까지의 기간 및 제1호 단서에 해당하는 기간은 지체일수에 산입한다.</w:t>
      </w:r>
    </w:p>
    <w:p w:rsidR="00912AB9" w:rsidRPr="00CB41C0" w:rsidRDefault="00912AB9" w:rsidP="001F2BDA">
      <w:pPr>
        <w:spacing w:line="312" w:lineRule="auto"/>
        <w:rPr>
          <w:rFonts w:ascii="HY신명조" w:eastAsia="HY신명조" w:hAnsi="바탕체"/>
          <w:szCs w:val="20"/>
        </w:rPr>
      </w:pPr>
    </w:p>
    <w:p w:rsidR="00224E62" w:rsidRPr="00CB41C0" w:rsidRDefault="00224E62" w:rsidP="00224E62">
      <w:pPr>
        <w:spacing w:line="312" w:lineRule="auto"/>
        <w:rPr>
          <w:rFonts w:ascii="HY신명조" w:eastAsia="HY신명조" w:hAnsi="바탕체"/>
          <w:szCs w:val="20"/>
        </w:rPr>
      </w:pPr>
      <w:r w:rsidRPr="00CB41C0">
        <w:rPr>
          <w:rFonts w:ascii="HY신명조" w:eastAsia="HY신명조" w:hAnsi="바탕체" w:hint="eastAsia"/>
          <w:b/>
          <w:szCs w:val="20"/>
        </w:rPr>
        <w:t>제</w:t>
      </w:r>
      <w:del w:id="170" w:author="최규현 (Kyoohyun Choi)" w:date="2024-06-17T15:48:00Z">
        <w:r w:rsidRPr="00CB41C0" w:rsidDel="00264177">
          <w:rPr>
            <w:rFonts w:ascii="HY신명조" w:eastAsia="HY신명조" w:hAnsi="바탕체" w:hint="eastAsia"/>
            <w:b/>
            <w:szCs w:val="20"/>
          </w:rPr>
          <w:delText>5</w:delText>
        </w:r>
        <w:r w:rsidR="0081271A" w:rsidRPr="00CB41C0" w:rsidDel="00264177">
          <w:rPr>
            <w:rFonts w:ascii="HY신명조" w:eastAsia="HY신명조" w:hAnsi="바탕체" w:hint="eastAsia"/>
            <w:b/>
            <w:szCs w:val="20"/>
          </w:rPr>
          <w:delText>9</w:delText>
        </w:r>
      </w:del>
      <w:ins w:id="171" w:author="최규현 (Kyoohyun Choi)" w:date="2024-06-17T15:48:00Z">
        <w:r w:rsidR="00264177">
          <w:rPr>
            <w:rFonts w:ascii="HY신명조" w:eastAsia="HY신명조" w:hAnsi="바탕체"/>
            <w:b/>
            <w:szCs w:val="20"/>
          </w:rPr>
          <w:t>60</w:t>
        </w:r>
      </w:ins>
      <w:r w:rsidRPr="00CB41C0">
        <w:rPr>
          <w:rFonts w:ascii="HY신명조" w:eastAsia="HY신명조" w:hAnsi="바탕체" w:hint="eastAsia"/>
          <w:b/>
          <w:szCs w:val="20"/>
        </w:rPr>
        <w:t>조 (계약의 해제 또는 해지)</w:t>
      </w:r>
    </w:p>
    <w:p w:rsidR="00224E62" w:rsidRPr="00CB41C0" w:rsidRDefault="00224E62" w:rsidP="00224E62">
      <w:pPr>
        <w:spacing w:line="312" w:lineRule="auto"/>
        <w:rPr>
          <w:rFonts w:ascii="HY신명조" w:eastAsia="HY신명조" w:hAnsi="바탕체"/>
          <w:szCs w:val="20"/>
        </w:rPr>
      </w:pPr>
      <w:r w:rsidRPr="00CB41C0">
        <w:rPr>
          <w:rFonts w:ascii="HY신명조" w:eastAsia="HY신명조" w:hAnsi="바탕체" w:hint="eastAsia"/>
          <w:szCs w:val="20"/>
        </w:rPr>
        <w:t>① 원사업자 또는 수급사업자는 다음 각 호의 어느 하나에 해당하는 경우에는 이 계약의 전부 또는 일부를 해제 또는 해지할 수 있다.</w:t>
      </w:r>
    </w:p>
    <w:p w:rsidR="00224E62" w:rsidRPr="00CB41C0" w:rsidRDefault="00224E62" w:rsidP="00224E62">
      <w:pPr>
        <w:spacing w:line="312" w:lineRule="auto"/>
        <w:ind w:firstLineChars="100" w:firstLine="200"/>
        <w:rPr>
          <w:rFonts w:ascii="HY신명조" w:eastAsia="HY신명조" w:hAnsi="바탕체"/>
          <w:szCs w:val="20"/>
        </w:rPr>
      </w:pPr>
      <w:r w:rsidRPr="00CB41C0">
        <w:rPr>
          <w:rFonts w:ascii="HY신명조" w:eastAsia="HY신명조" w:hAnsi="바탕체" w:hint="eastAsia"/>
          <w:szCs w:val="20"/>
        </w:rPr>
        <w:t>1. 원사업자가 금융기관으로부터 거래정지처분을 받은 경우</w:t>
      </w:r>
    </w:p>
    <w:p w:rsidR="00224E62" w:rsidRPr="00CB41C0" w:rsidRDefault="00224E62" w:rsidP="00224E62">
      <w:pPr>
        <w:spacing w:line="312" w:lineRule="auto"/>
        <w:ind w:leftChars="100" w:left="600" w:hangingChars="200" w:hanging="400"/>
        <w:rPr>
          <w:rFonts w:ascii="HY신명조" w:eastAsia="HY신명조" w:hAnsi="바탕체"/>
          <w:szCs w:val="20"/>
        </w:rPr>
      </w:pPr>
      <w:r w:rsidRPr="00CB41C0">
        <w:rPr>
          <w:rFonts w:ascii="HY신명조" w:eastAsia="HY신명조" w:hAnsi="바탕체" w:hint="eastAsia"/>
          <w:szCs w:val="20"/>
        </w:rPr>
        <w:t xml:space="preserve">2. 원사업자 또는 수급사업자가 </w:t>
      </w:r>
      <w:proofErr w:type="spellStart"/>
      <w:r w:rsidRPr="00CB41C0">
        <w:rPr>
          <w:rFonts w:ascii="HY신명조" w:eastAsia="HY신명조" w:hAnsi="바탕체" w:hint="eastAsia"/>
          <w:szCs w:val="20"/>
        </w:rPr>
        <w:t>감독관청으로부터</w:t>
      </w:r>
      <w:proofErr w:type="spellEnd"/>
      <w:r w:rsidRPr="00CB41C0">
        <w:rPr>
          <w:rFonts w:ascii="HY신명조" w:eastAsia="HY신명조" w:hAnsi="바탕체" w:hint="eastAsia"/>
          <w:szCs w:val="20"/>
        </w:rPr>
        <w:t xml:space="preserve"> </w:t>
      </w:r>
      <w:proofErr w:type="spellStart"/>
      <w:r w:rsidRPr="00CB41C0">
        <w:rPr>
          <w:rFonts w:ascii="HY신명조" w:eastAsia="HY신명조" w:hAnsi="바탕체" w:hint="eastAsia"/>
          <w:szCs w:val="20"/>
        </w:rPr>
        <w:t>인ㆍ허가의</w:t>
      </w:r>
      <w:proofErr w:type="spellEnd"/>
      <w:r w:rsidRPr="00CB41C0">
        <w:rPr>
          <w:rFonts w:ascii="HY신명조" w:eastAsia="HY신명조" w:hAnsi="바탕체" w:hint="eastAsia"/>
          <w:szCs w:val="20"/>
        </w:rPr>
        <w:t xml:space="preserve"> 취소, </w:t>
      </w:r>
      <w:proofErr w:type="spellStart"/>
      <w:r w:rsidRPr="00CB41C0">
        <w:rPr>
          <w:rFonts w:ascii="HY신명조" w:eastAsia="HY신명조" w:hAnsi="바탕체" w:hint="eastAsia"/>
          <w:szCs w:val="20"/>
        </w:rPr>
        <w:t>영업취소ㆍ영업정지</w:t>
      </w:r>
      <w:proofErr w:type="spellEnd"/>
      <w:r w:rsidRPr="00CB41C0">
        <w:rPr>
          <w:rFonts w:ascii="HY신명조" w:eastAsia="HY신명조" w:hAnsi="바탕체" w:hint="eastAsia"/>
          <w:szCs w:val="20"/>
        </w:rPr>
        <w:t xml:space="preserve"> 등의 처분을 받은 경우</w:t>
      </w:r>
    </w:p>
    <w:p w:rsidR="00224E62" w:rsidRPr="00CB41C0" w:rsidRDefault="00224E62" w:rsidP="00224E62">
      <w:pPr>
        <w:spacing w:line="312" w:lineRule="auto"/>
        <w:ind w:leftChars="100" w:left="600" w:hangingChars="200" w:hanging="400"/>
        <w:rPr>
          <w:rFonts w:ascii="HY신명조" w:eastAsia="HY신명조" w:hAnsi="바탕체"/>
          <w:szCs w:val="20"/>
        </w:rPr>
      </w:pPr>
      <w:r w:rsidRPr="00CB41C0">
        <w:rPr>
          <w:rFonts w:ascii="HY신명조" w:eastAsia="HY신명조" w:hAnsi="바탕체" w:hint="eastAsia"/>
          <w:szCs w:val="20"/>
        </w:rPr>
        <w:t>3. 원사업자 또는 수급사업자가 해산, 영업의 양도 또는 타 회사로의 합병을 결의한 경우. 다만, 영업의 양수인 또는 합병된 회사가 그 권리와 의무를 승계함에 대해 상대방이 동의한 경우에는 그러하지 않는다.</w:t>
      </w:r>
    </w:p>
    <w:p w:rsidR="00224E62" w:rsidRPr="00CB41C0" w:rsidRDefault="00224E62" w:rsidP="00224E62">
      <w:pPr>
        <w:spacing w:line="312" w:lineRule="auto"/>
        <w:ind w:leftChars="100" w:left="600" w:hangingChars="200" w:hanging="400"/>
        <w:rPr>
          <w:rFonts w:ascii="HY신명조" w:eastAsia="HY신명조" w:hAnsi="바탕체"/>
          <w:szCs w:val="20"/>
        </w:rPr>
      </w:pPr>
      <w:r w:rsidRPr="00CB41C0">
        <w:rPr>
          <w:rFonts w:ascii="HY신명조" w:eastAsia="HY신명조" w:hAnsi="바탕체" w:hint="eastAsia"/>
          <w:szCs w:val="20"/>
        </w:rPr>
        <w:t xml:space="preserve">4. 원사업자 또는 수급사업자가 </w:t>
      </w:r>
      <w:proofErr w:type="spellStart"/>
      <w:r w:rsidRPr="00CB41C0">
        <w:rPr>
          <w:rFonts w:ascii="HY신명조" w:eastAsia="HY신명조" w:hAnsi="바탕체" w:hint="eastAsia"/>
          <w:szCs w:val="20"/>
        </w:rPr>
        <w:t>어음ㆍ수표의</w:t>
      </w:r>
      <w:proofErr w:type="spellEnd"/>
      <w:r w:rsidRPr="00CB41C0">
        <w:rPr>
          <w:rFonts w:ascii="HY신명조" w:eastAsia="HY신명조" w:hAnsi="바탕체" w:hint="eastAsia"/>
          <w:szCs w:val="20"/>
        </w:rPr>
        <w:t xml:space="preserve"> 부도, 제3자에 의한 강제집행(가압류 및 가처분을 포함한다.), </w:t>
      </w:r>
      <w:proofErr w:type="spellStart"/>
      <w:r w:rsidRPr="00CB41C0">
        <w:rPr>
          <w:rFonts w:ascii="HY신명조" w:eastAsia="HY신명조" w:hAnsi="바탕체" w:hint="eastAsia"/>
          <w:szCs w:val="20"/>
        </w:rPr>
        <w:t>파산ㆍ회생절차의</w:t>
      </w:r>
      <w:proofErr w:type="spellEnd"/>
      <w:r w:rsidRPr="00CB41C0">
        <w:rPr>
          <w:rFonts w:ascii="HY신명조" w:eastAsia="HY신명조" w:hAnsi="바탕체" w:hint="eastAsia"/>
          <w:szCs w:val="20"/>
        </w:rPr>
        <w:t xml:space="preserve"> 신청 등 영업상의 중대한 사유가 발생하여 계약내용을 이행할 수 없다고 인정될 경우</w:t>
      </w:r>
    </w:p>
    <w:p w:rsidR="00224E62" w:rsidRDefault="00224E62" w:rsidP="0071358B">
      <w:pPr>
        <w:spacing w:line="312" w:lineRule="auto"/>
        <w:ind w:leftChars="100" w:left="600" w:hangingChars="200" w:hanging="400"/>
        <w:rPr>
          <w:rFonts w:ascii="HY신명조" w:eastAsia="HY신명조" w:hAnsi="바탕체"/>
          <w:szCs w:val="20"/>
        </w:rPr>
      </w:pPr>
      <w:r w:rsidRPr="00CB41C0">
        <w:rPr>
          <w:rFonts w:ascii="HY신명조" w:eastAsia="HY신명조" w:hAnsi="바탕체" w:hint="eastAsia"/>
          <w:szCs w:val="20"/>
        </w:rPr>
        <w:t>5. 원사업자 또는 수급사업자가 재해 기타 사유로 인하여 이 계약의 내용을 이행하기 곤란하다</w:t>
      </w:r>
      <w:r w:rsidRPr="00CB41C0">
        <w:rPr>
          <w:rFonts w:ascii="HY신명조" w:eastAsia="HY신명조" w:hAnsi="바탕체" w:hint="eastAsia"/>
          <w:szCs w:val="20"/>
        </w:rPr>
        <w:lastRenderedPageBreak/>
        <w:t>고 쌍방이 인정한 경우</w:t>
      </w:r>
    </w:p>
    <w:p w:rsidR="003874BA" w:rsidRPr="00CB41C0" w:rsidRDefault="003874BA" w:rsidP="0071358B">
      <w:pPr>
        <w:spacing w:line="312" w:lineRule="auto"/>
        <w:ind w:leftChars="100" w:left="600" w:hangingChars="200" w:hanging="400"/>
        <w:rPr>
          <w:rFonts w:ascii="HY신명조" w:eastAsia="HY신명조" w:hAnsi="바탕체"/>
          <w:szCs w:val="20"/>
        </w:rPr>
      </w:pPr>
      <w:r>
        <w:rPr>
          <w:rFonts w:ascii="HY신명조" w:eastAsia="HY신명조" w:hAnsi="바탕체" w:hint="eastAsia"/>
          <w:szCs w:val="20"/>
        </w:rPr>
        <w:t>6.</w:t>
      </w:r>
      <w:r>
        <w:rPr>
          <w:rFonts w:ascii="HY신명조" w:eastAsia="HY신명조" w:hAnsi="바탕체"/>
          <w:szCs w:val="20"/>
        </w:rPr>
        <w:t xml:space="preserve"> </w:t>
      </w:r>
      <w:r>
        <w:rPr>
          <w:rFonts w:ascii="HY신명조" w:eastAsia="HY신명조" w:hAnsi="바탕체" w:hint="eastAsia"/>
          <w:szCs w:val="20"/>
        </w:rPr>
        <w:t>수급사업자가 제12조의 의무를 위반한 경우</w:t>
      </w:r>
    </w:p>
    <w:p w:rsidR="00C614B4" w:rsidRDefault="003100DC" w:rsidP="00944F5D">
      <w:pPr>
        <w:spacing w:line="312" w:lineRule="auto"/>
        <w:ind w:leftChars="100" w:left="600" w:hangingChars="200" w:hanging="400"/>
        <w:rPr>
          <w:rFonts w:ascii="HY신명조" w:eastAsia="HY신명조" w:hAnsi="바탕체"/>
          <w:szCs w:val="20"/>
        </w:rPr>
      </w:pPr>
      <w:r>
        <w:rPr>
          <w:rFonts w:ascii="HY신명조" w:eastAsia="HY신명조" w:hAnsi="바탕체" w:hint="eastAsia"/>
          <w:szCs w:val="20"/>
        </w:rPr>
        <w:t>7</w:t>
      </w:r>
      <w:r w:rsidR="00C614B4" w:rsidRPr="00CB41C0">
        <w:rPr>
          <w:rFonts w:ascii="HY신명조" w:eastAsia="HY신명조" w:hAnsi="바탕체" w:hint="eastAsia"/>
          <w:szCs w:val="20"/>
        </w:rPr>
        <w:t xml:space="preserve">. 수급사업자가 </w:t>
      </w:r>
      <w:r w:rsidR="00EB7F2E" w:rsidRPr="00CB41C0">
        <w:rPr>
          <w:rFonts w:ascii="HY신명조" w:eastAsia="HY신명조" w:hAnsi="바탕체" w:hint="eastAsia"/>
          <w:szCs w:val="20"/>
        </w:rPr>
        <w:t>제</w:t>
      </w:r>
      <w:del w:id="172" w:author="최규현 (Kyoohyun Choi)" w:date="2024-06-20T15:34:00Z">
        <w:r w:rsidR="00EB7F2E" w:rsidRPr="00CB41C0" w:rsidDel="0031123B">
          <w:rPr>
            <w:rFonts w:ascii="HY신명조" w:eastAsia="HY신명조" w:hAnsi="바탕체" w:hint="eastAsia"/>
            <w:szCs w:val="20"/>
          </w:rPr>
          <w:delText>40</w:delText>
        </w:r>
      </w:del>
      <w:ins w:id="173" w:author="최규현 (Kyoohyun Choi)" w:date="2024-06-20T15:34:00Z">
        <w:r w:rsidR="0031123B">
          <w:rPr>
            <w:rFonts w:ascii="HY신명조" w:eastAsia="HY신명조" w:hAnsi="바탕체" w:hint="eastAsia"/>
            <w:szCs w:val="20"/>
          </w:rPr>
          <w:t>41</w:t>
        </w:r>
      </w:ins>
      <w:r w:rsidR="00EB7F2E" w:rsidRPr="00CB41C0">
        <w:rPr>
          <w:rFonts w:ascii="HY신명조" w:eastAsia="HY신명조" w:hAnsi="바탕체" w:hint="eastAsia"/>
          <w:szCs w:val="20"/>
        </w:rPr>
        <w:t>조 제</w:t>
      </w:r>
      <w:r w:rsidR="00EE46F8" w:rsidRPr="00CB41C0">
        <w:rPr>
          <w:rFonts w:ascii="HY신명조" w:eastAsia="HY신명조" w:hAnsi="바탕체" w:hint="eastAsia"/>
          <w:szCs w:val="20"/>
        </w:rPr>
        <w:t>4항 및 제</w:t>
      </w:r>
      <w:r w:rsidR="00EB7F2E" w:rsidRPr="00CB41C0">
        <w:rPr>
          <w:rFonts w:ascii="HY신명조" w:eastAsia="HY신명조" w:hAnsi="바탕체" w:hint="eastAsia"/>
          <w:szCs w:val="20"/>
        </w:rPr>
        <w:t>5항의 의무를 위반</w:t>
      </w:r>
      <w:r w:rsidR="00EE46F8" w:rsidRPr="00CB41C0">
        <w:rPr>
          <w:rFonts w:ascii="HY신명조" w:eastAsia="HY신명조" w:hAnsi="바탕체" w:hint="eastAsia"/>
          <w:szCs w:val="20"/>
        </w:rPr>
        <w:t>한</w:t>
      </w:r>
      <w:r w:rsidR="00EB7F2E" w:rsidRPr="00CB41C0">
        <w:rPr>
          <w:rFonts w:ascii="HY신명조" w:eastAsia="HY신명조" w:hAnsi="바탕체" w:hint="eastAsia"/>
          <w:szCs w:val="20"/>
        </w:rPr>
        <w:t xml:space="preserve"> 경우</w:t>
      </w:r>
    </w:p>
    <w:p w:rsidR="003100DC" w:rsidRPr="00CB41C0" w:rsidRDefault="003100DC" w:rsidP="00944F5D">
      <w:pPr>
        <w:spacing w:line="312" w:lineRule="auto"/>
        <w:ind w:leftChars="100" w:left="600" w:hangingChars="200" w:hanging="400"/>
        <w:rPr>
          <w:rFonts w:ascii="HY신명조" w:eastAsia="HY신명조" w:hAnsi="바탕체"/>
          <w:szCs w:val="20"/>
        </w:rPr>
      </w:pPr>
      <w:r>
        <w:rPr>
          <w:rFonts w:ascii="HY신명조" w:eastAsia="HY신명조" w:hAnsi="바탕체" w:hint="eastAsia"/>
          <w:szCs w:val="20"/>
        </w:rPr>
        <w:t>8.</w:t>
      </w:r>
      <w:r>
        <w:rPr>
          <w:rFonts w:ascii="HY신명조" w:eastAsia="HY신명조" w:hAnsi="바탕체"/>
          <w:szCs w:val="20"/>
        </w:rPr>
        <w:t xml:space="preserve"> </w:t>
      </w:r>
      <w:r>
        <w:rPr>
          <w:rFonts w:ascii="HY신명조" w:eastAsia="HY신명조" w:hAnsi="바탕체" w:hint="eastAsia"/>
          <w:szCs w:val="20"/>
        </w:rPr>
        <w:t>수급사업자가 제</w:t>
      </w:r>
      <w:del w:id="174" w:author="최규현 (Kyoohyun Choi)" w:date="2024-06-20T15:34:00Z">
        <w:r w:rsidDel="0031123B">
          <w:rPr>
            <w:rFonts w:ascii="HY신명조" w:eastAsia="HY신명조" w:hAnsi="바탕체" w:hint="eastAsia"/>
            <w:szCs w:val="20"/>
          </w:rPr>
          <w:delText>53</w:delText>
        </w:r>
      </w:del>
      <w:ins w:id="175" w:author="최규현 (Kyoohyun Choi)" w:date="2024-06-20T15:34:00Z">
        <w:r w:rsidR="0031123B">
          <w:rPr>
            <w:rFonts w:ascii="HY신명조" w:eastAsia="HY신명조" w:hAnsi="바탕체" w:hint="eastAsia"/>
            <w:szCs w:val="20"/>
          </w:rPr>
          <w:t>54</w:t>
        </w:r>
      </w:ins>
      <w:r>
        <w:rPr>
          <w:rFonts w:ascii="HY신명조" w:eastAsia="HY신명조" w:hAnsi="바탕체" w:hint="eastAsia"/>
          <w:szCs w:val="20"/>
        </w:rPr>
        <w:t>조의 의무를 위반한 경우</w:t>
      </w:r>
    </w:p>
    <w:p w:rsidR="00DF34AE" w:rsidRPr="00CB41C0" w:rsidRDefault="003100DC" w:rsidP="00944F5D">
      <w:pPr>
        <w:spacing w:line="312" w:lineRule="auto"/>
        <w:ind w:leftChars="100" w:left="600" w:hangingChars="200" w:hanging="400"/>
        <w:rPr>
          <w:rFonts w:ascii="HY신명조" w:eastAsia="HY신명조" w:hAnsi="바탕체"/>
          <w:szCs w:val="20"/>
        </w:rPr>
      </w:pPr>
      <w:r>
        <w:rPr>
          <w:rFonts w:ascii="HY신명조" w:eastAsia="HY신명조" w:hAnsi="바탕체" w:hint="eastAsia"/>
          <w:szCs w:val="20"/>
        </w:rPr>
        <w:t>9</w:t>
      </w:r>
      <w:r w:rsidR="00DF34AE" w:rsidRPr="00CB41C0">
        <w:rPr>
          <w:rFonts w:ascii="HY신명조" w:eastAsia="HY신명조" w:hAnsi="바탕체" w:hint="eastAsia"/>
          <w:szCs w:val="20"/>
        </w:rPr>
        <w:t>. 수급사업자가 제</w:t>
      </w:r>
      <w:del w:id="176" w:author="최규현 (Kyoohyun Choi)" w:date="2024-06-20T15:34:00Z">
        <w:r w:rsidR="00DF34AE" w:rsidRPr="00CB41C0" w:rsidDel="0031123B">
          <w:rPr>
            <w:rFonts w:ascii="HY신명조" w:eastAsia="HY신명조" w:hAnsi="바탕체" w:hint="eastAsia"/>
            <w:szCs w:val="20"/>
          </w:rPr>
          <w:delText>63</w:delText>
        </w:r>
      </w:del>
      <w:ins w:id="177" w:author="최규현 (Kyoohyun Choi)" w:date="2024-06-20T15:34:00Z">
        <w:r w:rsidR="0031123B">
          <w:rPr>
            <w:rFonts w:ascii="HY신명조" w:eastAsia="HY신명조" w:hAnsi="바탕체" w:hint="eastAsia"/>
            <w:szCs w:val="20"/>
          </w:rPr>
          <w:t>64</w:t>
        </w:r>
      </w:ins>
      <w:r w:rsidR="00DF34AE" w:rsidRPr="00CB41C0">
        <w:rPr>
          <w:rFonts w:ascii="HY신명조" w:eastAsia="HY신명조" w:hAnsi="바탕체" w:hint="eastAsia"/>
          <w:szCs w:val="20"/>
        </w:rPr>
        <w:t>조에서 정한 청렴의무를 위반하는 경우</w:t>
      </w:r>
      <w:r w:rsidR="00EC150C">
        <w:rPr>
          <w:rFonts w:ascii="HY신명조" w:eastAsia="HY신명조" w:hAnsi="바탕체" w:hint="eastAsia"/>
          <w:szCs w:val="20"/>
        </w:rPr>
        <w:t>1</w:t>
      </w:r>
    </w:p>
    <w:p w:rsidR="00224E62" w:rsidRPr="00CB41C0" w:rsidRDefault="00224E62" w:rsidP="00224E62">
      <w:pPr>
        <w:spacing w:line="312" w:lineRule="auto"/>
        <w:rPr>
          <w:rFonts w:ascii="HY신명조" w:eastAsia="HY신명조" w:hAnsi="바탕체"/>
          <w:szCs w:val="20"/>
        </w:rPr>
      </w:pPr>
      <w:r w:rsidRPr="00CB41C0">
        <w:rPr>
          <w:rFonts w:ascii="HY신명조" w:eastAsia="HY신명조" w:hAnsi="바탕체" w:hint="eastAsia"/>
          <w:szCs w:val="20"/>
        </w:rPr>
        <w:t xml:space="preserve">② 원사업자 또는 수급사업자는 다음 각 호의 어느 하나에 해당하는 사유가 발생한 경우에는 상대방에게 상당한 기간을 정하여 그 이행을 최고하고, 그 기간 내에 이를 이행하지 아니한 때에는 이 계약의 전부 또는 일부를 </w:t>
      </w:r>
      <w:proofErr w:type="spellStart"/>
      <w:r w:rsidRPr="00CB41C0">
        <w:rPr>
          <w:rFonts w:ascii="HY신명조" w:eastAsia="HY신명조" w:hAnsi="바탕체" w:hint="eastAsia"/>
          <w:szCs w:val="20"/>
        </w:rPr>
        <w:t>해제</w:t>
      </w:r>
      <w:r w:rsidR="0071358B" w:rsidRPr="00CB41C0">
        <w:rPr>
          <w:rFonts w:ascii="HY신명조" w:eastAsia="HY신명조" w:hAnsi="바탕체" w:hint="eastAsia"/>
          <w:szCs w:val="20"/>
        </w:rPr>
        <w:t>ㆍ</w:t>
      </w:r>
      <w:r w:rsidRPr="00CB41C0">
        <w:rPr>
          <w:rFonts w:ascii="HY신명조" w:eastAsia="HY신명조" w:hAnsi="바탕체" w:hint="eastAsia"/>
          <w:szCs w:val="20"/>
        </w:rPr>
        <w:t>해지할</w:t>
      </w:r>
      <w:proofErr w:type="spellEnd"/>
      <w:r w:rsidRPr="00CB41C0">
        <w:rPr>
          <w:rFonts w:ascii="HY신명조" w:eastAsia="HY신명조" w:hAnsi="바탕체" w:hint="eastAsia"/>
          <w:szCs w:val="20"/>
        </w:rPr>
        <w:t xml:space="preserve"> 수 있다. 다만, 원사업자 또는 수급사업자가 이행을 거절하거나 납품기한 내에 이행하여야 이 계약의 목적을 달성할 수 있는 경우에는 최고없이 해제 또는 해지할 수 있다.</w:t>
      </w:r>
    </w:p>
    <w:p w:rsidR="00224E62" w:rsidRPr="00CB41C0" w:rsidRDefault="00224E62" w:rsidP="0071358B">
      <w:pPr>
        <w:spacing w:line="312" w:lineRule="auto"/>
        <w:ind w:leftChars="100" w:left="600" w:hangingChars="200" w:hanging="400"/>
        <w:rPr>
          <w:rFonts w:ascii="HY신명조" w:eastAsia="HY신명조" w:hAnsi="바탕체"/>
          <w:szCs w:val="20"/>
        </w:rPr>
      </w:pPr>
      <w:r w:rsidRPr="00CB41C0">
        <w:rPr>
          <w:rFonts w:ascii="HY신명조" w:eastAsia="HY신명조" w:hAnsi="바탕체" w:hint="eastAsia"/>
          <w:szCs w:val="20"/>
        </w:rPr>
        <w:t xml:space="preserve">1. 원사업자 또는 수급사업자가 이 계약상의 의무를 이행하지 않은 경우. 다만, 원사업자 또는 수급사업자의 </w:t>
      </w:r>
      <w:proofErr w:type="spellStart"/>
      <w:r w:rsidRPr="00CB41C0">
        <w:rPr>
          <w:rFonts w:ascii="HY신명조" w:eastAsia="HY신명조" w:hAnsi="바탕체" w:hint="eastAsia"/>
          <w:szCs w:val="20"/>
        </w:rPr>
        <w:t>미이행</w:t>
      </w:r>
      <w:proofErr w:type="spellEnd"/>
      <w:r w:rsidRPr="00CB41C0">
        <w:rPr>
          <w:rFonts w:ascii="HY신명조" w:eastAsia="HY신명조" w:hAnsi="바탕체" w:hint="eastAsia"/>
          <w:szCs w:val="20"/>
        </w:rPr>
        <w:t xml:space="preserve"> 부분이 사소하고, 이 계약의 목적 달성과 관계없는 경우에는 그러하지 않는다.</w:t>
      </w:r>
    </w:p>
    <w:p w:rsidR="00224E62" w:rsidRPr="00CB41C0" w:rsidRDefault="00224E62" w:rsidP="0071358B">
      <w:pPr>
        <w:spacing w:line="312" w:lineRule="auto"/>
        <w:ind w:leftChars="100" w:left="600" w:hangingChars="200" w:hanging="400"/>
        <w:rPr>
          <w:rFonts w:ascii="HY신명조" w:eastAsia="HY신명조" w:hAnsi="바탕체"/>
          <w:szCs w:val="20"/>
        </w:rPr>
      </w:pPr>
      <w:r w:rsidRPr="00CB41C0">
        <w:rPr>
          <w:rFonts w:ascii="HY신명조" w:eastAsia="HY신명조" w:hAnsi="바탕체" w:hint="eastAsia"/>
          <w:szCs w:val="20"/>
        </w:rPr>
        <w:t>2. 원사업자가 정당한 사유없이 수급사업자의 목적물의 제작에 필요한 사항의 이행을 지연하여 수급사업자의 목적물의 제작에 현저한 지장을 초래한 경우</w:t>
      </w:r>
    </w:p>
    <w:p w:rsidR="00224E62" w:rsidRPr="00CB41C0" w:rsidRDefault="00224E62" w:rsidP="00224E62">
      <w:pPr>
        <w:spacing w:line="312" w:lineRule="auto"/>
        <w:rPr>
          <w:rFonts w:ascii="HY신명조" w:eastAsia="HY신명조" w:hAnsi="바탕체"/>
          <w:szCs w:val="20"/>
        </w:rPr>
      </w:pPr>
      <w:r w:rsidRPr="00CB41C0">
        <w:rPr>
          <w:rFonts w:ascii="HY신명조" w:eastAsia="HY신명조" w:hAnsi="바탕체" w:hint="eastAsia"/>
          <w:szCs w:val="20"/>
        </w:rPr>
        <w:t>③ 제1항 및 제2항에 따라 이 계약이 해제된 경우 원사업자와 수급사업자는 다음 각 호에서 정한 의무를 동시에 이행한다.</w:t>
      </w:r>
    </w:p>
    <w:p w:rsidR="00224E62" w:rsidRPr="00CB41C0" w:rsidRDefault="00224E62" w:rsidP="0071358B">
      <w:pPr>
        <w:spacing w:line="312" w:lineRule="auto"/>
        <w:ind w:leftChars="100" w:left="600" w:hangingChars="200" w:hanging="400"/>
        <w:rPr>
          <w:rFonts w:ascii="HY신명조" w:eastAsia="HY신명조" w:hAnsi="바탕체"/>
          <w:szCs w:val="20"/>
        </w:rPr>
      </w:pPr>
      <w:r w:rsidRPr="00CB41C0">
        <w:rPr>
          <w:rFonts w:ascii="HY신명조" w:eastAsia="HY신명조" w:hAnsi="바탕체" w:hint="eastAsia"/>
          <w:szCs w:val="20"/>
        </w:rPr>
        <w:t xml:space="preserve">1. 원사업자 또는 수급사업자는 상대방으로부터 제공받은 목적물과 관련한 모든 자료를 반환하고, 저장된 자료를 삭제한다. </w:t>
      </w:r>
    </w:p>
    <w:p w:rsidR="00224E62" w:rsidRPr="00CB41C0" w:rsidRDefault="00224E62" w:rsidP="0071358B">
      <w:pPr>
        <w:spacing w:line="312" w:lineRule="auto"/>
        <w:ind w:leftChars="100" w:left="600" w:hangingChars="200" w:hanging="400"/>
        <w:rPr>
          <w:rFonts w:ascii="HY신명조" w:eastAsia="HY신명조" w:hAnsi="바탕체"/>
          <w:szCs w:val="20"/>
        </w:rPr>
      </w:pPr>
      <w:r w:rsidRPr="00CB41C0">
        <w:rPr>
          <w:rFonts w:ascii="HY신명조" w:eastAsia="HY신명조" w:hAnsi="바탕체" w:hint="eastAsia"/>
          <w:szCs w:val="20"/>
        </w:rPr>
        <w:t>2. 원사업자 또는 수급사업자는 상대방으로부터 제공받은 목적물과 관련한 자료를 활용하지 않는다.</w:t>
      </w:r>
    </w:p>
    <w:p w:rsidR="00224E62" w:rsidRPr="00CB41C0" w:rsidRDefault="00224E62" w:rsidP="0071358B">
      <w:pPr>
        <w:spacing w:line="312" w:lineRule="auto"/>
        <w:ind w:firstLineChars="100" w:firstLine="200"/>
        <w:rPr>
          <w:rFonts w:ascii="HY신명조" w:eastAsia="HY신명조" w:hAnsi="바탕체"/>
          <w:szCs w:val="20"/>
        </w:rPr>
      </w:pPr>
      <w:r w:rsidRPr="00CB41C0">
        <w:rPr>
          <w:rFonts w:ascii="HY신명조" w:eastAsia="HY신명조" w:hAnsi="바탕체" w:hint="eastAsia"/>
          <w:szCs w:val="20"/>
        </w:rPr>
        <w:t xml:space="preserve">3. 수급사업자는 원사업자로부터 지급받은 대금과 그 이자(연 6%)를 더하여 반환한다. </w:t>
      </w:r>
    </w:p>
    <w:p w:rsidR="00224E62" w:rsidRPr="00CB41C0" w:rsidRDefault="00224E62" w:rsidP="0071358B">
      <w:pPr>
        <w:spacing w:line="312" w:lineRule="auto"/>
        <w:ind w:leftChars="100" w:left="600" w:hangingChars="200" w:hanging="400"/>
        <w:rPr>
          <w:rFonts w:ascii="HY신명조" w:eastAsia="HY신명조" w:hAnsi="바탕체"/>
          <w:szCs w:val="20"/>
        </w:rPr>
      </w:pPr>
      <w:r w:rsidRPr="00CB41C0">
        <w:rPr>
          <w:rFonts w:ascii="HY신명조" w:eastAsia="HY신명조" w:hAnsi="바탕체" w:hint="eastAsia"/>
          <w:szCs w:val="20"/>
        </w:rPr>
        <w:t>4. 수급사업자 또는 원사업자는 상대방으로부터 제공받은 목적물과 관련한 자료 또는 지식재산 등을 반환하며, 이를 활용하지 않는다.</w:t>
      </w:r>
    </w:p>
    <w:p w:rsidR="00224E62" w:rsidRPr="00CB41C0" w:rsidRDefault="00224E62" w:rsidP="00224E62">
      <w:pPr>
        <w:spacing w:line="312" w:lineRule="auto"/>
        <w:rPr>
          <w:rFonts w:ascii="HY신명조" w:eastAsia="HY신명조" w:hAnsi="바탕체"/>
          <w:szCs w:val="20"/>
        </w:rPr>
      </w:pPr>
      <w:r w:rsidRPr="00CB41C0">
        <w:rPr>
          <w:rFonts w:ascii="HY신명조" w:eastAsia="HY신명조" w:hAnsi="바탕체" w:hint="eastAsia"/>
          <w:szCs w:val="20"/>
        </w:rPr>
        <w:t>④ 제1항 및 제2항에 따라 이 계약이 해지된 경우 원사업자와 수급사업자는 완성하였지만, 납품하지 못한 목적물 또는 이미 납품한 목적물의 비율에 따라 그 대금을 정산한다. 이 경우에 차액이 있는 경우 수급사업자는 원사업자에게 반환하며, 부족할 경우 원사업자는 수급사업자에게 미지급액을 지급한다.</w:t>
      </w:r>
    </w:p>
    <w:p w:rsidR="00224E62" w:rsidRPr="00CB41C0" w:rsidRDefault="00224E62" w:rsidP="00224E62">
      <w:pPr>
        <w:spacing w:line="312" w:lineRule="auto"/>
        <w:rPr>
          <w:rFonts w:ascii="HY신명조" w:eastAsia="HY신명조" w:hAnsi="바탕체"/>
          <w:szCs w:val="20"/>
        </w:rPr>
      </w:pPr>
      <w:r w:rsidRPr="00CB41C0">
        <w:rPr>
          <w:rFonts w:ascii="HY신명조" w:eastAsia="HY신명조" w:hAnsi="바탕체" w:hint="eastAsia"/>
          <w:szCs w:val="20"/>
        </w:rPr>
        <w:t xml:space="preserve">⑤ 제4항에 따라 대금을 정산함에 있어서 목적물에 대한 검사결과가 불합격으로 판정된 경우에는 그러하지 않는다. </w:t>
      </w:r>
    </w:p>
    <w:p w:rsidR="00224E62" w:rsidRPr="00CB41C0" w:rsidRDefault="00224E62" w:rsidP="00224E62">
      <w:pPr>
        <w:spacing w:line="312" w:lineRule="auto"/>
        <w:rPr>
          <w:rFonts w:ascii="HY신명조" w:eastAsia="HY신명조" w:hAnsi="바탕체"/>
          <w:szCs w:val="20"/>
        </w:rPr>
      </w:pPr>
      <w:r w:rsidRPr="00CB41C0">
        <w:rPr>
          <w:rFonts w:ascii="HY신명조" w:eastAsia="HY신명조" w:hAnsi="바탕체" w:hint="eastAsia"/>
          <w:szCs w:val="20"/>
        </w:rPr>
        <w:t>⑥ 제1항 제5호 중 파산의 경우를 제외하고, 원사업자 또는 수급사업자는 해제 또는 해지의 원인이 있는 상대방에 대해 이로 인하여 발생한 손해배상을 청구할 수 있다. 이 경우에 상대방이 고의 또는 과실</w:t>
      </w:r>
      <w:r w:rsidR="0071358B" w:rsidRPr="00CB41C0">
        <w:rPr>
          <w:rFonts w:ascii="HY신명조" w:eastAsia="HY신명조" w:hAnsi="바탕체" w:hint="eastAsia"/>
          <w:szCs w:val="20"/>
        </w:rPr>
        <w:t xml:space="preserve"> </w:t>
      </w:r>
      <w:r w:rsidRPr="00CB41C0">
        <w:rPr>
          <w:rFonts w:ascii="HY신명조" w:eastAsia="HY신명조" w:hAnsi="바탕체" w:hint="eastAsia"/>
          <w:szCs w:val="20"/>
        </w:rPr>
        <w:t>없음을 증명한 경우에는 그러하지 않는다.</w:t>
      </w:r>
    </w:p>
    <w:p w:rsidR="00224E62" w:rsidRPr="00CB41C0" w:rsidRDefault="00224E62" w:rsidP="00224E62">
      <w:pPr>
        <w:spacing w:line="312" w:lineRule="auto"/>
        <w:rPr>
          <w:rFonts w:ascii="HY신명조" w:eastAsia="HY신명조" w:hAnsi="바탕체"/>
          <w:szCs w:val="20"/>
        </w:rPr>
      </w:pPr>
      <w:r w:rsidRPr="00CB41C0">
        <w:rPr>
          <w:rFonts w:ascii="HY신명조" w:eastAsia="HY신명조" w:hAnsi="바탕체" w:hint="eastAsia"/>
          <w:szCs w:val="20"/>
        </w:rPr>
        <w:lastRenderedPageBreak/>
        <w:t>⑦ 제3항 제3호, 제4항 후문 및 제6항에 따라 대금 또는 손해배상금을 지급해야 할 자가 이를 지연한 경우, 그 지연기간에 대해 지연이자(연 10%)를 더하여 지급한다.</w:t>
      </w:r>
    </w:p>
    <w:p w:rsidR="000D413D" w:rsidRPr="00CB41C0" w:rsidRDefault="000D413D" w:rsidP="001F2BDA">
      <w:pPr>
        <w:spacing w:line="312" w:lineRule="auto"/>
        <w:rPr>
          <w:rFonts w:ascii="HY신명조" w:eastAsia="HY신명조" w:hAnsi="바탕체"/>
          <w:szCs w:val="20"/>
        </w:rPr>
      </w:pPr>
    </w:p>
    <w:p w:rsidR="00F6228D" w:rsidRPr="00CB41C0" w:rsidRDefault="00F6228D" w:rsidP="00F6228D">
      <w:pPr>
        <w:spacing w:line="312" w:lineRule="auto"/>
        <w:rPr>
          <w:rFonts w:ascii="HY신명조" w:eastAsia="HY신명조" w:hAnsi="바탕체"/>
          <w:szCs w:val="20"/>
        </w:rPr>
      </w:pPr>
      <w:r w:rsidRPr="00CB41C0">
        <w:rPr>
          <w:rFonts w:ascii="HY신명조" w:eastAsia="HY신명조" w:hAnsi="바탕체" w:hint="eastAsia"/>
          <w:b/>
          <w:szCs w:val="20"/>
        </w:rPr>
        <w:t>제</w:t>
      </w:r>
      <w:del w:id="178" w:author="최규현 (Kyoohyun Choi)" w:date="2024-06-20T15:38:00Z">
        <w:r w:rsidR="0081271A" w:rsidRPr="00CB41C0" w:rsidDel="00892457">
          <w:rPr>
            <w:rFonts w:ascii="HY신명조" w:eastAsia="HY신명조" w:hAnsi="바탕체" w:hint="eastAsia"/>
            <w:b/>
            <w:szCs w:val="20"/>
          </w:rPr>
          <w:delText>60</w:delText>
        </w:r>
      </w:del>
      <w:ins w:id="179" w:author="최규현 (Kyoohyun Choi)" w:date="2024-06-20T15:38:00Z">
        <w:r w:rsidR="00892457">
          <w:rPr>
            <w:rFonts w:ascii="HY신명조" w:eastAsia="HY신명조" w:hAnsi="바탕체" w:hint="eastAsia"/>
            <w:b/>
            <w:szCs w:val="20"/>
          </w:rPr>
          <w:t>61</w:t>
        </w:r>
      </w:ins>
      <w:r w:rsidRPr="00CB41C0">
        <w:rPr>
          <w:rFonts w:ascii="HY신명조" w:eastAsia="HY신명조" w:hAnsi="바탕체" w:hint="eastAsia"/>
          <w:b/>
          <w:szCs w:val="20"/>
        </w:rPr>
        <w:t xml:space="preserve">조 (하자담보책임) </w:t>
      </w:r>
    </w:p>
    <w:p w:rsidR="00F6228D" w:rsidRPr="00CB41C0" w:rsidRDefault="00F6228D" w:rsidP="00F6228D">
      <w:pPr>
        <w:spacing w:line="312" w:lineRule="auto"/>
        <w:rPr>
          <w:rFonts w:ascii="HY신명조" w:eastAsia="HY신명조" w:hAnsi="바탕체"/>
          <w:szCs w:val="20"/>
        </w:rPr>
      </w:pPr>
      <w:r w:rsidRPr="00CB41C0">
        <w:rPr>
          <w:rFonts w:ascii="HY신명조" w:eastAsia="HY신명조" w:hAnsi="바탕체" w:hint="eastAsia"/>
          <w:szCs w:val="20"/>
        </w:rPr>
        <w:t xml:space="preserve">① 검사에 합격한 목적물에 하자가 있는 경우, 원사업자는 수급사업자에 대해 상당한 기간을 정하여 그 하자의 보수를 청구할 수 있다. </w:t>
      </w:r>
    </w:p>
    <w:p w:rsidR="00F6228D" w:rsidRPr="00CB41C0" w:rsidRDefault="00F6228D" w:rsidP="00F6228D">
      <w:pPr>
        <w:spacing w:line="312" w:lineRule="auto"/>
        <w:rPr>
          <w:rFonts w:ascii="HY신명조" w:eastAsia="HY신명조" w:hAnsi="바탕체"/>
          <w:szCs w:val="20"/>
        </w:rPr>
      </w:pPr>
      <w:r w:rsidRPr="00CB41C0">
        <w:rPr>
          <w:rFonts w:ascii="HY신명조" w:eastAsia="HY신명조" w:hAnsi="바탕체" w:hint="eastAsia"/>
          <w:szCs w:val="20"/>
        </w:rPr>
        <w:t>② 원사업자는 다음 각 호의 요건을 모두 충족한 경우, 이 계약을 해제할 수 있다. 다만, 수급사업자가 하자에 대한 보수를 거절한 경우 또는 납품기한 내에 이행해야 이 계약의 목적을 달성할 수 있는 경우에는 제2호를 적용하지 않는다.</w:t>
      </w:r>
    </w:p>
    <w:p w:rsidR="00F6228D" w:rsidRPr="00CB41C0" w:rsidRDefault="00F6228D" w:rsidP="00F6228D">
      <w:pPr>
        <w:spacing w:line="312" w:lineRule="auto"/>
        <w:ind w:firstLineChars="100" w:firstLine="200"/>
        <w:rPr>
          <w:rFonts w:ascii="HY신명조" w:eastAsia="HY신명조" w:hAnsi="바탕체"/>
          <w:szCs w:val="20"/>
        </w:rPr>
      </w:pPr>
      <w:r w:rsidRPr="00CB41C0">
        <w:rPr>
          <w:rFonts w:ascii="HY신명조" w:eastAsia="HY신명조" w:hAnsi="바탕체" w:hint="eastAsia"/>
          <w:szCs w:val="20"/>
        </w:rPr>
        <w:t>1. 목적물의 하자로 인하여 이 계약의 목적을 달성할 수 없는 경우</w:t>
      </w:r>
    </w:p>
    <w:p w:rsidR="00F6228D" w:rsidRPr="00CB41C0" w:rsidRDefault="00F6228D" w:rsidP="00F6228D">
      <w:pPr>
        <w:spacing w:line="312" w:lineRule="auto"/>
        <w:ind w:leftChars="100" w:left="600" w:hangingChars="200" w:hanging="400"/>
        <w:rPr>
          <w:rFonts w:ascii="HY신명조" w:eastAsia="HY신명조" w:hAnsi="바탕체"/>
          <w:szCs w:val="20"/>
        </w:rPr>
      </w:pPr>
      <w:r w:rsidRPr="00CB41C0">
        <w:rPr>
          <w:rFonts w:ascii="HY신명조" w:eastAsia="HY신명조" w:hAnsi="바탕체" w:hint="eastAsia"/>
          <w:szCs w:val="20"/>
        </w:rPr>
        <w:t>2. 상당한 기간을 정하여 그 하자의 보수를 요구하였음에도 불구하고, 수급사업자가 그 기간내에 보수를 하지 않은 경우</w:t>
      </w:r>
    </w:p>
    <w:p w:rsidR="00F6228D" w:rsidRPr="00CB41C0" w:rsidRDefault="00F6228D" w:rsidP="00F6228D">
      <w:pPr>
        <w:spacing w:line="312" w:lineRule="auto"/>
        <w:rPr>
          <w:rFonts w:ascii="HY신명조" w:eastAsia="HY신명조" w:hAnsi="바탕체"/>
          <w:szCs w:val="20"/>
        </w:rPr>
      </w:pPr>
      <w:r w:rsidRPr="00CB41C0">
        <w:rPr>
          <w:rFonts w:ascii="HY신명조" w:eastAsia="HY신명조" w:hAnsi="바탕체" w:hint="eastAsia"/>
          <w:szCs w:val="20"/>
        </w:rPr>
        <w:t xml:space="preserve">③ 원사업자는 하자보수청구권 또는 계약해제권의 행사와 별도로 손해배상을 청구할 수 있다. </w:t>
      </w:r>
    </w:p>
    <w:p w:rsidR="00F6228D" w:rsidRPr="00CB41C0" w:rsidRDefault="00F6228D" w:rsidP="00F6228D">
      <w:pPr>
        <w:spacing w:line="312" w:lineRule="auto"/>
        <w:rPr>
          <w:rFonts w:ascii="HY신명조" w:eastAsia="HY신명조" w:hAnsi="바탕체"/>
          <w:szCs w:val="20"/>
        </w:rPr>
      </w:pPr>
      <w:r w:rsidRPr="00CB41C0">
        <w:rPr>
          <w:rFonts w:ascii="HY신명조" w:eastAsia="HY신명조" w:hAnsi="바탕체" w:hint="eastAsia"/>
          <w:szCs w:val="20"/>
        </w:rPr>
        <w:t xml:space="preserve">④ 제1항부터 제3항까지의 규정은 목적물의 하자가 원사업자가 제공한 </w:t>
      </w:r>
      <w:proofErr w:type="spellStart"/>
      <w:r w:rsidR="009241BB" w:rsidRPr="00CB41C0">
        <w:rPr>
          <w:rFonts w:ascii="HY신명조" w:eastAsia="HY신명조" w:hAnsi="바탕체" w:hint="eastAsia"/>
          <w:szCs w:val="20"/>
        </w:rPr>
        <w:t>원재료</w:t>
      </w:r>
      <w:r w:rsidRPr="00CB41C0">
        <w:rPr>
          <w:rFonts w:ascii="HY신명조" w:eastAsia="HY신명조" w:hAnsi="바탕체" w:hint="eastAsia"/>
          <w:szCs w:val="20"/>
        </w:rPr>
        <w:t>·설비</w:t>
      </w:r>
      <w:proofErr w:type="spellEnd"/>
      <w:r w:rsidRPr="00CB41C0">
        <w:rPr>
          <w:rFonts w:ascii="HY신명조" w:eastAsia="HY신명조" w:hAnsi="바탕체" w:hint="eastAsia"/>
          <w:szCs w:val="20"/>
        </w:rPr>
        <w:t xml:space="preserve"> 등의 하자 또는 원사업자의 부당한 지시에 기인한 경우에는 적용하지 않는다. 다만, 수급사업자가 그 </w:t>
      </w:r>
      <w:r w:rsidR="009241BB" w:rsidRPr="00CB41C0">
        <w:rPr>
          <w:rFonts w:ascii="HY신명조" w:eastAsia="HY신명조" w:hAnsi="바탕체" w:hint="eastAsia"/>
          <w:szCs w:val="20"/>
        </w:rPr>
        <w:t>원재료</w:t>
      </w:r>
      <w:r w:rsidRPr="00CB41C0">
        <w:rPr>
          <w:rFonts w:ascii="HY신명조" w:eastAsia="HY신명조" w:hAnsi="바탕체" w:hint="eastAsia"/>
          <w:szCs w:val="20"/>
        </w:rPr>
        <w:t xml:space="preserve"> 또는 지시의 부적당함을 알고 원사업자에게 고지하지 아니한 때에는 그러하지 아니하다. </w:t>
      </w:r>
    </w:p>
    <w:p w:rsidR="00F6228D" w:rsidRPr="00CB41C0" w:rsidRDefault="00F6228D" w:rsidP="00F6228D">
      <w:pPr>
        <w:spacing w:line="312" w:lineRule="auto"/>
        <w:rPr>
          <w:rFonts w:ascii="HY신명조" w:eastAsia="HY신명조" w:hAnsi="바탕체"/>
          <w:szCs w:val="20"/>
        </w:rPr>
      </w:pPr>
      <w:r w:rsidRPr="00CB41C0">
        <w:rPr>
          <w:rFonts w:ascii="HY신명조" w:eastAsia="HY신명조" w:hAnsi="바탕체" w:hint="eastAsia"/>
          <w:szCs w:val="20"/>
        </w:rPr>
        <w:t>⑤ 제1항부터 제3항까지의 권리는 제</w:t>
      </w:r>
      <w:del w:id="180" w:author="최규현 (Kyoohyun Choi)" w:date="2024-06-20T15:38:00Z">
        <w:r w:rsidRPr="00CB41C0" w:rsidDel="00892457">
          <w:rPr>
            <w:rFonts w:ascii="HY신명조" w:eastAsia="HY신명조" w:hAnsi="바탕체" w:hint="eastAsia"/>
            <w:szCs w:val="20"/>
          </w:rPr>
          <w:delText>23</w:delText>
        </w:r>
      </w:del>
      <w:ins w:id="181" w:author="최규현 (Kyoohyun Choi)" w:date="2024-06-20T15:38:00Z">
        <w:r w:rsidR="00892457">
          <w:rPr>
            <w:rFonts w:ascii="HY신명조" w:eastAsia="HY신명조" w:hAnsi="바탕체" w:hint="eastAsia"/>
            <w:szCs w:val="20"/>
          </w:rPr>
          <w:t>24</w:t>
        </w:r>
      </w:ins>
      <w:r w:rsidRPr="00CB41C0">
        <w:rPr>
          <w:rFonts w:ascii="HY신명조" w:eastAsia="HY신명조" w:hAnsi="바탕체" w:hint="eastAsia"/>
          <w:szCs w:val="20"/>
        </w:rPr>
        <w:t>조에 따라 목적물에 대한 검사결과가 합격으로 인정된 날로부터 1년 이내에 행사한다.</w:t>
      </w:r>
    </w:p>
    <w:p w:rsidR="00F6228D" w:rsidRPr="00CB41C0" w:rsidRDefault="00F6228D" w:rsidP="001F2BDA">
      <w:pPr>
        <w:spacing w:line="312" w:lineRule="auto"/>
        <w:rPr>
          <w:rFonts w:ascii="HY신명조" w:eastAsia="HY신명조" w:hAnsi="바탕체"/>
          <w:szCs w:val="20"/>
        </w:rPr>
      </w:pPr>
    </w:p>
    <w:p w:rsidR="004E0694" w:rsidRPr="00CB41C0" w:rsidRDefault="004E0694" w:rsidP="004E0694">
      <w:pPr>
        <w:spacing w:line="312" w:lineRule="auto"/>
        <w:rPr>
          <w:rFonts w:ascii="HY신명조" w:eastAsia="HY신명조" w:hAnsi="바탕체"/>
          <w:szCs w:val="20"/>
        </w:rPr>
      </w:pPr>
      <w:r w:rsidRPr="00CB41C0">
        <w:rPr>
          <w:rFonts w:ascii="HY신명조" w:eastAsia="HY신명조" w:hAnsi="바탕체" w:hint="eastAsia"/>
          <w:b/>
          <w:szCs w:val="20"/>
        </w:rPr>
        <w:t>제</w:t>
      </w:r>
      <w:del w:id="182" w:author="최규현 (Kyoohyun Choi)" w:date="2024-06-20T15:38:00Z">
        <w:r w:rsidRPr="00CB41C0" w:rsidDel="00892457">
          <w:rPr>
            <w:rFonts w:ascii="HY신명조" w:eastAsia="HY신명조" w:hAnsi="바탕체" w:hint="eastAsia"/>
            <w:b/>
            <w:szCs w:val="20"/>
          </w:rPr>
          <w:delText>6</w:delText>
        </w:r>
        <w:r w:rsidR="00843E2B" w:rsidRPr="00CB41C0" w:rsidDel="00892457">
          <w:rPr>
            <w:rFonts w:ascii="HY신명조" w:eastAsia="HY신명조" w:hAnsi="바탕체" w:hint="eastAsia"/>
            <w:b/>
            <w:szCs w:val="20"/>
          </w:rPr>
          <w:delText>1</w:delText>
        </w:r>
      </w:del>
      <w:ins w:id="183" w:author="최규현 (Kyoohyun Choi)" w:date="2024-06-20T15:38:00Z">
        <w:r w:rsidR="00892457">
          <w:rPr>
            <w:rFonts w:ascii="HY신명조" w:eastAsia="HY신명조" w:hAnsi="바탕체" w:hint="eastAsia"/>
            <w:b/>
            <w:szCs w:val="20"/>
          </w:rPr>
          <w:t>62</w:t>
        </w:r>
      </w:ins>
      <w:r w:rsidRPr="00CB41C0">
        <w:rPr>
          <w:rFonts w:ascii="HY신명조" w:eastAsia="HY신명조" w:hAnsi="바탕체" w:hint="eastAsia"/>
          <w:b/>
          <w:szCs w:val="20"/>
        </w:rPr>
        <w:t xml:space="preserve">조(분쟁해결) </w:t>
      </w:r>
    </w:p>
    <w:p w:rsidR="004E0694" w:rsidRPr="00CB41C0" w:rsidRDefault="004E0694" w:rsidP="004E0694">
      <w:pPr>
        <w:spacing w:line="312" w:lineRule="auto"/>
        <w:rPr>
          <w:rFonts w:ascii="HY신명조" w:eastAsia="HY신명조" w:hAnsi="바탕체"/>
          <w:szCs w:val="20"/>
        </w:rPr>
      </w:pPr>
      <w:r w:rsidRPr="00CB41C0">
        <w:rPr>
          <w:rFonts w:ascii="HY신명조" w:eastAsia="HY신명조" w:hAnsi="바탕체" w:hint="eastAsia"/>
          <w:szCs w:val="20"/>
        </w:rPr>
        <w:t>① 이 계약과 관련하여 분쟁이 발생한 경우, 원사업자와 수급사업자는 상호 협의하여 분쟁을 해결하기 위해 노력한다.</w:t>
      </w:r>
    </w:p>
    <w:p w:rsidR="004E0694" w:rsidRPr="00CB41C0" w:rsidRDefault="004E0694" w:rsidP="004E0694">
      <w:pPr>
        <w:spacing w:line="312" w:lineRule="auto"/>
        <w:rPr>
          <w:rFonts w:ascii="HY신명조" w:eastAsia="HY신명조" w:hAnsi="바탕체"/>
          <w:szCs w:val="20"/>
        </w:rPr>
      </w:pPr>
      <w:r w:rsidRPr="00CB41C0">
        <w:rPr>
          <w:rFonts w:ascii="HY신명조" w:eastAsia="HY신명조" w:hAnsi="바탕체" w:hint="eastAsia"/>
          <w:szCs w:val="20"/>
        </w:rPr>
        <w:t xml:space="preserve">② 제1항의 규정에도 불구하고 분쟁이 해결되지 않은 경우, 원사업자 또는 수급사업자는 「독점규제 및 공정거래에 관한 법률」 등에 따른 공정거래조정원 또는 하도급분쟁조정협의회, 「중소기업 기술보호지원에 관한 </w:t>
      </w:r>
      <w:proofErr w:type="spellStart"/>
      <w:r w:rsidRPr="00CB41C0">
        <w:rPr>
          <w:rFonts w:ascii="HY신명조" w:eastAsia="HY신명조" w:hAnsi="바탕체" w:hint="eastAsia"/>
          <w:szCs w:val="20"/>
        </w:rPr>
        <w:t>법률」에</w:t>
      </w:r>
      <w:proofErr w:type="spellEnd"/>
      <w:r w:rsidRPr="00CB41C0">
        <w:rPr>
          <w:rFonts w:ascii="HY신명조" w:eastAsia="HY신명조" w:hAnsi="바탕체" w:hint="eastAsia"/>
          <w:szCs w:val="20"/>
        </w:rPr>
        <w:t xml:space="preserve"> 따른 중소기업 기술 분쟁조정위원회 등에 조정을 신청할 수 있다. 이 경우에 원사업자와 수급사업자는 조정절차에 성실하게 임하며, 원활한 분쟁해결을 위해 노력한다.</w:t>
      </w:r>
    </w:p>
    <w:p w:rsidR="004E0694" w:rsidRPr="00CB41C0" w:rsidRDefault="004E0694" w:rsidP="004E0694">
      <w:pPr>
        <w:spacing w:line="312" w:lineRule="auto"/>
        <w:rPr>
          <w:rFonts w:ascii="HY신명조" w:eastAsia="HY신명조" w:hAnsi="바탕체"/>
          <w:szCs w:val="20"/>
        </w:rPr>
      </w:pPr>
      <w:r w:rsidRPr="00CB41C0">
        <w:rPr>
          <w:rFonts w:ascii="HY신명조" w:eastAsia="HY신명조" w:hAnsi="바탕체" w:hint="eastAsia"/>
          <w:szCs w:val="20"/>
        </w:rPr>
        <w:t xml:space="preserve">③ 제1항의 규정에도 불구하고, 분쟁이 해결되지 않은 경우에 원사업자 또는 수급사업자는 법원에 소를 제기하거나 중재법에 따른 중재기관에 중재를 신청할 수 있다. </w:t>
      </w:r>
    </w:p>
    <w:p w:rsidR="004E0694" w:rsidRPr="00CB41C0" w:rsidRDefault="004E0694" w:rsidP="004E0694">
      <w:pPr>
        <w:spacing w:line="312" w:lineRule="auto"/>
        <w:rPr>
          <w:rFonts w:ascii="HY신명조" w:eastAsia="HY신명조" w:hAnsi="바탕체"/>
          <w:szCs w:val="20"/>
        </w:rPr>
      </w:pPr>
    </w:p>
    <w:p w:rsidR="004E0694" w:rsidRPr="00CB41C0" w:rsidRDefault="004E0694" w:rsidP="004E0694">
      <w:pPr>
        <w:spacing w:line="312" w:lineRule="auto"/>
        <w:rPr>
          <w:rFonts w:ascii="HY신명조" w:eastAsia="HY신명조" w:hAnsi="바탕체"/>
          <w:szCs w:val="20"/>
        </w:rPr>
      </w:pPr>
      <w:r w:rsidRPr="00CB41C0">
        <w:rPr>
          <w:rFonts w:ascii="HY신명조" w:eastAsia="HY신명조" w:hAnsi="바탕체" w:hint="eastAsia"/>
          <w:b/>
          <w:szCs w:val="20"/>
        </w:rPr>
        <w:t>제</w:t>
      </w:r>
      <w:del w:id="184" w:author="최규현 (Kyoohyun Choi)" w:date="2024-06-20T15:38:00Z">
        <w:r w:rsidRPr="00CB41C0" w:rsidDel="00892457">
          <w:rPr>
            <w:rFonts w:ascii="HY신명조" w:eastAsia="HY신명조" w:hAnsi="바탕체" w:hint="eastAsia"/>
            <w:b/>
            <w:szCs w:val="20"/>
          </w:rPr>
          <w:delText>6</w:delText>
        </w:r>
        <w:r w:rsidR="00843E2B" w:rsidRPr="00CB41C0" w:rsidDel="00892457">
          <w:rPr>
            <w:rFonts w:ascii="HY신명조" w:eastAsia="HY신명조" w:hAnsi="바탕체" w:hint="eastAsia"/>
            <w:b/>
            <w:szCs w:val="20"/>
          </w:rPr>
          <w:delText>2</w:delText>
        </w:r>
      </w:del>
      <w:ins w:id="185" w:author="최규현 (Kyoohyun Choi)" w:date="2024-06-20T15:38:00Z">
        <w:r w:rsidR="00892457">
          <w:rPr>
            <w:rFonts w:ascii="HY신명조" w:eastAsia="HY신명조" w:hAnsi="바탕체" w:hint="eastAsia"/>
            <w:b/>
            <w:szCs w:val="20"/>
          </w:rPr>
          <w:t>63</w:t>
        </w:r>
      </w:ins>
      <w:r w:rsidRPr="00CB41C0">
        <w:rPr>
          <w:rFonts w:ascii="HY신명조" w:eastAsia="HY신명조" w:hAnsi="바탕체" w:hint="eastAsia"/>
          <w:b/>
          <w:szCs w:val="20"/>
        </w:rPr>
        <w:t xml:space="preserve">조(재판관할) </w:t>
      </w:r>
    </w:p>
    <w:p w:rsidR="004E0694" w:rsidRPr="00CB41C0" w:rsidRDefault="004E0694" w:rsidP="004E0694">
      <w:pPr>
        <w:spacing w:line="312" w:lineRule="auto"/>
        <w:rPr>
          <w:rFonts w:ascii="HY신명조" w:eastAsia="HY신명조" w:hAnsi="바탕체"/>
          <w:szCs w:val="20"/>
        </w:rPr>
      </w:pPr>
      <w:r w:rsidRPr="00CB41C0">
        <w:rPr>
          <w:rFonts w:ascii="HY신명조" w:eastAsia="HY신명조" w:hAnsi="바탕체" w:hint="eastAsia"/>
          <w:szCs w:val="20"/>
        </w:rPr>
        <w:t>이 계약과 관련된 소는 원사업자 또는 수급사업자의 주된 사무소를 관할하는 지방법원에 제기한</w:t>
      </w:r>
      <w:r w:rsidRPr="00CB41C0">
        <w:rPr>
          <w:rFonts w:ascii="HY신명조" w:eastAsia="HY신명조" w:hAnsi="바탕체" w:hint="eastAsia"/>
          <w:szCs w:val="20"/>
        </w:rPr>
        <w:lastRenderedPageBreak/>
        <w:t>다.</w:t>
      </w:r>
    </w:p>
    <w:p w:rsidR="00FD2C0E" w:rsidRPr="00CB41C0" w:rsidRDefault="00FD2C0E" w:rsidP="004E0694">
      <w:pPr>
        <w:spacing w:line="312" w:lineRule="auto"/>
        <w:rPr>
          <w:rFonts w:ascii="HY신명조" w:eastAsia="HY신명조" w:hAnsi="바탕체"/>
          <w:szCs w:val="20"/>
        </w:rPr>
      </w:pPr>
    </w:p>
    <w:p w:rsidR="00FD2C0E" w:rsidRPr="00CB41C0" w:rsidRDefault="00FD2C0E" w:rsidP="004E0694">
      <w:pPr>
        <w:spacing w:line="312" w:lineRule="auto"/>
        <w:rPr>
          <w:rFonts w:ascii="HY신명조" w:eastAsia="HY신명조" w:hAnsi="바탕체"/>
          <w:b/>
          <w:szCs w:val="20"/>
        </w:rPr>
      </w:pPr>
      <w:r w:rsidRPr="00CB41C0">
        <w:rPr>
          <w:rFonts w:ascii="HY신명조" w:eastAsia="HY신명조" w:hAnsi="바탕체" w:hint="eastAsia"/>
          <w:b/>
          <w:szCs w:val="20"/>
        </w:rPr>
        <w:t>제</w:t>
      </w:r>
      <w:del w:id="186" w:author="최규현 (Kyoohyun Choi)" w:date="2024-06-20T15:38:00Z">
        <w:r w:rsidRPr="00CB41C0" w:rsidDel="00892457">
          <w:rPr>
            <w:rFonts w:ascii="HY신명조" w:eastAsia="HY신명조" w:hAnsi="바탕체" w:hint="eastAsia"/>
            <w:b/>
            <w:szCs w:val="20"/>
          </w:rPr>
          <w:delText>63</w:delText>
        </w:r>
      </w:del>
      <w:ins w:id="187" w:author="최규현 (Kyoohyun Choi)" w:date="2024-06-20T15:38:00Z">
        <w:r w:rsidR="00892457">
          <w:rPr>
            <w:rFonts w:ascii="HY신명조" w:eastAsia="HY신명조" w:hAnsi="바탕체" w:hint="eastAsia"/>
            <w:b/>
            <w:szCs w:val="20"/>
          </w:rPr>
          <w:t>64</w:t>
        </w:r>
      </w:ins>
      <w:r w:rsidRPr="00CB41C0">
        <w:rPr>
          <w:rFonts w:ascii="HY신명조" w:eastAsia="HY신명조" w:hAnsi="바탕체" w:hint="eastAsia"/>
          <w:b/>
          <w:szCs w:val="20"/>
        </w:rPr>
        <w:t>조(청렴의무)</w:t>
      </w:r>
    </w:p>
    <w:p w:rsidR="003F75E2" w:rsidRPr="00CB41C0" w:rsidRDefault="00FA57AA" w:rsidP="004E0694">
      <w:pPr>
        <w:spacing w:line="312" w:lineRule="auto"/>
        <w:rPr>
          <w:rFonts w:ascii="HY신명조" w:eastAsia="HY신명조" w:hAnsi="바탕체"/>
          <w:szCs w:val="20"/>
        </w:rPr>
      </w:pPr>
      <w:r w:rsidRPr="00CB41C0">
        <w:rPr>
          <w:rFonts w:ascii="HY신명조" w:eastAsia="HY신명조" w:hAnsi="바탕체" w:hint="eastAsia"/>
          <w:szCs w:val="20"/>
        </w:rPr>
        <w:t xml:space="preserve">① </w:t>
      </w:r>
      <w:r w:rsidR="003F75E2" w:rsidRPr="00CB41C0">
        <w:rPr>
          <w:rFonts w:ascii="HY신명조" w:eastAsia="HY신명조" w:hAnsi="바탕체" w:hint="eastAsia"/>
          <w:szCs w:val="20"/>
        </w:rPr>
        <w:t xml:space="preserve">수급사업자는 본 계약의 체결과 동시에 첨부 4. 동반성장 및 청렴 실천 서약서를 작성하여 원사업자에게 제출하여야 한다. </w:t>
      </w:r>
    </w:p>
    <w:p w:rsidR="00FD2C0E" w:rsidRPr="00CB41C0" w:rsidRDefault="003F75E2" w:rsidP="004E0694">
      <w:pPr>
        <w:spacing w:line="312" w:lineRule="auto"/>
        <w:rPr>
          <w:rFonts w:ascii="HY신명조" w:eastAsia="HY신명조" w:hAnsi="바탕체"/>
          <w:bCs/>
          <w:szCs w:val="20"/>
        </w:rPr>
      </w:pPr>
      <w:r w:rsidRPr="00CB41C0">
        <w:rPr>
          <w:rFonts w:ascii="HY신명조" w:eastAsia="HY신명조" w:hAnsi="바탕체" w:hint="eastAsia"/>
          <w:szCs w:val="20"/>
        </w:rPr>
        <w:t xml:space="preserve">② </w:t>
      </w:r>
      <w:r w:rsidR="00FA57AA" w:rsidRPr="00CB41C0">
        <w:rPr>
          <w:rFonts w:ascii="HY신명조" w:eastAsia="HY신명조" w:hAnsi="바탕체" w:hint="eastAsia"/>
          <w:szCs w:val="20"/>
        </w:rPr>
        <w:t xml:space="preserve">수급사업자는 이 계약과 관련하여 </w:t>
      </w:r>
      <w:r w:rsidR="00EF4376" w:rsidRPr="00CB41C0">
        <w:rPr>
          <w:rFonts w:ascii="HY신명조" w:eastAsia="HY신명조" w:hAnsi="바탕체" w:hint="eastAsia"/>
          <w:szCs w:val="20"/>
        </w:rPr>
        <w:t xml:space="preserve">원사업자, 원사업자의 임직원 및 </w:t>
      </w:r>
      <w:r w:rsidR="00FA57AA" w:rsidRPr="00CB41C0">
        <w:rPr>
          <w:rFonts w:ascii="HY신명조" w:eastAsia="HY신명조" w:hAnsi="바탕체" w:hint="eastAsia"/>
          <w:szCs w:val="20"/>
        </w:rPr>
        <w:t xml:space="preserve">제3자에게 </w:t>
      </w:r>
      <w:proofErr w:type="spellStart"/>
      <w:r w:rsidR="00EF4376" w:rsidRPr="00CB41C0">
        <w:rPr>
          <w:rFonts w:ascii="HY신명조" w:eastAsia="HY신명조" w:hAnsi="바탕체" w:hint="eastAsia"/>
          <w:szCs w:val="20"/>
        </w:rPr>
        <w:t>직접적</w:t>
      </w:r>
      <w:r w:rsidR="00EF4376" w:rsidRPr="00CB41C0">
        <w:rPr>
          <w:rFonts w:ascii="바탕" w:eastAsia="바탕" w:hAnsi="바탕" w:cs="바탕" w:hint="eastAsia"/>
          <w:szCs w:val="20"/>
        </w:rPr>
        <w:t>∙</w:t>
      </w:r>
      <w:r w:rsidR="00EF4376" w:rsidRPr="00CB41C0">
        <w:rPr>
          <w:rFonts w:ascii="HY신명조" w:eastAsia="HY신명조" w:hAnsi="바탕체" w:hint="eastAsia"/>
          <w:szCs w:val="20"/>
        </w:rPr>
        <w:t>간접적으로</w:t>
      </w:r>
      <w:proofErr w:type="spellEnd"/>
      <w:r w:rsidR="00EF4376" w:rsidRPr="00CB41C0">
        <w:rPr>
          <w:rFonts w:ascii="HY신명조" w:eastAsia="HY신명조" w:hAnsi="바탕체" w:hint="eastAsia"/>
          <w:szCs w:val="20"/>
        </w:rPr>
        <w:t xml:space="preserve"> </w:t>
      </w:r>
      <w:r w:rsidR="00FA57AA" w:rsidRPr="00CB41C0">
        <w:rPr>
          <w:rFonts w:ascii="HY신명조" w:eastAsia="HY신명조" w:hAnsi="바탕체" w:hint="eastAsia"/>
          <w:bCs/>
          <w:szCs w:val="20"/>
        </w:rPr>
        <w:t xml:space="preserve">금품이나 향응 등(친인척 등에 대한 부정한 취업 제공 포함)의 뇌물 또는 경제적 이익을 제공하기로 약속하거나 제공하지 않는다. </w:t>
      </w:r>
    </w:p>
    <w:p w:rsidR="00FA57AA" w:rsidRPr="00CB41C0" w:rsidRDefault="003F75E2" w:rsidP="004E0694">
      <w:pPr>
        <w:spacing w:line="312" w:lineRule="auto"/>
        <w:rPr>
          <w:rFonts w:ascii="HY신명조" w:eastAsia="HY신명조" w:hAnsi="바탕체"/>
          <w:szCs w:val="20"/>
        </w:rPr>
      </w:pPr>
      <w:r w:rsidRPr="00CB41C0">
        <w:rPr>
          <w:rFonts w:ascii="HY신명조" w:eastAsia="HY신명조" w:hAnsi="바탕체" w:hint="eastAsia"/>
          <w:szCs w:val="20"/>
        </w:rPr>
        <w:t>③</w:t>
      </w:r>
      <w:r w:rsidR="00FA57AA" w:rsidRPr="00CB41C0">
        <w:rPr>
          <w:rFonts w:ascii="HY신명조" w:eastAsia="HY신명조" w:hAnsi="바탕체" w:hint="eastAsia"/>
          <w:szCs w:val="20"/>
        </w:rPr>
        <w:t xml:space="preserve"> 수급사업자는 이 계약과 관련하여 </w:t>
      </w:r>
      <w:r w:rsidR="00EF4376" w:rsidRPr="00CB41C0">
        <w:rPr>
          <w:rFonts w:ascii="HY신명조" w:eastAsia="HY신명조" w:hAnsi="바탕체" w:hint="eastAsia"/>
          <w:szCs w:val="20"/>
        </w:rPr>
        <w:t>원사업자, 원사업자의 임직원</w:t>
      </w:r>
      <w:r w:rsidR="008A6191" w:rsidRPr="00CB41C0">
        <w:rPr>
          <w:rFonts w:ascii="HY신명조" w:eastAsia="HY신명조" w:hAnsi="바탕체" w:hint="eastAsia"/>
          <w:szCs w:val="20"/>
        </w:rPr>
        <w:t xml:space="preserve"> 및</w:t>
      </w:r>
      <w:r w:rsidR="00EF4376" w:rsidRPr="00CB41C0">
        <w:rPr>
          <w:rFonts w:ascii="HY신명조" w:eastAsia="HY신명조" w:hAnsi="바탕체" w:hint="eastAsia"/>
          <w:szCs w:val="20"/>
        </w:rPr>
        <w:t xml:space="preserve"> </w:t>
      </w:r>
      <w:r w:rsidR="00FA57AA" w:rsidRPr="00CB41C0">
        <w:rPr>
          <w:rFonts w:ascii="HY신명조" w:eastAsia="HY신명조" w:hAnsi="바탕체" w:hint="eastAsia"/>
          <w:szCs w:val="20"/>
        </w:rPr>
        <w:t xml:space="preserve">제3자에게 </w:t>
      </w:r>
      <w:proofErr w:type="spellStart"/>
      <w:r w:rsidR="00EF4376" w:rsidRPr="00CB41C0">
        <w:rPr>
          <w:rFonts w:ascii="HY신명조" w:eastAsia="HY신명조" w:hAnsi="바탕체" w:hint="eastAsia"/>
          <w:szCs w:val="20"/>
        </w:rPr>
        <w:t>직접적</w:t>
      </w:r>
      <w:r w:rsidR="00EF4376" w:rsidRPr="00CB41C0">
        <w:rPr>
          <w:rFonts w:ascii="바탕" w:eastAsia="바탕" w:hAnsi="바탕" w:cs="바탕" w:hint="eastAsia"/>
          <w:szCs w:val="20"/>
        </w:rPr>
        <w:t>∙</w:t>
      </w:r>
      <w:r w:rsidR="00EF4376" w:rsidRPr="00CB41C0">
        <w:rPr>
          <w:rFonts w:ascii="HY신명조" w:eastAsia="HY신명조" w:hAnsi="바탕체" w:hint="eastAsia"/>
          <w:szCs w:val="20"/>
        </w:rPr>
        <w:t>간접적으로</w:t>
      </w:r>
      <w:proofErr w:type="spellEnd"/>
      <w:r w:rsidR="00EF4376" w:rsidRPr="00CB41C0">
        <w:rPr>
          <w:rFonts w:ascii="HY신명조" w:eastAsia="HY신명조" w:hAnsi="바탕체" w:hint="eastAsia"/>
          <w:szCs w:val="20"/>
        </w:rPr>
        <w:t xml:space="preserve"> </w:t>
      </w:r>
      <w:r w:rsidR="00FA57AA" w:rsidRPr="00CB41C0">
        <w:rPr>
          <w:rFonts w:ascii="HY신명조" w:eastAsia="HY신명조" w:hAnsi="바탕체" w:hint="eastAsia"/>
          <w:szCs w:val="20"/>
        </w:rPr>
        <w:t>금품 또는 향응</w:t>
      </w:r>
      <w:r w:rsidR="00951F9A" w:rsidRPr="00CB41C0">
        <w:rPr>
          <w:rFonts w:ascii="HY신명조" w:eastAsia="HY신명조" w:hAnsi="바탕체" w:hint="eastAsia"/>
          <w:bCs/>
          <w:szCs w:val="20"/>
        </w:rPr>
        <w:t>(친인척 등에 대한 부정한 취업 제공 포함)</w:t>
      </w:r>
      <w:r w:rsidR="00FA57AA" w:rsidRPr="00CB41C0">
        <w:rPr>
          <w:rFonts w:ascii="HY신명조" w:eastAsia="HY신명조" w:hAnsi="바탕체" w:hint="eastAsia"/>
          <w:szCs w:val="20"/>
        </w:rPr>
        <w:t xml:space="preserve">, 접대 및 편의를 제공하거나 받지 않으며 금전차용, 담보제공 등 경제적 이익을 제공하거나 요구하지 </w:t>
      </w:r>
      <w:r w:rsidR="00017B84" w:rsidRPr="00CB41C0">
        <w:rPr>
          <w:rFonts w:ascii="HY신명조" w:eastAsia="HY신명조" w:hAnsi="바탕체" w:hint="eastAsia"/>
          <w:szCs w:val="20"/>
        </w:rPr>
        <w:t>않는다</w:t>
      </w:r>
      <w:r w:rsidR="00FA57AA" w:rsidRPr="00CB41C0">
        <w:rPr>
          <w:rFonts w:ascii="HY신명조" w:eastAsia="HY신명조" w:hAnsi="바탕체" w:hint="eastAsia"/>
          <w:szCs w:val="20"/>
        </w:rPr>
        <w:t>.</w:t>
      </w:r>
    </w:p>
    <w:p w:rsidR="00B017BC" w:rsidRPr="00CB41C0" w:rsidRDefault="00B017BC" w:rsidP="004E0694">
      <w:pPr>
        <w:spacing w:line="312" w:lineRule="auto"/>
        <w:rPr>
          <w:rFonts w:ascii="HY신명조" w:eastAsia="HY신명조" w:hAnsi="바탕체"/>
          <w:szCs w:val="20"/>
        </w:rPr>
      </w:pPr>
      <w:r w:rsidRPr="00CB41C0">
        <w:rPr>
          <w:rFonts w:ascii="HY신명조" w:eastAsia="HY신명조" w:hAnsi="바탕체" w:hint="eastAsia"/>
          <w:szCs w:val="20"/>
        </w:rPr>
        <w:t xml:space="preserve">④ 수급사업자는 청렴의무 관련 내부비리 제보자가 있을 경우 그에 대하여 어떠한 불이익 조치도 하여서는 아니 된다. </w:t>
      </w:r>
    </w:p>
    <w:p w:rsidR="00CC5D97" w:rsidRPr="00CB41C0" w:rsidRDefault="00B017BC" w:rsidP="001F2BDA">
      <w:pPr>
        <w:spacing w:line="312" w:lineRule="auto"/>
        <w:rPr>
          <w:rFonts w:ascii="HY신명조" w:eastAsia="HY신명조" w:hAnsi="바탕체"/>
          <w:szCs w:val="20"/>
        </w:rPr>
      </w:pPr>
      <w:r w:rsidRPr="00CB41C0">
        <w:rPr>
          <w:rFonts w:ascii="HY신명조" w:eastAsia="HY신명조" w:hAnsi="바탕체" w:hint="eastAsia"/>
          <w:szCs w:val="20"/>
        </w:rPr>
        <w:t xml:space="preserve">⑤ </w:t>
      </w:r>
      <w:r w:rsidR="00793637" w:rsidRPr="00CB41C0">
        <w:rPr>
          <w:rFonts w:ascii="HY신명조" w:eastAsia="HY신명조" w:hAnsi="바탕체" w:hint="eastAsia"/>
          <w:szCs w:val="20"/>
        </w:rPr>
        <w:t>수급사업자는 청렴의무 위반으로 인</w:t>
      </w:r>
      <w:r w:rsidR="00CE171E" w:rsidRPr="00CB41C0">
        <w:rPr>
          <w:rFonts w:ascii="HY신명조" w:eastAsia="HY신명조" w:hAnsi="바탕체" w:hint="eastAsia"/>
          <w:szCs w:val="20"/>
        </w:rPr>
        <w:t>해</w:t>
      </w:r>
      <w:r w:rsidR="00793637" w:rsidRPr="00CB41C0">
        <w:rPr>
          <w:rFonts w:ascii="HY신명조" w:eastAsia="HY신명조" w:hAnsi="바탕체" w:hint="eastAsia"/>
          <w:szCs w:val="20"/>
        </w:rPr>
        <w:t xml:space="preserve"> 본 계약</w:t>
      </w:r>
      <w:r w:rsidR="00CE171E" w:rsidRPr="00CB41C0">
        <w:rPr>
          <w:rFonts w:ascii="HY신명조" w:eastAsia="HY신명조" w:hAnsi="바탕체" w:hint="eastAsia"/>
          <w:szCs w:val="20"/>
        </w:rPr>
        <w:t>이 해지되는 경우</w:t>
      </w:r>
      <w:r w:rsidR="00793637" w:rsidRPr="00CB41C0">
        <w:rPr>
          <w:rFonts w:ascii="HY신명조" w:eastAsia="HY신명조" w:hAnsi="바탕체" w:hint="eastAsia"/>
          <w:szCs w:val="20"/>
        </w:rPr>
        <w:t xml:space="preserve"> 원사업자에게 민,</w:t>
      </w:r>
      <w:r w:rsidR="00793637" w:rsidRPr="00CB41C0">
        <w:rPr>
          <w:rFonts w:ascii="HY신명조" w:eastAsia="HY신명조" w:hAnsi="바탕체"/>
          <w:szCs w:val="20"/>
        </w:rPr>
        <w:t xml:space="preserve"> </w:t>
      </w:r>
      <w:r w:rsidR="00793637" w:rsidRPr="00CB41C0">
        <w:rPr>
          <w:rFonts w:ascii="HY신명조" w:eastAsia="HY신명조" w:hAnsi="바탕체" w:hint="eastAsia"/>
          <w:szCs w:val="20"/>
        </w:rPr>
        <w:t>형사상 소송</w:t>
      </w:r>
      <w:r w:rsidR="00793637" w:rsidRPr="00CB41C0">
        <w:rPr>
          <w:rFonts w:ascii="HY신명조" w:eastAsia="HY신명조" w:hAnsi="바탕체"/>
          <w:szCs w:val="20"/>
        </w:rPr>
        <w:t xml:space="preserve">, </w:t>
      </w:r>
      <w:r w:rsidR="00793637" w:rsidRPr="00CB41C0">
        <w:rPr>
          <w:rFonts w:ascii="HY신명조" w:eastAsia="HY신명조" w:hAnsi="바탕체" w:hint="eastAsia"/>
          <w:szCs w:val="20"/>
        </w:rPr>
        <w:t>행정기관에의 민원 등 어떠한 이의도 제기하지 않는다.</w:t>
      </w:r>
      <w:r w:rsidR="00793637" w:rsidRPr="00CB41C0">
        <w:rPr>
          <w:rFonts w:ascii="HY신명조" w:eastAsia="HY신명조" w:hAnsi="바탕체"/>
          <w:szCs w:val="20"/>
        </w:rPr>
        <w:t xml:space="preserve"> </w:t>
      </w:r>
    </w:p>
    <w:p w:rsidR="00EF4376" w:rsidRPr="00CB41C0" w:rsidRDefault="00EF4376" w:rsidP="001F2BDA">
      <w:pPr>
        <w:spacing w:line="312" w:lineRule="auto"/>
        <w:rPr>
          <w:rFonts w:ascii="HY신명조" w:eastAsia="HY신명조" w:hAnsi="바탕체"/>
          <w:szCs w:val="20"/>
        </w:rPr>
      </w:pPr>
    </w:p>
    <w:p w:rsidR="00EF4376" w:rsidRPr="00CB41C0" w:rsidRDefault="00EF4376" w:rsidP="001F2BDA">
      <w:pPr>
        <w:spacing w:line="312" w:lineRule="auto"/>
        <w:rPr>
          <w:rFonts w:ascii="HY신명조" w:eastAsia="HY신명조" w:hAnsi="바탕체"/>
          <w:szCs w:val="20"/>
        </w:rPr>
      </w:pPr>
    </w:p>
    <w:p w:rsidR="00EF4376" w:rsidRPr="00CB41C0" w:rsidRDefault="00EF4376" w:rsidP="001F2BDA">
      <w:pPr>
        <w:spacing w:line="312" w:lineRule="auto"/>
        <w:rPr>
          <w:rFonts w:ascii="HY신명조" w:eastAsia="HY신명조" w:hAnsi="바탕체"/>
          <w:szCs w:val="20"/>
        </w:rPr>
      </w:pPr>
    </w:p>
    <w:p w:rsidR="00EF4376" w:rsidRPr="00CB41C0" w:rsidRDefault="00EF4376" w:rsidP="001F2BDA">
      <w:pPr>
        <w:spacing w:line="312" w:lineRule="auto"/>
        <w:rPr>
          <w:rFonts w:ascii="HY신명조" w:eastAsia="HY신명조" w:hAnsi="바탕체"/>
          <w:szCs w:val="20"/>
        </w:rPr>
      </w:pPr>
    </w:p>
    <w:p w:rsidR="00EF4376" w:rsidRPr="00CB41C0" w:rsidRDefault="00EF4376" w:rsidP="001F2BDA">
      <w:pPr>
        <w:spacing w:line="312" w:lineRule="auto"/>
        <w:rPr>
          <w:rFonts w:ascii="HY신명조" w:eastAsia="HY신명조" w:hAnsi="바탕체"/>
          <w:szCs w:val="20"/>
        </w:rPr>
      </w:pPr>
    </w:p>
    <w:p w:rsidR="00EF4376" w:rsidRPr="00CB41C0" w:rsidRDefault="00EF4376" w:rsidP="001F2BDA">
      <w:pPr>
        <w:spacing w:line="312" w:lineRule="auto"/>
        <w:rPr>
          <w:rFonts w:ascii="HY신명조" w:eastAsia="HY신명조" w:hAnsi="바탕체"/>
          <w:szCs w:val="20"/>
        </w:rPr>
      </w:pPr>
    </w:p>
    <w:p w:rsidR="00EF4376" w:rsidRPr="00CB41C0" w:rsidRDefault="00EF4376" w:rsidP="001F2BDA">
      <w:pPr>
        <w:spacing w:line="312" w:lineRule="auto"/>
        <w:rPr>
          <w:rFonts w:ascii="HY신명조" w:eastAsia="HY신명조" w:hAnsi="바탕체"/>
          <w:szCs w:val="20"/>
        </w:rPr>
      </w:pPr>
    </w:p>
    <w:p w:rsidR="00EF4376" w:rsidRPr="00CB41C0" w:rsidRDefault="00EF4376" w:rsidP="001F2BDA">
      <w:pPr>
        <w:spacing w:line="312" w:lineRule="auto"/>
        <w:rPr>
          <w:rFonts w:ascii="HY신명조" w:eastAsia="HY신명조" w:hAnsi="바탕체"/>
          <w:szCs w:val="20"/>
        </w:rPr>
      </w:pPr>
    </w:p>
    <w:p w:rsidR="00EF4376" w:rsidRPr="00CB41C0" w:rsidRDefault="00EF4376" w:rsidP="001F2BDA">
      <w:pPr>
        <w:spacing w:line="312" w:lineRule="auto"/>
        <w:rPr>
          <w:rFonts w:ascii="HY신명조" w:eastAsia="HY신명조" w:hAnsi="바탕체"/>
          <w:szCs w:val="20"/>
        </w:rPr>
      </w:pPr>
    </w:p>
    <w:p w:rsidR="00EF4376" w:rsidRPr="00CB41C0" w:rsidRDefault="00EF4376" w:rsidP="001F2BDA">
      <w:pPr>
        <w:spacing w:line="312" w:lineRule="auto"/>
        <w:rPr>
          <w:rFonts w:ascii="HY신명조" w:eastAsia="HY신명조" w:hAnsi="바탕체"/>
          <w:szCs w:val="20"/>
        </w:rPr>
      </w:pPr>
    </w:p>
    <w:p w:rsidR="00EF4376" w:rsidRPr="00CB41C0" w:rsidRDefault="00EF4376" w:rsidP="001F2BDA">
      <w:pPr>
        <w:spacing w:line="312" w:lineRule="auto"/>
        <w:rPr>
          <w:rFonts w:ascii="HY신명조" w:eastAsia="HY신명조" w:hAnsi="바탕체"/>
          <w:szCs w:val="20"/>
        </w:rPr>
      </w:pPr>
    </w:p>
    <w:p w:rsidR="00EF4376" w:rsidRPr="00CB41C0" w:rsidRDefault="00EF4376" w:rsidP="001F2BDA">
      <w:pPr>
        <w:spacing w:line="312" w:lineRule="auto"/>
        <w:rPr>
          <w:rFonts w:ascii="HY신명조" w:eastAsia="HY신명조" w:hAnsi="바탕체"/>
          <w:szCs w:val="20"/>
        </w:rPr>
      </w:pPr>
    </w:p>
    <w:p w:rsidR="00EF4376" w:rsidRPr="00CB41C0" w:rsidRDefault="00EF4376" w:rsidP="001F2BDA">
      <w:pPr>
        <w:spacing w:line="312" w:lineRule="auto"/>
        <w:rPr>
          <w:rFonts w:ascii="HY신명조" w:eastAsia="HY신명조" w:hAnsi="바탕체"/>
          <w:szCs w:val="20"/>
        </w:rPr>
      </w:pPr>
    </w:p>
    <w:p w:rsidR="00EF4376" w:rsidRPr="00CB41C0" w:rsidRDefault="00EF4376" w:rsidP="001F2BDA">
      <w:pPr>
        <w:spacing w:line="312" w:lineRule="auto"/>
        <w:rPr>
          <w:rFonts w:ascii="HY신명조" w:eastAsia="HY신명조" w:hAnsi="바탕체"/>
          <w:szCs w:val="20"/>
        </w:rPr>
      </w:pPr>
    </w:p>
    <w:p w:rsidR="00EF4376" w:rsidRPr="00CB41C0" w:rsidRDefault="00EF4376" w:rsidP="001F2BDA">
      <w:pPr>
        <w:spacing w:line="312" w:lineRule="auto"/>
        <w:rPr>
          <w:rFonts w:ascii="HY신명조" w:eastAsia="HY신명조" w:hAnsi="바탕체"/>
          <w:szCs w:val="20"/>
        </w:rPr>
      </w:pPr>
    </w:p>
    <w:p w:rsidR="00CC5D97" w:rsidRPr="00CB41C0" w:rsidRDefault="00CC5D97" w:rsidP="00CC5D97">
      <w:pPr>
        <w:spacing w:line="312" w:lineRule="auto"/>
        <w:rPr>
          <w:rFonts w:ascii="HY신명조" w:eastAsia="HY신명조" w:hAnsi="바탕체"/>
          <w:szCs w:val="20"/>
        </w:rPr>
      </w:pPr>
      <w:r w:rsidRPr="00CB41C0">
        <w:rPr>
          <w:rFonts w:ascii="HY신명조" w:eastAsia="HY신명조" w:hAnsi="바탕체" w:hint="eastAsia"/>
          <w:szCs w:val="20"/>
        </w:rPr>
        <w:lastRenderedPageBreak/>
        <w:t>【별첨</w:t>
      </w:r>
      <w:r w:rsidR="001433A3" w:rsidRPr="00CB41C0">
        <w:rPr>
          <w:rFonts w:ascii="HY신명조" w:eastAsia="HY신명조" w:hAnsi="바탕체" w:hint="eastAsia"/>
          <w:szCs w:val="20"/>
        </w:rPr>
        <w:t>3</w:t>
      </w:r>
      <w:r w:rsidRPr="00CB41C0">
        <w:rPr>
          <w:rFonts w:ascii="HY신명조" w:eastAsia="HY신명조" w:hAnsi="바탕체" w:hint="eastAsia"/>
          <w:szCs w:val="20"/>
        </w:rPr>
        <w:t>】</w:t>
      </w:r>
    </w:p>
    <w:p w:rsidR="00CC5D97" w:rsidRPr="00CB41C0" w:rsidRDefault="00CC5D97" w:rsidP="00CC5D97">
      <w:pPr>
        <w:spacing w:line="312" w:lineRule="auto"/>
        <w:jc w:val="center"/>
        <w:rPr>
          <w:rFonts w:ascii="HY신명조" w:eastAsia="HY신명조" w:hAnsi="바탕체"/>
          <w:szCs w:val="20"/>
        </w:rPr>
      </w:pPr>
      <w:r w:rsidRPr="00CB41C0">
        <w:rPr>
          <w:rFonts w:ascii="HY신명조" w:eastAsia="HY신명조" w:hAnsi="바탕체" w:hint="eastAsia"/>
          <w:b/>
          <w:szCs w:val="20"/>
        </w:rPr>
        <w:t>비밀유지계약서</w:t>
      </w:r>
    </w:p>
    <w:p w:rsidR="00CC5D97" w:rsidRPr="00CB41C0" w:rsidRDefault="00CC5D97" w:rsidP="00CC5D97">
      <w:pPr>
        <w:spacing w:line="312" w:lineRule="auto"/>
        <w:rPr>
          <w:rFonts w:ascii="HY신명조" w:eastAsia="HY신명조" w:hAnsi="바탕체"/>
          <w:szCs w:val="20"/>
        </w:rPr>
      </w:pPr>
    </w:p>
    <w:p w:rsidR="00CC5D97" w:rsidRPr="00CB41C0" w:rsidRDefault="00CC5D97" w:rsidP="00CC5D97">
      <w:pPr>
        <w:spacing w:line="312" w:lineRule="auto"/>
        <w:rPr>
          <w:rFonts w:ascii="HY신명조" w:eastAsia="HY신명조" w:hAnsi="바탕체"/>
          <w:szCs w:val="20"/>
        </w:rPr>
      </w:pPr>
      <w:proofErr w:type="gramStart"/>
      <w:r w:rsidRPr="00CB41C0">
        <w:rPr>
          <w:rFonts w:ascii="HY신명조" w:eastAsia="HY신명조" w:hAnsi="바탕체" w:hint="eastAsia"/>
          <w:szCs w:val="20"/>
        </w:rPr>
        <w:t>[  ]</w:t>
      </w:r>
      <w:proofErr w:type="gramEnd"/>
      <w:r w:rsidRPr="00CB41C0">
        <w:rPr>
          <w:rFonts w:ascii="HY신명조" w:eastAsia="HY신명조" w:hAnsi="바탕체" w:hint="eastAsia"/>
          <w:szCs w:val="20"/>
        </w:rPr>
        <w:t>(이하 ‘</w:t>
      </w:r>
      <w:proofErr w:type="spellStart"/>
      <w:r w:rsidRPr="00CB41C0">
        <w:rPr>
          <w:rFonts w:ascii="HY신명조" w:eastAsia="HY신명조" w:hAnsi="바탕체" w:hint="eastAsia"/>
          <w:szCs w:val="20"/>
        </w:rPr>
        <w:t>원사업자’라</w:t>
      </w:r>
      <w:proofErr w:type="spellEnd"/>
      <w:r w:rsidRPr="00CB41C0">
        <w:rPr>
          <w:rFonts w:ascii="HY신명조" w:eastAsia="HY신명조" w:hAnsi="바탕체" w:hint="eastAsia"/>
          <w:szCs w:val="20"/>
        </w:rPr>
        <w:t xml:space="preserve"> 함)와(과) [  ](이하 ‘</w:t>
      </w:r>
      <w:proofErr w:type="spellStart"/>
      <w:r w:rsidRPr="00CB41C0">
        <w:rPr>
          <w:rFonts w:ascii="HY신명조" w:eastAsia="HY신명조" w:hAnsi="바탕체" w:hint="eastAsia"/>
          <w:szCs w:val="20"/>
        </w:rPr>
        <w:t>수급사업자’라</w:t>
      </w:r>
      <w:proofErr w:type="spellEnd"/>
      <w:r w:rsidRPr="00CB41C0">
        <w:rPr>
          <w:rFonts w:ascii="HY신명조" w:eastAsia="HY신명조" w:hAnsi="바탕체" w:hint="eastAsia"/>
          <w:szCs w:val="20"/>
        </w:rPr>
        <w:t xml:space="preserve"> 함)는(은) 비밀정보의 제공과 관련하여 다음과 같이 비밀유지계약을 체결한다.</w:t>
      </w:r>
    </w:p>
    <w:p w:rsidR="00CC5D97" w:rsidRPr="00CB41C0" w:rsidRDefault="00CC5D97" w:rsidP="00CC5D97">
      <w:pPr>
        <w:spacing w:line="312" w:lineRule="auto"/>
        <w:rPr>
          <w:rFonts w:ascii="HY신명조" w:eastAsia="HY신명조" w:hAnsi="바탕체"/>
          <w:b/>
          <w:szCs w:val="20"/>
        </w:rPr>
      </w:pPr>
    </w:p>
    <w:p w:rsidR="00CC5D97" w:rsidRPr="00CB41C0" w:rsidRDefault="00CC5D97" w:rsidP="00CC5D97">
      <w:pPr>
        <w:spacing w:line="312" w:lineRule="auto"/>
        <w:rPr>
          <w:rFonts w:ascii="HY신명조" w:eastAsia="HY신명조" w:hAnsi="바탕체"/>
          <w:szCs w:val="20"/>
        </w:rPr>
      </w:pPr>
      <w:r w:rsidRPr="00CB41C0">
        <w:rPr>
          <w:rFonts w:ascii="HY신명조" w:eastAsia="HY신명조" w:hAnsi="바탕체" w:hint="eastAsia"/>
          <w:b/>
          <w:szCs w:val="20"/>
        </w:rPr>
        <w:t>제1조 (계약의 목적)</w:t>
      </w:r>
      <w:r w:rsidRPr="00CB41C0">
        <w:rPr>
          <w:rFonts w:ascii="HY신명조" w:eastAsia="HY신명조" w:hAnsi="바탕체" w:hint="eastAsia"/>
          <w:szCs w:val="20"/>
        </w:rPr>
        <w:t xml:space="preserve"> </w:t>
      </w:r>
    </w:p>
    <w:p w:rsidR="00CC5D97" w:rsidRPr="00CB41C0" w:rsidRDefault="00CC5D97" w:rsidP="00CC5D97">
      <w:pPr>
        <w:spacing w:line="312" w:lineRule="auto"/>
        <w:rPr>
          <w:rFonts w:ascii="HY신명조" w:eastAsia="HY신명조" w:hAnsi="바탕체"/>
          <w:szCs w:val="20"/>
        </w:rPr>
      </w:pPr>
      <w:r w:rsidRPr="00CB41C0">
        <w:rPr>
          <w:rFonts w:ascii="HY신명조" w:eastAsia="HY신명조" w:hAnsi="바탕체" w:hint="eastAsia"/>
          <w:szCs w:val="20"/>
        </w:rPr>
        <w:t>이 계약은 원사업자와 수급사업자가 하도급계약과 관련하여 각자 상대방에게 제공하는 비밀정보를 비밀로 유지하고 보호하기 위하여 필요한 제반 사항을 규정함을 목적으로 한다.</w:t>
      </w:r>
    </w:p>
    <w:p w:rsidR="00CC5D97" w:rsidRPr="00CB41C0" w:rsidRDefault="00CC5D97" w:rsidP="00CC5D97">
      <w:pPr>
        <w:spacing w:line="312" w:lineRule="auto"/>
        <w:rPr>
          <w:rFonts w:ascii="HY신명조" w:eastAsia="HY신명조" w:hAnsi="바탕체"/>
          <w:szCs w:val="20"/>
        </w:rPr>
      </w:pPr>
    </w:p>
    <w:p w:rsidR="00CC5D97" w:rsidRPr="00CB41C0" w:rsidRDefault="00CC5D97" w:rsidP="00CC5D97">
      <w:pPr>
        <w:spacing w:line="312" w:lineRule="auto"/>
        <w:rPr>
          <w:rFonts w:ascii="HY신명조" w:eastAsia="HY신명조" w:hAnsi="바탕체"/>
          <w:szCs w:val="20"/>
        </w:rPr>
      </w:pPr>
      <w:r w:rsidRPr="00CB41C0">
        <w:rPr>
          <w:rFonts w:ascii="HY신명조" w:eastAsia="HY신명조" w:hAnsi="바탕체" w:hint="eastAsia"/>
          <w:b/>
          <w:szCs w:val="20"/>
        </w:rPr>
        <w:t>제2조 (비밀정보의 정의)</w:t>
      </w:r>
      <w:r w:rsidRPr="00CB41C0">
        <w:rPr>
          <w:rFonts w:ascii="HY신명조" w:eastAsia="HY신명조" w:hAnsi="바탕체" w:hint="eastAsia"/>
          <w:szCs w:val="20"/>
        </w:rPr>
        <w:t xml:space="preserve"> </w:t>
      </w:r>
    </w:p>
    <w:p w:rsidR="00CC5D97" w:rsidRPr="00CB41C0" w:rsidRDefault="00CC5D97" w:rsidP="00CC5D97">
      <w:pPr>
        <w:spacing w:line="312" w:lineRule="auto"/>
        <w:rPr>
          <w:rFonts w:ascii="HY신명조" w:eastAsia="HY신명조" w:hAnsi="바탕체"/>
          <w:szCs w:val="20"/>
        </w:rPr>
      </w:pPr>
      <w:r w:rsidRPr="00CB41C0">
        <w:rPr>
          <w:rFonts w:ascii="HY신명조" w:eastAsia="HY신명조" w:hAnsi="바탕체" w:hint="eastAsia"/>
          <w:szCs w:val="20"/>
        </w:rPr>
        <w:t>① 이 계약에서 ‘</w:t>
      </w:r>
      <w:proofErr w:type="spellStart"/>
      <w:r w:rsidRPr="00CB41C0">
        <w:rPr>
          <w:rFonts w:ascii="HY신명조" w:eastAsia="HY신명조" w:hAnsi="바탕체" w:hint="eastAsia"/>
          <w:szCs w:val="20"/>
        </w:rPr>
        <w:t>비밀정보’라</w:t>
      </w:r>
      <w:proofErr w:type="spellEnd"/>
      <w:r w:rsidRPr="00CB41C0">
        <w:rPr>
          <w:rFonts w:ascii="HY신명조" w:eastAsia="HY신명조" w:hAnsi="바탕체" w:hint="eastAsia"/>
          <w:szCs w:val="20"/>
        </w:rPr>
        <w:t xml:space="preserve"> 함은 원사업자 또는 수급사업자가 본 업무 수행 과정에서 스스로 알게 되거나 상대방 또는 그 직원(이하 ‘</w:t>
      </w:r>
      <w:proofErr w:type="spellStart"/>
      <w:r w:rsidRPr="00CB41C0">
        <w:rPr>
          <w:rFonts w:ascii="HY신명조" w:eastAsia="HY신명조" w:hAnsi="바탕체" w:hint="eastAsia"/>
          <w:szCs w:val="20"/>
        </w:rPr>
        <w:t>상대방’이라</w:t>
      </w:r>
      <w:proofErr w:type="spellEnd"/>
      <w:r w:rsidRPr="00CB41C0">
        <w:rPr>
          <w:rFonts w:ascii="HY신명조" w:eastAsia="HY신명조" w:hAnsi="바탕체" w:hint="eastAsia"/>
          <w:szCs w:val="20"/>
        </w:rPr>
        <w:t xml:space="preserve"> 함)으로부터 제공받아 알게 되는 상대방에 관한 일체의 기술상 혹은 경영상의 정보 및 이를 기초로 새롭게 발생한 일체의 기술상 혹은 경영상의 정보를 말한다.</w:t>
      </w:r>
    </w:p>
    <w:p w:rsidR="00CC5D97" w:rsidRPr="00CB41C0" w:rsidRDefault="00CC5D97" w:rsidP="00CC5D97">
      <w:pPr>
        <w:spacing w:line="312" w:lineRule="auto"/>
        <w:rPr>
          <w:rFonts w:ascii="HY신명조" w:eastAsia="HY신명조" w:hAnsi="바탕체"/>
          <w:szCs w:val="20"/>
        </w:rPr>
      </w:pPr>
      <w:r w:rsidRPr="00CB41C0">
        <w:rPr>
          <w:rFonts w:ascii="HY신명조" w:eastAsia="HY신명조" w:hAnsi="바탕체" w:hint="eastAsia"/>
          <w:szCs w:val="20"/>
        </w:rPr>
        <w:t>② 제1항의 비밀정보는 서면(전자문서를 포함하며, 이하 같음), 구두 혹은 기타 방법으로 제공되는 모든 노하우, 공정, 도면, 설계, 실험결과, 샘플, 사양, 데이터, 공식, 제법, 프로그램, 가격표, 거래명세서, 생산단가, 아이디어 등 모든 기술상 혹은 경영상의 정보와 그러한 정보가 수록된 물건 또는 장비 등을 모두 포함한다.</w:t>
      </w:r>
    </w:p>
    <w:p w:rsidR="00CC5D97" w:rsidRPr="00CB41C0" w:rsidRDefault="00CC5D97" w:rsidP="00CC5D97">
      <w:pPr>
        <w:spacing w:line="312" w:lineRule="auto"/>
        <w:rPr>
          <w:rFonts w:ascii="HY신명조" w:eastAsia="HY신명조" w:hAnsi="바탕체"/>
          <w:szCs w:val="20"/>
        </w:rPr>
      </w:pPr>
    </w:p>
    <w:p w:rsidR="00CC5D97" w:rsidRPr="00CB41C0" w:rsidRDefault="00CC5D97" w:rsidP="00CC5D97">
      <w:pPr>
        <w:spacing w:line="312" w:lineRule="auto"/>
        <w:rPr>
          <w:rFonts w:ascii="HY신명조" w:eastAsia="HY신명조" w:hAnsi="바탕체"/>
          <w:szCs w:val="20"/>
        </w:rPr>
      </w:pPr>
      <w:r w:rsidRPr="00CB41C0">
        <w:rPr>
          <w:rFonts w:ascii="HY신명조" w:eastAsia="HY신명조" w:hAnsi="바탕체" w:hint="eastAsia"/>
          <w:b/>
          <w:szCs w:val="20"/>
        </w:rPr>
        <w:t>제3조 (비밀의 표시)</w:t>
      </w:r>
      <w:r w:rsidRPr="00CB41C0">
        <w:rPr>
          <w:rFonts w:ascii="HY신명조" w:eastAsia="HY신명조" w:hAnsi="바탕체" w:hint="eastAsia"/>
          <w:szCs w:val="20"/>
        </w:rPr>
        <w:t xml:space="preserve"> </w:t>
      </w:r>
    </w:p>
    <w:p w:rsidR="00CC5D97" w:rsidRPr="00CB41C0" w:rsidRDefault="00CC5D97" w:rsidP="00CC5D97">
      <w:pPr>
        <w:spacing w:line="312" w:lineRule="auto"/>
        <w:rPr>
          <w:rFonts w:ascii="HY신명조" w:eastAsia="HY신명조" w:hAnsi="바탕체"/>
          <w:szCs w:val="20"/>
        </w:rPr>
      </w:pPr>
      <w:r w:rsidRPr="00CB41C0">
        <w:rPr>
          <w:rFonts w:ascii="HY신명조" w:eastAsia="HY신명조" w:hAnsi="바탕체" w:hint="eastAsia"/>
          <w:szCs w:val="20"/>
        </w:rPr>
        <w:t>① 각 당사자가 상대방에게 서면으로 비밀정보를 제공하는 경우, 그 서면에 비밀임을 알리는 문구(‘비밀’ 또는 ‘대외비’ 등의 국문 또는 영문 표시)를 표시해야 한다.</w:t>
      </w:r>
    </w:p>
    <w:p w:rsidR="00CC5D97" w:rsidRPr="00CB41C0" w:rsidRDefault="00CC5D97" w:rsidP="00CC5D97">
      <w:pPr>
        <w:spacing w:line="312" w:lineRule="auto"/>
        <w:rPr>
          <w:rFonts w:ascii="HY신명조" w:eastAsia="HY신명조" w:hAnsi="바탕체"/>
          <w:szCs w:val="20"/>
        </w:rPr>
      </w:pPr>
      <w:r w:rsidRPr="00CB41C0">
        <w:rPr>
          <w:rFonts w:ascii="HY신명조" w:eastAsia="HY신명조" w:hAnsi="바탕체" w:hint="eastAsia"/>
          <w:szCs w:val="20"/>
        </w:rPr>
        <w:t xml:space="preserve">② 각 당사자가 상대방에게 구두나 영상 또는 당사자의 시설, 장비 샘플 기타 품목들을 </w:t>
      </w:r>
      <w:proofErr w:type="spellStart"/>
      <w:r w:rsidRPr="00CB41C0">
        <w:rPr>
          <w:rFonts w:ascii="HY신명조" w:eastAsia="HY신명조" w:hAnsi="바탕체" w:hint="eastAsia"/>
          <w:szCs w:val="20"/>
        </w:rPr>
        <w:t>관찰</w:t>
      </w:r>
      <w:r w:rsidRPr="00CB41C0">
        <w:rPr>
          <w:rFonts w:ascii="MS Mincho" w:eastAsia="MS Mincho" w:hAnsi="MS Mincho" w:cs="MS Mincho" w:hint="eastAsia"/>
          <w:szCs w:val="20"/>
        </w:rPr>
        <w:t>･</w:t>
      </w:r>
      <w:r w:rsidRPr="00CB41C0">
        <w:rPr>
          <w:rFonts w:ascii="HY신명조" w:eastAsia="HY신명조" w:hAnsi="바탕체" w:cs="바탕체" w:hint="eastAsia"/>
          <w:szCs w:val="20"/>
        </w:rPr>
        <w:t>조사하게</w:t>
      </w:r>
      <w:proofErr w:type="spellEnd"/>
      <w:r w:rsidRPr="00CB41C0">
        <w:rPr>
          <w:rFonts w:ascii="HY신명조" w:eastAsia="HY신명조" w:hAnsi="바탕체" w:hint="eastAsia"/>
          <w:szCs w:val="20"/>
        </w:rPr>
        <w:t xml:space="preserve"> 하는 방법으로 비밀정보를 제공할 경우에는, 그 즉시 상대방에게 해당 정보가 비밀정보에 속한다는 사실을 고지하여야 한다. 이때 비밀정보를 제공한 당사자는 비밀정보 제공일로부터 15일 이내에 상대방에게 해당 정보가 비밀정보에 속한다는 취지의 서면을 발송하여야 한다.</w:t>
      </w:r>
    </w:p>
    <w:p w:rsidR="00CC5D97" w:rsidRPr="00CB41C0" w:rsidRDefault="00CC5D97" w:rsidP="00CC5D97">
      <w:pPr>
        <w:spacing w:line="312" w:lineRule="auto"/>
        <w:rPr>
          <w:rFonts w:ascii="HY신명조" w:eastAsia="HY신명조" w:hAnsi="바탕체"/>
          <w:b/>
          <w:szCs w:val="20"/>
        </w:rPr>
      </w:pPr>
    </w:p>
    <w:p w:rsidR="00CC5D97" w:rsidRPr="00CB41C0" w:rsidRDefault="00CC5D97" w:rsidP="00CC5D97">
      <w:pPr>
        <w:spacing w:line="312" w:lineRule="auto"/>
        <w:rPr>
          <w:rFonts w:ascii="HY신명조" w:eastAsia="HY신명조" w:hAnsi="바탕체"/>
          <w:szCs w:val="20"/>
        </w:rPr>
      </w:pPr>
      <w:r w:rsidRPr="00CB41C0">
        <w:rPr>
          <w:rFonts w:ascii="HY신명조" w:eastAsia="HY신명조" w:hAnsi="바탕체" w:hint="eastAsia"/>
          <w:b/>
          <w:szCs w:val="20"/>
        </w:rPr>
        <w:t>제4조 (정보의 사용용도 및 정보취급자 제한)</w:t>
      </w:r>
      <w:r w:rsidRPr="00CB41C0">
        <w:rPr>
          <w:rFonts w:ascii="HY신명조" w:eastAsia="HY신명조" w:hAnsi="바탕체" w:hint="eastAsia"/>
          <w:szCs w:val="20"/>
        </w:rPr>
        <w:t xml:space="preserve"> </w:t>
      </w:r>
    </w:p>
    <w:p w:rsidR="00CC5D97" w:rsidRPr="00CB41C0" w:rsidRDefault="00CC5D97" w:rsidP="00CC5D97">
      <w:pPr>
        <w:spacing w:line="312" w:lineRule="auto"/>
        <w:rPr>
          <w:rFonts w:ascii="HY신명조" w:eastAsia="HY신명조" w:hAnsi="바탕체"/>
          <w:szCs w:val="20"/>
        </w:rPr>
      </w:pPr>
      <w:r w:rsidRPr="00CB41C0">
        <w:rPr>
          <w:rFonts w:ascii="HY신명조" w:eastAsia="HY신명조" w:hAnsi="바탕체" w:hint="eastAsia"/>
          <w:szCs w:val="20"/>
        </w:rPr>
        <w:t>① 각 당사자는 상대방의 비밀정보를 하도급계약에서 정한 목적으로만 사용하여야 한다.</w:t>
      </w:r>
    </w:p>
    <w:p w:rsidR="00CC5D97" w:rsidRPr="00CB41C0" w:rsidRDefault="00CC5D97" w:rsidP="00CC5D97">
      <w:pPr>
        <w:spacing w:line="312" w:lineRule="auto"/>
        <w:rPr>
          <w:rFonts w:ascii="HY신명조" w:eastAsia="HY신명조" w:hAnsi="바탕체"/>
          <w:szCs w:val="20"/>
        </w:rPr>
      </w:pPr>
      <w:r w:rsidRPr="00CB41C0">
        <w:rPr>
          <w:rFonts w:ascii="HY신명조" w:eastAsia="HY신명조" w:hAnsi="바탕체" w:hint="eastAsia"/>
          <w:szCs w:val="20"/>
        </w:rPr>
        <w:t>② 각 당사자가 이 계약에서 정한 업무의 수행을 위하여 상대방의 비밀정보를 제3자에게 제공하고자 할 때에는 사전에 상대방으로부터 서면에 의한 동의를 얻어야 하며, 그 제3자와 사이에 해</w:t>
      </w:r>
      <w:r w:rsidRPr="00CB41C0">
        <w:rPr>
          <w:rFonts w:ascii="HY신명조" w:eastAsia="HY신명조" w:hAnsi="바탕체" w:hint="eastAsia"/>
          <w:szCs w:val="20"/>
        </w:rPr>
        <w:lastRenderedPageBreak/>
        <w:t>당 비밀정보의 유지 및 보호를 목적으로 하는 별도의 비밀유지계약을 체결한 이후에 그 제3자에게 해당 비밀정보를 제공하여야 한다.</w:t>
      </w:r>
    </w:p>
    <w:p w:rsidR="00CC5D97" w:rsidRPr="00CB41C0" w:rsidRDefault="00CC5D97" w:rsidP="00CC5D97">
      <w:pPr>
        <w:spacing w:line="312" w:lineRule="auto"/>
        <w:rPr>
          <w:rFonts w:ascii="HY신명조" w:eastAsia="HY신명조" w:hAnsi="바탕체"/>
          <w:szCs w:val="20"/>
        </w:rPr>
      </w:pPr>
      <w:r w:rsidRPr="00CB41C0">
        <w:rPr>
          <w:rFonts w:ascii="HY신명조" w:eastAsia="HY신명조" w:hAnsi="바탕체" w:hint="eastAsia"/>
          <w:szCs w:val="20"/>
        </w:rPr>
        <w:t>③ 각 당사자는 직접적, 간접적으로 하도급계약을 이행하는 임직원들에 한하여 상대방의 비밀정보를 취급할 수 있도록 필요한 조치를 취하여야 하며, 해당 임직원 각자에게 상대방의 비밀정보에 대한 비밀유지의무를 주지시켜야 한다. 이때 상대방은 반대 당사자에게 해당 임직원으로부터 비밀유지 서약서를 제출 받는 등의 방법으로 해당 정보의 비밀성을 유지하기 위하여 필요한 조치를 요구할 수 있다.</w:t>
      </w:r>
    </w:p>
    <w:p w:rsidR="00CC5D97" w:rsidRPr="00CB41C0" w:rsidRDefault="00CC5D97" w:rsidP="00CC5D97">
      <w:pPr>
        <w:spacing w:line="312" w:lineRule="auto"/>
        <w:rPr>
          <w:rFonts w:ascii="HY신명조" w:eastAsia="HY신명조" w:hAnsi="바탕체"/>
          <w:szCs w:val="20"/>
        </w:rPr>
      </w:pPr>
    </w:p>
    <w:p w:rsidR="00CC5D97" w:rsidRPr="00CB41C0" w:rsidRDefault="00CC5D97" w:rsidP="00CC5D97">
      <w:pPr>
        <w:spacing w:line="312" w:lineRule="auto"/>
        <w:rPr>
          <w:rFonts w:ascii="HY신명조" w:eastAsia="HY신명조" w:hAnsi="바탕체"/>
          <w:szCs w:val="20"/>
        </w:rPr>
      </w:pPr>
      <w:r w:rsidRPr="00CB41C0">
        <w:rPr>
          <w:rFonts w:ascii="HY신명조" w:eastAsia="HY신명조" w:hAnsi="바탕체" w:hint="eastAsia"/>
          <w:b/>
          <w:szCs w:val="20"/>
        </w:rPr>
        <w:t>제5조 (비밀유지의무)</w:t>
      </w:r>
      <w:r w:rsidRPr="00CB41C0">
        <w:rPr>
          <w:rFonts w:ascii="HY신명조" w:eastAsia="HY신명조" w:hAnsi="바탕체" w:hint="eastAsia"/>
          <w:szCs w:val="20"/>
        </w:rPr>
        <w:t xml:space="preserve"> </w:t>
      </w:r>
    </w:p>
    <w:p w:rsidR="00CC5D97" w:rsidRPr="00CB41C0" w:rsidRDefault="00CC5D97" w:rsidP="00CC5D97">
      <w:pPr>
        <w:spacing w:line="312" w:lineRule="auto"/>
        <w:rPr>
          <w:rFonts w:ascii="HY신명조" w:eastAsia="HY신명조" w:hAnsi="바탕체"/>
          <w:szCs w:val="20"/>
        </w:rPr>
      </w:pPr>
      <w:r w:rsidRPr="00CB41C0">
        <w:rPr>
          <w:rFonts w:ascii="HY신명조" w:eastAsia="HY신명조" w:hAnsi="바탕체" w:hint="eastAsia"/>
          <w:szCs w:val="20"/>
        </w:rPr>
        <w:t>① 각 당사자는 상대방의 사전 서면승낙 없이 비밀정보를 포함하여 이 계약의 체결사실이나 내용, 이 계약의 내용 등을 공표하거나 제3자에게 알려서는 아니 된다. 다만, 객관적인 증거를 통하여 다음 각 호에 해당함이 입증되는 정보는 비밀정보가 아니거나 비밀유지의무가 없는 것으로 간주한다.</w:t>
      </w:r>
    </w:p>
    <w:p w:rsidR="00CC5D97" w:rsidRPr="00CB41C0" w:rsidRDefault="00CC5D97" w:rsidP="00CC5D97">
      <w:pPr>
        <w:spacing w:line="312" w:lineRule="auto"/>
        <w:ind w:firstLineChars="100" w:firstLine="200"/>
        <w:rPr>
          <w:rFonts w:ascii="HY신명조" w:eastAsia="HY신명조" w:hAnsi="바탕체"/>
          <w:szCs w:val="20"/>
        </w:rPr>
      </w:pPr>
      <w:r w:rsidRPr="00CB41C0">
        <w:rPr>
          <w:rFonts w:ascii="HY신명조" w:eastAsia="HY신명조" w:hAnsi="바탕체" w:hint="eastAsia"/>
          <w:szCs w:val="20"/>
        </w:rPr>
        <w:t>1. 상대방의 비밀정보 제공 이전에 다른 당사자가 이미 알고 있거나 알 수 있는 정</w:t>
      </w:r>
      <w:r w:rsidR="008E45D5" w:rsidRPr="00CB41C0">
        <w:rPr>
          <w:rFonts w:ascii="HY신명조" w:eastAsia="HY신명조" w:hAnsi="바탕체" w:hint="eastAsia"/>
          <w:szCs w:val="20"/>
        </w:rPr>
        <w:t>보</w:t>
      </w:r>
    </w:p>
    <w:p w:rsidR="00CC5D97" w:rsidRPr="00CB41C0" w:rsidRDefault="00CC5D97" w:rsidP="00CC5D97">
      <w:pPr>
        <w:spacing w:line="312" w:lineRule="auto"/>
        <w:ind w:firstLineChars="100" w:firstLine="200"/>
        <w:rPr>
          <w:rFonts w:ascii="HY신명조" w:eastAsia="HY신명조" w:hAnsi="바탕체"/>
          <w:szCs w:val="20"/>
        </w:rPr>
      </w:pPr>
      <w:r w:rsidRPr="00CB41C0">
        <w:rPr>
          <w:rFonts w:ascii="HY신명조" w:eastAsia="HY신명조" w:hAnsi="바탕체" w:hint="eastAsia"/>
          <w:szCs w:val="20"/>
        </w:rPr>
        <w:t>2. 비밀정보를 제공받은 당사자의 고의 또는 과실에 의하지 않고 공지의 사실로 된</w:t>
      </w:r>
      <w:r w:rsidR="008E45D5" w:rsidRPr="00CB41C0">
        <w:rPr>
          <w:rFonts w:ascii="HY신명조" w:eastAsia="HY신명조" w:hAnsi="바탕체" w:hint="eastAsia"/>
          <w:szCs w:val="20"/>
        </w:rPr>
        <w:t xml:space="preserve"> </w:t>
      </w:r>
      <w:r w:rsidRPr="00CB41C0">
        <w:rPr>
          <w:rFonts w:ascii="HY신명조" w:eastAsia="HY신명조" w:hAnsi="바탕체" w:hint="eastAsia"/>
          <w:szCs w:val="20"/>
        </w:rPr>
        <w:t>정보</w:t>
      </w:r>
    </w:p>
    <w:p w:rsidR="00CC5D97" w:rsidRPr="00CB41C0" w:rsidRDefault="00CC5D97" w:rsidP="00CC5D97">
      <w:pPr>
        <w:spacing w:line="312" w:lineRule="auto"/>
        <w:ind w:firstLineChars="100" w:firstLine="200"/>
        <w:rPr>
          <w:rFonts w:ascii="HY신명조" w:eastAsia="HY신명조" w:hAnsi="바탕체"/>
          <w:szCs w:val="20"/>
        </w:rPr>
      </w:pPr>
      <w:r w:rsidRPr="00CB41C0">
        <w:rPr>
          <w:rFonts w:ascii="HY신명조" w:eastAsia="HY신명조" w:hAnsi="바탕체" w:hint="eastAsia"/>
          <w:szCs w:val="20"/>
        </w:rPr>
        <w:t>3. 비밀정보를 제공받은 당사자가 적법하게 제3자로부터 제공받은 정보</w:t>
      </w:r>
    </w:p>
    <w:p w:rsidR="00CC5D97" w:rsidRPr="00CB41C0" w:rsidRDefault="00CC5D97" w:rsidP="00CC5D97">
      <w:pPr>
        <w:spacing w:line="312" w:lineRule="auto"/>
        <w:ind w:firstLineChars="100" w:firstLine="200"/>
        <w:rPr>
          <w:rFonts w:ascii="HY신명조" w:eastAsia="HY신명조" w:hAnsi="바탕체"/>
          <w:szCs w:val="20"/>
        </w:rPr>
      </w:pPr>
      <w:r w:rsidRPr="00CB41C0">
        <w:rPr>
          <w:rFonts w:ascii="HY신명조" w:eastAsia="HY신명조" w:hAnsi="바탕체" w:hint="eastAsia"/>
          <w:szCs w:val="20"/>
        </w:rPr>
        <w:t>4. 비밀정보를 제공받은 당사자가 비밀정보와 관계없이 독자적으로 개발하거나 알게</w:t>
      </w:r>
      <w:r w:rsidR="008E45D5" w:rsidRPr="00CB41C0">
        <w:rPr>
          <w:rFonts w:ascii="HY신명조" w:eastAsia="HY신명조" w:hAnsi="바탕체" w:hint="eastAsia"/>
          <w:szCs w:val="20"/>
        </w:rPr>
        <w:t xml:space="preserve"> </w:t>
      </w:r>
      <w:r w:rsidRPr="00CB41C0">
        <w:rPr>
          <w:rFonts w:ascii="HY신명조" w:eastAsia="HY신명조" w:hAnsi="바탕체" w:hint="eastAsia"/>
          <w:szCs w:val="20"/>
        </w:rPr>
        <w:t>된 정</w:t>
      </w:r>
      <w:r w:rsidR="008E45D5" w:rsidRPr="00CB41C0">
        <w:rPr>
          <w:rFonts w:ascii="HY신명조" w:eastAsia="HY신명조" w:hAnsi="바탕체" w:hint="eastAsia"/>
          <w:szCs w:val="20"/>
        </w:rPr>
        <w:t>보</w:t>
      </w:r>
    </w:p>
    <w:p w:rsidR="00CC5D97" w:rsidRPr="00CB41C0" w:rsidRDefault="00CC5D97" w:rsidP="00CC5D97">
      <w:pPr>
        <w:spacing w:line="312" w:lineRule="auto"/>
        <w:ind w:leftChars="100" w:left="600" w:hangingChars="200" w:hanging="400"/>
        <w:rPr>
          <w:rFonts w:ascii="HY신명조" w:eastAsia="HY신명조" w:hAnsi="바탕체"/>
          <w:szCs w:val="20"/>
        </w:rPr>
      </w:pPr>
      <w:r w:rsidRPr="00CB41C0">
        <w:rPr>
          <w:rFonts w:ascii="HY신명조" w:eastAsia="HY신명조" w:hAnsi="바탕체" w:hint="eastAsia"/>
          <w:szCs w:val="20"/>
        </w:rPr>
        <w:t>5. 제3조 제2항에 의하여 비밀정보임을 고지하지 아니하거나, 비밀정보에 속한다는 취지의 서면을 발송하지 아니한 정보</w:t>
      </w:r>
    </w:p>
    <w:p w:rsidR="00CC5D97" w:rsidRPr="00CB41C0" w:rsidRDefault="00CC5D97" w:rsidP="00CC5D97">
      <w:pPr>
        <w:spacing w:line="312" w:lineRule="auto"/>
        <w:ind w:firstLineChars="100" w:firstLine="200"/>
        <w:rPr>
          <w:rFonts w:ascii="HY신명조" w:eastAsia="HY신명조" w:hAnsi="바탕체"/>
          <w:szCs w:val="20"/>
        </w:rPr>
      </w:pPr>
      <w:r w:rsidRPr="00CB41C0">
        <w:rPr>
          <w:rFonts w:ascii="HY신명조" w:eastAsia="HY신명조" w:hAnsi="바탕체" w:hint="eastAsia"/>
          <w:szCs w:val="20"/>
        </w:rPr>
        <w:t>6. 법원 기타 공공기관의 판결, 명령 또는 관련법령에 따른 공개의무에 따라서 공개한 정보</w:t>
      </w:r>
    </w:p>
    <w:p w:rsidR="00CC5D97" w:rsidRPr="00CB41C0" w:rsidRDefault="00CC5D97" w:rsidP="00CC5D97">
      <w:pPr>
        <w:spacing w:line="312" w:lineRule="auto"/>
        <w:rPr>
          <w:rFonts w:ascii="HY신명조" w:eastAsia="HY신명조" w:hAnsi="바탕체"/>
          <w:szCs w:val="20"/>
        </w:rPr>
      </w:pPr>
      <w:r w:rsidRPr="00CB41C0">
        <w:rPr>
          <w:rFonts w:ascii="HY신명조" w:eastAsia="HY신명조" w:hAnsi="바탕체" w:hint="eastAsia"/>
          <w:szCs w:val="20"/>
        </w:rPr>
        <w:t>② 각 당사자가 제1항 제6호에 따라 정보를 공개할 경우에는 사전에 상대방에게 그 사실을 서면으로 통지하고, 상대방으로 하여금 적절한 보호 및 대응조치를 할 수 있도록 하여야 한다.</w:t>
      </w:r>
    </w:p>
    <w:p w:rsidR="00CC5D97" w:rsidRPr="00CB41C0" w:rsidRDefault="00CC5D97" w:rsidP="00CC5D97">
      <w:pPr>
        <w:spacing w:line="312" w:lineRule="auto"/>
        <w:rPr>
          <w:rFonts w:ascii="HY신명조" w:eastAsia="HY신명조" w:hAnsi="바탕체"/>
          <w:szCs w:val="20"/>
        </w:rPr>
      </w:pPr>
    </w:p>
    <w:p w:rsidR="00CC5D97" w:rsidRPr="00CB41C0" w:rsidRDefault="00CC5D97" w:rsidP="00CC5D97">
      <w:pPr>
        <w:spacing w:line="312" w:lineRule="auto"/>
        <w:rPr>
          <w:rFonts w:ascii="HY신명조" w:eastAsia="HY신명조" w:hAnsi="바탕체"/>
          <w:szCs w:val="20"/>
        </w:rPr>
      </w:pPr>
      <w:r w:rsidRPr="00CB41C0">
        <w:rPr>
          <w:rFonts w:ascii="HY신명조" w:eastAsia="HY신명조" w:hAnsi="바탕체" w:hint="eastAsia"/>
          <w:b/>
          <w:szCs w:val="20"/>
        </w:rPr>
        <w:t>제6조 (자료의 반환)</w:t>
      </w:r>
      <w:r w:rsidRPr="00CB41C0">
        <w:rPr>
          <w:rFonts w:ascii="HY신명조" w:eastAsia="HY신명조" w:hAnsi="바탕체" w:hint="eastAsia"/>
          <w:szCs w:val="20"/>
        </w:rPr>
        <w:t xml:space="preserve"> </w:t>
      </w:r>
    </w:p>
    <w:p w:rsidR="00CC5D97" w:rsidRPr="00CB41C0" w:rsidRDefault="00CC5D97" w:rsidP="00CC5D97">
      <w:pPr>
        <w:spacing w:line="312" w:lineRule="auto"/>
        <w:rPr>
          <w:rFonts w:ascii="HY신명조" w:eastAsia="HY신명조" w:hAnsi="바탕체"/>
          <w:szCs w:val="20"/>
        </w:rPr>
      </w:pPr>
      <w:r w:rsidRPr="00CB41C0">
        <w:rPr>
          <w:rFonts w:ascii="HY신명조" w:eastAsia="HY신명조" w:hAnsi="바탕체" w:hint="eastAsia"/>
          <w:szCs w:val="20"/>
        </w:rPr>
        <w:t>① 각 당사자는 상대방의 요청이 있으면 언제든지 상대방의 비밀 정보가 기재되어 있거나 이를 포함하고 있는 제반 자료, 장비, 서류, 샘플, 기타 유체물(복사본, 복사물, 모방물건, 모방장비 등을 포함)을 즉시 상대방에게 반환하거나, 상대방의 선택에 따라 이를 폐기하고 그 폐기를 증명하는 서류를 상대방에게 제공하여야 한다.</w:t>
      </w:r>
    </w:p>
    <w:p w:rsidR="00CC5D97" w:rsidRPr="00CB41C0" w:rsidRDefault="00CC5D97" w:rsidP="00CC5D97">
      <w:pPr>
        <w:spacing w:line="312" w:lineRule="auto"/>
        <w:rPr>
          <w:rFonts w:ascii="HY신명조" w:eastAsia="HY신명조" w:hAnsi="바탕체"/>
          <w:szCs w:val="20"/>
        </w:rPr>
      </w:pPr>
      <w:r w:rsidRPr="00CB41C0">
        <w:rPr>
          <w:rFonts w:ascii="HY신명조" w:eastAsia="HY신명조" w:hAnsi="바탕체" w:hint="eastAsia"/>
          <w:szCs w:val="20"/>
        </w:rPr>
        <w:t>② 제1항의 자료의 반환 또는 폐기에 소요되는 비용은 각 당사자가 균등하게 부담하기로 한다. 다만, 자료의 반환 또는 폐기 의무자가 우선 그 비용을 지출한 이후 상대방에게 그 부담부분을 정산하여 청구하기로 한다.</w:t>
      </w:r>
    </w:p>
    <w:p w:rsidR="00CC5D97" w:rsidRPr="00CB41C0" w:rsidRDefault="00CC5D97" w:rsidP="00CC5D97">
      <w:pPr>
        <w:spacing w:line="312" w:lineRule="auto"/>
        <w:rPr>
          <w:rFonts w:ascii="HY신명조" w:eastAsia="HY신명조" w:hAnsi="바탕체"/>
          <w:szCs w:val="20"/>
        </w:rPr>
      </w:pPr>
    </w:p>
    <w:p w:rsidR="00CC5D97" w:rsidRPr="00CB41C0" w:rsidRDefault="00CC5D97" w:rsidP="00CC5D97">
      <w:pPr>
        <w:spacing w:line="312" w:lineRule="auto"/>
        <w:rPr>
          <w:rFonts w:ascii="HY신명조" w:eastAsia="HY신명조" w:hAnsi="바탕체"/>
          <w:szCs w:val="20"/>
        </w:rPr>
      </w:pPr>
      <w:r w:rsidRPr="00CB41C0">
        <w:rPr>
          <w:rFonts w:ascii="HY신명조" w:eastAsia="HY신명조" w:hAnsi="바탕체" w:hint="eastAsia"/>
          <w:b/>
          <w:szCs w:val="20"/>
        </w:rPr>
        <w:lastRenderedPageBreak/>
        <w:t xml:space="preserve">제7조 (권리의 </w:t>
      </w:r>
      <w:proofErr w:type="spellStart"/>
      <w:r w:rsidRPr="00CB41C0">
        <w:rPr>
          <w:rFonts w:ascii="HY신명조" w:eastAsia="HY신명조" w:hAnsi="바탕체" w:hint="eastAsia"/>
          <w:b/>
          <w:szCs w:val="20"/>
        </w:rPr>
        <w:t>부존재</w:t>
      </w:r>
      <w:proofErr w:type="spellEnd"/>
      <w:r w:rsidRPr="00CB41C0">
        <w:rPr>
          <w:rFonts w:ascii="HY신명조" w:eastAsia="HY신명조" w:hAnsi="바탕체" w:hint="eastAsia"/>
          <w:b/>
          <w:szCs w:val="20"/>
        </w:rPr>
        <w:t xml:space="preserve"> 등)</w:t>
      </w:r>
      <w:r w:rsidRPr="00CB41C0">
        <w:rPr>
          <w:rFonts w:ascii="HY신명조" w:eastAsia="HY신명조" w:hAnsi="바탕체" w:hint="eastAsia"/>
          <w:szCs w:val="20"/>
        </w:rPr>
        <w:t xml:space="preserve"> </w:t>
      </w:r>
    </w:p>
    <w:p w:rsidR="00CC5D97" w:rsidRPr="00CB41C0" w:rsidRDefault="00CC5D97" w:rsidP="00CC5D97">
      <w:pPr>
        <w:spacing w:line="312" w:lineRule="auto"/>
        <w:rPr>
          <w:rFonts w:ascii="HY신명조" w:eastAsia="HY신명조" w:hAnsi="바탕체"/>
          <w:szCs w:val="20"/>
        </w:rPr>
      </w:pPr>
      <w:r w:rsidRPr="00CB41C0">
        <w:rPr>
          <w:rFonts w:ascii="HY신명조" w:eastAsia="HY신명조" w:hAnsi="바탕체" w:hint="eastAsia"/>
          <w:szCs w:val="20"/>
        </w:rPr>
        <w:t>① 이 계약에 따라 제공되는 비밀정보에 관한 모든 권리는 이를 제공한 당사자에 속한다.</w:t>
      </w:r>
    </w:p>
    <w:p w:rsidR="00CC5D97" w:rsidRPr="00CB41C0" w:rsidRDefault="00CC5D97" w:rsidP="00CC5D97">
      <w:pPr>
        <w:spacing w:line="312" w:lineRule="auto"/>
        <w:rPr>
          <w:rFonts w:ascii="HY신명조" w:eastAsia="HY신명조" w:hAnsi="바탕체"/>
          <w:szCs w:val="20"/>
        </w:rPr>
      </w:pPr>
      <w:r w:rsidRPr="00CB41C0">
        <w:rPr>
          <w:rFonts w:ascii="HY신명조" w:eastAsia="HY신명조" w:hAnsi="바탕체" w:hint="eastAsia"/>
          <w:szCs w:val="20"/>
        </w:rPr>
        <w:t>② 이 계약은 어떠한 경우에도 비밀정보를 제공받는 자에게 비밀정보에 관한 어떠한 권리나 사용권을 부여하는 것으로 해석되지 않는다.</w:t>
      </w:r>
    </w:p>
    <w:p w:rsidR="00CC5D97" w:rsidRPr="00CB41C0" w:rsidRDefault="00CC5D97" w:rsidP="00CC5D97">
      <w:pPr>
        <w:spacing w:line="312" w:lineRule="auto"/>
        <w:rPr>
          <w:rFonts w:ascii="HY신명조" w:eastAsia="HY신명조" w:hAnsi="바탕체"/>
          <w:szCs w:val="20"/>
        </w:rPr>
      </w:pPr>
      <w:r w:rsidRPr="00CB41C0">
        <w:rPr>
          <w:rFonts w:ascii="HY신명조" w:eastAsia="HY신명조" w:hAnsi="바탕체" w:hint="eastAsia"/>
          <w:szCs w:val="20"/>
        </w:rPr>
        <w:t>③ 이 계약은 어떠한 경우에도 당사자 간에 향후 어떠한 확정적인 계약의 체결, 제조물의 판매나 구입, 실시권의 허락 등을 암시하거나 이를 강제하지 않으며, 기타 이 계약의 당사자가 비밀정보와 관련하여 다른 제3자와 어떠한 거래나 계약관계에 들어가는 것을 금지하거나 제한하지 아니한다.</w:t>
      </w:r>
    </w:p>
    <w:p w:rsidR="00CC5D97" w:rsidRPr="00CB41C0" w:rsidRDefault="00CC5D97" w:rsidP="00CC5D97">
      <w:pPr>
        <w:spacing w:line="312" w:lineRule="auto"/>
        <w:rPr>
          <w:rFonts w:ascii="HY신명조" w:eastAsia="HY신명조" w:hAnsi="바탕체"/>
          <w:szCs w:val="20"/>
        </w:rPr>
      </w:pPr>
      <w:r w:rsidRPr="00CB41C0">
        <w:rPr>
          <w:rFonts w:ascii="HY신명조" w:eastAsia="HY신명조" w:hAnsi="바탕체" w:hint="eastAsia"/>
          <w:szCs w:val="20"/>
        </w:rPr>
        <w:t>④ 비밀정보의 제공자는 상대방에게 비밀정보를 제공할 적법한 자격이 있음을 보증한다.</w:t>
      </w:r>
    </w:p>
    <w:p w:rsidR="00CC5D97" w:rsidRPr="00CB41C0" w:rsidRDefault="00CC5D97" w:rsidP="00CC5D97">
      <w:pPr>
        <w:spacing w:line="312" w:lineRule="auto"/>
        <w:rPr>
          <w:rFonts w:ascii="HY신명조" w:eastAsia="HY신명조" w:hAnsi="바탕체"/>
          <w:szCs w:val="20"/>
        </w:rPr>
      </w:pPr>
      <w:r w:rsidRPr="00CB41C0">
        <w:rPr>
          <w:rFonts w:ascii="HY신명조" w:eastAsia="HY신명조" w:hAnsi="바탕체" w:hint="eastAsia"/>
          <w:szCs w:val="20"/>
        </w:rPr>
        <w:t>⑤ 각 당사자는 이 계약의 목적을 위하여 상대방의 시설을 방문하거나 이를 이용할 경우에는 상대방의 제반 규정 및 지시사항을 준수하여야 한다.</w:t>
      </w:r>
    </w:p>
    <w:p w:rsidR="00CC5D97" w:rsidRPr="00CB41C0" w:rsidRDefault="00CC5D97" w:rsidP="00CC5D97">
      <w:pPr>
        <w:spacing w:line="312" w:lineRule="auto"/>
        <w:rPr>
          <w:rFonts w:ascii="HY신명조" w:eastAsia="HY신명조" w:hAnsi="바탕체"/>
          <w:szCs w:val="20"/>
        </w:rPr>
      </w:pPr>
    </w:p>
    <w:p w:rsidR="00CC5D97" w:rsidRPr="00CB41C0" w:rsidRDefault="00CC5D97" w:rsidP="00CC5D97">
      <w:pPr>
        <w:spacing w:line="312" w:lineRule="auto"/>
        <w:rPr>
          <w:rFonts w:ascii="HY신명조" w:eastAsia="HY신명조" w:hAnsi="바탕체"/>
          <w:szCs w:val="20"/>
        </w:rPr>
      </w:pPr>
      <w:r w:rsidRPr="00CB41C0">
        <w:rPr>
          <w:rFonts w:ascii="HY신명조" w:eastAsia="HY신명조" w:hAnsi="바탕체" w:hint="eastAsia"/>
          <w:b/>
          <w:szCs w:val="20"/>
        </w:rPr>
        <w:t xml:space="preserve">제8조 (계약기간) </w:t>
      </w:r>
    </w:p>
    <w:p w:rsidR="00CC5D97" w:rsidRPr="00CB41C0" w:rsidRDefault="00CC5D97" w:rsidP="00CC5D97">
      <w:pPr>
        <w:spacing w:line="312" w:lineRule="auto"/>
        <w:rPr>
          <w:rFonts w:ascii="HY신명조" w:eastAsia="HY신명조" w:hAnsi="바탕체"/>
          <w:szCs w:val="20"/>
        </w:rPr>
      </w:pPr>
      <w:r w:rsidRPr="00CB41C0">
        <w:rPr>
          <w:rFonts w:ascii="HY신명조" w:eastAsia="HY신명조" w:hAnsi="바탕체" w:hint="eastAsia"/>
          <w:szCs w:val="20"/>
        </w:rPr>
        <w:t xml:space="preserve">① 이 계약은 체결일로부터 </w:t>
      </w:r>
      <w:proofErr w:type="gramStart"/>
      <w:r w:rsidRPr="00CB41C0">
        <w:rPr>
          <w:rFonts w:ascii="HY신명조" w:eastAsia="HY신명조" w:hAnsi="바탕체" w:hint="eastAsia"/>
          <w:szCs w:val="20"/>
        </w:rPr>
        <w:t>[  ]</w:t>
      </w:r>
      <w:proofErr w:type="gramEnd"/>
      <w:r w:rsidRPr="00CB41C0">
        <w:rPr>
          <w:rFonts w:ascii="HY신명조" w:eastAsia="HY신명조" w:hAnsi="바탕체" w:hint="eastAsia"/>
          <w:szCs w:val="20"/>
        </w:rPr>
        <w:t>년간 그 효력을 가진다.</w:t>
      </w:r>
    </w:p>
    <w:p w:rsidR="00CC5D97" w:rsidRPr="00CB41C0" w:rsidRDefault="00CC5D97" w:rsidP="00CC5D97">
      <w:pPr>
        <w:spacing w:line="312" w:lineRule="auto"/>
        <w:rPr>
          <w:rFonts w:ascii="HY신명조" w:eastAsia="HY신명조" w:hAnsi="바탕체"/>
          <w:szCs w:val="20"/>
        </w:rPr>
      </w:pPr>
      <w:r w:rsidRPr="00CB41C0">
        <w:rPr>
          <w:rFonts w:ascii="HY신명조" w:eastAsia="HY신명조" w:hAnsi="바탕체" w:hint="eastAsia"/>
          <w:szCs w:val="20"/>
        </w:rPr>
        <w:t xml:space="preserve">② 제1항에도 불구하고, 제4조, 제5조 및 제7조의 의무는 계약기간이 만료되거나, 이 계약이 </w:t>
      </w:r>
      <w:proofErr w:type="spellStart"/>
      <w:r w:rsidRPr="00CB41C0">
        <w:rPr>
          <w:rFonts w:ascii="HY신명조" w:eastAsia="HY신명조" w:hAnsi="바탕체" w:hint="eastAsia"/>
          <w:szCs w:val="20"/>
        </w:rPr>
        <w:t>해제</w:t>
      </w:r>
      <w:r w:rsidRPr="00CB41C0">
        <w:rPr>
          <w:rFonts w:ascii="MS Mincho" w:eastAsia="MS Mincho" w:hAnsi="MS Mincho" w:cs="MS Mincho" w:hint="eastAsia"/>
          <w:szCs w:val="20"/>
        </w:rPr>
        <w:t>･</w:t>
      </w:r>
      <w:r w:rsidRPr="00CB41C0">
        <w:rPr>
          <w:rFonts w:ascii="HY신명조" w:eastAsia="HY신명조" w:hAnsi="바탕체" w:cs="바탕체" w:hint="eastAsia"/>
          <w:szCs w:val="20"/>
        </w:rPr>
        <w:t>해지</w:t>
      </w:r>
      <w:proofErr w:type="spellEnd"/>
      <w:r w:rsidRPr="00CB41C0">
        <w:rPr>
          <w:rFonts w:ascii="HY신명조" w:eastAsia="HY신명조" w:hAnsi="바탕체" w:hint="eastAsia"/>
          <w:szCs w:val="20"/>
        </w:rPr>
        <w:t xml:space="preserve"> 등의 사유로 종료된 이후부터 계속하여 유효하게 존속하는 것으로 한다.</w:t>
      </w:r>
    </w:p>
    <w:p w:rsidR="00CC5D97" w:rsidRPr="00CB41C0" w:rsidRDefault="00CC5D97" w:rsidP="00CC5D97">
      <w:pPr>
        <w:spacing w:line="312" w:lineRule="auto"/>
        <w:rPr>
          <w:rFonts w:ascii="HY신명조" w:eastAsia="HY신명조" w:hAnsi="바탕체"/>
          <w:szCs w:val="20"/>
        </w:rPr>
      </w:pPr>
    </w:p>
    <w:p w:rsidR="00CC5D97" w:rsidRPr="00CB41C0" w:rsidRDefault="00CC5D97" w:rsidP="00CC5D97">
      <w:pPr>
        <w:spacing w:line="312" w:lineRule="auto"/>
        <w:rPr>
          <w:rFonts w:ascii="HY신명조" w:eastAsia="HY신명조" w:hAnsi="바탕체"/>
          <w:szCs w:val="20"/>
        </w:rPr>
      </w:pPr>
      <w:r w:rsidRPr="00CB41C0">
        <w:rPr>
          <w:rFonts w:ascii="HY신명조" w:eastAsia="HY신명조" w:hAnsi="바탕체" w:hint="eastAsia"/>
          <w:b/>
          <w:szCs w:val="20"/>
        </w:rPr>
        <w:t>제9조 (손해배상)</w:t>
      </w:r>
      <w:r w:rsidRPr="00CB41C0">
        <w:rPr>
          <w:rFonts w:ascii="HY신명조" w:eastAsia="HY신명조" w:hAnsi="바탕체" w:hint="eastAsia"/>
          <w:szCs w:val="20"/>
        </w:rPr>
        <w:t xml:space="preserve"> </w:t>
      </w:r>
    </w:p>
    <w:p w:rsidR="00CC5D97" w:rsidRPr="00CB41C0" w:rsidRDefault="00CC5D97" w:rsidP="00CC5D97">
      <w:pPr>
        <w:spacing w:line="312" w:lineRule="auto"/>
        <w:rPr>
          <w:rFonts w:ascii="HY신명조" w:eastAsia="HY신명조" w:hAnsi="바탕체"/>
          <w:szCs w:val="20"/>
        </w:rPr>
      </w:pPr>
      <w:r w:rsidRPr="00CB41C0">
        <w:rPr>
          <w:rFonts w:ascii="HY신명조" w:eastAsia="HY신명조" w:hAnsi="바탕체" w:hint="eastAsia"/>
          <w:szCs w:val="20"/>
        </w:rPr>
        <w:t>① 이 계약을 위반한 당사자는 이로 인하여 상대방이 입은 모든 손해를 배상하여야 한다. 다만, 그 당사자가 고의 또는 과실</w:t>
      </w:r>
      <w:r w:rsidR="00E2673F" w:rsidRPr="00CB41C0">
        <w:rPr>
          <w:rFonts w:ascii="HY신명조" w:eastAsia="HY신명조" w:hAnsi="바탕체" w:hint="eastAsia"/>
          <w:szCs w:val="20"/>
        </w:rPr>
        <w:t xml:space="preserve"> </w:t>
      </w:r>
      <w:r w:rsidRPr="00CB41C0">
        <w:rPr>
          <w:rFonts w:ascii="HY신명조" w:eastAsia="HY신명조" w:hAnsi="바탕체" w:hint="eastAsia"/>
          <w:szCs w:val="20"/>
        </w:rPr>
        <w:t>없음을 증명한 경우에는 그러하지 않는다.</w:t>
      </w:r>
    </w:p>
    <w:p w:rsidR="00CC5D97" w:rsidRPr="00CB41C0" w:rsidRDefault="00CC5D97" w:rsidP="00CC5D97">
      <w:pPr>
        <w:spacing w:line="312" w:lineRule="auto"/>
        <w:rPr>
          <w:rFonts w:ascii="HY신명조" w:eastAsia="HY신명조" w:hAnsi="바탕체"/>
          <w:szCs w:val="20"/>
        </w:rPr>
      </w:pPr>
    </w:p>
    <w:p w:rsidR="00CC5D97" w:rsidRPr="00CB41C0" w:rsidRDefault="00CC5D97" w:rsidP="00CC5D97">
      <w:pPr>
        <w:spacing w:line="312" w:lineRule="auto"/>
        <w:rPr>
          <w:rFonts w:ascii="HY신명조" w:eastAsia="HY신명조" w:hAnsi="바탕체"/>
          <w:szCs w:val="20"/>
        </w:rPr>
      </w:pPr>
      <w:r w:rsidRPr="00CB41C0">
        <w:rPr>
          <w:rFonts w:ascii="HY신명조" w:eastAsia="HY신명조" w:hAnsi="바탕체" w:hint="eastAsia"/>
          <w:b/>
          <w:szCs w:val="20"/>
        </w:rPr>
        <w:t>제10조 (권리의무의 양도, 계약의 변경)</w:t>
      </w:r>
      <w:r w:rsidRPr="00CB41C0">
        <w:rPr>
          <w:rFonts w:ascii="HY신명조" w:eastAsia="HY신명조" w:hAnsi="바탕체" w:hint="eastAsia"/>
          <w:szCs w:val="20"/>
        </w:rPr>
        <w:t xml:space="preserve"> </w:t>
      </w:r>
    </w:p>
    <w:p w:rsidR="00CC5D97" w:rsidRPr="00CB41C0" w:rsidRDefault="00CC5D97" w:rsidP="00CC5D97">
      <w:pPr>
        <w:spacing w:line="312" w:lineRule="auto"/>
        <w:rPr>
          <w:rFonts w:ascii="HY신명조" w:eastAsia="HY신명조" w:hAnsi="바탕체"/>
          <w:szCs w:val="20"/>
        </w:rPr>
      </w:pPr>
      <w:r w:rsidRPr="00CB41C0">
        <w:rPr>
          <w:rFonts w:ascii="HY신명조" w:eastAsia="HY신명조" w:hAnsi="바탕체" w:hint="eastAsia"/>
          <w:szCs w:val="20"/>
        </w:rPr>
        <w:t>① 각 당사자는 상대방의 사전 서면동의 없이 이 계약상의 권리의무를 제3자에게 양도하거나 이전할 수 없다.</w:t>
      </w:r>
    </w:p>
    <w:p w:rsidR="00CC5D97" w:rsidRPr="00CB41C0" w:rsidRDefault="00CC5D97" w:rsidP="00CC5D97">
      <w:pPr>
        <w:spacing w:line="312" w:lineRule="auto"/>
        <w:rPr>
          <w:rFonts w:ascii="HY신명조" w:eastAsia="HY신명조" w:hAnsi="바탕체"/>
          <w:szCs w:val="20"/>
        </w:rPr>
      </w:pPr>
      <w:r w:rsidRPr="00CB41C0">
        <w:rPr>
          <w:rFonts w:ascii="HY신명조" w:eastAsia="HY신명조" w:hAnsi="바탕체" w:hint="eastAsia"/>
          <w:szCs w:val="20"/>
        </w:rPr>
        <w:t>② 이 계약의 수정이나 변경은 양 당사자의 정당한 대표자가 기명날인 또는 서명한 서면합의로만 이루어질 수 있다.</w:t>
      </w:r>
    </w:p>
    <w:p w:rsidR="00CC5D97" w:rsidRPr="00CB41C0" w:rsidRDefault="00CC5D97" w:rsidP="00CC5D97">
      <w:pPr>
        <w:spacing w:line="312" w:lineRule="auto"/>
        <w:rPr>
          <w:rFonts w:ascii="HY신명조" w:eastAsia="HY신명조" w:hAnsi="바탕체"/>
          <w:szCs w:val="20"/>
        </w:rPr>
      </w:pPr>
    </w:p>
    <w:p w:rsidR="00CC5D97" w:rsidRPr="00CB41C0" w:rsidRDefault="00CC5D97" w:rsidP="00CC5D97">
      <w:pPr>
        <w:spacing w:line="312" w:lineRule="auto"/>
        <w:rPr>
          <w:rFonts w:ascii="HY신명조" w:eastAsia="HY신명조" w:hAnsi="바탕체"/>
          <w:szCs w:val="20"/>
        </w:rPr>
      </w:pPr>
      <w:r w:rsidRPr="00CB41C0">
        <w:rPr>
          <w:rFonts w:ascii="HY신명조" w:eastAsia="HY신명조" w:hAnsi="바탕체" w:hint="eastAsia"/>
          <w:b/>
          <w:szCs w:val="20"/>
        </w:rPr>
        <w:t xml:space="preserve">제11조 (일부무효의 </w:t>
      </w:r>
      <w:proofErr w:type="spellStart"/>
      <w:r w:rsidRPr="00CB41C0">
        <w:rPr>
          <w:rFonts w:ascii="HY신명조" w:eastAsia="HY신명조" w:hAnsi="바탕체" w:hint="eastAsia"/>
          <w:b/>
          <w:szCs w:val="20"/>
        </w:rPr>
        <w:t>특칙</w:t>
      </w:r>
      <w:proofErr w:type="spellEnd"/>
      <w:r w:rsidRPr="00CB41C0">
        <w:rPr>
          <w:rFonts w:ascii="HY신명조" w:eastAsia="HY신명조" w:hAnsi="바탕체" w:hint="eastAsia"/>
          <w:b/>
          <w:szCs w:val="20"/>
        </w:rPr>
        <w:t>)</w:t>
      </w:r>
      <w:r w:rsidRPr="00CB41C0">
        <w:rPr>
          <w:rFonts w:ascii="HY신명조" w:eastAsia="HY신명조" w:hAnsi="바탕체" w:hint="eastAsia"/>
          <w:szCs w:val="20"/>
        </w:rPr>
        <w:t xml:space="preserve"> </w:t>
      </w:r>
    </w:p>
    <w:p w:rsidR="00CC5D97" w:rsidRPr="00CB41C0" w:rsidRDefault="00CC5D97" w:rsidP="00CC5D97">
      <w:pPr>
        <w:spacing w:line="312" w:lineRule="auto"/>
        <w:rPr>
          <w:rFonts w:ascii="HY신명조" w:eastAsia="HY신명조" w:hAnsi="바탕체"/>
          <w:szCs w:val="20"/>
        </w:rPr>
      </w:pPr>
      <w:r w:rsidRPr="00CB41C0">
        <w:rPr>
          <w:rFonts w:ascii="HY신명조" w:eastAsia="HY신명조" w:hAnsi="바탕체" w:hint="eastAsia"/>
          <w:szCs w:val="20"/>
        </w:rPr>
        <w:t>이 계약의 내용 중 일부가 법원에 의하여 위법, 무효 또는 집행 불가능하다고 선언될 경우에도 이는 이 계약의 나머지 규정의 유효성에 영향을 미치지 아니한다.</w:t>
      </w:r>
    </w:p>
    <w:p w:rsidR="00CC5D97" w:rsidRPr="00CB41C0" w:rsidRDefault="00CC5D97" w:rsidP="00CC5D97">
      <w:pPr>
        <w:spacing w:line="312" w:lineRule="auto"/>
        <w:rPr>
          <w:rFonts w:ascii="HY신명조" w:eastAsia="HY신명조" w:hAnsi="바탕체"/>
          <w:szCs w:val="20"/>
        </w:rPr>
      </w:pPr>
    </w:p>
    <w:p w:rsidR="00CC5D97" w:rsidRPr="00CB41C0" w:rsidRDefault="00CC5D97" w:rsidP="00CC5D97">
      <w:pPr>
        <w:spacing w:line="312" w:lineRule="auto"/>
        <w:rPr>
          <w:rFonts w:ascii="HY신명조" w:eastAsia="HY신명조" w:hAnsi="바탕체"/>
          <w:szCs w:val="20"/>
        </w:rPr>
      </w:pPr>
      <w:r w:rsidRPr="00CB41C0">
        <w:rPr>
          <w:rFonts w:ascii="HY신명조" w:eastAsia="HY신명조" w:hAnsi="바탕체" w:hint="eastAsia"/>
          <w:b/>
          <w:szCs w:val="20"/>
        </w:rPr>
        <w:lastRenderedPageBreak/>
        <w:t xml:space="preserve">제12조 (분쟁의 해결) </w:t>
      </w:r>
    </w:p>
    <w:p w:rsidR="00CC5D97" w:rsidRPr="00CB41C0" w:rsidRDefault="00CC5D97" w:rsidP="00CC5D97">
      <w:pPr>
        <w:spacing w:line="312" w:lineRule="auto"/>
        <w:rPr>
          <w:rFonts w:ascii="HY신명조" w:eastAsia="HY신명조" w:hAnsi="바탕체"/>
          <w:szCs w:val="20"/>
        </w:rPr>
      </w:pPr>
      <w:r w:rsidRPr="00CB41C0">
        <w:rPr>
          <w:rFonts w:ascii="HY신명조" w:eastAsia="HY신명조" w:hAnsi="바탕체" w:hint="eastAsia"/>
          <w:szCs w:val="20"/>
        </w:rPr>
        <w:t>이 계약과 관련하여 분쟁이 발생한 경우 당사자의 상호 협의에 의한 해결을 모색하되, 분쟁에 관한 합의가 이루어지지 아니한 경우에는 원사업자 또는 수급사업자의 주된 사무소를 관할하는 지방법원에 소송을 제기할 수 있다.</w:t>
      </w:r>
    </w:p>
    <w:p w:rsidR="00CC5D97" w:rsidRPr="00CB41C0" w:rsidRDefault="00CC5D97" w:rsidP="00CC5D97">
      <w:pPr>
        <w:spacing w:line="312" w:lineRule="auto"/>
        <w:rPr>
          <w:rFonts w:ascii="HY신명조" w:eastAsia="HY신명조" w:hAnsi="바탕체"/>
          <w:szCs w:val="20"/>
        </w:rPr>
      </w:pPr>
    </w:p>
    <w:p w:rsidR="00CC5D97" w:rsidRPr="00CB41C0" w:rsidRDefault="00CC5D97" w:rsidP="00CC5D97">
      <w:pPr>
        <w:spacing w:line="312" w:lineRule="auto"/>
        <w:rPr>
          <w:rFonts w:ascii="HY신명조" w:eastAsia="HY신명조" w:hAnsi="바탕체"/>
          <w:szCs w:val="20"/>
        </w:rPr>
      </w:pPr>
      <w:r w:rsidRPr="00CB41C0">
        <w:rPr>
          <w:rFonts w:ascii="HY신명조" w:eastAsia="HY신명조" w:hAnsi="바탕체" w:hint="eastAsia"/>
          <w:szCs w:val="20"/>
        </w:rPr>
        <w:t>원사업자와 수급사업자는 이 계약의 성립을 증명하기 위하여 계약서 2부를 작성하여 각각 서명(또는 기명날인)한 후 각자 1부씩 보관한다.</w:t>
      </w:r>
    </w:p>
    <w:p w:rsidR="00CC5D97" w:rsidRPr="00CB41C0" w:rsidRDefault="00CC5D97" w:rsidP="00CC5D97">
      <w:pPr>
        <w:spacing w:line="312" w:lineRule="auto"/>
        <w:rPr>
          <w:rFonts w:ascii="HY신명조" w:eastAsia="HY신명조" w:hAnsi="바탕체"/>
          <w:szCs w:val="20"/>
        </w:rPr>
      </w:pPr>
    </w:p>
    <w:p w:rsidR="00E2673F" w:rsidRPr="00CB41C0" w:rsidRDefault="00E2673F" w:rsidP="00E2673F">
      <w:pPr>
        <w:spacing w:line="312" w:lineRule="auto"/>
        <w:jc w:val="center"/>
        <w:rPr>
          <w:rFonts w:ascii="HY신명조" w:eastAsia="HY신명조" w:hAnsi="바탕체"/>
          <w:szCs w:val="20"/>
        </w:rPr>
      </w:pPr>
      <w:proofErr w:type="gramStart"/>
      <w:r w:rsidRPr="00CB41C0">
        <w:rPr>
          <w:rFonts w:ascii="HY신명조" w:eastAsia="HY신명조" w:hAnsi="바탕체" w:hint="eastAsia"/>
          <w:szCs w:val="20"/>
        </w:rPr>
        <w:t>[ ]</w:t>
      </w:r>
      <w:proofErr w:type="gramEnd"/>
      <w:r w:rsidRPr="00CB41C0">
        <w:rPr>
          <w:rFonts w:ascii="HY신명조" w:eastAsia="HY신명조" w:hAnsi="바탕체" w:hint="eastAsia"/>
          <w:szCs w:val="20"/>
        </w:rPr>
        <w:t>년 [ ]월 [ ]일</w:t>
      </w:r>
    </w:p>
    <w:p w:rsidR="00CC5D97" w:rsidRPr="00CB41C0" w:rsidRDefault="00CC5D97" w:rsidP="00CC5D97">
      <w:pPr>
        <w:spacing w:line="312" w:lineRule="auto"/>
        <w:rPr>
          <w:rFonts w:ascii="HY신명조" w:eastAsia="HY신명조" w:hAnsi="바탕체"/>
          <w:szCs w:val="20"/>
        </w:rPr>
      </w:pPr>
    </w:p>
    <w:p w:rsidR="00CC5D97" w:rsidRPr="00CB41C0" w:rsidRDefault="00CC5D97" w:rsidP="00CC5D97">
      <w:pPr>
        <w:spacing w:line="312" w:lineRule="auto"/>
        <w:rPr>
          <w:rFonts w:ascii="HY신명조" w:eastAsia="HY신명조" w:hAnsi="바탕체"/>
          <w:szCs w:val="20"/>
        </w:rPr>
      </w:pPr>
    </w:p>
    <w:tbl>
      <w:tblPr>
        <w:tblOverlap w:val="never"/>
        <w:tblW w:w="9013" w:type="dxa"/>
        <w:tblInd w:w="102"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000" w:firstRow="0" w:lastRow="0" w:firstColumn="0" w:lastColumn="0" w:noHBand="0" w:noVBand="0"/>
      </w:tblPr>
      <w:tblGrid>
        <w:gridCol w:w="4483"/>
        <w:gridCol w:w="4530"/>
      </w:tblGrid>
      <w:tr w:rsidR="00CB41C0" w:rsidRPr="00CB41C0" w:rsidTr="00C81D36">
        <w:trPr>
          <w:trHeight w:val="539"/>
        </w:trPr>
        <w:tc>
          <w:tcPr>
            <w:tcW w:w="4483" w:type="dxa"/>
            <w:tcBorders>
              <w:top w:val="none" w:sz="3" w:space="0" w:color="000000"/>
              <w:left w:val="none" w:sz="3" w:space="0" w:color="000000"/>
              <w:bottom w:val="none" w:sz="3" w:space="0" w:color="000000"/>
              <w:right w:val="none" w:sz="3" w:space="0" w:color="000000"/>
            </w:tcBorders>
            <w:vAlign w:val="center"/>
          </w:tcPr>
          <w:p w:rsidR="00CC5D97" w:rsidRPr="00CB41C0" w:rsidRDefault="00CC5D97" w:rsidP="00CC5D97">
            <w:pPr>
              <w:spacing w:line="312" w:lineRule="auto"/>
              <w:rPr>
                <w:rFonts w:ascii="HY신명조" w:eastAsia="HY신명조" w:hAnsi="바탕체"/>
                <w:szCs w:val="20"/>
              </w:rPr>
            </w:pPr>
            <w:r w:rsidRPr="00CB41C0">
              <w:rPr>
                <w:rFonts w:ascii="HY신명조" w:eastAsia="HY신명조" w:hAnsi="바탕체" w:hint="eastAsia"/>
                <w:szCs w:val="20"/>
              </w:rPr>
              <w:t>원사업자</w:t>
            </w:r>
          </w:p>
          <w:p w:rsidR="00CC5D97" w:rsidRPr="00CB41C0" w:rsidRDefault="00CC5D97" w:rsidP="00CC5D97">
            <w:pPr>
              <w:spacing w:line="312" w:lineRule="auto"/>
              <w:rPr>
                <w:rFonts w:ascii="HY신명조" w:eastAsia="HY신명조" w:hAnsi="바탕체"/>
                <w:szCs w:val="20"/>
              </w:rPr>
            </w:pPr>
          </w:p>
        </w:tc>
        <w:tc>
          <w:tcPr>
            <w:tcW w:w="4531" w:type="dxa"/>
            <w:tcBorders>
              <w:top w:val="none" w:sz="3" w:space="0" w:color="000000"/>
              <w:left w:val="none" w:sz="3" w:space="0" w:color="000000"/>
              <w:bottom w:val="none" w:sz="3" w:space="0" w:color="000000"/>
              <w:right w:val="none" w:sz="3" w:space="0" w:color="000000"/>
            </w:tcBorders>
            <w:vAlign w:val="center"/>
          </w:tcPr>
          <w:p w:rsidR="00CC5D97" w:rsidRPr="00CB41C0" w:rsidRDefault="00CC5D97" w:rsidP="00CC5D97">
            <w:pPr>
              <w:spacing w:line="312" w:lineRule="auto"/>
              <w:rPr>
                <w:rFonts w:ascii="HY신명조" w:eastAsia="HY신명조" w:hAnsi="바탕체"/>
                <w:szCs w:val="20"/>
              </w:rPr>
            </w:pPr>
            <w:r w:rsidRPr="00CB41C0">
              <w:rPr>
                <w:rFonts w:ascii="HY신명조" w:eastAsia="HY신명조" w:hAnsi="바탕체" w:hint="eastAsia"/>
                <w:szCs w:val="20"/>
              </w:rPr>
              <w:t>수급사업자</w:t>
            </w:r>
          </w:p>
          <w:p w:rsidR="00CC5D97" w:rsidRPr="00CB41C0" w:rsidRDefault="00CC5D97" w:rsidP="00CC5D97">
            <w:pPr>
              <w:spacing w:line="312" w:lineRule="auto"/>
              <w:rPr>
                <w:rFonts w:ascii="HY신명조" w:eastAsia="HY신명조" w:hAnsi="바탕체"/>
                <w:szCs w:val="20"/>
              </w:rPr>
            </w:pPr>
          </w:p>
        </w:tc>
      </w:tr>
      <w:tr w:rsidR="00CC5D97" w:rsidRPr="00CB41C0" w:rsidTr="00C81D36">
        <w:trPr>
          <w:trHeight w:val="56"/>
        </w:trPr>
        <w:tc>
          <w:tcPr>
            <w:tcW w:w="4483" w:type="dxa"/>
            <w:tcBorders>
              <w:top w:val="none" w:sz="3" w:space="0" w:color="000000"/>
              <w:left w:val="none" w:sz="3" w:space="0" w:color="000000"/>
              <w:bottom w:val="none" w:sz="3" w:space="0" w:color="000000"/>
              <w:right w:val="none" w:sz="3" w:space="0" w:color="000000"/>
            </w:tcBorders>
            <w:vAlign w:val="center"/>
          </w:tcPr>
          <w:p w:rsidR="00CC5D97" w:rsidRPr="00CB41C0" w:rsidRDefault="00CC5D97" w:rsidP="00CC5D97">
            <w:pPr>
              <w:spacing w:line="312" w:lineRule="auto"/>
              <w:rPr>
                <w:rFonts w:ascii="HY신명조" w:eastAsia="HY신명조" w:hAnsi="바탕체"/>
                <w:szCs w:val="20"/>
              </w:rPr>
            </w:pPr>
            <w:r w:rsidRPr="00CB41C0">
              <w:rPr>
                <w:rFonts w:ascii="HY신명조" w:eastAsia="HY신명조" w:hAnsi="바탕체" w:hint="eastAsia"/>
                <w:szCs w:val="20"/>
              </w:rPr>
              <w:t xml:space="preserve">상호 또는 </w:t>
            </w:r>
            <w:proofErr w:type="gramStart"/>
            <w:r w:rsidRPr="00CB41C0">
              <w:rPr>
                <w:rFonts w:ascii="HY신명조" w:eastAsia="HY신명조" w:hAnsi="바탕체" w:hint="eastAsia"/>
                <w:szCs w:val="20"/>
              </w:rPr>
              <w:t>명칭 :</w:t>
            </w:r>
            <w:proofErr w:type="gramEnd"/>
            <w:r w:rsidRPr="00CB41C0">
              <w:rPr>
                <w:rFonts w:ascii="HY신명조" w:eastAsia="HY신명조" w:hAnsi="바탕체" w:hint="eastAsia"/>
                <w:szCs w:val="20"/>
              </w:rPr>
              <w:t xml:space="preserve">                 </w:t>
            </w:r>
          </w:p>
          <w:p w:rsidR="00CC5D97" w:rsidRPr="00CB41C0" w:rsidRDefault="00CC5D97" w:rsidP="00CC5D97">
            <w:pPr>
              <w:spacing w:line="312" w:lineRule="auto"/>
              <w:rPr>
                <w:rFonts w:ascii="HY신명조" w:eastAsia="HY신명조" w:hAnsi="바탕체"/>
                <w:szCs w:val="20"/>
              </w:rPr>
            </w:pPr>
            <w:proofErr w:type="gramStart"/>
            <w:r w:rsidRPr="00CB41C0">
              <w:rPr>
                <w:rFonts w:ascii="HY신명조" w:eastAsia="HY신명조" w:hAnsi="바탕체" w:hint="eastAsia"/>
                <w:szCs w:val="20"/>
              </w:rPr>
              <w:t>전화번호 :</w:t>
            </w:r>
            <w:proofErr w:type="gramEnd"/>
          </w:p>
          <w:p w:rsidR="00CC5D97" w:rsidRPr="00CB41C0" w:rsidRDefault="00CC5D97" w:rsidP="00CC5D97">
            <w:pPr>
              <w:spacing w:line="312" w:lineRule="auto"/>
              <w:rPr>
                <w:rFonts w:ascii="HY신명조" w:eastAsia="HY신명조" w:hAnsi="바탕체"/>
                <w:szCs w:val="20"/>
              </w:rPr>
            </w:pPr>
            <w:r w:rsidRPr="00CB41C0">
              <w:rPr>
                <w:rFonts w:ascii="HY신명조" w:eastAsia="HY신명조" w:hAnsi="바탕체" w:hint="eastAsia"/>
                <w:szCs w:val="20"/>
              </w:rPr>
              <w:t xml:space="preserve">주    </w:t>
            </w:r>
            <w:proofErr w:type="gramStart"/>
            <w:r w:rsidRPr="00CB41C0">
              <w:rPr>
                <w:rFonts w:ascii="HY신명조" w:eastAsia="HY신명조" w:hAnsi="바탕체" w:hint="eastAsia"/>
                <w:szCs w:val="20"/>
              </w:rPr>
              <w:t>소 :</w:t>
            </w:r>
            <w:proofErr w:type="gramEnd"/>
          </w:p>
          <w:p w:rsidR="00CC5D97" w:rsidRPr="00CB41C0" w:rsidRDefault="00CC5D97" w:rsidP="00CC5D97">
            <w:pPr>
              <w:spacing w:line="312" w:lineRule="auto"/>
              <w:rPr>
                <w:rFonts w:ascii="HY신명조" w:eastAsia="HY신명조" w:hAnsi="바탕체"/>
                <w:szCs w:val="20"/>
              </w:rPr>
            </w:pPr>
            <w:r w:rsidRPr="00CB41C0">
              <w:rPr>
                <w:rFonts w:ascii="HY신명조" w:eastAsia="HY신명조" w:hAnsi="바탕체" w:hint="eastAsia"/>
                <w:szCs w:val="20"/>
              </w:rPr>
              <w:t xml:space="preserve">대표자 </w:t>
            </w:r>
            <w:proofErr w:type="gramStart"/>
            <w:r w:rsidRPr="00CB41C0">
              <w:rPr>
                <w:rFonts w:ascii="HY신명조" w:eastAsia="HY신명조" w:hAnsi="바탕체" w:hint="eastAsia"/>
                <w:szCs w:val="20"/>
              </w:rPr>
              <w:t>성명 :</w:t>
            </w:r>
            <w:proofErr w:type="gramEnd"/>
            <w:r w:rsidRPr="00CB41C0">
              <w:rPr>
                <w:rFonts w:ascii="HY신명조" w:eastAsia="HY신명조" w:hAnsi="바탕체" w:hint="eastAsia"/>
                <w:szCs w:val="20"/>
              </w:rPr>
              <w:t xml:space="preserve">                 (인)</w:t>
            </w:r>
          </w:p>
          <w:p w:rsidR="00CC5D97" w:rsidRPr="00CB41C0" w:rsidRDefault="00CC5D97" w:rsidP="00CC5D97">
            <w:pPr>
              <w:spacing w:line="312" w:lineRule="auto"/>
              <w:rPr>
                <w:rFonts w:ascii="HY신명조" w:eastAsia="HY신명조" w:hAnsi="바탕체"/>
                <w:szCs w:val="20"/>
              </w:rPr>
            </w:pPr>
            <w:r w:rsidRPr="00CB41C0">
              <w:rPr>
                <w:rFonts w:ascii="HY신명조" w:eastAsia="HY신명조" w:hAnsi="바탕체" w:hint="eastAsia"/>
                <w:szCs w:val="20"/>
              </w:rPr>
              <w:t>사업자(법인)번호 :</w:t>
            </w:r>
          </w:p>
        </w:tc>
        <w:tc>
          <w:tcPr>
            <w:tcW w:w="4531" w:type="dxa"/>
            <w:tcBorders>
              <w:top w:val="none" w:sz="3" w:space="0" w:color="000000"/>
              <w:left w:val="none" w:sz="3" w:space="0" w:color="000000"/>
              <w:bottom w:val="none" w:sz="3" w:space="0" w:color="000000"/>
              <w:right w:val="none" w:sz="3" w:space="0" w:color="000000"/>
            </w:tcBorders>
            <w:vAlign w:val="center"/>
          </w:tcPr>
          <w:p w:rsidR="00CC5D97" w:rsidRPr="00CB41C0" w:rsidRDefault="00CC5D97" w:rsidP="00CC5D97">
            <w:pPr>
              <w:spacing w:line="312" w:lineRule="auto"/>
              <w:rPr>
                <w:rFonts w:ascii="HY신명조" w:eastAsia="HY신명조" w:hAnsi="바탕체"/>
                <w:szCs w:val="20"/>
              </w:rPr>
            </w:pPr>
            <w:r w:rsidRPr="00CB41C0">
              <w:rPr>
                <w:rFonts w:ascii="HY신명조" w:eastAsia="HY신명조" w:hAnsi="바탕체" w:hint="eastAsia"/>
                <w:szCs w:val="20"/>
              </w:rPr>
              <w:t xml:space="preserve">상호 또는 </w:t>
            </w:r>
            <w:proofErr w:type="gramStart"/>
            <w:r w:rsidRPr="00CB41C0">
              <w:rPr>
                <w:rFonts w:ascii="HY신명조" w:eastAsia="HY신명조" w:hAnsi="바탕체" w:hint="eastAsia"/>
                <w:szCs w:val="20"/>
              </w:rPr>
              <w:t>명칭 :</w:t>
            </w:r>
            <w:proofErr w:type="gramEnd"/>
            <w:r w:rsidRPr="00CB41C0">
              <w:rPr>
                <w:rFonts w:ascii="HY신명조" w:eastAsia="HY신명조" w:hAnsi="바탕체" w:hint="eastAsia"/>
                <w:szCs w:val="20"/>
              </w:rPr>
              <w:t xml:space="preserve">                 </w:t>
            </w:r>
          </w:p>
          <w:p w:rsidR="00CC5D97" w:rsidRPr="00CB41C0" w:rsidRDefault="00CC5D97" w:rsidP="00CC5D97">
            <w:pPr>
              <w:spacing w:line="312" w:lineRule="auto"/>
              <w:rPr>
                <w:rFonts w:ascii="HY신명조" w:eastAsia="HY신명조" w:hAnsi="바탕체"/>
                <w:szCs w:val="20"/>
              </w:rPr>
            </w:pPr>
            <w:proofErr w:type="gramStart"/>
            <w:r w:rsidRPr="00CB41C0">
              <w:rPr>
                <w:rFonts w:ascii="HY신명조" w:eastAsia="HY신명조" w:hAnsi="바탕체" w:hint="eastAsia"/>
                <w:szCs w:val="20"/>
              </w:rPr>
              <w:t>전화번호 :</w:t>
            </w:r>
            <w:proofErr w:type="gramEnd"/>
          </w:p>
          <w:p w:rsidR="00CC5D97" w:rsidRPr="00CB41C0" w:rsidRDefault="00CC5D97" w:rsidP="00CC5D97">
            <w:pPr>
              <w:spacing w:line="312" w:lineRule="auto"/>
              <w:rPr>
                <w:rFonts w:ascii="HY신명조" w:eastAsia="HY신명조" w:hAnsi="바탕체"/>
                <w:szCs w:val="20"/>
              </w:rPr>
            </w:pPr>
            <w:r w:rsidRPr="00CB41C0">
              <w:rPr>
                <w:rFonts w:ascii="HY신명조" w:eastAsia="HY신명조" w:hAnsi="바탕체" w:hint="eastAsia"/>
                <w:szCs w:val="20"/>
              </w:rPr>
              <w:t xml:space="preserve">주    </w:t>
            </w:r>
            <w:proofErr w:type="gramStart"/>
            <w:r w:rsidRPr="00CB41C0">
              <w:rPr>
                <w:rFonts w:ascii="HY신명조" w:eastAsia="HY신명조" w:hAnsi="바탕체" w:hint="eastAsia"/>
                <w:szCs w:val="20"/>
              </w:rPr>
              <w:t>소 :</w:t>
            </w:r>
            <w:proofErr w:type="gramEnd"/>
          </w:p>
          <w:p w:rsidR="00CC5D97" w:rsidRPr="00CB41C0" w:rsidRDefault="00CC5D97" w:rsidP="00CC5D97">
            <w:pPr>
              <w:spacing w:line="312" w:lineRule="auto"/>
              <w:rPr>
                <w:rFonts w:ascii="HY신명조" w:eastAsia="HY신명조" w:hAnsi="바탕체"/>
                <w:szCs w:val="20"/>
              </w:rPr>
            </w:pPr>
            <w:r w:rsidRPr="00CB41C0">
              <w:rPr>
                <w:rFonts w:ascii="HY신명조" w:eastAsia="HY신명조" w:hAnsi="바탕체" w:hint="eastAsia"/>
                <w:szCs w:val="20"/>
              </w:rPr>
              <w:t xml:space="preserve">대표자 </w:t>
            </w:r>
            <w:proofErr w:type="gramStart"/>
            <w:r w:rsidRPr="00CB41C0">
              <w:rPr>
                <w:rFonts w:ascii="HY신명조" w:eastAsia="HY신명조" w:hAnsi="바탕체" w:hint="eastAsia"/>
                <w:szCs w:val="20"/>
              </w:rPr>
              <w:t>성명 :</w:t>
            </w:r>
            <w:proofErr w:type="gramEnd"/>
            <w:r w:rsidRPr="00CB41C0">
              <w:rPr>
                <w:rFonts w:ascii="HY신명조" w:eastAsia="HY신명조" w:hAnsi="바탕체" w:hint="eastAsia"/>
                <w:szCs w:val="20"/>
              </w:rPr>
              <w:t xml:space="preserve">                 (인)</w:t>
            </w:r>
          </w:p>
          <w:p w:rsidR="00CC5D97" w:rsidRPr="00CB41C0" w:rsidRDefault="00CC5D97" w:rsidP="00CC5D97">
            <w:pPr>
              <w:spacing w:line="312" w:lineRule="auto"/>
              <w:rPr>
                <w:rFonts w:ascii="HY신명조" w:eastAsia="HY신명조" w:hAnsi="바탕체"/>
                <w:szCs w:val="20"/>
              </w:rPr>
            </w:pPr>
            <w:r w:rsidRPr="00CB41C0">
              <w:rPr>
                <w:rFonts w:ascii="HY신명조" w:eastAsia="HY신명조" w:hAnsi="바탕체" w:hint="eastAsia"/>
                <w:szCs w:val="20"/>
              </w:rPr>
              <w:t>사업자(법인)번호 :</w:t>
            </w:r>
          </w:p>
        </w:tc>
      </w:tr>
    </w:tbl>
    <w:p w:rsidR="00CC5D97" w:rsidRPr="00CB41C0" w:rsidRDefault="00CC5D97" w:rsidP="00CC5D97">
      <w:pPr>
        <w:spacing w:line="312" w:lineRule="auto"/>
        <w:rPr>
          <w:rFonts w:ascii="HY신명조" w:eastAsia="HY신명조" w:hAnsi="바탕체"/>
          <w:szCs w:val="20"/>
        </w:rPr>
      </w:pPr>
    </w:p>
    <w:p w:rsidR="00CC5D97" w:rsidRPr="00CB41C0" w:rsidRDefault="00CC5D97" w:rsidP="00CC5D97">
      <w:pPr>
        <w:spacing w:line="312" w:lineRule="auto"/>
        <w:rPr>
          <w:rFonts w:ascii="HY신명조" w:eastAsia="HY신명조" w:hAnsi="바탕체"/>
          <w:szCs w:val="20"/>
        </w:rPr>
      </w:pPr>
    </w:p>
    <w:p w:rsidR="00CC5D97" w:rsidRPr="00CB41C0" w:rsidRDefault="00CC5D97" w:rsidP="00CC5D97">
      <w:pPr>
        <w:spacing w:line="312" w:lineRule="auto"/>
        <w:rPr>
          <w:rFonts w:ascii="HY신명조" w:eastAsia="HY신명조" w:hAnsi="바탕체"/>
          <w:szCs w:val="20"/>
        </w:rPr>
      </w:pPr>
    </w:p>
    <w:p w:rsidR="00CC5D97" w:rsidRPr="00CB41C0" w:rsidRDefault="00CC5D97" w:rsidP="00CC5D97">
      <w:pPr>
        <w:spacing w:line="312" w:lineRule="auto"/>
        <w:rPr>
          <w:rFonts w:ascii="HY신명조" w:eastAsia="HY신명조" w:hAnsi="바탕체"/>
          <w:szCs w:val="20"/>
        </w:rPr>
      </w:pPr>
      <w:r w:rsidRPr="00CB41C0">
        <w:rPr>
          <w:rFonts w:ascii="HY신명조" w:eastAsia="HY신명조" w:hAnsi="바탕체" w:hint="eastAsia"/>
          <w:szCs w:val="20"/>
        </w:rPr>
        <w:br w:type="page"/>
      </w:r>
    </w:p>
    <w:p w:rsidR="00CC5D97" w:rsidRPr="00CB41C0" w:rsidRDefault="00CC5D97" w:rsidP="00CC5D97">
      <w:pPr>
        <w:spacing w:line="312" w:lineRule="auto"/>
        <w:rPr>
          <w:rFonts w:ascii="HY신명조" w:eastAsia="HY신명조" w:hAnsi="바탕체"/>
          <w:szCs w:val="20"/>
        </w:rPr>
      </w:pPr>
      <w:r w:rsidRPr="00CB41C0">
        <w:rPr>
          <w:rFonts w:ascii="HY신명조" w:eastAsia="HY신명조" w:hAnsi="바탕체" w:hint="eastAsia"/>
          <w:szCs w:val="20"/>
        </w:rPr>
        <w:lastRenderedPageBreak/>
        <w:t>【별첨</w:t>
      </w:r>
      <w:r w:rsidR="001433A3" w:rsidRPr="00CB41C0">
        <w:rPr>
          <w:rFonts w:ascii="HY신명조" w:eastAsia="HY신명조" w:hAnsi="바탕체" w:hint="eastAsia"/>
          <w:szCs w:val="20"/>
        </w:rPr>
        <w:t>4</w:t>
      </w:r>
      <w:r w:rsidRPr="00CB41C0">
        <w:rPr>
          <w:rFonts w:ascii="HY신명조" w:eastAsia="HY신명조" w:hAnsi="바탕체" w:hint="eastAsia"/>
          <w:szCs w:val="20"/>
        </w:rPr>
        <w:t>】</w:t>
      </w:r>
    </w:p>
    <w:p w:rsidR="00CC5D97" w:rsidRPr="00CB41C0" w:rsidRDefault="00CC5D97" w:rsidP="00E2673F">
      <w:pPr>
        <w:spacing w:line="312" w:lineRule="auto"/>
        <w:jc w:val="center"/>
        <w:rPr>
          <w:rFonts w:ascii="HY신명조" w:eastAsia="HY신명조" w:hAnsi="바탕체"/>
          <w:szCs w:val="20"/>
        </w:rPr>
      </w:pPr>
      <w:r w:rsidRPr="00CB41C0">
        <w:rPr>
          <w:rFonts w:ascii="HY신명조" w:eastAsia="HY신명조" w:hAnsi="바탕체" w:hint="eastAsia"/>
          <w:b/>
          <w:bCs/>
          <w:szCs w:val="20"/>
        </w:rPr>
        <w:t>동반성장 및 청렴 실천 서약서</w:t>
      </w:r>
    </w:p>
    <w:p w:rsidR="00CC5D97" w:rsidRPr="00CB41C0" w:rsidRDefault="00CC5D97" w:rsidP="00CC5D97">
      <w:pPr>
        <w:spacing w:line="312" w:lineRule="auto"/>
        <w:rPr>
          <w:rFonts w:ascii="HY신명조" w:eastAsia="HY신명조" w:hAnsi="바탕체"/>
          <w:szCs w:val="20"/>
        </w:rPr>
      </w:pPr>
    </w:p>
    <w:p w:rsidR="00CC5D97" w:rsidRPr="00CB41C0" w:rsidRDefault="00CC5D97" w:rsidP="00CC5D97">
      <w:pPr>
        <w:spacing w:line="312" w:lineRule="auto"/>
        <w:rPr>
          <w:rFonts w:ascii="HY신명조" w:eastAsia="HY신명조" w:hAnsi="바탕체"/>
          <w:szCs w:val="20"/>
        </w:rPr>
      </w:pPr>
      <w:r w:rsidRPr="00CB41C0">
        <w:rPr>
          <w:rFonts w:ascii="HY신명조" w:eastAsia="HY신명조" w:hAnsi="바탕체" w:hint="eastAsia"/>
          <w:szCs w:val="20"/>
        </w:rPr>
        <w:t xml:space="preserve">당사는 </w:t>
      </w:r>
      <w:proofErr w:type="gramStart"/>
      <w:r w:rsidR="00E2673F" w:rsidRPr="00CB41C0">
        <w:rPr>
          <w:rFonts w:ascii="HY신명조" w:eastAsia="HY신명조" w:hAnsi="바탕체" w:hint="eastAsia"/>
          <w:szCs w:val="20"/>
          <w:u w:val="single"/>
        </w:rPr>
        <w:t>[  ]</w:t>
      </w:r>
      <w:proofErr w:type="gramEnd"/>
      <w:r w:rsidR="00E2673F" w:rsidRPr="00CB41C0">
        <w:rPr>
          <w:rFonts w:ascii="HY신명조" w:eastAsia="HY신명조" w:hAnsi="바탕체" w:hint="eastAsia"/>
          <w:szCs w:val="20"/>
          <w:u w:val="single"/>
        </w:rPr>
        <w:t xml:space="preserve"> </w:t>
      </w:r>
      <w:r w:rsidRPr="00CB41C0">
        <w:rPr>
          <w:rFonts w:ascii="HY신명조" w:eastAsia="HY신명조" w:hAnsi="바탕체" w:hint="eastAsia"/>
          <w:szCs w:val="20"/>
        </w:rPr>
        <w:t>(이하 ‘</w:t>
      </w:r>
      <w:proofErr w:type="spellStart"/>
      <w:r w:rsidRPr="00CB41C0">
        <w:rPr>
          <w:rFonts w:ascii="HY신명조" w:eastAsia="HY신명조" w:hAnsi="바탕체" w:hint="eastAsia"/>
          <w:szCs w:val="20"/>
        </w:rPr>
        <w:t>회사’라고</w:t>
      </w:r>
      <w:proofErr w:type="spellEnd"/>
      <w:r w:rsidRPr="00CB41C0">
        <w:rPr>
          <w:rFonts w:ascii="HY신명조" w:eastAsia="HY신명조" w:hAnsi="바탕체" w:hint="eastAsia"/>
          <w:szCs w:val="20"/>
        </w:rPr>
        <w:t xml:space="preserve"> 함)과 거래를 함에 있어, 신뢰를 바탕으로 자율적인 공정거래 질서 확립 및 동반성장을 위해 당사의 임직원과 대리인은 다음의 사항을 서약합니다.</w:t>
      </w:r>
    </w:p>
    <w:p w:rsidR="00CC5D97" w:rsidRPr="00CB41C0" w:rsidRDefault="00CC5D97" w:rsidP="00CC5D97">
      <w:pPr>
        <w:spacing w:line="312" w:lineRule="auto"/>
        <w:rPr>
          <w:rFonts w:ascii="HY신명조" w:eastAsia="HY신명조" w:hAnsi="바탕체"/>
          <w:szCs w:val="20"/>
        </w:rPr>
      </w:pPr>
    </w:p>
    <w:p w:rsidR="00CC5D97" w:rsidRPr="00CB41C0" w:rsidRDefault="00CC5D97" w:rsidP="00CC5D97">
      <w:pPr>
        <w:spacing w:line="312" w:lineRule="auto"/>
        <w:rPr>
          <w:rFonts w:ascii="HY신명조" w:eastAsia="HY신명조" w:hAnsi="바탕체"/>
          <w:szCs w:val="20"/>
        </w:rPr>
      </w:pPr>
      <w:r w:rsidRPr="00CB41C0">
        <w:rPr>
          <w:rFonts w:ascii="HY신명조" w:eastAsia="HY신명조" w:hAnsi="바탕체" w:hint="eastAsia"/>
          <w:b/>
          <w:bCs/>
          <w:szCs w:val="20"/>
        </w:rPr>
        <w:t xml:space="preserve">1. 당사는 입찰, 계약체결 및 계약이행과정에서 회사의 임직원에게 </w:t>
      </w:r>
      <w:proofErr w:type="spellStart"/>
      <w:r w:rsidRPr="00CB41C0">
        <w:rPr>
          <w:rFonts w:ascii="HY신명조" w:eastAsia="HY신명조" w:hAnsi="바탕체" w:hint="eastAsia"/>
          <w:b/>
          <w:bCs/>
          <w:szCs w:val="20"/>
        </w:rPr>
        <w:t>직·간접적으로</w:t>
      </w:r>
      <w:proofErr w:type="spellEnd"/>
      <w:r w:rsidRPr="00CB41C0">
        <w:rPr>
          <w:rFonts w:ascii="HY신명조" w:eastAsia="HY신명조" w:hAnsi="바탕체" w:hint="eastAsia"/>
          <w:b/>
          <w:bCs/>
          <w:szCs w:val="20"/>
        </w:rPr>
        <w:t xml:space="preserve"> 금품이나 향응 등(친인척 등에 대한 부정한 취업 제공 포함)의 뇌물 또는 경제적 이익을 제공하기로 약속하거나 제공하지 않겠습니다. </w:t>
      </w:r>
    </w:p>
    <w:p w:rsidR="00CC5D97" w:rsidRPr="00CB41C0" w:rsidRDefault="00CC5D97" w:rsidP="00CC5D97">
      <w:pPr>
        <w:spacing w:line="312" w:lineRule="auto"/>
        <w:rPr>
          <w:rFonts w:ascii="HY신명조" w:eastAsia="HY신명조" w:hAnsi="바탕체"/>
          <w:szCs w:val="20"/>
        </w:rPr>
      </w:pPr>
    </w:p>
    <w:p w:rsidR="00CC5D97" w:rsidRPr="00CB41C0" w:rsidRDefault="00CC5D97" w:rsidP="00CC5D97">
      <w:pPr>
        <w:spacing w:line="312" w:lineRule="auto"/>
        <w:rPr>
          <w:rFonts w:ascii="HY신명조" w:eastAsia="HY신명조" w:hAnsi="바탕체"/>
          <w:szCs w:val="20"/>
        </w:rPr>
      </w:pPr>
      <w:r w:rsidRPr="00CB41C0">
        <w:rPr>
          <w:rFonts w:ascii="HY신명조" w:eastAsia="HY신명조" w:hAnsi="바탕체" w:hint="eastAsia"/>
          <w:b/>
          <w:bCs/>
          <w:szCs w:val="20"/>
        </w:rPr>
        <w:t xml:space="preserve">2. 당사는 회사의 윤리규정 및 당사의 윤리규정에 위반되는 금품 또는 향응, 접대 및 편의를 제공하거나 받지 않겠으며 금전차용, 담보제공 등 경제적 이익을 제공하거나 요구하지 않겠습니다. 당사는 계약체결 및 이행과정에서 회사 및 당사 임직원의 비리행위 또는 불공정행위를 발견한 경우 회사에 제보하도록 하겠습니다. </w:t>
      </w:r>
    </w:p>
    <w:p w:rsidR="00CC5D97" w:rsidRPr="00CB41C0" w:rsidRDefault="00CC5D97" w:rsidP="00CC5D97">
      <w:pPr>
        <w:spacing w:line="312" w:lineRule="auto"/>
        <w:rPr>
          <w:rFonts w:ascii="HY신명조" w:eastAsia="HY신명조" w:hAnsi="바탕체"/>
          <w:b/>
          <w:bCs/>
          <w:szCs w:val="20"/>
        </w:rPr>
      </w:pPr>
    </w:p>
    <w:p w:rsidR="00CC5D97" w:rsidRPr="00CB41C0" w:rsidRDefault="00CC5D97" w:rsidP="00CC5D97">
      <w:pPr>
        <w:spacing w:line="312" w:lineRule="auto"/>
        <w:rPr>
          <w:rFonts w:ascii="HY신명조" w:eastAsia="HY신명조" w:hAnsi="바탕체"/>
          <w:szCs w:val="20"/>
        </w:rPr>
      </w:pPr>
      <w:r w:rsidRPr="00CB41C0">
        <w:rPr>
          <w:rFonts w:ascii="HY신명조" w:eastAsia="HY신명조" w:hAnsi="바탕체" w:hint="eastAsia"/>
          <w:b/>
          <w:bCs/>
          <w:szCs w:val="20"/>
        </w:rPr>
        <w:t xml:space="preserve">3. 당사는 공정거래에 관한 법률, 하도급거래 공정화에 관한 법률, 기타 뇌물 방지 관련 법령, 부정경쟁방지 및 영업비밀보호에 관한 법률 등 관련 법규를 준수하고 담합, 허위자료 제출 등의 불공정행위를 하지 않으며 공정하고 투명한 계약이행 및 기업경영을 위하여 노력하겠습니다. </w:t>
      </w:r>
    </w:p>
    <w:p w:rsidR="00CC5D97" w:rsidRPr="00CB41C0" w:rsidRDefault="00CC5D97" w:rsidP="00CC5D97">
      <w:pPr>
        <w:spacing w:line="312" w:lineRule="auto"/>
        <w:rPr>
          <w:rFonts w:ascii="HY신명조" w:eastAsia="HY신명조" w:hAnsi="바탕체"/>
          <w:b/>
          <w:bCs/>
          <w:szCs w:val="20"/>
        </w:rPr>
      </w:pPr>
    </w:p>
    <w:p w:rsidR="00CC5D97" w:rsidRPr="00CB41C0" w:rsidRDefault="00CC5D97" w:rsidP="00CC5D97">
      <w:pPr>
        <w:spacing w:line="312" w:lineRule="auto"/>
        <w:rPr>
          <w:rFonts w:ascii="HY신명조" w:eastAsia="HY신명조" w:hAnsi="바탕체"/>
          <w:szCs w:val="20"/>
        </w:rPr>
      </w:pPr>
      <w:r w:rsidRPr="00CB41C0">
        <w:rPr>
          <w:rFonts w:ascii="HY신명조" w:eastAsia="HY신명조" w:hAnsi="바탕체" w:hint="eastAsia"/>
          <w:b/>
          <w:bCs/>
          <w:szCs w:val="20"/>
        </w:rPr>
        <w:t>4</w:t>
      </w:r>
      <w:r w:rsidR="00E2673F" w:rsidRPr="00CB41C0">
        <w:rPr>
          <w:rFonts w:ascii="HY신명조" w:eastAsia="HY신명조" w:hAnsi="바탕체" w:hint="eastAsia"/>
          <w:b/>
          <w:bCs/>
          <w:szCs w:val="20"/>
        </w:rPr>
        <w:t>.</w:t>
      </w:r>
      <w:r w:rsidRPr="00CB41C0">
        <w:rPr>
          <w:rFonts w:ascii="HY신명조" w:eastAsia="HY신명조" w:hAnsi="바탕체" w:hint="eastAsia"/>
          <w:b/>
          <w:bCs/>
          <w:szCs w:val="20"/>
        </w:rPr>
        <w:t xml:space="preserve"> 당사는 </w:t>
      </w:r>
      <w:proofErr w:type="spellStart"/>
      <w:r w:rsidRPr="00CB41C0">
        <w:rPr>
          <w:rFonts w:ascii="HY신명조" w:eastAsia="HY신명조" w:hAnsi="바탕체" w:hint="eastAsia"/>
          <w:b/>
          <w:bCs/>
          <w:szCs w:val="20"/>
        </w:rPr>
        <w:t>임ㆍ직원이</w:t>
      </w:r>
      <w:proofErr w:type="spellEnd"/>
      <w:r w:rsidRPr="00CB41C0">
        <w:rPr>
          <w:rFonts w:ascii="HY신명조" w:eastAsia="HY신명조" w:hAnsi="바탕체" w:hint="eastAsia"/>
          <w:b/>
          <w:bCs/>
          <w:szCs w:val="20"/>
        </w:rPr>
        <w:t xml:space="preserve"> 거래관계에서 금품, 향응 등을 제공하거나 담합 등 불공정행위를 하지 않도록 하는 윤리강령과 실천지침 및 내부비리 제보자에 대해서도 일체의 불이익 처분을 하지 않는 사규를 </w:t>
      </w:r>
      <w:proofErr w:type="spellStart"/>
      <w:r w:rsidRPr="00CB41C0">
        <w:rPr>
          <w:rFonts w:ascii="HY신명조" w:eastAsia="HY신명조" w:hAnsi="바탕체" w:hint="eastAsia"/>
          <w:b/>
          <w:bCs/>
          <w:szCs w:val="20"/>
        </w:rPr>
        <w:t>제정토록</w:t>
      </w:r>
      <w:proofErr w:type="spellEnd"/>
      <w:r w:rsidRPr="00CB41C0">
        <w:rPr>
          <w:rFonts w:ascii="HY신명조" w:eastAsia="HY신명조" w:hAnsi="바탕체" w:hint="eastAsia"/>
          <w:b/>
          <w:bCs/>
          <w:szCs w:val="20"/>
        </w:rPr>
        <w:t xml:space="preserve"> 노력하겠습니다. 당사는 회사가 시행하는 윤리경영, 준법경영 프로그램을 이해 및 존중하며 필요한 경우 임직원 교육 등 조치를 강구할 것입니다. </w:t>
      </w:r>
    </w:p>
    <w:p w:rsidR="00CC5D97" w:rsidRPr="00CB41C0" w:rsidRDefault="00CC5D97" w:rsidP="00CC5D97">
      <w:pPr>
        <w:spacing w:line="312" w:lineRule="auto"/>
        <w:rPr>
          <w:rFonts w:ascii="HY신명조" w:eastAsia="HY신명조" w:hAnsi="바탕체"/>
          <w:b/>
          <w:bCs/>
          <w:szCs w:val="20"/>
        </w:rPr>
      </w:pPr>
    </w:p>
    <w:p w:rsidR="00CC5D97" w:rsidRPr="00CB41C0" w:rsidRDefault="00CC5D97" w:rsidP="00CC5D97">
      <w:pPr>
        <w:spacing w:line="312" w:lineRule="auto"/>
        <w:rPr>
          <w:rFonts w:ascii="HY신명조" w:eastAsia="HY신명조" w:hAnsi="바탕체"/>
          <w:szCs w:val="20"/>
        </w:rPr>
      </w:pPr>
      <w:r w:rsidRPr="00CB41C0">
        <w:rPr>
          <w:rFonts w:ascii="HY신명조" w:eastAsia="HY신명조" w:hAnsi="바탕체" w:hint="eastAsia"/>
          <w:b/>
          <w:bCs/>
          <w:szCs w:val="20"/>
        </w:rPr>
        <w:t xml:space="preserve">5. 당사는 계약이행과정에서 알게 된 성과물 등 특정 정보를 임의로 제3자에게 제공 또는 누설하지 않으며, 공정한 직무수행을 방해하는 </w:t>
      </w:r>
      <w:proofErr w:type="spellStart"/>
      <w:r w:rsidRPr="00CB41C0">
        <w:rPr>
          <w:rFonts w:ascii="HY신명조" w:eastAsia="HY신명조" w:hAnsi="바탕체" w:hint="eastAsia"/>
          <w:b/>
          <w:bCs/>
          <w:szCs w:val="20"/>
        </w:rPr>
        <w:t>알선ㆍ청탁을</w:t>
      </w:r>
      <w:proofErr w:type="spellEnd"/>
      <w:r w:rsidRPr="00CB41C0">
        <w:rPr>
          <w:rFonts w:ascii="HY신명조" w:eastAsia="HY신명조" w:hAnsi="바탕체" w:hint="eastAsia"/>
          <w:b/>
          <w:bCs/>
          <w:szCs w:val="20"/>
        </w:rPr>
        <w:t xml:space="preserve"> 통하여 계약과 관련된 특정 정보의 제공을 요구하거나 받지 않겠습니다.</w:t>
      </w:r>
    </w:p>
    <w:p w:rsidR="00CC5D97" w:rsidRPr="00CB41C0" w:rsidRDefault="00CC5D97" w:rsidP="00CC5D97">
      <w:pPr>
        <w:spacing w:line="312" w:lineRule="auto"/>
        <w:rPr>
          <w:rFonts w:ascii="HY신명조" w:eastAsia="HY신명조" w:hAnsi="바탕체"/>
          <w:b/>
          <w:bCs/>
          <w:szCs w:val="20"/>
        </w:rPr>
      </w:pPr>
    </w:p>
    <w:p w:rsidR="00CC5D97" w:rsidRPr="00CB41C0" w:rsidRDefault="00CC5D97" w:rsidP="00CC5D97">
      <w:pPr>
        <w:spacing w:line="312" w:lineRule="auto"/>
        <w:rPr>
          <w:rFonts w:ascii="HY신명조" w:eastAsia="HY신명조" w:hAnsi="바탕체"/>
          <w:szCs w:val="20"/>
        </w:rPr>
      </w:pPr>
      <w:r w:rsidRPr="00CB41C0">
        <w:rPr>
          <w:rFonts w:ascii="HY신명조" w:eastAsia="HY신명조" w:hAnsi="바탕체" w:hint="eastAsia"/>
          <w:szCs w:val="20"/>
        </w:rPr>
        <w:t xml:space="preserve">위 서약서는 상호신뢰를 바탕으로 한 약속으로, 당사는 반드시 본 서약 사항을 반드시 준수할 것이며, 만일 이를 위반할 경우 계약의 취소, 계약해지 또는 향후 일정 기간 동안 회사와의 계약체결 또는 입찰참여 금지, 회사의 손해배상 청구 등의 불이익을 감수할 것이며, 이에 대하여 </w:t>
      </w:r>
      <w:proofErr w:type="spellStart"/>
      <w:r w:rsidRPr="00CB41C0">
        <w:rPr>
          <w:rFonts w:ascii="HY신명조" w:eastAsia="HY신명조" w:hAnsi="바탕체" w:hint="eastAsia"/>
          <w:szCs w:val="20"/>
        </w:rPr>
        <w:t>민·형사상</w:t>
      </w:r>
      <w:proofErr w:type="spellEnd"/>
      <w:r w:rsidRPr="00CB41C0">
        <w:rPr>
          <w:rFonts w:ascii="HY신명조" w:eastAsia="HY신명조" w:hAnsi="바탕체" w:hint="eastAsia"/>
          <w:szCs w:val="20"/>
        </w:rPr>
        <w:t xml:space="preserve"> 일체의 이의를 제기하지 않겠습니다. </w:t>
      </w:r>
    </w:p>
    <w:p w:rsidR="00CC5D97" w:rsidRPr="00CB41C0" w:rsidRDefault="00CC5D97" w:rsidP="00CC5D97">
      <w:pPr>
        <w:spacing w:line="312" w:lineRule="auto"/>
        <w:rPr>
          <w:rFonts w:ascii="HY신명조" w:eastAsia="HY신명조" w:hAnsi="바탕체"/>
          <w:szCs w:val="20"/>
        </w:rPr>
      </w:pPr>
    </w:p>
    <w:p w:rsidR="00ED1948" w:rsidRPr="00CB41C0" w:rsidRDefault="00ED1948" w:rsidP="00ED1948">
      <w:pPr>
        <w:spacing w:line="312" w:lineRule="auto"/>
        <w:jc w:val="center"/>
        <w:rPr>
          <w:rFonts w:ascii="HY신명조" w:eastAsia="HY신명조" w:hAnsi="바탕체"/>
          <w:szCs w:val="20"/>
        </w:rPr>
      </w:pPr>
      <w:proofErr w:type="gramStart"/>
      <w:r w:rsidRPr="00CB41C0">
        <w:rPr>
          <w:rFonts w:ascii="HY신명조" w:eastAsia="HY신명조" w:hAnsi="바탕체" w:hint="eastAsia"/>
          <w:szCs w:val="20"/>
        </w:rPr>
        <w:lastRenderedPageBreak/>
        <w:t>[ ]</w:t>
      </w:r>
      <w:proofErr w:type="gramEnd"/>
      <w:r w:rsidRPr="00CB41C0">
        <w:rPr>
          <w:rFonts w:ascii="HY신명조" w:eastAsia="HY신명조" w:hAnsi="바탕체" w:hint="eastAsia"/>
          <w:szCs w:val="20"/>
        </w:rPr>
        <w:t>년 [ ]월 [ ]일</w:t>
      </w:r>
    </w:p>
    <w:p w:rsidR="00CC5D97" w:rsidRPr="00CB41C0" w:rsidRDefault="00CC5D97" w:rsidP="00CC5D97">
      <w:pPr>
        <w:spacing w:line="312" w:lineRule="auto"/>
        <w:rPr>
          <w:rFonts w:ascii="HY신명조" w:eastAsia="HY신명조" w:hAnsi="바탕체"/>
          <w:szCs w:val="20"/>
        </w:rPr>
      </w:pPr>
    </w:p>
    <w:p w:rsidR="00CC5D97" w:rsidRPr="00CB41C0" w:rsidRDefault="00CC5D97" w:rsidP="00CC5D97">
      <w:pPr>
        <w:spacing w:line="312" w:lineRule="auto"/>
        <w:rPr>
          <w:rFonts w:ascii="HY신명조" w:eastAsia="HY신명조" w:hAnsi="바탕체"/>
          <w:szCs w:val="20"/>
        </w:rPr>
      </w:pPr>
      <w:r w:rsidRPr="00CB41C0">
        <w:rPr>
          <w:rFonts w:ascii="HY신명조" w:eastAsia="HY신명조" w:hAnsi="바탕체" w:hint="eastAsia"/>
          <w:b/>
          <w:bCs/>
          <w:szCs w:val="20"/>
        </w:rPr>
        <w:t xml:space="preserve">서 약 </w:t>
      </w:r>
      <w:proofErr w:type="gramStart"/>
      <w:r w:rsidRPr="00CB41C0">
        <w:rPr>
          <w:rFonts w:ascii="HY신명조" w:eastAsia="HY신명조" w:hAnsi="바탕체" w:hint="eastAsia"/>
          <w:b/>
          <w:bCs/>
          <w:szCs w:val="20"/>
        </w:rPr>
        <w:t>자 :</w:t>
      </w:r>
      <w:proofErr w:type="gramEnd"/>
      <w:r w:rsidRPr="00CB41C0">
        <w:rPr>
          <w:rFonts w:ascii="HY신명조" w:eastAsia="HY신명조" w:hAnsi="바탕체" w:hint="eastAsia"/>
          <w:b/>
          <w:bCs/>
          <w:szCs w:val="20"/>
        </w:rPr>
        <w:t xml:space="preserve"> </w:t>
      </w:r>
      <w:r w:rsidR="00ED1948" w:rsidRPr="00CB41C0">
        <w:rPr>
          <w:rFonts w:ascii="HY신명조" w:eastAsia="HY신명조" w:hAnsi="바탕체" w:hint="eastAsia"/>
          <w:b/>
          <w:bCs/>
          <w:szCs w:val="20"/>
        </w:rPr>
        <w:t>[</w:t>
      </w:r>
      <w:r w:rsidR="00826C99" w:rsidRPr="00CB41C0">
        <w:rPr>
          <w:rFonts w:ascii="HY신명조" w:eastAsia="HY신명조" w:hAnsi="바탕체" w:hint="eastAsia"/>
          <w:b/>
          <w:bCs/>
          <w:szCs w:val="20"/>
        </w:rPr>
        <w:t xml:space="preserve">협력업체 </w:t>
      </w:r>
      <w:r w:rsidR="00ED1948" w:rsidRPr="00CB41C0">
        <w:rPr>
          <w:rFonts w:ascii="HY신명조" w:eastAsia="HY신명조" w:hAnsi="바탕체" w:hint="eastAsia"/>
          <w:b/>
          <w:bCs/>
          <w:szCs w:val="20"/>
        </w:rPr>
        <w:t>대표</w:t>
      </w:r>
      <w:r w:rsidR="00C20BD7" w:rsidRPr="00CB41C0">
        <w:rPr>
          <w:rFonts w:ascii="HY신명조" w:eastAsia="HY신명조" w:hAnsi="바탕체" w:hint="eastAsia"/>
          <w:b/>
          <w:bCs/>
          <w:szCs w:val="20"/>
        </w:rPr>
        <w:t>이사</w:t>
      </w:r>
      <w:r w:rsidR="00ED1948" w:rsidRPr="00CB41C0">
        <w:rPr>
          <w:rFonts w:ascii="HY신명조" w:eastAsia="HY신명조" w:hAnsi="바탕체" w:hint="eastAsia"/>
          <w:b/>
          <w:bCs/>
          <w:szCs w:val="20"/>
        </w:rPr>
        <w:t xml:space="preserve"> 성명]</w:t>
      </w:r>
      <w:r w:rsidRPr="00CB41C0">
        <w:rPr>
          <w:rFonts w:ascii="HY신명조" w:eastAsia="HY신명조" w:hAnsi="바탕체" w:hint="eastAsia"/>
          <w:b/>
          <w:bCs/>
          <w:szCs w:val="20"/>
        </w:rPr>
        <w:t xml:space="preserve"> (인)</w:t>
      </w:r>
    </w:p>
    <w:p w:rsidR="00CC5D97" w:rsidRPr="00CB41C0" w:rsidRDefault="00CC5D97" w:rsidP="00CC5D97">
      <w:pPr>
        <w:spacing w:line="312" w:lineRule="auto"/>
        <w:rPr>
          <w:rFonts w:ascii="HY신명조" w:eastAsia="HY신명조" w:hAnsi="바탕체"/>
          <w:szCs w:val="20"/>
        </w:rPr>
      </w:pPr>
      <w:r w:rsidRPr="00CB41C0">
        <w:rPr>
          <w:rFonts w:ascii="HY신명조" w:eastAsia="HY신명조" w:hAnsi="바탕체" w:hint="eastAsia"/>
          <w:szCs w:val="20"/>
        </w:rPr>
        <w:t>(회사명) 귀하</w:t>
      </w:r>
    </w:p>
    <w:p w:rsidR="00425822" w:rsidRPr="00CB41C0" w:rsidRDefault="00425822" w:rsidP="00CC5D97">
      <w:pPr>
        <w:spacing w:line="312" w:lineRule="auto"/>
        <w:rPr>
          <w:rFonts w:ascii="HY신명조" w:eastAsia="HY신명조" w:hAnsi="바탕체"/>
          <w:szCs w:val="20"/>
        </w:rPr>
      </w:pPr>
    </w:p>
    <w:p w:rsidR="00425822" w:rsidRPr="00CB41C0" w:rsidRDefault="00425822" w:rsidP="00CC5D97">
      <w:pPr>
        <w:spacing w:line="312" w:lineRule="auto"/>
        <w:rPr>
          <w:rFonts w:ascii="HY신명조" w:eastAsia="HY신명조" w:hAnsi="바탕체"/>
          <w:szCs w:val="20"/>
        </w:rPr>
      </w:pPr>
    </w:p>
    <w:p w:rsidR="00425822" w:rsidRPr="00CB41C0" w:rsidRDefault="00425822" w:rsidP="00CC5D97">
      <w:pPr>
        <w:spacing w:line="312" w:lineRule="auto"/>
        <w:rPr>
          <w:rFonts w:ascii="HY신명조" w:eastAsia="HY신명조" w:hAnsi="바탕체"/>
          <w:szCs w:val="20"/>
        </w:rPr>
      </w:pPr>
    </w:p>
    <w:p w:rsidR="00425822" w:rsidRPr="00CB41C0" w:rsidRDefault="00425822" w:rsidP="00CC5D97">
      <w:pPr>
        <w:spacing w:line="312" w:lineRule="auto"/>
        <w:rPr>
          <w:rFonts w:ascii="HY신명조" w:eastAsia="HY신명조" w:hAnsi="바탕체"/>
          <w:szCs w:val="20"/>
        </w:rPr>
      </w:pPr>
    </w:p>
    <w:p w:rsidR="00425822" w:rsidRPr="00CB41C0" w:rsidRDefault="00425822" w:rsidP="00CC5D97">
      <w:pPr>
        <w:spacing w:line="312" w:lineRule="auto"/>
        <w:rPr>
          <w:rFonts w:ascii="HY신명조" w:eastAsia="HY신명조" w:hAnsi="바탕체"/>
          <w:szCs w:val="20"/>
        </w:rPr>
      </w:pPr>
    </w:p>
    <w:p w:rsidR="00425822" w:rsidRPr="00CB41C0" w:rsidRDefault="00425822" w:rsidP="00CC5D97">
      <w:pPr>
        <w:spacing w:line="312" w:lineRule="auto"/>
        <w:rPr>
          <w:rFonts w:ascii="HY신명조" w:eastAsia="HY신명조" w:hAnsi="바탕체"/>
          <w:szCs w:val="20"/>
        </w:rPr>
      </w:pPr>
    </w:p>
    <w:p w:rsidR="00425822" w:rsidRPr="00CB41C0" w:rsidRDefault="00425822" w:rsidP="00CC5D97">
      <w:pPr>
        <w:spacing w:line="312" w:lineRule="auto"/>
        <w:rPr>
          <w:rFonts w:ascii="HY신명조" w:eastAsia="HY신명조" w:hAnsi="바탕체"/>
          <w:szCs w:val="20"/>
        </w:rPr>
      </w:pPr>
    </w:p>
    <w:p w:rsidR="00425822" w:rsidRPr="00CB41C0" w:rsidRDefault="00425822" w:rsidP="00CC5D97">
      <w:pPr>
        <w:spacing w:line="312" w:lineRule="auto"/>
        <w:rPr>
          <w:rFonts w:ascii="HY신명조" w:eastAsia="HY신명조" w:hAnsi="바탕체"/>
          <w:szCs w:val="20"/>
        </w:rPr>
      </w:pPr>
    </w:p>
    <w:p w:rsidR="00425822" w:rsidRPr="00CB41C0" w:rsidRDefault="00425822" w:rsidP="00CC5D97">
      <w:pPr>
        <w:spacing w:line="312" w:lineRule="auto"/>
        <w:rPr>
          <w:rFonts w:ascii="HY신명조" w:eastAsia="HY신명조" w:hAnsi="바탕체"/>
          <w:szCs w:val="20"/>
        </w:rPr>
      </w:pPr>
    </w:p>
    <w:p w:rsidR="00425822" w:rsidRPr="00CB41C0" w:rsidRDefault="00425822" w:rsidP="00CC5D97">
      <w:pPr>
        <w:spacing w:line="312" w:lineRule="auto"/>
        <w:rPr>
          <w:rFonts w:ascii="HY신명조" w:eastAsia="HY신명조" w:hAnsi="바탕체"/>
          <w:szCs w:val="20"/>
        </w:rPr>
      </w:pPr>
    </w:p>
    <w:p w:rsidR="00425822" w:rsidRPr="00CB41C0" w:rsidRDefault="00425822" w:rsidP="00CC5D97">
      <w:pPr>
        <w:spacing w:line="312" w:lineRule="auto"/>
        <w:rPr>
          <w:rFonts w:ascii="HY신명조" w:eastAsia="HY신명조" w:hAnsi="바탕체"/>
          <w:szCs w:val="20"/>
        </w:rPr>
      </w:pPr>
    </w:p>
    <w:p w:rsidR="00425822" w:rsidRPr="00CB41C0" w:rsidRDefault="00425822" w:rsidP="00CC5D97">
      <w:pPr>
        <w:spacing w:line="312" w:lineRule="auto"/>
        <w:rPr>
          <w:rFonts w:ascii="HY신명조" w:eastAsia="HY신명조" w:hAnsi="바탕체"/>
          <w:szCs w:val="20"/>
        </w:rPr>
      </w:pPr>
    </w:p>
    <w:p w:rsidR="00425822" w:rsidRPr="00CB41C0" w:rsidRDefault="00425822" w:rsidP="00CC5D97">
      <w:pPr>
        <w:spacing w:line="312" w:lineRule="auto"/>
        <w:rPr>
          <w:rFonts w:ascii="HY신명조" w:eastAsia="HY신명조" w:hAnsi="바탕체"/>
          <w:szCs w:val="20"/>
        </w:rPr>
      </w:pPr>
    </w:p>
    <w:p w:rsidR="00425822" w:rsidRPr="00CB41C0" w:rsidRDefault="00425822" w:rsidP="00CC5D97">
      <w:pPr>
        <w:spacing w:line="312" w:lineRule="auto"/>
        <w:rPr>
          <w:rFonts w:ascii="HY신명조" w:eastAsia="HY신명조" w:hAnsi="바탕체"/>
          <w:szCs w:val="20"/>
        </w:rPr>
      </w:pPr>
    </w:p>
    <w:p w:rsidR="00425822" w:rsidRPr="00CB41C0" w:rsidRDefault="00425822" w:rsidP="00CC5D97">
      <w:pPr>
        <w:spacing w:line="312" w:lineRule="auto"/>
        <w:rPr>
          <w:rFonts w:ascii="HY신명조" w:eastAsia="HY신명조" w:hAnsi="바탕체"/>
          <w:szCs w:val="20"/>
        </w:rPr>
      </w:pPr>
    </w:p>
    <w:p w:rsidR="00425822" w:rsidRPr="00CB41C0" w:rsidRDefault="00425822" w:rsidP="00CC5D97">
      <w:pPr>
        <w:spacing w:line="312" w:lineRule="auto"/>
        <w:rPr>
          <w:rFonts w:ascii="HY신명조" w:eastAsia="HY신명조" w:hAnsi="바탕체"/>
          <w:szCs w:val="20"/>
        </w:rPr>
      </w:pPr>
    </w:p>
    <w:p w:rsidR="00425822" w:rsidRPr="00CB41C0" w:rsidRDefault="00425822" w:rsidP="00CC5D97">
      <w:pPr>
        <w:spacing w:line="312" w:lineRule="auto"/>
        <w:rPr>
          <w:rFonts w:ascii="HY신명조" w:eastAsia="HY신명조" w:hAnsi="바탕체"/>
          <w:szCs w:val="20"/>
        </w:rPr>
      </w:pPr>
    </w:p>
    <w:p w:rsidR="00425822" w:rsidRPr="00CB41C0" w:rsidRDefault="00425822" w:rsidP="00CC5D97">
      <w:pPr>
        <w:spacing w:line="312" w:lineRule="auto"/>
        <w:rPr>
          <w:rFonts w:ascii="HY신명조" w:eastAsia="HY신명조" w:hAnsi="바탕체"/>
          <w:szCs w:val="20"/>
        </w:rPr>
      </w:pPr>
    </w:p>
    <w:p w:rsidR="00425822" w:rsidRPr="00CB41C0" w:rsidRDefault="00425822" w:rsidP="00CC5D97">
      <w:pPr>
        <w:spacing w:line="312" w:lineRule="auto"/>
        <w:rPr>
          <w:rFonts w:ascii="HY신명조" w:eastAsia="HY신명조" w:hAnsi="바탕체"/>
          <w:szCs w:val="20"/>
        </w:rPr>
      </w:pPr>
    </w:p>
    <w:p w:rsidR="00425822" w:rsidRPr="00CB41C0" w:rsidRDefault="00425822" w:rsidP="00CC5D97">
      <w:pPr>
        <w:spacing w:line="312" w:lineRule="auto"/>
        <w:rPr>
          <w:rFonts w:ascii="HY신명조" w:eastAsia="HY신명조" w:hAnsi="바탕체"/>
          <w:szCs w:val="20"/>
        </w:rPr>
      </w:pPr>
    </w:p>
    <w:p w:rsidR="00425822" w:rsidRPr="00CB41C0" w:rsidRDefault="00425822" w:rsidP="00CC5D97">
      <w:pPr>
        <w:spacing w:line="312" w:lineRule="auto"/>
        <w:rPr>
          <w:rFonts w:ascii="HY신명조" w:eastAsia="HY신명조" w:hAnsi="바탕체"/>
          <w:szCs w:val="20"/>
        </w:rPr>
      </w:pPr>
    </w:p>
    <w:p w:rsidR="00425822" w:rsidRPr="00CB41C0" w:rsidRDefault="00425822" w:rsidP="00CC5D97">
      <w:pPr>
        <w:spacing w:line="312" w:lineRule="auto"/>
        <w:rPr>
          <w:rFonts w:ascii="HY신명조" w:eastAsia="HY신명조" w:hAnsi="바탕체"/>
          <w:szCs w:val="20"/>
        </w:rPr>
      </w:pPr>
    </w:p>
    <w:p w:rsidR="00425822" w:rsidRPr="00CB41C0" w:rsidRDefault="00425822" w:rsidP="00CC5D97">
      <w:pPr>
        <w:spacing w:line="312" w:lineRule="auto"/>
        <w:rPr>
          <w:rFonts w:ascii="HY신명조" w:eastAsia="HY신명조" w:hAnsi="바탕체"/>
          <w:szCs w:val="20"/>
        </w:rPr>
      </w:pPr>
    </w:p>
    <w:p w:rsidR="00425822" w:rsidRPr="00CB41C0" w:rsidRDefault="00425822" w:rsidP="00D21FF6">
      <w:pPr>
        <w:spacing w:line="312" w:lineRule="auto"/>
        <w:rPr>
          <w:rFonts w:ascii="HY신명조" w:eastAsia="HY신명조" w:hAnsi="바탕체"/>
          <w:szCs w:val="20"/>
        </w:rPr>
      </w:pPr>
      <w:r w:rsidRPr="00CB41C0">
        <w:rPr>
          <w:rFonts w:ascii="HY신명조" w:eastAsia="HY신명조" w:hAnsi="바탕체" w:hint="eastAsia"/>
          <w:szCs w:val="20"/>
        </w:rPr>
        <w:lastRenderedPageBreak/>
        <w:t xml:space="preserve">[별첨6] </w:t>
      </w:r>
    </w:p>
    <w:p w:rsidR="00425822" w:rsidRPr="00CB41C0" w:rsidRDefault="00425822" w:rsidP="00D21FF6">
      <w:pPr>
        <w:spacing w:line="312" w:lineRule="auto"/>
        <w:jc w:val="center"/>
        <w:rPr>
          <w:rFonts w:ascii="HY신명조" w:eastAsia="HY신명조" w:hAnsi="바탕체"/>
          <w:b/>
          <w:szCs w:val="20"/>
        </w:rPr>
      </w:pPr>
      <w:r w:rsidRPr="00CB41C0">
        <w:rPr>
          <w:rFonts w:ascii="HY신명조" w:eastAsia="HY신명조" w:hAnsi="바탕체" w:hint="eastAsia"/>
          <w:b/>
          <w:szCs w:val="20"/>
        </w:rPr>
        <w:t>하도급대금 연동계약서</w:t>
      </w:r>
    </w:p>
    <w:p w:rsidR="00425822" w:rsidRPr="00CB41C0" w:rsidRDefault="00425822" w:rsidP="00D21FF6">
      <w:pPr>
        <w:spacing w:line="312" w:lineRule="auto"/>
        <w:rPr>
          <w:rFonts w:ascii="HY신명조" w:eastAsia="HY신명조" w:hAnsi="바탕체"/>
          <w:szCs w:val="20"/>
        </w:rPr>
      </w:pPr>
    </w:p>
    <w:p w:rsidR="00425822" w:rsidRPr="00CB41C0" w:rsidRDefault="00D21FF6" w:rsidP="00D21FF6">
      <w:pPr>
        <w:spacing w:line="312" w:lineRule="auto"/>
        <w:rPr>
          <w:rFonts w:ascii="HY신명조" w:eastAsia="HY신명조" w:hAnsi="바탕" w:cs="바탕"/>
          <w:szCs w:val="20"/>
        </w:rPr>
      </w:pPr>
      <w:r w:rsidRPr="00CB41C0">
        <w:rPr>
          <w:rFonts w:ascii="HY신명조" w:eastAsia="HY신명조" w:hAnsi="바탕체" w:hint="eastAsia"/>
          <w:szCs w:val="20"/>
        </w:rPr>
        <w:t>「하도급거래 공정화에 관한 법률」 또는 「</w:t>
      </w:r>
      <w:proofErr w:type="spellStart"/>
      <w:r w:rsidRPr="00CB41C0">
        <w:rPr>
          <w:rFonts w:ascii="HY신명조" w:eastAsia="HY신명조" w:hAnsi="바탕체" w:hint="eastAsia"/>
          <w:szCs w:val="20"/>
        </w:rPr>
        <w:t>대</w:t>
      </w:r>
      <w:r w:rsidRPr="00CB41C0">
        <w:rPr>
          <w:rFonts w:ascii="바탕" w:eastAsia="바탕" w:hAnsi="바탕" w:cs="바탕" w:hint="eastAsia"/>
          <w:szCs w:val="20"/>
        </w:rPr>
        <w:t>∙</w:t>
      </w:r>
      <w:r w:rsidRPr="00CB41C0">
        <w:rPr>
          <w:rFonts w:ascii="HY신명조" w:eastAsia="HY신명조" w:hAnsi="바탕체" w:hint="eastAsia"/>
          <w:szCs w:val="20"/>
        </w:rPr>
        <w:t>중소기업</w:t>
      </w:r>
      <w:proofErr w:type="spellEnd"/>
      <w:r w:rsidRPr="00CB41C0">
        <w:rPr>
          <w:rFonts w:ascii="HY신명조" w:eastAsia="HY신명조" w:hAnsi="바탕체" w:hint="eastAsia"/>
          <w:szCs w:val="20"/>
        </w:rPr>
        <w:t xml:space="preserve"> 상생협력 촉진에 관한 </w:t>
      </w:r>
      <w:proofErr w:type="spellStart"/>
      <w:r w:rsidRPr="00CB41C0">
        <w:rPr>
          <w:rFonts w:ascii="HY신명조" w:eastAsia="HY신명조" w:hAnsi="바탕체" w:hint="eastAsia"/>
          <w:szCs w:val="20"/>
        </w:rPr>
        <w:t>법률」에</w:t>
      </w:r>
      <w:proofErr w:type="spellEnd"/>
      <w:r w:rsidRPr="00CB41C0">
        <w:rPr>
          <w:rFonts w:ascii="HY신명조" w:eastAsia="HY신명조" w:hAnsi="바탕체" w:hint="eastAsia"/>
          <w:szCs w:val="20"/>
        </w:rPr>
        <w:t xml:space="preserve"> 따른 </w:t>
      </w:r>
      <w:proofErr w:type="spellStart"/>
      <w:r w:rsidRPr="00CB41C0">
        <w:rPr>
          <w:rFonts w:ascii="HY신명조" w:eastAsia="HY신명조" w:hAnsi="바탕체" w:hint="eastAsia"/>
          <w:szCs w:val="20"/>
        </w:rPr>
        <w:t>하도급대급</w:t>
      </w:r>
      <w:proofErr w:type="spellEnd"/>
      <w:r w:rsidRPr="00CB41C0">
        <w:rPr>
          <w:rFonts w:ascii="HY신명조" w:eastAsia="HY신명조" w:hAnsi="바탕체" w:hint="eastAsia"/>
          <w:szCs w:val="20"/>
        </w:rPr>
        <w:t xml:space="preserve"> 또는 납품대금(이하 “</w:t>
      </w:r>
      <w:proofErr w:type="spellStart"/>
      <w:r w:rsidRPr="00CB41C0">
        <w:rPr>
          <w:rFonts w:ascii="HY신명조" w:eastAsia="HY신명조" w:hAnsi="바탕체" w:hint="eastAsia"/>
          <w:szCs w:val="20"/>
        </w:rPr>
        <w:t>하도급대금등”이라</w:t>
      </w:r>
      <w:proofErr w:type="spellEnd"/>
      <w:r w:rsidRPr="00CB41C0">
        <w:rPr>
          <w:rFonts w:ascii="HY신명조" w:eastAsia="HY신명조" w:hAnsi="바탕체" w:hint="eastAsia"/>
          <w:szCs w:val="20"/>
        </w:rPr>
        <w:t xml:space="preserve"> 한다) 연동과 관련하여 원사업자 또는 위탁기업(이하 “</w:t>
      </w:r>
      <w:proofErr w:type="spellStart"/>
      <w:r w:rsidRPr="00CB41C0">
        <w:rPr>
          <w:rFonts w:ascii="HY신명조" w:eastAsia="HY신명조" w:hAnsi="바탕체" w:hint="eastAsia"/>
          <w:szCs w:val="20"/>
        </w:rPr>
        <w:t>원사업자등”이라</w:t>
      </w:r>
      <w:proofErr w:type="spellEnd"/>
      <w:r w:rsidRPr="00CB41C0">
        <w:rPr>
          <w:rFonts w:ascii="HY신명조" w:eastAsia="HY신명조" w:hAnsi="바탕체" w:hint="eastAsia"/>
          <w:szCs w:val="20"/>
        </w:rPr>
        <w:t xml:space="preserve"> 한다)과 수급사업자 또는 수탁기업(이하 “</w:t>
      </w:r>
      <w:proofErr w:type="spellStart"/>
      <w:r w:rsidRPr="00CB41C0">
        <w:rPr>
          <w:rFonts w:ascii="HY신명조" w:eastAsia="HY신명조" w:hAnsi="바탕체" w:hint="eastAsia"/>
          <w:szCs w:val="20"/>
        </w:rPr>
        <w:t>수급사업자등”이라</w:t>
      </w:r>
      <w:proofErr w:type="spellEnd"/>
      <w:r w:rsidRPr="00CB41C0">
        <w:rPr>
          <w:rFonts w:ascii="HY신명조" w:eastAsia="HY신명조" w:hAnsi="바탕체" w:hint="eastAsia"/>
          <w:szCs w:val="20"/>
        </w:rPr>
        <w:t xml:space="preserve"> 한다)은 아래 하도급계약 또는 </w:t>
      </w:r>
      <w:proofErr w:type="spellStart"/>
      <w:r w:rsidRPr="00CB41C0">
        <w:rPr>
          <w:rFonts w:ascii="HY신명조" w:eastAsia="HY신명조" w:hAnsi="바탕체" w:hint="eastAsia"/>
          <w:szCs w:val="20"/>
        </w:rPr>
        <w:t>수탁</w:t>
      </w:r>
      <w:r w:rsidRPr="00CB41C0">
        <w:rPr>
          <w:rFonts w:ascii="바탕" w:eastAsia="바탕" w:hAnsi="바탕" w:cs="바탕" w:hint="eastAsia"/>
          <w:szCs w:val="20"/>
        </w:rPr>
        <w:t>∙</w:t>
      </w:r>
      <w:r w:rsidRPr="00CB41C0">
        <w:rPr>
          <w:rFonts w:ascii="HY신명조" w:eastAsia="HY신명조" w:hAnsi="바탕" w:cs="바탕" w:hint="eastAsia"/>
          <w:szCs w:val="20"/>
        </w:rPr>
        <w:t>위탁거래약정</w:t>
      </w:r>
      <w:proofErr w:type="spellEnd"/>
      <w:r w:rsidRPr="00CB41C0">
        <w:rPr>
          <w:rFonts w:ascii="HY신명조" w:eastAsia="HY신명조" w:hAnsi="바탕" w:cs="바탕" w:hint="eastAsia"/>
          <w:szCs w:val="20"/>
        </w:rPr>
        <w:t>(이하 “</w:t>
      </w:r>
      <w:proofErr w:type="spellStart"/>
      <w:r w:rsidRPr="00CB41C0">
        <w:rPr>
          <w:rFonts w:ascii="HY신명조" w:eastAsia="HY신명조" w:hAnsi="바탕" w:cs="바탕" w:hint="eastAsia"/>
          <w:szCs w:val="20"/>
        </w:rPr>
        <w:t>하도급계약등”이라</w:t>
      </w:r>
      <w:proofErr w:type="spellEnd"/>
      <w:r w:rsidRPr="00CB41C0">
        <w:rPr>
          <w:rFonts w:ascii="HY신명조" w:eastAsia="HY신명조" w:hAnsi="바탕" w:cs="바탕" w:hint="eastAsia"/>
          <w:szCs w:val="20"/>
        </w:rPr>
        <w:t xml:space="preserve"> 한다)에 부수하여 다음과 같이 연동계약을 체결한다. </w:t>
      </w:r>
    </w:p>
    <w:p w:rsidR="00D21FF6" w:rsidRPr="00CB41C0" w:rsidRDefault="00D21FF6" w:rsidP="00D21FF6">
      <w:pPr>
        <w:spacing w:line="312" w:lineRule="auto"/>
        <w:rPr>
          <w:rFonts w:ascii="HY신명조" w:eastAsia="HY신명조" w:hAnsi="바탕체"/>
          <w:szCs w:val="20"/>
        </w:rPr>
      </w:pPr>
    </w:p>
    <w:p w:rsidR="00D21FF6" w:rsidRPr="00CB41C0" w:rsidRDefault="00A04B13" w:rsidP="00D21FF6">
      <w:pPr>
        <w:spacing w:line="312" w:lineRule="auto"/>
        <w:rPr>
          <w:rFonts w:ascii="HY신명조" w:eastAsia="HY신명조" w:hAnsi="바탕체"/>
          <w:szCs w:val="20"/>
        </w:rPr>
      </w:pPr>
      <w:r w:rsidRPr="00CB41C0">
        <w:rPr>
          <w:rFonts w:ascii="HY신명조" w:eastAsia="HY신명조" w:hAnsi="바탕체" w:hint="eastAsia"/>
          <w:szCs w:val="20"/>
        </w:rPr>
        <w:t xml:space="preserve">◇ </w:t>
      </w:r>
      <w:proofErr w:type="spellStart"/>
      <w:r w:rsidRPr="00CB41C0">
        <w:rPr>
          <w:rFonts w:ascii="HY신명조" w:eastAsia="HY신명조" w:hAnsi="바탕체" w:hint="eastAsia"/>
          <w:szCs w:val="20"/>
        </w:rPr>
        <w:t>하도급계약등</w:t>
      </w:r>
      <w:proofErr w:type="spellEnd"/>
      <w:r w:rsidRPr="00CB41C0">
        <w:rPr>
          <w:rFonts w:ascii="HY신명조" w:eastAsia="HY신명조" w:hAnsi="바탕체" w:hint="eastAsia"/>
          <w:szCs w:val="20"/>
        </w:rPr>
        <w:t xml:space="preserve"> </w:t>
      </w:r>
      <w:proofErr w:type="gramStart"/>
      <w:r w:rsidRPr="00CB41C0">
        <w:rPr>
          <w:rFonts w:ascii="HY신명조" w:eastAsia="HY신명조" w:hAnsi="바탕체" w:hint="eastAsia"/>
          <w:szCs w:val="20"/>
        </w:rPr>
        <w:t>명칭 :</w:t>
      </w:r>
      <w:proofErr w:type="gramEnd"/>
      <w:r w:rsidRPr="00CB41C0">
        <w:rPr>
          <w:rFonts w:ascii="HY신명조" w:eastAsia="HY신명조" w:hAnsi="바탕체" w:hint="eastAsia"/>
          <w:szCs w:val="20"/>
        </w:rPr>
        <w:t xml:space="preserve"> </w:t>
      </w:r>
    </w:p>
    <w:p w:rsidR="00A04B13" w:rsidRPr="00CB41C0" w:rsidRDefault="00A04B13" w:rsidP="00D21FF6">
      <w:pPr>
        <w:spacing w:line="312" w:lineRule="auto"/>
        <w:rPr>
          <w:rFonts w:ascii="HY신명조" w:eastAsia="HY신명조" w:hAnsi="바탕체"/>
          <w:szCs w:val="20"/>
        </w:rPr>
      </w:pPr>
      <w:r w:rsidRPr="00CB41C0">
        <w:rPr>
          <w:rFonts w:ascii="HY신명조" w:eastAsia="HY신명조" w:hAnsi="바탕체" w:hint="eastAsia"/>
          <w:szCs w:val="20"/>
        </w:rPr>
        <w:t xml:space="preserve">◇ </w:t>
      </w:r>
      <w:proofErr w:type="spellStart"/>
      <w:r w:rsidRPr="00CB41C0">
        <w:rPr>
          <w:rFonts w:ascii="HY신명조" w:eastAsia="HY신명조" w:hAnsi="바탕체" w:hint="eastAsia"/>
          <w:szCs w:val="20"/>
        </w:rPr>
        <w:t>하도급계약등의</w:t>
      </w:r>
      <w:proofErr w:type="spellEnd"/>
      <w:r w:rsidRPr="00CB41C0">
        <w:rPr>
          <w:rFonts w:ascii="HY신명조" w:eastAsia="HY신명조" w:hAnsi="바탕체" w:hint="eastAsia"/>
          <w:szCs w:val="20"/>
        </w:rPr>
        <w:t xml:space="preserve"> 체결 </w:t>
      </w:r>
      <w:proofErr w:type="gramStart"/>
      <w:r w:rsidRPr="00CB41C0">
        <w:rPr>
          <w:rFonts w:ascii="HY신명조" w:eastAsia="HY신명조" w:hAnsi="바탕체" w:hint="eastAsia"/>
          <w:szCs w:val="20"/>
        </w:rPr>
        <w:t>일자 :</w:t>
      </w:r>
      <w:proofErr w:type="gramEnd"/>
      <w:r w:rsidRPr="00CB41C0">
        <w:rPr>
          <w:rFonts w:ascii="HY신명조" w:eastAsia="HY신명조" w:hAnsi="바탕체" w:hint="eastAsia"/>
          <w:szCs w:val="20"/>
        </w:rPr>
        <w:t xml:space="preserve"> </w:t>
      </w:r>
    </w:p>
    <w:p w:rsidR="00E009CE" w:rsidRPr="00CB41C0" w:rsidRDefault="00E009CE" w:rsidP="00D21FF6">
      <w:pPr>
        <w:spacing w:line="312" w:lineRule="auto"/>
        <w:rPr>
          <w:rFonts w:ascii="HY신명조" w:eastAsia="HY신명조" w:hAnsi="바탕체"/>
          <w:szCs w:val="20"/>
        </w:rPr>
      </w:pPr>
    </w:p>
    <w:p w:rsidR="00E009CE" w:rsidRPr="00CB41C0" w:rsidRDefault="00E009CE" w:rsidP="00D21FF6">
      <w:pPr>
        <w:spacing w:line="312" w:lineRule="auto"/>
        <w:rPr>
          <w:rFonts w:ascii="HY신명조" w:eastAsia="HY신명조" w:hAnsi="바탕체"/>
          <w:b/>
          <w:szCs w:val="20"/>
        </w:rPr>
      </w:pPr>
      <w:r w:rsidRPr="00CB41C0">
        <w:rPr>
          <w:rFonts w:ascii="HY신명조" w:eastAsia="HY신명조" w:hAnsi="바탕체" w:hint="eastAsia"/>
          <w:b/>
          <w:szCs w:val="20"/>
        </w:rPr>
        <w:t xml:space="preserve">제1조(목적) </w:t>
      </w:r>
    </w:p>
    <w:p w:rsidR="00CC5D97" w:rsidRPr="00CB41C0" w:rsidRDefault="00FD6328" w:rsidP="001F2BDA">
      <w:pPr>
        <w:spacing w:line="312" w:lineRule="auto"/>
        <w:rPr>
          <w:rFonts w:ascii="HY신명조" w:eastAsia="HY신명조" w:hAnsi="바탕체"/>
          <w:szCs w:val="20"/>
        </w:rPr>
      </w:pPr>
      <w:r w:rsidRPr="00CB41C0">
        <w:rPr>
          <w:rFonts w:ascii="HY신명조" w:eastAsia="HY신명조" w:hAnsi="바탕체" w:hint="eastAsia"/>
          <w:szCs w:val="20"/>
        </w:rPr>
        <w:t xml:space="preserve">이 계약은 위의 </w:t>
      </w:r>
      <w:proofErr w:type="spellStart"/>
      <w:r w:rsidRPr="00CB41C0">
        <w:rPr>
          <w:rFonts w:ascii="HY신명조" w:eastAsia="HY신명조" w:hAnsi="바탕체" w:hint="eastAsia"/>
          <w:szCs w:val="20"/>
        </w:rPr>
        <w:t>하도급계약등과</w:t>
      </w:r>
      <w:proofErr w:type="spellEnd"/>
      <w:r w:rsidRPr="00CB41C0">
        <w:rPr>
          <w:rFonts w:ascii="HY신명조" w:eastAsia="HY신명조" w:hAnsi="바탕체" w:hint="eastAsia"/>
          <w:szCs w:val="20"/>
        </w:rPr>
        <w:t xml:space="preserve"> 관련된 </w:t>
      </w:r>
      <w:proofErr w:type="spellStart"/>
      <w:r w:rsidRPr="00CB41C0">
        <w:rPr>
          <w:rFonts w:ascii="HY신명조" w:eastAsia="HY신명조" w:hAnsi="바탕체" w:hint="eastAsia"/>
          <w:szCs w:val="20"/>
        </w:rPr>
        <w:t>하도급대금등</w:t>
      </w:r>
      <w:proofErr w:type="spellEnd"/>
      <w:r w:rsidRPr="00CB41C0">
        <w:rPr>
          <w:rFonts w:ascii="HY신명조" w:eastAsia="HY신명조" w:hAnsi="바탕체" w:hint="eastAsia"/>
          <w:szCs w:val="20"/>
        </w:rPr>
        <w:t xml:space="preserve"> 연동에 관하여 필요한 제반 사항을 규정함을 목적으로 한다. </w:t>
      </w:r>
    </w:p>
    <w:p w:rsidR="00FD6328" w:rsidRPr="00CB41C0" w:rsidRDefault="00FD6328" w:rsidP="001F2BDA">
      <w:pPr>
        <w:spacing w:line="312" w:lineRule="auto"/>
        <w:rPr>
          <w:rFonts w:ascii="HY신명조" w:eastAsia="HY신명조" w:hAnsi="바탕체"/>
          <w:szCs w:val="20"/>
        </w:rPr>
      </w:pPr>
    </w:p>
    <w:p w:rsidR="00FD6328" w:rsidRPr="00CB41C0" w:rsidRDefault="00FD6328" w:rsidP="001F2BDA">
      <w:pPr>
        <w:spacing w:line="312" w:lineRule="auto"/>
        <w:rPr>
          <w:rFonts w:ascii="HY신명조" w:eastAsia="HY신명조" w:hAnsi="바탕체"/>
          <w:b/>
          <w:szCs w:val="20"/>
        </w:rPr>
      </w:pPr>
      <w:r w:rsidRPr="00CB41C0">
        <w:rPr>
          <w:rFonts w:ascii="HY신명조" w:eastAsia="HY신명조" w:hAnsi="바탕체" w:hint="eastAsia"/>
          <w:b/>
          <w:szCs w:val="20"/>
        </w:rPr>
        <w:t>제2조 (정의)</w:t>
      </w:r>
    </w:p>
    <w:p w:rsidR="00FD6328" w:rsidRPr="00CB41C0" w:rsidRDefault="00FD6328" w:rsidP="001F2BDA">
      <w:pPr>
        <w:spacing w:line="312" w:lineRule="auto"/>
        <w:rPr>
          <w:rFonts w:ascii="HY신명조" w:eastAsia="HY신명조" w:hAnsi="바탕체"/>
          <w:szCs w:val="20"/>
        </w:rPr>
      </w:pPr>
      <w:r w:rsidRPr="00CB41C0">
        <w:rPr>
          <w:rFonts w:ascii="HY신명조" w:eastAsia="HY신명조" w:hAnsi="바탕체" w:hint="eastAsia"/>
          <w:szCs w:val="20"/>
        </w:rPr>
        <w:t xml:space="preserve">① 이 계약에서 사용하는 용어의 뜻은 다음과 같다. </w:t>
      </w:r>
    </w:p>
    <w:p w:rsidR="00FD6328" w:rsidRPr="00CB41C0" w:rsidRDefault="00FD6328" w:rsidP="001F2BDA">
      <w:pPr>
        <w:spacing w:line="312" w:lineRule="auto"/>
        <w:rPr>
          <w:rFonts w:ascii="HY신명조" w:eastAsia="HY신명조" w:hAnsi="바탕" w:cs="바탕"/>
          <w:szCs w:val="20"/>
        </w:rPr>
      </w:pPr>
      <w:r w:rsidRPr="00CB41C0">
        <w:rPr>
          <w:rFonts w:ascii="HY신명조" w:eastAsia="HY신명조" w:hAnsi="바탕체" w:hint="eastAsia"/>
          <w:szCs w:val="20"/>
        </w:rPr>
        <w:t>1. “</w:t>
      </w:r>
      <w:proofErr w:type="spellStart"/>
      <w:r w:rsidR="009241BB" w:rsidRPr="00CB41C0">
        <w:rPr>
          <w:rFonts w:ascii="HY신명조" w:eastAsia="HY신명조" w:hAnsi="바탕체" w:hint="eastAsia"/>
          <w:szCs w:val="20"/>
        </w:rPr>
        <w:t>원재료</w:t>
      </w:r>
      <w:r w:rsidRPr="00CB41C0">
        <w:rPr>
          <w:rFonts w:ascii="HY신명조" w:eastAsia="HY신명조" w:hAnsi="바탕체" w:hint="eastAsia"/>
          <w:szCs w:val="20"/>
        </w:rPr>
        <w:t>”란</w:t>
      </w:r>
      <w:proofErr w:type="spellEnd"/>
      <w:r w:rsidRPr="00CB41C0">
        <w:rPr>
          <w:rFonts w:ascii="HY신명조" w:eastAsia="HY신명조" w:hAnsi="바탕체" w:hint="eastAsia"/>
          <w:szCs w:val="20"/>
        </w:rPr>
        <w:t xml:space="preserve"> 하도급거래에서 </w:t>
      </w:r>
      <w:proofErr w:type="spellStart"/>
      <w:r w:rsidRPr="00CB41C0">
        <w:rPr>
          <w:rFonts w:ascii="HY신명조" w:eastAsia="HY신명조" w:hAnsi="바탕체" w:hint="eastAsia"/>
          <w:szCs w:val="20"/>
        </w:rPr>
        <w:t>목적물등의</w:t>
      </w:r>
      <w:proofErr w:type="spellEnd"/>
      <w:r w:rsidRPr="00CB41C0">
        <w:rPr>
          <w:rFonts w:ascii="HY신명조" w:eastAsia="HY신명조" w:hAnsi="바탕체" w:hint="eastAsia"/>
          <w:szCs w:val="20"/>
        </w:rPr>
        <w:t xml:space="preserve"> 제조, 수리, 시공 또는 용역수행에 사용되는 </w:t>
      </w:r>
      <w:r w:rsidR="009241BB" w:rsidRPr="00CB41C0">
        <w:rPr>
          <w:rFonts w:ascii="HY신명조" w:eastAsia="HY신명조" w:hAnsi="바탕체" w:hint="eastAsia"/>
          <w:szCs w:val="20"/>
        </w:rPr>
        <w:t>원재료</w:t>
      </w:r>
      <w:r w:rsidRPr="00CB41C0">
        <w:rPr>
          <w:rFonts w:ascii="HY신명조" w:eastAsia="HY신명조" w:hAnsi="바탕체" w:hint="eastAsia"/>
          <w:szCs w:val="20"/>
        </w:rPr>
        <w:t xml:space="preserve"> 또는 </w:t>
      </w:r>
      <w:proofErr w:type="spellStart"/>
      <w:r w:rsidRPr="00CB41C0">
        <w:rPr>
          <w:rFonts w:ascii="HY신명조" w:eastAsia="HY신명조" w:hAnsi="바탕체" w:hint="eastAsia"/>
          <w:szCs w:val="20"/>
        </w:rPr>
        <w:t>수탁</w:t>
      </w:r>
      <w:r w:rsidRPr="00CB41C0">
        <w:rPr>
          <w:rFonts w:ascii="바탕" w:eastAsia="바탕" w:hAnsi="바탕" w:cs="바탕" w:hint="eastAsia"/>
          <w:szCs w:val="20"/>
        </w:rPr>
        <w:t>∙</w:t>
      </w:r>
      <w:r w:rsidRPr="00CB41C0">
        <w:rPr>
          <w:rFonts w:ascii="HY신명조" w:eastAsia="HY신명조" w:hAnsi="HY신명조" w:cs="HY신명조" w:hint="eastAsia"/>
          <w:szCs w:val="20"/>
        </w:rPr>
        <w:t>위탁거래에서</w:t>
      </w:r>
      <w:proofErr w:type="spellEnd"/>
      <w:r w:rsidRPr="00CB41C0">
        <w:rPr>
          <w:rFonts w:ascii="HY신명조" w:eastAsia="HY신명조" w:hAnsi="바탕" w:cs="바탕" w:hint="eastAsia"/>
          <w:szCs w:val="20"/>
        </w:rPr>
        <w:t xml:space="preserve"> </w:t>
      </w:r>
      <w:proofErr w:type="spellStart"/>
      <w:r w:rsidRPr="00CB41C0">
        <w:rPr>
          <w:rFonts w:ascii="HY신명조" w:eastAsia="HY신명조" w:hAnsi="바탕" w:cs="바탕" w:hint="eastAsia"/>
          <w:szCs w:val="20"/>
        </w:rPr>
        <w:t>물품등의</w:t>
      </w:r>
      <w:proofErr w:type="spellEnd"/>
      <w:r w:rsidRPr="00CB41C0">
        <w:rPr>
          <w:rFonts w:ascii="HY신명조" w:eastAsia="HY신명조" w:hAnsi="바탕" w:cs="바탕" w:hint="eastAsia"/>
          <w:szCs w:val="20"/>
        </w:rPr>
        <w:t xml:space="preserve"> 제조, 공사, 가공, 수리, 용역 또는 기술개발에 사용되는 </w:t>
      </w:r>
      <w:r w:rsidR="009241BB" w:rsidRPr="00CB41C0">
        <w:rPr>
          <w:rFonts w:ascii="HY신명조" w:eastAsia="HY신명조" w:hAnsi="바탕" w:cs="바탕" w:hint="eastAsia"/>
          <w:szCs w:val="20"/>
        </w:rPr>
        <w:t>원재료</w:t>
      </w:r>
      <w:r w:rsidRPr="00CB41C0">
        <w:rPr>
          <w:rFonts w:ascii="HY신명조" w:eastAsia="HY신명조" w:hAnsi="바탕" w:cs="바탕" w:hint="eastAsia"/>
          <w:szCs w:val="20"/>
        </w:rPr>
        <w:t xml:space="preserve">로서 천연재료, 화합물, 가공물, 중간재 등을 포함하되 이에 한정하지 아니한다. </w:t>
      </w:r>
    </w:p>
    <w:p w:rsidR="00FD6328" w:rsidRPr="00CB41C0" w:rsidRDefault="00FD6328" w:rsidP="001F2BDA">
      <w:pPr>
        <w:spacing w:line="312" w:lineRule="auto"/>
        <w:rPr>
          <w:rFonts w:ascii="HY신명조" w:eastAsia="HY신명조" w:hAnsi="바탕체"/>
          <w:szCs w:val="20"/>
        </w:rPr>
      </w:pPr>
      <w:r w:rsidRPr="00CB41C0">
        <w:rPr>
          <w:rFonts w:ascii="HY신명조" w:eastAsia="HY신명조" w:hAnsi="바탕체" w:hint="eastAsia"/>
          <w:szCs w:val="20"/>
        </w:rPr>
        <w:t xml:space="preserve">2. “주요 </w:t>
      </w:r>
      <w:proofErr w:type="spellStart"/>
      <w:r w:rsidR="009241BB" w:rsidRPr="00CB41C0">
        <w:rPr>
          <w:rFonts w:ascii="HY신명조" w:eastAsia="HY신명조" w:hAnsi="바탕체" w:hint="eastAsia"/>
          <w:szCs w:val="20"/>
        </w:rPr>
        <w:t>원재료</w:t>
      </w:r>
      <w:r w:rsidRPr="00CB41C0">
        <w:rPr>
          <w:rFonts w:ascii="HY신명조" w:eastAsia="HY신명조" w:hAnsi="바탕체" w:hint="eastAsia"/>
          <w:szCs w:val="20"/>
        </w:rPr>
        <w:t>”란</w:t>
      </w:r>
      <w:proofErr w:type="spellEnd"/>
      <w:r w:rsidRPr="00CB41C0">
        <w:rPr>
          <w:rFonts w:ascii="HY신명조" w:eastAsia="HY신명조" w:hAnsi="바탕체" w:hint="eastAsia"/>
          <w:szCs w:val="20"/>
        </w:rPr>
        <w:t xml:space="preserve"> 그 비용에 </w:t>
      </w:r>
      <w:proofErr w:type="spellStart"/>
      <w:r w:rsidRPr="00CB41C0">
        <w:rPr>
          <w:rFonts w:ascii="HY신명조" w:eastAsia="HY신명조" w:hAnsi="바탕체" w:hint="eastAsia"/>
          <w:szCs w:val="20"/>
        </w:rPr>
        <w:t>하도급대금등의</w:t>
      </w:r>
      <w:proofErr w:type="spellEnd"/>
      <w:r w:rsidRPr="00CB41C0">
        <w:rPr>
          <w:rFonts w:ascii="HY신명조" w:eastAsia="HY신명조" w:hAnsi="바탕체" w:hint="eastAsia"/>
          <w:szCs w:val="20"/>
        </w:rPr>
        <w:t xml:space="preserve"> 100분의 10 이상인 </w:t>
      </w:r>
      <w:r w:rsidR="009241BB" w:rsidRPr="00CB41C0">
        <w:rPr>
          <w:rFonts w:ascii="HY신명조" w:eastAsia="HY신명조" w:hAnsi="바탕체" w:hint="eastAsia"/>
          <w:szCs w:val="20"/>
        </w:rPr>
        <w:t>원재료</w:t>
      </w:r>
      <w:r w:rsidRPr="00CB41C0">
        <w:rPr>
          <w:rFonts w:ascii="HY신명조" w:eastAsia="HY신명조" w:hAnsi="바탕체" w:hint="eastAsia"/>
          <w:szCs w:val="20"/>
        </w:rPr>
        <w:t xml:space="preserve">를 말한다. </w:t>
      </w:r>
    </w:p>
    <w:p w:rsidR="00FD6328" w:rsidRPr="00CB41C0" w:rsidRDefault="00FD6328" w:rsidP="001F2BDA">
      <w:pPr>
        <w:spacing w:line="312" w:lineRule="auto"/>
        <w:rPr>
          <w:rFonts w:ascii="HY신명조" w:eastAsia="HY신명조" w:hAnsi="바탕체"/>
          <w:szCs w:val="20"/>
        </w:rPr>
      </w:pPr>
      <w:r w:rsidRPr="00CB41C0">
        <w:rPr>
          <w:rFonts w:ascii="HY신명조" w:eastAsia="HY신명조" w:hAnsi="바탕체" w:hint="eastAsia"/>
          <w:szCs w:val="20"/>
        </w:rPr>
        <w:t xml:space="preserve">3. </w:t>
      </w:r>
      <w:r w:rsidR="00AA74E7" w:rsidRPr="00CB41C0">
        <w:rPr>
          <w:rFonts w:ascii="HY신명조" w:eastAsia="HY신명조" w:hAnsi="바탕체" w:hint="eastAsia"/>
          <w:szCs w:val="20"/>
        </w:rPr>
        <w:t>“</w:t>
      </w:r>
      <w:r w:rsidR="009241BB" w:rsidRPr="00CB41C0">
        <w:rPr>
          <w:rFonts w:ascii="HY신명조" w:eastAsia="HY신명조" w:hAnsi="바탕체" w:hint="eastAsia"/>
          <w:szCs w:val="20"/>
        </w:rPr>
        <w:t>원재료</w:t>
      </w:r>
      <w:r w:rsidR="00AA74E7" w:rsidRPr="00CB41C0">
        <w:rPr>
          <w:rFonts w:ascii="HY신명조" w:eastAsia="HY신명조" w:hAnsi="바탕체" w:hint="eastAsia"/>
          <w:szCs w:val="20"/>
        </w:rPr>
        <w:t xml:space="preserve"> 가격의 </w:t>
      </w:r>
      <w:proofErr w:type="spellStart"/>
      <w:r w:rsidR="00AA74E7" w:rsidRPr="00CB41C0">
        <w:rPr>
          <w:rFonts w:ascii="HY신명조" w:eastAsia="HY신명조" w:hAnsi="바탕체" w:hint="eastAsia"/>
          <w:szCs w:val="20"/>
        </w:rPr>
        <w:t>기준지표”란</w:t>
      </w:r>
      <w:proofErr w:type="spellEnd"/>
      <w:r w:rsidR="00AA74E7" w:rsidRPr="00CB41C0">
        <w:rPr>
          <w:rFonts w:ascii="HY신명조" w:eastAsia="HY신명조" w:hAnsi="바탕체" w:hint="eastAsia"/>
          <w:szCs w:val="20"/>
        </w:rPr>
        <w:t xml:space="preserve"> 주요 </w:t>
      </w:r>
      <w:r w:rsidR="009241BB" w:rsidRPr="00CB41C0">
        <w:rPr>
          <w:rFonts w:ascii="HY신명조" w:eastAsia="HY신명조" w:hAnsi="바탕체" w:hint="eastAsia"/>
          <w:szCs w:val="20"/>
        </w:rPr>
        <w:t>원재료</w:t>
      </w:r>
      <w:r w:rsidR="00AA74E7" w:rsidRPr="00CB41C0">
        <w:rPr>
          <w:rFonts w:ascii="HY신명조" w:eastAsia="HY신명조" w:hAnsi="바탕체" w:hint="eastAsia"/>
          <w:szCs w:val="20"/>
        </w:rPr>
        <w:t xml:space="preserve"> 가격의 상승 또는 하락 정도를 측정하는 기준이 되는 지표를 말한다. </w:t>
      </w:r>
    </w:p>
    <w:p w:rsidR="004D0C6B" w:rsidRPr="00CB41C0" w:rsidRDefault="00AA74E7" w:rsidP="004D0C6B">
      <w:pPr>
        <w:spacing w:line="312" w:lineRule="auto"/>
        <w:rPr>
          <w:rFonts w:ascii="HY신명조" w:eastAsia="HY신명조" w:hAnsi="바탕체"/>
          <w:szCs w:val="20"/>
        </w:rPr>
      </w:pPr>
      <w:r w:rsidRPr="00CB41C0">
        <w:rPr>
          <w:rFonts w:ascii="HY신명조" w:eastAsia="HY신명조" w:hAnsi="바탕체" w:hint="eastAsia"/>
          <w:szCs w:val="20"/>
        </w:rPr>
        <w:t xml:space="preserve">4. </w:t>
      </w:r>
      <w:r w:rsidR="004D0C6B" w:rsidRPr="00CB41C0">
        <w:rPr>
          <w:rFonts w:ascii="HY신명조" w:eastAsia="HY신명조" w:hAnsi="바탕체" w:hint="eastAsia"/>
          <w:szCs w:val="20"/>
        </w:rPr>
        <w:t>“</w:t>
      </w:r>
      <w:proofErr w:type="spellStart"/>
      <w:r w:rsidR="004D0C6B" w:rsidRPr="00CB41C0">
        <w:rPr>
          <w:rFonts w:ascii="HY신명조" w:eastAsia="HY신명조" w:hAnsi="바탕체" w:hint="eastAsia"/>
          <w:szCs w:val="20"/>
        </w:rPr>
        <w:t>조정요건”이란</w:t>
      </w:r>
      <w:proofErr w:type="spellEnd"/>
      <w:r w:rsidR="004D0C6B" w:rsidRPr="00CB41C0">
        <w:rPr>
          <w:rFonts w:ascii="HY신명조" w:eastAsia="HY신명조" w:hAnsi="바탕체" w:hint="eastAsia"/>
          <w:szCs w:val="20"/>
        </w:rPr>
        <w:t xml:space="preserve"> 주요 </w:t>
      </w:r>
      <w:r w:rsidR="009241BB" w:rsidRPr="00CB41C0">
        <w:rPr>
          <w:rFonts w:ascii="HY신명조" w:eastAsia="HY신명조" w:hAnsi="바탕체" w:hint="eastAsia"/>
          <w:szCs w:val="20"/>
        </w:rPr>
        <w:t>원재료</w:t>
      </w:r>
      <w:r w:rsidR="004D0C6B" w:rsidRPr="00CB41C0">
        <w:rPr>
          <w:rFonts w:ascii="HY신명조" w:eastAsia="HY신명조" w:hAnsi="바탕체" w:hint="eastAsia"/>
          <w:szCs w:val="20"/>
        </w:rPr>
        <w:t>의 가격이 기준시점 대비 비교시점에 변동한</w:t>
      </w:r>
      <w:r w:rsidR="0017188D" w:rsidRPr="00CB41C0">
        <w:rPr>
          <w:rFonts w:ascii="HY신명조" w:eastAsia="HY신명조" w:hAnsi="바탕체" w:hint="eastAsia"/>
          <w:szCs w:val="20"/>
        </w:rPr>
        <w:t xml:space="preserve"> </w:t>
      </w:r>
      <w:r w:rsidR="004D0C6B" w:rsidRPr="00CB41C0">
        <w:rPr>
          <w:rFonts w:ascii="HY신명조" w:eastAsia="HY신명조" w:hAnsi="바탕체" w:hint="eastAsia"/>
          <w:szCs w:val="20"/>
        </w:rPr>
        <w:t xml:space="preserve">비율로서 주요 </w:t>
      </w:r>
      <w:r w:rsidR="009241BB" w:rsidRPr="00CB41C0">
        <w:rPr>
          <w:rFonts w:ascii="HY신명조" w:eastAsia="HY신명조" w:hAnsi="바탕체" w:hint="eastAsia"/>
          <w:szCs w:val="20"/>
        </w:rPr>
        <w:t>원재료</w:t>
      </w:r>
      <w:r w:rsidR="004D0C6B" w:rsidRPr="00CB41C0">
        <w:rPr>
          <w:rFonts w:ascii="HY신명조" w:eastAsia="HY신명조" w:hAnsi="바탕체" w:hint="eastAsia"/>
          <w:szCs w:val="20"/>
        </w:rPr>
        <w:t>의 가격이 그 변동비율 이상 변동한 경우 하도급대금</w:t>
      </w:r>
      <w:r w:rsidR="0017188D" w:rsidRPr="00CB41C0">
        <w:rPr>
          <w:rFonts w:ascii="HY신명조" w:eastAsia="HY신명조" w:hAnsi="바탕체" w:hint="eastAsia"/>
          <w:szCs w:val="20"/>
        </w:rPr>
        <w:t xml:space="preserve"> </w:t>
      </w:r>
      <w:r w:rsidR="004D0C6B" w:rsidRPr="00CB41C0">
        <w:rPr>
          <w:rFonts w:ascii="HY신명조" w:eastAsia="HY신명조" w:hAnsi="바탕체" w:hint="eastAsia"/>
          <w:szCs w:val="20"/>
        </w:rPr>
        <w:t>등을 조정하기로 한 기준이 되는 것을 말한다.</w:t>
      </w:r>
    </w:p>
    <w:p w:rsidR="004D0C6B" w:rsidRPr="00CB41C0" w:rsidRDefault="004D0C6B" w:rsidP="004D0C6B">
      <w:pPr>
        <w:spacing w:line="312" w:lineRule="auto"/>
        <w:rPr>
          <w:rFonts w:ascii="HY신명조" w:eastAsia="HY신명조" w:hAnsi="바탕체"/>
          <w:szCs w:val="20"/>
        </w:rPr>
      </w:pPr>
      <w:r w:rsidRPr="00CB41C0">
        <w:rPr>
          <w:rFonts w:ascii="HY신명조" w:eastAsia="HY신명조" w:hAnsi="바탕체" w:hint="eastAsia"/>
          <w:szCs w:val="20"/>
        </w:rPr>
        <w:t xml:space="preserve">5. “조정 </w:t>
      </w:r>
      <w:proofErr w:type="spellStart"/>
      <w:r w:rsidRPr="00CB41C0">
        <w:rPr>
          <w:rFonts w:ascii="HY신명조" w:eastAsia="HY신명조" w:hAnsi="바탕체" w:hint="eastAsia"/>
          <w:szCs w:val="20"/>
        </w:rPr>
        <w:t>주기”란</w:t>
      </w:r>
      <w:proofErr w:type="spellEnd"/>
      <w:r w:rsidRPr="00CB41C0">
        <w:rPr>
          <w:rFonts w:ascii="HY신명조" w:eastAsia="HY신명조" w:hAnsi="바탕체" w:hint="eastAsia"/>
          <w:szCs w:val="20"/>
        </w:rPr>
        <w:t xml:space="preserve"> 조정요건 충족 여부를 따져 </w:t>
      </w:r>
      <w:proofErr w:type="spellStart"/>
      <w:r w:rsidRPr="00CB41C0">
        <w:rPr>
          <w:rFonts w:ascii="HY신명조" w:eastAsia="HY신명조" w:hAnsi="바탕체" w:hint="eastAsia"/>
          <w:szCs w:val="20"/>
        </w:rPr>
        <w:t>하도급대금등</w:t>
      </w:r>
      <w:proofErr w:type="spellEnd"/>
      <w:r w:rsidRPr="00CB41C0">
        <w:rPr>
          <w:rFonts w:ascii="HY신명조" w:eastAsia="HY신명조" w:hAnsi="바탕체" w:hint="eastAsia"/>
          <w:szCs w:val="20"/>
        </w:rPr>
        <w:t xml:space="preserve"> 연동 여부를 판단하는 주기를 말한다.</w:t>
      </w:r>
    </w:p>
    <w:p w:rsidR="004D0C6B" w:rsidRPr="00CB41C0" w:rsidRDefault="004D0C6B" w:rsidP="004D0C6B">
      <w:pPr>
        <w:spacing w:line="312" w:lineRule="auto"/>
        <w:rPr>
          <w:rFonts w:ascii="HY신명조" w:eastAsia="HY신명조" w:hAnsi="바탕체"/>
          <w:szCs w:val="20"/>
        </w:rPr>
      </w:pPr>
      <w:r w:rsidRPr="00CB41C0">
        <w:rPr>
          <w:rFonts w:ascii="HY신명조" w:eastAsia="HY신명조" w:hAnsi="바탕체" w:hint="eastAsia"/>
          <w:szCs w:val="20"/>
        </w:rPr>
        <w:t>6. “</w:t>
      </w:r>
      <w:proofErr w:type="spellStart"/>
      <w:r w:rsidRPr="00CB41C0">
        <w:rPr>
          <w:rFonts w:ascii="HY신명조" w:eastAsia="HY신명조" w:hAnsi="바탕체" w:hint="eastAsia"/>
          <w:szCs w:val="20"/>
        </w:rPr>
        <w:t>조정일”이란</w:t>
      </w:r>
      <w:proofErr w:type="spellEnd"/>
      <w:r w:rsidRPr="00CB41C0">
        <w:rPr>
          <w:rFonts w:ascii="HY신명조" w:eastAsia="HY신명조" w:hAnsi="바탕체" w:hint="eastAsia"/>
          <w:szCs w:val="20"/>
        </w:rPr>
        <w:t xml:space="preserve"> 조정 주기에 따라 </w:t>
      </w:r>
      <w:proofErr w:type="spellStart"/>
      <w:r w:rsidRPr="00CB41C0">
        <w:rPr>
          <w:rFonts w:ascii="HY신명조" w:eastAsia="HY신명조" w:hAnsi="바탕체" w:hint="eastAsia"/>
          <w:szCs w:val="20"/>
        </w:rPr>
        <w:t>하도급대금등의</w:t>
      </w:r>
      <w:proofErr w:type="spellEnd"/>
      <w:r w:rsidRPr="00CB41C0">
        <w:rPr>
          <w:rFonts w:ascii="HY신명조" w:eastAsia="HY신명조" w:hAnsi="바탕체" w:hint="eastAsia"/>
          <w:szCs w:val="20"/>
        </w:rPr>
        <w:t xml:space="preserve"> 조정 여부를 판단하는 날을 말한다.</w:t>
      </w:r>
    </w:p>
    <w:p w:rsidR="0062404D" w:rsidRPr="00CB41C0" w:rsidRDefault="004D0C6B" w:rsidP="0062404D">
      <w:pPr>
        <w:spacing w:line="312" w:lineRule="auto"/>
        <w:rPr>
          <w:rFonts w:ascii="HY신명조" w:eastAsia="HY신명조" w:hAnsi="바탕체"/>
          <w:szCs w:val="20"/>
        </w:rPr>
      </w:pPr>
      <w:r w:rsidRPr="00CB41C0">
        <w:rPr>
          <w:rFonts w:ascii="HY신명조" w:eastAsia="HY신명조" w:hAnsi="바탕체" w:hint="eastAsia"/>
          <w:szCs w:val="20"/>
        </w:rPr>
        <w:t xml:space="preserve">7. “조정대금 </w:t>
      </w:r>
      <w:proofErr w:type="spellStart"/>
      <w:r w:rsidRPr="00CB41C0">
        <w:rPr>
          <w:rFonts w:ascii="HY신명조" w:eastAsia="HY신명조" w:hAnsi="바탕체" w:hint="eastAsia"/>
          <w:szCs w:val="20"/>
        </w:rPr>
        <w:t>반영일”이란</w:t>
      </w:r>
      <w:proofErr w:type="spellEnd"/>
      <w:r w:rsidRPr="00CB41C0">
        <w:rPr>
          <w:rFonts w:ascii="HY신명조" w:eastAsia="HY신명조" w:hAnsi="바탕체" w:hint="eastAsia"/>
          <w:szCs w:val="20"/>
        </w:rPr>
        <w:t xml:space="preserve"> </w:t>
      </w:r>
      <w:proofErr w:type="spellStart"/>
      <w:r w:rsidRPr="00CB41C0">
        <w:rPr>
          <w:rFonts w:ascii="HY신명조" w:eastAsia="HY신명조" w:hAnsi="바탕체" w:hint="eastAsia"/>
          <w:szCs w:val="20"/>
        </w:rPr>
        <w:t>목적물등</w:t>
      </w:r>
      <w:proofErr w:type="spellEnd"/>
      <w:r w:rsidRPr="00CB41C0">
        <w:rPr>
          <w:rFonts w:ascii="HY신명조" w:eastAsia="HY신명조" w:hAnsi="바탕체" w:hint="eastAsia"/>
          <w:szCs w:val="20"/>
        </w:rPr>
        <w:t xml:space="preserve"> 또는 </w:t>
      </w:r>
      <w:proofErr w:type="spellStart"/>
      <w:r w:rsidRPr="00CB41C0">
        <w:rPr>
          <w:rFonts w:ascii="HY신명조" w:eastAsia="HY신명조" w:hAnsi="바탕체" w:hint="eastAsia"/>
          <w:szCs w:val="20"/>
        </w:rPr>
        <w:t>물품등</w:t>
      </w:r>
      <w:proofErr w:type="spellEnd"/>
      <w:r w:rsidRPr="00CB41C0">
        <w:rPr>
          <w:rFonts w:ascii="HY신명조" w:eastAsia="HY신명조" w:hAnsi="바탕체" w:hint="eastAsia"/>
          <w:szCs w:val="20"/>
        </w:rPr>
        <w:t>(이하 “</w:t>
      </w:r>
      <w:proofErr w:type="spellStart"/>
      <w:r w:rsidRPr="00CB41C0">
        <w:rPr>
          <w:rFonts w:ascii="HY신명조" w:eastAsia="HY신명조" w:hAnsi="바탕체" w:hint="eastAsia"/>
          <w:szCs w:val="20"/>
        </w:rPr>
        <w:t>목적물등”이라</w:t>
      </w:r>
      <w:proofErr w:type="spellEnd"/>
      <w:r w:rsidRPr="00CB41C0">
        <w:rPr>
          <w:rFonts w:ascii="HY신명조" w:eastAsia="HY신명조" w:hAnsi="바탕체" w:hint="eastAsia"/>
          <w:szCs w:val="20"/>
        </w:rPr>
        <w:t xml:space="preserve"> 한</w:t>
      </w:r>
      <w:r w:rsidR="0062404D" w:rsidRPr="00CB41C0">
        <w:rPr>
          <w:rFonts w:ascii="HY신명조" w:eastAsia="HY신명조" w:hAnsi="바탕체" w:hint="eastAsia"/>
          <w:szCs w:val="20"/>
        </w:rPr>
        <w:t>다)에 대하여 조정</w:t>
      </w:r>
      <w:r w:rsidR="0062404D" w:rsidRPr="00CB41C0">
        <w:rPr>
          <w:rFonts w:ascii="HY신명조" w:eastAsia="HY신명조" w:hAnsi="바탕체" w:hint="eastAsia"/>
          <w:szCs w:val="20"/>
        </w:rPr>
        <w:lastRenderedPageBreak/>
        <w:t xml:space="preserve">된 </w:t>
      </w:r>
      <w:proofErr w:type="spellStart"/>
      <w:r w:rsidR="0062404D" w:rsidRPr="00CB41C0">
        <w:rPr>
          <w:rFonts w:ascii="HY신명조" w:eastAsia="HY신명조" w:hAnsi="바탕체" w:hint="eastAsia"/>
          <w:szCs w:val="20"/>
        </w:rPr>
        <w:t>하도급대금등을</w:t>
      </w:r>
      <w:proofErr w:type="spellEnd"/>
      <w:r w:rsidR="0062404D" w:rsidRPr="00CB41C0">
        <w:rPr>
          <w:rFonts w:ascii="HY신명조" w:eastAsia="HY신명조" w:hAnsi="바탕체" w:hint="eastAsia"/>
          <w:szCs w:val="20"/>
        </w:rPr>
        <w:t xml:space="preserve"> 적용하는 기준이 되는 날을 말한다.</w:t>
      </w:r>
    </w:p>
    <w:p w:rsidR="0062404D" w:rsidRPr="00CB41C0" w:rsidRDefault="0062404D" w:rsidP="0062404D">
      <w:pPr>
        <w:spacing w:line="312" w:lineRule="auto"/>
        <w:rPr>
          <w:rFonts w:ascii="HY신명조" w:eastAsia="HY신명조" w:hAnsi="바탕체"/>
          <w:szCs w:val="20"/>
        </w:rPr>
      </w:pPr>
      <w:r w:rsidRPr="00CB41C0">
        <w:rPr>
          <w:rFonts w:ascii="HY신명조" w:eastAsia="HY신명조" w:hAnsi="바탕체" w:hint="eastAsia"/>
          <w:szCs w:val="20"/>
        </w:rPr>
        <w:t>8. “</w:t>
      </w:r>
      <w:proofErr w:type="spellStart"/>
      <w:r w:rsidRPr="00CB41C0">
        <w:rPr>
          <w:rFonts w:ascii="HY신명조" w:eastAsia="HY신명조" w:hAnsi="바탕체" w:hint="eastAsia"/>
          <w:szCs w:val="20"/>
        </w:rPr>
        <w:t>하도급대금등</w:t>
      </w:r>
      <w:proofErr w:type="spellEnd"/>
      <w:r w:rsidRPr="00CB41C0">
        <w:rPr>
          <w:rFonts w:ascii="HY신명조" w:eastAsia="HY신명조" w:hAnsi="바탕체" w:hint="eastAsia"/>
          <w:szCs w:val="20"/>
        </w:rPr>
        <w:t xml:space="preserve"> 연동 </w:t>
      </w:r>
      <w:proofErr w:type="spellStart"/>
      <w:r w:rsidRPr="00CB41C0">
        <w:rPr>
          <w:rFonts w:ascii="HY신명조" w:eastAsia="HY신명조" w:hAnsi="바탕체" w:hint="eastAsia"/>
          <w:szCs w:val="20"/>
        </w:rPr>
        <w:t>산식”이란</w:t>
      </w:r>
      <w:proofErr w:type="spellEnd"/>
      <w:r w:rsidRPr="00CB41C0">
        <w:rPr>
          <w:rFonts w:ascii="HY신명조" w:eastAsia="HY신명조" w:hAnsi="바탕체" w:hint="eastAsia"/>
          <w:szCs w:val="20"/>
        </w:rPr>
        <w:t xml:space="preserve"> 주요 </w:t>
      </w:r>
      <w:r w:rsidR="009241BB" w:rsidRPr="00CB41C0">
        <w:rPr>
          <w:rFonts w:ascii="HY신명조" w:eastAsia="HY신명조" w:hAnsi="바탕체" w:hint="eastAsia"/>
          <w:szCs w:val="20"/>
        </w:rPr>
        <w:t>원재료</w:t>
      </w:r>
      <w:r w:rsidRPr="00CB41C0">
        <w:rPr>
          <w:rFonts w:ascii="HY신명조" w:eastAsia="HY신명조" w:hAnsi="바탕체" w:hint="eastAsia"/>
          <w:szCs w:val="20"/>
        </w:rPr>
        <w:t xml:space="preserve">의 가격이 조정요건을 충족하는 경우 주요 </w:t>
      </w:r>
      <w:r w:rsidR="009241BB" w:rsidRPr="00CB41C0">
        <w:rPr>
          <w:rFonts w:ascii="HY신명조" w:eastAsia="HY신명조" w:hAnsi="바탕체" w:hint="eastAsia"/>
          <w:szCs w:val="20"/>
        </w:rPr>
        <w:t>원재료</w:t>
      </w:r>
      <w:r w:rsidRPr="00CB41C0">
        <w:rPr>
          <w:rFonts w:ascii="HY신명조" w:eastAsia="HY신명조" w:hAnsi="바탕체" w:hint="eastAsia"/>
          <w:szCs w:val="20"/>
        </w:rPr>
        <w:t xml:space="preserve"> 가격 변동을 반영하여 </w:t>
      </w:r>
      <w:proofErr w:type="spellStart"/>
      <w:r w:rsidRPr="00CB41C0">
        <w:rPr>
          <w:rFonts w:ascii="HY신명조" w:eastAsia="HY신명조" w:hAnsi="바탕체" w:hint="eastAsia"/>
          <w:szCs w:val="20"/>
        </w:rPr>
        <w:t>하도급대금등을</w:t>
      </w:r>
      <w:proofErr w:type="spellEnd"/>
      <w:r w:rsidRPr="00CB41C0">
        <w:rPr>
          <w:rFonts w:ascii="HY신명조" w:eastAsia="HY신명조" w:hAnsi="바탕체" w:hint="eastAsia"/>
          <w:szCs w:val="20"/>
        </w:rPr>
        <w:t xml:space="preserve"> 조정하기 위한 산식을 말한다.</w:t>
      </w:r>
    </w:p>
    <w:p w:rsidR="0062404D" w:rsidRPr="00CB41C0" w:rsidRDefault="0062404D" w:rsidP="0062404D">
      <w:pPr>
        <w:spacing w:line="312" w:lineRule="auto"/>
        <w:rPr>
          <w:rFonts w:ascii="HY신명조" w:eastAsia="HY신명조" w:hAnsi="바탕체"/>
          <w:szCs w:val="20"/>
        </w:rPr>
      </w:pPr>
      <w:r w:rsidRPr="00CB41C0">
        <w:rPr>
          <w:rFonts w:ascii="HY신명조" w:eastAsia="HY신명조" w:hAnsi="바탕체" w:hint="eastAsia"/>
          <w:szCs w:val="20"/>
        </w:rPr>
        <w:t xml:space="preserve">9. “반영 </w:t>
      </w:r>
      <w:proofErr w:type="spellStart"/>
      <w:r w:rsidRPr="00CB41C0">
        <w:rPr>
          <w:rFonts w:ascii="HY신명조" w:eastAsia="HY신명조" w:hAnsi="바탕체" w:hint="eastAsia"/>
          <w:szCs w:val="20"/>
        </w:rPr>
        <w:t>비율”이란</w:t>
      </w:r>
      <w:proofErr w:type="spellEnd"/>
      <w:r w:rsidRPr="00CB41C0">
        <w:rPr>
          <w:rFonts w:ascii="HY신명조" w:eastAsia="HY신명조" w:hAnsi="바탕체" w:hint="eastAsia"/>
          <w:szCs w:val="20"/>
        </w:rPr>
        <w:t xml:space="preserve"> 주요 </w:t>
      </w:r>
      <w:r w:rsidR="009241BB" w:rsidRPr="00CB41C0">
        <w:rPr>
          <w:rFonts w:ascii="HY신명조" w:eastAsia="HY신명조" w:hAnsi="바탕체" w:hint="eastAsia"/>
          <w:szCs w:val="20"/>
        </w:rPr>
        <w:t>원재료</w:t>
      </w:r>
      <w:r w:rsidRPr="00CB41C0">
        <w:rPr>
          <w:rFonts w:ascii="HY신명조" w:eastAsia="HY신명조" w:hAnsi="바탕체" w:hint="eastAsia"/>
          <w:szCs w:val="20"/>
        </w:rPr>
        <w:t xml:space="preserve"> 가격 변동분이 </w:t>
      </w:r>
      <w:proofErr w:type="spellStart"/>
      <w:r w:rsidRPr="00CB41C0">
        <w:rPr>
          <w:rFonts w:ascii="HY신명조" w:eastAsia="HY신명조" w:hAnsi="바탕체" w:hint="eastAsia"/>
          <w:szCs w:val="20"/>
        </w:rPr>
        <w:t>하도급대금등의</w:t>
      </w:r>
      <w:proofErr w:type="spellEnd"/>
      <w:r w:rsidRPr="00CB41C0">
        <w:rPr>
          <w:rFonts w:ascii="HY신명조" w:eastAsia="HY신명조" w:hAnsi="바탕체" w:hint="eastAsia"/>
          <w:szCs w:val="20"/>
        </w:rPr>
        <w:t xml:space="preserve"> 조정에 반영되는 비율을 말한다.</w:t>
      </w:r>
    </w:p>
    <w:p w:rsidR="0062404D" w:rsidRPr="00CB41C0" w:rsidRDefault="0062404D" w:rsidP="0062404D">
      <w:pPr>
        <w:spacing w:line="312" w:lineRule="auto"/>
        <w:rPr>
          <w:rFonts w:ascii="HY신명조" w:eastAsia="HY신명조" w:hAnsi="바탕체"/>
          <w:szCs w:val="20"/>
        </w:rPr>
      </w:pPr>
      <w:r w:rsidRPr="00CB41C0">
        <w:rPr>
          <w:rFonts w:ascii="HY신명조" w:eastAsia="HY신명조" w:hAnsi="바탕체" w:hint="eastAsia"/>
          <w:szCs w:val="20"/>
        </w:rPr>
        <w:t xml:space="preserve">② 제1항에서 정한 용어 외의 용어의 뜻은 </w:t>
      </w:r>
      <w:r w:rsidRPr="00CB41C0">
        <w:rPr>
          <w:rFonts w:ascii="MS Mincho" w:eastAsia="MS Mincho" w:hAnsi="MS Mincho" w:cs="MS Mincho" w:hint="eastAsia"/>
          <w:szCs w:val="20"/>
        </w:rPr>
        <w:t>｢</w:t>
      </w:r>
      <w:r w:rsidRPr="00CB41C0">
        <w:rPr>
          <w:rFonts w:ascii="HY신명조" w:eastAsia="HY신명조" w:hAnsi="HY신명조" w:cs="HY신명조" w:hint="eastAsia"/>
          <w:szCs w:val="20"/>
        </w:rPr>
        <w:t>하도급</w:t>
      </w:r>
      <w:r w:rsidRPr="00CB41C0">
        <w:rPr>
          <w:rFonts w:ascii="HY신명조" w:eastAsia="HY신명조" w:hAnsi="바탕체" w:hint="eastAsia"/>
          <w:szCs w:val="20"/>
        </w:rPr>
        <w:t>거래 공정화에 관한 법률</w:t>
      </w:r>
      <w:r w:rsidRPr="00CB41C0">
        <w:rPr>
          <w:rFonts w:ascii="MS Mincho" w:eastAsia="MS Mincho" w:hAnsi="MS Mincho" w:cs="MS Mincho" w:hint="eastAsia"/>
          <w:szCs w:val="20"/>
        </w:rPr>
        <w:t>｣</w:t>
      </w:r>
      <w:r w:rsidR="00442ED7" w:rsidRPr="00CB41C0">
        <w:rPr>
          <w:rFonts w:ascii="HY신명조" w:eastAsia="HY신명조" w:hAnsi="MS Mincho" w:cs="MS Mincho" w:hint="eastAsia"/>
          <w:szCs w:val="20"/>
        </w:rPr>
        <w:t xml:space="preserve"> </w:t>
      </w:r>
      <w:r w:rsidRPr="00CB41C0">
        <w:rPr>
          <w:rFonts w:ascii="HY신명조" w:eastAsia="HY신명조" w:hAnsi="바탕체" w:hint="eastAsia"/>
          <w:szCs w:val="20"/>
        </w:rPr>
        <w:t xml:space="preserve">또는 </w:t>
      </w:r>
      <w:r w:rsidRPr="00CB41C0">
        <w:rPr>
          <w:rFonts w:ascii="MS Mincho" w:eastAsia="MS Mincho" w:hAnsi="MS Mincho" w:cs="MS Mincho" w:hint="eastAsia"/>
          <w:szCs w:val="20"/>
        </w:rPr>
        <w:t>｢</w:t>
      </w:r>
      <w:r w:rsidRPr="00CB41C0">
        <w:rPr>
          <w:rFonts w:ascii="HY신명조" w:eastAsia="HY신명조" w:hAnsi="HY신명조" w:cs="HY신명조" w:hint="eastAsia"/>
          <w:szCs w:val="20"/>
        </w:rPr>
        <w:t>대</w:t>
      </w:r>
      <w:r w:rsidRPr="00CB41C0">
        <w:rPr>
          <w:rFonts w:ascii="Times New Roman" w:eastAsia="HY신명조" w:hAnsi="Times New Roman" w:cs="Times New Roman"/>
          <w:szCs w:val="20"/>
        </w:rPr>
        <w:t>‧</w:t>
      </w:r>
      <w:r w:rsidRPr="00CB41C0">
        <w:rPr>
          <w:rFonts w:ascii="HY신명조" w:eastAsia="HY신명조" w:hAnsi="바탕체" w:hint="eastAsia"/>
          <w:szCs w:val="20"/>
        </w:rPr>
        <w:t xml:space="preserve">중소기업 상생협력 촉진에 관한 </w:t>
      </w:r>
      <w:proofErr w:type="spellStart"/>
      <w:r w:rsidRPr="00CB41C0">
        <w:rPr>
          <w:rFonts w:ascii="HY신명조" w:eastAsia="HY신명조" w:hAnsi="바탕체" w:hint="eastAsia"/>
          <w:szCs w:val="20"/>
        </w:rPr>
        <w:t>법률</w:t>
      </w:r>
      <w:r w:rsidRPr="00CB41C0">
        <w:rPr>
          <w:rFonts w:ascii="MS Mincho" w:eastAsia="MS Mincho" w:hAnsi="MS Mincho" w:cs="MS Mincho" w:hint="eastAsia"/>
          <w:szCs w:val="20"/>
        </w:rPr>
        <w:t>｣</w:t>
      </w:r>
      <w:r w:rsidRPr="00CB41C0">
        <w:rPr>
          <w:rFonts w:ascii="HY신명조" w:eastAsia="HY신명조" w:hAnsi="HY신명조" w:cs="HY신명조" w:hint="eastAsia"/>
          <w:szCs w:val="20"/>
        </w:rPr>
        <w:t>에</w:t>
      </w:r>
      <w:proofErr w:type="spellEnd"/>
      <w:r w:rsidRPr="00CB41C0">
        <w:rPr>
          <w:rFonts w:ascii="HY신명조" w:eastAsia="HY신명조" w:hAnsi="바탕체" w:hint="eastAsia"/>
          <w:szCs w:val="20"/>
        </w:rPr>
        <w:t xml:space="preserve"> 따른다.</w:t>
      </w:r>
    </w:p>
    <w:p w:rsidR="00442ED7" w:rsidRPr="00CB41C0" w:rsidRDefault="00442ED7" w:rsidP="0062404D">
      <w:pPr>
        <w:spacing w:line="312" w:lineRule="auto"/>
        <w:rPr>
          <w:rFonts w:ascii="HY신명조" w:eastAsia="HY신명조" w:hAnsi="바탕체"/>
          <w:szCs w:val="20"/>
        </w:rPr>
      </w:pPr>
    </w:p>
    <w:p w:rsidR="00442ED7" w:rsidRPr="00CB41C0" w:rsidRDefault="0062404D" w:rsidP="0062404D">
      <w:pPr>
        <w:spacing w:line="312" w:lineRule="auto"/>
        <w:rPr>
          <w:rFonts w:ascii="HY신명조" w:eastAsia="HY신명조" w:hAnsi="바탕체"/>
          <w:b/>
          <w:szCs w:val="20"/>
        </w:rPr>
      </w:pPr>
      <w:r w:rsidRPr="00CB41C0">
        <w:rPr>
          <w:rFonts w:ascii="HY신명조" w:eastAsia="HY신명조" w:hAnsi="바탕체" w:hint="eastAsia"/>
          <w:b/>
          <w:szCs w:val="20"/>
        </w:rPr>
        <w:t>제3조(</w:t>
      </w:r>
      <w:proofErr w:type="spellStart"/>
      <w:r w:rsidRPr="00CB41C0">
        <w:rPr>
          <w:rFonts w:ascii="HY신명조" w:eastAsia="HY신명조" w:hAnsi="바탕체" w:hint="eastAsia"/>
          <w:b/>
          <w:szCs w:val="20"/>
        </w:rPr>
        <w:t>하도급대금등</w:t>
      </w:r>
      <w:proofErr w:type="spellEnd"/>
      <w:r w:rsidRPr="00CB41C0">
        <w:rPr>
          <w:rFonts w:ascii="HY신명조" w:eastAsia="HY신명조" w:hAnsi="바탕체" w:hint="eastAsia"/>
          <w:b/>
          <w:szCs w:val="20"/>
        </w:rPr>
        <w:t xml:space="preserve"> 연동 대상 주요 </w:t>
      </w:r>
      <w:r w:rsidR="009241BB" w:rsidRPr="00CB41C0">
        <w:rPr>
          <w:rFonts w:ascii="HY신명조" w:eastAsia="HY신명조" w:hAnsi="바탕체" w:hint="eastAsia"/>
          <w:b/>
          <w:szCs w:val="20"/>
        </w:rPr>
        <w:t>원재료</w:t>
      </w:r>
      <w:r w:rsidRPr="00CB41C0">
        <w:rPr>
          <w:rFonts w:ascii="HY신명조" w:eastAsia="HY신명조" w:hAnsi="바탕체" w:hint="eastAsia"/>
          <w:b/>
          <w:szCs w:val="20"/>
        </w:rPr>
        <w:t xml:space="preserve">) </w:t>
      </w:r>
    </w:p>
    <w:p w:rsidR="0062404D" w:rsidRPr="00CB41C0" w:rsidRDefault="0062404D" w:rsidP="0062404D">
      <w:pPr>
        <w:spacing w:line="312" w:lineRule="auto"/>
        <w:rPr>
          <w:rFonts w:ascii="HY신명조" w:eastAsia="HY신명조" w:hAnsi="바탕체"/>
          <w:szCs w:val="20"/>
        </w:rPr>
      </w:pPr>
      <w:r w:rsidRPr="00CB41C0">
        <w:rPr>
          <w:rFonts w:ascii="HY신명조" w:eastAsia="HY신명조" w:hAnsi="바탕체" w:hint="eastAsia"/>
          <w:szCs w:val="20"/>
        </w:rPr>
        <w:t xml:space="preserve">이 계약에 따라 </w:t>
      </w:r>
      <w:proofErr w:type="spellStart"/>
      <w:r w:rsidRPr="00CB41C0">
        <w:rPr>
          <w:rFonts w:ascii="HY신명조" w:eastAsia="HY신명조" w:hAnsi="바탕체" w:hint="eastAsia"/>
          <w:szCs w:val="20"/>
        </w:rPr>
        <w:t>하도급대금등</w:t>
      </w:r>
      <w:proofErr w:type="spellEnd"/>
      <w:r w:rsidRPr="00CB41C0">
        <w:rPr>
          <w:rFonts w:ascii="HY신명조" w:eastAsia="HY신명조" w:hAnsi="바탕체" w:hint="eastAsia"/>
          <w:szCs w:val="20"/>
        </w:rPr>
        <w:t xml:space="preserve"> 연동대상 주요 </w:t>
      </w:r>
      <w:r w:rsidR="009241BB" w:rsidRPr="00CB41C0">
        <w:rPr>
          <w:rFonts w:ascii="HY신명조" w:eastAsia="HY신명조" w:hAnsi="바탕체" w:hint="eastAsia"/>
          <w:szCs w:val="20"/>
        </w:rPr>
        <w:t>원재료</w:t>
      </w:r>
      <w:r w:rsidRPr="00CB41C0">
        <w:rPr>
          <w:rFonts w:ascii="HY신명조" w:eastAsia="HY신명조" w:hAnsi="바탕체" w:hint="eastAsia"/>
          <w:szCs w:val="20"/>
        </w:rPr>
        <w:t xml:space="preserve">는 제2조제1항제2호에 따른 주요 </w:t>
      </w:r>
      <w:r w:rsidR="009241BB" w:rsidRPr="00CB41C0">
        <w:rPr>
          <w:rFonts w:ascii="HY신명조" w:eastAsia="HY신명조" w:hAnsi="바탕체" w:hint="eastAsia"/>
          <w:szCs w:val="20"/>
        </w:rPr>
        <w:t>원재료</w:t>
      </w:r>
      <w:r w:rsidRPr="00CB41C0">
        <w:rPr>
          <w:rFonts w:ascii="HY신명조" w:eastAsia="HY신명조" w:hAnsi="바탕체" w:hint="eastAsia"/>
          <w:szCs w:val="20"/>
        </w:rPr>
        <w:t xml:space="preserve">(이하 “연동 대상 주요 </w:t>
      </w:r>
      <w:proofErr w:type="spellStart"/>
      <w:r w:rsidR="009241BB" w:rsidRPr="00CB41C0">
        <w:rPr>
          <w:rFonts w:ascii="HY신명조" w:eastAsia="HY신명조" w:hAnsi="바탕체" w:hint="eastAsia"/>
          <w:szCs w:val="20"/>
        </w:rPr>
        <w:t>원재료</w:t>
      </w:r>
      <w:r w:rsidRPr="00CB41C0">
        <w:rPr>
          <w:rFonts w:ascii="HY신명조" w:eastAsia="HY신명조" w:hAnsi="바탕체" w:hint="eastAsia"/>
          <w:szCs w:val="20"/>
        </w:rPr>
        <w:t>”라</w:t>
      </w:r>
      <w:proofErr w:type="spellEnd"/>
      <w:r w:rsidRPr="00CB41C0">
        <w:rPr>
          <w:rFonts w:ascii="HY신명조" w:eastAsia="HY신명조" w:hAnsi="바탕체" w:hint="eastAsia"/>
          <w:szCs w:val="20"/>
        </w:rPr>
        <w:t xml:space="preserve"> 한다)로 한다.</w:t>
      </w:r>
    </w:p>
    <w:p w:rsidR="0055665F" w:rsidRPr="00CB41C0" w:rsidRDefault="0055665F" w:rsidP="0062404D">
      <w:pPr>
        <w:spacing w:line="312" w:lineRule="auto"/>
        <w:rPr>
          <w:rFonts w:ascii="HY신명조" w:eastAsia="HY신명조" w:hAnsi="바탕체"/>
          <w:szCs w:val="20"/>
        </w:rPr>
      </w:pPr>
    </w:p>
    <w:p w:rsidR="0055665F" w:rsidRPr="00CB41C0" w:rsidRDefault="0062404D" w:rsidP="0062404D">
      <w:pPr>
        <w:spacing w:line="312" w:lineRule="auto"/>
        <w:rPr>
          <w:rFonts w:ascii="HY신명조" w:eastAsia="HY신명조" w:hAnsi="바탕체"/>
          <w:b/>
          <w:szCs w:val="20"/>
        </w:rPr>
      </w:pPr>
      <w:r w:rsidRPr="00CB41C0">
        <w:rPr>
          <w:rFonts w:ascii="HY신명조" w:eastAsia="HY신명조" w:hAnsi="바탕체" w:hint="eastAsia"/>
          <w:b/>
          <w:szCs w:val="20"/>
        </w:rPr>
        <w:t>제4조(</w:t>
      </w:r>
      <w:proofErr w:type="spellStart"/>
      <w:r w:rsidRPr="00CB41C0">
        <w:rPr>
          <w:rFonts w:ascii="HY신명조" w:eastAsia="HY신명조" w:hAnsi="바탕체" w:hint="eastAsia"/>
          <w:b/>
          <w:szCs w:val="20"/>
        </w:rPr>
        <w:t>하도급대금등</w:t>
      </w:r>
      <w:proofErr w:type="spellEnd"/>
      <w:r w:rsidRPr="00CB41C0">
        <w:rPr>
          <w:rFonts w:ascii="HY신명조" w:eastAsia="HY신명조" w:hAnsi="바탕체" w:hint="eastAsia"/>
          <w:b/>
          <w:szCs w:val="20"/>
        </w:rPr>
        <w:t xml:space="preserve"> 연동 대상 주요 </w:t>
      </w:r>
      <w:r w:rsidR="009241BB" w:rsidRPr="00CB41C0">
        <w:rPr>
          <w:rFonts w:ascii="HY신명조" w:eastAsia="HY신명조" w:hAnsi="바탕체" w:hint="eastAsia"/>
          <w:b/>
          <w:szCs w:val="20"/>
        </w:rPr>
        <w:t>원재료</w:t>
      </w:r>
      <w:r w:rsidRPr="00CB41C0">
        <w:rPr>
          <w:rFonts w:ascii="HY신명조" w:eastAsia="HY신명조" w:hAnsi="바탕체" w:hint="eastAsia"/>
          <w:b/>
          <w:szCs w:val="20"/>
        </w:rPr>
        <w:t xml:space="preserve"> 가격의 기준지표) </w:t>
      </w:r>
    </w:p>
    <w:p w:rsidR="0062404D" w:rsidRPr="00CB41C0" w:rsidRDefault="0062404D" w:rsidP="0062404D">
      <w:pPr>
        <w:spacing w:line="312" w:lineRule="auto"/>
        <w:rPr>
          <w:rFonts w:ascii="HY신명조" w:eastAsia="HY신명조" w:hAnsi="바탕체"/>
          <w:szCs w:val="20"/>
        </w:rPr>
      </w:pPr>
      <w:r w:rsidRPr="00CB41C0">
        <w:rPr>
          <w:rFonts w:ascii="HY신명조" w:eastAsia="HY신명조" w:hAnsi="바탕체" w:hint="eastAsia"/>
          <w:szCs w:val="20"/>
        </w:rPr>
        <w:t xml:space="preserve">연동 대상 주요 </w:t>
      </w:r>
      <w:r w:rsidR="009241BB" w:rsidRPr="00CB41C0">
        <w:rPr>
          <w:rFonts w:ascii="HY신명조" w:eastAsia="HY신명조" w:hAnsi="바탕체" w:hint="eastAsia"/>
          <w:szCs w:val="20"/>
        </w:rPr>
        <w:t>원재료</w:t>
      </w:r>
      <w:r w:rsidRPr="00CB41C0">
        <w:rPr>
          <w:rFonts w:ascii="HY신명조" w:eastAsia="HY신명조" w:hAnsi="바탕체" w:hint="eastAsia"/>
          <w:szCs w:val="20"/>
        </w:rPr>
        <w:t xml:space="preserve"> 가격의 기준지표는 공신력 있는 기관이 주기적으로 고시하는 지표 또는</w:t>
      </w:r>
      <w:r w:rsidR="0055665F" w:rsidRPr="00CB41C0">
        <w:rPr>
          <w:rFonts w:ascii="HY신명조" w:eastAsia="HY신명조" w:hAnsi="바탕체" w:hint="eastAsia"/>
          <w:szCs w:val="20"/>
        </w:rPr>
        <w:t xml:space="preserve"> </w:t>
      </w:r>
      <w:r w:rsidRPr="00CB41C0">
        <w:rPr>
          <w:rFonts w:ascii="HY신명조" w:eastAsia="HY신명조" w:hAnsi="바탕체" w:hint="eastAsia"/>
          <w:szCs w:val="20"/>
        </w:rPr>
        <w:t>이에 준하는 지표로 한다. 다만, 이와 같은 지표를 사용하는 것이 적절하지 않거나</w:t>
      </w:r>
      <w:r w:rsidR="0055665F" w:rsidRPr="00CB41C0">
        <w:rPr>
          <w:rFonts w:ascii="HY신명조" w:eastAsia="HY신명조" w:hAnsi="바탕체" w:hint="eastAsia"/>
          <w:szCs w:val="20"/>
        </w:rPr>
        <w:t xml:space="preserve"> </w:t>
      </w:r>
      <w:r w:rsidRPr="00CB41C0">
        <w:rPr>
          <w:rFonts w:ascii="HY신명조" w:eastAsia="HY신명조" w:hAnsi="바탕체" w:hint="eastAsia"/>
          <w:szCs w:val="20"/>
        </w:rPr>
        <w:t>이에 해당하는 지표가 없는 경우에는 다음 각 호의 어느 하나에 따라 정할 수</w:t>
      </w:r>
      <w:r w:rsidR="0055665F" w:rsidRPr="00CB41C0">
        <w:rPr>
          <w:rFonts w:ascii="HY신명조" w:eastAsia="HY신명조" w:hAnsi="바탕체" w:hint="eastAsia"/>
          <w:szCs w:val="20"/>
        </w:rPr>
        <w:t xml:space="preserve"> </w:t>
      </w:r>
      <w:r w:rsidRPr="00CB41C0">
        <w:rPr>
          <w:rFonts w:ascii="HY신명조" w:eastAsia="HY신명조" w:hAnsi="바탕체" w:hint="eastAsia"/>
          <w:szCs w:val="20"/>
        </w:rPr>
        <w:t>있다.</w:t>
      </w:r>
    </w:p>
    <w:p w:rsidR="0062404D" w:rsidRPr="00CB41C0" w:rsidRDefault="0062404D" w:rsidP="0062404D">
      <w:pPr>
        <w:spacing w:line="312" w:lineRule="auto"/>
        <w:rPr>
          <w:rFonts w:ascii="HY신명조" w:eastAsia="HY신명조" w:hAnsi="바탕체"/>
          <w:szCs w:val="20"/>
        </w:rPr>
      </w:pPr>
      <w:r w:rsidRPr="00CB41C0">
        <w:rPr>
          <w:rFonts w:ascii="HY신명조" w:eastAsia="HY신명조" w:hAnsi="바탕체" w:hint="eastAsia"/>
          <w:szCs w:val="20"/>
        </w:rPr>
        <w:t xml:space="preserve">1. </w:t>
      </w:r>
      <w:r w:rsidR="009241BB" w:rsidRPr="00CB41C0">
        <w:rPr>
          <w:rFonts w:ascii="HY신명조" w:eastAsia="HY신명조" w:hAnsi="바탕체" w:hint="eastAsia"/>
          <w:szCs w:val="20"/>
        </w:rPr>
        <w:t>원재료</w:t>
      </w:r>
      <w:r w:rsidRPr="00CB41C0">
        <w:rPr>
          <w:rFonts w:ascii="HY신명조" w:eastAsia="HY신명조" w:hAnsi="바탕체" w:hint="eastAsia"/>
          <w:szCs w:val="20"/>
        </w:rPr>
        <w:t xml:space="preserve">의 판매자가 </w:t>
      </w:r>
      <w:proofErr w:type="spellStart"/>
      <w:r w:rsidRPr="00CB41C0">
        <w:rPr>
          <w:rFonts w:ascii="HY신명조" w:eastAsia="HY신명조" w:hAnsi="바탕체" w:hint="eastAsia"/>
          <w:szCs w:val="20"/>
        </w:rPr>
        <w:t>수급사업자등에게</w:t>
      </w:r>
      <w:proofErr w:type="spellEnd"/>
      <w:r w:rsidRPr="00CB41C0">
        <w:rPr>
          <w:rFonts w:ascii="HY신명조" w:eastAsia="HY신명조" w:hAnsi="바탕체" w:hint="eastAsia"/>
          <w:szCs w:val="20"/>
        </w:rPr>
        <w:t xml:space="preserve"> 판매한 연동 대상 주요 </w:t>
      </w:r>
      <w:r w:rsidR="009241BB" w:rsidRPr="00CB41C0">
        <w:rPr>
          <w:rFonts w:ascii="HY신명조" w:eastAsia="HY신명조" w:hAnsi="바탕체" w:hint="eastAsia"/>
          <w:szCs w:val="20"/>
        </w:rPr>
        <w:t>원재료</w:t>
      </w:r>
      <w:r w:rsidRPr="00CB41C0">
        <w:rPr>
          <w:rFonts w:ascii="HY신명조" w:eastAsia="HY신명조" w:hAnsi="바탕체" w:hint="eastAsia"/>
          <w:szCs w:val="20"/>
        </w:rPr>
        <w:t xml:space="preserve">의 가격으로서 </w:t>
      </w:r>
      <w:proofErr w:type="spellStart"/>
      <w:r w:rsidRPr="00CB41C0">
        <w:rPr>
          <w:rFonts w:ascii="HY신명조" w:eastAsia="HY신명조" w:hAnsi="바탕체" w:hint="eastAsia"/>
          <w:szCs w:val="20"/>
        </w:rPr>
        <w:t>원사업자등이</w:t>
      </w:r>
      <w:proofErr w:type="spellEnd"/>
      <w:r w:rsidRPr="00CB41C0">
        <w:rPr>
          <w:rFonts w:ascii="HY신명조" w:eastAsia="HY신명조" w:hAnsi="바탕체" w:hint="eastAsia"/>
          <w:szCs w:val="20"/>
        </w:rPr>
        <w:t xml:space="preserve"> 확인할 수 있는 가격</w:t>
      </w:r>
    </w:p>
    <w:p w:rsidR="0062404D" w:rsidRPr="00CB41C0" w:rsidRDefault="0062404D" w:rsidP="0062404D">
      <w:pPr>
        <w:spacing w:line="312" w:lineRule="auto"/>
        <w:rPr>
          <w:rFonts w:ascii="HY신명조" w:eastAsia="HY신명조" w:hAnsi="바탕체"/>
          <w:szCs w:val="20"/>
        </w:rPr>
      </w:pPr>
      <w:r w:rsidRPr="00CB41C0">
        <w:rPr>
          <w:rFonts w:ascii="HY신명조" w:eastAsia="HY신명조" w:hAnsi="바탕체" w:hint="eastAsia"/>
          <w:szCs w:val="20"/>
        </w:rPr>
        <w:t xml:space="preserve">2. </w:t>
      </w:r>
      <w:proofErr w:type="spellStart"/>
      <w:r w:rsidRPr="00CB41C0">
        <w:rPr>
          <w:rFonts w:ascii="HY신명조" w:eastAsia="HY신명조" w:hAnsi="바탕체" w:hint="eastAsia"/>
          <w:szCs w:val="20"/>
        </w:rPr>
        <w:t>원사업자등이</w:t>
      </w:r>
      <w:proofErr w:type="spellEnd"/>
      <w:r w:rsidRPr="00CB41C0">
        <w:rPr>
          <w:rFonts w:ascii="HY신명조" w:eastAsia="HY신명조" w:hAnsi="바탕체" w:hint="eastAsia"/>
          <w:szCs w:val="20"/>
        </w:rPr>
        <w:t xml:space="preserve"> 연동 대상 주요 </w:t>
      </w:r>
      <w:r w:rsidR="009241BB" w:rsidRPr="00CB41C0">
        <w:rPr>
          <w:rFonts w:ascii="HY신명조" w:eastAsia="HY신명조" w:hAnsi="바탕체" w:hint="eastAsia"/>
          <w:szCs w:val="20"/>
        </w:rPr>
        <w:t>원재료</w:t>
      </w:r>
      <w:r w:rsidRPr="00CB41C0">
        <w:rPr>
          <w:rFonts w:ascii="HY신명조" w:eastAsia="HY신명조" w:hAnsi="바탕체" w:hint="eastAsia"/>
          <w:szCs w:val="20"/>
        </w:rPr>
        <w:t xml:space="preserve">의 판매자와 직접 협상한 가격 또는 </w:t>
      </w:r>
      <w:proofErr w:type="spellStart"/>
      <w:r w:rsidRPr="00CB41C0">
        <w:rPr>
          <w:rFonts w:ascii="HY신명조" w:eastAsia="HY신명조" w:hAnsi="바탕체" w:hint="eastAsia"/>
          <w:szCs w:val="20"/>
        </w:rPr>
        <w:t>원사업자등이</w:t>
      </w:r>
      <w:proofErr w:type="spellEnd"/>
      <w:r w:rsidRPr="00CB41C0">
        <w:rPr>
          <w:rFonts w:ascii="HY신명조" w:eastAsia="HY신명조" w:hAnsi="바탕체" w:hint="eastAsia"/>
          <w:szCs w:val="20"/>
        </w:rPr>
        <w:t xml:space="preserve"> </w:t>
      </w:r>
      <w:proofErr w:type="spellStart"/>
      <w:r w:rsidRPr="00CB41C0">
        <w:rPr>
          <w:rFonts w:ascii="HY신명조" w:eastAsia="HY신명조" w:hAnsi="바탕체" w:hint="eastAsia"/>
          <w:szCs w:val="20"/>
        </w:rPr>
        <w:t>수급사업자등에</w:t>
      </w:r>
      <w:proofErr w:type="spellEnd"/>
      <w:r w:rsidRPr="00CB41C0">
        <w:rPr>
          <w:rFonts w:ascii="HY신명조" w:eastAsia="HY신명조" w:hAnsi="바탕체" w:hint="eastAsia"/>
          <w:szCs w:val="20"/>
        </w:rPr>
        <w:t xml:space="preserve"> 판매한 가격</w:t>
      </w:r>
    </w:p>
    <w:p w:rsidR="0062404D" w:rsidRPr="00CB41C0" w:rsidRDefault="0062404D" w:rsidP="0062404D">
      <w:pPr>
        <w:spacing w:line="312" w:lineRule="auto"/>
        <w:rPr>
          <w:rFonts w:ascii="HY신명조" w:eastAsia="HY신명조" w:hAnsi="바탕체"/>
          <w:szCs w:val="20"/>
        </w:rPr>
      </w:pPr>
      <w:r w:rsidRPr="00CB41C0">
        <w:rPr>
          <w:rFonts w:ascii="HY신명조" w:eastAsia="HY신명조" w:hAnsi="바탕체" w:hint="eastAsia"/>
          <w:szCs w:val="20"/>
        </w:rPr>
        <w:t xml:space="preserve">3. 그 밖에 관련 자료를 바탕으로 </w:t>
      </w:r>
      <w:proofErr w:type="spellStart"/>
      <w:r w:rsidRPr="00CB41C0">
        <w:rPr>
          <w:rFonts w:ascii="HY신명조" w:eastAsia="HY신명조" w:hAnsi="바탕체" w:hint="eastAsia"/>
          <w:szCs w:val="20"/>
        </w:rPr>
        <w:t>원사업자등과</w:t>
      </w:r>
      <w:proofErr w:type="spellEnd"/>
      <w:r w:rsidRPr="00CB41C0">
        <w:rPr>
          <w:rFonts w:ascii="HY신명조" w:eastAsia="HY신명조" w:hAnsi="바탕체" w:hint="eastAsia"/>
          <w:szCs w:val="20"/>
        </w:rPr>
        <w:t xml:space="preserve"> </w:t>
      </w:r>
      <w:proofErr w:type="spellStart"/>
      <w:r w:rsidRPr="00CB41C0">
        <w:rPr>
          <w:rFonts w:ascii="HY신명조" w:eastAsia="HY신명조" w:hAnsi="바탕체" w:hint="eastAsia"/>
          <w:szCs w:val="20"/>
        </w:rPr>
        <w:t>수급사업자등이</w:t>
      </w:r>
      <w:proofErr w:type="spellEnd"/>
      <w:r w:rsidRPr="00CB41C0">
        <w:rPr>
          <w:rFonts w:ascii="HY신명조" w:eastAsia="HY신명조" w:hAnsi="바탕체" w:hint="eastAsia"/>
          <w:szCs w:val="20"/>
        </w:rPr>
        <w:t xml:space="preserve"> 합의하여 정한</w:t>
      </w:r>
      <w:r w:rsidR="009043CF" w:rsidRPr="00CB41C0">
        <w:rPr>
          <w:rFonts w:ascii="HY신명조" w:eastAsia="HY신명조" w:hAnsi="바탕체" w:hint="eastAsia"/>
          <w:szCs w:val="20"/>
        </w:rPr>
        <w:t xml:space="preserve"> </w:t>
      </w:r>
      <w:r w:rsidRPr="00CB41C0">
        <w:rPr>
          <w:rFonts w:ascii="HY신명조" w:eastAsia="HY신명조" w:hAnsi="바탕체" w:hint="eastAsia"/>
          <w:szCs w:val="20"/>
        </w:rPr>
        <w:t>가격</w:t>
      </w:r>
    </w:p>
    <w:p w:rsidR="009043CF" w:rsidRPr="00CB41C0" w:rsidRDefault="009043CF" w:rsidP="0062404D">
      <w:pPr>
        <w:spacing w:line="312" w:lineRule="auto"/>
        <w:rPr>
          <w:rFonts w:ascii="HY신명조" w:eastAsia="HY신명조" w:hAnsi="바탕체"/>
          <w:szCs w:val="20"/>
        </w:rPr>
      </w:pPr>
    </w:p>
    <w:p w:rsidR="009043CF" w:rsidRPr="00CB41C0" w:rsidRDefault="0062404D" w:rsidP="0062404D">
      <w:pPr>
        <w:spacing w:line="312" w:lineRule="auto"/>
        <w:rPr>
          <w:rFonts w:ascii="HY신명조" w:eastAsia="HY신명조" w:hAnsi="바탕체"/>
          <w:b/>
          <w:szCs w:val="20"/>
        </w:rPr>
      </w:pPr>
      <w:r w:rsidRPr="00CB41C0">
        <w:rPr>
          <w:rFonts w:ascii="HY신명조" w:eastAsia="HY신명조" w:hAnsi="바탕체" w:hint="eastAsia"/>
          <w:b/>
          <w:szCs w:val="20"/>
        </w:rPr>
        <w:t>제5조(</w:t>
      </w:r>
      <w:r w:rsidRPr="00CB41C0">
        <w:rPr>
          <w:rFonts w:ascii="MS Mincho" w:eastAsia="MS Mincho" w:hAnsi="MS Mincho" w:cs="MS Mincho" w:hint="eastAsia"/>
          <w:b/>
          <w:szCs w:val="20"/>
        </w:rPr>
        <w:t>｢</w:t>
      </w:r>
      <w:proofErr w:type="spellStart"/>
      <w:r w:rsidRPr="00CB41C0">
        <w:rPr>
          <w:rFonts w:ascii="HY신명조" w:eastAsia="HY신명조" w:hAnsi="HY신명조" w:cs="HY신명조" w:hint="eastAsia"/>
          <w:b/>
          <w:szCs w:val="20"/>
        </w:rPr>
        <w:t>하도급대금등</w:t>
      </w:r>
      <w:proofErr w:type="spellEnd"/>
      <w:r w:rsidRPr="00CB41C0">
        <w:rPr>
          <w:rFonts w:ascii="HY신명조" w:eastAsia="HY신명조" w:hAnsi="바탕체" w:hint="eastAsia"/>
          <w:b/>
          <w:szCs w:val="20"/>
        </w:rPr>
        <w:t xml:space="preserve"> </w:t>
      </w:r>
      <w:proofErr w:type="spellStart"/>
      <w:r w:rsidRPr="00CB41C0">
        <w:rPr>
          <w:rFonts w:ascii="HY신명조" w:eastAsia="HY신명조" w:hAnsi="바탕체" w:hint="eastAsia"/>
          <w:b/>
          <w:szCs w:val="20"/>
        </w:rPr>
        <w:t>연동표</w:t>
      </w:r>
      <w:r w:rsidRPr="00CB41C0">
        <w:rPr>
          <w:rFonts w:ascii="MS Mincho" w:eastAsia="MS Mincho" w:hAnsi="MS Mincho" w:cs="MS Mincho" w:hint="eastAsia"/>
          <w:b/>
          <w:szCs w:val="20"/>
        </w:rPr>
        <w:t>｣</w:t>
      </w:r>
      <w:r w:rsidRPr="00CB41C0">
        <w:rPr>
          <w:rFonts w:ascii="HY신명조" w:eastAsia="HY신명조" w:hAnsi="HY신명조" w:cs="HY신명조" w:hint="eastAsia"/>
          <w:b/>
          <w:szCs w:val="20"/>
        </w:rPr>
        <w:t>의</w:t>
      </w:r>
      <w:proofErr w:type="spellEnd"/>
      <w:r w:rsidRPr="00CB41C0">
        <w:rPr>
          <w:rFonts w:ascii="HY신명조" w:eastAsia="HY신명조" w:hAnsi="바탕체" w:hint="eastAsia"/>
          <w:b/>
          <w:szCs w:val="20"/>
        </w:rPr>
        <w:t xml:space="preserve"> 작성) </w:t>
      </w:r>
    </w:p>
    <w:p w:rsidR="0062404D" w:rsidRPr="00CB41C0" w:rsidRDefault="0062404D" w:rsidP="0062404D">
      <w:pPr>
        <w:spacing w:line="312" w:lineRule="auto"/>
        <w:rPr>
          <w:rFonts w:ascii="HY신명조" w:eastAsia="HY신명조" w:hAnsi="바탕체"/>
          <w:szCs w:val="20"/>
        </w:rPr>
      </w:pPr>
      <w:r w:rsidRPr="00CB41C0">
        <w:rPr>
          <w:rFonts w:ascii="HY신명조" w:eastAsia="HY신명조" w:hAnsi="바탕체" w:hint="eastAsia"/>
          <w:szCs w:val="20"/>
        </w:rPr>
        <w:t xml:space="preserve">① </w:t>
      </w:r>
      <w:proofErr w:type="spellStart"/>
      <w:r w:rsidRPr="00CB41C0">
        <w:rPr>
          <w:rFonts w:ascii="HY신명조" w:eastAsia="HY신명조" w:hAnsi="바탕체" w:hint="eastAsia"/>
          <w:szCs w:val="20"/>
        </w:rPr>
        <w:t>원사업자등은</w:t>
      </w:r>
      <w:proofErr w:type="spellEnd"/>
      <w:r w:rsidRPr="00CB41C0">
        <w:rPr>
          <w:rFonts w:ascii="HY신명조" w:eastAsia="HY신명조" w:hAnsi="바탕체" w:hint="eastAsia"/>
          <w:szCs w:val="20"/>
        </w:rPr>
        <w:t xml:space="preserve"> </w:t>
      </w:r>
      <w:proofErr w:type="spellStart"/>
      <w:r w:rsidRPr="00CB41C0">
        <w:rPr>
          <w:rFonts w:ascii="HY신명조" w:eastAsia="HY신명조" w:hAnsi="바탕체" w:hint="eastAsia"/>
          <w:szCs w:val="20"/>
        </w:rPr>
        <w:t>수급사업자등과</w:t>
      </w:r>
      <w:proofErr w:type="spellEnd"/>
      <w:r w:rsidRPr="00CB41C0">
        <w:rPr>
          <w:rFonts w:ascii="HY신명조" w:eastAsia="HY신명조" w:hAnsi="바탕체" w:hint="eastAsia"/>
          <w:szCs w:val="20"/>
        </w:rPr>
        <w:t xml:space="preserve"> 합의하여 【첨부 1】 </w:t>
      </w:r>
      <w:r w:rsidRPr="00CB41C0">
        <w:rPr>
          <w:rFonts w:ascii="MS Mincho" w:eastAsia="MS Mincho" w:hAnsi="MS Mincho" w:cs="MS Mincho" w:hint="eastAsia"/>
          <w:szCs w:val="20"/>
        </w:rPr>
        <w:t>｢</w:t>
      </w:r>
      <w:proofErr w:type="spellStart"/>
      <w:r w:rsidRPr="00CB41C0">
        <w:rPr>
          <w:rFonts w:ascii="HY신명조" w:eastAsia="HY신명조" w:hAnsi="HY신명조" w:cs="HY신명조" w:hint="eastAsia"/>
          <w:szCs w:val="20"/>
        </w:rPr>
        <w:t>하도급대금등</w:t>
      </w:r>
      <w:proofErr w:type="spellEnd"/>
      <w:r w:rsidRPr="00CB41C0">
        <w:rPr>
          <w:rFonts w:ascii="HY신명조" w:eastAsia="HY신명조" w:hAnsi="바탕체" w:hint="eastAsia"/>
          <w:szCs w:val="20"/>
        </w:rPr>
        <w:t xml:space="preserve"> </w:t>
      </w:r>
      <w:proofErr w:type="spellStart"/>
      <w:r w:rsidRPr="00CB41C0">
        <w:rPr>
          <w:rFonts w:ascii="HY신명조" w:eastAsia="HY신명조" w:hAnsi="바탕체" w:hint="eastAsia"/>
          <w:szCs w:val="20"/>
        </w:rPr>
        <w:t>연동표</w:t>
      </w:r>
      <w:proofErr w:type="spellEnd"/>
      <w:r w:rsidRPr="00CB41C0">
        <w:rPr>
          <w:rFonts w:ascii="MS Mincho" w:eastAsia="MS Mincho" w:hAnsi="MS Mincho" w:cs="MS Mincho" w:hint="eastAsia"/>
          <w:szCs w:val="20"/>
        </w:rPr>
        <w:t>｣</w:t>
      </w:r>
      <w:r w:rsidRPr="00CB41C0">
        <w:rPr>
          <w:rFonts w:ascii="HY신명조" w:eastAsia="HY신명조" w:hAnsi="바탕체" w:hint="eastAsia"/>
          <w:szCs w:val="20"/>
        </w:rPr>
        <w:t>(이하 “</w:t>
      </w:r>
      <w:r w:rsidRPr="00CB41C0">
        <w:rPr>
          <w:rFonts w:ascii="MS Mincho" w:eastAsia="MS Mincho" w:hAnsi="MS Mincho" w:cs="MS Mincho" w:hint="eastAsia"/>
          <w:szCs w:val="20"/>
        </w:rPr>
        <w:t>｢</w:t>
      </w:r>
      <w:proofErr w:type="spellStart"/>
      <w:r w:rsidRPr="00CB41C0">
        <w:rPr>
          <w:rFonts w:ascii="HY신명조" w:eastAsia="HY신명조" w:hAnsi="HY신명조" w:cs="HY신명조" w:hint="eastAsia"/>
          <w:szCs w:val="20"/>
        </w:rPr>
        <w:t>하도급대금등</w:t>
      </w:r>
      <w:proofErr w:type="spellEnd"/>
      <w:r w:rsidRPr="00CB41C0">
        <w:rPr>
          <w:rFonts w:ascii="HY신명조" w:eastAsia="HY신명조" w:hAnsi="바탕체" w:hint="eastAsia"/>
          <w:szCs w:val="20"/>
        </w:rPr>
        <w:t xml:space="preserve"> </w:t>
      </w:r>
      <w:proofErr w:type="spellStart"/>
      <w:r w:rsidRPr="00CB41C0">
        <w:rPr>
          <w:rFonts w:ascii="HY신명조" w:eastAsia="HY신명조" w:hAnsi="바탕체" w:hint="eastAsia"/>
          <w:szCs w:val="20"/>
        </w:rPr>
        <w:t>연동표</w:t>
      </w:r>
      <w:proofErr w:type="spellEnd"/>
      <w:r w:rsidRPr="00CB41C0">
        <w:rPr>
          <w:rFonts w:ascii="MS Mincho" w:eastAsia="MS Mincho" w:hAnsi="MS Mincho" w:cs="MS Mincho" w:hint="eastAsia"/>
          <w:szCs w:val="20"/>
        </w:rPr>
        <w:t>｣</w:t>
      </w:r>
      <w:r w:rsidRPr="00CB41C0">
        <w:rPr>
          <w:rFonts w:ascii="HY신명조" w:eastAsia="HY신명조" w:hAnsi="HY신명조" w:cs="HY신명조" w:hint="eastAsia"/>
          <w:szCs w:val="20"/>
        </w:rPr>
        <w:t>”라</w:t>
      </w:r>
      <w:r w:rsidRPr="00CB41C0">
        <w:rPr>
          <w:rFonts w:ascii="HY신명조" w:eastAsia="HY신명조" w:hAnsi="바탕체" w:hint="eastAsia"/>
          <w:szCs w:val="20"/>
        </w:rPr>
        <w:t xml:space="preserve"> 한다)의 각 기재사항을 적는다.</w:t>
      </w:r>
    </w:p>
    <w:p w:rsidR="0062404D" w:rsidRPr="00CB41C0" w:rsidRDefault="0062404D" w:rsidP="0062404D">
      <w:pPr>
        <w:spacing w:line="312" w:lineRule="auto"/>
        <w:rPr>
          <w:rFonts w:ascii="HY신명조" w:eastAsia="HY신명조" w:hAnsi="바탕체"/>
          <w:szCs w:val="20"/>
        </w:rPr>
      </w:pPr>
      <w:r w:rsidRPr="00CB41C0">
        <w:rPr>
          <w:rFonts w:ascii="HY신명조" w:eastAsia="HY신명조" w:hAnsi="바탕체" w:hint="eastAsia"/>
          <w:szCs w:val="20"/>
        </w:rPr>
        <w:t xml:space="preserve">② </w:t>
      </w:r>
      <w:proofErr w:type="spellStart"/>
      <w:r w:rsidRPr="00CB41C0">
        <w:rPr>
          <w:rFonts w:ascii="HY신명조" w:eastAsia="HY신명조" w:hAnsi="바탕체" w:hint="eastAsia"/>
          <w:szCs w:val="20"/>
        </w:rPr>
        <w:t>원사업자등</w:t>
      </w:r>
      <w:proofErr w:type="spellEnd"/>
      <w:r w:rsidRPr="00CB41C0">
        <w:rPr>
          <w:rFonts w:ascii="HY신명조" w:eastAsia="HY신명조" w:hAnsi="바탕체" w:hint="eastAsia"/>
          <w:szCs w:val="20"/>
        </w:rPr>
        <w:t xml:space="preserve"> 또는 </w:t>
      </w:r>
      <w:proofErr w:type="spellStart"/>
      <w:r w:rsidRPr="00CB41C0">
        <w:rPr>
          <w:rFonts w:ascii="HY신명조" w:eastAsia="HY신명조" w:hAnsi="바탕체" w:hint="eastAsia"/>
          <w:szCs w:val="20"/>
        </w:rPr>
        <w:t>수급사업자등은</w:t>
      </w:r>
      <w:proofErr w:type="spellEnd"/>
      <w:r w:rsidRPr="00CB41C0">
        <w:rPr>
          <w:rFonts w:ascii="HY신명조" w:eastAsia="HY신명조" w:hAnsi="바탕체" w:hint="eastAsia"/>
          <w:szCs w:val="20"/>
        </w:rPr>
        <w:t xml:space="preserve"> </w:t>
      </w:r>
      <w:r w:rsidRPr="00CB41C0">
        <w:rPr>
          <w:rFonts w:ascii="MS Mincho" w:eastAsia="MS Mincho" w:hAnsi="MS Mincho" w:cs="MS Mincho" w:hint="eastAsia"/>
          <w:szCs w:val="20"/>
        </w:rPr>
        <w:t>｢</w:t>
      </w:r>
      <w:proofErr w:type="spellStart"/>
      <w:r w:rsidRPr="00CB41C0">
        <w:rPr>
          <w:rFonts w:ascii="HY신명조" w:eastAsia="HY신명조" w:hAnsi="HY신명조" w:cs="HY신명조" w:hint="eastAsia"/>
          <w:szCs w:val="20"/>
        </w:rPr>
        <w:t>하도급대금등</w:t>
      </w:r>
      <w:proofErr w:type="spellEnd"/>
      <w:r w:rsidRPr="00CB41C0">
        <w:rPr>
          <w:rFonts w:ascii="HY신명조" w:eastAsia="HY신명조" w:hAnsi="바탕체" w:hint="eastAsia"/>
          <w:szCs w:val="20"/>
        </w:rPr>
        <w:t xml:space="preserve"> </w:t>
      </w:r>
      <w:proofErr w:type="spellStart"/>
      <w:r w:rsidRPr="00CB41C0">
        <w:rPr>
          <w:rFonts w:ascii="HY신명조" w:eastAsia="HY신명조" w:hAnsi="바탕체" w:hint="eastAsia"/>
          <w:szCs w:val="20"/>
        </w:rPr>
        <w:t>연동표</w:t>
      </w:r>
      <w:r w:rsidRPr="00CB41C0">
        <w:rPr>
          <w:rFonts w:ascii="MS Mincho" w:eastAsia="MS Mincho" w:hAnsi="MS Mincho" w:cs="MS Mincho" w:hint="eastAsia"/>
          <w:szCs w:val="20"/>
        </w:rPr>
        <w:t>｣</w:t>
      </w:r>
      <w:r w:rsidRPr="00CB41C0">
        <w:rPr>
          <w:rFonts w:ascii="HY신명조" w:eastAsia="HY신명조" w:hAnsi="HY신명조" w:cs="HY신명조" w:hint="eastAsia"/>
          <w:szCs w:val="20"/>
        </w:rPr>
        <w:t>의</w:t>
      </w:r>
      <w:proofErr w:type="spellEnd"/>
      <w:r w:rsidRPr="00CB41C0">
        <w:rPr>
          <w:rFonts w:ascii="HY신명조" w:eastAsia="HY신명조" w:hAnsi="바탕체" w:hint="eastAsia"/>
          <w:szCs w:val="20"/>
        </w:rPr>
        <w:t xml:space="preserve"> 각 기재사항과</w:t>
      </w:r>
      <w:r w:rsidR="009043CF" w:rsidRPr="00CB41C0">
        <w:rPr>
          <w:rFonts w:ascii="HY신명조" w:eastAsia="HY신명조" w:hAnsi="바탕체" w:hint="eastAsia"/>
          <w:szCs w:val="20"/>
        </w:rPr>
        <w:t xml:space="preserve"> </w:t>
      </w:r>
      <w:r w:rsidRPr="00CB41C0">
        <w:rPr>
          <w:rFonts w:ascii="HY신명조" w:eastAsia="HY신명조" w:hAnsi="바탕체" w:hint="eastAsia"/>
          <w:szCs w:val="20"/>
        </w:rPr>
        <w:t>관련하여 내용을 증빙할 수 있는 자료를 제공할 것을 상대방에게 요청할 수</w:t>
      </w:r>
      <w:r w:rsidR="009043CF" w:rsidRPr="00CB41C0">
        <w:rPr>
          <w:rFonts w:ascii="HY신명조" w:eastAsia="HY신명조" w:hAnsi="바탕체" w:hint="eastAsia"/>
          <w:szCs w:val="20"/>
        </w:rPr>
        <w:t xml:space="preserve"> </w:t>
      </w:r>
      <w:r w:rsidRPr="00CB41C0">
        <w:rPr>
          <w:rFonts w:ascii="HY신명조" w:eastAsia="HY신명조" w:hAnsi="바탕체" w:hint="eastAsia"/>
          <w:szCs w:val="20"/>
        </w:rPr>
        <w:t xml:space="preserve">있으며, 이때 요청하는 자료는 </w:t>
      </w:r>
      <w:r w:rsidRPr="00CB41C0">
        <w:rPr>
          <w:rFonts w:ascii="MS Mincho" w:eastAsia="MS Mincho" w:hAnsi="MS Mincho" w:cs="MS Mincho" w:hint="eastAsia"/>
          <w:szCs w:val="20"/>
        </w:rPr>
        <w:t>｢</w:t>
      </w:r>
      <w:proofErr w:type="spellStart"/>
      <w:r w:rsidRPr="00CB41C0">
        <w:rPr>
          <w:rFonts w:ascii="HY신명조" w:eastAsia="HY신명조" w:hAnsi="HY신명조" w:cs="HY신명조" w:hint="eastAsia"/>
          <w:szCs w:val="20"/>
        </w:rPr>
        <w:t>하도급대금등</w:t>
      </w:r>
      <w:proofErr w:type="spellEnd"/>
      <w:r w:rsidRPr="00CB41C0">
        <w:rPr>
          <w:rFonts w:ascii="HY신명조" w:eastAsia="HY신명조" w:hAnsi="바탕체" w:hint="eastAsia"/>
          <w:szCs w:val="20"/>
        </w:rPr>
        <w:t xml:space="preserve"> </w:t>
      </w:r>
      <w:proofErr w:type="spellStart"/>
      <w:r w:rsidRPr="00CB41C0">
        <w:rPr>
          <w:rFonts w:ascii="HY신명조" w:eastAsia="HY신명조" w:hAnsi="바탕체" w:hint="eastAsia"/>
          <w:szCs w:val="20"/>
        </w:rPr>
        <w:t>연동표</w:t>
      </w:r>
      <w:proofErr w:type="spellEnd"/>
      <w:r w:rsidRPr="00CB41C0">
        <w:rPr>
          <w:rFonts w:ascii="MS Mincho" w:eastAsia="MS Mincho" w:hAnsi="MS Mincho" w:cs="MS Mincho" w:hint="eastAsia"/>
          <w:szCs w:val="20"/>
        </w:rPr>
        <w:t>｣</w:t>
      </w:r>
      <w:r w:rsidRPr="00CB41C0">
        <w:rPr>
          <w:rFonts w:ascii="HY신명조" w:eastAsia="HY신명조" w:hAnsi="바탕체" w:hint="eastAsia"/>
          <w:szCs w:val="20"/>
        </w:rPr>
        <w:t xml:space="preserve"> 작성을 위해 필요한</w:t>
      </w:r>
      <w:r w:rsidR="009043CF" w:rsidRPr="00CB41C0">
        <w:rPr>
          <w:rFonts w:ascii="HY신명조" w:eastAsia="HY신명조" w:hAnsi="바탕체" w:hint="eastAsia"/>
          <w:szCs w:val="20"/>
        </w:rPr>
        <w:t xml:space="preserve"> </w:t>
      </w:r>
      <w:r w:rsidRPr="00CB41C0">
        <w:rPr>
          <w:rFonts w:ascii="HY신명조" w:eastAsia="HY신명조" w:hAnsi="바탕체" w:hint="eastAsia"/>
          <w:szCs w:val="20"/>
        </w:rPr>
        <w:t>최소한의 자료에 한한다.</w:t>
      </w:r>
    </w:p>
    <w:p w:rsidR="00AA74E7" w:rsidRPr="00CB41C0" w:rsidRDefault="0062404D" w:rsidP="0062404D">
      <w:pPr>
        <w:spacing w:line="312" w:lineRule="auto"/>
        <w:rPr>
          <w:rFonts w:ascii="HY신명조" w:eastAsia="HY신명조" w:hAnsi="바탕체"/>
          <w:szCs w:val="20"/>
        </w:rPr>
      </w:pPr>
      <w:r w:rsidRPr="00CB41C0">
        <w:rPr>
          <w:rFonts w:ascii="HY신명조" w:eastAsia="HY신명조" w:hAnsi="바탕체" w:hint="eastAsia"/>
          <w:szCs w:val="20"/>
        </w:rPr>
        <w:t>③ 제2항의 요청을 받은 상대방은 해당 자료를 성실하게 제공하여야 하며, 자료를</w:t>
      </w:r>
      <w:r w:rsidR="009043CF" w:rsidRPr="00CB41C0">
        <w:rPr>
          <w:rFonts w:ascii="HY신명조" w:eastAsia="HY신명조" w:hAnsi="바탕체" w:hint="eastAsia"/>
          <w:szCs w:val="20"/>
        </w:rPr>
        <w:t xml:space="preserve"> </w:t>
      </w:r>
      <w:r w:rsidRPr="00CB41C0">
        <w:rPr>
          <w:rFonts w:ascii="HY신명조" w:eastAsia="HY신명조" w:hAnsi="바탕체" w:hint="eastAsia"/>
          <w:szCs w:val="20"/>
        </w:rPr>
        <w:t>제공받은 당사자는 해당 자료를 이 계약의 목적 외로 사용하지 아니한다.</w:t>
      </w:r>
    </w:p>
    <w:p w:rsidR="00256A3D" w:rsidRPr="00CB41C0" w:rsidRDefault="00256A3D" w:rsidP="0062404D">
      <w:pPr>
        <w:spacing w:line="312" w:lineRule="auto"/>
        <w:rPr>
          <w:rFonts w:ascii="HY신명조" w:eastAsia="HY신명조" w:hAnsi="바탕체"/>
          <w:szCs w:val="20"/>
        </w:rPr>
      </w:pPr>
    </w:p>
    <w:p w:rsidR="00256A3D" w:rsidRPr="00CB41C0" w:rsidRDefault="00256A3D" w:rsidP="00256A3D">
      <w:pPr>
        <w:spacing w:line="312" w:lineRule="auto"/>
        <w:rPr>
          <w:rFonts w:ascii="HY신명조" w:eastAsia="HY신명조" w:hAnsi="바탕체"/>
          <w:b/>
          <w:szCs w:val="20"/>
        </w:rPr>
      </w:pPr>
      <w:r w:rsidRPr="00CB41C0">
        <w:rPr>
          <w:rFonts w:ascii="HY신명조" w:eastAsia="HY신명조" w:hAnsi="바탕체" w:hint="eastAsia"/>
          <w:b/>
          <w:szCs w:val="20"/>
        </w:rPr>
        <w:lastRenderedPageBreak/>
        <w:t>제6조(</w:t>
      </w:r>
      <w:proofErr w:type="spellStart"/>
      <w:r w:rsidRPr="00CB41C0">
        <w:rPr>
          <w:rFonts w:ascii="HY신명조" w:eastAsia="HY신명조" w:hAnsi="바탕체" w:hint="eastAsia"/>
          <w:b/>
          <w:szCs w:val="20"/>
        </w:rPr>
        <w:t>하도급대금등</w:t>
      </w:r>
      <w:proofErr w:type="spellEnd"/>
      <w:r w:rsidRPr="00CB41C0">
        <w:rPr>
          <w:rFonts w:ascii="HY신명조" w:eastAsia="HY신명조" w:hAnsi="바탕체" w:hint="eastAsia"/>
          <w:b/>
          <w:szCs w:val="20"/>
        </w:rPr>
        <w:t xml:space="preserve"> 연동 절차) </w:t>
      </w:r>
    </w:p>
    <w:p w:rsidR="00256A3D" w:rsidRPr="00CB41C0" w:rsidRDefault="00256A3D" w:rsidP="00256A3D">
      <w:pPr>
        <w:spacing w:line="312" w:lineRule="auto"/>
        <w:rPr>
          <w:rFonts w:ascii="HY신명조" w:eastAsia="HY신명조" w:hAnsi="바탕체"/>
          <w:szCs w:val="20"/>
        </w:rPr>
      </w:pPr>
      <w:r w:rsidRPr="00CB41C0">
        <w:rPr>
          <w:rFonts w:ascii="HY신명조" w:eastAsia="HY신명조" w:hAnsi="바탕체" w:hint="eastAsia"/>
          <w:szCs w:val="20"/>
        </w:rPr>
        <w:t xml:space="preserve">① </w:t>
      </w:r>
      <w:proofErr w:type="spellStart"/>
      <w:r w:rsidRPr="00CB41C0">
        <w:rPr>
          <w:rFonts w:ascii="HY신명조" w:eastAsia="HY신명조" w:hAnsi="바탕체" w:hint="eastAsia"/>
          <w:szCs w:val="20"/>
        </w:rPr>
        <w:t>원사업자등과</w:t>
      </w:r>
      <w:proofErr w:type="spellEnd"/>
      <w:r w:rsidRPr="00CB41C0">
        <w:rPr>
          <w:rFonts w:ascii="HY신명조" w:eastAsia="HY신명조" w:hAnsi="바탕체" w:hint="eastAsia"/>
          <w:szCs w:val="20"/>
        </w:rPr>
        <w:t xml:space="preserve"> </w:t>
      </w:r>
      <w:proofErr w:type="spellStart"/>
      <w:r w:rsidRPr="00CB41C0">
        <w:rPr>
          <w:rFonts w:ascii="HY신명조" w:eastAsia="HY신명조" w:hAnsi="바탕체" w:hint="eastAsia"/>
          <w:szCs w:val="20"/>
        </w:rPr>
        <w:t>수급사업자등은</w:t>
      </w:r>
      <w:proofErr w:type="spellEnd"/>
      <w:r w:rsidRPr="00CB41C0">
        <w:rPr>
          <w:rFonts w:ascii="HY신명조" w:eastAsia="HY신명조" w:hAnsi="바탕체" w:hint="eastAsia"/>
          <w:szCs w:val="20"/>
        </w:rPr>
        <w:t xml:space="preserve"> </w:t>
      </w:r>
      <w:r w:rsidRPr="00CB41C0">
        <w:rPr>
          <w:rFonts w:ascii="MS Mincho" w:eastAsia="MS Mincho" w:hAnsi="MS Mincho" w:cs="MS Mincho" w:hint="eastAsia"/>
          <w:szCs w:val="20"/>
        </w:rPr>
        <w:t>｢</w:t>
      </w:r>
      <w:proofErr w:type="spellStart"/>
      <w:r w:rsidRPr="00CB41C0">
        <w:rPr>
          <w:rFonts w:ascii="HY신명조" w:eastAsia="HY신명조" w:hAnsi="HY신명조" w:cs="HY신명조" w:hint="eastAsia"/>
          <w:szCs w:val="20"/>
        </w:rPr>
        <w:t>하도급대금등</w:t>
      </w:r>
      <w:proofErr w:type="spellEnd"/>
      <w:r w:rsidRPr="00CB41C0">
        <w:rPr>
          <w:rFonts w:ascii="HY신명조" w:eastAsia="HY신명조" w:hAnsi="HY신명조" w:cs="HY신명조" w:hint="eastAsia"/>
          <w:szCs w:val="20"/>
        </w:rPr>
        <w:t xml:space="preserve"> </w:t>
      </w:r>
      <w:proofErr w:type="spellStart"/>
      <w:r w:rsidRPr="00CB41C0">
        <w:rPr>
          <w:rFonts w:ascii="HY신명조" w:eastAsia="HY신명조" w:hAnsi="바탕체" w:hint="eastAsia"/>
          <w:szCs w:val="20"/>
        </w:rPr>
        <w:t>연동표</w:t>
      </w:r>
      <w:r w:rsidRPr="00CB41C0">
        <w:rPr>
          <w:rFonts w:ascii="MS Mincho" w:eastAsia="MS Mincho" w:hAnsi="MS Mincho" w:cs="MS Mincho" w:hint="eastAsia"/>
          <w:szCs w:val="20"/>
        </w:rPr>
        <w:t>｣</w:t>
      </w:r>
      <w:r w:rsidRPr="00CB41C0">
        <w:rPr>
          <w:rFonts w:ascii="HY신명조" w:eastAsia="HY신명조" w:hAnsi="HY신명조" w:cs="HY신명조" w:hint="eastAsia"/>
          <w:szCs w:val="20"/>
        </w:rPr>
        <w:t>에</w:t>
      </w:r>
      <w:proofErr w:type="spellEnd"/>
      <w:r w:rsidRPr="00CB41C0">
        <w:rPr>
          <w:rFonts w:ascii="HY신명조" w:eastAsia="HY신명조" w:hAnsi="바탕체" w:hint="eastAsia"/>
          <w:szCs w:val="20"/>
        </w:rPr>
        <w:t xml:space="preserve"> 따라 조정일마다 연동 대상 주요 </w:t>
      </w:r>
      <w:r w:rsidR="009241BB" w:rsidRPr="00CB41C0">
        <w:rPr>
          <w:rFonts w:ascii="HY신명조" w:eastAsia="HY신명조" w:hAnsi="바탕체" w:hint="eastAsia"/>
          <w:szCs w:val="20"/>
        </w:rPr>
        <w:t>원재료</w:t>
      </w:r>
      <w:r w:rsidRPr="00CB41C0">
        <w:rPr>
          <w:rFonts w:ascii="HY신명조" w:eastAsia="HY신명조" w:hAnsi="바탕체" w:hint="eastAsia"/>
          <w:szCs w:val="20"/>
        </w:rPr>
        <w:t xml:space="preserve"> 가격의 기준시점 대비 비교 시점의 변동률을 확인하고, 그 변동률이 조정요건을 충족하는 경우 </w:t>
      </w:r>
      <w:proofErr w:type="spellStart"/>
      <w:r w:rsidRPr="00CB41C0">
        <w:rPr>
          <w:rFonts w:ascii="HY신명조" w:eastAsia="HY신명조" w:hAnsi="바탕체" w:hint="eastAsia"/>
          <w:szCs w:val="20"/>
        </w:rPr>
        <w:t>하도급대금등</w:t>
      </w:r>
      <w:proofErr w:type="spellEnd"/>
      <w:r w:rsidRPr="00CB41C0">
        <w:rPr>
          <w:rFonts w:ascii="HY신명조" w:eastAsia="HY신명조" w:hAnsi="바탕체" w:hint="eastAsia"/>
          <w:szCs w:val="20"/>
        </w:rPr>
        <w:t xml:space="preserve"> 연동 산식에 따라 조정될 </w:t>
      </w:r>
      <w:proofErr w:type="spellStart"/>
      <w:r w:rsidRPr="00CB41C0">
        <w:rPr>
          <w:rFonts w:ascii="HY신명조" w:eastAsia="HY신명조" w:hAnsi="바탕체" w:hint="eastAsia"/>
          <w:szCs w:val="20"/>
        </w:rPr>
        <w:t>하도급대금등을</w:t>
      </w:r>
      <w:proofErr w:type="spellEnd"/>
      <w:r w:rsidRPr="00CB41C0">
        <w:rPr>
          <w:rFonts w:ascii="HY신명조" w:eastAsia="HY신명조" w:hAnsi="바탕체" w:hint="eastAsia"/>
          <w:szCs w:val="20"/>
        </w:rPr>
        <w:t xml:space="preserve"> 산출한다.</w:t>
      </w:r>
    </w:p>
    <w:p w:rsidR="00256A3D" w:rsidRPr="00CB41C0" w:rsidRDefault="00256A3D" w:rsidP="00256A3D">
      <w:pPr>
        <w:spacing w:line="312" w:lineRule="auto"/>
        <w:rPr>
          <w:rFonts w:ascii="HY신명조" w:eastAsia="HY신명조" w:hAnsi="바탕체"/>
          <w:szCs w:val="20"/>
        </w:rPr>
      </w:pPr>
      <w:r w:rsidRPr="00CB41C0">
        <w:rPr>
          <w:rFonts w:ascii="HY신명조" w:eastAsia="HY신명조" w:hAnsi="바탕체" w:hint="eastAsia"/>
          <w:szCs w:val="20"/>
        </w:rPr>
        <w:t xml:space="preserve">② </w:t>
      </w:r>
      <w:proofErr w:type="spellStart"/>
      <w:r w:rsidRPr="00CB41C0">
        <w:rPr>
          <w:rFonts w:ascii="HY신명조" w:eastAsia="HY신명조" w:hAnsi="바탕체" w:hint="eastAsia"/>
          <w:szCs w:val="20"/>
        </w:rPr>
        <w:t>원사업자등은</w:t>
      </w:r>
      <w:proofErr w:type="spellEnd"/>
      <w:r w:rsidRPr="00CB41C0">
        <w:rPr>
          <w:rFonts w:ascii="HY신명조" w:eastAsia="HY신명조" w:hAnsi="바탕체" w:hint="eastAsia"/>
          <w:szCs w:val="20"/>
        </w:rPr>
        <w:t xml:space="preserve"> 제1항에 따라 산출된 금액을 기준으로 </w:t>
      </w:r>
      <w:proofErr w:type="spellStart"/>
      <w:r w:rsidRPr="00CB41C0">
        <w:rPr>
          <w:rFonts w:ascii="HY신명조" w:eastAsia="HY신명조" w:hAnsi="바탕체" w:hint="eastAsia"/>
          <w:szCs w:val="20"/>
        </w:rPr>
        <w:t>하도급대금등을</w:t>
      </w:r>
      <w:proofErr w:type="spellEnd"/>
      <w:r w:rsidRPr="00CB41C0">
        <w:rPr>
          <w:rFonts w:ascii="HY신명조" w:eastAsia="HY신명조" w:hAnsi="바탕체" w:hint="eastAsia"/>
          <w:szCs w:val="20"/>
        </w:rPr>
        <w:t xml:space="preserve"> 조정한다.</w:t>
      </w:r>
    </w:p>
    <w:p w:rsidR="00256A3D" w:rsidRPr="00CB41C0" w:rsidRDefault="00256A3D" w:rsidP="00256A3D">
      <w:pPr>
        <w:spacing w:line="312" w:lineRule="auto"/>
        <w:rPr>
          <w:rFonts w:ascii="HY신명조" w:eastAsia="HY신명조" w:hAnsi="바탕체"/>
          <w:szCs w:val="20"/>
        </w:rPr>
      </w:pPr>
      <w:r w:rsidRPr="00CB41C0">
        <w:rPr>
          <w:rFonts w:ascii="HY신명조" w:eastAsia="HY신명조" w:hAnsi="바탕체" w:hint="eastAsia"/>
          <w:szCs w:val="20"/>
        </w:rPr>
        <w:t xml:space="preserve">③ </w:t>
      </w:r>
      <w:proofErr w:type="spellStart"/>
      <w:r w:rsidRPr="00CB41C0">
        <w:rPr>
          <w:rFonts w:ascii="HY신명조" w:eastAsia="HY신명조" w:hAnsi="바탕체" w:hint="eastAsia"/>
          <w:szCs w:val="20"/>
        </w:rPr>
        <w:t>원사업자등과</w:t>
      </w:r>
      <w:proofErr w:type="spellEnd"/>
      <w:r w:rsidRPr="00CB41C0">
        <w:rPr>
          <w:rFonts w:ascii="HY신명조" w:eastAsia="HY신명조" w:hAnsi="바탕체" w:hint="eastAsia"/>
          <w:szCs w:val="20"/>
        </w:rPr>
        <w:t xml:space="preserve"> </w:t>
      </w:r>
      <w:proofErr w:type="spellStart"/>
      <w:r w:rsidRPr="00CB41C0">
        <w:rPr>
          <w:rFonts w:ascii="HY신명조" w:eastAsia="HY신명조" w:hAnsi="바탕체" w:hint="eastAsia"/>
          <w:szCs w:val="20"/>
        </w:rPr>
        <w:t>수급사업자등은</w:t>
      </w:r>
      <w:proofErr w:type="spellEnd"/>
      <w:r w:rsidRPr="00CB41C0">
        <w:rPr>
          <w:rFonts w:ascii="HY신명조" w:eastAsia="HY신명조" w:hAnsi="바탕체" w:hint="eastAsia"/>
          <w:szCs w:val="20"/>
        </w:rPr>
        <w:t xml:space="preserve"> 제2항에 따라 </w:t>
      </w:r>
      <w:proofErr w:type="spellStart"/>
      <w:r w:rsidRPr="00CB41C0">
        <w:rPr>
          <w:rFonts w:ascii="HY신명조" w:eastAsia="HY신명조" w:hAnsi="바탕체" w:hint="eastAsia"/>
          <w:szCs w:val="20"/>
        </w:rPr>
        <w:t>하도급대금등이</w:t>
      </w:r>
      <w:proofErr w:type="spellEnd"/>
      <w:r w:rsidRPr="00CB41C0">
        <w:rPr>
          <w:rFonts w:ascii="HY신명조" w:eastAsia="HY신명조" w:hAnsi="바탕체" w:hint="eastAsia"/>
          <w:szCs w:val="20"/>
        </w:rPr>
        <w:t xml:space="preserve"> 조정된 경우, 조정대금 반영일, 비교시점의 연동 대상 주요 </w:t>
      </w:r>
      <w:r w:rsidR="009241BB" w:rsidRPr="00CB41C0">
        <w:rPr>
          <w:rFonts w:ascii="HY신명조" w:eastAsia="HY신명조" w:hAnsi="바탕체" w:hint="eastAsia"/>
          <w:szCs w:val="20"/>
        </w:rPr>
        <w:t>원재료</w:t>
      </w:r>
      <w:r w:rsidRPr="00CB41C0">
        <w:rPr>
          <w:rFonts w:ascii="HY신명조" w:eastAsia="HY신명조" w:hAnsi="바탕체" w:hint="eastAsia"/>
          <w:szCs w:val="20"/>
        </w:rPr>
        <w:t xml:space="preserve"> 기준가격 및 조정된 하도급 </w:t>
      </w:r>
      <w:proofErr w:type="spellStart"/>
      <w:r w:rsidRPr="00CB41C0">
        <w:rPr>
          <w:rFonts w:ascii="HY신명조" w:eastAsia="HY신명조" w:hAnsi="바탕체" w:hint="eastAsia"/>
          <w:szCs w:val="20"/>
        </w:rPr>
        <w:t>대금등을</w:t>
      </w:r>
      <w:proofErr w:type="spellEnd"/>
      <w:r w:rsidRPr="00CB41C0">
        <w:rPr>
          <w:rFonts w:ascii="HY신명조" w:eastAsia="HY신명조" w:hAnsi="바탕체" w:hint="eastAsia"/>
          <w:szCs w:val="20"/>
        </w:rPr>
        <w:t xml:space="preserve"> 【첨부 2】 </w:t>
      </w:r>
      <w:r w:rsidRPr="00CB41C0">
        <w:rPr>
          <w:rFonts w:ascii="MS Mincho" w:eastAsia="MS Mincho" w:hAnsi="MS Mincho" w:cs="MS Mincho" w:hint="eastAsia"/>
          <w:szCs w:val="20"/>
        </w:rPr>
        <w:t>｢</w:t>
      </w:r>
      <w:proofErr w:type="spellStart"/>
      <w:r w:rsidRPr="00CB41C0">
        <w:rPr>
          <w:rFonts w:ascii="HY신명조" w:eastAsia="HY신명조" w:hAnsi="HY신명조" w:cs="HY신명조" w:hint="eastAsia"/>
          <w:szCs w:val="20"/>
        </w:rPr>
        <w:t>하도급대금등</w:t>
      </w:r>
      <w:proofErr w:type="spellEnd"/>
      <w:r w:rsidRPr="00CB41C0">
        <w:rPr>
          <w:rFonts w:ascii="HY신명조" w:eastAsia="HY신명조" w:hAnsi="바탕체" w:hint="eastAsia"/>
          <w:szCs w:val="20"/>
        </w:rPr>
        <w:t xml:space="preserve"> 변동표</w:t>
      </w:r>
      <w:r w:rsidRPr="00CB41C0">
        <w:rPr>
          <w:rFonts w:ascii="MS Mincho" w:eastAsia="MS Mincho" w:hAnsi="MS Mincho" w:cs="MS Mincho" w:hint="eastAsia"/>
          <w:szCs w:val="20"/>
        </w:rPr>
        <w:t>｣</w:t>
      </w:r>
      <w:r w:rsidRPr="00CB41C0">
        <w:rPr>
          <w:rFonts w:ascii="HY신명조" w:eastAsia="HY신명조" w:hAnsi="바탕체" w:hint="eastAsia"/>
          <w:szCs w:val="20"/>
        </w:rPr>
        <w:t>(이하 “</w:t>
      </w:r>
      <w:r w:rsidRPr="00CB41C0">
        <w:rPr>
          <w:rFonts w:ascii="MS Mincho" w:eastAsia="MS Mincho" w:hAnsi="MS Mincho" w:cs="MS Mincho" w:hint="eastAsia"/>
          <w:szCs w:val="20"/>
        </w:rPr>
        <w:t>｢</w:t>
      </w:r>
      <w:proofErr w:type="spellStart"/>
      <w:r w:rsidRPr="00CB41C0">
        <w:rPr>
          <w:rFonts w:ascii="HY신명조" w:eastAsia="HY신명조" w:hAnsi="HY신명조" w:cs="HY신명조" w:hint="eastAsia"/>
          <w:szCs w:val="20"/>
        </w:rPr>
        <w:t>하도급대금등</w:t>
      </w:r>
      <w:proofErr w:type="spellEnd"/>
      <w:r w:rsidRPr="00CB41C0">
        <w:rPr>
          <w:rFonts w:ascii="HY신명조" w:eastAsia="HY신명조" w:hAnsi="바탕체" w:hint="eastAsia"/>
          <w:szCs w:val="20"/>
        </w:rPr>
        <w:t xml:space="preserve"> </w:t>
      </w:r>
      <w:proofErr w:type="spellStart"/>
      <w:r w:rsidRPr="00CB41C0">
        <w:rPr>
          <w:rFonts w:ascii="HY신명조" w:eastAsia="HY신명조" w:hAnsi="바탕체" w:hint="eastAsia"/>
          <w:szCs w:val="20"/>
        </w:rPr>
        <w:t>변동표</w:t>
      </w:r>
      <w:r w:rsidRPr="00CB41C0">
        <w:rPr>
          <w:rFonts w:ascii="MS Mincho" w:eastAsia="MS Mincho" w:hAnsi="MS Mincho" w:cs="MS Mincho" w:hint="eastAsia"/>
          <w:szCs w:val="20"/>
        </w:rPr>
        <w:t>｣</w:t>
      </w:r>
      <w:r w:rsidRPr="00CB41C0">
        <w:rPr>
          <w:rFonts w:ascii="HY신명조" w:eastAsia="HY신명조" w:hAnsi="HY신명조" w:cs="HY신명조" w:hint="eastAsia"/>
          <w:szCs w:val="20"/>
        </w:rPr>
        <w:t>”</w:t>
      </w:r>
      <w:r w:rsidRPr="00CB41C0">
        <w:rPr>
          <w:rFonts w:ascii="HY신명조" w:eastAsia="HY신명조" w:hAnsi="바탕체" w:hint="eastAsia"/>
          <w:szCs w:val="20"/>
        </w:rPr>
        <w:t>라</w:t>
      </w:r>
      <w:proofErr w:type="spellEnd"/>
      <w:r w:rsidRPr="00CB41C0">
        <w:rPr>
          <w:rFonts w:ascii="HY신명조" w:eastAsia="HY신명조" w:hAnsi="바탕체" w:hint="eastAsia"/>
          <w:szCs w:val="20"/>
        </w:rPr>
        <w:t xml:space="preserve"> 한다)에 기재하고 서명(</w:t>
      </w:r>
      <w:r w:rsidRPr="00CB41C0">
        <w:rPr>
          <w:rFonts w:ascii="MS Mincho" w:eastAsia="MS Mincho" w:hAnsi="MS Mincho" w:cs="MS Mincho" w:hint="eastAsia"/>
          <w:szCs w:val="20"/>
        </w:rPr>
        <w:t>｢</w:t>
      </w:r>
      <w:r w:rsidRPr="00CB41C0">
        <w:rPr>
          <w:rFonts w:ascii="HY신명조" w:eastAsia="HY신명조" w:hAnsi="HY신명조" w:cs="HY신명조" w:hint="eastAsia"/>
          <w:szCs w:val="20"/>
        </w:rPr>
        <w:t>전자서명법</w:t>
      </w:r>
      <w:r w:rsidRPr="00CB41C0">
        <w:rPr>
          <w:rFonts w:ascii="MS Mincho" w:eastAsia="MS Mincho" w:hAnsi="MS Mincho" w:cs="MS Mincho" w:hint="eastAsia"/>
          <w:szCs w:val="20"/>
        </w:rPr>
        <w:t>｣</w:t>
      </w:r>
      <w:r w:rsidRPr="00CB41C0">
        <w:rPr>
          <w:rFonts w:ascii="HY신명조" w:eastAsia="HY신명조" w:hAnsi="바탕체" w:hint="eastAsia"/>
          <w:szCs w:val="20"/>
        </w:rPr>
        <w:t xml:space="preserve"> 제2조 제2호에 따른 전자서명을 포함한다) 또는 </w:t>
      </w:r>
      <w:proofErr w:type="spellStart"/>
      <w:r w:rsidRPr="00CB41C0">
        <w:rPr>
          <w:rFonts w:ascii="HY신명조" w:eastAsia="HY신명조" w:hAnsi="바탕체" w:hint="eastAsia"/>
          <w:szCs w:val="20"/>
        </w:rPr>
        <w:t>기명날인한다</w:t>
      </w:r>
      <w:proofErr w:type="spellEnd"/>
      <w:r w:rsidRPr="00CB41C0">
        <w:rPr>
          <w:rFonts w:ascii="HY신명조" w:eastAsia="HY신명조" w:hAnsi="바탕체" w:hint="eastAsia"/>
          <w:szCs w:val="20"/>
        </w:rPr>
        <w:t>.</w:t>
      </w:r>
    </w:p>
    <w:p w:rsidR="00256A3D" w:rsidRPr="00CB41C0" w:rsidRDefault="00256A3D" w:rsidP="00256A3D">
      <w:pPr>
        <w:spacing w:line="312" w:lineRule="auto"/>
        <w:rPr>
          <w:rFonts w:ascii="HY신명조" w:eastAsia="HY신명조" w:hAnsi="바탕체"/>
          <w:szCs w:val="20"/>
        </w:rPr>
      </w:pPr>
      <w:r w:rsidRPr="00CB41C0">
        <w:rPr>
          <w:rFonts w:ascii="HY신명조" w:eastAsia="HY신명조" w:hAnsi="바탕체" w:hint="eastAsia"/>
          <w:szCs w:val="20"/>
        </w:rPr>
        <w:t xml:space="preserve">④ </w:t>
      </w:r>
      <w:proofErr w:type="spellStart"/>
      <w:r w:rsidRPr="00CB41C0">
        <w:rPr>
          <w:rFonts w:ascii="HY신명조" w:eastAsia="HY신명조" w:hAnsi="바탕체" w:hint="eastAsia"/>
          <w:szCs w:val="20"/>
        </w:rPr>
        <w:t>원사업자등은</w:t>
      </w:r>
      <w:proofErr w:type="spellEnd"/>
      <w:r w:rsidRPr="00CB41C0">
        <w:rPr>
          <w:rFonts w:ascii="HY신명조" w:eastAsia="HY신명조" w:hAnsi="바탕체" w:hint="eastAsia"/>
          <w:szCs w:val="20"/>
        </w:rPr>
        <w:t xml:space="preserve"> 조정대금 반영일 이후에 납품되는 </w:t>
      </w:r>
      <w:proofErr w:type="spellStart"/>
      <w:r w:rsidRPr="00CB41C0">
        <w:rPr>
          <w:rFonts w:ascii="HY신명조" w:eastAsia="HY신명조" w:hAnsi="바탕체" w:hint="eastAsia"/>
          <w:szCs w:val="20"/>
        </w:rPr>
        <w:t>목적물등에</w:t>
      </w:r>
      <w:proofErr w:type="spellEnd"/>
      <w:r w:rsidRPr="00CB41C0">
        <w:rPr>
          <w:rFonts w:ascii="HY신명조" w:eastAsia="HY신명조" w:hAnsi="바탕체" w:hint="eastAsia"/>
          <w:szCs w:val="20"/>
        </w:rPr>
        <w:t xml:space="preserve"> 대하여 제2항에 따라 조정된 금액을 기준으로 </w:t>
      </w:r>
      <w:proofErr w:type="spellStart"/>
      <w:r w:rsidRPr="00CB41C0">
        <w:rPr>
          <w:rFonts w:ascii="HY신명조" w:eastAsia="HY신명조" w:hAnsi="바탕체" w:hint="eastAsia"/>
          <w:szCs w:val="20"/>
        </w:rPr>
        <w:t>하도급대금등을</w:t>
      </w:r>
      <w:proofErr w:type="spellEnd"/>
      <w:r w:rsidRPr="00CB41C0">
        <w:rPr>
          <w:rFonts w:ascii="HY신명조" w:eastAsia="HY신명조" w:hAnsi="바탕체" w:hint="eastAsia"/>
          <w:szCs w:val="20"/>
        </w:rPr>
        <w:t xml:space="preserve"> 지급한다.</w:t>
      </w:r>
    </w:p>
    <w:p w:rsidR="00256A3D" w:rsidRPr="00CB41C0" w:rsidRDefault="00256A3D" w:rsidP="00256A3D">
      <w:pPr>
        <w:spacing w:line="312" w:lineRule="auto"/>
        <w:rPr>
          <w:rFonts w:ascii="HY신명조" w:eastAsia="HY신명조" w:hAnsi="바탕체"/>
          <w:szCs w:val="20"/>
        </w:rPr>
      </w:pPr>
      <w:r w:rsidRPr="00CB41C0">
        <w:rPr>
          <w:rFonts w:ascii="HY신명조" w:eastAsia="HY신명조" w:hAnsi="바탕체" w:hint="eastAsia"/>
          <w:szCs w:val="20"/>
        </w:rPr>
        <w:t xml:space="preserve">⑤ 제1항부터 제4항까지는 </w:t>
      </w:r>
      <w:proofErr w:type="spellStart"/>
      <w:r w:rsidRPr="00CB41C0">
        <w:rPr>
          <w:rFonts w:ascii="HY신명조" w:eastAsia="HY신명조" w:hAnsi="바탕체" w:hint="eastAsia"/>
          <w:szCs w:val="20"/>
        </w:rPr>
        <w:t>수급사업자등의</w:t>
      </w:r>
      <w:proofErr w:type="spellEnd"/>
      <w:r w:rsidRPr="00CB41C0">
        <w:rPr>
          <w:rFonts w:ascii="HY신명조" w:eastAsia="HY신명조" w:hAnsi="바탕체" w:hint="eastAsia"/>
          <w:szCs w:val="20"/>
        </w:rPr>
        <w:t xml:space="preserve"> 책임 있는 사유로 이행이 지연되어 조정대금 반영일 이후에 이행된 부분에 대해서는 적용하지 아니한다.</w:t>
      </w:r>
    </w:p>
    <w:p w:rsidR="00256A3D" w:rsidRPr="00CB41C0" w:rsidRDefault="00256A3D" w:rsidP="00256A3D">
      <w:pPr>
        <w:spacing w:line="312" w:lineRule="auto"/>
        <w:rPr>
          <w:rFonts w:ascii="HY신명조" w:eastAsia="HY신명조" w:hAnsi="바탕체"/>
          <w:szCs w:val="20"/>
        </w:rPr>
      </w:pPr>
    </w:p>
    <w:p w:rsidR="00256A3D" w:rsidRPr="00CB41C0" w:rsidRDefault="00256A3D" w:rsidP="00256A3D">
      <w:pPr>
        <w:spacing w:line="312" w:lineRule="auto"/>
        <w:rPr>
          <w:rFonts w:ascii="HY신명조" w:eastAsia="HY신명조" w:hAnsi="바탕체"/>
          <w:b/>
          <w:szCs w:val="20"/>
        </w:rPr>
      </w:pPr>
      <w:r w:rsidRPr="00CB41C0">
        <w:rPr>
          <w:rFonts w:ascii="HY신명조" w:eastAsia="HY신명조" w:hAnsi="바탕체" w:hint="eastAsia"/>
          <w:b/>
          <w:szCs w:val="20"/>
        </w:rPr>
        <w:t xml:space="preserve">제7조(해석 등) </w:t>
      </w:r>
    </w:p>
    <w:p w:rsidR="00256A3D" w:rsidRPr="00CB41C0" w:rsidRDefault="00256A3D" w:rsidP="00256A3D">
      <w:pPr>
        <w:spacing w:line="312" w:lineRule="auto"/>
        <w:rPr>
          <w:rFonts w:ascii="HY신명조" w:eastAsia="HY신명조" w:hAnsi="바탕체"/>
          <w:szCs w:val="20"/>
        </w:rPr>
      </w:pPr>
      <w:r w:rsidRPr="00CB41C0">
        <w:rPr>
          <w:rFonts w:ascii="HY신명조" w:eastAsia="HY신명조" w:hAnsi="바탕체" w:hint="eastAsia"/>
          <w:szCs w:val="20"/>
        </w:rPr>
        <w:t xml:space="preserve">① 이 계약은 </w:t>
      </w:r>
      <w:r w:rsidRPr="00CB41C0">
        <w:rPr>
          <w:rFonts w:ascii="MS Mincho" w:eastAsia="MS Mincho" w:hAnsi="MS Mincho" w:cs="MS Mincho" w:hint="eastAsia"/>
          <w:szCs w:val="20"/>
        </w:rPr>
        <w:t>｢</w:t>
      </w:r>
      <w:r w:rsidRPr="00CB41C0">
        <w:rPr>
          <w:rFonts w:ascii="HY신명조" w:eastAsia="HY신명조" w:hAnsi="HY신명조" w:cs="HY신명조" w:hint="eastAsia"/>
          <w:szCs w:val="20"/>
        </w:rPr>
        <w:t>하도급거래</w:t>
      </w:r>
      <w:r w:rsidRPr="00CB41C0">
        <w:rPr>
          <w:rFonts w:ascii="HY신명조" w:eastAsia="HY신명조" w:hAnsi="바탕체" w:hint="eastAsia"/>
          <w:szCs w:val="20"/>
        </w:rPr>
        <w:t xml:space="preserve"> 공정화에 관한 법률</w:t>
      </w:r>
      <w:r w:rsidRPr="00CB41C0">
        <w:rPr>
          <w:rFonts w:ascii="MS Mincho" w:eastAsia="MS Mincho" w:hAnsi="MS Mincho" w:cs="MS Mincho" w:hint="eastAsia"/>
          <w:szCs w:val="20"/>
        </w:rPr>
        <w:t>｣</w:t>
      </w:r>
      <w:r w:rsidRPr="00CB41C0">
        <w:rPr>
          <w:rFonts w:ascii="HY신명조" w:eastAsia="HY신명조" w:hAnsi="바탕체" w:hint="eastAsia"/>
          <w:szCs w:val="20"/>
        </w:rPr>
        <w:t xml:space="preserve"> 제16조(설계변경 등에 따른 하도급대금의 조정), 제16조의2(공급원가 등의 변동에 따른 하도급대금의 조정), </w:t>
      </w:r>
      <w:r w:rsidRPr="00CB41C0">
        <w:rPr>
          <w:rFonts w:ascii="MS Mincho" w:eastAsia="MS Mincho" w:hAnsi="MS Mincho" w:cs="MS Mincho" w:hint="eastAsia"/>
          <w:szCs w:val="20"/>
        </w:rPr>
        <w:t>｢</w:t>
      </w:r>
      <w:r w:rsidRPr="00CB41C0">
        <w:rPr>
          <w:rFonts w:ascii="HY신명조" w:eastAsia="HY신명조" w:hAnsi="HY신명조" w:cs="HY신명조" w:hint="eastAsia"/>
          <w:szCs w:val="20"/>
        </w:rPr>
        <w:t>대</w:t>
      </w:r>
      <w:r w:rsidRPr="00CB41C0">
        <w:rPr>
          <w:rFonts w:ascii="Times New Roman" w:eastAsia="HY신명조" w:hAnsi="Times New Roman" w:cs="Times New Roman"/>
          <w:szCs w:val="20"/>
        </w:rPr>
        <w:t>‧</w:t>
      </w:r>
      <w:r w:rsidRPr="00CB41C0">
        <w:rPr>
          <w:rFonts w:ascii="HY신명조" w:eastAsia="HY신명조" w:hAnsi="바탕체" w:hint="eastAsia"/>
          <w:szCs w:val="20"/>
        </w:rPr>
        <w:t>중소기업 상생협력 촉진에 관한 법률</w:t>
      </w:r>
      <w:r w:rsidRPr="00CB41C0">
        <w:rPr>
          <w:rFonts w:ascii="MS Mincho" w:eastAsia="MS Mincho" w:hAnsi="MS Mincho" w:cs="MS Mincho" w:hint="eastAsia"/>
          <w:szCs w:val="20"/>
        </w:rPr>
        <w:t>｣</w:t>
      </w:r>
      <w:r w:rsidRPr="00CB41C0">
        <w:rPr>
          <w:rFonts w:ascii="HY신명조" w:eastAsia="HY신명조" w:hAnsi="바탕체" w:hint="eastAsia"/>
          <w:szCs w:val="20"/>
        </w:rPr>
        <w:t xml:space="preserve"> 제22조의2(공급원가변동에 따른 납품대금의 조정), 제25조(준수사항)제1항제4호의 적용을 배제하는 것으로 해석되지 않는다.</w:t>
      </w:r>
    </w:p>
    <w:p w:rsidR="00256A3D" w:rsidRPr="00CB41C0" w:rsidRDefault="00256A3D" w:rsidP="00256A3D">
      <w:pPr>
        <w:spacing w:line="312" w:lineRule="auto"/>
        <w:rPr>
          <w:rFonts w:ascii="HY신명조" w:eastAsia="HY신명조" w:hAnsi="바탕체"/>
          <w:szCs w:val="20"/>
        </w:rPr>
      </w:pPr>
      <w:r w:rsidRPr="00CB41C0">
        <w:rPr>
          <w:rFonts w:ascii="HY신명조" w:eastAsia="HY신명조" w:hAnsi="바탕체" w:hint="eastAsia"/>
          <w:szCs w:val="20"/>
        </w:rPr>
        <w:t xml:space="preserve">② </w:t>
      </w:r>
      <w:r w:rsidRPr="00CB41C0">
        <w:rPr>
          <w:rFonts w:ascii="MS Mincho" w:eastAsia="MS Mincho" w:hAnsi="MS Mincho" w:cs="MS Mincho" w:hint="eastAsia"/>
          <w:szCs w:val="20"/>
        </w:rPr>
        <w:t>｢</w:t>
      </w:r>
      <w:proofErr w:type="spellStart"/>
      <w:r w:rsidRPr="00CB41C0">
        <w:rPr>
          <w:rFonts w:ascii="HY신명조" w:eastAsia="HY신명조" w:hAnsi="HY신명조" w:cs="HY신명조" w:hint="eastAsia"/>
          <w:szCs w:val="20"/>
        </w:rPr>
        <w:t>하도급대금등</w:t>
      </w:r>
      <w:proofErr w:type="spellEnd"/>
      <w:r w:rsidRPr="00CB41C0">
        <w:rPr>
          <w:rFonts w:ascii="HY신명조" w:eastAsia="HY신명조" w:hAnsi="바탕체" w:hint="eastAsia"/>
          <w:szCs w:val="20"/>
        </w:rPr>
        <w:t xml:space="preserve"> </w:t>
      </w:r>
      <w:proofErr w:type="spellStart"/>
      <w:r w:rsidRPr="00CB41C0">
        <w:rPr>
          <w:rFonts w:ascii="HY신명조" w:eastAsia="HY신명조" w:hAnsi="바탕체" w:hint="eastAsia"/>
          <w:szCs w:val="20"/>
        </w:rPr>
        <w:t>연동표</w:t>
      </w:r>
      <w:r w:rsidRPr="00CB41C0">
        <w:rPr>
          <w:rFonts w:ascii="MS Mincho" w:eastAsia="MS Mincho" w:hAnsi="MS Mincho" w:cs="MS Mincho" w:hint="eastAsia"/>
          <w:szCs w:val="20"/>
        </w:rPr>
        <w:t>｣</w:t>
      </w:r>
      <w:r w:rsidRPr="00CB41C0">
        <w:rPr>
          <w:rFonts w:ascii="HY신명조" w:eastAsia="HY신명조" w:hAnsi="HY신명조" w:cs="HY신명조" w:hint="eastAsia"/>
          <w:szCs w:val="20"/>
        </w:rPr>
        <w:t>는</w:t>
      </w:r>
      <w:proofErr w:type="spellEnd"/>
      <w:r w:rsidRPr="00CB41C0">
        <w:rPr>
          <w:rFonts w:ascii="HY신명조" w:eastAsia="HY신명조" w:hAnsi="바탕체" w:hint="eastAsia"/>
          <w:szCs w:val="20"/>
        </w:rPr>
        <w:t xml:space="preserve"> 이 계약의 부속합의서로서 이 계약과 동일한 효력이 있다.</w:t>
      </w:r>
    </w:p>
    <w:p w:rsidR="00256A3D" w:rsidRPr="00CB41C0" w:rsidRDefault="00256A3D" w:rsidP="00256A3D">
      <w:pPr>
        <w:spacing w:line="312" w:lineRule="auto"/>
        <w:rPr>
          <w:rFonts w:ascii="HY신명조" w:eastAsia="HY신명조" w:hAnsi="바탕체"/>
          <w:szCs w:val="20"/>
        </w:rPr>
      </w:pPr>
      <w:r w:rsidRPr="00CB41C0">
        <w:rPr>
          <w:rFonts w:ascii="HY신명조" w:eastAsia="HY신명조" w:hAnsi="바탕체" w:hint="eastAsia"/>
          <w:szCs w:val="20"/>
        </w:rPr>
        <w:t xml:space="preserve">③ 주요 </w:t>
      </w:r>
      <w:r w:rsidR="009241BB" w:rsidRPr="00CB41C0">
        <w:rPr>
          <w:rFonts w:ascii="HY신명조" w:eastAsia="HY신명조" w:hAnsi="바탕체" w:hint="eastAsia"/>
          <w:szCs w:val="20"/>
        </w:rPr>
        <w:t>원재료</w:t>
      </w:r>
      <w:r w:rsidRPr="00CB41C0">
        <w:rPr>
          <w:rFonts w:ascii="HY신명조" w:eastAsia="HY신명조" w:hAnsi="바탕체" w:hint="eastAsia"/>
          <w:szCs w:val="20"/>
        </w:rPr>
        <w:t xml:space="preserve">에 해당하지 않은 </w:t>
      </w:r>
      <w:r w:rsidR="009241BB" w:rsidRPr="00CB41C0">
        <w:rPr>
          <w:rFonts w:ascii="HY신명조" w:eastAsia="HY신명조" w:hAnsi="바탕체" w:hint="eastAsia"/>
          <w:szCs w:val="20"/>
        </w:rPr>
        <w:t>원재료</w:t>
      </w:r>
      <w:r w:rsidRPr="00CB41C0">
        <w:rPr>
          <w:rFonts w:ascii="HY신명조" w:eastAsia="HY신명조" w:hAnsi="바탕체" w:hint="eastAsia"/>
          <w:szCs w:val="20"/>
        </w:rPr>
        <w:t xml:space="preserve"> 중 당사자가 합의하여 </w:t>
      </w:r>
      <w:proofErr w:type="spellStart"/>
      <w:r w:rsidRPr="00CB41C0">
        <w:rPr>
          <w:rFonts w:ascii="HY신명조" w:eastAsia="HY신명조" w:hAnsi="바탕체" w:hint="eastAsia"/>
          <w:szCs w:val="20"/>
        </w:rPr>
        <w:t>하도급대금등</w:t>
      </w:r>
      <w:proofErr w:type="spellEnd"/>
      <w:r w:rsidRPr="00CB41C0">
        <w:rPr>
          <w:rFonts w:ascii="HY신명조" w:eastAsia="HY신명조" w:hAnsi="바탕체" w:hint="eastAsia"/>
          <w:szCs w:val="20"/>
        </w:rPr>
        <w:t xml:space="preserve"> 연동제를 적용하기로 한 </w:t>
      </w:r>
      <w:r w:rsidR="009241BB" w:rsidRPr="00CB41C0">
        <w:rPr>
          <w:rFonts w:ascii="HY신명조" w:eastAsia="HY신명조" w:hAnsi="바탕체" w:hint="eastAsia"/>
          <w:szCs w:val="20"/>
        </w:rPr>
        <w:t>원재료</w:t>
      </w:r>
      <w:r w:rsidRPr="00CB41C0">
        <w:rPr>
          <w:rFonts w:ascii="HY신명조" w:eastAsia="HY신명조" w:hAnsi="바탕체" w:hint="eastAsia"/>
          <w:szCs w:val="20"/>
        </w:rPr>
        <w:t>에 대해 제4조부터 제6조까지, 제7조 제1항 및 제2항을 준용한다.</w:t>
      </w:r>
    </w:p>
    <w:p w:rsidR="00256A3D" w:rsidRPr="00CB41C0" w:rsidRDefault="00256A3D" w:rsidP="00256A3D">
      <w:pPr>
        <w:spacing w:line="312" w:lineRule="auto"/>
        <w:rPr>
          <w:rFonts w:ascii="HY신명조" w:eastAsia="HY신명조" w:hAnsi="바탕체"/>
          <w:szCs w:val="20"/>
        </w:rPr>
      </w:pPr>
    </w:p>
    <w:p w:rsidR="00256A3D" w:rsidRPr="00CB41C0" w:rsidRDefault="00256A3D" w:rsidP="00256A3D">
      <w:pPr>
        <w:spacing w:line="312" w:lineRule="auto"/>
        <w:rPr>
          <w:rFonts w:ascii="HY신명조" w:eastAsia="HY신명조" w:hAnsi="바탕체"/>
          <w:b/>
          <w:szCs w:val="20"/>
        </w:rPr>
      </w:pPr>
      <w:r w:rsidRPr="00CB41C0">
        <w:rPr>
          <w:rFonts w:ascii="HY신명조" w:eastAsia="HY신명조" w:hAnsi="바탕체" w:hint="eastAsia"/>
          <w:b/>
          <w:szCs w:val="20"/>
        </w:rPr>
        <w:t xml:space="preserve">제8조(금지행위) </w:t>
      </w:r>
    </w:p>
    <w:p w:rsidR="00256A3D" w:rsidRPr="00CB41C0" w:rsidRDefault="00256A3D" w:rsidP="00256A3D">
      <w:pPr>
        <w:spacing w:line="312" w:lineRule="auto"/>
        <w:rPr>
          <w:rFonts w:ascii="HY신명조" w:eastAsia="HY신명조" w:hAnsi="바탕체"/>
          <w:szCs w:val="20"/>
        </w:rPr>
      </w:pPr>
      <w:proofErr w:type="spellStart"/>
      <w:r w:rsidRPr="00CB41C0">
        <w:rPr>
          <w:rFonts w:ascii="HY신명조" w:eastAsia="HY신명조" w:hAnsi="바탕체" w:hint="eastAsia"/>
          <w:szCs w:val="20"/>
        </w:rPr>
        <w:t>원사업자등은</w:t>
      </w:r>
      <w:proofErr w:type="spellEnd"/>
      <w:r w:rsidRPr="00CB41C0">
        <w:rPr>
          <w:rFonts w:ascii="HY신명조" w:eastAsia="HY신명조" w:hAnsi="바탕체" w:hint="eastAsia"/>
          <w:szCs w:val="20"/>
        </w:rPr>
        <w:t xml:space="preserve"> </w:t>
      </w:r>
      <w:proofErr w:type="spellStart"/>
      <w:r w:rsidRPr="00CB41C0">
        <w:rPr>
          <w:rFonts w:ascii="HY신명조" w:eastAsia="HY신명조" w:hAnsi="바탕체" w:hint="eastAsia"/>
          <w:szCs w:val="20"/>
        </w:rPr>
        <w:t>하도급대금등</w:t>
      </w:r>
      <w:proofErr w:type="spellEnd"/>
      <w:r w:rsidRPr="00CB41C0">
        <w:rPr>
          <w:rFonts w:ascii="HY신명조" w:eastAsia="HY신명조" w:hAnsi="바탕체" w:hint="eastAsia"/>
          <w:szCs w:val="20"/>
        </w:rPr>
        <w:t xml:space="preserve"> 연동과 관련하여 하도급거래에 관한 거래상 지위 또는 </w:t>
      </w:r>
      <w:proofErr w:type="spellStart"/>
      <w:r w:rsidRPr="00CB41C0">
        <w:rPr>
          <w:rFonts w:ascii="HY신명조" w:eastAsia="HY신명조" w:hAnsi="바탕체" w:hint="eastAsia"/>
          <w:szCs w:val="20"/>
        </w:rPr>
        <w:t>수탁·위탁거래에</w:t>
      </w:r>
      <w:proofErr w:type="spellEnd"/>
      <w:r w:rsidRPr="00CB41C0">
        <w:rPr>
          <w:rFonts w:ascii="HY신명조" w:eastAsia="HY신명조" w:hAnsi="바탕체" w:hint="eastAsia"/>
          <w:szCs w:val="20"/>
        </w:rPr>
        <w:t xml:space="preserve"> 관한 거래상 지위를 남용하거나 거짓 또는 그 밖의 부정한 방법을 사용하지 아니한다.</w:t>
      </w:r>
    </w:p>
    <w:p w:rsidR="00256A3D" w:rsidRPr="00CB41C0" w:rsidRDefault="00256A3D" w:rsidP="00256A3D">
      <w:pPr>
        <w:spacing w:line="312" w:lineRule="auto"/>
        <w:rPr>
          <w:rFonts w:ascii="HY신명조" w:eastAsia="HY신명조" w:hAnsi="바탕체"/>
          <w:szCs w:val="20"/>
        </w:rPr>
      </w:pPr>
    </w:p>
    <w:p w:rsidR="00256A3D" w:rsidRPr="00CB41C0" w:rsidRDefault="00256A3D" w:rsidP="00256A3D">
      <w:pPr>
        <w:spacing w:line="312" w:lineRule="auto"/>
        <w:rPr>
          <w:rFonts w:ascii="HY신명조" w:eastAsia="HY신명조" w:hAnsi="바탕체"/>
          <w:szCs w:val="20"/>
        </w:rPr>
      </w:pPr>
    </w:p>
    <w:p w:rsidR="00256A3D" w:rsidRPr="00CB41C0" w:rsidRDefault="00256A3D" w:rsidP="00256A3D">
      <w:pPr>
        <w:spacing w:line="312" w:lineRule="auto"/>
        <w:rPr>
          <w:rFonts w:ascii="HY신명조" w:eastAsia="HY신명조" w:hAnsi="바탕체"/>
          <w:szCs w:val="20"/>
        </w:rPr>
      </w:pPr>
      <w:r w:rsidRPr="00CB41C0">
        <w:rPr>
          <w:rFonts w:ascii="HY신명조" w:eastAsia="HY신명조" w:hAnsi="바탕체" w:hint="eastAsia"/>
          <w:szCs w:val="20"/>
        </w:rPr>
        <w:t>이 계약의 체결사실 및 계약내용을 증명하기 위하여 이 계약서를 2부 작성하여 양 당사자가 각각 서명 또는 기명날인한 후 각자 1부씩 보관한다.</w:t>
      </w:r>
    </w:p>
    <w:p w:rsidR="00256A3D" w:rsidRPr="00CB41C0" w:rsidRDefault="00256A3D" w:rsidP="00256A3D">
      <w:pPr>
        <w:spacing w:line="312" w:lineRule="auto"/>
        <w:rPr>
          <w:rFonts w:ascii="HY신명조" w:eastAsia="HY신명조" w:hAnsi="바탕체"/>
          <w:szCs w:val="20"/>
        </w:rPr>
      </w:pPr>
    </w:p>
    <w:p w:rsidR="00E60C4B" w:rsidRPr="00CB41C0" w:rsidRDefault="00E60C4B" w:rsidP="00256A3D">
      <w:pPr>
        <w:spacing w:line="312" w:lineRule="auto"/>
        <w:rPr>
          <w:rFonts w:ascii="HY신명조" w:eastAsia="HY신명조" w:hAnsi="바탕체"/>
          <w:szCs w:val="20"/>
        </w:rPr>
      </w:pPr>
    </w:p>
    <w:p w:rsidR="00256A3D" w:rsidRPr="00CB41C0" w:rsidRDefault="00256A3D" w:rsidP="00256A3D">
      <w:pPr>
        <w:spacing w:line="312" w:lineRule="auto"/>
        <w:jc w:val="center"/>
        <w:rPr>
          <w:rFonts w:ascii="HY신명조" w:eastAsia="HY신명조" w:hAnsi="바탕체"/>
          <w:szCs w:val="20"/>
        </w:rPr>
      </w:pPr>
      <w:r w:rsidRPr="00CB41C0">
        <w:rPr>
          <w:rFonts w:ascii="HY신명조" w:eastAsia="HY신명조" w:hAnsi="바탕체" w:hint="eastAsia"/>
          <w:szCs w:val="20"/>
        </w:rPr>
        <w:lastRenderedPageBreak/>
        <w:t>년     월     일</w:t>
      </w:r>
    </w:p>
    <w:p w:rsidR="00256A3D" w:rsidRPr="00CB41C0" w:rsidRDefault="00256A3D" w:rsidP="00256A3D">
      <w:pPr>
        <w:spacing w:line="312" w:lineRule="auto"/>
        <w:jc w:val="center"/>
        <w:rPr>
          <w:rFonts w:ascii="HY신명조" w:eastAsia="HY신명조" w:hAnsi="바탕체"/>
          <w:szCs w:val="20"/>
        </w:rPr>
      </w:pPr>
    </w:p>
    <w:p w:rsidR="00D54A5B" w:rsidRPr="00CB41C0" w:rsidRDefault="00D54A5B" w:rsidP="00256A3D">
      <w:pPr>
        <w:spacing w:line="312" w:lineRule="auto"/>
        <w:jc w:val="center"/>
        <w:rPr>
          <w:rFonts w:ascii="HY신명조" w:eastAsia="HY신명조" w:hAnsi="바탕체"/>
          <w:szCs w:val="20"/>
        </w:rPr>
      </w:pPr>
    </w:p>
    <w:tbl>
      <w:tblPr>
        <w:tblOverlap w:val="never"/>
        <w:tblW w:w="9013" w:type="dxa"/>
        <w:tblInd w:w="102"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000" w:firstRow="0" w:lastRow="0" w:firstColumn="0" w:lastColumn="0" w:noHBand="0" w:noVBand="0"/>
      </w:tblPr>
      <w:tblGrid>
        <w:gridCol w:w="4483"/>
        <w:gridCol w:w="4530"/>
      </w:tblGrid>
      <w:tr w:rsidR="00CB41C0" w:rsidRPr="00CB41C0" w:rsidTr="00EB7F2E">
        <w:trPr>
          <w:trHeight w:val="539"/>
        </w:trPr>
        <w:tc>
          <w:tcPr>
            <w:tcW w:w="4483" w:type="dxa"/>
            <w:tcBorders>
              <w:top w:val="none" w:sz="3" w:space="0" w:color="000000"/>
              <w:left w:val="none" w:sz="3" w:space="0" w:color="000000"/>
              <w:bottom w:val="none" w:sz="3" w:space="0" w:color="000000"/>
              <w:right w:val="none" w:sz="3" w:space="0" w:color="000000"/>
            </w:tcBorders>
            <w:vAlign w:val="center"/>
          </w:tcPr>
          <w:p w:rsidR="00D54A5B" w:rsidRPr="00CB41C0" w:rsidRDefault="00D54A5B" w:rsidP="00EB7F2E">
            <w:pPr>
              <w:spacing w:line="312" w:lineRule="auto"/>
              <w:rPr>
                <w:rFonts w:ascii="HY신명조" w:eastAsia="HY신명조" w:hAnsi="바탕체"/>
                <w:szCs w:val="20"/>
              </w:rPr>
            </w:pPr>
            <w:r w:rsidRPr="00CB41C0">
              <w:rPr>
                <w:rFonts w:ascii="HY신명조" w:eastAsia="HY신명조" w:hAnsi="바탕체" w:hint="eastAsia"/>
                <w:szCs w:val="20"/>
              </w:rPr>
              <w:t>원사업자</w:t>
            </w:r>
          </w:p>
          <w:p w:rsidR="00D54A5B" w:rsidRPr="00CB41C0" w:rsidRDefault="00D54A5B" w:rsidP="00EB7F2E">
            <w:pPr>
              <w:spacing w:line="312" w:lineRule="auto"/>
              <w:rPr>
                <w:rFonts w:ascii="HY신명조" w:eastAsia="HY신명조" w:hAnsi="바탕체"/>
                <w:szCs w:val="20"/>
              </w:rPr>
            </w:pPr>
          </w:p>
        </w:tc>
        <w:tc>
          <w:tcPr>
            <w:tcW w:w="4531" w:type="dxa"/>
            <w:tcBorders>
              <w:top w:val="none" w:sz="3" w:space="0" w:color="000000"/>
              <w:left w:val="none" w:sz="3" w:space="0" w:color="000000"/>
              <w:bottom w:val="none" w:sz="3" w:space="0" w:color="000000"/>
              <w:right w:val="none" w:sz="3" w:space="0" w:color="000000"/>
            </w:tcBorders>
            <w:vAlign w:val="center"/>
          </w:tcPr>
          <w:p w:rsidR="00D54A5B" w:rsidRPr="00CB41C0" w:rsidRDefault="00D54A5B" w:rsidP="00EB7F2E">
            <w:pPr>
              <w:spacing w:line="312" w:lineRule="auto"/>
              <w:rPr>
                <w:rFonts w:ascii="HY신명조" w:eastAsia="HY신명조" w:hAnsi="바탕체"/>
                <w:szCs w:val="20"/>
              </w:rPr>
            </w:pPr>
            <w:r w:rsidRPr="00CB41C0">
              <w:rPr>
                <w:rFonts w:ascii="HY신명조" w:eastAsia="HY신명조" w:hAnsi="바탕체" w:hint="eastAsia"/>
                <w:szCs w:val="20"/>
              </w:rPr>
              <w:t>수급사업자</w:t>
            </w:r>
          </w:p>
          <w:p w:rsidR="00D54A5B" w:rsidRPr="00CB41C0" w:rsidRDefault="00D54A5B" w:rsidP="00EB7F2E">
            <w:pPr>
              <w:spacing w:line="312" w:lineRule="auto"/>
              <w:rPr>
                <w:rFonts w:ascii="HY신명조" w:eastAsia="HY신명조" w:hAnsi="바탕체"/>
                <w:szCs w:val="20"/>
              </w:rPr>
            </w:pPr>
          </w:p>
        </w:tc>
      </w:tr>
      <w:tr w:rsidR="00D54A5B" w:rsidRPr="00CB41C0" w:rsidTr="00EB7F2E">
        <w:trPr>
          <w:trHeight w:val="56"/>
        </w:trPr>
        <w:tc>
          <w:tcPr>
            <w:tcW w:w="4483" w:type="dxa"/>
            <w:tcBorders>
              <w:top w:val="none" w:sz="3" w:space="0" w:color="000000"/>
              <w:left w:val="none" w:sz="3" w:space="0" w:color="000000"/>
              <w:bottom w:val="none" w:sz="3" w:space="0" w:color="000000"/>
              <w:right w:val="none" w:sz="3" w:space="0" w:color="000000"/>
            </w:tcBorders>
            <w:vAlign w:val="center"/>
          </w:tcPr>
          <w:p w:rsidR="00D54A5B" w:rsidRPr="00CB41C0" w:rsidRDefault="00D54A5B" w:rsidP="00EB7F2E">
            <w:pPr>
              <w:spacing w:line="312" w:lineRule="auto"/>
              <w:rPr>
                <w:rFonts w:ascii="HY신명조" w:eastAsia="HY신명조" w:hAnsi="바탕체"/>
                <w:szCs w:val="20"/>
              </w:rPr>
            </w:pPr>
            <w:r w:rsidRPr="00CB41C0">
              <w:rPr>
                <w:rFonts w:ascii="HY신명조" w:eastAsia="HY신명조" w:hAnsi="바탕체" w:hint="eastAsia"/>
                <w:szCs w:val="20"/>
              </w:rPr>
              <w:t xml:space="preserve">상호 또는 </w:t>
            </w:r>
            <w:proofErr w:type="gramStart"/>
            <w:r w:rsidRPr="00CB41C0">
              <w:rPr>
                <w:rFonts w:ascii="HY신명조" w:eastAsia="HY신명조" w:hAnsi="바탕체" w:hint="eastAsia"/>
                <w:szCs w:val="20"/>
              </w:rPr>
              <w:t>명칭 :</w:t>
            </w:r>
            <w:proofErr w:type="gramEnd"/>
            <w:r w:rsidRPr="00CB41C0">
              <w:rPr>
                <w:rFonts w:ascii="HY신명조" w:eastAsia="HY신명조" w:hAnsi="바탕체" w:hint="eastAsia"/>
                <w:szCs w:val="20"/>
              </w:rPr>
              <w:t xml:space="preserve">                 </w:t>
            </w:r>
          </w:p>
          <w:p w:rsidR="00D54A5B" w:rsidRPr="00CB41C0" w:rsidRDefault="00D54A5B" w:rsidP="00EB7F2E">
            <w:pPr>
              <w:spacing w:line="312" w:lineRule="auto"/>
              <w:rPr>
                <w:rFonts w:ascii="HY신명조" w:eastAsia="HY신명조" w:hAnsi="바탕체"/>
                <w:szCs w:val="20"/>
              </w:rPr>
            </w:pPr>
            <w:proofErr w:type="gramStart"/>
            <w:r w:rsidRPr="00CB41C0">
              <w:rPr>
                <w:rFonts w:ascii="HY신명조" w:eastAsia="HY신명조" w:hAnsi="바탕체" w:hint="eastAsia"/>
                <w:szCs w:val="20"/>
              </w:rPr>
              <w:t>전화번호 :</w:t>
            </w:r>
            <w:proofErr w:type="gramEnd"/>
          </w:p>
          <w:p w:rsidR="00D54A5B" w:rsidRPr="00CB41C0" w:rsidRDefault="00D54A5B" w:rsidP="00EB7F2E">
            <w:pPr>
              <w:spacing w:line="312" w:lineRule="auto"/>
              <w:rPr>
                <w:rFonts w:ascii="HY신명조" w:eastAsia="HY신명조" w:hAnsi="바탕체"/>
                <w:szCs w:val="20"/>
              </w:rPr>
            </w:pPr>
            <w:r w:rsidRPr="00CB41C0">
              <w:rPr>
                <w:rFonts w:ascii="HY신명조" w:eastAsia="HY신명조" w:hAnsi="바탕체" w:hint="eastAsia"/>
                <w:szCs w:val="20"/>
              </w:rPr>
              <w:t xml:space="preserve">주    </w:t>
            </w:r>
            <w:proofErr w:type="gramStart"/>
            <w:r w:rsidRPr="00CB41C0">
              <w:rPr>
                <w:rFonts w:ascii="HY신명조" w:eastAsia="HY신명조" w:hAnsi="바탕체" w:hint="eastAsia"/>
                <w:szCs w:val="20"/>
              </w:rPr>
              <w:t>소 :</w:t>
            </w:r>
            <w:proofErr w:type="gramEnd"/>
          </w:p>
          <w:p w:rsidR="00D54A5B" w:rsidRPr="00CB41C0" w:rsidRDefault="00D54A5B" w:rsidP="00EB7F2E">
            <w:pPr>
              <w:spacing w:line="312" w:lineRule="auto"/>
              <w:rPr>
                <w:rFonts w:ascii="HY신명조" w:eastAsia="HY신명조" w:hAnsi="바탕체"/>
                <w:szCs w:val="20"/>
              </w:rPr>
            </w:pPr>
            <w:r w:rsidRPr="00CB41C0">
              <w:rPr>
                <w:rFonts w:ascii="HY신명조" w:eastAsia="HY신명조" w:hAnsi="바탕체" w:hint="eastAsia"/>
                <w:szCs w:val="20"/>
              </w:rPr>
              <w:t xml:space="preserve">대표자 </w:t>
            </w:r>
            <w:proofErr w:type="gramStart"/>
            <w:r w:rsidRPr="00CB41C0">
              <w:rPr>
                <w:rFonts w:ascii="HY신명조" w:eastAsia="HY신명조" w:hAnsi="바탕체" w:hint="eastAsia"/>
                <w:szCs w:val="20"/>
              </w:rPr>
              <w:t>성명 :</w:t>
            </w:r>
            <w:proofErr w:type="gramEnd"/>
            <w:r w:rsidRPr="00CB41C0">
              <w:rPr>
                <w:rFonts w:ascii="HY신명조" w:eastAsia="HY신명조" w:hAnsi="바탕체" w:hint="eastAsia"/>
                <w:szCs w:val="20"/>
              </w:rPr>
              <w:t xml:space="preserve">                 (인)</w:t>
            </w:r>
          </w:p>
          <w:p w:rsidR="00D54A5B" w:rsidRPr="00CB41C0" w:rsidRDefault="00D54A5B" w:rsidP="00EB7F2E">
            <w:pPr>
              <w:spacing w:line="312" w:lineRule="auto"/>
              <w:rPr>
                <w:rFonts w:ascii="HY신명조" w:eastAsia="HY신명조" w:hAnsi="바탕체"/>
                <w:szCs w:val="20"/>
              </w:rPr>
            </w:pPr>
            <w:r w:rsidRPr="00CB41C0">
              <w:rPr>
                <w:rFonts w:ascii="HY신명조" w:eastAsia="HY신명조" w:hAnsi="바탕체" w:hint="eastAsia"/>
                <w:szCs w:val="20"/>
              </w:rPr>
              <w:t>사업자(법인)번호 :</w:t>
            </w:r>
          </w:p>
        </w:tc>
        <w:tc>
          <w:tcPr>
            <w:tcW w:w="4531" w:type="dxa"/>
            <w:tcBorders>
              <w:top w:val="none" w:sz="3" w:space="0" w:color="000000"/>
              <w:left w:val="none" w:sz="3" w:space="0" w:color="000000"/>
              <w:bottom w:val="none" w:sz="3" w:space="0" w:color="000000"/>
              <w:right w:val="none" w:sz="3" w:space="0" w:color="000000"/>
            </w:tcBorders>
            <w:vAlign w:val="center"/>
          </w:tcPr>
          <w:p w:rsidR="00D54A5B" w:rsidRPr="00CB41C0" w:rsidRDefault="00D54A5B" w:rsidP="00EB7F2E">
            <w:pPr>
              <w:spacing w:line="312" w:lineRule="auto"/>
              <w:rPr>
                <w:rFonts w:ascii="HY신명조" w:eastAsia="HY신명조" w:hAnsi="바탕체"/>
                <w:szCs w:val="20"/>
              </w:rPr>
            </w:pPr>
            <w:r w:rsidRPr="00CB41C0">
              <w:rPr>
                <w:rFonts w:ascii="HY신명조" w:eastAsia="HY신명조" w:hAnsi="바탕체" w:hint="eastAsia"/>
                <w:szCs w:val="20"/>
              </w:rPr>
              <w:t xml:space="preserve">상호 또는 </w:t>
            </w:r>
            <w:proofErr w:type="gramStart"/>
            <w:r w:rsidRPr="00CB41C0">
              <w:rPr>
                <w:rFonts w:ascii="HY신명조" w:eastAsia="HY신명조" w:hAnsi="바탕체" w:hint="eastAsia"/>
                <w:szCs w:val="20"/>
              </w:rPr>
              <w:t>명칭 :</w:t>
            </w:r>
            <w:proofErr w:type="gramEnd"/>
            <w:r w:rsidRPr="00CB41C0">
              <w:rPr>
                <w:rFonts w:ascii="HY신명조" w:eastAsia="HY신명조" w:hAnsi="바탕체" w:hint="eastAsia"/>
                <w:szCs w:val="20"/>
              </w:rPr>
              <w:t xml:space="preserve">                 </w:t>
            </w:r>
          </w:p>
          <w:p w:rsidR="00D54A5B" w:rsidRPr="00CB41C0" w:rsidRDefault="00D54A5B" w:rsidP="00EB7F2E">
            <w:pPr>
              <w:spacing w:line="312" w:lineRule="auto"/>
              <w:rPr>
                <w:rFonts w:ascii="HY신명조" w:eastAsia="HY신명조" w:hAnsi="바탕체"/>
                <w:szCs w:val="20"/>
              </w:rPr>
            </w:pPr>
            <w:proofErr w:type="gramStart"/>
            <w:r w:rsidRPr="00CB41C0">
              <w:rPr>
                <w:rFonts w:ascii="HY신명조" w:eastAsia="HY신명조" w:hAnsi="바탕체" w:hint="eastAsia"/>
                <w:szCs w:val="20"/>
              </w:rPr>
              <w:t>전화번호 :</w:t>
            </w:r>
            <w:proofErr w:type="gramEnd"/>
          </w:p>
          <w:p w:rsidR="00D54A5B" w:rsidRPr="00CB41C0" w:rsidRDefault="00D54A5B" w:rsidP="00EB7F2E">
            <w:pPr>
              <w:spacing w:line="312" w:lineRule="auto"/>
              <w:rPr>
                <w:rFonts w:ascii="HY신명조" w:eastAsia="HY신명조" w:hAnsi="바탕체"/>
                <w:szCs w:val="20"/>
              </w:rPr>
            </w:pPr>
            <w:r w:rsidRPr="00CB41C0">
              <w:rPr>
                <w:rFonts w:ascii="HY신명조" w:eastAsia="HY신명조" w:hAnsi="바탕체" w:hint="eastAsia"/>
                <w:szCs w:val="20"/>
              </w:rPr>
              <w:t xml:space="preserve">주    </w:t>
            </w:r>
            <w:proofErr w:type="gramStart"/>
            <w:r w:rsidRPr="00CB41C0">
              <w:rPr>
                <w:rFonts w:ascii="HY신명조" w:eastAsia="HY신명조" w:hAnsi="바탕체" w:hint="eastAsia"/>
                <w:szCs w:val="20"/>
              </w:rPr>
              <w:t>소 :</w:t>
            </w:r>
            <w:proofErr w:type="gramEnd"/>
          </w:p>
          <w:p w:rsidR="00D54A5B" w:rsidRPr="00CB41C0" w:rsidRDefault="00D54A5B" w:rsidP="00EB7F2E">
            <w:pPr>
              <w:spacing w:line="312" w:lineRule="auto"/>
              <w:rPr>
                <w:rFonts w:ascii="HY신명조" w:eastAsia="HY신명조" w:hAnsi="바탕체"/>
                <w:szCs w:val="20"/>
              </w:rPr>
            </w:pPr>
            <w:r w:rsidRPr="00CB41C0">
              <w:rPr>
                <w:rFonts w:ascii="HY신명조" w:eastAsia="HY신명조" w:hAnsi="바탕체" w:hint="eastAsia"/>
                <w:szCs w:val="20"/>
              </w:rPr>
              <w:t xml:space="preserve">대표자 </w:t>
            </w:r>
            <w:proofErr w:type="gramStart"/>
            <w:r w:rsidRPr="00CB41C0">
              <w:rPr>
                <w:rFonts w:ascii="HY신명조" w:eastAsia="HY신명조" w:hAnsi="바탕체" w:hint="eastAsia"/>
                <w:szCs w:val="20"/>
              </w:rPr>
              <w:t>성명 :</w:t>
            </w:r>
            <w:proofErr w:type="gramEnd"/>
            <w:r w:rsidRPr="00CB41C0">
              <w:rPr>
                <w:rFonts w:ascii="HY신명조" w:eastAsia="HY신명조" w:hAnsi="바탕체" w:hint="eastAsia"/>
                <w:szCs w:val="20"/>
              </w:rPr>
              <w:t xml:space="preserve">                 (인)</w:t>
            </w:r>
          </w:p>
          <w:p w:rsidR="00D54A5B" w:rsidRPr="00CB41C0" w:rsidRDefault="00D54A5B" w:rsidP="00EB7F2E">
            <w:pPr>
              <w:spacing w:line="312" w:lineRule="auto"/>
              <w:rPr>
                <w:rFonts w:ascii="HY신명조" w:eastAsia="HY신명조" w:hAnsi="바탕체"/>
                <w:szCs w:val="20"/>
              </w:rPr>
            </w:pPr>
            <w:r w:rsidRPr="00CB41C0">
              <w:rPr>
                <w:rFonts w:ascii="HY신명조" w:eastAsia="HY신명조" w:hAnsi="바탕체" w:hint="eastAsia"/>
                <w:szCs w:val="20"/>
              </w:rPr>
              <w:t>사업자(법인)번호 :</w:t>
            </w:r>
          </w:p>
        </w:tc>
      </w:tr>
    </w:tbl>
    <w:p w:rsidR="00256A3D" w:rsidRPr="00CB41C0" w:rsidRDefault="00256A3D" w:rsidP="00256A3D">
      <w:pPr>
        <w:spacing w:line="312" w:lineRule="auto"/>
        <w:jc w:val="center"/>
        <w:rPr>
          <w:rFonts w:ascii="HY신명조" w:eastAsia="HY신명조" w:hAnsi="바탕체"/>
          <w:szCs w:val="20"/>
        </w:rPr>
      </w:pPr>
    </w:p>
    <w:p w:rsidR="00930DC3" w:rsidRPr="00CB41C0" w:rsidRDefault="00930DC3" w:rsidP="00256A3D">
      <w:pPr>
        <w:spacing w:line="312" w:lineRule="auto"/>
        <w:jc w:val="center"/>
        <w:rPr>
          <w:rFonts w:ascii="HY신명조" w:eastAsia="HY신명조" w:hAnsi="바탕체"/>
          <w:szCs w:val="20"/>
        </w:rPr>
      </w:pPr>
    </w:p>
    <w:p w:rsidR="00930DC3" w:rsidRPr="00CB41C0" w:rsidRDefault="00930DC3" w:rsidP="00256A3D">
      <w:pPr>
        <w:spacing w:line="312" w:lineRule="auto"/>
        <w:jc w:val="center"/>
        <w:rPr>
          <w:rFonts w:ascii="HY신명조" w:eastAsia="HY신명조" w:hAnsi="바탕체"/>
          <w:szCs w:val="20"/>
        </w:rPr>
      </w:pPr>
    </w:p>
    <w:p w:rsidR="00930DC3" w:rsidRPr="00CB41C0" w:rsidRDefault="00930DC3" w:rsidP="00256A3D">
      <w:pPr>
        <w:spacing w:line="312" w:lineRule="auto"/>
        <w:jc w:val="center"/>
        <w:rPr>
          <w:rFonts w:ascii="HY신명조" w:eastAsia="HY신명조" w:hAnsi="바탕체"/>
          <w:szCs w:val="20"/>
        </w:rPr>
      </w:pPr>
    </w:p>
    <w:p w:rsidR="00930DC3" w:rsidRPr="00CB41C0" w:rsidRDefault="00930DC3" w:rsidP="00256A3D">
      <w:pPr>
        <w:spacing w:line="312" w:lineRule="auto"/>
        <w:jc w:val="center"/>
        <w:rPr>
          <w:rFonts w:ascii="HY신명조" w:eastAsia="HY신명조" w:hAnsi="바탕체"/>
          <w:szCs w:val="20"/>
        </w:rPr>
      </w:pPr>
    </w:p>
    <w:p w:rsidR="00930DC3" w:rsidRPr="00CB41C0" w:rsidRDefault="00930DC3" w:rsidP="00256A3D">
      <w:pPr>
        <w:spacing w:line="312" w:lineRule="auto"/>
        <w:jc w:val="center"/>
        <w:rPr>
          <w:rFonts w:ascii="HY신명조" w:eastAsia="HY신명조" w:hAnsi="바탕체"/>
          <w:szCs w:val="20"/>
        </w:rPr>
      </w:pPr>
    </w:p>
    <w:p w:rsidR="00930DC3" w:rsidRPr="00CB41C0" w:rsidRDefault="00930DC3" w:rsidP="00256A3D">
      <w:pPr>
        <w:spacing w:line="312" w:lineRule="auto"/>
        <w:jc w:val="center"/>
        <w:rPr>
          <w:rFonts w:ascii="HY신명조" w:eastAsia="HY신명조" w:hAnsi="바탕체"/>
          <w:szCs w:val="20"/>
        </w:rPr>
      </w:pPr>
    </w:p>
    <w:p w:rsidR="00930DC3" w:rsidRPr="00CB41C0" w:rsidRDefault="00930DC3" w:rsidP="00256A3D">
      <w:pPr>
        <w:spacing w:line="312" w:lineRule="auto"/>
        <w:jc w:val="center"/>
        <w:rPr>
          <w:rFonts w:ascii="HY신명조" w:eastAsia="HY신명조" w:hAnsi="바탕체"/>
          <w:szCs w:val="20"/>
        </w:rPr>
      </w:pPr>
    </w:p>
    <w:p w:rsidR="00930DC3" w:rsidRPr="00CB41C0" w:rsidRDefault="00930DC3" w:rsidP="00256A3D">
      <w:pPr>
        <w:spacing w:line="312" w:lineRule="auto"/>
        <w:jc w:val="center"/>
        <w:rPr>
          <w:rFonts w:ascii="HY신명조" w:eastAsia="HY신명조" w:hAnsi="바탕체"/>
          <w:szCs w:val="20"/>
        </w:rPr>
      </w:pPr>
    </w:p>
    <w:p w:rsidR="00930DC3" w:rsidRPr="00CB41C0" w:rsidRDefault="00930DC3" w:rsidP="00256A3D">
      <w:pPr>
        <w:spacing w:line="312" w:lineRule="auto"/>
        <w:jc w:val="center"/>
        <w:rPr>
          <w:rFonts w:ascii="HY신명조" w:eastAsia="HY신명조" w:hAnsi="바탕체"/>
          <w:szCs w:val="20"/>
        </w:rPr>
      </w:pPr>
    </w:p>
    <w:p w:rsidR="00930DC3" w:rsidRPr="00CB41C0" w:rsidRDefault="00930DC3" w:rsidP="00256A3D">
      <w:pPr>
        <w:spacing w:line="312" w:lineRule="auto"/>
        <w:jc w:val="center"/>
        <w:rPr>
          <w:rFonts w:ascii="HY신명조" w:eastAsia="HY신명조" w:hAnsi="바탕체"/>
          <w:szCs w:val="20"/>
        </w:rPr>
      </w:pPr>
    </w:p>
    <w:p w:rsidR="00930DC3" w:rsidRPr="00CB41C0" w:rsidRDefault="00930DC3" w:rsidP="00256A3D">
      <w:pPr>
        <w:spacing w:line="312" w:lineRule="auto"/>
        <w:jc w:val="center"/>
        <w:rPr>
          <w:rFonts w:ascii="HY신명조" w:eastAsia="HY신명조" w:hAnsi="바탕체"/>
          <w:szCs w:val="20"/>
        </w:rPr>
      </w:pPr>
    </w:p>
    <w:p w:rsidR="00930DC3" w:rsidRPr="00CB41C0" w:rsidRDefault="00930DC3" w:rsidP="00256A3D">
      <w:pPr>
        <w:spacing w:line="312" w:lineRule="auto"/>
        <w:jc w:val="center"/>
        <w:rPr>
          <w:rFonts w:ascii="HY신명조" w:eastAsia="HY신명조" w:hAnsi="바탕체"/>
          <w:szCs w:val="20"/>
        </w:rPr>
      </w:pPr>
    </w:p>
    <w:p w:rsidR="00930DC3" w:rsidRPr="00CB41C0" w:rsidRDefault="00930DC3" w:rsidP="00256A3D">
      <w:pPr>
        <w:spacing w:line="312" w:lineRule="auto"/>
        <w:jc w:val="center"/>
        <w:rPr>
          <w:rFonts w:ascii="HY신명조" w:eastAsia="HY신명조" w:hAnsi="바탕체"/>
          <w:szCs w:val="20"/>
        </w:rPr>
      </w:pPr>
    </w:p>
    <w:p w:rsidR="00930DC3" w:rsidRPr="00CB41C0" w:rsidRDefault="00930DC3" w:rsidP="00256A3D">
      <w:pPr>
        <w:spacing w:line="312" w:lineRule="auto"/>
        <w:jc w:val="center"/>
        <w:rPr>
          <w:rFonts w:ascii="HY신명조" w:eastAsia="HY신명조" w:hAnsi="바탕체"/>
          <w:szCs w:val="20"/>
        </w:rPr>
      </w:pPr>
    </w:p>
    <w:p w:rsidR="00930DC3" w:rsidRPr="00CB41C0" w:rsidRDefault="00930DC3" w:rsidP="00256A3D">
      <w:pPr>
        <w:spacing w:line="312" w:lineRule="auto"/>
        <w:jc w:val="center"/>
        <w:rPr>
          <w:rFonts w:ascii="HY신명조" w:eastAsia="HY신명조" w:hAnsi="바탕체"/>
          <w:szCs w:val="20"/>
        </w:rPr>
      </w:pPr>
    </w:p>
    <w:p w:rsidR="00930DC3" w:rsidRPr="00CB41C0" w:rsidRDefault="00930DC3" w:rsidP="00256A3D">
      <w:pPr>
        <w:spacing w:line="312" w:lineRule="auto"/>
        <w:jc w:val="center"/>
        <w:rPr>
          <w:rFonts w:ascii="HY신명조" w:eastAsia="HY신명조" w:hAnsi="바탕체"/>
          <w:szCs w:val="20"/>
        </w:rPr>
      </w:pPr>
    </w:p>
    <w:p w:rsidR="00E768E3" w:rsidRPr="00CB41C0" w:rsidRDefault="00E768E3" w:rsidP="00EF057F">
      <w:pPr>
        <w:spacing w:line="312" w:lineRule="auto"/>
        <w:jc w:val="left"/>
        <w:rPr>
          <w:rFonts w:ascii="HY신명조" w:eastAsia="HY신명조" w:hAnsi="바탕체"/>
          <w:szCs w:val="20"/>
        </w:rPr>
      </w:pPr>
    </w:p>
    <w:p w:rsidR="00930DC3" w:rsidRPr="00CB41C0" w:rsidRDefault="00EF057F" w:rsidP="00EF057F">
      <w:pPr>
        <w:spacing w:line="312" w:lineRule="auto"/>
        <w:jc w:val="left"/>
        <w:rPr>
          <w:rFonts w:ascii="HY신명조" w:eastAsia="HY신명조" w:hAnsi="바탕체"/>
          <w:szCs w:val="20"/>
        </w:rPr>
      </w:pPr>
      <w:r w:rsidRPr="00CB41C0">
        <w:rPr>
          <w:rFonts w:ascii="HY신명조" w:eastAsia="HY신명조" w:hAnsi="바탕체" w:hint="eastAsia"/>
          <w:szCs w:val="20"/>
        </w:rPr>
        <w:t>[첨부1]</w:t>
      </w:r>
    </w:p>
    <w:p w:rsidR="00162815" w:rsidRPr="00CB41C0" w:rsidRDefault="00162815" w:rsidP="00256A3D">
      <w:pPr>
        <w:spacing w:line="312" w:lineRule="auto"/>
        <w:jc w:val="center"/>
        <w:rPr>
          <w:rFonts w:ascii="HY신명조" w:eastAsia="HY신명조" w:hAnsi="바탕체"/>
          <w:b/>
          <w:szCs w:val="20"/>
        </w:rPr>
      </w:pPr>
    </w:p>
    <w:p w:rsidR="00930DC3" w:rsidRPr="00CB41C0" w:rsidRDefault="00930DC3" w:rsidP="00256A3D">
      <w:pPr>
        <w:spacing w:line="312" w:lineRule="auto"/>
        <w:jc w:val="center"/>
        <w:rPr>
          <w:rFonts w:ascii="HY신명조" w:eastAsia="HY신명조" w:hAnsi="바탕체"/>
          <w:b/>
          <w:szCs w:val="20"/>
        </w:rPr>
      </w:pPr>
      <w:proofErr w:type="spellStart"/>
      <w:r w:rsidRPr="00CB41C0">
        <w:rPr>
          <w:rFonts w:ascii="HY신명조" w:eastAsia="HY신명조" w:hAnsi="바탕체" w:hint="eastAsia"/>
          <w:b/>
          <w:szCs w:val="20"/>
        </w:rPr>
        <w:t>하도급대금등</w:t>
      </w:r>
      <w:proofErr w:type="spellEnd"/>
      <w:r w:rsidRPr="00CB41C0">
        <w:rPr>
          <w:rFonts w:ascii="HY신명조" w:eastAsia="HY신명조" w:hAnsi="바탕체" w:hint="eastAsia"/>
          <w:b/>
          <w:szCs w:val="20"/>
        </w:rPr>
        <w:t xml:space="preserve"> </w:t>
      </w:r>
      <w:proofErr w:type="spellStart"/>
      <w:r w:rsidRPr="00CB41C0">
        <w:rPr>
          <w:rFonts w:ascii="HY신명조" w:eastAsia="HY신명조" w:hAnsi="바탕체" w:hint="eastAsia"/>
          <w:b/>
          <w:szCs w:val="20"/>
        </w:rPr>
        <w:t>연동표</w:t>
      </w:r>
      <w:proofErr w:type="spellEnd"/>
    </w:p>
    <w:p w:rsidR="00930DC3" w:rsidRPr="00CB41C0" w:rsidRDefault="00930DC3" w:rsidP="00256A3D">
      <w:pPr>
        <w:spacing w:line="312" w:lineRule="auto"/>
        <w:jc w:val="center"/>
        <w:rPr>
          <w:rFonts w:ascii="HY신명조" w:eastAsia="HY신명조" w:hAnsi="바탕체"/>
          <w:b/>
          <w:szCs w:val="20"/>
        </w:rPr>
      </w:pPr>
    </w:p>
    <w:p w:rsidR="00930DC3" w:rsidRPr="00CB41C0" w:rsidRDefault="00930DC3" w:rsidP="00930DC3">
      <w:pPr>
        <w:spacing w:line="312" w:lineRule="auto"/>
        <w:rPr>
          <w:rFonts w:ascii="HY신명조" w:eastAsia="HY신명조" w:hAnsi="바탕체"/>
          <w:szCs w:val="20"/>
        </w:rPr>
      </w:pPr>
      <w:r w:rsidRPr="00CB41C0">
        <w:rPr>
          <w:rFonts w:ascii="HY신명조" w:eastAsia="HY신명조" w:hAnsi="바탕체" w:hint="eastAsia"/>
          <w:szCs w:val="20"/>
        </w:rPr>
        <w:t xml:space="preserve">◇ </w:t>
      </w:r>
      <w:proofErr w:type="spellStart"/>
      <w:r w:rsidRPr="00CB41C0">
        <w:rPr>
          <w:rFonts w:ascii="HY신명조" w:eastAsia="HY신명조" w:hAnsi="바탕체" w:hint="eastAsia"/>
          <w:szCs w:val="20"/>
        </w:rPr>
        <w:t>원사업자등과</w:t>
      </w:r>
      <w:proofErr w:type="spellEnd"/>
      <w:r w:rsidRPr="00CB41C0">
        <w:rPr>
          <w:rFonts w:ascii="HY신명조" w:eastAsia="HY신명조" w:hAnsi="바탕체" w:hint="eastAsia"/>
          <w:szCs w:val="20"/>
        </w:rPr>
        <w:t xml:space="preserve"> </w:t>
      </w:r>
      <w:proofErr w:type="spellStart"/>
      <w:r w:rsidRPr="00CB41C0">
        <w:rPr>
          <w:rFonts w:ascii="HY신명조" w:eastAsia="HY신명조" w:hAnsi="바탕체" w:hint="eastAsia"/>
          <w:szCs w:val="20"/>
        </w:rPr>
        <w:t>수급사업자등은</w:t>
      </w:r>
      <w:proofErr w:type="spellEnd"/>
      <w:r w:rsidRPr="00CB41C0">
        <w:rPr>
          <w:rFonts w:ascii="HY신명조" w:eastAsia="HY신명조" w:hAnsi="바탕체" w:hint="eastAsia"/>
          <w:szCs w:val="20"/>
        </w:rPr>
        <w:t xml:space="preserve"> 하도급거래 또는 </w:t>
      </w:r>
      <w:proofErr w:type="spellStart"/>
      <w:r w:rsidRPr="00CB41C0">
        <w:rPr>
          <w:rFonts w:ascii="HY신명조" w:eastAsia="HY신명조" w:hAnsi="바탕체" w:hint="eastAsia"/>
          <w:szCs w:val="20"/>
        </w:rPr>
        <w:t>수탁·위탁거래에</w:t>
      </w:r>
      <w:proofErr w:type="spellEnd"/>
      <w:r w:rsidRPr="00CB41C0">
        <w:rPr>
          <w:rFonts w:ascii="HY신명조" w:eastAsia="HY신명조" w:hAnsi="바탕체" w:hint="eastAsia"/>
          <w:szCs w:val="20"/>
        </w:rPr>
        <w:t xml:space="preserve"> 관한 </w:t>
      </w:r>
      <w:proofErr w:type="spellStart"/>
      <w:r w:rsidRPr="00CB41C0">
        <w:rPr>
          <w:rFonts w:ascii="HY신명조" w:eastAsia="HY신명조" w:hAnsi="바탕체" w:hint="eastAsia"/>
          <w:szCs w:val="20"/>
        </w:rPr>
        <w:t>하도급대금등</w:t>
      </w:r>
      <w:proofErr w:type="spellEnd"/>
      <w:r w:rsidRPr="00CB41C0">
        <w:rPr>
          <w:rFonts w:ascii="HY신명조" w:eastAsia="HY신명조" w:hAnsi="바탕체" w:hint="eastAsia"/>
          <w:szCs w:val="20"/>
        </w:rPr>
        <w:t xml:space="preserve"> 연동을 위해 다음과 같이 정한다. </w:t>
      </w:r>
    </w:p>
    <w:p w:rsidR="00162815" w:rsidRPr="00CB41C0" w:rsidRDefault="00162815" w:rsidP="00930DC3">
      <w:pPr>
        <w:spacing w:line="312" w:lineRule="auto"/>
        <w:rPr>
          <w:rFonts w:ascii="HY신명조" w:eastAsia="HY신명조" w:hAnsi="바탕체"/>
          <w:szCs w:val="20"/>
        </w:rPr>
      </w:pPr>
    </w:p>
    <w:tbl>
      <w:tblPr>
        <w:tblStyle w:val="a8"/>
        <w:tblW w:w="0" w:type="auto"/>
        <w:tblLook w:val="04A0" w:firstRow="1" w:lastRow="0" w:firstColumn="1" w:lastColumn="0" w:noHBand="0" w:noVBand="1"/>
      </w:tblPr>
      <w:tblGrid>
        <w:gridCol w:w="2689"/>
        <w:gridCol w:w="6327"/>
      </w:tblGrid>
      <w:tr w:rsidR="00CB41C0" w:rsidRPr="00CB41C0" w:rsidTr="00EB349D">
        <w:trPr>
          <w:trHeight w:val="421"/>
        </w:trPr>
        <w:tc>
          <w:tcPr>
            <w:tcW w:w="2689" w:type="dxa"/>
            <w:shd w:val="clear" w:color="auto" w:fill="D9D9D9" w:themeFill="background1" w:themeFillShade="D9"/>
            <w:vAlign w:val="center"/>
          </w:tcPr>
          <w:p w:rsidR="00162815" w:rsidRPr="00CB41C0" w:rsidRDefault="00162815" w:rsidP="00162815">
            <w:pPr>
              <w:spacing w:line="312" w:lineRule="auto"/>
              <w:jc w:val="center"/>
              <w:rPr>
                <w:rFonts w:ascii="HY신명조" w:eastAsia="HY신명조" w:hAnsi="바탕체"/>
                <w:b/>
                <w:szCs w:val="20"/>
              </w:rPr>
            </w:pPr>
            <w:proofErr w:type="gramStart"/>
            <w:r w:rsidRPr="00CB41C0">
              <w:rPr>
                <w:rFonts w:ascii="HY신명조" w:eastAsia="HY신명조" w:hAnsi="바탕체" w:hint="eastAsia"/>
                <w:b/>
                <w:szCs w:val="20"/>
              </w:rPr>
              <w:t>구</w:t>
            </w:r>
            <w:r w:rsidR="00087727" w:rsidRPr="00CB41C0">
              <w:rPr>
                <w:rFonts w:ascii="HY신명조" w:eastAsia="HY신명조" w:hAnsi="바탕체" w:hint="eastAsia"/>
                <w:b/>
                <w:szCs w:val="20"/>
              </w:rPr>
              <w:t xml:space="preserve">  </w:t>
            </w:r>
            <w:r w:rsidRPr="00CB41C0">
              <w:rPr>
                <w:rFonts w:ascii="HY신명조" w:eastAsia="HY신명조" w:hAnsi="바탕체" w:hint="eastAsia"/>
                <w:b/>
                <w:szCs w:val="20"/>
              </w:rPr>
              <w:t>분</w:t>
            </w:r>
            <w:proofErr w:type="gramEnd"/>
          </w:p>
        </w:tc>
        <w:tc>
          <w:tcPr>
            <w:tcW w:w="6327" w:type="dxa"/>
            <w:shd w:val="clear" w:color="auto" w:fill="D9D9D9" w:themeFill="background1" w:themeFillShade="D9"/>
            <w:vAlign w:val="center"/>
          </w:tcPr>
          <w:p w:rsidR="00162815" w:rsidRPr="00CB41C0" w:rsidRDefault="00162815" w:rsidP="00162815">
            <w:pPr>
              <w:spacing w:line="312" w:lineRule="auto"/>
              <w:jc w:val="center"/>
              <w:rPr>
                <w:rFonts w:ascii="HY신명조" w:eastAsia="HY신명조" w:hAnsi="바탕체"/>
                <w:b/>
                <w:szCs w:val="20"/>
              </w:rPr>
            </w:pPr>
            <w:proofErr w:type="gramStart"/>
            <w:r w:rsidRPr="00CB41C0">
              <w:rPr>
                <w:rFonts w:ascii="HY신명조" w:eastAsia="HY신명조" w:hAnsi="바탕체" w:hint="eastAsia"/>
                <w:b/>
                <w:szCs w:val="20"/>
              </w:rPr>
              <w:t>기</w:t>
            </w:r>
            <w:r w:rsidR="00087727" w:rsidRPr="00CB41C0">
              <w:rPr>
                <w:rFonts w:ascii="HY신명조" w:eastAsia="HY신명조" w:hAnsi="바탕체" w:hint="eastAsia"/>
                <w:b/>
                <w:szCs w:val="20"/>
              </w:rPr>
              <w:t xml:space="preserve">  </w:t>
            </w:r>
            <w:r w:rsidRPr="00CB41C0">
              <w:rPr>
                <w:rFonts w:ascii="HY신명조" w:eastAsia="HY신명조" w:hAnsi="바탕체" w:hint="eastAsia"/>
                <w:b/>
                <w:szCs w:val="20"/>
              </w:rPr>
              <w:t>재</w:t>
            </w:r>
            <w:proofErr w:type="gramEnd"/>
            <w:r w:rsidR="00087727" w:rsidRPr="00CB41C0">
              <w:rPr>
                <w:rFonts w:ascii="HY신명조" w:eastAsia="HY신명조" w:hAnsi="바탕체" w:hint="eastAsia"/>
                <w:b/>
                <w:szCs w:val="20"/>
              </w:rPr>
              <w:t xml:space="preserve">  </w:t>
            </w:r>
            <w:r w:rsidRPr="00CB41C0">
              <w:rPr>
                <w:rFonts w:ascii="HY신명조" w:eastAsia="HY신명조" w:hAnsi="바탕체" w:hint="eastAsia"/>
                <w:b/>
                <w:szCs w:val="20"/>
              </w:rPr>
              <w:t>사</w:t>
            </w:r>
            <w:r w:rsidR="00087727" w:rsidRPr="00CB41C0">
              <w:rPr>
                <w:rFonts w:ascii="HY신명조" w:eastAsia="HY신명조" w:hAnsi="바탕체" w:hint="eastAsia"/>
                <w:b/>
                <w:szCs w:val="20"/>
              </w:rPr>
              <w:t xml:space="preserve">  </w:t>
            </w:r>
            <w:r w:rsidRPr="00CB41C0">
              <w:rPr>
                <w:rFonts w:ascii="HY신명조" w:eastAsia="HY신명조" w:hAnsi="바탕체" w:hint="eastAsia"/>
                <w:b/>
                <w:szCs w:val="20"/>
              </w:rPr>
              <w:t>항</w:t>
            </w:r>
          </w:p>
        </w:tc>
      </w:tr>
      <w:tr w:rsidR="00CB41C0" w:rsidRPr="00CB41C0" w:rsidTr="00087727">
        <w:trPr>
          <w:trHeight w:val="271"/>
        </w:trPr>
        <w:tc>
          <w:tcPr>
            <w:tcW w:w="2689" w:type="dxa"/>
            <w:vAlign w:val="center"/>
          </w:tcPr>
          <w:p w:rsidR="00162815" w:rsidRPr="00CB41C0" w:rsidRDefault="00162815" w:rsidP="00930DC3">
            <w:pPr>
              <w:spacing w:line="312" w:lineRule="auto"/>
              <w:rPr>
                <w:rFonts w:ascii="HY신명조" w:eastAsia="HY신명조" w:hAnsi="바탕체"/>
                <w:sz w:val="18"/>
                <w:szCs w:val="20"/>
              </w:rPr>
            </w:pPr>
            <w:r w:rsidRPr="00CB41C0">
              <w:rPr>
                <w:rFonts w:ascii="HY신명조" w:eastAsia="HY신명조" w:hAnsi="바탕체" w:hint="eastAsia"/>
                <w:sz w:val="18"/>
                <w:szCs w:val="20"/>
              </w:rPr>
              <w:t xml:space="preserve">1. </w:t>
            </w:r>
            <w:proofErr w:type="spellStart"/>
            <w:r w:rsidRPr="00CB41C0">
              <w:rPr>
                <w:rFonts w:ascii="HY신명조" w:eastAsia="HY신명조" w:hAnsi="바탕체" w:hint="eastAsia"/>
                <w:sz w:val="18"/>
                <w:szCs w:val="20"/>
              </w:rPr>
              <w:t>하도급대금등</w:t>
            </w:r>
            <w:proofErr w:type="spellEnd"/>
            <w:r w:rsidRPr="00CB41C0">
              <w:rPr>
                <w:rFonts w:ascii="HY신명조" w:eastAsia="HY신명조" w:hAnsi="바탕체" w:hint="eastAsia"/>
                <w:sz w:val="18"/>
                <w:szCs w:val="20"/>
              </w:rPr>
              <w:t xml:space="preserve"> 연동 대상 </w:t>
            </w:r>
          </w:p>
          <w:p w:rsidR="00162815" w:rsidRPr="00CB41C0" w:rsidRDefault="00162815" w:rsidP="00930DC3">
            <w:pPr>
              <w:spacing w:line="312" w:lineRule="auto"/>
              <w:rPr>
                <w:rFonts w:ascii="HY신명조" w:eastAsia="HY신명조" w:hAnsi="바탕체"/>
                <w:sz w:val="18"/>
                <w:szCs w:val="20"/>
              </w:rPr>
            </w:pPr>
            <w:r w:rsidRPr="00CB41C0">
              <w:rPr>
                <w:rFonts w:ascii="HY신명조" w:eastAsia="HY신명조" w:hAnsi="바탕체" w:hint="eastAsia"/>
                <w:sz w:val="18"/>
                <w:szCs w:val="20"/>
              </w:rPr>
              <w:t>목적물 등의 명칭</w:t>
            </w:r>
          </w:p>
        </w:tc>
        <w:tc>
          <w:tcPr>
            <w:tcW w:w="6327" w:type="dxa"/>
            <w:vAlign w:val="center"/>
          </w:tcPr>
          <w:p w:rsidR="00162815" w:rsidRPr="00CB41C0" w:rsidRDefault="00162815" w:rsidP="00930DC3">
            <w:pPr>
              <w:spacing w:line="312" w:lineRule="auto"/>
              <w:rPr>
                <w:rFonts w:ascii="HY신명조" w:eastAsia="HY신명조" w:hAnsi="바탕체"/>
                <w:sz w:val="18"/>
                <w:szCs w:val="20"/>
              </w:rPr>
            </w:pPr>
          </w:p>
        </w:tc>
      </w:tr>
      <w:tr w:rsidR="00CB41C0" w:rsidRPr="00CB41C0" w:rsidTr="00087727">
        <w:trPr>
          <w:trHeight w:val="295"/>
        </w:trPr>
        <w:tc>
          <w:tcPr>
            <w:tcW w:w="2689" w:type="dxa"/>
            <w:vAlign w:val="center"/>
          </w:tcPr>
          <w:p w:rsidR="00162815" w:rsidRPr="00CB41C0" w:rsidRDefault="00162815" w:rsidP="00930DC3">
            <w:pPr>
              <w:spacing w:line="312" w:lineRule="auto"/>
              <w:rPr>
                <w:rFonts w:ascii="HY신명조" w:eastAsia="HY신명조" w:hAnsi="바탕체"/>
                <w:sz w:val="18"/>
                <w:szCs w:val="20"/>
              </w:rPr>
            </w:pPr>
            <w:r w:rsidRPr="00CB41C0">
              <w:rPr>
                <w:rFonts w:ascii="HY신명조" w:eastAsia="HY신명조" w:hAnsi="바탕체" w:hint="eastAsia"/>
                <w:sz w:val="18"/>
                <w:szCs w:val="20"/>
              </w:rPr>
              <w:t xml:space="preserve">2. </w:t>
            </w:r>
            <w:proofErr w:type="spellStart"/>
            <w:r w:rsidRPr="00CB41C0">
              <w:rPr>
                <w:rFonts w:ascii="HY신명조" w:eastAsia="HY신명조" w:hAnsi="바탕체" w:hint="eastAsia"/>
                <w:sz w:val="18"/>
                <w:szCs w:val="20"/>
              </w:rPr>
              <w:t>하도급대금등</w:t>
            </w:r>
            <w:proofErr w:type="spellEnd"/>
            <w:r w:rsidRPr="00CB41C0">
              <w:rPr>
                <w:rFonts w:ascii="HY신명조" w:eastAsia="HY신명조" w:hAnsi="바탕체" w:hint="eastAsia"/>
                <w:sz w:val="18"/>
                <w:szCs w:val="20"/>
              </w:rPr>
              <w:t xml:space="preserve"> 연동 대상 주요 </w:t>
            </w:r>
            <w:r w:rsidR="009241BB" w:rsidRPr="00CB41C0">
              <w:rPr>
                <w:rFonts w:ascii="HY신명조" w:eastAsia="HY신명조" w:hAnsi="바탕체" w:hint="eastAsia"/>
                <w:sz w:val="18"/>
                <w:szCs w:val="20"/>
              </w:rPr>
              <w:t>원재료</w:t>
            </w:r>
          </w:p>
        </w:tc>
        <w:tc>
          <w:tcPr>
            <w:tcW w:w="6327" w:type="dxa"/>
            <w:vAlign w:val="center"/>
          </w:tcPr>
          <w:p w:rsidR="00162815" w:rsidRPr="00CB41C0" w:rsidRDefault="00162815" w:rsidP="00930DC3">
            <w:pPr>
              <w:spacing w:line="312" w:lineRule="auto"/>
              <w:rPr>
                <w:rFonts w:ascii="HY신명조" w:eastAsia="HY신명조" w:hAnsi="바탕체"/>
                <w:sz w:val="18"/>
                <w:szCs w:val="20"/>
              </w:rPr>
            </w:pPr>
          </w:p>
        </w:tc>
      </w:tr>
      <w:tr w:rsidR="00CB41C0" w:rsidRPr="00CB41C0" w:rsidTr="00087727">
        <w:trPr>
          <w:trHeight w:val="462"/>
        </w:trPr>
        <w:tc>
          <w:tcPr>
            <w:tcW w:w="2689" w:type="dxa"/>
            <w:vAlign w:val="center"/>
          </w:tcPr>
          <w:p w:rsidR="00162815" w:rsidRPr="00CB41C0" w:rsidRDefault="00162815" w:rsidP="00930DC3">
            <w:pPr>
              <w:spacing w:line="312" w:lineRule="auto"/>
              <w:rPr>
                <w:rFonts w:ascii="HY신명조" w:eastAsia="HY신명조" w:hAnsi="바탕체"/>
                <w:sz w:val="18"/>
                <w:szCs w:val="20"/>
              </w:rPr>
            </w:pPr>
            <w:r w:rsidRPr="00CB41C0">
              <w:rPr>
                <w:rFonts w:ascii="HY신명조" w:eastAsia="HY신명조" w:hAnsi="바탕체" w:hint="eastAsia"/>
                <w:sz w:val="18"/>
                <w:szCs w:val="20"/>
              </w:rPr>
              <w:t xml:space="preserve">3. </w:t>
            </w:r>
            <w:r w:rsidR="009241BB" w:rsidRPr="00CB41C0">
              <w:rPr>
                <w:rFonts w:ascii="HY신명조" w:eastAsia="HY신명조" w:hAnsi="바탕체" w:hint="eastAsia"/>
                <w:sz w:val="18"/>
                <w:szCs w:val="20"/>
              </w:rPr>
              <w:t>원재료</w:t>
            </w:r>
            <w:r w:rsidRPr="00CB41C0">
              <w:rPr>
                <w:rFonts w:ascii="HY신명조" w:eastAsia="HY신명조" w:hAnsi="바탕체" w:hint="eastAsia"/>
                <w:sz w:val="18"/>
                <w:szCs w:val="20"/>
              </w:rPr>
              <w:t xml:space="preserve"> 가격의 기준 지표</w:t>
            </w:r>
          </w:p>
        </w:tc>
        <w:tc>
          <w:tcPr>
            <w:tcW w:w="6327" w:type="dxa"/>
            <w:vAlign w:val="center"/>
          </w:tcPr>
          <w:p w:rsidR="00162815" w:rsidRPr="00CB41C0" w:rsidRDefault="00162815" w:rsidP="00930DC3">
            <w:pPr>
              <w:spacing w:line="312" w:lineRule="auto"/>
              <w:rPr>
                <w:rFonts w:ascii="HY신명조" w:eastAsia="HY신명조" w:hAnsi="바탕체"/>
                <w:sz w:val="18"/>
                <w:szCs w:val="20"/>
              </w:rPr>
            </w:pPr>
          </w:p>
        </w:tc>
      </w:tr>
      <w:tr w:rsidR="00CB41C0" w:rsidRPr="00CB41C0" w:rsidTr="00087727">
        <w:trPr>
          <w:trHeight w:val="695"/>
        </w:trPr>
        <w:tc>
          <w:tcPr>
            <w:tcW w:w="2689" w:type="dxa"/>
            <w:vAlign w:val="center"/>
          </w:tcPr>
          <w:p w:rsidR="00162815" w:rsidRPr="00CB41C0" w:rsidRDefault="00162815" w:rsidP="00162815">
            <w:pPr>
              <w:spacing w:line="312" w:lineRule="auto"/>
              <w:rPr>
                <w:rFonts w:ascii="HY신명조" w:eastAsia="HY신명조" w:hAnsi="바탕체"/>
                <w:sz w:val="18"/>
                <w:szCs w:val="20"/>
              </w:rPr>
            </w:pPr>
            <w:r w:rsidRPr="00CB41C0">
              <w:rPr>
                <w:rFonts w:ascii="HY신명조" w:eastAsia="HY신명조" w:hAnsi="바탕체" w:hint="eastAsia"/>
                <w:sz w:val="18"/>
                <w:szCs w:val="20"/>
              </w:rPr>
              <w:t xml:space="preserve">4. </w:t>
            </w:r>
            <w:r w:rsidR="009241BB" w:rsidRPr="00CB41C0">
              <w:rPr>
                <w:rFonts w:ascii="HY신명조" w:eastAsia="HY신명조" w:hAnsi="바탕체" w:hint="eastAsia"/>
                <w:sz w:val="18"/>
                <w:szCs w:val="20"/>
              </w:rPr>
              <w:t>원재료</w:t>
            </w:r>
            <w:r w:rsidRPr="00CB41C0">
              <w:rPr>
                <w:rFonts w:ascii="HY신명조" w:eastAsia="HY신명조" w:hAnsi="바탕체" w:hint="eastAsia"/>
                <w:sz w:val="18"/>
                <w:szCs w:val="20"/>
              </w:rPr>
              <w:t xml:space="preserve"> 가격의 </w:t>
            </w:r>
          </w:p>
          <w:p w:rsidR="00162815" w:rsidRPr="00CB41C0" w:rsidRDefault="00162815" w:rsidP="00162815">
            <w:pPr>
              <w:spacing w:line="312" w:lineRule="auto"/>
              <w:rPr>
                <w:rFonts w:ascii="HY신명조" w:eastAsia="HY신명조" w:hAnsi="바탕체"/>
                <w:sz w:val="18"/>
                <w:szCs w:val="20"/>
              </w:rPr>
            </w:pPr>
            <w:r w:rsidRPr="00CB41C0">
              <w:rPr>
                <w:rFonts w:ascii="HY신명조" w:eastAsia="HY신명조" w:hAnsi="바탕체" w:hint="eastAsia"/>
                <w:sz w:val="18"/>
                <w:szCs w:val="20"/>
              </w:rPr>
              <w:t xml:space="preserve">변동률 산정을 위한 </w:t>
            </w:r>
          </w:p>
          <w:p w:rsidR="00162815" w:rsidRPr="00CB41C0" w:rsidRDefault="00162815" w:rsidP="00162815">
            <w:pPr>
              <w:spacing w:line="312" w:lineRule="auto"/>
              <w:rPr>
                <w:rFonts w:ascii="HY신명조" w:eastAsia="HY신명조" w:hAnsi="바탕체"/>
                <w:sz w:val="18"/>
                <w:szCs w:val="20"/>
              </w:rPr>
            </w:pPr>
            <w:r w:rsidRPr="00CB41C0">
              <w:rPr>
                <w:rFonts w:ascii="HY신명조" w:eastAsia="HY신명조" w:hAnsi="바탕체" w:hint="eastAsia"/>
                <w:sz w:val="18"/>
                <w:szCs w:val="20"/>
              </w:rPr>
              <w:t>기준시점 및 비교시점</w:t>
            </w:r>
          </w:p>
        </w:tc>
        <w:tc>
          <w:tcPr>
            <w:tcW w:w="6327" w:type="dxa"/>
            <w:vAlign w:val="center"/>
          </w:tcPr>
          <w:p w:rsidR="00162815" w:rsidRPr="00CB41C0" w:rsidRDefault="003A1EF0" w:rsidP="00930DC3">
            <w:pPr>
              <w:spacing w:line="312" w:lineRule="auto"/>
              <w:rPr>
                <w:rFonts w:ascii="HY신명조" w:eastAsia="HY신명조" w:hAnsi="바탕체"/>
                <w:sz w:val="18"/>
                <w:szCs w:val="20"/>
              </w:rPr>
            </w:pPr>
            <w:r w:rsidRPr="00CB41C0">
              <w:rPr>
                <w:rFonts w:ascii="HY신명조" w:eastAsia="HY신명조" w:hAnsi="바탕체" w:hint="eastAsia"/>
                <w:sz w:val="18"/>
                <w:szCs w:val="20"/>
              </w:rPr>
              <w:t>기준시점:</w:t>
            </w:r>
          </w:p>
          <w:p w:rsidR="003A1EF0" w:rsidRPr="00CB41C0" w:rsidRDefault="003A1EF0" w:rsidP="00930DC3">
            <w:pPr>
              <w:spacing w:line="312" w:lineRule="auto"/>
              <w:rPr>
                <w:rFonts w:ascii="HY신명조" w:eastAsia="HY신명조" w:hAnsi="바탕체"/>
                <w:sz w:val="18"/>
                <w:szCs w:val="20"/>
              </w:rPr>
            </w:pPr>
            <w:r w:rsidRPr="00CB41C0">
              <w:rPr>
                <w:rFonts w:ascii="HY신명조" w:eastAsia="HY신명조" w:hAnsi="바탕체" w:hint="eastAsia"/>
                <w:sz w:val="18"/>
                <w:szCs w:val="20"/>
              </w:rPr>
              <w:t>비교시점:</w:t>
            </w:r>
          </w:p>
        </w:tc>
      </w:tr>
      <w:tr w:rsidR="00CB41C0" w:rsidRPr="00CB41C0" w:rsidTr="00087727">
        <w:trPr>
          <w:trHeight w:val="369"/>
        </w:trPr>
        <w:tc>
          <w:tcPr>
            <w:tcW w:w="2689" w:type="dxa"/>
            <w:vAlign w:val="center"/>
          </w:tcPr>
          <w:p w:rsidR="00D133ED" w:rsidRPr="00CB41C0" w:rsidRDefault="00D133ED" w:rsidP="00930DC3">
            <w:pPr>
              <w:spacing w:line="312" w:lineRule="auto"/>
              <w:rPr>
                <w:rFonts w:ascii="HY신명조" w:eastAsia="HY신명조" w:hAnsi="바탕체"/>
                <w:sz w:val="18"/>
                <w:szCs w:val="20"/>
              </w:rPr>
            </w:pPr>
            <w:r w:rsidRPr="00CB41C0">
              <w:rPr>
                <w:rFonts w:ascii="HY신명조" w:eastAsia="HY신명조" w:hAnsi="바탕체" w:hint="eastAsia"/>
                <w:sz w:val="18"/>
                <w:szCs w:val="20"/>
              </w:rPr>
              <w:t>5. 조정요건</w:t>
            </w:r>
          </w:p>
        </w:tc>
        <w:tc>
          <w:tcPr>
            <w:tcW w:w="6327" w:type="dxa"/>
            <w:vAlign w:val="center"/>
          </w:tcPr>
          <w:p w:rsidR="00162815" w:rsidRPr="00CB41C0" w:rsidRDefault="00162815" w:rsidP="00930DC3">
            <w:pPr>
              <w:spacing w:line="312" w:lineRule="auto"/>
              <w:rPr>
                <w:rFonts w:ascii="HY신명조" w:eastAsia="HY신명조" w:hAnsi="바탕체"/>
                <w:sz w:val="18"/>
                <w:szCs w:val="20"/>
              </w:rPr>
            </w:pPr>
          </w:p>
        </w:tc>
      </w:tr>
      <w:tr w:rsidR="00CB41C0" w:rsidRPr="00CB41C0" w:rsidTr="00087727">
        <w:trPr>
          <w:trHeight w:val="419"/>
        </w:trPr>
        <w:tc>
          <w:tcPr>
            <w:tcW w:w="2689" w:type="dxa"/>
            <w:vAlign w:val="center"/>
          </w:tcPr>
          <w:p w:rsidR="00162815" w:rsidRPr="00CB41C0" w:rsidRDefault="00D133ED" w:rsidP="00930DC3">
            <w:pPr>
              <w:spacing w:line="312" w:lineRule="auto"/>
              <w:rPr>
                <w:rFonts w:ascii="HY신명조" w:eastAsia="HY신명조" w:hAnsi="바탕체"/>
                <w:sz w:val="18"/>
                <w:szCs w:val="20"/>
              </w:rPr>
            </w:pPr>
            <w:r w:rsidRPr="00CB41C0">
              <w:rPr>
                <w:rFonts w:ascii="HY신명조" w:eastAsia="HY신명조" w:hAnsi="바탕체" w:hint="eastAsia"/>
                <w:sz w:val="18"/>
                <w:szCs w:val="20"/>
              </w:rPr>
              <w:t>6. 조정주기</w:t>
            </w:r>
          </w:p>
        </w:tc>
        <w:tc>
          <w:tcPr>
            <w:tcW w:w="6327" w:type="dxa"/>
            <w:vAlign w:val="center"/>
          </w:tcPr>
          <w:p w:rsidR="00162815" w:rsidRPr="00CB41C0" w:rsidRDefault="00162815" w:rsidP="00930DC3">
            <w:pPr>
              <w:spacing w:line="312" w:lineRule="auto"/>
              <w:rPr>
                <w:rFonts w:ascii="HY신명조" w:eastAsia="HY신명조" w:hAnsi="바탕체"/>
                <w:sz w:val="18"/>
                <w:szCs w:val="20"/>
              </w:rPr>
            </w:pPr>
          </w:p>
        </w:tc>
      </w:tr>
      <w:tr w:rsidR="00CB41C0" w:rsidRPr="00CB41C0" w:rsidTr="00087727">
        <w:trPr>
          <w:trHeight w:val="424"/>
        </w:trPr>
        <w:tc>
          <w:tcPr>
            <w:tcW w:w="2689" w:type="dxa"/>
            <w:vAlign w:val="center"/>
          </w:tcPr>
          <w:p w:rsidR="00162815" w:rsidRPr="00CB41C0" w:rsidRDefault="00D133ED" w:rsidP="00930DC3">
            <w:pPr>
              <w:spacing w:line="312" w:lineRule="auto"/>
              <w:rPr>
                <w:rFonts w:ascii="HY신명조" w:eastAsia="HY신명조" w:hAnsi="바탕체"/>
                <w:sz w:val="18"/>
                <w:szCs w:val="20"/>
              </w:rPr>
            </w:pPr>
            <w:r w:rsidRPr="00CB41C0">
              <w:rPr>
                <w:rFonts w:ascii="HY신명조" w:eastAsia="HY신명조" w:hAnsi="바탕체" w:hint="eastAsia"/>
                <w:sz w:val="18"/>
                <w:szCs w:val="20"/>
              </w:rPr>
              <w:t>7. 조정일</w:t>
            </w:r>
          </w:p>
        </w:tc>
        <w:tc>
          <w:tcPr>
            <w:tcW w:w="6327" w:type="dxa"/>
            <w:vAlign w:val="center"/>
          </w:tcPr>
          <w:p w:rsidR="00162815" w:rsidRPr="00CB41C0" w:rsidRDefault="00162815" w:rsidP="00930DC3">
            <w:pPr>
              <w:spacing w:line="312" w:lineRule="auto"/>
              <w:rPr>
                <w:rFonts w:ascii="HY신명조" w:eastAsia="HY신명조" w:hAnsi="바탕체"/>
                <w:sz w:val="18"/>
                <w:szCs w:val="20"/>
              </w:rPr>
            </w:pPr>
          </w:p>
        </w:tc>
      </w:tr>
      <w:tr w:rsidR="00CB41C0" w:rsidRPr="00CB41C0" w:rsidTr="00087727">
        <w:trPr>
          <w:trHeight w:val="416"/>
        </w:trPr>
        <w:tc>
          <w:tcPr>
            <w:tcW w:w="2689" w:type="dxa"/>
            <w:vAlign w:val="center"/>
          </w:tcPr>
          <w:p w:rsidR="00D133ED" w:rsidRPr="00CB41C0" w:rsidRDefault="00D133ED" w:rsidP="00930DC3">
            <w:pPr>
              <w:spacing w:line="312" w:lineRule="auto"/>
              <w:rPr>
                <w:rFonts w:ascii="HY신명조" w:eastAsia="HY신명조" w:hAnsi="바탕체"/>
                <w:sz w:val="18"/>
                <w:szCs w:val="20"/>
              </w:rPr>
            </w:pPr>
            <w:r w:rsidRPr="00CB41C0">
              <w:rPr>
                <w:rFonts w:ascii="HY신명조" w:eastAsia="HY신명조" w:hAnsi="바탕체" w:hint="eastAsia"/>
                <w:sz w:val="18"/>
                <w:szCs w:val="20"/>
              </w:rPr>
              <w:t>8. 조정대금 반영일</w:t>
            </w:r>
          </w:p>
        </w:tc>
        <w:tc>
          <w:tcPr>
            <w:tcW w:w="6327" w:type="dxa"/>
            <w:vAlign w:val="center"/>
          </w:tcPr>
          <w:p w:rsidR="00D133ED" w:rsidRPr="00CB41C0" w:rsidRDefault="00D133ED" w:rsidP="00930DC3">
            <w:pPr>
              <w:spacing w:line="312" w:lineRule="auto"/>
              <w:rPr>
                <w:rFonts w:ascii="HY신명조" w:eastAsia="HY신명조" w:hAnsi="바탕체"/>
                <w:sz w:val="18"/>
                <w:szCs w:val="20"/>
              </w:rPr>
            </w:pPr>
          </w:p>
        </w:tc>
      </w:tr>
      <w:tr w:rsidR="00CB41C0" w:rsidRPr="00CB41C0" w:rsidTr="00087727">
        <w:trPr>
          <w:trHeight w:val="407"/>
        </w:trPr>
        <w:tc>
          <w:tcPr>
            <w:tcW w:w="2689" w:type="dxa"/>
            <w:vAlign w:val="center"/>
          </w:tcPr>
          <w:p w:rsidR="00D133ED" w:rsidRPr="00CB41C0" w:rsidRDefault="00D133ED" w:rsidP="00930DC3">
            <w:pPr>
              <w:spacing w:line="312" w:lineRule="auto"/>
              <w:rPr>
                <w:rFonts w:ascii="HY신명조" w:eastAsia="HY신명조" w:hAnsi="바탕체"/>
                <w:sz w:val="18"/>
                <w:szCs w:val="20"/>
              </w:rPr>
            </w:pPr>
            <w:r w:rsidRPr="00CB41C0">
              <w:rPr>
                <w:rFonts w:ascii="HY신명조" w:eastAsia="HY신명조" w:hAnsi="바탕체" w:hint="eastAsia"/>
                <w:sz w:val="18"/>
                <w:szCs w:val="20"/>
              </w:rPr>
              <w:t>9. 하도급대금 등 연동 산식</w:t>
            </w:r>
          </w:p>
        </w:tc>
        <w:tc>
          <w:tcPr>
            <w:tcW w:w="6327" w:type="dxa"/>
            <w:vAlign w:val="center"/>
          </w:tcPr>
          <w:p w:rsidR="00D133ED" w:rsidRPr="00CB41C0" w:rsidRDefault="00D133ED" w:rsidP="00930DC3">
            <w:pPr>
              <w:spacing w:line="312" w:lineRule="auto"/>
              <w:rPr>
                <w:rFonts w:ascii="HY신명조" w:eastAsia="HY신명조" w:hAnsi="바탕체"/>
                <w:sz w:val="18"/>
                <w:szCs w:val="20"/>
              </w:rPr>
            </w:pPr>
          </w:p>
        </w:tc>
      </w:tr>
      <w:tr w:rsidR="00CB41C0" w:rsidRPr="00CB41C0" w:rsidTr="00087727">
        <w:trPr>
          <w:trHeight w:val="413"/>
        </w:trPr>
        <w:tc>
          <w:tcPr>
            <w:tcW w:w="2689" w:type="dxa"/>
            <w:vAlign w:val="center"/>
          </w:tcPr>
          <w:p w:rsidR="00D133ED" w:rsidRPr="00CB41C0" w:rsidRDefault="00D133ED" w:rsidP="00930DC3">
            <w:pPr>
              <w:spacing w:line="312" w:lineRule="auto"/>
              <w:rPr>
                <w:rFonts w:ascii="HY신명조" w:eastAsia="HY신명조" w:hAnsi="바탕체"/>
                <w:sz w:val="18"/>
                <w:szCs w:val="20"/>
              </w:rPr>
            </w:pPr>
            <w:r w:rsidRPr="00CB41C0">
              <w:rPr>
                <w:rFonts w:ascii="HY신명조" w:eastAsia="HY신명조" w:hAnsi="바탕체" w:hint="eastAsia"/>
                <w:sz w:val="18"/>
                <w:szCs w:val="20"/>
              </w:rPr>
              <w:t xml:space="preserve">   9.1 반영비율</w:t>
            </w:r>
          </w:p>
        </w:tc>
        <w:tc>
          <w:tcPr>
            <w:tcW w:w="6327" w:type="dxa"/>
            <w:vAlign w:val="center"/>
          </w:tcPr>
          <w:p w:rsidR="00D133ED" w:rsidRPr="00CB41C0" w:rsidRDefault="00D133ED" w:rsidP="00930DC3">
            <w:pPr>
              <w:spacing w:line="312" w:lineRule="auto"/>
              <w:rPr>
                <w:rFonts w:ascii="HY신명조" w:eastAsia="HY신명조" w:hAnsi="바탕체"/>
                <w:sz w:val="18"/>
                <w:szCs w:val="20"/>
              </w:rPr>
            </w:pPr>
          </w:p>
        </w:tc>
      </w:tr>
      <w:tr w:rsidR="00D133ED" w:rsidRPr="00CB41C0" w:rsidTr="00087727">
        <w:trPr>
          <w:trHeight w:val="419"/>
        </w:trPr>
        <w:tc>
          <w:tcPr>
            <w:tcW w:w="2689" w:type="dxa"/>
            <w:vAlign w:val="center"/>
          </w:tcPr>
          <w:p w:rsidR="00D133ED" w:rsidRPr="00CB41C0" w:rsidRDefault="00D133ED" w:rsidP="00930DC3">
            <w:pPr>
              <w:spacing w:line="312" w:lineRule="auto"/>
              <w:rPr>
                <w:rFonts w:ascii="HY신명조" w:eastAsia="HY신명조" w:hAnsi="바탕체"/>
                <w:sz w:val="18"/>
                <w:szCs w:val="20"/>
              </w:rPr>
            </w:pPr>
            <w:r w:rsidRPr="00CB41C0">
              <w:rPr>
                <w:rFonts w:ascii="HY신명조" w:eastAsia="HY신명조" w:hAnsi="바탕체" w:hint="eastAsia"/>
                <w:sz w:val="18"/>
                <w:szCs w:val="20"/>
              </w:rPr>
              <w:t>10. 기타 사항</w:t>
            </w:r>
          </w:p>
        </w:tc>
        <w:tc>
          <w:tcPr>
            <w:tcW w:w="6327" w:type="dxa"/>
            <w:vAlign w:val="center"/>
          </w:tcPr>
          <w:p w:rsidR="00D133ED" w:rsidRPr="00CB41C0" w:rsidRDefault="00D133ED" w:rsidP="00930DC3">
            <w:pPr>
              <w:spacing w:line="312" w:lineRule="auto"/>
              <w:rPr>
                <w:rFonts w:ascii="HY신명조" w:eastAsia="HY신명조" w:hAnsi="바탕체"/>
                <w:sz w:val="18"/>
                <w:szCs w:val="20"/>
              </w:rPr>
            </w:pPr>
          </w:p>
        </w:tc>
      </w:tr>
    </w:tbl>
    <w:p w:rsidR="00162815" w:rsidRPr="00CB41C0" w:rsidRDefault="00162815" w:rsidP="00930DC3">
      <w:pPr>
        <w:spacing w:line="312" w:lineRule="auto"/>
        <w:rPr>
          <w:rFonts w:ascii="HY신명조" w:eastAsia="HY신명조" w:hAnsi="바탕체"/>
          <w:szCs w:val="20"/>
        </w:rPr>
      </w:pPr>
    </w:p>
    <w:p w:rsidR="00AD162B" w:rsidRPr="00CB41C0" w:rsidRDefault="00AD162B" w:rsidP="00AD162B">
      <w:pPr>
        <w:spacing w:line="312" w:lineRule="auto"/>
        <w:rPr>
          <w:rFonts w:ascii="HY신명조" w:eastAsia="HY신명조" w:hAnsi="바탕체"/>
          <w:szCs w:val="20"/>
        </w:rPr>
      </w:pPr>
      <w:r w:rsidRPr="00CB41C0">
        <w:rPr>
          <w:rFonts w:ascii="HY신명조" w:eastAsia="HY신명조" w:hAnsi="바탕체" w:hint="eastAsia"/>
          <w:szCs w:val="20"/>
        </w:rPr>
        <w:t xml:space="preserve">※ </w:t>
      </w:r>
      <w:proofErr w:type="spellStart"/>
      <w:r w:rsidRPr="00CB41C0">
        <w:rPr>
          <w:rFonts w:ascii="HY신명조" w:eastAsia="HY신명조" w:hAnsi="바탕체" w:hint="eastAsia"/>
          <w:szCs w:val="20"/>
        </w:rPr>
        <w:t>하도급대금등</w:t>
      </w:r>
      <w:proofErr w:type="spellEnd"/>
      <w:r w:rsidRPr="00CB41C0">
        <w:rPr>
          <w:rFonts w:ascii="HY신명조" w:eastAsia="HY신명조" w:hAnsi="바탕체" w:hint="eastAsia"/>
          <w:szCs w:val="20"/>
        </w:rPr>
        <w:t xml:space="preserve"> 연동 대상 </w:t>
      </w:r>
      <w:r w:rsidR="009241BB" w:rsidRPr="00CB41C0">
        <w:rPr>
          <w:rFonts w:ascii="HY신명조" w:eastAsia="HY신명조" w:hAnsi="바탕체" w:hint="eastAsia"/>
          <w:szCs w:val="20"/>
        </w:rPr>
        <w:t>원재료</w:t>
      </w:r>
      <w:r w:rsidRPr="00CB41C0">
        <w:rPr>
          <w:rFonts w:ascii="HY신명조" w:eastAsia="HY신명조" w:hAnsi="바탕체" w:hint="eastAsia"/>
          <w:szCs w:val="20"/>
        </w:rPr>
        <w:t xml:space="preserve">별로 각각 작성하는 것을 원칙으로 하되, 동일한 </w:t>
      </w:r>
      <w:proofErr w:type="spellStart"/>
      <w:r w:rsidRPr="00CB41C0">
        <w:rPr>
          <w:rFonts w:ascii="HY신명조" w:eastAsia="HY신명조" w:hAnsi="바탕체" w:hint="eastAsia"/>
          <w:szCs w:val="20"/>
        </w:rPr>
        <w:t>목적물등에</w:t>
      </w:r>
      <w:proofErr w:type="spellEnd"/>
      <w:r w:rsidRPr="00CB41C0">
        <w:rPr>
          <w:rFonts w:ascii="HY신명조" w:eastAsia="HY신명조" w:hAnsi="바탕체" w:hint="eastAsia"/>
          <w:szCs w:val="20"/>
        </w:rPr>
        <w:t xml:space="preserve"> 사용되는 연동 대상 </w:t>
      </w:r>
      <w:r w:rsidR="009241BB" w:rsidRPr="00CB41C0">
        <w:rPr>
          <w:rFonts w:ascii="HY신명조" w:eastAsia="HY신명조" w:hAnsi="바탕체" w:hint="eastAsia"/>
          <w:szCs w:val="20"/>
        </w:rPr>
        <w:t>원재료</w:t>
      </w:r>
      <w:r w:rsidRPr="00CB41C0">
        <w:rPr>
          <w:rFonts w:ascii="HY신명조" w:eastAsia="HY신명조" w:hAnsi="바탕체" w:hint="eastAsia"/>
          <w:szCs w:val="20"/>
        </w:rPr>
        <w:t xml:space="preserve">로서 </w:t>
      </w:r>
      <w:proofErr w:type="gramStart"/>
      <w:r w:rsidRPr="00CB41C0">
        <w:rPr>
          <w:rFonts w:ascii="HY신명조" w:eastAsia="HY신명조" w:hAnsi="바탕체" w:hint="eastAsia"/>
          <w:szCs w:val="20"/>
        </w:rPr>
        <w:t>3.~10.까지</w:t>
      </w:r>
      <w:proofErr w:type="gramEnd"/>
      <w:r w:rsidRPr="00CB41C0">
        <w:rPr>
          <w:rFonts w:ascii="HY신명조" w:eastAsia="HY신명조" w:hAnsi="바탕체" w:hint="eastAsia"/>
          <w:szCs w:val="20"/>
        </w:rPr>
        <w:t xml:space="preserve"> 중 공통되는 사항이 있는 경우 하나의 연동표로 작성할 수 있음</w:t>
      </w:r>
    </w:p>
    <w:p w:rsidR="004E6B99" w:rsidRPr="00CB41C0" w:rsidRDefault="004E6B99" w:rsidP="00AD162B">
      <w:pPr>
        <w:spacing w:line="312" w:lineRule="auto"/>
        <w:rPr>
          <w:rFonts w:ascii="HY신명조" w:eastAsia="HY신명조" w:hAnsi="바탕체"/>
          <w:szCs w:val="20"/>
        </w:rPr>
      </w:pPr>
    </w:p>
    <w:p w:rsidR="004E6B99" w:rsidRPr="00CB41C0" w:rsidRDefault="004E6B99" w:rsidP="00AD162B">
      <w:pPr>
        <w:spacing w:line="312" w:lineRule="auto"/>
        <w:rPr>
          <w:rFonts w:ascii="HY신명조" w:eastAsia="HY신명조" w:hAnsi="바탕체"/>
          <w:szCs w:val="20"/>
        </w:rPr>
      </w:pPr>
    </w:p>
    <w:p w:rsidR="004E6B99" w:rsidRPr="00CB41C0" w:rsidRDefault="004E6B99" w:rsidP="00AD162B">
      <w:pPr>
        <w:spacing w:line="312" w:lineRule="auto"/>
        <w:rPr>
          <w:rFonts w:ascii="HY신명조" w:eastAsia="HY신명조" w:hAnsi="바탕체"/>
          <w:szCs w:val="20"/>
        </w:rPr>
      </w:pPr>
    </w:p>
    <w:p w:rsidR="004E6B99" w:rsidRPr="00CB41C0" w:rsidRDefault="004E6B99" w:rsidP="00AD162B">
      <w:pPr>
        <w:spacing w:line="312" w:lineRule="auto"/>
        <w:rPr>
          <w:rFonts w:ascii="HY신명조" w:eastAsia="HY신명조" w:hAnsi="바탕체"/>
          <w:szCs w:val="20"/>
        </w:rPr>
      </w:pPr>
    </w:p>
    <w:p w:rsidR="004E6B99" w:rsidRPr="00CB41C0" w:rsidRDefault="004E6B99" w:rsidP="004E6B99">
      <w:pPr>
        <w:spacing w:line="312" w:lineRule="auto"/>
        <w:jc w:val="left"/>
        <w:rPr>
          <w:rFonts w:ascii="HY신명조" w:eastAsia="HY신명조" w:hAnsi="바탕체"/>
          <w:szCs w:val="20"/>
        </w:rPr>
      </w:pPr>
    </w:p>
    <w:p w:rsidR="004E6B99" w:rsidRPr="00CB41C0" w:rsidRDefault="004E6B99" w:rsidP="004E6B99">
      <w:pPr>
        <w:spacing w:line="312" w:lineRule="auto"/>
        <w:jc w:val="left"/>
        <w:rPr>
          <w:rFonts w:ascii="HY신명조" w:eastAsia="HY신명조" w:hAnsi="바탕체"/>
          <w:szCs w:val="20"/>
        </w:rPr>
      </w:pPr>
      <w:r w:rsidRPr="00CB41C0">
        <w:rPr>
          <w:rFonts w:ascii="HY신명조" w:eastAsia="HY신명조" w:hAnsi="바탕체" w:hint="eastAsia"/>
          <w:szCs w:val="20"/>
        </w:rPr>
        <w:t>[첨부2]</w:t>
      </w:r>
    </w:p>
    <w:p w:rsidR="004E6B99" w:rsidRPr="00CB41C0" w:rsidRDefault="004E6B99" w:rsidP="004E6B99">
      <w:pPr>
        <w:spacing w:line="312" w:lineRule="auto"/>
        <w:jc w:val="center"/>
        <w:rPr>
          <w:rFonts w:ascii="HY신명조" w:eastAsia="HY신명조" w:hAnsi="바탕체"/>
          <w:b/>
          <w:szCs w:val="20"/>
        </w:rPr>
      </w:pPr>
    </w:p>
    <w:p w:rsidR="004E6B99" w:rsidRPr="00CB41C0" w:rsidRDefault="004E6B99" w:rsidP="004E6B99">
      <w:pPr>
        <w:spacing w:line="312" w:lineRule="auto"/>
        <w:jc w:val="center"/>
        <w:rPr>
          <w:rFonts w:ascii="HY신명조" w:eastAsia="HY신명조" w:hAnsi="바탕체"/>
          <w:b/>
          <w:szCs w:val="20"/>
        </w:rPr>
      </w:pPr>
      <w:proofErr w:type="spellStart"/>
      <w:r w:rsidRPr="00CB41C0">
        <w:rPr>
          <w:rFonts w:ascii="HY신명조" w:eastAsia="HY신명조" w:hAnsi="바탕체" w:hint="eastAsia"/>
          <w:b/>
          <w:szCs w:val="20"/>
        </w:rPr>
        <w:t>하도급대금등</w:t>
      </w:r>
      <w:proofErr w:type="spellEnd"/>
      <w:r w:rsidRPr="00CB41C0">
        <w:rPr>
          <w:rFonts w:ascii="HY신명조" w:eastAsia="HY신명조" w:hAnsi="바탕체" w:hint="eastAsia"/>
          <w:b/>
          <w:szCs w:val="20"/>
        </w:rPr>
        <w:t xml:space="preserve"> 변동표</w:t>
      </w:r>
    </w:p>
    <w:p w:rsidR="004E6B99" w:rsidRPr="00CB41C0" w:rsidRDefault="004E6B99" w:rsidP="004E6B99">
      <w:pPr>
        <w:spacing w:line="312" w:lineRule="auto"/>
        <w:jc w:val="center"/>
        <w:rPr>
          <w:rFonts w:ascii="HY신명조" w:eastAsia="HY신명조" w:hAnsi="바탕체"/>
          <w:b/>
          <w:szCs w:val="20"/>
        </w:rPr>
      </w:pPr>
    </w:p>
    <w:p w:rsidR="004E6B99" w:rsidRPr="00CB41C0" w:rsidRDefault="004E6B99" w:rsidP="004E6B99">
      <w:pPr>
        <w:spacing w:line="312" w:lineRule="auto"/>
        <w:rPr>
          <w:rFonts w:ascii="HY신명조" w:eastAsia="HY신명조" w:hAnsi="바탕체"/>
          <w:szCs w:val="20"/>
        </w:rPr>
      </w:pPr>
      <w:r w:rsidRPr="00CB41C0">
        <w:rPr>
          <w:rFonts w:ascii="HY신명조" w:eastAsia="HY신명조" w:hAnsi="바탕체" w:hint="eastAsia"/>
          <w:szCs w:val="20"/>
        </w:rPr>
        <w:t xml:space="preserve">◇ 연동 대상 </w:t>
      </w:r>
      <w:proofErr w:type="spellStart"/>
      <w:r w:rsidRPr="00CB41C0">
        <w:rPr>
          <w:rFonts w:ascii="HY신명조" w:eastAsia="HY신명조" w:hAnsi="바탕체" w:hint="eastAsia"/>
          <w:szCs w:val="20"/>
        </w:rPr>
        <w:t>목적물등의</w:t>
      </w:r>
      <w:proofErr w:type="spellEnd"/>
      <w:r w:rsidRPr="00CB41C0">
        <w:rPr>
          <w:rFonts w:ascii="HY신명조" w:eastAsia="HY신명조" w:hAnsi="바탕체" w:hint="eastAsia"/>
          <w:szCs w:val="20"/>
        </w:rPr>
        <w:t xml:space="preserve"> 명칭:</w:t>
      </w:r>
    </w:p>
    <w:tbl>
      <w:tblPr>
        <w:tblStyle w:val="a8"/>
        <w:tblW w:w="0" w:type="auto"/>
        <w:tblLook w:val="04A0" w:firstRow="1" w:lastRow="0" w:firstColumn="1" w:lastColumn="0" w:noHBand="0" w:noVBand="1"/>
      </w:tblPr>
      <w:tblGrid>
        <w:gridCol w:w="846"/>
        <w:gridCol w:w="850"/>
        <w:gridCol w:w="851"/>
        <w:gridCol w:w="850"/>
        <w:gridCol w:w="993"/>
        <w:gridCol w:w="992"/>
        <w:gridCol w:w="992"/>
        <w:gridCol w:w="1321"/>
        <w:gridCol w:w="1321"/>
      </w:tblGrid>
      <w:tr w:rsidR="00CB41C0" w:rsidRPr="00CB41C0" w:rsidTr="00D10C2E">
        <w:trPr>
          <w:trHeight w:val="473"/>
        </w:trPr>
        <w:tc>
          <w:tcPr>
            <w:tcW w:w="846" w:type="dxa"/>
            <w:vMerge w:val="restart"/>
            <w:shd w:val="clear" w:color="auto" w:fill="D9D9D9" w:themeFill="background1" w:themeFillShade="D9"/>
            <w:vAlign w:val="center"/>
          </w:tcPr>
          <w:p w:rsidR="00C61BAB" w:rsidRPr="00CB41C0" w:rsidRDefault="00C61BAB" w:rsidP="00C61BAB">
            <w:pPr>
              <w:spacing w:line="312" w:lineRule="auto"/>
              <w:jc w:val="center"/>
              <w:rPr>
                <w:rFonts w:ascii="HY신명조" w:eastAsia="HY신명조" w:hAnsi="바탕체"/>
                <w:b/>
                <w:sz w:val="18"/>
                <w:szCs w:val="18"/>
              </w:rPr>
            </w:pPr>
            <w:r w:rsidRPr="00CB41C0">
              <w:rPr>
                <w:rFonts w:ascii="HY신명조" w:eastAsia="HY신명조" w:hAnsi="바탕체" w:hint="eastAsia"/>
                <w:b/>
                <w:sz w:val="18"/>
                <w:szCs w:val="18"/>
              </w:rPr>
              <w:t>조정일</w:t>
            </w:r>
          </w:p>
        </w:tc>
        <w:tc>
          <w:tcPr>
            <w:tcW w:w="850" w:type="dxa"/>
            <w:vMerge w:val="restart"/>
            <w:shd w:val="clear" w:color="auto" w:fill="D9D9D9" w:themeFill="background1" w:themeFillShade="D9"/>
            <w:vAlign w:val="center"/>
          </w:tcPr>
          <w:p w:rsidR="00C61BAB" w:rsidRPr="00CB41C0" w:rsidRDefault="00C61BAB" w:rsidP="00C61BAB">
            <w:pPr>
              <w:spacing w:line="312" w:lineRule="auto"/>
              <w:jc w:val="center"/>
              <w:rPr>
                <w:rFonts w:ascii="HY신명조" w:eastAsia="HY신명조" w:hAnsi="바탕체"/>
                <w:b/>
                <w:sz w:val="18"/>
                <w:szCs w:val="18"/>
              </w:rPr>
            </w:pPr>
            <w:r w:rsidRPr="00CB41C0">
              <w:rPr>
                <w:rFonts w:ascii="HY신명조" w:eastAsia="HY신명조" w:hAnsi="바탕체" w:hint="eastAsia"/>
                <w:b/>
                <w:sz w:val="18"/>
                <w:szCs w:val="18"/>
              </w:rPr>
              <w:t>대상</w:t>
            </w:r>
          </w:p>
          <w:p w:rsidR="00C61BAB" w:rsidRPr="00CB41C0" w:rsidRDefault="009241BB" w:rsidP="00C61BAB">
            <w:pPr>
              <w:spacing w:line="312" w:lineRule="auto"/>
              <w:jc w:val="center"/>
              <w:rPr>
                <w:rFonts w:ascii="HY신명조" w:eastAsia="HY신명조" w:hAnsi="바탕체"/>
                <w:b/>
                <w:sz w:val="18"/>
                <w:szCs w:val="18"/>
              </w:rPr>
            </w:pPr>
            <w:r w:rsidRPr="00CB41C0">
              <w:rPr>
                <w:rFonts w:ascii="HY신명조" w:eastAsia="HY신명조" w:hAnsi="바탕체" w:hint="eastAsia"/>
                <w:b/>
                <w:sz w:val="18"/>
                <w:szCs w:val="18"/>
              </w:rPr>
              <w:t>원재료</w:t>
            </w:r>
          </w:p>
        </w:tc>
        <w:tc>
          <w:tcPr>
            <w:tcW w:w="1701" w:type="dxa"/>
            <w:gridSpan w:val="2"/>
            <w:shd w:val="clear" w:color="auto" w:fill="D9D9D9" w:themeFill="background1" w:themeFillShade="D9"/>
            <w:vAlign w:val="center"/>
          </w:tcPr>
          <w:p w:rsidR="00C61BAB" w:rsidRPr="00CB41C0" w:rsidRDefault="009241BB" w:rsidP="00C61BAB">
            <w:pPr>
              <w:spacing w:line="312" w:lineRule="auto"/>
              <w:jc w:val="center"/>
              <w:rPr>
                <w:rFonts w:ascii="HY신명조" w:eastAsia="HY신명조" w:hAnsi="바탕체"/>
                <w:b/>
                <w:sz w:val="18"/>
                <w:szCs w:val="18"/>
              </w:rPr>
            </w:pPr>
            <w:r w:rsidRPr="00CB41C0">
              <w:rPr>
                <w:rFonts w:ascii="HY신명조" w:eastAsia="HY신명조" w:hAnsi="바탕체" w:hint="eastAsia"/>
                <w:b/>
                <w:sz w:val="18"/>
                <w:szCs w:val="18"/>
              </w:rPr>
              <w:t>원재료</w:t>
            </w:r>
            <w:r w:rsidR="00C61BAB" w:rsidRPr="00CB41C0">
              <w:rPr>
                <w:rFonts w:ascii="HY신명조" w:eastAsia="HY신명조" w:hAnsi="바탕체" w:hint="eastAsia"/>
                <w:b/>
                <w:sz w:val="18"/>
                <w:szCs w:val="18"/>
              </w:rPr>
              <w:t xml:space="preserve"> 가격</w:t>
            </w:r>
          </w:p>
        </w:tc>
        <w:tc>
          <w:tcPr>
            <w:tcW w:w="1985" w:type="dxa"/>
            <w:gridSpan w:val="2"/>
            <w:shd w:val="clear" w:color="auto" w:fill="D9D9D9" w:themeFill="background1" w:themeFillShade="D9"/>
            <w:vAlign w:val="center"/>
          </w:tcPr>
          <w:p w:rsidR="00C61BAB" w:rsidRPr="00CB41C0" w:rsidRDefault="00C61BAB" w:rsidP="00C61BAB">
            <w:pPr>
              <w:spacing w:line="312" w:lineRule="auto"/>
              <w:jc w:val="center"/>
              <w:rPr>
                <w:rFonts w:ascii="HY신명조" w:eastAsia="HY신명조" w:hAnsi="바탕체"/>
                <w:b/>
                <w:sz w:val="18"/>
                <w:szCs w:val="18"/>
              </w:rPr>
            </w:pPr>
            <w:r w:rsidRPr="00CB41C0">
              <w:rPr>
                <w:rFonts w:ascii="HY신명조" w:eastAsia="HY신명조" w:hAnsi="바탕체" w:hint="eastAsia"/>
                <w:b/>
                <w:sz w:val="18"/>
                <w:szCs w:val="18"/>
              </w:rPr>
              <w:t>하도급단가/대금</w:t>
            </w:r>
          </w:p>
        </w:tc>
        <w:tc>
          <w:tcPr>
            <w:tcW w:w="992" w:type="dxa"/>
            <w:vMerge w:val="restart"/>
            <w:shd w:val="clear" w:color="auto" w:fill="D9D9D9" w:themeFill="background1" w:themeFillShade="D9"/>
            <w:vAlign w:val="center"/>
          </w:tcPr>
          <w:p w:rsidR="00C61BAB" w:rsidRPr="00CB41C0" w:rsidRDefault="00C61BAB" w:rsidP="00C61BAB">
            <w:pPr>
              <w:spacing w:line="312" w:lineRule="auto"/>
              <w:jc w:val="center"/>
              <w:rPr>
                <w:rFonts w:ascii="HY신명조" w:eastAsia="HY신명조" w:hAnsi="바탕체"/>
                <w:b/>
                <w:sz w:val="18"/>
                <w:szCs w:val="18"/>
              </w:rPr>
            </w:pPr>
            <w:r w:rsidRPr="00CB41C0">
              <w:rPr>
                <w:rFonts w:ascii="HY신명조" w:eastAsia="HY신명조" w:hAnsi="바탕체" w:hint="eastAsia"/>
                <w:b/>
                <w:sz w:val="18"/>
                <w:szCs w:val="18"/>
              </w:rPr>
              <w:t>조정대금</w:t>
            </w:r>
          </w:p>
          <w:p w:rsidR="00C61BAB" w:rsidRPr="00CB41C0" w:rsidRDefault="00C61BAB" w:rsidP="00C61BAB">
            <w:pPr>
              <w:spacing w:line="312" w:lineRule="auto"/>
              <w:jc w:val="center"/>
              <w:rPr>
                <w:rFonts w:ascii="HY신명조" w:eastAsia="HY신명조" w:hAnsi="바탕체"/>
                <w:b/>
                <w:sz w:val="18"/>
                <w:szCs w:val="18"/>
              </w:rPr>
            </w:pPr>
            <w:r w:rsidRPr="00CB41C0">
              <w:rPr>
                <w:rFonts w:ascii="HY신명조" w:eastAsia="HY신명조" w:hAnsi="바탕체" w:hint="eastAsia"/>
                <w:b/>
                <w:sz w:val="18"/>
                <w:szCs w:val="18"/>
              </w:rPr>
              <w:t>반영일</w:t>
            </w:r>
          </w:p>
        </w:tc>
        <w:tc>
          <w:tcPr>
            <w:tcW w:w="1321" w:type="dxa"/>
            <w:vMerge w:val="restart"/>
            <w:shd w:val="clear" w:color="auto" w:fill="D9D9D9" w:themeFill="background1" w:themeFillShade="D9"/>
            <w:vAlign w:val="center"/>
          </w:tcPr>
          <w:p w:rsidR="00C61BAB" w:rsidRPr="00CB41C0" w:rsidRDefault="00C61BAB" w:rsidP="00C61BAB">
            <w:pPr>
              <w:spacing w:line="312" w:lineRule="auto"/>
              <w:jc w:val="center"/>
              <w:rPr>
                <w:rFonts w:ascii="HY신명조" w:eastAsia="HY신명조" w:hAnsi="바탕체"/>
                <w:b/>
                <w:sz w:val="18"/>
                <w:szCs w:val="18"/>
              </w:rPr>
            </w:pPr>
            <w:proofErr w:type="spellStart"/>
            <w:r w:rsidRPr="00CB41C0">
              <w:rPr>
                <w:rFonts w:ascii="HY신명조" w:eastAsia="HY신명조" w:hAnsi="바탕체" w:hint="eastAsia"/>
                <w:b/>
                <w:sz w:val="18"/>
                <w:szCs w:val="18"/>
              </w:rPr>
              <w:t>원사업자등</w:t>
            </w:r>
            <w:proofErr w:type="spellEnd"/>
          </w:p>
          <w:p w:rsidR="00C61BAB" w:rsidRPr="00CB41C0" w:rsidRDefault="00C61BAB" w:rsidP="00C61BAB">
            <w:pPr>
              <w:spacing w:line="312" w:lineRule="auto"/>
              <w:jc w:val="center"/>
              <w:rPr>
                <w:rFonts w:ascii="HY신명조" w:eastAsia="HY신명조" w:hAnsi="바탕체"/>
                <w:b/>
                <w:sz w:val="18"/>
                <w:szCs w:val="18"/>
              </w:rPr>
            </w:pPr>
            <w:r w:rsidRPr="00CB41C0">
              <w:rPr>
                <w:rFonts w:ascii="HY신명조" w:eastAsia="HY신명조" w:hAnsi="바탕체" w:hint="eastAsia"/>
                <w:b/>
                <w:sz w:val="18"/>
                <w:szCs w:val="18"/>
              </w:rPr>
              <w:t>확인</w:t>
            </w:r>
          </w:p>
        </w:tc>
        <w:tc>
          <w:tcPr>
            <w:tcW w:w="1321" w:type="dxa"/>
            <w:vMerge w:val="restart"/>
            <w:shd w:val="clear" w:color="auto" w:fill="D9D9D9" w:themeFill="background1" w:themeFillShade="D9"/>
            <w:vAlign w:val="center"/>
          </w:tcPr>
          <w:p w:rsidR="00C61BAB" w:rsidRPr="00CB41C0" w:rsidRDefault="00C61BAB" w:rsidP="00C61BAB">
            <w:pPr>
              <w:spacing w:line="312" w:lineRule="auto"/>
              <w:jc w:val="center"/>
              <w:rPr>
                <w:rFonts w:ascii="HY신명조" w:eastAsia="HY신명조" w:hAnsi="바탕체"/>
                <w:b/>
                <w:sz w:val="18"/>
                <w:szCs w:val="18"/>
              </w:rPr>
            </w:pPr>
            <w:proofErr w:type="spellStart"/>
            <w:r w:rsidRPr="00CB41C0">
              <w:rPr>
                <w:rFonts w:ascii="HY신명조" w:eastAsia="HY신명조" w:hAnsi="바탕체" w:hint="eastAsia"/>
                <w:b/>
                <w:sz w:val="18"/>
                <w:szCs w:val="18"/>
              </w:rPr>
              <w:t>수급사업자등</w:t>
            </w:r>
            <w:proofErr w:type="spellEnd"/>
          </w:p>
          <w:p w:rsidR="00C61BAB" w:rsidRPr="00CB41C0" w:rsidRDefault="00C61BAB" w:rsidP="00C61BAB">
            <w:pPr>
              <w:spacing w:line="312" w:lineRule="auto"/>
              <w:jc w:val="center"/>
              <w:rPr>
                <w:rFonts w:ascii="HY신명조" w:eastAsia="HY신명조" w:hAnsi="바탕체"/>
                <w:b/>
                <w:sz w:val="18"/>
                <w:szCs w:val="18"/>
              </w:rPr>
            </w:pPr>
            <w:r w:rsidRPr="00CB41C0">
              <w:rPr>
                <w:rFonts w:ascii="HY신명조" w:eastAsia="HY신명조" w:hAnsi="바탕체" w:hint="eastAsia"/>
                <w:b/>
                <w:sz w:val="18"/>
                <w:szCs w:val="18"/>
              </w:rPr>
              <w:t>확인</w:t>
            </w:r>
          </w:p>
        </w:tc>
      </w:tr>
      <w:tr w:rsidR="00CB41C0" w:rsidRPr="00CB41C0" w:rsidTr="00D10C2E">
        <w:tc>
          <w:tcPr>
            <w:tcW w:w="846" w:type="dxa"/>
            <w:vMerge/>
            <w:shd w:val="clear" w:color="auto" w:fill="D9D9D9" w:themeFill="background1" w:themeFillShade="D9"/>
            <w:vAlign w:val="center"/>
          </w:tcPr>
          <w:p w:rsidR="00C61BAB" w:rsidRPr="00CB41C0" w:rsidRDefault="00C61BAB" w:rsidP="00C61BAB">
            <w:pPr>
              <w:spacing w:line="312" w:lineRule="auto"/>
              <w:jc w:val="center"/>
              <w:rPr>
                <w:rFonts w:ascii="HY신명조" w:eastAsia="HY신명조" w:hAnsi="바탕체"/>
                <w:sz w:val="18"/>
                <w:szCs w:val="18"/>
              </w:rPr>
            </w:pPr>
          </w:p>
        </w:tc>
        <w:tc>
          <w:tcPr>
            <w:tcW w:w="850" w:type="dxa"/>
            <w:vMerge/>
            <w:shd w:val="clear" w:color="auto" w:fill="D9D9D9" w:themeFill="background1" w:themeFillShade="D9"/>
            <w:vAlign w:val="center"/>
          </w:tcPr>
          <w:p w:rsidR="00C61BAB" w:rsidRPr="00CB41C0" w:rsidRDefault="00C61BAB" w:rsidP="00C61BAB">
            <w:pPr>
              <w:spacing w:line="312" w:lineRule="auto"/>
              <w:jc w:val="center"/>
              <w:rPr>
                <w:rFonts w:ascii="HY신명조" w:eastAsia="HY신명조" w:hAnsi="바탕체"/>
                <w:sz w:val="18"/>
                <w:szCs w:val="18"/>
              </w:rPr>
            </w:pPr>
          </w:p>
        </w:tc>
        <w:tc>
          <w:tcPr>
            <w:tcW w:w="851" w:type="dxa"/>
            <w:shd w:val="clear" w:color="auto" w:fill="D9D9D9" w:themeFill="background1" w:themeFillShade="D9"/>
            <w:vAlign w:val="center"/>
          </w:tcPr>
          <w:p w:rsidR="00C61BAB" w:rsidRPr="00CB41C0" w:rsidRDefault="00C61BAB" w:rsidP="00C61BAB">
            <w:pPr>
              <w:spacing w:line="312" w:lineRule="auto"/>
              <w:jc w:val="center"/>
              <w:rPr>
                <w:rFonts w:ascii="HY신명조" w:eastAsia="HY신명조" w:hAnsi="바탕체"/>
                <w:b/>
                <w:sz w:val="18"/>
                <w:szCs w:val="18"/>
              </w:rPr>
            </w:pPr>
            <w:r w:rsidRPr="00CB41C0">
              <w:rPr>
                <w:rFonts w:ascii="HY신명조" w:eastAsia="HY신명조" w:hAnsi="바탕체" w:hint="eastAsia"/>
                <w:b/>
                <w:sz w:val="18"/>
                <w:szCs w:val="18"/>
              </w:rPr>
              <w:t>기준</w:t>
            </w:r>
          </w:p>
          <w:p w:rsidR="00C61BAB" w:rsidRPr="00CB41C0" w:rsidRDefault="00C61BAB" w:rsidP="00C61BAB">
            <w:pPr>
              <w:spacing w:line="312" w:lineRule="auto"/>
              <w:jc w:val="center"/>
              <w:rPr>
                <w:rFonts w:ascii="HY신명조" w:eastAsia="HY신명조" w:hAnsi="바탕체"/>
                <w:b/>
                <w:sz w:val="18"/>
                <w:szCs w:val="18"/>
              </w:rPr>
            </w:pPr>
            <w:r w:rsidRPr="00CB41C0">
              <w:rPr>
                <w:rFonts w:ascii="HY신명조" w:eastAsia="HY신명조" w:hAnsi="바탕체" w:hint="eastAsia"/>
                <w:b/>
                <w:sz w:val="18"/>
                <w:szCs w:val="18"/>
              </w:rPr>
              <w:t>시점</w:t>
            </w:r>
          </w:p>
        </w:tc>
        <w:tc>
          <w:tcPr>
            <w:tcW w:w="850" w:type="dxa"/>
            <w:shd w:val="clear" w:color="auto" w:fill="D9D9D9" w:themeFill="background1" w:themeFillShade="D9"/>
            <w:vAlign w:val="center"/>
          </w:tcPr>
          <w:p w:rsidR="00C61BAB" w:rsidRPr="00CB41C0" w:rsidRDefault="00C61BAB" w:rsidP="00C61BAB">
            <w:pPr>
              <w:spacing w:line="312" w:lineRule="auto"/>
              <w:jc w:val="center"/>
              <w:rPr>
                <w:rFonts w:ascii="HY신명조" w:eastAsia="HY신명조" w:hAnsi="바탕체"/>
                <w:b/>
                <w:sz w:val="18"/>
                <w:szCs w:val="18"/>
              </w:rPr>
            </w:pPr>
            <w:r w:rsidRPr="00CB41C0">
              <w:rPr>
                <w:rFonts w:ascii="HY신명조" w:eastAsia="HY신명조" w:hAnsi="바탕체" w:hint="eastAsia"/>
                <w:b/>
                <w:sz w:val="18"/>
                <w:szCs w:val="18"/>
              </w:rPr>
              <w:t>비교</w:t>
            </w:r>
          </w:p>
          <w:p w:rsidR="00C61BAB" w:rsidRPr="00CB41C0" w:rsidRDefault="00C61BAB" w:rsidP="00C61BAB">
            <w:pPr>
              <w:spacing w:line="312" w:lineRule="auto"/>
              <w:jc w:val="center"/>
              <w:rPr>
                <w:rFonts w:ascii="HY신명조" w:eastAsia="HY신명조" w:hAnsi="바탕체"/>
                <w:b/>
                <w:sz w:val="18"/>
                <w:szCs w:val="18"/>
              </w:rPr>
            </w:pPr>
            <w:r w:rsidRPr="00CB41C0">
              <w:rPr>
                <w:rFonts w:ascii="HY신명조" w:eastAsia="HY신명조" w:hAnsi="바탕체" w:hint="eastAsia"/>
                <w:b/>
                <w:sz w:val="18"/>
                <w:szCs w:val="18"/>
              </w:rPr>
              <w:t>시점</w:t>
            </w:r>
          </w:p>
        </w:tc>
        <w:tc>
          <w:tcPr>
            <w:tcW w:w="993" w:type="dxa"/>
            <w:shd w:val="clear" w:color="auto" w:fill="D9D9D9" w:themeFill="background1" w:themeFillShade="D9"/>
            <w:vAlign w:val="center"/>
          </w:tcPr>
          <w:p w:rsidR="00C61BAB" w:rsidRPr="00CB41C0" w:rsidRDefault="00C61BAB" w:rsidP="00C61BAB">
            <w:pPr>
              <w:spacing w:line="312" w:lineRule="auto"/>
              <w:jc w:val="center"/>
              <w:rPr>
                <w:rFonts w:ascii="HY신명조" w:eastAsia="HY신명조" w:hAnsi="바탕체"/>
                <w:b/>
                <w:sz w:val="18"/>
                <w:szCs w:val="18"/>
              </w:rPr>
            </w:pPr>
            <w:proofErr w:type="spellStart"/>
            <w:r w:rsidRPr="00CB41C0">
              <w:rPr>
                <w:rFonts w:ascii="HY신명조" w:eastAsia="HY신명조" w:hAnsi="바탕체" w:hint="eastAsia"/>
                <w:b/>
                <w:sz w:val="18"/>
                <w:szCs w:val="18"/>
              </w:rPr>
              <w:t>조정전</w:t>
            </w:r>
            <w:proofErr w:type="spellEnd"/>
          </w:p>
          <w:p w:rsidR="00C61BAB" w:rsidRPr="00CB41C0" w:rsidRDefault="00C61BAB" w:rsidP="00C61BAB">
            <w:pPr>
              <w:spacing w:line="312" w:lineRule="auto"/>
              <w:jc w:val="center"/>
              <w:rPr>
                <w:rFonts w:ascii="HY신명조" w:eastAsia="HY신명조" w:hAnsi="바탕체"/>
                <w:b/>
                <w:sz w:val="18"/>
                <w:szCs w:val="18"/>
              </w:rPr>
            </w:pPr>
            <w:r w:rsidRPr="00CB41C0">
              <w:rPr>
                <w:rFonts w:ascii="HY신명조" w:eastAsia="HY신명조" w:hAnsi="바탕체" w:hint="eastAsia"/>
                <w:b/>
                <w:sz w:val="18"/>
                <w:szCs w:val="18"/>
              </w:rPr>
              <w:t>금액</w:t>
            </w:r>
          </w:p>
        </w:tc>
        <w:tc>
          <w:tcPr>
            <w:tcW w:w="992" w:type="dxa"/>
            <w:shd w:val="clear" w:color="auto" w:fill="D9D9D9" w:themeFill="background1" w:themeFillShade="D9"/>
            <w:vAlign w:val="center"/>
          </w:tcPr>
          <w:p w:rsidR="00C61BAB" w:rsidRPr="00CB41C0" w:rsidRDefault="00C61BAB" w:rsidP="00C61BAB">
            <w:pPr>
              <w:spacing w:line="312" w:lineRule="auto"/>
              <w:jc w:val="center"/>
              <w:rPr>
                <w:rFonts w:ascii="HY신명조" w:eastAsia="HY신명조" w:hAnsi="바탕체"/>
                <w:b/>
                <w:sz w:val="18"/>
                <w:szCs w:val="18"/>
              </w:rPr>
            </w:pPr>
            <w:r w:rsidRPr="00CB41C0">
              <w:rPr>
                <w:rFonts w:ascii="HY신명조" w:eastAsia="HY신명조" w:hAnsi="바탕체" w:hint="eastAsia"/>
                <w:b/>
                <w:sz w:val="18"/>
                <w:szCs w:val="18"/>
              </w:rPr>
              <w:t>조정후</w:t>
            </w:r>
          </w:p>
          <w:p w:rsidR="00C61BAB" w:rsidRPr="00CB41C0" w:rsidRDefault="00C61BAB" w:rsidP="00C61BAB">
            <w:pPr>
              <w:spacing w:line="312" w:lineRule="auto"/>
              <w:jc w:val="center"/>
              <w:rPr>
                <w:rFonts w:ascii="HY신명조" w:eastAsia="HY신명조" w:hAnsi="바탕체"/>
                <w:b/>
                <w:sz w:val="18"/>
                <w:szCs w:val="18"/>
              </w:rPr>
            </w:pPr>
            <w:r w:rsidRPr="00CB41C0">
              <w:rPr>
                <w:rFonts w:ascii="HY신명조" w:eastAsia="HY신명조" w:hAnsi="바탕체" w:hint="eastAsia"/>
                <w:b/>
                <w:sz w:val="18"/>
                <w:szCs w:val="18"/>
              </w:rPr>
              <w:t>금액</w:t>
            </w:r>
          </w:p>
        </w:tc>
        <w:tc>
          <w:tcPr>
            <w:tcW w:w="992" w:type="dxa"/>
            <w:vMerge/>
            <w:shd w:val="clear" w:color="auto" w:fill="D9D9D9" w:themeFill="background1" w:themeFillShade="D9"/>
            <w:vAlign w:val="center"/>
          </w:tcPr>
          <w:p w:rsidR="00C61BAB" w:rsidRPr="00CB41C0" w:rsidRDefault="00C61BAB" w:rsidP="00C61BAB">
            <w:pPr>
              <w:spacing w:line="312" w:lineRule="auto"/>
              <w:jc w:val="center"/>
              <w:rPr>
                <w:rFonts w:ascii="HY신명조" w:eastAsia="HY신명조" w:hAnsi="바탕체"/>
                <w:sz w:val="18"/>
                <w:szCs w:val="18"/>
              </w:rPr>
            </w:pPr>
          </w:p>
        </w:tc>
        <w:tc>
          <w:tcPr>
            <w:tcW w:w="1321" w:type="dxa"/>
            <w:vMerge/>
            <w:shd w:val="clear" w:color="auto" w:fill="D9D9D9" w:themeFill="background1" w:themeFillShade="D9"/>
            <w:vAlign w:val="center"/>
          </w:tcPr>
          <w:p w:rsidR="00C61BAB" w:rsidRPr="00CB41C0" w:rsidRDefault="00C61BAB" w:rsidP="00C61BAB">
            <w:pPr>
              <w:spacing w:line="312" w:lineRule="auto"/>
              <w:jc w:val="center"/>
              <w:rPr>
                <w:rFonts w:ascii="HY신명조" w:eastAsia="HY신명조" w:hAnsi="바탕체"/>
                <w:sz w:val="18"/>
                <w:szCs w:val="18"/>
              </w:rPr>
            </w:pPr>
          </w:p>
        </w:tc>
        <w:tc>
          <w:tcPr>
            <w:tcW w:w="1321" w:type="dxa"/>
            <w:vMerge/>
            <w:shd w:val="clear" w:color="auto" w:fill="D9D9D9" w:themeFill="background1" w:themeFillShade="D9"/>
            <w:vAlign w:val="center"/>
          </w:tcPr>
          <w:p w:rsidR="00C61BAB" w:rsidRPr="00CB41C0" w:rsidRDefault="00C61BAB" w:rsidP="00C61BAB">
            <w:pPr>
              <w:spacing w:line="312" w:lineRule="auto"/>
              <w:jc w:val="center"/>
              <w:rPr>
                <w:rFonts w:ascii="HY신명조" w:eastAsia="HY신명조" w:hAnsi="바탕체"/>
                <w:sz w:val="18"/>
                <w:szCs w:val="18"/>
              </w:rPr>
            </w:pPr>
          </w:p>
        </w:tc>
      </w:tr>
      <w:tr w:rsidR="00CB41C0" w:rsidRPr="00CB41C0" w:rsidTr="005F75CB">
        <w:trPr>
          <w:trHeight w:val="645"/>
        </w:trPr>
        <w:tc>
          <w:tcPr>
            <w:tcW w:w="846" w:type="dxa"/>
            <w:vAlign w:val="center"/>
          </w:tcPr>
          <w:p w:rsidR="00087727" w:rsidRPr="00CB41C0" w:rsidRDefault="00087727" w:rsidP="00C61BAB">
            <w:pPr>
              <w:spacing w:line="312" w:lineRule="auto"/>
              <w:jc w:val="center"/>
              <w:rPr>
                <w:rFonts w:ascii="HY신명조" w:eastAsia="HY신명조" w:hAnsi="바탕체"/>
                <w:sz w:val="18"/>
                <w:szCs w:val="18"/>
              </w:rPr>
            </w:pPr>
          </w:p>
        </w:tc>
        <w:tc>
          <w:tcPr>
            <w:tcW w:w="850" w:type="dxa"/>
            <w:vAlign w:val="center"/>
          </w:tcPr>
          <w:p w:rsidR="00087727" w:rsidRPr="00CB41C0" w:rsidRDefault="00087727" w:rsidP="00C61BAB">
            <w:pPr>
              <w:spacing w:line="312" w:lineRule="auto"/>
              <w:jc w:val="center"/>
              <w:rPr>
                <w:rFonts w:ascii="HY신명조" w:eastAsia="HY신명조" w:hAnsi="바탕체"/>
                <w:sz w:val="18"/>
                <w:szCs w:val="18"/>
              </w:rPr>
            </w:pPr>
          </w:p>
        </w:tc>
        <w:tc>
          <w:tcPr>
            <w:tcW w:w="851" w:type="dxa"/>
            <w:vAlign w:val="center"/>
          </w:tcPr>
          <w:p w:rsidR="00087727" w:rsidRPr="00CB41C0" w:rsidRDefault="00087727" w:rsidP="00C61BAB">
            <w:pPr>
              <w:spacing w:line="312" w:lineRule="auto"/>
              <w:jc w:val="center"/>
              <w:rPr>
                <w:rFonts w:ascii="HY신명조" w:eastAsia="HY신명조" w:hAnsi="바탕체"/>
                <w:sz w:val="18"/>
                <w:szCs w:val="18"/>
              </w:rPr>
            </w:pPr>
          </w:p>
        </w:tc>
        <w:tc>
          <w:tcPr>
            <w:tcW w:w="850" w:type="dxa"/>
            <w:vAlign w:val="center"/>
          </w:tcPr>
          <w:p w:rsidR="00087727" w:rsidRPr="00CB41C0" w:rsidRDefault="00087727" w:rsidP="00C61BAB">
            <w:pPr>
              <w:spacing w:line="312" w:lineRule="auto"/>
              <w:jc w:val="center"/>
              <w:rPr>
                <w:rFonts w:ascii="HY신명조" w:eastAsia="HY신명조" w:hAnsi="바탕체"/>
                <w:sz w:val="18"/>
                <w:szCs w:val="18"/>
              </w:rPr>
            </w:pPr>
          </w:p>
        </w:tc>
        <w:tc>
          <w:tcPr>
            <w:tcW w:w="993" w:type="dxa"/>
            <w:vAlign w:val="center"/>
          </w:tcPr>
          <w:p w:rsidR="00087727" w:rsidRPr="00CB41C0" w:rsidRDefault="00087727" w:rsidP="00C61BAB">
            <w:pPr>
              <w:spacing w:line="312" w:lineRule="auto"/>
              <w:jc w:val="center"/>
              <w:rPr>
                <w:rFonts w:ascii="HY신명조" w:eastAsia="HY신명조" w:hAnsi="바탕체"/>
                <w:sz w:val="18"/>
                <w:szCs w:val="18"/>
              </w:rPr>
            </w:pPr>
          </w:p>
        </w:tc>
        <w:tc>
          <w:tcPr>
            <w:tcW w:w="992" w:type="dxa"/>
            <w:vAlign w:val="center"/>
          </w:tcPr>
          <w:p w:rsidR="00087727" w:rsidRPr="00CB41C0" w:rsidRDefault="00087727" w:rsidP="00C61BAB">
            <w:pPr>
              <w:spacing w:line="312" w:lineRule="auto"/>
              <w:jc w:val="center"/>
              <w:rPr>
                <w:rFonts w:ascii="HY신명조" w:eastAsia="HY신명조" w:hAnsi="바탕체"/>
                <w:sz w:val="18"/>
                <w:szCs w:val="18"/>
              </w:rPr>
            </w:pPr>
          </w:p>
        </w:tc>
        <w:tc>
          <w:tcPr>
            <w:tcW w:w="992" w:type="dxa"/>
            <w:vAlign w:val="center"/>
          </w:tcPr>
          <w:p w:rsidR="00087727" w:rsidRPr="00CB41C0" w:rsidRDefault="00087727" w:rsidP="00C61BAB">
            <w:pPr>
              <w:spacing w:line="312" w:lineRule="auto"/>
              <w:jc w:val="center"/>
              <w:rPr>
                <w:rFonts w:ascii="HY신명조" w:eastAsia="HY신명조" w:hAnsi="바탕체"/>
                <w:sz w:val="18"/>
                <w:szCs w:val="18"/>
              </w:rPr>
            </w:pPr>
          </w:p>
        </w:tc>
        <w:tc>
          <w:tcPr>
            <w:tcW w:w="1321" w:type="dxa"/>
            <w:vAlign w:val="center"/>
          </w:tcPr>
          <w:p w:rsidR="00087727" w:rsidRPr="00CB41C0" w:rsidRDefault="00B1771A" w:rsidP="00C61BAB">
            <w:pPr>
              <w:spacing w:line="312" w:lineRule="auto"/>
              <w:jc w:val="center"/>
              <w:rPr>
                <w:rFonts w:ascii="HY신명조" w:eastAsia="HY신명조" w:hAnsi="바탕체"/>
                <w:i/>
                <w:sz w:val="18"/>
                <w:szCs w:val="18"/>
              </w:rPr>
            </w:pPr>
            <w:r w:rsidRPr="00CB41C0">
              <w:rPr>
                <w:rFonts w:ascii="HY신명조" w:eastAsia="HY신명조" w:hAnsi="바탕체" w:hint="eastAsia"/>
                <w:i/>
                <w:sz w:val="18"/>
                <w:szCs w:val="18"/>
              </w:rPr>
              <w:t xml:space="preserve">서명 </w:t>
            </w:r>
            <w:r w:rsidRPr="00CB41C0">
              <w:rPr>
                <w:rFonts w:ascii="HY신명조" w:eastAsia="HY신명조" w:hAnsi="바탕체" w:hint="eastAsia"/>
                <w:i/>
                <w:szCs w:val="20"/>
              </w:rPr>
              <w:t>·</w:t>
            </w:r>
          </w:p>
          <w:p w:rsidR="00B1771A" w:rsidRPr="00CB41C0" w:rsidRDefault="00B1771A" w:rsidP="00C61BAB">
            <w:pPr>
              <w:spacing w:line="312" w:lineRule="auto"/>
              <w:jc w:val="center"/>
              <w:rPr>
                <w:rFonts w:ascii="HY신명조" w:eastAsia="HY신명조" w:hAnsi="바탕체"/>
                <w:sz w:val="18"/>
                <w:szCs w:val="18"/>
              </w:rPr>
            </w:pPr>
            <w:r w:rsidRPr="00CB41C0">
              <w:rPr>
                <w:rFonts w:ascii="HY신명조" w:eastAsia="HY신명조" w:hAnsi="바탕체" w:hint="eastAsia"/>
                <w:i/>
                <w:sz w:val="18"/>
                <w:szCs w:val="18"/>
              </w:rPr>
              <w:t>기명날인</w:t>
            </w:r>
          </w:p>
        </w:tc>
        <w:tc>
          <w:tcPr>
            <w:tcW w:w="1321" w:type="dxa"/>
            <w:vAlign w:val="center"/>
          </w:tcPr>
          <w:p w:rsidR="00B1771A" w:rsidRPr="00CB41C0" w:rsidRDefault="00B1771A" w:rsidP="00B1771A">
            <w:pPr>
              <w:spacing w:line="312" w:lineRule="auto"/>
              <w:jc w:val="center"/>
              <w:rPr>
                <w:rFonts w:ascii="HY신명조" w:eastAsia="HY신명조" w:hAnsi="바탕체"/>
                <w:i/>
                <w:sz w:val="18"/>
                <w:szCs w:val="18"/>
              </w:rPr>
            </w:pPr>
            <w:r w:rsidRPr="00CB41C0">
              <w:rPr>
                <w:rFonts w:ascii="HY신명조" w:eastAsia="HY신명조" w:hAnsi="바탕체" w:hint="eastAsia"/>
                <w:i/>
                <w:sz w:val="18"/>
                <w:szCs w:val="18"/>
              </w:rPr>
              <w:t xml:space="preserve">서명 </w:t>
            </w:r>
            <w:r w:rsidRPr="00CB41C0">
              <w:rPr>
                <w:rFonts w:ascii="HY신명조" w:eastAsia="HY신명조" w:hAnsi="바탕체" w:hint="eastAsia"/>
                <w:i/>
                <w:szCs w:val="20"/>
              </w:rPr>
              <w:t>·</w:t>
            </w:r>
          </w:p>
          <w:p w:rsidR="00087727" w:rsidRPr="00CB41C0" w:rsidRDefault="00B1771A" w:rsidP="00B1771A">
            <w:pPr>
              <w:spacing w:line="312" w:lineRule="auto"/>
              <w:jc w:val="center"/>
              <w:rPr>
                <w:rFonts w:ascii="HY신명조" w:eastAsia="HY신명조" w:hAnsi="바탕체"/>
                <w:sz w:val="18"/>
                <w:szCs w:val="18"/>
              </w:rPr>
            </w:pPr>
            <w:r w:rsidRPr="00CB41C0">
              <w:rPr>
                <w:rFonts w:ascii="HY신명조" w:eastAsia="HY신명조" w:hAnsi="바탕체" w:hint="eastAsia"/>
                <w:i/>
                <w:sz w:val="18"/>
                <w:szCs w:val="18"/>
              </w:rPr>
              <w:t>기명날인</w:t>
            </w:r>
          </w:p>
        </w:tc>
      </w:tr>
      <w:tr w:rsidR="00CB41C0" w:rsidRPr="00CB41C0" w:rsidTr="005F75CB">
        <w:trPr>
          <w:trHeight w:val="555"/>
        </w:trPr>
        <w:tc>
          <w:tcPr>
            <w:tcW w:w="846" w:type="dxa"/>
            <w:vAlign w:val="center"/>
          </w:tcPr>
          <w:p w:rsidR="00B1771A" w:rsidRPr="00CB41C0" w:rsidRDefault="00B1771A" w:rsidP="00B1771A">
            <w:pPr>
              <w:spacing w:line="312" w:lineRule="auto"/>
              <w:jc w:val="center"/>
              <w:rPr>
                <w:rFonts w:ascii="HY신명조" w:eastAsia="HY신명조" w:hAnsi="바탕체"/>
                <w:sz w:val="18"/>
                <w:szCs w:val="18"/>
              </w:rPr>
            </w:pPr>
          </w:p>
        </w:tc>
        <w:tc>
          <w:tcPr>
            <w:tcW w:w="850" w:type="dxa"/>
            <w:vAlign w:val="center"/>
          </w:tcPr>
          <w:p w:rsidR="00B1771A" w:rsidRPr="00CB41C0" w:rsidRDefault="00B1771A" w:rsidP="00B1771A">
            <w:pPr>
              <w:spacing w:line="312" w:lineRule="auto"/>
              <w:jc w:val="center"/>
              <w:rPr>
                <w:rFonts w:ascii="HY신명조" w:eastAsia="HY신명조" w:hAnsi="바탕체"/>
                <w:sz w:val="18"/>
                <w:szCs w:val="18"/>
              </w:rPr>
            </w:pPr>
          </w:p>
        </w:tc>
        <w:tc>
          <w:tcPr>
            <w:tcW w:w="851" w:type="dxa"/>
            <w:vAlign w:val="center"/>
          </w:tcPr>
          <w:p w:rsidR="00B1771A" w:rsidRPr="00CB41C0" w:rsidRDefault="00B1771A" w:rsidP="00B1771A">
            <w:pPr>
              <w:spacing w:line="312" w:lineRule="auto"/>
              <w:jc w:val="center"/>
              <w:rPr>
                <w:rFonts w:ascii="HY신명조" w:eastAsia="HY신명조" w:hAnsi="바탕체"/>
                <w:sz w:val="18"/>
                <w:szCs w:val="18"/>
              </w:rPr>
            </w:pPr>
          </w:p>
        </w:tc>
        <w:tc>
          <w:tcPr>
            <w:tcW w:w="850" w:type="dxa"/>
            <w:vAlign w:val="center"/>
          </w:tcPr>
          <w:p w:rsidR="00B1771A" w:rsidRPr="00CB41C0" w:rsidRDefault="00B1771A" w:rsidP="00B1771A">
            <w:pPr>
              <w:spacing w:line="312" w:lineRule="auto"/>
              <w:jc w:val="center"/>
              <w:rPr>
                <w:rFonts w:ascii="HY신명조" w:eastAsia="HY신명조" w:hAnsi="바탕체"/>
                <w:sz w:val="18"/>
                <w:szCs w:val="18"/>
              </w:rPr>
            </w:pPr>
          </w:p>
        </w:tc>
        <w:tc>
          <w:tcPr>
            <w:tcW w:w="993" w:type="dxa"/>
            <w:vAlign w:val="center"/>
          </w:tcPr>
          <w:p w:rsidR="00B1771A" w:rsidRPr="00CB41C0" w:rsidRDefault="00B1771A" w:rsidP="00B1771A">
            <w:pPr>
              <w:spacing w:line="312" w:lineRule="auto"/>
              <w:jc w:val="center"/>
              <w:rPr>
                <w:rFonts w:ascii="HY신명조" w:eastAsia="HY신명조" w:hAnsi="바탕체"/>
                <w:sz w:val="18"/>
                <w:szCs w:val="18"/>
              </w:rPr>
            </w:pPr>
          </w:p>
        </w:tc>
        <w:tc>
          <w:tcPr>
            <w:tcW w:w="992" w:type="dxa"/>
            <w:vAlign w:val="center"/>
          </w:tcPr>
          <w:p w:rsidR="00B1771A" w:rsidRPr="00CB41C0" w:rsidRDefault="00B1771A" w:rsidP="00B1771A">
            <w:pPr>
              <w:spacing w:line="312" w:lineRule="auto"/>
              <w:jc w:val="center"/>
              <w:rPr>
                <w:rFonts w:ascii="HY신명조" w:eastAsia="HY신명조" w:hAnsi="바탕체"/>
                <w:sz w:val="18"/>
                <w:szCs w:val="18"/>
              </w:rPr>
            </w:pPr>
          </w:p>
        </w:tc>
        <w:tc>
          <w:tcPr>
            <w:tcW w:w="992" w:type="dxa"/>
            <w:vAlign w:val="center"/>
          </w:tcPr>
          <w:p w:rsidR="00B1771A" w:rsidRPr="00CB41C0" w:rsidRDefault="00B1771A" w:rsidP="00B1771A">
            <w:pPr>
              <w:spacing w:line="312" w:lineRule="auto"/>
              <w:jc w:val="center"/>
              <w:rPr>
                <w:rFonts w:ascii="HY신명조" w:eastAsia="HY신명조" w:hAnsi="바탕체"/>
                <w:sz w:val="18"/>
                <w:szCs w:val="18"/>
              </w:rPr>
            </w:pPr>
          </w:p>
        </w:tc>
        <w:tc>
          <w:tcPr>
            <w:tcW w:w="1321" w:type="dxa"/>
            <w:vAlign w:val="center"/>
          </w:tcPr>
          <w:p w:rsidR="00B1771A" w:rsidRPr="00CB41C0" w:rsidRDefault="00B1771A" w:rsidP="00B1771A">
            <w:pPr>
              <w:spacing w:line="312" w:lineRule="auto"/>
              <w:jc w:val="center"/>
              <w:rPr>
                <w:rFonts w:ascii="HY신명조" w:eastAsia="HY신명조" w:hAnsi="바탕체"/>
                <w:i/>
                <w:sz w:val="18"/>
                <w:szCs w:val="18"/>
              </w:rPr>
            </w:pPr>
            <w:r w:rsidRPr="00CB41C0">
              <w:rPr>
                <w:rFonts w:ascii="HY신명조" w:eastAsia="HY신명조" w:hAnsi="바탕체" w:hint="eastAsia"/>
                <w:i/>
                <w:sz w:val="18"/>
                <w:szCs w:val="18"/>
              </w:rPr>
              <w:t xml:space="preserve">서명 </w:t>
            </w:r>
            <w:r w:rsidRPr="00CB41C0">
              <w:rPr>
                <w:rFonts w:ascii="HY신명조" w:eastAsia="HY신명조" w:hAnsi="바탕체" w:hint="eastAsia"/>
                <w:i/>
                <w:szCs w:val="20"/>
              </w:rPr>
              <w:t>·</w:t>
            </w:r>
          </w:p>
          <w:p w:rsidR="00B1771A" w:rsidRPr="00CB41C0" w:rsidRDefault="00B1771A" w:rsidP="00B1771A">
            <w:pPr>
              <w:spacing w:line="312" w:lineRule="auto"/>
              <w:jc w:val="center"/>
              <w:rPr>
                <w:rFonts w:ascii="HY신명조" w:eastAsia="HY신명조" w:hAnsi="바탕체"/>
                <w:sz w:val="18"/>
                <w:szCs w:val="18"/>
              </w:rPr>
            </w:pPr>
            <w:r w:rsidRPr="00CB41C0">
              <w:rPr>
                <w:rFonts w:ascii="HY신명조" w:eastAsia="HY신명조" w:hAnsi="바탕체" w:hint="eastAsia"/>
                <w:i/>
                <w:sz w:val="18"/>
                <w:szCs w:val="18"/>
              </w:rPr>
              <w:t>기명날인</w:t>
            </w:r>
          </w:p>
        </w:tc>
        <w:tc>
          <w:tcPr>
            <w:tcW w:w="1321" w:type="dxa"/>
            <w:vAlign w:val="center"/>
          </w:tcPr>
          <w:p w:rsidR="00B1771A" w:rsidRPr="00CB41C0" w:rsidRDefault="00B1771A" w:rsidP="00B1771A">
            <w:pPr>
              <w:spacing w:line="312" w:lineRule="auto"/>
              <w:jc w:val="center"/>
              <w:rPr>
                <w:rFonts w:ascii="HY신명조" w:eastAsia="HY신명조" w:hAnsi="바탕체"/>
                <w:i/>
                <w:sz w:val="18"/>
                <w:szCs w:val="18"/>
              </w:rPr>
            </w:pPr>
            <w:r w:rsidRPr="00CB41C0">
              <w:rPr>
                <w:rFonts w:ascii="HY신명조" w:eastAsia="HY신명조" w:hAnsi="바탕체" w:hint="eastAsia"/>
                <w:i/>
                <w:sz w:val="18"/>
                <w:szCs w:val="18"/>
              </w:rPr>
              <w:t xml:space="preserve">서명 </w:t>
            </w:r>
            <w:r w:rsidRPr="00CB41C0">
              <w:rPr>
                <w:rFonts w:ascii="HY신명조" w:eastAsia="HY신명조" w:hAnsi="바탕체" w:hint="eastAsia"/>
                <w:i/>
                <w:szCs w:val="20"/>
              </w:rPr>
              <w:t>·</w:t>
            </w:r>
          </w:p>
          <w:p w:rsidR="00B1771A" w:rsidRPr="00CB41C0" w:rsidRDefault="00B1771A" w:rsidP="00B1771A">
            <w:pPr>
              <w:spacing w:line="312" w:lineRule="auto"/>
              <w:jc w:val="center"/>
              <w:rPr>
                <w:rFonts w:ascii="HY신명조" w:eastAsia="HY신명조" w:hAnsi="바탕체"/>
                <w:sz w:val="18"/>
                <w:szCs w:val="18"/>
              </w:rPr>
            </w:pPr>
            <w:r w:rsidRPr="00CB41C0">
              <w:rPr>
                <w:rFonts w:ascii="HY신명조" w:eastAsia="HY신명조" w:hAnsi="바탕체" w:hint="eastAsia"/>
                <w:i/>
                <w:sz w:val="18"/>
                <w:szCs w:val="18"/>
              </w:rPr>
              <w:t>기명날인</w:t>
            </w:r>
          </w:p>
        </w:tc>
      </w:tr>
      <w:tr w:rsidR="00CB41C0" w:rsidRPr="00CB41C0" w:rsidTr="005F75CB">
        <w:trPr>
          <w:trHeight w:val="549"/>
        </w:trPr>
        <w:tc>
          <w:tcPr>
            <w:tcW w:w="846" w:type="dxa"/>
            <w:vAlign w:val="center"/>
          </w:tcPr>
          <w:p w:rsidR="00B1771A" w:rsidRPr="00CB41C0" w:rsidRDefault="00B1771A" w:rsidP="00B1771A">
            <w:pPr>
              <w:spacing w:line="312" w:lineRule="auto"/>
              <w:jc w:val="center"/>
              <w:rPr>
                <w:rFonts w:ascii="HY신명조" w:eastAsia="HY신명조" w:hAnsi="바탕체"/>
                <w:sz w:val="18"/>
                <w:szCs w:val="18"/>
              </w:rPr>
            </w:pPr>
          </w:p>
        </w:tc>
        <w:tc>
          <w:tcPr>
            <w:tcW w:w="850" w:type="dxa"/>
            <w:vAlign w:val="center"/>
          </w:tcPr>
          <w:p w:rsidR="00B1771A" w:rsidRPr="00CB41C0" w:rsidRDefault="00B1771A" w:rsidP="00B1771A">
            <w:pPr>
              <w:spacing w:line="312" w:lineRule="auto"/>
              <w:jc w:val="center"/>
              <w:rPr>
                <w:rFonts w:ascii="HY신명조" w:eastAsia="HY신명조" w:hAnsi="바탕체"/>
                <w:sz w:val="18"/>
                <w:szCs w:val="18"/>
              </w:rPr>
            </w:pPr>
          </w:p>
        </w:tc>
        <w:tc>
          <w:tcPr>
            <w:tcW w:w="851" w:type="dxa"/>
            <w:vAlign w:val="center"/>
          </w:tcPr>
          <w:p w:rsidR="00B1771A" w:rsidRPr="00CB41C0" w:rsidRDefault="00B1771A" w:rsidP="00B1771A">
            <w:pPr>
              <w:spacing w:line="312" w:lineRule="auto"/>
              <w:jc w:val="center"/>
              <w:rPr>
                <w:rFonts w:ascii="HY신명조" w:eastAsia="HY신명조" w:hAnsi="바탕체"/>
                <w:sz w:val="18"/>
                <w:szCs w:val="18"/>
              </w:rPr>
            </w:pPr>
          </w:p>
        </w:tc>
        <w:tc>
          <w:tcPr>
            <w:tcW w:w="850" w:type="dxa"/>
            <w:vAlign w:val="center"/>
          </w:tcPr>
          <w:p w:rsidR="00B1771A" w:rsidRPr="00CB41C0" w:rsidRDefault="00B1771A" w:rsidP="00B1771A">
            <w:pPr>
              <w:spacing w:line="312" w:lineRule="auto"/>
              <w:jc w:val="center"/>
              <w:rPr>
                <w:rFonts w:ascii="HY신명조" w:eastAsia="HY신명조" w:hAnsi="바탕체"/>
                <w:sz w:val="18"/>
                <w:szCs w:val="18"/>
              </w:rPr>
            </w:pPr>
          </w:p>
        </w:tc>
        <w:tc>
          <w:tcPr>
            <w:tcW w:w="993" w:type="dxa"/>
            <w:vAlign w:val="center"/>
          </w:tcPr>
          <w:p w:rsidR="00B1771A" w:rsidRPr="00CB41C0" w:rsidRDefault="00B1771A" w:rsidP="00B1771A">
            <w:pPr>
              <w:spacing w:line="312" w:lineRule="auto"/>
              <w:jc w:val="center"/>
              <w:rPr>
                <w:rFonts w:ascii="HY신명조" w:eastAsia="HY신명조" w:hAnsi="바탕체"/>
                <w:sz w:val="18"/>
                <w:szCs w:val="18"/>
              </w:rPr>
            </w:pPr>
          </w:p>
        </w:tc>
        <w:tc>
          <w:tcPr>
            <w:tcW w:w="992" w:type="dxa"/>
            <w:vAlign w:val="center"/>
          </w:tcPr>
          <w:p w:rsidR="00B1771A" w:rsidRPr="00CB41C0" w:rsidRDefault="00B1771A" w:rsidP="00B1771A">
            <w:pPr>
              <w:spacing w:line="312" w:lineRule="auto"/>
              <w:jc w:val="center"/>
              <w:rPr>
                <w:rFonts w:ascii="HY신명조" w:eastAsia="HY신명조" w:hAnsi="바탕체"/>
                <w:sz w:val="18"/>
                <w:szCs w:val="18"/>
              </w:rPr>
            </w:pPr>
          </w:p>
        </w:tc>
        <w:tc>
          <w:tcPr>
            <w:tcW w:w="992" w:type="dxa"/>
            <w:vAlign w:val="center"/>
          </w:tcPr>
          <w:p w:rsidR="00B1771A" w:rsidRPr="00CB41C0" w:rsidRDefault="00B1771A" w:rsidP="00B1771A">
            <w:pPr>
              <w:spacing w:line="312" w:lineRule="auto"/>
              <w:jc w:val="center"/>
              <w:rPr>
                <w:rFonts w:ascii="HY신명조" w:eastAsia="HY신명조" w:hAnsi="바탕체"/>
                <w:sz w:val="18"/>
                <w:szCs w:val="18"/>
              </w:rPr>
            </w:pPr>
          </w:p>
        </w:tc>
        <w:tc>
          <w:tcPr>
            <w:tcW w:w="1321" w:type="dxa"/>
            <w:vAlign w:val="center"/>
          </w:tcPr>
          <w:p w:rsidR="00B1771A" w:rsidRPr="00CB41C0" w:rsidRDefault="00B1771A" w:rsidP="00B1771A">
            <w:pPr>
              <w:spacing w:line="312" w:lineRule="auto"/>
              <w:jc w:val="center"/>
              <w:rPr>
                <w:rFonts w:ascii="HY신명조" w:eastAsia="HY신명조" w:hAnsi="바탕체"/>
                <w:i/>
                <w:sz w:val="18"/>
                <w:szCs w:val="18"/>
              </w:rPr>
            </w:pPr>
            <w:r w:rsidRPr="00CB41C0">
              <w:rPr>
                <w:rFonts w:ascii="HY신명조" w:eastAsia="HY신명조" w:hAnsi="바탕체" w:hint="eastAsia"/>
                <w:i/>
                <w:sz w:val="18"/>
                <w:szCs w:val="18"/>
              </w:rPr>
              <w:t xml:space="preserve">서명 </w:t>
            </w:r>
            <w:r w:rsidRPr="00CB41C0">
              <w:rPr>
                <w:rFonts w:ascii="HY신명조" w:eastAsia="HY신명조" w:hAnsi="바탕체" w:hint="eastAsia"/>
                <w:i/>
                <w:szCs w:val="20"/>
              </w:rPr>
              <w:t>·</w:t>
            </w:r>
          </w:p>
          <w:p w:rsidR="00B1771A" w:rsidRPr="00CB41C0" w:rsidRDefault="00B1771A" w:rsidP="00B1771A">
            <w:pPr>
              <w:spacing w:line="312" w:lineRule="auto"/>
              <w:jc w:val="center"/>
              <w:rPr>
                <w:rFonts w:ascii="HY신명조" w:eastAsia="HY신명조" w:hAnsi="바탕체"/>
                <w:sz w:val="18"/>
                <w:szCs w:val="18"/>
              </w:rPr>
            </w:pPr>
            <w:r w:rsidRPr="00CB41C0">
              <w:rPr>
                <w:rFonts w:ascii="HY신명조" w:eastAsia="HY신명조" w:hAnsi="바탕체" w:hint="eastAsia"/>
                <w:i/>
                <w:sz w:val="18"/>
                <w:szCs w:val="18"/>
              </w:rPr>
              <w:t>기명날인</w:t>
            </w:r>
          </w:p>
        </w:tc>
        <w:tc>
          <w:tcPr>
            <w:tcW w:w="1321" w:type="dxa"/>
            <w:vAlign w:val="center"/>
          </w:tcPr>
          <w:p w:rsidR="00B1771A" w:rsidRPr="00CB41C0" w:rsidRDefault="00B1771A" w:rsidP="00B1771A">
            <w:pPr>
              <w:spacing w:line="312" w:lineRule="auto"/>
              <w:jc w:val="center"/>
              <w:rPr>
                <w:rFonts w:ascii="HY신명조" w:eastAsia="HY신명조" w:hAnsi="바탕체"/>
                <w:i/>
                <w:sz w:val="18"/>
                <w:szCs w:val="18"/>
              </w:rPr>
            </w:pPr>
            <w:r w:rsidRPr="00CB41C0">
              <w:rPr>
                <w:rFonts w:ascii="HY신명조" w:eastAsia="HY신명조" w:hAnsi="바탕체" w:hint="eastAsia"/>
                <w:i/>
                <w:sz w:val="18"/>
                <w:szCs w:val="18"/>
              </w:rPr>
              <w:t xml:space="preserve">서명 </w:t>
            </w:r>
            <w:r w:rsidRPr="00CB41C0">
              <w:rPr>
                <w:rFonts w:ascii="HY신명조" w:eastAsia="HY신명조" w:hAnsi="바탕체" w:hint="eastAsia"/>
                <w:i/>
                <w:szCs w:val="20"/>
              </w:rPr>
              <w:t>·</w:t>
            </w:r>
          </w:p>
          <w:p w:rsidR="00B1771A" w:rsidRPr="00CB41C0" w:rsidRDefault="00B1771A" w:rsidP="00B1771A">
            <w:pPr>
              <w:spacing w:line="312" w:lineRule="auto"/>
              <w:jc w:val="center"/>
              <w:rPr>
                <w:rFonts w:ascii="HY신명조" w:eastAsia="HY신명조" w:hAnsi="바탕체"/>
                <w:sz w:val="18"/>
                <w:szCs w:val="18"/>
              </w:rPr>
            </w:pPr>
            <w:r w:rsidRPr="00CB41C0">
              <w:rPr>
                <w:rFonts w:ascii="HY신명조" w:eastAsia="HY신명조" w:hAnsi="바탕체" w:hint="eastAsia"/>
                <w:i/>
                <w:sz w:val="18"/>
                <w:szCs w:val="18"/>
              </w:rPr>
              <w:t>기명날인</w:t>
            </w:r>
          </w:p>
        </w:tc>
      </w:tr>
      <w:tr w:rsidR="00CB41C0" w:rsidRPr="00CB41C0" w:rsidTr="005F75CB">
        <w:trPr>
          <w:trHeight w:val="571"/>
        </w:trPr>
        <w:tc>
          <w:tcPr>
            <w:tcW w:w="846" w:type="dxa"/>
            <w:vAlign w:val="center"/>
          </w:tcPr>
          <w:p w:rsidR="00B1771A" w:rsidRPr="00CB41C0" w:rsidRDefault="00B1771A" w:rsidP="00B1771A">
            <w:pPr>
              <w:spacing w:line="312" w:lineRule="auto"/>
              <w:jc w:val="center"/>
              <w:rPr>
                <w:rFonts w:ascii="HY신명조" w:eastAsia="HY신명조" w:hAnsi="바탕체"/>
                <w:sz w:val="18"/>
                <w:szCs w:val="18"/>
              </w:rPr>
            </w:pPr>
          </w:p>
        </w:tc>
        <w:tc>
          <w:tcPr>
            <w:tcW w:w="850" w:type="dxa"/>
            <w:vAlign w:val="center"/>
          </w:tcPr>
          <w:p w:rsidR="00B1771A" w:rsidRPr="00CB41C0" w:rsidRDefault="00B1771A" w:rsidP="00B1771A">
            <w:pPr>
              <w:spacing w:line="312" w:lineRule="auto"/>
              <w:jc w:val="center"/>
              <w:rPr>
                <w:rFonts w:ascii="HY신명조" w:eastAsia="HY신명조" w:hAnsi="바탕체"/>
                <w:sz w:val="18"/>
                <w:szCs w:val="18"/>
              </w:rPr>
            </w:pPr>
          </w:p>
        </w:tc>
        <w:tc>
          <w:tcPr>
            <w:tcW w:w="851" w:type="dxa"/>
            <w:vAlign w:val="center"/>
          </w:tcPr>
          <w:p w:rsidR="00B1771A" w:rsidRPr="00CB41C0" w:rsidRDefault="00B1771A" w:rsidP="00B1771A">
            <w:pPr>
              <w:spacing w:line="312" w:lineRule="auto"/>
              <w:jc w:val="center"/>
              <w:rPr>
                <w:rFonts w:ascii="HY신명조" w:eastAsia="HY신명조" w:hAnsi="바탕체"/>
                <w:sz w:val="18"/>
                <w:szCs w:val="18"/>
              </w:rPr>
            </w:pPr>
          </w:p>
        </w:tc>
        <w:tc>
          <w:tcPr>
            <w:tcW w:w="850" w:type="dxa"/>
            <w:vAlign w:val="center"/>
          </w:tcPr>
          <w:p w:rsidR="00B1771A" w:rsidRPr="00CB41C0" w:rsidRDefault="00B1771A" w:rsidP="00B1771A">
            <w:pPr>
              <w:spacing w:line="312" w:lineRule="auto"/>
              <w:jc w:val="center"/>
              <w:rPr>
                <w:rFonts w:ascii="HY신명조" w:eastAsia="HY신명조" w:hAnsi="바탕체"/>
                <w:sz w:val="18"/>
                <w:szCs w:val="18"/>
              </w:rPr>
            </w:pPr>
          </w:p>
        </w:tc>
        <w:tc>
          <w:tcPr>
            <w:tcW w:w="993" w:type="dxa"/>
            <w:vAlign w:val="center"/>
          </w:tcPr>
          <w:p w:rsidR="00B1771A" w:rsidRPr="00CB41C0" w:rsidRDefault="00B1771A" w:rsidP="00B1771A">
            <w:pPr>
              <w:spacing w:line="312" w:lineRule="auto"/>
              <w:jc w:val="center"/>
              <w:rPr>
                <w:rFonts w:ascii="HY신명조" w:eastAsia="HY신명조" w:hAnsi="바탕체"/>
                <w:sz w:val="18"/>
                <w:szCs w:val="18"/>
              </w:rPr>
            </w:pPr>
          </w:p>
        </w:tc>
        <w:tc>
          <w:tcPr>
            <w:tcW w:w="992" w:type="dxa"/>
            <w:vAlign w:val="center"/>
          </w:tcPr>
          <w:p w:rsidR="00B1771A" w:rsidRPr="00CB41C0" w:rsidRDefault="00B1771A" w:rsidP="00B1771A">
            <w:pPr>
              <w:spacing w:line="312" w:lineRule="auto"/>
              <w:jc w:val="center"/>
              <w:rPr>
                <w:rFonts w:ascii="HY신명조" w:eastAsia="HY신명조" w:hAnsi="바탕체"/>
                <w:sz w:val="18"/>
                <w:szCs w:val="18"/>
              </w:rPr>
            </w:pPr>
          </w:p>
        </w:tc>
        <w:tc>
          <w:tcPr>
            <w:tcW w:w="992" w:type="dxa"/>
            <w:vAlign w:val="center"/>
          </w:tcPr>
          <w:p w:rsidR="00B1771A" w:rsidRPr="00CB41C0" w:rsidRDefault="00B1771A" w:rsidP="00B1771A">
            <w:pPr>
              <w:spacing w:line="312" w:lineRule="auto"/>
              <w:jc w:val="center"/>
              <w:rPr>
                <w:rFonts w:ascii="HY신명조" w:eastAsia="HY신명조" w:hAnsi="바탕체"/>
                <w:sz w:val="18"/>
                <w:szCs w:val="18"/>
              </w:rPr>
            </w:pPr>
          </w:p>
        </w:tc>
        <w:tc>
          <w:tcPr>
            <w:tcW w:w="1321" w:type="dxa"/>
            <w:vAlign w:val="center"/>
          </w:tcPr>
          <w:p w:rsidR="00B1771A" w:rsidRPr="00CB41C0" w:rsidRDefault="00B1771A" w:rsidP="00B1771A">
            <w:pPr>
              <w:spacing w:line="312" w:lineRule="auto"/>
              <w:jc w:val="center"/>
              <w:rPr>
                <w:rFonts w:ascii="HY신명조" w:eastAsia="HY신명조" w:hAnsi="바탕체"/>
                <w:i/>
                <w:sz w:val="18"/>
                <w:szCs w:val="18"/>
              </w:rPr>
            </w:pPr>
            <w:r w:rsidRPr="00CB41C0">
              <w:rPr>
                <w:rFonts w:ascii="HY신명조" w:eastAsia="HY신명조" w:hAnsi="바탕체" w:hint="eastAsia"/>
                <w:i/>
                <w:sz w:val="18"/>
                <w:szCs w:val="18"/>
              </w:rPr>
              <w:t xml:space="preserve">서명 </w:t>
            </w:r>
            <w:r w:rsidRPr="00CB41C0">
              <w:rPr>
                <w:rFonts w:ascii="HY신명조" w:eastAsia="HY신명조" w:hAnsi="바탕체" w:hint="eastAsia"/>
                <w:i/>
                <w:szCs w:val="20"/>
              </w:rPr>
              <w:t>·</w:t>
            </w:r>
          </w:p>
          <w:p w:rsidR="00B1771A" w:rsidRPr="00CB41C0" w:rsidRDefault="00B1771A" w:rsidP="00B1771A">
            <w:pPr>
              <w:spacing w:line="312" w:lineRule="auto"/>
              <w:jc w:val="center"/>
              <w:rPr>
                <w:rFonts w:ascii="HY신명조" w:eastAsia="HY신명조" w:hAnsi="바탕체"/>
                <w:sz w:val="18"/>
                <w:szCs w:val="18"/>
              </w:rPr>
            </w:pPr>
            <w:r w:rsidRPr="00CB41C0">
              <w:rPr>
                <w:rFonts w:ascii="HY신명조" w:eastAsia="HY신명조" w:hAnsi="바탕체" w:hint="eastAsia"/>
                <w:i/>
                <w:sz w:val="18"/>
                <w:szCs w:val="18"/>
              </w:rPr>
              <w:t>기명날인</w:t>
            </w:r>
          </w:p>
        </w:tc>
        <w:tc>
          <w:tcPr>
            <w:tcW w:w="1321" w:type="dxa"/>
            <w:vAlign w:val="center"/>
          </w:tcPr>
          <w:p w:rsidR="00B1771A" w:rsidRPr="00CB41C0" w:rsidRDefault="00B1771A" w:rsidP="00B1771A">
            <w:pPr>
              <w:spacing w:line="312" w:lineRule="auto"/>
              <w:jc w:val="center"/>
              <w:rPr>
                <w:rFonts w:ascii="HY신명조" w:eastAsia="HY신명조" w:hAnsi="바탕체"/>
                <w:i/>
                <w:sz w:val="18"/>
                <w:szCs w:val="18"/>
              </w:rPr>
            </w:pPr>
            <w:r w:rsidRPr="00CB41C0">
              <w:rPr>
                <w:rFonts w:ascii="HY신명조" w:eastAsia="HY신명조" w:hAnsi="바탕체" w:hint="eastAsia"/>
                <w:i/>
                <w:sz w:val="18"/>
                <w:szCs w:val="18"/>
              </w:rPr>
              <w:t xml:space="preserve">서명 </w:t>
            </w:r>
            <w:r w:rsidRPr="00CB41C0">
              <w:rPr>
                <w:rFonts w:ascii="HY신명조" w:eastAsia="HY신명조" w:hAnsi="바탕체" w:hint="eastAsia"/>
                <w:i/>
                <w:szCs w:val="20"/>
              </w:rPr>
              <w:t>·</w:t>
            </w:r>
          </w:p>
          <w:p w:rsidR="00B1771A" w:rsidRPr="00CB41C0" w:rsidRDefault="00B1771A" w:rsidP="00B1771A">
            <w:pPr>
              <w:spacing w:line="312" w:lineRule="auto"/>
              <w:jc w:val="center"/>
              <w:rPr>
                <w:rFonts w:ascii="HY신명조" w:eastAsia="HY신명조" w:hAnsi="바탕체"/>
                <w:sz w:val="18"/>
                <w:szCs w:val="18"/>
              </w:rPr>
            </w:pPr>
            <w:r w:rsidRPr="00CB41C0">
              <w:rPr>
                <w:rFonts w:ascii="HY신명조" w:eastAsia="HY신명조" w:hAnsi="바탕체" w:hint="eastAsia"/>
                <w:i/>
                <w:sz w:val="18"/>
                <w:szCs w:val="18"/>
              </w:rPr>
              <w:t>기명날인</w:t>
            </w:r>
          </w:p>
        </w:tc>
      </w:tr>
      <w:tr w:rsidR="00CB41C0" w:rsidRPr="00CB41C0" w:rsidTr="005F75CB">
        <w:trPr>
          <w:trHeight w:val="551"/>
        </w:trPr>
        <w:tc>
          <w:tcPr>
            <w:tcW w:w="846" w:type="dxa"/>
            <w:vAlign w:val="center"/>
          </w:tcPr>
          <w:p w:rsidR="00B1771A" w:rsidRPr="00CB41C0" w:rsidRDefault="00B1771A" w:rsidP="00B1771A">
            <w:pPr>
              <w:spacing w:line="312" w:lineRule="auto"/>
              <w:jc w:val="center"/>
              <w:rPr>
                <w:rFonts w:ascii="HY신명조" w:eastAsia="HY신명조" w:hAnsi="바탕체"/>
                <w:sz w:val="18"/>
                <w:szCs w:val="18"/>
              </w:rPr>
            </w:pPr>
          </w:p>
        </w:tc>
        <w:tc>
          <w:tcPr>
            <w:tcW w:w="850" w:type="dxa"/>
            <w:vAlign w:val="center"/>
          </w:tcPr>
          <w:p w:rsidR="00B1771A" w:rsidRPr="00CB41C0" w:rsidRDefault="00B1771A" w:rsidP="00B1771A">
            <w:pPr>
              <w:spacing w:line="312" w:lineRule="auto"/>
              <w:jc w:val="center"/>
              <w:rPr>
                <w:rFonts w:ascii="HY신명조" w:eastAsia="HY신명조" w:hAnsi="바탕체"/>
                <w:sz w:val="18"/>
                <w:szCs w:val="18"/>
              </w:rPr>
            </w:pPr>
          </w:p>
        </w:tc>
        <w:tc>
          <w:tcPr>
            <w:tcW w:w="851" w:type="dxa"/>
            <w:vAlign w:val="center"/>
          </w:tcPr>
          <w:p w:rsidR="00B1771A" w:rsidRPr="00CB41C0" w:rsidRDefault="00B1771A" w:rsidP="00B1771A">
            <w:pPr>
              <w:spacing w:line="312" w:lineRule="auto"/>
              <w:jc w:val="center"/>
              <w:rPr>
                <w:rFonts w:ascii="HY신명조" w:eastAsia="HY신명조" w:hAnsi="바탕체"/>
                <w:sz w:val="18"/>
                <w:szCs w:val="18"/>
              </w:rPr>
            </w:pPr>
          </w:p>
        </w:tc>
        <w:tc>
          <w:tcPr>
            <w:tcW w:w="850" w:type="dxa"/>
            <w:vAlign w:val="center"/>
          </w:tcPr>
          <w:p w:rsidR="00B1771A" w:rsidRPr="00CB41C0" w:rsidRDefault="00B1771A" w:rsidP="00B1771A">
            <w:pPr>
              <w:spacing w:line="312" w:lineRule="auto"/>
              <w:jc w:val="center"/>
              <w:rPr>
                <w:rFonts w:ascii="HY신명조" w:eastAsia="HY신명조" w:hAnsi="바탕체"/>
                <w:sz w:val="18"/>
                <w:szCs w:val="18"/>
              </w:rPr>
            </w:pPr>
          </w:p>
        </w:tc>
        <w:tc>
          <w:tcPr>
            <w:tcW w:w="993" w:type="dxa"/>
            <w:vAlign w:val="center"/>
          </w:tcPr>
          <w:p w:rsidR="00B1771A" w:rsidRPr="00CB41C0" w:rsidRDefault="00B1771A" w:rsidP="00B1771A">
            <w:pPr>
              <w:spacing w:line="312" w:lineRule="auto"/>
              <w:jc w:val="center"/>
              <w:rPr>
                <w:rFonts w:ascii="HY신명조" w:eastAsia="HY신명조" w:hAnsi="바탕체"/>
                <w:sz w:val="18"/>
                <w:szCs w:val="18"/>
              </w:rPr>
            </w:pPr>
          </w:p>
        </w:tc>
        <w:tc>
          <w:tcPr>
            <w:tcW w:w="992" w:type="dxa"/>
            <w:vAlign w:val="center"/>
          </w:tcPr>
          <w:p w:rsidR="00B1771A" w:rsidRPr="00CB41C0" w:rsidRDefault="00B1771A" w:rsidP="00B1771A">
            <w:pPr>
              <w:spacing w:line="312" w:lineRule="auto"/>
              <w:jc w:val="center"/>
              <w:rPr>
                <w:rFonts w:ascii="HY신명조" w:eastAsia="HY신명조" w:hAnsi="바탕체"/>
                <w:sz w:val="18"/>
                <w:szCs w:val="18"/>
              </w:rPr>
            </w:pPr>
          </w:p>
        </w:tc>
        <w:tc>
          <w:tcPr>
            <w:tcW w:w="992" w:type="dxa"/>
            <w:vAlign w:val="center"/>
          </w:tcPr>
          <w:p w:rsidR="00B1771A" w:rsidRPr="00CB41C0" w:rsidRDefault="00B1771A" w:rsidP="00B1771A">
            <w:pPr>
              <w:spacing w:line="312" w:lineRule="auto"/>
              <w:jc w:val="center"/>
              <w:rPr>
                <w:rFonts w:ascii="HY신명조" w:eastAsia="HY신명조" w:hAnsi="바탕체"/>
                <w:sz w:val="18"/>
                <w:szCs w:val="18"/>
              </w:rPr>
            </w:pPr>
          </w:p>
        </w:tc>
        <w:tc>
          <w:tcPr>
            <w:tcW w:w="1321" w:type="dxa"/>
            <w:vAlign w:val="center"/>
          </w:tcPr>
          <w:p w:rsidR="00B1771A" w:rsidRPr="00CB41C0" w:rsidRDefault="00B1771A" w:rsidP="00B1771A">
            <w:pPr>
              <w:spacing w:line="312" w:lineRule="auto"/>
              <w:jc w:val="center"/>
              <w:rPr>
                <w:rFonts w:ascii="HY신명조" w:eastAsia="HY신명조" w:hAnsi="바탕체"/>
                <w:i/>
                <w:sz w:val="18"/>
                <w:szCs w:val="18"/>
              </w:rPr>
            </w:pPr>
            <w:r w:rsidRPr="00CB41C0">
              <w:rPr>
                <w:rFonts w:ascii="HY신명조" w:eastAsia="HY신명조" w:hAnsi="바탕체" w:hint="eastAsia"/>
                <w:i/>
                <w:sz w:val="18"/>
                <w:szCs w:val="18"/>
              </w:rPr>
              <w:t xml:space="preserve">서명 </w:t>
            </w:r>
            <w:r w:rsidRPr="00CB41C0">
              <w:rPr>
                <w:rFonts w:ascii="HY신명조" w:eastAsia="HY신명조" w:hAnsi="바탕체" w:hint="eastAsia"/>
                <w:i/>
                <w:szCs w:val="20"/>
              </w:rPr>
              <w:t>·</w:t>
            </w:r>
          </w:p>
          <w:p w:rsidR="00B1771A" w:rsidRPr="00CB41C0" w:rsidRDefault="00B1771A" w:rsidP="00B1771A">
            <w:pPr>
              <w:spacing w:line="312" w:lineRule="auto"/>
              <w:jc w:val="center"/>
              <w:rPr>
                <w:rFonts w:ascii="HY신명조" w:eastAsia="HY신명조" w:hAnsi="바탕체"/>
                <w:sz w:val="18"/>
                <w:szCs w:val="18"/>
              </w:rPr>
            </w:pPr>
            <w:r w:rsidRPr="00CB41C0">
              <w:rPr>
                <w:rFonts w:ascii="HY신명조" w:eastAsia="HY신명조" w:hAnsi="바탕체" w:hint="eastAsia"/>
                <w:i/>
                <w:sz w:val="18"/>
                <w:szCs w:val="18"/>
              </w:rPr>
              <w:t>기명날인</w:t>
            </w:r>
          </w:p>
        </w:tc>
        <w:tc>
          <w:tcPr>
            <w:tcW w:w="1321" w:type="dxa"/>
            <w:vAlign w:val="center"/>
          </w:tcPr>
          <w:p w:rsidR="00B1771A" w:rsidRPr="00CB41C0" w:rsidRDefault="00B1771A" w:rsidP="00B1771A">
            <w:pPr>
              <w:spacing w:line="312" w:lineRule="auto"/>
              <w:jc w:val="center"/>
              <w:rPr>
                <w:rFonts w:ascii="HY신명조" w:eastAsia="HY신명조" w:hAnsi="바탕체"/>
                <w:i/>
                <w:sz w:val="18"/>
                <w:szCs w:val="18"/>
              </w:rPr>
            </w:pPr>
            <w:r w:rsidRPr="00CB41C0">
              <w:rPr>
                <w:rFonts w:ascii="HY신명조" w:eastAsia="HY신명조" w:hAnsi="바탕체" w:hint="eastAsia"/>
                <w:i/>
                <w:sz w:val="18"/>
                <w:szCs w:val="18"/>
              </w:rPr>
              <w:t xml:space="preserve">서명 </w:t>
            </w:r>
            <w:r w:rsidRPr="00CB41C0">
              <w:rPr>
                <w:rFonts w:ascii="HY신명조" w:eastAsia="HY신명조" w:hAnsi="바탕체" w:hint="eastAsia"/>
                <w:i/>
                <w:szCs w:val="20"/>
              </w:rPr>
              <w:t>·</w:t>
            </w:r>
          </w:p>
          <w:p w:rsidR="00B1771A" w:rsidRPr="00CB41C0" w:rsidRDefault="00B1771A" w:rsidP="00B1771A">
            <w:pPr>
              <w:spacing w:line="312" w:lineRule="auto"/>
              <w:jc w:val="center"/>
              <w:rPr>
                <w:rFonts w:ascii="HY신명조" w:eastAsia="HY신명조" w:hAnsi="바탕체"/>
                <w:sz w:val="18"/>
                <w:szCs w:val="18"/>
              </w:rPr>
            </w:pPr>
            <w:r w:rsidRPr="00CB41C0">
              <w:rPr>
                <w:rFonts w:ascii="HY신명조" w:eastAsia="HY신명조" w:hAnsi="바탕체" w:hint="eastAsia"/>
                <w:i/>
                <w:sz w:val="18"/>
                <w:szCs w:val="18"/>
              </w:rPr>
              <w:t>기명날인</w:t>
            </w:r>
          </w:p>
        </w:tc>
      </w:tr>
      <w:tr w:rsidR="00CB41C0" w:rsidRPr="00CB41C0" w:rsidTr="005F75CB">
        <w:trPr>
          <w:trHeight w:val="559"/>
        </w:trPr>
        <w:tc>
          <w:tcPr>
            <w:tcW w:w="846" w:type="dxa"/>
            <w:vAlign w:val="center"/>
          </w:tcPr>
          <w:p w:rsidR="00B1771A" w:rsidRPr="00CB41C0" w:rsidRDefault="00B1771A" w:rsidP="00B1771A">
            <w:pPr>
              <w:spacing w:line="312" w:lineRule="auto"/>
              <w:jc w:val="center"/>
              <w:rPr>
                <w:rFonts w:ascii="HY신명조" w:eastAsia="HY신명조" w:hAnsi="바탕체"/>
                <w:sz w:val="18"/>
                <w:szCs w:val="18"/>
              </w:rPr>
            </w:pPr>
          </w:p>
        </w:tc>
        <w:tc>
          <w:tcPr>
            <w:tcW w:w="850" w:type="dxa"/>
            <w:vAlign w:val="center"/>
          </w:tcPr>
          <w:p w:rsidR="00B1771A" w:rsidRPr="00CB41C0" w:rsidRDefault="00B1771A" w:rsidP="00B1771A">
            <w:pPr>
              <w:spacing w:line="312" w:lineRule="auto"/>
              <w:jc w:val="center"/>
              <w:rPr>
                <w:rFonts w:ascii="HY신명조" w:eastAsia="HY신명조" w:hAnsi="바탕체"/>
                <w:sz w:val="18"/>
                <w:szCs w:val="18"/>
              </w:rPr>
            </w:pPr>
          </w:p>
        </w:tc>
        <w:tc>
          <w:tcPr>
            <w:tcW w:w="851" w:type="dxa"/>
            <w:vAlign w:val="center"/>
          </w:tcPr>
          <w:p w:rsidR="00B1771A" w:rsidRPr="00CB41C0" w:rsidRDefault="00B1771A" w:rsidP="00B1771A">
            <w:pPr>
              <w:spacing w:line="312" w:lineRule="auto"/>
              <w:jc w:val="center"/>
              <w:rPr>
                <w:rFonts w:ascii="HY신명조" w:eastAsia="HY신명조" w:hAnsi="바탕체"/>
                <w:sz w:val="18"/>
                <w:szCs w:val="18"/>
              </w:rPr>
            </w:pPr>
          </w:p>
        </w:tc>
        <w:tc>
          <w:tcPr>
            <w:tcW w:w="850" w:type="dxa"/>
            <w:vAlign w:val="center"/>
          </w:tcPr>
          <w:p w:rsidR="00B1771A" w:rsidRPr="00CB41C0" w:rsidRDefault="00B1771A" w:rsidP="00B1771A">
            <w:pPr>
              <w:spacing w:line="312" w:lineRule="auto"/>
              <w:jc w:val="center"/>
              <w:rPr>
                <w:rFonts w:ascii="HY신명조" w:eastAsia="HY신명조" w:hAnsi="바탕체"/>
                <w:sz w:val="18"/>
                <w:szCs w:val="18"/>
              </w:rPr>
            </w:pPr>
          </w:p>
        </w:tc>
        <w:tc>
          <w:tcPr>
            <w:tcW w:w="993" w:type="dxa"/>
            <w:vAlign w:val="center"/>
          </w:tcPr>
          <w:p w:rsidR="00B1771A" w:rsidRPr="00CB41C0" w:rsidRDefault="00B1771A" w:rsidP="00B1771A">
            <w:pPr>
              <w:spacing w:line="312" w:lineRule="auto"/>
              <w:jc w:val="center"/>
              <w:rPr>
                <w:rFonts w:ascii="HY신명조" w:eastAsia="HY신명조" w:hAnsi="바탕체"/>
                <w:sz w:val="18"/>
                <w:szCs w:val="18"/>
              </w:rPr>
            </w:pPr>
          </w:p>
        </w:tc>
        <w:tc>
          <w:tcPr>
            <w:tcW w:w="992" w:type="dxa"/>
            <w:vAlign w:val="center"/>
          </w:tcPr>
          <w:p w:rsidR="00B1771A" w:rsidRPr="00CB41C0" w:rsidRDefault="00B1771A" w:rsidP="00B1771A">
            <w:pPr>
              <w:spacing w:line="312" w:lineRule="auto"/>
              <w:jc w:val="center"/>
              <w:rPr>
                <w:rFonts w:ascii="HY신명조" w:eastAsia="HY신명조" w:hAnsi="바탕체"/>
                <w:sz w:val="18"/>
                <w:szCs w:val="18"/>
              </w:rPr>
            </w:pPr>
          </w:p>
        </w:tc>
        <w:tc>
          <w:tcPr>
            <w:tcW w:w="992" w:type="dxa"/>
            <w:vAlign w:val="center"/>
          </w:tcPr>
          <w:p w:rsidR="00B1771A" w:rsidRPr="00CB41C0" w:rsidRDefault="00B1771A" w:rsidP="00B1771A">
            <w:pPr>
              <w:spacing w:line="312" w:lineRule="auto"/>
              <w:jc w:val="center"/>
              <w:rPr>
                <w:rFonts w:ascii="HY신명조" w:eastAsia="HY신명조" w:hAnsi="바탕체"/>
                <w:sz w:val="18"/>
                <w:szCs w:val="18"/>
              </w:rPr>
            </w:pPr>
          </w:p>
        </w:tc>
        <w:tc>
          <w:tcPr>
            <w:tcW w:w="1321" w:type="dxa"/>
            <w:vAlign w:val="center"/>
          </w:tcPr>
          <w:p w:rsidR="00B1771A" w:rsidRPr="00CB41C0" w:rsidRDefault="00B1771A" w:rsidP="00B1771A">
            <w:pPr>
              <w:spacing w:line="312" w:lineRule="auto"/>
              <w:jc w:val="center"/>
              <w:rPr>
                <w:rFonts w:ascii="HY신명조" w:eastAsia="HY신명조" w:hAnsi="바탕체"/>
                <w:i/>
                <w:sz w:val="18"/>
                <w:szCs w:val="18"/>
              </w:rPr>
            </w:pPr>
            <w:r w:rsidRPr="00CB41C0">
              <w:rPr>
                <w:rFonts w:ascii="HY신명조" w:eastAsia="HY신명조" w:hAnsi="바탕체" w:hint="eastAsia"/>
                <w:i/>
                <w:sz w:val="18"/>
                <w:szCs w:val="18"/>
              </w:rPr>
              <w:t xml:space="preserve">서명 </w:t>
            </w:r>
            <w:r w:rsidRPr="00CB41C0">
              <w:rPr>
                <w:rFonts w:ascii="HY신명조" w:eastAsia="HY신명조" w:hAnsi="바탕체" w:hint="eastAsia"/>
                <w:i/>
                <w:szCs w:val="20"/>
              </w:rPr>
              <w:t>·</w:t>
            </w:r>
          </w:p>
          <w:p w:rsidR="00B1771A" w:rsidRPr="00CB41C0" w:rsidRDefault="00B1771A" w:rsidP="00B1771A">
            <w:pPr>
              <w:spacing w:line="312" w:lineRule="auto"/>
              <w:jc w:val="center"/>
              <w:rPr>
                <w:rFonts w:ascii="HY신명조" w:eastAsia="HY신명조" w:hAnsi="바탕체"/>
                <w:sz w:val="18"/>
                <w:szCs w:val="18"/>
              </w:rPr>
            </w:pPr>
            <w:r w:rsidRPr="00CB41C0">
              <w:rPr>
                <w:rFonts w:ascii="HY신명조" w:eastAsia="HY신명조" w:hAnsi="바탕체" w:hint="eastAsia"/>
                <w:i/>
                <w:sz w:val="18"/>
                <w:szCs w:val="18"/>
              </w:rPr>
              <w:t>기명날인</w:t>
            </w:r>
          </w:p>
        </w:tc>
        <w:tc>
          <w:tcPr>
            <w:tcW w:w="1321" w:type="dxa"/>
            <w:vAlign w:val="center"/>
          </w:tcPr>
          <w:p w:rsidR="00B1771A" w:rsidRPr="00CB41C0" w:rsidRDefault="00B1771A" w:rsidP="00B1771A">
            <w:pPr>
              <w:spacing w:line="312" w:lineRule="auto"/>
              <w:jc w:val="center"/>
              <w:rPr>
                <w:rFonts w:ascii="HY신명조" w:eastAsia="HY신명조" w:hAnsi="바탕체"/>
                <w:i/>
                <w:sz w:val="18"/>
                <w:szCs w:val="18"/>
              </w:rPr>
            </w:pPr>
            <w:r w:rsidRPr="00CB41C0">
              <w:rPr>
                <w:rFonts w:ascii="HY신명조" w:eastAsia="HY신명조" w:hAnsi="바탕체" w:hint="eastAsia"/>
                <w:i/>
                <w:sz w:val="18"/>
                <w:szCs w:val="18"/>
              </w:rPr>
              <w:t xml:space="preserve">서명 </w:t>
            </w:r>
            <w:r w:rsidRPr="00CB41C0">
              <w:rPr>
                <w:rFonts w:ascii="HY신명조" w:eastAsia="HY신명조" w:hAnsi="바탕체" w:hint="eastAsia"/>
                <w:i/>
                <w:szCs w:val="20"/>
              </w:rPr>
              <w:t>·</w:t>
            </w:r>
          </w:p>
          <w:p w:rsidR="00B1771A" w:rsidRPr="00CB41C0" w:rsidRDefault="00B1771A" w:rsidP="00B1771A">
            <w:pPr>
              <w:spacing w:line="312" w:lineRule="auto"/>
              <w:jc w:val="center"/>
              <w:rPr>
                <w:rFonts w:ascii="HY신명조" w:eastAsia="HY신명조" w:hAnsi="바탕체"/>
                <w:sz w:val="18"/>
                <w:szCs w:val="18"/>
              </w:rPr>
            </w:pPr>
            <w:r w:rsidRPr="00CB41C0">
              <w:rPr>
                <w:rFonts w:ascii="HY신명조" w:eastAsia="HY신명조" w:hAnsi="바탕체" w:hint="eastAsia"/>
                <w:i/>
                <w:sz w:val="18"/>
                <w:szCs w:val="18"/>
              </w:rPr>
              <w:t>기명날인</w:t>
            </w:r>
          </w:p>
        </w:tc>
      </w:tr>
      <w:tr w:rsidR="00CB41C0" w:rsidRPr="00CB41C0" w:rsidTr="005F75CB">
        <w:trPr>
          <w:trHeight w:val="553"/>
        </w:trPr>
        <w:tc>
          <w:tcPr>
            <w:tcW w:w="846" w:type="dxa"/>
            <w:vAlign w:val="center"/>
          </w:tcPr>
          <w:p w:rsidR="00B1771A" w:rsidRPr="00CB41C0" w:rsidRDefault="00B1771A" w:rsidP="00B1771A">
            <w:pPr>
              <w:spacing w:line="312" w:lineRule="auto"/>
              <w:jc w:val="center"/>
              <w:rPr>
                <w:rFonts w:ascii="HY신명조" w:eastAsia="HY신명조" w:hAnsi="바탕체"/>
                <w:sz w:val="18"/>
                <w:szCs w:val="18"/>
              </w:rPr>
            </w:pPr>
          </w:p>
        </w:tc>
        <w:tc>
          <w:tcPr>
            <w:tcW w:w="850" w:type="dxa"/>
            <w:vAlign w:val="center"/>
          </w:tcPr>
          <w:p w:rsidR="00B1771A" w:rsidRPr="00CB41C0" w:rsidRDefault="00B1771A" w:rsidP="00B1771A">
            <w:pPr>
              <w:spacing w:line="312" w:lineRule="auto"/>
              <w:jc w:val="center"/>
              <w:rPr>
                <w:rFonts w:ascii="HY신명조" w:eastAsia="HY신명조" w:hAnsi="바탕체"/>
                <w:sz w:val="18"/>
                <w:szCs w:val="18"/>
              </w:rPr>
            </w:pPr>
          </w:p>
        </w:tc>
        <w:tc>
          <w:tcPr>
            <w:tcW w:w="851" w:type="dxa"/>
            <w:vAlign w:val="center"/>
          </w:tcPr>
          <w:p w:rsidR="00B1771A" w:rsidRPr="00CB41C0" w:rsidRDefault="00B1771A" w:rsidP="00B1771A">
            <w:pPr>
              <w:spacing w:line="312" w:lineRule="auto"/>
              <w:jc w:val="center"/>
              <w:rPr>
                <w:rFonts w:ascii="HY신명조" w:eastAsia="HY신명조" w:hAnsi="바탕체"/>
                <w:sz w:val="18"/>
                <w:szCs w:val="18"/>
              </w:rPr>
            </w:pPr>
          </w:p>
        </w:tc>
        <w:tc>
          <w:tcPr>
            <w:tcW w:w="850" w:type="dxa"/>
            <w:vAlign w:val="center"/>
          </w:tcPr>
          <w:p w:rsidR="00B1771A" w:rsidRPr="00CB41C0" w:rsidRDefault="00B1771A" w:rsidP="00B1771A">
            <w:pPr>
              <w:spacing w:line="312" w:lineRule="auto"/>
              <w:jc w:val="center"/>
              <w:rPr>
                <w:rFonts w:ascii="HY신명조" w:eastAsia="HY신명조" w:hAnsi="바탕체"/>
                <w:sz w:val="18"/>
                <w:szCs w:val="18"/>
              </w:rPr>
            </w:pPr>
          </w:p>
        </w:tc>
        <w:tc>
          <w:tcPr>
            <w:tcW w:w="993" w:type="dxa"/>
            <w:vAlign w:val="center"/>
          </w:tcPr>
          <w:p w:rsidR="00B1771A" w:rsidRPr="00CB41C0" w:rsidRDefault="00B1771A" w:rsidP="00B1771A">
            <w:pPr>
              <w:spacing w:line="312" w:lineRule="auto"/>
              <w:jc w:val="center"/>
              <w:rPr>
                <w:rFonts w:ascii="HY신명조" w:eastAsia="HY신명조" w:hAnsi="바탕체"/>
                <w:sz w:val="18"/>
                <w:szCs w:val="18"/>
              </w:rPr>
            </w:pPr>
          </w:p>
        </w:tc>
        <w:tc>
          <w:tcPr>
            <w:tcW w:w="992" w:type="dxa"/>
            <w:vAlign w:val="center"/>
          </w:tcPr>
          <w:p w:rsidR="00B1771A" w:rsidRPr="00CB41C0" w:rsidRDefault="00B1771A" w:rsidP="00B1771A">
            <w:pPr>
              <w:spacing w:line="312" w:lineRule="auto"/>
              <w:jc w:val="center"/>
              <w:rPr>
                <w:rFonts w:ascii="HY신명조" w:eastAsia="HY신명조" w:hAnsi="바탕체"/>
                <w:sz w:val="18"/>
                <w:szCs w:val="18"/>
              </w:rPr>
            </w:pPr>
          </w:p>
        </w:tc>
        <w:tc>
          <w:tcPr>
            <w:tcW w:w="992" w:type="dxa"/>
            <w:vAlign w:val="center"/>
          </w:tcPr>
          <w:p w:rsidR="00B1771A" w:rsidRPr="00CB41C0" w:rsidRDefault="00B1771A" w:rsidP="00B1771A">
            <w:pPr>
              <w:spacing w:line="312" w:lineRule="auto"/>
              <w:jc w:val="center"/>
              <w:rPr>
                <w:rFonts w:ascii="HY신명조" w:eastAsia="HY신명조" w:hAnsi="바탕체"/>
                <w:sz w:val="18"/>
                <w:szCs w:val="18"/>
              </w:rPr>
            </w:pPr>
          </w:p>
        </w:tc>
        <w:tc>
          <w:tcPr>
            <w:tcW w:w="1321" w:type="dxa"/>
            <w:vAlign w:val="center"/>
          </w:tcPr>
          <w:p w:rsidR="00B1771A" w:rsidRPr="00CB41C0" w:rsidRDefault="00B1771A" w:rsidP="00B1771A">
            <w:pPr>
              <w:spacing w:line="312" w:lineRule="auto"/>
              <w:jc w:val="center"/>
              <w:rPr>
                <w:rFonts w:ascii="HY신명조" w:eastAsia="HY신명조" w:hAnsi="바탕체"/>
                <w:i/>
                <w:sz w:val="18"/>
                <w:szCs w:val="18"/>
              </w:rPr>
            </w:pPr>
            <w:r w:rsidRPr="00CB41C0">
              <w:rPr>
                <w:rFonts w:ascii="HY신명조" w:eastAsia="HY신명조" w:hAnsi="바탕체" w:hint="eastAsia"/>
                <w:i/>
                <w:sz w:val="18"/>
                <w:szCs w:val="18"/>
              </w:rPr>
              <w:t xml:space="preserve">서명 </w:t>
            </w:r>
            <w:r w:rsidRPr="00CB41C0">
              <w:rPr>
                <w:rFonts w:ascii="HY신명조" w:eastAsia="HY신명조" w:hAnsi="바탕체" w:hint="eastAsia"/>
                <w:i/>
                <w:szCs w:val="20"/>
              </w:rPr>
              <w:t>·</w:t>
            </w:r>
          </w:p>
          <w:p w:rsidR="00B1771A" w:rsidRPr="00CB41C0" w:rsidRDefault="00B1771A" w:rsidP="00B1771A">
            <w:pPr>
              <w:spacing w:line="312" w:lineRule="auto"/>
              <w:jc w:val="center"/>
              <w:rPr>
                <w:rFonts w:ascii="HY신명조" w:eastAsia="HY신명조" w:hAnsi="바탕체"/>
                <w:sz w:val="18"/>
                <w:szCs w:val="18"/>
              </w:rPr>
            </w:pPr>
            <w:r w:rsidRPr="00CB41C0">
              <w:rPr>
                <w:rFonts w:ascii="HY신명조" w:eastAsia="HY신명조" w:hAnsi="바탕체" w:hint="eastAsia"/>
                <w:i/>
                <w:sz w:val="18"/>
                <w:szCs w:val="18"/>
              </w:rPr>
              <w:t>기명날인</w:t>
            </w:r>
          </w:p>
        </w:tc>
        <w:tc>
          <w:tcPr>
            <w:tcW w:w="1321" w:type="dxa"/>
            <w:vAlign w:val="center"/>
          </w:tcPr>
          <w:p w:rsidR="00B1771A" w:rsidRPr="00CB41C0" w:rsidRDefault="00B1771A" w:rsidP="00B1771A">
            <w:pPr>
              <w:spacing w:line="312" w:lineRule="auto"/>
              <w:jc w:val="center"/>
              <w:rPr>
                <w:rFonts w:ascii="HY신명조" w:eastAsia="HY신명조" w:hAnsi="바탕체"/>
                <w:i/>
                <w:sz w:val="18"/>
                <w:szCs w:val="18"/>
              </w:rPr>
            </w:pPr>
            <w:r w:rsidRPr="00CB41C0">
              <w:rPr>
                <w:rFonts w:ascii="HY신명조" w:eastAsia="HY신명조" w:hAnsi="바탕체" w:hint="eastAsia"/>
                <w:i/>
                <w:sz w:val="18"/>
                <w:szCs w:val="18"/>
              </w:rPr>
              <w:t xml:space="preserve">서명 </w:t>
            </w:r>
            <w:r w:rsidRPr="00CB41C0">
              <w:rPr>
                <w:rFonts w:ascii="HY신명조" w:eastAsia="HY신명조" w:hAnsi="바탕체" w:hint="eastAsia"/>
                <w:i/>
                <w:szCs w:val="20"/>
              </w:rPr>
              <w:t>·</w:t>
            </w:r>
          </w:p>
          <w:p w:rsidR="00B1771A" w:rsidRPr="00CB41C0" w:rsidRDefault="00B1771A" w:rsidP="00B1771A">
            <w:pPr>
              <w:spacing w:line="312" w:lineRule="auto"/>
              <w:jc w:val="center"/>
              <w:rPr>
                <w:rFonts w:ascii="HY신명조" w:eastAsia="HY신명조" w:hAnsi="바탕체"/>
                <w:sz w:val="18"/>
                <w:szCs w:val="18"/>
              </w:rPr>
            </w:pPr>
            <w:r w:rsidRPr="00CB41C0">
              <w:rPr>
                <w:rFonts w:ascii="HY신명조" w:eastAsia="HY신명조" w:hAnsi="바탕체" w:hint="eastAsia"/>
                <w:i/>
                <w:sz w:val="18"/>
                <w:szCs w:val="18"/>
              </w:rPr>
              <w:t>기명날인</w:t>
            </w:r>
          </w:p>
        </w:tc>
      </w:tr>
      <w:tr w:rsidR="00CB41C0" w:rsidRPr="00CB41C0" w:rsidTr="005F75CB">
        <w:trPr>
          <w:trHeight w:val="553"/>
        </w:trPr>
        <w:tc>
          <w:tcPr>
            <w:tcW w:w="846" w:type="dxa"/>
            <w:vAlign w:val="center"/>
          </w:tcPr>
          <w:p w:rsidR="00B1771A" w:rsidRPr="00CB41C0" w:rsidRDefault="00B1771A" w:rsidP="00B1771A">
            <w:pPr>
              <w:spacing w:line="312" w:lineRule="auto"/>
              <w:jc w:val="center"/>
              <w:rPr>
                <w:rFonts w:ascii="HY신명조" w:eastAsia="HY신명조" w:hAnsi="바탕체"/>
                <w:sz w:val="18"/>
                <w:szCs w:val="18"/>
              </w:rPr>
            </w:pPr>
          </w:p>
        </w:tc>
        <w:tc>
          <w:tcPr>
            <w:tcW w:w="850" w:type="dxa"/>
            <w:vAlign w:val="center"/>
          </w:tcPr>
          <w:p w:rsidR="00B1771A" w:rsidRPr="00CB41C0" w:rsidRDefault="00B1771A" w:rsidP="00B1771A">
            <w:pPr>
              <w:spacing w:line="312" w:lineRule="auto"/>
              <w:jc w:val="center"/>
              <w:rPr>
                <w:rFonts w:ascii="HY신명조" w:eastAsia="HY신명조" w:hAnsi="바탕체"/>
                <w:sz w:val="18"/>
                <w:szCs w:val="18"/>
              </w:rPr>
            </w:pPr>
          </w:p>
        </w:tc>
        <w:tc>
          <w:tcPr>
            <w:tcW w:w="851" w:type="dxa"/>
            <w:vAlign w:val="center"/>
          </w:tcPr>
          <w:p w:rsidR="00B1771A" w:rsidRPr="00CB41C0" w:rsidRDefault="00B1771A" w:rsidP="00B1771A">
            <w:pPr>
              <w:spacing w:line="312" w:lineRule="auto"/>
              <w:jc w:val="center"/>
              <w:rPr>
                <w:rFonts w:ascii="HY신명조" w:eastAsia="HY신명조" w:hAnsi="바탕체"/>
                <w:sz w:val="18"/>
                <w:szCs w:val="18"/>
              </w:rPr>
            </w:pPr>
          </w:p>
        </w:tc>
        <w:tc>
          <w:tcPr>
            <w:tcW w:w="850" w:type="dxa"/>
            <w:vAlign w:val="center"/>
          </w:tcPr>
          <w:p w:rsidR="00B1771A" w:rsidRPr="00CB41C0" w:rsidRDefault="00B1771A" w:rsidP="00B1771A">
            <w:pPr>
              <w:spacing w:line="312" w:lineRule="auto"/>
              <w:jc w:val="center"/>
              <w:rPr>
                <w:rFonts w:ascii="HY신명조" w:eastAsia="HY신명조" w:hAnsi="바탕체"/>
                <w:sz w:val="18"/>
                <w:szCs w:val="18"/>
              </w:rPr>
            </w:pPr>
          </w:p>
        </w:tc>
        <w:tc>
          <w:tcPr>
            <w:tcW w:w="993" w:type="dxa"/>
            <w:vAlign w:val="center"/>
          </w:tcPr>
          <w:p w:rsidR="00B1771A" w:rsidRPr="00CB41C0" w:rsidRDefault="00B1771A" w:rsidP="00B1771A">
            <w:pPr>
              <w:spacing w:line="312" w:lineRule="auto"/>
              <w:jc w:val="center"/>
              <w:rPr>
                <w:rFonts w:ascii="HY신명조" w:eastAsia="HY신명조" w:hAnsi="바탕체"/>
                <w:sz w:val="18"/>
                <w:szCs w:val="18"/>
              </w:rPr>
            </w:pPr>
          </w:p>
        </w:tc>
        <w:tc>
          <w:tcPr>
            <w:tcW w:w="992" w:type="dxa"/>
            <w:vAlign w:val="center"/>
          </w:tcPr>
          <w:p w:rsidR="00B1771A" w:rsidRPr="00CB41C0" w:rsidRDefault="00B1771A" w:rsidP="00B1771A">
            <w:pPr>
              <w:spacing w:line="312" w:lineRule="auto"/>
              <w:jc w:val="center"/>
              <w:rPr>
                <w:rFonts w:ascii="HY신명조" w:eastAsia="HY신명조" w:hAnsi="바탕체"/>
                <w:sz w:val="18"/>
                <w:szCs w:val="18"/>
              </w:rPr>
            </w:pPr>
          </w:p>
        </w:tc>
        <w:tc>
          <w:tcPr>
            <w:tcW w:w="992" w:type="dxa"/>
            <w:vAlign w:val="center"/>
          </w:tcPr>
          <w:p w:rsidR="00B1771A" w:rsidRPr="00CB41C0" w:rsidRDefault="00B1771A" w:rsidP="00B1771A">
            <w:pPr>
              <w:spacing w:line="312" w:lineRule="auto"/>
              <w:jc w:val="center"/>
              <w:rPr>
                <w:rFonts w:ascii="HY신명조" w:eastAsia="HY신명조" w:hAnsi="바탕체"/>
                <w:sz w:val="18"/>
                <w:szCs w:val="18"/>
              </w:rPr>
            </w:pPr>
          </w:p>
        </w:tc>
        <w:tc>
          <w:tcPr>
            <w:tcW w:w="1321" w:type="dxa"/>
            <w:vAlign w:val="center"/>
          </w:tcPr>
          <w:p w:rsidR="00B1771A" w:rsidRPr="00CB41C0" w:rsidRDefault="00B1771A" w:rsidP="00B1771A">
            <w:pPr>
              <w:spacing w:line="312" w:lineRule="auto"/>
              <w:jc w:val="center"/>
              <w:rPr>
                <w:rFonts w:ascii="HY신명조" w:eastAsia="HY신명조" w:hAnsi="바탕체"/>
                <w:i/>
                <w:sz w:val="18"/>
                <w:szCs w:val="18"/>
              </w:rPr>
            </w:pPr>
            <w:r w:rsidRPr="00CB41C0">
              <w:rPr>
                <w:rFonts w:ascii="HY신명조" w:eastAsia="HY신명조" w:hAnsi="바탕체" w:hint="eastAsia"/>
                <w:i/>
                <w:sz w:val="18"/>
                <w:szCs w:val="18"/>
              </w:rPr>
              <w:t xml:space="preserve">서명 </w:t>
            </w:r>
            <w:r w:rsidRPr="00CB41C0">
              <w:rPr>
                <w:rFonts w:ascii="HY신명조" w:eastAsia="HY신명조" w:hAnsi="바탕체" w:hint="eastAsia"/>
                <w:i/>
                <w:szCs w:val="20"/>
              </w:rPr>
              <w:t>·</w:t>
            </w:r>
          </w:p>
          <w:p w:rsidR="00B1771A" w:rsidRPr="00CB41C0" w:rsidRDefault="00B1771A" w:rsidP="00B1771A">
            <w:pPr>
              <w:spacing w:line="312" w:lineRule="auto"/>
              <w:jc w:val="center"/>
              <w:rPr>
                <w:rFonts w:ascii="HY신명조" w:eastAsia="HY신명조" w:hAnsi="바탕체"/>
                <w:sz w:val="18"/>
                <w:szCs w:val="18"/>
              </w:rPr>
            </w:pPr>
            <w:r w:rsidRPr="00CB41C0">
              <w:rPr>
                <w:rFonts w:ascii="HY신명조" w:eastAsia="HY신명조" w:hAnsi="바탕체" w:hint="eastAsia"/>
                <w:i/>
                <w:sz w:val="18"/>
                <w:szCs w:val="18"/>
              </w:rPr>
              <w:t>기명날인</w:t>
            </w:r>
          </w:p>
        </w:tc>
        <w:tc>
          <w:tcPr>
            <w:tcW w:w="1321" w:type="dxa"/>
            <w:vAlign w:val="center"/>
          </w:tcPr>
          <w:p w:rsidR="00B1771A" w:rsidRPr="00CB41C0" w:rsidRDefault="00B1771A" w:rsidP="00B1771A">
            <w:pPr>
              <w:spacing w:line="312" w:lineRule="auto"/>
              <w:jc w:val="center"/>
              <w:rPr>
                <w:rFonts w:ascii="HY신명조" w:eastAsia="HY신명조" w:hAnsi="바탕체"/>
                <w:i/>
                <w:sz w:val="18"/>
                <w:szCs w:val="18"/>
              </w:rPr>
            </w:pPr>
            <w:r w:rsidRPr="00CB41C0">
              <w:rPr>
                <w:rFonts w:ascii="HY신명조" w:eastAsia="HY신명조" w:hAnsi="바탕체" w:hint="eastAsia"/>
                <w:i/>
                <w:sz w:val="18"/>
                <w:szCs w:val="18"/>
              </w:rPr>
              <w:t xml:space="preserve">서명 </w:t>
            </w:r>
            <w:r w:rsidRPr="00CB41C0">
              <w:rPr>
                <w:rFonts w:ascii="HY신명조" w:eastAsia="HY신명조" w:hAnsi="바탕체" w:hint="eastAsia"/>
                <w:i/>
                <w:szCs w:val="20"/>
              </w:rPr>
              <w:t>·</w:t>
            </w:r>
          </w:p>
          <w:p w:rsidR="00B1771A" w:rsidRPr="00CB41C0" w:rsidRDefault="00B1771A" w:rsidP="00B1771A">
            <w:pPr>
              <w:spacing w:line="312" w:lineRule="auto"/>
              <w:jc w:val="center"/>
              <w:rPr>
                <w:rFonts w:ascii="HY신명조" w:eastAsia="HY신명조" w:hAnsi="바탕체"/>
                <w:sz w:val="18"/>
                <w:szCs w:val="18"/>
              </w:rPr>
            </w:pPr>
            <w:r w:rsidRPr="00CB41C0">
              <w:rPr>
                <w:rFonts w:ascii="HY신명조" w:eastAsia="HY신명조" w:hAnsi="바탕체" w:hint="eastAsia"/>
                <w:i/>
                <w:sz w:val="18"/>
                <w:szCs w:val="18"/>
              </w:rPr>
              <w:t>기명날인</w:t>
            </w:r>
          </w:p>
        </w:tc>
      </w:tr>
      <w:tr w:rsidR="00CB41C0" w:rsidRPr="00CB41C0" w:rsidTr="005F75CB">
        <w:trPr>
          <w:trHeight w:val="553"/>
        </w:trPr>
        <w:tc>
          <w:tcPr>
            <w:tcW w:w="846" w:type="dxa"/>
            <w:vAlign w:val="center"/>
          </w:tcPr>
          <w:p w:rsidR="00B1771A" w:rsidRPr="00CB41C0" w:rsidRDefault="00B1771A" w:rsidP="00B1771A">
            <w:pPr>
              <w:spacing w:line="312" w:lineRule="auto"/>
              <w:jc w:val="center"/>
              <w:rPr>
                <w:rFonts w:ascii="HY신명조" w:eastAsia="HY신명조" w:hAnsi="바탕체"/>
                <w:sz w:val="18"/>
                <w:szCs w:val="18"/>
              </w:rPr>
            </w:pPr>
          </w:p>
        </w:tc>
        <w:tc>
          <w:tcPr>
            <w:tcW w:w="850" w:type="dxa"/>
            <w:vAlign w:val="center"/>
          </w:tcPr>
          <w:p w:rsidR="00B1771A" w:rsidRPr="00CB41C0" w:rsidRDefault="00B1771A" w:rsidP="00B1771A">
            <w:pPr>
              <w:spacing w:line="312" w:lineRule="auto"/>
              <w:jc w:val="center"/>
              <w:rPr>
                <w:rFonts w:ascii="HY신명조" w:eastAsia="HY신명조" w:hAnsi="바탕체"/>
                <w:sz w:val="18"/>
                <w:szCs w:val="18"/>
              </w:rPr>
            </w:pPr>
          </w:p>
        </w:tc>
        <w:tc>
          <w:tcPr>
            <w:tcW w:w="851" w:type="dxa"/>
            <w:vAlign w:val="center"/>
          </w:tcPr>
          <w:p w:rsidR="00B1771A" w:rsidRPr="00CB41C0" w:rsidRDefault="00B1771A" w:rsidP="00B1771A">
            <w:pPr>
              <w:spacing w:line="312" w:lineRule="auto"/>
              <w:jc w:val="center"/>
              <w:rPr>
                <w:rFonts w:ascii="HY신명조" w:eastAsia="HY신명조" w:hAnsi="바탕체"/>
                <w:sz w:val="18"/>
                <w:szCs w:val="18"/>
              </w:rPr>
            </w:pPr>
          </w:p>
        </w:tc>
        <w:tc>
          <w:tcPr>
            <w:tcW w:w="850" w:type="dxa"/>
            <w:vAlign w:val="center"/>
          </w:tcPr>
          <w:p w:rsidR="00B1771A" w:rsidRPr="00CB41C0" w:rsidRDefault="00B1771A" w:rsidP="00B1771A">
            <w:pPr>
              <w:spacing w:line="312" w:lineRule="auto"/>
              <w:jc w:val="center"/>
              <w:rPr>
                <w:rFonts w:ascii="HY신명조" w:eastAsia="HY신명조" w:hAnsi="바탕체"/>
                <w:sz w:val="18"/>
                <w:szCs w:val="18"/>
              </w:rPr>
            </w:pPr>
          </w:p>
        </w:tc>
        <w:tc>
          <w:tcPr>
            <w:tcW w:w="993" w:type="dxa"/>
            <w:vAlign w:val="center"/>
          </w:tcPr>
          <w:p w:rsidR="00B1771A" w:rsidRPr="00CB41C0" w:rsidRDefault="00B1771A" w:rsidP="00B1771A">
            <w:pPr>
              <w:spacing w:line="312" w:lineRule="auto"/>
              <w:jc w:val="center"/>
              <w:rPr>
                <w:rFonts w:ascii="HY신명조" w:eastAsia="HY신명조" w:hAnsi="바탕체"/>
                <w:sz w:val="18"/>
                <w:szCs w:val="18"/>
              </w:rPr>
            </w:pPr>
          </w:p>
        </w:tc>
        <w:tc>
          <w:tcPr>
            <w:tcW w:w="992" w:type="dxa"/>
            <w:vAlign w:val="center"/>
          </w:tcPr>
          <w:p w:rsidR="00B1771A" w:rsidRPr="00CB41C0" w:rsidRDefault="00B1771A" w:rsidP="00B1771A">
            <w:pPr>
              <w:spacing w:line="312" w:lineRule="auto"/>
              <w:jc w:val="center"/>
              <w:rPr>
                <w:rFonts w:ascii="HY신명조" w:eastAsia="HY신명조" w:hAnsi="바탕체"/>
                <w:sz w:val="18"/>
                <w:szCs w:val="18"/>
              </w:rPr>
            </w:pPr>
          </w:p>
        </w:tc>
        <w:tc>
          <w:tcPr>
            <w:tcW w:w="992" w:type="dxa"/>
            <w:vAlign w:val="center"/>
          </w:tcPr>
          <w:p w:rsidR="00B1771A" w:rsidRPr="00CB41C0" w:rsidRDefault="00B1771A" w:rsidP="00B1771A">
            <w:pPr>
              <w:spacing w:line="312" w:lineRule="auto"/>
              <w:jc w:val="center"/>
              <w:rPr>
                <w:rFonts w:ascii="HY신명조" w:eastAsia="HY신명조" w:hAnsi="바탕체"/>
                <w:sz w:val="18"/>
                <w:szCs w:val="18"/>
              </w:rPr>
            </w:pPr>
          </w:p>
        </w:tc>
        <w:tc>
          <w:tcPr>
            <w:tcW w:w="1321" w:type="dxa"/>
            <w:vAlign w:val="center"/>
          </w:tcPr>
          <w:p w:rsidR="00B1771A" w:rsidRPr="00CB41C0" w:rsidRDefault="00B1771A" w:rsidP="00B1771A">
            <w:pPr>
              <w:spacing w:line="312" w:lineRule="auto"/>
              <w:jc w:val="center"/>
              <w:rPr>
                <w:rFonts w:ascii="HY신명조" w:eastAsia="HY신명조" w:hAnsi="바탕체"/>
                <w:i/>
                <w:sz w:val="18"/>
                <w:szCs w:val="18"/>
              </w:rPr>
            </w:pPr>
            <w:r w:rsidRPr="00CB41C0">
              <w:rPr>
                <w:rFonts w:ascii="HY신명조" w:eastAsia="HY신명조" w:hAnsi="바탕체" w:hint="eastAsia"/>
                <w:i/>
                <w:sz w:val="18"/>
                <w:szCs w:val="18"/>
              </w:rPr>
              <w:t xml:space="preserve">서명 </w:t>
            </w:r>
            <w:r w:rsidRPr="00CB41C0">
              <w:rPr>
                <w:rFonts w:ascii="HY신명조" w:eastAsia="HY신명조" w:hAnsi="바탕체" w:hint="eastAsia"/>
                <w:i/>
                <w:szCs w:val="20"/>
              </w:rPr>
              <w:t>·</w:t>
            </w:r>
          </w:p>
          <w:p w:rsidR="00B1771A" w:rsidRPr="00CB41C0" w:rsidRDefault="00B1771A" w:rsidP="00B1771A">
            <w:pPr>
              <w:spacing w:line="312" w:lineRule="auto"/>
              <w:jc w:val="center"/>
              <w:rPr>
                <w:rFonts w:ascii="HY신명조" w:eastAsia="HY신명조" w:hAnsi="바탕체"/>
                <w:sz w:val="18"/>
                <w:szCs w:val="18"/>
              </w:rPr>
            </w:pPr>
            <w:r w:rsidRPr="00CB41C0">
              <w:rPr>
                <w:rFonts w:ascii="HY신명조" w:eastAsia="HY신명조" w:hAnsi="바탕체" w:hint="eastAsia"/>
                <w:i/>
                <w:sz w:val="18"/>
                <w:szCs w:val="18"/>
              </w:rPr>
              <w:t>기명날인</w:t>
            </w:r>
          </w:p>
        </w:tc>
        <w:tc>
          <w:tcPr>
            <w:tcW w:w="1321" w:type="dxa"/>
            <w:vAlign w:val="center"/>
          </w:tcPr>
          <w:p w:rsidR="00B1771A" w:rsidRPr="00CB41C0" w:rsidRDefault="00B1771A" w:rsidP="00B1771A">
            <w:pPr>
              <w:spacing w:line="312" w:lineRule="auto"/>
              <w:jc w:val="center"/>
              <w:rPr>
                <w:rFonts w:ascii="HY신명조" w:eastAsia="HY신명조" w:hAnsi="바탕체"/>
                <w:i/>
                <w:sz w:val="18"/>
                <w:szCs w:val="18"/>
              </w:rPr>
            </w:pPr>
            <w:r w:rsidRPr="00CB41C0">
              <w:rPr>
                <w:rFonts w:ascii="HY신명조" w:eastAsia="HY신명조" w:hAnsi="바탕체" w:hint="eastAsia"/>
                <w:i/>
                <w:sz w:val="18"/>
                <w:szCs w:val="18"/>
              </w:rPr>
              <w:t xml:space="preserve">서명 </w:t>
            </w:r>
            <w:r w:rsidRPr="00CB41C0">
              <w:rPr>
                <w:rFonts w:ascii="HY신명조" w:eastAsia="HY신명조" w:hAnsi="바탕체" w:hint="eastAsia"/>
                <w:i/>
                <w:szCs w:val="20"/>
              </w:rPr>
              <w:t>·</w:t>
            </w:r>
          </w:p>
          <w:p w:rsidR="00B1771A" w:rsidRPr="00CB41C0" w:rsidRDefault="00B1771A" w:rsidP="00B1771A">
            <w:pPr>
              <w:spacing w:line="312" w:lineRule="auto"/>
              <w:jc w:val="center"/>
              <w:rPr>
                <w:rFonts w:ascii="HY신명조" w:eastAsia="HY신명조" w:hAnsi="바탕체"/>
                <w:sz w:val="18"/>
                <w:szCs w:val="18"/>
              </w:rPr>
            </w:pPr>
            <w:r w:rsidRPr="00CB41C0">
              <w:rPr>
                <w:rFonts w:ascii="HY신명조" w:eastAsia="HY신명조" w:hAnsi="바탕체" w:hint="eastAsia"/>
                <w:i/>
                <w:sz w:val="18"/>
                <w:szCs w:val="18"/>
              </w:rPr>
              <w:t>기명날인</w:t>
            </w:r>
          </w:p>
        </w:tc>
      </w:tr>
      <w:tr w:rsidR="00CB41C0" w:rsidRPr="00CB41C0" w:rsidTr="005F75CB">
        <w:trPr>
          <w:trHeight w:val="553"/>
        </w:trPr>
        <w:tc>
          <w:tcPr>
            <w:tcW w:w="846" w:type="dxa"/>
            <w:vAlign w:val="center"/>
          </w:tcPr>
          <w:p w:rsidR="00B1771A" w:rsidRPr="00CB41C0" w:rsidRDefault="00B1771A" w:rsidP="00B1771A">
            <w:pPr>
              <w:spacing w:line="312" w:lineRule="auto"/>
              <w:jc w:val="center"/>
              <w:rPr>
                <w:rFonts w:ascii="HY신명조" w:eastAsia="HY신명조" w:hAnsi="바탕체"/>
                <w:sz w:val="18"/>
                <w:szCs w:val="18"/>
              </w:rPr>
            </w:pPr>
          </w:p>
        </w:tc>
        <w:tc>
          <w:tcPr>
            <w:tcW w:w="850" w:type="dxa"/>
            <w:vAlign w:val="center"/>
          </w:tcPr>
          <w:p w:rsidR="00B1771A" w:rsidRPr="00CB41C0" w:rsidRDefault="00B1771A" w:rsidP="00B1771A">
            <w:pPr>
              <w:spacing w:line="312" w:lineRule="auto"/>
              <w:jc w:val="center"/>
              <w:rPr>
                <w:rFonts w:ascii="HY신명조" w:eastAsia="HY신명조" w:hAnsi="바탕체"/>
                <w:sz w:val="18"/>
                <w:szCs w:val="18"/>
              </w:rPr>
            </w:pPr>
          </w:p>
        </w:tc>
        <w:tc>
          <w:tcPr>
            <w:tcW w:w="851" w:type="dxa"/>
            <w:vAlign w:val="center"/>
          </w:tcPr>
          <w:p w:rsidR="00B1771A" w:rsidRPr="00CB41C0" w:rsidRDefault="00B1771A" w:rsidP="00B1771A">
            <w:pPr>
              <w:spacing w:line="312" w:lineRule="auto"/>
              <w:jc w:val="center"/>
              <w:rPr>
                <w:rFonts w:ascii="HY신명조" w:eastAsia="HY신명조" w:hAnsi="바탕체"/>
                <w:sz w:val="18"/>
                <w:szCs w:val="18"/>
              </w:rPr>
            </w:pPr>
          </w:p>
        </w:tc>
        <w:tc>
          <w:tcPr>
            <w:tcW w:w="850" w:type="dxa"/>
            <w:vAlign w:val="center"/>
          </w:tcPr>
          <w:p w:rsidR="00B1771A" w:rsidRPr="00CB41C0" w:rsidRDefault="00B1771A" w:rsidP="00B1771A">
            <w:pPr>
              <w:spacing w:line="312" w:lineRule="auto"/>
              <w:jc w:val="center"/>
              <w:rPr>
                <w:rFonts w:ascii="HY신명조" w:eastAsia="HY신명조" w:hAnsi="바탕체"/>
                <w:sz w:val="18"/>
                <w:szCs w:val="18"/>
              </w:rPr>
            </w:pPr>
          </w:p>
        </w:tc>
        <w:tc>
          <w:tcPr>
            <w:tcW w:w="993" w:type="dxa"/>
            <w:vAlign w:val="center"/>
          </w:tcPr>
          <w:p w:rsidR="00B1771A" w:rsidRPr="00CB41C0" w:rsidRDefault="00B1771A" w:rsidP="00B1771A">
            <w:pPr>
              <w:spacing w:line="312" w:lineRule="auto"/>
              <w:jc w:val="center"/>
              <w:rPr>
                <w:rFonts w:ascii="HY신명조" w:eastAsia="HY신명조" w:hAnsi="바탕체"/>
                <w:sz w:val="18"/>
                <w:szCs w:val="18"/>
              </w:rPr>
            </w:pPr>
          </w:p>
        </w:tc>
        <w:tc>
          <w:tcPr>
            <w:tcW w:w="992" w:type="dxa"/>
            <w:vAlign w:val="center"/>
          </w:tcPr>
          <w:p w:rsidR="00B1771A" w:rsidRPr="00CB41C0" w:rsidRDefault="00B1771A" w:rsidP="00B1771A">
            <w:pPr>
              <w:spacing w:line="312" w:lineRule="auto"/>
              <w:jc w:val="center"/>
              <w:rPr>
                <w:rFonts w:ascii="HY신명조" w:eastAsia="HY신명조" w:hAnsi="바탕체"/>
                <w:sz w:val="18"/>
                <w:szCs w:val="18"/>
              </w:rPr>
            </w:pPr>
          </w:p>
        </w:tc>
        <w:tc>
          <w:tcPr>
            <w:tcW w:w="992" w:type="dxa"/>
            <w:vAlign w:val="center"/>
          </w:tcPr>
          <w:p w:rsidR="00B1771A" w:rsidRPr="00CB41C0" w:rsidRDefault="00B1771A" w:rsidP="00B1771A">
            <w:pPr>
              <w:spacing w:line="312" w:lineRule="auto"/>
              <w:jc w:val="center"/>
              <w:rPr>
                <w:rFonts w:ascii="HY신명조" w:eastAsia="HY신명조" w:hAnsi="바탕체"/>
                <w:sz w:val="18"/>
                <w:szCs w:val="18"/>
              </w:rPr>
            </w:pPr>
          </w:p>
        </w:tc>
        <w:tc>
          <w:tcPr>
            <w:tcW w:w="1321" w:type="dxa"/>
            <w:vAlign w:val="center"/>
          </w:tcPr>
          <w:p w:rsidR="00B1771A" w:rsidRPr="00CB41C0" w:rsidRDefault="00B1771A" w:rsidP="00B1771A">
            <w:pPr>
              <w:spacing w:line="312" w:lineRule="auto"/>
              <w:jc w:val="center"/>
              <w:rPr>
                <w:rFonts w:ascii="HY신명조" w:eastAsia="HY신명조" w:hAnsi="바탕체"/>
                <w:i/>
                <w:sz w:val="18"/>
                <w:szCs w:val="18"/>
              </w:rPr>
            </w:pPr>
            <w:r w:rsidRPr="00CB41C0">
              <w:rPr>
                <w:rFonts w:ascii="HY신명조" w:eastAsia="HY신명조" w:hAnsi="바탕체" w:hint="eastAsia"/>
                <w:i/>
                <w:sz w:val="18"/>
                <w:szCs w:val="18"/>
              </w:rPr>
              <w:t xml:space="preserve">서명 </w:t>
            </w:r>
            <w:r w:rsidRPr="00CB41C0">
              <w:rPr>
                <w:rFonts w:ascii="HY신명조" w:eastAsia="HY신명조" w:hAnsi="바탕체" w:hint="eastAsia"/>
                <w:i/>
                <w:szCs w:val="20"/>
              </w:rPr>
              <w:t>·</w:t>
            </w:r>
          </w:p>
          <w:p w:rsidR="00B1771A" w:rsidRPr="00CB41C0" w:rsidRDefault="00B1771A" w:rsidP="00B1771A">
            <w:pPr>
              <w:spacing w:line="312" w:lineRule="auto"/>
              <w:jc w:val="center"/>
              <w:rPr>
                <w:rFonts w:ascii="HY신명조" w:eastAsia="HY신명조" w:hAnsi="바탕체"/>
                <w:sz w:val="18"/>
                <w:szCs w:val="18"/>
              </w:rPr>
            </w:pPr>
            <w:r w:rsidRPr="00CB41C0">
              <w:rPr>
                <w:rFonts w:ascii="HY신명조" w:eastAsia="HY신명조" w:hAnsi="바탕체" w:hint="eastAsia"/>
                <w:i/>
                <w:sz w:val="18"/>
                <w:szCs w:val="18"/>
              </w:rPr>
              <w:t>기명날인</w:t>
            </w:r>
          </w:p>
        </w:tc>
        <w:tc>
          <w:tcPr>
            <w:tcW w:w="1321" w:type="dxa"/>
            <w:vAlign w:val="center"/>
          </w:tcPr>
          <w:p w:rsidR="00B1771A" w:rsidRPr="00CB41C0" w:rsidRDefault="00B1771A" w:rsidP="00B1771A">
            <w:pPr>
              <w:spacing w:line="312" w:lineRule="auto"/>
              <w:jc w:val="center"/>
              <w:rPr>
                <w:rFonts w:ascii="HY신명조" w:eastAsia="HY신명조" w:hAnsi="바탕체"/>
                <w:i/>
                <w:sz w:val="18"/>
                <w:szCs w:val="18"/>
              </w:rPr>
            </w:pPr>
            <w:r w:rsidRPr="00CB41C0">
              <w:rPr>
                <w:rFonts w:ascii="HY신명조" w:eastAsia="HY신명조" w:hAnsi="바탕체" w:hint="eastAsia"/>
                <w:i/>
                <w:sz w:val="18"/>
                <w:szCs w:val="18"/>
              </w:rPr>
              <w:t xml:space="preserve">서명 </w:t>
            </w:r>
            <w:r w:rsidRPr="00CB41C0">
              <w:rPr>
                <w:rFonts w:ascii="HY신명조" w:eastAsia="HY신명조" w:hAnsi="바탕체" w:hint="eastAsia"/>
                <w:i/>
                <w:szCs w:val="20"/>
              </w:rPr>
              <w:t>·</w:t>
            </w:r>
          </w:p>
          <w:p w:rsidR="00B1771A" w:rsidRPr="00CB41C0" w:rsidRDefault="00B1771A" w:rsidP="00B1771A">
            <w:pPr>
              <w:spacing w:line="312" w:lineRule="auto"/>
              <w:jc w:val="center"/>
              <w:rPr>
                <w:rFonts w:ascii="HY신명조" w:eastAsia="HY신명조" w:hAnsi="바탕체"/>
                <w:sz w:val="18"/>
                <w:szCs w:val="18"/>
              </w:rPr>
            </w:pPr>
            <w:r w:rsidRPr="00CB41C0">
              <w:rPr>
                <w:rFonts w:ascii="HY신명조" w:eastAsia="HY신명조" w:hAnsi="바탕체" w:hint="eastAsia"/>
                <w:i/>
                <w:sz w:val="18"/>
                <w:szCs w:val="18"/>
              </w:rPr>
              <w:t>기명날인</w:t>
            </w:r>
          </w:p>
        </w:tc>
      </w:tr>
      <w:tr w:rsidR="00CB41C0" w:rsidRPr="00CB41C0" w:rsidTr="005F75CB">
        <w:trPr>
          <w:trHeight w:val="553"/>
        </w:trPr>
        <w:tc>
          <w:tcPr>
            <w:tcW w:w="846" w:type="dxa"/>
            <w:vAlign w:val="center"/>
          </w:tcPr>
          <w:p w:rsidR="00B1771A" w:rsidRPr="00CB41C0" w:rsidRDefault="00B1771A" w:rsidP="00B1771A">
            <w:pPr>
              <w:spacing w:line="312" w:lineRule="auto"/>
              <w:jc w:val="center"/>
              <w:rPr>
                <w:rFonts w:ascii="HY신명조" w:eastAsia="HY신명조" w:hAnsi="바탕체"/>
                <w:sz w:val="18"/>
                <w:szCs w:val="18"/>
              </w:rPr>
            </w:pPr>
          </w:p>
        </w:tc>
        <w:tc>
          <w:tcPr>
            <w:tcW w:w="850" w:type="dxa"/>
            <w:vAlign w:val="center"/>
          </w:tcPr>
          <w:p w:rsidR="00B1771A" w:rsidRPr="00CB41C0" w:rsidRDefault="00B1771A" w:rsidP="00B1771A">
            <w:pPr>
              <w:spacing w:line="312" w:lineRule="auto"/>
              <w:jc w:val="center"/>
              <w:rPr>
                <w:rFonts w:ascii="HY신명조" w:eastAsia="HY신명조" w:hAnsi="바탕체"/>
                <w:sz w:val="18"/>
                <w:szCs w:val="18"/>
              </w:rPr>
            </w:pPr>
          </w:p>
        </w:tc>
        <w:tc>
          <w:tcPr>
            <w:tcW w:w="851" w:type="dxa"/>
            <w:vAlign w:val="center"/>
          </w:tcPr>
          <w:p w:rsidR="00B1771A" w:rsidRPr="00CB41C0" w:rsidRDefault="00B1771A" w:rsidP="00B1771A">
            <w:pPr>
              <w:spacing w:line="312" w:lineRule="auto"/>
              <w:jc w:val="center"/>
              <w:rPr>
                <w:rFonts w:ascii="HY신명조" w:eastAsia="HY신명조" w:hAnsi="바탕체"/>
                <w:sz w:val="18"/>
                <w:szCs w:val="18"/>
              </w:rPr>
            </w:pPr>
          </w:p>
        </w:tc>
        <w:tc>
          <w:tcPr>
            <w:tcW w:w="850" w:type="dxa"/>
            <w:vAlign w:val="center"/>
          </w:tcPr>
          <w:p w:rsidR="00B1771A" w:rsidRPr="00CB41C0" w:rsidRDefault="00B1771A" w:rsidP="00B1771A">
            <w:pPr>
              <w:spacing w:line="312" w:lineRule="auto"/>
              <w:jc w:val="center"/>
              <w:rPr>
                <w:rFonts w:ascii="HY신명조" w:eastAsia="HY신명조" w:hAnsi="바탕체"/>
                <w:sz w:val="18"/>
                <w:szCs w:val="18"/>
              </w:rPr>
            </w:pPr>
          </w:p>
        </w:tc>
        <w:tc>
          <w:tcPr>
            <w:tcW w:w="993" w:type="dxa"/>
            <w:vAlign w:val="center"/>
          </w:tcPr>
          <w:p w:rsidR="00B1771A" w:rsidRPr="00CB41C0" w:rsidRDefault="00B1771A" w:rsidP="00B1771A">
            <w:pPr>
              <w:spacing w:line="312" w:lineRule="auto"/>
              <w:jc w:val="center"/>
              <w:rPr>
                <w:rFonts w:ascii="HY신명조" w:eastAsia="HY신명조" w:hAnsi="바탕체"/>
                <w:sz w:val="18"/>
                <w:szCs w:val="18"/>
              </w:rPr>
            </w:pPr>
          </w:p>
        </w:tc>
        <w:tc>
          <w:tcPr>
            <w:tcW w:w="992" w:type="dxa"/>
            <w:vAlign w:val="center"/>
          </w:tcPr>
          <w:p w:rsidR="00B1771A" w:rsidRPr="00CB41C0" w:rsidRDefault="00B1771A" w:rsidP="00B1771A">
            <w:pPr>
              <w:spacing w:line="312" w:lineRule="auto"/>
              <w:jc w:val="center"/>
              <w:rPr>
                <w:rFonts w:ascii="HY신명조" w:eastAsia="HY신명조" w:hAnsi="바탕체"/>
                <w:sz w:val="18"/>
                <w:szCs w:val="18"/>
              </w:rPr>
            </w:pPr>
          </w:p>
        </w:tc>
        <w:tc>
          <w:tcPr>
            <w:tcW w:w="992" w:type="dxa"/>
            <w:vAlign w:val="center"/>
          </w:tcPr>
          <w:p w:rsidR="00B1771A" w:rsidRPr="00CB41C0" w:rsidRDefault="00B1771A" w:rsidP="00B1771A">
            <w:pPr>
              <w:spacing w:line="312" w:lineRule="auto"/>
              <w:jc w:val="center"/>
              <w:rPr>
                <w:rFonts w:ascii="HY신명조" w:eastAsia="HY신명조" w:hAnsi="바탕체"/>
                <w:sz w:val="18"/>
                <w:szCs w:val="18"/>
              </w:rPr>
            </w:pPr>
          </w:p>
        </w:tc>
        <w:tc>
          <w:tcPr>
            <w:tcW w:w="1321" w:type="dxa"/>
            <w:vAlign w:val="center"/>
          </w:tcPr>
          <w:p w:rsidR="00B1771A" w:rsidRPr="00CB41C0" w:rsidRDefault="00B1771A" w:rsidP="00B1771A">
            <w:pPr>
              <w:spacing w:line="312" w:lineRule="auto"/>
              <w:jc w:val="center"/>
              <w:rPr>
                <w:rFonts w:ascii="HY신명조" w:eastAsia="HY신명조" w:hAnsi="바탕체"/>
                <w:i/>
                <w:sz w:val="18"/>
                <w:szCs w:val="18"/>
              </w:rPr>
            </w:pPr>
            <w:r w:rsidRPr="00CB41C0">
              <w:rPr>
                <w:rFonts w:ascii="HY신명조" w:eastAsia="HY신명조" w:hAnsi="바탕체" w:hint="eastAsia"/>
                <w:i/>
                <w:sz w:val="18"/>
                <w:szCs w:val="18"/>
              </w:rPr>
              <w:t xml:space="preserve">서명 </w:t>
            </w:r>
            <w:r w:rsidRPr="00CB41C0">
              <w:rPr>
                <w:rFonts w:ascii="HY신명조" w:eastAsia="HY신명조" w:hAnsi="바탕체" w:hint="eastAsia"/>
                <w:i/>
                <w:szCs w:val="20"/>
              </w:rPr>
              <w:t>·</w:t>
            </w:r>
          </w:p>
          <w:p w:rsidR="00B1771A" w:rsidRPr="00CB41C0" w:rsidRDefault="00B1771A" w:rsidP="00B1771A">
            <w:pPr>
              <w:spacing w:line="312" w:lineRule="auto"/>
              <w:jc w:val="center"/>
              <w:rPr>
                <w:rFonts w:ascii="HY신명조" w:eastAsia="HY신명조" w:hAnsi="바탕체"/>
                <w:sz w:val="18"/>
                <w:szCs w:val="18"/>
              </w:rPr>
            </w:pPr>
            <w:r w:rsidRPr="00CB41C0">
              <w:rPr>
                <w:rFonts w:ascii="HY신명조" w:eastAsia="HY신명조" w:hAnsi="바탕체" w:hint="eastAsia"/>
                <w:i/>
                <w:sz w:val="18"/>
                <w:szCs w:val="18"/>
              </w:rPr>
              <w:t>기명날인</w:t>
            </w:r>
          </w:p>
        </w:tc>
        <w:tc>
          <w:tcPr>
            <w:tcW w:w="1321" w:type="dxa"/>
            <w:vAlign w:val="center"/>
          </w:tcPr>
          <w:p w:rsidR="00B1771A" w:rsidRPr="00CB41C0" w:rsidRDefault="00B1771A" w:rsidP="00B1771A">
            <w:pPr>
              <w:spacing w:line="312" w:lineRule="auto"/>
              <w:jc w:val="center"/>
              <w:rPr>
                <w:rFonts w:ascii="HY신명조" w:eastAsia="HY신명조" w:hAnsi="바탕체"/>
                <w:i/>
                <w:sz w:val="18"/>
                <w:szCs w:val="18"/>
              </w:rPr>
            </w:pPr>
            <w:r w:rsidRPr="00CB41C0">
              <w:rPr>
                <w:rFonts w:ascii="HY신명조" w:eastAsia="HY신명조" w:hAnsi="바탕체" w:hint="eastAsia"/>
                <w:i/>
                <w:sz w:val="18"/>
                <w:szCs w:val="18"/>
              </w:rPr>
              <w:t xml:space="preserve">서명 </w:t>
            </w:r>
            <w:r w:rsidRPr="00CB41C0">
              <w:rPr>
                <w:rFonts w:ascii="HY신명조" w:eastAsia="HY신명조" w:hAnsi="바탕체" w:hint="eastAsia"/>
                <w:i/>
                <w:szCs w:val="20"/>
              </w:rPr>
              <w:t>·</w:t>
            </w:r>
          </w:p>
          <w:p w:rsidR="00B1771A" w:rsidRPr="00CB41C0" w:rsidRDefault="00B1771A" w:rsidP="00B1771A">
            <w:pPr>
              <w:spacing w:line="312" w:lineRule="auto"/>
              <w:jc w:val="center"/>
              <w:rPr>
                <w:rFonts w:ascii="HY신명조" w:eastAsia="HY신명조" w:hAnsi="바탕체"/>
                <w:sz w:val="18"/>
                <w:szCs w:val="18"/>
              </w:rPr>
            </w:pPr>
            <w:r w:rsidRPr="00CB41C0">
              <w:rPr>
                <w:rFonts w:ascii="HY신명조" w:eastAsia="HY신명조" w:hAnsi="바탕체" w:hint="eastAsia"/>
                <w:i/>
                <w:sz w:val="18"/>
                <w:szCs w:val="18"/>
              </w:rPr>
              <w:t>기명날인</w:t>
            </w:r>
          </w:p>
        </w:tc>
      </w:tr>
      <w:tr w:rsidR="00B1771A" w:rsidRPr="00CB41C0" w:rsidTr="005F75CB">
        <w:trPr>
          <w:trHeight w:val="553"/>
        </w:trPr>
        <w:tc>
          <w:tcPr>
            <w:tcW w:w="846" w:type="dxa"/>
            <w:vAlign w:val="center"/>
          </w:tcPr>
          <w:p w:rsidR="00B1771A" w:rsidRPr="00CB41C0" w:rsidRDefault="00B1771A" w:rsidP="00B1771A">
            <w:pPr>
              <w:spacing w:line="312" w:lineRule="auto"/>
              <w:jc w:val="center"/>
              <w:rPr>
                <w:rFonts w:ascii="HY신명조" w:eastAsia="HY신명조" w:hAnsi="바탕체"/>
                <w:sz w:val="18"/>
                <w:szCs w:val="18"/>
              </w:rPr>
            </w:pPr>
          </w:p>
        </w:tc>
        <w:tc>
          <w:tcPr>
            <w:tcW w:w="850" w:type="dxa"/>
            <w:vAlign w:val="center"/>
          </w:tcPr>
          <w:p w:rsidR="00B1771A" w:rsidRPr="00CB41C0" w:rsidRDefault="00B1771A" w:rsidP="00B1771A">
            <w:pPr>
              <w:spacing w:line="312" w:lineRule="auto"/>
              <w:jc w:val="center"/>
              <w:rPr>
                <w:rFonts w:ascii="HY신명조" w:eastAsia="HY신명조" w:hAnsi="바탕체"/>
                <w:sz w:val="18"/>
                <w:szCs w:val="18"/>
              </w:rPr>
            </w:pPr>
          </w:p>
        </w:tc>
        <w:tc>
          <w:tcPr>
            <w:tcW w:w="851" w:type="dxa"/>
            <w:vAlign w:val="center"/>
          </w:tcPr>
          <w:p w:rsidR="00B1771A" w:rsidRPr="00CB41C0" w:rsidRDefault="00B1771A" w:rsidP="00B1771A">
            <w:pPr>
              <w:spacing w:line="312" w:lineRule="auto"/>
              <w:jc w:val="center"/>
              <w:rPr>
                <w:rFonts w:ascii="HY신명조" w:eastAsia="HY신명조" w:hAnsi="바탕체"/>
                <w:sz w:val="18"/>
                <w:szCs w:val="18"/>
              </w:rPr>
            </w:pPr>
          </w:p>
        </w:tc>
        <w:tc>
          <w:tcPr>
            <w:tcW w:w="850" w:type="dxa"/>
            <w:vAlign w:val="center"/>
          </w:tcPr>
          <w:p w:rsidR="00B1771A" w:rsidRPr="00CB41C0" w:rsidRDefault="00B1771A" w:rsidP="00B1771A">
            <w:pPr>
              <w:spacing w:line="312" w:lineRule="auto"/>
              <w:jc w:val="center"/>
              <w:rPr>
                <w:rFonts w:ascii="HY신명조" w:eastAsia="HY신명조" w:hAnsi="바탕체"/>
                <w:sz w:val="18"/>
                <w:szCs w:val="18"/>
              </w:rPr>
            </w:pPr>
          </w:p>
        </w:tc>
        <w:tc>
          <w:tcPr>
            <w:tcW w:w="993" w:type="dxa"/>
            <w:vAlign w:val="center"/>
          </w:tcPr>
          <w:p w:rsidR="00B1771A" w:rsidRPr="00CB41C0" w:rsidRDefault="00B1771A" w:rsidP="00B1771A">
            <w:pPr>
              <w:spacing w:line="312" w:lineRule="auto"/>
              <w:jc w:val="center"/>
              <w:rPr>
                <w:rFonts w:ascii="HY신명조" w:eastAsia="HY신명조" w:hAnsi="바탕체"/>
                <w:sz w:val="18"/>
                <w:szCs w:val="18"/>
              </w:rPr>
            </w:pPr>
          </w:p>
        </w:tc>
        <w:tc>
          <w:tcPr>
            <w:tcW w:w="992" w:type="dxa"/>
            <w:vAlign w:val="center"/>
          </w:tcPr>
          <w:p w:rsidR="00B1771A" w:rsidRPr="00CB41C0" w:rsidRDefault="00B1771A" w:rsidP="00B1771A">
            <w:pPr>
              <w:spacing w:line="312" w:lineRule="auto"/>
              <w:jc w:val="center"/>
              <w:rPr>
                <w:rFonts w:ascii="HY신명조" w:eastAsia="HY신명조" w:hAnsi="바탕체"/>
                <w:sz w:val="18"/>
                <w:szCs w:val="18"/>
              </w:rPr>
            </w:pPr>
          </w:p>
        </w:tc>
        <w:tc>
          <w:tcPr>
            <w:tcW w:w="992" w:type="dxa"/>
            <w:vAlign w:val="center"/>
          </w:tcPr>
          <w:p w:rsidR="00B1771A" w:rsidRPr="00CB41C0" w:rsidRDefault="00B1771A" w:rsidP="00B1771A">
            <w:pPr>
              <w:spacing w:line="312" w:lineRule="auto"/>
              <w:jc w:val="center"/>
              <w:rPr>
                <w:rFonts w:ascii="HY신명조" w:eastAsia="HY신명조" w:hAnsi="바탕체"/>
                <w:sz w:val="18"/>
                <w:szCs w:val="18"/>
              </w:rPr>
            </w:pPr>
          </w:p>
        </w:tc>
        <w:tc>
          <w:tcPr>
            <w:tcW w:w="1321" w:type="dxa"/>
            <w:vAlign w:val="center"/>
          </w:tcPr>
          <w:p w:rsidR="00B1771A" w:rsidRPr="00CB41C0" w:rsidRDefault="00B1771A" w:rsidP="00B1771A">
            <w:pPr>
              <w:spacing w:line="312" w:lineRule="auto"/>
              <w:jc w:val="center"/>
              <w:rPr>
                <w:rFonts w:ascii="HY신명조" w:eastAsia="HY신명조" w:hAnsi="바탕체"/>
                <w:i/>
                <w:sz w:val="18"/>
                <w:szCs w:val="18"/>
              </w:rPr>
            </w:pPr>
            <w:r w:rsidRPr="00CB41C0">
              <w:rPr>
                <w:rFonts w:ascii="HY신명조" w:eastAsia="HY신명조" w:hAnsi="바탕체" w:hint="eastAsia"/>
                <w:i/>
                <w:sz w:val="18"/>
                <w:szCs w:val="18"/>
              </w:rPr>
              <w:t xml:space="preserve">서명 </w:t>
            </w:r>
            <w:r w:rsidRPr="00CB41C0">
              <w:rPr>
                <w:rFonts w:ascii="HY신명조" w:eastAsia="HY신명조" w:hAnsi="바탕체" w:hint="eastAsia"/>
                <w:i/>
                <w:szCs w:val="20"/>
              </w:rPr>
              <w:t>·</w:t>
            </w:r>
          </w:p>
          <w:p w:rsidR="00B1771A" w:rsidRPr="00CB41C0" w:rsidRDefault="00B1771A" w:rsidP="00B1771A">
            <w:pPr>
              <w:spacing w:line="312" w:lineRule="auto"/>
              <w:jc w:val="center"/>
              <w:rPr>
                <w:rFonts w:ascii="HY신명조" w:eastAsia="HY신명조" w:hAnsi="바탕체"/>
                <w:sz w:val="18"/>
                <w:szCs w:val="18"/>
              </w:rPr>
            </w:pPr>
            <w:r w:rsidRPr="00CB41C0">
              <w:rPr>
                <w:rFonts w:ascii="HY신명조" w:eastAsia="HY신명조" w:hAnsi="바탕체" w:hint="eastAsia"/>
                <w:i/>
                <w:sz w:val="18"/>
                <w:szCs w:val="18"/>
              </w:rPr>
              <w:t>기명날인</w:t>
            </w:r>
          </w:p>
        </w:tc>
        <w:tc>
          <w:tcPr>
            <w:tcW w:w="1321" w:type="dxa"/>
            <w:vAlign w:val="center"/>
          </w:tcPr>
          <w:p w:rsidR="00B1771A" w:rsidRPr="00CB41C0" w:rsidRDefault="00B1771A" w:rsidP="00B1771A">
            <w:pPr>
              <w:spacing w:line="312" w:lineRule="auto"/>
              <w:jc w:val="center"/>
              <w:rPr>
                <w:rFonts w:ascii="HY신명조" w:eastAsia="HY신명조" w:hAnsi="바탕체"/>
                <w:i/>
                <w:sz w:val="18"/>
                <w:szCs w:val="18"/>
              </w:rPr>
            </w:pPr>
            <w:r w:rsidRPr="00CB41C0">
              <w:rPr>
                <w:rFonts w:ascii="HY신명조" w:eastAsia="HY신명조" w:hAnsi="바탕체" w:hint="eastAsia"/>
                <w:i/>
                <w:sz w:val="18"/>
                <w:szCs w:val="18"/>
              </w:rPr>
              <w:t xml:space="preserve">서명 </w:t>
            </w:r>
            <w:r w:rsidRPr="00CB41C0">
              <w:rPr>
                <w:rFonts w:ascii="HY신명조" w:eastAsia="HY신명조" w:hAnsi="바탕체" w:hint="eastAsia"/>
                <w:i/>
                <w:szCs w:val="20"/>
              </w:rPr>
              <w:t>·</w:t>
            </w:r>
          </w:p>
          <w:p w:rsidR="00B1771A" w:rsidRPr="00CB41C0" w:rsidRDefault="00B1771A" w:rsidP="00B1771A">
            <w:pPr>
              <w:spacing w:line="312" w:lineRule="auto"/>
              <w:jc w:val="center"/>
              <w:rPr>
                <w:rFonts w:ascii="HY신명조" w:eastAsia="HY신명조" w:hAnsi="바탕체"/>
                <w:sz w:val="18"/>
                <w:szCs w:val="18"/>
              </w:rPr>
            </w:pPr>
            <w:r w:rsidRPr="00CB41C0">
              <w:rPr>
                <w:rFonts w:ascii="HY신명조" w:eastAsia="HY신명조" w:hAnsi="바탕체" w:hint="eastAsia"/>
                <w:i/>
                <w:sz w:val="18"/>
                <w:szCs w:val="18"/>
              </w:rPr>
              <w:t>기명날인</w:t>
            </w:r>
          </w:p>
        </w:tc>
      </w:tr>
    </w:tbl>
    <w:p w:rsidR="004E6B99" w:rsidRPr="00CB41C0" w:rsidRDefault="004E6B99" w:rsidP="004E6B99">
      <w:pPr>
        <w:spacing w:line="312" w:lineRule="auto"/>
        <w:rPr>
          <w:rFonts w:ascii="HY신명조" w:eastAsia="HY신명조" w:hAnsi="바탕체"/>
          <w:szCs w:val="20"/>
        </w:rPr>
      </w:pPr>
    </w:p>
    <w:p w:rsidR="004E6B99" w:rsidRPr="00CB41C0" w:rsidRDefault="004E6B99" w:rsidP="00AD162B">
      <w:pPr>
        <w:spacing w:line="312" w:lineRule="auto"/>
        <w:rPr>
          <w:rFonts w:ascii="HY신명조" w:eastAsia="HY신명조" w:hAnsi="바탕체"/>
          <w:szCs w:val="20"/>
        </w:rPr>
      </w:pPr>
    </w:p>
    <w:p w:rsidR="004E6B99" w:rsidRPr="00CB41C0" w:rsidRDefault="004E6B99" w:rsidP="00AD162B">
      <w:pPr>
        <w:spacing w:line="312" w:lineRule="auto"/>
        <w:rPr>
          <w:rFonts w:ascii="HY신명조" w:eastAsia="HY신명조" w:hAnsi="바탕체"/>
          <w:szCs w:val="20"/>
        </w:rPr>
      </w:pPr>
    </w:p>
    <w:p w:rsidR="00094B47" w:rsidRPr="00CB41C0" w:rsidRDefault="00094B47" w:rsidP="00AD162B">
      <w:pPr>
        <w:spacing w:line="312" w:lineRule="auto"/>
        <w:rPr>
          <w:rFonts w:ascii="HY신명조" w:eastAsia="HY신명조" w:hAnsi="바탕체"/>
          <w:szCs w:val="20"/>
        </w:rPr>
      </w:pPr>
    </w:p>
    <w:p w:rsidR="00094B47" w:rsidRPr="00CB41C0" w:rsidRDefault="00094B47" w:rsidP="00AD162B">
      <w:pPr>
        <w:spacing w:line="312" w:lineRule="auto"/>
        <w:rPr>
          <w:rFonts w:ascii="HY신명조" w:eastAsia="HY신명조" w:hAnsi="바탕체"/>
          <w:szCs w:val="20"/>
        </w:rPr>
      </w:pPr>
    </w:p>
    <w:p w:rsidR="00D07C3E" w:rsidRPr="00CB41C0" w:rsidRDefault="00D07C3E" w:rsidP="00AD162B">
      <w:pPr>
        <w:spacing w:line="312" w:lineRule="auto"/>
        <w:rPr>
          <w:rFonts w:ascii="HY신명조" w:eastAsia="HY신명조" w:hAnsi="바탕체"/>
          <w:szCs w:val="20"/>
        </w:rPr>
      </w:pPr>
      <w:r w:rsidRPr="00CB41C0">
        <w:rPr>
          <w:rFonts w:ascii="HY신명조" w:eastAsia="HY신명조" w:hAnsi="바탕체" w:hint="eastAsia"/>
          <w:szCs w:val="20"/>
        </w:rPr>
        <w:t xml:space="preserve">[별첨6] </w:t>
      </w:r>
    </w:p>
    <w:p w:rsidR="00C33E2E" w:rsidRPr="00CB41C0" w:rsidRDefault="00C33E2E" w:rsidP="00AD162B">
      <w:pPr>
        <w:spacing w:line="312" w:lineRule="auto"/>
        <w:rPr>
          <w:rFonts w:ascii="HY신명조" w:eastAsia="HY신명조" w:hAnsi="바탕체"/>
          <w:szCs w:val="20"/>
        </w:rPr>
      </w:pPr>
    </w:p>
    <w:p w:rsidR="00D07C3E" w:rsidRPr="00CB41C0" w:rsidRDefault="00D07C3E" w:rsidP="00C33E2E">
      <w:pPr>
        <w:spacing w:line="312" w:lineRule="auto"/>
        <w:jc w:val="center"/>
        <w:rPr>
          <w:rFonts w:ascii="HY신명조" w:eastAsia="HY신명조" w:hAnsi="바탕체"/>
          <w:b/>
          <w:szCs w:val="20"/>
        </w:rPr>
      </w:pPr>
      <w:r w:rsidRPr="00CB41C0">
        <w:rPr>
          <w:rFonts w:ascii="HY신명조" w:eastAsia="HY신명조" w:hAnsi="바탕체" w:hint="eastAsia"/>
          <w:b/>
          <w:szCs w:val="20"/>
        </w:rPr>
        <w:t>표준 미연동계약서</w:t>
      </w:r>
    </w:p>
    <w:p w:rsidR="00C33E2E" w:rsidRPr="00CB41C0" w:rsidRDefault="00C33E2E" w:rsidP="00C33E2E">
      <w:pPr>
        <w:spacing w:line="312" w:lineRule="auto"/>
        <w:jc w:val="center"/>
        <w:rPr>
          <w:rFonts w:ascii="HY신명조" w:eastAsia="HY신명조" w:hAnsi="바탕체"/>
          <w:b/>
          <w:szCs w:val="20"/>
        </w:rPr>
      </w:pPr>
    </w:p>
    <w:p w:rsidR="00D07C3E" w:rsidRPr="00CB41C0" w:rsidRDefault="00D07C3E" w:rsidP="00D07C3E">
      <w:pPr>
        <w:spacing w:line="312" w:lineRule="auto"/>
        <w:rPr>
          <w:rFonts w:ascii="HY신명조" w:eastAsia="HY신명조" w:hAnsi="바탕체"/>
          <w:szCs w:val="20"/>
        </w:rPr>
      </w:pPr>
      <w:r w:rsidRPr="00CB41C0">
        <w:rPr>
          <w:rFonts w:ascii="MS Mincho" w:eastAsia="MS Mincho" w:hAnsi="MS Mincho" w:cs="MS Mincho" w:hint="eastAsia"/>
          <w:szCs w:val="20"/>
        </w:rPr>
        <w:t>｢</w:t>
      </w:r>
      <w:r w:rsidRPr="00CB41C0">
        <w:rPr>
          <w:rFonts w:ascii="HY신명조" w:eastAsia="HY신명조" w:hAnsi="HY신명조" w:cs="HY신명조" w:hint="eastAsia"/>
          <w:szCs w:val="20"/>
        </w:rPr>
        <w:t>하도급거래</w:t>
      </w:r>
      <w:r w:rsidRPr="00CB41C0">
        <w:rPr>
          <w:rFonts w:ascii="HY신명조" w:eastAsia="HY신명조" w:hAnsi="바탕체" w:hint="eastAsia"/>
          <w:szCs w:val="20"/>
        </w:rPr>
        <w:t xml:space="preserve"> 공정화에 관한 법률</w:t>
      </w:r>
      <w:r w:rsidRPr="00CB41C0">
        <w:rPr>
          <w:rFonts w:ascii="MS Mincho" w:eastAsia="MS Mincho" w:hAnsi="MS Mincho" w:cs="MS Mincho" w:hint="eastAsia"/>
          <w:szCs w:val="20"/>
        </w:rPr>
        <w:t>｣</w:t>
      </w:r>
      <w:r w:rsidRPr="00CB41C0">
        <w:rPr>
          <w:rFonts w:ascii="HY신명조" w:eastAsia="HY신명조" w:hAnsi="바탕체" w:hint="eastAsia"/>
          <w:szCs w:val="20"/>
        </w:rPr>
        <w:t xml:space="preserve"> 또는 </w:t>
      </w:r>
      <w:r w:rsidRPr="00CB41C0">
        <w:rPr>
          <w:rFonts w:ascii="MS Mincho" w:eastAsia="MS Mincho" w:hAnsi="MS Mincho" w:cs="MS Mincho" w:hint="eastAsia"/>
          <w:szCs w:val="20"/>
        </w:rPr>
        <w:t>｢</w:t>
      </w:r>
      <w:proofErr w:type="spellStart"/>
      <w:r w:rsidRPr="00CB41C0">
        <w:rPr>
          <w:rFonts w:ascii="HY신명조" w:eastAsia="HY신명조" w:hAnsi="HY신명조" w:cs="HY신명조" w:hint="eastAsia"/>
          <w:szCs w:val="20"/>
        </w:rPr>
        <w:t>대·중소기업</w:t>
      </w:r>
      <w:proofErr w:type="spellEnd"/>
      <w:r w:rsidRPr="00CB41C0">
        <w:rPr>
          <w:rFonts w:ascii="HY신명조" w:eastAsia="HY신명조" w:hAnsi="바탕체" w:hint="eastAsia"/>
          <w:szCs w:val="20"/>
        </w:rPr>
        <w:t xml:space="preserve"> 상생협력 촉진에 관한 </w:t>
      </w:r>
      <w:proofErr w:type="spellStart"/>
      <w:r w:rsidRPr="00CB41C0">
        <w:rPr>
          <w:rFonts w:ascii="HY신명조" w:eastAsia="HY신명조" w:hAnsi="바탕체" w:hint="eastAsia"/>
          <w:szCs w:val="20"/>
        </w:rPr>
        <w:t>법률</w:t>
      </w:r>
      <w:r w:rsidRPr="00CB41C0">
        <w:rPr>
          <w:rFonts w:ascii="MS Mincho" w:eastAsia="MS Mincho" w:hAnsi="MS Mincho" w:cs="MS Mincho" w:hint="eastAsia"/>
          <w:szCs w:val="20"/>
        </w:rPr>
        <w:t>｣</w:t>
      </w:r>
      <w:r w:rsidRPr="00CB41C0">
        <w:rPr>
          <w:rFonts w:ascii="HY신명조" w:eastAsia="HY신명조" w:hAnsi="바탕체" w:hint="eastAsia"/>
          <w:szCs w:val="20"/>
        </w:rPr>
        <w:t>에</w:t>
      </w:r>
      <w:proofErr w:type="spellEnd"/>
      <w:r w:rsidRPr="00CB41C0">
        <w:rPr>
          <w:rFonts w:ascii="HY신명조" w:eastAsia="HY신명조" w:hAnsi="바탕체" w:hint="eastAsia"/>
          <w:szCs w:val="20"/>
        </w:rPr>
        <w:t xml:space="preserve"> 따른 하도급대금 또는 납품대금(이하 “</w:t>
      </w:r>
      <w:proofErr w:type="spellStart"/>
      <w:r w:rsidRPr="00CB41C0">
        <w:rPr>
          <w:rFonts w:ascii="HY신명조" w:eastAsia="HY신명조" w:hAnsi="바탕체" w:hint="eastAsia"/>
          <w:szCs w:val="20"/>
        </w:rPr>
        <w:t>하도급대금등”이라</w:t>
      </w:r>
      <w:proofErr w:type="spellEnd"/>
      <w:r w:rsidRPr="00CB41C0">
        <w:rPr>
          <w:rFonts w:ascii="HY신명조" w:eastAsia="HY신명조" w:hAnsi="바탕체" w:hint="eastAsia"/>
          <w:szCs w:val="20"/>
        </w:rPr>
        <w:t xml:space="preserve"> 한다) 연동과 관련하여 원사업자 또는 위탁기업(이하 “</w:t>
      </w:r>
      <w:proofErr w:type="spellStart"/>
      <w:r w:rsidRPr="00CB41C0">
        <w:rPr>
          <w:rFonts w:ascii="HY신명조" w:eastAsia="HY신명조" w:hAnsi="바탕체" w:hint="eastAsia"/>
          <w:szCs w:val="20"/>
        </w:rPr>
        <w:t>원사업자등”이라</w:t>
      </w:r>
      <w:proofErr w:type="spellEnd"/>
      <w:r w:rsidRPr="00CB41C0">
        <w:rPr>
          <w:rFonts w:ascii="HY신명조" w:eastAsia="HY신명조" w:hAnsi="바탕체" w:hint="eastAsia"/>
          <w:szCs w:val="20"/>
        </w:rPr>
        <w:t xml:space="preserve"> 한다)과 수급사업자 또는 수탁기업(이하 “</w:t>
      </w:r>
      <w:proofErr w:type="spellStart"/>
      <w:r w:rsidRPr="00CB41C0">
        <w:rPr>
          <w:rFonts w:ascii="HY신명조" w:eastAsia="HY신명조" w:hAnsi="바탕체" w:hint="eastAsia"/>
          <w:szCs w:val="20"/>
        </w:rPr>
        <w:t>수급사업자등”이라</w:t>
      </w:r>
      <w:proofErr w:type="spellEnd"/>
      <w:r w:rsidRPr="00CB41C0">
        <w:rPr>
          <w:rFonts w:ascii="HY신명조" w:eastAsia="HY신명조" w:hAnsi="바탕체" w:hint="eastAsia"/>
          <w:szCs w:val="20"/>
        </w:rPr>
        <w:t xml:space="preserve"> 한다)은 아래 하도급계약 또는 </w:t>
      </w:r>
      <w:proofErr w:type="spellStart"/>
      <w:r w:rsidRPr="00CB41C0">
        <w:rPr>
          <w:rFonts w:ascii="HY신명조" w:eastAsia="HY신명조" w:hAnsi="바탕체" w:hint="eastAsia"/>
          <w:szCs w:val="20"/>
        </w:rPr>
        <w:t>수탁·위탁거래약정</w:t>
      </w:r>
      <w:proofErr w:type="spellEnd"/>
      <w:r w:rsidRPr="00CB41C0">
        <w:rPr>
          <w:rFonts w:ascii="HY신명조" w:eastAsia="HY신명조" w:hAnsi="바탕체" w:hint="eastAsia"/>
          <w:szCs w:val="20"/>
        </w:rPr>
        <w:t>(이하 “</w:t>
      </w:r>
      <w:proofErr w:type="spellStart"/>
      <w:r w:rsidRPr="00CB41C0">
        <w:rPr>
          <w:rFonts w:ascii="HY신명조" w:eastAsia="HY신명조" w:hAnsi="바탕체" w:hint="eastAsia"/>
          <w:szCs w:val="20"/>
        </w:rPr>
        <w:t>하도급계약등”이라</w:t>
      </w:r>
      <w:proofErr w:type="spellEnd"/>
      <w:r w:rsidRPr="00CB41C0">
        <w:rPr>
          <w:rFonts w:ascii="HY신명조" w:eastAsia="HY신명조" w:hAnsi="바탕체" w:hint="eastAsia"/>
          <w:szCs w:val="20"/>
        </w:rPr>
        <w:t xml:space="preserve"> 한다)에 부수하여 다음과 같이 미연동계약을 체결한다.</w:t>
      </w:r>
    </w:p>
    <w:p w:rsidR="00C33E2E" w:rsidRPr="00CB41C0" w:rsidRDefault="00C33E2E" w:rsidP="00D07C3E">
      <w:pPr>
        <w:spacing w:line="312" w:lineRule="auto"/>
        <w:rPr>
          <w:rFonts w:ascii="HY신명조" w:eastAsia="HY신명조" w:hAnsi="바탕체"/>
          <w:szCs w:val="20"/>
        </w:rPr>
      </w:pPr>
    </w:p>
    <w:p w:rsidR="00D07C3E" w:rsidRPr="00CB41C0" w:rsidRDefault="00D07C3E" w:rsidP="00D07C3E">
      <w:pPr>
        <w:spacing w:line="312" w:lineRule="auto"/>
        <w:rPr>
          <w:rFonts w:ascii="HY신명조" w:eastAsia="HY신명조" w:hAnsi="바탕체"/>
          <w:szCs w:val="20"/>
        </w:rPr>
      </w:pPr>
      <w:r w:rsidRPr="00CB41C0">
        <w:rPr>
          <w:rFonts w:ascii="HY신명조" w:eastAsia="HY신명조" w:hAnsi="바탕체" w:hint="eastAsia"/>
          <w:szCs w:val="20"/>
        </w:rPr>
        <w:t xml:space="preserve">◇ </w:t>
      </w:r>
      <w:proofErr w:type="spellStart"/>
      <w:r w:rsidRPr="00CB41C0">
        <w:rPr>
          <w:rFonts w:ascii="HY신명조" w:eastAsia="HY신명조" w:hAnsi="바탕체" w:hint="eastAsia"/>
          <w:szCs w:val="20"/>
        </w:rPr>
        <w:t>하도급계약등</w:t>
      </w:r>
      <w:proofErr w:type="spellEnd"/>
      <w:r w:rsidRPr="00CB41C0">
        <w:rPr>
          <w:rFonts w:ascii="HY신명조" w:eastAsia="HY신명조" w:hAnsi="바탕체" w:hint="eastAsia"/>
          <w:szCs w:val="20"/>
        </w:rPr>
        <w:t xml:space="preserve"> </w:t>
      </w:r>
      <w:proofErr w:type="gramStart"/>
      <w:r w:rsidRPr="00CB41C0">
        <w:rPr>
          <w:rFonts w:ascii="HY신명조" w:eastAsia="HY신명조" w:hAnsi="바탕체" w:hint="eastAsia"/>
          <w:szCs w:val="20"/>
        </w:rPr>
        <w:t>명칭 :</w:t>
      </w:r>
      <w:proofErr w:type="gramEnd"/>
    </w:p>
    <w:p w:rsidR="00D07C3E" w:rsidRPr="00CB41C0" w:rsidRDefault="00D07C3E" w:rsidP="00D07C3E">
      <w:pPr>
        <w:spacing w:line="312" w:lineRule="auto"/>
        <w:rPr>
          <w:rFonts w:ascii="HY신명조" w:eastAsia="HY신명조" w:hAnsi="바탕체"/>
          <w:szCs w:val="20"/>
        </w:rPr>
      </w:pPr>
      <w:r w:rsidRPr="00CB41C0">
        <w:rPr>
          <w:rFonts w:ascii="HY신명조" w:eastAsia="HY신명조" w:hAnsi="바탕체" w:hint="eastAsia"/>
          <w:szCs w:val="20"/>
        </w:rPr>
        <w:t xml:space="preserve">◇ </w:t>
      </w:r>
      <w:proofErr w:type="spellStart"/>
      <w:r w:rsidRPr="00CB41C0">
        <w:rPr>
          <w:rFonts w:ascii="HY신명조" w:eastAsia="HY신명조" w:hAnsi="바탕체" w:hint="eastAsia"/>
          <w:szCs w:val="20"/>
        </w:rPr>
        <w:t>하도급계약등</w:t>
      </w:r>
      <w:proofErr w:type="spellEnd"/>
      <w:r w:rsidRPr="00CB41C0">
        <w:rPr>
          <w:rFonts w:ascii="HY신명조" w:eastAsia="HY신명조" w:hAnsi="바탕체" w:hint="eastAsia"/>
          <w:szCs w:val="20"/>
        </w:rPr>
        <w:t xml:space="preserve"> </w:t>
      </w:r>
      <w:proofErr w:type="gramStart"/>
      <w:r w:rsidRPr="00CB41C0">
        <w:rPr>
          <w:rFonts w:ascii="HY신명조" w:eastAsia="HY신명조" w:hAnsi="바탕체" w:hint="eastAsia"/>
          <w:szCs w:val="20"/>
        </w:rPr>
        <w:t>체결일자 :</w:t>
      </w:r>
      <w:proofErr w:type="gramEnd"/>
    </w:p>
    <w:p w:rsidR="00D07C3E" w:rsidRPr="00CB41C0" w:rsidRDefault="00D07C3E" w:rsidP="00D07C3E">
      <w:pPr>
        <w:spacing w:line="312" w:lineRule="auto"/>
        <w:rPr>
          <w:rFonts w:ascii="HY신명조" w:eastAsia="HY신명조" w:hAnsi="바탕체"/>
          <w:szCs w:val="20"/>
        </w:rPr>
      </w:pPr>
      <w:r w:rsidRPr="00CB41C0">
        <w:rPr>
          <w:rFonts w:ascii="HY신명조" w:eastAsia="HY신명조" w:hAnsi="바탕체" w:hint="eastAsia"/>
          <w:szCs w:val="20"/>
        </w:rPr>
        <w:t xml:space="preserve">◇ </w:t>
      </w:r>
      <w:proofErr w:type="spellStart"/>
      <w:r w:rsidRPr="00CB41C0">
        <w:rPr>
          <w:rFonts w:ascii="HY신명조" w:eastAsia="HY신명조" w:hAnsi="바탕체" w:hint="eastAsia"/>
          <w:szCs w:val="20"/>
        </w:rPr>
        <w:t>미연동</w:t>
      </w:r>
      <w:proofErr w:type="spellEnd"/>
      <w:r w:rsidRPr="00CB41C0">
        <w:rPr>
          <w:rFonts w:ascii="HY신명조" w:eastAsia="HY신명조" w:hAnsi="바탕체" w:hint="eastAsia"/>
          <w:szCs w:val="20"/>
        </w:rPr>
        <w:t xml:space="preserve"> 대상 </w:t>
      </w:r>
      <w:proofErr w:type="spellStart"/>
      <w:r w:rsidRPr="00CB41C0">
        <w:rPr>
          <w:rFonts w:ascii="HY신명조" w:eastAsia="HY신명조" w:hAnsi="바탕체" w:hint="eastAsia"/>
          <w:szCs w:val="20"/>
        </w:rPr>
        <w:t>목적물등</w:t>
      </w:r>
      <w:proofErr w:type="spellEnd"/>
      <w:r w:rsidRPr="00CB41C0">
        <w:rPr>
          <w:rFonts w:ascii="HY신명조" w:eastAsia="HY신명조" w:hAnsi="바탕체" w:hint="eastAsia"/>
          <w:szCs w:val="20"/>
        </w:rPr>
        <w:t xml:space="preserve"> 또는 </w:t>
      </w:r>
      <w:proofErr w:type="spellStart"/>
      <w:r w:rsidRPr="00CB41C0">
        <w:rPr>
          <w:rFonts w:ascii="HY신명조" w:eastAsia="HY신명조" w:hAnsi="바탕체" w:hint="eastAsia"/>
          <w:szCs w:val="20"/>
        </w:rPr>
        <w:t>물품등의</w:t>
      </w:r>
      <w:proofErr w:type="spellEnd"/>
      <w:r w:rsidRPr="00CB41C0">
        <w:rPr>
          <w:rFonts w:ascii="HY신명조" w:eastAsia="HY신명조" w:hAnsi="바탕체" w:hint="eastAsia"/>
          <w:szCs w:val="20"/>
        </w:rPr>
        <w:t xml:space="preserve"> </w:t>
      </w:r>
      <w:proofErr w:type="gramStart"/>
      <w:r w:rsidRPr="00CB41C0">
        <w:rPr>
          <w:rFonts w:ascii="HY신명조" w:eastAsia="HY신명조" w:hAnsi="바탕체" w:hint="eastAsia"/>
          <w:szCs w:val="20"/>
        </w:rPr>
        <w:t>명칭 :</w:t>
      </w:r>
      <w:proofErr w:type="gramEnd"/>
    </w:p>
    <w:p w:rsidR="00D07C3E" w:rsidRPr="00CB41C0" w:rsidRDefault="00D07C3E" w:rsidP="00D07C3E">
      <w:pPr>
        <w:spacing w:line="312" w:lineRule="auto"/>
        <w:rPr>
          <w:rFonts w:ascii="HY신명조" w:eastAsia="HY신명조" w:hAnsi="바탕체"/>
          <w:szCs w:val="20"/>
        </w:rPr>
      </w:pPr>
      <w:r w:rsidRPr="00CB41C0">
        <w:rPr>
          <w:rFonts w:ascii="HY신명조" w:eastAsia="HY신명조" w:hAnsi="바탕체" w:hint="eastAsia"/>
          <w:szCs w:val="20"/>
        </w:rPr>
        <w:t xml:space="preserve">◇ </w:t>
      </w:r>
      <w:proofErr w:type="spellStart"/>
      <w:r w:rsidRPr="00CB41C0">
        <w:rPr>
          <w:rFonts w:ascii="HY신명조" w:eastAsia="HY신명조" w:hAnsi="바탕체" w:hint="eastAsia"/>
          <w:szCs w:val="20"/>
        </w:rPr>
        <w:t>미연동</w:t>
      </w:r>
      <w:proofErr w:type="spellEnd"/>
      <w:r w:rsidRPr="00CB41C0">
        <w:rPr>
          <w:rFonts w:ascii="HY신명조" w:eastAsia="HY신명조" w:hAnsi="바탕체" w:hint="eastAsia"/>
          <w:szCs w:val="20"/>
        </w:rPr>
        <w:t xml:space="preserve"> 대상 주요 </w:t>
      </w:r>
      <w:r w:rsidR="009241BB" w:rsidRPr="00CB41C0">
        <w:rPr>
          <w:rFonts w:ascii="HY신명조" w:eastAsia="HY신명조" w:hAnsi="바탕체" w:hint="eastAsia"/>
          <w:szCs w:val="20"/>
        </w:rPr>
        <w:t>원재료</w:t>
      </w:r>
      <w:r w:rsidRPr="00CB41C0">
        <w:rPr>
          <w:rFonts w:ascii="HY신명조" w:eastAsia="HY신명조" w:hAnsi="바탕체" w:hint="eastAsia"/>
          <w:szCs w:val="20"/>
        </w:rPr>
        <w:t xml:space="preserve"> </w:t>
      </w:r>
      <w:proofErr w:type="gramStart"/>
      <w:r w:rsidRPr="00CB41C0">
        <w:rPr>
          <w:rFonts w:ascii="HY신명조" w:eastAsia="HY신명조" w:hAnsi="바탕체" w:hint="eastAsia"/>
          <w:szCs w:val="20"/>
        </w:rPr>
        <w:t>명칭 :</w:t>
      </w:r>
      <w:proofErr w:type="gramEnd"/>
    </w:p>
    <w:p w:rsidR="00D07C3E" w:rsidRPr="00CB41C0" w:rsidRDefault="00D07C3E" w:rsidP="00D07C3E">
      <w:pPr>
        <w:spacing w:line="312" w:lineRule="auto"/>
        <w:rPr>
          <w:rFonts w:ascii="HY신명조" w:eastAsia="HY신명조" w:hAnsi="바탕체"/>
          <w:szCs w:val="20"/>
        </w:rPr>
      </w:pPr>
      <w:r w:rsidRPr="00CB41C0">
        <w:rPr>
          <w:rFonts w:ascii="HY신명조" w:eastAsia="HY신명조" w:hAnsi="바탕체" w:hint="eastAsia"/>
          <w:szCs w:val="20"/>
        </w:rPr>
        <w:t xml:space="preserve">◇ 협의 </w:t>
      </w:r>
      <w:proofErr w:type="gramStart"/>
      <w:r w:rsidRPr="00CB41C0">
        <w:rPr>
          <w:rFonts w:ascii="HY신명조" w:eastAsia="HY신명조" w:hAnsi="바탕체" w:hint="eastAsia"/>
          <w:szCs w:val="20"/>
        </w:rPr>
        <w:t>개요 :</w:t>
      </w:r>
      <w:proofErr w:type="gramEnd"/>
    </w:p>
    <w:p w:rsidR="00D07C3E" w:rsidRPr="00CB41C0" w:rsidRDefault="00D07C3E" w:rsidP="00C33E2E">
      <w:pPr>
        <w:spacing w:line="312" w:lineRule="auto"/>
        <w:ind w:firstLineChars="200" w:firstLine="400"/>
        <w:rPr>
          <w:rFonts w:ascii="HY신명조" w:eastAsia="HY신명조" w:hAnsi="바탕체"/>
          <w:szCs w:val="20"/>
        </w:rPr>
      </w:pPr>
      <w:r w:rsidRPr="00CB41C0">
        <w:rPr>
          <w:rFonts w:ascii="HY신명조" w:eastAsia="HY신명조" w:hAnsi="바탕체" w:hint="eastAsia"/>
          <w:szCs w:val="20"/>
        </w:rPr>
        <w:t>(협의한 일시/방법)</w:t>
      </w:r>
    </w:p>
    <w:p w:rsidR="00D07C3E" w:rsidRPr="00CB41C0" w:rsidRDefault="00D07C3E" w:rsidP="00C33E2E">
      <w:pPr>
        <w:spacing w:line="312" w:lineRule="auto"/>
        <w:ind w:firstLineChars="200" w:firstLine="400"/>
        <w:rPr>
          <w:rFonts w:ascii="HY신명조" w:eastAsia="HY신명조" w:hAnsi="바탕체"/>
          <w:szCs w:val="20"/>
        </w:rPr>
      </w:pPr>
      <w:r w:rsidRPr="00CB41C0">
        <w:rPr>
          <w:rFonts w:ascii="HY신명조" w:eastAsia="HY신명조" w:hAnsi="바탕체" w:hint="eastAsia"/>
          <w:szCs w:val="20"/>
        </w:rPr>
        <w:t>(</w:t>
      </w:r>
      <w:proofErr w:type="spellStart"/>
      <w:r w:rsidRPr="00CB41C0">
        <w:rPr>
          <w:rFonts w:ascii="HY신명조" w:eastAsia="HY신명조" w:hAnsi="바탕체" w:hint="eastAsia"/>
          <w:szCs w:val="20"/>
        </w:rPr>
        <w:t>원사업자등</w:t>
      </w:r>
      <w:proofErr w:type="spellEnd"/>
      <w:r w:rsidRPr="00CB41C0">
        <w:rPr>
          <w:rFonts w:ascii="HY신명조" w:eastAsia="HY신명조" w:hAnsi="바탕체" w:hint="eastAsia"/>
          <w:szCs w:val="20"/>
        </w:rPr>
        <w:t xml:space="preserve"> 측 협의책임자 성명/직위)</w:t>
      </w:r>
    </w:p>
    <w:p w:rsidR="00D07C3E" w:rsidRPr="00CB41C0" w:rsidRDefault="00D07C3E" w:rsidP="00C33E2E">
      <w:pPr>
        <w:spacing w:line="312" w:lineRule="auto"/>
        <w:ind w:firstLineChars="200" w:firstLine="400"/>
        <w:rPr>
          <w:rFonts w:ascii="HY신명조" w:eastAsia="HY신명조" w:hAnsi="바탕체"/>
          <w:szCs w:val="20"/>
        </w:rPr>
      </w:pPr>
      <w:r w:rsidRPr="00CB41C0">
        <w:rPr>
          <w:rFonts w:ascii="HY신명조" w:eastAsia="HY신명조" w:hAnsi="바탕체" w:hint="eastAsia"/>
          <w:szCs w:val="20"/>
        </w:rPr>
        <w:t>(</w:t>
      </w:r>
      <w:proofErr w:type="spellStart"/>
      <w:r w:rsidRPr="00CB41C0">
        <w:rPr>
          <w:rFonts w:ascii="HY신명조" w:eastAsia="HY신명조" w:hAnsi="바탕체" w:hint="eastAsia"/>
          <w:szCs w:val="20"/>
        </w:rPr>
        <w:t>수급사업자등</w:t>
      </w:r>
      <w:proofErr w:type="spellEnd"/>
      <w:r w:rsidRPr="00CB41C0">
        <w:rPr>
          <w:rFonts w:ascii="HY신명조" w:eastAsia="HY신명조" w:hAnsi="바탕체" w:hint="eastAsia"/>
          <w:szCs w:val="20"/>
        </w:rPr>
        <w:t xml:space="preserve"> 측 협의책임자 성명/직위)</w:t>
      </w:r>
    </w:p>
    <w:p w:rsidR="00C33E2E" w:rsidRPr="00CB41C0" w:rsidRDefault="00C33E2E" w:rsidP="00D07C3E">
      <w:pPr>
        <w:spacing w:line="312" w:lineRule="auto"/>
        <w:rPr>
          <w:rFonts w:ascii="HY신명조" w:eastAsia="HY신명조" w:hAnsi="바탕체"/>
          <w:szCs w:val="20"/>
        </w:rPr>
      </w:pPr>
    </w:p>
    <w:p w:rsidR="00C33E2E" w:rsidRPr="00CB41C0" w:rsidRDefault="00D07C3E" w:rsidP="00D07C3E">
      <w:pPr>
        <w:spacing w:line="312" w:lineRule="auto"/>
        <w:rPr>
          <w:rFonts w:ascii="HY신명조" w:eastAsia="HY신명조" w:hAnsi="바탕체"/>
          <w:b/>
          <w:szCs w:val="20"/>
        </w:rPr>
      </w:pPr>
      <w:r w:rsidRPr="00CB41C0">
        <w:rPr>
          <w:rFonts w:ascii="HY신명조" w:eastAsia="HY신명조" w:hAnsi="바탕체" w:hint="eastAsia"/>
          <w:b/>
          <w:szCs w:val="20"/>
        </w:rPr>
        <w:t>제1조(</w:t>
      </w:r>
      <w:proofErr w:type="spellStart"/>
      <w:r w:rsidRPr="00CB41C0">
        <w:rPr>
          <w:rFonts w:ascii="HY신명조" w:eastAsia="HY신명조" w:hAnsi="바탕체" w:hint="eastAsia"/>
          <w:b/>
          <w:szCs w:val="20"/>
        </w:rPr>
        <w:t>하도급대금등</w:t>
      </w:r>
      <w:proofErr w:type="spellEnd"/>
      <w:r w:rsidRPr="00CB41C0">
        <w:rPr>
          <w:rFonts w:ascii="HY신명조" w:eastAsia="HY신명조" w:hAnsi="바탕체" w:hint="eastAsia"/>
          <w:b/>
          <w:szCs w:val="20"/>
        </w:rPr>
        <w:t xml:space="preserve"> </w:t>
      </w:r>
      <w:proofErr w:type="spellStart"/>
      <w:r w:rsidRPr="00CB41C0">
        <w:rPr>
          <w:rFonts w:ascii="HY신명조" w:eastAsia="HY신명조" w:hAnsi="바탕체" w:hint="eastAsia"/>
          <w:b/>
          <w:szCs w:val="20"/>
        </w:rPr>
        <w:t>미연동</w:t>
      </w:r>
      <w:proofErr w:type="spellEnd"/>
      <w:r w:rsidRPr="00CB41C0">
        <w:rPr>
          <w:rFonts w:ascii="HY신명조" w:eastAsia="HY신명조" w:hAnsi="바탕체" w:hint="eastAsia"/>
          <w:b/>
          <w:szCs w:val="20"/>
        </w:rPr>
        <w:t xml:space="preserve"> 합의) </w:t>
      </w:r>
    </w:p>
    <w:p w:rsidR="00094B47" w:rsidRPr="00CB41C0" w:rsidRDefault="00D07C3E" w:rsidP="00D07C3E">
      <w:pPr>
        <w:spacing w:line="312" w:lineRule="auto"/>
        <w:rPr>
          <w:rFonts w:ascii="HY신명조" w:eastAsia="HY신명조" w:hAnsi="바탕체"/>
          <w:szCs w:val="20"/>
        </w:rPr>
      </w:pPr>
      <w:proofErr w:type="spellStart"/>
      <w:r w:rsidRPr="00CB41C0">
        <w:rPr>
          <w:rFonts w:ascii="HY신명조" w:eastAsia="HY신명조" w:hAnsi="바탕체" w:hint="eastAsia"/>
          <w:szCs w:val="20"/>
        </w:rPr>
        <w:t>원사업자등과</w:t>
      </w:r>
      <w:proofErr w:type="spellEnd"/>
      <w:r w:rsidRPr="00CB41C0">
        <w:rPr>
          <w:rFonts w:ascii="HY신명조" w:eastAsia="HY신명조" w:hAnsi="바탕체" w:hint="eastAsia"/>
          <w:szCs w:val="20"/>
        </w:rPr>
        <w:t xml:space="preserve"> </w:t>
      </w:r>
      <w:proofErr w:type="spellStart"/>
      <w:r w:rsidRPr="00CB41C0">
        <w:rPr>
          <w:rFonts w:ascii="HY신명조" w:eastAsia="HY신명조" w:hAnsi="바탕체" w:hint="eastAsia"/>
          <w:szCs w:val="20"/>
        </w:rPr>
        <w:t>수급사업자등은</w:t>
      </w:r>
      <w:proofErr w:type="spellEnd"/>
      <w:r w:rsidRPr="00CB41C0">
        <w:rPr>
          <w:rFonts w:ascii="HY신명조" w:eastAsia="HY신명조" w:hAnsi="바탕체" w:hint="eastAsia"/>
          <w:szCs w:val="20"/>
        </w:rPr>
        <w:t xml:space="preserve"> 위 </w:t>
      </w:r>
      <w:proofErr w:type="spellStart"/>
      <w:r w:rsidRPr="00CB41C0">
        <w:rPr>
          <w:rFonts w:ascii="HY신명조" w:eastAsia="HY신명조" w:hAnsi="바탕체" w:hint="eastAsia"/>
          <w:szCs w:val="20"/>
        </w:rPr>
        <w:t>하도급계약등의</w:t>
      </w:r>
      <w:proofErr w:type="spellEnd"/>
      <w:r w:rsidRPr="00CB41C0">
        <w:rPr>
          <w:rFonts w:ascii="HY신명조" w:eastAsia="HY신명조" w:hAnsi="바탕체" w:hint="eastAsia"/>
          <w:szCs w:val="20"/>
        </w:rPr>
        <w:t xml:space="preserve"> 주요 </w:t>
      </w:r>
      <w:r w:rsidR="009241BB" w:rsidRPr="00CB41C0">
        <w:rPr>
          <w:rFonts w:ascii="HY신명조" w:eastAsia="HY신명조" w:hAnsi="바탕체" w:hint="eastAsia"/>
          <w:szCs w:val="20"/>
        </w:rPr>
        <w:t>원재료</w:t>
      </w:r>
      <w:r w:rsidRPr="00CB41C0">
        <w:rPr>
          <w:rFonts w:ascii="HY신명조" w:eastAsia="HY신명조" w:hAnsi="바탕체" w:hint="eastAsia"/>
          <w:szCs w:val="20"/>
        </w:rPr>
        <w:t xml:space="preserve">에 대해 아래의 사유로 </w:t>
      </w:r>
      <w:proofErr w:type="spellStart"/>
      <w:r w:rsidRPr="00CB41C0">
        <w:rPr>
          <w:rFonts w:ascii="HY신명조" w:eastAsia="HY신명조" w:hAnsi="바탕체" w:hint="eastAsia"/>
          <w:szCs w:val="20"/>
        </w:rPr>
        <w:t>하도급대금등</w:t>
      </w:r>
      <w:proofErr w:type="spellEnd"/>
      <w:r w:rsidRPr="00CB41C0">
        <w:rPr>
          <w:rFonts w:ascii="HY신명조" w:eastAsia="HY신명조" w:hAnsi="바탕체" w:hint="eastAsia"/>
          <w:szCs w:val="20"/>
        </w:rPr>
        <w:t xml:space="preserve"> 연동을 하지 아니하기로</w:t>
      </w:r>
      <w:r w:rsidR="00C33E2E" w:rsidRPr="00CB41C0">
        <w:rPr>
          <w:rFonts w:ascii="HY신명조" w:eastAsia="HY신명조" w:hAnsi="바탕체" w:hint="eastAsia"/>
          <w:szCs w:val="20"/>
        </w:rPr>
        <w:t xml:space="preserve"> </w:t>
      </w:r>
      <w:r w:rsidRPr="00CB41C0">
        <w:rPr>
          <w:rFonts w:ascii="HY신명조" w:eastAsia="HY신명조" w:hAnsi="바탕체" w:hint="eastAsia"/>
          <w:szCs w:val="20"/>
        </w:rPr>
        <w:t>합의(이하 “</w:t>
      </w:r>
      <w:proofErr w:type="spellStart"/>
      <w:r w:rsidRPr="00CB41C0">
        <w:rPr>
          <w:rFonts w:ascii="HY신명조" w:eastAsia="HY신명조" w:hAnsi="바탕체" w:hint="eastAsia"/>
          <w:szCs w:val="20"/>
        </w:rPr>
        <w:t>미연동</w:t>
      </w:r>
      <w:proofErr w:type="spellEnd"/>
      <w:r w:rsidRPr="00CB41C0">
        <w:rPr>
          <w:rFonts w:ascii="HY신명조" w:eastAsia="HY신명조" w:hAnsi="바탕체" w:hint="eastAsia"/>
          <w:szCs w:val="20"/>
        </w:rPr>
        <w:t xml:space="preserve"> </w:t>
      </w:r>
      <w:proofErr w:type="spellStart"/>
      <w:r w:rsidRPr="00CB41C0">
        <w:rPr>
          <w:rFonts w:ascii="HY신명조" w:eastAsia="HY신명조" w:hAnsi="바탕체" w:hint="eastAsia"/>
          <w:szCs w:val="20"/>
        </w:rPr>
        <w:t>합의”라</w:t>
      </w:r>
      <w:proofErr w:type="spellEnd"/>
      <w:r w:rsidRPr="00CB41C0">
        <w:rPr>
          <w:rFonts w:ascii="HY신명조" w:eastAsia="HY신명조" w:hAnsi="바탕체" w:hint="eastAsia"/>
          <w:szCs w:val="20"/>
        </w:rPr>
        <w:t xml:space="preserve"> 한다)한다.</w:t>
      </w:r>
    </w:p>
    <w:tbl>
      <w:tblPr>
        <w:tblStyle w:val="a8"/>
        <w:tblW w:w="0" w:type="auto"/>
        <w:tblLook w:val="04A0" w:firstRow="1" w:lastRow="0" w:firstColumn="1" w:lastColumn="0" w:noHBand="0" w:noVBand="1"/>
      </w:tblPr>
      <w:tblGrid>
        <w:gridCol w:w="1696"/>
        <w:gridCol w:w="7320"/>
      </w:tblGrid>
      <w:tr w:rsidR="00CB41C0" w:rsidRPr="00CB41C0" w:rsidTr="00DC51B9">
        <w:tc>
          <w:tcPr>
            <w:tcW w:w="9016" w:type="dxa"/>
            <w:gridSpan w:val="2"/>
            <w:shd w:val="clear" w:color="auto" w:fill="D9D9D9" w:themeFill="background1" w:themeFillShade="D9"/>
            <w:vAlign w:val="center"/>
          </w:tcPr>
          <w:p w:rsidR="00DC51B9" w:rsidRPr="00CB41C0" w:rsidRDefault="00DC51B9" w:rsidP="00DC51B9">
            <w:pPr>
              <w:spacing w:line="312" w:lineRule="auto"/>
              <w:jc w:val="center"/>
              <w:rPr>
                <w:rFonts w:ascii="HY신명조" w:eastAsia="HY신명조" w:hAnsi="바탕체"/>
                <w:b/>
                <w:sz w:val="18"/>
                <w:szCs w:val="20"/>
              </w:rPr>
            </w:pPr>
            <w:proofErr w:type="spellStart"/>
            <w:r w:rsidRPr="00CB41C0">
              <w:rPr>
                <w:rFonts w:ascii="HY신명조" w:eastAsia="HY신명조" w:hAnsi="바탕체" w:hint="eastAsia"/>
                <w:b/>
                <w:sz w:val="18"/>
                <w:szCs w:val="20"/>
              </w:rPr>
              <w:t>미연동</w:t>
            </w:r>
            <w:proofErr w:type="spellEnd"/>
            <w:r w:rsidRPr="00CB41C0">
              <w:rPr>
                <w:rFonts w:ascii="HY신명조" w:eastAsia="HY신명조" w:hAnsi="바탕체" w:hint="eastAsia"/>
                <w:b/>
                <w:sz w:val="18"/>
                <w:szCs w:val="20"/>
              </w:rPr>
              <w:t xml:space="preserve"> 사유</w:t>
            </w:r>
          </w:p>
        </w:tc>
      </w:tr>
      <w:tr w:rsidR="00CB41C0" w:rsidRPr="00CB41C0" w:rsidTr="00DC51B9">
        <w:trPr>
          <w:trHeight w:val="417"/>
        </w:trPr>
        <w:tc>
          <w:tcPr>
            <w:tcW w:w="1696" w:type="dxa"/>
            <w:vAlign w:val="center"/>
          </w:tcPr>
          <w:p w:rsidR="00DC51B9" w:rsidRPr="00CB41C0" w:rsidRDefault="00DC51B9" w:rsidP="004731D5">
            <w:pPr>
              <w:spacing w:line="312" w:lineRule="auto"/>
              <w:jc w:val="center"/>
              <w:rPr>
                <w:rFonts w:ascii="HY신명조" w:eastAsia="HY신명조" w:hAnsi="바탕체"/>
                <w:sz w:val="18"/>
                <w:szCs w:val="20"/>
              </w:rPr>
            </w:pPr>
            <w:proofErr w:type="spellStart"/>
            <w:r w:rsidRPr="00CB41C0">
              <w:rPr>
                <w:rFonts w:ascii="HY신명조" w:eastAsia="HY신명조" w:hAnsi="바탕체" w:hint="eastAsia"/>
                <w:sz w:val="18"/>
                <w:szCs w:val="20"/>
              </w:rPr>
              <w:t>원사업자등</w:t>
            </w:r>
            <w:proofErr w:type="spellEnd"/>
          </w:p>
        </w:tc>
        <w:tc>
          <w:tcPr>
            <w:tcW w:w="7320" w:type="dxa"/>
            <w:vAlign w:val="center"/>
          </w:tcPr>
          <w:p w:rsidR="00DC51B9" w:rsidRPr="00CB41C0" w:rsidRDefault="00DC51B9" w:rsidP="00D07C3E">
            <w:pPr>
              <w:spacing w:line="312" w:lineRule="auto"/>
              <w:rPr>
                <w:rFonts w:ascii="HY신명조" w:eastAsia="HY신명조" w:hAnsi="바탕체"/>
                <w:sz w:val="18"/>
                <w:szCs w:val="20"/>
              </w:rPr>
            </w:pPr>
          </w:p>
        </w:tc>
      </w:tr>
      <w:tr w:rsidR="00DC51B9" w:rsidRPr="00CB41C0" w:rsidTr="00DC51B9">
        <w:trPr>
          <w:trHeight w:val="424"/>
        </w:trPr>
        <w:tc>
          <w:tcPr>
            <w:tcW w:w="1696" w:type="dxa"/>
            <w:vAlign w:val="center"/>
          </w:tcPr>
          <w:p w:rsidR="00DC51B9" w:rsidRPr="00CB41C0" w:rsidRDefault="00DC51B9" w:rsidP="004731D5">
            <w:pPr>
              <w:spacing w:line="312" w:lineRule="auto"/>
              <w:jc w:val="center"/>
              <w:rPr>
                <w:rFonts w:ascii="HY신명조" w:eastAsia="HY신명조" w:hAnsi="바탕체"/>
                <w:sz w:val="18"/>
                <w:szCs w:val="20"/>
              </w:rPr>
            </w:pPr>
            <w:proofErr w:type="spellStart"/>
            <w:r w:rsidRPr="00CB41C0">
              <w:rPr>
                <w:rFonts w:ascii="HY신명조" w:eastAsia="HY신명조" w:hAnsi="바탕체" w:hint="eastAsia"/>
                <w:sz w:val="18"/>
                <w:szCs w:val="20"/>
              </w:rPr>
              <w:t>수급사업자등</w:t>
            </w:r>
            <w:proofErr w:type="spellEnd"/>
          </w:p>
        </w:tc>
        <w:tc>
          <w:tcPr>
            <w:tcW w:w="7320" w:type="dxa"/>
            <w:vAlign w:val="center"/>
          </w:tcPr>
          <w:p w:rsidR="00DC51B9" w:rsidRPr="00CB41C0" w:rsidRDefault="00DC51B9" w:rsidP="00D07C3E">
            <w:pPr>
              <w:spacing w:line="312" w:lineRule="auto"/>
              <w:rPr>
                <w:rFonts w:ascii="HY신명조" w:eastAsia="HY신명조" w:hAnsi="바탕체"/>
                <w:sz w:val="18"/>
                <w:szCs w:val="20"/>
              </w:rPr>
            </w:pPr>
          </w:p>
        </w:tc>
      </w:tr>
    </w:tbl>
    <w:p w:rsidR="00DC51B9" w:rsidRPr="00CB41C0" w:rsidRDefault="00DC51B9" w:rsidP="00D07C3E">
      <w:pPr>
        <w:spacing w:line="312" w:lineRule="auto"/>
        <w:rPr>
          <w:rFonts w:ascii="HY신명조" w:eastAsia="HY신명조" w:hAnsi="바탕체"/>
          <w:szCs w:val="20"/>
        </w:rPr>
      </w:pPr>
    </w:p>
    <w:p w:rsidR="00D1112F" w:rsidRPr="00CB41C0" w:rsidRDefault="00D1112F" w:rsidP="00D1112F">
      <w:pPr>
        <w:spacing w:line="312" w:lineRule="auto"/>
        <w:rPr>
          <w:rFonts w:ascii="HY신명조" w:eastAsia="HY신명조" w:hAnsi="바탕체"/>
          <w:b/>
          <w:szCs w:val="20"/>
        </w:rPr>
      </w:pPr>
      <w:r w:rsidRPr="00CB41C0">
        <w:rPr>
          <w:rFonts w:ascii="HY신명조" w:eastAsia="HY신명조" w:hAnsi="바탕체" w:hint="eastAsia"/>
          <w:b/>
          <w:szCs w:val="20"/>
        </w:rPr>
        <w:t xml:space="preserve">제2조(해석) </w:t>
      </w:r>
    </w:p>
    <w:p w:rsidR="004731D5" w:rsidRPr="00CB41C0" w:rsidRDefault="00D1112F" w:rsidP="00D1112F">
      <w:pPr>
        <w:spacing w:line="312" w:lineRule="auto"/>
        <w:rPr>
          <w:rFonts w:ascii="HY신명조" w:eastAsia="HY신명조" w:hAnsi="바탕체"/>
          <w:szCs w:val="20"/>
        </w:rPr>
      </w:pPr>
      <w:r w:rsidRPr="00CB41C0">
        <w:rPr>
          <w:rFonts w:ascii="HY신명조" w:eastAsia="HY신명조" w:hAnsi="바탕체" w:hint="eastAsia"/>
          <w:szCs w:val="20"/>
        </w:rPr>
        <w:t xml:space="preserve">이 계약은 </w:t>
      </w:r>
      <w:r w:rsidRPr="00CB41C0">
        <w:rPr>
          <w:rFonts w:ascii="MS Mincho" w:eastAsia="MS Mincho" w:hAnsi="MS Mincho" w:cs="MS Mincho" w:hint="eastAsia"/>
          <w:szCs w:val="20"/>
        </w:rPr>
        <w:t>｢</w:t>
      </w:r>
      <w:r w:rsidRPr="00CB41C0">
        <w:rPr>
          <w:rFonts w:ascii="HY신명조" w:eastAsia="HY신명조" w:hAnsi="HY신명조" w:cs="HY신명조" w:hint="eastAsia"/>
          <w:szCs w:val="20"/>
        </w:rPr>
        <w:t>하</w:t>
      </w:r>
      <w:r w:rsidRPr="00CB41C0">
        <w:rPr>
          <w:rFonts w:ascii="HY신명조" w:eastAsia="HY신명조" w:hAnsi="바탕체" w:hint="eastAsia"/>
          <w:szCs w:val="20"/>
        </w:rPr>
        <w:t>도급거래 공정화에 관한 법률</w:t>
      </w:r>
      <w:r w:rsidRPr="00CB41C0">
        <w:rPr>
          <w:rFonts w:ascii="MS Mincho" w:eastAsia="MS Mincho" w:hAnsi="MS Mincho" w:cs="MS Mincho" w:hint="eastAsia"/>
          <w:szCs w:val="20"/>
        </w:rPr>
        <w:t>｣</w:t>
      </w:r>
      <w:r w:rsidRPr="00CB41C0">
        <w:rPr>
          <w:rFonts w:ascii="HY신명조" w:eastAsia="HY신명조" w:hAnsi="바탕체" w:hint="eastAsia"/>
          <w:szCs w:val="20"/>
        </w:rPr>
        <w:t xml:space="preserve"> 제16조(설계변경 등에 따른 하도급대금의 조정), 제16조의2(공급원가 등의 변동에 따른 하도급대금의 조정), </w:t>
      </w:r>
      <w:r w:rsidRPr="00CB41C0">
        <w:rPr>
          <w:rFonts w:ascii="MS Mincho" w:eastAsia="MS Mincho" w:hAnsi="MS Mincho" w:cs="MS Mincho" w:hint="eastAsia"/>
          <w:szCs w:val="20"/>
        </w:rPr>
        <w:t>｢</w:t>
      </w:r>
      <w:r w:rsidRPr="00CB41C0">
        <w:rPr>
          <w:rFonts w:ascii="HY신명조" w:eastAsia="HY신명조" w:hAnsi="HY신명조" w:cs="HY신명조" w:hint="eastAsia"/>
          <w:szCs w:val="20"/>
        </w:rPr>
        <w:t>대</w:t>
      </w:r>
      <w:r w:rsidRPr="00CB41C0">
        <w:rPr>
          <w:rFonts w:ascii="Times New Roman" w:eastAsia="HY신명조" w:hAnsi="Times New Roman" w:cs="Times New Roman"/>
          <w:szCs w:val="20"/>
        </w:rPr>
        <w:t>‧</w:t>
      </w:r>
      <w:r w:rsidRPr="00CB41C0">
        <w:rPr>
          <w:rFonts w:ascii="HY신명조" w:eastAsia="HY신명조" w:hAnsi="바탕체" w:hint="eastAsia"/>
          <w:szCs w:val="20"/>
        </w:rPr>
        <w:t>중소기업 상생협력 촉진에 관한 법</w:t>
      </w:r>
      <w:r w:rsidRPr="00CB41C0">
        <w:rPr>
          <w:rFonts w:ascii="HY신명조" w:eastAsia="HY신명조" w:hAnsi="바탕체" w:hint="eastAsia"/>
          <w:szCs w:val="20"/>
        </w:rPr>
        <w:lastRenderedPageBreak/>
        <w:t>률</w:t>
      </w:r>
      <w:r w:rsidRPr="00CB41C0">
        <w:rPr>
          <w:rFonts w:ascii="MS Mincho" w:eastAsia="MS Mincho" w:hAnsi="MS Mincho" w:cs="MS Mincho" w:hint="eastAsia"/>
          <w:szCs w:val="20"/>
        </w:rPr>
        <w:t>｣</w:t>
      </w:r>
      <w:r w:rsidRPr="00CB41C0">
        <w:rPr>
          <w:rFonts w:ascii="HY신명조" w:eastAsia="HY신명조" w:hAnsi="바탕체" w:hint="eastAsia"/>
          <w:szCs w:val="20"/>
        </w:rPr>
        <w:t xml:space="preserve"> 제22조의2(공급원가 변동에 따른 납품대금의 조정), 제25조(준수사항)제1항제4호의 적용을 배제하는 것으로 해석되지 않는다.</w:t>
      </w:r>
    </w:p>
    <w:p w:rsidR="00AE49CB" w:rsidRPr="00CB41C0" w:rsidRDefault="00AE49CB" w:rsidP="00D1112F">
      <w:pPr>
        <w:spacing w:line="312" w:lineRule="auto"/>
        <w:rPr>
          <w:rFonts w:ascii="HY신명조" w:eastAsia="HY신명조" w:hAnsi="바탕체"/>
          <w:szCs w:val="20"/>
        </w:rPr>
      </w:pPr>
    </w:p>
    <w:p w:rsidR="00E61BBA" w:rsidRPr="00CB41C0" w:rsidRDefault="00E61BBA" w:rsidP="00E61BBA">
      <w:pPr>
        <w:spacing w:line="312" w:lineRule="auto"/>
        <w:rPr>
          <w:rFonts w:ascii="HY신명조" w:eastAsia="HY신명조" w:hAnsi="바탕체"/>
          <w:b/>
          <w:szCs w:val="20"/>
        </w:rPr>
      </w:pPr>
      <w:r w:rsidRPr="00CB41C0">
        <w:rPr>
          <w:rFonts w:ascii="HY신명조" w:eastAsia="HY신명조" w:hAnsi="바탕체" w:hint="eastAsia"/>
          <w:b/>
          <w:szCs w:val="20"/>
        </w:rPr>
        <w:t xml:space="preserve">제3조(금지행위) </w:t>
      </w:r>
    </w:p>
    <w:p w:rsidR="00E61BBA" w:rsidRPr="00CB41C0" w:rsidRDefault="00E61BBA" w:rsidP="00E61BBA">
      <w:pPr>
        <w:spacing w:line="312" w:lineRule="auto"/>
        <w:rPr>
          <w:rFonts w:ascii="HY신명조" w:eastAsia="HY신명조" w:hAnsi="바탕체"/>
          <w:szCs w:val="20"/>
        </w:rPr>
      </w:pPr>
      <w:r w:rsidRPr="00CB41C0">
        <w:rPr>
          <w:rFonts w:ascii="HY신명조" w:eastAsia="HY신명조" w:hAnsi="바탕체" w:hint="eastAsia"/>
          <w:szCs w:val="20"/>
        </w:rPr>
        <w:t xml:space="preserve">① </w:t>
      </w:r>
      <w:proofErr w:type="spellStart"/>
      <w:r w:rsidRPr="00CB41C0">
        <w:rPr>
          <w:rFonts w:ascii="HY신명조" w:eastAsia="HY신명조" w:hAnsi="바탕체" w:hint="eastAsia"/>
          <w:szCs w:val="20"/>
        </w:rPr>
        <w:t>원사업자등은</w:t>
      </w:r>
      <w:proofErr w:type="spellEnd"/>
      <w:r w:rsidRPr="00CB41C0">
        <w:rPr>
          <w:rFonts w:ascii="HY신명조" w:eastAsia="HY신명조" w:hAnsi="바탕체" w:hint="eastAsia"/>
          <w:szCs w:val="20"/>
        </w:rPr>
        <w:t xml:space="preserve"> </w:t>
      </w:r>
      <w:proofErr w:type="spellStart"/>
      <w:r w:rsidRPr="00CB41C0">
        <w:rPr>
          <w:rFonts w:ascii="HY신명조" w:eastAsia="HY신명조" w:hAnsi="바탕체" w:hint="eastAsia"/>
          <w:szCs w:val="20"/>
        </w:rPr>
        <w:t>미연동</w:t>
      </w:r>
      <w:proofErr w:type="spellEnd"/>
      <w:r w:rsidRPr="00CB41C0">
        <w:rPr>
          <w:rFonts w:ascii="HY신명조" w:eastAsia="HY신명조" w:hAnsi="바탕체" w:hint="eastAsia"/>
          <w:szCs w:val="20"/>
        </w:rPr>
        <w:t xml:space="preserve"> 합의와 관련하여 하도급거래에 관한 거래상 지위 또는 수탁</w:t>
      </w:r>
      <w:r w:rsidRPr="00CB41C0">
        <w:rPr>
          <w:rFonts w:ascii="Times New Roman" w:eastAsia="HY신명조" w:hAnsi="Times New Roman" w:cs="Times New Roman"/>
          <w:szCs w:val="20"/>
        </w:rPr>
        <w:t>‧</w:t>
      </w:r>
      <w:r w:rsidRPr="00CB41C0">
        <w:rPr>
          <w:rFonts w:ascii="HY신명조" w:eastAsia="HY신명조" w:hAnsi="바탕체" w:hint="eastAsia"/>
          <w:szCs w:val="20"/>
        </w:rPr>
        <w:t>위탁거래에 관한 거래상 지위를 남용하거나 거짓 또는 그 밖의 부정한 방법을 사용하지 아니한다.</w:t>
      </w:r>
    </w:p>
    <w:p w:rsidR="00E61BBA" w:rsidRPr="00CB41C0" w:rsidRDefault="00E61BBA" w:rsidP="00E61BBA">
      <w:pPr>
        <w:spacing w:line="312" w:lineRule="auto"/>
        <w:rPr>
          <w:rFonts w:ascii="HY신명조" w:eastAsia="HY신명조" w:hAnsi="바탕체"/>
          <w:szCs w:val="20"/>
        </w:rPr>
      </w:pPr>
      <w:r w:rsidRPr="00CB41C0">
        <w:rPr>
          <w:rFonts w:ascii="HY신명조" w:eastAsia="HY신명조" w:hAnsi="바탕체" w:hint="eastAsia"/>
          <w:szCs w:val="20"/>
        </w:rPr>
        <w:t xml:space="preserve">② </w:t>
      </w:r>
      <w:proofErr w:type="spellStart"/>
      <w:r w:rsidRPr="00CB41C0">
        <w:rPr>
          <w:rFonts w:ascii="HY신명조" w:eastAsia="HY신명조" w:hAnsi="바탕체" w:hint="eastAsia"/>
          <w:szCs w:val="20"/>
        </w:rPr>
        <w:t>원사업자등이</w:t>
      </w:r>
      <w:proofErr w:type="spellEnd"/>
      <w:r w:rsidRPr="00CB41C0">
        <w:rPr>
          <w:rFonts w:ascii="HY신명조" w:eastAsia="HY신명조" w:hAnsi="바탕체" w:hint="eastAsia"/>
          <w:szCs w:val="20"/>
        </w:rPr>
        <w:t xml:space="preserve"> 제1항을 위반한 경우 </w:t>
      </w:r>
      <w:proofErr w:type="spellStart"/>
      <w:r w:rsidRPr="00CB41C0">
        <w:rPr>
          <w:rFonts w:ascii="HY신명조" w:eastAsia="HY신명조" w:hAnsi="바탕체" w:hint="eastAsia"/>
          <w:szCs w:val="20"/>
        </w:rPr>
        <w:t>수급사업자등은</w:t>
      </w:r>
      <w:proofErr w:type="spellEnd"/>
      <w:r w:rsidRPr="00CB41C0">
        <w:rPr>
          <w:rFonts w:ascii="HY신명조" w:eastAsia="HY신명조" w:hAnsi="바탕체" w:hint="eastAsia"/>
          <w:szCs w:val="20"/>
        </w:rPr>
        <w:t xml:space="preserve"> 주요 </w:t>
      </w:r>
      <w:r w:rsidR="009241BB" w:rsidRPr="00CB41C0">
        <w:rPr>
          <w:rFonts w:ascii="HY신명조" w:eastAsia="HY신명조" w:hAnsi="바탕체" w:hint="eastAsia"/>
          <w:szCs w:val="20"/>
        </w:rPr>
        <w:t>원재료</w:t>
      </w:r>
      <w:r w:rsidRPr="00CB41C0">
        <w:rPr>
          <w:rFonts w:ascii="HY신명조" w:eastAsia="HY신명조" w:hAnsi="바탕체" w:hint="eastAsia"/>
          <w:szCs w:val="20"/>
        </w:rPr>
        <w:t xml:space="preserve">에 대해 </w:t>
      </w:r>
      <w:proofErr w:type="spellStart"/>
      <w:r w:rsidRPr="00CB41C0">
        <w:rPr>
          <w:rFonts w:ascii="HY신명조" w:eastAsia="HY신명조" w:hAnsi="바탕체" w:hint="eastAsia"/>
          <w:szCs w:val="20"/>
        </w:rPr>
        <w:t>하도급대금등</w:t>
      </w:r>
      <w:proofErr w:type="spellEnd"/>
      <w:r w:rsidRPr="00CB41C0">
        <w:rPr>
          <w:rFonts w:ascii="HY신명조" w:eastAsia="HY신명조" w:hAnsi="바탕체" w:hint="eastAsia"/>
          <w:szCs w:val="20"/>
        </w:rPr>
        <w:t xml:space="preserve"> 연동계약의 체결을 요구할 수 있으며, </w:t>
      </w:r>
      <w:proofErr w:type="spellStart"/>
      <w:r w:rsidRPr="00CB41C0">
        <w:rPr>
          <w:rFonts w:ascii="HY신명조" w:eastAsia="HY신명조" w:hAnsi="바탕체" w:hint="eastAsia"/>
          <w:szCs w:val="20"/>
        </w:rPr>
        <w:t>원사업자등은</w:t>
      </w:r>
      <w:proofErr w:type="spellEnd"/>
      <w:r w:rsidRPr="00CB41C0">
        <w:rPr>
          <w:rFonts w:ascii="HY신명조" w:eastAsia="HY신명조" w:hAnsi="바탕체" w:hint="eastAsia"/>
          <w:szCs w:val="20"/>
        </w:rPr>
        <w:t xml:space="preserve"> 이에 응하여 연동 관련 의무를 준수해야 한다.</w:t>
      </w:r>
    </w:p>
    <w:p w:rsidR="00E61BBA" w:rsidRPr="00CB41C0" w:rsidRDefault="00E61BBA" w:rsidP="00E61BBA">
      <w:pPr>
        <w:spacing w:line="312" w:lineRule="auto"/>
        <w:rPr>
          <w:rFonts w:ascii="HY신명조" w:eastAsia="HY신명조" w:hAnsi="바탕체"/>
          <w:szCs w:val="20"/>
        </w:rPr>
      </w:pPr>
    </w:p>
    <w:p w:rsidR="00E61BBA" w:rsidRPr="00CB41C0" w:rsidRDefault="00E61BBA" w:rsidP="00E61BBA">
      <w:pPr>
        <w:spacing w:line="312" w:lineRule="auto"/>
        <w:rPr>
          <w:rFonts w:ascii="HY신명조" w:eastAsia="HY신명조" w:hAnsi="바탕체"/>
          <w:szCs w:val="20"/>
        </w:rPr>
      </w:pPr>
    </w:p>
    <w:p w:rsidR="00AE49CB" w:rsidRPr="00CB41C0" w:rsidRDefault="00E61BBA" w:rsidP="00E61BBA">
      <w:pPr>
        <w:spacing w:line="312" w:lineRule="auto"/>
        <w:rPr>
          <w:rFonts w:ascii="HY신명조" w:eastAsia="HY신명조" w:hAnsi="바탕체"/>
          <w:szCs w:val="20"/>
        </w:rPr>
      </w:pPr>
      <w:r w:rsidRPr="00CB41C0">
        <w:rPr>
          <w:rFonts w:ascii="HY신명조" w:eastAsia="HY신명조" w:hAnsi="바탕체" w:hint="eastAsia"/>
          <w:szCs w:val="20"/>
        </w:rPr>
        <w:t>이 계약의 체결사실 및 계약내용을 증명하기 위하여 이 계약서를 2부 작성하여 양 당사자가 각각 서명 또는 기명날인한 후 각자 1부씩 보관한다.</w:t>
      </w:r>
    </w:p>
    <w:p w:rsidR="00B21EF3" w:rsidRPr="00CB41C0" w:rsidRDefault="00B21EF3" w:rsidP="00E61BBA">
      <w:pPr>
        <w:spacing w:line="312" w:lineRule="auto"/>
        <w:rPr>
          <w:rFonts w:ascii="HY신명조" w:eastAsia="HY신명조" w:hAnsi="바탕체"/>
          <w:szCs w:val="20"/>
        </w:rPr>
      </w:pPr>
    </w:p>
    <w:p w:rsidR="00B21EF3" w:rsidRPr="00CB41C0" w:rsidRDefault="00B21EF3" w:rsidP="00E61BBA">
      <w:pPr>
        <w:spacing w:line="312" w:lineRule="auto"/>
        <w:rPr>
          <w:rFonts w:ascii="HY신명조" w:eastAsia="HY신명조" w:hAnsi="바탕체"/>
          <w:szCs w:val="20"/>
        </w:rPr>
      </w:pPr>
    </w:p>
    <w:p w:rsidR="00B21EF3" w:rsidRPr="00CB41C0" w:rsidRDefault="00B21EF3" w:rsidP="00B21EF3">
      <w:pPr>
        <w:spacing w:line="312" w:lineRule="auto"/>
        <w:jc w:val="center"/>
        <w:rPr>
          <w:rFonts w:ascii="HY신명조" w:eastAsia="HY신명조" w:hAnsi="바탕체"/>
          <w:szCs w:val="20"/>
        </w:rPr>
      </w:pPr>
      <w:r w:rsidRPr="00CB41C0">
        <w:rPr>
          <w:rFonts w:ascii="HY신명조" w:eastAsia="HY신명조" w:hAnsi="바탕체" w:hint="eastAsia"/>
          <w:szCs w:val="20"/>
        </w:rPr>
        <w:t>년     월     일</w:t>
      </w:r>
    </w:p>
    <w:p w:rsidR="00B21EF3" w:rsidRPr="00CB41C0" w:rsidRDefault="00B21EF3" w:rsidP="00B21EF3">
      <w:pPr>
        <w:spacing w:line="312" w:lineRule="auto"/>
        <w:jc w:val="center"/>
        <w:rPr>
          <w:rFonts w:ascii="HY신명조" w:eastAsia="HY신명조" w:hAnsi="바탕체"/>
          <w:szCs w:val="20"/>
        </w:rPr>
      </w:pPr>
    </w:p>
    <w:p w:rsidR="00B21EF3" w:rsidRPr="00CB41C0" w:rsidRDefault="00B21EF3" w:rsidP="00B21EF3">
      <w:pPr>
        <w:spacing w:line="312" w:lineRule="auto"/>
        <w:jc w:val="center"/>
        <w:rPr>
          <w:rFonts w:ascii="HY신명조" w:eastAsia="HY신명조" w:hAnsi="바탕체"/>
          <w:szCs w:val="20"/>
        </w:rPr>
      </w:pPr>
    </w:p>
    <w:tbl>
      <w:tblPr>
        <w:tblOverlap w:val="never"/>
        <w:tblW w:w="9013" w:type="dxa"/>
        <w:tblInd w:w="102"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000" w:firstRow="0" w:lastRow="0" w:firstColumn="0" w:lastColumn="0" w:noHBand="0" w:noVBand="0"/>
      </w:tblPr>
      <w:tblGrid>
        <w:gridCol w:w="4483"/>
        <w:gridCol w:w="4530"/>
      </w:tblGrid>
      <w:tr w:rsidR="00CB41C0" w:rsidRPr="00CB41C0" w:rsidTr="00EB7F2E">
        <w:trPr>
          <w:trHeight w:val="539"/>
        </w:trPr>
        <w:tc>
          <w:tcPr>
            <w:tcW w:w="4483" w:type="dxa"/>
            <w:tcBorders>
              <w:top w:val="none" w:sz="3" w:space="0" w:color="000000"/>
              <w:left w:val="none" w:sz="3" w:space="0" w:color="000000"/>
              <w:bottom w:val="none" w:sz="3" w:space="0" w:color="000000"/>
              <w:right w:val="none" w:sz="3" w:space="0" w:color="000000"/>
            </w:tcBorders>
            <w:vAlign w:val="center"/>
          </w:tcPr>
          <w:p w:rsidR="00B21EF3" w:rsidRPr="00CB41C0" w:rsidRDefault="00B21EF3" w:rsidP="00EB7F2E">
            <w:pPr>
              <w:spacing w:line="312" w:lineRule="auto"/>
              <w:rPr>
                <w:rFonts w:ascii="HY신명조" w:eastAsia="HY신명조" w:hAnsi="바탕체"/>
                <w:szCs w:val="20"/>
              </w:rPr>
            </w:pPr>
            <w:r w:rsidRPr="00CB41C0">
              <w:rPr>
                <w:rFonts w:ascii="HY신명조" w:eastAsia="HY신명조" w:hAnsi="바탕체" w:hint="eastAsia"/>
                <w:szCs w:val="20"/>
              </w:rPr>
              <w:t>원사업자</w:t>
            </w:r>
          </w:p>
          <w:p w:rsidR="00B21EF3" w:rsidRPr="00CB41C0" w:rsidRDefault="00B21EF3" w:rsidP="00EB7F2E">
            <w:pPr>
              <w:spacing w:line="312" w:lineRule="auto"/>
              <w:rPr>
                <w:rFonts w:ascii="HY신명조" w:eastAsia="HY신명조" w:hAnsi="바탕체"/>
                <w:szCs w:val="20"/>
              </w:rPr>
            </w:pPr>
          </w:p>
        </w:tc>
        <w:tc>
          <w:tcPr>
            <w:tcW w:w="4531" w:type="dxa"/>
            <w:tcBorders>
              <w:top w:val="none" w:sz="3" w:space="0" w:color="000000"/>
              <w:left w:val="none" w:sz="3" w:space="0" w:color="000000"/>
              <w:bottom w:val="none" w:sz="3" w:space="0" w:color="000000"/>
              <w:right w:val="none" w:sz="3" w:space="0" w:color="000000"/>
            </w:tcBorders>
            <w:vAlign w:val="center"/>
          </w:tcPr>
          <w:p w:rsidR="00B21EF3" w:rsidRPr="00CB41C0" w:rsidRDefault="00B21EF3" w:rsidP="00EB7F2E">
            <w:pPr>
              <w:spacing w:line="312" w:lineRule="auto"/>
              <w:rPr>
                <w:rFonts w:ascii="HY신명조" w:eastAsia="HY신명조" w:hAnsi="바탕체"/>
                <w:szCs w:val="20"/>
              </w:rPr>
            </w:pPr>
            <w:r w:rsidRPr="00CB41C0">
              <w:rPr>
                <w:rFonts w:ascii="HY신명조" w:eastAsia="HY신명조" w:hAnsi="바탕체" w:hint="eastAsia"/>
                <w:szCs w:val="20"/>
              </w:rPr>
              <w:t>수급사업자</w:t>
            </w:r>
          </w:p>
          <w:p w:rsidR="00B21EF3" w:rsidRPr="00CB41C0" w:rsidRDefault="00B21EF3" w:rsidP="00EB7F2E">
            <w:pPr>
              <w:spacing w:line="312" w:lineRule="auto"/>
              <w:rPr>
                <w:rFonts w:ascii="HY신명조" w:eastAsia="HY신명조" w:hAnsi="바탕체"/>
                <w:szCs w:val="20"/>
              </w:rPr>
            </w:pPr>
          </w:p>
        </w:tc>
      </w:tr>
      <w:tr w:rsidR="00B21EF3" w:rsidRPr="00CB41C0" w:rsidTr="00EB7F2E">
        <w:trPr>
          <w:trHeight w:val="56"/>
        </w:trPr>
        <w:tc>
          <w:tcPr>
            <w:tcW w:w="4483" w:type="dxa"/>
            <w:tcBorders>
              <w:top w:val="none" w:sz="3" w:space="0" w:color="000000"/>
              <w:left w:val="none" w:sz="3" w:space="0" w:color="000000"/>
              <w:bottom w:val="none" w:sz="3" w:space="0" w:color="000000"/>
              <w:right w:val="none" w:sz="3" w:space="0" w:color="000000"/>
            </w:tcBorders>
            <w:vAlign w:val="center"/>
          </w:tcPr>
          <w:p w:rsidR="00B21EF3" w:rsidRPr="00CB41C0" w:rsidRDefault="00B21EF3" w:rsidP="00EB7F2E">
            <w:pPr>
              <w:spacing w:line="312" w:lineRule="auto"/>
              <w:rPr>
                <w:rFonts w:ascii="HY신명조" w:eastAsia="HY신명조" w:hAnsi="바탕체"/>
                <w:szCs w:val="20"/>
              </w:rPr>
            </w:pPr>
            <w:r w:rsidRPr="00CB41C0">
              <w:rPr>
                <w:rFonts w:ascii="HY신명조" w:eastAsia="HY신명조" w:hAnsi="바탕체" w:hint="eastAsia"/>
                <w:szCs w:val="20"/>
              </w:rPr>
              <w:t xml:space="preserve">상호 또는 </w:t>
            </w:r>
            <w:proofErr w:type="gramStart"/>
            <w:r w:rsidRPr="00CB41C0">
              <w:rPr>
                <w:rFonts w:ascii="HY신명조" w:eastAsia="HY신명조" w:hAnsi="바탕체" w:hint="eastAsia"/>
                <w:szCs w:val="20"/>
              </w:rPr>
              <w:t>명칭 :</w:t>
            </w:r>
            <w:proofErr w:type="gramEnd"/>
            <w:r w:rsidRPr="00CB41C0">
              <w:rPr>
                <w:rFonts w:ascii="HY신명조" w:eastAsia="HY신명조" w:hAnsi="바탕체" w:hint="eastAsia"/>
                <w:szCs w:val="20"/>
              </w:rPr>
              <w:t xml:space="preserve">                 </w:t>
            </w:r>
          </w:p>
          <w:p w:rsidR="00B21EF3" w:rsidRPr="00CB41C0" w:rsidRDefault="00B21EF3" w:rsidP="00EB7F2E">
            <w:pPr>
              <w:spacing w:line="312" w:lineRule="auto"/>
              <w:rPr>
                <w:rFonts w:ascii="HY신명조" w:eastAsia="HY신명조" w:hAnsi="바탕체"/>
                <w:szCs w:val="20"/>
              </w:rPr>
            </w:pPr>
            <w:proofErr w:type="gramStart"/>
            <w:r w:rsidRPr="00CB41C0">
              <w:rPr>
                <w:rFonts w:ascii="HY신명조" w:eastAsia="HY신명조" w:hAnsi="바탕체" w:hint="eastAsia"/>
                <w:szCs w:val="20"/>
              </w:rPr>
              <w:t>전화번호 :</w:t>
            </w:r>
            <w:proofErr w:type="gramEnd"/>
          </w:p>
          <w:p w:rsidR="00B21EF3" w:rsidRPr="00CB41C0" w:rsidRDefault="00B21EF3" w:rsidP="00EB7F2E">
            <w:pPr>
              <w:spacing w:line="312" w:lineRule="auto"/>
              <w:rPr>
                <w:rFonts w:ascii="HY신명조" w:eastAsia="HY신명조" w:hAnsi="바탕체"/>
                <w:szCs w:val="20"/>
              </w:rPr>
            </w:pPr>
            <w:r w:rsidRPr="00CB41C0">
              <w:rPr>
                <w:rFonts w:ascii="HY신명조" w:eastAsia="HY신명조" w:hAnsi="바탕체" w:hint="eastAsia"/>
                <w:szCs w:val="20"/>
              </w:rPr>
              <w:t xml:space="preserve">주    </w:t>
            </w:r>
            <w:proofErr w:type="gramStart"/>
            <w:r w:rsidRPr="00CB41C0">
              <w:rPr>
                <w:rFonts w:ascii="HY신명조" w:eastAsia="HY신명조" w:hAnsi="바탕체" w:hint="eastAsia"/>
                <w:szCs w:val="20"/>
              </w:rPr>
              <w:t>소 :</w:t>
            </w:r>
            <w:proofErr w:type="gramEnd"/>
          </w:p>
          <w:p w:rsidR="00B21EF3" w:rsidRPr="00CB41C0" w:rsidRDefault="00B21EF3" w:rsidP="00EB7F2E">
            <w:pPr>
              <w:spacing w:line="312" w:lineRule="auto"/>
              <w:rPr>
                <w:rFonts w:ascii="HY신명조" w:eastAsia="HY신명조" w:hAnsi="바탕체"/>
                <w:szCs w:val="20"/>
              </w:rPr>
            </w:pPr>
            <w:r w:rsidRPr="00CB41C0">
              <w:rPr>
                <w:rFonts w:ascii="HY신명조" w:eastAsia="HY신명조" w:hAnsi="바탕체" w:hint="eastAsia"/>
                <w:szCs w:val="20"/>
              </w:rPr>
              <w:t xml:space="preserve">대표자 </w:t>
            </w:r>
            <w:proofErr w:type="gramStart"/>
            <w:r w:rsidRPr="00CB41C0">
              <w:rPr>
                <w:rFonts w:ascii="HY신명조" w:eastAsia="HY신명조" w:hAnsi="바탕체" w:hint="eastAsia"/>
                <w:szCs w:val="20"/>
              </w:rPr>
              <w:t>성명 :</w:t>
            </w:r>
            <w:proofErr w:type="gramEnd"/>
            <w:r w:rsidRPr="00CB41C0">
              <w:rPr>
                <w:rFonts w:ascii="HY신명조" w:eastAsia="HY신명조" w:hAnsi="바탕체" w:hint="eastAsia"/>
                <w:szCs w:val="20"/>
              </w:rPr>
              <w:t xml:space="preserve">                 (인)</w:t>
            </w:r>
          </w:p>
          <w:p w:rsidR="00B21EF3" w:rsidRPr="00CB41C0" w:rsidRDefault="00B21EF3" w:rsidP="00EB7F2E">
            <w:pPr>
              <w:spacing w:line="312" w:lineRule="auto"/>
              <w:rPr>
                <w:rFonts w:ascii="HY신명조" w:eastAsia="HY신명조" w:hAnsi="바탕체"/>
                <w:szCs w:val="20"/>
              </w:rPr>
            </w:pPr>
            <w:r w:rsidRPr="00CB41C0">
              <w:rPr>
                <w:rFonts w:ascii="HY신명조" w:eastAsia="HY신명조" w:hAnsi="바탕체" w:hint="eastAsia"/>
                <w:szCs w:val="20"/>
              </w:rPr>
              <w:t>사업자(법인)번호 :</w:t>
            </w:r>
          </w:p>
        </w:tc>
        <w:tc>
          <w:tcPr>
            <w:tcW w:w="4531" w:type="dxa"/>
            <w:tcBorders>
              <w:top w:val="none" w:sz="3" w:space="0" w:color="000000"/>
              <w:left w:val="none" w:sz="3" w:space="0" w:color="000000"/>
              <w:bottom w:val="none" w:sz="3" w:space="0" w:color="000000"/>
              <w:right w:val="none" w:sz="3" w:space="0" w:color="000000"/>
            </w:tcBorders>
            <w:vAlign w:val="center"/>
          </w:tcPr>
          <w:p w:rsidR="00B21EF3" w:rsidRPr="00CB41C0" w:rsidRDefault="00B21EF3" w:rsidP="00EB7F2E">
            <w:pPr>
              <w:spacing w:line="312" w:lineRule="auto"/>
              <w:rPr>
                <w:rFonts w:ascii="HY신명조" w:eastAsia="HY신명조" w:hAnsi="바탕체"/>
                <w:szCs w:val="20"/>
              </w:rPr>
            </w:pPr>
            <w:r w:rsidRPr="00CB41C0">
              <w:rPr>
                <w:rFonts w:ascii="HY신명조" w:eastAsia="HY신명조" w:hAnsi="바탕체" w:hint="eastAsia"/>
                <w:szCs w:val="20"/>
              </w:rPr>
              <w:t xml:space="preserve">상호 또는 </w:t>
            </w:r>
            <w:proofErr w:type="gramStart"/>
            <w:r w:rsidRPr="00CB41C0">
              <w:rPr>
                <w:rFonts w:ascii="HY신명조" w:eastAsia="HY신명조" w:hAnsi="바탕체" w:hint="eastAsia"/>
                <w:szCs w:val="20"/>
              </w:rPr>
              <w:t>명칭 :</w:t>
            </w:r>
            <w:proofErr w:type="gramEnd"/>
            <w:r w:rsidRPr="00CB41C0">
              <w:rPr>
                <w:rFonts w:ascii="HY신명조" w:eastAsia="HY신명조" w:hAnsi="바탕체" w:hint="eastAsia"/>
                <w:szCs w:val="20"/>
              </w:rPr>
              <w:t xml:space="preserve">                 </w:t>
            </w:r>
          </w:p>
          <w:p w:rsidR="00B21EF3" w:rsidRPr="00CB41C0" w:rsidRDefault="00B21EF3" w:rsidP="00EB7F2E">
            <w:pPr>
              <w:spacing w:line="312" w:lineRule="auto"/>
              <w:rPr>
                <w:rFonts w:ascii="HY신명조" w:eastAsia="HY신명조" w:hAnsi="바탕체"/>
                <w:szCs w:val="20"/>
              </w:rPr>
            </w:pPr>
            <w:proofErr w:type="gramStart"/>
            <w:r w:rsidRPr="00CB41C0">
              <w:rPr>
                <w:rFonts w:ascii="HY신명조" w:eastAsia="HY신명조" w:hAnsi="바탕체" w:hint="eastAsia"/>
                <w:szCs w:val="20"/>
              </w:rPr>
              <w:t>전화번호 :</w:t>
            </w:r>
            <w:proofErr w:type="gramEnd"/>
          </w:p>
          <w:p w:rsidR="00B21EF3" w:rsidRPr="00CB41C0" w:rsidRDefault="00B21EF3" w:rsidP="00EB7F2E">
            <w:pPr>
              <w:spacing w:line="312" w:lineRule="auto"/>
              <w:rPr>
                <w:rFonts w:ascii="HY신명조" w:eastAsia="HY신명조" w:hAnsi="바탕체"/>
                <w:szCs w:val="20"/>
              </w:rPr>
            </w:pPr>
            <w:r w:rsidRPr="00CB41C0">
              <w:rPr>
                <w:rFonts w:ascii="HY신명조" w:eastAsia="HY신명조" w:hAnsi="바탕체" w:hint="eastAsia"/>
                <w:szCs w:val="20"/>
              </w:rPr>
              <w:t xml:space="preserve">주    </w:t>
            </w:r>
            <w:proofErr w:type="gramStart"/>
            <w:r w:rsidRPr="00CB41C0">
              <w:rPr>
                <w:rFonts w:ascii="HY신명조" w:eastAsia="HY신명조" w:hAnsi="바탕체" w:hint="eastAsia"/>
                <w:szCs w:val="20"/>
              </w:rPr>
              <w:t>소 :</w:t>
            </w:r>
            <w:proofErr w:type="gramEnd"/>
          </w:p>
          <w:p w:rsidR="00B21EF3" w:rsidRPr="00CB41C0" w:rsidRDefault="00B21EF3" w:rsidP="00EB7F2E">
            <w:pPr>
              <w:spacing w:line="312" w:lineRule="auto"/>
              <w:rPr>
                <w:rFonts w:ascii="HY신명조" w:eastAsia="HY신명조" w:hAnsi="바탕체"/>
                <w:szCs w:val="20"/>
              </w:rPr>
            </w:pPr>
            <w:r w:rsidRPr="00CB41C0">
              <w:rPr>
                <w:rFonts w:ascii="HY신명조" w:eastAsia="HY신명조" w:hAnsi="바탕체" w:hint="eastAsia"/>
                <w:szCs w:val="20"/>
              </w:rPr>
              <w:t xml:space="preserve">대표자 </w:t>
            </w:r>
            <w:proofErr w:type="gramStart"/>
            <w:r w:rsidRPr="00CB41C0">
              <w:rPr>
                <w:rFonts w:ascii="HY신명조" w:eastAsia="HY신명조" w:hAnsi="바탕체" w:hint="eastAsia"/>
                <w:szCs w:val="20"/>
              </w:rPr>
              <w:t>성명 :</w:t>
            </w:r>
            <w:proofErr w:type="gramEnd"/>
            <w:r w:rsidRPr="00CB41C0">
              <w:rPr>
                <w:rFonts w:ascii="HY신명조" w:eastAsia="HY신명조" w:hAnsi="바탕체" w:hint="eastAsia"/>
                <w:szCs w:val="20"/>
              </w:rPr>
              <w:t xml:space="preserve">                 (인)</w:t>
            </w:r>
          </w:p>
          <w:p w:rsidR="00B21EF3" w:rsidRPr="00CB41C0" w:rsidRDefault="00B21EF3" w:rsidP="00EB7F2E">
            <w:pPr>
              <w:spacing w:line="312" w:lineRule="auto"/>
              <w:rPr>
                <w:rFonts w:ascii="HY신명조" w:eastAsia="HY신명조" w:hAnsi="바탕체"/>
                <w:szCs w:val="20"/>
              </w:rPr>
            </w:pPr>
            <w:r w:rsidRPr="00CB41C0">
              <w:rPr>
                <w:rFonts w:ascii="HY신명조" w:eastAsia="HY신명조" w:hAnsi="바탕체" w:hint="eastAsia"/>
                <w:szCs w:val="20"/>
              </w:rPr>
              <w:t>사업자(법인)번호 :</w:t>
            </w:r>
          </w:p>
        </w:tc>
      </w:tr>
    </w:tbl>
    <w:p w:rsidR="00B21EF3" w:rsidRPr="00CB41C0" w:rsidRDefault="00B21EF3" w:rsidP="00B21EF3">
      <w:pPr>
        <w:spacing w:line="312" w:lineRule="auto"/>
        <w:jc w:val="center"/>
        <w:rPr>
          <w:rFonts w:ascii="HY신명조" w:eastAsia="HY신명조" w:hAnsi="바탕체"/>
          <w:szCs w:val="20"/>
        </w:rPr>
      </w:pPr>
    </w:p>
    <w:p w:rsidR="00B21EF3" w:rsidRPr="00CB41C0" w:rsidRDefault="00B21EF3" w:rsidP="00B21EF3">
      <w:pPr>
        <w:spacing w:line="312" w:lineRule="auto"/>
        <w:jc w:val="center"/>
        <w:rPr>
          <w:rFonts w:ascii="HY신명조" w:eastAsia="HY신명조" w:hAnsi="바탕체"/>
          <w:szCs w:val="20"/>
        </w:rPr>
      </w:pPr>
    </w:p>
    <w:p w:rsidR="00B21EF3" w:rsidRPr="00CB41C0" w:rsidRDefault="00B21EF3" w:rsidP="00B21EF3">
      <w:pPr>
        <w:spacing w:line="312" w:lineRule="auto"/>
        <w:jc w:val="center"/>
        <w:rPr>
          <w:rFonts w:ascii="HY신명조" w:eastAsia="HY신명조" w:hAnsi="바탕체"/>
          <w:szCs w:val="20"/>
        </w:rPr>
      </w:pPr>
    </w:p>
    <w:p w:rsidR="00B21EF3" w:rsidRPr="00CB41C0" w:rsidRDefault="00B21EF3" w:rsidP="00B21EF3">
      <w:pPr>
        <w:spacing w:line="312" w:lineRule="auto"/>
        <w:jc w:val="center"/>
        <w:rPr>
          <w:rFonts w:ascii="HY신명조" w:eastAsia="HY신명조" w:hAnsi="바탕체"/>
          <w:szCs w:val="20"/>
        </w:rPr>
      </w:pPr>
    </w:p>
    <w:p w:rsidR="00B21EF3" w:rsidRPr="00CB41C0" w:rsidRDefault="00B21EF3" w:rsidP="00E61BBA">
      <w:pPr>
        <w:spacing w:line="312" w:lineRule="auto"/>
        <w:rPr>
          <w:rFonts w:ascii="HY신명조" w:eastAsia="HY신명조" w:hAnsi="바탕체"/>
          <w:szCs w:val="20"/>
        </w:rPr>
      </w:pPr>
    </w:p>
    <w:sectPr w:rsidR="00B21EF3" w:rsidRPr="00CB41C0">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52C63" w:rsidRDefault="00052C63" w:rsidP="0095120E">
      <w:pPr>
        <w:spacing w:after="0" w:line="240" w:lineRule="auto"/>
      </w:pPr>
      <w:r>
        <w:separator/>
      </w:r>
    </w:p>
  </w:endnote>
  <w:endnote w:type="continuationSeparator" w:id="0">
    <w:p w:rsidR="00052C63" w:rsidRDefault="00052C63" w:rsidP="009512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휴먼명조">
    <w:altName w:val="맑은 고딕"/>
    <w:charset w:val="81"/>
    <w:family w:val="auto"/>
    <w:pitch w:val="variable"/>
    <w:sig w:usb0="800002A7" w:usb1="19D77CFB" w:usb2="00000010" w:usb3="00000000" w:csb0="00080000" w:csb1="00000000"/>
  </w:font>
  <w:font w:name="함초롬바탕">
    <w:panose1 w:val="02030604000101010101"/>
    <w:charset w:val="81"/>
    <w:family w:val="roman"/>
    <w:pitch w:val="variable"/>
    <w:sig w:usb0="F7002EFF" w:usb1="19DFFFFF" w:usb2="001BFDD7" w:usb3="00000000" w:csb0="001F01FF" w:csb1="00000000"/>
  </w:font>
  <w:font w:name="맑은 고딕">
    <w:panose1 w:val="020B0503020000020004"/>
    <w:charset w:val="81"/>
    <w:family w:val="modern"/>
    <w:pitch w:val="variable"/>
    <w:sig w:usb0="9000002F" w:usb1="29D77CFB" w:usb2="00000012" w:usb3="00000000" w:csb0="00080001" w:csb1="00000000"/>
  </w:font>
  <w:font w:name="HY신명조">
    <w:panose1 w:val="02030600000101010101"/>
    <w:charset w:val="81"/>
    <w:family w:val="roman"/>
    <w:pitch w:val="variable"/>
    <w:sig w:usb0="900002A7" w:usb1="29D77CF9" w:usb2="00000010" w:usb3="00000000" w:csb0="00080000" w:csb1="00000000"/>
  </w:font>
  <w:font w:name="바탕체">
    <w:panose1 w:val="02030609000101010101"/>
    <w:charset w:val="81"/>
    <w:family w:val="roman"/>
    <w:pitch w:val="fixed"/>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바탕">
    <w:altName w:val="Batang"/>
    <w:panose1 w:val="02030600000101010101"/>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52C63" w:rsidRDefault="00052C63" w:rsidP="0095120E">
      <w:pPr>
        <w:spacing w:after="0" w:line="240" w:lineRule="auto"/>
      </w:pPr>
      <w:r>
        <w:separator/>
      </w:r>
    </w:p>
  </w:footnote>
  <w:footnote w:type="continuationSeparator" w:id="0">
    <w:p w:rsidR="00052C63" w:rsidRDefault="00052C63" w:rsidP="009512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D120414"/>
    <w:multiLevelType w:val="hybridMultilevel"/>
    <w:tmpl w:val="4FB40E22"/>
    <w:lvl w:ilvl="0" w:tplc="7E52B0C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15:restartNumberingAfterBreak="0">
    <w:nsid w:val="224A379B"/>
    <w:multiLevelType w:val="multilevel"/>
    <w:tmpl w:val="DDBE570E"/>
    <w:lvl w:ilvl="0">
      <w:start w:val="1"/>
      <w:numFmt w:val="decimalEnclosedCircle"/>
      <w:suff w:val="space"/>
      <w:lvlText w:val="%1"/>
      <w:lvlJc w:val="left"/>
      <w:rPr>
        <w:rFonts w:ascii="휴먼명조" w:eastAsia="휴먼명조" w:hAnsi="휴먼명조"/>
        <w:color w:val="000000"/>
      </w:rPr>
    </w:lvl>
    <w:lvl w:ilvl="1">
      <w:start w:val="1"/>
      <w:numFmt w:val="chosung"/>
      <w:suff w:val="space"/>
      <w:lvlText w:val="(%2)"/>
      <w:lvlJc w:val="left"/>
      <w:rPr>
        <w:rFonts w:ascii="휴먼명조" w:eastAsia="휴먼명조" w:hAnsi="휴먼명조"/>
        <w:color w:val="000000"/>
      </w:rPr>
    </w:lvl>
    <w:lvl w:ilvl="2">
      <w:start w:val="1"/>
      <w:numFmt w:val="lowerLetter"/>
      <w:suff w:val="space"/>
      <w:lvlText w:val="(%3)"/>
      <w:lvlJc w:val="left"/>
      <w:rPr>
        <w:rFonts w:ascii="휴먼명조" w:eastAsia="휴먼명조" w:hAnsi="휴먼명조"/>
        <w:color w:val="000000"/>
      </w:rPr>
    </w:lvl>
    <w:lvl w:ilvl="3">
      <w:start w:val="1"/>
      <w:numFmt w:val="decimal"/>
      <w:suff w:val="space"/>
      <w:lvlText w:val="%4)"/>
      <w:lvlJc w:val="left"/>
      <w:rPr>
        <w:rFonts w:ascii="휴먼명조" w:eastAsia="휴먼명조" w:hAnsi="휴먼명조"/>
        <w:color w:val="000000"/>
      </w:rPr>
    </w:lvl>
    <w:lvl w:ilvl="4">
      <w:start w:val="1"/>
      <w:numFmt w:val="chosung"/>
      <w:suff w:val="space"/>
      <w:lvlText w:val="%5)"/>
      <w:lvlJc w:val="left"/>
      <w:rPr>
        <w:rFonts w:ascii="휴먼명조" w:eastAsia="휴먼명조" w:hAnsi="휴먼명조"/>
        <w:color w:val="000000"/>
      </w:rPr>
    </w:lvl>
    <w:lvl w:ilvl="5">
      <w:start w:val="1"/>
      <w:numFmt w:val="lowerLetter"/>
      <w:suff w:val="space"/>
      <w:lvlText w:val="%6)"/>
      <w:lvlJc w:val="left"/>
      <w:rPr>
        <w:rFonts w:ascii="휴먼명조" w:eastAsia="휴먼명조" w:hAnsi="휴먼명조"/>
        <w:color w:val="000000"/>
      </w:rPr>
    </w:lvl>
    <w:lvl w:ilvl="6">
      <w:start w:val="1"/>
      <w:numFmt w:val="decimal"/>
      <w:suff w:val="space"/>
      <w:lvlText w:val="-"/>
      <w:lvlJc w:val="left"/>
      <w:rPr>
        <w:rFonts w:ascii="휴먼명조" w:eastAsia="휴먼명조" w:hAnsi="휴먼명조"/>
        <w:color w:val="000000"/>
      </w:rPr>
    </w:lvl>
    <w:lvl w:ilvl="7">
      <w:start w:val="1"/>
      <w:numFmt w:val="decimal"/>
      <w:suff w:val="nothing"/>
      <w:lvlText w:val=""/>
      <w:lvlJc w:val="left"/>
      <w:rPr>
        <w:rFonts w:ascii="함초롬바탕" w:eastAsia="함초롬바탕" w:hAnsi="함초롬바탕"/>
        <w:color w:val="000000"/>
        <w:sz w:val="20"/>
        <w:shd w:val="clear" w:color="000000" w:fill="auto"/>
      </w:rPr>
    </w:lvl>
    <w:lvl w:ilvl="8">
      <w:start w:val="1"/>
      <w:numFmt w:val="decimal"/>
      <w:suff w:val="nothing"/>
      <w:lvlText w:val=""/>
      <w:lvlJc w:val="left"/>
      <w:rPr>
        <w:rFonts w:ascii="함초롬바탕" w:eastAsia="함초롬바탕" w:hAnsi="함초롬바탕"/>
        <w:color w:val="000000"/>
        <w:sz w:val="20"/>
        <w:shd w:val="clear" w:color="000000" w:fill="auto"/>
      </w:rPr>
    </w:lvl>
  </w:abstractNum>
  <w:num w:numId="1">
    <w:abstractNumId w:val="1"/>
  </w:num>
  <w:num w:numId="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김현주 (Hyunjoo Kim)">
    <w15:presenceInfo w15:providerId="AD" w15:userId="S-1-5-21-1736683614-2563811058-4185544484-1001"/>
  </w15:person>
  <w15:person w15:author="최규현 (Kyoohyun Choi)">
    <w15:presenceInfo w15:providerId="AD" w15:userId="S-1-5-21-2072993935-2402478306-405131872-100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trackRevisions/>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7A84"/>
    <w:rsid w:val="000007F3"/>
    <w:rsid w:val="00007369"/>
    <w:rsid w:val="000166C4"/>
    <w:rsid w:val="00017B84"/>
    <w:rsid w:val="00021F37"/>
    <w:rsid w:val="00031DB1"/>
    <w:rsid w:val="00035EBC"/>
    <w:rsid w:val="00044D47"/>
    <w:rsid w:val="00052C63"/>
    <w:rsid w:val="000533C5"/>
    <w:rsid w:val="00055C93"/>
    <w:rsid w:val="000566E8"/>
    <w:rsid w:val="00063AF9"/>
    <w:rsid w:val="00083C6F"/>
    <w:rsid w:val="00087727"/>
    <w:rsid w:val="000910AD"/>
    <w:rsid w:val="00094B47"/>
    <w:rsid w:val="00097DFD"/>
    <w:rsid w:val="000A1814"/>
    <w:rsid w:val="000A1F40"/>
    <w:rsid w:val="000B2025"/>
    <w:rsid w:val="000D413D"/>
    <w:rsid w:val="001317FD"/>
    <w:rsid w:val="0013333A"/>
    <w:rsid w:val="00137C54"/>
    <w:rsid w:val="0014043C"/>
    <w:rsid w:val="0014154C"/>
    <w:rsid w:val="001433A3"/>
    <w:rsid w:val="00153989"/>
    <w:rsid w:val="00157657"/>
    <w:rsid w:val="00162815"/>
    <w:rsid w:val="00167386"/>
    <w:rsid w:val="0017154C"/>
    <w:rsid w:val="0017188D"/>
    <w:rsid w:val="001808E0"/>
    <w:rsid w:val="00184F45"/>
    <w:rsid w:val="00194559"/>
    <w:rsid w:val="001A7734"/>
    <w:rsid w:val="001B42E3"/>
    <w:rsid w:val="001B69BE"/>
    <w:rsid w:val="001C2419"/>
    <w:rsid w:val="001D4947"/>
    <w:rsid w:val="001D5C23"/>
    <w:rsid w:val="001E1F9C"/>
    <w:rsid w:val="001E53D0"/>
    <w:rsid w:val="001E7A9D"/>
    <w:rsid w:val="001F2BDA"/>
    <w:rsid w:val="001F67DA"/>
    <w:rsid w:val="0020043D"/>
    <w:rsid w:val="00201650"/>
    <w:rsid w:val="002057D0"/>
    <w:rsid w:val="0022386C"/>
    <w:rsid w:val="00223E8A"/>
    <w:rsid w:val="00224E62"/>
    <w:rsid w:val="00230F11"/>
    <w:rsid w:val="0023487D"/>
    <w:rsid w:val="0025346F"/>
    <w:rsid w:val="00256A3D"/>
    <w:rsid w:val="00257A77"/>
    <w:rsid w:val="00264177"/>
    <w:rsid w:val="00282A17"/>
    <w:rsid w:val="00285E4C"/>
    <w:rsid w:val="00293A71"/>
    <w:rsid w:val="002A0846"/>
    <w:rsid w:val="002A5710"/>
    <w:rsid w:val="002B28B9"/>
    <w:rsid w:val="002B556F"/>
    <w:rsid w:val="002B67F5"/>
    <w:rsid w:val="002D57AA"/>
    <w:rsid w:val="002E200C"/>
    <w:rsid w:val="002E5815"/>
    <w:rsid w:val="0030673C"/>
    <w:rsid w:val="00307DF8"/>
    <w:rsid w:val="003100DC"/>
    <w:rsid w:val="0031123B"/>
    <w:rsid w:val="0031656F"/>
    <w:rsid w:val="0032520B"/>
    <w:rsid w:val="0035140C"/>
    <w:rsid w:val="00357B24"/>
    <w:rsid w:val="0038079D"/>
    <w:rsid w:val="00381D9E"/>
    <w:rsid w:val="00386F12"/>
    <w:rsid w:val="003874BA"/>
    <w:rsid w:val="00391B6E"/>
    <w:rsid w:val="003A1EF0"/>
    <w:rsid w:val="003A242D"/>
    <w:rsid w:val="003A2542"/>
    <w:rsid w:val="003A469E"/>
    <w:rsid w:val="003A7BEA"/>
    <w:rsid w:val="003B566F"/>
    <w:rsid w:val="003C127F"/>
    <w:rsid w:val="003C15CC"/>
    <w:rsid w:val="003C41FC"/>
    <w:rsid w:val="003D18EC"/>
    <w:rsid w:val="003F39BC"/>
    <w:rsid w:val="003F75E2"/>
    <w:rsid w:val="00403D24"/>
    <w:rsid w:val="00404F54"/>
    <w:rsid w:val="00425822"/>
    <w:rsid w:val="00432B98"/>
    <w:rsid w:val="00437664"/>
    <w:rsid w:val="00442ED7"/>
    <w:rsid w:val="00447429"/>
    <w:rsid w:val="004731D5"/>
    <w:rsid w:val="00483F91"/>
    <w:rsid w:val="00494A64"/>
    <w:rsid w:val="00495A34"/>
    <w:rsid w:val="004A747F"/>
    <w:rsid w:val="004C44E8"/>
    <w:rsid w:val="004C6B1D"/>
    <w:rsid w:val="004C6B85"/>
    <w:rsid w:val="004D0C6B"/>
    <w:rsid w:val="004E0694"/>
    <w:rsid w:val="004E6B99"/>
    <w:rsid w:val="004E6BF9"/>
    <w:rsid w:val="004E7844"/>
    <w:rsid w:val="004F02CD"/>
    <w:rsid w:val="00503FFA"/>
    <w:rsid w:val="00511015"/>
    <w:rsid w:val="00511C72"/>
    <w:rsid w:val="00516B0E"/>
    <w:rsid w:val="00517CE9"/>
    <w:rsid w:val="00527877"/>
    <w:rsid w:val="00545316"/>
    <w:rsid w:val="00552224"/>
    <w:rsid w:val="0055665F"/>
    <w:rsid w:val="0056666C"/>
    <w:rsid w:val="00576060"/>
    <w:rsid w:val="00591C0F"/>
    <w:rsid w:val="00593EAB"/>
    <w:rsid w:val="005A0814"/>
    <w:rsid w:val="005A5E59"/>
    <w:rsid w:val="005A6D64"/>
    <w:rsid w:val="005A76A3"/>
    <w:rsid w:val="005B52F3"/>
    <w:rsid w:val="005B7DA0"/>
    <w:rsid w:val="005D7787"/>
    <w:rsid w:val="005E32A7"/>
    <w:rsid w:val="005F75CB"/>
    <w:rsid w:val="0060104B"/>
    <w:rsid w:val="006013B1"/>
    <w:rsid w:val="00602B70"/>
    <w:rsid w:val="0062404D"/>
    <w:rsid w:val="00641935"/>
    <w:rsid w:val="00647E12"/>
    <w:rsid w:val="00652BC0"/>
    <w:rsid w:val="006744D6"/>
    <w:rsid w:val="006746CB"/>
    <w:rsid w:val="00682EB5"/>
    <w:rsid w:val="00692F0F"/>
    <w:rsid w:val="006A4509"/>
    <w:rsid w:val="006B195B"/>
    <w:rsid w:val="006D5804"/>
    <w:rsid w:val="006E6A55"/>
    <w:rsid w:val="006F0C23"/>
    <w:rsid w:val="0071002F"/>
    <w:rsid w:val="00711183"/>
    <w:rsid w:val="0071358B"/>
    <w:rsid w:val="00716330"/>
    <w:rsid w:val="00723FF2"/>
    <w:rsid w:val="00724E53"/>
    <w:rsid w:val="00733C01"/>
    <w:rsid w:val="00757AFB"/>
    <w:rsid w:val="00764502"/>
    <w:rsid w:val="0077131D"/>
    <w:rsid w:val="0077625B"/>
    <w:rsid w:val="00793637"/>
    <w:rsid w:val="007A27D1"/>
    <w:rsid w:val="007A4EFD"/>
    <w:rsid w:val="007A545B"/>
    <w:rsid w:val="007B4152"/>
    <w:rsid w:val="007B6F20"/>
    <w:rsid w:val="007C5600"/>
    <w:rsid w:val="007D3BC2"/>
    <w:rsid w:val="007F72EA"/>
    <w:rsid w:val="0080240B"/>
    <w:rsid w:val="0081271A"/>
    <w:rsid w:val="008218AA"/>
    <w:rsid w:val="00825CA7"/>
    <w:rsid w:val="00826C99"/>
    <w:rsid w:val="00843E2B"/>
    <w:rsid w:val="00844CC2"/>
    <w:rsid w:val="00854A05"/>
    <w:rsid w:val="00887C8F"/>
    <w:rsid w:val="00892457"/>
    <w:rsid w:val="008A0345"/>
    <w:rsid w:val="008A1EC5"/>
    <w:rsid w:val="008A6191"/>
    <w:rsid w:val="008B09BD"/>
    <w:rsid w:val="008B1BA9"/>
    <w:rsid w:val="008B5FAE"/>
    <w:rsid w:val="008B65B5"/>
    <w:rsid w:val="008B7B72"/>
    <w:rsid w:val="008C6525"/>
    <w:rsid w:val="008D5F96"/>
    <w:rsid w:val="008E3B2B"/>
    <w:rsid w:val="008E41F5"/>
    <w:rsid w:val="008E45D5"/>
    <w:rsid w:val="008E7E06"/>
    <w:rsid w:val="008F26B6"/>
    <w:rsid w:val="009043CF"/>
    <w:rsid w:val="00912AB9"/>
    <w:rsid w:val="00921686"/>
    <w:rsid w:val="00922039"/>
    <w:rsid w:val="009241BB"/>
    <w:rsid w:val="009256F2"/>
    <w:rsid w:val="00930DC3"/>
    <w:rsid w:val="00944F5D"/>
    <w:rsid w:val="00946834"/>
    <w:rsid w:val="0095120E"/>
    <w:rsid w:val="00951F9A"/>
    <w:rsid w:val="009638B8"/>
    <w:rsid w:val="00966636"/>
    <w:rsid w:val="00974683"/>
    <w:rsid w:val="00985864"/>
    <w:rsid w:val="00990888"/>
    <w:rsid w:val="00990EDD"/>
    <w:rsid w:val="009C5053"/>
    <w:rsid w:val="009C7F6E"/>
    <w:rsid w:val="009D163F"/>
    <w:rsid w:val="009E3609"/>
    <w:rsid w:val="009F7BB5"/>
    <w:rsid w:val="00A027EB"/>
    <w:rsid w:val="00A04B13"/>
    <w:rsid w:val="00A168D2"/>
    <w:rsid w:val="00A237F5"/>
    <w:rsid w:val="00A42973"/>
    <w:rsid w:val="00A462FD"/>
    <w:rsid w:val="00A57FA3"/>
    <w:rsid w:val="00A76C1B"/>
    <w:rsid w:val="00A80A46"/>
    <w:rsid w:val="00A81934"/>
    <w:rsid w:val="00A8299E"/>
    <w:rsid w:val="00A83DD4"/>
    <w:rsid w:val="00A9027D"/>
    <w:rsid w:val="00A9332C"/>
    <w:rsid w:val="00AA6B30"/>
    <w:rsid w:val="00AA74E7"/>
    <w:rsid w:val="00AC6567"/>
    <w:rsid w:val="00AD162B"/>
    <w:rsid w:val="00AD499C"/>
    <w:rsid w:val="00AD7C6F"/>
    <w:rsid w:val="00AE3D14"/>
    <w:rsid w:val="00AE49CB"/>
    <w:rsid w:val="00AE699C"/>
    <w:rsid w:val="00AF03ED"/>
    <w:rsid w:val="00B00FB3"/>
    <w:rsid w:val="00B017BC"/>
    <w:rsid w:val="00B0306A"/>
    <w:rsid w:val="00B1771A"/>
    <w:rsid w:val="00B21EF3"/>
    <w:rsid w:val="00B25F6F"/>
    <w:rsid w:val="00B26EDB"/>
    <w:rsid w:val="00B405C8"/>
    <w:rsid w:val="00B4296F"/>
    <w:rsid w:val="00B5734A"/>
    <w:rsid w:val="00B57E81"/>
    <w:rsid w:val="00B631CD"/>
    <w:rsid w:val="00B6388F"/>
    <w:rsid w:val="00B7087A"/>
    <w:rsid w:val="00B77CFB"/>
    <w:rsid w:val="00B80865"/>
    <w:rsid w:val="00BC111E"/>
    <w:rsid w:val="00BC6685"/>
    <w:rsid w:val="00BE438D"/>
    <w:rsid w:val="00BE6597"/>
    <w:rsid w:val="00C0079D"/>
    <w:rsid w:val="00C010D6"/>
    <w:rsid w:val="00C02FA2"/>
    <w:rsid w:val="00C06978"/>
    <w:rsid w:val="00C20BD7"/>
    <w:rsid w:val="00C33E2E"/>
    <w:rsid w:val="00C401A7"/>
    <w:rsid w:val="00C42E03"/>
    <w:rsid w:val="00C614B4"/>
    <w:rsid w:val="00C61BAB"/>
    <w:rsid w:val="00C63990"/>
    <w:rsid w:val="00C81D36"/>
    <w:rsid w:val="00C83FCC"/>
    <w:rsid w:val="00CB41C0"/>
    <w:rsid w:val="00CC5D97"/>
    <w:rsid w:val="00CC7211"/>
    <w:rsid w:val="00CD0C45"/>
    <w:rsid w:val="00CE0F2D"/>
    <w:rsid w:val="00CE171E"/>
    <w:rsid w:val="00CF4DFE"/>
    <w:rsid w:val="00CF77AA"/>
    <w:rsid w:val="00D07C3E"/>
    <w:rsid w:val="00D10C2E"/>
    <w:rsid w:val="00D1112F"/>
    <w:rsid w:val="00D133ED"/>
    <w:rsid w:val="00D21FF6"/>
    <w:rsid w:val="00D3244D"/>
    <w:rsid w:val="00D44F0A"/>
    <w:rsid w:val="00D52351"/>
    <w:rsid w:val="00D54901"/>
    <w:rsid w:val="00D54A5B"/>
    <w:rsid w:val="00D61F29"/>
    <w:rsid w:val="00D8591A"/>
    <w:rsid w:val="00D976CA"/>
    <w:rsid w:val="00DB3050"/>
    <w:rsid w:val="00DC51B9"/>
    <w:rsid w:val="00DD1565"/>
    <w:rsid w:val="00DD44F0"/>
    <w:rsid w:val="00DD4923"/>
    <w:rsid w:val="00DD56EF"/>
    <w:rsid w:val="00DE06F0"/>
    <w:rsid w:val="00DE5665"/>
    <w:rsid w:val="00DE6DFA"/>
    <w:rsid w:val="00DF0C2A"/>
    <w:rsid w:val="00DF34AE"/>
    <w:rsid w:val="00E009CE"/>
    <w:rsid w:val="00E00BCD"/>
    <w:rsid w:val="00E06DD2"/>
    <w:rsid w:val="00E11EE9"/>
    <w:rsid w:val="00E161EB"/>
    <w:rsid w:val="00E22EAA"/>
    <w:rsid w:val="00E2673F"/>
    <w:rsid w:val="00E2703D"/>
    <w:rsid w:val="00E33779"/>
    <w:rsid w:val="00E33D1B"/>
    <w:rsid w:val="00E349BC"/>
    <w:rsid w:val="00E55E46"/>
    <w:rsid w:val="00E60C4B"/>
    <w:rsid w:val="00E61BBA"/>
    <w:rsid w:val="00E73215"/>
    <w:rsid w:val="00E768E3"/>
    <w:rsid w:val="00E76B5B"/>
    <w:rsid w:val="00EA373E"/>
    <w:rsid w:val="00EA7293"/>
    <w:rsid w:val="00EA7A84"/>
    <w:rsid w:val="00EB349D"/>
    <w:rsid w:val="00EB52AC"/>
    <w:rsid w:val="00EB7F2E"/>
    <w:rsid w:val="00EC150C"/>
    <w:rsid w:val="00EC1B5A"/>
    <w:rsid w:val="00ED1948"/>
    <w:rsid w:val="00ED5CB1"/>
    <w:rsid w:val="00EE46F8"/>
    <w:rsid w:val="00EF057F"/>
    <w:rsid w:val="00EF4376"/>
    <w:rsid w:val="00F00339"/>
    <w:rsid w:val="00F01E14"/>
    <w:rsid w:val="00F035EB"/>
    <w:rsid w:val="00F05CE0"/>
    <w:rsid w:val="00F3099E"/>
    <w:rsid w:val="00F32DAF"/>
    <w:rsid w:val="00F43E6C"/>
    <w:rsid w:val="00F62179"/>
    <w:rsid w:val="00F6228D"/>
    <w:rsid w:val="00F65852"/>
    <w:rsid w:val="00F66CF9"/>
    <w:rsid w:val="00F72B04"/>
    <w:rsid w:val="00F74EC9"/>
    <w:rsid w:val="00F766C9"/>
    <w:rsid w:val="00F81358"/>
    <w:rsid w:val="00F82FB2"/>
    <w:rsid w:val="00F854AB"/>
    <w:rsid w:val="00F86CC6"/>
    <w:rsid w:val="00F97ECC"/>
    <w:rsid w:val="00FA1A02"/>
    <w:rsid w:val="00FA57AA"/>
    <w:rsid w:val="00FB40A8"/>
    <w:rsid w:val="00FC1A55"/>
    <w:rsid w:val="00FD2C0E"/>
    <w:rsid w:val="00FD6328"/>
    <w:rsid w:val="00FD720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B47D069"/>
  <w15:chartTrackingRefBased/>
  <w15:docId w15:val="{4ED230B4-6119-457E-9032-511DA5978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B21EF3"/>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A7A84"/>
    <w:pPr>
      <w:ind w:leftChars="400" w:left="800"/>
    </w:pPr>
  </w:style>
  <w:style w:type="paragraph" w:customStyle="1" w:styleId="a4">
    <w:name w:val="바탕글"/>
    <w:rsid w:val="00F86CC6"/>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textAlignment w:val="baseline"/>
    </w:pPr>
    <w:rPr>
      <w:rFonts w:ascii="함초롬바탕" w:eastAsia="함초롬바탕"/>
      <w:color w:val="000000"/>
      <w:shd w:val="clear" w:color="000000" w:fill="auto"/>
    </w:rPr>
  </w:style>
  <w:style w:type="character" w:styleId="a5">
    <w:name w:val="Placeholder Text"/>
    <w:basedOn w:val="a0"/>
    <w:uiPriority w:val="99"/>
    <w:semiHidden/>
    <w:rsid w:val="00007369"/>
    <w:rPr>
      <w:color w:val="808080"/>
    </w:rPr>
  </w:style>
  <w:style w:type="paragraph" w:styleId="a6">
    <w:name w:val="header"/>
    <w:basedOn w:val="a"/>
    <w:link w:val="Char"/>
    <w:uiPriority w:val="99"/>
    <w:unhideWhenUsed/>
    <w:rsid w:val="0095120E"/>
    <w:pPr>
      <w:tabs>
        <w:tab w:val="center" w:pos="4513"/>
        <w:tab w:val="right" w:pos="9026"/>
      </w:tabs>
      <w:snapToGrid w:val="0"/>
    </w:pPr>
  </w:style>
  <w:style w:type="character" w:customStyle="1" w:styleId="Char">
    <w:name w:val="머리글 Char"/>
    <w:basedOn w:val="a0"/>
    <w:link w:val="a6"/>
    <w:uiPriority w:val="99"/>
    <w:rsid w:val="0095120E"/>
  </w:style>
  <w:style w:type="paragraph" w:styleId="a7">
    <w:name w:val="footer"/>
    <w:basedOn w:val="a"/>
    <w:link w:val="Char0"/>
    <w:uiPriority w:val="99"/>
    <w:unhideWhenUsed/>
    <w:rsid w:val="0095120E"/>
    <w:pPr>
      <w:tabs>
        <w:tab w:val="center" w:pos="4513"/>
        <w:tab w:val="right" w:pos="9026"/>
      </w:tabs>
      <w:snapToGrid w:val="0"/>
    </w:pPr>
  </w:style>
  <w:style w:type="character" w:customStyle="1" w:styleId="Char0">
    <w:name w:val="바닥글 Char"/>
    <w:basedOn w:val="a0"/>
    <w:link w:val="a7"/>
    <w:uiPriority w:val="99"/>
    <w:rsid w:val="0095120E"/>
  </w:style>
  <w:style w:type="table" w:styleId="a8">
    <w:name w:val="Table Grid"/>
    <w:basedOn w:val="a1"/>
    <w:uiPriority w:val="39"/>
    <w:rsid w:val="001628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Balloon Text"/>
    <w:basedOn w:val="a"/>
    <w:link w:val="Char1"/>
    <w:uiPriority w:val="99"/>
    <w:semiHidden/>
    <w:unhideWhenUsed/>
    <w:rsid w:val="00503FFA"/>
    <w:pPr>
      <w:spacing w:after="0" w:line="240" w:lineRule="auto"/>
    </w:pPr>
    <w:rPr>
      <w:rFonts w:asciiTheme="majorHAnsi" w:eastAsiaTheme="majorEastAsia" w:hAnsiTheme="majorHAnsi" w:cstheme="majorBidi"/>
      <w:sz w:val="18"/>
      <w:szCs w:val="18"/>
    </w:rPr>
  </w:style>
  <w:style w:type="character" w:customStyle="1" w:styleId="Char1">
    <w:name w:val="풍선 도움말 텍스트 Char"/>
    <w:basedOn w:val="a0"/>
    <w:link w:val="a9"/>
    <w:uiPriority w:val="99"/>
    <w:semiHidden/>
    <w:rsid w:val="00503FFA"/>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microsoft.com/office/2011/relationships/people" Target="peop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64AA62-35C2-47D3-B864-C747EF76D7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49</Pages>
  <Words>7165</Words>
  <Characters>40845</Characters>
  <Application>Microsoft Office Word</Application>
  <DocSecurity>0</DocSecurity>
  <Lines>340</Lines>
  <Paragraphs>95</Paragraphs>
  <ScaleCrop>false</ScaleCrop>
  <HeadingPairs>
    <vt:vector size="2" baseType="variant">
      <vt:variant>
        <vt:lpstr>제목</vt:lpstr>
      </vt:variant>
      <vt:variant>
        <vt:i4>1</vt:i4>
      </vt:variant>
    </vt:vector>
  </HeadingPairs>
  <TitlesOfParts>
    <vt:vector size="1" baseType="lpstr">
      <vt:lpstr/>
    </vt:vector>
  </TitlesOfParts>
  <Company>FURSYS GROUP</Company>
  <LinksUpToDate>false</LinksUpToDate>
  <CharactersWithSpaces>47915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최규현 (Kyoohyun Choi)</dc:creator>
  <cp:keywords/>
  <dc:description/>
  <cp:lastModifiedBy>김현주 (Hyunjoo Kim)</cp:lastModifiedBy>
  <cp:revision>2</cp:revision>
  <cp:lastPrinted>2024-06-17T05:02:00Z</cp:lastPrinted>
  <dcterms:created xsi:type="dcterms:W3CDTF">2024-06-24T05:27:00Z</dcterms:created>
  <dcterms:modified xsi:type="dcterms:W3CDTF">2024-06-24T05:27:00Z</dcterms:modified>
</cp:coreProperties>
</file>