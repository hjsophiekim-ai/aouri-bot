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4C23B" w14:textId="77777777" w:rsidR="00352FA6" w:rsidRDefault="00352FA6" w:rsidP="00B25A50">
      <w:pPr>
        <w:spacing w:line="360" w:lineRule="auto"/>
        <w:rPr>
          <w:rFonts w:ascii="굴림체" w:hAnsi="굴림체"/>
        </w:rPr>
      </w:pPr>
    </w:p>
    <w:p w14:paraId="43DC0030" w14:textId="77777777" w:rsidR="00352FA6" w:rsidRDefault="00352FA6" w:rsidP="00B25A50">
      <w:pPr>
        <w:spacing w:line="360" w:lineRule="auto"/>
        <w:rPr>
          <w:rFonts w:ascii="굴림체" w:hAnsi="굴림체"/>
        </w:rPr>
      </w:pPr>
    </w:p>
    <w:p w14:paraId="6A001876" w14:textId="77777777" w:rsidR="00352FA6" w:rsidRDefault="00352FA6" w:rsidP="00B25A50">
      <w:pPr>
        <w:spacing w:line="360" w:lineRule="auto"/>
        <w:rPr>
          <w:rFonts w:ascii="굴림체" w:hAnsi="굴림체"/>
        </w:rPr>
      </w:pPr>
    </w:p>
    <w:p w14:paraId="20B75DB5" w14:textId="77777777" w:rsidR="00352FA6" w:rsidRDefault="00352FA6" w:rsidP="00B25A50">
      <w:pPr>
        <w:spacing w:line="360" w:lineRule="auto"/>
        <w:rPr>
          <w:rFonts w:ascii="Noto Sans CJK KR" w:eastAsia="Noto Sans CJK KR" w:hAnsi="Noto Sans CJK KR"/>
        </w:rPr>
      </w:pPr>
    </w:p>
    <w:p w14:paraId="35929F61" w14:textId="77777777" w:rsidR="00352FA6" w:rsidRDefault="00352FA6" w:rsidP="00B25A50">
      <w:pPr>
        <w:spacing w:line="360" w:lineRule="auto"/>
        <w:rPr>
          <w:rFonts w:ascii="Noto Sans CJK KR" w:eastAsia="Noto Sans CJK KR" w:hAnsi="Noto Sans CJK KR"/>
        </w:rPr>
      </w:pPr>
    </w:p>
    <w:p w14:paraId="54F90FAC" w14:textId="77777777" w:rsidR="00352FA6" w:rsidRDefault="00352FA6" w:rsidP="00B25A50">
      <w:pPr>
        <w:spacing w:line="360" w:lineRule="auto"/>
        <w:rPr>
          <w:rFonts w:ascii="Noto Sans CJK KR" w:eastAsia="Noto Sans CJK KR" w:hAnsi="Noto Sans CJK KR"/>
        </w:rPr>
      </w:pPr>
    </w:p>
    <w:p w14:paraId="71DB259A" w14:textId="77777777" w:rsidR="00352FA6" w:rsidRDefault="00352FA6" w:rsidP="00B25A50">
      <w:pPr>
        <w:spacing w:line="360" w:lineRule="auto"/>
        <w:rPr>
          <w:rFonts w:ascii="Noto Sans CJK KR" w:eastAsia="Noto Sans CJK KR" w:hAnsi="Noto Sans CJK KR"/>
        </w:rPr>
      </w:pPr>
    </w:p>
    <w:p w14:paraId="7F3E8944" w14:textId="77777777" w:rsidR="00352FA6" w:rsidRDefault="00352FA6" w:rsidP="00B25A50">
      <w:pPr>
        <w:spacing w:line="360" w:lineRule="auto"/>
        <w:rPr>
          <w:rFonts w:ascii="Noto Sans CJK KR" w:eastAsia="Noto Sans CJK KR" w:hAnsi="Noto Sans CJK KR"/>
        </w:rPr>
      </w:pPr>
    </w:p>
    <w:p w14:paraId="1D24ED84" w14:textId="33B0F720" w:rsidR="00352FA6" w:rsidRDefault="00787A8E" w:rsidP="00B25A50">
      <w:pPr>
        <w:spacing w:line="360" w:lineRule="auto"/>
        <w:rPr>
          <w:rFonts w:ascii="Noto Sans CJK KR" w:eastAsia="Noto Sans CJK KR" w:hAnsi="Noto Sans CJK KR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2E31D7" wp14:editId="7514A2A8">
                <wp:simplePos x="0" y="0"/>
                <wp:positionH relativeFrom="column">
                  <wp:posOffset>0</wp:posOffset>
                </wp:positionH>
                <wp:positionV relativeFrom="paragraph">
                  <wp:posOffset>269240</wp:posOffset>
                </wp:positionV>
                <wp:extent cx="6162040" cy="38100"/>
                <wp:effectExtent l="0" t="1905" r="4445" b="0"/>
                <wp:wrapNone/>
                <wp:docPr id="11393594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040" cy="38100"/>
                        </a:xfrm>
                        <a:prstGeom prst="rect">
                          <a:avLst/>
                        </a:prstGeom>
                        <a:solidFill>
                          <a:srgbClr val="6058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67EE359C" id="Rectangle 2" o:spid="_x0000_s1026" style="position:absolute;left:0;text-align:left;margin-left:0;margin-top:21.2pt;width:485.2pt;height: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" fillcolor="#605848" stroked="f"/>
            </w:pict>
          </mc:Fallback>
        </mc:AlternateContent>
      </w:r>
    </w:p>
    <w:p w14:paraId="2CB8A584" w14:textId="1BECBD7C" w:rsidR="00352FA6" w:rsidRDefault="00352FA6" w:rsidP="00B25A50">
      <w:pPr>
        <w:spacing w:line="360" w:lineRule="auto"/>
        <w:rPr>
          <w:rFonts w:ascii="Noto Sans CJK KR" w:eastAsia="Noto Sans CJK KR" w:hAnsi="Noto Sans CJK KR"/>
          <w:b/>
        </w:rPr>
      </w:pPr>
      <w:r>
        <w:rPr>
          <w:rFonts w:ascii="Noto Sans CJK KR" w:eastAsia="Noto Sans CJK KR" w:hAnsi="Noto Sans CJK KR" w:hint="eastAsia"/>
          <w:b/>
        </w:rPr>
        <w:t xml:space="preserve">         </w:t>
      </w:r>
      <w:r w:rsidR="00787A8E">
        <w:rPr>
          <w:noProof/>
          <w:szCs w:val="22"/>
        </w:rPr>
        <mc:AlternateContent>
          <mc:Choice Requires="wps">
            <w:drawing>
              <wp:inline distT="0" distB="0" distL="0" distR="0" wp14:anchorId="04BBB702" wp14:editId="29C23EB7">
                <wp:extent cx="4635500" cy="31750"/>
                <wp:effectExtent l="0" t="0" r="0" b="0"/>
                <wp:docPr id="1963954060" name="AutoShape 1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Move="1" noResize="1" noChangeArrowheads="1"/>
                      </wps:cNvSpPr>
                      <wps:spPr bwMode="auto">
                        <a:xfrm>
                          <a:off x="0" y="0"/>
                          <a:ext cx="4635500" cy="3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2B11B803" id="AutoShape 1" o:spid="_x0000_s1026" style="width:365pt;height: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" filled="f" stroked="f">
                <o:lock v:ext="edit" rotation="t" aspectratio="t" position="t"/>
                <w10:anchorlock/>
              </v:rect>
            </w:pict>
          </mc:Fallback>
        </mc:AlternateContent>
      </w:r>
    </w:p>
    <w:p w14:paraId="42B27426" w14:textId="77777777" w:rsidR="00054E5B" w:rsidRDefault="00FF3A21" w:rsidP="00B25A50">
      <w:pPr>
        <w:spacing w:line="360" w:lineRule="auto"/>
        <w:jc w:val="center"/>
        <w:outlineLvl w:val="0"/>
        <w:rPr>
          <w:rFonts w:ascii="맑은 고딕" w:eastAsia="맑은 고딕" w:hAnsi="맑은 고딕" w:cs="맑은 고딕"/>
          <w:b/>
          <w:sz w:val="44"/>
        </w:rPr>
      </w:pPr>
      <w:r>
        <w:rPr>
          <w:rFonts w:ascii="맑은 고딕" w:eastAsia="맑은 고딕" w:hAnsi="맑은 고딕" w:cs="맑은 고딕" w:hint="eastAsia"/>
          <w:b/>
          <w:sz w:val="44"/>
        </w:rPr>
        <w:t>경영 컨설팅</w:t>
      </w:r>
      <w:r w:rsidR="00054E5B">
        <w:rPr>
          <w:rFonts w:ascii="맑은 고딕" w:eastAsia="맑은 고딕" w:hAnsi="맑은 고딕" w:cs="맑은 고딕" w:hint="eastAsia"/>
          <w:b/>
          <w:sz w:val="44"/>
        </w:rPr>
        <w:t xml:space="preserve"> 및</w:t>
      </w:r>
    </w:p>
    <w:p w14:paraId="531E9C50" w14:textId="50459571" w:rsidR="00352FA6" w:rsidRDefault="00787A8E" w:rsidP="00B25A50">
      <w:pPr>
        <w:spacing w:line="360" w:lineRule="auto"/>
        <w:jc w:val="center"/>
        <w:outlineLvl w:val="0"/>
        <w:rPr>
          <w:rFonts w:ascii="Noto Sans CJK KR" w:eastAsia="Noto Sans CJK KR" w:hAnsi="Noto Sans CJK KR"/>
          <w:b/>
          <w:szCs w:val="24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3ADA73" wp14:editId="75B58894">
                <wp:simplePos x="0" y="0"/>
                <wp:positionH relativeFrom="column">
                  <wp:posOffset>-66675</wp:posOffset>
                </wp:positionH>
                <wp:positionV relativeFrom="paragraph">
                  <wp:posOffset>758825</wp:posOffset>
                </wp:positionV>
                <wp:extent cx="6162040" cy="38100"/>
                <wp:effectExtent l="0" t="0" r="4445" b="0"/>
                <wp:wrapNone/>
                <wp:docPr id="15055894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040" cy="38100"/>
                        </a:xfrm>
                        <a:prstGeom prst="rect">
                          <a:avLst/>
                        </a:prstGeom>
                        <a:solidFill>
                          <a:srgbClr val="6058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098FB35F" id="Rectangle 1" o:spid="_x0000_s1026" style="position:absolute;left:0;text-align:left;margin-left:-5.25pt;margin-top:59.75pt;width:485.2pt;height: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" fillcolor="#605848" stroked="f"/>
            </w:pict>
          </mc:Fallback>
        </mc:AlternateContent>
      </w:r>
      <w:r w:rsidR="00352FA6">
        <w:rPr>
          <w:rFonts w:ascii="Noto Sans CJK KR" w:eastAsia="Noto Sans CJK KR" w:hAnsi="Noto Sans CJK KR" w:hint="eastAsia"/>
          <w:b/>
          <w:sz w:val="44"/>
        </w:rPr>
        <w:t>경정청구 위임 계약서</w:t>
      </w:r>
      <w:r w:rsidR="00352FA6">
        <w:rPr>
          <w:rFonts w:ascii="Noto Sans CJK KR" w:eastAsia="Noto Sans CJK KR" w:hAnsi="Noto Sans CJK KR"/>
          <w:b/>
          <w:sz w:val="44"/>
        </w:rPr>
        <w:br/>
      </w:r>
    </w:p>
    <w:p w14:paraId="585F7FFA" w14:textId="68819F33" w:rsidR="00352FA6" w:rsidRDefault="00352FA6" w:rsidP="00B25A50">
      <w:pPr>
        <w:spacing w:line="360" w:lineRule="auto"/>
        <w:rPr>
          <w:rFonts w:ascii="Noto Sans CJK KR" w:eastAsia="Noto Sans CJK KR" w:hAnsi="Noto Sans CJK KR"/>
          <w:b/>
          <w:sz w:val="32"/>
        </w:rPr>
      </w:pPr>
      <w:r>
        <w:rPr>
          <w:rFonts w:ascii="Noto Sans CJK KR" w:eastAsia="Noto Sans CJK KR" w:hAnsi="Noto Sans CJK KR" w:hint="eastAsia"/>
          <w:b/>
        </w:rPr>
        <w:t xml:space="preserve">         </w:t>
      </w:r>
      <w:r w:rsidR="00787A8E">
        <w:rPr>
          <w:noProof/>
          <w:szCs w:val="22"/>
        </w:rPr>
        <mc:AlternateContent>
          <mc:Choice Requires="wps">
            <w:drawing>
              <wp:inline distT="0" distB="0" distL="0" distR="0" wp14:anchorId="30686C38" wp14:editId="0B55754C">
                <wp:extent cx="4635500" cy="31750"/>
                <wp:effectExtent l="0" t="0" r="0" b="0"/>
                <wp:docPr id="1212799691" name="AutoShape 2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Move="1" noResize="1" noChangeArrowheads="1"/>
                      </wps:cNvSpPr>
                      <wps:spPr bwMode="auto">
                        <a:xfrm>
                          <a:off x="0" y="0"/>
                          <a:ext cx="4635500" cy="3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40D44395" id="AutoShape 2" o:spid="_x0000_s1026" style="width:365pt;height: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" filled="f" stroked="f">
                <o:lock v:ext="edit" rotation="t" aspectratio="t" position="t"/>
                <w10:anchorlock/>
              </v:rect>
            </w:pict>
          </mc:Fallback>
        </mc:AlternateContent>
      </w:r>
    </w:p>
    <w:p w14:paraId="62BD8EA2" w14:textId="77777777" w:rsidR="00352FA6" w:rsidRDefault="00352FA6" w:rsidP="00B25A50">
      <w:pPr>
        <w:spacing w:line="360" w:lineRule="auto"/>
        <w:jc w:val="center"/>
        <w:rPr>
          <w:rFonts w:ascii="Noto Sans CJK KR" w:eastAsia="Noto Sans CJK KR" w:hAnsi="Noto Sans CJK KR"/>
        </w:rPr>
      </w:pPr>
    </w:p>
    <w:p w14:paraId="1D15BD83" w14:textId="77777777" w:rsidR="00352FA6" w:rsidRDefault="00352FA6" w:rsidP="00B25A50">
      <w:pPr>
        <w:spacing w:line="360" w:lineRule="auto"/>
        <w:jc w:val="center"/>
        <w:rPr>
          <w:rFonts w:ascii="Noto Sans CJK KR" w:eastAsia="Noto Sans CJK KR" w:hAnsi="Noto Sans CJK KR"/>
        </w:rPr>
      </w:pPr>
    </w:p>
    <w:p w14:paraId="66140A34" w14:textId="77777777" w:rsidR="00352FA6" w:rsidRDefault="00352FA6" w:rsidP="00B25A50">
      <w:pPr>
        <w:spacing w:line="360" w:lineRule="auto"/>
        <w:jc w:val="center"/>
        <w:rPr>
          <w:rFonts w:ascii="Noto Sans CJK KR" w:eastAsia="Noto Sans CJK KR" w:hAnsi="Noto Sans CJK KR"/>
        </w:rPr>
      </w:pPr>
    </w:p>
    <w:p w14:paraId="29D84EE6" w14:textId="77777777" w:rsidR="00352FA6" w:rsidRDefault="00352FA6" w:rsidP="00B25A50">
      <w:pPr>
        <w:spacing w:line="360" w:lineRule="auto"/>
        <w:jc w:val="center"/>
        <w:rPr>
          <w:rFonts w:ascii="Noto Sans CJK KR" w:eastAsia="Noto Sans CJK KR" w:hAnsi="Noto Sans CJK KR"/>
        </w:rPr>
      </w:pPr>
    </w:p>
    <w:p w14:paraId="6A579782" w14:textId="77777777" w:rsidR="00054E5B" w:rsidRPr="00930ADB" w:rsidRDefault="00352FA6" w:rsidP="00B25A50">
      <w:pPr>
        <w:wordWrap/>
        <w:spacing w:line="360" w:lineRule="auto"/>
        <w:jc w:val="center"/>
        <w:rPr>
          <w:rFonts w:ascii="맑은 고딕" w:eastAsia="맑은 고딕" w:hAnsi="맑은 고딕" w:cs="맑은 고딕"/>
          <w:b/>
          <w:sz w:val="36"/>
          <w:szCs w:val="36"/>
        </w:rPr>
      </w:pPr>
      <w:r>
        <w:br w:type="page"/>
      </w:r>
      <w:r w:rsidR="00FF3A21">
        <w:rPr>
          <w:rFonts w:ascii="맑은 고딕" w:eastAsia="맑은 고딕" w:hAnsi="맑은 고딕" w:cs="맑은 고딕" w:hint="eastAsia"/>
          <w:b/>
          <w:sz w:val="36"/>
          <w:szCs w:val="36"/>
        </w:rPr>
        <w:lastRenderedPageBreak/>
        <w:t>경영 컨설팅</w:t>
      </w:r>
      <w:r w:rsidR="00054E5B" w:rsidRPr="00930ADB">
        <w:rPr>
          <w:rFonts w:ascii="맑은 고딕" w:eastAsia="맑은 고딕" w:hAnsi="맑은 고딕" w:cs="맑은 고딕" w:hint="eastAsia"/>
          <w:b/>
          <w:sz w:val="36"/>
          <w:szCs w:val="36"/>
        </w:rPr>
        <w:t xml:space="preserve"> 및</w:t>
      </w:r>
    </w:p>
    <w:p w14:paraId="3D5C3AC8" w14:textId="77777777" w:rsidR="00352FA6" w:rsidRPr="00930ADB" w:rsidRDefault="00930ADB" w:rsidP="00B25A50">
      <w:pPr>
        <w:wordWrap/>
        <w:spacing w:line="360" w:lineRule="auto"/>
        <w:jc w:val="center"/>
        <w:rPr>
          <w:rFonts w:ascii="Noto Sans CJK KR" w:eastAsia="Noto Sans CJK KR" w:hAnsi="Noto Sans CJK KR"/>
          <w:b/>
          <w:sz w:val="36"/>
          <w:szCs w:val="36"/>
        </w:rPr>
      </w:pPr>
      <w:r>
        <w:rPr>
          <w:rFonts w:ascii="맑은 고딕" w:eastAsia="맑은 고딕" w:hAnsi="맑은 고딕" w:cs="맑은 고딕" w:hint="eastAsia"/>
          <w:b/>
          <w:sz w:val="36"/>
          <w:szCs w:val="36"/>
        </w:rPr>
        <w:t>경</w:t>
      </w:r>
      <w:r w:rsidR="00352FA6" w:rsidRPr="00930ADB">
        <w:rPr>
          <w:rFonts w:ascii="Noto Sans CJK KR" w:eastAsia="Noto Sans CJK KR" w:hAnsi="Noto Sans CJK KR" w:hint="eastAsia"/>
          <w:b/>
          <w:sz w:val="36"/>
          <w:szCs w:val="36"/>
        </w:rPr>
        <w:t>정청구 위임 계약서</w:t>
      </w:r>
    </w:p>
    <w:p w14:paraId="1647DB5B" w14:textId="77777777" w:rsidR="00352FA6" w:rsidRDefault="00352FA6" w:rsidP="00B25A50">
      <w:pPr>
        <w:wordWrap/>
        <w:spacing w:line="360" w:lineRule="auto"/>
        <w:jc w:val="center"/>
        <w:rPr>
          <w:rFonts w:ascii="Noto Sans CJK KR" w:eastAsia="Noto Sans CJK KR" w:hAnsi="Noto Sans CJK KR"/>
          <w:sz w:val="22"/>
          <w:szCs w:val="22"/>
        </w:rPr>
      </w:pPr>
    </w:p>
    <w:p w14:paraId="5DB6FD96" w14:textId="77777777" w:rsidR="00B3436B" w:rsidRDefault="00B3436B" w:rsidP="00B25A50">
      <w:pPr>
        <w:wordWrap/>
        <w:spacing w:line="360" w:lineRule="auto"/>
        <w:jc w:val="center"/>
        <w:rPr>
          <w:rFonts w:ascii="Noto Sans CJK KR" w:eastAsia="Noto Sans CJK KR" w:hAnsi="Noto Sans CJK KR"/>
          <w:sz w:val="22"/>
          <w:szCs w:val="22"/>
        </w:rPr>
      </w:pPr>
    </w:p>
    <w:p w14:paraId="502B40ED" w14:textId="38B6E806" w:rsidR="00352FA6" w:rsidRDefault="00352FA6" w:rsidP="00B25A50">
      <w:pPr>
        <w:wordWrap/>
        <w:spacing w:line="360" w:lineRule="auto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>위</w:t>
      </w:r>
      <w:r>
        <w:rPr>
          <w:rFonts w:ascii="Noto Sans CJK KR" w:eastAsia="Noto Sans CJK KR" w:hAnsi="Noto Sans CJK KR"/>
          <w:sz w:val="22"/>
          <w:szCs w:val="22"/>
        </w:rPr>
        <w:t xml:space="preserve"> </w:t>
      </w:r>
      <w:r>
        <w:rPr>
          <w:rFonts w:ascii="Noto Sans CJK KR" w:eastAsia="Noto Sans CJK KR" w:hAnsi="Noto Sans CJK KR" w:hint="eastAsia"/>
          <w:sz w:val="22"/>
          <w:szCs w:val="22"/>
        </w:rPr>
        <w:t>임</w:t>
      </w:r>
      <w:r>
        <w:rPr>
          <w:rFonts w:ascii="Noto Sans CJK KR" w:eastAsia="Noto Sans CJK KR" w:hAnsi="Noto Sans CJK KR"/>
          <w:sz w:val="22"/>
          <w:szCs w:val="22"/>
        </w:rPr>
        <w:t xml:space="preserve"> </w:t>
      </w:r>
      <w:r>
        <w:rPr>
          <w:rFonts w:ascii="Noto Sans CJK KR" w:eastAsia="Noto Sans CJK KR" w:hAnsi="Noto Sans CJK KR" w:hint="eastAsia"/>
          <w:sz w:val="22"/>
          <w:szCs w:val="22"/>
        </w:rPr>
        <w:t>자</w:t>
      </w:r>
      <w:r>
        <w:rPr>
          <w:rFonts w:ascii="Noto Sans CJK KR" w:eastAsia="Noto Sans CJK KR" w:hAnsi="Noto Sans CJK KR"/>
          <w:sz w:val="22"/>
          <w:szCs w:val="22"/>
        </w:rPr>
        <w:t xml:space="preserve"> (</w:t>
      </w:r>
      <w:r>
        <w:rPr>
          <w:rFonts w:ascii="Noto Sans CJK KR" w:eastAsia="Noto Sans CJK KR" w:hAnsi="Noto Sans CJK KR" w:hint="eastAsia"/>
          <w:sz w:val="22"/>
          <w:szCs w:val="22"/>
        </w:rPr>
        <w:t>갑</w:t>
      </w:r>
      <w:r>
        <w:rPr>
          <w:rFonts w:ascii="Noto Sans CJK KR" w:eastAsia="Noto Sans CJK KR" w:hAnsi="Noto Sans CJK KR"/>
          <w:sz w:val="22"/>
          <w:szCs w:val="22"/>
        </w:rPr>
        <w:t xml:space="preserve">)   </w:t>
      </w:r>
      <w:r w:rsidR="008E531D">
        <w:rPr>
          <w:rFonts w:ascii="맑은 고딕" w:eastAsia="맑은 고딕" w:hAnsi="맑은 고딕" w:cs="맑은 고딕" w:hint="eastAsia"/>
          <w:sz w:val="22"/>
          <w:szCs w:val="22"/>
        </w:rPr>
        <w:t xml:space="preserve">주식회사 </w:t>
      </w:r>
      <w:proofErr w:type="spellStart"/>
      <w:r w:rsidR="00973335">
        <w:rPr>
          <w:rFonts w:ascii="맑은 고딕" w:eastAsia="맑은 고딕" w:hAnsi="맑은 고딕" w:cs="맑은 고딕" w:hint="eastAsia"/>
          <w:sz w:val="22"/>
          <w:szCs w:val="22"/>
        </w:rPr>
        <w:t>퍼시스</w:t>
      </w:r>
      <w:proofErr w:type="spellEnd"/>
    </w:p>
    <w:p w14:paraId="2666B158" w14:textId="77777777" w:rsidR="00352FA6" w:rsidRDefault="00352FA6" w:rsidP="00B25A50">
      <w:pPr>
        <w:wordWrap/>
        <w:spacing w:line="360" w:lineRule="auto"/>
        <w:ind w:left="1841" w:hangingChars="837" w:hanging="1841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수 임 자 (을)  </w:t>
      </w:r>
      <w:r>
        <w:rPr>
          <w:rFonts w:ascii="Noto Sans CJK KR" w:eastAsia="Noto Sans CJK KR" w:hAnsi="Noto Sans CJK KR"/>
          <w:sz w:val="22"/>
          <w:szCs w:val="22"/>
        </w:rPr>
        <w:t xml:space="preserve"> </w:t>
      </w:r>
      <w:r w:rsidR="00C27BE2">
        <w:rPr>
          <w:rFonts w:ascii="맑은 고딕" w:eastAsia="맑은 고딕" w:hAnsi="맑은 고딕" w:cs="맑은 고딕" w:hint="eastAsia"/>
          <w:sz w:val="22"/>
          <w:szCs w:val="22"/>
        </w:rPr>
        <w:t xml:space="preserve">세무법인 </w:t>
      </w:r>
      <w:proofErr w:type="spellStart"/>
      <w:r w:rsidR="00C27BE2">
        <w:rPr>
          <w:rFonts w:ascii="맑은 고딕" w:eastAsia="맑은 고딕" w:hAnsi="맑은 고딕" w:cs="맑은 고딕" w:hint="eastAsia"/>
          <w:sz w:val="22"/>
          <w:szCs w:val="22"/>
        </w:rPr>
        <w:t>셜록택스</w:t>
      </w:r>
      <w:proofErr w:type="spellEnd"/>
    </w:p>
    <w:p w14:paraId="4CAE505D" w14:textId="28010295" w:rsidR="00054E5B" w:rsidRDefault="00054E5B" w:rsidP="00B25A50">
      <w:pPr>
        <w:wordWrap/>
        <w:spacing w:line="360" w:lineRule="auto"/>
        <w:ind w:left="1841" w:hangingChars="837" w:hanging="1841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r>
        <w:rPr>
          <w:rFonts w:ascii="Noto Sans CJK KR" w:eastAsia="Noto Sans CJK KR" w:hAnsi="Noto Sans CJK KR"/>
          <w:sz w:val="22"/>
          <w:szCs w:val="22"/>
        </w:rPr>
        <w:t xml:space="preserve">        (</w:t>
      </w:r>
      <w:r>
        <w:rPr>
          <w:rFonts w:ascii="맑은 고딕" w:eastAsia="맑은 고딕" w:hAnsi="맑은 고딕" w:cs="맑은 고딕" w:hint="eastAsia"/>
          <w:sz w:val="22"/>
          <w:szCs w:val="22"/>
        </w:rPr>
        <w:t>병)</w:t>
      </w:r>
      <w:r>
        <w:rPr>
          <w:rFonts w:ascii="맑은 고딕" w:eastAsia="맑은 고딕" w:hAnsi="맑은 고딕" w:cs="맑은 고딕"/>
          <w:sz w:val="22"/>
          <w:szCs w:val="22"/>
        </w:rPr>
        <w:t xml:space="preserve">   </w:t>
      </w:r>
      <w:r w:rsidR="00835B32">
        <w:rPr>
          <w:rFonts w:ascii="맑은 고딕" w:eastAsia="맑은 고딕" w:hAnsi="맑은 고딕" w:cs="맑은 고딕" w:hint="eastAsia"/>
          <w:sz w:val="22"/>
          <w:szCs w:val="22"/>
        </w:rPr>
        <w:t>주식회사 셜록기획</w:t>
      </w:r>
    </w:p>
    <w:p w14:paraId="564DDFFE" w14:textId="77777777" w:rsidR="00352FA6" w:rsidRPr="00B3436B" w:rsidRDefault="00352FA6" w:rsidP="00B25A50">
      <w:pPr>
        <w:wordWrap/>
        <w:spacing w:line="360" w:lineRule="auto"/>
        <w:rPr>
          <w:rFonts w:ascii="Noto Sans CJK KR" w:eastAsia="Noto Sans CJK KR" w:hAnsi="Noto Sans CJK KR"/>
          <w:sz w:val="22"/>
          <w:szCs w:val="22"/>
        </w:rPr>
      </w:pPr>
    </w:p>
    <w:p w14:paraId="0496F5CF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1 조 (목 적) </w:t>
      </w:r>
    </w:p>
    <w:p w14:paraId="2E60B435" w14:textId="0F16ECB8" w:rsidR="00742152" w:rsidRPr="00D7745C" w:rsidRDefault="00352FA6" w:rsidP="00FF7033">
      <w:pPr>
        <w:wordWrap/>
        <w:spacing w:line="312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본 계약은 갑의 </w:t>
      </w:r>
      <w:r w:rsidR="00FF3A21">
        <w:rPr>
          <w:rFonts w:ascii="맑은 고딕" w:eastAsia="맑은 고딕" w:hAnsi="맑은 고딕" w:cs="맑은 고딕" w:hint="eastAsia"/>
          <w:sz w:val="22"/>
          <w:szCs w:val="22"/>
        </w:rPr>
        <w:t>경영</w:t>
      </w:r>
      <w:r w:rsidR="00D7745C">
        <w:rPr>
          <w:rFonts w:ascii="맑은 고딕" w:eastAsia="맑은 고딕" w:hAnsi="맑은 고딕" w:cs="맑은 고딕" w:hint="eastAsia"/>
          <w:sz w:val="22"/>
          <w:szCs w:val="22"/>
        </w:rPr>
        <w:t xml:space="preserve"> 전반</w:t>
      </w:r>
      <w:r w:rsidR="00FF3A21">
        <w:rPr>
          <w:rFonts w:ascii="맑은 고딕" w:eastAsia="맑은 고딕" w:hAnsi="맑은 고딕" w:cs="맑은 고딕" w:hint="eastAsia"/>
          <w:sz w:val="22"/>
          <w:szCs w:val="22"/>
        </w:rPr>
        <w:t>에 필요한 각종</w:t>
      </w:r>
      <w:r w:rsidR="0001290A">
        <w:rPr>
          <w:rFonts w:ascii="맑은 고딕" w:eastAsia="맑은 고딕" w:hAnsi="맑은 고딕" w:cs="맑은 고딕" w:hint="eastAsia"/>
          <w:sz w:val="22"/>
          <w:szCs w:val="22"/>
        </w:rPr>
        <w:t xml:space="preserve"> 정부 </w:t>
      </w:r>
      <w:r w:rsidR="00FF3A21">
        <w:rPr>
          <w:rFonts w:ascii="맑은 고딕" w:eastAsia="맑은 고딕" w:hAnsi="맑은 고딕" w:cs="맑은 고딕" w:hint="eastAsia"/>
          <w:sz w:val="22"/>
          <w:szCs w:val="22"/>
        </w:rPr>
        <w:t>지원금,</w:t>
      </w:r>
      <w:r w:rsidR="00FF3A21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FF3A21">
        <w:rPr>
          <w:rFonts w:ascii="맑은 고딕" w:eastAsia="맑은 고딕" w:hAnsi="맑은 고딕" w:cs="맑은 고딕" w:hint="eastAsia"/>
          <w:sz w:val="22"/>
          <w:szCs w:val="22"/>
        </w:rPr>
        <w:t>비용</w:t>
      </w:r>
      <w:r w:rsidR="00D7745C">
        <w:rPr>
          <w:rFonts w:ascii="맑은 고딕" w:eastAsia="맑은 고딕" w:hAnsi="맑은 고딕" w:cs="맑은 고딕" w:hint="eastAsia"/>
          <w:sz w:val="22"/>
          <w:szCs w:val="22"/>
        </w:rPr>
        <w:t>절감</w:t>
      </w:r>
      <w:r w:rsidR="00FF3A21">
        <w:rPr>
          <w:rFonts w:ascii="맑은 고딕" w:eastAsia="맑은 고딕" w:hAnsi="맑은 고딕" w:cs="맑은 고딕" w:hint="eastAsia"/>
          <w:sz w:val="22"/>
          <w:szCs w:val="22"/>
        </w:rPr>
        <w:t>,</w:t>
      </w:r>
      <w:r w:rsidR="00FF3A21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FF3A21">
        <w:rPr>
          <w:rFonts w:ascii="맑은 고딕" w:eastAsia="맑은 고딕" w:hAnsi="맑은 고딕" w:cs="맑은 고딕" w:hint="eastAsia"/>
          <w:sz w:val="22"/>
          <w:szCs w:val="22"/>
        </w:rPr>
        <w:t>절세,</w:t>
      </w:r>
      <w:r w:rsidR="00FF3A21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="00FF3A21">
        <w:rPr>
          <w:rFonts w:ascii="맑은 고딕" w:eastAsia="맑은 고딕" w:hAnsi="맑은 고딕" w:cs="맑은 고딕" w:hint="eastAsia"/>
          <w:sz w:val="22"/>
          <w:szCs w:val="22"/>
        </w:rPr>
        <w:t>리스크</w:t>
      </w:r>
      <w:r w:rsidR="00FF7033">
        <w:rPr>
          <w:rFonts w:ascii="맑은 고딕" w:eastAsia="맑은 고딕" w:hAnsi="맑은 고딕" w:cs="맑은 고딕" w:hint="eastAsia"/>
          <w:sz w:val="22"/>
          <w:szCs w:val="22"/>
        </w:rPr>
        <w:t>관리</w:t>
      </w:r>
      <w:proofErr w:type="spellEnd"/>
      <w:r w:rsidR="003E23FF">
        <w:rPr>
          <w:rFonts w:ascii="맑은 고딕" w:eastAsia="맑은 고딕" w:hAnsi="맑은 고딕" w:cs="맑은 고딕" w:hint="eastAsia"/>
          <w:sz w:val="22"/>
          <w:szCs w:val="22"/>
        </w:rPr>
        <w:t>,</w:t>
      </w:r>
      <w:r w:rsidR="003E23FF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3E23FF">
        <w:rPr>
          <w:rFonts w:ascii="맑은 고딕" w:eastAsia="맑은 고딕" w:hAnsi="맑은 고딕" w:cs="맑은 고딕" w:hint="eastAsia"/>
          <w:sz w:val="22"/>
          <w:szCs w:val="22"/>
        </w:rPr>
        <w:t>자문,</w:t>
      </w:r>
      <w:r w:rsidR="003E23FF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3E23FF">
        <w:rPr>
          <w:rFonts w:ascii="맑은 고딕" w:eastAsia="맑은 고딕" w:hAnsi="맑은 고딕" w:cs="맑은 고딕" w:hint="eastAsia"/>
          <w:sz w:val="22"/>
          <w:szCs w:val="22"/>
        </w:rPr>
        <w:t>마케팅</w:t>
      </w:r>
      <w:r w:rsidR="00FF7033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3E23FF">
        <w:rPr>
          <w:rFonts w:ascii="맑은 고딕" w:eastAsia="맑은 고딕" w:hAnsi="맑은 고딕" w:cs="맑은 고딕" w:hint="eastAsia"/>
          <w:sz w:val="22"/>
          <w:szCs w:val="22"/>
        </w:rPr>
        <w:t>과</w:t>
      </w:r>
      <w:r w:rsidR="00D7745C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Noto Sans CJK KR" w:eastAsia="Noto Sans CJK KR" w:hAnsi="Noto Sans CJK KR" w:hint="eastAsia"/>
          <w:sz w:val="22"/>
          <w:szCs w:val="22"/>
        </w:rPr>
        <w:t>각종 세목 납부와 관련하여 갑이 을</w:t>
      </w:r>
      <w:r w:rsidR="00742152">
        <w:rPr>
          <w:rFonts w:ascii="맑은 고딕" w:eastAsia="맑은 고딕" w:hAnsi="맑은 고딕" w:cs="맑은 고딕" w:hint="eastAsia"/>
          <w:sz w:val="22"/>
          <w:szCs w:val="22"/>
        </w:rPr>
        <w:t>과 병</w:t>
      </w:r>
      <w:r>
        <w:rPr>
          <w:rFonts w:ascii="Noto Sans CJK KR" w:eastAsia="Noto Sans CJK KR" w:hAnsi="Noto Sans CJK KR" w:hint="eastAsia"/>
          <w:sz w:val="22"/>
          <w:szCs w:val="22"/>
        </w:rPr>
        <w:t xml:space="preserve">에게 </w:t>
      </w:r>
    </w:p>
    <w:p w14:paraId="4EEE1CF6" w14:textId="77777777" w:rsidR="00742152" w:rsidRPr="00742152" w:rsidRDefault="00742152" w:rsidP="00FF7033">
      <w:pPr>
        <w:wordWrap/>
        <w:spacing w:line="312" w:lineRule="auto"/>
        <w:rPr>
          <w:rFonts w:ascii="Noto Sans CJK KR" w:eastAsia="Noto Sans CJK KR" w:hAnsi="Noto Sans CJK KR"/>
          <w:b/>
          <w:bCs/>
          <w:sz w:val="22"/>
          <w:szCs w:val="22"/>
          <w:u w:val="single"/>
        </w:rPr>
      </w:pPr>
      <w:r w:rsidRPr="00C70085"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(1)</w:t>
      </w:r>
      <w:r w:rsidRPr="00C70085">
        <w:rPr>
          <w:rFonts w:ascii="Noto Sans CJK KR" w:eastAsia="Noto Sans CJK KR" w:hAnsi="Noto Sans CJK KR"/>
          <w:b/>
          <w:bCs/>
          <w:sz w:val="22"/>
          <w:szCs w:val="22"/>
          <w:u w:val="single"/>
        </w:rPr>
        <w:t xml:space="preserve"> </w:t>
      </w:r>
      <w:r w:rsidR="00C27BE2"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세무진단, 세액공제 검토,</w:t>
      </w:r>
      <w:r w:rsidR="00C27BE2">
        <w:rPr>
          <w:rFonts w:ascii="Noto Sans CJK KR" w:eastAsia="Noto Sans CJK KR" w:hAnsi="Noto Sans CJK KR"/>
          <w:b/>
          <w:bCs/>
          <w:sz w:val="22"/>
          <w:szCs w:val="22"/>
          <w:u w:val="single"/>
        </w:rPr>
        <w:t xml:space="preserve"> </w:t>
      </w:r>
      <w:r w:rsidR="00C27BE2"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세액감면 검</w:t>
      </w:r>
      <w:r w:rsidR="00C27BE2"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 xml:space="preserve">토, </w:t>
      </w:r>
      <w:commentRangeStart w:id="0"/>
      <w:r w:rsidR="00C27BE2"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>가지급금,</w:t>
      </w:r>
      <w:r w:rsidR="00C27BE2"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 xml:space="preserve"> </w:t>
      </w:r>
      <w:commentRangeEnd w:id="0"/>
      <w:r w:rsidR="00534FEF">
        <w:rPr>
          <w:rStyle w:val="ac"/>
        </w:rPr>
        <w:commentReference w:id="0"/>
      </w:r>
      <w:r w:rsidR="00C27BE2"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>기타 조세 절감방안 검토에 대한 제반 업무</w:t>
      </w:r>
    </w:p>
    <w:p w14:paraId="1FD9DCB1" w14:textId="77777777" w:rsidR="00352FA6" w:rsidRDefault="00742152" w:rsidP="00FF7033">
      <w:pPr>
        <w:wordWrap/>
        <w:spacing w:line="312" w:lineRule="auto"/>
        <w:rPr>
          <w:rFonts w:ascii="Noto Sans CJK KR" w:eastAsia="Noto Sans CJK KR" w:hAnsi="Noto Sans CJK KR"/>
          <w:sz w:val="22"/>
          <w:szCs w:val="22"/>
          <w:lang w:val="x-none" w:eastAsia="x-none" w:bidi="x-none"/>
        </w:rPr>
      </w:pPr>
      <w:commentRangeStart w:id="1"/>
      <w:r w:rsidRPr="00214EAB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(2)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 사회보험료,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고용보험,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산재보험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및 각종 지원금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환급업무,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전기요금 절감,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proofErr w:type="spellStart"/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노무리스크</w:t>
      </w:r>
      <w:proofErr w:type="spellEnd"/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 점검,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의무교육 통한 리스크 관리</w:t>
      </w:r>
      <w:commentRangeEnd w:id="1"/>
      <w:r w:rsidR="00214EAB">
        <w:rPr>
          <w:rStyle w:val="ac"/>
        </w:rPr>
        <w:commentReference w:id="1"/>
      </w:r>
      <w:r w:rsidR="00C27BE2">
        <w:rPr>
          <w:rFonts w:ascii="맑은 고딕" w:eastAsia="맑은 고딕" w:hAnsi="맑은 고딕" w:cs="맑은 고딕"/>
          <w:b/>
          <w:bCs/>
          <w:sz w:val="22"/>
          <w:szCs w:val="22"/>
          <w:u w:val="single"/>
        </w:rPr>
        <w:t xml:space="preserve"> </w:t>
      </w:r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>등을</w:t>
      </w:r>
      <w:r w:rsidRPr="00C70085">
        <w:rPr>
          <w:rFonts w:ascii="Noto Sans CJK KR" w:eastAsia="Noto Sans CJK KR" w:hAnsi="Noto Sans CJK KR"/>
          <w:b/>
          <w:bCs/>
          <w:sz w:val="22"/>
          <w:szCs w:val="22"/>
          <w:u w:val="single"/>
        </w:rPr>
        <w:t xml:space="preserve"> </w:t>
      </w:r>
      <w:r w:rsidR="00352FA6">
        <w:rPr>
          <w:rFonts w:ascii="Noto Sans CJK KR" w:eastAsia="Noto Sans CJK KR" w:hAnsi="Noto Sans CJK KR" w:hint="eastAsia"/>
          <w:sz w:val="22"/>
          <w:szCs w:val="22"/>
        </w:rPr>
        <w:t>위임함에 있어 을</w:t>
      </w:r>
      <w:r w:rsidR="00C70085">
        <w:rPr>
          <w:rFonts w:ascii="맑은 고딕" w:eastAsia="맑은 고딕" w:hAnsi="맑은 고딕" w:cs="맑은 고딕" w:hint="eastAsia"/>
          <w:sz w:val="22"/>
          <w:szCs w:val="22"/>
        </w:rPr>
        <w:t>과 병</w:t>
      </w:r>
      <w:r w:rsidR="00352FA6">
        <w:rPr>
          <w:rFonts w:ascii="Noto Sans CJK KR" w:eastAsia="Noto Sans CJK KR" w:hAnsi="Noto Sans CJK KR" w:hint="eastAsia"/>
          <w:sz w:val="22"/>
          <w:szCs w:val="22"/>
        </w:rPr>
        <w:t>의 수임</w:t>
      </w:r>
      <w:r w:rsidR="00352FA6">
        <w:rPr>
          <w:rFonts w:ascii="Noto Sans CJK KR" w:eastAsia="Noto Sans CJK KR" w:hAnsi="Noto Sans CJK KR" w:hint="eastAsia"/>
          <w:sz w:val="22"/>
          <w:szCs w:val="22"/>
          <w:lang w:val="x-none" w:eastAsia="x-none" w:bidi="x-none"/>
        </w:rPr>
        <w:t>과</w:t>
      </w:r>
      <w:r w:rsidR="00352FA6">
        <w:rPr>
          <w:rFonts w:ascii="Noto Sans CJK KR" w:eastAsia="Noto Sans CJK KR" w:hAnsi="Noto Sans CJK KR" w:hint="eastAsia"/>
          <w:sz w:val="22"/>
          <w:szCs w:val="22"/>
        </w:rPr>
        <w:t xml:space="preserve"> 이에 대한 갑의 보수지급의무 등 권리 의무 관계를 정함을 그 목적으로 한다.</w:t>
      </w:r>
    </w:p>
    <w:p w14:paraId="03F4252E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sz w:val="22"/>
          <w:szCs w:val="22"/>
        </w:rPr>
      </w:pPr>
    </w:p>
    <w:p w14:paraId="48431600" w14:textId="648371F5" w:rsidR="00352FA6" w:rsidRDefault="00352FA6" w:rsidP="00FF7033">
      <w:pPr>
        <w:shd w:val="clear" w:color="auto" w:fill="FFFFFF"/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</w:t>
      </w:r>
      <w:r>
        <w:rPr>
          <w:rFonts w:ascii="Noto Sans CJK KR" w:eastAsia="Noto Sans CJK KR" w:hAnsi="Noto Sans CJK KR"/>
          <w:b/>
          <w:sz w:val="22"/>
          <w:szCs w:val="22"/>
        </w:rPr>
        <w:t>2</w:t>
      </w: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 조 (업무</w:t>
      </w:r>
      <w:r w:rsidR="00F952C7">
        <w:rPr>
          <w:rFonts w:ascii="Noto Sans CJK KR" w:eastAsia="Noto Sans CJK KR" w:hAnsi="Noto Sans CJK KR" w:hint="eastAsia"/>
          <w:b/>
          <w:sz w:val="22"/>
          <w:szCs w:val="22"/>
        </w:rPr>
        <w:t xml:space="preserve"> </w:t>
      </w:r>
      <w:r>
        <w:rPr>
          <w:rFonts w:ascii="Noto Sans CJK KR" w:eastAsia="Noto Sans CJK KR" w:hAnsi="Noto Sans CJK KR" w:hint="eastAsia"/>
          <w:b/>
          <w:sz w:val="22"/>
          <w:szCs w:val="22"/>
        </w:rPr>
        <w:t>범위)</w:t>
      </w:r>
    </w:p>
    <w:p w14:paraId="50AFD1FE" w14:textId="107C1FF8" w:rsidR="00C70085" w:rsidRDefault="00C70085" w:rsidP="00FF7033">
      <w:pPr>
        <w:wordWrap/>
        <w:spacing w:line="312" w:lineRule="auto"/>
        <w:rPr>
          <w:rFonts w:ascii="맑은 고딕" w:eastAsia="맑은 고딕" w:hAnsi="맑은 고딕" w:cs="맑은 고딕"/>
          <w:b/>
          <w:bCs/>
          <w:sz w:val="22"/>
          <w:szCs w:val="22"/>
          <w:u w:val="single"/>
        </w:rPr>
      </w:pPr>
      <w:r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(1)</w:t>
      </w:r>
      <w:r>
        <w:rPr>
          <w:rFonts w:ascii="Noto Sans CJK KR" w:eastAsia="Noto Sans CJK KR" w:hAnsi="Noto Sans CJK KR"/>
          <w:b/>
          <w:bCs/>
          <w:sz w:val="22"/>
          <w:szCs w:val="22"/>
          <w:u w:val="single"/>
        </w:rPr>
        <w:t xml:space="preserve"> </w:t>
      </w:r>
      <w:r w:rsidR="00420829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>을</w:t>
      </w:r>
      <w:r w:rsidR="00FF7033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 xml:space="preserve">의 업무는 </w:t>
      </w:r>
      <w:commentRangeStart w:id="2"/>
      <w:r w:rsidR="00C27BE2" w:rsidRPr="00214EAB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계약</w:t>
      </w:r>
      <w:r w:rsidR="00F952C7" w:rsidRPr="00214EAB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체결시점 기준으로 소급하여 </w:t>
      </w:r>
      <w:r w:rsidR="008E531D" w:rsidRPr="00214EAB">
        <w:rPr>
          <w:rFonts w:ascii="Noto Sans CJK KR" w:eastAsia="Noto Sans CJK KR" w:hAnsi="Noto Sans CJK KR"/>
          <w:b/>
          <w:bCs/>
          <w:strike/>
          <w:sz w:val="22"/>
          <w:szCs w:val="22"/>
          <w:u w:val="single"/>
        </w:rPr>
        <w:t>6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개</w:t>
      </w:r>
      <w:commentRangeEnd w:id="2"/>
      <w:r w:rsidR="00214EAB">
        <w:rPr>
          <w:rStyle w:val="ac"/>
        </w:rPr>
        <w:commentReference w:id="2"/>
      </w:r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 xml:space="preserve"> </w:t>
      </w:r>
      <w:commentRangeStart w:id="3"/>
      <w:r w:rsidR="00214EAB" w:rsidRPr="00214EAB">
        <w:rPr>
          <w:rFonts w:ascii="맑은 고딕" w:eastAsia="맑은 고딕" w:hAnsi="맑은 고딕" w:cs="맑은 고딕"/>
          <w:b/>
          <w:bCs/>
          <w:color w:val="FF0000"/>
          <w:sz w:val="22"/>
          <w:szCs w:val="22"/>
          <w:u w:val="single"/>
          <w:lang w:val="x-none" w:eastAsia="x-none" w:bidi="x-none"/>
        </w:rPr>
        <w:t>2018</w:t>
      </w:r>
      <w:r w:rsidR="00214EAB" w:rsidRPr="00214EAB">
        <w:rPr>
          <w:rFonts w:ascii="맑은 고딕" w:eastAsia="맑은 고딕" w:hAnsi="맑은 고딕" w:cs="맑은 고딕" w:hint="eastAsia"/>
          <w:b/>
          <w:bCs/>
          <w:color w:val="FF0000"/>
          <w:sz w:val="22"/>
          <w:szCs w:val="22"/>
          <w:u w:val="single"/>
          <w:lang w:val="x-none" w:bidi="x-none"/>
        </w:rPr>
        <w:t xml:space="preserve">사업년도부터 </w:t>
      </w:r>
      <w:r w:rsidR="00214EAB" w:rsidRPr="00214EAB">
        <w:rPr>
          <w:rFonts w:ascii="맑은 고딕" w:eastAsia="맑은 고딕" w:hAnsi="맑은 고딕" w:cs="맑은 고딕"/>
          <w:b/>
          <w:bCs/>
          <w:color w:val="FF0000"/>
          <w:sz w:val="22"/>
          <w:szCs w:val="22"/>
          <w:u w:val="single"/>
          <w:lang w:val="x-none" w:bidi="x-none"/>
        </w:rPr>
        <w:t>2021</w:t>
      </w:r>
      <w:r w:rsidR="00214EAB" w:rsidRPr="00214EAB">
        <w:rPr>
          <w:rFonts w:ascii="맑은 고딕" w:eastAsia="맑은 고딕" w:hAnsi="맑은 고딕" w:cs="맑은 고딕" w:hint="eastAsia"/>
          <w:b/>
          <w:bCs/>
          <w:color w:val="FF0000"/>
          <w:sz w:val="22"/>
          <w:szCs w:val="22"/>
          <w:u w:val="single"/>
          <w:lang w:val="x-none" w:bidi="x-none"/>
        </w:rPr>
        <w:t xml:space="preserve">사업연도까지 </w:t>
      </w:r>
      <w:commentRangeEnd w:id="3"/>
      <w:r w:rsidR="00EC577E">
        <w:rPr>
          <w:rStyle w:val="ac"/>
        </w:rPr>
        <w:commentReference w:id="3"/>
      </w:r>
      <w:proofErr w:type="spellStart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>과세</w:t>
      </w:r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>년도</w:t>
      </w:r>
      <w:proofErr w:type="spellEnd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 xml:space="preserve"> </w:t>
      </w:r>
      <w:proofErr w:type="spellStart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>신고</w:t>
      </w:r>
      <w:proofErr w:type="spellEnd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 xml:space="preserve">, </w:t>
      </w:r>
      <w:proofErr w:type="spellStart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>결정</w:t>
      </w:r>
      <w:proofErr w:type="spellEnd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 xml:space="preserve"> 및 </w:t>
      </w:r>
      <w:proofErr w:type="spellStart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  <w:lang w:val="x-none" w:eastAsia="x-none" w:bidi="x-none"/>
        </w:rPr>
        <w:t>경정분에</w:t>
      </w:r>
      <w:proofErr w:type="spellEnd"/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 xml:space="preserve"> 대해</w:t>
      </w:r>
      <w:r w:rsidR="00C27BE2"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 xml:space="preserve"> 관할 세무서에 경정청구, 과세관청에 대한 심사청구 또는 조세심판원에의 심판청구를 원칙으로 하되,</w:t>
      </w:r>
      <w:r w:rsidR="00C27BE2">
        <w:rPr>
          <w:rFonts w:ascii="Noto Sans CJK KR" w:eastAsia="Noto Sans CJK KR" w:hAnsi="Noto Sans CJK KR" w:hint="eastAsia"/>
          <w:sz w:val="22"/>
          <w:szCs w:val="22"/>
        </w:rPr>
        <w:t xml:space="preserve"> 과세처분 등에 대한 행정소송을 제기하는 경우에는 추후 별도로 협의한다</w:t>
      </w:r>
    </w:p>
    <w:p w14:paraId="0417EEDE" w14:textId="77777777" w:rsidR="00C70085" w:rsidRPr="00C70085" w:rsidRDefault="00C70085" w:rsidP="00FF7033">
      <w:pPr>
        <w:wordWrap/>
        <w:spacing w:line="312" w:lineRule="auto"/>
        <w:ind w:firstLineChars="200" w:firstLine="440"/>
        <w:rPr>
          <w:rFonts w:ascii="Noto Sans CJK KR" w:eastAsia="Noto Sans CJK KR" w:hAnsi="Noto Sans CJK KR"/>
          <w:b/>
          <w:bCs/>
          <w:sz w:val="22"/>
          <w:szCs w:val="22"/>
          <w:u w:val="single"/>
        </w:rPr>
      </w:pPr>
    </w:p>
    <w:p w14:paraId="25337C36" w14:textId="7696D4BD" w:rsidR="00C27BE2" w:rsidRDefault="00C70085" w:rsidP="00C27BE2">
      <w:pPr>
        <w:wordWrap/>
        <w:spacing w:line="312" w:lineRule="auto"/>
        <w:rPr>
          <w:rFonts w:ascii="맑은 고딕" w:eastAsia="맑은 고딕" w:hAnsi="맑은 고딕" w:cs="맑은 고딕"/>
          <w:b/>
          <w:bCs/>
          <w:sz w:val="22"/>
          <w:szCs w:val="22"/>
          <w:u w:val="single"/>
        </w:rPr>
      </w:pPr>
      <w:r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(2)</w:t>
      </w:r>
      <w:r>
        <w:rPr>
          <w:rFonts w:ascii="Noto Sans CJK KR" w:eastAsia="Noto Sans CJK KR" w:hAnsi="Noto Sans CJK KR"/>
          <w:b/>
          <w:bCs/>
          <w:sz w:val="22"/>
          <w:szCs w:val="22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>병</w:t>
      </w:r>
      <w:r w:rsidR="00352FA6"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의 업무는</w:t>
      </w:r>
      <w:r w:rsidR="00422526"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commentRangeStart w:id="4"/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사회보험료,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고용보험,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산재보험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및 각종 지원금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환급업무,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전기요금 절감,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proofErr w:type="spellStart"/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노무리스크</w:t>
      </w:r>
      <w:proofErr w:type="spellEnd"/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 점검,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의무교육 통한 리스크 관리,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각종</w:t>
      </w:r>
      <w:r w:rsidR="00F952C7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 자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문,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C27BE2" w:rsidRPr="00214EAB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마케팅 제안 및 대행,</w:t>
      </w:r>
      <w:r w:rsidR="00C27BE2" w:rsidRPr="00214EAB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commentRangeEnd w:id="4"/>
      <w:r w:rsidR="00214EAB">
        <w:rPr>
          <w:rStyle w:val="ac"/>
        </w:rPr>
        <w:commentReference w:id="4"/>
      </w:r>
      <w:r w:rsidR="00C27BE2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>을의 경영지원 업무 등</w:t>
      </w:r>
      <w:r w:rsidR="00422526">
        <w:rPr>
          <w:rFonts w:ascii="맑은 고딕" w:eastAsia="맑은 고딕" w:hAnsi="맑은 고딕" w:cs="맑은 고딕" w:hint="eastAsia"/>
          <w:b/>
          <w:bCs/>
          <w:sz w:val="22"/>
          <w:szCs w:val="22"/>
          <w:u w:val="single"/>
        </w:rPr>
        <w:t>을 수행한다.</w:t>
      </w:r>
    </w:p>
    <w:p w14:paraId="4330FAFC" w14:textId="77777777" w:rsidR="00352FA6" w:rsidRPr="00C27BE2" w:rsidRDefault="00352FA6" w:rsidP="00FF7033">
      <w:pPr>
        <w:shd w:val="clear" w:color="auto" w:fill="FFFFFF"/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  <w:lang w:eastAsia="x-none" w:bidi="x-none"/>
        </w:rPr>
      </w:pPr>
    </w:p>
    <w:p w14:paraId="6EA24858" w14:textId="77777777" w:rsidR="00FF7033" w:rsidRDefault="00FF7033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</w:p>
    <w:p w14:paraId="62BE4031" w14:textId="136C42EF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</w:t>
      </w:r>
      <w:r>
        <w:rPr>
          <w:rFonts w:ascii="Noto Sans CJK KR" w:eastAsia="Noto Sans CJK KR" w:hAnsi="Noto Sans CJK KR"/>
          <w:b/>
          <w:sz w:val="22"/>
          <w:szCs w:val="22"/>
        </w:rPr>
        <w:t xml:space="preserve">3 </w:t>
      </w: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조 </w:t>
      </w:r>
      <w:r>
        <w:rPr>
          <w:rFonts w:ascii="Noto Sans CJK KR" w:eastAsia="Noto Sans CJK KR" w:hAnsi="Noto Sans CJK KR"/>
          <w:b/>
          <w:sz w:val="22"/>
          <w:szCs w:val="22"/>
        </w:rPr>
        <w:t>(</w:t>
      </w:r>
      <w:r>
        <w:rPr>
          <w:rFonts w:ascii="Noto Sans CJK KR" w:eastAsia="Noto Sans CJK KR" w:hAnsi="Noto Sans CJK KR" w:hint="eastAsia"/>
          <w:b/>
          <w:sz w:val="22"/>
          <w:szCs w:val="22"/>
        </w:rPr>
        <w:t>업무</w:t>
      </w:r>
      <w:r w:rsidR="00F952C7">
        <w:rPr>
          <w:rFonts w:ascii="Noto Sans CJK KR" w:eastAsia="Noto Sans CJK KR" w:hAnsi="Noto Sans CJK KR" w:hint="eastAsia"/>
          <w:b/>
          <w:sz w:val="22"/>
          <w:szCs w:val="22"/>
        </w:rPr>
        <w:t xml:space="preserve"> </w:t>
      </w:r>
      <w:r>
        <w:rPr>
          <w:rFonts w:ascii="Noto Sans CJK KR" w:eastAsia="Noto Sans CJK KR" w:hAnsi="Noto Sans CJK KR" w:hint="eastAsia"/>
          <w:b/>
          <w:sz w:val="22"/>
          <w:szCs w:val="22"/>
        </w:rPr>
        <w:t>수행기간)</w:t>
      </w:r>
    </w:p>
    <w:p w14:paraId="37B18B1E" w14:textId="06C25FBC" w:rsidR="00A243F7" w:rsidRDefault="00352FA6" w:rsidP="00FF7033">
      <w:pPr>
        <w:wordWrap/>
        <w:spacing w:line="312" w:lineRule="auto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>본 업무</w:t>
      </w:r>
      <w:r w:rsidR="00F952C7">
        <w:rPr>
          <w:rFonts w:ascii="맑은 고딕" w:eastAsia="맑은 고딕" w:hAnsi="맑은 고딕" w:cs="맑은 고딕" w:hint="eastAsia"/>
          <w:sz w:val="22"/>
          <w:szCs w:val="22"/>
        </w:rPr>
        <w:t>의</w:t>
      </w:r>
      <w:r>
        <w:rPr>
          <w:rFonts w:ascii="Noto Sans CJK KR" w:eastAsia="Noto Sans CJK KR" w:hAnsi="Noto Sans CJK KR" w:hint="eastAsia"/>
          <w:sz w:val="22"/>
          <w:szCs w:val="22"/>
        </w:rPr>
        <w:t xml:space="preserve"> 수행기간은 </w:t>
      </w:r>
      <w:r w:rsidR="00F952C7">
        <w:rPr>
          <w:rFonts w:ascii="맑은 고딕" w:eastAsia="맑은 고딕" w:hAnsi="맑은 고딕" w:cs="맑은 고딕" w:hint="eastAsia"/>
          <w:sz w:val="22"/>
          <w:szCs w:val="22"/>
        </w:rPr>
        <w:t>상기 제1조에 명시</w:t>
      </w:r>
      <w:r w:rsidR="000C2B20">
        <w:rPr>
          <w:rFonts w:ascii="맑은 고딕" w:eastAsia="맑은 고딕" w:hAnsi="맑은 고딕" w:cs="맑은 고딕" w:hint="eastAsia"/>
          <w:sz w:val="22"/>
          <w:szCs w:val="22"/>
        </w:rPr>
        <w:t>한</w:t>
      </w:r>
      <w:r w:rsidR="00F952C7">
        <w:rPr>
          <w:rFonts w:ascii="맑은 고딕" w:eastAsia="맑은 고딕" w:hAnsi="맑은 고딕" w:cs="맑은 고딕" w:hint="eastAsia"/>
          <w:sz w:val="22"/>
          <w:szCs w:val="22"/>
        </w:rPr>
        <w:t xml:space="preserve"> 검토 항목에 </w:t>
      </w:r>
      <w:r w:rsidR="000C2B20">
        <w:rPr>
          <w:rFonts w:ascii="맑은 고딕" w:eastAsia="맑은 고딕" w:hAnsi="맑은 고딕" w:cs="맑은 고딕" w:hint="eastAsia"/>
          <w:sz w:val="22"/>
          <w:szCs w:val="22"/>
        </w:rPr>
        <w:t>관하여</w:t>
      </w:r>
      <w:r w:rsidR="00F952C7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0C2B20">
        <w:rPr>
          <w:rFonts w:ascii="맑은 고딕" w:eastAsia="맑은 고딕" w:hAnsi="맑은 고딕" w:cs="맑은 고딕" w:hint="eastAsia"/>
          <w:sz w:val="22"/>
          <w:szCs w:val="22"/>
        </w:rPr>
        <w:t xml:space="preserve">각종 </w:t>
      </w:r>
      <w:r w:rsidR="00F952C7">
        <w:rPr>
          <w:rFonts w:ascii="맑은 고딕" w:eastAsia="맑은 고딕" w:hAnsi="맑은 고딕" w:cs="맑은 고딕" w:hint="eastAsia"/>
          <w:sz w:val="22"/>
          <w:szCs w:val="22"/>
        </w:rPr>
        <w:t xml:space="preserve">사후관리 요건 및 리스크 관리를 위하여 지속적인 자문을 제공하기 위해 </w:t>
      </w:r>
      <w:r>
        <w:rPr>
          <w:rFonts w:ascii="Noto Sans CJK KR" w:eastAsia="Noto Sans CJK KR" w:hAnsi="Noto Sans CJK KR" w:hint="eastAsia"/>
          <w:sz w:val="22"/>
          <w:szCs w:val="22"/>
        </w:rPr>
        <w:t>본 계약 체결일부터</w:t>
      </w:r>
      <w:r w:rsidR="009041C2"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r w:rsidR="00F952C7">
        <w:rPr>
          <w:rFonts w:ascii="Noto Sans CJK KR" w:eastAsia="Noto Sans CJK KR" w:hAnsi="Noto Sans CJK KR"/>
          <w:sz w:val="22"/>
          <w:szCs w:val="22"/>
        </w:rPr>
        <w:t>2</w:t>
      </w:r>
      <w:r w:rsidR="00F952C7">
        <w:rPr>
          <w:rFonts w:ascii="맑은 고딕" w:eastAsia="맑은 고딕" w:hAnsi="맑은 고딕" w:cs="맑은 고딕" w:hint="eastAsia"/>
          <w:sz w:val="22"/>
          <w:szCs w:val="22"/>
        </w:rPr>
        <w:t>년으로 한다.</w:t>
      </w:r>
    </w:p>
    <w:p w14:paraId="3132C648" w14:textId="7CCA86D7" w:rsidR="00FF3A21" w:rsidRPr="00F952C7" w:rsidRDefault="00F952C7" w:rsidP="00FF7033">
      <w:pPr>
        <w:wordWrap/>
        <w:spacing w:line="312" w:lineRule="auto"/>
        <w:rPr>
          <w:rFonts w:ascii="Noto Sans CJK KR" w:eastAsia="Noto Sans CJK KR" w:hAnsi="Noto Sans CJK KR"/>
          <w:bCs/>
          <w:sz w:val="22"/>
          <w:szCs w:val="22"/>
        </w:rPr>
      </w:pPr>
      <w:r w:rsidRPr="00F952C7">
        <w:rPr>
          <w:rFonts w:ascii="Noto Sans CJK KR" w:eastAsia="Noto Sans CJK KR" w:hAnsi="Noto Sans CJK KR" w:hint="eastAsia"/>
          <w:bCs/>
          <w:sz w:val="22"/>
          <w:szCs w:val="22"/>
        </w:rPr>
        <w:t>(</w:t>
      </w:r>
      <w:r w:rsidRPr="00F952C7">
        <w:rPr>
          <w:rFonts w:ascii="맑은 고딕" w:eastAsia="맑은 고딕" w:hAnsi="맑은 고딕" w:cs="맑은 고딕" w:hint="eastAsia"/>
          <w:bCs/>
          <w:sz w:val="22"/>
          <w:szCs w:val="22"/>
        </w:rPr>
        <w:t>사후관리 요건 등에 대한 자문과 신규 세법 및 유권해석</w:t>
      </w:r>
      <w:r w:rsidR="000C2B20">
        <w:rPr>
          <w:rFonts w:ascii="맑은 고딕" w:eastAsia="맑은 고딕" w:hAnsi="맑은 고딕" w:cs="맑은 고딕" w:hint="eastAsia"/>
          <w:bCs/>
          <w:sz w:val="22"/>
          <w:szCs w:val="22"/>
        </w:rPr>
        <w:t xml:space="preserve"> 또한</w:t>
      </w:r>
      <w:r w:rsidRPr="00F952C7">
        <w:rPr>
          <w:rFonts w:ascii="맑은 고딕" w:eastAsia="맑은 고딕" w:hAnsi="맑은 고딕" w:cs="맑은 고딕" w:hint="eastAsia"/>
          <w:bCs/>
          <w:sz w:val="22"/>
          <w:szCs w:val="22"/>
        </w:rPr>
        <w:t xml:space="preserve"> 제공하도록 한다.</w:t>
      </w:r>
      <w:r w:rsidRPr="00F952C7">
        <w:rPr>
          <w:rFonts w:ascii="Noto Sans CJK KR" w:eastAsia="Noto Sans CJK KR" w:hAnsi="Noto Sans CJK KR"/>
          <w:bCs/>
          <w:sz w:val="22"/>
          <w:szCs w:val="22"/>
        </w:rPr>
        <w:t>)</w:t>
      </w:r>
    </w:p>
    <w:p w14:paraId="5B27FD05" w14:textId="77777777" w:rsidR="00F952C7" w:rsidRPr="000C2B20" w:rsidRDefault="00F952C7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</w:p>
    <w:p w14:paraId="03ED7D78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</w:t>
      </w:r>
      <w:r>
        <w:rPr>
          <w:rFonts w:ascii="Noto Sans CJK KR" w:eastAsia="Noto Sans CJK KR" w:hAnsi="Noto Sans CJK KR"/>
          <w:b/>
          <w:sz w:val="22"/>
          <w:szCs w:val="22"/>
        </w:rPr>
        <w:t>4</w:t>
      </w: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 조 (보수 및 지급방법)</w:t>
      </w:r>
    </w:p>
    <w:p w14:paraId="48F318BE" w14:textId="1A84BE0D" w:rsidR="00352FA6" w:rsidRDefault="00EC6583" w:rsidP="00EC6583">
      <w:pPr>
        <w:pStyle w:val="a4"/>
        <w:widowControl/>
        <w:numPr>
          <w:ilvl w:val="0"/>
          <w:numId w:val="1"/>
        </w:numPr>
        <w:wordWrap/>
        <w:autoSpaceDE w:val="0"/>
        <w:autoSpaceDN w:val="0"/>
        <w:spacing w:line="312" w:lineRule="auto"/>
        <w:ind w:leftChars="0"/>
        <w:rPr>
          <w:rFonts w:ascii="Noto Sans CJK KR" w:eastAsia="Noto Sans CJK KR" w:hAnsi="Noto Sans CJK KR" w:cs="바탕"/>
          <w:b/>
          <w:bCs/>
          <w:kern w:val="0"/>
          <w:sz w:val="22"/>
          <w:szCs w:val="22"/>
          <w:u w:val="single"/>
          <w:shd w:val="clear" w:color="auto" w:fill="FFFF00"/>
        </w:rPr>
      </w:pPr>
      <w:r>
        <w:rPr>
          <w:rFonts w:ascii="Noto Sans CJK KR" w:eastAsia="Noto Sans CJK KR" w:hAnsi="Noto Sans CJK KR" w:cs="바탕" w:hint="eastAsia"/>
          <w:kern w:val="0"/>
          <w:sz w:val="22"/>
          <w:szCs w:val="22"/>
        </w:rPr>
        <w:t>1</w:t>
      </w:r>
      <w:r>
        <w:rPr>
          <w:rFonts w:ascii="맑은 고딕" w:eastAsia="맑은 고딕" w:hAnsi="맑은 고딕" w:cs="맑은 고딕" w:hint="eastAsia"/>
          <w:kern w:val="0"/>
          <w:sz w:val="22"/>
          <w:szCs w:val="22"/>
        </w:rPr>
        <w:t>.</w:t>
      </w:r>
      <w:r>
        <w:rPr>
          <w:rFonts w:ascii="맑은 고딕" w:eastAsia="맑은 고딕" w:hAnsi="맑은 고딕" w:cs="맑은 고딕"/>
          <w:kern w:val="0"/>
          <w:sz w:val="22"/>
          <w:szCs w:val="22"/>
        </w:rPr>
        <w:t xml:space="preserve"> </w:t>
      </w:r>
      <w:commentRangeStart w:id="5"/>
      <w:r w:rsidR="00352FA6">
        <w:rPr>
          <w:rFonts w:ascii="Noto Sans CJK KR" w:eastAsia="Noto Sans CJK KR" w:hAnsi="Noto Sans CJK KR" w:cs="바탕" w:hint="eastAsia"/>
          <w:kern w:val="0"/>
          <w:sz w:val="22"/>
          <w:szCs w:val="22"/>
        </w:rPr>
        <w:t>을</w:t>
      </w:r>
      <w:r w:rsidR="00A243F7">
        <w:rPr>
          <w:rFonts w:ascii="맑은 고딕" w:eastAsia="맑은 고딕" w:hAnsi="맑은 고딕" w:cs="맑은 고딕" w:hint="eastAsia"/>
          <w:kern w:val="0"/>
          <w:sz w:val="22"/>
          <w:szCs w:val="22"/>
        </w:rPr>
        <w:t>과 병</w:t>
      </w:r>
      <w:r w:rsidR="00352FA6">
        <w:rPr>
          <w:rFonts w:ascii="Noto Sans CJK KR" w:eastAsia="Noto Sans CJK KR" w:hAnsi="Noto Sans CJK KR" w:cs="바탕" w:hint="eastAsia"/>
          <w:kern w:val="0"/>
          <w:sz w:val="22"/>
          <w:szCs w:val="22"/>
        </w:rPr>
        <w:t xml:space="preserve">이 수임한 </w:t>
      </w:r>
      <w:commentRangeEnd w:id="5"/>
      <w:r w:rsidR="00140203">
        <w:rPr>
          <w:rStyle w:val="ac"/>
        </w:rPr>
        <w:commentReference w:id="5"/>
      </w:r>
      <w:r w:rsidR="00352FA6">
        <w:rPr>
          <w:rFonts w:ascii="Noto Sans CJK KR" w:eastAsia="Noto Sans CJK KR" w:hAnsi="Noto Sans CJK KR" w:cs="바탕" w:hint="eastAsia"/>
          <w:kern w:val="0"/>
          <w:sz w:val="22"/>
          <w:szCs w:val="22"/>
        </w:rPr>
        <w:t xml:space="preserve">업무에 대하여 갑이 지급하여야 할 보수는 제2조의 업무와 </w:t>
      </w:r>
      <w:proofErr w:type="gramStart"/>
      <w:r w:rsidR="00352FA6">
        <w:rPr>
          <w:rFonts w:ascii="Noto Sans CJK KR" w:eastAsia="Noto Sans CJK KR" w:hAnsi="Noto Sans CJK KR" w:cs="바탕" w:hint="eastAsia"/>
          <w:kern w:val="0"/>
          <w:sz w:val="22"/>
          <w:szCs w:val="22"/>
        </w:rPr>
        <w:t xml:space="preserve">관련하여  </w:t>
      </w:r>
      <w:r w:rsidR="00422526">
        <w:rPr>
          <w:rFonts w:ascii="맑은 고딕" w:eastAsia="맑은 고딕" w:hAnsi="맑은 고딕" w:cs="맑은 고딕" w:hint="eastAsia"/>
          <w:b/>
          <w:kern w:val="0"/>
          <w:sz w:val="22"/>
          <w:szCs w:val="22"/>
          <w:u w:val="single"/>
        </w:rPr>
        <w:t>지원금</w:t>
      </w:r>
      <w:proofErr w:type="gramEnd"/>
      <w:r w:rsidR="00422526">
        <w:rPr>
          <w:rFonts w:ascii="맑은 고딕" w:eastAsia="맑은 고딕" w:hAnsi="맑은 고딕" w:cs="맑은 고딕" w:hint="eastAsia"/>
          <w:b/>
          <w:kern w:val="0"/>
          <w:sz w:val="22"/>
          <w:szCs w:val="22"/>
          <w:u w:val="single"/>
        </w:rPr>
        <w:t>,</w:t>
      </w:r>
      <w:r w:rsidR="00422526">
        <w:rPr>
          <w:rFonts w:ascii="맑은 고딕" w:eastAsia="맑은 고딕" w:hAnsi="맑은 고딕" w:cs="맑은 고딕"/>
          <w:b/>
          <w:kern w:val="0"/>
          <w:sz w:val="22"/>
          <w:szCs w:val="22"/>
          <w:u w:val="single"/>
        </w:rPr>
        <w:t xml:space="preserve"> </w:t>
      </w:r>
      <w:r w:rsidR="00422526">
        <w:rPr>
          <w:rFonts w:ascii="맑은 고딕" w:eastAsia="맑은 고딕" w:hAnsi="맑은 고딕" w:cs="맑은 고딕" w:hint="eastAsia"/>
          <w:b/>
          <w:kern w:val="0"/>
          <w:sz w:val="22"/>
          <w:szCs w:val="22"/>
          <w:u w:val="single"/>
        </w:rPr>
        <w:t>환</w:t>
      </w:r>
      <w:r w:rsidR="00352FA6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급, 감액 또는 절감되는 세액</w:t>
      </w:r>
      <w:r w:rsidR="003143BF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 xml:space="preserve"> </w:t>
      </w:r>
      <w:r w:rsidR="00B25A50" w:rsidRPr="000C2B20">
        <w:rPr>
          <w:rFonts w:ascii="맑은 고딕" w:eastAsia="맑은 고딕" w:hAnsi="맑은 고딕" w:cs="맑은 고딕" w:hint="eastAsia"/>
          <w:b/>
          <w:color w:val="000000" w:themeColor="text1"/>
          <w:kern w:val="0"/>
          <w:sz w:val="22"/>
          <w:szCs w:val="22"/>
          <w:u w:val="single"/>
        </w:rPr>
        <w:t>이월</w:t>
      </w:r>
      <w:r w:rsidR="003143BF" w:rsidRPr="000C2B20">
        <w:rPr>
          <w:rFonts w:ascii="맑은 고딕" w:eastAsia="맑은 고딕" w:hAnsi="맑은 고딕" w:cs="맑은 고딕" w:hint="eastAsia"/>
          <w:b/>
          <w:color w:val="000000" w:themeColor="text1"/>
          <w:kern w:val="0"/>
          <w:sz w:val="22"/>
          <w:szCs w:val="22"/>
          <w:u w:val="single"/>
        </w:rPr>
        <w:t>세액</w:t>
      </w:r>
      <w:r w:rsidR="00B25A50" w:rsidRPr="000C2B20">
        <w:rPr>
          <w:rFonts w:ascii="맑은 고딕" w:eastAsia="맑은 고딕" w:hAnsi="맑은 고딕" w:cs="맑은 고딕" w:hint="eastAsia"/>
          <w:b/>
          <w:color w:val="000000" w:themeColor="text1"/>
          <w:kern w:val="0"/>
          <w:sz w:val="22"/>
          <w:szCs w:val="22"/>
          <w:u w:val="single"/>
        </w:rPr>
        <w:t xml:space="preserve">공제 </w:t>
      </w:r>
      <w:r w:rsidR="003143BF" w:rsidRPr="000C2B20">
        <w:rPr>
          <w:rFonts w:ascii="맑은 고딕" w:eastAsia="맑은 고딕" w:hAnsi="맑은 고딕" w:cs="맑은 고딕" w:hint="eastAsia"/>
          <w:b/>
          <w:color w:val="000000" w:themeColor="text1"/>
          <w:kern w:val="0"/>
          <w:sz w:val="22"/>
          <w:szCs w:val="22"/>
          <w:u w:val="single"/>
        </w:rPr>
        <w:t xml:space="preserve">등 </w:t>
      </w:r>
      <w:r w:rsidR="00B25A50" w:rsidRPr="000C2B20">
        <w:rPr>
          <w:rFonts w:ascii="Noto Sans CJK KR" w:eastAsia="Noto Sans CJK KR" w:hAnsi="Noto Sans CJK KR" w:cs="바탕" w:hint="eastAsia"/>
          <w:b/>
          <w:color w:val="000000" w:themeColor="text1"/>
          <w:kern w:val="0"/>
          <w:sz w:val="22"/>
          <w:szCs w:val="22"/>
          <w:u w:val="single"/>
        </w:rPr>
        <w:t>,</w:t>
      </w:r>
      <w:r w:rsidR="00B25A50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 xml:space="preserve"> </w:t>
      </w:r>
      <w:r w:rsidR="00352FA6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 xml:space="preserve">(이하 </w:t>
      </w:r>
      <w:r w:rsidR="00352FA6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>“</w:t>
      </w:r>
      <w:r w:rsidR="00352FA6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환급세액 등</w:t>
      </w:r>
      <w:r w:rsidR="00352FA6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>”</w:t>
      </w:r>
      <w:r w:rsidR="00352FA6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 xml:space="preserve">이라 함)과 관련하여 환급, 감액,  절감액의 </w:t>
      </w:r>
      <w:r w:rsidR="008E531D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>30</w:t>
      </w:r>
      <w:r w:rsidR="00352FA6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%</w:t>
      </w:r>
      <w:r w:rsidR="00352FA6">
        <w:rPr>
          <w:rFonts w:ascii="Noto Sans CJK KR" w:eastAsia="Noto Sans CJK KR" w:hAnsi="Noto Sans CJK KR" w:cs="바탕" w:hint="eastAsia"/>
          <w:kern w:val="0"/>
          <w:sz w:val="22"/>
          <w:szCs w:val="22"/>
        </w:rPr>
        <w:t xml:space="preserve">로 </w:t>
      </w:r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 xml:space="preserve">하되 이는 </w:t>
      </w:r>
      <w:r w:rsidR="00C36353">
        <w:rPr>
          <w:rFonts w:ascii="맑은 고딕" w:eastAsia="맑은 고딕" w:hAnsi="맑은 고딕" w:cs="맑은 고딕"/>
          <w:kern w:val="0"/>
          <w:sz w:val="22"/>
          <w:szCs w:val="22"/>
        </w:rPr>
        <w:t>5</w:t>
      </w:r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 xml:space="preserve">억 이하 환급액에 대한 </w:t>
      </w:r>
      <w:proofErr w:type="spellStart"/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>보수율이며</w:t>
      </w:r>
      <w:proofErr w:type="spellEnd"/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 xml:space="preserve">, </w:t>
      </w:r>
      <w:r w:rsidR="00C36353">
        <w:rPr>
          <w:rFonts w:ascii="맑은 고딕" w:eastAsia="맑은 고딕" w:hAnsi="맑은 고딕" w:cs="맑은 고딕"/>
          <w:kern w:val="0"/>
          <w:sz w:val="22"/>
          <w:szCs w:val="22"/>
        </w:rPr>
        <w:t>5</w:t>
      </w:r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 xml:space="preserve">억 이상 환급분에 대해서는 </w:t>
      </w:r>
      <w:r w:rsidR="00C36353">
        <w:rPr>
          <w:rFonts w:ascii="맑은 고딕" w:eastAsia="맑은 고딕" w:hAnsi="맑은 고딕" w:cs="맑은 고딕"/>
          <w:kern w:val="0"/>
          <w:sz w:val="22"/>
          <w:szCs w:val="22"/>
        </w:rPr>
        <w:t>20%</w:t>
      </w:r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>로</w:t>
      </w:r>
      <w:r w:rsidR="00C36353">
        <w:rPr>
          <w:rFonts w:ascii="맑은 고딕" w:eastAsia="맑은 고딕" w:hAnsi="맑은 고딕" w:cs="맑은 고딕"/>
          <w:kern w:val="0"/>
          <w:sz w:val="22"/>
          <w:szCs w:val="22"/>
        </w:rPr>
        <w:t xml:space="preserve"> </w:t>
      </w:r>
      <w:r w:rsidR="00C36353">
        <w:rPr>
          <w:rFonts w:ascii="맑은 고딕" w:eastAsia="맑은 고딕" w:hAnsi="맑은 고딕" w:cs="맑은 고딕" w:hint="eastAsia"/>
          <w:kern w:val="0"/>
          <w:sz w:val="22"/>
          <w:szCs w:val="22"/>
        </w:rPr>
        <w:t>계산하여 정산하기로 한다.</w:t>
      </w:r>
      <w:r w:rsidR="008520E6">
        <w:rPr>
          <w:rFonts w:ascii="맑은 고딕" w:eastAsia="맑은 고딕" w:hAnsi="맑은 고딕" w:cs="맑은 고딕"/>
          <w:kern w:val="0"/>
          <w:sz w:val="22"/>
          <w:szCs w:val="22"/>
        </w:rPr>
        <w:t xml:space="preserve"> </w:t>
      </w:r>
      <w:ins w:id="6" w:author="만든 이" w:date="2024-01-22T14:33:00Z">
        <w:r w:rsidR="008520E6">
          <w:rPr>
            <w:rFonts w:ascii="맑은 고딕" w:eastAsia="맑은 고딕" w:hAnsi="맑은 고딕" w:cs="맑은 고딕" w:hint="eastAsia"/>
            <w:kern w:val="0"/>
            <w:sz w:val="22"/>
            <w:szCs w:val="22"/>
          </w:rPr>
          <w:t>갑은 위 금</w:t>
        </w:r>
      </w:ins>
      <w:ins w:id="7" w:author="만든 이" w:date="2024-01-22T14:34:00Z">
        <w:r w:rsidR="008520E6">
          <w:rPr>
            <w:rFonts w:ascii="맑은 고딕" w:eastAsia="맑은 고딕" w:hAnsi="맑은 고딕" w:cs="맑은 고딕" w:hint="eastAsia"/>
            <w:kern w:val="0"/>
            <w:sz w:val="22"/>
            <w:szCs w:val="22"/>
          </w:rPr>
          <w:t xml:space="preserve">액을 </w:t>
        </w:r>
        <w:r w:rsidR="008520E6">
          <w:rPr>
            <w:rFonts w:ascii="맑은 고딕" w:eastAsia="맑은 고딕" w:hAnsi="맑은 고딕" w:cs="맑은 고딕"/>
            <w:kern w:val="0"/>
            <w:sz w:val="22"/>
            <w:szCs w:val="22"/>
          </w:rPr>
          <w:t>“0”</w:t>
        </w:r>
        <w:r w:rsidR="008520E6">
          <w:rPr>
            <w:rFonts w:ascii="맑은 고딕" w:eastAsia="맑은 고딕" w:hAnsi="맑은 고딕" w:cs="맑은 고딕" w:hint="eastAsia"/>
            <w:kern w:val="0"/>
            <w:sz w:val="22"/>
            <w:szCs w:val="22"/>
          </w:rPr>
          <w:t>에게 지급하기로 하며,</w:t>
        </w:r>
        <w:r w:rsidR="008520E6">
          <w:rPr>
            <w:rFonts w:ascii="맑은 고딕" w:eastAsia="맑은 고딕" w:hAnsi="맑은 고딕" w:cs="맑은 고딕"/>
            <w:kern w:val="0"/>
            <w:sz w:val="22"/>
            <w:szCs w:val="22"/>
          </w:rPr>
          <w:t xml:space="preserve"> </w:t>
        </w:r>
        <w:r w:rsidR="008520E6">
          <w:rPr>
            <w:rFonts w:ascii="맑은 고딕" w:eastAsia="맑은 고딕" w:hAnsi="맑은 고딕" w:cs="맑은 고딕" w:hint="eastAsia"/>
            <w:kern w:val="0"/>
            <w:sz w:val="22"/>
            <w:szCs w:val="22"/>
          </w:rPr>
          <w:t>이로써 갑은 본 계약상 을과 병에게 지급의무를 다한 것으로 한다.</w:t>
        </w:r>
        <w:r w:rsidR="008520E6">
          <w:rPr>
            <w:rFonts w:ascii="맑은 고딕" w:eastAsia="맑은 고딕" w:hAnsi="맑은 고딕" w:cs="맑은 고딕"/>
            <w:kern w:val="0"/>
            <w:sz w:val="22"/>
            <w:szCs w:val="22"/>
          </w:rPr>
          <w:t xml:space="preserve"> </w:t>
        </w:r>
      </w:ins>
    </w:p>
    <w:p w14:paraId="31091B0C" w14:textId="5C09348E" w:rsidR="00824B9D" w:rsidRDefault="00EC6583" w:rsidP="00EC6583">
      <w:pPr>
        <w:pStyle w:val="a4"/>
        <w:widowControl/>
        <w:numPr>
          <w:ilvl w:val="0"/>
          <w:numId w:val="1"/>
        </w:numPr>
        <w:wordWrap/>
        <w:autoSpaceDE w:val="0"/>
        <w:autoSpaceDN w:val="0"/>
        <w:spacing w:line="312" w:lineRule="auto"/>
        <w:ind w:leftChars="0"/>
        <w:rPr>
          <w:rFonts w:ascii="Noto Sans CJK KR" w:eastAsia="Noto Sans CJK KR" w:hAnsi="Noto Sans CJK KR" w:cs="바탕"/>
          <w:color w:val="000000"/>
          <w:kern w:val="0"/>
          <w:sz w:val="22"/>
          <w:szCs w:val="22"/>
        </w:rPr>
      </w:pPr>
      <w:r>
        <w:rPr>
          <w:rFonts w:ascii="Noto Sans CJK KR" w:eastAsia="Noto Sans CJK KR" w:hAnsi="Noto Sans CJK KR" w:cs="바탕" w:hint="eastAsia"/>
          <w:color w:val="000000"/>
          <w:kern w:val="0"/>
          <w:sz w:val="22"/>
          <w:szCs w:val="22"/>
        </w:rPr>
        <w:t>2</w:t>
      </w:r>
      <w:r>
        <w:rPr>
          <w:rFonts w:ascii="맑은 고딕" w:eastAsia="맑은 고딕" w:hAnsi="맑은 고딕" w:cs="맑은 고딕" w:hint="eastAsia"/>
          <w:color w:val="000000"/>
          <w:kern w:val="0"/>
          <w:sz w:val="22"/>
          <w:szCs w:val="22"/>
        </w:rPr>
        <w:t xml:space="preserve">. </w:t>
      </w:r>
      <w:r>
        <w:rPr>
          <w:rFonts w:ascii="Noto Sans CJK KR" w:eastAsia="Noto Sans CJK KR" w:hAnsi="Noto Sans CJK KR" w:cs="바탕" w:hint="eastAsia"/>
          <w:color w:val="000000"/>
          <w:kern w:val="0"/>
          <w:sz w:val="22"/>
          <w:szCs w:val="22"/>
        </w:rPr>
        <w:t>1</w:t>
      </w:r>
      <w:r w:rsidR="00352FA6">
        <w:rPr>
          <w:rFonts w:ascii="Noto Sans CJK KR" w:eastAsia="Noto Sans CJK KR" w:hAnsi="Noto Sans CJK KR" w:cs="바탕" w:hint="eastAsia"/>
          <w:color w:val="000000"/>
          <w:kern w:val="0"/>
          <w:sz w:val="22"/>
          <w:szCs w:val="22"/>
        </w:rPr>
        <w:t xml:space="preserve">항의 </w:t>
      </w:r>
      <w:r w:rsidR="00352FA6">
        <w:rPr>
          <w:rFonts w:ascii="Noto Sans CJK KR" w:eastAsia="Noto Sans CJK KR" w:hAnsi="Noto Sans CJK KR" w:cs="바탕"/>
          <w:color w:val="000000"/>
          <w:kern w:val="0"/>
          <w:sz w:val="22"/>
          <w:szCs w:val="22"/>
        </w:rPr>
        <w:t>“</w:t>
      </w:r>
      <w:r w:rsidR="00352FA6">
        <w:rPr>
          <w:rFonts w:ascii="Noto Sans CJK KR" w:eastAsia="Noto Sans CJK KR" w:hAnsi="Noto Sans CJK KR" w:cs="바탕" w:hint="eastAsia"/>
          <w:color w:val="000000"/>
          <w:kern w:val="0"/>
          <w:sz w:val="22"/>
          <w:szCs w:val="22"/>
        </w:rPr>
        <w:t>환급세액 등</w:t>
      </w:r>
      <w:r w:rsidR="00352FA6">
        <w:rPr>
          <w:rFonts w:ascii="Noto Sans CJK KR" w:eastAsia="Noto Sans CJK KR" w:hAnsi="Noto Sans CJK KR" w:cs="바탕"/>
          <w:color w:val="000000"/>
          <w:kern w:val="0"/>
          <w:sz w:val="22"/>
          <w:szCs w:val="22"/>
        </w:rPr>
        <w:t>”</w:t>
      </w:r>
      <w:r w:rsidR="00352FA6">
        <w:rPr>
          <w:rFonts w:ascii="Noto Sans CJK KR" w:eastAsia="Noto Sans CJK KR" w:hAnsi="Noto Sans CJK KR" w:cs="바탕" w:hint="eastAsia"/>
          <w:color w:val="000000"/>
          <w:kern w:val="0"/>
          <w:sz w:val="22"/>
          <w:szCs w:val="22"/>
        </w:rPr>
        <w:t>에는</w:t>
      </w:r>
      <w:r w:rsidR="00352FA6">
        <w:rPr>
          <w:rFonts w:ascii="Noto Sans CJK KR" w:eastAsia="Noto Sans CJK KR" w:hAnsi="Noto Sans CJK KR" w:cs="바탕"/>
          <w:color w:val="000000"/>
          <w:kern w:val="0"/>
          <w:sz w:val="22"/>
          <w:szCs w:val="22"/>
        </w:rPr>
        <w:t xml:space="preserve"> </w:t>
      </w:r>
      <w:r w:rsidR="00352FA6">
        <w:rPr>
          <w:rFonts w:ascii="Noto Sans CJK KR" w:eastAsia="Noto Sans CJK KR" w:hAnsi="Noto Sans CJK KR" w:cs="바탕" w:hint="eastAsia"/>
          <w:b/>
          <w:color w:val="000000"/>
          <w:kern w:val="0"/>
          <w:sz w:val="22"/>
          <w:szCs w:val="22"/>
          <w:u w:val="single"/>
        </w:rPr>
        <w:t>국세 및 지방세</w:t>
      </w:r>
      <w:r w:rsidR="00352FA6">
        <w:rPr>
          <w:rFonts w:ascii="Noto Sans CJK KR" w:eastAsia="Noto Sans CJK KR" w:hAnsi="Noto Sans CJK KR" w:cs="바탕" w:hint="eastAsia"/>
          <w:color w:val="000000"/>
          <w:kern w:val="0"/>
          <w:sz w:val="22"/>
          <w:szCs w:val="22"/>
        </w:rPr>
        <w:t>를 모두 포함한다.</w:t>
      </w:r>
    </w:p>
    <w:p w14:paraId="455F7606" w14:textId="28B05FDE" w:rsidR="00352FA6" w:rsidRPr="00CC54A7" w:rsidRDefault="00EC6583" w:rsidP="00EC6583">
      <w:pPr>
        <w:pStyle w:val="a4"/>
        <w:widowControl/>
        <w:numPr>
          <w:ilvl w:val="0"/>
          <w:numId w:val="1"/>
        </w:numPr>
        <w:wordWrap/>
        <w:autoSpaceDE w:val="0"/>
        <w:autoSpaceDN w:val="0"/>
        <w:spacing w:line="312" w:lineRule="auto"/>
        <w:ind w:leftChars="0"/>
        <w:rPr>
          <w:rFonts w:ascii="Noto Sans CJK KR" w:eastAsia="Noto Sans CJK KR" w:hAnsi="Noto Sans CJK KR" w:cs="바탕"/>
          <w:color w:val="000000"/>
          <w:kern w:val="0"/>
          <w:sz w:val="22"/>
          <w:szCs w:val="22"/>
          <w:u w:val="single"/>
        </w:rPr>
      </w:pPr>
      <w:r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3</w:t>
      </w:r>
      <w:r>
        <w:rPr>
          <w:rFonts w:ascii="맑은 고딕" w:eastAsia="맑은 고딕" w:hAnsi="맑은 고딕" w:cs="맑은 고딕" w:hint="eastAsia"/>
          <w:b/>
          <w:kern w:val="0"/>
          <w:sz w:val="22"/>
          <w:szCs w:val="22"/>
          <w:u w:val="single"/>
        </w:rPr>
        <w:t>.</w:t>
      </w:r>
      <w:r>
        <w:rPr>
          <w:rFonts w:ascii="맑은 고딕" w:eastAsia="맑은 고딕" w:hAnsi="맑은 고딕" w:cs="맑은 고딕"/>
          <w:b/>
          <w:kern w:val="0"/>
          <w:sz w:val="22"/>
          <w:szCs w:val="22"/>
          <w:u w:val="single"/>
        </w:rPr>
        <w:t xml:space="preserve"> </w:t>
      </w:r>
      <w:r w:rsidR="00352FA6" w:rsidRPr="00CC54A7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상기</w:t>
      </w:r>
      <w:r w:rsidR="00352FA6" w:rsidRPr="00CC54A7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 xml:space="preserve"> </w:t>
      </w:r>
      <w:r w:rsidR="00352FA6" w:rsidRPr="00CC54A7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보수액에</w:t>
      </w:r>
      <w:r w:rsidR="00352FA6" w:rsidRPr="00CC54A7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 xml:space="preserve"> </w:t>
      </w:r>
      <w:r w:rsidR="00352FA6" w:rsidRPr="00CC54A7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대한</w:t>
      </w:r>
      <w:r w:rsidR="00352FA6" w:rsidRPr="00CC54A7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 xml:space="preserve"> </w:t>
      </w:r>
      <w:r w:rsidR="00352FA6" w:rsidRPr="00CC54A7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부가가치세는</w:t>
      </w:r>
      <w:r w:rsidR="00352FA6" w:rsidRPr="00CC54A7">
        <w:rPr>
          <w:rFonts w:ascii="Noto Sans CJK KR" w:eastAsia="Noto Sans CJK KR" w:hAnsi="Noto Sans CJK KR" w:cs="바탕"/>
          <w:b/>
          <w:kern w:val="0"/>
          <w:sz w:val="22"/>
          <w:szCs w:val="22"/>
          <w:u w:val="single"/>
        </w:rPr>
        <w:t xml:space="preserve"> </w:t>
      </w:r>
      <w:r w:rsidR="00352FA6" w:rsidRPr="00CC54A7">
        <w:rPr>
          <w:rFonts w:ascii="Noto Sans CJK KR" w:eastAsia="Noto Sans CJK KR" w:hAnsi="Noto Sans CJK KR" w:cs="바탕" w:hint="eastAsia"/>
          <w:b/>
          <w:kern w:val="0"/>
          <w:sz w:val="22"/>
          <w:szCs w:val="22"/>
          <w:u w:val="single"/>
        </w:rPr>
        <w:t>갑이 별도로 부담한다</w:t>
      </w:r>
      <w:r w:rsidR="00352FA6" w:rsidRPr="00CC54A7">
        <w:rPr>
          <w:rFonts w:ascii="Noto Sans CJK KR" w:eastAsia="Noto Sans CJK KR" w:hAnsi="Noto Sans CJK KR" w:cs="바탕" w:hint="eastAsia"/>
          <w:kern w:val="0"/>
          <w:sz w:val="22"/>
          <w:szCs w:val="22"/>
          <w:u w:val="single"/>
        </w:rPr>
        <w:t>.</w:t>
      </w:r>
    </w:p>
    <w:p w14:paraId="7A3F95C6" w14:textId="27FF0AC6" w:rsidR="00B25A50" w:rsidRPr="00B61175" w:rsidRDefault="00EC6583" w:rsidP="00EC6583">
      <w:pPr>
        <w:pStyle w:val="a4"/>
        <w:numPr>
          <w:ilvl w:val="0"/>
          <w:numId w:val="1"/>
        </w:numPr>
        <w:wordWrap/>
        <w:spacing w:line="312" w:lineRule="auto"/>
        <w:ind w:leftChars="0"/>
        <w:rPr>
          <w:ins w:id="8" w:author="만든 이" w:date="2024-01-22T14:46:00Z"/>
          <w:rFonts w:ascii="Noto Sans CJK KR" w:eastAsia="Noto Sans CJK KR" w:hAnsi="Noto Sans CJK KR"/>
          <w:b/>
          <w:bCs/>
          <w:sz w:val="22"/>
          <w:szCs w:val="22"/>
          <w:u w:val="single"/>
        </w:rPr>
      </w:pPr>
      <w:r>
        <w:rPr>
          <w:rFonts w:ascii="Noto Sans CJK KR" w:eastAsia="Noto Sans CJK KR" w:hAnsi="Noto Sans CJK KR" w:hint="eastAsia"/>
          <w:color w:val="000000"/>
          <w:sz w:val="22"/>
          <w:szCs w:val="22"/>
        </w:rPr>
        <w:t>4</w:t>
      </w:r>
      <w:r>
        <w:rPr>
          <w:rFonts w:ascii="Noto Sans CJK KR" w:eastAsia="Noto Sans CJK KR" w:hAnsi="Noto Sans CJK KR"/>
          <w:color w:val="000000"/>
          <w:sz w:val="22"/>
          <w:szCs w:val="22"/>
        </w:rPr>
        <w:t xml:space="preserve">. </w:t>
      </w:r>
      <w:r w:rsidR="00087ED7" w:rsidRPr="0069202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갑은</w:t>
      </w:r>
      <w:r w:rsidR="00087ED7" w:rsidRPr="0069202F">
        <w:rPr>
          <w:rFonts w:ascii="Noto Sans CJK KR" w:eastAsia="Noto Sans CJK KR" w:hAnsi="Noto Sans CJK KR" w:hint="eastAsia"/>
          <w:color w:val="000000"/>
          <w:sz w:val="22"/>
          <w:szCs w:val="22"/>
        </w:rPr>
        <w:t xml:space="preserve"> </w:t>
      </w:r>
      <w:r w:rsidR="00087ED7" w:rsidRPr="0069202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을과 병에게</w:t>
      </w:r>
      <w:r w:rsidR="00087ED7" w:rsidRPr="0069202F">
        <w:rPr>
          <w:rFonts w:ascii="Noto Sans CJK KR" w:eastAsia="Noto Sans CJK KR" w:hAnsi="Noto Sans CJK KR" w:hint="eastAsia"/>
          <w:color w:val="000000"/>
          <w:sz w:val="22"/>
          <w:szCs w:val="22"/>
        </w:rPr>
        <w:t xml:space="preserve"> </w:t>
      </w:r>
      <w:r w:rsidR="00087ED7" w:rsidRPr="0069202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보수를</w:t>
      </w:r>
      <w:r w:rsidR="00087ED7" w:rsidRPr="0069202F">
        <w:rPr>
          <w:rFonts w:ascii="Noto Sans CJK KR" w:eastAsia="Noto Sans CJK KR" w:hAnsi="Noto Sans CJK KR" w:hint="eastAsia"/>
          <w:color w:val="000000"/>
          <w:sz w:val="22"/>
          <w:szCs w:val="22"/>
        </w:rPr>
        <w:t xml:space="preserve"> </w:t>
      </w:r>
      <w:r w:rsidR="00087ED7" w:rsidRPr="0069202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지급함에</w:t>
      </w:r>
      <w:r w:rsidR="00087ED7" w:rsidRPr="0069202F">
        <w:rPr>
          <w:rFonts w:ascii="Noto Sans CJK KR" w:eastAsia="Noto Sans CJK KR" w:hAnsi="Noto Sans CJK KR" w:hint="eastAsia"/>
          <w:color w:val="000000"/>
          <w:sz w:val="22"/>
          <w:szCs w:val="22"/>
        </w:rPr>
        <w:t xml:space="preserve"> </w:t>
      </w:r>
      <w:r w:rsidR="00087ED7" w:rsidRPr="0069202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있어</w:t>
      </w:r>
      <w:r w:rsidR="00087ED7" w:rsidRPr="0069202F">
        <w:rPr>
          <w:rFonts w:ascii="Noto Sans CJK KR" w:eastAsia="Noto Sans CJK KR" w:hAnsi="Noto Sans CJK KR" w:hint="eastAsia"/>
          <w:color w:val="000000"/>
          <w:sz w:val="22"/>
          <w:szCs w:val="22"/>
        </w:rPr>
        <w:t xml:space="preserve"> </w:t>
      </w:r>
      <w:r w:rsidR="00087ED7" w:rsidRPr="0069202F">
        <w:rPr>
          <w:rFonts w:ascii="맑은 고딕" w:eastAsia="맑은 고딕" w:hAnsi="맑은 고딕" w:cs="맑은 고딕" w:hint="eastAsia"/>
          <w:b/>
          <w:bCs/>
          <w:color w:val="000000" w:themeColor="text1"/>
          <w:sz w:val="22"/>
          <w:szCs w:val="22"/>
          <w:u w:val="single"/>
        </w:rPr>
        <w:t xml:space="preserve">환급세액 및 </w:t>
      </w:r>
      <w:r w:rsidR="00087ED7" w:rsidRPr="0069202F"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  <w:u w:val="single"/>
        </w:rPr>
        <w:t xml:space="preserve">지원금을 수령한 경우에는 수령한 금액에 위 제4조 </w:t>
      </w:r>
      <w:r w:rsidR="00087ED7" w:rsidRPr="0069202F"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u w:val="single"/>
        </w:rPr>
        <w:t>1</w:t>
      </w:r>
      <w:r w:rsidR="00087ED7" w:rsidRPr="0069202F"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  <w:u w:val="single"/>
        </w:rPr>
        <w:t xml:space="preserve">항에서 협의된 </w:t>
      </w:r>
      <w:proofErr w:type="spellStart"/>
      <w:r w:rsidR="00087ED7" w:rsidRPr="0069202F"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  <w:u w:val="single"/>
        </w:rPr>
        <w:t>보수율</w:t>
      </w:r>
      <w:proofErr w:type="spellEnd"/>
      <w:r w:rsidR="00087ED7" w:rsidRPr="0069202F"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  <w:u w:val="single"/>
        </w:rPr>
        <w:t xml:space="preserve"> 만큼 계산된 성공보수를 </w:t>
      </w:r>
      <w:r w:rsidR="00087ED7" w:rsidRPr="0069202F"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u w:val="single"/>
        </w:rPr>
        <w:t>10</w:t>
      </w:r>
      <w:r w:rsidR="00087ED7" w:rsidRPr="0069202F"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  <w:u w:val="single"/>
        </w:rPr>
        <w:t>영업일 이내에 을과 병에게 지급</w:t>
      </w:r>
      <w:r w:rsidR="00087ED7"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  <w:u w:val="single"/>
        </w:rPr>
        <w:t>한다.</w:t>
      </w:r>
    </w:p>
    <w:p w14:paraId="7E4D0BBE" w14:textId="77777777" w:rsidR="00B61175" w:rsidRPr="00B61175" w:rsidRDefault="00B61175" w:rsidP="00EC6583">
      <w:pPr>
        <w:pStyle w:val="a4"/>
        <w:numPr>
          <w:ilvl w:val="0"/>
          <w:numId w:val="1"/>
        </w:numPr>
        <w:wordWrap/>
        <w:spacing w:line="312" w:lineRule="auto"/>
        <w:ind w:leftChars="0"/>
        <w:rPr>
          <w:ins w:id="9" w:author="만든 이" w:date="2024-01-22T14:46:00Z"/>
          <w:rFonts w:ascii="Noto Sans CJK KR" w:eastAsia="Noto Sans CJK KR" w:hAnsi="Noto Sans CJK KR"/>
          <w:b/>
          <w:bCs/>
          <w:sz w:val="22"/>
          <w:szCs w:val="22"/>
          <w:u w:val="single"/>
        </w:rPr>
      </w:pPr>
    </w:p>
    <w:p w14:paraId="5B9ECEE4" w14:textId="3037DB92" w:rsidR="00B61175" w:rsidRPr="00B61175" w:rsidRDefault="00B61175" w:rsidP="00B61175">
      <w:pPr>
        <w:spacing w:line="340" w:lineRule="exact"/>
        <w:rPr>
          <w:ins w:id="10" w:author="만든 이" w:date="2024-01-22T14:46:00Z"/>
          <w:rFonts w:ascii="Noto Sans CJK KR" w:eastAsia="Noto Sans CJK KR" w:hAnsi="Noto Sans CJK KR"/>
          <w:b/>
          <w:sz w:val="22"/>
          <w:szCs w:val="22"/>
        </w:rPr>
      </w:pPr>
      <w:proofErr w:type="gramStart"/>
      <w:ins w:id="11" w:author="만든 이" w:date="2024-01-22T14:46:00Z">
        <w:r w:rsidRPr="00B61175">
          <w:rPr>
            <w:rFonts w:ascii="맑은 고딕" w:eastAsia="맑은 고딕" w:hAnsi="맑은 고딕" w:cs="맑은 고딕" w:hint="eastAsia"/>
            <w:b/>
            <w:sz w:val="22"/>
            <w:szCs w:val="22"/>
          </w:rPr>
          <w:t>제</w:t>
        </w:r>
      </w:ins>
      <w:ins w:id="12" w:author="만든 이" w:date="2024-01-22T14:47:00Z">
        <w:r>
          <w:rPr>
            <w:rFonts w:ascii="Noto Sans CJK KR" w:eastAsia="Noto Sans CJK KR" w:hAnsi="Noto Sans CJK KR"/>
            <w:b/>
            <w:sz w:val="22"/>
            <w:szCs w:val="22"/>
          </w:rPr>
          <w:t xml:space="preserve"> 0</w:t>
        </w:r>
        <w:proofErr w:type="gramEnd"/>
        <w:r>
          <w:rPr>
            <w:rFonts w:ascii="Noto Sans CJK KR" w:eastAsia="Noto Sans CJK KR" w:hAnsi="Noto Sans CJK KR"/>
            <w:b/>
            <w:sz w:val="22"/>
            <w:szCs w:val="22"/>
          </w:rPr>
          <w:t xml:space="preserve"> </w:t>
        </w:r>
      </w:ins>
      <w:ins w:id="13" w:author="만든 이" w:date="2024-01-22T14:46:00Z">
        <w:r w:rsidRPr="00B61175">
          <w:rPr>
            <w:rFonts w:ascii="맑은 고딕" w:eastAsia="맑은 고딕" w:hAnsi="맑은 고딕" w:cs="맑은 고딕" w:hint="eastAsia"/>
            <w:b/>
            <w:sz w:val="22"/>
            <w:szCs w:val="22"/>
          </w:rPr>
          <w:t>조</w:t>
        </w:r>
        <w:r w:rsidRPr="00B61175">
          <w:rPr>
            <w:rFonts w:ascii="Noto Sans CJK KR" w:eastAsia="Noto Sans CJK KR" w:hAnsi="Noto Sans CJK KR" w:hint="eastAsia"/>
            <w:b/>
            <w:sz w:val="22"/>
            <w:szCs w:val="22"/>
          </w:rPr>
          <w:t xml:space="preserve"> (</w:t>
        </w:r>
        <w:r w:rsidRPr="00B61175">
          <w:rPr>
            <w:rFonts w:ascii="맑은 고딕" w:eastAsia="맑은 고딕" w:hAnsi="맑은 고딕" w:cs="맑은 고딕" w:hint="eastAsia"/>
            <w:b/>
            <w:sz w:val="22"/>
            <w:szCs w:val="22"/>
          </w:rPr>
          <w:t>계약의</w:t>
        </w:r>
        <w:r w:rsidRPr="00B61175">
          <w:rPr>
            <w:rFonts w:ascii="Noto Sans CJK KR" w:eastAsia="Noto Sans CJK KR" w:hAnsi="Noto Sans CJK KR" w:hint="eastAsia"/>
            <w:b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b/>
            <w:sz w:val="22"/>
            <w:szCs w:val="22"/>
          </w:rPr>
          <w:t>해지</w:t>
        </w:r>
        <w:r w:rsidRPr="00B61175">
          <w:rPr>
            <w:rFonts w:ascii="Noto Sans CJK KR" w:eastAsia="Noto Sans CJK KR" w:hAnsi="Noto Sans CJK KR" w:hint="eastAsia"/>
            <w:b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b/>
            <w:sz w:val="22"/>
            <w:szCs w:val="22"/>
          </w:rPr>
          <w:t>등</w:t>
        </w:r>
        <w:r w:rsidRPr="00B61175">
          <w:rPr>
            <w:rFonts w:ascii="Noto Sans CJK KR" w:eastAsia="Noto Sans CJK KR" w:hAnsi="Noto Sans CJK KR" w:hint="eastAsia"/>
            <w:b/>
            <w:sz w:val="22"/>
            <w:szCs w:val="22"/>
          </w:rPr>
          <w:t>)</w:t>
        </w:r>
      </w:ins>
    </w:p>
    <w:p w14:paraId="7673D81E" w14:textId="77777777" w:rsidR="00B61175" w:rsidRPr="00B61175" w:rsidRDefault="00B61175" w:rsidP="00B61175">
      <w:pPr>
        <w:pStyle w:val="af0"/>
        <w:numPr>
          <w:ilvl w:val="0"/>
          <w:numId w:val="1"/>
        </w:numPr>
        <w:spacing w:line="340" w:lineRule="exact"/>
        <w:ind w:leftChars="0"/>
        <w:rPr>
          <w:ins w:id="14" w:author="만든 이" w:date="2024-01-22T14:46:00Z"/>
          <w:rFonts w:eastAsia="바탕"/>
          <w:noProof/>
          <w:sz w:val="22"/>
          <w:szCs w:val="22"/>
        </w:rPr>
      </w:pPr>
    </w:p>
    <w:p w14:paraId="5536E830" w14:textId="2F9E6154" w:rsidR="00B61175" w:rsidRPr="00B61175" w:rsidRDefault="00B61175" w:rsidP="00B61175">
      <w:pPr>
        <w:pStyle w:val="af0"/>
        <w:numPr>
          <w:ilvl w:val="0"/>
          <w:numId w:val="1"/>
        </w:numPr>
        <w:ind w:leftChars="0"/>
        <w:rPr>
          <w:ins w:id="15" w:author="만든 이" w:date="2024-01-22T14:46:00Z"/>
          <w:rFonts w:ascii="Noto Sans CJK KR" w:eastAsia="Noto Sans CJK KR" w:hAnsi="Noto Sans CJK KR" w:cs="바탕"/>
          <w:color w:val="000000"/>
          <w:kern w:val="0"/>
          <w:sz w:val="22"/>
          <w:szCs w:val="22"/>
        </w:rPr>
      </w:pPr>
      <w:ins w:id="16" w:author="만든 이" w:date="2024-01-22T14:47:00Z">
        <w:r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1. </w:t>
        </w:r>
      </w:ins>
      <w:ins w:id="17" w:author="만든 이" w:date="2024-01-22T14:46:00Z"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본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계약은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다음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각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호의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경우</w:t>
        </w:r>
        <w:r w:rsidRPr="00B61175"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계약당사자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일방의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서면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통지로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계약을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해지할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있다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>.</w:t>
        </w:r>
      </w:ins>
    </w:p>
    <w:p w14:paraId="36766BDB" w14:textId="3B7186FF" w:rsidR="00B61175" w:rsidRPr="00B61175" w:rsidRDefault="00B61175" w:rsidP="00B61175">
      <w:pPr>
        <w:pStyle w:val="af0"/>
        <w:numPr>
          <w:ilvl w:val="0"/>
          <w:numId w:val="1"/>
        </w:numPr>
        <w:spacing w:line="340" w:lineRule="exact"/>
        <w:ind w:leftChars="0"/>
        <w:rPr>
          <w:ins w:id="18" w:author="만든 이" w:date="2024-01-22T14:46:00Z"/>
          <w:rFonts w:ascii="Noto Sans CJK KR" w:eastAsia="Noto Sans CJK KR" w:hAnsi="Noto Sans CJK KR" w:cs="바탕"/>
          <w:color w:val="000000"/>
          <w:kern w:val="0"/>
          <w:sz w:val="22"/>
          <w:szCs w:val="22"/>
        </w:rPr>
      </w:pPr>
      <w:ins w:id="19" w:author="만든 이" w:date="2024-01-22T14:47:00Z">
        <w:r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 </w:t>
        </w:r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가.</w:t>
        </w:r>
        <w:r>
          <w:rPr>
            <w:rFonts w:ascii="맑은 고딕" w:eastAsia="맑은 고딕" w:hAnsi="맑은 고딕" w:cs="맑은 고딕"/>
            <w:color w:val="000000"/>
            <w:kern w:val="0"/>
            <w:sz w:val="22"/>
            <w:szCs w:val="22"/>
          </w:rPr>
          <w:t xml:space="preserve"> </w:t>
        </w:r>
        <w:proofErr w:type="gramStart"/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계약</w:t>
        </w:r>
        <w:proofErr w:type="gramEnd"/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 xml:space="preserve"> 당사자들</w:t>
        </w:r>
      </w:ins>
      <w:ins w:id="20" w:author="만든 이" w:date="2024-01-22T14:46:00Z"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본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용역의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제공이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완료되기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전에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서면으로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용역의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제공을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중단하기로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합의한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경우</w:t>
        </w:r>
      </w:ins>
    </w:p>
    <w:p w14:paraId="7814720B" w14:textId="40122670" w:rsidR="00B61175" w:rsidRPr="00B61175" w:rsidRDefault="00B61175" w:rsidP="00B61175">
      <w:pPr>
        <w:pStyle w:val="af0"/>
        <w:numPr>
          <w:ilvl w:val="0"/>
          <w:numId w:val="1"/>
        </w:numPr>
        <w:spacing w:line="340" w:lineRule="exact"/>
        <w:ind w:leftChars="0"/>
        <w:rPr>
          <w:ins w:id="21" w:author="만든 이" w:date="2024-01-22T14:46:00Z"/>
          <w:rFonts w:ascii="Noto Sans CJK KR" w:eastAsia="Noto Sans CJK KR" w:hAnsi="Noto Sans CJK KR" w:cs="바탕"/>
          <w:color w:val="000000"/>
          <w:kern w:val="0"/>
          <w:sz w:val="22"/>
          <w:szCs w:val="22"/>
        </w:rPr>
      </w:pPr>
      <w:ins w:id="22" w:author="만든 이" w:date="2024-01-22T14:47:00Z">
        <w:r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 </w:t>
        </w:r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나.</w:t>
        </w:r>
      </w:ins>
      <w:ins w:id="23" w:author="만든 이" w:date="2024-01-22T14:46:00Z"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본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</w:ins>
      <w:ins w:id="24" w:author="만든 이" w:date="2024-01-22T14:48:00Z"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계약 당사자가 본인</w:t>
        </w:r>
      </w:ins>
      <w:ins w:id="25" w:author="만든 이" w:date="2024-01-22T14:46:00Z"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의무를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이행하지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않아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상대방이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본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계약을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proofErr w:type="gramStart"/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해지하기전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</w:ins>
      <w:ins w:id="26" w:author="만든 이" w:date="2024-01-22T14:48:00Z">
        <w:r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 2</w:t>
        </w:r>
      </w:ins>
      <w:proofErr w:type="gramEnd"/>
      <w:ins w:id="27" w:author="만든 이" w:date="2024-01-22T14:46:00Z"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주전에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서면으로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시정을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요구하였으나</w:t>
        </w:r>
        <w:r w:rsidRPr="00B61175"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상대방이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합리적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이유없이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시정하지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않는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경우</w:t>
        </w:r>
      </w:ins>
    </w:p>
    <w:p w14:paraId="436806C2" w14:textId="18C14786" w:rsidR="00B61175" w:rsidRPr="00B61175" w:rsidRDefault="00B61175" w:rsidP="00B61175">
      <w:pPr>
        <w:pStyle w:val="af0"/>
        <w:numPr>
          <w:ilvl w:val="0"/>
          <w:numId w:val="1"/>
        </w:numPr>
        <w:spacing w:line="340" w:lineRule="exact"/>
        <w:ind w:leftChars="0"/>
        <w:rPr>
          <w:ins w:id="28" w:author="만든 이" w:date="2024-01-22T14:46:00Z"/>
          <w:rFonts w:ascii="Noto Sans CJK KR" w:eastAsia="Noto Sans CJK KR" w:hAnsi="Noto Sans CJK KR" w:cs="바탕"/>
          <w:color w:val="000000"/>
          <w:kern w:val="0"/>
          <w:sz w:val="22"/>
          <w:szCs w:val="22"/>
        </w:rPr>
      </w:pPr>
      <w:ins w:id="29" w:author="만든 이" w:date="2024-01-22T14:48:00Z"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다.</w:t>
        </w:r>
        <w:r>
          <w:rPr>
            <w:rFonts w:ascii="맑은 고딕" w:eastAsia="맑은 고딕" w:hAnsi="맑은 고딕" w:cs="맑은 고딕"/>
            <w:color w:val="000000"/>
            <w:kern w:val="0"/>
            <w:sz w:val="22"/>
            <w:szCs w:val="22"/>
          </w:rPr>
          <w:t xml:space="preserve"> </w:t>
        </w:r>
      </w:ins>
      <w:ins w:id="30" w:author="만든 이" w:date="2024-01-22T14:46:00Z"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갑</w:t>
        </w:r>
        <w:r w:rsidRPr="00B61175">
          <w:rPr>
            <w:rFonts w:ascii="Noto Sans CJK KR" w:eastAsia="Noto Sans CJK KR" w:hAnsi="Noto Sans CJK KR" w:cs="바탕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또는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을</w:t>
        </w:r>
      </w:ins>
      <w:ins w:id="31" w:author="만든 이" w:date="2024-01-22T14:48:00Z">
        <w:r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 xml:space="preserve"> 또는 병</w:t>
        </w:r>
      </w:ins>
      <w:ins w:id="32" w:author="만든 이" w:date="2024-01-22T14:46:00Z"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에게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proofErr w:type="gramStart"/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파산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>,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회생</w:t>
        </w:r>
        <w:proofErr w:type="gramEnd"/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또는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이와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유사한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절차의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신청이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있는</w:t>
        </w:r>
        <w:r w:rsidRPr="00B61175">
          <w:rPr>
            <w:rFonts w:ascii="Noto Sans CJK KR" w:eastAsia="Noto Sans CJK KR" w:hAnsi="Noto Sans CJK KR" w:cs="바탕" w:hint="eastAsia"/>
            <w:color w:val="000000"/>
            <w:kern w:val="0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color w:val="000000"/>
            <w:kern w:val="0"/>
            <w:sz w:val="22"/>
            <w:szCs w:val="22"/>
          </w:rPr>
          <w:t>경우</w:t>
        </w:r>
      </w:ins>
    </w:p>
    <w:p w14:paraId="30F25475" w14:textId="77777777" w:rsidR="00B61175" w:rsidRPr="00B61175" w:rsidRDefault="00B61175" w:rsidP="00B61175">
      <w:pPr>
        <w:pStyle w:val="a4"/>
        <w:wordWrap/>
        <w:spacing w:line="312" w:lineRule="auto"/>
        <w:ind w:leftChars="0"/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</w:pPr>
    </w:p>
    <w:p w14:paraId="7461C5B6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</w:p>
    <w:p w14:paraId="65EACFD3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</w:t>
      </w:r>
      <w:r>
        <w:rPr>
          <w:rFonts w:ascii="Noto Sans CJK KR" w:eastAsia="Noto Sans CJK KR" w:hAnsi="Noto Sans CJK KR"/>
          <w:b/>
          <w:sz w:val="22"/>
          <w:szCs w:val="22"/>
        </w:rPr>
        <w:t>5</w:t>
      </w: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 조 (해지 시 책임) </w:t>
      </w:r>
    </w:p>
    <w:p w14:paraId="7C33C377" w14:textId="287D8495" w:rsidR="00352FA6" w:rsidRPr="00214EAB" w:rsidRDefault="00352FA6" w:rsidP="00FF7033">
      <w:pPr>
        <w:numPr>
          <w:ilvl w:val="0"/>
          <w:numId w:val="2"/>
        </w:numPr>
        <w:wordWrap/>
        <w:spacing w:line="312" w:lineRule="auto"/>
        <w:rPr>
          <w:rFonts w:ascii="Noto Sans CJK KR" w:eastAsia="Noto Sans CJK KR" w:hAnsi="Noto Sans CJK KR"/>
          <w:b/>
          <w:bCs/>
          <w:strike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>본 사건 계약 체결 후</w:t>
      </w:r>
      <w:r w:rsidR="00422526"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r w:rsidR="00422526">
        <w:rPr>
          <w:rFonts w:ascii="맑은 고딕" w:eastAsia="맑은 고딕" w:hAnsi="맑은 고딕" w:cs="맑은 고딕" w:hint="eastAsia"/>
          <w:sz w:val="22"/>
          <w:szCs w:val="22"/>
        </w:rPr>
        <w:t>예상</w:t>
      </w:r>
      <w:r w:rsidR="000C2B20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422526">
        <w:rPr>
          <w:rFonts w:ascii="맑은 고딕" w:eastAsia="맑은 고딕" w:hAnsi="맑은 고딕" w:cs="맑은 고딕" w:hint="eastAsia"/>
          <w:sz w:val="22"/>
          <w:szCs w:val="22"/>
        </w:rPr>
        <w:t>지원금 및</w:t>
      </w:r>
      <w:r>
        <w:rPr>
          <w:rFonts w:ascii="Noto Sans CJK KR" w:eastAsia="Noto Sans CJK KR" w:hAnsi="Noto Sans CJK KR" w:hint="eastAsia"/>
          <w:sz w:val="22"/>
          <w:szCs w:val="22"/>
        </w:rPr>
        <w:t xml:space="preserve"> 예상 환급세액 등이 산출이 되고, </w:t>
      </w:r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 xml:space="preserve">갑의 사정에 의하여 </w:t>
      </w:r>
      <w:ins w:id="33" w:author="만든 이" w:date="2024-01-22T14:35:00Z">
        <w:r w:rsidR="008520E6">
          <w:rPr>
            <w:rFonts w:ascii="맑은 고딕" w:eastAsia="맑은 고딕" w:hAnsi="맑은 고딕" w:cs="맑은 고딕" w:hint="eastAsia"/>
            <w:b/>
            <w:sz w:val="22"/>
            <w:szCs w:val="22"/>
            <w:u w:val="single"/>
          </w:rPr>
          <w:t xml:space="preserve">임의로 </w:t>
        </w:r>
      </w:ins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 xml:space="preserve">해지할 때에는 </w:t>
      </w:r>
      <w:commentRangeStart w:id="34"/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 xml:space="preserve">갑은 </w:t>
      </w:r>
      <w:r w:rsidR="00422526" w:rsidRPr="00214EAB">
        <w:rPr>
          <w:rFonts w:ascii="맑은 고딕" w:eastAsia="맑은 고딕" w:hAnsi="맑은 고딕" w:cs="맑은 고딕" w:hint="eastAsia"/>
          <w:b/>
          <w:strike/>
          <w:sz w:val="22"/>
          <w:szCs w:val="22"/>
          <w:u w:val="single"/>
        </w:rPr>
        <w:t xml:space="preserve">지원금 및 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>예상환급</w:t>
      </w:r>
      <w:r w:rsidR="00422526" w:rsidRPr="00214EAB">
        <w:rPr>
          <w:rFonts w:ascii="맑은 고딕" w:eastAsia="맑은 고딕" w:hAnsi="맑은 고딕" w:cs="맑은 고딕" w:hint="eastAsia"/>
          <w:b/>
          <w:strike/>
          <w:sz w:val="22"/>
          <w:szCs w:val="22"/>
          <w:u w:val="single"/>
        </w:rPr>
        <w:t>세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 xml:space="preserve">액 등에 </w:t>
      </w:r>
      <w:r w:rsidR="008E531D"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>30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>%를 곱한 금액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  <w:lang w:val="x-none" w:eastAsia="x-none" w:bidi="x-none"/>
        </w:rPr>
        <w:t>의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 xml:space="preserve"> 위약</w:t>
      </w:r>
      <w:proofErr w:type="spellStart"/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  <w:lang w:val="x-none" w:eastAsia="x-none" w:bidi="x-none"/>
        </w:rPr>
        <w:t>벌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>을</w:t>
      </w:r>
      <w:proofErr w:type="spellEnd"/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 xml:space="preserve"> 1</w:t>
      </w:r>
      <w:r w:rsidR="000C2B20" w:rsidRPr="00214EAB">
        <w:rPr>
          <w:rFonts w:ascii="Noto Sans CJK KR" w:eastAsia="Noto Sans CJK KR" w:hAnsi="Noto Sans CJK KR"/>
          <w:b/>
          <w:strike/>
          <w:sz w:val="22"/>
          <w:szCs w:val="22"/>
          <w:u w:val="single"/>
        </w:rPr>
        <w:t>0</w:t>
      </w:r>
      <w:r w:rsidR="000C2B20" w:rsidRPr="00214EAB">
        <w:rPr>
          <w:rFonts w:ascii="맑은 고딕" w:eastAsia="맑은 고딕" w:hAnsi="맑은 고딕" w:cs="맑은 고딕" w:hint="eastAsia"/>
          <w:b/>
          <w:strike/>
          <w:sz w:val="22"/>
          <w:szCs w:val="22"/>
          <w:u w:val="single"/>
        </w:rPr>
        <w:t>영업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 xml:space="preserve">일 이내에 </w:t>
      </w:r>
      <w:r w:rsidR="00B25A50" w:rsidRPr="00214EAB">
        <w:rPr>
          <w:rFonts w:ascii="맑은 고딕" w:eastAsia="맑은 고딕" w:hAnsi="맑은 고딕" w:cs="맑은 고딕" w:hint="eastAsia"/>
          <w:b/>
          <w:strike/>
          <w:sz w:val="22"/>
          <w:szCs w:val="22"/>
          <w:u w:val="single"/>
        </w:rPr>
        <w:t xml:space="preserve">을과 병에게 </w:t>
      </w:r>
      <w:r w:rsidRPr="00214EAB">
        <w:rPr>
          <w:rFonts w:ascii="Noto Sans CJK KR" w:eastAsia="Noto Sans CJK KR" w:hAnsi="Noto Sans CJK KR" w:hint="eastAsia"/>
          <w:b/>
          <w:strike/>
          <w:sz w:val="22"/>
          <w:szCs w:val="22"/>
          <w:u w:val="single"/>
        </w:rPr>
        <w:t>지급한다</w:t>
      </w:r>
      <w:r w:rsidRPr="00214EAB">
        <w:rPr>
          <w:rFonts w:ascii="Noto Sans CJK KR" w:eastAsia="Noto Sans CJK KR" w:hAnsi="Noto Sans CJK KR" w:hint="eastAsia"/>
          <w:b/>
          <w:bCs/>
          <w:strike/>
          <w:sz w:val="22"/>
          <w:szCs w:val="22"/>
        </w:rPr>
        <w:t>.</w:t>
      </w:r>
    </w:p>
    <w:p w14:paraId="68DEA90F" w14:textId="2C056B83" w:rsidR="00352FA6" w:rsidRDefault="00352FA6" w:rsidP="00FF7033">
      <w:pPr>
        <w:numPr>
          <w:ilvl w:val="0"/>
          <w:numId w:val="2"/>
        </w:numPr>
        <w:wordWrap/>
        <w:spacing w:line="312" w:lineRule="auto"/>
        <w:rPr>
          <w:rFonts w:ascii="Noto Sans CJK KR" w:eastAsia="Noto Sans CJK KR" w:hAnsi="Noto Sans CJK KR"/>
          <w:sz w:val="22"/>
          <w:szCs w:val="22"/>
        </w:rPr>
      </w:pPr>
      <w:r w:rsidRPr="00214EAB">
        <w:rPr>
          <w:rFonts w:ascii="Noto Sans CJK KR" w:eastAsia="Noto Sans CJK KR" w:hAnsi="Noto Sans CJK KR" w:hint="eastAsia"/>
          <w:strike/>
          <w:sz w:val="22"/>
          <w:szCs w:val="22"/>
        </w:rPr>
        <w:t>을</w:t>
      </w:r>
      <w:r w:rsidR="00B25A50" w:rsidRPr="00214EAB">
        <w:rPr>
          <w:rFonts w:ascii="맑은 고딕" w:eastAsia="맑은 고딕" w:hAnsi="맑은 고딕" w:cs="맑은 고딕" w:hint="eastAsia"/>
          <w:strike/>
          <w:sz w:val="22"/>
          <w:szCs w:val="22"/>
        </w:rPr>
        <w:t>과 병</w:t>
      </w:r>
      <w:r w:rsidRPr="00214EAB">
        <w:rPr>
          <w:rFonts w:ascii="Noto Sans CJK KR" w:eastAsia="Noto Sans CJK KR" w:hAnsi="Noto Sans CJK KR" w:hint="eastAsia"/>
          <w:strike/>
          <w:sz w:val="22"/>
          <w:szCs w:val="22"/>
        </w:rPr>
        <w:t xml:space="preserve">은 </w:t>
      </w:r>
      <w:r w:rsidR="000C2B20" w:rsidRPr="00214EAB">
        <w:rPr>
          <w:rFonts w:ascii="맑은 고딕" w:eastAsia="맑은 고딕" w:hAnsi="맑은 고딕" w:cs="맑은 고딕" w:hint="eastAsia"/>
          <w:strike/>
          <w:sz w:val="22"/>
          <w:szCs w:val="22"/>
        </w:rPr>
        <w:t xml:space="preserve">예상 </w:t>
      </w:r>
      <w:r w:rsidR="00422526" w:rsidRPr="00214EAB">
        <w:rPr>
          <w:rFonts w:ascii="맑은 고딕" w:eastAsia="맑은 고딕" w:hAnsi="맑은 고딕" w:cs="맑은 고딕" w:hint="eastAsia"/>
          <w:strike/>
          <w:sz w:val="22"/>
          <w:szCs w:val="22"/>
        </w:rPr>
        <w:t xml:space="preserve">지원금 및 </w:t>
      </w:r>
      <w:r w:rsidRPr="00214EAB">
        <w:rPr>
          <w:rFonts w:ascii="Noto Sans CJK KR" w:eastAsia="Noto Sans CJK KR" w:hAnsi="Noto Sans CJK KR" w:hint="eastAsia"/>
          <w:strike/>
          <w:sz w:val="22"/>
          <w:szCs w:val="22"/>
        </w:rPr>
        <w:t>예상</w:t>
      </w:r>
      <w:r w:rsidR="000C2B20" w:rsidRPr="00214EAB">
        <w:rPr>
          <w:rFonts w:ascii="Noto Sans CJK KR" w:eastAsia="Noto Sans CJK KR" w:hAnsi="Noto Sans CJK KR" w:hint="eastAsia"/>
          <w:strike/>
          <w:sz w:val="22"/>
          <w:szCs w:val="22"/>
        </w:rPr>
        <w:t xml:space="preserve"> </w:t>
      </w:r>
      <w:r w:rsidRPr="00214EAB">
        <w:rPr>
          <w:rFonts w:ascii="Noto Sans CJK KR" w:eastAsia="Noto Sans CJK KR" w:hAnsi="Noto Sans CJK KR" w:hint="eastAsia"/>
          <w:strike/>
          <w:sz w:val="22"/>
          <w:szCs w:val="22"/>
        </w:rPr>
        <w:t>환급세액 등이 산출이 된 근거자료를 갑에게 제공한다</w:t>
      </w:r>
      <w:commentRangeEnd w:id="34"/>
      <w:r w:rsidR="00214EAB">
        <w:rPr>
          <w:rStyle w:val="ac"/>
        </w:rPr>
        <w:commentReference w:id="34"/>
      </w:r>
      <w:r>
        <w:rPr>
          <w:rFonts w:ascii="Noto Sans CJK KR" w:eastAsia="Noto Sans CJK KR" w:hAnsi="Noto Sans CJK KR" w:hint="eastAsia"/>
          <w:sz w:val="22"/>
          <w:szCs w:val="22"/>
        </w:rPr>
        <w:t>.</w:t>
      </w:r>
    </w:p>
    <w:p w14:paraId="410895F7" w14:textId="37ABF8A4" w:rsidR="00352FA6" w:rsidRPr="00EC577E" w:rsidRDefault="00214EAB" w:rsidP="00FF7033">
      <w:pPr>
        <w:wordWrap/>
        <w:spacing w:line="312" w:lineRule="auto"/>
        <w:rPr>
          <w:rFonts w:ascii="맑은 고딕" w:eastAsia="맑은 고딕" w:hAnsi="맑은 고딕" w:cs="맑은 고딕" w:hint="eastAsia"/>
          <w:color w:val="FF0000"/>
          <w:sz w:val="22"/>
          <w:szCs w:val="22"/>
        </w:rPr>
      </w:pPr>
      <w:commentRangeStart w:id="35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다음 두가지 방법에 의해 계산한 보수 중 큰 금액을 을과 병에게 지급한다.</w:t>
      </w:r>
      <w:ins w:id="36" w:author="만든 이" w:date="2024-01-22T14:35:00Z">
        <w:r w:rsidR="008520E6">
          <w:rPr>
            <w:rFonts w:ascii="맑은 고딕" w:eastAsia="맑은 고딕" w:hAnsi="맑은 고딕" w:cs="맑은 고딕"/>
            <w:color w:val="FF0000"/>
            <w:sz w:val="22"/>
            <w:szCs w:val="22"/>
          </w:rPr>
          <w:t xml:space="preserve">  </w:t>
        </w:r>
        <w:r w:rsidR="008520E6">
          <w:rPr>
            <w:rFonts w:ascii="맑은 고딕" w:eastAsia="맑은 고딕" w:hAnsi="맑은 고딕" w:cs="맑은 고딕" w:hint="eastAsia"/>
            <w:color w:val="FF0000"/>
            <w:sz w:val="22"/>
            <w:szCs w:val="22"/>
          </w:rPr>
          <w:t>단,</w:t>
        </w:r>
        <w:r w:rsidR="008520E6">
          <w:rPr>
            <w:rFonts w:ascii="맑은 고딕" w:eastAsia="맑은 고딕" w:hAnsi="맑은 고딕" w:cs="맑은 고딕"/>
            <w:color w:val="FF0000"/>
            <w:sz w:val="22"/>
            <w:szCs w:val="22"/>
          </w:rPr>
          <w:t xml:space="preserve"> </w:t>
        </w:r>
        <w:r w:rsidR="008520E6">
          <w:rPr>
            <w:rFonts w:ascii="맑은 고딕" w:eastAsia="맑은 고딕" w:hAnsi="맑은 고딕" w:cs="맑은 고딕" w:hint="eastAsia"/>
            <w:color w:val="FF0000"/>
            <w:sz w:val="22"/>
            <w:szCs w:val="22"/>
          </w:rPr>
          <w:t>계약해지의 사유가 을 또는 병에게 있는 경우에는 그러하지 아니하다.</w:t>
        </w:r>
        <w:r w:rsidR="008520E6">
          <w:rPr>
            <w:rFonts w:ascii="맑은 고딕" w:eastAsia="맑은 고딕" w:hAnsi="맑은 고딕" w:cs="맑은 고딕"/>
            <w:color w:val="FF0000"/>
            <w:sz w:val="22"/>
            <w:szCs w:val="22"/>
          </w:rPr>
          <w:t xml:space="preserve"> </w:t>
        </w:r>
      </w:ins>
    </w:p>
    <w:p w14:paraId="0ACCC3A8" w14:textId="1F96ED2B" w:rsidR="00214EAB" w:rsidRPr="00EC577E" w:rsidRDefault="00214EAB" w:rsidP="00214EAB">
      <w:pPr>
        <w:pStyle w:val="af0"/>
        <w:numPr>
          <w:ilvl w:val="0"/>
          <w:numId w:val="4"/>
        </w:numPr>
        <w:wordWrap/>
        <w:spacing w:line="312" w:lineRule="auto"/>
        <w:ind w:leftChars="0"/>
        <w:rPr>
          <w:rFonts w:ascii="Noto Sans CJK KR" w:eastAsia="Noto Sans CJK KR" w:hAnsi="Noto Sans CJK KR"/>
          <w:color w:val="FF0000"/>
          <w:sz w:val="22"/>
          <w:szCs w:val="22"/>
        </w:rPr>
      </w:pPr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병과 을의 실제 수입업무 발생시간에 직급별 시간당 보수를 곱한 금액 및 부대경비</w:t>
      </w:r>
    </w:p>
    <w:p w14:paraId="7C15594B" w14:textId="45E274E2" w:rsidR="00214EAB" w:rsidRPr="00EC577E" w:rsidRDefault="00EC577E" w:rsidP="00214EAB">
      <w:pPr>
        <w:pStyle w:val="af0"/>
        <w:numPr>
          <w:ilvl w:val="0"/>
          <w:numId w:val="4"/>
        </w:numPr>
        <w:wordWrap/>
        <w:spacing w:line="312" w:lineRule="auto"/>
        <w:ind w:leftChars="0"/>
        <w:rPr>
          <w:rFonts w:ascii="Noto Sans CJK KR" w:eastAsia="Noto Sans CJK KR" w:hAnsi="Noto Sans CJK KR"/>
          <w:color w:val="FF0000"/>
          <w:sz w:val="22"/>
          <w:szCs w:val="22"/>
        </w:rPr>
      </w:pPr>
      <w:proofErr w:type="gramStart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제 </w:t>
      </w:r>
      <w:r w:rsidRPr="00EC577E">
        <w:rPr>
          <w:rFonts w:ascii="맑은 고딕" w:eastAsia="맑은 고딕" w:hAnsi="맑은 고딕" w:cs="맑은 고딕"/>
          <w:color w:val="FF0000"/>
          <w:sz w:val="22"/>
          <w:szCs w:val="22"/>
        </w:rPr>
        <w:t>4</w:t>
      </w:r>
      <w:proofErr w:type="gramEnd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조 </w:t>
      </w:r>
      <w:r w:rsidRPr="00EC577E">
        <w:rPr>
          <w:rFonts w:ascii="맑은 고딕" w:eastAsia="맑은 고딕" w:hAnsi="맑은 고딕" w:cs="맑은 고딕"/>
          <w:color w:val="FF0000"/>
          <w:sz w:val="22"/>
          <w:szCs w:val="22"/>
        </w:rPr>
        <w:t>1</w:t>
      </w:r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항 및 </w:t>
      </w:r>
      <w:r w:rsidRPr="00EC577E">
        <w:rPr>
          <w:rFonts w:ascii="맑은 고딕" w:eastAsia="맑은 고딕" w:hAnsi="맑은 고딕" w:cs="맑은 고딕"/>
          <w:color w:val="FF0000"/>
          <w:sz w:val="22"/>
          <w:szCs w:val="22"/>
        </w:rPr>
        <w:t>2</w:t>
      </w:r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항에 따른 보수 전액 및 부대경비</w:t>
      </w:r>
      <w:commentRangeEnd w:id="35"/>
      <w:r>
        <w:rPr>
          <w:rStyle w:val="ac"/>
        </w:rPr>
        <w:commentReference w:id="35"/>
      </w:r>
    </w:p>
    <w:p w14:paraId="1BAAE563" w14:textId="77777777" w:rsidR="00EC577E" w:rsidRPr="00EC577E" w:rsidRDefault="00EC577E" w:rsidP="00EC577E">
      <w:pPr>
        <w:pStyle w:val="af0"/>
        <w:wordWrap/>
        <w:spacing w:line="312" w:lineRule="auto"/>
        <w:ind w:leftChars="0" w:left="760"/>
        <w:rPr>
          <w:rFonts w:ascii="Noto Sans CJK KR" w:eastAsia="Noto Sans CJK KR" w:hAnsi="Noto Sans CJK KR"/>
          <w:color w:val="FF0000"/>
          <w:sz w:val="22"/>
          <w:szCs w:val="22"/>
        </w:rPr>
      </w:pPr>
    </w:p>
    <w:p w14:paraId="016E05B1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proofErr w:type="gramStart"/>
      <w:r>
        <w:rPr>
          <w:rFonts w:ascii="맑은 고딕" w:eastAsia="맑은 고딕" w:hAnsi="맑은 고딕" w:cs="맑은 고딕" w:hint="eastAsia"/>
          <w:b/>
          <w:sz w:val="22"/>
          <w:szCs w:val="22"/>
        </w:rPr>
        <w:t>제</w:t>
      </w: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 </w:t>
      </w:r>
      <w:r>
        <w:rPr>
          <w:rFonts w:ascii="Noto Sans CJK KR" w:eastAsia="Noto Sans CJK KR" w:hAnsi="Noto Sans CJK KR"/>
          <w:b/>
          <w:sz w:val="22"/>
          <w:szCs w:val="22"/>
        </w:rPr>
        <w:t>6</w:t>
      </w:r>
      <w:proofErr w:type="gramEnd"/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 조 (비밀보장) </w:t>
      </w:r>
    </w:p>
    <w:p w14:paraId="74DD0C6C" w14:textId="77777777" w:rsidR="00352FA6" w:rsidRDefault="00352FA6" w:rsidP="00FF7033">
      <w:pPr>
        <w:numPr>
          <w:ilvl w:val="0"/>
          <w:numId w:val="3"/>
        </w:numPr>
        <w:wordWrap/>
        <w:spacing w:line="312" w:lineRule="auto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>을</w:t>
      </w:r>
      <w:r w:rsidR="00B25A50">
        <w:rPr>
          <w:rFonts w:ascii="맑은 고딕" w:eastAsia="맑은 고딕" w:hAnsi="맑은 고딕" w:cs="맑은 고딕" w:hint="eastAsia"/>
          <w:b/>
          <w:sz w:val="22"/>
          <w:szCs w:val="22"/>
          <w:u w:val="single"/>
        </w:rPr>
        <w:t>과 병</w:t>
      </w:r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 xml:space="preserve">은 본 업무수행 중에 </w:t>
      </w:r>
      <w:proofErr w:type="spellStart"/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>지득한</w:t>
      </w:r>
      <w:proofErr w:type="spellEnd"/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 xml:space="preserve"> 갑의 비밀을 타인에게 누설하여서는 아니 된다</w:t>
      </w:r>
      <w:r>
        <w:rPr>
          <w:rFonts w:ascii="Noto Sans CJK KR" w:eastAsia="Noto Sans CJK KR" w:hAnsi="Noto Sans CJK KR" w:hint="eastAsia"/>
          <w:sz w:val="22"/>
          <w:szCs w:val="22"/>
        </w:rPr>
        <w:t>. 또한 을</w:t>
      </w:r>
      <w:r w:rsidR="00B25A50">
        <w:rPr>
          <w:rFonts w:ascii="맑은 고딕" w:eastAsia="맑은 고딕" w:hAnsi="맑은 고딕" w:cs="맑은 고딕" w:hint="eastAsia"/>
          <w:sz w:val="22"/>
          <w:szCs w:val="22"/>
        </w:rPr>
        <w:t>과 병</w:t>
      </w:r>
      <w:r>
        <w:rPr>
          <w:rFonts w:ascii="Noto Sans CJK KR" w:eastAsia="Noto Sans CJK KR" w:hAnsi="Noto Sans CJK KR" w:hint="eastAsia"/>
          <w:sz w:val="22"/>
          <w:szCs w:val="22"/>
        </w:rPr>
        <w:t>은 업무수행과 관련된 제 정보와 문서 등을 계약이행 전후를 막론하고 갑의 이익에 반하여 공개할 수 없다.</w:t>
      </w:r>
    </w:p>
    <w:p w14:paraId="30E52EDE" w14:textId="394AFB3C" w:rsidR="00EC577E" w:rsidRPr="00EC577E" w:rsidRDefault="00352FA6" w:rsidP="00EC577E">
      <w:pPr>
        <w:numPr>
          <w:ilvl w:val="0"/>
          <w:numId w:val="3"/>
        </w:numPr>
        <w:wordWrap/>
        <w:spacing w:line="312" w:lineRule="auto"/>
        <w:rPr>
          <w:rFonts w:ascii="Noto Sans CJK KR" w:eastAsia="Noto Sans CJK KR" w:hAnsi="Noto Sans CJK KR"/>
          <w:b/>
          <w:bCs/>
          <w:strike/>
          <w:sz w:val="22"/>
          <w:szCs w:val="22"/>
        </w:rPr>
      </w:pPr>
      <w:commentRangeStart w:id="37"/>
      <w:r w:rsidRPr="00EC577E">
        <w:rPr>
          <w:rFonts w:ascii="Noto Sans CJK KR" w:eastAsia="Noto Sans CJK KR" w:hAnsi="Noto Sans CJK KR" w:hint="eastAsia"/>
          <w:strike/>
          <w:sz w:val="22"/>
          <w:szCs w:val="22"/>
        </w:rPr>
        <w:t>갑은 을</w:t>
      </w:r>
      <w:r w:rsidR="00B25A50" w:rsidRPr="00EC577E">
        <w:rPr>
          <w:rFonts w:ascii="맑은 고딕" w:eastAsia="맑은 고딕" w:hAnsi="맑은 고딕" w:cs="맑은 고딕" w:hint="eastAsia"/>
          <w:strike/>
          <w:sz w:val="22"/>
          <w:szCs w:val="22"/>
        </w:rPr>
        <w:t>과 병으</w:t>
      </w:r>
      <w:r w:rsidRPr="00EC577E">
        <w:rPr>
          <w:rFonts w:ascii="Noto Sans CJK KR" w:eastAsia="Noto Sans CJK KR" w:hAnsi="Noto Sans CJK KR" w:hint="eastAsia"/>
          <w:strike/>
          <w:sz w:val="22"/>
          <w:szCs w:val="22"/>
        </w:rPr>
        <w:t xml:space="preserve">로부터 알게 된 </w:t>
      </w:r>
      <w:r w:rsidR="00B25A50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각종 사회보험료,</w:t>
      </w:r>
      <w:r w:rsidR="00B25A50" w:rsidRPr="00EC577E">
        <w:rPr>
          <w:rFonts w:ascii="맑은 고딕" w:eastAsia="맑은 고딕" w:hAnsi="맑은 고딕" w:cs="맑은 고딕"/>
          <w:b/>
          <w:bCs/>
          <w:strike/>
          <w:sz w:val="22"/>
          <w:szCs w:val="22"/>
          <w:u w:val="single"/>
        </w:rPr>
        <w:t xml:space="preserve"> </w:t>
      </w:r>
      <w:r w:rsidR="00787A8E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정부 </w:t>
      </w:r>
      <w:r w:rsidR="00B25A50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지원금 및 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경정청구의 노하우</w:t>
      </w:r>
      <w:r w:rsidR="00787A8E"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 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(</w:t>
      </w:r>
      <w:r w:rsidR="00B25A50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 xml:space="preserve">고용노동부 및 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국세청</w:t>
      </w:r>
      <w:r w:rsidR="00B25A50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의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 유권해석, 법원 판결의 법리</w:t>
      </w:r>
      <w:r w:rsidR="00B25A50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와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 일체의</w:t>
      </w:r>
      <w:r w:rsidR="00B25A50"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 </w:t>
      </w:r>
      <w:r w:rsidR="00B25A50" w:rsidRPr="00EC577E">
        <w:rPr>
          <w:rFonts w:ascii="맑은 고딕" w:eastAsia="맑은 고딕" w:hAnsi="맑은 고딕" w:cs="맑은 고딕" w:hint="eastAsia"/>
          <w:b/>
          <w:bCs/>
          <w:strike/>
          <w:sz w:val="22"/>
          <w:szCs w:val="22"/>
          <w:u w:val="single"/>
        </w:rPr>
        <w:t>노무</w:t>
      </w:r>
      <w:r w:rsidR="00B25A50"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,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 xml:space="preserve"> 회계 및 세무 관련 지식 등)</w:t>
      </w:r>
      <w:r w:rsidRPr="00EC577E">
        <w:rPr>
          <w:rFonts w:ascii="Noto Sans CJK KR" w:eastAsia="Noto Sans CJK KR" w:hAnsi="Noto Sans CJK KR" w:hint="eastAsia"/>
          <w:strike/>
          <w:sz w:val="22"/>
          <w:szCs w:val="22"/>
        </w:rPr>
        <w:t xml:space="preserve">를 제3자에게 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발설 및 유출</w:t>
      </w:r>
      <w:r w:rsidRPr="00EC577E">
        <w:rPr>
          <w:rFonts w:ascii="Noto Sans CJK KR" w:eastAsia="Noto Sans CJK KR" w:hAnsi="Noto Sans CJK KR" w:hint="eastAsia"/>
          <w:strike/>
          <w:sz w:val="22"/>
          <w:szCs w:val="22"/>
        </w:rPr>
        <w:t xml:space="preserve">하거나, 이를 이용하여서는 </w:t>
      </w:r>
      <w:r w:rsidRPr="00EC577E">
        <w:rPr>
          <w:rFonts w:ascii="Noto Sans CJK KR" w:eastAsia="Noto Sans CJK KR" w:hAnsi="Noto Sans CJK KR" w:hint="eastAsia"/>
          <w:b/>
          <w:bCs/>
          <w:strike/>
          <w:sz w:val="22"/>
          <w:szCs w:val="22"/>
          <w:u w:val="single"/>
        </w:rPr>
        <w:t>아니 된다.</w:t>
      </w:r>
      <w:commentRangeEnd w:id="37"/>
      <w:r w:rsidR="00EC577E">
        <w:rPr>
          <w:rStyle w:val="ac"/>
        </w:rPr>
        <w:commentReference w:id="37"/>
      </w:r>
    </w:p>
    <w:p w14:paraId="2C9441C5" w14:textId="52DF2DAB" w:rsidR="00EC577E" w:rsidRPr="00EC577E" w:rsidRDefault="00EC577E" w:rsidP="009C056D">
      <w:pPr>
        <w:wordWrap/>
        <w:spacing w:line="312" w:lineRule="auto"/>
        <w:rPr>
          <w:rFonts w:ascii="Noto Sans CJK KR" w:eastAsia="Noto Sans CJK KR" w:hAnsi="Noto Sans CJK KR"/>
          <w:color w:val="FF0000"/>
          <w:sz w:val="22"/>
          <w:szCs w:val="22"/>
        </w:rPr>
      </w:pPr>
      <w:commentRangeStart w:id="38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을과 병이 본 계약 이전 또는 그 결과로 발견,</w:t>
      </w:r>
      <w:r w:rsidRPr="00EC577E">
        <w:rPr>
          <w:rFonts w:ascii="맑은 고딕" w:eastAsia="맑은 고딕" w:hAnsi="맑은 고딕" w:cs="맑은 고딕"/>
          <w:color w:val="FF0000"/>
          <w:sz w:val="22"/>
          <w:szCs w:val="22"/>
        </w:rPr>
        <w:t xml:space="preserve"> </w:t>
      </w:r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창출, 개발한 기술 등 지적재산권에 속하는 내용이 산출물에 포함되어 있는 경우 지적재산권은 을과 병의 소유에 속하며 갑은 </w:t>
      </w:r>
      <w:ins w:id="39" w:author="만든 이" w:date="2024-01-22T14:38:00Z">
        <w:r w:rsidR="008520E6">
          <w:rPr>
            <w:rFonts w:ascii="맑은 고딕" w:eastAsia="맑은 고딕" w:hAnsi="맑은 고딕" w:cs="맑은 고딕" w:hint="eastAsia"/>
            <w:color w:val="FF0000"/>
            <w:sz w:val="22"/>
            <w:szCs w:val="22"/>
          </w:rPr>
          <w:t xml:space="preserve"> </w:t>
        </w:r>
      </w:ins>
      <w:del w:id="40" w:author="만든 이" w:date="2024-01-22T14:37:00Z">
        <w:r w:rsidRPr="00EC577E" w:rsidDel="008520E6">
          <w:rPr>
            <w:rFonts w:ascii="맑은 고딕" w:eastAsia="맑은 고딕" w:hAnsi="맑은 고딕" w:cs="맑은 고딕" w:hint="eastAsia"/>
            <w:color w:val="FF0000"/>
            <w:sz w:val="22"/>
            <w:szCs w:val="22"/>
          </w:rPr>
          <w:delText>내부</w:delText>
        </w:r>
      </w:del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 업무목적으로만 </w:t>
      </w:r>
      <w:ins w:id="41" w:author="만든 이" w:date="2024-01-22T14:45:00Z">
        <w:r w:rsidR="00B61175">
          <w:rPr>
            <w:rFonts w:ascii="맑은 고딕" w:eastAsia="맑은 고딕" w:hAnsi="맑은 고딕" w:cs="맑은 고딕" w:hint="eastAsia"/>
            <w:color w:val="FF0000"/>
            <w:sz w:val="22"/>
            <w:szCs w:val="22"/>
          </w:rPr>
          <w:t xml:space="preserve">로열티 지급없이 </w:t>
        </w:r>
      </w:ins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해당 지적재산권을 </w:t>
      </w:r>
      <w:proofErr w:type="spellStart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사용할수</w:t>
      </w:r>
      <w:proofErr w:type="spellEnd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 xml:space="preserve"> 있는 비독점적 권한을 </w:t>
      </w:r>
      <w:proofErr w:type="spellStart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부여받는다</w:t>
      </w:r>
      <w:proofErr w:type="spellEnd"/>
      <w:r w:rsidRPr="00EC577E">
        <w:rPr>
          <w:rFonts w:ascii="맑은 고딕" w:eastAsia="맑은 고딕" w:hAnsi="맑은 고딕" w:cs="맑은 고딕" w:hint="eastAsia"/>
          <w:color w:val="FF0000"/>
          <w:sz w:val="22"/>
          <w:szCs w:val="22"/>
        </w:rPr>
        <w:t>.</w:t>
      </w:r>
      <w:commentRangeEnd w:id="38"/>
      <w:r>
        <w:rPr>
          <w:rStyle w:val="ac"/>
        </w:rPr>
        <w:commentReference w:id="38"/>
      </w:r>
    </w:p>
    <w:p w14:paraId="498EAB05" w14:textId="77777777" w:rsidR="00EC577E" w:rsidRDefault="00EC577E" w:rsidP="009C056D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</w:p>
    <w:p w14:paraId="44AE6171" w14:textId="77777777" w:rsidR="00352FA6" w:rsidRDefault="00352FA6" w:rsidP="00FF7033">
      <w:pPr>
        <w:wordWrap/>
        <w:spacing w:line="312" w:lineRule="auto"/>
        <w:ind w:left="754" w:hanging="754"/>
        <w:rPr>
          <w:rFonts w:ascii="Noto Sans CJK KR" w:eastAsia="Noto Sans CJK KR" w:hAnsi="Noto Sans CJK KR"/>
          <w:b/>
          <w:sz w:val="22"/>
          <w:szCs w:val="22"/>
        </w:rPr>
      </w:pPr>
      <w:proofErr w:type="gramStart"/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</w:t>
      </w:r>
      <w:r>
        <w:rPr>
          <w:rFonts w:ascii="Noto Sans CJK KR" w:eastAsia="Noto Sans CJK KR" w:hAnsi="Noto Sans CJK KR"/>
          <w:b/>
          <w:sz w:val="22"/>
          <w:szCs w:val="22"/>
        </w:rPr>
        <w:t>7</w:t>
      </w:r>
      <w:proofErr w:type="gramEnd"/>
      <w:r>
        <w:rPr>
          <w:rFonts w:ascii="Noto Sans CJK KR" w:eastAsia="Noto Sans CJK KR" w:hAnsi="Noto Sans CJK KR"/>
          <w:b/>
          <w:sz w:val="22"/>
          <w:szCs w:val="22"/>
        </w:rPr>
        <w:t xml:space="preserve"> </w:t>
      </w:r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조 (사용과 배포의 제한) </w:t>
      </w:r>
    </w:p>
    <w:p w14:paraId="70DD1266" w14:textId="411C54BA" w:rsidR="00352FA6" w:rsidRDefault="00352FA6" w:rsidP="00FF7033">
      <w:pPr>
        <w:wordWrap/>
        <w:spacing w:line="312" w:lineRule="auto"/>
        <w:ind w:left="1134" w:hanging="1134"/>
        <w:rPr>
          <w:ins w:id="42" w:author="만든 이" w:date="2024-01-22T14:45:00Z"/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>을</w:t>
      </w:r>
      <w:r w:rsidR="00B25A50">
        <w:rPr>
          <w:rFonts w:ascii="맑은 고딕" w:eastAsia="맑은 고딕" w:hAnsi="맑은 고딕" w:cs="맑은 고딕" w:hint="eastAsia"/>
          <w:sz w:val="22"/>
          <w:szCs w:val="22"/>
        </w:rPr>
        <w:t>과 병</w:t>
      </w:r>
      <w:r>
        <w:rPr>
          <w:rFonts w:ascii="Noto Sans CJK KR" w:eastAsia="Noto Sans CJK KR" w:hAnsi="Noto Sans CJK KR" w:hint="eastAsia"/>
          <w:sz w:val="22"/>
          <w:szCs w:val="22"/>
        </w:rPr>
        <w:t xml:space="preserve">의 업무결과는 갑의 </w:t>
      </w:r>
      <w:r>
        <w:rPr>
          <w:rFonts w:ascii="Noto Sans CJK KR" w:eastAsia="Noto Sans CJK KR" w:hAnsi="Noto Sans CJK KR" w:hint="eastAsia"/>
          <w:b/>
          <w:sz w:val="22"/>
          <w:szCs w:val="22"/>
          <w:u w:val="single"/>
        </w:rPr>
        <w:t>사전동의 없이는 갑 이외의 제3자에게 배포 또는 인용될 수 없다</w:t>
      </w:r>
      <w:r>
        <w:rPr>
          <w:rFonts w:ascii="Noto Sans CJK KR" w:eastAsia="Noto Sans CJK KR" w:hAnsi="Noto Sans CJK KR" w:hint="eastAsia"/>
          <w:sz w:val="22"/>
          <w:szCs w:val="22"/>
        </w:rPr>
        <w:t>.</w:t>
      </w:r>
    </w:p>
    <w:p w14:paraId="76EB311E" w14:textId="37C84C07" w:rsidR="00B61175" w:rsidRDefault="00B61175" w:rsidP="00FF7033">
      <w:pPr>
        <w:wordWrap/>
        <w:spacing w:line="312" w:lineRule="auto"/>
        <w:ind w:left="1134" w:hanging="1134"/>
        <w:rPr>
          <w:ins w:id="43" w:author="만든 이" w:date="2024-01-22T14:45:00Z"/>
          <w:rFonts w:ascii="Noto Sans CJK KR" w:eastAsia="Noto Sans CJK KR" w:hAnsi="Noto Sans CJK KR" w:cs="돋움"/>
          <w:color w:val="FF0000"/>
          <w:kern w:val="0"/>
          <w:sz w:val="22"/>
          <w:szCs w:val="22"/>
        </w:rPr>
      </w:pPr>
    </w:p>
    <w:p w14:paraId="1A197366" w14:textId="47653941" w:rsidR="00B61175" w:rsidRDefault="00B61175" w:rsidP="00FF7033">
      <w:pPr>
        <w:wordWrap/>
        <w:spacing w:line="312" w:lineRule="auto"/>
        <w:ind w:left="1134" w:hanging="1134"/>
        <w:rPr>
          <w:ins w:id="44" w:author="만든 이" w:date="2024-01-22T14:45:00Z"/>
          <w:rFonts w:ascii="맑은 고딕" w:eastAsia="맑은 고딕" w:hAnsi="맑은 고딕" w:cs="맑은 고딕"/>
          <w:color w:val="FF0000"/>
          <w:kern w:val="0"/>
          <w:sz w:val="22"/>
          <w:szCs w:val="22"/>
        </w:rPr>
      </w:pPr>
      <w:proofErr w:type="gramStart"/>
      <w:ins w:id="45" w:author="만든 이" w:date="2024-01-22T14:45:00Z">
        <w:r>
          <w:rPr>
            <w:rFonts w:ascii="맑은 고딕" w:eastAsia="맑은 고딕" w:hAnsi="맑은 고딕" w:cs="맑은 고딕" w:hint="eastAsia"/>
            <w:color w:val="FF0000"/>
            <w:kern w:val="0"/>
            <w:sz w:val="22"/>
            <w:szCs w:val="22"/>
          </w:rPr>
          <w:t xml:space="preserve">제 </w:t>
        </w:r>
        <w:r>
          <w:rPr>
            <w:rFonts w:ascii="맑은 고딕" w:eastAsia="맑은 고딕" w:hAnsi="맑은 고딕" w:cs="맑은 고딕"/>
            <w:color w:val="FF0000"/>
            <w:kern w:val="0"/>
            <w:sz w:val="22"/>
            <w:szCs w:val="22"/>
          </w:rPr>
          <w:t>0</w:t>
        </w:r>
        <w:proofErr w:type="gramEnd"/>
        <w:r>
          <w:rPr>
            <w:rFonts w:ascii="맑은 고딕" w:eastAsia="맑은 고딕" w:hAnsi="맑은 고딕" w:cs="맑은 고딕"/>
            <w:color w:val="FF0000"/>
            <w:kern w:val="0"/>
            <w:sz w:val="22"/>
            <w:szCs w:val="22"/>
          </w:rPr>
          <w:t xml:space="preserve"> </w:t>
        </w:r>
        <w:r>
          <w:rPr>
            <w:rFonts w:ascii="맑은 고딕" w:eastAsia="맑은 고딕" w:hAnsi="맑은 고딕" w:cs="맑은 고딕" w:hint="eastAsia"/>
            <w:color w:val="FF0000"/>
            <w:kern w:val="0"/>
            <w:sz w:val="22"/>
            <w:szCs w:val="22"/>
          </w:rPr>
          <w:t xml:space="preserve">조 </w:t>
        </w:r>
        <w:r>
          <w:rPr>
            <w:rFonts w:ascii="맑은 고딕" w:eastAsia="맑은 고딕" w:hAnsi="맑은 고딕" w:cs="맑은 고딕"/>
            <w:color w:val="FF0000"/>
            <w:kern w:val="0"/>
            <w:sz w:val="22"/>
            <w:szCs w:val="22"/>
          </w:rPr>
          <w:t>(</w:t>
        </w:r>
        <w:r>
          <w:rPr>
            <w:rFonts w:ascii="맑은 고딕" w:eastAsia="맑은 고딕" w:hAnsi="맑은 고딕" w:cs="맑은 고딕" w:hint="eastAsia"/>
            <w:color w:val="FF0000"/>
            <w:kern w:val="0"/>
            <w:sz w:val="22"/>
            <w:szCs w:val="22"/>
          </w:rPr>
          <w:t>개인정보보호)</w:t>
        </w:r>
      </w:ins>
    </w:p>
    <w:p w14:paraId="634FA068" w14:textId="70A8B6BD" w:rsidR="00B61175" w:rsidRPr="00B61175" w:rsidRDefault="00B61175" w:rsidP="00B61175">
      <w:pPr>
        <w:autoSpaceDE w:val="0"/>
        <w:autoSpaceDN w:val="0"/>
        <w:rPr>
          <w:ins w:id="46" w:author="만든 이" w:date="2024-01-22T14:45:00Z"/>
          <w:rFonts w:ascii="Noto Sans CJK KR" w:eastAsia="Noto Sans CJK KR" w:hAnsi="Noto Sans CJK KR"/>
          <w:sz w:val="22"/>
          <w:szCs w:val="22"/>
        </w:rPr>
      </w:pPr>
      <w:ins w:id="47" w:author="만든 이" w:date="2024-01-22T14:46:00Z">
        <w:r>
          <w:rPr>
            <w:rFonts w:ascii="맑은 고딕" w:eastAsia="맑은 고딕" w:hAnsi="맑은 고딕" w:cs="맑은 고딕" w:hint="eastAsia"/>
            <w:sz w:val="22"/>
            <w:szCs w:val="22"/>
          </w:rPr>
          <w:t>을</w:t>
        </w:r>
      </w:ins>
      <w:ins w:id="48" w:author="만든 이" w:date="2024-01-22T14:45:00Z"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과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</w:ins>
      <w:ins w:id="49" w:author="만든 이" w:date="2024-01-22T14:46:00Z">
        <w:r>
          <w:rPr>
            <w:rFonts w:ascii="맑은 고딕" w:eastAsia="맑은 고딕" w:hAnsi="맑은 고딕" w:cs="맑은 고딕" w:hint="eastAsia"/>
            <w:sz w:val="22"/>
            <w:szCs w:val="22"/>
          </w:rPr>
          <w:t>병</w:t>
        </w:r>
      </w:ins>
      <w:ins w:id="50" w:author="만든 이" w:date="2024-01-22T14:45:00Z"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은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본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계약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체결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및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이행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과정에서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개인정보보호법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등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개인정보보호와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관련된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모든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법률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및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규정을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준수해야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Pr="00B61175">
          <w:rPr>
            <w:rFonts w:ascii="맑은 고딕" w:eastAsia="맑은 고딕" w:hAnsi="맑은 고딕" w:cs="맑은 고딕" w:hint="eastAsia"/>
            <w:sz w:val="22"/>
            <w:szCs w:val="22"/>
          </w:rPr>
          <w:t>한다</w:t>
        </w:r>
        <w:r w:rsidRPr="00B61175">
          <w:rPr>
            <w:rFonts w:ascii="Noto Sans CJK KR" w:eastAsia="Noto Sans CJK KR" w:hAnsi="Noto Sans CJK KR"/>
            <w:sz w:val="22"/>
            <w:szCs w:val="22"/>
          </w:rPr>
          <w:t xml:space="preserve">. </w:t>
        </w:r>
      </w:ins>
    </w:p>
    <w:p w14:paraId="1152609C" w14:textId="672723C7" w:rsidR="00B61175" w:rsidRPr="00B61175" w:rsidRDefault="00B61175" w:rsidP="00B61175">
      <w:pPr>
        <w:wordWrap/>
        <w:autoSpaceDE w:val="0"/>
        <w:autoSpaceDN w:val="0"/>
        <w:spacing w:line="312" w:lineRule="auto"/>
        <w:ind w:left="936"/>
        <w:rPr>
          <w:rFonts w:ascii="Noto Sans CJK KR" w:eastAsia="Noto Sans CJK KR" w:hAnsi="Noto Sans CJK KR" w:cs="돋움" w:hint="eastAsia"/>
          <w:color w:val="FF0000"/>
          <w:kern w:val="0"/>
          <w:sz w:val="22"/>
          <w:szCs w:val="22"/>
        </w:rPr>
      </w:pPr>
    </w:p>
    <w:p w14:paraId="6C17D7E6" w14:textId="77777777" w:rsidR="00FF7033" w:rsidRDefault="00FF7033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</w:p>
    <w:p w14:paraId="69C294B4" w14:textId="47004559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b/>
          <w:sz w:val="22"/>
          <w:szCs w:val="22"/>
        </w:rPr>
      </w:pPr>
      <w:proofErr w:type="gramStart"/>
      <w:r>
        <w:rPr>
          <w:rFonts w:ascii="Noto Sans CJK KR" w:eastAsia="Noto Sans CJK KR" w:hAnsi="Noto Sans CJK KR" w:hint="eastAsia"/>
          <w:b/>
          <w:sz w:val="22"/>
          <w:szCs w:val="22"/>
        </w:rPr>
        <w:t xml:space="preserve">제 </w:t>
      </w:r>
      <w:r>
        <w:rPr>
          <w:rFonts w:ascii="Noto Sans CJK KR" w:eastAsia="Noto Sans CJK KR" w:hAnsi="Noto Sans CJK KR"/>
          <w:b/>
          <w:sz w:val="22"/>
          <w:szCs w:val="22"/>
        </w:rPr>
        <w:t>8</w:t>
      </w:r>
      <w:proofErr w:type="gramEnd"/>
      <w:r>
        <w:rPr>
          <w:rFonts w:ascii="Noto Sans CJK KR" w:eastAsia="Noto Sans CJK KR" w:hAnsi="Noto Sans CJK KR" w:hint="eastAsia"/>
          <w:b/>
          <w:sz w:val="22"/>
          <w:szCs w:val="22"/>
        </w:rPr>
        <w:t>조 (상호협의</w:t>
      </w:r>
      <w:ins w:id="51" w:author="만든 이" w:date="2024-01-22T14:49:00Z">
        <w:r w:rsidR="000735D6">
          <w:rPr>
            <w:rFonts w:ascii="Noto Sans CJK KR" w:eastAsia="Noto Sans CJK KR" w:hAnsi="Noto Sans CJK KR" w:hint="eastAsia"/>
            <w:b/>
            <w:sz w:val="22"/>
            <w:szCs w:val="22"/>
          </w:rPr>
          <w:t xml:space="preserve"> </w:t>
        </w:r>
        <w:r w:rsidR="000735D6">
          <w:rPr>
            <w:rFonts w:ascii="맑은 고딕" w:eastAsia="맑은 고딕" w:hAnsi="맑은 고딕" w:cs="맑은 고딕" w:hint="eastAsia"/>
            <w:b/>
            <w:sz w:val="22"/>
            <w:szCs w:val="22"/>
          </w:rPr>
          <w:t>및 관할</w:t>
        </w:r>
      </w:ins>
      <w:r>
        <w:rPr>
          <w:rFonts w:ascii="Noto Sans CJK KR" w:eastAsia="Noto Sans CJK KR" w:hAnsi="Noto Sans CJK KR" w:hint="eastAsia"/>
          <w:b/>
          <w:sz w:val="22"/>
          <w:szCs w:val="22"/>
        </w:rPr>
        <w:t>)</w:t>
      </w:r>
    </w:p>
    <w:p w14:paraId="68CFAADC" w14:textId="4F740084" w:rsidR="00352FA6" w:rsidRDefault="00352FA6" w:rsidP="00FF7033">
      <w:pPr>
        <w:wordWrap/>
        <w:spacing w:line="312" w:lineRule="auto"/>
        <w:rPr>
          <w:rFonts w:ascii="Noto Sans CJK KR" w:eastAsia="Noto Sans CJK KR" w:hAnsi="Noto Sans CJK KR" w:hint="eastAsia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>본 계약에 명시되지 아니한 사항은 상호 협의에 의하여 정한다.</w:t>
      </w:r>
      <w:ins w:id="52" w:author="만든 이" w:date="2024-01-22T14:49:00Z">
        <w:r w:rsidR="000735D6">
          <w:rPr>
            <w:rFonts w:ascii="Noto Sans CJK KR" w:eastAsia="Noto Sans CJK KR" w:hAnsi="Noto Sans CJK KR"/>
            <w:sz w:val="22"/>
            <w:szCs w:val="22"/>
          </w:rPr>
          <w:t xml:space="preserve"> </w:t>
        </w:r>
        <w:r w:rsidR="000735D6">
          <w:rPr>
            <w:rFonts w:ascii="맑은 고딕" w:eastAsia="맑은 고딕" w:hAnsi="맑은 고딕" w:cs="맑은 고딕" w:hint="eastAsia"/>
            <w:sz w:val="22"/>
            <w:szCs w:val="22"/>
          </w:rPr>
          <w:t>본 계약과 관련하여 분쟁이 발생한 경우 서울중앙지방법원을 제</w:t>
        </w:r>
      </w:ins>
      <w:ins w:id="53" w:author="만든 이" w:date="2024-01-22T14:50:00Z">
        <w:r w:rsidR="000735D6">
          <w:rPr>
            <w:rFonts w:ascii="맑은 고딕" w:eastAsia="맑은 고딕" w:hAnsi="맑은 고딕" w:cs="맑은 고딕" w:hint="eastAsia"/>
            <w:sz w:val="22"/>
            <w:szCs w:val="22"/>
          </w:rPr>
          <w:t>1심 합의관할 법원으로 하여 소송을 제기하기로 한다.</w:t>
        </w:r>
        <w:r w:rsidR="000735D6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bookmarkStart w:id="54" w:name="_GoBack"/>
      <w:bookmarkEnd w:id="54"/>
    </w:p>
    <w:p w14:paraId="01DAA23A" w14:textId="77777777" w:rsidR="00352FA6" w:rsidRDefault="00352FA6" w:rsidP="00FF7033">
      <w:pPr>
        <w:wordWrap/>
        <w:spacing w:line="312" w:lineRule="auto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본 계약의 성립을 입증하기 위하여 </w:t>
      </w:r>
      <w:r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 xml:space="preserve">계약서 </w:t>
      </w:r>
      <w:r w:rsidR="00B25A50"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3</w:t>
      </w:r>
      <w:r>
        <w:rPr>
          <w:rFonts w:ascii="Noto Sans CJK KR" w:eastAsia="Noto Sans CJK KR" w:hAnsi="Noto Sans CJK KR" w:hint="eastAsia"/>
          <w:b/>
          <w:bCs/>
          <w:sz w:val="22"/>
          <w:szCs w:val="22"/>
          <w:u w:val="single"/>
        </w:rPr>
        <w:t>통을 작성</w:t>
      </w:r>
      <w:r>
        <w:rPr>
          <w:rFonts w:ascii="Noto Sans CJK KR" w:eastAsia="Noto Sans CJK KR" w:hAnsi="Noto Sans CJK KR" w:hint="eastAsia"/>
          <w:sz w:val="22"/>
          <w:szCs w:val="22"/>
        </w:rPr>
        <w:t xml:space="preserve">하고, </w:t>
      </w:r>
      <w:proofErr w:type="gramStart"/>
      <w:r>
        <w:rPr>
          <w:rFonts w:ascii="Noto Sans CJK KR" w:eastAsia="Noto Sans CJK KR" w:hAnsi="Noto Sans CJK KR" w:hint="eastAsia"/>
          <w:sz w:val="22"/>
          <w:szCs w:val="22"/>
        </w:rPr>
        <w:t>갑과 을</w:t>
      </w:r>
      <w:proofErr w:type="gramEnd"/>
      <w:r w:rsidR="00B25A50"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r w:rsidR="00B25A50">
        <w:rPr>
          <w:rFonts w:ascii="맑은 고딕" w:eastAsia="맑은 고딕" w:hAnsi="맑은 고딕" w:cs="맑은 고딕" w:hint="eastAsia"/>
          <w:sz w:val="22"/>
          <w:szCs w:val="22"/>
        </w:rPr>
        <w:t>및 병</w:t>
      </w:r>
      <w:r>
        <w:rPr>
          <w:rFonts w:ascii="Noto Sans CJK KR" w:eastAsia="Noto Sans CJK KR" w:hAnsi="Noto Sans CJK KR" w:hint="eastAsia"/>
          <w:sz w:val="22"/>
          <w:szCs w:val="22"/>
        </w:rPr>
        <w:t>이 각각 기명 날인하여 각 1통씩 보관한다.</w:t>
      </w:r>
    </w:p>
    <w:p w14:paraId="5A1C5CE1" w14:textId="77777777" w:rsidR="00352FA6" w:rsidRDefault="00352FA6" w:rsidP="00B25A50">
      <w:pPr>
        <w:wordWrap/>
        <w:spacing w:line="312" w:lineRule="auto"/>
        <w:rPr>
          <w:rFonts w:ascii="Noto Sans CJK KR" w:eastAsia="Noto Sans CJK KR" w:hAnsi="Noto Sans CJK KR"/>
          <w:sz w:val="22"/>
          <w:szCs w:val="22"/>
        </w:rPr>
      </w:pPr>
    </w:p>
    <w:p w14:paraId="0D24048D" w14:textId="4C50E630" w:rsidR="00352FA6" w:rsidRDefault="009C056D" w:rsidP="00B25A50">
      <w:pPr>
        <w:pStyle w:val="a5"/>
        <w:wordWrap/>
        <w:spacing w:line="312" w:lineRule="auto"/>
        <w:jc w:val="center"/>
        <w:rPr>
          <w:rFonts w:ascii="Noto Sans CJK KR" w:eastAsia="Noto Sans CJK KR" w:hAnsi="Noto Sans CJK KR"/>
          <w:b w:val="0"/>
          <w:sz w:val="22"/>
          <w:szCs w:val="22"/>
        </w:rPr>
      </w:pPr>
      <w:r>
        <w:rPr>
          <w:rFonts w:ascii="Noto Sans CJK KR" w:eastAsia="Noto Sans CJK KR" w:hAnsi="Noto Sans CJK KR"/>
          <w:b w:val="0"/>
          <w:sz w:val="22"/>
          <w:szCs w:val="22"/>
        </w:rPr>
        <w:t xml:space="preserve">                                                 </w:t>
      </w:r>
      <w:r w:rsidR="005E2314">
        <w:rPr>
          <w:rFonts w:ascii="Noto Sans CJK KR" w:eastAsia="Noto Sans CJK KR" w:hAnsi="Noto Sans CJK KR" w:hint="eastAsia"/>
          <w:b w:val="0"/>
          <w:sz w:val="22"/>
          <w:szCs w:val="22"/>
        </w:rPr>
        <w:t>2</w:t>
      </w:r>
      <w:r w:rsidR="005E2314">
        <w:rPr>
          <w:rFonts w:ascii="Noto Sans CJK KR" w:eastAsia="Noto Sans CJK KR" w:hAnsi="Noto Sans CJK KR"/>
          <w:b w:val="0"/>
          <w:sz w:val="22"/>
          <w:szCs w:val="22"/>
        </w:rPr>
        <w:t>02</w:t>
      </w:r>
      <w:r w:rsidR="004F031E">
        <w:rPr>
          <w:rFonts w:ascii="Noto Sans CJK KR" w:eastAsia="Noto Sans CJK KR" w:hAnsi="Noto Sans CJK KR"/>
          <w:b w:val="0"/>
          <w:sz w:val="22"/>
          <w:szCs w:val="22"/>
        </w:rPr>
        <w:t>4</w:t>
      </w:r>
      <w:r w:rsidR="005E2314">
        <w:rPr>
          <w:rFonts w:ascii="Noto Sans CJK KR" w:eastAsia="Noto Sans CJK KR" w:hAnsi="Noto Sans CJK KR"/>
          <w:b w:val="0"/>
          <w:sz w:val="22"/>
          <w:szCs w:val="22"/>
        </w:rPr>
        <w:t xml:space="preserve"> </w:t>
      </w:r>
      <w:r w:rsidR="00352FA6">
        <w:rPr>
          <w:rFonts w:ascii="Noto Sans CJK KR" w:eastAsia="Noto Sans CJK KR" w:hAnsi="Noto Sans CJK KR" w:hint="eastAsia"/>
          <w:b w:val="0"/>
          <w:sz w:val="22"/>
          <w:szCs w:val="22"/>
        </w:rPr>
        <w:t>년</w:t>
      </w:r>
      <w:r w:rsidR="00352FA6">
        <w:rPr>
          <w:rFonts w:ascii="Noto Sans CJK KR" w:eastAsia="Noto Sans CJK KR" w:hAnsi="Noto Sans CJK KR" w:hint="eastAsia"/>
          <w:b w:val="0"/>
          <w:sz w:val="22"/>
          <w:szCs w:val="22"/>
          <w:lang w:val="x-none" w:eastAsia="x-none" w:bidi="x-none"/>
        </w:rPr>
        <w:t xml:space="preserve"> </w:t>
      </w:r>
      <w:r w:rsidR="005E2314">
        <w:rPr>
          <w:rFonts w:ascii="Noto Sans CJK KR" w:eastAsia="Noto Sans CJK KR" w:hAnsi="Noto Sans CJK KR"/>
          <w:b w:val="0"/>
          <w:sz w:val="22"/>
          <w:szCs w:val="22"/>
          <w:lang w:val="x-none" w:eastAsia="x-none" w:bidi="x-none"/>
        </w:rPr>
        <w:t xml:space="preserve"> </w:t>
      </w:r>
      <w:r w:rsidR="00352FA6">
        <w:rPr>
          <w:rFonts w:ascii="Noto Sans CJK KR" w:eastAsia="Noto Sans CJK KR" w:hAnsi="Noto Sans CJK KR"/>
          <w:b w:val="0"/>
          <w:sz w:val="22"/>
          <w:szCs w:val="22"/>
        </w:rPr>
        <w:t xml:space="preserve"> </w:t>
      </w:r>
      <w:r w:rsidR="00805420">
        <w:rPr>
          <w:rFonts w:ascii="Noto Sans CJK KR" w:eastAsia="Noto Sans CJK KR" w:hAnsi="Noto Sans CJK KR"/>
          <w:b w:val="0"/>
          <w:sz w:val="22"/>
          <w:szCs w:val="22"/>
        </w:rPr>
        <w:t>1</w:t>
      </w:r>
      <w:r w:rsidR="00352FA6">
        <w:rPr>
          <w:rFonts w:ascii="Noto Sans CJK KR" w:eastAsia="Noto Sans CJK KR" w:hAnsi="Noto Sans CJK KR"/>
          <w:b w:val="0"/>
          <w:sz w:val="22"/>
          <w:szCs w:val="22"/>
        </w:rPr>
        <w:t xml:space="preserve">  </w:t>
      </w:r>
      <w:r w:rsidR="00FF7033">
        <w:rPr>
          <w:rFonts w:ascii="Noto Sans CJK KR" w:eastAsia="Noto Sans CJK KR" w:hAnsi="Noto Sans CJK KR"/>
          <w:b w:val="0"/>
          <w:sz w:val="22"/>
          <w:szCs w:val="22"/>
        </w:rPr>
        <w:t xml:space="preserve"> </w:t>
      </w:r>
      <w:r w:rsidR="00352FA6">
        <w:rPr>
          <w:rFonts w:ascii="Noto Sans CJK KR" w:eastAsia="Noto Sans CJK KR" w:hAnsi="Noto Sans CJK KR" w:hint="eastAsia"/>
          <w:b w:val="0"/>
          <w:sz w:val="22"/>
          <w:szCs w:val="22"/>
        </w:rPr>
        <w:t xml:space="preserve">월  </w:t>
      </w:r>
      <w:r w:rsidR="00352FA6">
        <w:rPr>
          <w:rFonts w:ascii="Noto Sans CJK KR" w:eastAsia="Noto Sans CJK KR" w:hAnsi="Noto Sans CJK KR" w:hint="eastAsia"/>
          <w:b w:val="0"/>
          <w:sz w:val="22"/>
          <w:szCs w:val="22"/>
          <w:lang w:val="x-none" w:eastAsia="x-none" w:bidi="x-none"/>
        </w:rPr>
        <w:t xml:space="preserve"> </w:t>
      </w:r>
      <w:r w:rsidR="00352FA6">
        <w:rPr>
          <w:rFonts w:ascii="Noto Sans CJK KR" w:eastAsia="Noto Sans CJK KR" w:hAnsi="Noto Sans CJK KR"/>
          <w:b w:val="0"/>
          <w:sz w:val="22"/>
          <w:szCs w:val="22"/>
        </w:rPr>
        <w:t xml:space="preserve"> </w:t>
      </w:r>
      <w:r w:rsidR="00FF7033">
        <w:rPr>
          <w:rFonts w:ascii="Noto Sans CJK KR" w:eastAsia="Noto Sans CJK KR" w:hAnsi="Noto Sans CJK KR"/>
          <w:b w:val="0"/>
          <w:sz w:val="22"/>
          <w:szCs w:val="22"/>
        </w:rPr>
        <w:t xml:space="preserve"> </w:t>
      </w:r>
      <w:r w:rsidR="00352FA6">
        <w:rPr>
          <w:rFonts w:ascii="Noto Sans CJK KR" w:eastAsia="Noto Sans CJK KR" w:hAnsi="Noto Sans CJK KR"/>
          <w:b w:val="0"/>
          <w:sz w:val="22"/>
          <w:szCs w:val="22"/>
        </w:rPr>
        <w:t xml:space="preserve"> </w:t>
      </w:r>
      <w:r w:rsidR="00352FA6">
        <w:rPr>
          <w:rFonts w:ascii="Noto Sans CJK KR" w:eastAsia="Noto Sans CJK KR" w:hAnsi="Noto Sans CJK KR" w:hint="eastAsia"/>
          <w:b w:val="0"/>
          <w:sz w:val="22"/>
          <w:szCs w:val="22"/>
        </w:rPr>
        <w:t>일</w:t>
      </w:r>
    </w:p>
    <w:p w14:paraId="59B1F259" w14:textId="77777777" w:rsidR="00352FA6" w:rsidRDefault="00352FA6" w:rsidP="00B25A50">
      <w:pPr>
        <w:wordWrap/>
        <w:spacing w:line="312" w:lineRule="auto"/>
      </w:pPr>
    </w:p>
    <w:p w14:paraId="3A4FA586" w14:textId="77777777" w:rsidR="009C056D" w:rsidRDefault="009C056D" w:rsidP="00B25A50">
      <w:pPr>
        <w:wordWrap/>
        <w:spacing w:line="312" w:lineRule="auto"/>
      </w:pPr>
    </w:p>
    <w:p w14:paraId="1AAB1DD8" w14:textId="500EEDC7" w:rsidR="00352FA6" w:rsidRDefault="00352FA6" w:rsidP="00B25A50">
      <w:pPr>
        <w:wordWrap/>
        <w:spacing w:line="312" w:lineRule="auto"/>
        <w:ind w:firstLineChars="1100" w:firstLine="2420"/>
        <w:rPr>
          <w:rFonts w:ascii="Noto Sans CJK KR" w:eastAsia="Noto Sans CJK KR" w:hAnsi="Noto Sans CJK KR"/>
          <w:sz w:val="22"/>
          <w:szCs w:val="22"/>
        </w:rPr>
      </w:pPr>
      <w:proofErr w:type="gramStart"/>
      <w:r>
        <w:rPr>
          <w:rFonts w:ascii="Noto Sans CJK KR" w:eastAsia="Noto Sans CJK KR" w:hAnsi="Noto Sans CJK KR" w:hint="eastAsia"/>
          <w:sz w:val="22"/>
          <w:szCs w:val="22"/>
        </w:rPr>
        <w:t>위  임</w:t>
      </w:r>
      <w:proofErr w:type="gramEnd"/>
      <w:r>
        <w:rPr>
          <w:rFonts w:ascii="Noto Sans CJK KR" w:eastAsia="Noto Sans CJK KR" w:hAnsi="Noto Sans CJK KR" w:hint="eastAsia"/>
          <w:sz w:val="22"/>
          <w:szCs w:val="22"/>
        </w:rPr>
        <w:t xml:space="preserve">  자(갑)</w:t>
      </w:r>
      <w:r>
        <w:rPr>
          <w:rFonts w:ascii="Noto Sans CJK KR" w:eastAsia="Noto Sans CJK KR" w:hAnsi="Noto Sans CJK KR"/>
          <w:sz w:val="22"/>
          <w:szCs w:val="22"/>
        </w:rPr>
        <w:t xml:space="preserve">  </w:t>
      </w:r>
      <w:r w:rsidR="00805420">
        <w:rPr>
          <w:rFonts w:ascii="Noto Sans CJK KR" w:eastAsia="Noto Sans CJK KR" w:hAnsi="Noto Sans CJK KR"/>
          <w:sz w:val="22"/>
          <w:szCs w:val="22"/>
        </w:rPr>
        <w:t xml:space="preserve">  </w:t>
      </w:r>
      <w:r w:rsidR="008E531D">
        <w:rPr>
          <w:rFonts w:ascii="맑은 고딕" w:eastAsia="맑은 고딕" w:hAnsi="맑은 고딕" w:cs="맑은 고딕" w:hint="eastAsia"/>
          <w:sz w:val="22"/>
          <w:szCs w:val="22"/>
        </w:rPr>
        <w:t xml:space="preserve">주식회사 </w:t>
      </w:r>
      <w:proofErr w:type="spellStart"/>
      <w:r w:rsidR="00973335">
        <w:rPr>
          <w:rFonts w:ascii="맑은 고딕" w:eastAsia="맑은 고딕" w:hAnsi="맑은 고딕" w:cs="맑은 고딕" w:hint="eastAsia"/>
          <w:sz w:val="22"/>
          <w:szCs w:val="22"/>
        </w:rPr>
        <w:t>퍼시스</w:t>
      </w:r>
      <w:proofErr w:type="spellEnd"/>
      <w:r w:rsidR="00805420">
        <w:rPr>
          <w:rFonts w:ascii="Noto Sans CJK KR" w:eastAsia="Noto Sans CJK KR" w:hAnsi="Noto Sans CJK KR"/>
          <w:sz w:val="22"/>
          <w:szCs w:val="22"/>
        </w:rPr>
        <w:t xml:space="preserve"> </w:t>
      </w:r>
      <w:r>
        <w:rPr>
          <w:rFonts w:ascii="Noto Sans CJK KR" w:eastAsia="Noto Sans CJK KR" w:hAnsi="Noto Sans CJK KR"/>
          <w:sz w:val="22"/>
          <w:szCs w:val="22"/>
        </w:rPr>
        <w:t xml:space="preserve">  </w:t>
      </w:r>
    </w:p>
    <w:p w14:paraId="31A4B552" w14:textId="394AB6AC" w:rsidR="00352FA6" w:rsidRDefault="00352FA6" w:rsidP="00B25A50">
      <w:pPr>
        <w:wordWrap/>
        <w:spacing w:line="312" w:lineRule="auto"/>
        <w:ind w:left="2200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  사무소 소재지 </w:t>
      </w:r>
      <w:r w:rsidR="00805420">
        <w:rPr>
          <w:rFonts w:ascii="Noto Sans CJK KR" w:eastAsia="Noto Sans CJK KR" w:hAnsi="Noto Sans CJK KR"/>
          <w:sz w:val="22"/>
          <w:szCs w:val="22"/>
        </w:rPr>
        <w:t xml:space="preserve">   </w:t>
      </w:r>
      <w:r w:rsidR="008E531D">
        <w:rPr>
          <w:rFonts w:ascii="Noto Sans CJK KR" w:eastAsia="Noto Sans CJK KR" w:hAnsi="Noto Sans CJK KR"/>
          <w:sz w:val="22"/>
          <w:szCs w:val="22"/>
        </w:rPr>
        <w:t xml:space="preserve"> </w:t>
      </w:r>
      <w:r w:rsidR="008E531D">
        <w:rPr>
          <w:rFonts w:ascii="맑은 고딕" w:eastAsia="맑은 고딕" w:hAnsi="맑은 고딕" w:cs="맑은 고딕" w:hint="eastAsia"/>
          <w:sz w:val="22"/>
          <w:szCs w:val="22"/>
        </w:rPr>
        <w:t xml:space="preserve">서울 송파구 </w:t>
      </w:r>
      <w:proofErr w:type="spellStart"/>
      <w:r w:rsidR="008E531D">
        <w:rPr>
          <w:rFonts w:ascii="맑은 고딕" w:eastAsia="맑은 고딕" w:hAnsi="맑은 고딕" w:cs="맑은 고딕" w:hint="eastAsia"/>
          <w:sz w:val="22"/>
          <w:szCs w:val="22"/>
        </w:rPr>
        <w:t>오금로</w:t>
      </w:r>
      <w:proofErr w:type="spellEnd"/>
      <w:r w:rsidR="008E531D">
        <w:rPr>
          <w:rFonts w:ascii="맑은 고딕" w:eastAsia="맑은 고딕" w:hAnsi="맑은 고딕" w:cs="맑은 고딕" w:hint="eastAsia"/>
          <w:sz w:val="22"/>
          <w:szCs w:val="22"/>
        </w:rPr>
        <w:t>3</w:t>
      </w:r>
      <w:r w:rsidR="008E531D">
        <w:rPr>
          <w:rFonts w:ascii="맑은 고딕" w:eastAsia="맑은 고딕" w:hAnsi="맑은 고딕" w:cs="맑은 고딕"/>
          <w:sz w:val="22"/>
          <w:szCs w:val="22"/>
        </w:rPr>
        <w:t>11</w:t>
      </w:r>
      <w:r w:rsidR="008E531D">
        <w:rPr>
          <w:rFonts w:ascii="맑은 고딕" w:eastAsia="맑은 고딕" w:hAnsi="맑은 고딕" w:cs="맑은 고딕" w:hint="eastAsia"/>
          <w:sz w:val="22"/>
          <w:szCs w:val="22"/>
        </w:rPr>
        <w:t>(오금동)</w:t>
      </w:r>
      <w:r w:rsidR="008E531D">
        <w:rPr>
          <w:rFonts w:ascii="Noto Sans CJK KR" w:eastAsia="Noto Sans CJK KR" w:hAnsi="Noto Sans CJK KR"/>
          <w:sz w:val="22"/>
          <w:szCs w:val="22"/>
        </w:rPr>
        <w:t xml:space="preserve"> </w:t>
      </w:r>
      <w:r w:rsidR="00805420">
        <w:rPr>
          <w:rFonts w:ascii="Noto Sans CJK KR" w:eastAsia="Noto Sans CJK KR" w:hAnsi="Noto Sans CJK KR"/>
          <w:sz w:val="22"/>
          <w:szCs w:val="22"/>
        </w:rPr>
        <w:t xml:space="preserve"> </w:t>
      </w:r>
    </w:p>
    <w:p w14:paraId="16CCDA11" w14:textId="5DCBE002" w:rsidR="00352FA6" w:rsidRDefault="00352FA6" w:rsidP="00B25A50">
      <w:pPr>
        <w:wordWrap/>
        <w:spacing w:line="312" w:lineRule="auto"/>
        <w:ind w:left="2200"/>
        <w:rPr>
          <w:rFonts w:ascii="Noto Sans CJK KR" w:eastAsia="Noto Sans CJK KR" w:hAnsi="Noto Sans CJK KR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  대 </w:t>
      </w:r>
      <w:proofErr w:type="gramStart"/>
      <w:r>
        <w:rPr>
          <w:rFonts w:ascii="Noto Sans CJK KR" w:eastAsia="Noto Sans CJK KR" w:hAnsi="Noto Sans CJK KR" w:hint="eastAsia"/>
          <w:sz w:val="22"/>
          <w:szCs w:val="22"/>
        </w:rPr>
        <w:t>표  이</w:t>
      </w:r>
      <w:proofErr w:type="gramEnd"/>
      <w:r>
        <w:rPr>
          <w:rFonts w:ascii="Noto Sans CJK KR" w:eastAsia="Noto Sans CJK KR" w:hAnsi="Noto Sans CJK KR" w:hint="eastAsia"/>
          <w:sz w:val="22"/>
          <w:szCs w:val="22"/>
        </w:rPr>
        <w:t xml:space="preserve">  사 </w:t>
      </w:r>
      <w:r>
        <w:rPr>
          <w:rFonts w:ascii="Noto Sans CJK KR" w:eastAsia="Noto Sans CJK KR" w:hAnsi="Noto Sans CJK KR"/>
          <w:sz w:val="22"/>
          <w:szCs w:val="22"/>
        </w:rPr>
        <w:t xml:space="preserve">    </w:t>
      </w:r>
      <w:r w:rsidR="00973335">
        <w:rPr>
          <w:rFonts w:ascii="맑은 고딕" w:eastAsia="맑은 고딕" w:hAnsi="맑은 고딕" w:cs="맑은 고딕" w:hint="eastAsia"/>
          <w:sz w:val="22"/>
          <w:szCs w:val="22"/>
        </w:rPr>
        <w:t xml:space="preserve">배 </w:t>
      </w:r>
      <w:r>
        <w:rPr>
          <w:rFonts w:ascii="맑은 고딕" w:eastAsia="맑은 고딕" w:hAnsi="맑은 고딕" w:cs="맑은 고딕"/>
          <w:sz w:val="22"/>
          <w:szCs w:val="22"/>
        </w:rPr>
        <w:t xml:space="preserve">   </w:t>
      </w:r>
      <w:r w:rsidR="008E531D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973335">
        <w:rPr>
          <w:rFonts w:ascii="맑은 고딕" w:eastAsia="맑은 고딕" w:hAnsi="맑은 고딕" w:cs="맑은 고딕" w:hint="eastAsia"/>
          <w:sz w:val="22"/>
          <w:szCs w:val="22"/>
        </w:rPr>
        <w:t>상</w:t>
      </w:r>
      <w:r>
        <w:rPr>
          <w:rFonts w:ascii="맑은 고딕" w:eastAsia="맑은 고딕" w:hAnsi="맑은 고딕" w:cs="맑은 고딕"/>
          <w:sz w:val="22"/>
          <w:szCs w:val="22"/>
        </w:rPr>
        <w:t xml:space="preserve">     </w:t>
      </w:r>
      <w:r w:rsidR="00973335">
        <w:rPr>
          <w:rFonts w:ascii="맑은 고딕" w:eastAsia="맑은 고딕" w:hAnsi="맑은 고딕" w:cs="맑은 고딕" w:hint="eastAsia"/>
          <w:sz w:val="22"/>
          <w:szCs w:val="22"/>
        </w:rPr>
        <w:t>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8E531D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805420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F207EC"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/>
          <w:sz w:val="22"/>
          <w:szCs w:val="22"/>
        </w:rPr>
        <w:t xml:space="preserve">             </w:t>
      </w:r>
      <w:r>
        <w:rPr>
          <w:rFonts w:ascii="Noto Sans CJK KR" w:eastAsia="Noto Sans CJK KR" w:hAnsi="Noto Sans CJK KR" w:hint="eastAsia"/>
          <w:sz w:val="22"/>
          <w:szCs w:val="22"/>
        </w:rPr>
        <w:t>(인)</w:t>
      </w:r>
    </w:p>
    <w:p w14:paraId="4BD67865" w14:textId="77777777" w:rsidR="00352FA6" w:rsidRDefault="00352FA6" w:rsidP="00B25A50">
      <w:pPr>
        <w:wordWrap/>
        <w:spacing w:line="312" w:lineRule="auto"/>
        <w:ind w:left="2200"/>
        <w:rPr>
          <w:rFonts w:ascii="Noto Sans CJK KR" w:eastAsia="Noto Sans CJK KR" w:hAnsi="Noto Sans CJK KR"/>
          <w:sz w:val="22"/>
          <w:szCs w:val="22"/>
        </w:rPr>
      </w:pPr>
    </w:p>
    <w:p w14:paraId="7DD599B2" w14:textId="77777777" w:rsidR="00352FA6" w:rsidRDefault="00352FA6" w:rsidP="00B25A50">
      <w:pPr>
        <w:wordWrap/>
        <w:spacing w:line="312" w:lineRule="auto"/>
        <w:ind w:left="2200"/>
        <w:rPr>
          <w:rFonts w:ascii="Noto Sans CJK KR" w:eastAsia="Noto Sans CJK KR" w:hAnsi="Noto Sans CJK KR"/>
          <w:sz w:val="22"/>
          <w:szCs w:val="22"/>
        </w:rPr>
      </w:pPr>
    </w:p>
    <w:p w14:paraId="06764E29" w14:textId="111A424C" w:rsidR="00352FA6" w:rsidRPr="009C056D" w:rsidRDefault="00352FA6" w:rsidP="00B25A50">
      <w:pPr>
        <w:wordWrap/>
        <w:spacing w:line="312" w:lineRule="auto"/>
        <w:ind w:leftChars="917" w:left="2201" w:firstLineChars="100" w:firstLine="220"/>
        <w:rPr>
          <w:rFonts w:asciiTheme="majorHAnsi" w:eastAsiaTheme="majorHAnsi" w:hAnsiTheme="majorHAnsi"/>
          <w:sz w:val="20"/>
        </w:rPr>
      </w:pPr>
      <w:proofErr w:type="gramStart"/>
      <w:r>
        <w:rPr>
          <w:rFonts w:ascii="Noto Sans CJK KR" w:eastAsia="Noto Sans CJK KR" w:hAnsi="Noto Sans CJK KR" w:hint="eastAsia"/>
          <w:sz w:val="22"/>
          <w:szCs w:val="22"/>
        </w:rPr>
        <w:t>수  임</w:t>
      </w:r>
      <w:proofErr w:type="gramEnd"/>
      <w:r>
        <w:rPr>
          <w:rFonts w:ascii="Noto Sans CJK KR" w:eastAsia="Noto Sans CJK KR" w:hAnsi="Noto Sans CJK KR" w:hint="eastAsia"/>
          <w:sz w:val="22"/>
          <w:szCs w:val="22"/>
        </w:rPr>
        <w:t xml:space="preserve">  자(을)   </w:t>
      </w:r>
      <w:r w:rsidR="00422526">
        <w:rPr>
          <w:rFonts w:ascii="Noto Sans CJK KR" w:eastAsia="Noto Sans CJK KR" w:hAnsi="Noto Sans CJK KR"/>
          <w:sz w:val="22"/>
          <w:szCs w:val="22"/>
        </w:rPr>
        <w:t xml:space="preserve"> 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세 무 법 인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</w:t>
      </w:r>
      <w:r w:rsidR="00422526" w:rsidRPr="009C056D">
        <w:rPr>
          <w:rFonts w:asciiTheme="majorHAnsi" w:eastAsiaTheme="majorHAnsi" w:hAnsiTheme="majorHAnsi"/>
          <w:sz w:val="20"/>
        </w:rPr>
        <w:t xml:space="preserve"> 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</w:t>
      </w:r>
      <w:proofErr w:type="spellStart"/>
      <w:r w:rsidR="00422526" w:rsidRPr="009C056D">
        <w:rPr>
          <w:rFonts w:asciiTheme="majorHAnsi" w:eastAsiaTheme="majorHAnsi" w:hAnsiTheme="majorHAnsi" w:hint="eastAsia"/>
          <w:sz w:val="20"/>
        </w:rPr>
        <w:t>셜</w:t>
      </w:r>
      <w:proofErr w:type="spellEnd"/>
      <w:r w:rsidR="00422526" w:rsidRPr="009C056D">
        <w:rPr>
          <w:rFonts w:asciiTheme="majorHAnsi" w:eastAsiaTheme="majorHAnsi" w:hAnsiTheme="majorHAnsi" w:hint="eastAsia"/>
          <w:sz w:val="20"/>
        </w:rPr>
        <w:t xml:space="preserve"> 록 </w:t>
      </w:r>
      <w:proofErr w:type="spellStart"/>
      <w:r w:rsidR="00422526" w:rsidRPr="009C056D">
        <w:rPr>
          <w:rFonts w:asciiTheme="majorHAnsi" w:eastAsiaTheme="majorHAnsi" w:hAnsiTheme="majorHAnsi" w:hint="eastAsia"/>
          <w:sz w:val="20"/>
        </w:rPr>
        <w:t>택</w:t>
      </w:r>
      <w:proofErr w:type="spellEnd"/>
      <w:r w:rsidR="00422526" w:rsidRPr="009C056D">
        <w:rPr>
          <w:rFonts w:asciiTheme="majorHAnsi" w:eastAsiaTheme="majorHAnsi" w:hAnsiTheme="majorHAnsi" w:hint="eastAsia"/>
          <w:sz w:val="20"/>
        </w:rPr>
        <w:t xml:space="preserve"> 스</w:t>
      </w:r>
    </w:p>
    <w:p w14:paraId="03A11E31" w14:textId="77777777" w:rsidR="00352FA6" w:rsidRDefault="00352FA6" w:rsidP="00B25A50">
      <w:pPr>
        <w:wordWrap/>
        <w:spacing w:line="312" w:lineRule="auto"/>
        <w:ind w:left="2200" w:firstLine="210"/>
        <w:rPr>
          <w:rFonts w:ascii="Noto Sans CJK KR" w:eastAsia="Noto Sans CJK KR" w:hAnsi="Noto Sans CJK KR"/>
          <w:sz w:val="20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사무소 소재지 </w:t>
      </w:r>
      <w:r w:rsidR="00422526">
        <w:rPr>
          <w:rFonts w:ascii="Noto Sans CJK KR" w:eastAsia="Noto Sans CJK KR" w:hAnsi="Noto Sans CJK KR"/>
          <w:sz w:val="22"/>
          <w:szCs w:val="22"/>
        </w:rPr>
        <w:t xml:space="preserve">    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서울특별시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서초구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반포대로</w:t>
      </w:r>
      <w:r w:rsidR="00422526" w:rsidRPr="009C056D">
        <w:rPr>
          <w:rFonts w:asciiTheme="majorHAnsi" w:eastAsiaTheme="majorHAnsi" w:hAnsiTheme="majorHAnsi" w:hint="eastAsia"/>
          <w:sz w:val="20"/>
        </w:rPr>
        <w:t>2</w:t>
      </w:r>
      <w:r w:rsidR="00422526" w:rsidRPr="009C056D">
        <w:rPr>
          <w:rFonts w:asciiTheme="majorHAnsi" w:eastAsiaTheme="majorHAnsi" w:hAnsiTheme="majorHAnsi"/>
          <w:sz w:val="20"/>
        </w:rPr>
        <w:t>1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길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</w:t>
      </w:r>
      <w:r w:rsidR="00422526" w:rsidRPr="009C056D">
        <w:rPr>
          <w:rFonts w:asciiTheme="majorHAnsi" w:eastAsiaTheme="majorHAnsi" w:hAnsiTheme="majorHAnsi"/>
          <w:sz w:val="20"/>
        </w:rPr>
        <w:t>42</w:t>
      </w:r>
      <w:r w:rsidR="00422526" w:rsidRPr="009C056D">
        <w:rPr>
          <w:rFonts w:asciiTheme="majorHAnsi" w:eastAsiaTheme="majorHAnsi" w:hAnsiTheme="majorHAnsi" w:hint="eastAsia"/>
          <w:sz w:val="20"/>
        </w:rPr>
        <w:t>, 2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층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(</w:t>
      </w:r>
      <w:r w:rsidR="00422526" w:rsidRPr="009C056D">
        <w:rPr>
          <w:rFonts w:asciiTheme="majorHAnsi" w:eastAsiaTheme="majorHAnsi" w:hAnsiTheme="majorHAnsi" w:cs="맑은 고딕" w:hint="eastAsia"/>
          <w:sz w:val="20"/>
        </w:rPr>
        <w:t>셜록빌딩</w:t>
      </w:r>
      <w:r w:rsidR="00422526" w:rsidRPr="009C056D">
        <w:rPr>
          <w:rFonts w:asciiTheme="majorHAnsi" w:eastAsiaTheme="majorHAnsi" w:hAnsiTheme="majorHAnsi" w:hint="eastAsia"/>
          <w:sz w:val="20"/>
        </w:rPr>
        <w:t>)</w:t>
      </w:r>
    </w:p>
    <w:p w14:paraId="570FE01E" w14:textId="34EA5DCE" w:rsidR="00352FA6" w:rsidRDefault="00352FA6" w:rsidP="00B25A50">
      <w:pPr>
        <w:wordWrap/>
        <w:spacing w:line="312" w:lineRule="auto"/>
        <w:ind w:left="2200" w:firstLine="210"/>
        <w:rPr>
          <w:rFonts w:ascii="굴림체" w:hAnsi="굴림체"/>
          <w:kern w:val="0"/>
          <w:sz w:val="22"/>
          <w:szCs w:val="22"/>
        </w:rPr>
      </w:pPr>
      <w:r>
        <w:rPr>
          <w:rFonts w:ascii="Noto Sans CJK KR" w:eastAsia="Noto Sans CJK KR" w:hAnsi="Noto Sans CJK KR" w:hint="eastAsia"/>
          <w:sz w:val="22"/>
          <w:szCs w:val="22"/>
        </w:rPr>
        <w:t xml:space="preserve">대 표 </w:t>
      </w:r>
      <w:r w:rsidR="00F207EC">
        <w:rPr>
          <w:rFonts w:ascii="Noto Sans CJK KR" w:eastAsia="Noto Sans CJK KR" w:hAnsi="Noto Sans CJK KR" w:hint="eastAsia"/>
          <w:sz w:val="22"/>
          <w:szCs w:val="22"/>
        </w:rPr>
        <w:t>세</w:t>
      </w:r>
      <w:r w:rsidR="00EB70EB"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r w:rsidR="00F207EC">
        <w:rPr>
          <w:rFonts w:ascii="Noto Sans CJK KR" w:eastAsia="Noto Sans CJK KR" w:hAnsi="Noto Sans CJK KR" w:hint="eastAsia"/>
          <w:sz w:val="22"/>
          <w:szCs w:val="22"/>
        </w:rPr>
        <w:t>무</w:t>
      </w:r>
      <w:r w:rsidR="00EB70EB">
        <w:rPr>
          <w:rFonts w:ascii="Noto Sans CJK KR" w:eastAsia="Noto Sans CJK KR" w:hAnsi="Noto Sans CJK KR" w:hint="eastAsia"/>
          <w:sz w:val="22"/>
          <w:szCs w:val="22"/>
        </w:rPr>
        <w:t xml:space="preserve"> </w:t>
      </w:r>
      <w:r w:rsidR="00F207EC">
        <w:rPr>
          <w:rFonts w:ascii="Noto Sans CJK KR" w:eastAsia="Noto Sans CJK KR" w:hAnsi="Noto Sans CJK KR" w:hint="eastAsia"/>
          <w:sz w:val="22"/>
          <w:szCs w:val="22"/>
        </w:rPr>
        <w:t xml:space="preserve">사 </w:t>
      </w:r>
      <w:r w:rsidR="0042252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422526">
        <w:rPr>
          <w:rFonts w:ascii="맑은 고딕" w:eastAsia="맑은 고딕" w:hAnsi="맑은 고딕" w:cs="맑은 고딕"/>
          <w:sz w:val="22"/>
          <w:szCs w:val="22"/>
        </w:rPr>
        <w:t xml:space="preserve">  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진 </w:t>
      </w:r>
      <w:r w:rsidR="00422526" w:rsidRPr="009C056D">
        <w:rPr>
          <w:rFonts w:asciiTheme="majorHAnsi" w:eastAsiaTheme="majorHAnsi" w:hAnsiTheme="majorHAnsi"/>
          <w:sz w:val="20"/>
        </w:rPr>
        <w:t xml:space="preserve">   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 형</w:t>
      </w:r>
      <w:r w:rsidR="00422526" w:rsidRPr="009C056D">
        <w:rPr>
          <w:rFonts w:asciiTheme="majorHAnsi" w:eastAsiaTheme="majorHAnsi" w:hAnsiTheme="majorHAnsi"/>
          <w:sz w:val="20"/>
        </w:rPr>
        <w:t xml:space="preserve"> </w:t>
      </w:r>
      <w:r w:rsidR="00422526" w:rsidRPr="009C056D">
        <w:rPr>
          <w:rFonts w:asciiTheme="majorHAnsi" w:eastAsiaTheme="majorHAnsi" w:hAnsiTheme="majorHAnsi" w:hint="eastAsia"/>
          <w:sz w:val="20"/>
        </w:rPr>
        <w:t xml:space="preserve">     태</w:t>
      </w:r>
      <w:r w:rsidR="003A6EDA" w:rsidRPr="009C056D">
        <w:rPr>
          <w:rFonts w:ascii="Noto Sans CJK KR" w:eastAsia="Noto Sans CJK KR" w:hAnsi="Noto Sans CJK KR"/>
          <w:sz w:val="20"/>
        </w:rPr>
        <w:t xml:space="preserve"> </w:t>
      </w:r>
      <w:r w:rsidR="00422526" w:rsidRPr="009C056D">
        <w:rPr>
          <w:rFonts w:ascii="Noto Sans CJK KR" w:eastAsia="Noto Sans CJK KR" w:hAnsi="Noto Sans CJK KR"/>
          <w:sz w:val="20"/>
        </w:rPr>
        <w:t xml:space="preserve">     </w:t>
      </w:r>
      <w:r w:rsidR="003A6EDA" w:rsidRPr="009C056D">
        <w:rPr>
          <w:rFonts w:ascii="Noto Sans CJK KR" w:eastAsia="Noto Sans CJK KR" w:hAnsi="Noto Sans CJK KR"/>
          <w:sz w:val="20"/>
        </w:rPr>
        <w:t xml:space="preserve">   </w:t>
      </w:r>
      <w:r w:rsidR="009C056D" w:rsidRPr="009C056D">
        <w:rPr>
          <w:rFonts w:ascii="Noto Sans CJK KR" w:eastAsia="Noto Sans CJK KR" w:hAnsi="Noto Sans CJK KR"/>
          <w:sz w:val="20"/>
        </w:rPr>
        <w:t xml:space="preserve"> </w:t>
      </w:r>
      <w:r w:rsidR="009C056D">
        <w:rPr>
          <w:rFonts w:ascii="Noto Sans CJK KR" w:eastAsia="Noto Sans CJK KR" w:hAnsi="Noto Sans CJK KR"/>
          <w:sz w:val="20"/>
        </w:rPr>
        <w:t xml:space="preserve"> </w:t>
      </w:r>
      <w:r w:rsidR="009C056D" w:rsidRPr="009C056D">
        <w:rPr>
          <w:rFonts w:ascii="Noto Sans CJK KR" w:eastAsia="Noto Sans CJK KR" w:hAnsi="Noto Sans CJK KR"/>
          <w:sz w:val="20"/>
        </w:rPr>
        <w:t xml:space="preserve">    </w:t>
      </w:r>
      <w:r w:rsidR="003A6EDA" w:rsidRPr="009C056D">
        <w:rPr>
          <w:rFonts w:ascii="Noto Sans CJK KR" w:eastAsia="Noto Sans CJK KR" w:hAnsi="Noto Sans CJK KR"/>
          <w:sz w:val="20"/>
        </w:rPr>
        <w:t xml:space="preserve">  </w:t>
      </w:r>
      <w:r w:rsidR="009C056D">
        <w:rPr>
          <w:rFonts w:ascii="Noto Sans CJK KR" w:eastAsia="Noto Sans CJK KR" w:hAnsi="Noto Sans CJK KR"/>
          <w:sz w:val="20"/>
        </w:rPr>
        <w:t xml:space="preserve">   </w:t>
      </w:r>
      <w:r>
        <w:rPr>
          <w:rFonts w:ascii="Noto Sans CJK KR" w:eastAsia="Noto Sans CJK KR" w:hAnsi="Noto Sans CJK KR" w:hint="eastAsia"/>
          <w:kern w:val="0"/>
          <w:sz w:val="22"/>
          <w:szCs w:val="22"/>
        </w:rPr>
        <w:t>(인</w:t>
      </w:r>
      <w:r>
        <w:rPr>
          <w:rFonts w:ascii="굴림체" w:hAnsi="굴림체" w:hint="eastAsia"/>
          <w:kern w:val="0"/>
          <w:sz w:val="22"/>
          <w:szCs w:val="22"/>
        </w:rPr>
        <w:t>)</w:t>
      </w:r>
    </w:p>
    <w:p w14:paraId="1715C015" w14:textId="77777777" w:rsidR="00C90E00" w:rsidRDefault="00C90E00" w:rsidP="00B25A50">
      <w:pPr>
        <w:wordWrap/>
        <w:spacing w:line="312" w:lineRule="auto"/>
        <w:ind w:left="2200" w:firstLine="210"/>
        <w:rPr>
          <w:rFonts w:ascii="굴림체" w:hAnsi="굴림체"/>
          <w:kern w:val="0"/>
          <w:sz w:val="22"/>
          <w:szCs w:val="22"/>
        </w:rPr>
      </w:pPr>
    </w:p>
    <w:p w14:paraId="3876AFA9" w14:textId="77777777" w:rsidR="00C90E00" w:rsidRDefault="00C90E00" w:rsidP="00B25A50">
      <w:pPr>
        <w:wordWrap/>
        <w:spacing w:line="312" w:lineRule="auto"/>
        <w:ind w:left="2200" w:firstLine="210"/>
        <w:rPr>
          <w:rFonts w:ascii="굴림체" w:hAnsi="굴림체"/>
          <w:kern w:val="0"/>
          <w:sz w:val="22"/>
          <w:szCs w:val="22"/>
        </w:rPr>
      </w:pPr>
    </w:p>
    <w:p w14:paraId="3C3DAB8E" w14:textId="5769CE40" w:rsidR="00C90E00" w:rsidRPr="00A7734E" w:rsidRDefault="00C90E00" w:rsidP="00C90E00">
      <w:pPr>
        <w:wordWrap/>
        <w:spacing w:line="312" w:lineRule="auto"/>
        <w:ind w:leftChars="917" w:left="2201" w:firstLineChars="100" w:firstLine="220"/>
        <w:rPr>
          <w:rFonts w:ascii="Noto Sans CJK KR" w:eastAsia="Noto Sans CJK KR" w:hAnsi="Noto Sans CJK KR"/>
          <w:sz w:val="22"/>
          <w:szCs w:val="22"/>
        </w:rPr>
      </w:pPr>
      <w:proofErr w:type="gramStart"/>
      <w:r>
        <w:rPr>
          <w:rFonts w:ascii="Noto Sans CJK KR" w:eastAsia="Noto Sans CJK KR" w:hAnsi="Noto Sans CJK KR" w:hint="eastAsia"/>
          <w:sz w:val="22"/>
          <w:szCs w:val="22"/>
        </w:rPr>
        <w:t>수  임</w:t>
      </w:r>
      <w:proofErr w:type="gramEnd"/>
      <w:r>
        <w:rPr>
          <w:rFonts w:ascii="Noto Sans CJK KR" w:eastAsia="Noto Sans CJK KR" w:hAnsi="Noto Sans CJK KR" w:hint="eastAsia"/>
          <w:sz w:val="22"/>
          <w:szCs w:val="22"/>
        </w:rPr>
        <w:t xml:space="preserve">  자(</w:t>
      </w:r>
      <w:r>
        <w:rPr>
          <w:rFonts w:ascii="맑은 고딕" w:eastAsia="맑은 고딕" w:hAnsi="맑은 고딕" w:cs="맑은 고딕" w:hint="eastAsia"/>
          <w:sz w:val="22"/>
          <w:szCs w:val="22"/>
        </w:rPr>
        <w:t>병</w:t>
      </w:r>
      <w:r>
        <w:rPr>
          <w:rFonts w:ascii="Noto Sans CJK KR" w:eastAsia="Noto Sans CJK KR" w:hAnsi="Noto Sans CJK KR" w:hint="eastAsia"/>
          <w:sz w:val="22"/>
          <w:szCs w:val="22"/>
        </w:rPr>
        <w:t xml:space="preserve">)   </w:t>
      </w:r>
      <w:r>
        <w:rPr>
          <w:rFonts w:ascii="Noto Sans CJK KR" w:eastAsia="Noto Sans CJK KR" w:hAnsi="Noto Sans CJK KR"/>
          <w:sz w:val="22"/>
          <w:szCs w:val="22"/>
        </w:rPr>
        <w:t xml:space="preserve"> </w:t>
      </w:r>
      <w:r>
        <w:rPr>
          <w:rFonts w:ascii="Noto Sans CJK KR" w:eastAsia="Noto Sans CJK KR" w:hAnsi="Noto Sans CJK KR"/>
          <w:sz w:val="12"/>
          <w:szCs w:val="12"/>
        </w:rPr>
        <w:t xml:space="preserve"> </w:t>
      </w:r>
      <w:r w:rsidR="00A7734E" w:rsidRPr="00A7734E">
        <w:rPr>
          <w:rFonts w:ascii="맑은 고딕" w:eastAsia="맑은 고딕" w:hAnsi="맑은 고딕" w:cs="맑은 고딕" w:hint="eastAsia"/>
          <w:sz w:val="22"/>
          <w:szCs w:val="22"/>
        </w:rPr>
        <w:t xml:space="preserve">주 식 회 사 </w:t>
      </w:r>
      <w:proofErr w:type="spellStart"/>
      <w:r w:rsidR="00A7734E" w:rsidRPr="00A7734E">
        <w:rPr>
          <w:rFonts w:ascii="맑은 고딕" w:eastAsia="맑은 고딕" w:hAnsi="맑은 고딕" w:cs="맑은 고딕" w:hint="eastAsia"/>
          <w:sz w:val="22"/>
          <w:szCs w:val="22"/>
        </w:rPr>
        <w:t>셜</w:t>
      </w:r>
      <w:proofErr w:type="spellEnd"/>
      <w:r w:rsidR="00A7734E" w:rsidRPr="00A7734E">
        <w:rPr>
          <w:rFonts w:ascii="맑은 고딕" w:eastAsia="맑은 고딕" w:hAnsi="맑은 고딕" w:cs="맑은 고딕" w:hint="eastAsia"/>
          <w:sz w:val="22"/>
          <w:szCs w:val="22"/>
        </w:rPr>
        <w:t xml:space="preserve"> 록 기 획</w:t>
      </w:r>
      <w:r w:rsidRPr="00A7734E">
        <w:rPr>
          <w:rFonts w:ascii="Noto Sans CJK KR" w:eastAsia="Noto Sans CJK KR" w:hAnsi="Noto Sans CJK KR"/>
          <w:sz w:val="22"/>
          <w:szCs w:val="22"/>
        </w:rPr>
        <w:t xml:space="preserve"> </w:t>
      </w:r>
    </w:p>
    <w:p w14:paraId="24EB332A" w14:textId="2EE99F9C" w:rsidR="00C90E00" w:rsidRPr="00A7734E" w:rsidRDefault="00C90E00" w:rsidP="00C90E00">
      <w:pPr>
        <w:wordWrap/>
        <w:spacing w:line="312" w:lineRule="auto"/>
        <w:ind w:left="2200" w:firstLine="210"/>
        <w:rPr>
          <w:rFonts w:ascii="Noto Sans CJK KR" w:eastAsia="Noto Sans CJK KR" w:hAnsi="Noto Sans CJK KR"/>
          <w:sz w:val="20"/>
        </w:rPr>
      </w:pPr>
      <w:r w:rsidRPr="00A7734E">
        <w:rPr>
          <w:rFonts w:ascii="Noto Sans CJK KR" w:eastAsia="Noto Sans CJK KR" w:hAnsi="Noto Sans CJK KR" w:hint="eastAsia"/>
          <w:sz w:val="22"/>
          <w:szCs w:val="22"/>
        </w:rPr>
        <w:t xml:space="preserve">사무소 소재지     </w:t>
      </w:r>
      <w:r w:rsidR="00A7734E" w:rsidRPr="00A7734E">
        <w:rPr>
          <w:rFonts w:asciiTheme="majorHAnsi" w:eastAsiaTheme="majorHAnsi" w:hAnsiTheme="majorHAnsi" w:cs="맑은 고딕" w:hint="eastAsia"/>
          <w:sz w:val="20"/>
        </w:rPr>
        <w:t>서울특별시</w:t>
      </w:r>
      <w:r w:rsidR="00A7734E" w:rsidRPr="00A7734E">
        <w:rPr>
          <w:rFonts w:asciiTheme="majorHAnsi" w:eastAsiaTheme="majorHAnsi" w:hAnsiTheme="majorHAnsi" w:hint="eastAsia"/>
          <w:sz w:val="20"/>
        </w:rPr>
        <w:t xml:space="preserve"> </w:t>
      </w:r>
      <w:r w:rsidR="00A7734E" w:rsidRPr="00A7734E">
        <w:rPr>
          <w:rFonts w:asciiTheme="majorHAnsi" w:eastAsiaTheme="majorHAnsi" w:hAnsiTheme="majorHAnsi" w:cs="맑은 고딕" w:hint="eastAsia"/>
          <w:sz w:val="20"/>
        </w:rPr>
        <w:t>서초구</w:t>
      </w:r>
      <w:r w:rsidR="00A7734E" w:rsidRPr="00A7734E">
        <w:rPr>
          <w:rFonts w:asciiTheme="majorHAnsi" w:eastAsiaTheme="majorHAnsi" w:hAnsiTheme="majorHAnsi" w:hint="eastAsia"/>
          <w:sz w:val="20"/>
        </w:rPr>
        <w:t xml:space="preserve"> </w:t>
      </w:r>
      <w:r w:rsidR="00A7734E" w:rsidRPr="00A7734E">
        <w:rPr>
          <w:rFonts w:asciiTheme="majorHAnsi" w:eastAsiaTheme="majorHAnsi" w:hAnsiTheme="majorHAnsi" w:cs="맑은 고딕" w:hint="eastAsia"/>
          <w:sz w:val="20"/>
        </w:rPr>
        <w:t>반포대로</w:t>
      </w:r>
      <w:r w:rsidR="00A7734E" w:rsidRPr="00A7734E">
        <w:rPr>
          <w:rFonts w:asciiTheme="majorHAnsi" w:eastAsiaTheme="majorHAnsi" w:hAnsiTheme="majorHAnsi" w:hint="eastAsia"/>
          <w:sz w:val="20"/>
        </w:rPr>
        <w:t>2</w:t>
      </w:r>
      <w:r w:rsidR="00A7734E" w:rsidRPr="00A7734E">
        <w:rPr>
          <w:rFonts w:asciiTheme="majorHAnsi" w:eastAsiaTheme="majorHAnsi" w:hAnsiTheme="majorHAnsi"/>
          <w:sz w:val="20"/>
        </w:rPr>
        <w:t>1</w:t>
      </w:r>
      <w:r w:rsidR="00A7734E" w:rsidRPr="00A7734E">
        <w:rPr>
          <w:rFonts w:asciiTheme="majorHAnsi" w:eastAsiaTheme="majorHAnsi" w:hAnsiTheme="majorHAnsi" w:cs="맑은 고딕" w:hint="eastAsia"/>
          <w:sz w:val="20"/>
        </w:rPr>
        <w:t>길</w:t>
      </w:r>
      <w:r w:rsidR="00A7734E" w:rsidRPr="00A7734E">
        <w:rPr>
          <w:rFonts w:asciiTheme="majorHAnsi" w:eastAsiaTheme="majorHAnsi" w:hAnsiTheme="majorHAnsi" w:hint="eastAsia"/>
          <w:sz w:val="20"/>
        </w:rPr>
        <w:t xml:space="preserve"> </w:t>
      </w:r>
      <w:r w:rsidR="00A7734E" w:rsidRPr="00A7734E">
        <w:rPr>
          <w:rFonts w:asciiTheme="majorHAnsi" w:eastAsiaTheme="majorHAnsi" w:hAnsiTheme="majorHAnsi"/>
          <w:sz w:val="20"/>
        </w:rPr>
        <w:t>42</w:t>
      </w:r>
      <w:r w:rsidR="00A7734E" w:rsidRPr="00A7734E">
        <w:rPr>
          <w:rFonts w:asciiTheme="majorHAnsi" w:eastAsiaTheme="majorHAnsi" w:hAnsiTheme="majorHAnsi" w:hint="eastAsia"/>
          <w:sz w:val="20"/>
        </w:rPr>
        <w:t xml:space="preserve">, </w:t>
      </w:r>
      <w:r w:rsidR="00A7734E" w:rsidRPr="00A7734E">
        <w:rPr>
          <w:rFonts w:asciiTheme="majorHAnsi" w:eastAsiaTheme="majorHAnsi" w:hAnsiTheme="majorHAnsi"/>
          <w:sz w:val="20"/>
        </w:rPr>
        <w:t>3</w:t>
      </w:r>
      <w:r w:rsidR="00A7734E" w:rsidRPr="00A7734E">
        <w:rPr>
          <w:rFonts w:asciiTheme="majorHAnsi" w:eastAsiaTheme="majorHAnsi" w:hAnsiTheme="majorHAnsi" w:cs="맑은 고딕" w:hint="eastAsia"/>
          <w:sz w:val="20"/>
        </w:rPr>
        <w:t>층</w:t>
      </w:r>
      <w:r w:rsidR="00A7734E" w:rsidRPr="00A7734E">
        <w:rPr>
          <w:rFonts w:asciiTheme="majorHAnsi" w:eastAsiaTheme="majorHAnsi" w:hAnsiTheme="majorHAnsi" w:hint="eastAsia"/>
          <w:sz w:val="20"/>
        </w:rPr>
        <w:t xml:space="preserve"> (</w:t>
      </w:r>
      <w:r w:rsidR="00A7734E" w:rsidRPr="00A7734E">
        <w:rPr>
          <w:rFonts w:asciiTheme="majorHAnsi" w:eastAsiaTheme="majorHAnsi" w:hAnsiTheme="majorHAnsi" w:cs="맑은 고딕" w:hint="eastAsia"/>
          <w:sz w:val="20"/>
        </w:rPr>
        <w:t>셜록빌딩</w:t>
      </w:r>
      <w:r w:rsidR="00A7734E" w:rsidRPr="00A7734E">
        <w:rPr>
          <w:rFonts w:asciiTheme="majorHAnsi" w:eastAsiaTheme="majorHAnsi" w:hAnsiTheme="majorHAnsi" w:hint="eastAsia"/>
          <w:sz w:val="20"/>
        </w:rPr>
        <w:t>)</w:t>
      </w:r>
      <w:r w:rsidRPr="00A7734E">
        <w:rPr>
          <w:rFonts w:ascii="Noto Sans CJK KR" w:eastAsia="Noto Sans CJK KR" w:hAnsi="Noto Sans CJK KR"/>
          <w:sz w:val="20"/>
        </w:rPr>
        <w:t xml:space="preserve"> </w:t>
      </w:r>
    </w:p>
    <w:p w14:paraId="6E169E28" w14:textId="0F3BA4D7" w:rsidR="00C90E00" w:rsidRPr="00A7734E" w:rsidRDefault="00C90E00" w:rsidP="00C90E00">
      <w:pPr>
        <w:wordWrap/>
        <w:spacing w:line="312" w:lineRule="auto"/>
        <w:ind w:left="2200" w:firstLine="210"/>
        <w:rPr>
          <w:sz w:val="22"/>
          <w:szCs w:val="22"/>
        </w:rPr>
      </w:pPr>
      <w:r w:rsidRPr="00A7734E">
        <w:rPr>
          <w:rFonts w:ascii="Noto Sans CJK KR" w:eastAsia="Noto Sans CJK KR" w:hAnsi="Noto Sans CJK KR" w:hint="eastAsia"/>
          <w:sz w:val="22"/>
          <w:szCs w:val="22"/>
        </w:rPr>
        <w:t xml:space="preserve">대 </w:t>
      </w:r>
      <w:proofErr w:type="gramStart"/>
      <w:r w:rsidRPr="00A7734E">
        <w:rPr>
          <w:rFonts w:ascii="Noto Sans CJK KR" w:eastAsia="Noto Sans CJK KR" w:hAnsi="Noto Sans CJK KR" w:hint="eastAsia"/>
          <w:sz w:val="22"/>
          <w:szCs w:val="22"/>
        </w:rPr>
        <w:t xml:space="preserve">표 </w:t>
      </w:r>
      <w:r w:rsidR="00F207EC" w:rsidRPr="00A7734E">
        <w:rPr>
          <w:rFonts w:ascii="Noto Sans CJK KR" w:eastAsia="Noto Sans CJK KR" w:hAnsi="Noto Sans CJK KR"/>
          <w:kern w:val="0"/>
          <w:sz w:val="22"/>
          <w:szCs w:val="22"/>
        </w:rPr>
        <w:t xml:space="preserve"> </w:t>
      </w:r>
      <w:r w:rsidR="00F207EC" w:rsidRPr="00A7734E">
        <w:rPr>
          <w:rFonts w:ascii="맑은 고딕" w:eastAsia="맑은 고딕" w:hAnsi="맑은 고딕" w:cs="맑은 고딕" w:hint="eastAsia"/>
          <w:kern w:val="0"/>
          <w:sz w:val="22"/>
          <w:szCs w:val="22"/>
        </w:rPr>
        <w:t>이</w:t>
      </w:r>
      <w:proofErr w:type="gramEnd"/>
      <w:r w:rsidR="00F207EC" w:rsidRPr="00A7734E">
        <w:rPr>
          <w:rFonts w:ascii="맑은 고딕" w:eastAsia="맑은 고딕" w:hAnsi="맑은 고딕" w:cs="맑은 고딕" w:hint="eastAsia"/>
          <w:kern w:val="0"/>
          <w:sz w:val="22"/>
          <w:szCs w:val="22"/>
        </w:rPr>
        <w:t xml:space="preserve"> </w:t>
      </w:r>
      <w:r w:rsidR="00F207EC" w:rsidRPr="00A7734E">
        <w:rPr>
          <w:rFonts w:ascii="맑은 고딕" w:eastAsia="맑은 고딕" w:hAnsi="맑은 고딕" w:cs="맑은 고딕"/>
          <w:kern w:val="0"/>
          <w:sz w:val="22"/>
          <w:szCs w:val="22"/>
        </w:rPr>
        <w:t xml:space="preserve"> </w:t>
      </w:r>
      <w:r w:rsidR="00F207EC" w:rsidRPr="00A7734E">
        <w:rPr>
          <w:rFonts w:ascii="맑은 고딕" w:eastAsia="맑은 고딕" w:hAnsi="맑은 고딕" w:cs="맑은 고딕" w:hint="eastAsia"/>
          <w:kern w:val="0"/>
          <w:sz w:val="22"/>
          <w:szCs w:val="22"/>
        </w:rPr>
        <w:t xml:space="preserve">사 </w:t>
      </w:r>
      <w:r w:rsidR="00F207EC" w:rsidRPr="00A7734E">
        <w:rPr>
          <w:rFonts w:ascii="맑은 고딕" w:eastAsia="맑은 고딕" w:hAnsi="맑은 고딕" w:cs="맑은 고딕"/>
          <w:kern w:val="0"/>
          <w:sz w:val="22"/>
          <w:szCs w:val="22"/>
        </w:rPr>
        <w:t xml:space="preserve">    </w:t>
      </w:r>
      <w:r w:rsidR="00A7734E" w:rsidRPr="00A7734E">
        <w:rPr>
          <w:rFonts w:ascii="맑은 고딕" w:eastAsia="맑은 고딕" w:hAnsi="맑은 고딕" w:cs="맑은 고딕" w:hint="eastAsia"/>
          <w:kern w:val="0"/>
          <w:sz w:val="22"/>
          <w:szCs w:val="22"/>
        </w:rPr>
        <w:t>신</w:t>
      </w:r>
      <w:r w:rsidR="00F207EC" w:rsidRPr="00A7734E">
        <w:rPr>
          <w:rFonts w:ascii="맑은 고딕" w:eastAsia="맑은 고딕" w:hAnsi="맑은 고딕" w:cs="맑은 고딕"/>
          <w:kern w:val="0"/>
          <w:sz w:val="22"/>
          <w:szCs w:val="22"/>
        </w:rPr>
        <w:t xml:space="preserve">   </w:t>
      </w:r>
      <w:r w:rsidR="000118E5">
        <w:rPr>
          <w:rFonts w:ascii="맑은 고딕" w:eastAsia="맑은 고딕" w:hAnsi="맑은 고딕" w:cs="맑은 고딕"/>
          <w:kern w:val="0"/>
          <w:sz w:val="22"/>
          <w:szCs w:val="22"/>
        </w:rPr>
        <w:t xml:space="preserve"> </w:t>
      </w:r>
      <w:r w:rsidR="00F207EC" w:rsidRPr="00A7734E">
        <w:rPr>
          <w:rFonts w:ascii="맑은 고딕" w:eastAsia="맑은 고딕" w:hAnsi="맑은 고딕" w:cs="맑은 고딕"/>
          <w:kern w:val="0"/>
          <w:sz w:val="22"/>
          <w:szCs w:val="22"/>
        </w:rPr>
        <w:t xml:space="preserve"> </w:t>
      </w:r>
      <w:r w:rsidR="00A7734E" w:rsidRPr="00A7734E">
        <w:rPr>
          <w:rFonts w:ascii="맑은 고딕" w:eastAsia="맑은 고딕" w:hAnsi="맑은 고딕" w:cs="맑은 고딕" w:hint="eastAsia"/>
          <w:kern w:val="0"/>
          <w:sz w:val="22"/>
          <w:szCs w:val="22"/>
        </w:rPr>
        <w:t>명</w:t>
      </w:r>
      <w:r w:rsidR="00F207EC" w:rsidRPr="00A7734E">
        <w:rPr>
          <w:rFonts w:ascii="맑은 고딕" w:eastAsia="맑은 고딕" w:hAnsi="맑은 고딕" w:cs="맑은 고딕"/>
          <w:kern w:val="0"/>
          <w:sz w:val="22"/>
          <w:szCs w:val="22"/>
        </w:rPr>
        <w:t xml:space="preserve">     </w:t>
      </w:r>
      <w:r w:rsidR="00A7734E" w:rsidRPr="00A7734E">
        <w:rPr>
          <w:rFonts w:ascii="맑은 고딕" w:eastAsia="맑은 고딕" w:hAnsi="맑은 고딕" w:cs="맑은 고딕" w:hint="eastAsia"/>
          <w:kern w:val="0"/>
          <w:sz w:val="22"/>
          <w:szCs w:val="22"/>
        </w:rPr>
        <w:t>진</w:t>
      </w:r>
      <w:r w:rsidR="00F207EC" w:rsidRPr="00A7734E">
        <w:rPr>
          <w:rFonts w:ascii="맑은 고딕" w:eastAsia="맑은 고딕" w:hAnsi="맑은 고딕" w:cs="맑은 고딕"/>
          <w:kern w:val="0"/>
          <w:sz w:val="22"/>
          <w:szCs w:val="22"/>
        </w:rPr>
        <w:t xml:space="preserve">                   (</w:t>
      </w:r>
      <w:r w:rsidR="00422526" w:rsidRPr="00A7734E">
        <w:rPr>
          <w:rFonts w:ascii="Noto Sans CJK KR" w:eastAsia="Noto Sans CJK KR" w:hAnsi="Noto Sans CJK KR" w:hint="eastAsia"/>
          <w:kern w:val="0"/>
          <w:sz w:val="22"/>
          <w:szCs w:val="22"/>
        </w:rPr>
        <w:t>인</w:t>
      </w:r>
      <w:r w:rsidR="00422526" w:rsidRPr="00A7734E">
        <w:rPr>
          <w:rFonts w:ascii="굴림체" w:hAnsi="굴림체" w:hint="eastAsia"/>
          <w:kern w:val="0"/>
          <w:sz w:val="22"/>
          <w:szCs w:val="22"/>
        </w:rPr>
        <w:t>)</w:t>
      </w:r>
      <w:r w:rsidR="00422526" w:rsidRPr="00A7734E">
        <w:rPr>
          <w:rFonts w:ascii="굴림체" w:hAnsi="굴림체"/>
          <w:kern w:val="0"/>
          <w:sz w:val="22"/>
          <w:szCs w:val="22"/>
        </w:rPr>
        <w:t xml:space="preserve">  </w:t>
      </w:r>
    </w:p>
    <w:p w14:paraId="74BE64CE" w14:textId="77777777" w:rsidR="00C90E00" w:rsidRDefault="00C90E00" w:rsidP="00B25A50">
      <w:pPr>
        <w:wordWrap/>
        <w:spacing w:line="312" w:lineRule="auto"/>
        <w:ind w:left="2200" w:firstLine="210"/>
      </w:pPr>
    </w:p>
    <w:sectPr w:rsidR="00C90E00">
      <w:headerReference w:type="default" r:id="rId11"/>
      <w:footerReference w:type="default" r:id="rId12"/>
      <w:pgSz w:w="11907" w:h="16839" w:code="9"/>
      <w:pgMar w:top="1418" w:right="1134" w:bottom="1134" w:left="1134" w:header="567" w:footer="567" w:gutter="0"/>
      <w:cols w:space="720"/>
      <w:docGrid w:linePitch="27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만든 이" w:date="2024-01-18T11:18:00Z" w:initials="오전">
    <w:p w14:paraId="193FE936" w14:textId="2C70A7AD" w:rsidR="00534FEF" w:rsidRDefault="00534FE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삭제</w:t>
      </w:r>
    </w:p>
  </w:comment>
  <w:comment w:id="1" w:author="만든 이" w:date="2024-01-18T11:30:00Z" w:initials="오전">
    <w:p w14:paraId="00D91414" w14:textId="2B2DE1D2" w:rsidR="00214EAB" w:rsidRDefault="00214EAB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삭제</w:t>
      </w:r>
    </w:p>
  </w:comment>
  <w:comment w:id="2" w:author="만든 이" w:date="2024-01-18T11:32:00Z" w:initials="오전">
    <w:p w14:paraId="3F3E20E6" w14:textId="5B963BCC" w:rsidR="00214EAB" w:rsidRDefault="00214EAB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삭제</w:t>
      </w:r>
    </w:p>
  </w:comment>
  <w:comment w:id="3" w:author="만든 이" w:date="2024-01-18T11:48:00Z" w:initials="오전">
    <w:p w14:paraId="3BA3C5B2" w14:textId="20271EE0" w:rsidR="00EC577E" w:rsidRDefault="00EC577E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수정사항</w:t>
      </w:r>
    </w:p>
  </w:comment>
  <w:comment w:id="4" w:author="만든 이" w:date="2024-01-18T11:34:00Z" w:initials="오전">
    <w:p w14:paraId="66D7DAF0" w14:textId="3F955089" w:rsidR="00214EAB" w:rsidRDefault="00214EAB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삭제</w:t>
      </w:r>
    </w:p>
  </w:comment>
  <w:comment w:id="5" w:author="만든 이" w:date="2024-01-22T14:33:00Z" w:initials="오전">
    <w:p w14:paraId="708161CA" w14:textId="255B54A0" w:rsidR="00140203" w:rsidRPr="00140203" w:rsidRDefault="0014020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을과</w:t>
      </w:r>
      <w:r>
        <w:rPr>
          <w:rFonts w:hint="eastAsia"/>
        </w:rPr>
        <w:t xml:space="preserve"> </w:t>
      </w:r>
      <w:r>
        <w:rPr>
          <w:rFonts w:hint="eastAsia"/>
        </w:rPr>
        <w:t>병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누구에게</w:t>
      </w:r>
      <w:r>
        <w:rPr>
          <w:rFonts w:hint="eastAsia"/>
        </w:rPr>
        <w:t xml:space="preserve"> </w:t>
      </w:r>
      <w:r>
        <w:rPr>
          <w:rFonts w:hint="eastAsia"/>
        </w:rPr>
        <w:t>지급하는</w:t>
      </w:r>
      <w:r>
        <w:rPr>
          <w:rFonts w:hint="eastAsia"/>
        </w:rPr>
        <w:t xml:space="preserve"> </w:t>
      </w:r>
      <w:r>
        <w:rPr>
          <w:rFonts w:hint="eastAsia"/>
        </w:rPr>
        <w:t>것인지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을과</w:t>
      </w:r>
      <w:r>
        <w:rPr>
          <w:rFonts w:hint="eastAsia"/>
        </w:rPr>
        <w:t xml:space="preserve"> </w:t>
      </w:r>
      <w:r>
        <w:rPr>
          <w:rFonts w:hint="eastAsia"/>
        </w:rPr>
        <w:t>병에게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얼마씩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지급해야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것인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확실히</w:t>
      </w:r>
      <w:r>
        <w:rPr>
          <w:rFonts w:hint="eastAsia"/>
        </w:rPr>
        <w:t xml:space="preserve"> </w:t>
      </w:r>
      <w:r>
        <w:rPr>
          <w:rFonts w:hint="eastAsia"/>
        </w:rPr>
        <w:t>명시해</w:t>
      </w:r>
      <w:r>
        <w:rPr>
          <w:rFonts w:hint="eastAsia"/>
        </w:rPr>
        <w:t xml:space="preserve"> </w:t>
      </w:r>
      <w:r>
        <w:rPr>
          <w:rFonts w:hint="eastAsia"/>
        </w:rPr>
        <w:t>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  <w:comment w:id="34" w:author="만든 이" w:date="2024-01-18T11:37:00Z" w:initials="오전">
    <w:p w14:paraId="145CAAEE" w14:textId="30F6F7E6" w:rsidR="00214EAB" w:rsidRDefault="00214EAB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삭제</w:t>
      </w:r>
    </w:p>
  </w:comment>
  <w:comment w:id="35" w:author="만든 이" w:date="2024-01-18T11:47:00Z" w:initials="오전">
    <w:p w14:paraId="4BCEC253" w14:textId="4944E214" w:rsidR="00EC577E" w:rsidRDefault="00EC577E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추가</w:t>
      </w:r>
    </w:p>
  </w:comment>
  <w:comment w:id="37" w:author="만든 이" w:date="2024-01-18T11:43:00Z" w:initials="오전">
    <w:p w14:paraId="062EC4EF" w14:textId="2CC2184C" w:rsidR="00EC577E" w:rsidRDefault="00EC577E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삭제</w:t>
      </w:r>
    </w:p>
  </w:comment>
  <w:comment w:id="38" w:author="만든 이" w:date="2024-01-18T11:47:00Z" w:initials="오전">
    <w:p w14:paraId="39DEFCAB" w14:textId="02926EDD" w:rsidR="00EC577E" w:rsidRDefault="00EC577E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추가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93FE936" w15:done="0"/>
  <w15:commentEx w15:paraId="00D91414" w15:done="0"/>
  <w15:commentEx w15:paraId="3F3E20E6" w15:done="0"/>
  <w15:commentEx w15:paraId="3BA3C5B2" w15:done="0"/>
  <w15:commentEx w15:paraId="66D7DAF0" w15:done="0"/>
  <w15:commentEx w15:paraId="708161CA" w15:done="0"/>
  <w15:commentEx w15:paraId="145CAAEE" w15:done="0"/>
  <w15:commentEx w15:paraId="4BCEC253" w15:done="0"/>
  <w15:commentEx w15:paraId="062EC4EF" w15:done="0"/>
  <w15:commentEx w15:paraId="39DEFC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3FE936" w16cid:durableId="295387A2"/>
  <w16cid:commentId w16cid:paraId="00D91414" w16cid:durableId="29538A3D"/>
  <w16cid:commentId w16cid:paraId="3F3E20E6" w16cid:durableId="29538AB2"/>
  <w16cid:commentId w16cid:paraId="3BA3C5B2" w16cid:durableId="29538E97"/>
  <w16cid:commentId w16cid:paraId="66D7DAF0" w16cid:durableId="29538B32"/>
  <w16cid:commentId w16cid:paraId="708161CA" w16cid:durableId="2958FB2A"/>
  <w16cid:commentId w16cid:paraId="145CAAEE" w16cid:durableId="29538C00"/>
  <w16cid:commentId w16cid:paraId="4BCEC253" w16cid:durableId="29538E66"/>
  <w16cid:commentId w16cid:paraId="062EC4EF" w16cid:durableId="29538D51"/>
  <w16cid:commentId w16cid:paraId="39DEFCAB" w16cid:durableId="29538E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9C59C" w14:textId="77777777" w:rsidR="00732244" w:rsidRDefault="00732244">
      <w:r>
        <w:separator/>
      </w:r>
    </w:p>
  </w:endnote>
  <w:endnote w:type="continuationSeparator" w:id="0">
    <w:p w14:paraId="1C8A513F" w14:textId="77777777" w:rsidR="00732244" w:rsidRDefault="00732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KR">
    <w:altName w:val="Yu Gothic"/>
    <w:charset w:val="80"/>
    <w:family w:val="auto"/>
    <w:pitch w:val="variable"/>
    <w:sig w:usb0="30000003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B9C8B" w14:textId="48194EE4" w:rsidR="00352FA6" w:rsidRDefault="00352FA6">
    <w:pPr>
      <w:pStyle w:val="a7"/>
      <w:jc w:val="right"/>
    </w:pPr>
    <w:r>
      <w:t>202</w:t>
    </w:r>
    <w:r w:rsidR="00054E5B">
      <w:t>3</w:t>
    </w:r>
    <w:r>
      <w:t>.</w:t>
    </w:r>
    <w:r w:rsidR="009C056D">
      <w:t>10</w:t>
    </w:r>
    <w:r>
      <w:t xml:space="preserve"> </w:t>
    </w:r>
    <w:r>
      <w:rPr>
        <w:rFonts w:hint="eastAsia"/>
      </w:rPr>
      <w:t>개정</w:t>
    </w:r>
  </w:p>
  <w:p w14:paraId="5B718FFC" w14:textId="77777777" w:rsidR="00054E5B" w:rsidRDefault="00054E5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EC1734" w14:textId="77777777" w:rsidR="00732244" w:rsidRDefault="00732244">
      <w:r>
        <w:separator/>
      </w:r>
    </w:p>
  </w:footnote>
  <w:footnote w:type="continuationSeparator" w:id="0">
    <w:p w14:paraId="5F25BCEF" w14:textId="77777777" w:rsidR="00732244" w:rsidRDefault="00732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16" w:type="dxa"/>
      <w:tblBorders>
        <w:top w:val="none" w:sz="0" w:space="0" w:color="000000"/>
        <w:left w:val="none" w:sz="0" w:space="0" w:color="000000"/>
        <w:bottom w:val="single" w:sz="4" w:space="0" w:color="auto"/>
        <w:right w:val="none" w:sz="0" w:space="0" w:color="000000"/>
        <w:insideH w:val="none" w:sz="0" w:space="0" w:color="000000"/>
        <w:insideV w:val="none" w:sz="0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"/>
    </w:tblGrid>
    <w:tr w:rsidR="00352FA6" w14:paraId="33514477" w14:textId="77777777">
      <w:trPr>
        <w:cantSplit/>
        <w:trHeight w:hRule="exact" w:val="20"/>
      </w:trPr>
      <w:tc>
        <w:tcPr>
          <w:tcW w:w="57" w:type="dxa"/>
          <w:tcBorders>
            <w:bottom w:val="nil"/>
          </w:tcBorders>
          <w:shd w:val="clear" w:color="auto" w:fill="auto"/>
        </w:tcPr>
        <w:p w14:paraId="143794B9" w14:textId="77777777" w:rsidR="00352FA6" w:rsidRDefault="00352FA6"/>
      </w:tc>
    </w:tr>
  </w:tbl>
  <w:p w14:paraId="4FBC591A" w14:textId="77777777" w:rsidR="00352FA6" w:rsidRDefault="00352F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BF50FB34"/>
    <w:lvl w:ilvl="0" w:tplc="9DC06B2A">
      <w:numFmt w:val="decimal"/>
      <w:lvlText w:val=""/>
      <w:lvlJc w:val="left"/>
    </w:lvl>
    <w:lvl w:ilvl="1" w:tplc="C240B2D4">
      <w:numFmt w:val="decimal"/>
      <w:lvlText w:val=""/>
      <w:lvlJc w:val="left"/>
    </w:lvl>
    <w:lvl w:ilvl="2" w:tplc="03006896">
      <w:numFmt w:val="decimal"/>
      <w:lvlText w:val=""/>
      <w:lvlJc w:val="left"/>
    </w:lvl>
    <w:lvl w:ilvl="3" w:tplc="D5525BA8">
      <w:numFmt w:val="decimal"/>
      <w:lvlText w:val=""/>
      <w:lvlJc w:val="left"/>
    </w:lvl>
    <w:lvl w:ilvl="4" w:tplc="D67269A6">
      <w:numFmt w:val="decimal"/>
      <w:lvlText w:val=""/>
      <w:lvlJc w:val="left"/>
    </w:lvl>
    <w:lvl w:ilvl="5" w:tplc="9EC8CEB2">
      <w:numFmt w:val="decimal"/>
      <w:lvlText w:val=""/>
      <w:lvlJc w:val="left"/>
    </w:lvl>
    <w:lvl w:ilvl="6" w:tplc="FDBA94AA">
      <w:numFmt w:val="decimal"/>
      <w:lvlText w:val=""/>
      <w:lvlJc w:val="left"/>
    </w:lvl>
    <w:lvl w:ilvl="7" w:tplc="B7362F74">
      <w:numFmt w:val="decimal"/>
      <w:lvlText w:val=""/>
      <w:lvlJc w:val="left"/>
    </w:lvl>
    <w:lvl w:ilvl="8" w:tplc="F7A878B0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A3D47388"/>
    <w:lvl w:ilvl="0" w:tplc="3B0C8EC2">
      <w:numFmt w:val="decimal"/>
      <w:lvlText w:val=""/>
      <w:lvlJc w:val="left"/>
    </w:lvl>
    <w:lvl w:ilvl="1" w:tplc="2B689CE8">
      <w:numFmt w:val="decimal"/>
      <w:lvlText w:val=""/>
      <w:lvlJc w:val="left"/>
    </w:lvl>
    <w:lvl w:ilvl="2" w:tplc="ED4E7028">
      <w:numFmt w:val="decimal"/>
      <w:lvlText w:val=""/>
      <w:lvlJc w:val="left"/>
    </w:lvl>
    <w:lvl w:ilvl="3" w:tplc="3A4CE736">
      <w:numFmt w:val="decimal"/>
      <w:lvlText w:val=""/>
      <w:lvlJc w:val="left"/>
    </w:lvl>
    <w:lvl w:ilvl="4" w:tplc="84563BDE">
      <w:numFmt w:val="decimal"/>
      <w:lvlText w:val=""/>
      <w:lvlJc w:val="left"/>
    </w:lvl>
    <w:lvl w:ilvl="5" w:tplc="1C38FA40">
      <w:numFmt w:val="decimal"/>
      <w:lvlText w:val=""/>
      <w:lvlJc w:val="left"/>
    </w:lvl>
    <w:lvl w:ilvl="6" w:tplc="1D5E1E5E">
      <w:numFmt w:val="decimal"/>
      <w:lvlText w:val=""/>
      <w:lvlJc w:val="left"/>
    </w:lvl>
    <w:lvl w:ilvl="7" w:tplc="5B902D4A">
      <w:numFmt w:val="decimal"/>
      <w:lvlText w:val=""/>
      <w:lvlJc w:val="left"/>
    </w:lvl>
    <w:lvl w:ilvl="8" w:tplc="BC0E1472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759E9088"/>
    <w:lvl w:ilvl="0" w:tplc="75C0A1D4">
      <w:numFmt w:val="decimal"/>
      <w:lvlText w:val=""/>
      <w:lvlJc w:val="left"/>
    </w:lvl>
    <w:lvl w:ilvl="1" w:tplc="F0DCE51A">
      <w:numFmt w:val="decimal"/>
      <w:lvlText w:val=""/>
      <w:lvlJc w:val="left"/>
    </w:lvl>
    <w:lvl w:ilvl="2" w:tplc="94C6082C">
      <w:numFmt w:val="decimal"/>
      <w:lvlText w:val=""/>
      <w:lvlJc w:val="left"/>
    </w:lvl>
    <w:lvl w:ilvl="3" w:tplc="F5A8AF48">
      <w:numFmt w:val="decimal"/>
      <w:lvlText w:val=""/>
      <w:lvlJc w:val="left"/>
    </w:lvl>
    <w:lvl w:ilvl="4" w:tplc="D6423882">
      <w:numFmt w:val="decimal"/>
      <w:lvlText w:val=""/>
      <w:lvlJc w:val="left"/>
    </w:lvl>
    <w:lvl w:ilvl="5" w:tplc="20F0069A">
      <w:numFmt w:val="decimal"/>
      <w:lvlText w:val=""/>
      <w:lvlJc w:val="left"/>
    </w:lvl>
    <w:lvl w:ilvl="6" w:tplc="BA749138">
      <w:numFmt w:val="decimal"/>
      <w:lvlText w:val=""/>
      <w:lvlJc w:val="left"/>
    </w:lvl>
    <w:lvl w:ilvl="7" w:tplc="74684DA0">
      <w:numFmt w:val="decimal"/>
      <w:lvlText w:val=""/>
      <w:lvlJc w:val="left"/>
    </w:lvl>
    <w:lvl w:ilvl="8" w:tplc="77EE8502">
      <w:numFmt w:val="decimal"/>
      <w:lvlText w:val=""/>
      <w:lvlJc w:val="left"/>
    </w:lvl>
  </w:abstractNum>
  <w:abstractNum w:abstractNumId="3" w15:restartNumberingAfterBreak="0">
    <w:nsid w:val="0A8B232F"/>
    <w:multiLevelType w:val="hybridMultilevel"/>
    <w:tmpl w:val="356E21A2"/>
    <w:lvl w:ilvl="0" w:tplc="5F4692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4A79E7"/>
    <w:multiLevelType w:val="hybridMultilevel"/>
    <w:tmpl w:val="7228EB3A"/>
    <w:lvl w:ilvl="0" w:tplc="AF26FB1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saveSubsetFonts/>
  <w:bordersDoNotSurroundHeader/>
  <w:bordersDoNotSurroundFooter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/>
  <w:doNotTrackFormatting/>
  <w:defaultTabStop w:val="800"/>
  <w:defaultTableStyle w:val="a"/>
  <w:displayVerticalDrawingGridEvery w:val="2"/>
  <w:noPunctuationKerning/>
  <w:characterSpacingControl w:val="doNotCompress"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6B"/>
    <w:rsid w:val="0000477F"/>
    <w:rsid w:val="000118E5"/>
    <w:rsid w:val="0001290A"/>
    <w:rsid w:val="00054E5B"/>
    <w:rsid w:val="000735D6"/>
    <w:rsid w:val="00077696"/>
    <w:rsid w:val="00087ED7"/>
    <w:rsid w:val="000C2B20"/>
    <w:rsid w:val="00140203"/>
    <w:rsid w:val="00214EAB"/>
    <w:rsid w:val="002719F8"/>
    <w:rsid w:val="002B059C"/>
    <w:rsid w:val="00304227"/>
    <w:rsid w:val="003143BF"/>
    <w:rsid w:val="003357B7"/>
    <w:rsid w:val="00352FA6"/>
    <w:rsid w:val="0038173A"/>
    <w:rsid w:val="003A6EDA"/>
    <w:rsid w:val="003D1CC3"/>
    <w:rsid w:val="003E23FF"/>
    <w:rsid w:val="00420829"/>
    <w:rsid w:val="00422526"/>
    <w:rsid w:val="004F031E"/>
    <w:rsid w:val="00534FEF"/>
    <w:rsid w:val="00536569"/>
    <w:rsid w:val="005C2EAE"/>
    <w:rsid w:val="005D1808"/>
    <w:rsid w:val="005E2314"/>
    <w:rsid w:val="006513DC"/>
    <w:rsid w:val="00703004"/>
    <w:rsid w:val="00732244"/>
    <w:rsid w:val="00742152"/>
    <w:rsid w:val="00787A8E"/>
    <w:rsid w:val="007A4111"/>
    <w:rsid w:val="007D2E42"/>
    <w:rsid w:val="00805420"/>
    <w:rsid w:val="00824B9D"/>
    <w:rsid w:val="00835B32"/>
    <w:rsid w:val="008520E6"/>
    <w:rsid w:val="008B3E31"/>
    <w:rsid w:val="008E531D"/>
    <w:rsid w:val="009041C2"/>
    <w:rsid w:val="00930ADB"/>
    <w:rsid w:val="0093524A"/>
    <w:rsid w:val="00973335"/>
    <w:rsid w:val="009A7AA8"/>
    <w:rsid w:val="009C056D"/>
    <w:rsid w:val="00A243F7"/>
    <w:rsid w:val="00A7734E"/>
    <w:rsid w:val="00AB6A35"/>
    <w:rsid w:val="00B25A50"/>
    <w:rsid w:val="00B3436B"/>
    <w:rsid w:val="00B61175"/>
    <w:rsid w:val="00C27BE2"/>
    <w:rsid w:val="00C36353"/>
    <w:rsid w:val="00C70085"/>
    <w:rsid w:val="00C7200D"/>
    <w:rsid w:val="00C85A6B"/>
    <w:rsid w:val="00C90E00"/>
    <w:rsid w:val="00CC1146"/>
    <w:rsid w:val="00CC54A7"/>
    <w:rsid w:val="00D7745C"/>
    <w:rsid w:val="00D84097"/>
    <w:rsid w:val="00DA5710"/>
    <w:rsid w:val="00DF10CF"/>
    <w:rsid w:val="00E43B64"/>
    <w:rsid w:val="00EB70EB"/>
    <w:rsid w:val="00EC577E"/>
    <w:rsid w:val="00EC6583"/>
    <w:rsid w:val="00F207EC"/>
    <w:rsid w:val="00F31201"/>
    <w:rsid w:val="00F47B4E"/>
    <w:rsid w:val="00F7152E"/>
    <w:rsid w:val="00F76318"/>
    <w:rsid w:val="00F952C7"/>
    <w:rsid w:val="00FC5224"/>
    <w:rsid w:val="00FF3A21"/>
    <w:rsid w:val="00FF70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61E554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ascii="Arial" w:eastAsia="굴림체" w:hAnsi="Arial" w:cs="Times New Roman"/>
      <w:kern w:val="2"/>
      <w:sz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pPr>
      <w:keepNext/>
      <w:outlineLvl w:val="1"/>
    </w:pPr>
    <w:rPr>
      <w:rFonts w:ascii="맑은 고딕" w:eastAsia="맑은 고딕" w:hAnsi="맑은 고딕"/>
    </w:rPr>
  </w:style>
  <w:style w:type="paragraph" w:styleId="3">
    <w:name w:val="heading 3"/>
    <w:basedOn w:val="a"/>
    <w:next w:val="a"/>
    <w:link w:val="3Char"/>
    <w:uiPriority w:val="9"/>
    <w:qFormat/>
    <w:pPr>
      <w:keepNext/>
      <w:ind w:leftChars="300" w:left="300" w:hangingChars="200" w:hanging="2000"/>
      <w:outlineLvl w:val="2"/>
    </w:pPr>
    <w:rPr>
      <w:rFonts w:ascii="맑은 고딕" w:eastAsia="맑은 고딕" w:hAnsi="맑은 고딕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기본 문단 글꼴"/>
    <w:uiPriority w:val="1"/>
    <w:unhideWhenUsed/>
    <w:rPr>
      <w:kern w:val="2"/>
      <w:szCs w:val="22"/>
    </w:rPr>
  </w:style>
  <w:style w:type="character" w:customStyle="1" w:styleId="1Char">
    <w:name w:val="제목 1 Char"/>
    <w:link w:val="1"/>
    <w:uiPriority w:val="9"/>
    <w:rPr>
      <w:rFonts w:ascii="Cambria" w:hAnsi="Cambria"/>
      <w:kern w:val="2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hAnsi="Cambria"/>
      <w:kern w:val="2"/>
      <w:szCs w:val="22"/>
    </w:rPr>
  </w:style>
  <w:style w:type="character" w:customStyle="1" w:styleId="3Char">
    <w:name w:val="제목 3 Char"/>
    <w:link w:val="3"/>
    <w:uiPriority w:val="9"/>
    <w:rPr>
      <w:rFonts w:ascii="Cambria" w:hAnsi="Cambria"/>
      <w:kern w:val="2"/>
      <w:szCs w:val="22"/>
    </w:rPr>
  </w:style>
  <w:style w:type="character" w:customStyle="1" w:styleId="4Char">
    <w:name w:val="제목 4 Char"/>
    <w:link w:val="4"/>
    <w:uiPriority w:val="9"/>
    <w:rPr>
      <w:b/>
      <w:bCs/>
      <w:kern w:val="2"/>
      <w:szCs w:val="22"/>
    </w:rPr>
  </w:style>
  <w:style w:type="character" w:customStyle="1" w:styleId="5Char">
    <w:name w:val="제목 5 Char"/>
    <w:link w:val="5"/>
    <w:uiPriority w:val="9"/>
    <w:rPr>
      <w:rFonts w:ascii="Cambria" w:hAnsi="Cambria"/>
      <w:kern w:val="2"/>
      <w:szCs w:val="22"/>
    </w:rPr>
  </w:style>
  <w:style w:type="character" w:customStyle="1" w:styleId="6Char">
    <w:name w:val="제목 6 Char"/>
    <w:link w:val="6"/>
    <w:uiPriority w:val="9"/>
    <w:rPr>
      <w:b/>
      <w:bCs/>
      <w:kern w:val="2"/>
      <w:szCs w:val="22"/>
    </w:rPr>
  </w:style>
  <w:style w:type="character" w:customStyle="1" w:styleId="7Char">
    <w:name w:val="제목 7 Char"/>
    <w:basedOn w:val="a3"/>
    <w:link w:val="7"/>
    <w:uiPriority w:val="9"/>
    <w:rPr>
      <w:kern w:val="2"/>
      <w:szCs w:val="22"/>
    </w:rPr>
  </w:style>
  <w:style w:type="character" w:customStyle="1" w:styleId="8Char">
    <w:name w:val="제목 8 Char"/>
    <w:basedOn w:val="a3"/>
    <w:link w:val="8"/>
    <w:uiPriority w:val="9"/>
    <w:rPr>
      <w:kern w:val="2"/>
      <w:szCs w:val="22"/>
    </w:rPr>
  </w:style>
  <w:style w:type="character" w:customStyle="1" w:styleId="9Char">
    <w:name w:val="제목 9 Char"/>
    <w:basedOn w:val="a3"/>
    <w:link w:val="9"/>
    <w:uiPriority w:val="9"/>
    <w:rPr>
      <w:kern w:val="2"/>
      <w:szCs w:val="22"/>
    </w:rPr>
  </w:style>
  <w:style w:type="paragraph" w:customStyle="1" w:styleId="a4">
    <w:name w:val="목록 문단"/>
    <w:basedOn w:val="a"/>
    <w:qFormat/>
    <w:pPr>
      <w:ind w:leftChars="400" w:left="720"/>
    </w:pPr>
  </w:style>
  <w:style w:type="paragraph" w:styleId="a5">
    <w:name w:val="Date"/>
    <w:basedOn w:val="a"/>
    <w:next w:val="a"/>
    <w:rPr>
      <w:b/>
      <w:sz w:val="44"/>
    </w:rPr>
  </w:style>
  <w:style w:type="paragraph" w:customStyle="1" w:styleId="a6">
    <w:name w:val="머리말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7">
    <w:name w:val="꼬리말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8">
    <w:name w:val="풍선 도움말 글자"/>
    <w:basedOn w:val="a"/>
    <w:semiHidden/>
    <w:unhideWhenUsed/>
    <w:rPr>
      <w:rFonts w:ascii="맑은 고딕" w:eastAsia="맑은 고딕" w:hAnsi="맑은 고딕"/>
      <w:sz w:val="18"/>
      <w:szCs w:val="18"/>
    </w:rPr>
  </w:style>
  <w:style w:type="paragraph" w:styleId="a9">
    <w:name w:val="header"/>
    <w:basedOn w:val="a"/>
    <w:link w:val="Char"/>
    <w:uiPriority w:val="99"/>
    <w:unhideWhenUsed/>
    <w:rsid w:val="00835B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835B32"/>
    <w:rPr>
      <w:rFonts w:ascii="Arial" w:eastAsia="굴림체" w:hAnsi="Arial" w:cs="Times New Roman"/>
      <w:kern w:val="2"/>
      <w:sz w:val="24"/>
    </w:rPr>
  </w:style>
  <w:style w:type="paragraph" w:styleId="aa">
    <w:name w:val="footer"/>
    <w:basedOn w:val="a"/>
    <w:link w:val="Char0"/>
    <w:uiPriority w:val="99"/>
    <w:unhideWhenUsed/>
    <w:rsid w:val="00835B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835B32"/>
    <w:rPr>
      <w:rFonts w:ascii="Arial" w:eastAsia="굴림체" w:hAnsi="Arial" w:cs="Times New Roman"/>
      <w:kern w:val="2"/>
      <w:sz w:val="24"/>
    </w:rPr>
  </w:style>
  <w:style w:type="paragraph" w:styleId="ab">
    <w:name w:val="Revision"/>
    <w:hidden/>
    <w:uiPriority w:val="99"/>
    <w:semiHidden/>
    <w:rsid w:val="009A7AA8"/>
    <w:rPr>
      <w:rFonts w:ascii="Arial" w:eastAsia="굴림체" w:hAnsi="Arial" w:cs="Times New Roman"/>
      <w:kern w:val="2"/>
      <w:sz w:val="24"/>
    </w:rPr>
  </w:style>
  <w:style w:type="character" w:styleId="ac">
    <w:name w:val="annotation reference"/>
    <w:basedOn w:val="a0"/>
    <w:uiPriority w:val="99"/>
    <w:semiHidden/>
    <w:unhideWhenUsed/>
    <w:rsid w:val="00534FEF"/>
    <w:rPr>
      <w:sz w:val="18"/>
      <w:szCs w:val="18"/>
    </w:rPr>
  </w:style>
  <w:style w:type="paragraph" w:styleId="ad">
    <w:name w:val="annotation text"/>
    <w:basedOn w:val="a"/>
    <w:link w:val="Char1"/>
    <w:uiPriority w:val="99"/>
    <w:semiHidden/>
    <w:unhideWhenUsed/>
    <w:rsid w:val="00534FEF"/>
    <w:pPr>
      <w:jc w:val="left"/>
    </w:pPr>
  </w:style>
  <w:style w:type="character" w:customStyle="1" w:styleId="Char1">
    <w:name w:val="메모 텍스트 Char"/>
    <w:basedOn w:val="a0"/>
    <w:link w:val="ad"/>
    <w:uiPriority w:val="99"/>
    <w:semiHidden/>
    <w:rsid w:val="00534FEF"/>
    <w:rPr>
      <w:rFonts w:ascii="Arial" w:eastAsia="굴림체" w:hAnsi="Arial" w:cs="Times New Roman"/>
      <w:kern w:val="2"/>
      <w:sz w:val="24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534FEF"/>
    <w:rPr>
      <w:b/>
      <w:bCs/>
    </w:rPr>
  </w:style>
  <w:style w:type="character" w:customStyle="1" w:styleId="Char2">
    <w:name w:val="메모 주제 Char"/>
    <w:basedOn w:val="Char1"/>
    <w:link w:val="ae"/>
    <w:uiPriority w:val="99"/>
    <w:semiHidden/>
    <w:rsid w:val="00534FEF"/>
    <w:rPr>
      <w:rFonts w:ascii="Arial" w:eastAsia="굴림체" w:hAnsi="Arial" w:cs="Times New Roman"/>
      <w:b/>
      <w:bCs/>
      <w:kern w:val="2"/>
      <w:sz w:val="24"/>
    </w:rPr>
  </w:style>
  <w:style w:type="paragraph" w:styleId="af">
    <w:name w:val="Balloon Text"/>
    <w:basedOn w:val="a"/>
    <w:link w:val="Char3"/>
    <w:uiPriority w:val="99"/>
    <w:semiHidden/>
    <w:unhideWhenUsed/>
    <w:rsid w:val="00534F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"/>
    <w:uiPriority w:val="99"/>
    <w:semiHidden/>
    <w:rsid w:val="00534FE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214EA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613DC-3442-4480-848C-2950A16BF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2024-01-22T05:49:00Z</dcterms:created>
  <dcterms:modified xsi:type="dcterms:W3CDTF">2024-01-22T05:50:00Z</dcterms:modified>
</cp:coreProperties>
</file>