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215D1" w14:textId="2787BC1A" w:rsidR="00707E41" w:rsidRPr="00B209D2" w:rsidRDefault="00BA1AE1" w:rsidP="00390F17">
      <w:pPr>
        <w:spacing w:before="120" w:after="120"/>
        <w:jc w:val="center"/>
        <w:rPr>
          <w:b/>
          <w:sz w:val="28"/>
        </w:rPr>
      </w:pPr>
      <w:r>
        <w:rPr>
          <w:rFonts w:hint="eastAsia"/>
          <w:b/>
          <w:sz w:val="28"/>
        </w:rPr>
        <w:t>3</w:t>
      </w:r>
      <w:r>
        <w:rPr>
          <w:b/>
          <w:sz w:val="28"/>
        </w:rPr>
        <w:t xml:space="preserve">D </w:t>
      </w:r>
      <w:proofErr w:type="spellStart"/>
      <w:r>
        <w:rPr>
          <w:rFonts w:hint="eastAsia"/>
          <w:b/>
          <w:sz w:val="28"/>
        </w:rPr>
        <w:t>공간플래너</w:t>
      </w:r>
      <w:proofErr w:type="spellEnd"/>
      <w:r>
        <w:rPr>
          <w:rFonts w:hint="eastAsia"/>
          <w:b/>
          <w:sz w:val="28"/>
        </w:rPr>
        <w:t xml:space="preserve"> </w:t>
      </w:r>
      <w:r w:rsidR="00A93402">
        <w:rPr>
          <w:rFonts w:hint="eastAsia"/>
          <w:b/>
          <w:sz w:val="28"/>
        </w:rPr>
        <w:t>사용</w:t>
      </w:r>
      <w:r w:rsidR="002959F8">
        <w:rPr>
          <w:rFonts w:hint="eastAsia"/>
          <w:b/>
          <w:sz w:val="28"/>
        </w:rPr>
        <w:t xml:space="preserve"> </w:t>
      </w:r>
      <w:r w:rsidR="002959F8">
        <w:rPr>
          <w:rFonts w:hint="eastAsia"/>
          <w:b/>
          <w:sz w:val="28"/>
        </w:rPr>
        <w:t>계약서</w:t>
      </w:r>
    </w:p>
    <w:p w14:paraId="574BC63F" w14:textId="77777777" w:rsidR="00BE2F6C" w:rsidRDefault="00BE2F6C" w:rsidP="00390F17">
      <w:pPr>
        <w:spacing w:before="120" w:after="120"/>
        <w:jc w:val="center"/>
        <w:rPr>
          <w:b/>
          <w:sz w:val="22"/>
        </w:rPr>
      </w:pPr>
    </w:p>
    <w:p w14:paraId="11013821" w14:textId="3A242AC6" w:rsidR="00BE2F6C" w:rsidRDefault="00BE2F6C" w:rsidP="00390F17">
      <w:pPr>
        <w:spacing w:before="120" w:after="120"/>
      </w:pPr>
      <w:r w:rsidRPr="00BE2F6C">
        <w:rPr>
          <w:rFonts w:hint="eastAsia"/>
        </w:rPr>
        <w:t>주식회사</w:t>
      </w:r>
      <w:r w:rsidR="00BA1AE1">
        <w:rPr>
          <w:rFonts w:hint="eastAsia"/>
        </w:rPr>
        <w:t xml:space="preserve"> </w:t>
      </w:r>
      <w:proofErr w:type="spellStart"/>
      <w:r w:rsidR="00BA1AE1">
        <w:rPr>
          <w:rFonts w:hint="eastAsia"/>
        </w:rPr>
        <w:t>퍼시스</w:t>
      </w:r>
      <w:proofErr w:type="spellEnd"/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="00100D7C">
        <w:rPr>
          <w:rFonts w:hint="eastAsia"/>
        </w:rPr>
        <w:t>갑</w:t>
      </w:r>
      <w:r>
        <w:t>”</w:t>
      </w:r>
      <w:r w:rsidR="00100D7C">
        <w:rPr>
          <w:rFonts w:hint="eastAsia"/>
        </w:rPr>
        <w:t>이</w:t>
      </w:r>
      <w:r>
        <w:rPr>
          <w:rFonts w:hint="eastAsia"/>
        </w:rPr>
        <w:t>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  <w:r w:rsidR="00BA1AE1">
        <w:rPr>
          <w:rFonts w:hint="eastAsia"/>
        </w:rPr>
        <w:t>와</w:t>
      </w:r>
      <w:r w:rsidR="00BA1AE1">
        <w:rPr>
          <w:rFonts w:hint="eastAsia"/>
        </w:rPr>
        <w:t xml:space="preserve"> </w:t>
      </w:r>
      <w:r w:rsidR="00BA1AE1">
        <w:rPr>
          <w:rFonts w:hint="eastAsia"/>
        </w:rPr>
        <w:t>대리점</w:t>
      </w:r>
      <w:r w:rsidR="004927E9">
        <w:rPr>
          <w:rFonts w:hint="eastAsia"/>
        </w:rPr>
        <w:t>(</w:t>
      </w:r>
      <w:r w:rsidR="004927E9">
        <w:rPr>
          <w:rFonts w:hint="eastAsia"/>
        </w:rPr>
        <w:t>이하</w:t>
      </w:r>
      <w:r w:rsidR="004927E9">
        <w:rPr>
          <w:rFonts w:hint="eastAsia"/>
        </w:rPr>
        <w:t xml:space="preserve"> </w:t>
      </w:r>
      <w:r w:rsidR="004927E9">
        <w:t>“</w:t>
      </w:r>
      <w:r w:rsidR="004927E9">
        <w:rPr>
          <w:rFonts w:hint="eastAsia"/>
        </w:rPr>
        <w:t>을</w:t>
      </w:r>
      <w:r w:rsidR="004927E9">
        <w:t>”</w:t>
      </w:r>
      <w:r w:rsidR="004927E9">
        <w:rPr>
          <w:rFonts w:hint="eastAsia"/>
        </w:rPr>
        <w:t>이라</w:t>
      </w:r>
      <w:r w:rsidR="004927E9">
        <w:rPr>
          <w:rFonts w:hint="eastAsia"/>
        </w:rPr>
        <w:t xml:space="preserve"> </w:t>
      </w:r>
      <w:r w:rsidR="004927E9">
        <w:rPr>
          <w:rFonts w:hint="eastAsia"/>
        </w:rPr>
        <w:t>함</w:t>
      </w:r>
      <w:r w:rsidR="004927E9">
        <w:rPr>
          <w:rFonts w:hint="eastAsia"/>
        </w:rPr>
        <w:t>)</w:t>
      </w:r>
      <w:r w:rsidR="00BA1AE1">
        <w:rPr>
          <w:rFonts w:hint="eastAsia"/>
        </w:rPr>
        <w:t>은</w:t>
      </w:r>
      <w:r>
        <w:rPr>
          <w:rFonts w:hint="eastAsia"/>
        </w:rPr>
        <w:t xml:space="preserve"> </w:t>
      </w:r>
      <w:r w:rsidR="00F15266">
        <w:rPr>
          <w:rFonts w:hint="eastAsia"/>
        </w:rPr>
        <w:t>갑이</w:t>
      </w:r>
      <w:r w:rsidR="00F15266">
        <w:rPr>
          <w:rFonts w:hint="eastAsia"/>
        </w:rPr>
        <w:t xml:space="preserve"> </w:t>
      </w:r>
      <w:r w:rsidR="005A1B86">
        <w:rPr>
          <w:rFonts w:hint="eastAsia"/>
        </w:rPr>
        <w:t>주식회사</w:t>
      </w:r>
      <w:r w:rsidR="005A1B86">
        <w:rPr>
          <w:rFonts w:hint="eastAsia"/>
        </w:rPr>
        <w:t xml:space="preserve"> </w:t>
      </w:r>
      <w:proofErr w:type="spellStart"/>
      <w:r w:rsidR="00BA1AE1">
        <w:rPr>
          <w:rFonts w:hint="eastAsia"/>
        </w:rPr>
        <w:t>아키스케치</w:t>
      </w:r>
      <w:r w:rsidR="005A1B86">
        <w:rPr>
          <w:rFonts w:hint="eastAsia"/>
        </w:rPr>
        <w:t>로</w:t>
      </w:r>
      <w:proofErr w:type="spellEnd"/>
      <w:r w:rsidR="00EB7DCB">
        <w:rPr>
          <w:rFonts w:hint="eastAsia"/>
        </w:rPr>
        <w:t>(</w:t>
      </w:r>
      <w:r w:rsidR="00EB7DCB">
        <w:rPr>
          <w:rFonts w:hint="eastAsia"/>
        </w:rPr>
        <w:t>이하</w:t>
      </w:r>
      <w:r w:rsidR="00EB7DCB">
        <w:rPr>
          <w:rFonts w:hint="eastAsia"/>
        </w:rPr>
        <w:t xml:space="preserve"> </w:t>
      </w:r>
      <w:r w:rsidR="00EB7DCB">
        <w:t>“</w:t>
      </w:r>
      <w:proofErr w:type="spellStart"/>
      <w:r w:rsidR="00BA1AE1">
        <w:rPr>
          <w:rFonts w:hint="eastAsia"/>
        </w:rPr>
        <w:t>아키스케치</w:t>
      </w:r>
      <w:proofErr w:type="spellEnd"/>
      <w:r w:rsidR="00EB7DCB">
        <w:t>”</w:t>
      </w:r>
      <w:r w:rsidR="00EB7DCB">
        <w:rPr>
          <w:rFonts w:hint="eastAsia"/>
        </w:rPr>
        <w:t>라</w:t>
      </w:r>
      <w:r w:rsidR="00EB7DCB">
        <w:rPr>
          <w:rFonts w:hint="eastAsia"/>
        </w:rPr>
        <w:t xml:space="preserve"> </w:t>
      </w:r>
      <w:r w:rsidR="00EB7DCB">
        <w:rPr>
          <w:rFonts w:hint="eastAsia"/>
        </w:rPr>
        <w:t>함</w:t>
      </w:r>
      <w:r w:rsidR="00EB7DCB">
        <w:rPr>
          <w:rFonts w:hint="eastAsia"/>
        </w:rPr>
        <w:t>)</w:t>
      </w:r>
      <w:r w:rsidR="005A1B86">
        <w:rPr>
          <w:rFonts w:hint="eastAsia"/>
        </w:rPr>
        <w:t>부터</w:t>
      </w:r>
      <w:r w:rsidR="005A1B86">
        <w:rPr>
          <w:rFonts w:hint="eastAsia"/>
        </w:rPr>
        <w:t xml:space="preserve"> </w:t>
      </w:r>
      <w:r w:rsidR="005A1B86">
        <w:rPr>
          <w:rFonts w:hint="eastAsia"/>
        </w:rPr>
        <w:t>사용권을</w:t>
      </w:r>
      <w:r w:rsidR="005A1B86">
        <w:rPr>
          <w:rFonts w:hint="eastAsia"/>
        </w:rPr>
        <w:t xml:space="preserve"> </w:t>
      </w:r>
      <w:r w:rsidR="005A1B86">
        <w:rPr>
          <w:rFonts w:hint="eastAsia"/>
        </w:rPr>
        <w:t>획득한</w:t>
      </w:r>
      <w:r w:rsidR="005A1B86">
        <w:rPr>
          <w:rFonts w:hint="eastAsia"/>
        </w:rPr>
        <w:t xml:space="preserve"> </w:t>
      </w:r>
      <w:r w:rsidR="005A1B86">
        <w:rPr>
          <w:rFonts w:hint="eastAsia"/>
        </w:rPr>
        <w:t>인테리어</w:t>
      </w:r>
      <w:r w:rsidR="005A1B86">
        <w:rPr>
          <w:rFonts w:hint="eastAsia"/>
        </w:rPr>
        <w:t xml:space="preserve"> </w:t>
      </w:r>
      <w:r w:rsidR="005A1B86">
        <w:t xml:space="preserve">3D </w:t>
      </w:r>
      <w:r w:rsidR="005A1B86">
        <w:rPr>
          <w:rFonts w:hint="eastAsia"/>
        </w:rPr>
        <w:t>소프트웨어</w:t>
      </w:r>
      <w:r w:rsidR="005A1B86">
        <w:t xml:space="preserve"> </w:t>
      </w:r>
      <w:r w:rsidR="005A1B86">
        <w:rPr>
          <w:rFonts w:hint="eastAsia"/>
        </w:rPr>
        <w:t>서비스</w:t>
      </w:r>
      <w:r w:rsidR="005A1B86">
        <w:rPr>
          <w:rFonts w:hint="eastAsia"/>
        </w:rPr>
        <w:t>(</w:t>
      </w:r>
      <w:r w:rsidR="005A1B86">
        <w:rPr>
          <w:rFonts w:hint="eastAsia"/>
        </w:rPr>
        <w:t>이하</w:t>
      </w:r>
      <w:r w:rsidR="005A1B86">
        <w:rPr>
          <w:rFonts w:hint="eastAsia"/>
        </w:rPr>
        <w:t xml:space="preserve"> </w:t>
      </w:r>
      <w:r w:rsidR="005A1B86">
        <w:t xml:space="preserve">“3D </w:t>
      </w:r>
      <w:proofErr w:type="spellStart"/>
      <w:r w:rsidR="00BA1AE1">
        <w:rPr>
          <w:rFonts w:hint="eastAsia"/>
        </w:rPr>
        <w:t>공간</w:t>
      </w:r>
      <w:r w:rsidR="005A1B86">
        <w:rPr>
          <w:rFonts w:hint="eastAsia"/>
        </w:rPr>
        <w:t>플래너</w:t>
      </w:r>
      <w:proofErr w:type="spellEnd"/>
      <w:r w:rsidR="005A1B86">
        <w:t>”</w:t>
      </w:r>
      <w:r w:rsidR="005A1B86">
        <w:rPr>
          <w:rFonts w:hint="eastAsia"/>
        </w:rPr>
        <w:t>라</w:t>
      </w:r>
      <w:r w:rsidR="005A1B86">
        <w:rPr>
          <w:rFonts w:hint="eastAsia"/>
        </w:rPr>
        <w:t xml:space="preserve"> </w:t>
      </w:r>
      <w:r w:rsidR="005A1B86">
        <w:rPr>
          <w:rFonts w:hint="eastAsia"/>
        </w:rPr>
        <w:t>함</w:t>
      </w:r>
      <w:r w:rsidR="005A1B86">
        <w:rPr>
          <w:rFonts w:hint="eastAsia"/>
        </w:rPr>
        <w:t>)</w:t>
      </w:r>
      <w:r w:rsidR="005A1B86">
        <w:rPr>
          <w:rFonts w:hint="eastAsia"/>
        </w:rPr>
        <w:t>의</w:t>
      </w:r>
      <w:r w:rsidR="005A1B86">
        <w:rPr>
          <w:rFonts w:hint="eastAsia"/>
        </w:rPr>
        <w:t xml:space="preserve"> </w:t>
      </w:r>
      <w:r w:rsidR="005A1B86">
        <w:rPr>
          <w:rFonts w:hint="eastAsia"/>
        </w:rPr>
        <w:t>사용</w:t>
      </w:r>
      <w:r w:rsidR="005A1B86">
        <w:rPr>
          <w:rFonts w:hint="eastAsia"/>
        </w:rPr>
        <w:t xml:space="preserve"> </w:t>
      </w:r>
      <w:r w:rsidR="005A1B86">
        <w:rPr>
          <w:rFonts w:hint="eastAsia"/>
        </w:rPr>
        <w:t>권한을</w:t>
      </w:r>
      <w:r w:rsidR="00A5311F">
        <w:rPr>
          <w:rFonts w:hint="eastAsia"/>
        </w:rPr>
        <w:t xml:space="preserve"> </w:t>
      </w:r>
      <w:r w:rsidR="00A5311F">
        <w:rPr>
          <w:rFonts w:hint="eastAsia"/>
        </w:rPr>
        <w:t>을에게</w:t>
      </w:r>
      <w:r w:rsidR="00A5311F">
        <w:rPr>
          <w:rFonts w:hint="eastAsia"/>
        </w:rPr>
        <w:t xml:space="preserve"> </w:t>
      </w:r>
      <w:r w:rsidR="00A5311F">
        <w:rPr>
          <w:rFonts w:hint="eastAsia"/>
        </w:rPr>
        <w:t>부여함에</w:t>
      </w:r>
      <w:r w:rsidR="00A5311F">
        <w:rPr>
          <w:rFonts w:hint="eastAsia"/>
        </w:rPr>
        <w:t xml:space="preserve"> </w:t>
      </w:r>
      <w:r w:rsidR="00A5311F">
        <w:rPr>
          <w:rFonts w:hint="eastAsia"/>
        </w:rPr>
        <w:t>있어</w:t>
      </w:r>
      <w:r w:rsidR="00F15266">
        <w:rPr>
          <w:rFonts w:hint="eastAsia"/>
        </w:rPr>
        <w:t xml:space="preserve"> </w:t>
      </w:r>
      <w:r w:rsidR="00F15266">
        <w:rPr>
          <w:rFonts w:hint="eastAsia"/>
        </w:rPr>
        <w:t>다음과</w:t>
      </w:r>
      <w:r w:rsidR="00F15266">
        <w:rPr>
          <w:rFonts w:hint="eastAsia"/>
        </w:rPr>
        <w:t xml:space="preserve"> </w:t>
      </w:r>
      <w:r w:rsidR="00F15266">
        <w:rPr>
          <w:rFonts w:hint="eastAsia"/>
        </w:rPr>
        <w:t>같이</w:t>
      </w:r>
      <w:r w:rsidR="00F15266">
        <w:rPr>
          <w:rFonts w:hint="eastAsia"/>
        </w:rPr>
        <w:t xml:space="preserve"> </w:t>
      </w:r>
      <w:r w:rsidR="00F15266">
        <w:rPr>
          <w:rFonts w:hint="eastAsia"/>
        </w:rPr>
        <w:t>계약을</w:t>
      </w:r>
      <w:r w:rsidR="00F15266">
        <w:rPr>
          <w:rFonts w:hint="eastAsia"/>
        </w:rPr>
        <w:t xml:space="preserve"> </w:t>
      </w:r>
      <w:r w:rsidR="00F15266">
        <w:rPr>
          <w:rFonts w:hint="eastAsia"/>
        </w:rPr>
        <w:t>체결한다</w:t>
      </w:r>
      <w:r>
        <w:rPr>
          <w:rFonts w:hint="eastAsia"/>
        </w:rPr>
        <w:t>.</w:t>
      </w:r>
      <w:r>
        <w:t xml:space="preserve"> </w:t>
      </w:r>
    </w:p>
    <w:p w14:paraId="76D30A46" w14:textId="77777777" w:rsidR="00BE2F6C" w:rsidRPr="00BA1AE1" w:rsidRDefault="00BE2F6C" w:rsidP="00390F17">
      <w:pPr>
        <w:spacing w:before="120" w:after="120"/>
      </w:pPr>
    </w:p>
    <w:p w14:paraId="193E19CA" w14:textId="77777777" w:rsidR="00BE2F6C" w:rsidRPr="005F5FCB" w:rsidRDefault="00BE2F6C" w:rsidP="00390F17">
      <w:pPr>
        <w:spacing w:before="120" w:after="120"/>
        <w:rPr>
          <w:b/>
        </w:rPr>
      </w:pPr>
      <w:r w:rsidRPr="005F5FCB">
        <w:rPr>
          <w:rFonts w:hint="eastAsia"/>
          <w:b/>
        </w:rPr>
        <w:t>제</w:t>
      </w:r>
      <w:r w:rsidRPr="005F5FCB">
        <w:rPr>
          <w:rFonts w:hint="eastAsia"/>
          <w:b/>
        </w:rPr>
        <w:t>1</w:t>
      </w:r>
      <w:r w:rsidRPr="005F5FCB">
        <w:rPr>
          <w:rFonts w:hint="eastAsia"/>
          <w:b/>
        </w:rPr>
        <w:t>조</w:t>
      </w:r>
      <w:r w:rsidRPr="005F5FCB">
        <w:rPr>
          <w:rFonts w:hint="eastAsia"/>
          <w:b/>
        </w:rPr>
        <w:t xml:space="preserve"> </w:t>
      </w:r>
      <w:r w:rsidRPr="005F5FCB">
        <w:rPr>
          <w:rFonts w:hint="eastAsia"/>
          <w:b/>
        </w:rPr>
        <w:t>목적</w:t>
      </w:r>
    </w:p>
    <w:p w14:paraId="5587048C" w14:textId="1A3AAE50" w:rsidR="00E92462" w:rsidRDefault="00BE2F6C" w:rsidP="00390F17">
      <w:pPr>
        <w:spacing w:before="120" w:after="12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 w:rsidR="00100D7C">
        <w:rPr>
          <w:rFonts w:hint="eastAsia"/>
        </w:rPr>
        <w:t>갑이</w:t>
      </w:r>
      <w:r w:rsidR="00100D7C">
        <w:rPr>
          <w:rFonts w:hint="eastAsia"/>
        </w:rPr>
        <w:t xml:space="preserve"> </w:t>
      </w:r>
      <w:proofErr w:type="spellStart"/>
      <w:r w:rsidR="00BA1AE1">
        <w:rPr>
          <w:rFonts w:hint="eastAsia"/>
        </w:rPr>
        <w:t>아키스케치</w:t>
      </w:r>
      <w:r w:rsidR="00EB7DCB">
        <w:rPr>
          <w:rFonts w:hint="eastAsia"/>
        </w:rPr>
        <w:t>로부터</w:t>
      </w:r>
      <w:proofErr w:type="spellEnd"/>
      <w:r w:rsidR="00EB7DCB">
        <w:rPr>
          <w:rFonts w:hint="eastAsia"/>
        </w:rPr>
        <w:t xml:space="preserve"> </w:t>
      </w:r>
      <w:proofErr w:type="spellStart"/>
      <w:r w:rsidR="00EB7DCB">
        <w:rPr>
          <w:rFonts w:hint="eastAsia"/>
        </w:rPr>
        <w:t>부여받은</w:t>
      </w:r>
      <w:proofErr w:type="spellEnd"/>
      <w:r w:rsidR="00EB7DCB">
        <w:rPr>
          <w:rFonts w:hint="eastAsia"/>
        </w:rPr>
        <w:t xml:space="preserve"> </w:t>
      </w:r>
      <w:r w:rsidR="00EB7DCB">
        <w:t xml:space="preserve">3D </w:t>
      </w:r>
      <w:proofErr w:type="spellStart"/>
      <w:r w:rsidR="00BA1AE1">
        <w:rPr>
          <w:rFonts w:hint="eastAsia"/>
        </w:rPr>
        <w:t>공간</w:t>
      </w:r>
      <w:r w:rsidR="00EB7DCB">
        <w:rPr>
          <w:rFonts w:hint="eastAsia"/>
        </w:rPr>
        <w:t>플래너</w:t>
      </w:r>
      <w:proofErr w:type="spellEnd"/>
      <w:r w:rsidR="00EB7DCB">
        <w:rPr>
          <w:rFonts w:hint="eastAsia"/>
        </w:rPr>
        <w:t xml:space="preserve"> </w:t>
      </w:r>
      <w:r w:rsidR="00EB7DCB">
        <w:rPr>
          <w:rFonts w:hint="eastAsia"/>
        </w:rPr>
        <w:t>사용권한을</w:t>
      </w:r>
      <w:r w:rsidR="0018594E">
        <w:t xml:space="preserve"> </w:t>
      </w:r>
      <w:r w:rsidR="00100D7C">
        <w:rPr>
          <w:rFonts w:hint="eastAsia"/>
        </w:rPr>
        <w:t>을</w:t>
      </w:r>
      <w:r>
        <w:rPr>
          <w:rFonts w:hint="eastAsia"/>
        </w:rPr>
        <w:t>에게</w:t>
      </w:r>
      <w:r w:rsidR="00100D7C">
        <w:rPr>
          <w:rFonts w:hint="eastAsia"/>
        </w:rPr>
        <w:t xml:space="preserve"> </w:t>
      </w:r>
      <w:r w:rsidR="00F14FB7">
        <w:rPr>
          <w:rFonts w:hint="eastAsia"/>
        </w:rPr>
        <w:t>부여하고</w:t>
      </w:r>
      <w:r w:rsidR="00F14FB7">
        <w:rPr>
          <w:rFonts w:hint="eastAsia"/>
        </w:rPr>
        <w:t xml:space="preserve"> </w:t>
      </w:r>
      <w:r w:rsidR="0018594E">
        <w:rPr>
          <w:rFonts w:hint="eastAsia"/>
        </w:rPr>
        <w:t>을이</w:t>
      </w:r>
      <w:r w:rsidR="00111D93">
        <w:rPr>
          <w:rFonts w:hint="eastAsia"/>
        </w:rPr>
        <w:t xml:space="preserve"> </w:t>
      </w:r>
      <w:r w:rsidR="0018594E">
        <w:rPr>
          <w:rFonts w:hint="eastAsia"/>
        </w:rPr>
        <w:t>그에</w:t>
      </w:r>
      <w:r w:rsidR="0018594E">
        <w:rPr>
          <w:rFonts w:hint="eastAsia"/>
        </w:rPr>
        <w:t xml:space="preserve"> </w:t>
      </w:r>
      <w:r w:rsidR="0018594E">
        <w:rPr>
          <w:rFonts w:hint="eastAsia"/>
        </w:rPr>
        <w:t>대한</w:t>
      </w:r>
      <w:r w:rsidR="0018594E">
        <w:rPr>
          <w:rFonts w:hint="eastAsia"/>
        </w:rPr>
        <w:t xml:space="preserve"> </w:t>
      </w:r>
      <w:r w:rsidR="00EB7DCB">
        <w:rPr>
          <w:rFonts w:hint="eastAsia"/>
        </w:rPr>
        <w:t>사용료</w:t>
      </w:r>
      <w:r w:rsidR="0018594E">
        <w:rPr>
          <w:rFonts w:hint="eastAsia"/>
        </w:rPr>
        <w:t>를</w:t>
      </w:r>
      <w:r w:rsidR="0018594E">
        <w:rPr>
          <w:rFonts w:hint="eastAsia"/>
        </w:rPr>
        <w:t xml:space="preserve"> </w:t>
      </w:r>
      <w:r w:rsidR="0018594E">
        <w:rPr>
          <w:rFonts w:hint="eastAsia"/>
        </w:rPr>
        <w:t>지급함에</w:t>
      </w:r>
      <w:r w:rsidR="0018594E">
        <w:rPr>
          <w:rFonts w:hint="eastAsia"/>
        </w:rPr>
        <w:t xml:space="preserve"> </w:t>
      </w:r>
      <w:r w:rsidR="0018594E">
        <w:rPr>
          <w:rFonts w:hint="eastAsia"/>
        </w:rPr>
        <w:t>있어</w:t>
      </w:r>
      <w:r w:rsidR="0018594E">
        <w:rPr>
          <w:rFonts w:hint="eastAsia"/>
        </w:rPr>
        <w:t xml:space="preserve"> </w:t>
      </w:r>
      <w:r w:rsidR="0018594E">
        <w:rPr>
          <w:rFonts w:hint="eastAsia"/>
        </w:rPr>
        <w:t>당사자간의</w:t>
      </w:r>
      <w:r w:rsidR="0018594E">
        <w:rPr>
          <w:rFonts w:hint="eastAsia"/>
        </w:rPr>
        <w:t xml:space="preserve"> </w:t>
      </w:r>
      <w:r w:rsidR="0018594E">
        <w:rPr>
          <w:rFonts w:hint="eastAsia"/>
        </w:rPr>
        <w:t>권리와</w:t>
      </w:r>
      <w:r w:rsidR="0018594E">
        <w:rPr>
          <w:rFonts w:hint="eastAsia"/>
        </w:rPr>
        <w:t xml:space="preserve"> </w:t>
      </w:r>
      <w:r w:rsidR="0018594E">
        <w:rPr>
          <w:rFonts w:hint="eastAsia"/>
        </w:rPr>
        <w:t>의무를</w:t>
      </w:r>
      <w:r w:rsidR="0018594E">
        <w:rPr>
          <w:rFonts w:hint="eastAsia"/>
        </w:rPr>
        <w:t xml:space="preserve"> </w:t>
      </w:r>
      <w:r w:rsidR="0018594E">
        <w:rPr>
          <w:rFonts w:hint="eastAsia"/>
        </w:rPr>
        <w:t>규정하는</w:t>
      </w:r>
      <w:r w:rsidR="0018594E">
        <w:rPr>
          <w:rFonts w:hint="eastAsia"/>
        </w:rPr>
        <w:t xml:space="preserve"> </w:t>
      </w:r>
      <w:r w:rsidR="0018594E">
        <w:rPr>
          <w:rFonts w:hint="eastAsia"/>
        </w:rPr>
        <w:t>것을</w:t>
      </w:r>
      <w:r w:rsidR="0018594E">
        <w:rPr>
          <w:rFonts w:hint="eastAsia"/>
        </w:rPr>
        <w:t xml:space="preserve"> </w:t>
      </w:r>
      <w:r w:rsidR="0018594E">
        <w:rPr>
          <w:rFonts w:hint="eastAsia"/>
        </w:rPr>
        <w:t>그</w:t>
      </w:r>
      <w:r w:rsidR="0018594E">
        <w:rPr>
          <w:rFonts w:hint="eastAsia"/>
        </w:rPr>
        <w:t xml:space="preserve"> </w:t>
      </w:r>
      <w:r w:rsidR="0018594E">
        <w:rPr>
          <w:rFonts w:hint="eastAsia"/>
        </w:rPr>
        <w:t>목적으로</w:t>
      </w:r>
      <w:r w:rsidR="0018594E">
        <w:rPr>
          <w:rFonts w:hint="eastAsia"/>
        </w:rPr>
        <w:t xml:space="preserve"> </w:t>
      </w:r>
      <w:r w:rsidR="0018594E">
        <w:rPr>
          <w:rFonts w:hint="eastAsia"/>
        </w:rPr>
        <w:t>한다</w:t>
      </w:r>
      <w:r w:rsidR="0018594E">
        <w:rPr>
          <w:rFonts w:hint="eastAsia"/>
        </w:rPr>
        <w:t>.</w:t>
      </w:r>
      <w:r w:rsidR="0018594E">
        <w:t xml:space="preserve"> </w:t>
      </w:r>
    </w:p>
    <w:p w14:paraId="15372228" w14:textId="77777777" w:rsidR="00E92462" w:rsidRPr="00BA1AE1" w:rsidRDefault="00E92462" w:rsidP="00390F17">
      <w:pPr>
        <w:spacing w:before="120" w:after="120"/>
      </w:pPr>
    </w:p>
    <w:p w14:paraId="74A663D6" w14:textId="592841FB" w:rsidR="00BE2F6C" w:rsidRPr="005F5FCB" w:rsidRDefault="00BE2F6C" w:rsidP="00390F17">
      <w:pPr>
        <w:spacing w:before="120" w:after="120"/>
        <w:rPr>
          <w:b/>
        </w:rPr>
      </w:pPr>
      <w:r w:rsidRPr="005F5FCB">
        <w:rPr>
          <w:rFonts w:hint="eastAsia"/>
          <w:b/>
        </w:rPr>
        <w:t>제</w:t>
      </w:r>
      <w:r w:rsidRPr="005F5FCB">
        <w:rPr>
          <w:rFonts w:hint="eastAsia"/>
          <w:b/>
        </w:rPr>
        <w:t>2</w:t>
      </w:r>
      <w:r w:rsidRPr="005F5FCB">
        <w:rPr>
          <w:rFonts w:hint="eastAsia"/>
          <w:b/>
        </w:rPr>
        <w:t>조</w:t>
      </w:r>
      <w:r w:rsidRPr="005F5FCB">
        <w:rPr>
          <w:rFonts w:hint="eastAsia"/>
          <w:b/>
        </w:rPr>
        <w:t xml:space="preserve"> </w:t>
      </w:r>
      <w:r w:rsidR="00111D93">
        <w:rPr>
          <w:rFonts w:hint="eastAsia"/>
          <w:b/>
        </w:rPr>
        <w:t>권리의</w:t>
      </w:r>
      <w:r w:rsidR="00111D93">
        <w:rPr>
          <w:rFonts w:hint="eastAsia"/>
          <w:b/>
        </w:rPr>
        <w:t xml:space="preserve"> </w:t>
      </w:r>
      <w:r w:rsidR="00AC1D7F">
        <w:rPr>
          <w:rFonts w:hint="eastAsia"/>
          <w:b/>
        </w:rPr>
        <w:t>표시</w:t>
      </w:r>
    </w:p>
    <w:p w14:paraId="063343A6" w14:textId="729DE9B6" w:rsidR="00F2383C" w:rsidRDefault="003F4415" w:rsidP="00390F17">
      <w:pPr>
        <w:spacing w:before="120" w:after="120"/>
      </w:pPr>
      <w:r>
        <w:rPr>
          <w:rFonts w:hint="eastAsia"/>
        </w:rPr>
        <w:t>갑</w:t>
      </w:r>
      <w:r w:rsidR="00111D93">
        <w:rPr>
          <w:rFonts w:hint="eastAsia"/>
        </w:rPr>
        <w:t>은</w:t>
      </w:r>
      <w:r w:rsidR="00111D93">
        <w:rPr>
          <w:rFonts w:hint="eastAsia"/>
        </w:rPr>
        <w:t xml:space="preserve"> </w:t>
      </w:r>
      <w:r w:rsidR="001D6610">
        <w:rPr>
          <w:rFonts w:hint="eastAsia"/>
        </w:rPr>
        <w:t>3D</w:t>
      </w:r>
      <w:r w:rsidR="001D6610">
        <w:t xml:space="preserve"> </w:t>
      </w:r>
      <w:proofErr w:type="spellStart"/>
      <w:r w:rsidR="00BA1AE1">
        <w:rPr>
          <w:rFonts w:hint="eastAsia"/>
        </w:rPr>
        <w:t>공간</w:t>
      </w:r>
      <w:r w:rsidR="001D6610">
        <w:rPr>
          <w:rFonts w:hint="eastAsia"/>
        </w:rPr>
        <w:t>플래너의</w:t>
      </w:r>
      <w:proofErr w:type="spellEnd"/>
      <w:r w:rsidR="001D6610">
        <w:rPr>
          <w:rFonts w:hint="eastAsia"/>
        </w:rPr>
        <w:t xml:space="preserve"> </w:t>
      </w:r>
      <w:r w:rsidR="001D6610">
        <w:rPr>
          <w:rFonts w:hint="eastAsia"/>
        </w:rPr>
        <w:t>사용과</w:t>
      </w:r>
      <w:r w:rsidR="001D6610">
        <w:rPr>
          <w:rFonts w:hint="eastAsia"/>
        </w:rPr>
        <w:t xml:space="preserve"> </w:t>
      </w:r>
      <w:r w:rsidR="001D6610">
        <w:rPr>
          <w:rFonts w:hint="eastAsia"/>
        </w:rPr>
        <w:t>관련한</w:t>
      </w:r>
      <w:r w:rsidR="00AC1D7F">
        <w:rPr>
          <w:rFonts w:hint="eastAsia"/>
        </w:rPr>
        <w:t xml:space="preserve"> </w:t>
      </w:r>
      <w:r w:rsidR="00AC1D7F">
        <w:rPr>
          <w:rFonts w:hint="eastAsia"/>
        </w:rPr>
        <w:t>권리를</w:t>
      </w:r>
      <w:r w:rsidR="00AC1D7F">
        <w:rPr>
          <w:rFonts w:hint="eastAsia"/>
        </w:rPr>
        <w:t xml:space="preserve"> </w:t>
      </w:r>
      <w:r w:rsidR="00AC1D7F">
        <w:rPr>
          <w:rFonts w:hint="eastAsia"/>
        </w:rPr>
        <w:t>을에게</w:t>
      </w:r>
      <w:r w:rsidR="00AC1D7F">
        <w:rPr>
          <w:rFonts w:hint="eastAsia"/>
        </w:rPr>
        <w:t xml:space="preserve"> </w:t>
      </w:r>
      <w:r w:rsidR="00AC1D7F">
        <w:rPr>
          <w:rFonts w:hint="eastAsia"/>
        </w:rPr>
        <w:t>부여한다</w:t>
      </w:r>
      <w:r w:rsidR="00AC1D7F">
        <w:rPr>
          <w:rFonts w:hint="eastAsia"/>
        </w:rPr>
        <w:t>.</w:t>
      </w:r>
      <w:r w:rsidR="00AC1D7F">
        <w:t xml:space="preserve"> </w:t>
      </w:r>
    </w:p>
    <w:p w14:paraId="3354E36D" w14:textId="77777777" w:rsidR="009B33E7" w:rsidRPr="00445FAF" w:rsidRDefault="009B33E7" w:rsidP="00390F17">
      <w:pPr>
        <w:spacing w:before="120" w:after="120"/>
      </w:pPr>
    </w:p>
    <w:p w14:paraId="1964CAEF" w14:textId="4F3B8CB4" w:rsidR="00E92462" w:rsidRPr="00E92462" w:rsidRDefault="00E92462" w:rsidP="00390F17">
      <w:pPr>
        <w:spacing w:before="120" w:after="120"/>
        <w:rPr>
          <w:b/>
        </w:rPr>
      </w:pPr>
      <w:r w:rsidRPr="00E92462">
        <w:rPr>
          <w:rFonts w:hint="eastAsia"/>
          <w:b/>
        </w:rPr>
        <w:t>제</w:t>
      </w:r>
      <w:r w:rsidRPr="00E92462">
        <w:rPr>
          <w:rFonts w:hint="eastAsia"/>
          <w:b/>
        </w:rPr>
        <w:t>3</w:t>
      </w:r>
      <w:r w:rsidRPr="00E92462">
        <w:rPr>
          <w:rFonts w:hint="eastAsia"/>
          <w:b/>
        </w:rPr>
        <w:t>조</w:t>
      </w:r>
      <w:r w:rsidRPr="00E92462">
        <w:rPr>
          <w:rFonts w:hint="eastAsia"/>
          <w:b/>
        </w:rPr>
        <w:t xml:space="preserve"> </w:t>
      </w:r>
      <w:r w:rsidRPr="00E92462">
        <w:rPr>
          <w:rFonts w:hint="eastAsia"/>
          <w:b/>
        </w:rPr>
        <w:t>계약기간</w:t>
      </w:r>
      <w:r w:rsidR="00200547">
        <w:rPr>
          <w:rFonts w:hint="eastAsia"/>
          <w:b/>
        </w:rPr>
        <w:t xml:space="preserve"> </w:t>
      </w:r>
      <w:r w:rsidR="00200547">
        <w:rPr>
          <w:rFonts w:hint="eastAsia"/>
          <w:b/>
        </w:rPr>
        <w:t>및</w:t>
      </w:r>
      <w:r w:rsidR="00200547">
        <w:rPr>
          <w:rFonts w:hint="eastAsia"/>
          <w:b/>
        </w:rPr>
        <w:t xml:space="preserve"> </w:t>
      </w:r>
      <w:r w:rsidR="00200547">
        <w:rPr>
          <w:rFonts w:hint="eastAsia"/>
          <w:b/>
        </w:rPr>
        <w:t>범위</w:t>
      </w:r>
    </w:p>
    <w:p w14:paraId="03AB68B6" w14:textId="59A68006" w:rsidR="00200547" w:rsidRDefault="00200547" w:rsidP="00003197">
      <w:pPr>
        <w:pStyle w:val="a3"/>
        <w:numPr>
          <w:ilvl w:val="0"/>
          <w:numId w:val="21"/>
        </w:numPr>
        <w:spacing w:before="120" w:after="120"/>
        <w:ind w:leftChars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을에게</w:t>
      </w:r>
      <w:r>
        <w:rPr>
          <w:rFonts w:hint="eastAsia"/>
        </w:rPr>
        <w:t xml:space="preserve"> </w:t>
      </w:r>
      <w:r>
        <w:rPr>
          <w:rFonts w:hint="eastAsia"/>
        </w:rPr>
        <w:t>부여되는</w:t>
      </w:r>
      <w:r>
        <w:rPr>
          <w:rFonts w:hint="eastAsia"/>
        </w:rPr>
        <w:t xml:space="preserve"> </w:t>
      </w:r>
      <w:r>
        <w:rPr>
          <w:rFonts w:hint="eastAsia"/>
        </w:rPr>
        <w:t>권리는</w:t>
      </w:r>
      <w:r>
        <w:rPr>
          <w:rFonts w:hint="eastAsia"/>
        </w:rPr>
        <w:t xml:space="preserve"> </w:t>
      </w:r>
      <w:r w:rsidR="00975674">
        <w:rPr>
          <w:rFonts w:hint="eastAsia"/>
        </w:rPr>
        <w:t>2</w:t>
      </w:r>
      <w:r w:rsidR="00BA1AE1">
        <w:t>024</w:t>
      </w:r>
      <w:r w:rsidR="00975674">
        <w:rPr>
          <w:rFonts w:hint="eastAsia"/>
        </w:rPr>
        <w:t>년</w:t>
      </w:r>
      <w:r w:rsidR="00975674">
        <w:rPr>
          <w:rFonts w:hint="eastAsia"/>
        </w:rPr>
        <w:t xml:space="preserve"> </w:t>
      </w:r>
      <w:r w:rsidR="00BA1AE1">
        <w:t xml:space="preserve">07 </w:t>
      </w:r>
      <w:r w:rsidR="00975674">
        <w:rPr>
          <w:rFonts w:hint="eastAsia"/>
        </w:rPr>
        <w:t>월</w:t>
      </w:r>
      <w:r w:rsidR="00975674">
        <w:rPr>
          <w:rFonts w:hint="eastAsia"/>
        </w:rPr>
        <w:t xml:space="preserve"> </w:t>
      </w:r>
      <w:r w:rsidR="00BA1AE1">
        <w:t>01</w:t>
      </w:r>
      <w:r w:rsidR="00BA1AE1">
        <w:rPr>
          <w:rFonts w:hint="eastAsia"/>
        </w:rPr>
        <w:t>일</w:t>
      </w:r>
      <w:r w:rsidR="00975674">
        <w:rPr>
          <w:rFonts w:hint="eastAsia"/>
        </w:rPr>
        <w:t>부터</w:t>
      </w:r>
      <w:r w:rsidR="00975674">
        <w:rPr>
          <w:rFonts w:hint="eastAsia"/>
        </w:rPr>
        <w:t xml:space="preserve"> </w:t>
      </w:r>
      <w:r w:rsidR="00BA1AE1">
        <w:t>2025</w:t>
      </w:r>
      <w:r w:rsidR="00975674">
        <w:rPr>
          <w:rFonts w:hint="eastAsia"/>
        </w:rPr>
        <w:t>년</w:t>
      </w:r>
      <w:r w:rsidR="00975674">
        <w:rPr>
          <w:rFonts w:hint="eastAsia"/>
        </w:rPr>
        <w:t xml:space="preserve"> </w:t>
      </w:r>
      <w:r w:rsidR="00BA1AE1">
        <w:t xml:space="preserve">06 </w:t>
      </w:r>
      <w:r w:rsidR="00975674">
        <w:rPr>
          <w:rFonts w:hint="eastAsia"/>
        </w:rPr>
        <w:t>월</w:t>
      </w:r>
      <w:r w:rsidR="00975674">
        <w:rPr>
          <w:rFonts w:hint="eastAsia"/>
        </w:rPr>
        <w:t xml:space="preserve"> </w:t>
      </w:r>
      <w:r w:rsidR="00BA1AE1">
        <w:t>30</w:t>
      </w:r>
      <w:r w:rsidR="00975674">
        <w:rPr>
          <w:rFonts w:hint="eastAsia"/>
        </w:rPr>
        <w:t>일까지</w:t>
      </w:r>
      <w:r w:rsidR="00975674">
        <w:rPr>
          <w:rFonts w:hint="eastAsia"/>
        </w:rPr>
        <w:t xml:space="preserve"> </w:t>
      </w:r>
      <w:r w:rsidR="00975674">
        <w:rPr>
          <w:rFonts w:hint="eastAsia"/>
        </w:rPr>
        <w:t>존속한다</w:t>
      </w:r>
      <w:r w:rsidR="00975674">
        <w:rPr>
          <w:rFonts w:hint="eastAsia"/>
        </w:rPr>
        <w:t>.</w:t>
      </w:r>
      <w:r w:rsidR="00975674">
        <w:t xml:space="preserve"> </w:t>
      </w:r>
    </w:p>
    <w:p w14:paraId="2AA554D5" w14:textId="641A8A61" w:rsidR="00BA1AE1" w:rsidRPr="00BA1AE1" w:rsidRDefault="00BA1AE1" w:rsidP="00BA1AE1">
      <w:pPr>
        <w:pStyle w:val="a3"/>
        <w:numPr>
          <w:ilvl w:val="0"/>
          <w:numId w:val="21"/>
        </w:numPr>
        <w:spacing w:before="120" w:after="120"/>
        <w:ind w:leftChars="0"/>
        <w:rPr>
          <w:color w:val="FF0000"/>
        </w:rPr>
      </w:pPr>
      <w:r w:rsidRPr="00BA1AE1">
        <w:rPr>
          <w:rFonts w:hint="eastAsia"/>
          <w:color w:val="FF0000"/>
        </w:rPr>
        <w:t>계약</w:t>
      </w:r>
      <w:r w:rsidRPr="00BA1AE1">
        <w:rPr>
          <w:rFonts w:hint="eastAsia"/>
          <w:color w:val="FF0000"/>
        </w:rPr>
        <w:t xml:space="preserve"> </w:t>
      </w:r>
      <w:r w:rsidRPr="00BA1AE1">
        <w:rPr>
          <w:rFonts w:hint="eastAsia"/>
          <w:color w:val="FF0000"/>
        </w:rPr>
        <w:t>기간</w:t>
      </w:r>
      <w:r w:rsidR="00A77999" w:rsidRPr="00BA1AE1">
        <w:rPr>
          <w:rFonts w:hint="eastAsia"/>
          <w:color w:val="FF0000"/>
        </w:rPr>
        <w:t xml:space="preserve"> </w:t>
      </w:r>
      <w:r w:rsidR="00A77999" w:rsidRPr="00BA1AE1">
        <w:rPr>
          <w:rFonts w:hint="eastAsia"/>
          <w:color w:val="FF0000"/>
        </w:rPr>
        <w:t>종료일</w:t>
      </w:r>
      <w:r w:rsidR="00A77999" w:rsidRPr="00BA1AE1">
        <w:rPr>
          <w:rFonts w:hint="eastAsia"/>
          <w:color w:val="FF0000"/>
        </w:rPr>
        <w:t xml:space="preserve"> </w:t>
      </w:r>
      <w:r w:rsidRPr="00BA1AE1">
        <w:rPr>
          <w:rFonts w:hint="eastAsia"/>
          <w:color w:val="FF0000"/>
        </w:rPr>
        <w:t>30</w:t>
      </w:r>
      <w:r w:rsidRPr="00BA1AE1">
        <w:rPr>
          <w:rFonts w:hint="eastAsia"/>
          <w:color w:val="FF0000"/>
        </w:rPr>
        <w:t>일전까지</w:t>
      </w:r>
      <w:r w:rsidRPr="00BA1AE1">
        <w:rPr>
          <w:rFonts w:hint="eastAsia"/>
          <w:color w:val="FF0000"/>
        </w:rPr>
        <w:t xml:space="preserve"> </w:t>
      </w:r>
      <w:r w:rsidRPr="00BA1AE1">
        <w:rPr>
          <w:rFonts w:hint="eastAsia"/>
          <w:color w:val="FF0000"/>
        </w:rPr>
        <w:t>갑</w:t>
      </w:r>
      <w:r w:rsidRPr="00BA1AE1">
        <w:rPr>
          <w:rFonts w:hint="eastAsia"/>
          <w:color w:val="FF0000"/>
        </w:rPr>
        <w:t xml:space="preserve"> </w:t>
      </w:r>
      <w:r w:rsidRPr="00BA1AE1">
        <w:rPr>
          <w:rFonts w:hint="eastAsia"/>
          <w:color w:val="FF0000"/>
        </w:rPr>
        <w:t>또는</w:t>
      </w:r>
      <w:r w:rsidRPr="00BA1AE1">
        <w:rPr>
          <w:rFonts w:hint="eastAsia"/>
          <w:color w:val="FF0000"/>
        </w:rPr>
        <w:t xml:space="preserve"> </w:t>
      </w:r>
      <w:r w:rsidRPr="00BA1AE1">
        <w:rPr>
          <w:rFonts w:hint="eastAsia"/>
          <w:color w:val="FF0000"/>
        </w:rPr>
        <w:t>을이</w:t>
      </w:r>
      <w:r w:rsidRPr="00BA1AE1">
        <w:rPr>
          <w:rFonts w:hint="eastAsia"/>
          <w:color w:val="FF0000"/>
        </w:rPr>
        <w:t xml:space="preserve"> </w:t>
      </w:r>
      <w:proofErr w:type="spellStart"/>
      <w:r w:rsidRPr="00BA1AE1">
        <w:rPr>
          <w:rFonts w:hint="eastAsia"/>
          <w:color w:val="FF0000"/>
        </w:rPr>
        <w:t>상대방에게</w:t>
      </w:r>
      <w:del w:id="0" w:author="김현주 (Hyunjoo Kim)" w:date="2024-06-17T11:58:00Z">
        <w:r w:rsidRPr="00BA1AE1" w:rsidDel="00DF7EAF">
          <w:rPr>
            <w:rFonts w:hint="eastAsia"/>
            <w:color w:val="FF0000"/>
          </w:rPr>
          <w:delText xml:space="preserve"> </w:delText>
        </w:r>
      </w:del>
      <w:ins w:id="1" w:author="김현주 (Hyunjoo Kim)" w:date="2024-06-17T11:58:00Z">
        <w:r w:rsidR="00DF7EAF">
          <w:rPr>
            <w:rFonts w:hint="eastAsia"/>
            <w:color w:val="FF0000"/>
          </w:rPr>
          <w:t>계약종료</w:t>
        </w:r>
        <w:proofErr w:type="spellEnd"/>
        <w:r w:rsidR="00DF7EAF">
          <w:rPr>
            <w:rFonts w:hint="eastAsia"/>
            <w:color w:val="FF0000"/>
          </w:rPr>
          <w:t xml:space="preserve"> </w:t>
        </w:r>
        <w:r w:rsidR="00DF7EAF">
          <w:rPr>
            <w:rFonts w:hint="eastAsia"/>
            <w:color w:val="FF0000"/>
          </w:rPr>
          <w:t>의사를</w:t>
        </w:r>
        <w:r w:rsidR="00DF7EAF">
          <w:rPr>
            <w:rFonts w:hint="eastAsia"/>
            <w:color w:val="FF0000"/>
          </w:rPr>
          <w:t xml:space="preserve"> </w:t>
        </w:r>
        <w:r w:rsidR="00DF7EAF">
          <w:rPr>
            <w:rFonts w:hint="eastAsia"/>
            <w:color w:val="FF0000"/>
          </w:rPr>
          <w:t>표시하지</w:t>
        </w:r>
        <w:r w:rsidR="00DF7EAF">
          <w:rPr>
            <w:rFonts w:hint="eastAsia"/>
            <w:color w:val="FF0000"/>
          </w:rPr>
          <w:t xml:space="preserve"> </w:t>
        </w:r>
        <w:r w:rsidR="00DF7EAF">
          <w:rPr>
            <w:rFonts w:hint="eastAsia"/>
            <w:color w:val="FF0000"/>
          </w:rPr>
          <w:t>않는</w:t>
        </w:r>
        <w:r w:rsidR="00DF7EAF">
          <w:rPr>
            <w:rFonts w:hint="eastAsia"/>
            <w:color w:val="FF0000"/>
          </w:rPr>
          <w:t xml:space="preserve"> </w:t>
        </w:r>
        <w:r w:rsidR="00DF7EAF">
          <w:rPr>
            <w:rFonts w:hint="eastAsia"/>
            <w:color w:val="FF0000"/>
          </w:rPr>
          <w:t>경우</w:t>
        </w:r>
      </w:ins>
      <w:del w:id="2" w:author="김현주 (Hyunjoo Kim)" w:date="2024-06-17T11:58:00Z">
        <w:r w:rsidRPr="00BA1AE1" w:rsidDel="00DF7EAF">
          <w:rPr>
            <w:rFonts w:hint="eastAsia"/>
            <w:color w:val="FF0000"/>
          </w:rPr>
          <w:delText>계약을</w:delText>
        </w:r>
        <w:r w:rsidRPr="00BA1AE1" w:rsidDel="00DF7EAF">
          <w:rPr>
            <w:rFonts w:hint="eastAsia"/>
            <w:color w:val="FF0000"/>
          </w:rPr>
          <w:delText xml:space="preserve"> </w:delText>
        </w:r>
        <w:r w:rsidRPr="00BA1AE1" w:rsidDel="00DF7EAF">
          <w:rPr>
            <w:rFonts w:hint="eastAsia"/>
            <w:color w:val="FF0000"/>
          </w:rPr>
          <w:delText>더</w:delText>
        </w:r>
        <w:r w:rsidRPr="00BA1AE1" w:rsidDel="00DF7EAF">
          <w:rPr>
            <w:rFonts w:hint="eastAsia"/>
            <w:color w:val="FF0000"/>
          </w:rPr>
          <w:delText xml:space="preserve"> </w:delText>
        </w:r>
        <w:r w:rsidRPr="00BA1AE1" w:rsidDel="00DF7EAF">
          <w:rPr>
            <w:rFonts w:hint="eastAsia"/>
            <w:color w:val="FF0000"/>
          </w:rPr>
          <w:delText>이상</w:delText>
        </w:r>
        <w:r w:rsidRPr="00BA1AE1" w:rsidDel="00DF7EAF">
          <w:rPr>
            <w:rFonts w:hint="eastAsia"/>
            <w:color w:val="FF0000"/>
          </w:rPr>
          <w:delText xml:space="preserve"> </w:delText>
        </w:r>
        <w:r w:rsidRPr="00BA1AE1" w:rsidDel="00DF7EAF">
          <w:rPr>
            <w:rFonts w:hint="eastAsia"/>
            <w:color w:val="FF0000"/>
          </w:rPr>
          <w:delText>연장하지</w:delText>
        </w:r>
        <w:r w:rsidRPr="00BA1AE1" w:rsidDel="00DF7EAF">
          <w:rPr>
            <w:rFonts w:hint="eastAsia"/>
            <w:color w:val="FF0000"/>
          </w:rPr>
          <w:delText xml:space="preserve"> </w:delText>
        </w:r>
        <w:r w:rsidRPr="00BA1AE1" w:rsidDel="00DF7EAF">
          <w:rPr>
            <w:rFonts w:hint="eastAsia"/>
            <w:color w:val="FF0000"/>
          </w:rPr>
          <w:delText>않겠다는</w:delText>
        </w:r>
        <w:r w:rsidRPr="00BA1AE1" w:rsidDel="00DF7EAF">
          <w:rPr>
            <w:rFonts w:hint="eastAsia"/>
            <w:color w:val="FF0000"/>
          </w:rPr>
          <w:delText xml:space="preserve"> </w:delText>
        </w:r>
        <w:r w:rsidRPr="00BA1AE1" w:rsidDel="00DF7EAF">
          <w:rPr>
            <w:rFonts w:hint="eastAsia"/>
            <w:color w:val="FF0000"/>
          </w:rPr>
          <w:delText>제시를</w:delText>
        </w:r>
        <w:r w:rsidRPr="00BA1AE1" w:rsidDel="00DF7EAF">
          <w:rPr>
            <w:rFonts w:hint="eastAsia"/>
            <w:color w:val="FF0000"/>
          </w:rPr>
          <w:delText xml:space="preserve"> </w:delText>
        </w:r>
        <w:r w:rsidRPr="00BA1AE1" w:rsidDel="00DF7EAF">
          <w:rPr>
            <w:rFonts w:hint="eastAsia"/>
            <w:color w:val="FF0000"/>
          </w:rPr>
          <w:delText>하지</w:delText>
        </w:r>
        <w:r w:rsidRPr="00BA1AE1" w:rsidDel="00DF7EAF">
          <w:rPr>
            <w:rFonts w:hint="eastAsia"/>
            <w:color w:val="FF0000"/>
          </w:rPr>
          <w:delText xml:space="preserve"> </w:delText>
        </w:r>
        <w:r w:rsidRPr="00BA1AE1" w:rsidDel="00DF7EAF">
          <w:rPr>
            <w:rFonts w:hint="eastAsia"/>
            <w:color w:val="FF0000"/>
          </w:rPr>
          <w:delText>않는</w:delText>
        </w:r>
        <w:r w:rsidRPr="00BA1AE1" w:rsidDel="00DF7EAF">
          <w:rPr>
            <w:rFonts w:hint="eastAsia"/>
            <w:color w:val="FF0000"/>
          </w:rPr>
          <w:delText xml:space="preserve"> </w:delText>
        </w:r>
        <w:r w:rsidRPr="00BA1AE1" w:rsidDel="00DF7EAF">
          <w:rPr>
            <w:rFonts w:hint="eastAsia"/>
            <w:color w:val="FF0000"/>
          </w:rPr>
          <w:delText>경우</w:delText>
        </w:r>
      </w:del>
      <w:r w:rsidRPr="00BA1AE1">
        <w:rPr>
          <w:rFonts w:hint="eastAsia"/>
          <w:color w:val="FF0000"/>
        </w:rPr>
        <w:t xml:space="preserve">, </w:t>
      </w:r>
      <w:ins w:id="3" w:author="김현주 (Hyunjoo Kim)" w:date="2024-06-17T11:58:00Z">
        <w:r w:rsidR="00DF7EAF">
          <w:rPr>
            <w:rFonts w:hint="eastAsia"/>
            <w:color w:val="FF0000"/>
          </w:rPr>
          <w:t>계약은</w:t>
        </w:r>
        <w:r w:rsidR="00DF7EAF">
          <w:rPr>
            <w:rFonts w:hint="eastAsia"/>
            <w:color w:val="FF0000"/>
          </w:rPr>
          <w:t xml:space="preserve"> </w:t>
        </w:r>
      </w:ins>
      <w:r w:rsidRPr="00BA1AE1">
        <w:rPr>
          <w:rFonts w:hint="eastAsia"/>
          <w:color w:val="FF0000"/>
        </w:rPr>
        <w:t>1</w:t>
      </w:r>
      <w:r w:rsidRPr="00BA1AE1">
        <w:rPr>
          <w:rFonts w:hint="eastAsia"/>
          <w:color w:val="FF0000"/>
        </w:rPr>
        <w:t>년</w:t>
      </w:r>
      <w:r w:rsidRPr="00BA1AE1">
        <w:rPr>
          <w:rFonts w:hint="eastAsia"/>
          <w:color w:val="FF0000"/>
        </w:rPr>
        <w:t xml:space="preserve"> </w:t>
      </w:r>
      <w:r w:rsidRPr="00BA1AE1">
        <w:rPr>
          <w:rFonts w:hint="eastAsia"/>
          <w:color w:val="FF0000"/>
        </w:rPr>
        <w:t>단위로</w:t>
      </w:r>
      <w:r w:rsidRPr="00BA1AE1">
        <w:rPr>
          <w:rFonts w:hint="eastAsia"/>
          <w:color w:val="FF0000"/>
        </w:rPr>
        <w:t xml:space="preserve"> </w:t>
      </w:r>
      <w:r w:rsidRPr="00BA1AE1">
        <w:rPr>
          <w:rFonts w:hint="eastAsia"/>
          <w:color w:val="FF0000"/>
        </w:rPr>
        <w:t>자동</w:t>
      </w:r>
      <w:r w:rsidRPr="00BA1AE1">
        <w:rPr>
          <w:rFonts w:hint="eastAsia"/>
          <w:color w:val="FF0000"/>
        </w:rPr>
        <w:t xml:space="preserve"> </w:t>
      </w:r>
      <w:r w:rsidRPr="00BA1AE1">
        <w:rPr>
          <w:rFonts w:hint="eastAsia"/>
          <w:color w:val="FF0000"/>
        </w:rPr>
        <w:t>연장</w:t>
      </w:r>
      <w:ins w:id="4" w:author="김현주 (Hyunjoo Kim)" w:date="2024-06-17T11:58:00Z">
        <w:r w:rsidR="00DF7EAF">
          <w:rPr>
            <w:rFonts w:hint="eastAsia"/>
            <w:color w:val="FF0000"/>
          </w:rPr>
          <w:t>된</w:t>
        </w:r>
      </w:ins>
      <w:del w:id="5" w:author="김현주 (Hyunjoo Kim)" w:date="2024-06-17T11:58:00Z">
        <w:r w:rsidRPr="00BA1AE1" w:rsidDel="00DF7EAF">
          <w:rPr>
            <w:rFonts w:hint="eastAsia"/>
            <w:color w:val="FF0000"/>
          </w:rPr>
          <w:delText>한</w:delText>
        </w:r>
      </w:del>
      <w:r w:rsidRPr="00BA1AE1">
        <w:rPr>
          <w:rFonts w:hint="eastAsia"/>
          <w:color w:val="FF0000"/>
        </w:rPr>
        <w:t>다</w:t>
      </w:r>
      <w:r w:rsidRPr="00BA1AE1">
        <w:rPr>
          <w:rFonts w:hint="eastAsia"/>
          <w:color w:val="FF0000"/>
        </w:rPr>
        <w:t>.</w:t>
      </w:r>
    </w:p>
    <w:p w14:paraId="3C1046B7" w14:textId="5287466B" w:rsidR="00C61878" w:rsidRDefault="00C61878" w:rsidP="00BA1AE1">
      <w:pPr>
        <w:pStyle w:val="a3"/>
        <w:spacing w:before="120" w:after="120"/>
        <w:ind w:leftChars="0" w:left="255"/>
      </w:pPr>
    </w:p>
    <w:p w14:paraId="5775A28F" w14:textId="238132FB" w:rsidR="00C61878" w:rsidRPr="005F5FCB" w:rsidRDefault="00C61878" w:rsidP="00390F17">
      <w:pPr>
        <w:spacing w:before="120" w:after="120"/>
        <w:rPr>
          <w:b/>
        </w:rPr>
      </w:pPr>
      <w:r w:rsidRPr="005F5FCB">
        <w:rPr>
          <w:rFonts w:hint="eastAsia"/>
          <w:b/>
        </w:rPr>
        <w:t>제</w:t>
      </w:r>
      <w:r w:rsidR="00287932">
        <w:rPr>
          <w:b/>
        </w:rPr>
        <w:t>4</w:t>
      </w:r>
      <w:r w:rsidRPr="005F5FCB">
        <w:rPr>
          <w:rFonts w:hint="eastAsia"/>
          <w:b/>
        </w:rPr>
        <w:t>조</w:t>
      </w:r>
      <w:r w:rsidRPr="005F5FCB">
        <w:rPr>
          <w:rFonts w:hint="eastAsia"/>
          <w:b/>
        </w:rPr>
        <w:t xml:space="preserve"> </w:t>
      </w:r>
      <w:r w:rsidR="004B4904">
        <w:rPr>
          <w:rFonts w:hint="eastAsia"/>
          <w:b/>
        </w:rPr>
        <w:t>을</w:t>
      </w:r>
      <w:r w:rsidRPr="005F5FCB">
        <w:rPr>
          <w:rFonts w:hint="eastAsia"/>
          <w:b/>
        </w:rPr>
        <w:t>의</w:t>
      </w:r>
      <w:r w:rsidRPr="005F5FCB">
        <w:rPr>
          <w:rFonts w:hint="eastAsia"/>
          <w:b/>
        </w:rPr>
        <w:t xml:space="preserve"> </w:t>
      </w:r>
      <w:r w:rsidRPr="005F5FCB">
        <w:rPr>
          <w:rFonts w:hint="eastAsia"/>
          <w:b/>
        </w:rPr>
        <w:t>의무</w:t>
      </w:r>
      <w:r w:rsidRPr="005F5FCB">
        <w:rPr>
          <w:rFonts w:hint="eastAsia"/>
          <w:b/>
        </w:rPr>
        <w:t xml:space="preserve"> </w:t>
      </w:r>
    </w:p>
    <w:p w14:paraId="0ABBF081" w14:textId="2256C7BA" w:rsidR="000A0F57" w:rsidRDefault="004B4904" w:rsidP="00720E16">
      <w:pPr>
        <w:spacing w:before="120" w:after="120"/>
      </w:pPr>
      <w:r>
        <w:rPr>
          <w:rFonts w:hint="eastAsia"/>
        </w:rPr>
        <w:t>을은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본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계약상</w:t>
      </w:r>
      <w:r w:rsidR="0008466F">
        <w:rPr>
          <w:rFonts w:hint="eastAsia"/>
        </w:rPr>
        <w:t xml:space="preserve"> </w:t>
      </w:r>
      <w:r w:rsidR="00720E16">
        <w:rPr>
          <w:rFonts w:hint="eastAsia"/>
        </w:rPr>
        <w:t>권리를</w:t>
      </w:r>
      <w:r w:rsidR="0008466F">
        <w:rPr>
          <w:rFonts w:hint="eastAsia"/>
        </w:rPr>
        <w:t xml:space="preserve"> </w:t>
      </w:r>
      <w:r w:rsidR="00720E16">
        <w:rPr>
          <w:rFonts w:hint="eastAsia"/>
        </w:rPr>
        <w:t>이용</w:t>
      </w:r>
      <w:r w:rsidR="0008466F">
        <w:rPr>
          <w:rFonts w:hint="eastAsia"/>
        </w:rPr>
        <w:t>함에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있어</w:t>
      </w:r>
      <w:r w:rsidR="00F84560">
        <w:rPr>
          <w:rFonts w:hint="eastAsia"/>
        </w:rPr>
        <w:t xml:space="preserve"> </w:t>
      </w:r>
      <w:r>
        <w:rPr>
          <w:rFonts w:hint="eastAsia"/>
        </w:rPr>
        <w:t>갑</w:t>
      </w:r>
      <w:r w:rsidR="00F84560">
        <w:rPr>
          <w:rFonts w:hint="eastAsia"/>
        </w:rPr>
        <w:t>의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명예와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이미지를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손상시키는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행위를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하여서는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아니되고</w:t>
      </w:r>
      <w:r w:rsidR="00F84560">
        <w:rPr>
          <w:rFonts w:hint="eastAsia"/>
        </w:rPr>
        <w:t>,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관계법령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및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사회상규를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준수하여야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하며</w:t>
      </w:r>
      <w:r w:rsidR="0008466F">
        <w:rPr>
          <w:rFonts w:hint="eastAsia"/>
        </w:rPr>
        <w:t>,</w:t>
      </w:r>
      <w:r w:rsidR="0008466F">
        <w:t xml:space="preserve"> </w:t>
      </w:r>
      <w:r w:rsidR="0008466F">
        <w:rPr>
          <w:rFonts w:hint="eastAsia"/>
        </w:rPr>
        <w:t>제</w:t>
      </w:r>
      <w:r w:rsidR="0008466F">
        <w:rPr>
          <w:rFonts w:hint="eastAsia"/>
        </w:rPr>
        <w:t>3</w:t>
      </w:r>
      <w:r w:rsidR="0008466F">
        <w:rPr>
          <w:rFonts w:hint="eastAsia"/>
        </w:rPr>
        <w:t>자의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권리를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침해하지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아니할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것을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보증한다</w:t>
      </w:r>
      <w:r w:rsidR="0008466F">
        <w:rPr>
          <w:rFonts w:hint="eastAsia"/>
        </w:rPr>
        <w:t>.</w:t>
      </w:r>
    </w:p>
    <w:p w14:paraId="5B7EC989" w14:textId="77777777" w:rsidR="008F2DB4" w:rsidRDefault="008F2DB4" w:rsidP="00390F17">
      <w:pPr>
        <w:spacing w:before="120" w:after="120"/>
      </w:pPr>
    </w:p>
    <w:p w14:paraId="2A067F90" w14:textId="337510C3" w:rsidR="008F2DB4" w:rsidRPr="00210479" w:rsidRDefault="00B347CB" w:rsidP="00390F17">
      <w:pPr>
        <w:spacing w:before="120" w:after="120"/>
        <w:rPr>
          <w:b/>
        </w:rPr>
      </w:pPr>
      <w:r w:rsidRPr="00210479">
        <w:rPr>
          <w:rFonts w:hint="eastAsia"/>
          <w:b/>
        </w:rPr>
        <w:t>제</w:t>
      </w:r>
      <w:r w:rsidR="00164228">
        <w:rPr>
          <w:b/>
        </w:rPr>
        <w:t>5</w:t>
      </w:r>
      <w:r w:rsidRPr="00210479">
        <w:rPr>
          <w:rFonts w:hint="eastAsia"/>
          <w:b/>
        </w:rPr>
        <w:t>조</w:t>
      </w:r>
      <w:r w:rsidRPr="00210479">
        <w:rPr>
          <w:rFonts w:hint="eastAsia"/>
          <w:b/>
        </w:rPr>
        <w:t xml:space="preserve"> </w:t>
      </w:r>
      <w:r w:rsidR="000C4220">
        <w:rPr>
          <w:rFonts w:hint="eastAsia"/>
          <w:b/>
        </w:rPr>
        <w:t>사용료</w:t>
      </w:r>
      <w:r w:rsidRPr="00210479">
        <w:rPr>
          <w:rFonts w:hint="eastAsia"/>
          <w:b/>
        </w:rPr>
        <w:t>의</w:t>
      </w:r>
      <w:r w:rsidRPr="00210479">
        <w:rPr>
          <w:rFonts w:hint="eastAsia"/>
          <w:b/>
        </w:rPr>
        <w:t xml:space="preserve"> </w:t>
      </w:r>
      <w:r w:rsidRPr="00210479">
        <w:rPr>
          <w:rFonts w:hint="eastAsia"/>
          <w:b/>
        </w:rPr>
        <w:t>정산</w:t>
      </w:r>
      <w:r w:rsidRPr="00210479">
        <w:rPr>
          <w:rFonts w:hint="eastAsia"/>
          <w:b/>
        </w:rPr>
        <w:t xml:space="preserve"> </w:t>
      </w:r>
    </w:p>
    <w:p w14:paraId="099D6549" w14:textId="448C2B8A" w:rsidR="00E6009A" w:rsidRPr="00E6009A" w:rsidRDefault="00E6009A" w:rsidP="00E6009A">
      <w:pPr>
        <w:pStyle w:val="a3"/>
        <w:numPr>
          <w:ilvl w:val="0"/>
          <w:numId w:val="11"/>
        </w:numPr>
        <w:spacing w:before="120" w:after="120"/>
        <w:ind w:leftChars="0"/>
        <w:rPr>
          <w:b/>
          <w:color w:val="FF0000"/>
        </w:rPr>
      </w:pPr>
      <w:r>
        <w:rPr>
          <w:rFonts w:hint="eastAsia"/>
        </w:rPr>
        <w:t xml:space="preserve"> </w:t>
      </w:r>
      <w:r w:rsidRPr="00E6009A">
        <w:rPr>
          <w:rFonts w:hint="eastAsia"/>
          <w:color w:val="FF0000"/>
        </w:rPr>
        <w:t>갑은</w:t>
      </w:r>
      <w:r w:rsidRPr="00E6009A">
        <w:rPr>
          <w:rFonts w:hint="eastAsia"/>
          <w:color w:val="FF0000"/>
        </w:rPr>
        <w:t xml:space="preserve"> </w:t>
      </w:r>
      <w:r w:rsidRPr="00E6009A">
        <w:rPr>
          <w:rFonts w:hint="eastAsia"/>
          <w:color w:val="FF0000"/>
        </w:rPr>
        <w:t>매월</w:t>
      </w:r>
      <w:r w:rsidRPr="00E6009A">
        <w:rPr>
          <w:rFonts w:hint="eastAsia"/>
          <w:color w:val="FF0000"/>
        </w:rPr>
        <w:t xml:space="preserve"> </w:t>
      </w:r>
      <w:r w:rsidR="0068373D">
        <w:rPr>
          <w:rFonts w:hint="eastAsia"/>
          <w:color w:val="FF0000"/>
        </w:rPr>
        <w:t>1</w:t>
      </w:r>
      <w:r w:rsidRPr="00E6009A">
        <w:rPr>
          <w:rFonts w:hint="eastAsia"/>
          <w:color w:val="FF0000"/>
        </w:rPr>
        <w:t>일</w:t>
      </w:r>
      <w:r w:rsidRPr="00E6009A">
        <w:rPr>
          <w:color w:val="FF0000"/>
        </w:rPr>
        <w:t xml:space="preserve"> </w:t>
      </w:r>
      <w:r w:rsidRPr="00E6009A">
        <w:rPr>
          <w:rFonts w:hint="eastAsia"/>
          <w:color w:val="FF0000"/>
        </w:rPr>
        <w:t>전</w:t>
      </w:r>
      <w:r w:rsidRPr="00E6009A">
        <w:rPr>
          <w:color w:val="FF0000"/>
        </w:rPr>
        <w:t xml:space="preserve"> </w:t>
      </w:r>
      <w:r w:rsidRPr="00E6009A">
        <w:rPr>
          <w:rFonts w:hint="eastAsia"/>
          <w:color w:val="FF0000"/>
        </w:rPr>
        <w:t>까지</w:t>
      </w:r>
      <w:r w:rsidRPr="00E6009A">
        <w:rPr>
          <w:rFonts w:hint="eastAsia"/>
          <w:color w:val="FF0000"/>
        </w:rPr>
        <w:t xml:space="preserve"> </w:t>
      </w:r>
      <w:r w:rsidRPr="00E6009A">
        <w:rPr>
          <w:rFonts w:hint="eastAsia"/>
          <w:color w:val="FF0000"/>
        </w:rPr>
        <w:t>아래</w:t>
      </w:r>
      <w:r w:rsidRPr="00E6009A">
        <w:rPr>
          <w:rFonts w:hint="eastAsia"/>
          <w:color w:val="FF0000"/>
        </w:rPr>
        <w:t xml:space="preserve"> </w:t>
      </w:r>
      <w:r w:rsidRPr="00E6009A">
        <w:rPr>
          <w:rFonts w:hint="eastAsia"/>
          <w:color w:val="FF0000"/>
        </w:rPr>
        <w:t>내용에</w:t>
      </w:r>
      <w:r w:rsidRPr="00E6009A">
        <w:rPr>
          <w:rFonts w:hint="eastAsia"/>
          <w:color w:val="FF0000"/>
        </w:rPr>
        <w:t xml:space="preserve"> </w:t>
      </w:r>
      <w:r w:rsidRPr="00E6009A">
        <w:rPr>
          <w:rFonts w:hint="eastAsia"/>
          <w:color w:val="FF0000"/>
        </w:rPr>
        <w:t>따라</w:t>
      </w:r>
      <w:r w:rsidRPr="00E6009A">
        <w:rPr>
          <w:rFonts w:hint="eastAsia"/>
          <w:color w:val="FF0000"/>
        </w:rPr>
        <w:t xml:space="preserve"> </w:t>
      </w:r>
      <w:r w:rsidRPr="00E6009A">
        <w:rPr>
          <w:rFonts w:hint="eastAsia"/>
          <w:color w:val="FF0000"/>
        </w:rPr>
        <w:t>로열티를</w:t>
      </w:r>
      <w:r w:rsidRPr="00E6009A">
        <w:rPr>
          <w:rFonts w:hint="eastAsia"/>
          <w:color w:val="FF0000"/>
        </w:rPr>
        <w:t xml:space="preserve"> </w:t>
      </w:r>
      <w:r w:rsidRPr="00E6009A">
        <w:rPr>
          <w:rFonts w:hint="eastAsia"/>
          <w:color w:val="FF0000"/>
        </w:rPr>
        <w:t>산정하여</w:t>
      </w:r>
      <w:r w:rsidRPr="00E6009A">
        <w:rPr>
          <w:rFonts w:hint="eastAsia"/>
          <w:color w:val="FF0000"/>
        </w:rPr>
        <w:t xml:space="preserve">, </w:t>
      </w:r>
      <w:r w:rsidRPr="00E6009A">
        <w:rPr>
          <w:rFonts w:hint="eastAsia"/>
          <w:color w:val="FF0000"/>
        </w:rPr>
        <w:t>을에게</w:t>
      </w:r>
      <w:r w:rsidRPr="00E6009A">
        <w:rPr>
          <w:rFonts w:hint="eastAsia"/>
          <w:color w:val="FF0000"/>
        </w:rPr>
        <w:t xml:space="preserve"> </w:t>
      </w:r>
      <w:r w:rsidRPr="00E6009A">
        <w:rPr>
          <w:rFonts w:hint="eastAsia"/>
          <w:color w:val="FF0000"/>
        </w:rPr>
        <w:t>로열티의</w:t>
      </w:r>
      <w:r w:rsidRPr="00E6009A">
        <w:rPr>
          <w:rFonts w:hint="eastAsia"/>
          <w:color w:val="FF0000"/>
        </w:rPr>
        <w:t xml:space="preserve"> </w:t>
      </w:r>
      <w:r w:rsidRPr="00E6009A">
        <w:rPr>
          <w:rFonts w:hint="eastAsia"/>
          <w:color w:val="FF0000"/>
        </w:rPr>
        <w:t>지급을</w:t>
      </w:r>
      <w:r w:rsidRPr="00E6009A">
        <w:rPr>
          <w:rFonts w:hint="eastAsia"/>
          <w:color w:val="FF0000"/>
        </w:rPr>
        <w:t xml:space="preserve"> </w:t>
      </w:r>
      <w:r w:rsidRPr="00E6009A">
        <w:rPr>
          <w:rFonts w:hint="eastAsia"/>
          <w:color w:val="FF0000"/>
        </w:rPr>
        <w:t>요청한다</w:t>
      </w:r>
      <w:r w:rsidRPr="00E6009A">
        <w:rPr>
          <w:rFonts w:hint="eastAsia"/>
          <w:color w:val="FF0000"/>
        </w:rPr>
        <w:t>.</w:t>
      </w:r>
      <w:r w:rsidRPr="00E6009A">
        <w:rPr>
          <w:color w:val="FF0000"/>
        </w:rPr>
        <w:t xml:space="preserve"> </w:t>
      </w:r>
    </w:p>
    <w:p w14:paraId="5854AD35" w14:textId="6A48F6CA" w:rsidR="00324054" w:rsidRPr="00896D33" w:rsidRDefault="00324054" w:rsidP="00324054">
      <w:pPr>
        <w:pStyle w:val="a3"/>
        <w:spacing w:before="120" w:after="120"/>
        <w:ind w:leftChars="0" w:left="255"/>
        <w:rPr>
          <w:b/>
        </w:rPr>
      </w:pPr>
      <w:r w:rsidRPr="00896D33">
        <w:rPr>
          <w:rFonts w:hint="eastAsia"/>
          <w:b/>
        </w:rPr>
        <w:t>*</w:t>
      </w:r>
      <w:r w:rsidR="002F42A1" w:rsidRPr="00896D33">
        <w:rPr>
          <w:b/>
        </w:rPr>
        <w:t xml:space="preserve"> </w:t>
      </w:r>
      <w:r w:rsidR="002F42A1" w:rsidRPr="00896D33">
        <w:rPr>
          <w:rFonts w:hint="eastAsia"/>
          <w:b/>
        </w:rPr>
        <w:t>로열티</w:t>
      </w:r>
      <w:r w:rsidR="002F42A1" w:rsidRPr="00896D33">
        <w:rPr>
          <w:rFonts w:hint="eastAsia"/>
          <w:b/>
        </w:rPr>
        <w:t xml:space="preserve"> </w:t>
      </w:r>
      <w:proofErr w:type="gramStart"/>
      <w:r w:rsidR="002F42A1" w:rsidRPr="00896D33">
        <w:rPr>
          <w:rFonts w:hint="eastAsia"/>
          <w:b/>
        </w:rPr>
        <w:t>금액</w:t>
      </w:r>
      <w:r w:rsidR="002F42A1" w:rsidRPr="00896D33">
        <w:rPr>
          <w:rFonts w:hint="eastAsia"/>
          <w:b/>
        </w:rPr>
        <w:t xml:space="preserve"> </w:t>
      </w:r>
      <w:r w:rsidR="002F42A1" w:rsidRPr="00896D33">
        <w:rPr>
          <w:b/>
        </w:rPr>
        <w:t>:</w:t>
      </w:r>
      <w:proofErr w:type="gramEnd"/>
      <w:r w:rsidRPr="00896D33">
        <w:rPr>
          <w:b/>
        </w:rPr>
        <w:t xml:space="preserve"> </w:t>
      </w:r>
      <w:r w:rsidR="00D06380">
        <w:rPr>
          <w:b/>
        </w:rPr>
        <w:t xml:space="preserve">3D </w:t>
      </w:r>
      <w:proofErr w:type="spellStart"/>
      <w:r w:rsidR="00D10F1C">
        <w:rPr>
          <w:rFonts w:hint="eastAsia"/>
          <w:b/>
        </w:rPr>
        <w:t>공간</w:t>
      </w:r>
      <w:r w:rsidR="007B5A32">
        <w:rPr>
          <w:rFonts w:hint="eastAsia"/>
          <w:b/>
        </w:rPr>
        <w:t>플래너</w:t>
      </w:r>
      <w:proofErr w:type="spellEnd"/>
      <w:r w:rsidR="007B5A32">
        <w:rPr>
          <w:rFonts w:hint="eastAsia"/>
          <w:b/>
        </w:rPr>
        <w:t xml:space="preserve"> </w:t>
      </w:r>
      <w:r w:rsidR="00DA24DD">
        <w:rPr>
          <w:rFonts w:hint="eastAsia"/>
          <w:b/>
        </w:rPr>
        <w:t>소프트웨어</w:t>
      </w:r>
      <w:r w:rsidR="00DA24DD">
        <w:rPr>
          <w:rFonts w:hint="eastAsia"/>
          <w:b/>
        </w:rPr>
        <w:t xml:space="preserve"> </w:t>
      </w:r>
      <w:r w:rsidR="00DA24DD">
        <w:rPr>
          <w:rFonts w:hint="eastAsia"/>
          <w:b/>
        </w:rPr>
        <w:t>계정</w:t>
      </w:r>
      <w:r w:rsidR="00DA24DD">
        <w:rPr>
          <w:rFonts w:hint="eastAsia"/>
          <w:b/>
        </w:rPr>
        <w:t xml:space="preserve"> </w:t>
      </w:r>
      <w:r w:rsidR="00DA24DD">
        <w:rPr>
          <w:b/>
        </w:rPr>
        <w:t>1</w:t>
      </w:r>
      <w:r w:rsidR="00DA24DD">
        <w:rPr>
          <w:rFonts w:hint="eastAsia"/>
          <w:b/>
        </w:rPr>
        <w:t>개당</w:t>
      </w:r>
      <w:r w:rsidR="00DA24DD">
        <w:rPr>
          <w:rFonts w:hint="eastAsia"/>
          <w:b/>
        </w:rPr>
        <w:t xml:space="preserve"> </w:t>
      </w:r>
      <w:r w:rsidR="00DA24DD">
        <w:rPr>
          <w:b/>
        </w:rPr>
        <w:t>30,000</w:t>
      </w:r>
      <w:r w:rsidR="00DA24DD">
        <w:rPr>
          <w:rFonts w:hint="eastAsia"/>
          <w:b/>
        </w:rPr>
        <w:t>원</w:t>
      </w:r>
      <w:r w:rsidR="00E6009A">
        <w:rPr>
          <w:rFonts w:hint="eastAsia"/>
          <w:b/>
        </w:rPr>
        <w:t xml:space="preserve"> (VAT </w:t>
      </w:r>
      <w:r w:rsidR="00E6009A">
        <w:rPr>
          <w:rFonts w:hint="eastAsia"/>
          <w:b/>
        </w:rPr>
        <w:t>별도</w:t>
      </w:r>
      <w:r w:rsidR="00E6009A">
        <w:rPr>
          <w:rFonts w:hint="eastAsia"/>
          <w:b/>
        </w:rPr>
        <w:t>)</w:t>
      </w:r>
    </w:p>
    <w:p w14:paraId="3CEF5D3B" w14:textId="77777777" w:rsidR="007A38C4" w:rsidRPr="00605BED" w:rsidRDefault="007A38C4" w:rsidP="007A38C4">
      <w:pPr>
        <w:pStyle w:val="a3"/>
        <w:numPr>
          <w:ilvl w:val="0"/>
          <w:numId w:val="11"/>
        </w:numPr>
        <w:spacing w:before="120" w:after="120"/>
        <w:ind w:leftChars="0"/>
        <w:rPr>
          <w:color w:val="FF0000"/>
        </w:rPr>
      </w:pPr>
      <w:r w:rsidRPr="00605BED">
        <w:rPr>
          <w:rFonts w:hint="eastAsia"/>
          <w:color w:val="FF0000"/>
        </w:rPr>
        <w:lastRenderedPageBreak/>
        <w:t>로열티</w:t>
      </w:r>
      <w:r w:rsidRPr="00605BED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정산은</w:t>
      </w:r>
      <w:r>
        <w:rPr>
          <w:rFonts w:hint="eastAsia"/>
          <w:color w:val="FF0000"/>
        </w:rPr>
        <w:t xml:space="preserve"> </w:t>
      </w:r>
      <w:r w:rsidRPr="00605BED">
        <w:rPr>
          <w:rFonts w:hint="eastAsia"/>
          <w:color w:val="FF0000"/>
        </w:rPr>
        <w:t>위탁</w:t>
      </w:r>
      <w:r w:rsidRPr="00605BED">
        <w:rPr>
          <w:rFonts w:hint="eastAsia"/>
          <w:color w:val="FF0000"/>
        </w:rPr>
        <w:t xml:space="preserve"> </w:t>
      </w:r>
      <w:r w:rsidRPr="00605BED">
        <w:rPr>
          <w:rFonts w:hint="eastAsia"/>
          <w:color w:val="FF0000"/>
        </w:rPr>
        <w:t>수수료</w:t>
      </w:r>
      <w:r>
        <w:rPr>
          <w:rFonts w:hint="eastAsia"/>
          <w:color w:val="FF0000"/>
        </w:rPr>
        <w:t>에서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자동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차감되며</w:t>
      </w:r>
      <w:r>
        <w:rPr>
          <w:rFonts w:hint="eastAsia"/>
          <w:color w:val="FF0000"/>
        </w:rPr>
        <w:t>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해당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월의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위탁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수수료가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30,000</w:t>
      </w:r>
      <w:r>
        <w:rPr>
          <w:rFonts w:hint="eastAsia"/>
          <w:color w:val="FF0000"/>
        </w:rPr>
        <w:t>원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미만인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경우</w:t>
      </w:r>
      <w:r>
        <w:rPr>
          <w:rFonts w:hint="eastAsia"/>
          <w:color w:val="FF0000"/>
        </w:rPr>
        <w:t>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다음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달에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이월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지급된다</w:t>
      </w:r>
      <w:r>
        <w:rPr>
          <w:rFonts w:hint="eastAsia"/>
          <w:color w:val="FF0000"/>
        </w:rPr>
        <w:t>.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연속</w:t>
      </w:r>
      <w:r>
        <w:rPr>
          <w:rFonts w:hint="eastAsia"/>
          <w:color w:val="FF0000"/>
        </w:rPr>
        <w:t xml:space="preserve"> 2</w:t>
      </w:r>
      <w:r>
        <w:rPr>
          <w:rFonts w:hint="eastAsia"/>
          <w:color w:val="FF0000"/>
        </w:rPr>
        <w:t>개월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연체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시</w:t>
      </w:r>
      <w:r>
        <w:rPr>
          <w:rFonts w:hint="eastAsia"/>
          <w:color w:val="FF0000"/>
        </w:rPr>
        <w:t>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즉시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라이선스가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반환되며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자동으로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계약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해지된다</w:t>
      </w:r>
      <w:r>
        <w:rPr>
          <w:rFonts w:hint="eastAsia"/>
          <w:color w:val="FF0000"/>
        </w:rPr>
        <w:t>.</w:t>
      </w:r>
      <w:r>
        <w:rPr>
          <w:color w:val="FF0000"/>
        </w:rPr>
        <w:t xml:space="preserve"> </w:t>
      </w:r>
    </w:p>
    <w:p w14:paraId="2A83F340" w14:textId="45D8843D" w:rsidR="001831EF" w:rsidRDefault="00283B8E" w:rsidP="002A124A">
      <w:pPr>
        <w:pStyle w:val="a3"/>
        <w:numPr>
          <w:ilvl w:val="0"/>
          <w:numId w:val="11"/>
        </w:numPr>
        <w:spacing w:before="120" w:after="120"/>
        <w:ind w:leftChars="0"/>
      </w:pPr>
      <w:r>
        <w:rPr>
          <w:rFonts w:hint="eastAsia"/>
        </w:rPr>
        <w:t>갑</w:t>
      </w:r>
      <w:r w:rsidR="00577EEC">
        <w:rPr>
          <w:rFonts w:hint="eastAsia"/>
        </w:rPr>
        <w:t>이</w:t>
      </w:r>
      <w:r w:rsidR="00577EEC">
        <w:rPr>
          <w:rFonts w:hint="eastAsia"/>
        </w:rPr>
        <w:t xml:space="preserve"> </w:t>
      </w:r>
      <w:r>
        <w:rPr>
          <w:rFonts w:hint="eastAsia"/>
        </w:rPr>
        <w:t>을</w:t>
      </w:r>
      <w:r w:rsidR="00577EEC">
        <w:rPr>
          <w:rFonts w:hint="eastAsia"/>
        </w:rPr>
        <w:t>에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대해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채무를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부담하는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경우</w:t>
      </w:r>
      <w:r w:rsidR="00577EEC">
        <w:rPr>
          <w:rFonts w:hint="eastAsia"/>
        </w:rPr>
        <w:t xml:space="preserve"> </w:t>
      </w:r>
      <w:r>
        <w:rPr>
          <w:rFonts w:hint="eastAsia"/>
        </w:rPr>
        <w:t>을</w:t>
      </w:r>
      <w:r w:rsidR="00577EEC">
        <w:rPr>
          <w:rFonts w:hint="eastAsia"/>
        </w:rPr>
        <w:t>은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본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조의</w:t>
      </w:r>
      <w:r w:rsidR="00577EEC">
        <w:rPr>
          <w:rFonts w:hint="eastAsia"/>
        </w:rPr>
        <w:t xml:space="preserve"> </w:t>
      </w:r>
      <w:r>
        <w:rPr>
          <w:rFonts w:hint="eastAsia"/>
        </w:rPr>
        <w:t>로열티</w:t>
      </w:r>
      <w:r>
        <w:rPr>
          <w:rFonts w:hint="eastAsia"/>
        </w:rPr>
        <w:t xml:space="preserve"> </w:t>
      </w:r>
      <w:r w:rsidR="00577EEC">
        <w:rPr>
          <w:rFonts w:hint="eastAsia"/>
        </w:rPr>
        <w:t>금액에서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해당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채무를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공제한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후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잔액을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지급할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수</w:t>
      </w:r>
      <w:r w:rsidR="00577EEC">
        <w:rPr>
          <w:rFonts w:hint="eastAsia"/>
        </w:rPr>
        <w:t xml:space="preserve"> </w:t>
      </w:r>
      <w:r w:rsidR="00577EEC">
        <w:rPr>
          <w:rFonts w:hint="eastAsia"/>
        </w:rPr>
        <w:t>있다</w:t>
      </w:r>
      <w:r w:rsidR="00577EEC">
        <w:rPr>
          <w:rFonts w:hint="eastAsia"/>
        </w:rPr>
        <w:t>.</w:t>
      </w:r>
      <w:r w:rsidR="00577EEC">
        <w:t xml:space="preserve"> </w:t>
      </w:r>
    </w:p>
    <w:p w14:paraId="2C922FED" w14:textId="77777777" w:rsidR="007A38C4" w:rsidRPr="007A38C4" w:rsidRDefault="007A38C4" w:rsidP="007A38C4">
      <w:pPr>
        <w:pStyle w:val="a3"/>
        <w:numPr>
          <w:ilvl w:val="0"/>
          <w:numId w:val="11"/>
        </w:numPr>
        <w:spacing w:before="120" w:after="120"/>
        <w:ind w:leftChars="0"/>
        <w:rPr>
          <w:color w:val="FF0000"/>
        </w:rPr>
      </w:pPr>
      <w:r w:rsidRPr="007A38C4">
        <w:rPr>
          <w:rFonts w:hint="eastAsia"/>
          <w:color w:val="FF0000"/>
        </w:rPr>
        <w:t>계정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중도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해지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시</w:t>
      </w:r>
      <w:r w:rsidRPr="007A38C4">
        <w:rPr>
          <w:rFonts w:hint="eastAsia"/>
          <w:color w:val="FF0000"/>
        </w:rPr>
        <w:t xml:space="preserve">, </w:t>
      </w:r>
      <w:r w:rsidRPr="007A38C4">
        <w:rPr>
          <w:rFonts w:hint="eastAsia"/>
          <w:color w:val="FF0000"/>
        </w:rPr>
        <w:t>갑은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해지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통보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당일까지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포함하여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아래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기준으로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일할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계산하여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을에게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로열티를</w:t>
      </w:r>
      <w:r w:rsidRPr="007A38C4">
        <w:rPr>
          <w:rFonts w:hint="eastAsia"/>
          <w:color w:val="FF0000"/>
        </w:rPr>
        <w:t xml:space="preserve"> </w:t>
      </w:r>
      <w:r w:rsidRPr="007A38C4">
        <w:rPr>
          <w:rFonts w:hint="eastAsia"/>
          <w:color w:val="FF0000"/>
        </w:rPr>
        <w:t>청구한다</w:t>
      </w:r>
      <w:r w:rsidRPr="007A38C4">
        <w:rPr>
          <w:rFonts w:hint="eastAsia"/>
          <w:color w:val="FF0000"/>
        </w:rPr>
        <w:t>.</w:t>
      </w:r>
    </w:p>
    <w:p w14:paraId="1E55EFE7" w14:textId="104D6E49" w:rsidR="007A38C4" w:rsidRPr="007A38C4" w:rsidRDefault="007A38C4" w:rsidP="007A38C4">
      <w:pPr>
        <w:pStyle w:val="a3"/>
        <w:spacing w:before="120" w:after="120"/>
        <w:ind w:leftChars="100" w:left="400" w:hangingChars="100" w:hanging="200"/>
        <w:rPr>
          <w:b/>
          <w:color w:val="FF0000"/>
        </w:rPr>
      </w:pPr>
      <w:r w:rsidRPr="007A38C4">
        <w:rPr>
          <w:rFonts w:hint="eastAsia"/>
          <w:b/>
          <w:color w:val="FF0000"/>
        </w:rPr>
        <w:t>*</w:t>
      </w:r>
      <w:r w:rsidRPr="007A38C4">
        <w:rPr>
          <w:b/>
          <w:color w:val="FF0000"/>
        </w:rPr>
        <w:t xml:space="preserve"> </w:t>
      </w:r>
      <w:r w:rsidRPr="007A38C4">
        <w:rPr>
          <w:rFonts w:hint="eastAsia"/>
          <w:b/>
          <w:color w:val="FF0000"/>
        </w:rPr>
        <w:t>일별</w:t>
      </w:r>
      <w:r w:rsidRPr="007A38C4">
        <w:rPr>
          <w:rFonts w:hint="eastAsia"/>
          <w:b/>
          <w:color w:val="FF0000"/>
        </w:rPr>
        <w:t xml:space="preserve"> </w:t>
      </w:r>
      <w:r w:rsidRPr="007A38C4">
        <w:rPr>
          <w:rFonts w:hint="eastAsia"/>
          <w:b/>
          <w:color w:val="FF0000"/>
        </w:rPr>
        <w:t>로열티</w:t>
      </w:r>
      <w:r w:rsidRPr="007A38C4">
        <w:rPr>
          <w:rFonts w:hint="eastAsia"/>
          <w:b/>
          <w:color w:val="FF0000"/>
        </w:rPr>
        <w:t xml:space="preserve"> </w:t>
      </w:r>
      <w:proofErr w:type="gramStart"/>
      <w:r w:rsidRPr="007A38C4">
        <w:rPr>
          <w:rFonts w:hint="eastAsia"/>
          <w:b/>
          <w:color w:val="FF0000"/>
        </w:rPr>
        <w:t>금액</w:t>
      </w:r>
      <w:r w:rsidRPr="007A38C4">
        <w:rPr>
          <w:rFonts w:hint="eastAsia"/>
          <w:b/>
          <w:color w:val="FF0000"/>
        </w:rPr>
        <w:t xml:space="preserve"> </w:t>
      </w:r>
      <w:r w:rsidRPr="007A38C4">
        <w:rPr>
          <w:b/>
          <w:color w:val="FF0000"/>
        </w:rPr>
        <w:t>:</w:t>
      </w:r>
      <w:proofErr w:type="gramEnd"/>
      <w:r w:rsidRPr="007A38C4">
        <w:rPr>
          <w:b/>
          <w:color w:val="FF0000"/>
        </w:rPr>
        <w:t xml:space="preserve"> 3D </w:t>
      </w:r>
      <w:proofErr w:type="spellStart"/>
      <w:r w:rsidRPr="007A38C4">
        <w:rPr>
          <w:rFonts w:hint="eastAsia"/>
          <w:b/>
          <w:color w:val="FF0000"/>
        </w:rPr>
        <w:t>공간플래너</w:t>
      </w:r>
      <w:proofErr w:type="spellEnd"/>
      <w:r w:rsidRPr="007A38C4">
        <w:rPr>
          <w:rFonts w:hint="eastAsia"/>
          <w:b/>
          <w:color w:val="FF0000"/>
        </w:rPr>
        <w:t xml:space="preserve"> </w:t>
      </w:r>
      <w:r w:rsidRPr="007A38C4">
        <w:rPr>
          <w:rFonts w:hint="eastAsia"/>
          <w:b/>
          <w:color w:val="FF0000"/>
        </w:rPr>
        <w:t>소프트웨어</w:t>
      </w:r>
      <w:r w:rsidRPr="007A38C4">
        <w:rPr>
          <w:rFonts w:hint="eastAsia"/>
          <w:b/>
          <w:color w:val="FF0000"/>
        </w:rPr>
        <w:t xml:space="preserve"> </w:t>
      </w:r>
      <w:r w:rsidRPr="007A38C4">
        <w:rPr>
          <w:rFonts w:hint="eastAsia"/>
          <w:b/>
          <w:color w:val="FF0000"/>
        </w:rPr>
        <w:t>계정</w:t>
      </w:r>
      <w:r w:rsidRPr="007A38C4">
        <w:rPr>
          <w:rFonts w:hint="eastAsia"/>
          <w:b/>
          <w:color w:val="FF0000"/>
        </w:rPr>
        <w:t xml:space="preserve"> </w:t>
      </w:r>
      <w:r w:rsidRPr="007A38C4">
        <w:rPr>
          <w:b/>
          <w:color w:val="FF0000"/>
        </w:rPr>
        <w:t>1</w:t>
      </w:r>
      <w:r w:rsidRPr="007A38C4">
        <w:rPr>
          <w:rFonts w:hint="eastAsia"/>
          <w:b/>
          <w:color w:val="FF0000"/>
        </w:rPr>
        <w:t>개당</w:t>
      </w:r>
      <w:r w:rsidRPr="007A38C4">
        <w:rPr>
          <w:rFonts w:hint="eastAsia"/>
          <w:b/>
          <w:color w:val="FF0000"/>
        </w:rPr>
        <w:t xml:space="preserve"> 1,000</w:t>
      </w:r>
      <w:r w:rsidRPr="007A38C4">
        <w:rPr>
          <w:rFonts w:hint="eastAsia"/>
          <w:b/>
          <w:color w:val="FF0000"/>
        </w:rPr>
        <w:t>원</w:t>
      </w:r>
      <w:r w:rsidRPr="007A38C4">
        <w:rPr>
          <w:rFonts w:hint="eastAsia"/>
          <w:b/>
          <w:color w:val="FF0000"/>
        </w:rPr>
        <w:t xml:space="preserve"> (VAT </w:t>
      </w:r>
      <w:r w:rsidRPr="007A38C4">
        <w:rPr>
          <w:rFonts w:hint="eastAsia"/>
          <w:b/>
          <w:color w:val="FF0000"/>
        </w:rPr>
        <w:t>별도</w:t>
      </w:r>
      <w:r w:rsidRPr="007A38C4">
        <w:rPr>
          <w:rFonts w:hint="eastAsia"/>
          <w:b/>
          <w:color w:val="FF0000"/>
        </w:rPr>
        <w:t xml:space="preserve">, </w:t>
      </w:r>
      <w:r w:rsidRPr="007A38C4">
        <w:rPr>
          <w:b/>
          <w:color w:val="FF0000"/>
        </w:rPr>
        <w:t xml:space="preserve"> </w:t>
      </w:r>
      <w:r w:rsidRPr="007A38C4">
        <w:rPr>
          <w:rFonts w:hint="eastAsia"/>
          <w:b/>
          <w:color w:val="FF0000"/>
        </w:rPr>
        <w:t>30</w:t>
      </w:r>
      <w:r w:rsidRPr="007A38C4">
        <w:rPr>
          <w:rFonts w:hint="eastAsia"/>
          <w:b/>
          <w:color w:val="FF0000"/>
        </w:rPr>
        <w:t>일</w:t>
      </w:r>
      <w:r w:rsidRPr="007A38C4">
        <w:rPr>
          <w:rFonts w:hint="eastAsia"/>
          <w:b/>
          <w:color w:val="FF0000"/>
        </w:rPr>
        <w:t xml:space="preserve"> </w:t>
      </w:r>
      <w:r w:rsidRPr="007A38C4">
        <w:rPr>
          <w:rFonts w:hint="eastAsia"/>
          <w:b/>
          <w:color w:val="FF0000"/>
        </w:rPr>
        <w:t>기준으로</w:t>
      </w:r>
      <w:r w:rsidRPr="007A38C4">
        <w:rPr>
          <w:rFonts w:hint="eastAsia"/>
          <w:b/>
          <w:color w:val="FF0000"/>
        </w:rPr>
        <w:t xml:space="preserve"> </w:t>
      </w:r>
      <w:r w:rsidRPr="007A38C4">
        <w:rPr>
          <w:rFonts w:hint="eastAsia"/>
          <w:b/>
          <w:color w:val="FF0000"/>
        </w:rPr>
        <w:t>산정하여</w:t>
      </w:r>
      <w:r w:rsidRPr="007A38C4">
        <w:rPr>
          <w:rFonts w:hint="eastAsia"/>
          <w:b/>
          <w:color w:val="FF0000"/>
        </w:rPr>
        <w:t xml:space="preserve"> </w:t>
      </w:r>
      <w:r w:rsidRPr="007A38C4">
        <w:rPr>
          <w:rFonts w:hint="eastAsia"/>
          <w:b/>
          <w:color w:val="FF0000"/>
        </w:rPr>
        <w:t>일할</w:t>
      </w:r>
      <w:r w:rsidRPr="007A38C4">
        <w:rPr>
          <w:rFonts w:hint="eastAsia"/>
          <w:b/>
          <w:color w:val="FF0000"/>
        </w:rPr>
        <w:t xml:space="preserve"> </w:t>
      </w:r>
      <w:r w:rsidRPr="007A38C4">
        <w:rPr>
          <w:rFonts w:hint="eastAsia"/>
          <w:b/>
          <w:color w:val="FF0000"/>
        </w:rPr>
        <w:t>계산</w:t>
      </w:r>
      <w:r w:rsidRPr="007A38C4">
        <w:rPr>
          <w:rFonts w:hint="eastAsia"/>
          <w:b/>
          <w:color w:val="FF0000"/>
        </w:rPr>
        <w:t>)</w:t>
      </w:r>
    </w:p>
    <w:p w14:paraId="5A374E17" w14:textId="3F3A2970" w:rsidR="00F75B0B" w:rsidRPr="007A38C4" w:rsidRDefault="00F75B0B" w:rsidP="00C1458A">
      <w:pPr>
        <w:spacing w:before="120" w:after="120"/>
      </w:pPr>
    </w:p>
    <w:p w14:paraId="2B6B51E1" w14:textId="63A8B502" w:rsidR="00707E41" w:rsidRPr="00707E41" w:rsidRDefault="00707E41" w:rsidP="00390F17">
      <w:pPr>
        <w:spacing w:before="120" w:after="120"/>
        <w:rPr>
          <w:b/>
        </w:rPr>
      </w:pPr>
      <w:r w:rsidRPr="00707E41">
        <w:rPr>
          <w:rFonts w:hint="eastAsia"/>
          <w:b/>
        </w:rPr>
        <w:t>제</w:t>
      </w:r>
      <w:r w:rsidR="00B71871">
        <w:rPr>
          <w:b/>
        </w:rPr>
        <w:t>6</w:t>
      </w:r>
      <w:r w:rsidRPr="00707E41">
        <w:rPr>
          <w:rFonts w:hint="eastAsia"/>
          <w:b/>
        </w:rPr>
        <w:t>조</w:t>
      </w:r>
      <w:r w:rsidRPr="00707E41">
        <w:rPr>
          <w:rFonts w:hint="eastAsia"/>
          <w:b/>
        </w:rPr>
        <w:t xml:space="preserve"> </w:t>
      </w:r>
      <w:r w:rsidRPr="00707E41">
        <w:rPr>
          <w:rFonts w:hint="eastAsia"/>
          <w:b/>
        </w:rPr>
        <w:t>정보</w:t>
      </w:r>
      <w:r w:rsidRPr="00707E41">
        <w:rPr>
          <w:rFonts w:hint="eastAsia"/>
          <w:b/>
        </w:rPr>
        <w:t xml:space="preserve"> </w:t>
      </w:r>
      <w:r w:rsidRPr="00707E41">
        <w:rPr>
          <w:rFonts w:hint="eastAsia"/>
          <w:b/>
        </w:rPr>
        <w:t>공유</w:t>
      </w:r>
    </w:p>
    <w:p w14:paraId="2F783BF6" w14:textId="1727AF92" w:rsidR="00707E41" w:rsidRDefault="00592AF3" w:rsidP="00707E41">
      <w:pPr>
        <w:pStyle w:val="a3"/>
        <w:numPr>
          <w:ilvl w:val="0"/>
          <w:numId w:val="6"/>
        </w:numPr>
        <w:spacing w:before="120" w:after="120"/>
        <w:ind w:leftChars="0"/>
      </w:pPr>
      <w:r>
        <w:rPr>
          <w:rFonts w:hint="eastAsia"/>
        </w:rPr>
        <w:t>갑은</w:t>
      </w:r>
      <w:r w:rsidR="000C24C8">
        <w:rPr>
          <w:rFonts w:hint="eastAsia"/>
        </w:rPr>
        <w:t xml:space="preserve"> </w:t>
      </w:r>
      <w:r>
        <w:rPr>
          <w:rFonts w:hint="eastAsia"/>
        </w:rPr>
        <w:t>을이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본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계약상</w:t>
      </w:r>
      <w:r w:rsidR="000C24C8">
        <w:rPr>
          <w:rFonts w:hint="eastAsia"/>
        </w:rPr>
        <w:t xml:space="preserve"> </w:t>
      </w:r>
      <w:r w:rsidR="0086202B">
        <w:rPr>
          <w:rFonts w:hint="eastAsia"/>
        </w:rPr>
        <w:t>권리의</w:t>
      </w:r>
      <w:r w:rsidR="0086202B">
        <w:rPr>
          <w:rFonts w:hint="eastAsia"/>
        </w:rPr>
        <w:t xml:space="preserve"> </w:t>
      </w:r>
      <w:r w:rsidR="0086202B">
        <w:rPr>
          <w:rFonts w:hint="eastAsia"/>
        </w:rPr>
        <w:t>이용</w:t>
      </w:r>
      <w:r w:rsidR="000C24C8">
        <w:rPr>
          <w:rFonts w:hint="eastAsia"/>
        </w:rPr>
        <w:t>을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위해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필요한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자료와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정보를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요청하는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경우</w:t>
      </w:r>
      <w:r w:rsidR="000C24C8">
        <w:rPr>
          <w:rFonts w:hint="eastAsia"/>
        </w:rPr>
        <w:t>,</w:t>
      </w:r>
      <w:r w:rsidR="000C24C8">
        <w:t xml:space="preserve"> </w:t>
      </w:r>
      <w:r w:rsidR="000C24C8">
        <w:rPr>
          <w:rFonts w:hint="eastAsia"/>
        </w:rPr>
        <w:t>특별한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사정이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없는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가능한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범위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내에서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상호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협의한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일정에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따라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이를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제공하여야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한다</w:t>
      </w:r>
      <w:r w:rsidR="000C24C8">
        <w:rPr>
          <w:rFonts w:hint="eastAsia"/>
        </w:rPr>
        <w:t>.</w:t>
      </w:r>
      <w:r w:rsidR="000C24C8">
        <w:t xml:space="preserve"> </w:t>
      </w:r>
    </w:p>
    <w:p w14:paraId="08D51AD2" w14:textId="224739F5" w:rsidR="000C24C8" w:rsidRDefault="00592AF3" w:rsidP="00707E41">
      <w:pPr>
        <w:pStyle w:val="a3"/>
        <w:numPr>
          <w:ilvl w:val="0"/>
          <w:numId w:val="6"/>
        </w:numPr>
        <w:spacing w:before="120" w:after="120"/>
        <w:ind w:leftChars="0"/>
      </w:pPr>
      <w:r>
        <w:rPr>
          <w:rFonts w:hint="eastAsia"/>
        </w:rPr>
        <w:t>을은</w:t>
      </w:r>
      <w:r w:rsidR="000C24C8">
        <w:rPr>
          <w:rFonts w:hint="eastAsia"/>
        </w:rPr>
        <w:t xml:space="preserve"> </w:t>
      </w:r>
      <w:r>
        <w:rPr>
          <w:rFonts w:hint="eastAsia"/>
        </w:rPr>
        <w:t>갑의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승인을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득한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경우에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한해</w:t>
      </w:r>
      <w:r w:rsidR="000C24C8">
        <w:rPr>
          <w:rFonts w:hint="eastAsia"/>
        </w:rPr>
        <w:t xml:space="preserve"> </w:t>
      </w:r>
      <w:r>
        <w:rPr>
          <w:rFonts w:hint="eastAsia"/>
        </w:rPr>
        <w:t>갑이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제공한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자료를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제</w:t>
      </w:r>
      <w:r w:rsidR="000C24C8">
        <w:rPr>
          <w:rFonts w:hint="eastAsia"/>
        </w:rPr>
        <w:t>3</w:t>
      </w:r>
      <w:r w:rsidR="000C24C8">
        <w:rPr>
          <w:rFonts w:hint="eastAsia"/>
        </w:rPr>
        <w:t>자에게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공개할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수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있다</w:t>
      </w:r>
      <w:r w:rsidR="000C24C8">
        <w:rPr>
          <w:rFonts w:hint="eastAsia"/>
        </w:rPr>
        <w:t>.</w:t>
      </w:r>
      <w:r w:rsidR="000C24C8">
        <w:t xml:space="preserve"> </w:t>
      </w:r>
    </w:p>
    <w:p w14:paraId="223C4CA0" w14:textId="45C25895" w:rsidR="00707E41" w:rsidRDefault="00707E41" w:rsidP="00390F17">
      <w:pPr>
        <w:spacing w:before="120" w:after="120"/>
      </w:pPr>
    </w:p>
    <w:p w14:paraId="4BCD3361" w14:textId="254A6F7C" w:rsidR="00EE299A" w:rsidRPr="00EE299A" w:rsidRDefault="00EE299A" w:rsidP="00390F17">
      <w:pPr>
        <w:spacing w:before="120" w:after="120"/>
        <w:rPr>
          <w:b/>
        </w:rPr>
      </w:pPr>
      <w:r w:rsidRPr="00EE299A">
        <w:rPr>
          <w:rFonts w:hint="eastAsia"/>
          <w:b/>
        </w:rPr>
        <w:t>제</w:t>
      </w:r>
      <w:r>
        <w:rPr>
          <w:b/>
        </w:rPr>
        <w:t>7</w:t>
      </w:r>
      <w:r w:rsidRPr="00EE299A">
        <w:rPr>
          <w:rFonts w:hint="eastAsia"/>
          <w:b/>
        </w:rPr>
        <w:t>조</w:t>
      </w:r>
      <w:r w:rsidRPr="00EE299A">
        <w:rPr>
          <w:rFonts w:hint="eastAsia"/>
          <w:b/>
        </w:rPr>
        <w:t xml:space="preserve"> </w:t>
      </w:r>
      <w:r w:rsidRPr="00EE299A">
        <w:rPr>
          <w:rFonts w:hint="eastAsia"/>
          <w:b/>
        </w:rPr>
        <w:t>지식재산권</w:t>
      </w:r>
      <w:r w:rsidRPr="00EE299A">
        <w:rPr>
          <w:rFonts w:hint="eastAsia"/>
          <w:b/>
        </w:rPr>
        <w:t xml:space="preserve"> </w:t>
      </w:r>
      <w:r w:rsidRPr="00EE299A">
        <w:rPr>
          <w:rFonts w:hint="eastAsia"/>
          <w:b/>
        </w:rPr>
        <w:t>등</w:t>
      </w:r>
    </w:p>
    <w:p w14:paraId="78415D48" w14:textId="67436EC9" w:rsidR="00EE299A" w:rsidRDefault="00EE299A" w:rsidP="00390F17">
      <w:pPr>
        <w:spacing w:before="120" w:after="120"/>
      </w:pPr>
      <w:r w:rsidRPr="00EE299A">
        <w:rPr>
          <w:rFonts w:hint="eastAsia"/>
        </w:rPr>
        <w:t>본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계약상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또는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본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계약과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관련하여</w:t>
      </w:r>
      <w:r w:rsidRPr="00EE299A">
        <w:rPr>
          <w:rFonts w:hint="eastAsia"/>
        </w:rPr>
        <w:t xml:space="preserve"> </w:t>
      </w:r>
      <w:r w:rsidR="005D0A83">
        <w:rPr>
          <w:rFonts w:hint="eastAsia"/>
        </w:rPr>
        <w:t>갑이</w:t>
      </w:r>
      <w:r w:rsidR="005D0A83">
        <w:rPr>
          <w:rFonts w:hint="eastAsia"/>
        </w:rPr>
        <w:t xml:space="preserve"> </w:t>
      </w:r>
      <w:r w:rsidR="005D0A83">
        <w:rPr>
          <w:rFonts w:hint="eastAsia"/>
        </w:rPr>
        <w:t>제공하는</w:t>
      </w:r>
      <w:r w:rsidRPr="00EE299A">
        <w:rPr>
          <w:rFonts w:hint="eastAsia"/>
        </w:rPr>
        <w:t xml:space="preserve"> </w:t>
      </w:r>
      <w:r w:rsidR="002C533E">
        <w:rPr>
          <w:rFonts w:hint="eastAsia"/>
        </w:rPr>
        <w:t>도면</w:t>
      </w:r>
      <w:r w:rsidR="002C533E">
        <w:rPr>
          <w:rFonts w:hint="eastAsia"/>
        </w:rPr>
        <w:t>,</w:t>
      </w:r>
      <w:r w:rsidR="002C533E">
        <w:t xml:space="preserve"> </w:t>
      </w:r>
      <w:r w:rsidR="002C533E">
        <w:rPr>
          <w:rFonts w:hint="eastAsia"/>
        </w:rPr>
        <w:t>결과물</w:t>
      </w:r>
      <w:r w:rsidR="002C533E">
        <w:rPr>
          <w:rFonts w:hint="eastAsia"/>
        </w:rPr>
        <w:t>,</w:t>
      </w:r>
      <w:r w:rsidR="002C533E">
        <w:t xml:space="preserve"> </w:t>
      </w:r>
      <w:r w:rsidRPr="00EE299A">
        <w:rPr>
          <w:rFonts w:hint="eastAsia"/>
        </w:rPr>
        <w:t>제작물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등의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지식재산권은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당사자들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사이에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특별한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약정이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없는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한</w:t>
      </w:r>
      <w:r w:rsidRPr="00EE299A">
        <w:rPr>
          <w:rFonts w:hint="eastAsia"/>
        </w:rPr>
        <w:t xml:space="preserve"> </w:t>
      </w:r>
      <w:r w:rsidR="004160C4">
        <w:rPr>
          <w:rFonts w:hint="eastAsia"/>
        </w:rPr>
        <w:t>갑</w:t>
      </w:r>
      <w:r w:rsidRPr="00EE299A">
        <w:rPr>
          <w:rFonts w:hint="eastAsia"/>
        </w:rPr>
        <w:t>의</w:t>
      </w:r>
      <w:r w:rsidRPr="00EE299A">
        <w:rPr>
          <w:rFonts w:hint="eastAsia"/>
        </w:rPr>
        <w:t xml:space="preserve"> </w:t>
      </w:r>
      <w:r w:rsidRPr="00EE299A">
        <w:rPr>
          <w:rFonts w:hint="eastAsia"/>
        </w:rPr>
        <w:t>소유로</w:t>
      </w:r>
      <w:r w:rsidRPr="00EE299A">
        <w:rPr>
          <w:rFonts w:hint="eastAsia"/>
        </w:rPr>
        <w:t xml:space="preserve"> </w:t>
      </w:r>
      <w:ins w:id="6" w:author="김현주 (Hyunjoo Kim)" w:date="2024-06-17T12:18:00Z">
        <w:r w:rsidR="008B6900">
          <w:rPr>
            <w:rFonts w:hint="eastAsia"/>
          </w:rPr>
          <w:t>한다</w:t>
        </w:r>
        <w:r w:rsidR="008B6900">
          <w:rPr>
            <w:rFonts w:hint="eastAsia"/>
          </w:rPr>
          <w:t>.</w:t>
        </w:r>
        <w:r w:rsidR="008B6900">
          <w:t xml:space="preserve"> </w:t>
        </w:r>
      </w:ins>
      <w:ins w:id="7" w:author="김현주 (Hyunjoo Kim)" w:date="2024-06-17T14:03:00Z">
        <w:r w:rsidR="001B00E4">
          <w:rPr>
            <w:rFonts w:hint="eastAsia"/>
          </w:rPr>
          <w:t>을이</w:t>
        </w:r>
        <w:r w:rsidR="001B00E4">
          <w:rPr>
            <w:rFonts w:hint="eastAsia"/>
          </w:rPr>
          <w:t xml:space="preserve"> </w:t>
        </w:r>
        <w:r w:rsidR="001B00E4">
          <w:t>3</w:t>
        </w:r>
      </w:ins>
      <w:ins w:id="8" w:author="김현주 (Hyunjoo Kim)" w:date="2024-06-17T14:04:00Z">
        <w:r w:rsidR="001B00E4">
          <w:t xml:space="preserve">D </w:t>
        </w:r>
        <w:proofErr w:type="spellStart"/>
        <w:r w:rsidR="001B00E4">
          <w:rPr>
            <w:rFonts w:hint="eastAsia"/>
          </w:rPr>
          <w:t>공간플래</w:t>
        </w:r>
      </w:ins>
      <w:ins w:id="9" w:author="김현주 (Hyunjoo Kim)" w:date="2024-06-17T14:08:00Z">
        <w:r w:rsidR="00D16602">
          <w:rPr>
            <w:rFonts w:hint="eastAsia"/>
          </w:rPr>
          <w:t>너</w:t>
        </w:r>
      </w:ins>
      <w:proofErr w:type="spellEnd"/>
      <w:ins w:id="10" w:author="김현주 (Hyunjoo Kim)" w:date="2024-06-17T14:04:00Z"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내에서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아이디어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또는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창작성을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부여하여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생성한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결과물은</w:t>
        </w:r>
        <w:r w:rsidR="001B00E4">
          <w:rPr>
            <w:rFonts w:hint="eastAsia"/>
          </w:rPr>
          <w:t xml:space="preserve"> </w:t>
        </w:r>
      </w:ins>
      <w:ins w:id="11" w:author="김현주 (Hyunjoo Kim)" w:date="2024-06-17T12:18:00Z">
        <w:r w:rsidR="008B6900">
          <w:rPr>
            <w:rFonts w:hint="eastAsia"/>
          </w:rPr>
          <w:t>공동</w:t>
        </w:r>
        <w:r w:rsidR="008B6900">
          <w:rPr>
            <w:rFonts w:hint="eastAsia"/>
          </w:rPr>
          <w:t xml:space="preserve"> </w:t>
        </w:r>
      </w:ins>
      <w:ins w:id="12" w:author="김현주 (Hyunjoo Kim)" w:date="2024-06-17T12:19:00Z">
        <w:r w:rsidR="008B6900">
          <w:rPr>
            <w:rFonts w:hint="eastAsia"/>
          </w:rPr>
          <w:t>소유의</w:t>
        </w:r>
        <w:r w:rsidR="008B6900">
          <w:rPr>
            <w:rFonts w:hint="eastAsia"/>
          </w:rPr>
          <w:t xml:space="preserve"> </w:t>
        </w:r>
        <w:r w:rsidR="008B6900">
          <w:rPr>
            <w:rFonts w:hint="eastAsia"/>
          </w:rPr>
          <w:t>저작물</w:t>
        </w:r>
      </w:ins>
      <w:ins w:id="13" w:author="김현주 (Hyunjoo Kim)" w:date="2024-06-17T14:04:00Z">
        <w:r w:rsidR="00D16602">
          <w:rPr>
            <w:rFonts w:hint="eastAsia"/>
          </w:rPr>
          <w:t>로</w:t>
        </w:r>
        <w:r w:rsidR="00D16602">
          <w:rPr>
            <w:rFonts w:hint="eastAsia"/>
          </w:rPr>
          <w:t xml:space="preserve"> </w:t>
        </w:r>
        <w:r w:rsidR="00D16602">
          <w:rPr>
            <w:rFonts w:hint="eastAsia"/>
          </w:rPr>
          <w:t>하고</w:t>
        </w:r>
        <w:r w:rsidR="00D16602">
          <w:rPr>
            <w:rFonts w:hint="eastAsia"/>
          </w:rPr>
          <w:t xml:space="preserve"> </w:t>
        </w:r>
        <w:r w:rsidR="00D16602">
          <w:rPr>
            <w:rFonts w:hint="eastAsia"/>
          </w:rPr>
          <w:t>이</w:t>
        </w:r>
      </w:ins>
      <w:ins w:id="14" w:author="김현주 (Hyunjoo Kim)" w:date="2024-06-17T12:19:00Z">
        <w:r w:rsidR="008B6900">
          <w:rPr>
            <w:rFonts w:hint="eastAsia"/>
          </w:rPr>
          <w:t>에</w:t>
        </w:r>
        <w:r w:rsidR="008B6900">
          <w:rPr>
            <w:rFonts w:hint="eastAsia"/>
          </w:rPr>
          <w:t xml:space="preserve"> </w:t>
        </w:r>
      </w:ins>
      <w:ins w:id="15" w:author="김현주 (Hyunjoo Kim)" w:date="2024-06-17T13:48:00Z">
        <w:r w:rsidR="001B00E4">
          <w:rPr>
            <w:rFonts w:hint="eastAsia"/>
          </w:rPr>
          <w:t>대하여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양당사자는</w:t>
        </w:r>
        <w:r w:rsidR="001B00E4">
          <w:rPr>
            <w:rFonts w:hint="eastAsia"/>
          </w:rPr>
          <w:t xml:space="preserve"> </w:t>
        </w:r>
      </w:ins>
      <w:del w:id="16" w:author="김현주 (Hyunjoo Kim)" w:date="2024-06-17T12:18:00Z">
        <w:r w:rsidR="002C533E" w:rsidDel="008B6900">
          <w:rPr>
            <w:rFonts w:hint="eastAsia"/>
          </w:rPr>
          <w:delText>하며</w:delText>
        </w:r>
      </w:del>
      <w:del w:id="17" w:author="김현주 (Hyunjoo Kim)" w:date="2024-06-17T13:48:00Z">
        <w:r w:rsidR="002C533E" w:rsidDel="001B00E4">
          <w:rPr>
            <w:rFonts w:hint="eastAsia"/>
          </w:rPr>
          <w:delText>,</w:delText>
        </w:r>
        <w:r w:rsidR="002C533E" w:rsidDel="001B00E4">
          <w:delText xml:space="preserve"> </w:delText>
        </w:r>
        <w:r w:rsidR="002C533E" w:rsidDel="001B00E4">
          <w:rPr>
            <w:rFonts w:hint="eastAsia"/>
          </w:rPr>
          <w:delText>을은</w:delText>
        </w:r>
        <w:r w:rsidR="002C533E" w:rsidDel="001B00E4">
          <w:rPr>
            <w:rFonts w:hint="eastAsia"/>
          </w:rPr>
          <w:delText xml:space="preserve"> </w:delText>
        </w:r>
      </w:del>
      <w:ins w:id="18" w:author="김현주 (Hyunjoo Kim)" w:date="2024-06-17T13:47:00Z">
        <w:r w:rsidR="009C71B1">
          <w:rPr>
            <w:rFonts w:hint="eastAsia"/>
          </w:rPr>
          <w:t>마케팅</w:t>
        </w:r>
        <w:r w:rsidR="009C71B1">
          <w:rPr>
            <w:rFonts w:hint="eastAsia"/>
          </w:rPr>
          <w:t xml:space="preserve"> </w:t>
        </w:r>
        <w:r w:rsidR="009C71B1">
          <w:rPr>
            <w:rFonts w:hint="eastAsia"/>
          </w:rPr>
          <w:t>목적으로만</w:t>
        </w:r>
        <w:r w:rsidR="009C71B1">
          <w:rPr>
            <w:rFonts w:hint="eastAsia"/>
          </w:rPr>
          <w:t xml:space="preserve"> </w:t>
        </w:r>
        <w:r w:rsidR="009C71B1">
          <w:rPr>
            <w:rFonts w:hint="eastAsia"/>
          </w:rPr>
          <w:t>활용할</w:t>
        </w:r>
        <w:r w:rsidR="009C71B1">
          <w:rPr>
            <w:rFonts w:hint="eastAsia"/>
          </w:rPr>
          <w:t xml:space="preserve"> </w:t>
        </w:r>
        <w:r w:rsidR="009C71B1">
          <w:rPr>
            <w:rFonts w:hint="eastAsia"/>
          </w:rPr>
          <w:t>수</w:t>
        </w:r>
        <w:r w:rsidR="009C71B1">
          <w:rPr>
            <w:rFonts w:hint="eastAsia"/>
          </w:rPr>
          <w:t xml:space="preserve"> </w:t>
        </w:r>
        <w:r w:rsidR="009C71B1">
          <w:rPr>
            <w:rFonts w:hint="eastAsia"/>
          </w:rPr>
          <w:t>있으며</w:t>
        </w:r>
        <w:r w:rsidR="009C71B1">
          <w:rPr>
            <w:rFonts w:hint="eastAsia"/>
          </w:rPr>
          <w:t xml:space="preserve"> </w:t>
        </w:r>
      </w:ins>
      <w:r w:rsidR="002C533E">
        <w:rPr>
          <w:rFonts w:hint="eastAsia"/>
        </w:rPr>
        <w:t>이를</w:t>
      </w:r>
      <w:ins w:id="19" w:author="김현주 (Hyunjoo Kim)" w:date="2024-06-17T14:08:00Z">
        <w:r w:rsidR="00D16602">
          <w:rPr>
            <w:rFonts w:hint="eastAsia"/>
          </w:rPr>
          <w:t xml:space="preserve"> </w:t>
        </w:r>
        <w:r w:rsidR="00D16602">
          <w:rPr>
            <w:rFonts w:hint="eastAsia"/>
          </w:rPr>
          <w:t>사전</w:t>
        </w:r>
        <w:r w:rsidR="00D16602">
          <w:rPr>
            <w:rFonts w:hint="eastAsia"/>
          </w:rPr>
          <w:t xml:space="preserve"> </w:t>
        </w:r>
        <w:r w:rsidR="00D16602">
          <w:rPr>
            <w:rFonts w:hint="eastAsia"/>
          </w:rPr>
          <w:t>승인없이</w:t>
        </w:r>
      </w:ins>
      <w:ins w:id="20" w:author="김현주 (Hyunjoo Kim)" w:date="2024-06-17T12:19:00Z">
        <w:r w:rsidR="008B6900">
          <w:rPr>
            <w:rFonts w:hint="eastAsia"/>
          </w:rPr>
          <w:t xml:space="preserve"> </w:t>
        </w:r>
      </w:ins>
      <w:del w:id="21" w:author="김현주 (Hyunjoo Kim)" w:date="2024-06-17T13:47:00Z">
        <w:r w:rsidR="002C533E" w:rsidDel="001B00E4">
          <w:rPr>
            <w:rFonts w:hint="eastAsia"/>
          </w:rPr>
          <w:delText xml:space="preserve"> </w:delText>
        </w:r>
      </w:del>
      <w:ins w:id="22" w:author="김현주 (Hyunjoo Kim)" w:date="2024-06-17T13:47:00Z">
        <w:r w:rsidR="001B00E4">
          <w:rPr>
            <w:rFonts w:hint="eastAsia"/>
          </w:rPr>
          <w:t>경쟁사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또는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제</w:t>
        </w:r>
        <w:r w:rsidR="001B00E4">
          <w:rPr>
            <w:rFonts w:hint="eastAsia"/>
          </w:rPr>
          <w:t>3</w:t>
        </w:r>
        <w:r w:rsidR="001B00E4">
          <w:rPr>
            <w:rFonts w:hint="eastAsia"/>
          </w:rPr>
          <w:t>자에게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공개할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수</w:t>
        </w:r>
        <w:r w:rsidR="001B00E4">
          <w:rPr>
            <w:rFonts w:hint="eastAsia"/>
          </w:rPr>
          <w:t xml:space="preserve"> </w:t>
        </w:r>
        <w:r w:rsidR="001B00E4">
          <w:rPr>
            <w:rFonts w:hint="eastAsia"/>
          </w:rPr>
          <w:t>없다</w:t>
        </w:r>
        <w:r w:rsidR="001B00E4">
          <w:rPr>
            <w:rFonts w:hint="eastAsia"/>
          </w:rPr>
          <w:t>.</w:t>
        </w:r>
        <w:r w:rsidR="001B00E4">
          <w:t xml:space="preserve"> </w:t>
        </w:r>
      </w:ins>
      <w:del w:id="23" w:author="김현주 (Hyunjoo Kim)" w:date="2024-06-17T13:47:00Z">
        <w:r w:rsidR="002C533E" w:rsidDel="001B00E4">
          <w:rPr>
            <w:rFonts w:hint="eastAsia"/>
          </w:rPr>
          <w:delText>대리점</w:delText>
        </w:r>
        <w:r w:rsidR="002C533E" w:rsidDel="001B00E4">
          <w:rPr>
            <w:rFonts w:hint="eastAsia"/>
          </w:rPr>
          <w:delText xml:space="preserve"> </w:delText>
        </w:r>
        <w:r w:rsidR="002C533E" w:rsidDel="001B00E4">
          <w:rPr>
            <w:rFonts w:hint="eastAsia"/>
          </w:rPr>
          <w:delText>계약의</w:delText>
        </w:r>
        <w:r w:rsidR="002C533E" w:rsidDel="001B00E4">
          <w:rPr>
            <w:rFonts w:hint="eastAsia"/>
          </w:rPr>
          <w:delText xml:space="preserve"> </w:delText>
        </w:r>
        <w:r w:rsidR="002C533E" w:rsidDel="001B00E4">
          <w:rPr>
            <w:rFonts w:hint="eastAsia"/>
          </w:rPr>
          <w:delText>목적</w:delText>
        </w:r>
        <w:r w:rsidR="002C533E" w:rsidDel="001B00E4">
          <w:rPr>
            <w:rFonts w:hint="eastAsia"/>
          </w:rPr>
          <w:delText xml:space="preserve"> </w:delText>
        </w:r>
        <w:r w:rsidR="002C533E" w:rsidDel="001B00E4">
          <w:rPr>
            <w:rFonts w:hint="eastAsia"/>
          </w:rPr>
          <w:delText>외</w:delText>
        </w:r>
        <w:r w:rsidR="002C533E" w:rsidDel="001B00E4">
          <w:rPr>
            <w:rFonts w:hint="eastAsia"/>
          </w:rPr>
          <w:delText xml:space="preserve"> </w:delText>
        </w:r>
      </w:del>
      <w:del w:id="24" w:author="김현주 (Hyunjoo Kim)" w:date="2024-06-17T13:48:00Z">
        <w:r w:rsidR="002C533E" w:rsidDel="001B00E4">
          <w:rPr>
            <w:rFonts w:hint="eastAsia"/>
          </w:rPr>
          <w:delText>다른</w:delText>
        </w:r>
        <w:r w:rsidR="002C533E" w:rsidDel="001B00E4">
          <w:rPr>
            <w:rFonts w:hint="eastAsia"/>
          </w:rPr>
          <w:delText xml:space="preserve"> </w:delText>
        </w:r>
        <w:r w:rsidR="002C533E" w:rsidDel="001B00E4">
          <w:rPr>
            <w:rFonts w:hint="eastAsia"/>
          </w:rPr>
          <w:delText>용도로</w:delText>
        </w:r>
        <w:r w:rsidR="002C533E" w:rsidDel="001B00E4">
          <w:rPr>
            <w:rFonts w:hint="eastAsia"/>
          </w:rPr>
          <w:delText xml:space="preserve"> </w:delText>
        </w:r>
        <w:r w:rsidR="002C533E" w:rsidDel="001B00E4">
          <w:rPr>
            <w:rFonts w:hint="eastAsia"/>
          </w:rPr>
          <w:delText>사용해서는</w:delText>
        </w:r>
        <w:r w:rsidR="002C533E" w:rsidDel="001B00E4">
          <w:rPr>
            <w:rFonts w:hint="eastAsia"/>
          </w:rPr>
          <w:delText xml:space="preserve"> </w:delText>
        </w:r>
        <w:r w:rsidR="002C533E" w:rsidDel="001B00E4">
          <w:rPr>
            <w:rFonts w:hint="eastAsia"/>
          </w:rPr>
          <w:delText>아니</w:delText>
        </w:r>
        <w:r w:rsidR="006E33C6" w:rsidDel="001B00E4">
          <w:rPr>
            <w:rFonts w:hint="eastAsia"/>
          </w:rPr>
          <w:delText xml:space="preserve"> </w:delText>
        </w:r>
        <w:r w:rsidR="002C533E" w:rsidDel="001B00E4">
          <w:rPr>
            <w:rFonts w:hint="eastAsia"/>
          </w:rPr>
          <w:delText>된다</w:delText>
        </w:r>
      </w:del>
      <w:r w:rsidR="002C533E">
        <w:rPr>
          <w:rFonts w:hint="eastAsia"/>
        </w:rPr>
        <w:t>.</w:t>
      </w:r>
      <w:r w:rsidR="002C533E">
        <w:t xml:space="preserve"> </w:t>
      </w:r>
    </w:p>
    <w:p w14:paraId="16337F06" w14:textId="77777777" w:rsidR="00EE299A" w:rsidRPr="00EE299A" w:rsidRDefault="00EE299A" w:rsidP="00390F17">
      <w:pPr>
        <w:spacing w:before="120" w:after="120"/>
      </w:pPr>
    </w:p>
    <w:p w14:paraId="32DBC0EA" w14:textId="28E53A95" w:rsidR="006E41B4" w:rsidRPr="00D46F19" w:rsidRDefault="009D01F4" w:rsidP="00390F17">
      <w:pPr>
        <w:spacing w:before="120" w:after="120"/>
        <w:rPr>
          <w:b/>
        </w:rPr>
      </w:pPr>
      <w:r w:rsidRPr="00D46F19">
        <w:rPr>
          <w:rFonts w:hint="eastAsia"/>
          <w:b/>
        </w:rPr>
        <w:t>제</w:t>
      </w:r>
      <w:r w:rsidR="00EE299A">
        <w:rPr>
          <w:b/>
        </w:rPr>
        <w:t>8</w:t>
      </w:r>
      <w:r w:rsidRPr="00D46F19">
        <w:rPr>
          <w:rFonts w:hint="eastAsia"/>
          <w:b/>
        </w:rPr>
        <w:t>조</w:t>
      </w:r>
      <w:r w:rsidRPr="00D46F19">
        <w:rPr>
          <w:rFonts w:hint="eastAsia"/>
          <w:b/>
        </w:rPr>
        <w:t xml:space="preserve"> </w:t>
      </w:r>
      <w:r w:rsidRPr="00D46F19">
        <w:rPr>
          <w:rFonts w:hint="eastAsia"/>
          <w:b/>
        </w:rPr>
        <w:t>비밀유지</w:t>
      </w:r>
    </w:p>
    <w:p w14:paraId="0DD2DF49" w14:textId="35C05C9C" w:rsidR="009D01F4" w:rsidRDefault="007D17CA" w:rsidP="00707E41">
      <w:pPr>
        <w:pStyle w:val="a3"/>
        <w:numPr>
          <w:ilvl w:val="0"/>
          <w:numId w:val="8"/>
        </w:numPr>
        <w:spacing w:before="120" w:after="120"/>
        <w:ind w:leftChars="0"/>
      </w:pPr>
      <w:r>
        <w:rPr>
          <w:rFonts w:hint="eastAsia"/>
        </w:rPr>
        <w:t>을은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본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계약기간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중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본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계약과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관련하여</w:t>
      </w:r>
      <w:r w:rsidR="009D01F4" w:rsidRPr="009D01F4">
        <w:rPr>
          <w:rFonts w:hint="eastAsia"/>
        </w:rPr>
        <w:t xml:space="preserve"> </w:t>
      </w:r>
      <w:proofErr w:type="spellStart"/>
      <w:r w:rsidR="009D01F4" w:rsidRPr="009D01F4">
        <w:rPr>
          <w:rFonts w:hint="eastAsia"/>
        </w:rPr>
        <w:t>알게된</w:t>
      </w:r>
      <w:proofErr w:type="spellEnd"/>
      <w:r w:rsidR="009D01F4" w:rsidRPr="009D01F4">
        <w:rPr>
          <w:rFonts w:hint="eastAsia"/>
        </w:rPr>
        <w:t xml:space="preserve"> </w:t>
      </w:r>
      <w:r>
        <w:rPr>
          <w:rFonts w:hint="eastAsia"/>
        </w:rPr>
        <w:t>갑</w:t>
      </w:r>
      <w:r w:rsidR="009D01F4">
        <w:rPr>
          <w:rFonts w:hint="eastAsia"/>
        </w:rPr>
        <w:t>의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영업비밀</w:t>
      </w:r>
      <w:r w:rsidR="009D01F4" w:rsidRPr="009D01F4">
        <w:rPr>
          <w:rFonts w:hint="eastAsia"/>
        </w:rPr>
        <w:t xml:space="preserve">, </w:t>
      </w:r>
      <w:r w:rsidR="009D01F4" w:rsidRPr="009D01F4">
        <w:rPr>
          <w:rFonts w:hint="eastAsia"/>
        </w:rPr>
        <w:t>기술정보</w:t>
      </w:r>
      <w:r w:rsidR="009D01F4" w:rsidRPr="009D01F4">
        <w:rPr>
          <w:rFonts w:hint="eastAsia"/>
        </w:rPr>
        <w:t xml:space="preserve">, </w:t>
      </w:r>
      <w:r w:rsidR="009D01F4" w:rsidRPr="009D01F4">
        <w:rPr>
          <w:rFonts w:hint="eastAsia"/>
        </w:rPr>
        <w:t>자료</w:t>
      </w:r>
      <w:r w:rsidR="009D01F4" w:rsidRPr="009D01F4">
        <w:rPr>
          <w:rFonts w:hint="eastAsia"/>
        </w:rPr>
        <w:t>(</w:t>
      </w:r>
      <w:r w:rsidR="009D01F4" w:rsidRPr="009D01F4">
        <w:rPr>
          <w:rFonts w:hint="eastAsia"/>
        </w:rPr>
        <w:t>이하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“</w:t>
      </w:r>
      <w:proofErr w:type="spellStart"/>
      <w:r w:rsidR="009D01F4" w:rsidRPr="009D01F4">
        <w:rPr>
          <w:rFonts w:hint="eastAsia"/>
        </w:rPr>
        <w:t>비밀정보”라</w:t>
      </w:r>
      <w:proofErr w:type="spellEnd"/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한다</w:t>
      </w:r>
      <w:r w:rsidR="009D01F4" w:rsidRPr="009D01F4">
        <w:rPr>
          <w:rFonts w:hint="eastAsia"/>
        </w:rPr>
        <w:t>)</w:t>
      </w:r>
      <w:r w:rsidR="009D01F4" w:rsidRPr="009D01F4">
        <w:rPr>
          <w:rFonts w:hint="eastAsia"/>
        </w:rPr>
        <w:t>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본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계약의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이행을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위해서만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사용하여야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하고</w:t>
      </w:r>
      <w:r w:rsidR="009D01F4" w:rsidRPr="009D01F4">
        <w:rPr>
          <w:rFonts w:hint="eastAsia"/>
        </w:rPr>
        <w:t xml:space="preserve">, </w:t>
      </w:r>
      <w:r w:rsidR="009D01F4" w:rsidRPr="009D01F4">
        <w:rPr>
          <w:rFonts w:hint="eastAsia"/>
        </w:rPr>
        <w:t>계약기간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종료와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동시에</w:t>
      </w:r>
      <w:r w:rsidR="009D01F4" w:rsidRPr="009D01F4">
        <w:rPr>
          <w:rFonts w:hint="eastAsia"/>
        </w:rPr>
        <w:t xml:space="preserve"> </w:t>
      </w:r>
      <w:r>
        <w:rPr>
          <w:rFonts w:hint="eastAsia"/>
        </w:rPr>
        <w:t>갑</w:t>
      </w:r>
      <w:r w:rsidR="009D01F4" w:rsidRPr="009D01F4">
        <w:rPr>
          <w:rFonts w:hint="eastAsia"/>
        </w:rPr>
        <w:t>에게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비밀정보를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모두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반환하여야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한다</w:t>
      </w:r>
      <w:r w:rsidR="009D01F4" w:rsidRPr="009D01F4">
        <w:rPr>
          <w:rFonts w:hint="eastAsia"/>
        </w:rPr>
        <w:t>.</w:t>
      </w:r>
    </w:p>
    <w:p w14:paraId="0DE434FA" w14:textId="7A75E535" w:rsidR="00D46F19" w:rsidRDefault="007D17CA" w:rsidP="00707E41">
      <w:pPr>
        <w:pStyle w:val="a3"/>
        <w:numPr>
          <w:ilvl w:val="0"/>
          <w:numId w:val="8"/>
        </w:numPr>
        <w:spacing w:before="120" w:after="120"/>
        <w:ind w:leftChars="0"/>
      </w:pPr>
      <w:r>
        <w:rPr>
          <w:rFonts w:hint="eastAsia"/>
        </w:rPr>
        <w:t>을은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본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계약기간은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물론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계약기간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종료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후에도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비밀정보를</w:t>
      </w:r>
      <w:r w:rsidR="00D46F19">
        <w:rPr>
          <w:rFonts w:hint="eastAsia"/>
        </w:rPr>
        <w:t xml:space="preserve"> </w:t>
      </w:r>
      <w:r>
        <w:rPr>
          <w:rFonts w:hint="eastAsia"/>
        </w:rPr>
        <w:t>갑</w:t>
      </w:r>
      <w:r w:rsidR="00D46F19">
        <w:rPr>
          <w:rFonts w:hint="eastAsia"/>
        </w:rPr>
        <w:t>의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사전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서면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승낙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없이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제</w:t>
      </w:r>
      <w:r w:rsidR="00D46F19">
        <w:rPr>
          <w:rFonts w:hint="eastAsia"/>
        </w:rPr>
        <w:t>3</w:t>
      </w:r>
      <w:r w:rsidR="00D46F19">
        <w:rPr>
          <w:rFonts w:hint="eastAsia"/>
        </w:rPr>
        <w:t>자에게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공개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또는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누설하여서는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아니된다</w:t>
      </w:r>
      <w:r w:rsidR="00D46F19">
        <w:rPr>
          <w:rFonts w:hint="eastAsia"/>
        </w:rPr>
        <w:t>.</w:t>
      </w:r>
      <w:r w:rsidR="00D46F19">
        <w:t xml:space="preserve"> </w:t>
      </w:r>
    </w:p>
    <w:p w14:paraId="0BF99221" w14:textId="52F3ED73" w:rsidR="00D46F19" w:rsidRDefault="007D17CA" w:rsidP="00707E41">
      <w:pPr>
        <w:pStyle w:val="a3"/>
        <w:numPr>
          <w:ilvl w:val="0"/>
          <w:numId w:val="8"/>
        </w:numPr>
        <w:spacing w:before="120" w:after="120"/>
        <w:ind w:leftChars="0"/>
      </w:pPr>
      <w:r>
        <w:rPr>
          <w:rFonts w:hint="eastAsia"/>
        </w:rPr>
        <w:t>을은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그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임직원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및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관련자로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하여금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본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조의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의무를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부담하도록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하여야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한다</w:t>
      </w:r>
      <w:r w:rsidR="00D46F19">
        <w:rPr>
          <w:rFonts w:hint="eastAsia"/>
        </w:rPr>
        <w:t>.</w:t>
      </w:r>
      <w:r w:rsidR="00D46F19">
        <w:t xml:space="preserve"> </w:t>
      </w:r>
    </w:p>
    <w:p w14:paraId="12795B6A" w14:textId="19098D30" w:rsidR="00D46F19" w:rsidRDefault="00D46F19" w:rsidP="00D46F19">
      <w:pPr>
        <w:spacing w:before="120" w:after="120"/>
      </w:pPr>
    </w:p>
    <w:p w14:paraId="093412F6" w14:textId="4C06CF31" w:rsidR="00F97EAA" w:rsidRPr="00F97EAA" w:rsidRDefault="00F97EAA" w:rsidP="00D46F19">
      <w:pPr>
        <w:spacing w:before="120" w:after="120"/>
        <w:rPr>
          <w:b/>
        </w:rPr>
      </w:pPr>
      <w:r w:rsidRPr="00F97EAA">
        <w:rPr>
          <w:rFonts w:hint="eastAsia"/>
          <w:b/>
        </w:rPr>
        <w:lastRenderedPageBreak/>
        <w:t>제</w:t>
      </w:r>
      <w:r w:rsidR="00EE299A">
        <w:rPr>
          <w:b/>
        </w:rPr>
        <w:t>9</w:t>
      </w:r>
      <w:r w:rsidRPr="00F97EAA">
        <w:rPr>
          <w:rFonts w:hint="eastAsia"/>
          <w:b/>
        </w:rPr>
        <w:t>조</w:t>
      </w:r>
      <w:r w:rsidRPr="00F97EAA">
        <w:rPr>
          <w:rFonts w:hint="eastAsia"/>
          <w:b/>
        </w:rPr>
        <w:t xml:space="preserve"> </w:t>
      </w:r>
      <w:r w:rsidRPr="00F97EAA">
        <w:rPr>
          <w:rFonts w:hint="eastAsia"/>
          <w:b/>
        </w:rPr>
        <w:t>계약의</w:t>
      </w:r>
      <w:r w:rsidRPr="00F97EAA">
        <w:rPr>
          <w:rFonts w:hint="eastAsia"/>
          <w:b/>
        </w:rPr>
        <w:t xml:space="preserve"> </w:t>
      </w:r>
      <w:r w:rsidRPr="00F97EAA">
        <w:rPr>
          <w:rFonts w:hint="eastAsia"/>
          <w:b/>
        </w:rPr>
        <w:t>변경</w:t>
      </w:r>
    </w:p>
    <w:p w14:paraId="0842A3F5" w14:textId="68A45AB3" w:rsidR="000829BF" w:rsidRDefault="00F97EAA" w:rsidP="00D46F19">
      <w:pPr>
        <w:spacing w:before="120" w:after="120"/>
        <w:rPr>
          <w:rFonts w:hint="eastAsia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양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합의를</w:t>
      </w:r>
      <w:r>
        <w:rPr>
          <w:rFonts w:hint="eastAsia"/>
        </w:rPr>
        <w:t xml:space="preserve"> </w:t>
      </w:r>
      <w:r>
        <w:rPr>
          <w:rFonts w:hint="eastAsia"/>
        </w:rPr>
        <w:t>통해서만</w:t>
      </w:r>
      <w:r>
        <w:rPr>
          <w:rFonts w:hint="eastAsia"/>
        </w:rPr>
        <w:t xml:space="preserve"> </w:t>
      </w:r>
      <w:r>
        <w:rPr>
          <w:rFonts w:hint="eastAsia"/>
        </w:rPr>
        <w:t>변경할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변경계약서는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우선하여</w:t>
      </w:r>
      <w:r>
        <w:rPr>
          <w:rFonts w:hint="eastAsia"/>
        </w:rPr>
        <w:t xml:space="preserve"> </w:t>
      </w:r>
      <w:r>
        <w:rPr>
          <w:rFonts w:hint="eastAsia"/>
        </w:rPr>
        <w:t>효력을</w:t>
      </w:r>
      <w:r>
        <w:rPr>
          <w:rFonts w:hint="eastAsia"/>
        </w:rPr>
        <w:t xml:space="preserve"> </w:t>
      </w:r>
      <w:r>
        <w:rPr>
          <w:rFonts w:hint="eastAsia"/>
        </w:rPr>
        <w:t>가진다</w:t>
      </w:r>
      <w:r>
        <w:rPr>
          <w:rFonts w:hint="eastAsia"/>
        </w:rPr>
        <w:t>.</w:t>
      </w:r>
      <w:r>
        <w:t xml:space="preserve"> </w:t>
      </w:r>
    </w:p>
    <w:p w14:paraId="097FE040" w14:textId="09CA9F31" w:rsidR="00C145DE" w:rsidRDefault="00C145DE" w:rsidP="00D46F19">
      <w:pPr>
        <w:spacing w:before="120" w:after="120"/>
      </w:pPr>
    </w:p>
    <w:p w14:paraId="3D49C729" w14:textId="2DD5E232" w:rsidR="00C145DE" w:rsidRPr="00C145DE" w:rsidRDefault="00C145DE" w:rsidP="00D46F19">
      <w:pPr>
        <w:spacing w:before="120" w:after="120"/>
        <w:rPr>
          <w:b/>
        </w:rPr>
      </w:pPr>
      <w:r w:rsidRPr="00C145DE">
        <w:rPr>
          <w:rFonts w:hint="eastAsia"/>
          <w:b/>
        </w:rPr>
        <w:t>제</w:t>
      </w:r>
      <w:r w:rsidR="00EE299A">
        <w:rPr>
          <w:b/>
        </w:rPr>
        <w:t>10</w:t>
      </w:r>
      <w:r w:rsidRPr="00C145DE">
        <w:rPr>
          <w:rFonts w:hint="eastAsia"/>
          <w:b/>
        </w:rPr>
        <w:t>조</w:t>
      </w:r>
      <w:r w:rsidRPr="00C145DE">
        <w:rPr>
          <w:rFonts w:hint="eastAsia"/>
          <w:b/>
        </w:rPr>
        <w:t xml:space="preserve"> </w:t>
      </w:r>
      <w:r w:rsidRPr="00C145DE">
        <w:rPr>
          <w:rFonts w:hint="eastAsia"/>
          <w:b/>
        </w:rPr>
        <w:t>양도의</w:t>
      </w:r>
      <w:r w:rsidRPr="00C145DE">
        <w:rPr>
          <w:rFonts w:hint="eastAsia"/>
          <w:b/>
        </w:rPr>
        <w:t xml:space="preserve"> </w:t>
      </w:r>
      <w:r w:rsidRPr="00C145DE">
        <w:rPr>
          <w:rFonts w:hint="eastAsia"/>
          <w:b/>
        </w:rPr>
        <w:t>제한</w:t>
      </w:r>
    </w:p>
    <w:p w14:paraId="48C491B3" w14:textId="4F3A28EA" w:rsidR="00C145DE" w:rsidRDefault="00C145DE" w:rsidP="00D46F19">
      <w:pPr>
        <w:spacing w:before="120" w:after="120"/>
      </w:pPr>
      <w:r>
        <w:rPr>
          <w:rFonts w:hint="eastAsia"/>
        </w:rPr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일방은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계약상의</w:t>
      </w:r>
      <w:r>
        <w:rPr>
          <w:rFonts w:hint="eastAsia"/>
        </w:rPr>
        <w:t xml:space="preserve"> </w:t>
      </w:r>
      <w:r>
        <w:rPr>
          <w:rFonts w:hint="eastAsia"/>
        </w:rPr>
        <w:t>권리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의무에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자에게</w:t>
      </w:r>
      <w:r>
        <w:rPr>
          <w:rFonts w:hint="eastAsia"/>
        </w:rPr>
        <w:t xml:space="preserve"> </w:t>
      </w:r>
      <w:r>
        <w:rPr>
          <w:rFonts w:hint="eastAsia"/>
        </w:rPr>
        <w:t>양도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담보제공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일체의</w:t>
      </w:r>
      <w:r>
        <w:rPr>
          <w:rFonts w:hint="eastAsia"/>
        </w:rPr>
        <w:t xml:space="preserve"> </w:t>
      </w:r>
      <w:r>
        <w:rPr>
          <w:rFonts w:hint="eastAsia"/>
        </w:rPr>
        <w:t>처분행위를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  <w:r>
        <w:t xml:space="preserve"> </w:t>
      </w:r>
    </w:p>
    <w:p w14:paraId="0540892E" w14:textId="17DB59F8" w:rsidR="00A979D6" w:rsidRDefault="00A979D6" w:rsidP="00D46F19">
      <w:pPr>
        <w:spacing w:before="120" w:after="120"/>
      </w:pPr>
    </w:p>
    <w:p w14:paraId="551731AB" w14:textId="787D4B37" w:rsidR="00A979D6" w:rsidRPr="00A979D6" w:rsidRDefault="00A979D6" w:rsidP="00D46F19">
      <w:pPr>
        <w:spacing w:before="120" w:after="120"/>
        <w:rPr>
          <w:b/>
        </w:rPr>
      </w:pPr>
      <w:r w:rsidRPr="00A979D6">
        <w:rPr>
          <w:rFonts w:hint="eastAsia"/>
          <w:b/>
        </w:rPr>
        <w:t>제</w:t>
      </w:r>
      <w:r w:rsidRPr="00A979D6">
        <w:rPr>
          <w:rFonts w:hint="eastAsia"/>
          <w:b/>
        </w:rPr>
        <w:t>1</w:t>
      </w:r>
      <w:r w:rsidR="00EE299A">
        <w:rPr>
          <w:b/>
        </w:rPr>
        <w:t>1</w:t>
      </w:r>
      <w:r w:rsidRPr="00A979D6">
        <w:rPr>
          <w:rFonts w:hint="eastAsia"/>
          <w:b/>
        </w:rPr>
        <w:t>조</w:t>
      </w:r>
      <w:r w:rsidRPr="00A979D6">
        <w:rPr>
          <w:rFonts w:hint="eastAsia"/>
          <w:b/>
        </w:rPr>
        <w:t xml:space="preserve"> </w:t>
      </w:r>
      <w:r w:rsidRPr="00A979D6">
        <w:rPr>
          <w:rFonts w:hint="eastAsia"/>
          <w:b/>
        </w:rPr>
        <w:t>불가항력</w:t>
      </w:r>
    </w:p>
    <w:p w14:paraId="7CEC5E65" w14:textId="1496F2B3" w:rsidR="00A979D6" w:rsidRDefault="00233CB4" w:rsidP="00D46F19">
      <w:pPr>
        <w:spacing w:before="120" w:after="120"/>
      </w:pPr>
      <w:r>
        <w:rPr>
          <w:rFonts w:hint="eastAsia"/>
        </w:rPr>
        <w:t>갑</w:t>
      </w:r>
      <w:r w:rsidR="00A979D6">
        <w:rPr>
          <w:rFonts w:hint="eastAsia"/>
        </w:rPr>
        <w:t xml:space="preserve"> </w:t>
      </w:r>
      <w:r w:rsidR="00A979D6">
        <w:rPr>
          <w:rFonts w:hint="eastAsia"/>
        </w:rPr>
        <w:t>또는</w:t>
      </w:r>
      <w:r w:rsidR="00A979D6">
        <w:rPr>
          <w:rFonts w:hint="eastAsia"/>
        </w:rPr>
        <w:t xml:space="preserve"> </w:t>
      </w:r>
      <w:r>
        <w:rPr>
          <w:rFonts w:hint="eastAsia"/>
        </w:rPr>
        <w:t>을은</w:t>
      </w:r>
      <w:r w:rsid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천재지변</w:t>
      </w:r>
      <w:r w:rsidR="00A979D6" w:rsidRPr="00A979D6">
        <w:rPr>
          <w:rFonts w:hint="eastAsia"/>
        </w:rPr>
        <w:t xml:space="preserve">, </w:t>
      </w:r>
      <w:r w:rsidR="00A979D6" w:rsidRPr="00A979D6">
        <w:rPr>
          <w:rFonts w:hint="eastAsia"/>
        </w:rPr>
        <w:t>폭동</w:t>
      </w:r>
      <w:r w:rsidR="00A979D6" w:rsidRPr="00A979D6">
        <w:rPr>
          <w:rFonts w:hint="eastAsia"/>
        </w:rPr>
        <w:t xml:space="preserve">, </w:t>
      </w:r>
      <w:r w:rsidR="00A979D6" w:rsidRPr="00A979D6">
        <w:rPr>
          <w:rFonts w:hint="eastAsia"/>
        </w:rPr>
        <w:t>전쟁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등과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같은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불가항력으로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인한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계약상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의무의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불이행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또는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이행지체에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대하여는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상대방에게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책임을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부담하지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아니한다</w:t>
      </w:r>
      <w:r w:rsidR="00A979D6" w:rsidRPr="00A979D6">
        <w:rPr>
          <w:rFonts w:hint="eastAsia"/>
        </w:rPr>
        <w:t xml:space="preserve">. </w:t>
      </w:r>
      <w:r w:rsidR="00A979D6" w:rsidRPr="00A979D6">
        <w:rPr>
          <w:rFonts w:hint="eastAsia"/>
        </w:rPr>
        <w:t>단</w:t>
      </w:r>
      <w:r w:rsidR="00A979D6" w:rsidRPr="00A979D6">
        <w:rPr>
          <w:rFonts w:hint="eastAsia"/>
        </w:rPr>
        <w:t xml:space="preserve">, </w:t>
      </w:r>
      <w:r w:rsidR="00A979D6" w:rsidRPr="00A979D6">
        <w:rPr>
          <w:rFonts w:hint="eastAsia"/>
        </w:rPr>
        <w:t>코로나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등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전염병으로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인한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정부의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규제는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불가항력에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포함되지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않는다</w:t>
      </w:r>
      <w:r w:rsidR="00A979D6" w:rsidRPr="00A979D6">
        <w:rPr>
          <w:rFonts w:hint="eastAsia"/>
        </w:rPr>
        <w:t>.</w:t>
      </w:r>
    </w:p>
    <w:p w14:paraId="37332C6C" w14:textId="413BEAC6" w:rsidR="00A979D6" w:rsidRDefault="00A979D6" w:rsidP="00D46F19">
      <w:pPr>
        <w:spacing w:before="120" w:after="120"/>
      </w:pPr>
    </w:p>
    <w:p w14:paraId="32AA88F8" w14:textId="26880AC4" w:rsidR="00A979D6" w:rsidRPr="000C5835" w:rsidRDefault="00A979D6" w:rsidP="00D46F19">
      <w:pPr>
        <w:spacing w:before="120" w:after="120"/>
        <w:rPr>
          <w:b/>
        </w:rPr>
      </w:pPr>
      <w:r w:rsidRPr="000C5835">
        <w:rPr>
          <w:rFonts w:hint="eastAsia"/>
          <w:b/>
        </w:rPr>
        <w:t>제</w:t>
      </w:r>
      <w:r w:rsidRPr="000C5835">
        <w:rPr>
          <w:rFonts w:hint="eastAsia"/>
          <w:b/>
        </w:rPr>
        <w:t>1</w:t>
      </w:r>
      <w:r w:rsidR="00EE299A">
        <w:rPr>
          <w:b/>
        </w:rPr>
        <w:t>2</w:t>
      </w:r>
      <w:r w:rsidRPr="000C5835">
        <w:rPr>
          <w:rFonts w:hint="eastAsia"/>
          <w:b/>
        </w:rPr>
        <w:t>조</w:t>
      </w:r>
      <w:r w:rsidRPr="000C5835">
        <w:rPr>
          <w:rFonts w:hint="eastAsia"/>
          <w:b/>
        </w:rPr>
        <w:t xml:space="preserve"> </w:t>
      </w:r>
      <w:r w:rsidRPr="000C5835">
        <w:rPr>
          <w:rFonts w:hint="eastAsia"/>
          <w:b/>
        </w:rPr>
        <w:t>계약의</w:t>
      </w:r>
      <w:r w:rsidRPr="000C5835">
        <w:rPr>
          <w:rFonts w:hint="eastAsia"/>
          <w:b/>
        </w:rPr>
        <w:t xml:space="preserve"> </w:t>
      </w:r>
      <w:r w:rsidRPr="000C5835">
        <w:rPr>
          <w:rFonts w:hint="eastAsia"/>
          <w:b/>
        </w:rPr>
        <w:t>해지</w:t>
      </w:r>
    </w:p>
    <w:p w14:paraId="718E46D5" w14:textId="36FA91E9" w:rsidR="00A979D6" w:rsidRDefault="00A979D6" w:rsidP="00A979D6">
      <w:pPr>
        <w:pStyle w:val="a3"/>
        <w:numPr>
          <w:ilvl w:val="0"/>
          <w:numId w:val="9"/>
        </w:numPr>
        <w:spacing w:before="120" w:after="120"/>
        <w:ind w:leftChars="0"/>
      </w:pPr>
      <w:r>
        <w:rPr>
          <w:rFonts w:hint="eastAsia"/>
        </w:rPr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일방은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각호의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상대방에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서면통지로써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해지할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1993CD5C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해산</w:t>
      </w:r>
      <w:r>
        <w:rPr>
          <w:rFonts w:hint="eastAsia"/>
        </w:rPr>
        <w:t xml:space="preserve">, </w:t>
      </w:r>
      <w:r>
        <w:rPr>
          <w:rFonts w:hint="eastAsia"/>
        </w:rPr>
        <w:t>청산</w:t>
      </w:r>
      <w:r>
        <w:rPr>
          <w:rFonts w:hint="eastAsia"/>
        </w:rPr>
        <w:t xml:space="preserve">, </w:t>
      </w:r>
      <w:r>
        <w:rPr>
          <w:rFonts w:hint="eastAsia"/>
        </w:rPr>
        <w:t>파산</w:t>
      </w:r>
      <w:r>
        <w:rPr>
          <w:rFonts w:hint="eastAsia"/>
        </w:rPr>
        <w:t xml:space="preserve">, </w:t>
      </w:r>
      <w:r>
        <w:rPr>
          <w:rFonts w:hint="eastAsia"/>
        </w:rPr>
        <w:t>회생신청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이와</w:t>
      </w:r>
      <w:r>
        <w:rPr>
          <w:rFonts w:hint="eastAsia"/>
        </w:rPr>
        <w:t xml:space="preserve">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>
        <w:rPr>
          <w:rFonts w:hint="eastAsia"/>
        </w:rPr>
        <w:t>절차의</w:t>
      </w:r>
      <w:r>
        <w:rPr>
          <w:rFonts w:hint="eastAsia"/>
        </w:rPr>
        <w:t xml:space="preserve"> </w:t>
      </w:r>
      <w:r>
        <w:rPr>
          <w:rFonts w:hint="eastAsia"/>
        </w:rPr>
        <w:t>신청이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4B1B6696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발행한</w:t>
      </w:r>
      <w:r>
        <w:rPr>
          <w:rFonts w:hint="eastAsia"/>
        </w:rPr>
        <w:t xml:space="preserve"> </w:t>
      </w:r>
      <w:r>
        <w:rPr>
          <w:rFonts w:hint="eastAsia"/>
        </w:rPr>
        <w:t>어음이</w:t>
      </w:r>
      <w:r>
        <w:rPr>
          <w:rFonts w:hint="eastAsia"/>
        </w:rPr>
        <w:t xml:space="preserve"> </w:t>
      </w:r>
      <w:r>
        <w:rPr>
          <w:rFonts w:hint="eastAsia"/>
        </w:rPr>
        <w:t>부도처분을</w:t>
      </w:r>
      <w:r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637AE2CF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(</w:t>
      </w:r>
      <w:r>
        <w:rPr>
          <w:rFonts w:hint="eastAsia"/>
        </w:rPr>
        <w:t>가</w:t>
      </w:r>
      <w:r>
        <w:rPr>
          <w:rFonts w:hint="eastAsia"/>
        </w:rPr>
        <w:t>)</w:t>
      </w:r>
      <w:r>
        <w:rPr>
          <w:rFonts w:hint="eastAsia"/>
        </w:rPr>
        <w:t>압류</w:t>
      </w:r>
      <w:r>
        <w:rPr>
          <w:rFonts w:hint="eastAsia"/>
        </w:rPr>
        <w:t xml:space="preserve">, </w:t>
      </w:r>
      <w:r>
        <w:rPr>
          <w:rFonts w:hint="eastAsia"/>
        </w:rPr>
        <w:t>가처분</w:t>
      </w:r>
      <w:r>
        <w:rPr>
          <w:rFonts w:hint="eastAsia"/>
        </w:rPr>
        <w:t xml:space="preserve">, </w:t>
      </w:r>
      <w:r>
        <w:rPr>
          <w:rFonts w:hint="eastAsia"/>
        </w:rPr>
        <w:t>강제집행</w:t>
      </w:r>
      <w:r>
        <w:rPr>
          <w:rFonts w:hint="eastAsia"/>
        </w:rPr>
        <w:t xml:space="preserve">, </w:t>
      </w:r>
      <w:r>
        <w:rPr>
          <w:rFonts w:hint="eastAsia"/>
        </w:rPr>
        <w:t>체납처분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이와</w:t>
      </w:r>
      <w:r>
        <w:rPr>
          <w:rFonts w:hint="eastAsia"/>
        </w:rPr>
        <w:t xml:space="preserve">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>
        <w:rPr>
          <w:rFonts w:hint="eastAsia"/>
        </w:rPr>
        <w:t>처분을</w:t>
      </w:r>
      <w:r>
        <w:rPr>
          <w:rFonts w:hint="eastAsia"/>
        </w:rPr>
        <w:t xml:space="preserve"> </w:t>
      </w:r>
      <w:r>
        <w:rPr>
          <w:rFonts w:hint="eastAsia"/>
        </w:rPr>
        <w:t>받는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재정적</w:t>
      </w:r>
      <w:r>
        <w:rPr>
          <w:rFonts w:hint="eastAsia"/>
        </w:rPr>
        <w:t xml:space="preserve">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rPr>
          <w:rFonts w:hint="eastAsia"/>
        </w:rPr>
        <w:t>악화되어</w:t>
      </w:r>
      <w:r>
        <w:rPr>
          <w:rFonts w:hint="eastAsia"/>
        </w:rPr>
        <w:t xml:space="preserve"> </w:t>
      </w:r>
      <w:r>
        <w:rPr>
          <w:rFonts w:hint="eastAsia"/>
        </w:rPr>
        <w:t>상대방에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유지가</w:t>
      </w:r>
      <w:r>
        <w:rPr>
          <w:rFonts w:hint="eastAsia"/>
        </w:rPr>
        <w:t xml:space="preserve"> </w:t>
      </w:r>
      <w:r>
        <w:rPr>
          <w:rFonts w:hint="eastAsia"/>
        </w:rPr>
        <w:t>어렵다고</w:t>
      </w:r>
      <w:r>
        <w:rPr>
          <w:rFonts w:hint="eastAsia"/>
        </w:rPr>
        <w:t xml:space="preserve"> </w:t>
      </w:r>
      <w:r>
        <w:rPr>
          <w:rFonts w:hint="eastAsia"/>
        </w:rPr>
        <w:t>판단되는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08AEA362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행정관청으로부터</w:t>
      </w:r>
      <w:r>
        <w:rPr>
          <w:rFonts w:hint="eastAsia"/>
        </w:rPr>
        <w:t xml:space="preserve"> </w:t>
      </w:r>
      <w:r>
        <w:rPr>
          <w:rFonts w:hint="eastAsia"/>
        </w:rPr>
        <w:t>영업정지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영업취소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처분을</w:t>
      </w:r>
      <w:r>
        <w:rPr>
          <w:rFonts w:hint="eastAsia"/>
        </w:rPr>
        <w:t xml:space="preserve"> </w:t>
      </w:r>
      <w:r>
        <w:rPr>
          <w:rFonts w:hint="eastAsia"/>
        </w:rPr>
        <w:t>받아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이행할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없음이</w:t>
      </w:r>
      <w:r>
        <w:rPr>
          <w:rFonts w:hint="eastAsia"/>
        </w:rPr>
        <w:t xml:space="preserve"> </w:t>
      </w:r>
      <w:r>
        <w:rPr>
          <w:rFonts w:hint="eastAsia"/>
        </w:rPr>
        <w:t>객관적으로</w:t>
      </w:r>
      <w:r>
        <w:rPr>
          <w:rFonts w:hint="eastAsia"/>
        </w:rPr>
        <w:t xml:space="preserve"> </w:t>
      </w:r>
      <w:r>
        <w:rPr>
          <w:rFonts w:hint="eastAsia"/>
        </w:rPr>
        <w:t>명백한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0358176D" w14:textId="13E18592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명예와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손상시키는</w:t>
      </w:r>
      <w:r>
        <w:rPr>
          <w:rFonts w:hint="eastAsia"/>
        </w:rPr>
        <w:t xml:space="preserve"> </w:t>
      </w:r>
      <w:r>
        <w:rPr>
          <w:rFonts w:hint="eastAsia"/>
        </w:rPr>
        <w:t>행위를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bookmarkStart w:id="25" w:name="_GoBack"/>
      <w:bookmarkEnd w:id="25"/>
      <w:del w:id="26" w:author="김현주 (Hyunjoo Kim)" w:date="2024-06-17T14:48:00Z">
        <w:r w:rsidDel="00E015CA">
          <w:rPr>
            <w:rFonts w:hint="eastAsia"/>
          </w:rPr>
          <w:delText>회복할</w:delText>
        </w:r>
        <w:r w:rsidDel="00E015CA">
          <w:rPr>
            <w:rFonts w:hint="eastAsia"/>
          </w:rPr>
          <w:delText xml:space="preserve"> </w:delText>
        </w:r>
        <w:r w:rsidDel="00E015CA">
          <w:rPr>
            <w:rFonts w:hint="eastAsia"/>
          </w:rPr>
          <w:delText>수</w:delText>
        </w:r>
        <w:r w:rsidDel="00E015CA">
          <w:rPr>
            <w:rFonts w:hint="eastAsia"/>
          </w:rPr>
          <w:delText xml:space="preserve"> </w:delText>
        </w:r>
        <w:r w:rsidDel="00E015CA">
          <w:rPr>
            <w:rFonts w:hint="eastAsia"/>
          </w:rPr>
          <w:delText>없는</w:delText>
        </w:r>
        <w:r w:rsidDel="00E015CA">
          <w:rPr>
            <w:rFonts w:hint="eastAsia"/>
          </w:rPr>
          <w:delText xml:space="preserve"> </w:delText>
        </w:r>
      </w:del>
      <w:r>
        <w:rPr>
          <w:rFonts w:hint="eastAsia"/>
        </w:rPr>
        <w:t>손해를</w:t>
      </w:r>
      <w:r>
        <w:rPr>
          <w:rFonts w:hint="eastAsia"/>
        </w:rPr>
        <w:t xml:space="preserve"> </w:t>
      </w:r>
      <w:r>
        <w:rPr>
          <w:rFonts w:hint="eastAsia"/>
        </w:rPr>
        <w:t>끼친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065EE583" w14:textId="7B6476C8" w:rsidR="00A979D6" w:rsidRDefault="00A979D6" w:rsidP="00A979D6">
      <w:pPr>
        <w:pStyle w:val="a3"/>
        <w:numPr>
          <w:ilvl w:val="0"/>
          <w:numId w:val="9"/>
        </w:numPr>
        <w:spacing w:before="120" w:after="120"/>
        <w:ind w:leftChars="0"/>
        <w:rPr>
          <w:ins w:id="27" w:author="김현주 (Hyunjoo Kim)" w:date="2024-06-17T14:48:00Z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당사자는</w:t>
      </w:r>
      <w:r>
        <w:rPr>
          <w:rFonts w:hint="eastAsia"/>
        </w:rPr>
        <w:t xml:space="preserve"> </w:t>
      </w:r>
      <w:r>
        <w:rPr>
          <w:rFonts w:hint="eastAsia"/>
        </w:rPr>
        <w:t>상대방이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계약상의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위반할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14</w:t>
      </w:r>
      <w:r>
        <w:rPr>
          <w:rFonts w:hint="eastAsia"/>
        </w:rPr>
        <w:t>일의</w:t>
      </w:r>
      <w:r>
        <w:rPr>
          <w:rFonts w:hint="eastAsia"/>
        </w:rPr>
        <w:t xml:space="preserve"> </w:t>
      </w:r>
      <w:r>
        <w:rPr>
          <w:rFonts w:hint="eastAsia"/>
        </w:rPr>
        <w:t>기간을</w:t>
      </w:r>
      <w:r>
        <w:rPr>
          <w:rFonts w:hint="eastAsia"/>
        </w:rPr>
        <w:t xml:space="preserve"> </w:t>
      </w:r>
      <w:r>
        <w:rPr>
          <w:rFonts w:hint="eastAsia"/>
        </w:rPr>
        <w:t>정하여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시정을</w:t>
      </w:r>
      <w:r>
        <w:rPr>
          <w:rFonts w:hint="eastAsia"/>
        </w:rPr>
        <w:t xml:space="preserve"> </w:t>
      </w:r>
      <w:r>
        <w:rPr>
          <w:rFonts w:hint="eastAsia"/>
        </w:rPr>
        <w:t>최고한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r>
        <w:rPr>
          <w:rFonts w:hint="eastAsia"/>
        </w:rPr>
        <w:t>동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상대방이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의무</w:t>
      </w:r>
      <w:r>
        <w:rPr>
          <w:rFonts w:hint="eastAsia"/>
        </w:rPr>
        <w:t xml:space="preserve"> </w:t>
      </w:r>
      <w:r>
        <w:rPr>
          <w:rFonts w:hint="eastAsia"/>
        </w:rPr>
        <w:t>위반사항을</w:t>
      </w:r>
      <w:r>
        <w:rPr>
          <w:rFonts w:hint="eastAsia"/>
        </w:rPr>
        <w:t xml:space="preserve"> </w:t>
      </w:r>
      <w:r>
        <w:rPr>
          <w:rFonts w:hint="eastAsia"/>
        </w:rPr>
        <w:t>시정하지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상대방에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통지를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해지할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71424B8C" w14:textId="77777777" w:rsidR="00E015CA" w:rsidRDefault="00E015CA" w:rsidP="00E015CA">
      <w:pPr>
        <w:pStyle w:val="a3"/>
        <w:numPr>
          <w:ilvl w:val="0"/>
          <w:numId w:val="9"/>
        </w:numPr>
        <w:spacing w:before="120" w:after="120"/>
        <w:ind w:leftChars="0"/>
        <w:rPr>
          <w:ins w:id="28" w:author="김현주 (Hyunjoo Kim)" w:date="2024-06-17T14:48:00Z"/>
          <w:rFonts w:hint="eastAsia"/>
        </w:rPr>
      </w:pPr>
      <w:ins w:id="29" w:author="김현주 (Hyunjoo Kim)" w:date="2024-06-17T14:48:00Z">
        <w:r>
          <w:rPr>
            <w:rFonts w:hint="eastAsia"/>
          </w:rPr>
          <w:t>을이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5</w:t>
        </w:r>
        <w:r>
          <w:rPr>
            <w:rFonts w:hint="eastAsia"/>
          </w:rPr>
          <w:t>조의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로열티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지급을</w:t>
        </w:r>
        <w:r>
          <w:rPr>
            <w:rFonts w:hint="eastAsia"/>
          </w:rPr>
          <w:t xml:space="preserve"> </w:t>
        </w:r>
        <w:r>
          <w:t>2</w:t>
        </w:r>
        <w:r>
          <w:rPr>
            <w:rFonts w:hint="eastAsia"/>
          </w:rPr>
          <w:t>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지연한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갑은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해지할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있으며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라이선스는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자동으로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반환된다</w:t>
        </w:r>
        <w:r>
          <w:rPr>
            <w:rFonts w:hint="eastAsia"/>
          </w:rPr>
          <w:t>.</w:t>
        </w:r>
        <w:r>
          <w:t xml:space="preserve"> </w:t>
        </w:r>
      </w:ins>
    </w:p>
    <w:p w14:paraId="582DD49C" w14:textId="77777777" w:rsidR="00E015CA" w:rsidRDefault="00E015CA" w:rsidP="00A979D6">
      <w:pPr>
        <w:pStyle w:val="a3"/>
        <w:numPr>
          <w:ilvl w:val="0"/>
          <w:numId w:val="9"/>
        </w:numPr>
        <w:spacing w:before="120" w:after="120"/>
        <w:ind w:leftChars="0"/>
      </w:pPr>
    </w:p>
    <w:p w14:paraId="07CD548A" w14:textId="29FF3548" w:rsidR="009229EB" w:rsidRDefault="009229EB" w:rsidP="009229EB">
      <w:pPr>
        <w:spacing w:before="120" w:after="120"/>
      </w:pPr>
    </w:p>
    <w:p w14:paraId="7B05ACC8" w14:textId="5F05409B" w:rsidR="002E73B8" w:rsidRPr="007D3279" w:rsidRDefault="002E73B8" w:rsidP="002E73B8">
      <w:pPr>
        <w:spacing w:before="120" w:after="120"/>
        <w:rPr>
          <w:b/>
        </w:rPr>
      </w:pPr>
      <w:r w:rsidRPr="007D3279">
        <w:rPr>
          <w:rFonts w:hint="eastAsia"/>
          <w:b/>
        </w:rPr>
        <w:t>제</w:t>
      </w:r>
      <w:r w:rsidRPr="007D3279">
        <w:rPr>
          <w:rFonts w:hint="eastAsia"/>
          <w:b/>
        </w:rPr>
        <w:t>1</w:t>
      </w:r>
      <w:r w:rsidR="00EE299A">
        <w:rPr>
          <w:b/>
        </w:rPr>
        <w:t>3</w:t>
      </w:r>
      <w:r w:rsidRPr="007D3279">
        <w:rPr>
          <w:rFonts w:hint="eastAsia"/>
          <w:b/>
        </w:rPr>
        <w:t>조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손해배상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등</w:t>
      </w:r>
    </w:p>
    <w:p w14:paraId="23C27982" w14:textId="77777777" w:rsidR="002E73B8" w:rsidRDefault="002E73B8" w:rsidP="00E44FDB">
      <w:pPr>
        <w:spacing w:before="120" w:after="120"/>
      </w:pPr>
      <w:r w:rsidRPr="003D7302">
        <w:rPr>
          <w:rFonts w:hint="eastAsia"/>
        </w:rPr>
        <w:t>당사자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일방이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고의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또는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과실로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본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계약을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위반하여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상대방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또는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제</w:t>
      </w:r>
      <w:r w:rsidRPr="003D7302">
        <w:rPr>
          <w:rFonts w:hint="eastAsia"/>
        </w:rPr>
        <w:t>3</w:t>
      </w:r>
      <w:r w:rsidRPr="003D7302">
        <w:rPr>
          <w:rFonts w:hint="eastAsia"/>
        </w:rPr>
        <w:t>자에게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발생한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경우에는</w:t>
      </w:r>
      <w:r w:rsidRPr="003D7302">
        <w:rPr>
          <w:rFonts w:hint="eastAsia"/>
        </w:rPr>
        <w:t xml:space="preserve">, </w:t>
      </w:r>
      <w:r w:rsidRPr="003D7302">
        <w:rPr>
          <w:rFonts w:hint="eastAsia"/>
        </w:rPr>
        <w:t>귀책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사유가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있는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당사자가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즉시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그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손해를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배상해야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한다</w:t>
      </w:r>
      <w:r w:rsidRPr="003D7302">
        <w:rPr>
          <w:rFonts w:hint="eastAsia"/>
        </w:rPr>
        <w:t xml:space="preserve">. </w:t>
      </w:r>
      <w:r w:rsidRPr="003D7302">
        <w:rPr>
          <w:rFonts w:hint="eastAsia"/>
        </w:rPr>
        <w:t>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경우</w:t>
      </w:r>
      <w:r w:rsidRPr="003D7302">
        <w:rPr>
          <w:rFonts w:hint="eastAsia"/>
        </w:rPr>
        <w:t xml:space="preserve">, </w:t>
      </w:r>
      <w:r w:rsidRPr="003D7302">
        <w:rPr>
          <w:rFonts w:hint="eastAsia"/>
        </w:rPr>
        <w:t>무책당사자는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손해확대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방지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및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손해배상을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위해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적절한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조치를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취할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수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있으며</w:t>
      </w:r>
      <w:r w:rsidRPr="003D7302">
        <w:rPr>
          <w:rFonts w:hint="eastAsia"/>
        </w:rPr>
        <w:t xml:space="preserve">, </w:t>
      </w:r>
      <w:r w:rsidRPr="003D7302">
        <w:rPr>
          <w:rFonts w:hint="eastAsia"/>
        </w:rPr>
        <w:t>이로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인해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발생한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비용을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귀책당사자에게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구상할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수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있다</w:t>
      </w:r>
      <w:r w:rsidRPr="003D7302">
        <w:rPr>
          <w:rFonts w:hint="eastAsia"/>
        </w:rPr>
        <w:t>.</w:t>
      </w:r>
    </w:p>
    <w:p w14:paraId="2CB7EAC9" w14:textId="3EB82CCE" w:rsidR="002E73B8" w:rsidRDefault="002E73B8" w:rsidP="002E73B8">
      <w:pPr>
        <w:spacing w:before="120" w:after="120"/>
      </w:pPr>
    </w:p>
    <w:p w14:paraId="26B6EDAC" w14:textId="0E2BBFFB" w:rsidR="002E73B8" w:rsidRPr="007D3279" w:rsidRDefault="002E73B8" w:rsidP="002E73B8">
      <w:pPr>
        <w:spacing w:before="120" w:after="120"/>
        <w:rPr>
          <w:b/>
        </w:rPr>
      </w:pPr>
      <w:r w:rsidRPr="007D3279">
        <w:rPr>
          <w:rFonts w:hint="eastAsia"/>
          <w:b/>
        </w:rPr>
        <w:t>제</w:t>
      </w:r>
      <w:r w:rsidRPr="007D3279">
        <w:rPr>
          <w:rFonts w:hint="eastAsia"/>
          <w:b/>
        </w:rPr>
        <w:t>1</w:t>
      </w:r>
      <w:r w:rsidR="00EE299A">
        <w:rPr>
          <w:b/>
        </w:rPr>
        <w:t>4</w:t>
      </w:r>
      <w:r w:rsidRPr="007D3279">
        <w:rPr>
          <w:rFonts w:hint="eastAsia"/>
          <w:b/>
        </w:rPr>
        <w:t>조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기타</w:t>
      </w:r>
    </w:p>
    <w:p w14:paraId="52C8B25B" w14:textId="2D716521" w:rsidR="002E73B8" w:rsidRDefault="002E73B8" w:rsidP="00813815">
      <w:pPr>
        <w:spacing w:before="120" w:after="120"/>
      </w:pPr>
      <w:r w:rsidRPr="0016274D">
        <w:rPr>
          <w:rFonts w:hint="eastAsia"/>
        </w:rPr>
        <w:t>본</w:t>
      </w:r>
      <w:r w:rsidRPr="0016274D">
        <w:t xml:space="preserve"> </w:t>
      </w:r>
      <w:r w:rsidRPr="0016274D">
        <w:rPr>
          <w:rFonts w:hint="eastAsia"/>
        </w:rPr>
        <w:t>계약조항에</w:t>
      </w:r>
      <w:r w:rsidRPr="0016274D">
        <w:t xml:space="preserve"> </w:t>
      </w:r>
      <w:r w:rsidRPr="0016274D">
        <w:rPr>
          <w:rFonts w:hint="eastAsia"/>
        </w:rPr>
        <w:t>관하여</w:t>
      </w:r>
      <w:r w:rsidRPr="0016274D">
        <w:t xml:space="preserve"> </w:t>
      </w:r>
      <w:r w:rsidR="0050359C">
        <w:rPr>
          <w:rFonts w:hint="eastAsia"/>
        </w:rPr>
        <w:t>당사자간</w:t>
      </w:r>
      <w:r w:rsidR="0050359C">
        <w:rPr>
          <w:rFonts w:hint="eastAsia"/>
        </w:rPr>
        <w:t xml:space="preserve"> </w:t>
      </w:r>
      <w:r w:rsidRPr="0016274D">
        <w:rPr>
          <w:rFonts w:hint="eastAsia"/>
        </w:rPr>
        <w:t>해석상</w:t>
      </w:r>
      <w:r w:rsidRPr="0016274D">
        <w:t xml:space="preserve"> </w:t>
      </w:r>
      <w:r w:rsidRPr="0016274D">
        <w:rPr>
          <w:rFonts w:hint="eastAsia"/>
        </w:rPr>
        <w:t>차이가</w:t>
      </w:r>
      <w:r w:rsidRPr="0016274D">
        <w:t xml:space="preserve"> </w:t>
      </w:r>
      <w:r w:rsidRPr="0016274D">
        <w:rPr>
          <w:rFonts w:hint="eastAsia"/>
        </w:rPr>
        <w:t>있는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, </w:t>
      </w:r>
      <w:r w:rsidRPr="0016274D">
        <w:rPr>
          <w:rFonts w:hint="eastAsia"/>
        </w:rPr>
        <w:t>규정되지</w:t>
      </w:r>
      <w:r w:rsidRPr="0016274D">
        <w:t xml:space="preserve"> </w:t>
      </w:r>
      <w:r w:rsidRPr="0016274D">
        <w:rPr>
          <w:rFonts w:hint="eastAsia"/>
        </w:rPr>
        <w:t>아니한</w:t>
      </w:r>
      <w:r w:rsidRPr="0016274D">
        <w:t xml:space="preserve"> </w:t>
      </w:r>
      <w:r w:rsidRPr="0016274D">
        <w:rPr>
          <w:rFonts w:hint="eastAsia"/>
        </w:rPr>
        <w:t>부분이</w:t>
      </w:r>
      <w:r w:rsidRPr="0016274D">
        <w:t xml:space="preserve"> </w:t>
      </w:r>
      <w:r w:rsidRPr="0016274D">
        <w:rPr>
          <w:rFonts w:hint="eastAsia"/>
        </w:rPr>
        <w:t>있는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 </w:t>
      </w:r>
      <w:r w:rsidRPr="0016274D">
        <w:rPr>
          <w:rFonts w:hint="eastAsia"/>
        </w:rPr>
        <w:t>또는</w:t>
      </w:r>
      <w:r w:rsidRPr="0016274D">
        <w:t xml:space="preserve"> </w:t>
      </w:r>
      <w:r w:rsidRPr="0016274D">
        <w:rPr>
          <w:rFonts w:hint="eastAsia"/>
        </w:rPr>
        <w:t>그</w:t>
      </w:r>
      <w:r w:rsidRPr="0016274D">
        <w:t xml:space="preserve"> </w:t>
      </w:r>
      <w:r w:rsidRPr="0016274D">
        <w:rPr>
          <w:rFonts w:hint="eastAsia"/>
        </w:rPr>
        <w:t>의미가</w:t>
      </w:r>
      <w:r w:rsidRPr="0016274D">
        <w:t xml:space="preserve"> </w:t>
      </w:r>
      <w:r w:rsidRPr="0016274D">
        <w:rPr>
          <w:rFonts w:hint="eastAsia"/>
        </w:rPr>
        <w:t>불명확한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 </w:t>
      </w:r>
      <w:r w:rsidRPr="0016274D">
        <w:rPr>
          <w:rFonts w:hint="eastAsia"/>
        </w:rPr>
        <w:t>양</w:t>
      </w:r>
      <w:r w:rsidRPr="0016274D">
        <w:t xml:space="preserve"> </w:t>
      </w:r>
      <w:r w:rsidRPr="0016274D">
        <w:rPr>
          <w:rFonts w:hint="eastAsia"/>
        </w:rPr>
        <w:t>당사자는</w:t>
      </w:r>
      <w:r w:rsidRPr="0016274D">
        <w:t xml:space="preserve"> </w:t>
      </w:r>
      <w:r w:rsidRPr="0016274D">
        <w:rPr>
          <w:rFonts w:hint="eastAsia"/>
        </w:rPr>
        <w:t>협의로써</w:t>
      </w:r>
      <w:r w:rsidRPr="0016274D">
        <w:t xml:space="preserve"> </w:t>
      </w:r>
      <w:r w:rsidRPr="0016274D">
        <w:rPr>
          <w:rFonts w:hint="eastAsia"/>
        </w:rPr>
        <w:t>해결하고</w:t>
      </w:r>
      <w:r w:rsidRPr="0016274D">
        <w:t xml:space="preserve">, </w:t>
      </w:r>
      <w:r w:rsidRPr="0016274D">
        <w:rPr>
          <w:rFonts w:hint="eastAsia"/>
        </w:rPr>
        <w:t>그렇지</w:t>
      </w:r>
      <w:r w:rsidRPr="0016274D">
        <w:t xml:space="preserve"> </w:t>
      </w:r>
      <w:r w:rsidRPr="0016274D">
        <w:rPr>
          <w:rFonts w:hint="eastAsia"/>
        </w:rPr>
        <w:t>아니하는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 </w:t>
      </w:r>
      <w:r w:rsidRPr="0016274D">
        <w:rPr>
          <w:rFonts w:hint="eastAsia"/>
        </w:rPr>
        <w:t>민법</w:t>
      </w:r>
      <w:r w:rsidRPr="0016274D">
        <w:t>∙</w:t>
      </w:r>
      <w:r w:rsidRPr="0016274D">
        <w:rPr>
          <w:rFonts w:hint="eastAsia"/>
        </w:rPr>
        <w:t>상법</w:t>
      </w:r>
      <w:r w:rsidRPr="0016274D">
        <w:t xml:space="preserve"> </w:t>
      </w:r>
      <w:r w:rsidRPr="0016274D">
        <w:rPr>
          <w:rFonts w:hint="eastAsia"/>
        </w:rPr>
        <w:t>등</w:t>
      </w:r>
      <w:r w:rsidRPr="0016274D">
        <w:t xml:space="preserve"> </w:t>
      </w:r>
      <w:r w:rsidRPr="0016274D">
        <w:rPr>
          <w:rFonts w:hint="eastAsia"/>
        </w:rPr>
        <w:t>관련</w:t>
      </w:r>
      <w:r w:rsidRPr="0016274D">
        <w:t xml:space="preserve"> </w:t>
      </w:r>
      <w:r w:rsidRPr="0016274D">
        <w:rPr>
          <w:rFonts w:hint="eastAsia"/>
        </w:rPr>
        <w:t>법규에</w:t>
      </w:r>
      <w:r w:rsidRPr="0016274D">
        <w:t xml:space="preserve"> </w:t>
      </w:r>
      <w:r w:rsidRPr="0016274D">
        <w:rPr>
          <w:rFonts w:hint="eastAsia"/>
        </w:rPr>
        <w:t>따른다</w:t>
      </w:r>
      <w:r w:rsidRPr="0016274D">
        <w:t>.</w:t>
      </w:r>
    </w:p>
    <w:p w14:paraId="786F22D9" w14:textId="77777777" w:rsidR="002E73B8" w:rsidRDefault="002E73B8" w:rsidP="002E73B8">
      <w:pPr>
        <w:spacing w:before="120" w:after="120"/>
      </w:pPr>
    </w:p>
    <w:p w14:paraId="5A98DE35" w14:textId="6044BC1A" w:rsidR="002E73B8" w:rsidRPr="007D3279" w:rsidRDefault="002E73B8" w:rsidP="002E73B8">
      <w:pPr>
        <w:spacing w:before="120" w:after="120"/>
        <w:rPr>
          <w:b/>
        </w:rPr>
      </w:pPr>
      <w:r w:rsidRPr="007D3279">
        <w:rPr>
          <w:rFonts w:hint="eastAsia"/>
          <w:b/>
        </w:rPr>
        <w:t>제</w:t>
      </w:r>
      <w:r w:rsidRPr="007D3279">
        <w:rPr>
          <w:rFonts w:hint="eastAsia"/>
          <w:b/>
        </w:rPr>
        <w:t>1</w:t>
      </w:r>
      <w:r w:rsidR="00EE299A">
        <w:rPr>
          <w:b/>
        </w:rPr>
        <w:t>5</w:t>
      </w:r>
      <w:r w:rsidRPr="007D3279">
        <w:rPr>
          <w:rFonts w:hint="eastAsia"/>
          <w:b/>
        </w:rPr>
        <w:t>조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분쟁해결</w:t>
      </w:r>
      <w:r w:rsidRPr="007D3279">
        <w:rPr>
          <w:rFonts w:hint="eastAsia"/>
          <w:b/>
        </w:rPr>
        <w:t xml:space="preserve"> </w:t>
      </w:r>
    </w:p>
    <w:p w14:paraId="35918F5D" w14:textId="349583B1" w:rsidR="002E73B8" w:rsidRDefault="002E73B8" w:rsidP="002E73B8">
      <w:pPr>
        <w:spacing w:before="120" w:after="120"/>
      </w:pPr>
      <w:r w:rsidRPr="00C0440D">
        <w:rPr>
          <w:rFonts w:hint="eastAsia"/>
        </w:rPr>
        <w:t>본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계약의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해석이나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이행에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관하여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양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당사자간에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의견차이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또는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분쟁이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발생하는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경우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양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당사자는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원만한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합의를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통해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해결함을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원칙으로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하며</w:t>
      </w:r>
      <w:r w:rsidRPr="00C0440D">
        <w:rPr>
          <w:rFonts w:hint="eastAsia"/>
        </w:rPr>
        <w:t xml:space="preserve">, </w:t>
      </w:r>
      <w:r w:rsidRPr="00C0440D">
        <w:rPr>
          <w:rFonts w:hint="eastAsia"/>
        </w:rPr>
        <w:t>합의가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이루어지지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아니한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경우에는</w:t>
      </w:r>
      <w:r w:rsidRPr="00C0440D">
        <w:rPr>
          <w:rFonts w:hint="eastAsia"/>
        </w:rPr>
        <w:t xml:space="preserve"> </w:t>
      </w:r>
      <w:r w:rsidR="00EE7414">
        <w:rPr>
          <w:rFonts w:hint="eastAsia"/>
        </w:rPr>
        <w:t>서울중앙지방법원을</w:t>
      </w:r>
      <w:r w:rsidR="00EE7414">
        <w:rPr>
          <w:rFonts w:hint="eastAsia"/>
        </w:rPr>
        <w:t xml:space="preserve"> </w:t>
      </w:r>
      <w:r w:rsidR="00EE7414">
        <w:rPr>
          <w:rFonts w:hint="eastAsia"/>
        </w:rPr>
        <w:t>제</w:t>
      </w:r>
      <w:r w:rsidR="00EE7414">
        <w:rPr>
          <w:rFonts w:hint="eastAsia"/>
        </w:rPr>
        <w:t>1</w:t>
      </w:r>
      <w:r w:rsidR="00EE7414">
        <w:rPr>
          <w:rFonts w:hint="eastAsia"/>
        </w:rPr>
        <w:t>심의</w:t>
      </w:r>
      <w:r w:rsidR="00EE7414">
        <w:rPr>
          <w:rFonts w:hint="eastAsia"/>
        </w:rPr>
        <w:t xml:space="preserve"> </w:t>
      </w:r>
      <w:r w:rsidR="00EE7414">
        <w:rPr>
          <w:rFonts w:hint="eastAsia"/>
        </w:rPr>
        <w:t>전속적</w:t>
      </w:r>
      <w:r w:rsidR="00EE7414">
        <w:rPr>
          <w:rFonts w:hint="eastAsia"/>
        </w:rPr>
        <w:t xml:space="preserve"> </w:t>
      </w:r>
      <w:r w:rsidR="00EE7414">
        <w:rPr>
          <w:rFonts w:hint="eastAsia"/>
        </w:rPr>
        <w:t>합의관할법원으로</w:t>
      </w:r>
      <w:r w:rsidR="00EE7414">
        <w:rPr>
          <w:rFonts w:hint="eastAsia"/>
        </w:rPr>
        <w:t xml:space="preserve"> </w:t>
      </w:r>
      <w:r w:rsidR="00EE7414">
        <w:rPr>
          <w:rFonts w:hint="eastAsia"/>
        </w:rPr>
        <w:t>하는</w:t>
      </w:r>
      <w:r w:rsidR="00EE7414">
        <w:rPr>
          <w:rFonts w:hint="eastAsia"/>
        </w:rPr>
        <w:t xml:space="preserve"> </w:t>
      </w:r>
      <w:r w:rsidR="00EE7414">
        <w:rPr>
          <w:rFonts w:hint="eastAsia"/>
        </w:rPr>
        <w:t>소송에</w:t>
      </w:r>
      <w:r w:rsidR="006F7109">
        <w:rPr>
          <w:rFonts w:hint="eastAsia"/>
        </w:rPr>
        <w:t xml:space="preserve"> </w:t>
      </w:r>
      <w:r w:rsidR="006F7109">
        <w:rPr>
          <w:rFonts w:hint="eastAsia"/>
        </w:rPr>
        <w:t>의해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분쟁을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해결한다</w:t>
      </w:r>
      <w:r w:rsidRPr="00C0440D">
        <w:rPr>
          <w:rFonts w:hint="eastAsia"/>
        </w:rPr>
        <w:t>.</w:t>
      </w:r>
      <w:r w:rsidR="006F7109">
        <w:t xml:space="preserve"> </w:t>
      </w:r>
    </w:p>
    <w:p w14:paraId="51B714BA" w14:textId="794E83CF" w:rsidR="00B11FE4" w:rsidRDefault="00B11FE4" w:rsidP="002E73B8">
      <w:pPr>
        <w:spacing w:before="120" w:after="120"/>
      </w:pPr>
    </w:p>
    <w:p w14:paraId="433AD867" w14:textId="77777777" w:rsidR="00A945D9" w:rsidRPr="00EB097A" w:rsidRDefault="00A945D9" w:rsidP="002E73B8">
      <w:pPr>
        <w:spacing w:before="120" w:after="120"/>
      </w:pPr>
    </w:p>
    <w:p w14:paraId="45662C5E" w14:textId="15773099" w:rsidR="002E73B8" w:rsidRDefault="002E73B8" w:rsidP="002E73B8">
      <w:pPr>
        <w:spacing w:before="120" w:after="120"/>
      </w:pPr>
      <w:r>
        <w:rPr>
          <w:rFonts w:hint="eastAsia"/>
        </w:rPr>
        <w:t>상기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증명하기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계약서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통을</w:t>
      </w:r>
      <w:r>
        <w:rPr>
          <w:rFonts w:hint="eastAsia"/>
        </w:rPr>
        <w:t xml:space="preserve"> </w:t>
      </w:r>
      <w:r>
        <w:rPr>
          <w:rFonts w:hint="eastAsia"/>
        </w:rPr>
        <w:t>작성하여</w:t>
      </w:r>
      <w:r>
        <w:rPr>
          <w:rFonts w:hint="eastAsia"/>
        </w:rPr>
        <w:t xml:space="preserve"> </w:t>
      </w:r>
      <w:r w:rsidR="009F532C">
        <w:rPr>
          <w:rFonts w:hint="eastAsia"/>
        </w:rPr>
        <w:t>갑과</w:t>
      </w:r>
      <w:r w:rsidR="006D22F8">
        <w:rPr>
          <w:rFonts w:hint="eastAsia"/>
        </w:rPr>
        <w:t xml:space="preserve"> </w:t>
      </w:r>
      <w:r w:rsidR="009F532C">
        <w:rPr>
          <w:rFonts w:hint="eastAsia"/>
        </w:rPr>
        <w:t>을이</w:t>
      </w:r>
      <w:r>
        <w:rPr>
          <w:rFonts w:hint="eastAsia"/>
        </w:rPr>
        <w:t xml:space="preserve"> </w:t>
      </w:r>
      <w:r>
        <w:rPr>
          <w:rFonts w:hint="eastAsia"/>
        </w:rPr>
        <w:t>서명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날인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부씩</w:t>
      </w:r>
      <w:r>
        <w:rPr>
          <w:rFonts w:hint="eastAsia"/>
        </w:rPr>
        <w:t xml:space="preserve"> </w:t>
      </w:r>
      <w:r>
        <w:rPr>
          <w:rFonts w:hint="eastAsia"/>
        </w:rPr>
        <w:t>보관한다</w:t>
      </w:r>
      <w:r>
        <w:rPr>
          <w:rFonts w:hint="eastAsia"/>
        </w:rPr>
        <w:t>.</w:t>
      </w:r>
      <w:r>
        <w:t xml:space="preserve"> </w:t>
      </w:r>
    </w:p>
    <w:p w14:paraId="52453816" w14:textId="77777777" w:rsidR="00F056F0" w:rsidRDefault="00F056F0" w:rsidP="002E73B8">
      <w:pPr>
        <w:spacing w:before="120" w:after="120"/>
      </w:pPr>
    </w:p>
    <w:p w14:paraId="6A8BCB19" w14:textId="77777777" w:rsidR="001A49AB" w:rsidRDefault="001A49AB" w:rsidP="002E73B8">
      <w:pPr>
        <w:spacing w:before="120" w:after="120"/>
      </w:pPr>
    </w:p>
    <w:p w14:paraId="7FB254CC" w14:textId="77777777" w:rsidR="00863275" w:rsidRDefault="00863275" w:rsidP="00863275">
      <w:pPr>
        <w:spacing w:before="120" w:after="120"/>
        <w:jc w:val="center"/>
      </w:pPr>
      <w:proofErr w:type="gramStart"/>
      <w:r>
        <w:rPr>
          <w:rFonts w:hint="eastAsia"/>
        </w:rPr>
        <w:t>2024</w:t>
      </w:r>
      <w:r>
        <w:t xml:space="preserve">  </w:t>
      </w:r>
      <w:r>
        <w:rPr>
          <w:rFonts w:hint="eastAsia"/>
        </w:rPr>
        <w:t>년</w:t>
      </w:r>
      <w:proofErr w:type="gramEnd"/>
      <w:r>
        <w:rPr>
          <w:rFonts w:hint="eastAsia"/>
        </w:rPr>
        <w:t xml:space="preserve">  7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1</w:t>
      </w:r>
      <w:r>
        <w:t xml:space="preserve">  </w:t>
      </w:r>
      <w:r>
        <w:rPr>
          <w:rFonts w:hint="eastAsia"/>
        </w:rPr>
        <w:t>일</w:t>
      </w:r>
    </w:p>
    <w:p w14:paraId="776C0FF1" w14:textId="77777777" w:rsidR="00863275" w:rsidRDefault="00863275" w:rsidP="00863275">
      <w:pPr>
        <w:spacing w:before="120" w:after="120"/>
        <w:jc w:val="center"/>
      </w:pPr>
    </w:p>
    <w:p w14:paraId="07AC77E1" w14:textId="77777777" w:rsidR="00863275" w:rsidRDefault="00863275" w:rsidP="00863275">
      <w:pPr>
        <w:spacing w:before="120" w:after="120"/>
        <w:jc w:val="center"/>
      </w:pPr>
    </w:p>
    <w:tbl>
      <w:tblPr>
        <w:tblStyle w:val="a8"/>
        <w:tblW w:w="9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7"/>
        <w:gridCol w:w="4567"/>
      </w:tblGrid>
      <w:tr w:rsidR="00863275" w:rsidRPr="007C3EAC" w14:paraId="50043E17" w14:textId="77777777" w:rsidTr="00B62F9D">
        <w:trPr>
          <w:trHeight w:val="421"/>
        </w:trPr>
        <w:tc>
          <w:tcPr>
            <w:tcW w:w="4567" w:type="dxa"/>
          </w:tcPr>
          <w:p w14:paraId="7E7FB8CB" w14:textId="77777777" w:rsidR="00863275" w:rsidRPr="007C3EAC" w:rsidRDefault="00863275" w:rsidP="00B62F9D">
            <w:pPr>
              <w:spacing w:before="120" w:after="120" w:line="276" w:lineRule="auto"/>
              <w:jc w:val="center"/>
              <w:rPr>
                <w:b/>
                <w:szCs w:val="20"/>
              </w:rPr>
            </w:pPr>
            <w:r w:rsidRPr="007C3EAC">
              <w:rPr>
                <w:rFonts w:hint="eastAsia"/>
                <w:b/>
                <w:szCs w:val="20"/>
              </w:rPr>
              <w:t>갑</w:t>
            </w:r>
          </w:p>
        </w:tc>
        <w:tc>
          <w:tcPr>
            <w:tcW w:w="4567" w:type="dxa"/>
          </w:tcPr>
          <w:p w14:paraId="04E13D95" w14:textId="77777777" w:rsidR="00863275" w:rsidRPr="007C3EAC" w:rsidRDefault="00863275" w:rsidP="00B62F9D">
            <w:pPr>
              <w:spacing w:before="120" w:after="120" w:line="276" w:lineRule="auto"/>
              <w:jc w:val="center"/>
              <w:rPr>
                <w:b/>
                <w:szCs w:val="20"/>
              </w:rPr>
            </w:pPr>
            <w:r w:rsidRPr="007C3EAC">
              <w:rPr>
                <w:rFonts w:hint="eastAsia"/>
                <w:b/>
                <w:szCs w:val="20"/>
              </w:rPr>
              <w:t>을</w:t>
            </w:r>
          </w:p>
        </w:tc>
      </w:tr>
      <w:tr w:rsidR="00863275" w:rsidRPr="007C3EAC" w14:paraId="1CCD9548" w14:textId="77777777" w:rsidTr="00B62F9D">
        <w:trPr>
          <w:trHeight w:val="1188"/>
        </w:trPr>
        <w:tc>
          <w:tcPr>
            <w:tcW w:w="4567" w:type="dxa"/>
          </w:tcPr>
          <w:p w14:paraId="4DCEE4B4" w14:textId="77777777" w:rsidR="00863275" w:rsidRPr="007C3EAC" w:rsidRDefault="00863275" w:rsidP="00B62F9D">
            <w:pPr>
              <w:spacing w:before="120" w:after="120" w:line="276" w:lineRule="auto"/>
              <w:jc w:val="center"/>
              <w:rPr>
                <w:szCs w:val="20"/>
              </w:rPr>
            </w:pPr>
            <w:r w:rsidRPr="007C3EAC">
              <w:rPr>
                <w:rFonts w:hint="eastAsia"/>
                <w:szCs w:val="20"/>
              </w:rPr>
              <w:lastRenderedPageBreak/>
              <w:t>주식회사</w:t>
            </w:r>
            <w:r w:rsidRPr="007C3EAC">
              <w:rPr>
                <w:rFonts w:hint="eastAsia"/>
                <w:szCs w:val="20"/>
              </w:rPr>
              <w:t xml:space="preserve"> </w:t>
            </w:r>
            <w:proofErr w:type="spellStart"/>
            <w:r w:rsidRPr="007C3EAC">
              <w:rPr>
                <w:rFonts w:hint="eastAsia"/>
                <w:szCs w:val="20"/>
              </w:rPr>
              <w:t>퍼시스</w:t>
            </w:r>
            <w:proofErr w:type="spellEnd"/>
          </w:p>
          <w:p w14:paraId="152899E5" w14:textId="77777777" w:rsidR="00863275" w:rsidRPr="007C3EAC" w:rsidRDefault="00863275" w:rsidP="00B62F9D">
            <w:pPr>
              <w:spacing w:before="120" w:after="120" w:line="276" w:lineRule="auto"/>
              <w:jc w:val="center"/>
              <w:rPr>
                <w:szCs w:val="20"/>
              </w:rPr>
            </w:pPr>
            <w:r w:rsidRPr="007C3EAC">
              <w:rPr>
                <w:rFonts w:hint="eastAsia"/>
                <w:szCs w:val="20"/>
              </w:rPr>
              <w:t>서울특별시</w:t>
            </w:r>
            <w:r w:rsidRPr="007C3EAC">
              <w:rPr>
                <w:rFonts w:hint="eastAsia"/>
                <w:szCs w:val="20"/>
              </w:rPr>
              <w:t xml:space="preserve"> </w:t>
            </w:r>
            <w:r w:rsidRPr="007C3EAC">
              <w:rPr>
                <w:rFonts w:hint="eastAsia"/>
                <w:szCs w:val="20"/>
              </w:rPr>
              <w:t>송파구</w:t>
            </w:r>
            <w:r w:rsidRPr="007C3EAC">
              <w:rPr>
                <w:rFonts w:hint="eastAsia"/>
                <w:szCs w:val="20"/>
              </w:rPr>
              <w:t xml:space="preserve"> </w:t>
            </w:r>
            <w:proofErr w:type="spellStart"/>
            <w:r w:rsidRPr="007C3EAC">
              <w:rPr>
                <w:rFonts w:hint="eastAsia"/>
                <w:szCs w:val="20"/>
              </w:rPr>
              <w:t>오금로</w:t>
            </w:r>
            <w:proofErr w:type="spellEnd"/>
            <w:r w:rsidRPr="007C3EAC">
              <w:rPr>
                <w:rFonts w:hint="eastAsia"/>
                <w:szCs w:val="20"/>
              </w:rPr>
              <w:t xml:space="preserve"> </w:t>
            </w:r>
            <w:r w:rsidRPr="007C3EAC">
              <w:rPr>
                <w:szCs w:val="20"/>
              </w:rPr>
              <w:t>311</w:t>
            </w:r>
          </w:p>
          <w:p w14:paraId="51A4AB20" w14:textId="77777777" w:rsidR="00863275" w:rsidRPr="007C3EAC" w:rsidRDefault="00863275" w:rsidP="00B62F9D">
            <w:pPr>
              <w:spacing w:before="120" w:after="120" w:line="276" w:lineRule="auto"/>
              <w:jc w:val="center"/>
              <w:rPr>
                <w:szCs w:val="20"/>
              </w:rPr>
            </w:pPr>
            <w:r w:rsidRPr="007C3EAC">
              <w:rPr>
                <w:rFonts w:hint="eastAsia"/>
                <w:szCs w:val="20"/>
              </w:rPr>
              <w:t>대표이사</w:t>
            </w:r>
            <w:r w:rsidRPr="007C3EAC">
              <w:rPr>
                <w:szCs w:val="20"/>
              </w:rPr>
              <w:t xml:space="preserve"> </w:t>
            </w:r>
            <w:proofErr w:type="spellStart"/>
            <w:r w:rsidRPr="007C3EAC">
              <w:rPr>
                <w:rFonts w:hint="eastAsia"/>
                <w:szCs w:val="20"/>
              </w:rPr>
              <w:t>배상돈</w:t>
            </w:r>
            <w:proofErr w:type="spellEnd"/>
            <w:r w:rsidRPr="007C3EAC">
              <w:rPr>
                <w:rFonts w:hint="eastAsia"/>
                <w:szCs w:val="20"/>
              </w:rPr>
              <w:t>,</w:t>
            </w:r>
            <w:r w:rsidRPr="007C3EAC">
              <w:rPr>
                <w:szCs w:val="20"/>
              </w:rPr>
              <w:t xml:space="preserve"> </w:t>
            </w:r>
            <w:r w:rsidRPr="007C3EAC">
              <w:rPr>
                <w:rFonts w:hint="eastAsia"/>
                <w:szCs w:val="20"/>
              </w:rPr>
              <w:t>박광호</w:t>
            </w:r>
            <w:r w:rsidRPr="007C3EAC">
              <w:rPr>
                <w:rFonts w:hint="eastAsia"/>
                <w:szCs w:val="20"/>
              </w:rPr>
              <w:t xml:space="preserve">  </w:t>
            </w:r>
            <w:r w:rsidRPr="007C3EAC">
              <w:rPr>
                <w:szCs w:val="20"/>
              </w:rPr>
              <w:t>(</w:t>
            </w:r>
            <w:r w:rsidRPr="007C3EAC">
              <w:rPr>
                <w:rFonts w:hint="eastAsia"/>
                <w:szCs w:val="20"/>
              </w:rPr>
              <w:t>인</w:t>
            </w:r>
            <w:r w:rsidRPr="007C3EAC">
              <w:rPr>
                <w:rFonts w:hint="eastAsia"/>
                <w:szCs w:val="20"/>
              </w:rPr>
              <w:t>)</w:t>
            </w:r>
          </w:p>
        </w:tc>
        <w:tc>
          <w:tcPr>
            <w:tcW w:w="4567" w:type="dxa"/>
          </w:tcPr>
          <w:p w14:paraId="3545C8A9" w14:textId="77777777" w:rsidR="00863275" w:rsidRPr="007C3EAC" w:rsidRDefault="00863275" w:rsidP="00B62F9D">
            <w:pPr>
              <w:spacing w:before="120" w:after="120" w:line="276" w:lineRule="auto"/>
              <w:jc w:val="center"/>
              <w:rPr>
                <w:szCs w:val="20"/>
              </w:rPr>
            </w:pPr>
            <w:proofErr w:type="gramStart"/>
            <w:r w:rsidRPr="007C3EAC">
              <w:rPr>
                <w:rFonts w:hint="eastAsia"/>
                <w:szCs w:val="20"/>
              </w:rPr>
              <w:t>[</w:t>
            </w:r>
            <w:r w:rsidRPr="007C3EAC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대리점명</w:t>
            </w:r>
            <w:proofErr w:type="gramEnd"/>
            <w:r w:rsidRPr="007C3EAC">
              <w:rPr>
                <w:szCs w:val="20"/>
              </w:rPr>
              <w:t xml:space="preserve"> ]</w:t>
            </w:r>
          </w:p>
          <w:p w14:paraId="512FD3A9" w14:textId="77777777" w:rsidR="00863275" w:rsidRPr="007C3EAC" w:rsidRDefault="00863275" w:rsidP="00B62F9D">
            <w:pPr>
              <w:spacing w:before="120" w:after="120" w:line="276" w:lineRule="auto"/>
              <w:jc w:val="center"/>
              <w:rPr>
                <w:szCs w:val="20"/>
              </w:rPr>
            </w:pPr>
            <w:proofErr w:type="gramStart"/>
            <w:r w:rsidRPr="007C3EAC">
              <w:rPr>
                <w:rFonts w:hint="eastAsia"/>
                <w:szCs w:val="20"/>
              </w:rPr>
              <w:t>[</w:t>
            </w:r>
            <w:r w:rsidRPr="007C3EAC">
              <w:rPr>
                <w:szCs w:val="20"/>
              </w:rPr>
              <w:t xml:space="preserve"> </w:t>
            </w:r>
            <w:r w:rsidRPr="007C3EAC">
              <w:rPr>
                <w:rFonts w:hint="eastAsia"/>
                <w:szCs w:val="20"/>
              </w:rPr>
              <w:t>주소</w:t>
            </w:r>
            <w:proofErr w:type="gramEnd"/>
            <w:r w:rsidRPr="007C3EAC">
              <w:rPr>
                <w:rFonts w:hint="eastAsia"/>
                <w:szCs w:val="20"/>
              </w:rPr>
              <w:t xml:space="preserve"> </w:t>
            </w:r>
            <w:r w:rsidRPr="007C3EAC">
              <w:rPr>
                <w:szCs w:val="20"/>
              </w:rPr>
              <w:t>]</w:t>
            </w:r>
          </w:p>
          <w:p w14:paraId="32D7D330" w14:textId="77777777" w:rsidR="00863275" w:rsidRPr="007C3EAC" w:rsidRDefault="00863275" w:rsidP="00B62F9D">
            <w:pPr>
              <w:spacing w:before="120" w:after="120" w:line="276" w:lineRule="auto"/>
              <w:jc w:val="center"/>
              <w:rPr>
                <w:szCs w:val="20"/>
              </w:rPr>
            </w:pPr>
            <w:r w:rsidRPr="007C3EAC">
              <w:rPr>
                <w:rFonts w:hint="eastAsia"/>
                <w:szCs w:val="20"/>
              </w:rPr>
              <w:t>대표자</w:t>
            </w:r>
            <w:r w:rsidRPr="007C3EAC">
              <w:rPr>
                <w:rFonts w:hint="eastAsia"/>
                <w:szCs w:val="20"/>
              </w:rPr>
              <w:t xml:space="preserve"> </w:t>
            </w:r>
            <w:proofErr w:type="gramStart"/>
            <w:r w:rsidRPr="007C3EAC">
              <w:rPr>
                <w:rFonts w:hint="eastAsia"/>
                <w:szCs w:val="20"/>
              </w:rPr>
              <w:t>[</w:t>
            </w:r>
            <w:r w:rsidRPr="007C3EAC">
              <w:rPr>
                <w:szCs w:val="20"/>
              </w:rPr>
              <w:t xml:space="preserve"> </w:t>
            </w:r>
            <w:r w:rsidRPr="007C3EAC">
              <w:rPr>
                <w:rFonts w:hint="eastAsia"/>
                <w:szCs w:val="20"/>
              </w:rPr>
              <w:t>성명</w:t>
            </w:r>
            <w:proofErr w:type="gramEnd"/>
            <w:r w:rsidRPr="007C3EAC">
              <w:rPr>
                <w:szCs w:val="20"/>
              </w:rPr>
              <w:t xml:space="preserve"> ]</w:t>
            </w:r>
            <w:r w:rsidRPr="007C3EAC">
              <w:rPr>
                <w:rFonts w:hint="eastAsia"/>
                <w:szCs w:val="20"/>
              </w:rPr>
              <w:t xml:space="preserve"> </w:t>
            </w:r>
            <w:r w:rsidRPr="007C3EAC">
              <w:rPr>
                <w:szCs w:val="20"/>
              </w:rPr>
              <w:t xml:space="preserve">  (</w:t>
            </w:r>
            <w:r w:rsidRPr="007C3EAC">
              <w:rPr>
                <w:rFonts w:hint="eastAsia"/>
                <w:szCs w:val="20"/>
              </w:rPr>
              <w:t>인</w:t>
            </w:r>
            <w:r w:rsidRPr="007C3EAC">
              <w:rPr>
                <w:rFonts w:hint="eastAsia"/>
                <w:szCs w:val="20"/>
              </w:rPr>
              <w:t>)</w:t>
            </w:r>
          </w:p>
        </w:tc>
      </w:tr>
    </w:tbl>
    <w:p w14:paraId="750A77A0" w14:textId="017ADDF0" w:rsidR="002E73B8" w:rsidRPr="00863275" w:rsidRDefault="002E73B8" w:rsidP="00D81207">
      <w:pPr>
        <w:spacing w:before="120" w:after="120"/>
      </w:pPr>
    </w:p>
    <w:sectPr w:rsidR="002E73B8" w:rsidRPr="00863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3E3CF2" w14:textId="77777777" w:rsidR="00CA268F" w:rsidRDefault="00CA268F" w:rsidP="00DA009C">
      <w:pPr>
        <w:spacing w:before="120" w:after="120" w:line="240" w:lineRule="auto"/>
      </w:pPr>
      <w:r>
        <w:separator/>
      </w:r>
    </w:p>
  </w:endnote>
  <w:endnote w:type="continuationSeparator" w:id="0">
    <w:p w14:paraId="7FFC7153" w14:textId="77777777" w:rsidR="00CA268F" w:rsidRDefault="00CA268F" w:rsidP="00DA009C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475C2" w14:textId="77777777" w:rsidR="00BB0063" w:rsidRDefault="00BB0063">
    <w:pPr>
      <w:pStyle w:val="aa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485D2" w14:textId="77777777" w:rsidR="00BB0063" w:rsidRDefault="00BB0063">
    <w:pPr>
      <w:pStyle w:val="aa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55F00" w14:textId="77777777" w:rsidR="00BB0063" w:rsidRDefault="00BB0063">
    <w:pPr>
      <w:pStyle w:val="aa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79BCE" w14:textId="77777777" w:rsidR="00CA268F" w:rsidRDefault="00CA268F" w:rsidP="00DA009C">
      <w:pPr>
        <w:spacing w:before="120" w:after="120" w:line="240" w:lineRule="auto"/>
      </w:pPr>
      <w:r>
        <w:separator/>
      </w:r>
    </w:p>
  </w:footnote>
  <w:footnote w:type="continuationSeparator" w:id="0">
    <w:p w14:paraId="7BDF1071" w14:textId="77777777" w:rsidR="00CA268F" w:rsidRDefault="00CA268F" w:rsidP="00DA009C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CE65A" w14:textId="77777777" w:rsidR="00BB0063" w:rsidRDefault="00BB0063">
    <w:pPr>
      <w:pStyle w:val="a9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978062" w14:textId="77777777" w:rsidR="00BB0063" w:rsidRDefault="00BB0063">
    <w:pPr>
      <w:pStyle w:val="a9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BB328" w14:textId="77777777" w:rsidR="00BB0063" w:rsidRDefault="00BB0063">
    <w:pPr>
      <w:pStyle w:val="a9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E0C69"/>
    <w:multiLevelType w:val="hybridMultilevel"/>
    <w:tmpl w:val="9BEC56A4"/>
    <w:lvl w:ilvl="0" w:tplc="8D568F0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CB2D1B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2" w15:restartNumberingAfterBreak="0">
    <w:nsid w:val="15EB0AA7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7C33AB2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B1B156B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B5A09C3"/>
    <w:multiLevelType w:val="hybridMultilevel"/>
    <w:tmpl w:val="4B90391A"/>
    <w:lvl w:ilvl="0" w:tplc="018CB348">
      <w:start w:val="1"/>
      <w:numFmt w:val="decimalEnclosedCircle"/>
      <w:lvlText w:val="%1"/>
      <w:lvlJc w:val="left"/>
      <w:pPr>
        <w:ind w:left="7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CB8529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2A06B0C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38124C9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4F855D1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05E1921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73D3F08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B222DA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1AC4D03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2645DEC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34E7F33"/>
    <w:multiLevelType w:val="hybridMultilevel"/>
    <w:tmpl w:val="9480854C"/>
    <w:lvl w:ilvl="0" w:tplc="F0CA3EAA">
      <w:start w:val="1"/>
      <w:numFmt w:val="decimalEnclosedCircl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8B2B61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17" w15:restartNumberingAfterBreak="0">
    <w:nsid w:val="67382C90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7AB624A"/>
    <w:multiLevelType w:val="hybridMultilevel"/>
    <w:tmpl w:val="9480854C"/>
    <w:lvl w:ilvl="0" w:tplc="F0CA3EAA">
      <w:start w:val="1"/>
      <w:numFmt w:val="decimalEnclosedCircl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7FB618B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FB713DE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21" w15:restartNumberingAfterBreak="0">
    <w:nsid w:val="733342B4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22" w15:restartNumberingAfterBreak="0">
    <w:nsid w:val="7E097D1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1"/>
  </w:num>
  <w:num w:numId="3">
    <w:abstractNumId w:val="13"/>
  </w:num>
  <w:num w:numId="4">
    <w:abstractNumId w:val="12"/>
  </w:num>
  <w:num w:numId="5">
    <w:abstractNumId w:val="17"/>
  </w:num>
  <w:num w:numId="6">
    <w:abstractNumId w:val="6"/>
  </w:num>
  <w:num w:numId="7">
    <w:abstractNumId w:val="3"/>
  </w:num>
  <w:num w:numId="8">
    <w:abstractNumId w:val="7"/>
  </w:num>
  <w:num w:numId="9">
    <w:abstractNumId w:val="22"/>
  </w:num>
  <w:num w:numId="10">
    <w:abstractNumId w:val="1"/>
  </w:num>
  <w:num w:numId="11">
    <w:abstractNumId w:val="19"/>
  </w:num>
  <w:num w:numId="12">
    <w:abstractNumId w:val="15"/>
  </w:num>
  <w:num w:numId="13">
    <w:abstractNumId w:val="14"/>
  </w:num>
  <w:num w:numId="14">
    <w:abstractNumId w:val="2"/>
  </w:num>
  <w:num w:numId="15">
    <w:abstractNumId w:val="20"/>
  </w:num>
  <w:num w:numId="16">
    <w:abstractNumId w:val="9"/>
  </w:num>
  <w:num w:numId="17">
    <w:abstractNumId w:val="18"/>
  </w:num>
  <w:num w:numId="18">
    <w:abstractNumId w:val="4"/>
  </w:num>
  <w:num w:numId="19">
    <w:abstractNumId w:val="8"/>
  </w:num>
  <w:num w:numId="20">
    <w:abstractNumId w:val="16"/>
  </w:num>
  <w:num w:numId="21">
    <w:abstractNumId w:val="10"/>
  </w:num>
  <w:num w:numId="22">
    <w:abstractNumId w:val="11"/>
  </w:num>
  <w:num w:numId="2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F6C"/>
    <w:rsid w:val="000020C1"/>
    <w:rsid w:val="00003197"/>
    <w:rsid w:val="00007D19"/>
    <w:rsid w:val="00031670"/>
    <w:rsid w:val="00031E02"/>
    <w:rsid w:val="00054C55"/>
    <w:rsid w:val="00055D26"/>
    <w:rsid w:val="000613E0"/>
    <w:rsid w:val="000669A2"/>
    <w:rsid w:val="00076190"/>
    <w:rsid w:val="000829BF"/>
    <w:rsid w:val="0008466F"/>
    <w:rsid w:val="000A0F57"/>
    <w:rsid w:val="000A512A"/>
    <w:rsid w:val="000B2932"/>
    <w:rsid w:val="000B39E9"/>
    <w:rsid w:val="000C24C8"/>
    <w:rsid w:val="000C373A"/>
    <w:rsid w:val="000C4220"/>
    <w:rsid w:val="000C431F"/>
    <w:rsid w:val="000C5835"/>
    <w:rsid w:val="000C78AB"/>
    <w:rsid w:val="000D31C4"/>
    <w:rsid w:val="000D7D9E"/>
    <w:rsid w:val="000E2D68"/>
    <w:rsid w:val="000F49AE"/>
    <w:rsid w:val="00100D7C"/>
    <w:rsid w:val="00103BE0"/>
    <w:rsid w:val="00103DEA"/>
    <w:rsid w:val="00111D93"/>
    <w:rsid w:val="00116F25"/>
    <w:rsid w:val="00120443"/>
    <w:rsid w:val="00121A0F"/>
    <w:rsid w:val="00126ACE"/>
    <w:rsid w:val="001377C9"/>
    <w:rsid w:val="00140DB8"/>
    <w:rsid w:val="001442B0"/>
    <w:rsid w:val="00152D2C"/>
    <w:rsid w:val="001530D4"/>
    <w:rsid w:val="00164228"/>
    <w:rsid w:val="001757D7"/>
    <w:rsid w:val="001831EF"/>
    <w:rsid w:val="0018594E"/>
    <w:rsid w:val="001A1FEB"/>
    <w:rsid w:val="001A49AB"/>
    <w:rsid w:val="001B00E4"/>
    <w:rsid w:val="001B0E4B"/>
    <w:rsid w:val="001C07A4"/>
    <w:rsid w:val="001D1163"/>
    <w:rsid w:val="001D4DC8"/>
    <w:rsid w:val="001D6610"/>
    <w:rsid w:val="001E0549"/>
    <w:rsid w:val="001E2280"/>
    <w:rsid w:val="001E4D4A"/>
    <w:rsid w:val="001F06EF"/>
    <w:rsid w:val="001F4C6D"/>
    <w:rsid w:val="001F7109"/>
    <w:rsid w:val="00200547"/>
    <w:rsid w:val="00201CED"/>
    <w:rsid w:val="00205AFA"/>
    <w:rsid w:val="00205C64"/>
    <w:rsid w:val="00210479"/>
    <w:rsid w:val="00211B88"/>
    <w:rsid w:val="00213655"/>
    <w:rsid w:val="00225122"/>
    <w:rsid w:val="0022750F"/>
    <w:rsid w:val="00233995"/>
    <w:rsid w:val="00233CB4"/>
    <w:rsid w:val="002351D0"/>
    <w:rsid w:val="002363DE"/>
    <w:rsid w:val="0024554D"/>
    <w:rsid w:val="00250473"/>
    <w:rsid w:val="00254425"/>
    <w:rsid w:val="00256620"/>
    <w:rsid w:val="00260F81"/>
    <w:rsid w:val="00263C5F"/>
    <w:rsid w:val="00266D1E"/>
    <w:rsid w:val="002679F9"/>
    <w:rsid w:val="002719EA"/>
    <w:rsid w:val="00277AAB"/>
    <w:rsid w:val="00283B8E"/>
    <w:rsid w:val="00285589"/>
    <w:rsid w:val="00287932"/>
    <w:rsid w:val="00293ADE"/>
    <w:rsid w:val="002959F8"/>
    <w:rsid w:val="002A124A"/>
    <w:rsid w:val="002A1B44"/>
    <w:rsid w:val="002A26B1"/>
    <w:rsid w:val="002C0385"/>
    <w:rsid w:val="002C2696"/>
    <w:rsid w:val="002C3286"/>
    <w:rsid w:val="002C533E"/>
    <w:rsid w:val="002C5B11"/>
    <w:rsid w:val="002E68FC"/>
    <w:rsid w:val="002E73B8"/>
    <w:rsid w:val="002F42A1"/>
    <w:rsid w:val="002F5210"/>
    <w:rsid w:val="002F5B6F"/>
    <w:rsid w:val="003025B7"/>
    <w:rsid w:val="00324054"/>
    <w:rsid w:val="003274CD"/>
    <w:rsid w:val="00330196"/>
    <w:rsid w:val="003454AA"/>
    <w:rsid w:val="003647B1"/>
    <w:rsid w:val="003653F3"/>
    <w:rsid w:val="003658FD"/>
    <w:rsid w:val="003668E0"/>
    <w:rsid w:val="00380DCC"/>
    <w:rsid w:val="00381307"/>
    <w:rsid w:val="0038616F"/>
    <w:rsid w:val="00390F17"/>
    <w:rsid w:val="003959CD"/>
    <w:rsid w:val="003A0ED5"/>
    <w:rsid w:val="003A1D68"/>
    <w:rsid w:val="003A4A6B"/>
    <w:rsid w:val="003A627A"/>
    <w:rsid w:val="003A6917"/>
    <w:rsid w:val="003B0CAF"/>
    <w:rsid w:val="003B0F0F"/>
    <w:rsid w:val="003B5949"/>
    <w:rsid w:val="003D3843"/>
    <w:rsid w:val="003F4415"/>
    <w:rsid w:val="003F62B7"/>
    <w:rsid w:val="004041D4"/>
    <w:rsid w:val="0041203B"/>
    <w:rsid w:val="004121B3"/>
    <w:rsid w:val="00413119"/>
    <w:rsid w:val="00415319"/>
    <w:rsid w:val="004160C4"/>
    <w:rsid w:val="00421C4F"/>
    <w:rsid w:val="00421D2A"/>
    <w:rsid w:val="00445FAF"/>
    <w:rsid w:val="00447BA6"/>
    <w:rsid w:val="00455868"/>
    <w:rsid w:val="0046203C"/>
    <w:rsid w:val="00473235"/>
    <w:rsid w:val="004753E3"/>
    <w:rsid w:val="004754AD"/>
    <w:rsid w:val="004800E6"/>
    <w:rsid w:val="004927E9"/>
    <w:rsid w:val="004A2CA0"/>
    <w:rsid w:val="004A3C48"/>
    <w:rsid w:val="004B0D15"/>
    <w:rsid w:val="004B2F76"/>
    <w:rsid w:val="004B4904"/>
    <w:rsid w:val="004C4D24"/>
    <w:rsid w:val="004D1671"/>
    <w:rsid w:val="004E3046"/>
    <w:rsid w:val="004E351B"/>
    <w:rsid w:val="004F35A6"/>
    <w:rsid w:val="0050359C"/>
    <w:rsid w:val="00504628"/>
    <w:rsid w:val="005056A8"/>
    <w:rsid w:val="005139BE"/>
    <w:rsid w:val="005244D7"/>
    <w:rsid w:val="005315AB"/>
    <w:rsid w:val="00537101"/>
    <w:rsid w:val="00537DCD"/>
    <w:rsid w:val="00540CFB"/>
    <w:rsid w:val="00552990"/>
    <w:rsid w:val="00560688"/>
    <w:rsid w:val="00560FE6"/>
    <w:rsid w:val="00564707"/>
    <w:rsid w:val="005768CB"/>
    <w:rsid w:val="00577EEC"/>
    <w:rsid w:val="005842E9"/>
    <w:rsid w:val="0059121E"/>
    <w:rsid w:val="00592AF3"/>
    <w:rsid w:val="005944D7"/>
    <w:rsid w:val="00597621"/>
    <w:rsid w:val="005A1B86"/>
    <w:rsid w:val="005A2FC9"/>
    <w:rsid w:val="005A54DD"/>
    <w:rsid w:val="005C1C56"/>
    <w:rsid w:val="005C36F5"/>
    <w:rsid w:val="005C4311"/>
    <w:rsid w:val="005C4542"/>
    <w:rsid w:val="005D0A83"/>
    <w:rsid w:val="005D1320"/>
    <w:rsid w:val="005D1860"/>
    <w:rsid w:val="005D299C"/>
    <w:rsid w:val="005D6EA9"/>
    <w:rsid w:val="005E0A61"/>
    <w:rsid w:val="005E2C3C"/>
    <w:rsid w:val="005E52FD"/>
    <w:rsid w:val="005F2972"/>
    <w:rsid w:val="005F5668"/>
    <w:rsid w:val="005F5FCB"/>
    <w:rsid w:val="006022B3"/>
    <w:rsid w:val="0060242B"/>
    <w:rsid w:val="00610C44"/>
    <w:rsid w:val="00613EE8"/>
    <w:rsid w:val="00620B65"/>
    <w:rsid w:val="00625A05"/>
    <w:rsid w:val="006351E1"/>
    <w:rsid w:val="0063633C"/>
    <w:rsid w:val="00636976"/>
    <w:rsid w:val="00646EED"/>
    <w:rsid w:val="0065640E"/>
    <w:rsid w:val="00660466"/>
    <w:rsid w:val="00663C78"/>
    <w:rsid w:val="00664C4E"/>
    <w:rsid w:val="0068373D"/>
    <w:rsid w:val="006A1BCD"/>
    <w:rsid w:val="006A2200"/>
    <w:rsid w:val="006C16EA"/>
    <w:rsid w:val="006D22F8"/>
    <w:rsid w:val="006E2177"/>
    <w:rsid w:val="006E33C6"/>
    <w:rsid w:val="006E41B4"/>
    <w:rsid w:val="006E729F"/>
    <w:rsid w:val="006F7109"/>
    <w:rsid w:val="00700947"/>
    <w:rsid w:val="00707E41"/>
    <w:rsid w:val="00720E16"/>
    <w:rsid w:val="00721D92"/>
    <w:rsid w:val="00721FE0"/>
    <w:rsid w:val="00731151"/>
    <w:rsid w:val="00741529"/>
    <w:rsid w:val="007647EC"/>
    <w:rsid w:val="0076557A"/>
    <w:rsid w:val="00790349"/>
    <w:rsid w:val="00794A87"/>
    <w:rsid w:val="007958DC"/>
    <w:rsid w:val="007A3113"/>
    <w:rsid w:val="007A38C4"/>
    <w:rsid w:val="007A5C03"/>
    <w:rsid w:val="007B190E"/>
    <w:rsid w:val="007B2383"/>
    <w:rsid w:val="007B5A32"/>
    <w:rsid w:val="007B5DA3"/>
    <w:rsid w:val="007C0F9C"/>
    <w:rsid w:val="007C1673"/>
    <w:rsid w:val="007C2873"/>
    <w:rsid w:val="007C4C3F"/>
    <w:rsid w:val="007C5E5F"/>
    <w:rsid w:val="007D17CA"/>
    <w:rsid w:val="007D7A8E"/>
    <w:rsid w:val="008017E7"/>
    <w:rsid w:val="00812B08"/>
    <w:rsid w:val="00813815"/>
    <w:rsid w:val="00814604"/>
    <w:rsid w:val="008203E1"/>
    <w:rsid w:val="00820722"/>
    <w:rsid w:val="00827BEF"/>
    <w:rsid w:val="00827EE9"/>
    <w:rsid w:val="00840BF1"/>
    <w:rsid w:val="008454D9"/>
    <w:rsid w:val="0084591C"/>
    <w:rsid w:val="00845C8F"/>
    <w:rsid w:val="00847EDC"/>
    <w:rsid w:val="008532A4"/>
    <w:rsid w:val="0086202B"/>
    <w:rsid w:val="00863275"/>
    <w:rsid w:val="0089072B"/>
    <w:rsid w:val="00896D33"/>
    <w:rsid w:val="00897E67"/>
    <w:rsid w:val="008A30A1"/>
    <w:rsid w:val="008B52A9"/>
    <w:rsid w:val="008B6900"/>
    <w:rsid w:val="008B6A2A"/>
    <w:rsid w:val="008B706B"/>
    <w:rsid w:val="008F1D70"/>
    <w:rsid w:val="008F2DB4"/>
    <w:rsid w:val="008F3966"/>
    <w:rsid w:val="009152F3"/>
    <w:rsid w:val="00917CD7"/>
    <w:rsid w:val="009229EB"/>
    <w:rsid w:val="00927CE8"/>
    <w:rsid w:val="0094048C"/>
    <w:rsid w:val="00946F00"/>
    <w:rsid w:val="009502AE"/>
    <w:rsid w:val="0096592F"/>
    <w:rsid w:val="009669A3"/>
    <w:rsid w:val="00970854"/>
    <w:rsid w:val="00975674"/>
    <w:rsid w:val="00996AED"/>
    <w:rsid w:val="009A4504"/>
    <w:rsid w:val="009B33E7"/>
    <w:rsid w:val="009B5202"/>
    <w:rsid w:val="009C36C5"/>
    <w:rsid w:val="009C71B1"/>
    <w:rsid w:val="009D01F4"/>
    <w:rsid w:val="009D163F"/>
    <w:rsid w:val="009E1FD8"/>
    <w:rsid w:val="009F532C"/>
    <w:rsid w:val="009F5D23"/>
    <w:rsid w:val="009F69C4"/>
    <w:rsid w:val="009F706D"/>
    <w:rsid w:val="009F7C5D"/>
    <w:rsid w:val="00A0071F"/>
    <w:rsid w:val="00A1057A"/>
    <w:rsid w:val="00A121A1"/>
    <w:rsid w:val="00A141A3"/>
    <w:rsid w:val="00A15635"/>
    <w:rsid w:val="00A15DFA"/>
    <w:rsid w:val="00A20F1C"/>
    <w:rsid w:val="00A34985"/>
    <w:rsid w:val="00A3797F"/>
    <w:rsid w:val="00A41D09"/>
    <w:rsid w:val="00A446C3"/>
    <w:rsid w:val="00A5311F"/>
    <w:rsid w:val="00A54882"/>
    <w:rsid w:val="00A65211"/>
    <w:rsid w:val="00A72C76"/>
    <w:rsid w:val="00A77999"/>
    <w:rsid w:val="00A77FA3"/>
    <w:rsid w:val="00A81200"/>
    <w:rsid w:val="00A83D2F"/>
    <w:rsid w:val="00A93402"/>
    <w:rsid w:val="00A93E9A"/>
    <w:rsid w:val="00A945D9"/>
    <w:rsid w:val="00A979D6"/>
    <w:rsid w:val="00AA1FC4"/>
    <w:rsid w:val="00AB7B12"/>
    <w:rsid w:val="00AC1799"/>
    <w:rsid w:val="00AC1D7F"/>
    <w:rsid w:val="00AD0F99"/>
    <w:rsid w:val="00AD212D"/>
    <w:rsid w:val="00AD2B3B"/>
    <w:rsid w:val="00AD2DC0"/>
    <w:rsid w:val="00AD5983"/>
    <w:rsid w:val="00AD703B"/>
    <w:rsid w:val="00AE3612"/>
    <w:rsid w:val="00AE478A"/>
    <w:rsid w:val="00AE7BC6"/>
    <w:rsid w:val="00AF2CC1"/>
    <w:rsid w:val="00AF31F2"/>
    <w:rsid w:val="00AF3474"/>
    <w:rsid w:val="00B11FE4"/>
    <w:rsid w:val="00B209D2"/>
    <w:rsid w:val="00B216F0"/>
    <w:rsid w:val="00B347CB"/>
    <w:rsid w:val="00B42C46"/>
    <w:rsid w:val="00B71871"/>
    <w:rsid w:val="00B73DD1"/>
    <w:rsid w:val="00B86CCB"/>
    <w:rsid w:val="00B87CBA"/>
    <w:rsid w:val="00B901FE"/>
    <w:rsid w:val="00BA1AE1"/>
    <w:rsid w:val="00BB0063"/>
    <w:rsid w:val="00BB5ACF"/>
    <w:rsid w:val="00BD1749"/>
    <w:rsid w:val="00BE2784"/>
    <w:rsid w:val="00BE2C6E"/>
    <w:rsid w:val="00BE2F6C"/>
    <w:rsid w:val="00BF2D2F"/>
    <w:rsid w:val="00C05DC6"/>
    <w:rsid w:val="00C11A33"/>
    <w:rsid w:val="00C1458A"/>
    <w:rsid w:val="00C145DE"/>
    <w:rsid w:val="00C273FE"/>
    <w:rsid w:val="00C374A6"/>
    <w:rsid w:val="00C552E4"/>
    <w:rsid w:val="00C61878"/>
    <w:rsid w:val="00C6469E"/>
    <w:rsid w:val="00C72BAF"/>
    <w:rsid w:val="00C82DE6"/>
    <w:rsid w:val="00C91A03"/>
    <w:rsid w:val="00C978B9"/>
    <w:rsid w:val="00CA05FF"/>
    <w:rsid w:val="00CA268F"/>
    <w:rsid w:val="00CA61CE"/>
    <w:rsid w:val="00CB3B1F"/>
    <w:rsid w:val="00CB4DBA"/>
    <w:rsid w:val="00CB7B46"/>
    <w:rsid w:val="00CC4ACA"/>
    <w:rsid w:val="00CD4E69"/>
    <w:rsid w:val="00CE20C0"/>
    <w:rsid w:val="00CE2583"/>
    <w:rsid w:val="00CE5F39"/>
    <w:rsid w:val="00CE61B0"/>
    <w:rsid w:val="00CF76BF"/>
    <w:rsid w:val="00D050BB"/>
    <w:rsid w:val="00D06380"/>
    <w:rsid w:val="00D071C1"/>
    <w:rsid w:val="00D10F1C"/>
    <w:rsid w:val="00D11036"/>
    <w:rsid w:val="00D159D6"/>
    <w:rsid w:val="00D16602"/>
    <w:rsid w:val="00D203CC"/>
    <w:rsid w:val="00D224F4"/>
    <w:rsid w:val="00D26619"/>
    <w:rsid w:val="00D26E61"/>
    <w:rsid w:val="00D34E34"/>
    <w:rsid w:val="00D46F19"/>
    <w:rsid w:val="00D472B1"/>
    <w:rsid w:val="00D56096"/>
    <w:rsid w:val="00D63114"/>
    <w:rsid w:val="00D81207"/>
    <w:rsid w:val="00D8295F"/>
    <w:rsid w:val="00D931B2"/>
    <w:rsid w:val="00DA009C"/>
    <w:rsid w:val="00DA24DD"/>
    <w:rsid w:val="00DA6C0F"/>
    <w:rsid w:val="00DD255F"/>
    <w:rsid w:val="00DF7EAF"/>
    <w:rsid w:val="00E00056"/>
    <w:rsid w:val="00E00242"/>
    <w:rsid w:val="00E015CA"/>
    <w:rsid w:val="00E22EAA"/>
    <w:rsid w:val="00E44FDB"/>
    <w:rsid w:val="00E5004B"/>
    <w:rsid w:val="00E535C8"/>
    <w:rsid w:val="00E579A4"/>
    <w:rsid w:val="00E6009A"/>
    <w:rsid w:val="00E70D44"/>
    <w:rsid w:val="00E745B6"/>
    <w:rsid w:val="00E748FF"/>
    <w:rsid w:val="00E86B39"/>
    <w:rsid w:val="00E9180C"/>
    <w:rsid w:val="00E92462"/>
    <w:rsid w:val="00E94C88"/>
    <w:rsid w:val="00EA1302"/>
    <w:rsid w:val="00EB097A"/>
    <w:rsid w:val="00EB3234"/>
    <w:rsid w:val="00EB7DCB"/>
    <w:rsid w:val="00EE299A"/>
    <w:rsid w:val="00EE37EF"/>
    <w:rsid w:val="00EE480D"/>
    <w:rsid w:val="00EE7414"/>
    <w:rsid w:val="00EF1DAA"/>
    <w:rsid w:val="00F00653"/>
    <w:rsid w:val="00F04864"/>
    <w:rsid w:val="00F056F0"/>
    <w:rsid w:val="00F06015"/>
    <w:rsid w:val="00F063C2"/>
    <w:rsid w:val="00F10F59"/>
    <w:rsid w:val="00F12932"/>
    <w:rsid w:val="00F13D52"/>
    <w:rsid w:val="00F14FB7"/>
    <w:rsid w:val="00F15266"/>
    <w:rsid w:val="00F2383C"/>
    <w:rsid w:val="00F248B7"/>
    <w:rsid w:val="00F25032"/>
    <w:rsid w:val="00F2701D"/>
    <w:rsid w:val="00F35F77"/>
    <w:rsid w:val="00F46D3A"/>
    <w:rsid w:val="00F46D9B"/>
    <w:rsid w:val="00F521B4"/>
    <w:rsid w:val="00F53B6C"/>
    <w:rsid w:val="00F57F31"/>
    <w:rsid w:val="00F61300"/>
    <w:rsid w:val="00F6423C"/>
    <w:rsid w:val="00F66FAF"/>
    <w:rsid w:val="00F721A8"/>
    <w:rsid w:val="00F75B0B"/>
    <w:rsid w:val="00F77CEA"/>
    <w:rsid w:val="00F807F4"/>
    <w:rsid w:val="00F84560"/>
    <w:rsid w:val="00F85627"/>
    <w:rsid w:val="00F97EAA"/>
    <w:rsid w:val="00FA4AAE"/>
    <w:rsid w:val="00FB1D35"/>
    <w:rsid w:val="00FC405E"/>
    <w:rsid w:val="00FD112F"/>
    <w:rsid w:val="00FD40D3"/>
    <w:rsid w:val="00FD75B9"/>
    <w:rsid w:val="00FE4AF5"/>
    <w:rsid w:val="00FF36CB"/>
    <w:rsid w:val="00FF4665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85436"/>
  <w15:chartTrackingRefBased/>
  <w15:docId w15:val="{F9FFDC9D-42BD-4604-BCA7-B286CC85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맑은 고딕"/>
        <w:color w:val="000000"/>
        <w:kern w:val="2"/>
        <w:szCs w:val="28"/>
        <w:lang w:val="en-US" w:eastAsia="ko-KR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51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15AB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0F49AE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0F49AE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0F49AE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0F49AE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0F49AE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0F49AE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0F49AE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39"/>
    <w:rsid w:val="002E73B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2"/>
    <w:uiPriority w:val="99"/>
    <w:unhideWhenUsed/>
    <w:rsid w:val="00DA009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9"/>
    <w:uiPriority w:val="99"/>
    <w:rsid w:val="00DA009C"/>
  </w:style>
  <w:style w:type="paragraph" w:styleId="aa">
    <w:name w:val="footer"/>
    <w:basedOn w:val="a"/>
    <w:link w:val="Char3"/>
    <w:uiPriority w:val="99"/>
    <w:unhideWhenUsed/>
    <w:rsid w:val="00DA009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DA009C"/>
  </w:style>
  <w:style w:type="character" w:styleId="ab">
    <w:name w:val="Hyperlink"/>
    <w:basedOn w:val="a0"/>
    <w:uiPriority w:val="99"/>
    <w:unhideWhenUsed/>
    <w:rsid w:val="00613E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55818-C670-4E9D-B63C-362A2367C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2</cp:revision>
  <dcterms:created xsi:type="dcterms:W3CDTF">2024-06-17T05:49:00Z</dcterms:created>
  <dcterms:modified xsi:type="dcterms:W3CDTF">2024-06-17T05:49:00Z</dcterms:modified>
</cp:coreProperties>
</file>