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215D1" w14:textId="052CAECF" w:rsidR="00707E41" w:rsidRPr="00B209D2" w:rsidRDefault="003658FD" w:rsidP="00390F17">
      <w:pPr>
        <w:spacing w:before="120" w:after="120"/>
        <w:jc w:val="center"/>
        <w:rPr>
          <w:b/>
          <w:sz w:val="28"/>
        </w:rPr>
      </w:pPr>
      <w:r>
        <w:rPr>
          <w:rFonts w:hint="eastAsia"/>
          <w:b/>
          <w:sz w:val="28"/>
        </w:rPr>
        <w:t>업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위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탁</w:t>
      </w:r>
      <w:r w:rsidR="00100D7C" w:rsidRPr="00B209D2">
        <w:rPr>
          <w:rFonts w:hint="eastAsia"/>
          <w:b/>
          <w:sz w:val="28"/>
        </w:rPr>
        <w:t xml:space="preserve"> </w:t>
      </w:r>
      <w:r w:rsidR="00100D7C" w:rsidRPr="00B209D2">
        <w:rPr>
          <w:rFonts w:hint="eastAsia"/>
          <w:b/>
          <w:sz w:val="28"/>
        </w:rPr>
        <w:t>계</w:t>
      </w:r>
      <w:r w:rsidR="00100D7C" w:rsidRPr="00B209D2">
        <w:rPr>
          <w:rFonts w:hint="eastAsia"/>
          <w:b/>
          <w:sz w:val="28"/>
        </w:rPr>
        <w:t xml:space="preserve"> </w:t>
      </w:r>
      <w:r w:rsidR="00100D7C" w:rsidRPr="00B209D2">
        <w:rPr>
          <w:rFonts w:hint="eastAsia"/>
          <w:b/>
          <w:sz w:val="28"/>
        </w:rPr>
        <w:t>약</w:t>
      </w:r>
      <w:r w:rsidR="00100D7C" w:rsidRPr="00B209D2">
        <w:rPr>
          <w:rFonts w:hint="eastAsia"/>
          <w:b/>
          <w:sz w:val="28"/>
        </w:rPr>
        <w:t xml:space="preserve"> </w:t>
      </w:r>
      <w:r w:rsidR="00100D7C" w:rsidRPr="00B209D2">
        <w:rPr>
          <w:rFonts w:hint="eastAsia"/>
          <w:b/>
          <w:sz w:val="28"/>
        </w:rPr>
        <w:t>서</w:t>
      </w:r>
    </w:p>
    <w:p w14:paraId="574BC63F" w14:textId="77777777" w:rsidR="00BE2F6C" w:rsidRDefault="00BE2F6C" w:rsidP="00390F17">
      <w:pPr>
        <w:spacing w:before="120" w:after="120"/>
        <w:jc w:val="center"/>
        <w:rPr>
          <w:b/>
          <w:sz w:val="22"/>
        </w:rPr>
      </w:pPr>
    </w:p>
    <w:p w14:paraId="11013821" w14:textId="5DFBCC25" w:rsidR="00BE2F6C" w:rsidRDefault="00BE2F6C" w:rsidP="00390F17">
      <w:pPr>
        <w:spacing w:before="120" w:after="120"/>
      </w:pPr>
      <w:r w:rsidRPr="00BE2F6C">
        <w:rPr>
          <w:rFonts w:hint="eastAsia"/>
        </w:rPr>
        <w:t>주식회사</w:t>
      </w:r>
      <w:r w:rsidRPr="00BE2F6C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proofErr w:type="spell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100D7C">
        <w:rPr>
          <w:rFonts w:hint="eastAsia"/>
        </w:rPr>
        <w:t>갑</w:t>
      </w:r>
      <w:r>
        <w:t>”</w:t>
      </w:r>
      <w:r w:rsidR="00100D7C">
        <w:rPr>
          <w:rFonts w:hint="eastAsia"/>
        </w:rPr>
        <w:t>이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 w:rsidR="0085265F">
        <w:rPr>
          <w:rFonts w:hint="eastAsia"/>
        </w:rPr>
        <w:t>베리띵즈</w:t>
      </w:r>
      <w:proofErr w:type="spell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100D7C">
        <w:rPr>
          <w:rFonts w:hint="eastAsia"/>
        </w:rPr>
        <w:t>을</w:t>
      </w:r>
      <w:r>
        <w:t>”</w:t>
      </w:r>
      <w:r w:rsidR="00100D7C">
        <w:rPr>
          <w:rFonts w:hint="eastAsia"/>
        </w:rPr>
        <w:t>이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 w:rsidR="0085265F">
        <w:rPr>
          <w:rFonts w:hint="eastAsia"/>
        </w:rPr>
        <w:t>는</w:t>
      </w:r>
      <w:r>
        <w:rPr>
          <w:rFonts w:hint="eastAsia"/>
        </w:rPr>
        <w:t xml:space="preserve"> </w:t>
      </w:r>
      <w:r w:rsidR="003658FD">
        <w:rPr>
          <w:rFonts w:hint="eastAsia"/>
        </w:rPr>
        <w:t>갑의</w:t>
      </w:r>
      <w:r w:rsidR="003658FD">
        <w:rPr>
          <w:rFonts w:hint="eastAsia"/>
        </w:rPr>
        <w:t xml:space="preserve"> </w:t>
      </w:r>
      <w:r w:rsidR="003658FD">
        <w:t>SNS</w:t>
      </w:r>
      <w:r w:rsidR="003658FD">
        <w:rPr>
          <w:rFonts w:hint="eastAsia"/>
        </w:rPr>
        <w:t>채널</w:t>
      </w:r>
      <w:r w:rsidR="00537DCD">
        <w:rPr>
          <w:rFonts w:hint="eastAsia"/>
        </w:rPr>
        <w:t xml:space="preserve"> </w:t>
      </w:r>
      <w:r w:rsidR="00537DCD">
        <w:rPr>
          <w:rFonts w:hint="eastAsia"/>
        </w:rPr>
        <w:t>운영</w:t>
      </w:r>
      <w:r w:rsidR="00537DCD">
        <w:rPr>
          <w:rFonts w:hint="eastAsia"/>
        </w:rPr>
        <w:t xml:space="preserve"> </w:t>
      </w:r>
      <w:r w:rsidR="00537DCD">
        <w:rPr>
          <w:rFonts w:hint="eastAsia"/>
        </w:rPr>
        <w:t>등에</w:t>
      </w:r>
      <w:r w:rsidR="00537DCD">
        <w:rPr>
          <w:rFonts w:hint="eastAsia"/>
        </w:rPr>
        <w:t xml:space="preserve"> </w:t>
      </w:r>
      <w:r w:rsidR="00537DCD">
        <w:rPr>
          <w:rFonts w:hint="eastAsia"/>
        </w:rPr>
        <w:t>관한</w:t>
      </w:r>
      <w:r w:rsidR="00537DCD">
        <w:rPr>
          <w:rFonts w:hint="eastAsia"/>
        </w:rPr>
        <w:t xml:space="preserve"> </w:t>
      </w:r>
      <w:r w:rsidR="00537DCD">
        <w:rPr>
          <w:rFonts w:hint="eastAsia"/>
        </w:rPr>
        <w:t>업무를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을이</w:t>
      </w:r>
      <w:r w:rsidR="003658FD">
        <w:rPr>
          <w:rFonts w:hint="eastAsia"/>
        </w:rPr>
        <w:t xml:space="preserve"> </w:t>
      </w:r>
      <w:proofErr w:type="spellStart"/>
      <w:r w:rsidR="003658FD">
        <w:rPr>
          <w:rFonts w:hint="eastAsia"/>
        </w:rPr>
        <w:t>위탁받아</w:t>
      </w:r>
      <w:proofErr w:type="spellEnd"/>
      <w:r w:rsidR="003658FD">
        <w:rPr>
          <w:rFonts w:hint="eastAsia"/>
        </w:rPr>
        <w:t xml:space="preserve"> </w:t>
      </w:r>
      <w:r w:rsidR="00537DCD">
        <w:rPr>
          <w:rFonts w:hint="eastAsia"/>
        </w:rPr>
        <w:t>수행</w:t>
      </w:r>
      <w:r w:rsidR="003658FD">
        <w:rPr>
          <w:rFonts w:hint="eastAsia"/>
        </w:rPr>
        <w:t>함에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있어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당사자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간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권리와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의무를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명확히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하기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위해</w:t>
      </w:r>
      <w:r>
        <w:rPr>
          <w:rFonts w:hint="eastAsia"/>
        </w:rPr>
        <w:t xml:space="preserve"> </w:t>
      </w:r>
      <w:r w:rsidR="003658FD">
        <w:rPr>
          <w:rFonts w:hint="eastAsia"/>
        </w:rPr>
        <w:t>아래와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같이</w:t>
      </w:r>
      <w:r w:rsidR="003658FD"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체결한다</w:t>
      </w:r>
      <w:r>
        <w:rPr>
          <w:rFonts w:hint="eastAsia"/>
        </w:rPr>
        <w:t>.</w:t>
      </w:r>
      <w:r>
        <w:t xml:space="preserve"> </w:t>
      </w:r>
    </w:p>
    <w:p w14:paraId="76D30A46" w14:textId="77777777" w:rsidR="00BE2F6C" w:rsidRDefault="00BE2F6C" w:rsidP="00390F17">
      <w:pPr>
        <w:spacing w:before="120" w:after="120"/>
      </w:pPr>
    </w:p>
    <w:p w14:paraId="193E19CA" w14:textId="77777777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1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목적</w:t>
      </w:r>
    </w:p>
    <w:p w14:paraId="5587048C" w14:textId="6239C919" w:rsidR="00E92462" w:rsidRDefault="00BE2F6C" w:rsidP="00390F17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100D7C">
        <w:rPr>
          <w:rFonts w:hint="eastAsia"/>
        </w:rPr>
        <w:t>갑이</w:t>
      </w:r>
      <w:r w:rsidR="00100D7C">
        <w:rPr>
          <w:rFonts w:hint="eastAsia"/>
        </w:rPr>
        <w:t xml:space="preserve"> </w:t>
      </w:r>
      <w:r w:rsidR="00100D7C">
        <w:rPr>
          <w:rFonts w:hint="eastAsia"/>
        </w:rPr>
        <w:t>을</w:t>
      </w:r>
      <w:r>
        <w:rPr>
          <w:rFonts w:hint="eastAsia"/>
        </w:rPr>
        <w:t>에게</w:t>
      </w:r>
      <w:r w:rsidR="00100D7C">
        <w:rPr>
          <w:rFonts w:hint="eastAsia"/>
        </w:rPr>
        <w:t xml:space="preserve"> </w:t>
      </w:r>
      <w:r w:rsidR="003658FD">
        <w:rPr>
          <w:rFonts w:hint="eastAsia"/>
        </w:rPr>
        <w:t>갑의</w:t>
      </w:r>
      <w:r w:rsidR="003658FD">
        <w:rPr>
          <w:rFonts w:hint="eastAsia"/>
        </w:rPr>
        <w:t xml:space="preserve"> S</w:t>
      </w:r>
      <w:r w:rsidR="003658FD">
        <w:t>NS</w:t>
      </w:r>
      <w:r w:rsidR="003658FD">
        <w:rPr>
          <w:rFonts w:hint="eastAsia"/>
        </w:rPr>
        <w:t>채널</w:t>
      </w:r>
      <w:r w:rsidR="0046203C">
        <w:rPr>
          <w:rFonts w:hint="eastAsia"/>
        </w:rPr>
        <w:t xml:space="preserve"> </w:t>
      </w:r>
      <w:r w:rsidR="0046203C">
        <w:rPr>
          <w:rFonts w:hint="eastAsia"/>
        </w:rPr>
        <w:t>운영</w:t>
      </w:r>
      <w:r w:rsidR="0046203C">
        <w:rPr>
          <w:rFonts w:hint="eastAsia"/>
        </w:rPr>
        <w:t xml:space="preserve"> </w:t>
      </w:r>
      <w:r w:rsidR="0046203C">
        <w:rPr>
          <w:rFonts w:hint="eastAsia"/>
        </w:rPr>
        <w:t>등</w:t>
      </w:r>
      <w:r w:rsidR="003658FD">
        <w:rPr>
          <w:rFonts w:hint="eastAsia"/>
        </w:rPr>
        <w:t>에</w:t>
      </w:r>
      <w:r w:rsidR="003658FD">
        <w:rPr>
          <w:rFonts w:hint="eastAsia"/>
        </w:rPr>
        <w:t xml:space="preserve"> </w:t>
      </w:r>
      <w:r w:rsidR="003658FD">
        <w:rPr>
          <w:rFonts w:hint="eastAsia"/>
        </w:rPr>
        <w:t>관한</w:t>
      </w:r>
      <w:r w:rsidR="003658FD">
        <w:rPr>
          <w:rFonts w:hint="eastAsia"/>
        </w:rPr>
        <w:t xml:space="preserve"> </w:t>
      </w:r>
      <w:r w:rsidR="00293ADE">
        <w:rPr>
          <w:rFonts w:hint="eastAsia"/>
        </w:rPr>
        <w:t>업무</w:t>
      </w:r>
      <w:r w:rsidR="00100D7C">
        <w:rPr>
          <w:rFonts w:hint="eastAsia"/>
        </w:rPr>
        <w:t>를</w:t>
      </w:r>
      <w:r>
        <w:rPr>
          <w:rFonts w:hint="eastAsia"/>
        </w:rPr>
        <w:t xml:space="preserve"> </w:t>
      </w:r>
      <w:r w:rsidR="00F10F59">
        <w:rPr>
          <w:rFonts w:hint="eastAsia"/>
        </w:rPr>
        <w:t>위탁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 w:rsidR="00100D7C">
        <w:rPr>
          <w:rFonts w:hint="eastAsia"/>
        </w:rPr>
        <w:t>을이</w:t>
      </w:r>
      <w:r>
        <w:rPr>
          <w:rFonts w:hint="eastAsia"/>
        </w:rPr>
        <w:t xml:space="preserve"> </w:t>
      </w:r>
      <w:proofErr w:type="spellStart"/>
      <w:r w:rsidR="00F10F59">
        <w:rPr>
          <w:rFonts w:hint="eastAsia"/>
        </w:rPr>
        <w:t>위탁</w:t>
      </w:r>
      <w:r>
        <w:rPr>
          <w:rFonts w:hint="eastAsia"/>
        </w:rPr>
        <w:t>받은</w:t>
      </w:r>
      <w:proofErr w:type="spellEnd"/>
      <w:r>
        <w:rPr>
          <w:rFonts w:hint="eastAsia"/>
        </w:rPr>
        <w:t xml:space="preserve"> </w:t>
      </w:r>
      <w:r w:rsidR="00293ADE">
        <w:rPr>
          <w:rFonts w:hint="eastAsia"/>
        </w:rPr>
        <w:t>업무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5315AB">
        <w:rPr>
          <w:rFonts w:hint="eastAsia"/>
        </w:rPr>
        <w:t>성실하게</w:t>
      </w:r>
      <w:r w:rsidR="005315AB">
        <w:rPr>
          <w:rFonts w:hint="eastAsia"/>
        </w:rPr>
        <w:t xml:space="preserve"> </w:t>
      </w:r>
      <w:r>
        <w:rPr>
          <w:rFonts w:hint="eastAsia"/>
        </w:rPr>
        <w:t>이행함에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제반사항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권리와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규정함에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15372228" w14:textId="77777777" w:rsidR="00E92462" w:rsidRDefault="00E92462" w:rsidP="00390F17">
      <w:pPr>
        <w:spacing w:before="120" w:after="120"/>
      </w:pPr>
    </w:p>
    <w:p w14:paraId="74A663D6" w14:textId="4931002D" w:rsidR="00BE2F6C" w:rsidRPr="005F5FCB" w:rsidRDefault="00BE2F6C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Pr="005F5FCB">
        <w:rPr>
          <w:rFonts w:hint="eastAsia"/>
          <w:b/>
        </w:rPr>
        <w:t>2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F063C2">
        <w:rPr>
          <w:rFonts w:hint="eastAsia"/>
          <w:b/>
        </w:rPr>
        <w:t>위탁</w:t>
      </w:r>
      <w:r w:rsidRPr="005F5FCB">
        <w:rPr>
          <w:rFonts w:hint="eastAsia"/>
          <w:b/>
        </w:rPr>
        <w:t>업무의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범위</w:t>
      </w:r>
    </w:p>
    <w:p w14:paraId="2E510161" w14:textId="4E72379A" w:rsidR="00BE2F6C" w:rsidRDefault="003F4415" w:rsidP="00F2383C">
      <w:pPr>
        <w:pStyle w:val="a3"/>
        <w:numPr>
          <w:ilvl w:val="0"/>
          <w:numId w:val="3"/>
        </w:numPr>
        <w:spacing w:before="120" w:after="120"/>
        <w:ind w:leftChars="0"/>
      </w:pPr>
      <w:r>
        <w:rPr>
          <w:rFonts w:hint="eastAsia"/>
        </w:rPr>
        <w:t>갑이</w:t>
      </w:r>
      <w:r w:rsidR="00620B65">
        <w:rPr>
          <w:rFonts w:hint="eastAsia"/>
        </w:rPr>
        <w:t xml:space="preserve"> </w:t>
      </w:r>
      <w:r>
        <w:rPr>
          <w:rFonts w:hint="eastAsia"/>
        </w:rPr>
        <w:t>을</w:t>
      </w:r>
      <w:r w:rsidR="00620B65">
        <w:rPr>
          <w:rFonts w:hint="eastAsia"/>
        </w:rPr>
        <w:t>에게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위</w:t>
      </w:r>
      <w:r w:rsidR="009A4504">
        <w:rPr>
          <w:rFonts w:hint="eastAsia"/>
        </w:rPr>
        <w:t>탁</w:t>
      </w:r>
      <w:r w:rsidR="00620B65">
        <w:rPr>
          <w:rFonts w:hint="eastAsia"/>
        </w:rPr>
        <w:t>하는</w:t>
      </w:r>
      <w:r w:rsidR="00620B65">
        <w:rPr>
          <w:rFonts w:hint="eastAsia"/>
        </w:rPr>
        <w:t xml:space="preserve"> </w:t>
      </w:r>
      <w:r>
        <w:rPr>
          <w:rFonts w:hint="eastAsia"/>
        </w:rPr>
        <w:t>업무</w:t>
      </w:r>
      <w:r w:rsidR="00620B65">
        <w:rPr>
          <w:rFonts w:hint="eastAsia"/>
        </w:rPr>
        <w:t>의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범위는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아래와</w:t>
      </w:r>
      <w:r w:rsidR="00620B65">
        <w:rPr>
          <w:rFonts w:hint="eastAsia"/>
        </w:rPr>
        <w:t xml:space="preserve"> </w:t>
      </w:r>
      <w:r w:rsidR="00620B65">
        <w:rPr>
          <w:rFonts w:hint="eastAsia"/>
        </w:rPr>
        <w:t>같다</w:t>
      </w:r>
      <w:r w:rsidR="00620B65">
        <w:rPr>
          <w:rFonts w:hint="eastAsia"/>
        </w:rPr>
        <w:t>.</w:t>
      </w:r>
      <w:r w:rsidR="00620B65">
        <w:t xml:space="preserve"> </w:t>
      </w:r>
    </w:p>
    <w:p w14:paraId="2B68B256" w14:textId="6A72FAD5" w:rsidR="00D26619" w:rsidRDefault="00140DB8" w:rsidP="00140DB8">
      <w:pPr>
        <w:pStyle w:val="a3"/>
        <w:numPr>
          <w:ilvl w:val="0"/>
          <w:numId w:val="2"/>
        </w:numPr>
        <w:spacing w:before="120" w:after="120"/>
        <w:ind w:leftChars="0"/>
      </w:pPr>
      <w:r>
        <w:rPr>
          <w:rFonts w:hint="eastAsia"/>
        </w:rPr>
        <w:t>S</w:t>
      </w:r>
      <w:r>
        <w:t>NS</w:t>
      </w:r>
      <w:r>
        <w:rPr>
          <w:rFonts w:hint="eastAsia"/>
        </w:rPr>
        <w:t>채널</w:t>
      </w:r>
      <w:r w:rsidR="007647EC">
        <w:rPr>
          <w:rFonts w:hint="eastAsia"/>
        </w:rPr>
        <w:t xml:space="preserve"> </w:t>
      </w:r>
      <w:r w:rsidR="007647EC">
        <w:rPr>
          <w:rFonts w:hint="eastAsia"/>
        </w:rPr>
        <w:t>운영</w:t>
      </w:r>
      <w:r w:rsidR="007647EC">
        <w:rPr>
          <w:rFonts w:hint="eastAsia"/>
        </w:rPr>
        <w:t xml:space="preserve"> </w:t>
      </w:r>
      <w:r w:rsidR="008454D9">
        <w:rPr>
          <w:rFonts w:hint="eastAsia"/>
        </w:rPr>
        <w:t>계획</w:t>
      </w:r>
      <w:r w:rsidR="008454D9">
        <w:rPr>
          <w:rFonts w:hint="eastAsia"/>
        </w:rPr>
        <w:t xml:space="preserve"> </w:t>
      </w:r>
      <w:r w:rsidR="008454D9">
        <w:rPr>
          <w:rFonts w:hint="eastAsia"/>
        </w:rPr>
        <w:t>수립</w:t>
      </w:r>
    </w:p>
    <w:p w14:paraId="6968CFA4" w14:textId="6BACE850" w:rsidR="00F46D9B" w:rsidRDefault="00140DB8" w:rsidP="00F46D3A">
      <w:pPr>
        <w:pStyle w:val="a3"/>
        <w:numPr>
          <w:ilvl w:val="0"/>
          <w:numId w:val="2"/>
        </w:numPr>
        <w:spacing w:before="120" w:after="120"/>
        <w:ind w:leftChars="0"/>
      </w:pPr>
      <w:r>
        <w:rPr>
          <w:rFonts w:hint="eastAsia"/>
        </w:rPr>
        <w:t>S</w:t>
      </w:r>
      <w:r>
        <w:t>NS</w:t>
      </w:r>
      <w:r>
        <w:rPr>
          <w:rFonts w:hint="eastAsia"/>
        </w:rPr>
        <w:t>채널</w:t>
      </w:r>
      <w:r w:rsidR="00D224F4">
        <w:rPr>
          <w:rFonts w:hint="eastAsia"/>
        </w:rPr>
        <w:t xml:space="preserve"> </w:t>
      </w:r>
      <w:r w:rsidR="00D224F4">
        <w:rPr>
          <w:rFonts w:hint="eastAsia"/>
        </w:rPr>
        <w:t>운영</w:t>
      </w:r>
      <w:r w:rsidR="00201CED">
        <w:rPr>
          <w:rFonts w:hint="eastAsia"/>
        </w:rPr>
        <w:t xml:space="preserve"> </w:t>
      </w:r>
      <w:r w:rsidR="003F62B7">
        <w:rPr>
          <w:rFonts w:hint="eastAsia"/>
        </w:rPr>
        <w:t>및</w:t>
      </w:r>
      <w:r w:rsidR="003F62B7">
        <w:rPr>
          <w:rFonts w:hint="eastAsia"/>
        </w:rPr>
        <w:t xml:space="preserve"> </w:t>
      </w:r>
      <w:r w:rsidR="003F62B7">
        <w:rPr>
          <w:rFonts w:hint="eastAsia"/>
        </w:rPr>
        <w:t>모니터링</w:t>
      </w:r>
    </w:p>
    <w:p w14:paraId="2B8CE77C" w14:textId="22547DB8" w:rsidR="00201CED" w:rsidRDefault="00140DB8" w:rsidP="00F46D3A">
      <w:pPr>
        <w:pStyle w:val="a3"/>
        <w:numPr>
          <w:ilvl w:val="0"/>
          <w:numId w:val="2"/>
        </w:numPr>
        <w:spacing w:before="120" w:after="120"/>
        <w:ind w:leftChars="0"/>
      </w:pPr>
      <w:r>
        <w:rPr>
          <w:rFonts w:hint="eastAsia"/>
        </w:rPr>
        <w:t>S</w:t>
      </w:r>
      <w:r>
        <w:t>NS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결과보고</w:t>
      </w:r>
    </w:p>
    <w:p w14:paraId="2797027B" w14:textId="0A960D02" w:rsidR="00201CED" w:rsidRDefault="006C17ED" w:rsidP="00F46D3A">
      <w:pPr>
        <w:pStyle w:val="a3"/>
        <w:numPr>
          <w:ilvl w:val="0"/>
          <w:numId w:val="2"/>
        </w:numPr>
        <w:spacing w:before="120" w:after="120"/>
        <w:ind w:leftChars="0"/>
      </w:pP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431D98F8" w14:textId="584D202A" w:rsidR="00201CED" w:rsidRDefault="00201CED" w:rsidP="00F46D3A">
      <w:pPr>
        <w:pStyle w:val="a3"/>
        <w:numPr>
          <w:ilvl w:val="0"/>
          <w:numId w:val="2"/>
        </w:numPr>
        <w:spacing w:before="120" w:after="120"/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요청에</w:t>
      </w:r>
      <w:r>
        <w:rPr>
          <w:rFonts w:hint="eastAsia"/>
        </w:rPr>
        <w:t xml:space="preserve"> </w:t>
      </w:r>
      <w:r w:rsidR="00504628">
        <w:rPr>
          <w:rFonts w:hint="eastAsia"/>
        </w:rPr>
        <w:t>의</w:t>
      </w:r>
      <w:r w:rsidR="005C36F5">
        <w:rPr>
          <w:rFonts w:hint="eastAsia"/>
        </w:rPr>
        <w:t>해</w:t>
      </w:r>
      <w:r w:rsidR="00504628">
        <w:rPr>
          <w:rFonts w:hint="eastAsia"/>
        </w:rPr>
        <w:t xml:space="preserve"> </w:t>
      </w:r>
      <w:r w:rsidR="00504628">
        <w:rPr>
          <w:rFonts w:hint="eastAsia"/>
        </w:rPr>
        <w:t>양사간</w:t>
      </w:r>
      <w:r w:rsidR="00504628">
        <w:rPr>
          <w:rFonts w:hint="eastAsia"/>
        </w:rPr>
        <w:t xml:space="preserve"> </w:t>
      </w:r>
      <w:r w:rsidR="00504628">
        <w:rPr>
          <w:rFonts w:hint="eastAsia"/>
        </w:rPr>
        <w:t>협의</w:t>
      </w:r>
      <w:r w:rsidR="005C36F5"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</w:p>
    <w:p w14:paraId="4CE0DD46" w14:textId="1949AE07" w:rsidR="000D7D9E" w:rsidRDefault="00F2383C" w:rsidP="00F2383C">
      <w:pPr>
        <w:pStyle w:val="a3"/>
        <w:numPr>
          <w:ilvl w:val="0"/>
          <w:numId w:val="3"/>
        </w:numPr>
        <w:spacing w:before="120" w:after="120"/>
        <w:ind w:leftChars="0"/>
      </w:pPr>
      <w:r>
        <w:rPr>
          <w:rFonts w:hint="eastAsia"/>
        </w:rPr>
        <w:t>갑이</w:t>
      </w:r>
      <w:r>
        <w:rPr>
          <w:rFonts w:hint="eastAsia"/>
        </w:rPr>
        <w:t xml:space="preserve"> </w:t>
      </w:r>
      <w:r>
        <w:rPr>
          <w:rFonts w:hint="eastAsia"/>
        </w:rPr>
        <w:t>을에게</w:t>
      </w:r>
      <w:r>
        <w:rPr>
          <w:rFonts w:hint="eastAsia"/>
        </w:rPr>
        <w:t xml:space="preserve"> </w:t>
      </w:r>
      <w:r>
        <w:rPr>
          <w:rFonts w:hint="eastAsia"/>
        </w:rPr>
        <w:t>운영을</w:t>
      </w:r>
      <w:r>
        <w:rPr>
          <w:rFonts w:hint="eastAsia"/>
        </w:rPr>
        <w:t xml:space="preserve"> </w:t>
      </w:r>
      <w:r>
        <w:rPr>
          <w:rFonts w:hint="eastAsia"/>
        </w:rPr>
        <w:t>위탁하는</w:t>
      </w:r>
      <w:r>
        <w:rPr>
          <w:rFonts w:hint="eastAsia"/>
        </w:rPr>
        <w:t xml:space="preserve"> </w:t>
      </w:r>
      <w:r>
        <w:t>SNS</w:t>
      </w:r>
      <w:r>
        <w:rPr>
          <w:rFonts w:hint="eastAsia"/>
        </w:rPr>
        <w:t>채널의</w:t>
      </w:r>
      <w:r>
        <w:rPr>
          <w:rFonts w:hint="eastAsia"/>
        </w:rPr>
        <w:t xml:space="preserve"> </w:t>
      </w:r>
      <w:r>
        <w:rPr>
          <w:rFonts w:hint="eastAsia"/>
        </w:rPr>
        <w:t>목록은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r>
        <w:t xml:space="preserve"> </w:t>
      </w:r>
    </w:p>
    <w:p w14:paraId="420B3111" w14:textId="2B801604" w:rsidR="001F4C6D" w:rsidRDefault="00613EE8" w:rsidP="006C17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인스타그램</w:t>
      </w:r>
      <w:r>
        <w:rPr>
          <w:rFonts w:hint="eastAsia"/>
        </w:rPr>
        <w:t xml:space="preserve"> </w:t>
      </w:r>
      <w:r>
        <w:t>[</w:t>
      </w:r>
      <w:proofErr w:type="gramStart"/>
      <w:r w:rsidR="00C448F7" w:rsidRPr="00C448F7">
        <w:t>https://www.instagram.com/alloso_official/</w:t>
      </w:r>
      <w:r>
        <w:rPr>
          <w:rFonts w:hint="eastAsia"/>
        </w:rPr>
        <w:t xml:space="preserve"> </w:t>
      </w:r>
      <w:r>
        <w:t>]</w:t>
      </w:r>
      <w:proofErr w:type="gramEnd"/>
    </w:p>
    <w:p w14:paraId="063343A6" w14:textId="77777777" w:rsidR="00F2383C" w:rsidRPr="00445FAF" w:rsidRDefault="00F2383C" w:rsidP="00390F17">
      <w:pPr>
        <w:spacing w:before="120" w:after="120"/>
      </w:pPr>
    </w:p>
    <w:p w14:paraId="1964CAEF" w14:textId="3B2C1613" w:rsidR="00E92462" w:rsidRPr="00E92462" w:rsidRDefault="00E92462" w:rsidP="00390F17">
      <w:pPr>
        <w:spacing w:before="120" w:after="120"/>
        <w:rPr>
          <w:b/>
        </w:rPr>
      </w:pPr>
      <w:r w:rsidRPr="00E92462">
        <w:rPr>
          <w:rFonts w:hint="eastAsia"/>
          <w:b/>
        </w:rPr>
        <w:t>제</w:t>
      </w:r>
      <w:r w:rsidRPr="00E92462">
        <w:rPr>
          <w:rFonts w:hint="eastAsia"/>
          <w:b/>
        </w:rPr>
        <w:t>3</w:t>
      </w:r>
      <w:r w:rsidRPr="00E92462">
        <w:rPr>
          <w:rFonts w:hint="eastAsia"/>
          <w:b/>
        </w:rPr>
        <w:t>조</w:t>
      </w:r>
      <w:r w:rsidRPr="00E92462">
        <w:rPr>
          <w:rFonts w:hint="eastAsia"/>
          <w:b/>
        </w:rPr>
        <w:t xml:space="preserve"> </w:t>
      </w:r>
      <w:r w:rsidRPr="00E92462">
        <w:rPr>
          <w:rFonts w:hint="eastAsia"/>
          <w:b/>
        </w:rPr>
        <w:t>계약기간</w:t>
      </w:r>
    </w:p>
    <w:p w14:paraId="116B6FF0" w14:textId="7E85A2B7" w:rsidR="005D1860" w:rsidRDefault="00E92462" w:rsidP="000A512A">
      <w:pPr>
        <w:pStyle w:val="a3"/>
        <w:numPr>
          <w:ilvl w:val="0"/>
          <w:numId w:val="14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계약기간은</w:t>
      </w:r>
      <w:r>
        <w:rPr>
          <w:rFonts w:hint="eastAsia"/>
        </w:rPr>
        <w:t xml:space="preserve"> </w:t>
      </w:r>
      <w:r w:rsidR="005A54DD">
        <w:rPr>
          <w:rFonts w:hint="eastAsia"/>
        </w:rPr>
        <w:t>2</w:t>
      </w:r>
      <w:r w:rsidR="005A54DD">
        <w:t>0</w:t>
      </w:r>
      <w:r w:rsidR="00711D53">
        <w:rPr>
          <w:rFonts w:hint="eastAsia"/>
        </w:rPr>
        <w:t>25</w:t>
      </w:r>
      <w:r w:rsidR="005A54DD">
        <w:rPr>
          <w:rFonts w:hint="eastAsia"/>
        </w:rPr>
        <w:t>년</w:t>
      </w:r>
      <w:r w:rsidR="005A54DD">
        <w:rPr>
          <w:rFonts w:hint="eastAsia"/>
        </w:rPr>
        <w:t xml:space="preserve"> </w:t>
      </w:r>
      <w:r w:rsidR="00C448F7">
        <w:t>1</w:t>
      </w:r>
      <w:r w:rsidR="005A54DD">
        <w:rPr>
          <w:rFonts w:hint="eastAsia"/>
        </w:rPr>
        <w:t>월</w:t>
      </w:r>
      <w:r w:rsidR="005A54DD">
        <w:rPr>
          <w:rFonts w:hint="eastAsia"/>
        </w:rPr>
        <w:t xml:space="preserve"> </w:t>
      </w:r>
      <w:r w:rsidR="005A54DD">
        <w:t>1</w:t>
      </w:r>
      <w:r w:rsidR="005A54DD">
        <w:rPr>
          <w:rFonts w:hint="eastAsia"/>
        </w:rPr>
        <w:t>일부터</w:t>
      </w:r>
      <w:r w:rsidR="005A54DD">
        <w:rPr>
          <w:rFonts w:hint="eastAsia"/>
        </w:rPr>
        <w:t xml:space="preserve"> </w:t>
      </w:r>
      <w:r w:rsidR="009C36C5">
        <w:t>20</w:t>
      </w:r>
      <w:r w:rsidR="00C448F7">
        <w:t>2</w:t>
      </w:r>
      <w:r w:rsidR="00711D53">
        <w:rPr>
          <w:rFonts w:hint="eastAsia"/>
        </w:rPr>
        <w:t>5</w:t>
      </w:r>
      <w:r w:rsidR="005A54DD">
        <w:rPr>
          <w:rFonts w:hint="eastAsia"/>
        </w:rPr>
        <w:t>년</w:t>
      </w:r>
      <w:r w:rsidR="005A54DD">
        <w:rPr>
          <w:rFonts w:hint="eastAsia"/>
        </w:rPr>
        <w:t xml:space="preserve"> </w:t>
      </w:r>
      <w:r w:rsidR="001244BE">
        <w:t>12</w:t>
      </w:r>
      <w:r w:rsidR="005A54DD">
        <w:rPr>
          <w:rFonts w:hint="eastAsia"/>
        </w:rPr>
        <w:t>월</w:t>
      </w:r>
      <w:r w:rsidR="005A54DD">
        <w:rPr>
          <w:rFonts w:hint="eastAsia"/>
        </w:rPr>
        <w:t xml:space="preserve"> </w:t>
      </w:r>
      <w:r w:rsidR="009C36C5">
        <w:t>3</w:t>
      </w:r>
      <w:r w:rsidR="001244BE">
        <w:t>1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까지로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2557A0B5" w14:textId="38FDE935" w:rsidR="00E92462" w:rsidRDefault="00A77999" w:rsidP="000A512A">
      <w:pPr>
        <w:pStyle w:val="a3"/>
        <w:numPr>
          <w:ilvl w:val="0"/>
          <w:numId w:val="14"/>
        </w:numPr>
        <w:spacing w:before="120" w:after="120"/>
        <w:ind w:leftChars="0"/>
      </w:pPr>
      <w:commentRangeStart w:id="0"/>
      <w:del w:id="1" w:author="최규현 (Kyoohyun Choi)" w:date="2025-01-17T11:18:00Z">
        <w:r w:rsidDel="00EF17B6">
          <w:rPr>
            <w:rFonts w:hint="eastAsia"/>
          </w:rPr>
          <w:delText>계약기간의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종료일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전까지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갑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또는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을이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상대방에게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계약을</w:delText>
        </w:r>
        <w:r w:rsidDel="00EF17B6">
          <w:rPr>
            <w:rFonts w:hint="eastAsia"/>
          </w:rPr>
          <w:delText xml:space="preserve"> </w:delText>
        </w:r>
        <w:r w:rsidR="004753E3" w:rsidDel="00EF17B6">
          <w:rPr>
            <w:rFonts w:hint="eastAsia"/>
          </w:rPr>
          <w:delText>더</w:delText>
        </w:r>
        <w:r w:rsidR="004753E3" w:rsidDel="00EF17B6">
          <w:rPr>
            <w:rFonts w:hint="eastAsia"/>
          </w:rPr>
          <w:delText xml:space="preserve"> </w:delText>
        </w:r>
        <w:r w:rsidR="004753E3" w:rsidDel="00EF17B6">
          <w:rPr>
            <w:rFonts w:hint="eastAsia"/>
          </w:rPr>
          <w:delText>이상</w:delText>
        </w:r>
        <w:r w:rsidR="004753E3" w:rsidDel="00EF17B6">
          <w:rPr>
            <w:rFonts w:hint="eastAsia"/>
          </w:rPr>
          <w:delText xml:space="preserve"> </w:delText>
        </w:r>
        <w:r w:rsidR="004753E3" w:rsidDel="00EF17B6">
          <w:rPr>
            <w:rFonts w:hint="eastAsia"/>
          </w:rPr>
          <w:delText>연장하지</w:delText>
        </w:r>
        <w:r w:rsidR="004753E3" w:rsidDel="00EF17B6">
          <w:rPr>
            <w:rFonts w:hint="eastAsia"/>
          </w:rPr>
          <w:delText xml:space="preserve"> </w:delText>
        </w:r>
        <w:r w:rsidR="004753E3" w:rsidDel="00EF17B6">
          <w:rPr>
            <w:rFonts w:hint="eastAsia"/>
          </w:rPr>
          <w:delText>않겠다는</w:delText>
        </w:r>
        <w:r w:rsidR="004753E3"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서면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통지를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하지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않는</w:delText>
        </w:r>
        <w:r w:rsidDel="00EF17B6">
          <w:rPr>
            <w:rFonts w:hint="eastAsia"/>
          </w:rPr>
          <w:delText xml:space="preserve"> </w:delText>
        </w:r>
        <w:r w:rsidDel="00EF17B6">
          <w:rPr>
            <w:rFonts w:hint="eastAsia"/>
          </w:rPr>
          <w:delText>경우</w:delText>
        </w:r>
        <w:r w:rsidDel="00EF17B6">
          <w:rPr>
            <w:rFonts w:hint="eastAsia"/>
          </w:rPr>
          <w:delText>,</w:delText>
        </w:r>
        <w:r w:rsidDel="00EF17B6">
          <w:delText xml:space="preserve"> </w:delText>
        </w:r>
        <w:r w:rsidDel="00EF17B6">
          <w:rPr>
            <w:rFonts w:hint="eastAsia"/>
          </w:rPr>
          <w:delText>계약은</w:delText>
        </w:r>
        <w:r w:rsidR="00E535C8" w:rsidDel="00EF17B6">
          <w:rPr>
            <w:rFonts w:hint="eastAsia"/>
          </w:rPr>
          <w:delText xml:space="preserve"> </w:delText>
        </w:r>
        <w:r w:rsidR="00A94B07" w:rsidDel="00EF17B6">
          <w:rPr>
            <w:rFonts w:hint="eastAsia"/>
          </w:rPr>
          <w:delText>자동으로</w:delText>
        </w:r>
        <w:r w:rsidR="00A94B07" w:rsidDel="00EF17B6">
          <w:rPr>
            <w:rFonts w:hint="eastAsia"/>
          </w:rPr>
          <w:delText xml:space="preserve"> </w:delText>
        </w:r>
        <w:r w:rsidR="00A94B07" w:rsidDel="00EF17B6">
          <w:rPr>
            <w:rFonts w:hint="eastAsia"/>
          </w:rPr>
          <w:delText>종료된다</w:delText>
        </w:r>
        <w:r w:rsidR="004753E3" w:rsidDel="00EF17B6">
          <w:rPr>
            <w:rFonts w:hint="eastAsia"/>
          </w:rPr>
          <w:delText>.</w:delText>
        </w:r>
        <w:r w:rsidR="004753E3" w:rsidDel="00EF17B6">
          <w:delText xml:space="preserve"> </w:delText>
        </w:r>
      </w:del>
      <w:ins w:id="2" w:author="최규현 (Kyoohyun Choi)" w:date="2025-01-17T11:18:00Z">
        <w:r w:rsidR="00EF17B6">
          <w:rPr>
            <w:rFonts w:hint="eastAsia"/>
          </w:rPr>
          <w:t>본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계약</w:t>
        </w:r>
      </w:ins>
      <w:ins w:id="3" w:author="최규현 (Kyoohyun Choi)" w:date="2025-01-17T11:19:00Z">
        <w:r w:rsidR="00EF17B6">
          <w:rPr>
            <w:rFonts w:hint="eastAsia"/>
          </w:rPr>
          <w:t>의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계약기간은</w:t>
        </w:r>
      </w:ins>
      <w:ins w:id="4" w:author="최규현 (Kyoohyun Choi)" w:date="2025-01-17T11:18:00Z"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갑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또는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을이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계약</w:t>
        </w:r>
      </w:ins>
      <w:ins w:id="5" w:author="최규현 (Kyoohyun Choi)" w:date="2025-01-17T11:19:00Z"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만료일</w:t>
        </w:r>
        <w:r w:rsidR="00EF17B6">
          <w:rPr>
            <w:rFonts w:hint="eastAsia"/>
          </w:rPr>
          <w:t xml:space="preserve"> 3</w:t>
        </w:r>
        <w:r w:rsidR="00EF17B6">
          <w:t>0</w:t>
        </w:r>
        <w:r w:rsidR="00EF17B6">
          <w:rPr>
            <w:rFonts w:hint="eastAsia"/>
          </w:rPr>
          <w:t>일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전까지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서면으로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계약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해지의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의사를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통보하지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않는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경우</w:t>
        </w:r>
        <w:r w:rsidR="00EF17B6">
          <w:t>, 1</w:t>
        </w:r>
        <w:r w:rsidR="00EF17B6">
          <w:rPr>
            <w:rFonts w:hint="eastAsia"/>
          </w:rPr>
          <w:t>년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단위로</w:t>
        </w:r>
        <w:r w:rsidR="00EF17B6">
          <w:rPr>
            <w:rFonts w:hint="eastAsia"/>
          </w:rPr>
          <w:t xml:space="preserve"> </w:t>
        </w:r>
        <w:r w:rsidR="00EF17B6">
          <w:rPr>
            <w:rFonts w:hint="eastAsia"/>
          </w:rPr>
          <w:t>자동</w:t>
        </w:r>
      </w:ins>
      <w:ins w:id="6" w:author="최규현 (Kyoohyun Choi)" w:date="2025-01-17T11:20:00Z">
        <w:r w:rsidR="005E644B">
          <w:rPr>
            <w:rFonts w:hint="eastAsia"/>
          </w:rPr>
          <w:t xml:space="preserve"> </w:t>
        </w:r>
      </w:ins>
      <w:ins w:id="7" w:author="최규현 (Kyoohyun Choi)" w:date="2025-01-17T11:19:00Z">
        <w:r w:rsidR="00EF17B6">
          <w:rPr>
            <w:rFonts w:hint="eastAsia"/>
          </w:rPr>
          <w:t>연장된다</w:t>
        </w:r>
        <w:r w:rsidR="00EF17B6">
          <w:rPr>
            <w:rFonts w:hint="eastAsia"/>
          </w:rPr>
          <w:t>.</w:t>
        </w:r>
        <w:r w:rsidR="00EF17B6">
          <w:t xml:space="preserve"> </w:t>
        </w:r>
      </w:ins>
    </w:p>
    <w:p w14:paraId="690D353E" w14:textId="4D9A3309" w:rsidR="00711D53" w:rsidRDefault="00711D53" w:rsidP="00711D53">
      <w:pPr>
        <w:spacing w:before="120" w:after="120"/>
        <w:rPr>
          <w:ins w:id="8" w:author="최규현 (Kyoohyun Choi)" w:date="2025-01-17T11:19:00Z"/>
          <w:b/>
          <w:bCs/>
          <w:color w:val="FF0000"/>
        </w:rPr>
      </w:pPr>
      <w:r w:rsidRPr="00711D53">
        <w:rPr>
          <w:rFonts w:hint="eastAsia"/>
          <w:b/>
          <w:bCs/>
          <w:color w:val="FF0000"/>
        </w:rPr>
        <w:t>양사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간의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합의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시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계약</w:t>
      </w:r>
      <w:r w:rsidRPr="00711D53">
        <w:rPr>
          <w:rFonts w:hint="eastAsia"/>
          <w:b/>
          <w:bCs/>
          <w:color w:val="FF0000"/>
        </w:rPr>
        <w:t xml:space="preserve"> </w:t>
      </w:r>
      <w:proofErr w:type="gramStart"/>
      <w:r w:rsidRPr="00711D53">
        <w:rPr>
          <w:rFonts w:hint="eastAsia"/>
          <w:b/>
          <w:bCs/>
          <w:color w:val="FF0000"/>
        </w:rPr>
        <w:t>종료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할</w:t>
      </w:r>
      <w:proofErr w:type="gramEnd"/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수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있다는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조항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추가</w:t>
      </w:r>
      <w:r w:rsidRPr="00711D53">
        <w:rPr>
          <w:rFonts w:hint="eastAsia"/>
          <w:b/>
          <w:bCs/>
          <w:color w:val="FF0000"/>
        </w:rPr>
        <w:t xml:space="preserve"> </w:t>
      </w:r>
      <w:r w:rsidRPr="00711D53">
        <w:rPr>
          <w:rFonts w:hint="eastAsia"/>
          <w:b/>
          <w:bCs/>
          <w:color w:val="FF0000"/>
        </w:rPr>
        <w:t>필요</w:t>
      </w:r>
    </w:p>
    <w:p w14:paraId="2FA4CECA" w14:textId="4F8115C0" w:rsidR="005E644B" w:rsidRPr="00711D53" w:rsidRDefault="005E644B" w:rsidP="00711D53">
      <w:pPr>
        <w:spacing w:before="120" w:after="120"/>
        <w:rPr>
          <w:b/>
          <w:bCs/>
          <w:color w:val="FF0000"/>
        </w:rPr>
      </w:pPr>
      <w:ins w:id="9" w:author="최규현 (Kyoohyun Choi)" w:date="2025-01-17T11:19:00Z">
        <w:r>
          <w:rPr>
            <w:rFonts w:hint="eastAsia"/>
            <w:b/>
            <w:bCs/>
            <w:color w:val="FF0000"/>
          </w:rPr>
          <w:lastRenderedPageBreak/>
          <w:t>본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계약의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계약기간은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양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당</w:t>
        </w:r>
      </w:ins>
      <w:ins w:id="10" w:author="최규현 (Kyoohyun Choi)" w:date="2025-01-17T11:20:00Z">
        <w:r>
          <w:rPr>
            <w:rFonts w:hint="eastAsia"/>
            <w:b/>
            <w:bCs/>
            <w:color w:val="FF0000"/>
          </w:rPr>
          <w:t>사자가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계약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종료에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대한</w:t>
        </w:r>
        <w:r>
          <w:rPr>
            <w:rFonts w:hint="eastAsia"/>
            <w:b/>
            <w:bCs/>
            <w:color w:val="FF0000"/>
          </w:rPr>
          <w:t xml:space="preserve"> </w:t>
        </w:r>
        <w:r w:rsidR="003E165B">
          <w:rPr>
            <w:rFonts w:hint="eastAsia"/>
            <w:b/>
            <w:bCs/>
            <w:color w:val="FF0000"/>
          </w:rPr>
          <w:t>별도</w:t>
        </w:r>
        <w:r w:rsidR="003E165B"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서면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합의</w:t>
        </w:r>
        <w:r w:rsidR="003E165B">
          <w:rPr>
            <w:rFonts w:hint="eastAsia"/>
            <w:b/>
            <w:bCs/>
            <w:color w:val="FF0000"/>
          </w:rPr>
          <w:t>를</w:t>
        </w:r>
        <w:r w:rsidR="003E165B">
          <w:rPr>
            <w:rFonts w:hint="eastAsia"/>
            <w:b/>
            <w:bCs/>
            <w:color w:val="FF0000"/>
          </w:rPr>
          <w:t xml:space="preserve"> </w:t>
        </w:r>
        <w:r w:rsidR="003E165B">
          <w:rPr>
            <w:rFonts w:hint="eastAsia"/>
            <w:b/>
            <w:bCs/>
            <w:color w:val="FF0000"/>
          </w:rPr>
          <w:t>하지</w:t>
        </w:r>
        <w:r w:rsidR="003E165B">
          <w:rPr>
            <w:rFonts w:hint="eastAsia"/>
            <w:b/>
            <w:bCs/>
            <w:color w:val="FF0000"/>
          </w:rPr>
          <w:t xml:space="preserve"> </w:t>
        </w:r>
        <w:r w:rsidR="003E165B">
          <w:rPr>
            <w:rFonts w:hint="eastAsia"/>
            <w:b/>
            <w:bCs/>
            <w:color w:val="FF0000"/>
          </w:rPr>
          <w:t>않는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경우</w:t>
        </w:r>
        <w:r>
          <w:rPr>
            <w:b/>
            <w:bCs/>
            <w:color w:val="FF0000"/>
          </w:rPr>
          <w:t>, 1</w:t>
        </w:r>
        <w:r>
          <w:rPr>
            <w:rFonts w:hint="eastAsia"/>
            <w:b/>
            <w:bCs/>
            <w:color w:val="FF0000"/>
          </w:rPr>
          <w:t>년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단위로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자동</w:t>
        </w:r>
        <w:r>
          <w:rPr>
            <w:rFonts w:hint="eastAsia"/>
            <w:b/>
            <w:bCs/>
            <w:color w:val="FF0000"/>
          </w:rPr>
          <w:t xml:space="preserve"> </w:t>
        </w:r>
        <w:r>
          <w:rPr>
            <w:rFonts w:hint="eastAsia"/>
            <w:b/>
            <w:bCs/>
            <w:color w:val="FF0000"/>
          </w:rPr>
          <w:t>연장된다</w:t>
        </w:r>
        <w:r>
          <w:rPr>
            <w:rFonts w:hint="eastAsia"/>
            <w:b/>
            <w:bCs/>
            <w:color w:val="FF0000"/>
          </w:rPr>
          <w:t>.</w:t>
        </w:r>
        <w:r>
          <w:rPr>
            <w:b/>
            <w:bCs/>
            <w:color w:val="FF0000"/>
          </w:rPr>
          <w:t xml:space="preserve"> </w:t>
        </w:r>
        <w:commentRangeEnd w:id="0"/>
        <w:r w:rsidR="009E4A58">
          <w:rPr>
            <w:rStyle w:val="a4"/>
          </w:rPr>
          <w:commentReference w:id="0"/>
        </w:r>
      </w:ins>
    </w:p>
    <w:p w14:paraId="42749D07" w14:textId="77777777" w:rsidR="00E92462" w:rsidRPr="00211B88" w:rsidRDefault="00E92462" w:rsidP="00390F17">
      <w:pPr>
        <w:spacing w:before="120" w:after="120"/>
      </w:pPr>
    </w:p>
    <w:p w14:paraId="6995A211" w14:textId="6C682C5A" w:rsidR="000D7D9E" w:rsidRPr="005F5FCB" w:rsidRDefault="000D7D9E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="003D3843">
        <w:rPr>
          <w:b/>
        </w:rPr>
        <w:t>4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211B88">
        <w:rPr>
          <w:rFonts w:hint="eastAsia"/>
          <w:b/>
        </w:rPr>
        <w:t>위탁</w:t>
      </w:r>
      <w:r w:rsidRPr="005F5FCB">
        <w:rPr>
          <w:rFonts w:hint="eastAsia"/>
          <w:b/>
        </w:rPr>
        <w:t>업무의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절차</w:t>
      </w:r>
    </w:p>
    <w:p w14:paraId="5110AC01" w14:textId="7700F56E" w:rsidR="005C4311" w:rsidRDefault="003D3843" w:rsidP="005B5A8A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 w:rsidR="00D56096">
        <w:rPr>
          <w:rFonts w:hint="eastAsia"/>
        </w:rPr>
        <w:t>S</w:t>
      </w:r>
      <w:r w:rsidR="00D56096">
        <w:t>NS</w:t>
      </w:r>
      <w:r w:rsidR="00D56096">
        <w:rPr>
          <w:rFonts w:hint="eastAsia"/>
        </w:rPr>
        <w:t>채널</w:t>
      </w:r>
      <w:r w:rsidR="00D56096">
        <w:rPr>
          <w:rFonts w:hint="eastAsia"/>
        </w:rPr>
        <w:t xml:space="preserve"> </w:t>
      </w:r>
      <w:r w:rsidR="00D56096">
        <w:rPr>
          <w:rFonts w:hint="eastAsia"/>
        </w:rPr>
        <w:t>운영</w:t>
      </w:r>
      <w:r w:rsidR="00A3797F">
        <w:rPr>
          <w:rFonts w:hint="eastAsia"/>
        </w:rPr>
        <w:t xml:space="preserve"> </w:t>
      </w:r>
      <w:r w:rsidR="007C1673">
        <w:rPr>
          <w:rFonts w:hint="eastAsia"/>
        </w:rPr>
        <w:t>계획과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>,</w:t>
      </w:r>
      <w:r>
        <w:t xml:space="preserve"> </w:t>
      </w:r>
      <w:r w:rsidR="007C1673">
        <w:rPr>
          <w:rFonts w:hint="eastAsia"/>
        </w:rPr>
        <w:t>을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7C1673">
        <w:rPr>
          <w:rFonts w:hint="eastAsia"/>
        </w:rPr>
        <w:t>갑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매월</w:t>
      </w:r>
      <w:r>
        <w:rPr>
          <w:rFonts w:hint="eastAsia"/>
        </w:rPr>
        <w:t xml:space="preserve"> </w:t>
      </w:r>
      <w:r>
        <w:t>[</w:t>
      </w:r>
      <w:r w:rsidR="00C448F7">
        <w:t>25</w:t>
      </w:r>
      <w:proofErr w:type="gramStart"/>
      <w:r>
        <w:t xml:space="preserve">]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</w:t>
      </w:r>
      <w:r w:rsidR="007C1673">
        <w:rPr>
          <w:rFonts w:hint="eastAsia"/>
        </w:rPr>
        <w:t>또는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갑의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요청에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따라</w:t>
      </w:r>
      <w:r w:rsidR="007C1673">
        <w:rPr>
          <w:rFonts w:hint="eastAsia"/>
        </w:rPr>
        <w:t xml:space="preserve"> </w:t>
      </w:r>
      <w:r w:rsidR="00A3797F">
        <w:rPr>
          <w:rFonts w:hint="eastAsia"/>
        </w:rPr>
        <w:t>운영</w:t>
      </w:r>
      <w:r w:rsidR="00A3797F">
        <w:rPr>
          <w:rFonts w:hint="eastAsia"/>
        </w:rPr>
        <w:t xml:space="preserve"> </w:t>
      </w:r>
      <w:r w:rsidR="007C1673">
        <w:rPr>
          <w:rFonts w:hint="eastAsia"/>
        </w:rPr>
        <w:t>계획을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수립하여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제</w:t>
      </w:r>
      <w:r w:rsidR="007647EC">
        <w:rPr>
          <w:rFonts w:hint="eastAsia"/>
        </w:rPr>
        <w:t>출</w:t>
      </w:r>
      <w:r w:rsidR="007C1673">
        <w:rPr>
          <w:rFonts w:hint="eastAsia"/>
        </w:rPr>
        <w:t>하여야</w:t>
      </w:r>
      <w:r w:rsidR="007C1673">
        <w:rPr>
          <w:rFonts w:hint="eastAsia"/>
        </w:rPr>
        <w:t xml:space="preserve"> </w:t>
      </w:r>
      <w:r w:rsidR="007C1673"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5B7F8FC6" w14:textId="04F3C467" w:rsidR="000B39E9" w:rsidRDefault="005C1C56" w:rsidP="005C1C56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t>[</w:t>
      </w:r>
      <w:r w:rsidR="00C448F7">
        <w:t>7</w:t>
      </w:r>
      <w:r>
        <w:t>]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t>, SNS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수립하여</w:t>
      </w:r>
      <w:r>
        <w:rPr>
          <w:rFonts w:hint="eastAsia"/>
        </w:rPr>
        <w:t xml:space="preserve"> </w:t>
      </w:r>
      <w:r>
        <w:rPr>
          <w:rFonts w:hint="eastAsia"/>
        </w:rPr>
        <w:t>갑에게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6E2177">
        <w:rPr>
          <w:rFonts w:hint="eastAsia"/>
        </w:rPr>
        <w:t>출하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득하여야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6E35EDC3" w14:textId="0835BB65" w:rsidR="0084591C" w:rsidRDefault="0084591C" w:rsidP="005C1C56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전항의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수립한</w:t>
      </w:r>
      <w:r>
        <w:rPr>
          <w:rFonts w:hint="eastAsia"/>
        </w:rPr>
        <w:t xml:space="preserve"> </w:t>
      </w:r>
      <w:r>
        <w:rPr>
          <w:rFonts w:hint="eastAsia"/>
        </w:rPr>
        <w:t>계획에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갑은</w:t>
      </w:r>
      <w:r>
        <w:rPr>
          <w:rFonts w:hint="eastAsia"/>
        </w:rPr>
        <w:t xml:space="preserve"> </w:t>
      </w:r>
      <w:r>
        <w:rPr>
          <w:rFonts w:hint="eastAsia"/>
        </w:rPr>
        <w:t>을의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수행을</w:t>
      </w:r>
      <w:r>
        <w:rPr>
          <w:rFonts w:hint="eastAsia"/>
        </w:rPr>
        <w:t xml:space="preserve"> </w:t>
      </w:r>
      <w:r>
        <w:rPr>
          <w:rFonts w:hint="eastAsia"/>
        </w:rPr>
        <w:t>수시로</w:t>
      </w:r>
      <w:r>
        <w:rPr>
          <w:rFonts w:hint="eastAsia"/>
        </w:rPr>
        <w:t xml:space="preserve"> </w:t>
      </w:r>
      <w:r>
        <w:rPr>
          <w:rFonts w:hint="eastAsia"/>
        </w:rPr>
        <w:t>확인하여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계획과</w:t>
      </w:r>
      <w:r>
        <w:rPr>
          <w:rFonts w:hint="eastAsia"/>
        </w:rPr>
        <w:t xml:space="preserve"> </w:t>
      </w:r>
      <w:r>
        <w:rPr>
          <w:rFonts w:hint="eastAsia"/>
        </w:rPr>
        <w:t>일치하지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수정을</w:t>
      </w:r>
      <w:r>
        <w:rPr>
          <w:rFonts w:hint="eastAsia"/>
        </w:rPr>
        <w:t xml:space="preserve"> </w:t>
      </w:r>
      <w:r>
        <w:rPr>
          <w:rFonts w:hint="eastAsia"/>
        </w:rPr>
        <w:t>요청할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성실히</w:t>
      </w:r>
      <w:r>
        <w:rPr>
          <w:rFonts w:hint="eastAsia"/>
        </w:rPr>
        <w:t xml:space="preserve"> </w:t>
      </w:r>
      <w:r>
        <w:rPr>
          <w:rFonts w:hint="eastAsia"/>
        </w:rPr>
        <w:t>반영하여야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5D241EF8" w14:textId="375E8E71" w:rsidR="00A446C3" w:rsidRDefault="00A446C3" w:rsidP="005C1C56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t>3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업무와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매달</w:t>
      </w:r>
      <w:r>
        <w:rPr>
          <w:rFonts w:hint="eastAsia"/>
        </w:rPr>
        <w:t xml:space="preserve"> </w:t>
      </w:r>
      <w:r>
        <w:t>[</w:t>
      </w:r>
      <w:r w:rsidR="00C448F7">
        <w:t>5</w:t>
      </w:r>
      <w:r>
        <w:t xml:space="preserve"> ]</w:t>
      </w:r>
      <w:proofErr w:type="gramStart"/>
      <w:r>
        <w:rPr>
          <w:rFonts w:hint="eastAsia"/>
        </w:rPr>
        <w:t>일</w:t>
      </w:r>
      <w:r>
        <w:t xml:space="preserve">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월간</w:t>
      </w:r>
      <w:r>
        <w:rPr>
          <w:rFonts w:hint="eastAsia"/>
        </w:rPr>
        <w:t xml:space="preserve"> </w:t>
      </w:r>
      <w:r>
        <w:rPr>
          <w:rFonts w:hint="eastAsia"/>
        </w:rPr>
        <w:t>보고서를</w:t>
      </w:r>
      <w:r>
        <w:rPr>
          <w:rFonts w:hint="eastAsia"/>
        </w:rPr>
        <w:t xml:space="preserve"> </w:t>
      </w:r>
      <w:r>
        <w:rPr>
          <w:rFonts w:hint="eastAsia"/>
        </w:rPr>
        <w:t>갑에게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76B7416C" w14:textId="418B6928" w:rsidR="002351D0" w:rsidRDefault="003D3843" w:rsidP="005C1C56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호</w:t>
      </w:r>
      <w:r w:rsidR="00F46D9B">
        <w:rPr>
          <w:rFonts w:hint="eastAsia"/>
        </w:rPr>
        <w:t>,</w:t>
      </w:r>
      <w:r w:rsidR="00F46D9B">
        <w:t xml:space="preserve"> </w:t>
      </w:r>
      <w:r w:rsidR="00F46D9B">
        <w:rPr>
          <w:rFonts w:hint="eastAsia"/>
        </w:rPr>
        <w:t>제</w:t>
      </w:r>
      <w:r w:rsidR="00D34E34">
        <w:t>4</w:t>
      </w:r>
      <w:r w:rsidR="00F46D9B">
        <w:rPr>
          <w:rFonts w:hint="eastAsia"/>
        </w:rPr>
        <w:t>호의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업무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>,</w:t>
      </w:r>
      <w:r>
        <w:t xml:space="preserve"> </w:t>
      </w:r>
      <w:r w:rsidR="00F46D9B">
        <w:rPr>
          <w:rFonts w:hint="eastAsia"/>
        </w:rPr>
        <w:t>갑의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요청이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있는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경우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을은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갑의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요청이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있은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날로부터</w:t>
      </w:r>
      <w:r w:rsidR="00F46D9B">
        <w:rPr>
          <w:rFonts w:hint="eastAsia"/>
        </w:rPr>
        <w:t xml:space="preserve"> </w:t>
      </w:r>
      <w:proofErr w:type="gramStart"/>
      <w:r w:rsidR="00F46D9B">
        <w:t xml:space="preserve">[ </w:t>
      </w:r>
      <w:r w:rsidR="00C448F7">
        <w:t>7</w:t>
      </w:r>
      <w:proofErr w:type="gramEnd"/>
      <w:r w:rsidR="00F46D9B">
        <w:t xml:space="preserve"> ] </w:t>
      </w:r>
      <w:r w:rsidR="00F46D9B">
        <w:rPr>
          <w:rFonts w:hint="eastAsia"/>
        </w:rPr>
        <w:t>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내에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서면으로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그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진행상황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또는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결과를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갑에게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보고하여야</w:t>
      </w:r>
      <w:r w:rsidR="00F46D9B">
        <w:rPr>
          <w:rFonts w:hint="eastAsia"/>
        </w:rPr>
        <w:t xml:space="preserve"> </w:t>
      </w:r>
      <w:r w:rsidR="00F46D9B">
        <w:rPr>
          <w:rFonts w:hint="eastAsia"/>
        </w:rPr>
        <w:t>한다</w:t>
      </w:r>
      <w:r w:rsidR="00F46D9B">
        <w:rPr>
          <w:rFonts w:hint="eastAsia"/>
        </w:rPr>
        <w:t>.</w:t>
      </w:r>
      <w:r w:rsidR="00F46D9B">
        <w:t xml:space="preserve"> </w:t>
      </w:r>
    </w:p>
    <w:p w14:paraId="492C1AE3" w14:textId="2DBEF773" w:rsidR="003653F3" w:rsidRDefault="00F46D9B" w:rsidP="005C1C56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 w:rsidR="003A4A6B">
        <w:rPr>
          <w:rFonts w:hint="eastAsia"/>
        </w:rPr>
        <w:t>의</w:t>
      </w:r>
      <w:r w:rsidR="003A4A6B">
        <w:rPr>
          <w:rFonts w:hint="eastAsia"/>
        </w:rPr>
        <w:t xml:space="preserve"> </w:t>
      </w:r>
      <w:r w:rsidR="003A4A6B">
        <w:rPr>
          <w:rFonts w:hint="eastAsia"/>
        </w:rPr>
        <w:t>업무를</w:t>
      </w:r>
      <w:r w:rsidR="003A4A6B">
        <w:rPr>
          <w:rFonts w:hint="eastAsia"/>
        </w:rPr>
        <w:t xml:space="preserve"> </w:t>
      </w:r>
      <w:r w:rsidR="003A4A6B">
        <w:rPr>
          <w:rFonts w:hint="eastAsia"/>
        </w:rPr>
        <w:t>수행함에</w:t>
      </w:r>
      <w:r w:rsidR="003A4A6B">
        <w:rPr>
          <w:rFonts w:hint="eastAsia"/>
        </w:rPr>
        <w:t xml:space="preserve"> </w:t>
      </w:r>
      <w:r w:rsidR="003A4A6B"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을</w:t>
      </w:r>
      <w:r w:rsidR="00054C55">
        <w:rPr>
          <w:rFonts w:hint="eastAsia"/>
        </w:rPr>
        <w:t>이</w:t>
      </w:r>
      <w:r w:rsidR="00054C55">
        <w:rPr>
          <w:rFonts w:hint="eastAsia"/>
        </w:rPr>
        <w:t xml:space="preserve"> </w:t>
      </w:r>
      <w:r w:rsidR="00054C55">
        <w:t>SNS</w:t>
      </w:r>
      <w:r w:rsidR="00054C55">
        <w:rPr>
          <w:rFonts w:hint="eastAsia"/>
        </w:rPr>
        <w:t>채널에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 w:rsidR="005768CB">
        <w:rPr>
          <w:rFonts w:hint="eastAsia"/>
        </w:rPr>
        <w:t>요청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게시물</w:t>
      </w:r>
      <w:r>
        <w:rPr>
          <w:rFonts w:hint="eastAsia"/>
        </w:rPr>
        <w:t xml:space="preserve"> </w:t>
      </w:r>
      <w:r w:rsidR="003A6917">
        <w:t>,</w:t>
      </w:r>
      <w:proofErr w:type="gramEnd"/>
      <w:r w:rsidR="003A6917">
        <w:t xml:space="preserve"> </w:t>
      </w:r>
      <w:r w:rsidR="003A6917">
        <w:rPr>
          <w:rFonts w:hint="eastAsia"/>
        </w:rPr>
        <w:t>광고물</w:t>
      </w:r>
      <w:r w:rsidR="003A6917"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콘텐츠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054C55">
        <w:rPr>
          <w:rFonts w:hint="eastAsia"/>
        </w:rPr>
        <w:t>콘텐츠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제작하</w:t>
      </w:r>
      <w:r w:rsidR="00CF76BF">
        <w:rPr>
          <w:rFonts w:hint="eastAsia"/>
        </w:rPr>
        <w:t>고</w:t>
      </w:r>
      <w:r w:rsidR="00CF76BF">
        <w:rPr>
          <w:rFonts w:hint="eastAsia"/>
        </w:rPr>
        <w:t xml:space="preserve"> </w:t>
      </w:r>
      <w:r w:rsidR="00054C55">
        <w:rPr>
          <w:rFonts w:hint="eastAsia"/>
        </w:rPr>
        <w:t>게시</w:t>
      </w:r>
      <w:r w:rsidR="00D203CC">
        <w:rPr>
          <w:rFonts w:hint="eastAsia"/>
        </w:rPr>
        <w:t>,</w:t>
      </w:r>
      <w:r w:rsidR="00D203CC">
        <w:t xml:space="preserve"> </w:t>
      </w:r>
      <w:r w:rsidR="00D203CC">
        <w:rPr>
          <w:rFonts w:hint="eastAsia"/>
        </w:rPr>
        <w:t>광고</w:t>
      </w:r>
      <w:r w:rsidR="00D203CC">
        <w:rPr>
          <w:rFonts w:hint="eastAsia"/>
        </w:rPr>
        <w:t xml:space="preserve"> </w:t>
      </w:r>
      <w:r w:rsidR="00D203CC">
        <w:rPr>
          <w:rFonts w:hint="eastAsia"/>
        </w:rPr>
        <w:t>등을</w:t>
      </w:r>
      <w:r w:rsidR="00D203CC">
        <w:rPr>
          <w:rFonts w:hint="eastAsia"/>
        </w:rPr>
        <w:t xml:space="preserve"> </w:t>
      </w:r>
      <w:r w:rsidR="00054C55">
        <w:rPr>
          <w:rFonts w:hint="eastAsia"/>
        </w:rPr>
        <w:t>할</w:t>
      </w:r>
      <w:r w:rsidR="00054C55">
        <w:rPr>
          <w:rFonts w:hint="eastAsia"/>
        </w:rPr>
        <w:t xml:space="preserve"> </w:t>
      </w:r>
      <w:r w:rsidR="00054C55">
        <w:rPr>
          <w:rFonts w:hint="eastAsia"/>
        </w:rPr>
        <w:t>필요가</w:t>
      </w:r>
      <w:r w:rsidR="00054C55">
        <w:rPr>
          <w:rFonts w:hint="eastAsia"/>
        </w:rPr>
        <w:t xml:space="preserve"> </w:t>
      </w:r>
      <w:r w:rsidR="00054C55">
        <w:rPr>
          <w:rFonts w:hint="eastAsia"/>
        </w:rPr>
        <w:t>있는</w:t>
      </w:r>
      <w:r w:rsidR="00054C55">
        <w:rPr>
          <w:rFonts w:hint="eastAsia"/>
        </w:rPr>
        <w:t xml:space="preserve"> </w:t>
      </w:r>
      <w:r w:rsidR="00054C55">
        <w:rPr>
          <w:rFonts w:hint="eastAsia"/>
        </w:rPr>
        <w:t>경우</w:t>
      </w:r>
      <w:r w:rsidR="00564707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외부에</w:t>
      </w:r>
      <w:r>
        <w:rPr>
          <w:rFonts w:hint="eastAsia"/>
        </w:rPr>
        <w:t xml:space="preserve"> </w:t>
      </w:r>
      <w:r>
        <w:rPr>
          <w:rFonts w:hint="eastAsia"/>
        </w:rPr>
        <w:t>공개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게시하여서는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건별로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일금</w:t>
      </w:r>
      <w:r>
        <w:rPr>
          <w:rFonts w:hint="eastAsia"/>
        </w:rPr>
        <w:t xml:space="preserve"> </w:t>
      </w:r>
      <w:proofErr w:type="gramStart"/>
      <w:r>
        <w:t xml:space="preserve">[ </w:t>
      </w:r>
      <w:r w:rsidR="00C448F7">
        <w:t>500,000</w:t>
      </w:r>
      <w:proofErr w:type="gramEnd"/>
      <w:r>
        <w:t xml:space="preserve"> ]</w:t>
      </w:r>
      <w:r w:rsidR="00C448F7">
        <w:rPr>
          <w:rFonts w:hint="eastAsia"/>
        </w:rPr>
        <w:t xml:space="preserve"> </w:t>
      </w:r>
      <w:r>
        <w:rPr>
          <w:rFonts w:hint="eastAsia"/>
        </w:rPr>
        <w:t>원을</w:t>
      </w:r>
      <w:r>
        <w:rPr>
          <w:rFonts w:hint="eastAsia"/>
        </w:rPr>
        <w:t xml:space="preserve"> </w:t>
      </w:r>
      <w:r>
        <w:rPr>
          <w:rFonts w:hint="eastAsia"/>
        </w:rPr>
        <w:t>지체없이</w:t>
      </w:r>
      <w:r>
        <w:rPr>
          <w:rFonts w:hint="eastAsia"/>
        </w:rPr>
        <w:t xml:space="preserve"> </w:t>
      </w:r>
      <w:r>
        <w:rPr>
          <w:rFonts w:hint="eastAsia"/>
        </w:rPr>
        <w:t>갑에게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C1046B7" w14:textId="77777777" w:rsidR="00C61878" w:rsidRDefault="00C61878" w:rsidP="00390F17">
      <w:pPr>
        <w:spacing w:before="120" w:after="120"/>
      </w:pPr>
    </w:p>
    <w:p w14:paraId="5775A28F" w14:textId="04D6F74F" w:rsidR="00C61878" w:rsidRPr="005F5FCB" w:rsidRDefault="00C61878" w:rsidP="00390F17">
      <w:pPr>
        <w:spacing w:before="120" w:after="120"/>
        <w:rPr>
          <w:b/>
        </w:rPr>
      </w:pPr>
      <w:r w:rsidRPr="005F5FCB">
        <w:rPr>
          <w:rFonts w:hint="eastAsia"/>
          <w:b/>
        </w:rPr>
        <w:t>제</w:t>
      </w:r>
      <w:r w:rsidR="006022B3">
        <w:rPr>
          <w:b/>
        </w:rPr>
        <w:t>5</w:t>
      </w:r>
      <w:r w:rsidRPr="005F5FCB">
        <w:rPr>
          <w:rFonts w:hint="eastAsia"/>
          <w:b/>
        </w:rPr>
        <w:t>조</w:t>
      </w:r>
      <w:r w:rsidRPr="005F5FCB">
        <w:rPr>
          <w:rFonts w:hint="eastAsia"/>
          <w:b/>
        </w:rPr>
        <w:t xml:space="preserve"> </w:t>
      </w:r>
      <w:r w:rsidR="004B4904">
        <w:rPr>
          <w:rFonts w:hint="eastAsia"/>
          <w:b/>
        </w:rPr>
        <w:t>을</w:t>
      </w:r>
      <w:r w:rsidRPr="005F5FCB">
        <w:rPr>
          <w:rFonts w:hint="eastAsia"/>
          <w:b/>
        </w:rPr>
        <w:t>의</w:t>
      </w:r>
      <w:r w:rsidRPr="005F5FCB">
        <w:rPr>
          <w:rFonts w:hint="eastAsia"/>
          <w:b/>
        </w:rPr>
        <w:t xml:space="preserve"> </w:t>
      </w:r>
      <w:r w:rsidRPr="005F5FCB">
        <w:rPr>
          <w:rFonts w:hint="eastAsia"/>
          <w:b/>
        </w:rPr>
        <w:t>의무</w:t>
      </w:r>
      <w:r w:rsidRPr="005F5FCB">
        <w:rPr>
          <w:rFonts w:hint="eastAsia"/>
          <w:b/>
        </w:rPr>
        <w:t xml:space="preserve"> </w:t>
      </w:r>
    </w:p>
    <w:p w14:paraId="0ABBF081" w14:textId="7F0CFAAD" w:rsidR="000A0F57" w:rsidRDefault="004B4904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본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계약상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업무를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수행함에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있어</w:t>
      </w:r>
      <w:r w:rsidR="00F84560">
        <w:rPr>
          <w:rFonts w:hint="eastAsia"/>
        </w:rPr>
        <w:t xml:space="preserve"> </w:t>
      </w:r>
      <w:r>
        <w:rPr>
          <w:rFonts w:hint="eastAsia"/>
        </w:rPr>
        <w:t>갑</w:t>
      </w:r>
      <w:r w:rsidR="00F84560">
        <w:rPr>
          <w:rFonts w:hint="eastAsia"/>
        </w:rPr>
        <w:t>의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명예와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이미지를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손상시키는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행위를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하여서는</w:t>
      </w:r>
      <w:r w:rsidR="00F84560">
        <w:rPr>
          <w:rFonts w:hint="eastAsia"/>
        </w:rPr>
        <w:t xml:space="preserve"> </w:t>
      </w:r>
      <w:r w:rsidR="00F84560">
        <w:rPr>
          <w:rFonts w:hint="eastAsia"/>
        </w:rPr>
        <w:t>아니되고</w:t>
      </w:r>
      <w:r w:rsidR="00F84560">
        <w:rPr>
          <w:rFonts w:hint="eastAsia"/>
        </w:rPr>
        <w:t>,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저작권법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개인정보보호법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표시광고법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전자상거래법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등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관계법령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및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사회상규를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준수하여야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하며</w:t>
      </w:r>
      <w:r w:rsidR="0008466F">
        <w:rPr>
          <w:rFonts w:hint="eastAsia"/>
        </w:rPr>
        <w:t>,</w:t>
      </w:r>
      <w:r w:rsidR="0008466F">
        <w:t xml:space="preserve"> </w:t>
      </w:r>
      <w:r w:rsidR="0008466F">
        <w:rPr>
          <w:rFonts w:hint="eastAsia"/>
        </w:rPr>
        <w:t>제</w:t>
      </w:r>
      <w:r w:rsidR="0008466F">
        <w:rPr>
          <w:rFonts w:hint="eastAsia"/>
        </w:rPr>
        <w:t>3</w:t>
      </w:r>
      <w:r w:rsidR="0008466F">
        <w:rPr>
          <w:rFonts w:hint="eastAsia"/>
        </w:rPr>
        <w:t>자의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권리를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침해하지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아니할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것을</w:t>
      </w:r>
      <w:r w:rsidR="0008466F">
        <w:rPr>
          <w:rFonts w:hint="eastAsia"/>
        </w:rPr>
        <w:t xml:space="preserve"> </w:t>
      </w:r>
      <w:r w:rsidR="0008466F">
        <w:rPr>
          <w:rFonts w:hint="eastAsia"/>
        </w:rPr>
        <w:t>보증한다</w:t>
      </w:r>
      <w:r w:rsidR="0008466F">
        <w:rPr>
          <w:rFonts w:hint="eastAsia"/>
        </w:rPr>
        <w:t>.</w:t>
      </w:r>
    </w:p>
    <w:p w14:paraId="1130713A" w14:textId="26FFBB39" w:rsidR="001B0E4B" w:rsidRDefault="004B4904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계약에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따라</w:t>
      </w:r>
      <w:r w:rsidR="000A0F57">
        <w:rPr>
          <w:rFonts w:hint="eastAsia"/>
        </w:rPr>
        <w:t xml:space="preserve"> </w:t>
      </w:r>
      <w:r>
        <w:rPr>
          <w:rFonts w:hint="eastAsia"/>
        </w:rPr>
        <w:t>갑</w:t>
      </w:r>
      <w:r w:rsidR="000A0F57">
        <w:rPr>
          <w:rFonts w:hint="eastAsia"/>
        </w:rPr>
        <w:t>의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동의를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받아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제</w:t>
      </w:r>
      <w:r w:rsidR="000A0F57">
        <w:rPr>
          <w:rFonts w:hint="eastAsia"/>
        </w:rPr>
        <w:t>3</w:t>
      </w:r>
      <w:r w:rsidR="000A0F57">
        <w:rPr>
          <w:rFonts w:hint="eastAsia"/>
        </w:rPr>
        <w:t>자를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통해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계약상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업무를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수행하는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경우</w:t>
      </w:r>
      <w:r w:rsidR="000A0F57">
        <w:rPr>
          <w:rFonts w:hint="eastAsia"/>
        </w:rPr>
        <w:t>,</w:t>
      </w:r>
      <w:r w:rsidR="000A0F57">
        <w:t xml:space="preserve"> </w:t>
      </w:r>
      <w:r>
        <w:rPr>
          <w:rFonts w:hint="eastAsia"/>
        </w:rPr>
        <w:t>을은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제</w:t>
      </w:r>
      <w:r w:rsidR="000A0F57">
        <w:rPr>
          <w:rFonts w:hint="eastAsia"/>
        </w:rPr>
        <w:t>3</w:t>
      </w:r>
      <w:r w:rsidR="000A0F57">
        <w:rPr>
          <w:rFonts w:hint="eastAsia"/>
        </w:rPr>
        <w:t>자가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본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계약상의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권리</w:t>
      </w:r>
      <w:r w:rsidR="000A0F57">
        <w:rPr>
          <w:rFonts w:hint="eastAsia"/>
        </w:rPr>
        <w:t>,</w:t>
      </w:r>
      <w:r w:rsidR="000A0F57">
        <w:t xml:space="preserve"> </w:t>
      </w:r>
      <w:r w:rsidR="000A0F57">
        <w:rPr>
          <w:rFonts w:hint="eastAsia"/>
        </w:rPr>
        <w:t>의무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또는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관계법령을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준수하게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하여야</w:t>
      </w:r>
      <w:r w:rsidR="000A0F57">
        <w:rPr>
          <w:rFonts w:hint="eastAsia"/>
        </w:rPr>
        <w:t xml:space="preserve"> </w:t>
      </w:r>
      <w:r w:rsidR="000A0F57">
        <w:rPr>
          <w:rFonts w:hint="eastAsia"/>
        </w:rPr>
        <w:t>한다</w:t>
      </w:r>
      <w:r w:rsidR="000A0F57">
        <w:rPr>
          <w:rFonts w:hint="eastAsia"/>
        </w:rPr>
        <w:t>.</w:t>
      </w:r>
      <w:r w:rsidR="000A0F57">
        <w:t xml:space="preserve"> </w:t>
      </w:r>
    </w:p>
    <w:p w14:paraId="56EA3E1C" w14:textId="36570DE4" w:rsidR="00C61878" w:rsidRDefault="001B0E4B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전항에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 w:rsidR="001442B0">
        <w:rPr>
          <w:rFonts w:hint="eastAsia"/>
        </w:rPr>
        <w:t>갑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 w:rsidR="00EA1302">
        <w:rPr>
          <w:rFonts w:hint="eastAsia"/>
        </w:rPr>
        <w:t>를</w:t>
      </w:r>
      <w:r w:rsidR="00EA1302">
        <w:rPr>
          <w:rFonts w:hint="eastAsia"/>
        </w:rPr>
        <w:t xml:space="preserve"> </w:t>
      </w:r>
      <w:r w:rsidR="00EA1302">
        <w:rPr>
          <w:rFonts w:hint="eastAsia"/>
        </w:rPr>
        <w:t>침해하거나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관계법령을</w:t>
      </w:r>
      <w:r>
        <w:rPr>
          <w:rFonts w:hint="eastAsia"/>
        </w:rPr>
        <w:t xml:space="preserve"> </w:t>
      </w:r>
      <w:r>
        <w:rPr>
          <w:rFonts w:hint="eastAsia"/>
        </w:rPr>
        <w:t>위반하는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4B4904">
        <w:rPr>
          <w:rFonts w:hint="eastAsia"/>
        </w:rPr>
        <w:t xml:space="preserve"> </w:t>
      </w:r>
      <w:r w:rsidR="004B4904"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 w:rsidR="004B4904">
        <w:rPr>
          <w:rFonts w:hint="eastAsia"/>
        </w:rPr>
        <w:t>갑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배상하여야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 w:rsidR="0008466F">
        <w:t xml:space="preserve"> </w:t>
      </w:r>
    </w:p>
    <w:p w14:paraId="735DA32B" w14:textId="1C760E92" w:rsidR="005A2FC9" w:rsidRDefault="006022B3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 w:rsidR="00CE5F39">
        <w:rPr>
          <w:rFonts w:hint="eastAsia"/>
        </w:rPr>
        <w:t>의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수행함에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있어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각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업무별로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합의된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마감기한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내에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정해진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완료하여야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한다</w:t>
      </w:r>
      <w:r w:rsidR="005A2FC9">
        <w:rPr>
          <w:rFonts w:hint="eastAsia"/>
        </w:rPr>
        <w:t>.</w:t>
      </w:r>
      <w:r w:rsidR="005A2FC9">
        <w:t xml:space="preserve"> </w:t>
      </w:r>
      <w:r>
        <w:rPr>
          <w:rFonts w:hint="eastAsia"/>
        </w:rPr>
        <w:t>을이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각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업무를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정해진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마감기한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내에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완료하지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못한</w:t>
      </w:r>
      <w:r w:rsidR="005A2FC9">
        <w:rPr>
          <w:rFonts w:hint="eastAsia"/>
        </w:rPr>
        <w:t xml:space="preserve"> </w:t>
      </w:r>
      <w:r w:rsidR="005A2FC9">
        <w:rPr>
          <w:rFonts w:hint="eastAsia"/>
        </w:rPr>
        <w:t>경우</w:t>
      </w:r>
      <w:r w:rsidR="005A2FC9">
        <w:rPr>
          <w:rFonts w:hint="eastAsia"/>
        </w:rPr>
        <w:t xml:space="preserve"> </w:t>
      </w:r>
      <w:r w:rsidR="005842E9">
        <w:rPr>
          <w:rFonts w:hint="eastAsia"/>
        </w:rPr>
        <w:t>을은</w:t>
      </w:r>
      <w:r w:rsidR="005A2FC9">
        <w:rPr>
          <w:rFonts w:hint="eastAsia"/>
        </w:rPr>
        <w:t xml:space="preserve"> </w:t>
      </w:r>
      <w:r w:rsidR="003668E0">
        <w:rPr>
          <w:rFonts w:hint="eastAsia"/>
        </w:rPr>
        <w:t>마감기한의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익일을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기산점으로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지연일수에</w:t>
      </w:r>
      <w:r w:rsidR="003668E0"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rPr>
          <w:rFonts w:hint="eastAsia"/>
        </w:rPr>
        <w:t>계약금액의</w:t>
      </w:r>
      <w:r>
        <w:rPr>
          <w:rFonts w:hint="eastAsia"/>
        </w:rPr>
        <w:t xml:space="preserve"> </w:t>
      </w:r>
      <w:r>
        <w:t>[</w:t>
      </w:r>
      <w:r w:rsidR="00C448F7">
        <w:t>10</w:t>
      </w:r>
      <w:r>
        <w:t>]%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3668E0">
        <w:rPr>
          <w:rFonts w:hint="eastAsia"/>
        </w:rPr>
        <w:t>을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곱하여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t>산출한</w:t>
      </w:r>
      <w:r w:rsidR="003668E0">
        <w:rPr>
          <w:rFonts w:hint="eastAsia"/>
        </w:rPr>
        <w:t xml:space="preserve"> </w:t>
      </w:r>
      <w:r w:rsidR="003668E0">
        <w:rPr>
          <w:rFonts w:hint="eastAsia"/>
        </w:rPr>
        <w:lastRenderedPageBreak/>
        <w:t>지연이자를</w:t>
      </w:r>
      <w:r w:rsidR="003668E0">
        <w:rPr>
          <w:rFonts w:hint="eastAsia"/>
        </w:rPr>
        <w:t xml:space="preserve"> </w:t>
      </w:r>
      <w:r w:rsidR="005842E9">
        <w:rPr>
          <w:rFonts w:hint="eastAsia"/>
        </w:rPr>
        <w:t>갑에게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지급하여야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한다</w:t>
      </w:r>
      <w:r w:rsidR="005842E9">
        <w:rPr>
          <w:rFonts w:hint="eastAsia"/>
        </w:rPr>
        <w:t>.</w:t>
      </w:r>
      <w:r w:rsidR="005842E9">
        <w:t xml:space="preserve"> </w:t>
      </w:r>
      <w:r w:rsidR="005842E9">
        <w:rPr>
          <w:rFonts w:hint="eastAsia"/>
        </w:rPr>
        <w:t>갑은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을에게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지급할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금액에서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해당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지연이자를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공제할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수</w:t>
      </w:r>
      <w:r w:rsidR="005842E9">
        <w:rPr>
          <w:rFonts w:hint="eastAsia"/>
        </w:rPr>
        <w:t xml:space="preserve"> </w:t>
      </w:r>
      <w:r w:rsidR="005842E9">
        <w:rPr>
          <w:rFonts w:hint="eastAsia"/>
        </w:rPr>
        <w:t>있다</w:t>
      </w:r>
      <w:r w:rsidR="005842E9">
        <w:rPr>
          <w:rFonts w:hint="eastAsia"/>
        </w:rPr>
        <w:t>.</w:t>
      </w:r>
      <w:r w:rsidR="005842E9">
        <w:t xml:space="preserve"> </w:t>
      </w:r>
    </w:p>
    <w:p w14:paraId="1F9EA292" w14:textId="15FBCB12" w:rsidR="00AC1799" w:rsidRDefault="006022B3" w:rsidP="00390F17">
      <w:pPr>
        <w:pStyle w:val="a3"/>
        <w:numPr>
          <w:ilvl w:val="0"/>
          <w:numId w:val="5"/>
        </w:numPr>
        <w:spacing w:before="120" w:after="120"/>
        <w:ind w:leftChars="0"/>
      </w:pPr>
      <w:r>
        <w:rPr>
          <w:rFonts w:hint="eastAsia"/>
        </w:rPr>
        <w:t>을은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업무를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수행함에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있어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그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내용이</w:t>
      </w:r>
      <w:r w:rsidR="00AC1799">
        <w:rPr>
          <w:rFonts w:hint="eastAsia"/>
        </w:rPr>
        <w:t xml:space="preserve"> </w:t>
      </w:r>
      <w:r>
        <w:rPr>
          <w:rFonts w:hint="eastAsia"/>
        </w:rPr>
        <w:t>갑이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지시한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내용과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다를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것이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예상되는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경우</w:t>
      </w:r>
      <w:r w:rsidR="00AC1799">
        <w:rPr>
          <w:rFonts w:hint="eastAsia"/>
        </w:rPr>
        <w:t>,</w:t>
      </w:r>
      <w:r w:rsidR="00AC1799">
        <w:t xml:space="preserve"> </w:t>
      </w:r>
      <w:r w:rsidR="00AC1799">
        <w:rPr>
          <w:rFonts w:hint="eastAsia"/>
        </w:rPr>
        <w:t>즉시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이를</w:t>
      </w:r>
      <w:r w:rsidR="00AC1799">
        <w:rPr>
          <w:rFonts w:hint="eastAsia"/>
        </w:rPr>
        <w:t xml:space="preserve"> </w:t>
      </w:r>
      <w:r>
        <w:rPr>
          <w:rFonts w:hint="eastAsia"/>
        </w:rPr>
        <w:t>갑</w:t>
      </w:r>
      <w:r w:rsidR="00AC1799">
        <w:rPr>
          <w:rFonts w:hint="eastAsia"/>
        </w:rPr>
        <w:t>에게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통지하</w:t>
      </w:r>
      <w:r w:rsidR="00636976">
        <w:rPr>
          <w:rFonts w:hint="eastAsia"/>
        </w:rPr>
        <w:t>고</w:t>
      </w:r>
      <w:r w:rsidR="00636976">
        <w:rPr>
          <w:rFonts w:hint="eastAsia"/>
        </w:rPr>
        <w:t xml:space="preserve"> </w:t>
      </w:r>
      <w:r w:rsidR="00636976">
        <w:rPr>
          <w:rFonts w:hint="eastAsia"/>
        </w:rPr>
        <w:t>협의하여</w:t>
      </w:r>
      <w:r w:rsidR="00AC1799">
        <w:rPr>
          <w:rFonts w:hint="eastAsia"/>
        </w:rPr>
        <w:t>야</w:t>
      </w:r>
      <w:r w:rsidR="00AC1799">
        <w:rPr>
          <w:rFonts w:hint="eastAsia"/>
        </w:rPr>
        <w:t xml:space="preserve"> </w:t>
      </w:r>
      <w:r w:rsidR="00AC1799">
        <w:rPr>
          <w:rFonts w:hint="eastAsia"/>
        </w:rPr>
        <w:t>한다</w:t>
      </w:r>
      <w:r w:rsidR="00AC1799">
        <w:rPr>
          <w:rFonts w:hint="eastAsia"/>
        </w:rPr>
        <w:t>.</w:t>
      </w:r>
      <w:r w:rsidR="00AC1799">
        <w:t xml:space="preserve"> </w:t>
      </w:r>
    </w:p>
    <w:p w14:paraId="5B7EC989" w14:textId="77777777" w:rsidR="008F2DB4" w:rsidRDefault="008F2DB4" w:rsidP="00390F17">
      <w:pPr>
        <w:spacing w:before="120" w:after="120"/>
      </w:pPr>
    </w:p>
    <w:p w14:paraId="2A067F90" w14:textId="78782C6C" w:rsidR="008F2DB4" w:rsidRPr="00210479" w:rsidRDefault="00B347CB" w:rsidP="00390F17">
      <w:pPr>
        <w:spacing w:before="120" w:after="120"/>
        <w:rPr>
          <w:b/>
        </w:rPr>
      </w:pPr>
      <w:r w:rsidRPr="00210479">
        <w:rPr>
          <w:rFonts w:hint="eastAsia"/>
          <w:b/>
        </w:rPr>
        <w:t>제</w:t>
      </w:r>
      <w:r w:rsidR="00FA4AAE">
        <w:rPr>
          <w:b/>
        </w:rPr>
        <w:t>6</w:t>
      </w:r>
      <w:r w:rsidRPr="00210479">
        <w:rPr>
          <w:rFonts w:hint="eastAsia"/>
          <w:b/>
        </w:rPr>
        <w:t>조</w:t>
      </w:r>
      <w:r w:rsidRPr="00210479">
        <w:rPr>
          <w:rFonts w:hint="eastAsia"/>
          <w:b/>
        </w:rPr>
        <w:t xml:space="preserve"> </w:t>
      </w:r>
      <w:r w:rsidRPr="00210479">
        <w:rPr>
          <w:rFonts w:hint="eastAsia"/>
          <w:b/>
        </w:rPr>
        <w:t>수수료의</w:t>
      </w:r>
      <w:r w:rsidRPr="00210479">
        <w:rPr>
          <w:rFonts w:hint="eastAsia"/>
          <w:b/>
        </w:rPr>
        <w:t xml:space="preserve"> </w:t>
      </w:r>
      <w:r w:rsidRPr="00210479">
        <w:rPr>
          <w:rFonts w:hint="eastAsia"/>
          <w:b/>
        </w:rPr>
        <w:t>정산</w:t>
      </w:r>
      <w:r w:rsidRPr="00210479">
        <w:rPr>
          <w:rFonts w:hint="eastAsia"/>
          <w:b/>
        </w:rPr>
        <w:t xml:space="preserve"> </w:t>
      </w:r>
    </w:p>
    <w:p w14:paraId="48E0B9EF" w14:textId="77D2F194" w:rsidR="00E94C88" w:rsidRDefault="00E94C88" w:rsidP="00A77FA3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을은</w:t>
      </w:r>
      <w:r>
        <w:rPr>
          <w:rFonts w:hint="eastAsia"/>
        </w:rPr>
        <w:t xml:space="preserve"> </w:t>
      </w:r>
      <w:r>
        <w:rPr>
          <w:rFonts w:hint="eastAsia"/>
        </w:rPr>
        <w:t>매월</w:t>
      </w:r>
      <w:r>
        <w:rPr>
          <w:rFonts w:hint="eastAsia"/>
        </w:rPr>
        <w:t xml:space="preserve"> </w:t>
      </w:r>
      <w:proofErr w:type="gramStart"/>
      <w:r>
        <w:t xml:space="preserve">[ </w:t>
      </w:r>
      <w:r w:rsidR="00C448F7">
        <w:t>31</w:t>
      </w:r>
      <w:proofErr w:type="gramEnd"/>
      <w:r>
        <w:t>]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 w:rsidR="0014166A">
        <w:rPr>
          <w:rFonts w:hint="eastAsia"/>
        </w:rPr>
        <w:t xml:space="preserve"> </w:t>
      </w:r>
      <w:r w:rsidR="0014166A">
        <w:rPr>
          <w:rFonts w:hint="eastAsia"/>
        </w:rPr>
        <w:t>및</w:t>
      </w:r>
      <w:r w:rsidR="0014166A">
        <w:rPr>
          <w:rFonts w:hint="eastAsia"/>
        </w:rPr>
        <w:t xml:space="preserve"> </w:t>
      </w:r>
      <w:r w:rsidR="00201972">
        <w:rPr>
          <w:rFonts w:hint="eastAsia"/>
        </w:rPr>
        <w:t>양</w:t>
      </w:r>
      <w:r w:rsidR="00201972">
        <w:rPr>
          <w:rFonts w:hint="eastAsia"/>
        </w:rPr>
        <w:t xml:space="preserve"> </w:t>
      </w:r>
      <w:r w:rsidR="00201972">
        <w:rPr>
          <w:rFonts w:hint="eastAsia"/>
        </w:rPr>
        <w:t>당사자가</w:t>
      </w:r>
      <w:r w:rsidR="0014166A">
        <w:rPr>
          <w:rFonts w:hint="eastAsia"/>
        </w:rPr>
        <w:t xml:space="preserve"> </w:t>
      </w:r>
      <w:r w:rsidR="0014166A">
        <w:rPr>
          <w:rFonts w:hint="eastAsia"/>
        </w:rPr>
        <w:t>합의한</w:t>
      </w:r>
      <w:r w:rsidR="0014166A">
        <w:rPr>
          <w:rFonts w:hint="eastAsia"/>
        </w:rPr>
        <w:t xml:space="preserve"> </w:t>
      </w:r>
      <w:r w:rsidR="0014166A">
        <w:rPr>
          <w:rFonts w:hint="eastAsia"/>
        </w:rPr>
        <w:t>견적서</w:t>
      </w:r>
      <w:r w:rsidR="0014166A">
        <w:rPr>
          <w:rFonts w:hint="eastAsia"/>
        </w:rPr>
        <w:t xml:space="preserve"> </w:t>
      </w:r>
      <w:r w:rsidR="0014166A">
        <w:rPr>
          <w:rFonts w:hint="eastAsia"/>
        </w:rPr>
        <w:t>내용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="000E2D68">
        <w:rPr>
          <w:rFonts w:hint="eastAsia"/>
        </w:rPr>
        <w:t>수수료를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산정하여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갑에게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월별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수수료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내역서를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제출한다</w:t>
      </w:r>
      <w:r w:rsidR="000E2D68">
        <w:rPr>
          <w:rFonts w:hint="eastAsia"/>
        </w:rPr>
        <w:t>.</w:t>
      </w:r>
      <w:r w:rsidR="000E2D68">
        <w:t xml:space="preserve"> </w:t>
      </w:r>
      <w:r w:rsidR="000E2D68">
        <w:rPr>
          <w:rFonts w:hint="eastAsia"/>
        </w:rPr>
        <w:t>갑은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해당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내역서를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받은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날로부터</w:t>
      </w:r>
      <w:r w:rsidR="000E2D68">
        <w:rPr>
          <w:rFonts w:hint="eastAsia"/>
        </w:rPr>
        <w:t xml:space="preserve"> </w:t>
      </w:r>
      <w:proofErr w:type="gramStart"/>
      <w:r w:rsidR="000E2D68">
        <w:t xml:space="preserve">[ </w:t>
      </w:r>
      <w:r w:rsidR="00C448F7">
        <w:t>7</w:t>
      </w:r>
      <w:proofErr w:type="gramEnd"/>
      <w:r w:rsidR="000E2D68">
        <w:t xml:space="preserve"> ]</w:t>
      </w:r>
      <w:r w:rsidR="000E2D68">
        <w:rPr>
          <w:rFonts w:hint="eastAsia"/>
        </w:rPr>
        <w:t>내에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이를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검토하여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이의가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없는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경우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을에게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세금계산서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발행을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요청한다</w:t>
      </w:r>
      <w:r w:rsidR="000E2D68">
        <w:rPr>
          <w:rFonts w:hint="eastAsia"/>
        </w:rPr>
        <w:t>.</w:t>
      </w:r>
      <w:r w:rsidR="000E2D68">
        <w:t xml:space="preserve"> </w:t>
      </w:r>
      <w:r w:rsidR="000E2D68">
        <w:rPr>
          <w:rFonts w:hint="eastAsia"/>
        </w:rPr>
        <w:t>갑은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을이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세금계산서를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발행한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날로부터</w:t>
      </w:r>
      <w:r w:rsidR="000E2D68">
        <w:rPr>
          <w:rFonts w:hint="eastAsia"/>
        </w:rPr>
        <w:t xml:space="preserve"> </w:t>
      </w:r>
      <w:proofErr w:type="gramStart"/>
      <w:r w:rsidR="000E2D68">
        <w:t xml:space="preserve">[ </w:t>
      </w:r>
      <w:r w:rsidR="00C448F7">
        <w:rPr>
          <w:rFonts w:hint="eastAsia"/>
        </w:rPr>
        <w:t>차월</w:t>
      </w:r>
      <w:proofErr w:type="gramEnd"/>
      <w:r w:rsidR="00C448F7">
        <w:rPr>
          <w:rFonts w:hint="eastAsia"/>
        </w:rPr>
        <w:t xml:space="preserve"> </w:t>
      </w:r>
      <w:r w:rsidR="00C448F7">
        <w:rPr>
          <w:rFonts w:hint="eastAsia"/>
        </w:rPr>
        <w:t>말일</w:t>
      </w:r>
      <w:r w:rsidR="000E2D68">
        <w:t xml:space="preserve"> ]</w:t>
      </w:r>
      <w:r w:rsidR="000E2D68">
        <w:rPr>
          <w:rFonts w:hint="eastAsia"/>
        </w:rPr>
        <w:t>내에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해당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월별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수수료를</w:t>
      </w:r>
      <w:r w:rsidR="000E2D68">
        <w:rPr>
          <w:rFonts w:hint="eastAsia"/>
        </w:rPr>
        <w:t xml:space="preserve"> </w:t>
      </w:r>
      <w:r w:rsidR="00F13D52">
        <w:rPr>
          <w:rFonts w:hint="eastAsia"/>
        </w:rPr>
        <w:t>을의</w:t>
      </w:r>
      <w:r w:rsidR="00F13D52">
        <w:rPr>
          <w:rFonts w:hint="eastAsia"/>
        </w:rPr>
        <w:t xml:space="preserve"> </w:t>
      </w:r>
      <w:r w:rsidR="00F13D52">
        <w:rPr>
          <w:rFonts w:hint="eastAsia"/>
        </w:rPr>
        <w:t>계좌로</w:t>
      </w:r>
      <w:r w:rsidR="00F13D52">
        <w:rPr>
          <w:rFonts w:hint="eastAsia"/>
        </w:rPr>
        <w:t xml:space="preserve"> </w:t>
      </w:r>
      <w:r w:rsidR="00F13D52">
        <w:rPr>
          <w:rFonts w:hint="eastAsia"/>
        </w:rPr>
        <w:t>현금</w:t>
      </w:r>
      <w:r w:rsidR="00F13D52">
        <w:rPr>
          <w:rFonts w:hint="eastAsia"/>
        </w:rPr>
        <w:t xml:space="preserve"> </w:t>
      </w:r>
      <w:r w:rsidR="000E2D68">
        <w:rPr>
          <w:rFonts w:hint="eastAsia"/>
        </w:rPr>
        <w:t>지급하여야</w:t>
      </w:r>
      <w:r w:rsidR="000E2D68">
        <w:rPr>
          <w:rFonts w:hint="eastAsia"/>
        </w:rPr>
        <w:t xml:space="preserve"> </w:t>
      </w:r>
      <w:r w:rsidR="000E2D68">
        <w:rPr>
          <w:rFonts w:hint="eastAsia"/>
        </w:rPr>
        <w:t>한다</w:t>
      </w:r>
      <w:r w:rsidR="000E2D68">
        <w:rPr>
          <w:rFonts w:hint="eastAsia"/>
        </w:rPr>
        <w:t>.</w:t>
      </w:r>
      <w:r w:rsidR="000E2D68">
        <w:t xml:space="preserve"> </w:t>
      </w:r>
    </w:p>
    <w:p w14:paraId="2C103B5D" w14:textId="5D33A557" w:rsidR="00103BE0" w:rsidRDefault="00103BE0" w:rsidP="00103BE0">
      <w:pPr>
        <w:pStyle w:val="a3"/>
        <w:numPr>
          <w:ilvl w:val="0"/>
          <w:numId w:val="20"/>
        </w:numPr>
        <w:spacing w:before="120" w:after="120"/>
        <w:ind w:leftChars="0"/>
      </w:pPr>
      <w:r>
        <w:rPr>
          <w:rFonts w:hint="eastAsia"/>
        </w:rPr>
        <w:t>고정비</w:t>
      </w:r>
    </w:p>
    <w:tbl>
      <w:tblPr>
        <w:tblStyle w:val="a8"/>
        <w:tblW w:w="0" w:type="auto"/>
        <w:tblInd w:w="25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559"/>
        <w:gridCol w:w="2080"/>
      </w:tblGrid>
      <w:tr w:rsidR="00E5004B" w14:paraId="18D407C6" w14:textId="77777777" w:rsidTr="00946F00">
        <w:tc>
          <w:tcPr>
            <w:tcW w:w="513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5D3A8" w14:textId="6A91D9FE" w:rsidR="00E5004B" w:rsidRPr="00E5004B" w:rsidRDefault="00E5004B" w:rsidP="00E5004B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proofErr w:type="gramStart"/>
            <w:r w:rsidRPr="00E5004B">
              <w:rPr>
                <w:rFonts w:hint="eastAsia"/>
                <w:b/>
              </w:rPr>
              <w:t>구</w:t>
            </w:r>
            <w:r w:rsidRPr="00E5004B">
              <w:rPr>
                <w:rFonts w:hint="eastAsia"/>
                <w:b/>
              </w:rPr>
              <w:t xml:space="preserve"> </w:t>
            </w:r>
            <w:r w:rsidRPr="00E5004B">
              <w:rPr>
                <w:b/>
              </w:rPr>
              <w:t xml:space="preserve"> </w:t>
            </w:r>
            <w:r w:rsidRPr="00E5004B">
              <w:rPr>
                <w:rFonts w:hint="eastAsia"/>
                <w:b/>
              </w:rPr>
              <w:t>분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5A5C7" w14:textId="6F4ABFBA" w:rsidR="00E5004B" w:rsidRPr="00E5004B" w:rsidRDefault="00E5004B" w:rsidP="00E5004B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E5004B">
              <w:rPr>
                <w:rFonts w:hint="eastAsia"/>
                <w:b/>
              </w:rPr>
              <w:t>월별</w:t>
            </w:r>
            <w:r w:rsidRPr="00E5004B">
              <w:rPr>
                <w:rFonts w:hint="eastAsia"/>
                <w:b/>
              </w:rPr>
              <w:t xml:space="preserve"> </w:t>
            </w:r>
            <w:r w:rsidRPr="00E5004B">
              <w:rPr>
                <w:rFonts w:hint="eastAsia"/>
                <w:b/>
              </w:rPr>
              <w:t>지급금액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35A3A8" w14:textId="53C231BA" w:rsidR="00E5004B" w:rsidRPr="00E5004B" w:rsidRDefault="00A93E9A" w:rsidP="00E5004B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고</w:t>
            </w:r>
          </w:p>
        </w:tc>
      </w:tr>
      <w:tr w:rsidR="00A93E9A" w14:paraId="2C402258" w14:textId="77777777" w:rsidTr="00946F00">
        <w:tc>
          <w:tcPr>
            <w:tcW w:w="5132" w:type="dxa"/>
            <w:tcBorders>
              <w:bottom w:val="single" w:sz="4" w:space="0" w:color="auto"/>
            </w:tcBorders>
            <w:vAlign w:val="center"/>
          </w:tcPr>
          <w:p w14:paraId="7722B137" w14:textId="22565E74" w:rsidR="00A93E9A" w:rsidRDefault="00003286" w:rsidP="002679F9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S</w:t>
            </w:r>
            <w:r>
              <w:t xml:space="preserve">NS </w:t>
            </w:r>
            <w:r>
              <w:rPr>
                <w:rFonts w:hint="eastAsia"/>
              </w:rPr>
              <w:t>채널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 w:rsidR="006C56FE">
              <w:rPr>
                <w:rFonts w:hint="eastAsia"/>
              </w:rPr>
              <w:t xml:space="preserve"> </w:t>
            </w:r>
            <w:r w:rsidR="006C56FE">
              <w:rPr>
                <w:rFonts w:hint="eastAsia"/>
              </w:rPr>
              <w:t>등</w:t>
            </w:r>
          </w:p>
          <w:p w14:paraId="193B030F" w14:textId="3096C027" w:rsidR="006C56FE" w:rsidRDefault="006C56FE" w:rsidP="002679F9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호부터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호까지의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7F11EE9" w14:textId="5CAF2615" w:rsidR="00A93E9A" w:rsidRDefault="00003286" w:rsidP="00E5004B">
            <w:pPr>
              <w:pStyle w:val="a3"/>
              <w:spacing w:before="120" w:after="120"/>
              <w:ind w:leftChars="0" w:left="0"/>
              <w:jc w:val="right"/>
            </w:pPr>
            <w:r>
              <w:t>[</w:t>
            </w:r>
            <w:proofErr w:type="gramStart"/>
            <w:r w:rsidR="00C448F7">
              <w:t>13,000,000</w:t>
            </w:r>
            <w:r>
              <w:t xml:space="preserve"> ]</w:t>
            </w:r>
            <w:proofErr w:type="gramEnd"/>
            <w:r>
              <w:t xml:space="preserve"> </w:t>
            </w:r>
            <w:r w:rsidR="00A93E9A">
              <w:rPr>
                <w:rFonts w:hint="eastAsia"/>
              </w:rPr>
              <w:t>원</w:t>
            </w:r>
          </w:p>
        </w:tc>
        <w:tc>
          <w:tcPr>
            <w:tcW w:w="2080" w:type="dxa"/>
            <w:vAlign w:val="center"/>
          </w:tcPr>
          <w:p w14:paraId="483B768F" w14:textId="6EBE59CB" w:rsidR="00A93E9A" w:rsidRDefault="00A93E9A" w:rsidP="00E5004B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부가세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4652E8CD" w14:textId="30C9C45E" w:rsidR="00E5004B" w:rsidRDefault="00103BE0" w:rsidP="00AB7B12">
      <w:pPr>
        <w:pStyle w:val="a3"/>
        <w:spacing w:before="120" w:after="120"/>
        <w:ind w:leftChars="0" w:left="255"/>
      </w:pPr>
      <w:r>
        <w:rPr>
          <w:rFonts w:hint="eastAsia"/>
        </w:rPr>
        <w:t>2</w:t>
      </w:r>
      <w:r>
        <w:t xml:space="preserve">. </w:t>
      </w:r>
      <w:proofErr w:type="gramStart"/>
      <w:r>
        <w:rPr>
          <w:rFonts w:hint="eastAsia"/>
        </w:rPr>
        <w:t>변동비</w:t>
      </w:r>
      <w:r w:rsidR="00A121A1">
        <w:rPr>
          <w:rFonts w:hint="eastAsia"/>
        </w:rPr>
        <w:t xml:space="preserve"> </w:t>
      </w:r>
      <w:r w:rsidR="00A121A1">
        <w:t>:</w:t>
      </w:r>
      <w:proofErr w:type="gramEnd"/>
      <w:r w:rsidR="00A121A1">
        <w:t xml:space="preserve"> </w:t>
      </w:r>
      <w:r w:rsidR="00A121A1">
        <w:rPr>
          <w:rFonts w:hint="eastAsia"/>
        </w:rPr>
        <w:t>월별</w:t>
      </w:r>
      <w:r w:rsidR="00A121A1">
        <w:rPr>
          <w:rFonts w:hint="eastAsia"/>
        </w:rPr>
        <w:t xml:space="preserve"> </w:t>
      </w:r>
      <w:r w:rsidR="00A121A1">
        <w:rPr>
          <w:rFonts w:hint="eastAsia"/>
        </w:rPr>
        <w:t>지급한도</w:t>
      </w:r>
      <w:r w:rsidR="00A121A1">
        <w:rPr>
          <w:rFonts w:hint="eastAsia"/>
        </w:rPr>
        <w:t xml:space="preserve"> </w:t>
      </w:r>
      <w:r w:rsidR="00A121A1">
        <w:rPr>
          <w:rFonts w:hint="eastAsia"/>
        </w:rPr>
        <w:t>내에서</w:t>
      </w:r>
      <w:r w:rsidR="00A121A1">
        <w:rPr>
          <w:rFonts w:hint="eastAsia"/>
        </w:rPr>
        <w:t xml:space="preserve"> </w:t>
      </w:r>
      <w:r w:rsidR="00984D1D">
        <w:rPr>
          <w:rFonts w:hint="eastAsia"/>
        </w:rPr>
        <w:t>당사자간</w:t>
      </w:r>
      <w:r w:rsidR="00984D1D">
        <w:rPr>
          <w:rFonts w:hint="eastAsia"/>
        </w:rPr>
        <w:t xml:space="preserve"> </w:t>
      </w:r>
      <w:r w:rsidR="00984D1D">
        <w:rPr>
          <w:rFonts w:hint="eastAsia"/>
        </w:rPr>
        <w:t>합의된</w:t>
      </w:r>
      <w:r w:rsidR="00A121A1">
        <w:t xml:space="preserve"> </w:t>
      </w:r>
      <w:r w:rsidR="00A121A1">
        <w:rPr>
          <w:rFonts w:hint="eastAsia"/>
        </w:rPr>
        <w:t>견적서</w:t>
      </w:r>
      <w:r w:rsidR="00A121A1">
        <w:rPr>
          <w:rFonts w:hint="eastAsia"/>
        </w:rPr>
        <w:t xml:space="preserve"> </w:t>
      </w:r>
      <w:r w:rsidR="00A121A1">
        <w:rPr>
          <w:rFonts w:hint="eastAsia"/>
        </w:rPr>
        <w:t>내용에</w:t>
      </w:r>
      <w:r w:rsidR="00A121A1">
        <w:rPr>
          <w:rFonts w:hint="eastAsia"/>
        </w:rPr>
        <w:t xml:space="preserve"> </w:t>
      </w:r>
      <w:r w:rsidR="00A121A1">
        <w:rPr>
          <w:rFonts w:hint="eastAsia"/>
        </w:rPr>
        <w:t>따라</w:t>
      </w:r>
      <w:r w:rsidR="00A121A1">
        <w:rPr>
          <w:rFonts w:hint="eastAsia"/>
        </w:rPr>
        <w:t xml:space="preserve"> </w:t>
      </w:r>
      <w:r w:rsidR="00A121A1">
        <w:rPr>
          <w:rFonts w:hint="eastAsia"/>
        </w:rPr>
        <w:t>발생</w:t>
      </w:r>
      <w:r w:rsidR="008203E1">
        <w:rPr>
          <w:rFonts w:hint="eastAsia"/>
        </w:rPr>
        <w:t>한</w:t>
      </w:r>
      <w:r w:rsidR="00A121A1">
        <w:rPr>
          <w:rFonts w:hint="eastAsia"/>
        </w:rPr>
        <w:t xml:space="preserve"> </w:t>
      </w:r>
      <w:proofErr w:type="spellStart"/>
      <w:r w:rsidR="00A121A1">
        <w:rPr>
          <w:rFonts w:hint="eastAsia"/>
        </w:rPr>
        <w:t>건별로</w:t>
      </w:r>
      <w:proofErr w:type="spellEnd"/>
      <w:r w:rsidR="00A121A1">
        <w:rPr>
          <w:rFonts w:hint="eastAsia"/>
        </w:rPr>
        <w:t xml:space="preserve"> </w:t>
      </w:r>
      <w:r w:rsidR="00A121A1">
        <w:rPr>
          <w:rFonts w:hint="eastAsia"/>
        </w:rPr>
        <w:t>지급</w:t>
      </w:r>
      <w:r w:rsidR="00A20F1C">
        <w:rPr>
          <w:rFonts w:hint="eastAsia"/>
        </w:rPr>
        <w:t xml:space="preserve"> </w:t>
      </w:r>
    </w:p>
    <w:tbl>
      <w:tblPr>
        <w:tblStyle w:val="a8"/>
        <w:tblW w:w="0" w:type="auto"/>
        <w:tblInd w:w="25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559"/>
        <w:gridCol w:w="2080"/>
      </w:tblGrid>
      <w:tr w:rsidR="00103BE0" w14:paraId="0C0F737E" w14:textId="77777777" w:rsidTr="00CD3626">
        <w:tc>
          <w:tcPr>
            <w:tcW w:w="513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26EDC" w14:textId="77777777" w:rsidR="00103BE0" w:rsidRPr="00E5004B" w:rsidRDefault="00103BE0" w:rsidP="00CD3626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proofErr w:type="gramStart"/>
            <w:r w:rsidRPr="00E5004B">
              <w:rPr>
                <w:rFonts w:hint="eastAsia"/>
                <w:b/>
              </w:rPr>
              <w:t>구</w:t>
            </w:r>
            <w:r w:rsidRPr="00E5004B">
              <w:rPr>
                <w:rFonts w:hint="eastAsia"/>
                <w:b/>
              </w:rPr>
              <w:t xml:space="preserve"> </w:t>
            </w:r>
            <w:r w:rsidRPr="00E5004B">
              <w:rPr>
                <w:b/>
              </w:rPr>
              <w:t xml:space="preserve"> </w:t>
            </w:r>
            <w:r w:rsidRPr="00E5004B">
              <w:rPr>
                <w:rFonts w:hint="eastAsia"/>
                <w:b/>
              </w:rPr>
              <w:t>분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D3ACC9" w14:textId="3257BB20" w:rsidR="00103BE0" w:rsidRPr="00E5004B" w:rsidRDefault="00103BE0" w:rsidP="00CD3626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 w:rsidRPr="00E5004B">
              <w:rPr>
                <w:rFonts w:hint="eastAsia"/>
                <w:b/>
              </w:rPr>
              <w:t>월별</w:t>
            </w:r>
            <w:r w:rsidRPr="00E5004B">
              <w:rPr>
                <w:rFonts w:hint="eastAsia"/>
                <w:b/>
              </w:rPr>
              <w:t xml:space="preserve"> </w:t>
            </w:r>
            <w:r w:rsidRPr="00E5004B">
              <w:rPr>
                <w:rFonts w:hint="eastAsia"/>
                <w:b/>
              </w:rPr>
              <w:t>지급</w:t>
            </w:r>
            <w:r w:rsidR="005D299C">
              <w:rPr>
                <w:rFonts w:hint="eastAsia"/>
                <w:b/>
              </w:rPr>
              <w:t>한도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988413" w14:textId="059EF2C8" w:rsidR="00103BE0" w:rsidRPr="00E5004B" w:rsidRDefault="00BE2784" w:rsidP="00CD3626">
            <w:pPr>
              <w:pStyle w:val="a3"/>
              <w:spacing w:before="120" w:after="12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고</w:t>
            </w:r>
          </w:p>
        </w:tc>
      </w:tr>
      <w:tr w:rsidR="00BE2784" w14:paraId="1632716D" w14:textId="77777777" w:rsidTr="00CD3626">
        <w:tc>
          <w:tcPr>
            <w:tcW w:w="5132" w:type="dxa"/>
            <w:tcBorders>
              <w:bottom w:val="single" w:sz="4" w:space="0" w:color="auto"/>
            </w:tcBorders>
            <w:vAlign w:val="center"/>
          </w:tcPr>
          <w:p w14:paraId="0095DE74" w14:textId="77777777" w:rsidR="00BE2784" w:rsidRDefault="006C56FE" w:rsidP="00CD3626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갑의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양사간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협의된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</w:p>
          <w:p w14:paraId="47CE7127" w14:textId="65D6246C" w:rsidR="006C56FE" w:rsidRPr="006C56FE" w:rsidRDefault="006C56FE" w:rsidP="00CD3626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5D7D0D7" w14:textId="7BCC037F" w:rsidR="00BE2784" w:rsidRDefault="006C56FE" w:rsidP="00CD3626">
            <w:pPr>
              <w:pStyle w:val="a3"/>
              <w:spacing w:before="120" w:after="120"/>
              <w:ind w:leftChars="0" w:left="0"/>
              <w:jc w:val="right"/>
            </w:pPr>
            <w:proofErr w:type="gramStart"/>
            <w:r>
              <w:t xml:space="preserve">[ </w:t>
            </w:r>
            <w:r w:rsidR="00C448F7">
              <w:t>3,000,000</w:t>
            </w:r>
            <w:proofErr w:type="gramEnd"/>
            <w:r>
              <w:t xml:space="preserve"> ] </w:t>
            </w:r>
            <w:r w:rsidR="00BE2784">
              <w:rPr>
                <w:rFonts w:hint="eastAsia"/>
              </w:rPr>
              <w:t>원</w:t>
            </w:r>
          </w:p>
        </w:tc>
        <w:tc>
          <w:tcPr>
            <w:tcW w:w="2080" w:type="dxa"/>
            <w:vAlign w:val="center"/>
          </w:tcPr>
          <w:p w14:paraId="5373A29E" w14:textId="0D693422" w:rsidR="00BE2784" w:rsidRDefault="00BE2784" w:rsidP="00CD3626">
            <w:pPr>
              <w:pStyle w:val="a3"/>
              <w:spacing w:before="120" w:after="120"/>
              <w:ind w:leftChars="0" w:left="0"/>
              <w:jc w:val="center"/>
            </w:pPr>
            <w:r>
              <w:rPr>
                <w:rFonts w:hint="eastAsia"/>
              </w:rPr>
              <w:t>부가세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0A0D915C" w14:textId="16AB8067" w:rsidR="00CC4ACA" w:rsidRDefault="000C373A" w:rsidP="00CC4ACA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전항의</w:t>
      </w:r>
      <w:r>
        <w:rPr>
          <w:rFonts w:hint="eastAsia"/>
        </w:rPr>
        <w:t xml:space="preserve"> </w:t>
      </w:r>
      <w:r>
        <w:rPr>
          <w:rFonts w:hint="eastAsia"/>
        </w:rPr>
        <w:t>내용에도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 w:rsidR="00AB7B12">
        <w:rPr>
          <w:rFonts w:hint="eastAsia"/>
        </w:rPr>
        <w:t>갑은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을이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본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계약상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의무를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불이행한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사실이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있는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경우</w:t>
      </w:r>
      <w:r w:rsidR="00AB7B12"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이행을</w:t>
      </w:r>
      <w:r>
        <w:rPr>
          <w:rFonts w:hint="eastAsia"/>
        </w:rPr>
        <w:t xml:space="preserve"> </w:t>
      </w:r>
      <w:r>
        <w:rPr>
          <w:rFonts w:hint="eastAsia"/>
        </w:rPr>
        <w:t>완료할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상호간</w:t>
      </w:r>
      <w:r>
        <w:rPr>
          <w:rFonts w:hint="eastAsia"/>
        </w:rPr>
        <w:t xml:space="preserve"> </w:t>
      </w:r>
      <w:r>
        <w:rPr>
          <w:rFonts w:hint="eastAsia"/>
        </w:rPr>
        <w:t>합의에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AB7B12">
        <w:rPr>
          <w:rFonts w:hint="eastAsia"/>
        </w:rPr>
        <w:t>상기</w:t>
      </w:r>
      <w:r w:rsidR="00AB7B12">
        <w:rPr>
          <w:rFonts w:hint="eastAsia"/>
        </w:rPr>
        <w:t xml:space="preserve"> </w:t>
      </w:r>
      <w:r w:rsidR="00AE478A">
        <w:rPr>
          <w:rFonts w:hint="eastAsia"/>
        </w:rPr>
        <w:t>수수료</w:t>
      </w:r>
      <w:r w:rsidR="00AB7B12">
        <w:rPr>
          <w:rFonts w:hint="eastAsia"/>
        </w:rPr>
        <w:t>의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일부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또는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전부를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지급하지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않거나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지급을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보류할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수</w:t>
      </w:r>
      <w:r w:rsidR="00AB7B12">
        <w:rPr>
          <w:rFonts w:hint="eastAsia"/>
        </w:rPr>
        <w:t xml:space="preserve"> </w:t>
      </w:r>
      <w:r w:rsidR="00AB7B12">
        <w:rPr>
          <w:rFonts w:hint="eastAsia"/>
        </w:rPr>
        <w:t>있다</w:t>
      </w:r>
      <w:r w:rsidR="00AB7B12">
        <w:rPr>
          <w:rFonts w:hint="eastAsia"/>
        </w:rPr>
        <w:t>.</w:t>
      </w:r>
      <w:r w:rsidR="00AB7B12">
        <w:t xml:space="preserve">  </w:t>
      </w:r>
    </w:p>
    <w:p w14:paraId="28C8189F" w14:textId="414DF545" w:rsidR="00DA6C0F" w:rsidRDefault="00DA6C0F" w:rsidP="00CC4ACA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내용에도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자금</w:t>
      </w:r>
      <w:r>
        <w:rPr>
          <w:rFonts w:hint="eastAsia"/>
        </w:rPr>
        <w:t xml:space="preserve"> </w:t>
      </w:r>
      <w:r>
        <w:rPr>
          <w:rFonts w:hint="eastAsia"/>
        </w:rPr>
        <w:t>사정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계약금액을</w:t>
      </w:r>
      <w:r>
        <w:rPr>
          <w:rFonts w:hint="eastAsia"/>
        </w:rPr>
        <w:t xml:space="preserve"> </w:t>
      </w:r>
      <w:r>
        <w:rPr>
          <w:rFonts w:hint="eastAsia"/>
        </w:rPr>
        <w:t>지급할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t>30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초과하지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쌍방이</w:t>
      </w:r>
      <w:r>
        <w:rPr>
          <w:rFonts w:hint="eastAsia"/>
        </w:rPr>
        <w:t xml:space="preserve"> </w:t>
      </w:r>
      <w:r>
        <w:rPr>
          <w:rFonts w:hint="eastAsia"/>
        </w:rPr>
        <w:t>합의하여</w:t>
      </w:r>
      <w:r>
        <w:rPr>
          <w:rFonts w:hint="eastAsia"/>
        </w:rPr>
        <w:t xml:space="preserve"> </w:t>
      </w:r>
      <w:r w:rsidR="008F3966">
        <w:rPr>
          <w:rFonts w:hint="eastAsia"/>
        </w:rPr>
        <w:t>지급일을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조정할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수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있다</w:t>
      </w:r>
      <w:r w:rsidR="008F3966">
        <w:rPr>
          <w:rFonts w:hint="eastAsia"/>
        </w:rPr>
        <w:t>.</w:t>
      </w:r>
      <w:r w:rsidR="008F3966">
        <w:t xml:space="preserve"> </w:t>
      </w:r>
      <w:r w:rsidR="008F3966">
        <w:rPr>
          <w:rFonts w:hint="eastAsia"/>
        </w:rPr>
        <w:t>이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경우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갑은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지연된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기간에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대한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이자는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부담하지</w:t>
      </w:r>
      <w:r w:rsidR="008F3966">
        <w:rPr>
          <w:rFonts w:hint="eastAsia"/>
        </w:rPr>
        <w:t xml:space="preserve"> </w:t>
      </w:r>
      <w:r w:rsidR="008F3966">
        <w:rPr>
          <w:rFonts w:hint="eastAsia"/>
        </w:rPr>
        <w:t>않는다</w:t>
      </w:r>
      <w:r w:rsidR="008F3966">
        <w:rPr>
          <w:rFonts w:hint="eastAsia"/>
        </w:rPr>
        <w:t>.</w:t>
      </w:r>
      <w:r w:rsidR="008F3966">
        <w:t xml:space="preserve"> </w:t>
      </w:r>
    </w:p>
    <w:p w14:paraId="66C71C40" w14:textId="7211EB97" w:rsidR="00FD40D3" w:rsidRDefault="00577EEC" w:rsidP="00CC4ACA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갑에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채무를</w:t>
      </w:r>
      <w:r>
        <w:rPr>
          <w:rFonts w:hint="eastAsia"/>
        </w:rPr>
        <w:t xml:space="preserve"> </w:t>
      </w:r>
      <w:r>
        <w:rPr>
          <w:rFonts w:hint="eastAsia"/>
        </w:rPr>
        <w:t>부담하는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갑은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계약금액에서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채무를</w:t>
      </w:r>
      <w:r>
        <w:rPr>
          <w:rFonts w:hint="eastAsia"/>
        </w:rPr>
        <w:t xml:space="preserve"> </w:t>
      </w:r>
      <w:r>
        <w:rPr>
          <w:rFonts w:hint="eastAsia"/>
        </w:rPr>
        <w:t>공제한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잔액을</w:t>
      </w:r>
      <w:r>
        <w:rPr>
          <w:rFonts w:hint="eastAsia"/>
        </w:rPr>
        <w:t xml:space="preserve"> </w:t>
      </w:r>
      <w:r>
        <w:rPr>
          <w:rFonts w:hint="eastAsia"/>
        </w:rPr>
        <w:t>지급할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638EFDEE" w14:textId="2264A4A8" w:rsidR="00F248B7" w:rsidRDefault="00F248B7" w:rsidP="00CC4ACA">
      <w:pPr>
        <w:pStyle w:val="a3"/>
        <w:numPr>
          <w:ilvl w:val="0"/>
          <w:numId w:val="11"/>
        </w:numPr>
        <w:spacing w:before="120" w:after="120"/>
        <w:ind w:leftChars="0"/>
      </w:pPr>
      <w:r>
        <w:rPr>
          <w:rFonts w:hint="eastAsia"/>
        </w:rPr>
        <w:t>세금계산서의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미발행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지연발행으로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불이익은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="005244D7"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  <w:r>
        <w:t xml:space="preserve"> </w:t>
      </w:r>
    </w:p>
    <w:p w14:paraId="5A374E17" w14:textId="3F3A2970" w:rsidR="00F75B0B" w:rsidRDefault="00F75B0B" w:rsidP="00C1458A">
      <w:pPr>
        <w:spacing w:before="120" w:after="120"/>
      </w:pPr>
    </w:p>
    <w:p w14:paraId="35548847" w14:textId="53F66363" w:rsidR="00C1458A" w:rsidRDefault="00C1458A" w:rsidP="00C1458A">
      <w:pPr>
        <w:spacing w:before="120" w:after="120"/>
        <w:rPr>
          <w:b/>
        </w:rPr>
      </w:pPr>
      <w:commentRangeStart w:id="11"/>
      <w:r w:rsidRPr="00C1458A">
        <w:rPr>
          <w:rFonts w:hint="eastAsia"/>
          <w:b/>
        </w:rPr>
        <w:lastRenderedPageBreak/>
        <w:t>제</w:t>
      </w:r>
      <w:r w:rsidRPr="00C1458A">
        <w:rPr>
          <w:rFonts w:hint="eastAsia"/>
          <w:b/>
        </w:rPr>
        <w:t>7</w:t>
      </w:r>
      <w:r w:rsidRPr="00C1458A">
        <w:rPr>
          <w:rFonts w:hint="eastAsia"/>
          <w:b/>
        </w:rPr>
        <w:t>조</w:t>
      </w:r>
      <w:r w:rsidRPr="00C1458A">
        <w:rPr>
          <w:rFonts w:hint="eastAsia"/>
          <w:b/>
        </w:rPr>
        <w:t xml:space="preserve"> </w:t>
      </w:r>
      <w:r w:rsidRPr="00C1458A">
        <w:rPr>
          <w:rFonts w:hint="eastAsia"/>
          <w:b/>
        </w:rPr>
        <w:t>기타비용의</w:t>
      </w:r>
      <w:r w:rsidRPr="00C1458A">
        <w:rPr>
          <w:rFonts w:hint="eastAsia"/>
          <w:b/>
        </w:rPr>
        <w:t xml:space="preserve"> </w:t>
      </w:r>
      <w:r w:rsidRPr="00C1458A">
        <w:rPr>
          <w:rFonts w:hint="eastAsia"/>
          <w:b/>
        </w:rPr>
        <w:t>정산</w:t>
      </w:r>
    </w:p>
    <w:p w14:paraId="2E4FBAD0" w14:textId="3F247D37" w:rsidR="00C1458A" w:rsidRDefault="008532A4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을</w:t>
      </w:r>
      <w:r w:rsidR="00897E67">
        <w:rPr>
          <w:rFonts w:hint="eastAsia"/>
        </w:rPr>
        <w:t>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매월</w:t>
      </w:r>
      <w:r w:rsidR="00897E67">
        <w:rPr>
          <w:rFonts w:hint="eastAsia"/>
        </w:rPr>
        <w:t xml:space="preserve"> </w:t>
      </w:r>
      <w:proofErr w:type="gramStart"/>
      <w:r w:rsidR="00897E67">
        <w:t xml:space="preserve">[ </w:t>
      </w:r>
      <w:r w:rsidR="00C448F7">
        <w:t>31</w:t>
      </w:r>
      <w:proofErr w:type="gramEnd"/>
      <w:r w:rsidR="00897E67">
        <w:t xml:space="preserve"> ] </w:t>
      </w:r>
      <w:r w:rsidR="00897E67">
        <w:rPr>
          <w:rFonts w:hint="eastAsia"/>
        </w:rPr>
        <w:t>까지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본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계약상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업무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수행에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따라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발생이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예상되는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제비용</w:t>
      </w:r>
      <w:r w:rsidR="00897E67">
        <w:rPr>
          <w:rFonts w:hint="eastAsia"/>
        </w:rPr>
        <w:t>(</w:t>
      </w:r>
      <w:r w:rsidR="00897E67">
        <w:rPr>
          <w:rFonts w:hint="eastAsia"/>
        </w:rPr>
        <w:t>이하</w:t>
      </w:r>
      <w:r w:rsidR="00897E67">
        <w:rPr>
          <w:rFonts w:hint="eastAsia"/>
        </w:rPr>
        <w:t xml:space="preserve"> </w:t>
      </w:r>
      <w:r w:rsidR="00897E67">
        <w:t>“</w:t>
      </w:r>
      <w:r w:rsidR="00897E67">
        <w:rPr>
          <w:rFonts w:hint="eastAsia"/>
        </w:rPr>
        <w:t>실비</w:t>
      </w:r>
      <w:r w:rsidR="00897E67">
        <w:t>”</w:t>
      </w:r>
      <w:r w:rsidR="00897E67">
        <w:rPr>
          <w:rFonts w:hint="eastAsia"/>
        </w:rPr>
        <w:t>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한다</w:t>
      </w:r>
      <w:r w:rsidR="00897E67">
        <w:rPr>
          <w:rFonts w:hint="eastAsia"/>
        </w:rPr>
        <w:t xml:space="preserve">) </w:t>
      </w:r>
      <w:r w:rsidR="00897E67">
        <w:rPr>
          <w:rFonts w:hint="eastAsia"/>
        </w:rPr>
        <w:t>내역을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산출하여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증빙자료와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함께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갑에게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제출하여야</w:t>
      </w:r>
      <w:r w:rsidR="00897E67">
        <w:rPr>
          <w:rFonts w:hint="eastAsia"/>
        </w:rPr>
        <w:t xml:space="preserve"> </w:t>
      </w:r>
      <w:r w:rsidR="00897E67">
        <w:rPr>
          <w:rFonts w:hint="eastAsia"/>
        </w:rPr>
        <w:t>한다</w:t>
      </w:r>
      <w:r w:rsidR="00897E67">
        <w:rPr>
          <w:rFonts w:hint="eastAsia"/>
        </w:rPr>
        <w:t>.</w:t>
      </w:r>
      <w:r w:rsidR="00897E67">
        <w:t xml:space="preserve"> </w:t>
      </w:r>
    </w:p>
    <w:p w14:paraId="43F88B74" w14:textId="5720ED23" w:rsidR="00415319" w:rsidRDefault="00897E67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갑은</w:t>
      </w:r>
      <w:r>
        <w:rPr>
          <w:rFonts w:hint="eastAsia"/>
        </w:rPr>
        <w:t xml:space="preserve"> </w:t>
      </w:r>
      <w:r>
        <w:rPr>
          <w:rFonts w:hint="eastAsia"/>
        </w:rPr>
        <w:t>전항에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을이</w:t>
      </w:r>
      <w:r>
        <w:rPr>
          <w:rFonts w:hint="eastAsia"/>
        </w:rPr>
        <w:t xml:space="preserve"> </w:t>
      </w:r>
      <w:r>
        <w:rPr>
          <w:rFonts w:hint="eastAsia"/>
        </w:rPr>
        <w:t>제출한</w:t>
      </w:r>
      <w:r>
        <w:rPr>
          <w:rFonts w:hint="eastAsia"/>
        </w:rPr>
        <w:t xml:space="preserve">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>
        <w:rPr>
          <w:rFonts w:hint="eastAsia"/>
        </w:rPr>
        <w:t>제출일로부터</w:t>
      </w:r>
      <w:r>
        <w:rPr>
          <w:rFonts w:hint="eastAsia"/>
        </w:rPr>
        <w:t xml:space="preserve"> </w:t>
      </w:r>
      <w:proofErr w:type="gramStart"/>
      <w:r>
        <w:t xml:space="preserve">[ </w:t>
      </w:r>
      <w:r w:rsidR="00C448F7">
        <w:t>30</w:t>
      </w:r>
      <w:proofErr w:type="gramEnd"/>
      <w:r>
        <w:t xml:space="preserve"> ]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을에게</w:t>
      </w:r>
      <w:r>
        <w:rPr>
          <w:rFonts w:hint="eastAsia"/>
        </w:rPr>
        <w:t xml:space="preserve"> </w:t>
      </w:r>
      <w:r>
        <w:rPr>
          <w:rFonts w:hint="eastAsia"/>
        </w:rPr>
        <w:t>실비를</w:t>
      </w:r>
      <w:r>
        <w:rPr>
          <w:rFonts w:hint="eastAsia"/>
        </w:rPr>
        <w:t xml:space="preserve"> </w:t>
      </w:r>
      <w:r>
        <w:rPr>
          <w:rFonts w:hint="eastAsia"/>
        </w:rPr>
        <w:t>지급한다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만약</w:t>
      </w:r>
      <w: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152D2C">
        <w:rPr>
          <w:rFonts w:hint="eastAsia"/>
        </w:rPr>
        <w:t>갑은</w:t>
      </w:r>
      <w:r w:rsidR="00152D2C"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합의가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대해서만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지급하고</w:t>
      </w:r>
      <w:r>
        <w:rPr>
          <w:rFonts w:hint="eastAsia"/>
        </w:rPr>
        <w:t xml:space="preserve"> </w:t>
      </w:r>
      <w:r>
        <w:rPr>
          <w:rFonts w:hint="eastAsia"/>
        </w:rPr>
        <w:t>이견이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합의</w:t>
      </w:r>
      <w:r w:rsidR="00415319">
        <w:rPr>
          <w:rFonts w:hint="eastAsia"/>
        </w:rPr>
        <w:t>가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이루어질</w:t>
      </w:r>
      <w:r w:rsidR="00415319">
        <w:rPr>
          <w:rFonts w:hint="eastAsia"/>
        </w:rPr>
        <w:t xml:space="preserve"> </w:t>
      </w:r>
      <w:proofErr w:type="gramStart"/>
      <w:r w:rsidR="00415319">
        <w:rPr>
          <w:rFonts w:hint="eastAsia"/>
        </w:rPr>
        <w:t>때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까지</w:t>
      </w:r>
      <w:proofErr w:type="gramEnd"/>
      <w:r w:rsidR="00415319">
        <w:rPr>
          <w:rFonts w:hint="eastAsia"/>
        </w:rPr>
        <w:t xml:space="preserve"> </w:t>
      </w:r>
      <w:r w:rsidR="00415319">
        <w:rPr>
          <w:rFonts w:hint="eastAsia"/>
        </w:rPr>
        <w:t>지급을</w:t>
      </w:r>
      <w:r w:rsidR="00415319">
        <w:rPr>
          <w:rFonts w:hint="eastAsia"/>
        </w:rPr>
        <w:t xml:space="preserve"> </w:t>
      </w:r>
      <w:r w:rsidR="00415319">
        <w:rPr>
          <w:rFonts w:hint="eastAsia"/>
        </w:rPr>
        <w:t>보류한다</w:t>
      </w:r>
      <w:r w:rsidR="00415319">
        <w:rPr>
          <w:rFonts w:hint="eastAsia"/>
        </w:rPr>
        <w:t>.</w:t>
      </w:r>
      <w:r w:rsidR="00415319">
        <w:t xml:space="preserve"> </w:t>
      </w:r>
    </w:p>
    <w:p w14:paraId="13A3EA70" w14:textId="3295DAF5" w:rsidR="00897E67" w:rsidRPr="00C1458A" w:rsidRDefault="00415319" w:rsidP="00C1458A">
      <w:pPr>
        <w:pStyle w:val="a3"/>
        <w:numPr>
          <w:ilvl w:val="0"/>
          <w:numId w:val="13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받지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실비는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을의</w:t>
      </w:r>
      <w:r>
        <w:rPr>
          <w:rFonts w:hint="eastAsia"/>
        </w:rPr>
        <w:t xml:space="preserve"> </w:t>
      </w:r>
      <w:r>
        <w:rPr>
          <w:rFonts w:hint="eastAsia"/>
        </w:rPr>
        <w:t>부담으로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긴급한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664C4E">
        <w:rPr>
          <w:rFonts w:hint="eastAsia"/>
        </w:rPr>
        <w:t>을은</w:t>
      </w:r>
      <w:r w:rsidR="00664C4E">
        <w:rPr>
          <w:rFonts w:hint="eastAsia"/>
        </w:rPr>
        <w:t xml:space="preserve"> </w:t>
      </w:r>
      <w:r w:rsidR="003B0CAF">
        <w:rPr>
          <w:rFonts w:hint="eastAsia"/>
        </w:rPr>
        <w:t>제</w:t>
      </w:r>
      <w:r w:rsidR="003B0CAF">
        <w:rPr>
          <w:rFonts w:hint="eastAsia"/>
        </w:rPr>
        <w:t>1</w:t>
      </w:r>
      <w:r w:rsidR="003B0CAF">
        <w:rPr>
          <w:rFonts w:hint="eastAsia"/>
        </w:rPr>
        <w:t>항의</w:t>
      </w:r>
      <w:r w:rsidR="003B0CAF">
        <w:rPr>
          <w:rFonts w:hint="eastAsia"/>
        </w:rPr>
        <w:t xml:space="preserve"> </w:t>
      </w:r>
      <w:r w:rsidR="003B0CAF">
        <w:rPr>
          <w:rFonts w:hint="eastAsia"/>
        </w:rPr>
        <w:t>내용에도</w:t>
      </w:r>
      <w:r w:rsidR="003B0CAF">
        <w:rPr>
          <w:rFonts w:hint="eastAsia"/>
        </w:rPr>
        <w:t xml:space="preserve"> </w:t>
      </w:r>
      <w:r w:rsidR="003B0CAF">
        <w:rPr>
          <w:rFonts w:hint="eastAsia"/>
        </w:rPr>
        <w:t>불구하고</w:t>
      </w:r>
      <w:r w:rsidR="003B0CAF">
        <w:rPr>
          <w:rFonts w:hint="eastAsia"/>
        </w:rPr>
        <w:t xml:space="preserve"> </w:t>
      </w:r>
      <w:r w:rsidR="00664C4E">
        <w:rPr>
          <w:rFonts w:hint="eastAsia"/>
        </w:rPr>
        <w:t>갑에게</w:t>
      </w:r>
      <w:r w:rsidR="00664C4E">
        <w:rPr>
          <w:rFonts w:hint="eastAsia"/>
        </w:rPr>
        <w:t xml:space="preserve"> </w:t>
      </w:r>
      <w:r w:rsidR="00AD0F99">
        <w:rPr>
          <w:rFonts w:hint="eastAsia"/>
        </w:rPr>
        <w:t>사전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서면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승인을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요청할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수</w:t>
      </w:r>
      <w:r w:rsidR="00AD0F99">
        <w:rPr>
          <w:rFonts w:hint="eastAsia"/>
        </w:rPr>
        <w:t xml:space="preserve"> </w:t>
      </w:r>
      <w:r w:rsidR="00AD0F99">
        <w:rPr>
          <w:rFonts w:hint="eastAsia"/>
        </w:rPr>
        <w:t>있다</w:t>
      </w:r>
      <w:r w:rsidR="00AD0F99">
        <w:rPr>
          <w:rFonts w:hint="eastAsia"/>
        </w:rPr>
        <w:t>.</w:t>
      </w:r>
      <w:r w:rsidR="00AD0F99">
        <w:t xml:space="preserve"> </w:t>
      </w:r>
      <w:r w:rsidR="00897E67">
        <w:t xml:space="preserve"> </w:t>
      </w:r>
      <w:commentRangeEnd w:id="11"/>
      <w:r w:rsidR="00BE2C6E">
        <w:rPr>
          <w:rStyle w:val="a4"/>
        </w:rPr>
        <w:commentReference w:id="11"/>
      </w:r>
    </w:p>
    <w:p w14:paraId="7FB08B45" w14:textId="510AEE78" w:rsidR="006E41B4" w:rsidRDefault="006E41B4" w:rsidP="00390F17">
      <w:pPr>
        <w:spacing w:before="120" w:after="120"/>
      </w:pPr>
    </w:p>
    <w:p w14:paraId="2B6B51E1" w14:textId="0349C2D1" w:rsidR="00707E41" w:rsidRPr="00707E41" w:rsidRDefault="00707E41" w:rsidP="00390F17">
      <w:pPr>
        <w:spacing w:before="120" w:after="120"/>
        <w:rPr>
          <w:b/>
        </w:rPr>
      </w:pPr>
      <w:r w:rsidRPr="00707E41">
        <w:rPr>
          <w:rFonts w:hint="eastAsia"/>
          <w:b/>
        </w:rPr>
        <w:t>제</w:t>
      </w:r>
      <w:r w:rsidR="00C273FE">
        <w:rPr>
          <w:b/>
        </w:rPr>
        <w:t>8</w:t>
      </w:r>
      <w:r w:rsidRPr="00707E41">
        <w:rPr>
          <w:rFonts w:hint="eastAsia"/>
          <w:b/>
        </w:rPr>
        <w:t>조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정보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공유</w:t>
      </w:r>
    </w:p>
    <w:p w14:paraId="2F783BF6" w14:textId="425B2C00" w:rsidR="00707E41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갑은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을이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계약상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업무의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수행을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위해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필요한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자료와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정보를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요청하는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</w:t>
      </w:r>
      <w:r w:rsidR="000C24C8">
        <w:rPr>
          <w:rFonts w:hint="eastAsia"/>
        </w:rPr>
        <w:t>,</w:t>
      </w:r>
      <w:r w:rsidR="000C24C8">
        <w:t xml:space="preserve"> </w:t>
      </w:r>
      <w:r w:rsidR="000C24C8">
        <w:rPr>
          <w:rFonts w:hint="eastAsia"/>
        </w:rPr>
        <w:t>특별한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사정이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없는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가능한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범위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내에서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상호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협의한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일정에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따라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이를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제공하여야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한다</w:t>
      </w:r>
      <w:r w:rsidR="000C24C8">
        <w:rPr>
          <w:rFonts w:hint="eastAsia"/>
        </w:rPr>
        <w:t>.</w:t>
      </w:r>
      <w:r w:rsidR="000C24C8">
        <w:t xml:space="preserve"> </w:t>
      </w:r>
    </w:p>
    <w:p w14:paraId="08D51AD2" w14:textId="224739F5" w:rsidR="000C24C8" w:rsidRDefault="00592AF3" w:rsidP="00707E41">
      <w:pPr>
        <w:pStyle w:val="a3"/>
        <w:numPr>
          <w:ilvl w:val="0"/>
          <w:numId w:val="6"/>
        </w:numPr>
        <w:spacing w:before="120" w:after="120"/>
        <w:ind w:leftChars="0"/>
      </w:pPr>
      <w:r>
        <w:rPr>
          <w:rFonts w:hint="eastAsia"/>
        </w:rPr>
        <w:t>을은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승인을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득한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경우에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한해</w:t>
      </w:r>
      <w:r w:rsidR="000C24C8">
        <w:rPr>
          <w:rFonts w:hint="eastAsia"/>
        </w:rPr>
        <w:t xml:space="preserve"> </w:t>
      </w:r>
      <w:r>
        <w:rPr>
          <w:rFonts w:hint="eastAsia"/>
        </w:rPr>
        <w:t>갑이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제공한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자료를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제</w:t>
      </w:r>
      <w:r w:rsidR="000C24C8">
        <w:rPr>
          <w:rFonts w:hint="eastAsia"/>
        </w:rPr>
        <w:t>3</w:t>
      </w:r>
      <w:r w:rsidR="000C24C8">
        <w:rPr>
          <w:rFonts w:hint="eastAsia"/>
        </w:rPr>
        <w:t>자에게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공개할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수</w:t>
      </w:r>
      <w:r w:rsidR="000C24C8">
        <w:rPr>
          <w:rFonts w:hint="eastAsia"/>
        </w:rPr>
        <w:t xml:space="preserve"> </w:t>
      </w:r>
      <w:r w:rsidR="000C24C8">
        <w:rPr>
          <w:rFonts w:hint="eastAsia"/>
        </w:rPr>
        <w:t>있다</w:t>
      </w:r>
      <w:r w:rsidR="000C24C8">
        <w:rPr>
          <w:rFonts w:hint="eastAsia"/>
        </w:rPr>
        <w:t>.</w:t>
      </w:r>
      <w:r w:rsidR="000C24C8">
        <w:t xml:space="preserve"> </w:t>
      </w:r>
    </w:p>
    <w:p w14:paraId="223C4CA0" w14:textId="77777777" w:rsidR="00707E41" w:rsidRDefault="00707E41" w:rsidP="00390F17">
      <w:pPr>
        <w:spacing w:before="120" w:after="120"/>
      </w:pPr>
    </w:p>
    <w:p w14:paraId="32DBC0EA" w14:textId="4C03ACAF" w:rsidR="006E41B4" w:rsidRPr="00D46F19" w:rsidRDefault="009D01F4" w:rsidP="00390F17">
      <w:pPr>
        <w:spacing w:before="120" w:after="120"/>
        <w:rPr>
          <w:b/>
        </w:rPr>
      </w:pPr>
      <w:r w:rsidRPr="00D46F19">
        <w:rPr>
          <w:rFonts w:hint="eastAsia"/>
          <w:b/>
        </w:rPr>
        <w:t>제</w:t>
      </w:r>
      <w:r w:rsidR="00C273FE">
        <w:rPr>
          <w:b/>
        </w:rPr>
        <w:t>9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비밀유지</w:t>
      </w:r>
    </w:p>
    <w:p w14:paraId="0DD2DF49" w14:textId="35C05C9C" w:rsidR="009D01F4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중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관련하여</w:t>
      </w:r>
      <w:r w:rsidR="009D01F4" w:rsidRPr="009D01F4">
        <w:rPr>
          <w:rFonts w:hint="eastAsia"/>
        </w:rPr>
        <w:t xml:space="preserve"> </w:t>
      </w:r>
      <w:proofErr w:type="spellStart"/>
      <w:r w:rsidR="009D01F4" w:rsidRPr="009D01F4">
        <w:rPr>
          <w:rFonts w:hint="eastAsia"/>
        </w:rPr>
        <w:t>알게된</w:t>
      </w:r>
      <w:proofErr w:type="spellEnd"/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>
        <w:rPr>
          <w:rFonts w:hint="eastAsia"/>
        </w:rPr>
        <w:t>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영업비밀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기술정보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자료</w:t>
      </w:r>
      <w:r w:rsidR="009D01F4" w:rsidRPr="009D01F4">
        <w:rPr>
          <w:rFonts w:hint="eastAsia"/>
        </w:rPr>
        <w:t>(</w:t>
      </w:r>
      <w:r w:rsidR="009D01F4" w:rsidRPr="009D01F4">
        <w:rPr>
          <w:rFonts w:hint="eastAsia"/>
        </w:rPr>
        <w:t>이하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“</w:t>
      </w:r>
      <w:proofErr w:type="spellStart"/>
      <w:r w:rsidR="009D01F4" w:rsidRPr="009D01F4">
        <w:rPr>
          <w:rFonts w:hint="eastAsia"/>
        </w:rPr>
        <w:t>비밀정보”라</w:t>
      </w:r>
      <w:proofErr w:type="spellEnd"/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)</w:t>
      </w:r>
      <w:r w:rsidR="009D01F4" w:rsidRPr="009D01F4">
        <w:rPr>
          <w:rFonts w:hint="eastAsia"/>
        </w:rPr>
        <w:t>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본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계약의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이행을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위해서만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사용하여야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하고</w:t>
      </w:r>
      <w:r w:rsidR="009D01F4" w:rsidRPr="009D01F4">
        <w:rPr>
          <w:rFonts w:hint="eastAsia"/>
        </w:rPr>
        <w:t xml:space="preserve">, </w:t>
      </w:r>
      <w:r w:rsidR="009D01F4" w:rsidRPr="009D01F4">
        <w:rPr>
          <w:rFonts w:hint="eastAsia"/>
        </w:rPr>
        <w:t>계약기간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종료와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동시에</w:t>
      </w:r>
      <w:r w:rsidR="009D01F4" w:rsidRPr="009D01F4">
        <w:rPr>
          <w:rFonts w:hint="eastAsia"/>
        </w:rPr>
        <w:t xml:space="preserve"> </w:t>
      </w:r>
      <w:r>
        <w:rPr>
          <w:rFonts w:hint="eastAsia"/>
        </w:rPr>
        <w:t>갑</w:t>
      </w:r>
      <w:r w:rsidR="009D01F4" w:rsidRPr="009D01F4">
        <w:rPr>
          <w:rFonts w:hint="eastAsia"/>
        </w:rPr>
        <w:t>에게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비밀정보를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모두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반환하여야</w:t>
      </w:r>
      <w:r w:rsidR="009D01F4" w:rsidRPr="009D01F4">
        <w:rPr>
          <w:rFonts w:hint="eastAsia"/>
        </w:rPr>
        <w:t xml:space="preserve"> </w:t>
      </w:r>
      <w:r w:rsidR="009D01F4" w:rsidRPr="009D01F4">
        <w:rPr>
          <w:rFonts w:hint="eastAsia"/>
        </w:rPr>
        <w:t>한다</w:t>
      </w:r>
      <w:r w:rsidR="009D01F4" w:rsidRPr="009D01F4">
        <w:rPr>
          <w:rFonts w:hint="eastAsia"/>
        </w:rPr>
        <w:t>.</w:t>
      </w:r>
    </w:p>
    <w:p w14:paraId="0DE434FA" w14:textId="7A75E535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물론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계약기간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종료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후에도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비밀정보를</w:t>
      </w:r>
      <w:r w:rsidR="00D46F19">
        <w:rPr>
          <w:rFonts w:hint="eastAsia"/>
        </w:rPr>
        <w:t xml:space="preserve"> </w:t>
      </w:r>
      <w:r>
        <w:rPr>
          <w:rFonts w:hint="eastAsia"/>
        </w:rPr>
        <w:t>갑</w:t>
      </w:r>
      <w:r w:rsidR="00D46F19">
        <w:rPr>
          <w:rFonts w:hint="eastAsia"/>
        </w:rPr>
        <w:t>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사전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서면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승낙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없이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제</w:t>
      </w:r>
      <w:r w:rsidR="00D46F19">
        <w:rPr>
          <w:rFonts w:hint="eastAsia"/>
        </w:rPr>
        <w:t>3</w:t>
      </w:r>
      <w:r w:rsidR="00D46F19">
        <w:rPr>
          <w:rFonts w:hint="eastAsia"/>
        </w:rPr>
        <w:t>자에게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공개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또는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누설하여서는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아니된다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0BF99221" w14:textId="52F3ED73" w:rsidR="00D46F19" w:rsidRDefault="007D17CA" w:rsidP="00707E41">
      <w:pPr>
        <w:pStyle w:val="a3"/>
        <w:numPr>
          <w:ilvl w:val="0"/>
          <w:numId w:val="8"/>
        </w:numPr>
        <w:spacing w:before="120" w:after="120"/>
        <w:ind w:leftChars="0"/>
      </w:pPr>
      <w:r>
        <w:rPr>
          <w:rFonts w:hint="eastAsia"/>
        </w:rPr>
        <w:t>을은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임직원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및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관련자로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하여금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본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조의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의무를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부담하도록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하여야</w:t>
      </w:r>
      <w:r w:rsidR="00D46F19">
        <w:rPr>
          <w:rFonts w:hint="eastAsia"/>
        </w:rPr>
        <w:t xml:space="preserve"> </w:t>
      </w:r>
      <w:r w:rsidR="00D46F19">
        <w:rPr>
          <w:rFonts w:hint="eastAsia"/>
        </w:rPr>
        <w:t>한다</w:t>
      </w:r>
      <w:r w:rsidR="00D46F19">
        <w:rPr>
          <w:rFonts w:hint="eastAsia"/>
        </w:rPr>
        <w:t>.</w:t>
      </w:r>
      <w:r w:rsidR="00D46F19">
        <w:t xml:space="preserve"> </w:t>
      </w:r>
    </w:p>
    <w:p w14:paraId="12795B6A" w14:textId="5813A46B" w:rsidR="00D46F19" w:rsidRDefault="00D46F19" w:rsidP="00D46F19">
      <w:pPr>
        <w:spacing w:before="120" w:after="120"/>
      </w:pPr>
    </w:p>
    <w:p w14:paraId="049792E3" w14:textId="0DBB0503" w:rsidR="00D46F19" w:rsidRPr="00D46F19" w:rsidRDefault="00D46F19" w:rsidP="00D46F19">
      <w:pPr>
        <w:spacing w:before="120" w:after="120"/>
        <w:rPr>
          <w:b/>
        </w:rPr>
      </w:pPr>
      <w:commentRangeStart w:id="12"/>
      <w:r w:rsidRPr="00D46F19">
        <w:rPr>
          <w:rFonts w:hint="eastAsia"/>
          <w:b/>
        </w:rPr>
        <w:t>제</w:t>
      </w:r>
      <w:r w:rsidR="00C273FE">
        <w:rPr>
          <w:b/>
        </w:rPr>
        <w:t>10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권리의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귀속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등</w:t>
      </w:r>
      <w:commentRangeEnd w:id="12"/>
      <w:r w:rsidR="004F35A6">
        <w:rPr>
          <w:rStyle w:val="a4"/>
        </w:rPr>
        <w:commentReference w:id="12"/>
      </w:r>
    </w:p>
    <w:p w14:paraId="16133BED" w14:textId="10599BDD" w:rsidR="00D46F19" w:rsidRDefault="00F2701D" w:rsidP="009E1FD8">
      <w:pPr>
        <w:pStyle w:val="a3"/>
        <w:numPr>
          <w:ilvl w:val="0"/>
          <w:numId w:val="7"/>
        </w:numPr>
        <w:spacing w:before="120" w:after="120"/>
        <w:ind w:leftChars="0"/>
      </w:pPr>
      <w:r>
        <w:rPr>
          <w:rFonts w:hint="eastAsia"/>
        </w:rPr>
        <w:t>을이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작성한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자료</w:t>
      </w:r>
      <w:r w:rsidR="009E1FD8" w:rsidRPr="009E1FD8">
        <w:rPr>
          <w:rFonts w:hint="eastAsia"/>
        </w:rPr>
        <w:t xml:space="preserve">, </w:t>
      </w:r>
      <w:r w:rsidR="009E1FD8" w:rsidRPr="009E1FD8">
        <w:rPr>
          <w:rFonts w:hint="eastAsia"/>
        </w:rPr>
        <w:t>게시물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광고물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등에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대한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권리</w:t>
      </w:r>
      <w:r w:rsidR="009E1FD8" w:rsidRPr="009E1FD8">
        <w:rPr>
          <w:rFonts w:hint="eastAsia"/>
        </w:rPr>
        <w:t>(</w:t>
      </w:r>
      <w:r w:rsidR="009E1FD8" w:rsidRPr="009E1FD8">
        <w:rPr>
          <w:rFonts w:hint="eastAsia"/>
        </w:rPr>
        <w:t>소유권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및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저작권을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비롯한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지식재산권</w:t>
      </w:r>
      <w:r w:rsidR="009E1FD8" w:rsidRPr="009E1FD8">
        <w:rPr>
          <w:rFonts w:hint="eastAsia"/>
        </w:rPr>
        <w:t>, 2</w:t>
      </w:r>
      <w:r w:rsidR="009E1FD8" w:rsidRPr="009E1FD8">
        <w:rPr>
          <w:rFonts w:hint="eastAsia"/>
        </w:rPr>
        <w:t>차적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저작물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및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편집저작물을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작성할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권리를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포함</w:t>
      </w:r>
      <w:r w:rsidR="009E1FD8" w:rsidRPr="009E1FD8">
        <w:rPr>
          <w:rFonts w:hint="eastAsia"/>
        </w:rPr>
        <w:t>)</w:t>
      </w:r>
      <w:r w:rsidR="009E1FD8" w:rsidRPr="009E1FD8">
        <w:rPr>
          <w:rFonts w:hint="eastAsia"/>
        </w:rPr>
        <w:t>는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별도의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서면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합의가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없는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한</w:t>
      </w:r>
      <w:r w:rsidR="009E1FD8" w:rsidRPr="009E1FD8">
        <w:rPr>
          <w:rFonts w:hint="eastAsia"/>
        </w:rPr>
        <w:t xml:space="preserve"> </w:t>
      </w:r>
      <w:r>
        <w:rPr>
          <w:rFonts w:hint="eastAsia"/>
        </w:rPr>
        <w:t>갑</w:t>
      </w:r>
      <w:r w:rsidR="009E1FD8" w:rsidRPr="009E1FD8">
        <w:rPr>
          <w:rFonts w:hint="eastAsia"/>
        </w:rPr>
        <w:t>에게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전속적으로</w:t>
      </w:r>
      <w:r w:rsidR="009E1FD8" w:rsidRPr="009E1FD8">
        <w:rPr>
          <w:rFonts w:hint="eastAsia"/>
        </w:rPr>
        <w:t xml:space="preserve"> </w:t>
      </w:r>
      <w:r w:rsidR="009E1FD8" w:rsidRPr="009E1FD8">
        <w:rPr>
          <w:rFonts w:hint="eastAsia"/>
        </w:rPr>
        <w:t>귀속된다</w:t>
      </w:r>
      <w:r w:rsidR="009E1FD8" w:rsidRPr="009E1FD8">
        <w:rPr>
          <w:rFonts w:hint="eastAsia"/>
        </w:rPr>
        <w:t>.</w:t>
      </w:r>
    </w:p>
    <w:p w14:paraId="32785FA3" w14:textId="380803BE" w:rsidR="009E1FD8" w:rsidRDefault="00F2701D" w:rsidP="009E1FD8">
      <w:pPr>
        <w:pStyle w:val="a3"/>
        <w:numPr>
          <w:ilvl w:val="0"/>
          <w:numId w:val="7"/>
        </w:numPr>
        <w:spacing w:before="120" w:after="120"/>
        <w:ind w:leftChars="0"/>
      </w:pPr>
      <w:r>
        <w:rPr>
          <w:rFonts w:hint="eastAsia"/>
        </w:rPr>
        <w:t>을은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작성한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자료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게시물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등이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</w:t>
      </w:r>
      <w:r w:rsidR="009E1FD8">
        <w:rPr>
          <w:rFonts w:hint="eastAsia"/>
        </w:rPr>
        <w:t>3</w:t>
      </w:r>
      <w:r w:rsidR="009E1FD8">
        <w:rPr>
          <w:rFonts w:hint="eastAsia"/>
        </w:rPr>
        <w:t>자의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저작권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등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지식재산권을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침해하지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않음을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보장하며</w:t>
      </w:r>
      <w:r w:rsidR="009E1FD8">
        <w:rPr>
          <w:rFonts w:hint="eastAsia"/>
        </w:rPr>
        <w:t>,</w:t>
      </w:r>
      <w:r w:rsidR="009E1FD8">
        <w:t xml:space="preserve"> </w:t>
      </w:r>
      <w:r w:rsidR="009E1FD8">
        <w:rPr>
          <w:rFonts w:hint="eastAsia"/>
        </w:rPr>
        <w:t>이와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관련하여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</w:t>
      </w:r>
      <w:r w:rsidR="009E1FD8">
        <w:rPr>
          <w:rFonts w:hint="eastAsia"/>
        </w:rPr>
        <w:t>3</w:t>
      </w:r>
      <w:r w:rsidR="009E1FD8">
        <w:rPr>
          <w:rFonts w:hint="eastAsia"/>
        </w:rPr>
        <w:t>자가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이의를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제기하여</w:t>
      </w:r>
      <w:r w:rsidR="009E1FD8">
        <w:rPr>
          <w:rFonts w:hint="eastAsia"/>
        </w:rPr>
        <w:t xml:space="preserve"> </w:t>
      </w:r>
      <w:r>
        <w:rPr>
          <w:rFonts w:hint="eastAsia"/>
        </w:rPr>
        <w:t>갑</w:t>
      </w:r>
      <w:r w:rsidR="009E1FD8">
        <w:rPr>
          <w:rFonts w:hint="eastAsia"/>
        </w:rPr>
        <w:t>에게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손해가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발생할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경우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이를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배상하여야</w:t>
      </w:r>
      <w:r w:rsidR="009E1FD8">
        <w:rPr>
          <w:rFonts w:hint="eastAsia"/>
        </w:rPr>
        <w:t xml:space="preserve"> </w:t>
      </w:r>
      <w:r w:rsidR="009E1FD8">
        <w:rPr>
          <w:rFonts w:hint="eastAsia"/>
        </w:rPr>
        <w:t>한다</w:t>
      </w:r>
      <w:r w:rsidR="009E1FD8">
        <w:rPr>
          <w:rFonts w:hint="eastAsia"/>
        </w:rPr>
        <w:t>.</w:t>
      </w:r>
      <w:r w:rsidR="009E1FD8">
        <w:t xml:space="preserve"> </w:t>
      </w:r>
    </w:p>
    <w:p w14:paraId="64BF3E3B" w14:textId="1338E84A" w:rsidR="009E1FD8" w:rsidRDefault="009E1FD8" w:rsidP="00D46F19">
      <w:pPr>
        <w:spacing w:before="120" w:after="120"/>
      </w:pPr>
    </w:p>
    <w:p w14:paraId="093412F6" w14:textId="7A822B69" w:rsidR="00F97EAA" w:rsidRPr="00F97EAA" w:rsidRDefault="00F97EAA" w:rsidP="00D46F19">
      <w:pPr>
        <w:spacing w:before="120" w:after="120"/>
        <w:rPr>
          <w:b/>
        </w:rPr>
      </w:pPr>
      <w:r w:rsidRPr="00F97EAA">
        <w:rPr>
          <w:rFonts w:hint="eastAsia"/>
          <w:b/>
        </w:rPr>
        <w:t>제</w:t>
      </w:r>
      <w:r w:rsidR="00707E41">
        <w:rPr>
          <w:b/>
        </w:rPr>
        <w:t>1</w:t>
      </w:r>
      <w:r w:rsidR="00C273FE">
        <w:rPr>
          <w:b/>
        </w:rPr>
        <w:t>1</w:t>
      </w:r>
      <w:r w:rsidRPr="00F97EAA">
        <w:rPr>
          <w:rFonts w:hint="eastAsia"/>
          <w:b/>
        </w:rPr>
        <w:t>조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계약의</w:t>
      </w:r>
      <w:r w:rsidRPr="00F97EAA">
        <w:rPr>
          <w:rFonts w:hint="eastAsia"/>
          <w:b/>
        </w:rPr>
        <w:t xml:space="preserve"> </w:t>
      </w:r>
      <w:r w:rsidRPr="00F97EAA">
        <w:rPr>
          <w:rFonts w:hint="eastAsia"/>
          <w:b/>
        </w:rPr>
        <w:t>변경</w:t>
      </w:r>
    </w:p>
    <w:p w14:paraId="5ABE06DB" w14:textId="2BA58F86" w:rsidR="00F97EAA" w:rsidRDefault="00F97EAA" w:rsidP="00D46F19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통해서만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변경계약서는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우선하여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</w:t>
      </w:r>
      <w:r>
        <w:t xml:space="preserve"> </w:t>
      </w:r>
    </w:p>
    <w:p w14:paraId="097FE040" w14:textId="09CA9F31" w:rsidR="00C145DE" w:rsidRDefault="00C145DE" w:rsidP="00D46F19">
      <w:pPr>
        <w:spacing w:before="120" w:after="120"/>
      </w:pPr>
    </w:p>
    <w:p w14:paraId="3D49C729" w14:textId="1629054F" w:rsidR="00C145DE" w:rsidRPr="00C145DE" w:rsidRDefault="00C145DE" w:rsidP="00D46F19">
      <w:pPr>
        <w:spacing w:before="120" w:after="120"/>
        <w:rPr>
          <w:b/>
        </w:rPr>
      </w:pPr>
      <w:r w:rsidRPr="00C145DE">
        <w:rPr>
          <w:rFonts w:hint="eastAsia"/>
          <w:b/>
        </w:rPr>
        <w:t>제</w:t>
      </w:r>
      <w:r w:rsidRPr="00C145DE">
        <w:rPr>
          <w:rFonts w:hint="eastAsia"/>
          <w:b/>
        </w:rPr>
        <w:t>1</w:t>
      </w:r>
      <w:r w:rsidR="00C273FE">
        <w:rPr>
          <w:b/>
        </w:rPr>
        <w:t>2</w:t>
      </w:r>
      <w:r w:rsidRPr="00C145DE">
        <w:rPr>
          <w:rFonts w:hint="eastAsia"/>
          <w:b/>
        </w:rPr>
        <w:t>조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양도의</w:t>
      </w:r>
      <w:r w:rsidRPr="00C145DE">
        <w:rPr>
          <w:rFonts w:hint="eastAsia"/>
          <w:b/>
        </w:rPr>
        <w:t xml:space="preserve"> </w:t>
      </w:r>
      <w:r w:rsidRPr="00C145DE">
        <w:rPr>
          <w:rFonts w:hint="eastAsia"/>
          <w:b/>
        </w:rPr>
        <w:t>제한</w:t>
      </w:r>
    </w:p>
    <w:p w14:paraId="48C491B3" w14:textId="4F3A28EA" w:rsidR="00C145DE" w:rsidRDefault="00C145DE" w:rsidP="00D46F19">
      <w:pPr>
        <w:spacing w:before="120" w:after="12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의무에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담보제공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r>
        <w:rPr>
          <w:rFonts w:hint="eastAsia"/>
        </w:rPr>
        <w:t>처분행위를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  <w:r>
        <w:t xml:space="preserve"> </w:t>
      </w:r>
    </w:p>
    <w:p w14:paraId="0540892E" w14:textId="17DB59F8" w:rsidR="00A979D6" w:rsidRDefault="00A979D6" w:rsidP="00D46F19">
      <w:pPr>
        <w:spacing w:before="120" w:after="120"/>
      </w:pPr>
    </w:p>
    <w:p w14:paraId="551731AB" w14:textId="014E5FCD" w:rsidR="00A979D6" w:rsidRPr="00A979D6" w:rsidRDefault="00A979D6" w:rsidP="00D46F19">
      <w:pPr>
        <w:spacing w:before="120" w:after="120"/>
        <w:rPr>
          <w:b/>
        </w:rPr>
      </w:pPr>
      <w:r w:rsidRPr="00A979D6">
        <w:rPr>
          <w:rFonts w:hint="eastAsia"/>
          <w:b/>
        </w:rPr>
        <w:t>제</w:t>
      </w:r>
      <w:r w:rsidRPr="00A979D6">
        <w:rPr>
          <w:rFonts w:hint="eastAsia"/>
          <w:b/>
        </w:rPr>
        <w:t>1</w:t>
      </w:r>
      <w:r w:rsidR="00C273FE">
        <w:rPr>
          <w:b/>
        </w:rPr>
        <w:t>3</w:t>
      </w:r>
      <w:r w:rsidRPr="00A979D6">
        <w:rPr>
          <w:rFonts w:hint="eastAsia"/>
          <w:b/>
        </w:rPr>
        <w:t>조</w:t>
      </w:r>
      <w:r w:rsidRPr="00A979D6">
        <w:rPr>
          <w:rFonts w:hint="eastAsia"/>
          <w:b/>
        </w:rPr>
        <w:t xml:space="preserve"> </w:t>
      </w:r>
      <w:r w:rsidRPr="00A979D6">
        <w:rPr>
          <w:rFonts w:hint="eastAsia"/>
          <w:b/>
        </w:rPr>
        <w:t>불가항력</w:t>
      </w:r>
    </w:p>
    <w:p w14:paraId="7CEC5E65" w14:textId="1496F2B3" w:rsidR="00A979D6" w:rsidRDefault="00233CB4" w:rsidP="00D46F19">
      <w:pPr>
        <w:spacing w:before="120" w:after="120"/>
      </w:pPr>
      <w:r>
        <w:rPr>
          <w:rFonts w:hint="eastAsia"/>
        </w:rPr>
        <w:t>갑</w:t>
      </w:r>
      <w:r w:rsidR="00A979D6">
        <w:rPr>
          <w:rFonts w:hint="eastAsia"/>
        </w:rPr>
        <w:t xml:space="preserve"> </w:t>
      </w:r>
      <w:r w:rsidR="00A979D6">
        <w:rPr>
          <w:rFonts w:hint="eastAsia"/>
        </w:rPr>
        <w:t>또는</w:t>
      </w:r>
      <w:r w:rsidR="00A979D6">
        <w:rPr>
          <w:rFonts w:hint="eastAsia"/>
        </w:rPr>
        <w:t xml:space="preserve"> </w:t>
      </w:r>
      <w:r>
        <w:rPr>
          <w:rFonts w:hint="eastAsia"/>
        </w:rPr>
        <w:t>을은</w:t>
      </w:r>
      <w:r w:rsid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천재지변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폭동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전쟁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등과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같은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계약상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의무의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불이행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또는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이행지체에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대하여는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상대방에게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책임을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부담하지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아니한다</w:t>
      </w:r>
      <w:r w:rsidR="00A979D6" w:rsidRPr="00A979D6">
        <w:rPr>
          <w:rFonts w:hint="eastAsia"/>
        </w:rPr>
        <w:t xml:space="preserve">. </w:t>
      </w:r>
      <w:r w:rsidR="00A979D6" w:rsidRPr="00A979D6">
        <w:rPr>
          <w:rFonts w:hint="eastAsia"/>
        </w:rPr>
        <w:t>단</w:t>
      </w:r>
      <w:r w:rsidR="00A979D6" w:rsidRPr="00A979D6">
        <w:rPr>
          <w:rFonts w:hint="eastAsia"/>
        </w:rPr>
        <w:t xml:space="preserve">, </w:t>
      </w:r>
      <w:r w:rsidR="00A979D6" w:rsidRPr="00A979D6">
        <w:rPr>
          <w:rFonts w:hint="eastAsia"/>
        </w:rPr>
        <w:t>코로나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등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전염병으로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인한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정부의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규제는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불가항력에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포함되지</w:t>
      </w:r>
      <w:r w:rsidR="00A979D6" w:rsidRPr="00A979D6">
        <w:rPr>
          <w:rFonts w:hint="eastAsia"/>
        </w:rPr>
        <w:t xml:space="preserve"> </w:t>
      </w:r>
      <w:r w:rsidR="00A979D6" w:rsidRPr="00A979D6">
        <w:rPr>
          <w:rFonts w:hint="eastAsia"/>
        </w:rPr>
        <w:t>않는다</w:t>
      </w:r>
      <w:r w:rsidR="00A979D6" w:rsidRPr="00A979D6">
        <w:rPr>
          <w:rFonts w:hint="eastAsia"/>
        </w:rPr>
        <w:t>.</w:t>
      </w:r>
    </w:p>
    <w:p w14:paraId="37332C6C" w14:textId="413BEAC6" w:rsidR="00A979D6" w:rsidRDefault="00A979D6" w:rsidP="00D46F19">
      <w:pPr>
        <w:spacing w:before="120" w:after="120"/>
      </w:pPr>
    </w:p>
    <w:p w14:paraId="32AA88F8" w14:textId="2D684A44" w:rsidR="00A979D6" w:rsidRPr="000C5835" w:rsidRDefault="00A979D6" w:rsidP="00D46F19">
      <w:pPr>
        <w:spacing w:before="120" w:after="120"/>
        <w:rPr>
          <w:b/>
        </w:rPr>
      </w:pPr>
      <w:r w:rsidRPr="000C5835">
        <w:rPr>
          <w:rFonts w:hint="eastAsia"/>
          <w:b/>
        </w:rPr>
        <w:t>제</w:t>
      </w:r>
      <w:r w:rsidRPr="000C5835">
        <w:rPr>
          <w:rFonts w:hint="eastAsia"/>
          <w:b/>
        </w:rPr>
        <w:t>1</w:t>
      </w:r>
      <w:r w:rsidR="00C273FE">
        <w:rPr>
          <w:b/>
        </w:rPr>
        <w:t>4</w:t>
      </w:r>
      <w:r w:rsidRPr="000C5835">
        <w:rPr>
          <w:rFonts w:hint="eastAsia"/>
          <w:b/>
        </w:rPr>
        <w:t>조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계약의</w:t>
      </w:r>
      <w:r w:rsidRPr="000C5835">
        <w:rPr>
          <w:rFonts w:hint="eastAsia"/>
          <w:b/>
        </w:rPr>
        <w:t xml:space="preserve"> </w:t>
      </w:r>
      <w:r w:rsidRPr="000C5835">
        <w:rPr>
          <w:rFonts w:hint="eastAsia"/>
          <w:b/>
        </w:rPr>
        <w:t>해지</w:t>
      </w:r>
    </w:p>
    <w:p w14:paraId="718E46D5" w14:textId="36FA91E9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</w:pP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서면통지로써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993CD5C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, </w:t>
      </w:r>
      <w:r>
        <w:rPr>
          <w:rFonts w:hint="eastAsia"/>
        </w:rPr>
        <w:t>청산</w:t>
      </w:r>
      <w:r>
        <w:rPr>
          <w:rFonts w:hint="eastAsia"/>
        </w:rPr>
        <w:t xml:space="preserve">, </w:t>
      </w:r>
      <w:r>
        <w:rPr>
          <w:rFonts w:hint="eastAsia"/>
        </w:rPr>
        <w:t>파산</w:t>
      </w:r>
      <w:r>
        <w:rPr>
          <w:rFonts w:hint="eastAsia"/>
        </w:rPr>
        <w:t xml:space="preserve">, </w:t>
      </w:r>
      <w:r>
        <w:rPr>
          <w:rFonts w:hint="eastAsia"/>
        </w:rPr>
        <w:t>회생신청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절차의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4B1B6696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어음이</w:t>
      </w:r>
      <w:r>
        <w:rPr>
          <w:rFonts w:hint="eastAsia"/>
        </w:rPr>
        <w:t xml:space="preserve"> </w:t>
      </w:r>
      <w:r>
        <w:rPr>
          <w:rFonts w:hint="eastAsia"/>
        </w:rPr>
        <w:t>부도처분을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637AE2CF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(</w:t>
      </w:r>
      <w:r>
        <w:rPr>
          <w:rFonts w:hint="eastAsia"/>
        </w:rPr>
        <w:t>가</w:t>
      </w:r>
      <w:r>
        <w:rPr>
          <w:rFonts w:hint="eastAsia"/>
        </w:rPr>
        <w:t>)</w:t>
      </w:r>
      <w:r>
        <w:rPr>
          <w:rFonts w:hint="eastAsia"/>
        </w:rPr>
        <w:t>압류</w:t>
      </w:r>
      <w:r>
        <w:rPr>
          <w:rFonts w:hint="eastAsia"/>
        </w:rPr>
        <w:t xml:space="preserve">, </w:t>
      </w:r>
      <w:r>
        <w:rPr>
          <w:rFonts w:hint="eastAsia"/>
        </w:rPr>
        <w:t>가처분</w:t>
      </w:r>
      <w:r>
        <w:rPr>
          <w:rFonts w:hint="eastAsia"/>
        </w:rPr>
        <w:t xml:space="preserve">, </w:t>
      </w:r>
      <w:r>
        <w:rPr>
          <w:rFonts w:hint="eastAsia"/>
        </w:rPr>
        <w:t>강제집행</w:t>
      </w:r>
      <w:r>
        <w:rPr>
          <w:rFonts w:hint="eastAsia"/>
        </w:rPr>
        <w:t xml:space="preserve">, </w:t>
      </w:r>
      <w:r>
        <w:rPr>
          <w:rFonts w:hint="eastAsia"/>
        </w:rPr>
        <w:t>체납처분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재정적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악화되어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유지가</w:t>
      </w:r>
      <w:r>
        <w:rPr>
          <w:rFonts w:hint="eastAsia"/>
        </w:rPr>
        <w:t xml:space="preserve"> </w:t>
      </w:r>
      <w:r>
        <w:rPr>
          <w:rFonts w:hint="eastAsia"/>
        </w:rPr>
        <w:t>어렵다고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8AEA362" w14:textId="77777777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행정관청으로부터</w:t>
      </w:r>
      <w:r>
        <w:rPr>
          <w:rFonts w:hint="eastAsia"/>
        </w:rPr>
        <w:t xml:space="preserve"> </w:t>
      </w:r>
      <w:r>
        <w:rPr>
          <w:rFonts w:hint="eastAsia"/>
        </w:rPr>
        <w:t>영업정지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영업취소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이행할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없음이</w:t>
      </w:r>
      <w:r>
        <w:rPr>
          <w:rFonts w:hint="eastAsia"/>
        </w:rPr>
        <w:t xml:space="preserve"> </w:t>
      </w:r>
      <w:r>
        <w:rPr>
          <w:rFonts w:hint="eastAsia"/>
        </w:rPr>
        <w:t>객관적으로</w:t>
      </w:r>
      <w:r>
        <w:rPr>
          <w:rFonts w:hint="eastAsia"/>
        </w:rPr>
        <w:t xml:space="preserve"> </w:t>
      </w:r>
      <w:r>
        <w:rPr>
          <w:rFonts w:hint="eastAsia"/>
        </w:rPr>
        <w:t>명백한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358176D" w14:textId="3082100E" w:rsidR="00A979D6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</w:pP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명예와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손상시키는</w:t>
      </w:r>
      <w:r>
        <w:rPr>
          <w:rFonts w:hint="eastAsia"/>
        </w:rPr>
        <w:t xml:space="preserve"> </w:t>
      </w:r>
      <w:r>
        <w:rPr>
          <w:rFonts w:hint="eastAsia"/>
        </w:rPr>
        <w:t>행위를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회복할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끼친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65EE583" w14:textId="47BBFF76" w:rsidR="00A979D6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  <w:rPr>
          <w:ins w:id="13" w:author="김현주 (Hyunjoo Kim)" w:date="2025-01-20T09:28:00Z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14</w:t>
      </w:r>
      <w:r>
        <w:rPr>
          <w:rFonts w:hint="eastAsia"/>
        </w:rPr>
        <w:t>일의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정하여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시정을</w:t>
      </w:r>
      <w:r>
        <w:rPr>
          <w:rFonts w:hint="eastAsia"/>
        </w:rPr>
        <w:t xml:space="preserve"> </w:t>
      </w:r>
      <w:r>
        <w:rPr>
          <w:rFonts w:hint="eastAsia"/>
        </w:rPr>
        <w:t>최고한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상대방이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시정하지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2442F88" w14:textId="3384B1B6" w:rsidR="005F0F0E" w:rsidRDefault="005F0F0E" w:rsidP="00A979D6">
      <w:pPr>
        <w:pStyle w:val="a3"/>
        <w:numPr>
          <w:ilvl w:val="0"/>
          <w:numId w:val="9"/>
        </w:numPr>
        <w:spacing w:before="120" w:after="120"/>
        <w:ind w:leftChars="0"/>
      </w:pPr>
      <w:ins w:id="14" w:author="김현주 (Hyunjoo Kim)" w:date="2025-01-20T09:28:00Z">
        <w:r>
          <w:rPr>
            <w:rFonts w:hint="eastAsia"/>
          </w:rPr>
          <w:t>본</w:t>
        </w:r>
        <w:r>
          <w:t xml:space="preserve"> </w:t>
        </w:r>
        <w:r>
          <w:rPr>
            <w:rFonts w:hint="eastAsia"/>
          </w:rPr>
          <w:t>계약의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계약기간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중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언제라도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양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합의사에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중도에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해지할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</w:t>
        </w:r>
      </w:ins>
      <w:ins w:id="15" w:author="김현주 (Hyunjoo Kim)" w:date="2025-01-20T09:29:00Z">
        <w:r>
          <w:rPr>
            <w:rFonts w:hint="eastAsia"/>
          </w:rPr>
          <w:t>다</w:t>
        </w:r>
      </w:ins>
      <w:bookmarkStart w:id="16" w:name="_GoBack"/>
      <w:bookmarkEnd w:id="16"/>
      <w:ins w:id="17" w:author="김현주 (Hyunjoo Kim)" w:date="2025-01-20T09:28:00Z">
        <w:r>
          <w:rPr>
            <w:rFonts w:hint="eastAsia"/>
          </w:rPr>
          <w:t>.</w:t>
        </w:r>
        <w:r>
          <w:t xml:space="preserve"> </w:t>
        </w:r>
      </w:ins>
    </w:p>
    <w:p w14:paraId="193794FF" w14:textId="77777777" w:rsidR="006862B0" w:rsidRDefault="006862B0" w:rsidP="006862B0">
      <w:pPr>
        <w:pStyle w:val="a3"/>
        <w:spacing w:before="120" w:after="120"/>
        <w:ind w:leftChars="0" w:left="255"/>
      </w:pPr>
    </w:p>
    <w:p w14:paraId="07CD548A" w14:textId="29FF3548" w:rsidR="009229EB" w:rsidRDefault="009229EB" w:rsidP="009229EB">
      <w:pPr>
        <w:spacing w:before="120" w:after="120"/>
      </w:pPr>
    </w:p>
    <w:p w14:paraId="7B05ACC8" w14:textId="0B063616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B3F8F">
        <w:rPr>
          <w:b/>
        </w:rPr>
        <w:t>5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손해배상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등</w:t>
      </w:r>
    </w:p>
    <w:p w14:paraId="23C27982" w14:textId="77777777" w:rsidR="002E73B8" w:rsidRDefault="002E73B8" w:rsidP="002E73B8">
      <w:pPr>
        <w:pStyle w:val="a3"/>
        <w:numPr>
          <w:ilvl w:val="0"/>
          <w:numId w:val="12"/>
        </w:numPr>
        <w:spacing w:before="120" w:after="120"/>
        <w:ind w:leftChars="0"/>
      </w:pPr>
      <w:r w:rsidRPr="003D7302">
        <w:rPr>
          <w:rFonts w:hint="eastAsia"/>
        </w:rPr>
        <w:t>당사자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일방이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고의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과실로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계약을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위반하여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상대방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제</w:t>
      </w:r>
      <w:r w:rsidRPr="003D7302">
        <w:rPr>
          <w:rFonts w:hint="eastAsia"/>
        </w:rPr>
        <w:t>3</w:t>
      </w:r>
      <w:r w:rsidRPr="003D7302">
        <w:rPr>
          <w:rFonts w:hint="eastAsia"/>
        </w:rPr>
        <w:t>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경우에는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귀책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사유가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당사자가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즉시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그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배상해야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한다</w:t>
      </w:r>
      <w:r w:rsidRPr="003D7302">
        <w:rPr>
          <w:rFonts w:hint="eastAsia"/>
        </w:rPr>
        <w:t xml:space="preserve">. </w:t>
      </w:r>
      <w:r w:rsidRPr="003D7302">
        <w:rPr>
          <w:rFonts w:hint="eastAsia"/>
        </w:rPr>
        <w:t>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경우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무책당사자는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손해확대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방지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및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손해배상을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위해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적절한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조치를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취할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있으며</w:t>
      </w:r>
      <w:r w:rsidRPr="003D7302">
        <w:rPr>
          <w:rFonts w:hint="eastAsia"/>
        </w:rPr>
        <w:t xml:space="preserve">, </w:t>
      </w:r>
      <w:r w:rsidRPr="003D7302">
        <w:rPr>
          <w:rFonts w:hint="eastAsia"/>
        </w:rPr>
        <w:t>이로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인해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발생한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비용을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귀책당사자에게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구상할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수</w:t>
      </w:r>
      <w:r w:rsidRPr="003D7302">
        <w:rPr>
          <w:rFonts w:hint="eastAsia"/>
        </w:rPr>
        <w:t xml:space="preserve"> </w:t>
      </w:r>
      <w:r w:rsidRPr="003D7302">
        <w:rPr>
          <w:rFonts w:hint="eastAsia"/>
        </w:rPr>
        <w:t>있다</w:t>
      </w:r>
      <w:r w:rsidRPr="003D7302">
        <w:rPr>
          <w:rFonts w:hint="eastAsia"/>
        </w:rPr>
        <w:t>.</w:t>
      </w:r>
    </w:p>
    <w:p w14:paraId="76BC3130" w14:textId="53D43290" w:rsidR="002E73B8" w:rsidRDefault="00C978B9" w:rsidP="002E73B8">
      <w:pPr>
        <w:pStyle w:val="a3"/>
        <w:numPr>
          <w:ilvl w:val="0"/>
          <w:numId w:val="12"/>
        </w:numPr>
        <w:spacing w:before="120" w:after="120"/>
        <w:ind w:leftChars="0"/>
      </w:pPr>
      <w:r>
        <w:rPr>
          <w:rFonts w:hint="eastAsia"/>
        </w:rPr>
        <w:t>을이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정당한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사유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없이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본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계약을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위반한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경우에는</w:t>
      </w:r>
      <w:r w:rsidR="002E73B8">
        <w:rPr>
          <w:rFonts w:hint="eastAsia"/>
        </w:rPr>
        <w:t xml:space="preserve"> </w:t>
      </w:r>
      <w:r>
        <w:rPr>
          <w:rFonts w:hint="eastAsia"/>
        </w:rPr>
        <w:t>갑은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이로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발생한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손해를</w:t>
      </w:r>
      <w:r w:rsidR="002E73B8">
        <w:rPr>
          <w:rFonts w:hint="eastAsia"/>
        </w:rPr>
        <w:t xml:space="preserve"> </w:t>
      </w:r>
      <w:r>
        <w:rPr>
          <w:rFonts w:hint="eastAsia"/>
        </w:rPr>
        <w:t>을</w:t>
      </w:r>
      <w:r w:rsidR="002E73B8">
        <w:rPr>
          <w:rFonts w:hint="eastAsia"/>
        </w:rPr>
        <w:t>에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대한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별도의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의사표시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없이</w:t>
      </w:r>
      <w:r w:rsidR="002E73B8">
        <w:rPr>
          <w:rFonts w:hint="eastAsia"/>
        </w:rPr>
        <w:t xml:space="preserve"> </w:t>
      </w:r>
      <w:r w:rsidR="00E9180C">
        <w:rPr>
          <w:rFonts w:hint="eastAsia"/>
        </w:rPr>
        <w:t>을</w:t>
      </w:r>
      <w:r w:rsidR="002E73B8">
        <w:rPr>
          <w:rFonts w:hint="eastAsia"/>
        </w:rPr>
        <w:t>에게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장래에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지급하여야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금액에서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공제하여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지급할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수</w:t>
      </w:r>
      <w:r w:rsidR="002E73B8">
        <w:rPr>
          <w:rFonts w:hint="eastAsia"/>
        </w:rPr>
        <w:t xml:space="preserve"> </w:t>
      </w:r>
      <w:r w:rsidR="002E73B8">
        <w:rPr>
          <w:rFonts w:hint="eastAsia"/>
        </w:rPr>
        <w:t>있다</w:t>
      </w:r>
      <w:r w:rsidR="002E73B8">
        <w:rPr>
          <w:rFonts w:hint="eastAsia"/>
        </w:rPr>
        <w:t>.</w:t>
      </w:r>
      <w:r w:rsidR="002E73B8">
        <w:t xml:space="preserve"> </w:t>
      </w:r>
    </w:p>
    <w:p w14:paraId="2CB7EAC9" w14:textId="3EB82CCE" w:rsidR="002E73B8" w:rsidRDefault="002E73B8" w:rsidP="002E73B8">
      <w:pPr>
        <w:spacing w:before="120" w:after="120"/>
      </w:pPr>
    </w:p>
    <w:p w14:paraId="3A9B9EAF" w14:textId="5924C3A4" w:rsidR="00AF31F2" w:rsidRPr="00BB0063" w:rsidRDefault="00AF31F2" w:rsidP="002E73B8">
      <w:pPr>
        <w:spacing w:before="120" w:after="120"/>
        <w:rPr>
          <w:b/>
        </w:rPr>
      </w:pPr>
      <w:r w:rsidRPr="00BB0063">
        <w:rPr>
          <w:rFonts w:hint="eastAsia"/>
          <w:b/>
        </w:rPr>
        <w:t>제</w:t>
      </w:r>
      <w:r w:rsidRPr="00BB0063">
        <w:rPr>
          <w:rFonts w:hint="eastAsia"/>
          <w:b/>
        </w:rPr>
        <w:t>1</w:t>
      </w:r>
      <w:r w:rsidR="00EB3F8F">
        <w:rPr>
          <w:b/>
        </w:rPr>
        <w:t>6</w:t>
      </w:r>
      <w:r w:rsidRPr="00BB0063">
        <w:rPr>
          <w:rFonts w:hint="eastAsia"/>
          <w:b/>
        </w:rPr>
        <w:t>조</w:t>
      </w:r>
      <w:r w:rsidRPr="00BB0063">
        <w:rPr>
          <w:rFonts w:hint="eastAsia"/>
          <w:b/>
        </w:rPr>
        <w:t xml:space="preserve"> </w:t>
      </w:r>
      <w:r w:rsidRPr="00BB0063">
        <w:rPr>
          <w:rFonts w:hint="eastAsia"/>
          <w:b/>
        </w:rPr>
        <w:t>통지의무</w:t>
      </w:r>
    </w:p>
    <w:p w14:paraId="0ED04ADD" w14:textId="13269C27" w:rsidR="00AF31F2" w:rsidRDefault="00F04864" w:rsidP="002E73B8">
      <w:pPr>
        <w:spacing w:before="120" w:after="120"/>
      </w:pP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일방의</w:t>
      </w:r>
      <w:r>
        <w:rPr>
          <w:rFonts w:hint="eastAsia"/>
        </w:rPr>
        <w:t xml:space="preserve"> </w:t>
      </w:r>
      <w:r>
        <w:rPr>
          <w:rFonts w:hint="eastAsia"/>
        </w:rPr>
        <w:t>대표자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주소지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경영상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변경이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변경내용을</w:t>
      </w:r>
      <w:r>
        <w:rPr>
          <w:rFonts w:hint="eastAsia"/>
        </w:rPr>
        <w:t xml:space="preserve"> </w:t>
      </w:r>
      <w:r>
        <w:rPr>
          <w:rFonts w:hint="eastAsia"/>
        </w:rPr>
        <w:t>통지하여야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지연하거나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않음으로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손해는</w:t>
      </w:r>
      <w:r>
        <w:rPr>
          <w:rFonts w:hint="eastAsia"/>
        </w:rPr>
        <w:t xml:space="preserve"> </w:t>
      </w:r>
      <w:r>
        <w:rPr>
          <w:rFonts w:hint="eastAsia"/>
        </w:rPr>
        <w:t>통지의무를</w:t>
      </w:r>
      <w:r>
        <w:rPr>
          <w:rFonts w:hint="eastAsia"/>
        </w:rPr>
        <w:t xml:space="preserve"> </w:t>
      </w:r>
      <w:r>
        <w:rPr>
          <w:rFonts w:hint="eastAsia"/>
        </w:rPr>
        <w:t>불이행한</w:t>
      </w:r>
      <w:r>
        <w:rPr>
          <w:rFonts w:hint="eastAsia"/>
        </w:rPr>
        <w:t xml:space="preserve"> </w:t>
      </w:r>
      <w:r>
        <w:rPr>
          <w:rFonts w:hint="eastAsia"/>
        </w:rPr>
        <w:t>당사자가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  <w:r>
        <w:t xml:space="preserve"> </w:t>
      </w:r>
    </w:p>
    <w:p w14:paraId="590A517D" w14:textId="77777777" w:rsidR="00BB0063" w:rsidRDefault="00BB0063" w:rsidP="002E73B8">
      <w:pPr>
        <w:spacing w:before="120" w:after="120"/>
      </w:pPr>
    </w:p>
    <w:p w14:paraId="26B6EDAC" w14:textId="27B42C25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B3F8F">
        <w:rPr>
          <w:b/>
        </w:rPr>
        <w:t>7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기타</w:t>
      </w:r>
    </w:p>
    <w:p w14:paraId="52C8B25B" w14:textId="2D716521" w:rsidR="002E73B8" w:rsidRDefault="002E73B8" w:rsidP="0020227E">
      <w:pPr>
        <w:spacing w:before="120" w:after="120"/>
      </w:pPr>
      <w:r w:rsidRPr="0016274D">
        <w:rPr>
          <w:rFonts w:hint="eastAsia"/>
        </w:rPr>
        <w:t>본</w:t>
      </w:r>
      <w:r w:rsidRPr="0016274D">
        <w:t xml:space="preserve"> </w:t>
      </w:r>
      <w:r w:rsidRPr="0016274D">
        <w:rPr>
          <w:rFonts w:hint="eastAsia"/>
        </w:rPr>
        <w:t>계약조항에</w:t>
      </w:r>
      <w:r w:rsidRPr="0016274D">
        <w:t xml:space="preserve"> </w:t>
      </w:r>
      <w:r w:rsidRPr="0016274D">
        <w:rPr>
          <w:rFonts w:hint="eastAsia"/>
        </w:rPr>
        <w:t>관하여</w:t>
      </w:r>
      <w:r w:rsidRPr="0016274D">
        <w:t xml:space="preserve"> </w:t>
      </w:r>
      <w:r w:rsidR="0050359C">
        <w:rPr>
          <w:rFonts w:hint="eastAsia"/>
        </w:rPr>
        <w:t>당사자간</w:t>
      </w:r>
      <w:r w:rsidR="0050359C">
        <w:rPr>
          <w:rFonts w:hint="eastAsia"/>
        </w:rPr>
        <w:t xml:space="preserve"> </w:t>
      </w:r>
      <w:r w:rsidRPr="0016274D">
        <w:rPr>
          <w:rFonts w:hint="eastAsia"/>
        </w:rPr>
        <w:t>해석상</w:t>
      </w:r>
      <w:r w:rsidRPr="0016274D">
        <w:t xml:space="preserve"> </w:t>
      </w:r>
      <w:r w:rsidRPr="0016274D">
        <w:rPr>
          <w:rFonts w:hint="eastAsia"/>
        </w:rPr>
        <w:t>차이가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, </w:t>
      </w:r>
      <w:r w:rsidRPr="0016274D">
        <w:rPr>
          <w:rFonts w:hint="eastAsia"/>
        </w:rPr>
        <w:t>규정되지</w:t>
      </w:r>
      <w:r w:rsidRPr="0016274D">
        <w:t xml:space="preserve"> </w:t>
      </w:r>
      <w:r w:rsidRPr="0016274D">
        <w:rPr>
          <w:rFonts w:hint="eastAsia"/>
        </w:rPr>
        <w:t>아니한</w:t>
      </w:r>
      <w:r w:rsidRPr="0016274D">
        <w:t xml:space="preserve"> </w:t>
      </w:r>
      <w:r w:rsidRPr="0016274D">
        <w:rPr>
          <w:rFonts w:hint="eastAsia"/>
        </w:rPr>
        <w:t>부분이</w:t>
      </w:r>
      <w:r w:rsidRPr="0016274D">
        <w:t xml:space="preserve"> </w:t>
      </w:r>
      <w:r w:rsidRPr="0016274D">
        <w:rPr>
          <w:rFonts w:hint="eastAsia"/>
        </w:rPr>
        <w:t>있는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또는</w:t>
      </w:r>
      <w:r w:rsidRPr="0016274D">
        <w:t xml:space="preserve"> </w:t>
      </w:r>
      <w:r w:rsidRPr="0016274D">
        <w:rPr>
          <w:rFonts w:hint="eastAsia"/>
        </w:rPr>
        <w:t>그</w:t>
      </w:r>
      <w:r w:rsidRPr="0016274D">
        <w:t xml:space="preserve"> </w:t>
      </w:r>
      <w:r w:rsidRPr="0016274D">
        <w:rPr>
          <w:rFonts w:hint="eastAsia"/>
        </w:rPr>
        <w:t>의미가</w:t>
      </w:r>
      <w:r w:rsidRPr="0016274D">
        <w:t xml:space="preserve"> </w:t>
      </w:r>
      <w:r w:rsidRPr="0016274D">
        <w:rPr>
          <w:rFonts w:hint="eastAsia"/>
        </w:rPr>
        <w:t>불명확한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양</w:t>
      </w:r>
      <w:r w:rsidRPr="0016274D">
        <w:t xml:space="preserve"> </w:t>
      </w:r>
      <w:r w:rsidRPr="0016274D">
        <w:rPr>
          <w:rFonts w:hint="eastAsia"/>
        </w:rPr>
        <w:t>당사자는</w:t>
      </w:r>
      <w:r w:rsidRPr="0016274D">
        <w:t xml:space="preserve"> </w:t>
      </w:r>
      <w:r w:rsidRPr="0016274D">
        <w:rPr>
          <w:rFonts w:hint="eastAsia"/>
        </w:rPr>
        <w:t>협의로써</w:t>
      </w:r>
      <w:r w:rsidRPr="0016274D">
        <w:t xml:space="preserve"> </w:t>
      </w:r>
      <w:r w:rsidRPr="0016274D">
        <w:rPr>
          <w:rFonts w:hint="eastAsia"/>
        </w:rPr>
        <w:t>해결하고</w:t>
      </w:r>
      <w:r w:rsidRPr="0016274D">
        <w:t xml:space="preserve">, </w:t>
      </w:r>
      <w:r w:rsidRPr="0016274D">
        <w:rPr>
          <w:rFonts w:hint="eastAsia"/>
        </w:rPr>
        <w:t>그렇지</w:t>
      </w:r>
      <w:r w:rsidRPr="0016274D">
        <w:t xml:space="preserve"> </w:t>
      </w:r>
      <w:r w:rsidRPr="0016274D">
        <w:rPr>
          <w:rFonts w:hint="eastAsia"/>
        </w:rPr>
        <w:t>아니하는</w:t>
      </w:r>
      <w:r w:rsidRPr="0016274D">
        <w:t xml:space="preserve"> </w:t>
      </w:r>
      <w:r w:rsidRPr="0016274D">
        <w:rPr>
          <w:rFonts w:hint="eastAsia"/>
        </w:rPr>
        <w:t>경우</w:t>
      </w:r>
      <w:r w:rsidRPr="0016274D">
        <w:t xml:space="preserve"> </w:t>
      </w:r>
      <w:r w:rsidRPr="0016274D">
        <w:rPr>
          <w:rFonts w:hint="eastAsia"/>
        </w:rPr>
        <w:t>민법</w:t>
      </w:r>
      <w:r w:rsidRPr="0016274D">
        <w:t>∙</w:t>
      </w:r>
      <w:r w:rsidRPr="0016274D">
        <w:rPr>
          <w:rFonts w:hint="eastAsia"/>
        </w:rPr>
        <w:t>상법</w:t>
      </w:r>
      <w:r w:rsidRPr="0016274D">
        <w:t xml:space="preserve"> </w:t>
      </w:r>
      <w:r w:rsidRPr="0016274D">
        <w:rPr>
          <w:rFonts w:hint="eastAsia"/>
        </w:rPr>
        <w:t>등</w:t>
      </w:r>
      <w:r w:rsidRPr="0016274D">
        <w:t xml:space="preserve"> </w:t>
      </w:r>
      <w:r w:rsidRPr="0016274D">
        <w:rPr>
          <w:rFonts w:hint="eastAsia"/>
        </w:rPr>
        <w:t>관련</w:t>
      </w:r>
      <w:r w:rsidRPr="0016274D">
        <w:t xml:space="preserve"> </w:t>
      </w:r>
      <w:r w:rsidRPr="0016274D">
        <w:rPr>
          <w:rFonts w:hint="eastAsia"/>
        </w:rPr>
        <w:t>법규에</w:t>
      </w:r>
      <w:r w:rsidRPr="0016274D">
        <w:t xml:space="preserve"> </w:t>
      </w:r>
      <w:r w:rsidRPr="0016274D">
        <w:rPr>
          <w:rFonts w:hint="eastAsia"/>
        </w:rPr>
        <w:t>따른다</w:t>
      </w:r>
      <w:r w:rsidRPr="0016274D">
        <w:t>.</w:t>
      </w:r>
    </w:p>
    <w:p w14:paraId="786F22D9" w14:textId="77777777" w:rsidR="002E73B8" w:rsidRDefault="002E73B8" w:rsidP="002E73B8">
      <w:pPr>
        <w:spacing w:before="120" w:after="120"/>
      </w:pPr>
    </w:p>
    <w:p w14:paraId="5A98DE35" w14:textId="2D587FA1" w:rsidR="002E73B8" w:rsidRPr="007D3279" w:rsidRDefault="002E73B8" w:rsidP="002E73B8">
      <w:pPr>
        <w:spacing w:before="120" w:after="120"/>
        <w:rPr>
          <w:b/>
        </w:rPr>
      </w:pPr>
      <w:r w:rsidRPr="007D3279">
        <w:rPr>
          <w:rFonts w:hint="eastAsia"/>
          <w:b/>
        </w:rPr>
        <w:t>제</w:t>
      </w:r>
      <w:r w:rsidRPr="007D3279">
        <w:rPr>
          <w:rFonts w:hint="eastAsia"/>
          <w:b/>
        </w:rPr>
        <w:t>1</w:t>
      </w:r>
      <w:r w:rsidR="00EB3F8F">
        <w:rPr>
          <w:b/>
        </w:rPr>
        <w:t>8</w:t>
      </w:r>
      <w:r w:rsidRPr="007D3279">
        <w:rPr>
          <w:rFonts w:hint="eastAsia"/>
          <w:b/>
        </w:rPr>
        <w:t>조</w:t>
      </w:r>
      <w:r w:rsidRPr="007D3279">
        <w:rPr>
          <w:rFonts w:hint="eastAsia"/>
          <w:b/>
        </w:rPr>
        <w:t xml:space="preserve"> </w:t>
      </w:r>
      <w:r w:rsidRPr="007D3279">
        <w:rPr>
          <w:rFonts w:hint="eastAsia"/>
          <w:b/>
        </w:rPr>
        <w:t>분쟁해결</w:t>
      </w:r>
      <w:r w:rsidRPr="007D3279">
        <w:rPr>
          <w:rFonts w:hint="eastAsia"/>
          <w:b/>
        </w:rPr>
        <w:t xml:space="preserve"> </w:t>
      </w:r>
    </w:p>
    <w:p w14:paraId="6038DBDB" w14:textId="2C4E584B" w:rsidR="005D5810" w:rsidRDefault="002E73B8" w:rsidP="002E73B8">
      <w:pPr>
        <w:spacing w:before="120" w:after="120"/>
      </w:pPr>
      <w:r w:rsidRPr="00C0440D">
        <w:rPr>
          <w:rFonts w:hint="eastAsia"/>
        </w:rPr>
        <w:t>본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계약의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해석이나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이행에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관하여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당사자간에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의견차이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발생하는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양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당사자는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원만한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합의를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통해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해결함을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원칙으로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하며</w:t>
      </w:r>
      <w:r w:rsidRPr="00C0440D">
        <w:rPr>
          <w:rFonts w:hint="eastAsia"/>
        </w:rPr>
        <w:t xml:space="preserve">, </w:t>
      </w:r>
      <w:r w:rsidRPr="00C0440D">
        <w:rPr>
          <w:rFonts w:hint="eastAsia"/>
        </w:rPr>
        <w:t>합의가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이루어지지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아니한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경우에는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서울중앙지방법원을</w:t>
      </w:r>
      <w:r w:rsidRPr="00C0440D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 w:rsidRPr="00C0440D">
        <w:rPr>
          <w:rFonts w:hint="eastAsia"/>
        </w:rPr>
        <w:t>전속적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합의관할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법원으로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하여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소송을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통해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분쟁을</w:t>
      </w:r>
      <w:r w:rsidRPr="00C0440D">
        <w:rPr>
          <w:rFonts w:hint="eastAsia"/>
        </w:rPr>
        <w:t xml:space="preserve"> </w:t>
      </w:r>
      <w:r w:rsidRPr="00C0440D">
        <w:rPr>
          <w:rFonts w:hint="eastAsia"/>
        </w:rPr>
        <w:t>해결한다</w:t>
      </w:r>
    </w:p>
    <w:p w14:paraId="2D3A2ECC" w14:textId="77777777" w:rsidR="005D5810" w:rsidRDefault="005D5810" w:rsidP="002E73B8">
      <w:pPr>
        <w:spacing w:before="120" w:after="120"/>
      </w:pPr>
    </w:p>
    <w:p w14:paraId="52453816" w14:textId="549DF78F" w:rsidR="00F056F0" w:rsidRDefault="002E73B8" w:rsidP="002E73B8">
      <w:pPr>
        <w:spacing w:before="120" w:after="120"/>
      </w:pPr>
      <w:r>
        <w:rPr>
          <w:rFonts w:hint="eastAsia"/>
        </w:rPr>
        <w:t>상기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증명하기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통을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 w:rsidR="006D22F8">
        <w:rPr>
          <w:rFonts w:hint="eastAsia"/>
        </w:rPr>
        <w:t>광고주와</w:t>
      </w:r>
      <w:r w:rsidR="006D22F8">
        <w:rPr>
          <w:rFonts w:hint="eastAsia"/>
        </w:rPr>
        <w:t xml:space="preserve"> </w:t>
      </w:r>
      <w:r w:rsidR="006D22F8">
        <w:rPr>
          <w:rFonts w:hint="eastAsia"/>
        </w:rPr>
        <w:t>대행사가</w:t>
      </w:r>
      <w:r>
        <w:rPr>
          <w:rFonts w:hint="eastAsia"/>
        </w:rPr>
        <w:t xml:space="preserve"> 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날인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부씩</w:t>
      </w:r>
      <w:r>
        <w:rPr>
          <w:rFonts w:hint="eastAsia"/>
        </w:rPr>
        <w:t xml:space="preserve"> </w:t>
      </w:r>
      <w:r>
        <w:rPr>
          <w:rFonts w:hint="eastAsia"/>
        </w:rPr>
        <w:t>보관한다</w:t>
      </w:r>
      <w:r>
        <w:rPr>
          <w:rFonts w:hint="eastAsia"/>
        </w:rPr>
        <w:t>.</w:t>
      </w:r>
      <w:r>
        <w:t xml:space="preserve"> </w:t>
      </w:r>
    </w:p>
    <w:p w14:paraId="6A8BCB19" w14:textId="77777777" w:rsidR="001A49AB" w:rsidRDefault="001A49AB" w:rsidP="002E73B8">
      <w:pPr>
        <w:spacing w:before="120" w:after="120"/>
      </w:pPr>
    </w:p>
    <w:p w14:paraId="7981C161" w14:textId="47520FEE" w:rsidR="002E73B8" w:rsidRDefault="002E73B8" w:rsidP="0076557A">
      <w:pPr>
        <w:spacing w:before="120" w:after="120"/>
        <w:jc w:val="center"/>
      </w:pPr>
      <w:r>
        <w:rPr>
          <w:rFonts w:hint="eastAsia"/>
        </w:rPr>
        <w:t>[</w:t>
      </w:r>
      <w:r>
        <w:t xml:space="preserve"> </w:t>
      </w:r>
      <w:r w:rsidR="00C448F7">
        <w:t>202</w:t>
      </w:r>
      <w:r w:rsidR="00711D53">
        <w:rPr>
          <w:rFonts w:hint="eastAsia"/>
        </w:rPr>
        <w:t xml:space="preserve">5 </w:t>
      </w:r>
      <w:r>
        <w:t xml:space="preserve">] 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 xml:space="preserve">[ </w:t>
      </w:r>
      <w:r w:rsidR="00C448F7">
        <w:t>01</w:t>
      </w:r>
      <w:r>
        <w:t xml:space="preserve"> ]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 xml:space="preserve">[ </w:t>
      </w:r>
      <w:r w:rsidR="00711D53">
        <w:rPr>
          <w:rFonts w:hint="eastAsia"/>
        </w:rPr>
        <w:t>17</w:t>
      </w:r>
      <w:r>
        <w:t xml:space="preserve">] </w:t>
      </w:r>
      <w:r>
        <w:rPr>
          <w:rFonts w:hint="eastAsia"/>
        </w:rPr>
        <w:t>일</w:t>
      </w:r>
    </w:p>
    <w:p w14:paraId="765A5A26" w14:textId="77777777" w:rsidR="008F1D70" w:rsidRDefault="008F1D70" w:rsidP="002E73B8">
      <w:pPr>
        <w:spacing w:before="120" w:after="120"/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E73B8" w14:paraId="12393C5F" w14:textId="77777777" w:rsidTr="00103DEA">
        <w:tc>
          <w:tcPr>
            <w:tcW w:w="4508" w:type="dxa"/>
          </w:tcPr>
          <w:p w14:paraId="01E4AAB7" w14:textId="51F500C3" w:rsidR="002E73B8" w:rsidRPr="00A41D09" w:rsidRDefault="00A81200" w:rsidP="00A81200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갑</w:t>
            </w:r>
          </w:p>
        </w:tc>
        <w:tc>
          <w:tcPr>
            <w:tcW w:w="4508" w:type="dxa"/>
          </w:tcPr>
          <w:p w14:paraId="3C75E75A" w14:textId="6F964B74" w:rsidR="002E73B8" w:rsidRPr="00A41D09" w:rsidRDefault="00A81200" w:rsidP="00A81200">
            <w:pPr>
              <w:spacing w:before="120" w:after="120"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을</w:t>
            </w:r>
          </w:p>
        </w:tc>
      </w:tr>
      <w:tr w:rsidR="002E73B8" w14:paraId="1804BF5D" w14:textId="77777777" w:rsidTr="00103DEA">
        <w:tc>
          <w:tcPr>
            <w:tcW w:w="4508" w:type="dxa"/>
          </w:tcPr>
          <w:p w14:paraId="38CDB65E" w14:textId="77777777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주식회사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시디즈</w:t>
            </w:r>
            <w:proofErr w:type="spellEnd"/>
          </w:p>
          <w:p w14:paraId="46DA1448" w14:textId="77777777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경기도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평택시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세교산단로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67-20 (</w:t>
            </w:r>
            <w:proofErr w:type="spellStart"/>
            <w:r>
              <w:rPr>
                <w:rFonts w:hint="eastAsia"/>
              </w:rPr>
              <w:t>세교동</w:t>
            </w:r>
            <w:proofErr w:type="spellEnd"/>
            <w:r>
              <w:rPr>
                <w:rFonts w:hint="eastAsia"/>
              </w:rPr>
              <w:t>)</w:t>
            </w:r>
          </w:p>
          <w:p w14:paraId="3748E9B8" w14:textId="79483178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대표이사</w:t>
            </w:r>
            <w:r>
              <w:rPr>
                <w:rFonts w:hint="eastAsia"/>
              </w:rPr>
              <w:t xml:space="preserve"> </w:t>
            </w:r>
            <w:r w:rsidR="00E55425">
              <w:rPr>
                <w:rFonts w:hint="eastAsia"/>
              </w:rPr>
              <w:t>강</w:t>
            </w:r>
            <w:r w:rsidR="00E55425">
              <w:rPr>
                <w:rFonts w:hint="eastAsia"/>
              </w:rPr>
              <w:t xml:space="preserve"> </w:t>
            </w:r>
            <w:r w:rsidR="00E55425">
              <w:rPr>
                <w:rFonts w:hint="eastAsia"/>
              </w:rPr>
              <w:t>성</w:t>
            </w:r>
            <w:r w:rsidR="00E55425">
              <w:rPr>
                <w:rFonts w:hint="eastAsia"/>
              </w:rPr>
              <w:t xml:space="preserve"> </w:t>
            </w:r>
            <w:r w:rsidR="00E55425">
              <w:rPr>
                <w:rFonts w:hint="eastAsia"/>
              </w:rPr>
              <w:t>문</w:t>
            </w:r>
            <w:r>
              <w:rPr>
                <w:rFonts w:hint="eastAsia"/>
              </w:rPr>
              <w:t xml:space="preserve"> </w:t>
            </w:r>
            <w:r>
              <w:t xml:space="preserve">  (</w:t>
            </w:r>
            <w:r>
              <w:rPr>
                <w:rFonts w:hint="eastAsia"/>
              </w:rPr>
              <w:t>인</w:t>
            </w:r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033B1057" w14:textId="2091A75B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상호</w:t>
            </w:r>
            <w:r w:rsidR="00C448F7">
              <w:rPr>
                <w:rFonts w:hint="eastAsia"/>
              </w:rPr>
              <w:t xml:space="preserve"> </w:t>
            </w:r>
            <w:proofErr w:type="spellStart"/>
            <w:r w:rsidR="00C448F7">
              <w:rPr>
                <w:rFonts w:hint="eastAsia"/>
              </w:rPr>
              <w:t>베리띵즈</w:t>
            </w:r>
            <w:proofErr w:type="spellEnd"/>
            <w:r w:rsidR="00C448F7">
              <w:rPr>
                <w:rFonts w:hint="eastAsia"/>
              </w:rPr>
              <w:t xml:space="preserve"> </w:t>
            </w:r>
          </w:p>
          <w:p w14:paraId="0BEE7A94" w14:textId="714B237F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주소</w:t>
            </w:r>
            <w:r w:rsidR="00C448F7">
              <w:rPr>
                <w:rFonts w:hint="eastAsia"/>
              </w:rPr>
              <w:t xml:space="preserve"> </w:t>
            </w:r>
            <w:r w:rsidR="00C448F7">
              <w:rPr>
                <w:rFonts w:hint="eastAsia"/>
              </w:rPr>
              <w:t>중구</w:t>
            </w:r>
            <w:r w:rsidR="00C448F7">
              <w:rPr>
                <w:rFonts w:hint="eastAsia"/>
              </w:rPr>
              <w:t xml:space="preserve"> </w:t>
            </w:r>
            <w:r w:rsidR="00C448F7">
              <w:rPr>
                <w:rFonts w:hint="eastAsia"/>
              </w:rPr>
              <w:t>신당동</w:t>
            </w:r>
            <w:r w:rsidR="00C448F7">
              <w:rPr>
                <w:rFonts w:hint="eastAsia"/>
              </w:rPr>
              <w:t xml:space="preserve"> </w:t>
            </w:r>
            <w:r w:rsidR="00C448F7">
              <w:t>826-32</w:t>
            </w:r>
          </w:p>
          <w:p w14:paraId="56E1303F" w14:textId="551D714E" w:rsidR="002E73B8" w:rsidRDefault="002E73B8" w:rsidP="00A81200">
            <w:pPr>
              <w:spacing w:before="120" w:after="120" w:line="360" w:lineRule="auto"/>
              <w:jc w:val="center"/>
            </w:pPr>
            <w:r>
              <w:rPr>
                <w:rFonts w:hint="eastAsia"/>
              </w:rPr>
              <w:t>대표이사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성명</w:t>
            </w:r>
            <w:r>
              <w:rPr>
                <w:rFonts w:hint="eastAsia"/>
              </w:rPr>
              <w:t xml:space="preserve"> </w:t>
            </w:r>
            <w:r w:rsidR="00C448F7">
              <w:rPr>
                <w:rFonts w:hint="eastAsia"/>
              </w:rPr>
              <w:t>윤</w:t>
            </w:r>
            <w:r w:rsidR="00C448F7">
              <w:rPr>
                <w:rFonts w:hint="eastAsia"/>
              </w:rPr>
              <w:t xml:space="preserve"> </w:t>
            </w:r>
            <w:r w:rsidR="00C448F7">
              <w:rPr>
                <w:rFonts w:hint="eastAsia"/>
              </w:rPr>
              <w:t>숙</w:t>
            </w:r>
            <w:r w:rsidR="00C448F7">
              <w:rPr>
                <w:rFonts w:hint="eastAsia"/>
              </w:rPr>
              <w:t xml:space="preserve"> </w:t>
            </w:r>
            <w:proofErr w:type="gramStart"/>
            <w:r w:rsidR="00C448F7">
              <w:rPr>
                <w:rFonts w:hint="eastAsia"/>
              </w:rPr>
              <w:t>경</w:t>
            </w:r>
            <w:r>
              <w:t xml:space="preserve">  (</w:t>
            </w:r>
            <w:proofErr w:type="gramEnd"/>
            <w:r>
              <w:rPr>
                <w:rFonts w:hint="eastAsia"/>
              </w:rPr>
              <w:t>인</w:t>
            </w:r>
            <w:r>
              <w:rPr>
                <w:rFonts w:hint="eastAsia"/>
              </w:rPr>
              <w:t>)</w:t>
            </w:r>
          </w:p>
        </w:tc>
      </w:tr>
    </w:tbl>
    <w:p w14:paraId="750A77A0" w14:textId="77777777" w:rsidR="002E73B8" w:rsidRPr="002E73B8" w:rsidRDefault="002E73B8" w:rsidP="00D81207">
      <w:pPr>
        <w:spacing w:before="120" w:after="120"/>
      </w:pPr>
    </w:p>
    <w:sectPr w:rsidR="002E73B8" w:rsidRPr="002E73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최규현 (Kyoohyun Choi)" w:date="2025-01-17T11:20:00Z" w:initials="최(C">
    <w:p w14:paraId="44CFEB65" w14:textId="0A66E58F" w:rsidR="009E4A58" w:rsidRDefault="009E4A58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계약기간</w:t>
      </w:r>
      <w:r>
        <w:rPr>
          <w:rFonts w:hint="eastAsia"/>
        </w:rPr>
        <w:t xml:space="preserve"> </w:t>
      </w:r>
      <w:r>
        <w:rPr>
          <w:rFonts w:hint="eastAsia"/>
        </w:rPr>
        <w:t>종료와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계약당사자의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일방의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귀</w:t>
      </w:r>
      <w:r>
        <w:rPr>
          <w:rFonts w:hint="eastAsia"/>
        </w:rPr>
        <w:t xml:space="preserve"> </w:t>
      </w:r>
      <w:r>
        <w:rPr>
          <w:rFonts w:hint="eastAsia"/>
        </w:rPr>
        <w:t>팀에서</w:t>
      </w:r>
      <w:r>
        <w:rPr>
          <w:rFonts w:hint="eastAsia"/>
        </w:rPr>
        <w:t xml:space="preserve"> </w:t>
      </w:r>
      <w:r w:rsidR="00B30195">
        <w:rPr>
          <w:rFonts w:hint="eastAsia"/>
        </w:rPr>
        <w:t>선호하시는</w:t>
      </w:r>
      <w:r w:rsidR="00B30195">
        <w:rPr>
          <w:rFonts w:hint="eastAsia"/>
        </w:rPr>
        <w:t xml:space="preserve"> </w:t>
      </w:r>
      <w:r w:rsidR="00B30195">
        <w:rPr>
          <w:rFonts w:hint="eastAsia"/>
        </w:rPr>
        <w:t>안을</w:t>
      </w:r>
      <w:r w:rsidR="00B30195">
        <w:rPr>
          <w:rFonts w:hint="eastAsia"/>
        </w:rPr>
        <w:t xml:space="preserve"> </w:t>
      </w:r>
      <w:r>
        <w:rPr>
          <w:rFonts w:hint="eastAsia"/>
        </w:rPr>
        <w:t>선택하시어</w:t>
      </w:r>
      <w:r>
        <w:rPr>
          <w:rFonts w:hint="eastAsia"/>
        </w:rPr>
        <w:t xml:space="preserve"> </w:t>
      </w:r>
      <w:r>
        <w:rPr>
          <w:rFonts w:hint="eastAsia"/>
        </w:rPr>
        <w:t>적용하여</w:t>
      </w:r>
      <w:r>
        <w:rPr>
          <w:rFonts w:hint="eastAsia"/>
        </w:rPr>
        <w:t xml:space="preserve"> </w:t>
      </w:r>
      <w:r>
        <w:rPr>
          <w:rFonts w:hint="eastAsia"/>
        </w:rPr>
        <w:t>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  <w:comment w:id="11" w:author="최규현 (Kyoohyun Choi) [2]" w:date="2023-03-21T09:48:00Z" w:initials="최(C">
    <w:p w14:paraId="253E47B3" w14:textId="758D51E4" w:rsidR="00BB0063" w:rsidRDefault="00BB0063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조항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  <w:comment w:id="12" w:author="최규현 (Kyoohyun Choi) [2]" w:date="2023-03-28T09:58:00Z" w:initials="최(C">
    <w:p w14:paraId="5C43593E" w14:textId="5ED91550" w:rsidR="004F35A6" w:rsidRDefault="004F35A6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결과물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지식재산권</w:t>
      </w:r>
      <w:r>
        <w:rPr>
          <w:rFonts w:hint="eastAsia"/>
        </w:rPr>
        <w:t xml:space="preserve"> </w:t>
      </w:r>
      <w:r>
        <w:rPr>
          <w:rFonts w:hint="eastAsia"/>
        </w:rPr>
        <w:t>일체는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 w:rsidR="006C16EA">
        <w:rPr>
          <w:rFonts w:hint="eastAsia"/>
        </w:rPr>
        <w:t>시디즈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전속적으로</w:t>
      </w:r>
      <w:r>
        <w:rPr>
          <w:rFonts w:hint="eastAsia"/>
        </w:rPr>
        <w:t xml:space="preserve"> </w:t>
      </w:r>
      <w:r>
        <w:rPr>
          <w:rFonts w:hint="eastAsia"/>
        </w:rPr>
        <w:t>귀속되도록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수정하였습니다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4CFEB65" w15:done="0"/>
  <w15:commentEx w15:paraId="253E47B3" w15:done="1"/>
  <w15:commentEx w15:paraId="5C43593E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4CFEB65" w16cid:durableId="2B34BB8C"/>
  <w16cid:commentId w16cid:paraId="253E47B3" w16cid:durableId="27C3FBFA"/>
  <w16cid:commentId w16cid:paraId="5C43593E" w16cid:durableId="27CD38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049EE" w14:textId="77777777" w:rsidR="00AF19B3" w:rsidRDefault="00AF19B3" w:rsidP="00DA009C">
      <w:pPr>
        <w:spacing w:before="120" w:after="120" w:line="240" w:lineRule="auto"/>
      </w:pPr>
      <w:r>
        <w:separator/>
      </w:r>
    </w:p>
  </w:endnote>
  <w:endnote w:type="continuationSeparator" w:id="0">
    <w:p w14:paraId="6643DDDB" w14:textId="77777777" w:rsidR="00AF19B3" w:rsidRDefault="00AF19B3" w:rsidP="00DA009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475C2" w14:textId="77777777" w:rsidR="00BB0063" w:rsidRDefault="00BB0063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485D2" w14:textId="77777777" w:rsidR="00BB0063" w:rsidRDefault="00BB0063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55F00" w14:textId="77777777" w:rsidR="00BB0063" w:rsidRDefault="00BB0063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FB24A" w14:textId="77777777" w:rsidR="00AF19B3" w:rsidRDefault="00AF19B3" w:rsidP="00DA009C">
      <w:pPr>
        <w:spacing w:before="120" w:after="120" w:line="240" w:lineRule="auto"/>
      </w:pPr>
      <w:r>
        <w:separator/>
      </w:r>
    </w:p>
  </w:footnote>
  <w:footnote w:type="continuationSeparator" w:id="0">
    <w:p w14:paraId="59138F72" w14:textId="77777777" w:rsidR="00AF19B3" w:rsidRDefault="00AF19B3" w:rsidP="00DA009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CE65A" w14:textId="77777777" w:rsidR="00BB0063" w:rsidRDefault="00BB0063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78062" w14:textId="77777777" w:rsidR="00BB0063" w:rsidRDefault="00BB0063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BB328" w14:textId="77777777" w:rsidR="00BB0063" w:rsidRDefault="00BB0063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0C69"/>
    <w:multiLevelType w:val="hybridMultilevel"/>
    <w:tmpl w:val="9BEC56A4"/>
    <w:lvl w:ilvl="0" w:tplc="8D568F0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CB2D1B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" w15:restartNumberingAfterBreak="0">
    <w:nsid w:val="15EB0AA7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7C33AB2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B1B156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CB8529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2A06B0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38124C9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4F855D1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B222DA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1AC4D03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2645DE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34E7F33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68B2B61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4" w15:restartNumberingAfterBreak="0">
    <w:nsid w:val="67382C90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7AB624A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7FB618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FB713DE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8" w15:restartNumberingAfterBreak="0">
    <w:nsid w:val="733342B4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9" w15:restartNumberingAfterBreak="0">
    <w:nsid w:val="7E097D1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8"/>
  </w:num>
  <w:num w:numId="3">
    <w:abstractNumId w:val="10"/>
  </w:num>
  <w:num w:numId="4">
    <w:abstractNumId w:val="9"/>
  </w:num>
  <w:num w:numId="5">
    <w:abstractNumId w:val="14"/>
  </w:num>
  <w:num w:numId="6">
    <w:abstractNumId w:val="5"/>
  </w:num>
  <w:num w:numId="7">
    <w:abstractNumId w:val="3"/>
  </w:num>
  <w:num w:numId="8">
    <w:abstractNumId w:val="6"/>
  </w:num>
  <w:num w:numId="9">
    <w:abstractNumId w:val="19"/>
  </w:num>
  <w:num w:numId="10">
    <w:abstractNumId w:val="1"/>
  </w:num>
  <w:num w:numId="11">
    <w:abstractNumId w:val="16"/>
  </w:num>
  <w:num w:numId="12">
    <w:abstractNumId w:val="12"/>
  </w:num>
  <w:num w:numId="13">
    <w:abstractNumId w:val="11"/>
  </w:num>
  <w:num w:numId="14">
    <w:abstractNumId w:val="2"/>
  </w:num>
  <w:num w:numId="15">
    <w:abstractNumId w:val="17"/>
  </w:num>
  <w:num w:numId="16">
    <w:abstractNumId w:val="8"/>
  </w:num>
  <w:num w:numId="17">
    <w:abstractNumId w:val="15"/>
  </w:num>
  <w:num w:numId="18">
    <w:abstractNumId w:val="4"/>
  </w:num>
  <w:num w:numId="19">
    <w:abstractNumId w:val="7"/>
  </w:num>
  <w:num w:numId="2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최규현 (Kyoohyun Choi)">
    <w15:presenceInfo w15:providerId="AD" w15:userId="S-1-5-21-2509653191-2681279221-3321279642-1000"/>
  </w15:person>
  <w15:person w15:author="최규현 (Kyoohyun Choi) [2]">
    <w15:presenceInfo w15:providerId="AD" w15:userId="S-1-5-21-2072993935-2402478306-405131872-1001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6C"/>
    <w:rsid w:val="000020C1"/>
    <w:rsid w:val="00003286"/>
    <w:rsid w:val="00007D19"/>
    <w:rsid w:val="00031670"/>
    <w:rsid w:val="00031E02"/>
    <w:rsid w:val="00054C55"/>
    <w:rsid w:val="00055D26"/>
    <w:rsid w:val="000613E0"/>
    <w:rsid w:val="00076190"/>
    <w:rsid w:val="0008466F"/>
    <w:rsid w:val="000A0F57"/>
    <w:rsid w:val="000A512A"/>
    <w:rsid w:val="000B2932"/>
    <w:rsid w:val="000B39E9"/>
    <w:rsid w:val="000C24C8"/>
    <w:rsid w:val="000C373A"/>
    <w:rsid w:val="000C431F"/>
    <w:rsid w:val="000C5835"/>
    <w:rsid w:val="000C78AB"/>
    <w:rsid w:val="000D31C4"/>
    <w:rsid w:val="000D7D9E"/>
    <w:rsid w:val="000E2D68"/>
    <w:rsid w:val="000F49AE"/>
    <w:rsid w:val="00100D7C"/>
    <w:rsid w:val="00103BE0"/>
    <w:rsid w:val="00103DEA"/>
    <w:rsid w:val="00116F25"/>
    <w:rsid w:val="00120443"/>
    <w:rsid w:val="001244BE"/>
    <w:rsid w:val="00126ACE"/>
    <w:rsid w:val="001377C9"/>
    <w:rsid w:val="00140DB8"/>
    <w:rsid w:val="0014166A"/>
    <w:rsid w:val="001442B0"/>
    <w:rsid w:val="00152D2C"/>
    <w:rsid w:val="001757D7"/>
    <w:rsid w:val="001915EF"/>
    <w:rsid w:val="001A1FEB"/>
    <w:rsid w:val="001A49AB"/>
    <w:rsid w:val="001A5FCB"/>
    <w:rsid w:val="001B0E4B"/>
    <w:rsid w:val="001B6CE3"/>
    <w:rsid w:val="001D1163"/>
    <w:rsid w:val="001D4DC8"/>
    <w:rsid w:val="001E4D4A"/>
    <w:rsid w:val="001F06EF"/>
    <w:rsid w:val="001F4C6D"/>
    <w:rsid w:val="00201972"/>
    <w:rsid w:val="00201CED"/>
    <w:rsid w:val="0020227E"/>
    <w:rsid w:val="00205AFA"/>
    <w:rsid w:val="00205C64"/>
    <w:rsid w:val="00210479"/>
    <w:rsid w:val="00211B88"/>
    <w:rsid w:val="00225122"/>
    <w:rsid w:val="0022750F"/>
    <w:rsid w:val="00233995"/>
    <w:rsid w:val="00233CB4"/>
    <w:rsid w:val="002351D0"/>
    <w:rsid w:val="0024554D"/>
    <w:rsid w:val="00250473"/>
    <w:rsid w:val="00254425"/>
    <w:rsid w:val="00256620"/>
    <w:rsid w:val="00260F81"/>
    <w:rsid w:val="00266D1E"/>
    <w:rsid w:val="002679F9"/>
    <w:rsid w:val="002719EA"/>
    <w:rsid w:val="00277AAB"/>
    <w:rsid w:val="00292CEC"/>
    <w:rsid w:val="00293ADE"/>
    <w:rsid w:val="002A1B44"/>
    <w:rsid w:val="002C0385"/>
    <w:rsid w:val="002C2696"/>
    <w:rsid w:val="002C5B11"/>
    <w:rsid w:val="002E68FC"/>
    <w:rsid w:val="002E73B8"/>
    <w:rsid w:val="002F5210"/>
    <w:rsid w:val="002F5B6F"/>
    <w:rsid w:val="003274CD"/>
    <w:rsid w:val="00330196"/>
    <w:rsid w:val="0034576A"/>
    <w:rsid w:val="003647B1"/>
    <w:rsid w:val="003653F3"/>
    <w:rsid w:val="003658FD"/>
    <w:rsid w:val="003668E0"/>
    <w:rsid w:val="00380DCC"/>
    <w:rsid w:val="00381307"/>
    <w:rsid w:val="0038616F"/>
    <w:rsid w:val="00386388"/>
    <w:rsid w:val="00390F17"/>
    <w:rsid w:val="003959CD"/>
    <w:rsid w:val="003A0ED5"/>
    <w:rsid w:val="003A1D68"/>
    <w:rsid w:val="003A4A6B"/>
    <w:rsid w:val="003A6917"/>
    <w:rsid w:val="003B0CAF"/>
    <w:rsid w:val="003B5949"/>
    <w:rsid w:val="003D3843"/>
    <w:rsid w:val="003E165B"/>
    <w:rsid w:val="003F4415"/>
    <w:rsid w:val="003F62B7"/>
    <w:rsid w:val="004041D4"/>
    <w:rsid w:val="0041203B"/>
    <w:rsid w:val="004121B3"/>
    <w:rsid w:val="00415319"/>
    <w:rsid w:val="00421C4F"/>
    <w:rsid w:val="00421D2A"/>
    <w:rsid w:val="00445FAF"/>
    <w:rsid w:val="00447BA6"/>
    <w:rsid w:val="00455868"/>
    <w:rsid w:val="0046203C"/>
    <w:rsid w:val="004753E3"/>
    <w:rsid w:val="004754AD"/>
    <w:rsid w:val="004800E6"/>
    <w:rsid w:val="004A2CA0"/>
    <w:rsid w:val="004B4904"/>
    <w:rsid w:val="004C4D24"/>
    <w:rsid w:val="004D1671"/>
    <w:rsid w:val="004D1757"/>
    <w:rsid w:val="004E351B"/>
    <w:rsid w:val="004F35A6"/>
    <w:rsid w:val="00501984"/>
    <w:rsid w:val="0050359C"/>
    <w:rsid w:val="00504628"/>
    <w:rsid w:val="005139BE"/>
    <w:rsid w:val="005244D7"/>
    <w:rsid w:val="005315AB"/>
    <w:rsid w:val="00536108"/>
    <w:rsid w:val="00537DCD"/>
    <w:rsid w:val="00540CFB"/>
    <w:rsid w:val="00552990"/>
    <w:rsid w:val="00560688"/>
    <w:rsid w:val="00564707"/>
    <w:rsid w:val="00571FE5"/>
    <w:rsid w:val="005768CB"/>
    <w:rsid w:val="00577EEC"/>
    <w:rsid w:val="005842E9"/>
    <w:rsid w:val="0059121E"/>
    <w:rsid w:val="00592AF3"/>
    <w:rsid w:val="005944D7"/>
    <w:rsid w:val="00597621"/>
    <w:rsid w:val="005A2FC9"/>
    <w:rsid w:val="005A54DD"/>
    <w:rsid w:val="005A7FCC"/>
    <w:rsid w:val="005B5A8A"/>
    <w:rsid w:val="005C1C56"/>
    <w:rsid w:val="005C36F5"/>
    <w:rsid w:val="005C4311"/>
    <w:rsid w:val="005D1320"/>
    <w:rsid w:val="005D1860"/>
    <w:rsid w:val="005D299C"/>
    <w:rsid w:val="005D5810"/>
    <w:rsid w:val="005E0A61"/>
    <w:rsid w:val="005E644B"/>
    <w:rsid w:val="005F0F0E"/>
    <w:rsid w:val="005F2972"/>
    <w:rsid w:val="005F5668"/>
    <w:rsid w:val="005F5FCB"/>
    <w:rsid w:val="006022B3"/>
    <w:rsid w:val="00610C44"/>
    <w:rsid w:val="00613EE8"/>
    <w:rsid w:val="00620B65"/>
    <w:rsid w:val="00636976"/>
    <w:rsid w:val="006401CA"/>
    <w:rsid w:val="00646EED"/>
    <w:rsid w:val="0065640E"/>
    <w:rsid w:val="00660466"/>
    <w:rsid w:val="00664C4E"/>
    <w:rsid w:val="0068012B"/>
    <w:rsid w:val="006862B0"/>
    <w:rsid w:val="006A1BCD"/>
    <w:rsid w:val="006A2200"/>
    <w:rsid w:val="006B543D"/>
    <w:rsid w:val="006C16EA"/>
    <w:rsid w:val="006C17ED"/>
    <w:rsid w:val="006C56FE"/>
    <w:rsid w:val="006D22F8"/>
    <w:rsid w:val="006E2177"/>
    <w:rsid w:val="006E41B4"/>
    <w:rsid w:val="006E729F"/>
    <w:rsid w:val="007035E8"/>
    <w:rsid w:val="00707E41"/>
    <w:rsid w:val="00711D53"/>
    <w:rsid w:val="00721D92"/>
    <w:rsid w:val="00741529"/>
    <w:rsid w:val="00757F00"/>
    <w:rsid w:val="007647EC"/>
    <w:rsid w:val="0076557A"/>
    <w:rsid w:val="00790349"/>
    <w:rsid w:val="00794A87"/>
    <w:rsid w:val="007958DC"/>
    <w:rsid w:val="007A3113"/>
    <w:rsid w:val="007B2383"/>
    <w:rsid w:val="007B5DA3"/>
    <w:rsid w:val="007C0F9C"/>
    <w:rsid w:val="007C1673"/>
    <w:rsid w:val="007C2873"/>
    <w:rsid w:val="007C4C3F"/>
    <w:rsid w:val="007C5E5F"/>
    <w:rsid w:val="007D17CA"/>
    <w:rsid w:val="00814604"/>
    <w:rsid w:val="008203E1"/>
    <w:rsid w:val="00820722"/>
    <w:rsid w:val="00827BEF"/>
    <w:rsid w:val="00827EE9"/>
    <w:rsid w:val="00840BF1"/>
    <w:rsid w:val="008454D9"/>
    <w:rsid w:val="0084591C"/>
    <w:rsid w:val="0085265F"/>
    <w:rsid w:val="008532A4"/>
    <w:rsid w:val="0089072B"/>
    <w:rsid w:val="00897E67"/>
    <w:rsid w:val="008A30A1"/>
    <w:rsid w:val="008A456F"/>
    <w:rsid w:val="008B52A9"/>
    <w:rsid w:val="008B6A2A"/>
    <w:rsid w:val="008F1D70"/>
    <w:rsid w:val="008F2DB4"/>
    <w:rsid w:val="008F3966"/>
    <w:rsid w:val="009152F3"/>
    <w:rsid w:val="00917CD7"/>
    <w:rsid w:val="009229EB"/>
    <w:rsid w:val="00927CE8"/>
    <w:rsid w:val="00946F00"/>
    <w:rsid w:val="0096592F"/>
    <w:rsid w:val="009669A3"/>
    <w:rsid w:val="00984D1D"/>
    <w:rsid w:val="009A4504"/>
    <w:rsid w:val="009B5202"/>
    <w:rsid w:val="009C36C5"/>
    <w:rsid w:val="009D01F4"/>
    <w:rsid w:val="009D163F"/>
    <w:rsid w:val="009E1FD8"/>
    <w:rsid w:val="009E4A58"/>
    <w:rsid w:val="009F5D23"/>
    <w:rsid w:val="009F706D"/>
    <w:rsid w:val="00A0071F"/>
    <w:rsid w:val="00A1057A"/>
    <w:rsid w:val="00A121A1"/>
    <w:rsid w:val="00A141A3"/>
    <w:rsid w:val="00A15DFA"/>
    <w:rsid w:val="00A20F1C"/>
    <w:rsid w:val="00A34985"/>
    <w:rsid w:val="00A3797F"/>
    <w:rsid w:val="00A41D09"/>
    <w:rsid w:val="00A446C3"/>
    <w:rsid w:val="00A54882"/>
    <w:rsid w:val="00A65211"/>
    <w:rsid w:val="00A77999"/>
    <w:rsid w:val="00A77FA3"/>
    <w:rsid w:val="00A81200"/>
    <w:rsid w:val="00A83D2F"/>
    <w:rsid w:val="00A93E9A"/>
    <w:rsid w:val="00A945D9"/>
    <w:rsid w:val="00A94B07"/>
    <w:rsid w:val="00A979D6"/>
    <w:rsid w:val="00AA1FC4"/>
    <w:rsid w:val="00AA495F"/>
    <w:rsid w:val="00AB7B12"/>
    <w:rsid w:val="00AC1799"/>
    <w:rsid w:val="00AD0F99"/>
    <w:rsid w:val="00AD2DC0"/>
    <w:rsid w:val="00AE478A"/>
    <w:rsid w:val="00AE7BC6"/>
    <w:rsid w:val="00AF19B3"/>
    <w:rsid w:val="00AF2CC1"/>
    <w:rsid w:val="00AF31F2"/>
    <w:rsid w:val="00B11FE4"/>
    <w:rsid w:val="00B209D2"/>
    <w:rsid w:val="00B216F0"/>
    <w:rsid w:val="00B30195"/>
    <w:rsid w:val="00B347CB"/>
    <w:rsid w:val="00B73DD1"/>
    <w:rsid w:val="00B86CCB"/>
    <w:rsid w:val="00B87CBA"/>
    <w:rsid w:val="00B901FE"/>
    <w:rsid w:val="00BB0063"/>
    <w:rsid w:val="00BD1749"/>
    <w:rsid w:val="00BE2784"/>
    <w:rsid w:val="00BE2C6E"/>
    <w:rsid w:val="00BE2F6C"/>
    <w:rsid w:val="00C11A33"/>
    <w:rsid w:val="00C1458A"/>
    <w:rsid w:val="00C145DE"/>
    <w:rsid w:val="00C273FE"/>
    <w:rsid w:val="00C448F7"/>
    <w:rsid w:val="00C552E4"/>
    <w:rsid w:val="00C61878"/>
    <w:rsid w:val="00C6469E"/>
    <w:rsid w:val="00C91A03"/>
    <w:rsid w:val="00C978B9"/>
    <w:rsid w:val="00CA61CE"/>
    <w:rsid w:val="00CB7B46"/>
    <w:rsid w:val="00CC4ACA"/>
    <w:rsid w:val="00CE2583"/>
    <w:rsid w:val="00CE5F39"/>
    <w:rsid w:val="00CF76BF"/>
    <w:rsid w:val="00D050BB"/>
    <w:rsid w:val="00D071C1"/>
    <w:rsid w:val="00D159D6"/>
    <w:rsid w:val="00D203CC"/>
    <w:rsid w:val="00D224F4"/>
    <w:rsid w:val="00D26619"/>
    <w:rsid w:val="00D26E61"/>
    <w:rsid w:val="00D34E34"/>
    <w:rsid w:val="00D46F19"/>
    <w:rsid w:val="00D56096"/>
    <w:rsid w:val="00D63114"/>
    <w:rsid w:val="00D80D5E"/>
    <w:rsid w:val="00D81207"/>
    <w:rsid w:val="00D8295F"/>
    <w:rsid w:val="00D931B2"/>
    <w:rsid w:val="00DA009C"/>
    <w:rsid w:val="00DA6C0F"/>
    <w:rsid w:val="00DD255F"/>
    <w:rsid w:val="00E00056"/>
    <w:rsid w:val="00E00242"/>
    <w:rsid w:val="00E22EAA"/>
    <w:rsid w:val="00E5004B"/>
    <w:rsid w:val="00E535C8"/>
    <w:rsid w:val="00E55425"/>
    <w:rsid w:val="00E579A4"/>
    <w:rsid w:val="00E70D44"/>
    <w:rsid w:val="00E745B6"/>
    <w:rsid w:val="00E748FF"/>
    <w:rsid w:val="00E86B39"/>
    <w:rsid w:val="00E9180C"/>
    <w:rsid w:val="00E92462"/>
    <w:rsid w:val="00E94C88"/>
    <w:rsid w:val="00EA1302"/>
    <w:rsid w:val="00EB097A"/>
    <w:rsid w:val="00EB3F8F"/>
    <w:rsid w:val="00EE37EF"/>
    <w:rsid w:val="00EE480D"/>
    <w:rsid w:val="00EF17B6"/>
    <w:rsid w:val="00EF1DAA"/>
    <w:rsid w:val="00F04864"/>
    <w:rsid w:val="00F056F0"/>
    <w:rsid w:val="00F06015"/>
    <w:rsid w:val="00F063C2"/>
    <w:rsid w:val="00F10F59"/>
    <w:rsid w:val="00F13D52"/>
    <w:rsid w:val="00F2383C"/>
    <w:rsid w:val="00F248B7"/>
    <w:rsid w:val="00F25032"/>
    <w:rsid w:val="00F2701D"/>
    <w:rsid w:val="00F35F77"/>
    <w:rsid w:val="00F46D3A"/>
    <w:rsid w:val="00F46D9B"/>
    <w:rsid w:val="00F521B4"/>
    <w:rsid w:val="00F57F31"/>
    <w:rsid w:val="00F61300"/>
    <w:rsid w:val="00F721A8"/>
    <w:rsid w:val="00F75B0B"/>
    <w:rsid w:val="00F77CEA"/>
    <w:rsid w:val="00F807F4"/>
    <w:rsid w:val="00F84560"/>
    <w:rsid w:val="00F85627"/>
    <w:rsid w:val="00F96C7B"/>
    <w:rsid w:val="00F97EAA"/>
    <w:rsid w:val="00FA4AAE"/>
    <w:rsid w:val="00FB1D35"/>
    <w:rsid w:val="00FC405E"/>
    <w:rsid w:val="00FD112F"/>
    <w:rsid w:val="00FD40D3"/>
    <w:rsid w:val="00FD75B9"/>
    <w:rsid w:val="00FE4AF5"/>
    <w:rsid w:val="00FF4665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85436"/>
  <w15:chartTrackingRefBased/>
  <w15:docId w15:val="{F9FFDC9D-42BD-4604-BCA7-B286CC85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5AB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0F49AE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0F49AE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0F49AE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0F49AE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0F49AE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0F49A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F49AE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2E73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2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DA009C"/>
  </w:style>
  <w:style w:type="paragraph" w:styleId="aa">
    <w:name w:val="footer"/>
    <w:basedOn w:val="a"/>
    <w:link w:val="Char3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DA009C"/>
  </w:style>
  <w:style w:type="character" w:styleId="ab">
    <w:name w:val="Hyperlink"/>
    <w:basedOn w:val="a0"/>
    <w:uiPriority w:val="99"/>
    <w:unhideWhenUsed/>
    <w:rsid w:val="00613E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ED765-D0A8-4A26-A94E-867A117E8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2025-01-20T00:31:00Z</dcterms:created>
  <dcterms:modified xsi:type="dcterms:W3CDTF">2025-01-20T00:31:00Z</dcterms:modified>
</cp:coreProperties>
</file>