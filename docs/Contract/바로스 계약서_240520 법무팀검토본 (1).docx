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2A5693" w14:textId="77777777" w:rsidR="00A21F12" w:rsidRPr="00394410" w:rsidRDefault="00A21F12" w:rsidP="003001F9">
      <w:pPr>
        <w:pStyle w:val="a3"/>
        <w:spacing w:line="240" w:lineRule="auto"/>
        <w:rPr>
          <w:rFonts w:ascii="새굴림" w:eastAsia="새굴림"/>
          <w:b/>
          <w:bCs/>
        </w:rPr>
      </w:pPr>
      <w:bookmarkStart w:id="0" w:name="_GoBack"/>
      <w:bookmarkEnd w:id="0"/>
    </w:p>
    <w:p w14:paraId="48481C2B" w14:textId="3A1577F0" w:rsidR="00C25A2D" w:rsidRPr="006B4ABA" w:rsidRDefault="00435824" w:rsidP="006B4ABA">
      <w:pPr>
        <w:pStyle w:val="a3"/>
        <w:spacing w:line="240" w:lineRule="auto"/>
        <w:ind w:left="216" w:hanging="216"/>
        <w:jc w:val="center"/>
        <w:rPr>
          <w:rFonts w:ascii="바탕체" w:eastAsia="바탕체" w:hAnsi="바탕체"/>
          <w:b/>
          <w:bCs/>
          <w:sz w:val="40"/>
          <w:u w:val="single"/>
        </w:rPr>
      </w:pPr>
      <w:r>
        <w:rPr>
          <w:rFonts w:ascii="바탕체" w:eastAsia="바탕체" w:hAnsi="바탕체" w:hint="eastAsia"/>
          <w:b/>
          <w:bCs/>
          <w:sz w:val="40"/>
          <w:u w:val="single"/>
        </w:rPr>
        <w:t xml:space="preserve">양지 3센터 </w:t>
      </w:r>
      <w:r w:rsidR="00C25A2D" w:rsidRPr="006B4ABA">
        <w:rPr>
          <w:rFonts w:ascii="바탕체" w:eastAsia="바탕체" w:hAnsi="바탕체" w:hint="eastAsia"/>
          <w:b/>
          <w:bCs/>
          <w:sz w:val="40"/>
          <w:u w:val="single"/>
        </w:rPr>
        <w:t>신규</w:t>
      </w:r>
      <w:r w:rsidR="006B4ABA" w:rsidRPr="006B4ABA">
        <w:rPr>
          <w:rFonts w:ascii="바탕체" w:eastAsia="바탕체" w:hAnsi="바탕체" w:hint="eastAsia"/>
          <w:b/>
          <w:bCs/>
          <w:sz w:val="40"/>
          <w:u w:val="single"/>
        </w:rPr>
        <w:t xml:space="preserve"> 창고</w:t>
      </w:r>
      <w:r w:rsidR="00C25A2D" w:rsidRPr="006B4ABA">
        <w:rPr>
          <w:rFonts w:ascii="바탕체" w:eastAsia="바탕체" w:hAnsi="바탕체" w:hint="eastAsia"/>
          <w:b/>
          <w:bCs/>
          <w:sz w:val="40"/>
          <w:u w:val="single"/>
        </w:rPr>
        <w:t xml:space="preserve"> </w:t>
      </w:r>
      <w:r w:rsidR="006B4ABA" w:rsidRPr="006B4ABA">
        <w:rPr>
          <w:rFonts w:ascii="바탕체" w:eastAsia="바탕체" w:hAnsi="바탕체" w:hint="eastAsia"/>
          <w:b/>
          <w:bCs/>
          <w:sz w:val="40"/>
          <w:u w:val="single"/>
        </w:rPr>
        <w:t xml:space="preserve">저장랙 </w:t>
      </w:r>
      <w:r w:rsidR="006B4ABA" w:rsidRPr="006B4ABA">
        <w:rPr>
          <w:rFonts w:ascii="바탕체" w:eastAsia="바탕체" w:hAnsi="바탕체"/>
          <w:b/>
          <w:bCs/>
          <w:sz w:val="40"/>
          <w:u w:val="single"/>
        </w:rPr>
        <w:t xml:space="preserve"> </w:t>
      </w:r>
      <w:r w:rsidR="006B4ABA" w:rsidRPr="006B4ABA">
        <w:rPr>
          <w:rFonts w:ascii="바탕체" w:eastAsia="바탕체" w:hAnsi="바탕체" w:hint="eastAsia"/>
          <w:b/>
          <w:bCs/>
          <w:sz w:val="40"/>
          <w:u w:val="single"/>
        </w:rPr>
        <w:t xml:space="preserve">설치 </w:t>
      </w:r>
      <w:r w:rsidR="00C25A2D" w:rsidRPr="006B4ABA">
        <w:rPr>
          <w:rFonts w:ascii="바탕체" w:eastAsia="바탕체" w:hAnsi="바탕체" w:hint="eastAsia"/>
          <w:b/>
          <w:bCs/>
          <w:sz w:val="40"/>
          <w:u w:val="single"/>
        </w:rPr>
        <w:t>계약서</w:t>
      </w:r>
    </w:p>
    <w:p w14:paraId="116D8480" w14:textId="77777777" w:rsidR="00C25A2D" w:rsidRDefault="00C25A2D" w:rsidP="003001F9">
      <w:pPr>
        <w:pStyle w:val="a3"/>
        <w:spacing w:line="240" w:lineRule="auto"/>
        <w:ind w:left="216" w:hanging="216"/>
        <w:rPr>
          <w:rFonts w:ascii="새굴림" w:eastAsia="새굴림"/>
          <w:b/>
          <w:bCs/>
        </w:rPr>
      </w:pPr>
    </w:p>
    <w:p w14:paraId="3180E50A" w14:textId="77777777" w:rsidR="00C25A2D" w:rsidRDefault="00C25A2D" w:rsidP="003001F9">
      <w:pPr>
        <w:pStyle w:val="a3"/>
        <w:spacing w:line="240" w:lineRule="auto"/>
        <w:ind w:left="216" w:hanging="216"/>
        <w:rPr>
          <w:rFonts w:ascii="새굴림" w:eastAsia="새굴림"/>
          <w:b/>
          <w:bCs/>
        </w:rPr>
      </w:pPr>
    </w:p>
    <w:p w14:paraId="38DF6F80" w14:textId="77777777" w:rsidR="006B4ABA" w:rsidRDefault="006B4ABA" w:rsidP="003001F9">
      <w:pPr>
        <w:pStyle w:val="a3"/>
        <w:spacing w:line="240" w:lineRule="auto"/>
        <w:ind w:left="216" w:hanging="216"/>
        <w:rPr>
          <w:rFonts w:ascii="새굴림" w:eastAsia="새굴림"/>
          <w:b/>
          <w:bCs/>
        </w:rPr>
      </w:pPr>
    </w:p>
    <w:p w14:paraId="6EC5442F" w14:textId="77777777" w:rsidR="00C25A2D" w:rsidRPr="006B4ABA" w:rsidRDefault="00C25A2D" w:rsidP="003001F9">
      <w:pPr>
        <w:pStyle w:val="a3"/>
        <w:spacing w:line="240" w:lineRule="auto"/>
        <w:ind w:left="216" w:hanging="216"/>
        <w:rPr>
          <w:rFonts w:ascii="바탕체" w:eastAsia="바탕체" w:hAnsi="바탕체"/>
          <w:b/>
          <w:bCs/>
          <w:sz w:val="22"/>
          <w:szCs w:val="22"/>
        </w:rPr>
      </w:pPr>
    </w:p>
    <w:p w14:paraId="20D5B23E" w14:textId="77777777" w:rsidR="006B4ABA" w:rsidRPr="006B4ABA" w:rsidRDefault="009F6F65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제1조(총칙)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4123AF0B" w14:textId="01300946" w:rsidR="00DF2345" w:rsidRDefault="009F6F65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발주자</w:t>
      </w:r>
      <w:r w:rsidR="005C6DDD">
        <w:rPr>
          <w:rFonts w:ascii="바탕체" w:eastAsia="바탕체" w:hAnsi="바탕체" w:hint="eastAsia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sz w:val="22"/>
          <w:szCs w:val="22"/>
        </w:rPr>
        <w:t>바로스</w:t>
      </w:r>
      <w:r w:rsidR="000D329E">
        <w:rPr>
          <w:rFonts w:ascii="바탕체" w:eastAsia="바탕체" w:hAnsi="바탕체" w:hint="eastAsia"/>
          <w:sz w:val="22"/>
          <w:szCs w:val="22"/>
        </w:rPr>
        <w:t xml:space="preserve"> </w:t>
      </w:r>
      <w:r w:rsidR="00B63619" w:rsidRPr="006B4ABA">
        <w:rPr>
          <w:rFonts w:ascii="바탕체" w:eastAsia="바탕체" w:hAnsi="바탕체" w:hint="eastAsia"/>
          <w:sz w:val="22"/>
          <w:szCs w:val="22"/>
        </w:rPr>
        <w:t>주식회사</w:t>
      </w:r>
      <w:r w:rsidRPr="006B4ABA">
        <w:rPr>
          <w:rFonts w:ascii="바탕체" w:eastAsia="바탕체" w:hAnsi="바탕체"/>
          <w:sz w:val="22"/>
          <w:szCs w:val="22"/>
        </w:rPr>
        <w:t>(이하 “</w:t>
      </w:r>
      <w:r w:rsidR="00435824">
        <w:rPr>
          <w:rFonts w:ascii="바탕체" w:eastAsia="바탕체" w:hAnsi="바탕체" w:hint="eastAsia"/>
          <w:sz w:val="22"/>
          <w:szCs w:val="22"/>
        </w:rPr>
        <w:t>바로스</w:t>
      </w:r>
      <w:r w:rsidRPr="006B4ABA">
        <w:rPr>
          <w:rFonts w:ascii="바탕체" w:eastAsia="바탕체" w:hAnsi="바탕체"/>
          <w:sz w:val="22"/>
          <w:szCs w:val="22"/>
        </w:rPr>
        <w:t>”이라 한다)</w:t>
      </w:r>
      <w:r w:rsidR="00280341">
        <w:rPr>
          <w:rFonts w:ascii="바탕체" w:eastAsia="바탕체" w:hAnsi="바탕체" w:hint="eastAsia"/>
          <w:sz w:val="22"/>
          <w:szCs w:val="22"/>
        </w:rPr>
        <w:t>와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3D7BE1" w:rsidRPr="006B4ABA">
        <w:rPr>
          <w:rFonts w:ascii="바탕체" w:eastAsia="바탕체" w:hAnsi="바탕체" w:hint="eastAsia"/>
          <w:sz w:val="22"/>
          <w:szCs w:val="22"/>
        </w:rPr>
        <w:t>수급인</w:t>
      </w:r>
      <w:r w:rsidR="002F77A2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="00B93876" w:rsidRPr="006B4ABA">
        <w:rPr>
          <w:rFonts w:ascii="바탕체" w:eastAsia="바탕체" w:hAnsi="바탕체" w:hint="eastAsia"/>
          <w:sz w:val="22"/>
          <w:szCs w:val="22"/>
        </w:rPr>
        <w:t>넥스로지텍</w:t>
      </w:r>
    </w:p>
    <w:p w14:paraId="10FF0D85" w14:textId="5717449D" w:rsidR="00A21F12" w:rsidRDefault="00B93876" w:rsidP="00280341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 w:hint="eastAsia"/>
          <w:sz w:val="22"/>
          <w:szCs w:val="22"/>
        </w:rPr>
        <w:t>주식회사</w:t>
      </w:r>
      <w:r w:rsidR="009F6F65" w:rsidRPr="006B4ABA">
        <w:rPr>
          <w:rFonts w:ascii="바탕체" w:eastAsia="바탕체" w:hAnsi="바탕체"/>
          <w:sz w:val="22"/>
          <w:szCs w:val="22"/>
        </w:rPr>
        <w:t>(이하 “</w:t>
      </w:r>
      <w:r w:rsidR="005C6DDD">
        <w:rPr>
          <w:rFonts w:ascii="바탕체" w:eastAsia="바탕체" w:hAnsi="바탕체" w:hint="eastAsia"/>
          <w:sz w:val="22"/>
          <w:szCs w:val="22"/>
        </w:rPr>
        <w:t>넥스로지텍</w:t>
      </w:r>
      <w:r w:rsidR="009F6F65" w:rsidRPr="006B4ABA">
        <w:rPr>
          <w:rFonts w:ascii="바탕체" w:eastAsia="바탕체" w:hAnsi="바탕체"/>
          <w:sz w:val="22"/>
          <w:szCs w:val="22"/>
        </w:rPr>
        <w:t>”이라 한다)</w:t>
      </w:r>
      <w:r w:rsidR="003001F9" w:rsidRPr="006B4ABA">
        <w:rPr>
          <w:rFonts w:ascii="바탕체" w:eastAsia="바탕체" w:hAnsi="바탕체" w:hint="eastAsia"/>
          <w:sz w:val="22"/>
          <w:szCs w:val="22"/>
        </w:rPr>
        <w:t>는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 </w:t>
      </w:r>
      <w:r w:rsidR="00280341">
        <w:rPr>
          <w:rFonts w:ascii="바탕체" w:eastAsia="바탕체" w:hAnsi="바탕체"/>
          <w:sz w:val="22"/>
          <w:szCs w:val="22"/>
        </w:rPr>
        <w:t>“</w:t>
      </w:r>
      <w:r w:rsidR="00435824">
        <w:rPr>
          <w:rFonts w:ascii="바탕체" w:eastAsia="바탕체" w:hAnsi="바탕체" w:hint="eastAsia"/>
          <w:sz w:val="22"/>
          <w:szCs w:val="22"/>
        </w:rPr>
        <w:t>바로스</w:t>
      </w:r>
      <w:r w:rsidR="00280341">
        <w:rPr>
          <w:rFonts w:ascii="바탕체" w:eastAsia="바탕체" w:hAnsi="바탕체"/>
          <w:sz w:val="22"/>
          <w:szCs w:val="22"/>
        </w:rPr>
        <w:t>”</w:t>
      </w:r>
      <w:r w:rsidR="00280341">
        <w:rPr>
          <w:rFonts w:ascii="바탕체" w:eastAsia="바탕체" w:hAnsi="바탕체" w:hint="eastAsia"/>
          <w:sz w:val="22"/>
          <w:szCs w:val="22"/>
        </w:rPr>
        <w:t xml:space="preserve">가 발주한 </w:t>
      </w:r>
      <w:r w:rsidR="00435824">
        <w:rPr>
          <w:rFonts w:ascii="바탕체" w:eastAsia="바탕체" w:hAnsi="바탕체" w:hint="eastAsia"/>
          <w:sz w:val="22"/>
          <w:szCs w:val="22"/>
        </w:rPr>
        <w:t xml:space="preserve">양지 3 </w:t>
      </w:r>
      <w:r w:rsidR="00EC0377" w:rsidRPr="00176DA4">
        <w:rPr>
          <w:rFonts w:ascii="바탕체" w:eastAsia="바탕체" w:hAnsi="바탕체" w:hint="eastAsia"/>
          <w:sz w:val="22"/>
          <w:szCs w:val="22"/>
        </w:rPr>
        <w:t>물류센터</w:t>
      </w:r>
      <w:r w:rsidR="00EC0377" w:rsidRPr="00176DA4">
        <w:rPr>
          <w:rFonts w:ascii="바탕체" w:eastAsia="바탕체" w:hAnsi="바탕체"/>
          <w:sz w:val="22"/>
          <w:szCs w:val="22"/>
        </w:rPr>
        <w:t xml:space="preserve"> </w:t>
      </w:r>
      <w:r w:rsidR="00EC0377" w:rsidRPr="00176DA4">
        <w:rPr>
          <w:rFonts w:ascii="바탕체" w:eastAsia="바탕체" w:hAnsi="바탕체" w:hint="eastAsia"/>
          <w:sz w:val="22"/>
          <w:szCs w:val="22"/>
        </w:rPr>
        <w:t>자재</w:t>
      </w:r>
      <w:r w:rsidR="00EC0377" w:rsidRPr="00176DA4">
        <w:rPr>
          <w:rFonts w:ascii="바탕체" w:eastAsia="바탕체" w:hAnsi="바탕체"/>
          <w:sz w:val="22"/>
          <w:szCs w:val="22"/>
        </w:rPr>
        <w:t xml:space="preserve"> </w:t>
      </w:r>
      <w:r w:rsidR="00EC0377" w:rsidRPr="00176DA4">
        <w:rPr>
          <w:rFonts w:ascii="바탕체" w:eastAsia="바탕체" w:hAnsi="바탕체" w:hint="eastAsia"/>
          <w:sz w:val="22"/>
          <w:szCs w:val="22"/>
        </w:rPr>
        <w:t>창고</w:t>
      </w:r>
      <w:r w:rsidR="00EC0377" w:rsidRPr="00176DA4">
        <w:rPr>
          <w:rFonts w:ascii="바탕체" w:eastAsia="바탕체" w:hAnsi="바탕체"/>
          <w:sz w:val="22"/>
          <w:szCs w:val="22"/>
        </w:rPr>
        <w:t xml:space="preserve"> </w:t>
      </w:r>
      <w:r w:rsidR="00EC0377" w:rsidRPr="00176DA4">
        <w:rPr>
          <w:rFonts w:ascii="바탕체" w:eastAsia="바탕체" w:hAnsi="바탕체" w:hint="eastAsia"/>
          <w:sz w:val="22"/>
          <w:szCs w:val="22"/>
        </w:rPr>
        <w:t>저장</w:t>
      </w:r>
      <w:r w:rsidR="00EC0377" w:rsidRPr="00176DA4">
        <w:rPr>
          <w:rFonts w:ascii="바탕체" w:eastAsia="바탕체" w:hAnsi="바탕체"/>
          <w:sz w:val="22"/>
          <w:szCs w:val="22"/>
        </w:rPr>
        <w:t xml:space="preserve"> </w:t>
      </w:r>
      <w:r w:rsidR="00EC0377" w:rsidRPr="00176DA4">
        <w:rPr>
          <w:rFonts w:ascii="바탕체" w:eastAsia="바탕체" w:hAnsi="바탕체" w:hint="eastAsia"/>
          <w:sz w:val="22"/>
          <w:szCs w:val="22"/>
        </w:rPr>
        <w:t>랙</w:t>
      </w:r>
      <w:r w:rsidR="00EC0377" w:rsidRPr="00176DA4">
        <w:rPr>
          <w:rFonts w:ascii="바탕체" w:eastAsia="바탕체" w:hAnsi="바탕체"/>
          <w:sz w:val="22"/>
          <w:szCs w:val="22"/>
        </w:rPr>
        <w:t xml:space="preserve"> </w:t>
      </w:r>
      <w:r w:rsidR="00EC0377" w:rsidRPr="00176DA4">
        <w:rPr>
          <w:rFonts w:ascii="바탕체" w:eastAsia="바탕체" w:hAnsi="바탕체" w:hint="eastAsia"/>
          <w:sz w:val="22"/>
          <w:szCs w:val="22"/>
        </w:rPr>
        <w:t>설치</w:t>
      </w:r>
      <w:r w:rsidR="00280341">
        <w:rPr>
          <w:rFonts w:ascii="바탕체" w:eastAsia="바탕체" w:hAnsi="바탕체" w:hint="eastAsia"/>
          <w:sz w:val="22"/>
          <w:szCs w:val="22"/>
        </w:rPr>
        <w:t xml:space="preserve"> 공사의 </w:t>
      </w:r>
      <w:r w:rsidR="0095532F">
        <w:rPr>
          <w:rFonts w:ascii="바탕체" w:eastAsia="바탕체" w:hAnsi="바탕체" w:hint="eastAsia"/>
          <w:sz w:val="22"/>
          <w:szCs w:val="22"/>
        </w:rPr>
        <w:t xml:space="preserve">수행을 위하여 </w:t>
      </w:r>
      <w:r w:rsidR="009F6F65" w:rsidRPr="006B4ABA">
        <w:rPr>
          <w:rFonts w:ascii="바탕체" w:eastAsia="바탕체" w:hAnsi="바탕체"/>
          <w:sz w:val="22"/>
          <w:szCs w:val="22"/>
        </w:rPr>
        <w:t>신의</w:t>
      </w:r>
      <w:r w:rsidR="003001F9" w:rsidRPr="006B4ABA">
        <w:rPr>
          <w:rFonts w:ascii="바탕체" w:eastAsia="바탕체" w:hAnsi="바탕체" w:hint="eastAsia"/>
          <w:sz w:val="22"/>
          <w:szCs w:val="22"/>
        </w:rPr>
        <w:t xml:space="preserve"> 성실의 원칙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에 </w:t>
      </w:r>
      <w:r w:rsidR="003001F9" w:rsidRPr="006B4ABA">
        <w:rPr>
          <w:rFonts w:ascii="바탕체" w:eastAsia="바탕체" w:hAnsi="바탕체" w:hint="eastAsia"/>
          <w:sz w:val="22"/>
          <w:szCs w:val="22"/>
        </w:rPr>
        <w:t>입각하여</w:t>
      </w:r>
      <w:r w:rsidR="00731231" w:rsidRPr="006B4ABA">
        <w:rPr>
          <w:rFonts w:ascii="바탕체" w:eastAsia="바탕체" w:hAnsi="바탕체"/>
          <w:sz w:val="22"/>
          <w:szCs w:val="22"/>
        </w:rPr>
        <w:t xml:space="preserve"> </w:t>
      </w:r>
      <w:r w:rsidR="009F6F65" w:rsidRPr="006B4ABA">
        <w:rPr>
          <w:rFonts w:ascii="바탕체" w:eastAsia="바탕체" w:hAnsi="바탕체"/>
          <w:sz w:val="22"/>
          <w:szCs w:val="22"/>
        </w:rPr>
        <w:t>계약을 이행한다.</w:t>
      </w:r>
    </w:p>
    <w:p w14:paraId="0A1B1D42" w14:textId="21492923" w:rsidR="00176DA4" w:rsidRDefault="00176DA4" w:rsidP="00280341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</w:p>
    <w:p w14:paraId="0EBBEE6C" w14:textId="300B6B02" w:rsidR="00176DA4" w:rsidRPr="00EC0377" w:rsidRDefault="00176DA4" w:rsidP="00280341">
      <w:pPr>
        <w:pStyle w:val="a3"/>
        <w:wordWrap/>
        <w:spacing w:line="360" w:lineRule="auto"/>
        <w:rPr>
          <w:rFonts w:ascii="바탕체" w:eastAsia="바탕체" w:hAnsi="바탕체"/>
          <w:b/>
          <w:sz w:val="22"/>
          <w:szCs w:val="22"/>
        </w:rPr>
      </w:pPr>
      <w:r w:rsidRPr="00EC0377">
        <w:rPr>
          <w:rFonts w:ascii="바탕체" w:eastAsia="바탕체" w:hAnsi="바탕체" w:hint="eastAsia"/>
          <w:b/>
          <w:sz w:val="22"/>
          <w:szCs w:val="22"/>
        </w:rPr>
        <w:t>제2조(공사 장</w:t>
      </w:r>
      <w:r w:rsidR="00EC0377" w:rsidRPr="00EC0377">
        <w:rPr>
          <w:rFonts w:ascii="바탕체" w:eastAsia="바탕체" w:hAnsi="바탕체" w:hint="eastAsia"/>
          <w:b/>
          <w:sz w:val="22"/>
          <w:szCs w:val="22"/>
        </w:rPr>
        <w:t>소</w:t>
      </w:r>
      <w:r w:rsidRPr="00EC0377">
        <w:rPr>
          <w:rFonts w:ascii="바탕체" w:eastAsia="바탕체" w:hAnsi="바탕체" w:hint="eastAsia"/>
          <w:b/>
          <w:sz w:val="22"/>
          <w:szCs w:val="22"/>
        </w:rPr>
        <w:t xml:space="preserve"> 및 기간)</w:t>
      </w:r>
    </w:p>
    <w:p w14:paraId="25E49156" w14:textId="4FAB146F" w:rsidR="00176DA4" w:rsidRPr="00176DA4" w:rsidRDefault="00EC0377" w:rsidP="00176DA4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-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공사장소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: 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경기도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sz w:val="22"/>
          <w:szCs w:val="22"/>
        </w:rPr>
        <w:t>용인시 처인구 양지면 남평로 184 (제일리 346-23)</w:t>
      </w:r>
    </w:p>
    <w:p w14:paraId="4CA85746" w14:textId="58302392" w:rsidR="00176DA4" w:rsidRPr="00176DA4" w:rsidRDefault="00EC0377" w:rsidP="00176DA4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-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공사기간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: 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착공일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:   202</w:t>
      </w:r>
      <w:r w:rsidR="00435824">
        <w:rPr>
          <w:rFonts w:ascii="바탕체" w:eastAsia="바탕체" w:hAnsi="바탕체" w:hint="eastAsia"/>
          <w:sz w:val="22"/>
          <w:szCs w:val="22"/>
        </w:rPr>
        <w:t>4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년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sz w:val="22"/>
          <w:szCs w:val="22"/>
        </w:rPr>
        <w:t>5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월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sz w:val="22"/>
          <w:szCs w:val="22"/>
        </w:rPr>
        <w:t>20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일</w:t>
      </w:r>
    </w:p>
    <w:p w14:paraId="0E7E5127" w14:textId="055D43B6" w:rsidR="00176DA4" w:rsidRDefault="00EC0377" w:rsidP="00176DA4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 xml:space="preserve">             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준공일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:   202</w:t>
      </w:r>
      <w:r w:rsidR="00435824">
        <w:rPr>
          <w:rFonts w:ascii="바탕체" w:eastAsia="바탕체" w:hAnsi="바탕체" w:hint="eastAsia"/>
          <w:sz w:val="22"/>
          <w:szCs w:val="22"/>
        </w:rPr>
        <w:t>4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년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sz w:val="22"/>
          <w:szCs w:val="22"/>
        </w:rPr>
        <w:t>6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월</w:t>
      </w:r>
      <w:r w:rsidR="00176DA4" w:rsidRPr="00176DA4">
        <w:rPr>
          <w:rFonts w:ascii="바탕체" w:eastAsia="바탕체" w:hAnsi="바탕체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sz w:val="22"/>
          <w:szCs w:val="22"/>
        </w:rPr>
        <w:t>21</w:t>
      </w:r>
      <w:r w:rsidR="00176DA4" w:rsidRPr="00176DA4">
        <w:rPr>
          <w:rFonts w:ascii="바탕체" w:eastAsia="바탕체" w:hAnsi="바탕체" w:hint="eastAsia"/>
          <w:sz w:val="22"/>
          <w:szCs w:val="22"/>
        </w:rPr>
        <w:t>일</w:t>
      </w:r>
    </w:p>
    <w:p w14:paraId="0469C8BE" w14:textId="093311FD" w:rsidR="00EC0377" w:rsidRDefault="00EC0377" w:rsidP="00176DA4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</w:p>
    <w:p w14:paraId="0745D002" w14:textId="40FCD12F" w:rsidR="00EC0377" w:rsidRPr="00EC0377" w:rsidRDefault="00EC0377" w:rsidP="00176DA4">
      <w:pPr>
        <w:pStyle w:val="a3"/>
        <w:wordWrap/>
        <w:spacing w:line="360" w:lineRule="auto"/>
        <w:rPr>
          <w:rFonts w:ascii="바탕체" w:eastAsia="바탕체" w:hAnsi="바탕체"/>
          <w:b/>
          <w:sz w:val="22"/>
          <w:szCs w:val="22"/>
        </w:rPr>
      </w:pPr>
      <w:r w:rsidRPr="00EC0377">
        <w:rPr>
          <w:rFonts w:ascii="바탕체" w:eastAsia="바탕체" w:hAnsi="바탕체" w:hint="eastAsia"/>
          <w:b/>
          <w:sz w:val="22"/>
          <w:szCs w:val="22"/>
        </w:rPr>
        <w:t>제3조(공사금액 및 대금지급 방법)</w:t>
      </w:r>
    </w:p>
    <w:p w14:paraId="57EB502E" w14:textId="5FB8BF6B" w:rsidR="00DA0FC2" w:rsidRPr="00300379" w:rsidRDefault="00EC0377" w:rsidP="00113DEB">
      <w:pPr>
        <w:pStyle w:val="a3"/>
        <w:numPr>
          <w:ilvl w:val="0"/>
          <w:numId w:val="16"/>
        </w:numPr>
        <w:wordWrap/>
        <w:spacing w:line="360" w:lineRule="auto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 xml:space="preserve"> 공사금액</w:t>
      </w:r>
      <w:r w:rsidR="002F6354" w:rsidRPr="00300379">
        <w:rPr>
          <w:rFonts w:ascii="바탕체" w:eastAsia="바탕체" w:hAnsi="바탕체" w:hint="eastAsia"/>
          <w:color w:val="FF0000"/>
          <w:sz w:val="22"/>
          <w:szCs w:val="22"/>
        </w:rPr>
        <w:t>은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一金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이억사천이백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삼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십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만원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整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(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￦</w:t>
      </w:r>
      <w:r w:rsidR="002F6354"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0C4C54" w:rsidRPr="00300379">
        <w:rPr>
          <w:rFonts w:ascii="바탕체" w:eastAsia="바탕체" w:hAnsi="바탕체"/>
          <w:color w:val="FF0000"/>
          <w:sz w:val="22"/>
          <w:szCs w:val="22"/>
        </w:rPr>
        <w:t>2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42</w:t>
      </w:r>
      <w:r w:rsidR="002F6354" w:rsidRPr="00300379">
        <w:rPr>
          <w:rFonts w:ascii="바탕체" w:eastAsia="바탕체" w:hAnsi="바탕체"/>
          <w:color w:val="FF0000"/>
          <w:sz w:val="22"/>
          <w:szCs w:val="22"/>
        </w:rPr>
        <w:t>,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3</w:t>
      </w:r>
      <w:r w:rsidR="002F6354" w:rsidRPr="00300379">
        <w:rPr>
          <w:rFonts w:ascii="바탕체" w:eastAsia="바탕체" w:hAnsi="바탕체"/>
          <w:color w:val="FF0000"/>
          <w:sz w:val="22"/>
          <w:szCs w:val="22"/>
        </w:rPr>
        <w:t xml:space="preserve">00,000, 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V.A.T</w:t>
      </w:r>
      <w:r w:rsidR="00113DEB" w:rsidRPr="00300379">
        <w:rPr>
          <w:rFonts w:ascii="바탕체" w:eastAsia="바탕체" w:hAnsi="바탕체" w:hint="eastAsia"/>
          <w:color w:val="FF0000"/>
          <w:sz w:val="22"/>
          <w:szCs w:val="22"/>
        </w:rPr>
        <w:t>제외</w:t>
      </w:r>
      <w:r w:rsidR="002F6354" w:rsidRPr="00300379">
        <w:rPr>
          <w:rFonts w:ascii="바탕체" w:eastAsia="바탕체" w:hAnsi="바탕체" w:hint="eastAsia"/>
          <w:color w:val="FF0000"/>
          <w:sz w:val="22"/>
          <w:szCs w:val="22"/>
        </w:rPr>
        <w:t>)이며 상세</w:t>
      </w:r>
    </w:p>
    <w:p w14:paraId="40EF85C1" w14:textId="4C3D10F1" w:rsidR="00EC0377" w:rsidRPr="00300379" w:rsidRDefault="002F6354" w:rsidP="00216862">
      <w:pPr>
        <w:pStyle w:val="a3"/>
        <w:tabs>
          <w:tab w:val="center" w:pos="4855"/>
        </w:tabs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내역은 아래와 같다.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</w:p>
    <w:p w14:paraId="3A3B1089" w14:textId="378531EB" w:rsidR="00EC0377" w:rsidRPr="00300379" w:rsidRDefault="00EC0377" w:rsidP="007123A0">
      <w:pPr>
        <w:pStyle w:val="a3"/>
        <w:wordWrap/>
        <w:spacing w:line="360" w:lineRule="auto"/>
        <w:ind w:firstLineChars="300" w:firstLine="660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ㆍ부가가치세</w:t>
      </w:r>
      <w:r w:rsidR="007123A0" w:rsidRPr="00300379">
        <w:rPr>
          <w:rFonts w:ascii="바탕체" w:eastAsia="바탕체" w:hAnsi="바탕체" w:hint="eastAsia"/>
          <w:color w:val="FF0000"/>
          <w:sz w:val="22"/>
          <w:szCs w:val="22"/>
        </w:rPr>
        <w:t>(</w:t>
      </w:r>
      <w:r w:rsidR="007123A0" w:rsidRPr="00300379">
        <w:rPr>
          <w:rFonts w:ascii="바탕체" w:eastAsia="바탕체" w:hAnsi="바탕체"/>
          <w:color w:val="FF0000"/>
          <w:sz w:val="22"/>
          <w:szCs w:val="22"/>
        </w:rPr>
        <w:t>VAT)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: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一金</w:t>
      </w:r>
      <w:r w:rsidR="00953EC2" w:rsidRPr="00300379">
        <w:rPr>
          <w:rFonts w:ascii="바탕체" w:eastAsia="바탕체" w:hAnsi="바탕체" w:hint="eastAsia"/>
          <w:color w:val="FF0000"/>
          <w:sz w:val="22"/>
          <w:szCs w:val="22"/>
        </w:rPr>
        <w:t xml:space="preserve"> 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이천사백이십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삼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만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원整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(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￦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2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4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,</w:t>
      </w:r>
      <w:r w:rsidR="00435824">
        <w:rPr>
          <w:rFonts w:ascii="바탕체" w:eastAsia="바탕체" w:hAnsi="바탕체" w:hint="eastAsia"/>
          <w:color w:val="FF0000"/>
          <w:sz w:val="22"/>
          <w:szCs w:val="22"/>
        </w:rPr>
        <w:t>2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3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0,000)</w:t>
      </w:r>
    </w:p>
    <w:p w14:paraId="06F62D1E" w14:textId="02EBF507" w:rsidR="00EC0377" w:rsidRPr="00300379" w:rsidRDefault="002F6354" w:rsidP="00DA0FC2">
      <w:pPr>
        <w:pStyle w:val="a3"/>
        <w:wordWrap/>
        <w:spacing w:line="360" w:lineRule="auto"/>
        <w:ind w:firstLineChars="100" w:firstLine="220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②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제1항에서 정한 공사금액(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V.A.T</w:t>
      </w:r>
      <w:r w:rsidR="007123A0" w:rsidRPr="00300379">
        <w:rPr>
          <w:rFonts w:ascii="바탕체" w:eastAsia="바탕체" w:hAnsi="바탕체" w:hint="eastAsia"/>
          <w:color w:val="FF0000"/>
          <w:sz w:val="22"/>
          <w:szCs w:val="22"/>
        </w:rPr>
        <w:t>제외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 xml:space="preserve">) </w:t>
      </w:r>
      <w:r w:rsidR="00EC0377" w:rsidRPr="00300379">
        <w:rPr>
          <w:rFonts w:ascii="바탕체" w:eastAsia="바탕체" w:hAnsi="바탕체" w:hint="eastAsia"/>
          <w:color w:val="FF0000"/>
          <w:sz w:val="22"/>
          <w:szCs w:val="22"/>
        </w:rPr>
        <w:t>지급방법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은 아래와 같다.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</w:p>
    <w:p w14:paraId="2D2D871B" w14:textId="0A558736" w:rsidR="00EC0377" w:rsidRPr="00300379" w:rsidRDefault="00EC0377" w:rsidP="00DA0FC2">
      <w:pPr>
        <w:pStyle w:val="a3"/>
        <w:wordWrap/>
        <w:spacing w:line="360" w:lineRule="auto"/>
        <w:ind w:firstLineChars="300" w:firstLine="660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1)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계약금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(30%) :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一金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칠천이백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육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십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구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만원整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(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￦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72</w:t>
      </w:r>
      <w:r w:rsidR="007123A0" w:rsidRPr="00300379">
        <w:rPr>
          <w:rFonts w:ascii="바탕체" w:eastAsia="바탕체" w:hAnsi="바탕체"/>
          <w:color w:val="FF0000"/>
          <w:sz w:val="22"/>
          <w:szCs w:val="22"/>
        </w:rPr>
        <w:t>,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69</w:t>
      </w:r>
      <w:r w:rsidR="007123A0" w:rsidRPr="00300379">
        <w:rPr>
          <w:rFonts w:ascii="바탕체" w:eastAsia="바탕체" w:hAnsi="바탕체"/>
          <w:color w:val="FF0000"/>
          <w:sz w:val="22"/>
          <w:szCs w:val="22"/>
        </w:rPr>
        <w:t>0,000</w:t>
      </w:r>
      <w:r w:rsidRPr="00300379">
        <w:rPr>
          <w:rFonts w:ascii="바탕체" w:eastAsia="바탕체" w:hAnsi="바탕체"/>
          <w:color w:val="FF0000"/>
          <w:sz w:val="22"/>
          <w:szCs w:val="22"/>
        </w:rPr>
        <w:t>)</w:t>
      </w:r>
    </w:p>
    <w:p w14:paraId="46A4DAEB" w14:textId="0DE910FF" w:rsidR="00EC0377" w:rsidRPr="00300379" w:rsidRDefault="00EC0377" w:rsidP="00EC0377">
      <w:pPr>
        <w:pStyle w:val="a3"/>
        <w:wordWrap/>
        <w:spacing w:line="360" w:lineRule="auto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    </w:t>
      </w:r>
      <w:r w:rsidR="00953EC2" w:rsidRPr="00300379">
        <w:rPr>
          <w:rFonts w:ascii="바탕체" w:eastAsia="바탕체" w:hAnsi="바탕체"/>
          <w:color w:val="FF0000"/>
          <w:sz w:val="22"/>
          <w:szCs w:val="22"/>
        </w:rPr>
        <w:t xml:space="preserve">                        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-</w:t>
      </w:r>
      <w:r w:rsidR="001455A2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계약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ins w:id="1" w:author="윤현정 (Hyunjeong Yoon)" w:date="2024-05-20T12:16:00Z">
        <w:r w:rsidR="001D78F8">
          <w:rPr>
            <w:rFonts w:ascii="바탕체" w:eastAsia="바탕체" w:hAnsi="바탕체" w:hint="eastAsia"/>
            <w:color w:val="FF0000"/>
            <w:sz w:val="22"/>
            <w:szCs w:val="22"/>
          </w:rPr>
          <w:t>및 선금이행보</w:t>
        </w:r>
      </w:ins>
      <w:ins w:id="2" w:author="윤현정 (Hyunjeong Yoon)" w:date="2024-05-20T12:17:00Z">
        <w:r w:rsidR="001D78F8">
          <w:rPr>
            <w:rFonts w:ascii="바탕체" w:eastAsia="바탕체" w:hAnsi="바탕체" w:hint="eastAsia"/>
            <w:color w:val="FF0000"/>
            <w:sz w:val="22"/>
            <w:szCs w:val="22"/>
          </w:rPr>
          <w:t xml:space="preserve">증서 제출 </w:t>
        </w:r>
      </w:ins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후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1455A2">
        <w:rPr>
          <w:rFonts w:ascii="바탕체" w:eastAsia="바탕체" w:hAnsi="바탕체"/>
          <w:color w:val="FF0000"/>
          <w:sz w:val="22"/>
          <w:szCs w:val="22"/>
        </w:rPr>
        <w:t>14</w:t>
      </w:r>
      <w:r w:rsidR="001455A2">
        <w:rPr>
          <w:rFonts w:ascii="바탕체" w:eastAsia="바탕체" w:hAnsi="바탕체" w:hint="eastAsia"/>
          <w:color w:val="FF0000"/>
          <w:sz w:val="22"/>
          <w:szCs w:val="22"/>
        </w:rPr>
        <w:t>일 이내 지급</w:t>
      </w:r>
    </w:p>
    <w:p w14:paraId="17CA9BA3" w14:textId="310F74BD" w:rsidR="00EC0377" w:rsidRPr="00300379" w:rsidRDefault="00EC0377" w:rsidP="00DA0FC2">
      <w:pPr>
        <w:pStyle w:val="a3"/>
        <w:wordWrap/>
        <w:spacing w:line="360" w:lineRule="auto"/>
        <w:ind w:firstLineChars="300" w:firstLine="660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4)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잔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금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DA0FC2" w:rsidRPr="00300379">
        <w:rPr>
          <w:rFonts w:ascii="바탕체" w:eastAsia="바탕체" w:hAnsi="바탕체"/>
          <w:color w:val="FF0000"/>
          <w:sz w:val="22"/>
          <w:szCs w:val="22"/>
        </w:rPr>
        <w:t>(7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0</w:t>
      </w:r>
      <w:r w:rsidR="00DA0FC2" w:rsidRPr="00300379">
        <w:rPr>
          <w:rFonts w:ascii="바탕체" w:eastAsia="바탕체" w:hAnsi="바탕체"/>
          <w:color w:val="FF0000"/>
          <w:sz w:val="22"/>
          <w:szCs w:val="22"/>
        </w:rPr>
        <w:t>%)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: 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一金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일억육천</w:t>
      </w:r>
      <w:r w:rsidR="007123A0" w:rsidRPr="00300379">
        <w:rPr>
          <w:rFonts w:ascii="바탕체" w:eastAsia="바탕체" w:hAnsi="바탕체" w:hint="eastAsia"/>
          <w:color w:val="FF0000"/>
          <w:sz w:val="22"/>
          <w:szCs w:val="22"/>
        </w:rPr>
        <w:t>구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백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육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십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일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만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원整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(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￦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169</w:t>
      </w:r>
      <w:r w:rsidR="007123A0" w:rsidRPr="00300379">
        <w:rPr>
          <w:rFonts w:ascii="바탕체" w:eastAsia="바탕체" w:hAnsi="바탕체"/>
          <w:color w:val="FF0000"/>
          <w:sz w:val="22"/>
          <w:szCs w:val="22"/>
        </w:rPr>
        <w:t>,</w:t>
      </w:r>
      <w:r w:rsidR="007D47EF">
        <w:rPr>
          <w:rFonts w:ascii="바탕체" w:eastAsia="바탕체" w:hAnsi="바탕체" w:hint="eastAsia"/>
          <w:color w:val="FF0000"/>
          <w:sz w:val="22"/>
          <w:szCs w:val="22"/>
        </w:rPr>
        <w:t>61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0</w:t>
      </w:r>
      <w:r w:rsidR="007123A0" w:rsidRPr="00300379">
        <w:rPr>
          <w:rFonts w:ascii="바탕체" w:eastAsia="바탕체" w:hAnsi="바탕체"/>
          <w:color w:val="FF0000"/>
          <w:sz w:val="22"/>
          <w:szCs w:val="22"/>
        </w:rPr>
        <w:t>,000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) </w:t>
      </w:r>
    </w:p>
    <w:p w14:paraId="49C7E4B8" w14:textId="4BC7DCA7" w:rsidR="001455A2" w:rsidRDefault="00EC0377" w:rsidP="00EC0377">
      <w:pPr>
        <w:pStyle w:val="a3"/>
        <w:wordWrap/>
        <w:spacing w:line="360" w:lineRule="auto"/>
        <w:rPr>
          <w:rFonts w:ascii="바탕체" w:eastAsia="바탕체" w:hAnsi="바탕체"/>
          <w:color w:val="FF0000"/>
          <w:sz w:val="22"/>
          <w:szCs w:val="22"/>
        </w:rPr>
      </w:pP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                              -</w:t>
      </w:r>
      <w:r w:rsidR="00A005BE" w:rsidRPr="00300379">
        <w:rPr>
          <w:rFonts w:ascii="바탕체" w:eastAsia="바탕체" w:hAnsi="바탕체" w:hint="eastAsia"/>
          <w:color w:val="FF0000"/>
          <w:sz w:val="22"/>
          <w:szCs w:val="22"/>
        </w:rPr>
        <w:t xml:space="preserve"> 공사</w:t>
      </w:r>
      <w:r w:rsidRPr="00300379">
        <w:rPr>
          <w:rFonts w:ascii="바탕체" w:eastAsia="바탕체" w:hAnsi="바탕체" w:hint="eastAsia"/>
          <w:color w:val="FF0000"/>
          <w:sz w:val="22"/>
          <w:szCs w:val="22"/>
        </w:rPr>
        <w:t>완료</w:t>
      </w:r>
      <w:r w:rsidR="00216862">
        <w:rPr>
          <w:rFonts w:ascii="바탕체" w:eastAsia="바탕체" w:hAnsi="바탕체" w:hint="eastAsia"/>
          <w:color w:val="FF0000"/>
          <w:sz w:val="22"/>
          <w:szCs w:val="22"/>
        </w:rPr>
        <w:t>후</w:t>
      </w: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</w:t>
      </w:r>
      <w:r w:rsidR="001455A2">
        <w:rPr>
          <w:rFonts w:ascii="바탕체" w:eastAsia="바탕체" w:hAnsi="바탕체" w:hint="eastAsia"/>
          <w:color w:val="FF0000"/>
          <w:sz w:val="22"/>
          <w:szCs w:val="22"/>
        </w:rPr>
        <w:t>1</w:t>
      </w:r>
      <w:r w:rsidR="001455A2">
        <w:rPr>
          <w:rFonts w:ascii="바탕체" w:eastAsia="바탕체" w:hAnsi="바탕체"/>
          <w:color w:val="FF0000"/>
          <w:sz w:val="22"/>
          <w:szCs w:val="22"/>
        </w:rPr>
        <w:t>4</w:t>
      </w:r>
      <w:r w:rsidR="001455A2">
        <w:rPr>
          <w:rFonts w:ascii="바탕체" w:eastAsia="바탕체" w:hAnsi="바탕체" w:hint="eastAsia"/>
          <w:color w:val="FF0000"/>
          <w:sz w:val="22"/>
          <w:szCs w:val="22"/>
        </w:rPr>
        <w:t>일 이내 지급</w:t>
      </w:r>
    </w:p>
    <w:p w14:paraId="23B65699" w14:textId="77777777" w:rsidR="00A21F12" w:rsidRPr="006B4ABA" w:rsidRDefault="00A21F12" w:rsidP="000D329E">
      <w:pPr>
        <w:pStyle w:val="a3"/>
        <w:wordWrap/>
        <w:spacing w:line="360" w:lineRule="auto"/>
        <w:rPr>
          <w:rFonts w:ascii="바탕체" w:eastAsia="바탕체" w:hAnsi="바탕체"/>
          <w:b/>
          <w:bCs/>
          <w:sz w:val="22"/>
          <w:szCs w:val="22"/>
        </w:rPr>
      </w:pPr>
    </w:p>
    <w:p w14:paraId="2524F6AA" w14:textId="58776806" w:rsidR="003001F9" w:rsidRPr="006B4ABA" w:rsidRDefault="009F6F65" w:rsidP="000D329E">
      <w:pPr>
        <w:pStyle w:val="a3"/>
        <w:wordWrap/>
        <w:spacing w:line="360" w:lineRule="auto"/>
        <w:ind w:left="203" w:hanging="203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4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조(공사감독원)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16178B63" w14:textId="633B12D9" w:rsidR="00A21F12" w:rsidRPr="006B4ABA" w:rsidRDefault="009F6F65" w:rsidP="00FA4009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FA4009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FA4009">
        <w:rPr>
          <w:rFonts w:ascii="바탕체" w:eastAsia="바탕체" w:hAnsi="바탕체"/>
          <w:sz w:val="22"/>
          <w:szCs w:val="22"/>
        </w:rPr>
        <w:t>”</w:t>
      </w:r>
      <w:r w:rsidR="00986282">
        <w:rPr>
          <w:rFonts w:ascii="바탕체" w:eastAsia="바탕체" w:hAnsi="바탕체" w:hint="eastAsia"/>
          <w:sz w:val="22"/>
          <w:szCs w:val="22"/>
        </w:rPr>
        <w:t xml:space="preserve">는 </w:t>
      </w:r>
      <w:r w:rsidRPr="006B4ABA">
        <w:rPr>
          <w:rFonts w:ascii="바탕체" w:eastAsia="바탕체" w:hAnsi="바탕체"/>
          <w:sz w:val="22"/>
          <w:szCs w:val="22"/>
        </w:rPr>
        <w:t>자신을 대리하여 다음 각호의 사항을 행하는 자(이하 “공사감독원”이라 한다)를 선임할 수 있다.</w:t>
      </w:r>
    </w:p>
    <w:p w14:paraId="204B0E36" w14:textId="78C1993B" w:rsidR="00A21F12" w:rsidRPr="006B4ABA" w:rsidRDefault="009F6F65" w:rsidP="000D329E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</w:t>
      </w:r>
      <w:r w:rsidR="00DA0FC2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 xml:space="preserve">1. 시공일반에 대하여 감독하고 입회하는 일 </w:t>
      </w:r>
    </w:p>
    <w:p w14:paraId="7A6CFEC3" w14:textId="7370B077" w:rsidR="00A21F12" w:rsidRPr="006B4ABA" w:rsidRDefault="009F6F65" w:rsidP="000D329E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</w:t>
      </w:r>
      <w:r w:rsidR="00DA0FC2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>2. 공사의 재료와 시공에 대한 검사 또는 시험에 입회하는 일</w:t>
      </w:r>
    </w:p>
    <w:p w14:paraId="4276742E" w14:textId="5ADC2D14" w:rsidR="00A21F12" w:rsidRPr="006B4ABA" w:rsidRDefault="009F6F65" w:rsidP="000D329E">
      <w:pPr>
        <w:pStyle w:val="a3"/>
        <w:wordWrap/>
        <w:spacing w:line="360" w:lineRule="auto"/>
        <w:ind w:left="660" w:hanging="66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</w:t>
      </w:r>
      <w:r w:rsidR="00DA0FC2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 xml:space="preserve">3. </w:t>
      </w:r>
      <w:r w:rsidRPr="006B4ABA">
        <w:rPr>
          <w:rFonts w:ascii="바탕체" w:eastAsia="바탕체" w:hAnsi="바탕체"/>
          <w:spacing w:val="-16"/>
          <w:sz w:val="22"/>
          <w:szCs w:val="22"/>
        </w:rPr>
        <w:t>공사의 기성부분 검사, 준공검사 또는 공사목적물의 인도에 입회하는 일</w:t>
      </w:r>
    </w:p>
    <w:p w14:paraId="5553CD92" w14:textId="0F8DD93B" w:rsidR="00A21F12" w:rsidRPr="006B4ABA" w:rsidRDefault="009F6F65" w:rsidP="000D329E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</w:t>
      </w:r>
      <w:r w:rsidR="00DA0FC2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>4. 기타 공사감독에 관하여</w:t>
      </w:r>
      <w:r w:rsidR="00130B38">
        <w:rPr>
          <w:rFonts w:ascii="바탕체" w:eastAsia="바탕체" w:hAnsi="바탕체"/>
          <w:sz w:val="22"/>
          <w:szCs w:val="22"/>
        </w:rPr>
        <w:t xml:space="preserve"> 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130B38">
        <w:rPr>
          <w:rFonts w:ascii="바탕체" w:eastAsia="바탕체" w:hAnsi="바탕체"/>
          <w:sz w:val="22"/>
          <w:szCs w:val="22"/>
        </w:rPr>
        <w:t>”</w:t>
      </w:r>
      <w:r w:rsidR="00130B38">
        <w:rPr>
          <w:rFonts w:ascii="바탕체" w:eastAsia="바탕체" w:hAnsi="바탕체" w:hint="eastAsia"/>
          <w:sz w:val="22"/>
          <w:szCs w:val="22"/>
        </w:rPr>
        <w:t>가</w:t>
      </w:r>
      <w:r w:rsidRPr="006B4ABA">
        <w:rPr>
          <w:rFonts w:ascii="바탕체" w:eastAsia="바탕체" w:hAnsi="바탕체"/>
          <w:sz w:val="22"/>
          <w:szCs w:val="22"/>
        </w:rPr>
        <w:t xml:space="preserve"> 위임하는 일</w:t>
      </w:r>
    </w:p>
    <w:p w14:paraId="0B02311C" w14:textId="174AA5C8" w:rsidR="00DF2345" w:rsidRDefault="009F6F65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lastRenderedPageBreak/>
        <w:t xml:space="preserve">  </w:t>
      </w:r>
      <w:r w:rsidR="003001F9" w:rsidRPr="006B4ABA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②</w:t>
      </w:r>
      <w:r w:rsidR="00986282" w:rsidRPr="00986282">
        <w:rPr>
          <w:rFonts w:ascii="바탕체" w:eastAsia="바탕체" w:hAnsi="바탕체" w:hint="eastAsia"/>
          <w:sz w:val="22"/>
          <w:szCs w:val="22"/>
        </w:rPr>
        <w:t xml:space="preserve"> </w:t>
      </w:r>
      <w:r w:rsidR="00FA4009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FA4009">
        <w:rPr>
          <w:rFonts w:ascii="바탕체" w:eastAsia="바탕체" w:hAnsi="바탕체"/>
          <w:sz w:val="22"/>
          <w:szCs w:val="22"/>
        </w:rPr>
        <w:t>”</w:t>
      </w:r>
      <w:r w:rsidR="00986282">
        <w:rPr>
          <w:rFonts w:ascii="바탕체" w:eastAsia="바탕체" w:hAnsi="바탕체" w:hint="eastAsia"/>
          <w:sz w:val="22"/>
          <w:szCs w:val="22"/>
        </w:rPr>
        <w:t xml:space="preserve">는 </w:t>
      </w:r>
      <w:r w:rsidRPr="006B4ABA">
        <w:rPr>
          <w:rFonts w:ascii="바탕체" w:eastAsia="바탕체" w:hAnsi="바탕체"/>
          <w:sz w:val="22"/>
          <w:szCs w:val="22"/>
        </w:rPr>
        <w:t xml:space="preserve">제1항의 규정에 의하여 공사감독원을 선임한 때에는 그 사실을 </w:t>
      </w:r>
    </w:p>
    <w:p w14:paraId="6E22B531" w14:textId="77777777" w:rsidR="00A21F12" w:rsidRPr="006B4ABA" w:rsidRDefault="009F6F65" w:rsidP="00DF2345">
      <w:pPr>
        <w:pStyle w:val="a3"/>
        <w:wordWrap/>
        <w:spacing w:line="360" w:lineRule="auto"/>
        <w:ind w:left="216"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즉시 </w:t>
      </w:r>
      <w:r w:rsidR="00FA4009">
        <w:rPr>
          <w:rFonts w:ascii="바탕체" w:eastAsia="바탕체" w:hAnsi="바탕체"/>
          <w:sz w:val="22"/>
          <w:szCs w:val="22"/>
        </w:rPr>
        <w:t>“</w:t>
      </w:r>
      <w:r w:rsidR="00812CCD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FA4009">
        <w:rPr>
          <w:rFonts w:ascii="바탕체" w:eastAsia="바탕체" w:hAnsi="바탕체"/>
          <w:sz w:val="22"/>
          <w:szCs w:val="22"/>
        </w:rPr>
        <w:t>”</w:t>
      </w:r>
      <w:r w:rsidR="00812CCD" w:rsidRPr="006B4ABA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에게 통지하여야 한다.</w:t>
      </w:r>
    </w:p>
    <w:p w14:paraId="448E1794" w14:textId="77777777" w:rsidR="00FA4009" w:rsidRDefault="009F6F65" w:rsidP="000D329E">
      <w:pPr>
        <w:pStyle w:val="a3"/>
        <w:wordWrap/>
        <w:spacing w:line="360" w:lineRule="auto"/>
        <w:ind w:left="243" w:hanging="243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3001F9" w:rsidRPr="006B4ABA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>③</w:t>
      </w:r>
      <w:r w:rsidR="00986282" w:rsidRPr="00986282">
        <w:rPr>
          <w:rFonts w:ascii="바탕체" w:eastAsia="바탕체" w:hAnsi="바탕체" w:hint="eastAsia"/>
          <w:sz w:val="22"/>
          <w:szCs w:val="22"/>
        </w:rPr>
        <w:t xml:space="preserve"> </w:t>
      </w:r>
      <w:r w:rsidR="00FA4009">
        <w:rPr>
          <w:rFonts w:ascii="바탕체" w:eastAsia="바탕체" w:hAnsi="바탕체"/>
          <w:sz w:val="22"/>
          <w:szCs w:val="22"/>
        </w:rPr>
        <w:t>“</w:t>
      </w:r>
      <w:r w:rsidR="0098628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FA4009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은 공사감독원의 감독 또는 지시사항이 공사수행에 현저히</w:t>
      </w:r>
    </w:p>
    <w:p w14:paraId="1A2B6F7F" w14:textId="7AE0588F" w:rsidR="00FA4009" w:rsidRDefault="009F6F65" w:rsidP="00DF2345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부당하다고</w:t>
      </w:r>
      <w:r w:rsidR="00FA4009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인정할 때에는 </w:t>
      </w:r>
      <w:r w:rsidR="00FA4009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FA4009">
        <w:rPr>
          <w:rFonts w:ascii="바탕체" w:eastAsia="바탕체" w:hAnsi="바탕체"/>
          <w:sz w:val="22"/>
          <w:szCs w:val="22"/>
        </w:rPr>
        <w:t>”</w:t>
      </w:r>
      <w:r w:rsidR="00986282" w:rsidRPr="006B4ABA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에게 그 사유를 </w:t>
      </w:r>
      <w:r w:rsidR="003001F9" w:rsidRPr="006B4ABA">
        <w:rPr>
          <w:rFonts w:ascii="바탕체" w:eastAsia="바탕체" w:hAnsi="바탕체" w:hint="eastAsia"/>
          <w:sz w:val="22"/>
          <w:szCs w:val="22"/>
        </w:rPr>
        <w:t xml:space="preserve">서면으로 </w:t>
      </w:r>
      <w:r w:rsidRPr="006B4ABA">
        <w:rPr>
          <w:rFonts w:ascii="바탕체" w:eastAsia="바탕체" w:hAnsi="바탕체"/>
          <w:sz w:val="22"/>
          <w:szCs w:val="22"/>
        </w:rPr>
        <w:t xml:space="preserve">명시하여 필요한 </w:t>
      </w:r>
    </w:p>
    <w:p w14:paraId="0F610FBD" w14:textId="77777777" w:rsidR="00A21F12" w:rsidRPr="006B4ABA" w:rsidRDefault="009F6F65" w:rsidP="00DF2345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조치를</w:t>
      </w:r>
      <w:r w:rsidR="00FA4009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요구할 수 있다</w:t>
      </w:r>
    </w:p>
    <w:p w14:paraId="19A58CC5" w14:textId="77777777" w:rsidR="003001F9" w:rsidRPr="006B4ABA" w:rsidRDefault="003001F9" w:rsidP="000D329E">
      <w:pPr>
        <w:pStyle w:val="a3"/>
        <w:wordWrap/>
        <w:spacing w:line="360" w:lineRule="auto"/>
        <w:ind w:left="243" w:hanging="243"/>
        <w:rPr>
          <w:rFonts w:ascii="바탕체" w:eastAsia="바탕체" w:hAnsi="바탕체"/>
          <w:sz w:val="22"/>
          <w:szCs w:val="22"/>
        </w:rPr>
      </w:pPr>
    </w:p>
    <w:p w14:paraId="7F162380" w14:textId="399517A8" w:rsidR="003001F9" w:rsidRPr="006B4ABA" w:rsidRDefault="009F6F65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5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조(시공관리책임자</w:t>
      </w:r>
      <w:ins w:id="3" w:author="윤현정 (Hyunjeong Yoon)" w:date="2024-05-20T14:43:00Z">
        <w:r w:rsidR="00F065C9">
          <w:rPr>
            <w:rFonts w:ascii="바탕체" w:eastAsia="바탕체" w:hAnsi="바탕체" w:hint="eastAsia"/>
            <w:b/>
            <w:bCs/>
            <w:sz w:val="22"/>
            <w:szCs w:val="22"/>
          </w:rPr>
          <w:t xml:space="preserve"> 및 안전관책임자</w:t>
        </w:r>
      </w:ins>
      <w:r w:rsidRPr="006B4ABA">
        <w:rPr>
          <w:rFonts w:ascii="바탕체" w:eastAsia="바탕체" w:hAnsi="바탕체"/>
          <w:b/>
          <w:bCs/>
          <w:sz w:val="22"/>
          <w:szCs w:val="22"/>
        </w:rPr>
        <w:t>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0F5CDFB6" w14:textId="6FBF74CD" w:rsidR="00DF2345" w:rsidRDefault="009F6F65" w:rsidP="000D329E">
      <w:pPr>
        <w:pStyle w:val="a3"/>
        <w:wordWrap/>
        <w:spacing w:line="360" w:lineRule="auto"/>
        <w:ind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6252C3">
        <w:rPr>
          <w:rFonts w:ascii="바탕체" w:eastAsia="바탕체" w:hAnsi="바탕체"/>
          <w:sz w:val="22"/>
          <w:szCs w:val="22"/>
        </w:rPr>
        <w:t xml:space="preserve"> “</w:t>
      </w:r>
      <w:r w:rsidR="0098628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6252C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은 착공</w:t>
      </w:r>
      <w:r w:rsidR="00165B08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전에 시공관리책임자</w:t>
      </w:r>
      <w:ins w:id="4" w:author="윤현정 (Hyunjeong Yoon)" w:date="2024-05-20T14:43:00Z">
        <w:r w:rsidR="00F065C9">
          <w:rPr>
            <w:rFonts w:ascii="바탕체" w:eastAsia="바탕체" w:hAnsi="바탕체"/>
            <w:sz w:val="22"/>
            <w:szCs w:val="22"/>
          </w:rPr>
          <w:t xml:space="preserve"> </w:t>
        </w:r>
        <w:r w:rsidR="00F065C9">
          <w:rPr>
            <w:rFonts w:ascii="바탕체" w:eastAsia="바탕체" w:hAnsi="바탕체" w:hint="eastAsia"/>
            <w:sz w:val="22"/>
            <w:szCs w:val="22"/>
          </w:rPr>
          <w:t>및 안전관리책임자</w:t>
        </w:r>
      </w:ins>
      <w:r w:rsidRPr="006B4ABA">
        <w:rPr>
          <w:rFonts w:ascii="바탕체" w:eastAsia="바탕체" w:hAnsi="바탕체"/>
          <w:sz w:val="22"/>
          <w:szCs w:val="22"/>
        </w:rPr>
        <w:t xml:space="preserve">를 임명하여 이를 </w:t>
      </w:r>
      <w:r w:rsidR="006252C3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6252C3">
        <w:rPr>
          <w:rFonts w:ascii="바탕체" w:eastAsia="바탕체" w:hAnsi="바탕체"/>
          <w:sz w:val="22"/>
          <w:szCs w:val="22"/>
        </w:rPr>
        <w:t>”</w:t>
      </w:r>
      <w:r w:rsidR="00986282" w:rsidRPr="006B4ABA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에게</w:t>
      </w:r>
    </w:p>
    <w:p w14:paraId="78FF067B" w14:textId="77777777" w:rsidR="00A21F12" w:rsidRPr="006B4ABA" w:rsidRDefault="009F6F65" w:rsidP="00DF2345">
      <w:pPr>
        <w:pStyle w:val="a3"/>
        <w:wordWrap/>
        <w:spacing w:line="360" w:lineRule="auto"/>
        <w:ind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통지하여야 한다.</w:t>
      </w:r>
    </w:p>
    <w:p w14:paraId="6AA893D1" w14:textId="77777777" w:rsidR="00DF2345" w:rsidRDefault="009F6F65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DF2345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시공관리</w:t>
      </w:r>
      <w:r w:rsidR="00DF2345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책임자는 공사현장에 배치하여야 하며, 시공에 관한 일체의 사항에 </w:t>
      </w:r>
    </w:p>
    <w:p w14:paraId="603BB1EF" w14:textId="77777777" w:rsidR="00A21F12" w:rsidRPr="006B4ABA" w:rsidRDefault="009F6F65" w:rsidP="00DF2345">
      <w:pPr>
        <w:pStyle w:val="a3"/>
        <w:wordWrap/>
        <w:spacing w:line="360" w:lineRule="auto"/>
        <w:ind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대하여 </w:t>
      </w:r>
      <w:r w:rsidR="006252C3">
        <w:rPr>
          <w:rFonts w:ascii="바탕체" w:eastAsia="바탕체" w:hAnsi="바탕체"/>
          <w:sz w:val="22"/>
          <w:szCs w:val="22"/>
        </w:rPr>
        <w:t>“</w:t>
      </w:r>
      <w:r w:rsidR="00DF2345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6252C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을 대리한다.</w:t>
      </w:r>
    </w:p>
    <w:p w14:paraId="6D260513" w14:textId="77777777" w:rsidR="00A21F12" w:rsidRPr="006B4ABA" w:rsidRDefault="00A21F12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</w:p>
    <w:p w14:paraId="669D8F47" w14:textId="2E152500" w:rsidR="00980F6C" w:rsidRPr="006B4ABA" w:rsidRDefault="00980F6C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  <w:bookmarkStart w:id="5" w:name="_Hlk11777284"/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6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</w:t>
      </w:r>
      <w:r w:rsidRPr="006B4ABA">
        <w:rPr>
          <w:rFonts w:ascii="바탕체" w:eastAsia="바탕체" w:hAnsi="바탕체" w:hint="eastAsia"/>
          <w:b/>
          <w:bCs/>
          <w:sz w:val="22"/>
          <w:szCs w:val="22"/>
        </w:rPr>
        <w:t>견적서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bookmarkEnd w:id="5"/>
    <w:p w14:paraId="458E8DDB" w14:textId="17202CC9" w:rsidR="00E820BD" w:rsidRPr="006B4ABA" w:rsidRDefault="002F43E6" w:rsidP="00AE2CC4">
      <w:pPr>
        <w:pStyle w:val="a3"/>
        <w:numPr>
          <w:ilvl w:val="0"/>
          <w:numId w:val="14"/>
        </w:numPr>
        <w:wordWrap/>
        <w:spacing w:line="360" w:lineRule="auto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“</w:t>
      </w:r>
      <w:r w:rsidR="00AE2CC4" w:rsidRPr="006B4ABA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="00E820BD" w:rsidRPr="006B4ABA">
        <w:rPr>
          <w:rFonts w:ascii="바탕체" w:eastAsia="바탕체" w:hAnsi="바탕체" w:hint="eastAsia"/>
          <w:sz w:val="22"/>
          <w:szCs w:val="22"/>
        </w:rPr>
        <w:t xml:space="preserve">은 </w:t>
      </w:r>
      <w:ins w:id="6" w:author="윤현정 (Hyunjeong Yoon)" w:date="2024-05-20T14:44:00Z">
        <w:r w:rsidR="00F065C9">
          <w:rPr>
            <w:rFonts w:ascii="바탕체" w:eastAsia="바탕체" w:hAnsi="바탕체" w:hint="eastAsia"/>
            <w:sz w:val="22"/>
            <w:szCs w:val="22"/>
          </w:rPr>
          <w:t xml:space="preserve">착공전 </w:t>
        </w:r>
      </w:ins>
      <w:r w:rsidR="00E820BD" w:rsidRPr="006B4ABA">
        <w:rPr>
          <w:rFonts w:ascii="바탕체" w:eastAsia="바탕체" w:hAnsi="바탕체" w:hint="eastAsia"/>
          <w:sz w:val="22"/>
          <w:szCs w:val="22"/>
        </w:rPr>
        <w:t>설계도면을</w:t>
      </w:r>
      <w:del w:id="7" w:author="윤현정 (Hyunjeong Yoon)" w:date="2024-05-20T14:44:00Z">
        <w:r w:rsidR="00E820BD" w:rsidRPr="006B4ABA" w:rsidDel="00F065C9">
          <w:rPr>
            <w:rFonts w:ascii="바탕체" w:eastAsia="바탕체" w:hAnsi="바탕체" w:hint="eastAsia"/>
            <w:sz w:val="22"/>
            <w:szCs w:val="22"/>
          </w:rPr>
          <w:delText xml:space="preserve"> 기초로 작성한</w:delText>
        </w:r>
        <w:r w:rsidR="00E820BD" w:rsidRPr="006B4ABA" w:rsidDel="00F065C9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E820BD" w:rsidRPr="006B4ABA" w:rsidDel="00F065C9">
          <w:rPr>
            <w:rFonts w:ascii="바탕체" w:eastAsia="바탕체" w:hAnsi="바탕체" w:hint="eastAsia"/>
            <w:sz w:val="22"/>
            <w:szCs w:val="22"/>
          </w:rPr>
          <w:delText>견적서를</w:delText>
        </w:r>
      </w:del>
      <w:r w:rsidR="00E820BD" w:rsidRPr="006B4ABA"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r w:rsidR="00E820BD" w:rsidRPr="006B4ABA">
        <w:rPr>
          <w:rFonts w:ascii="바탕체" w:eastAsia="바탕체" w:hAnsi="바탕체" w:hint="eastAsia"/>
          <w:sz w:val="22"/>
          <w:szCs w:val="22"/>
        </w:rPr>
        <w:t>에게</w:t>
      </w:r>
      <w:r w:rsidR="00E820BD" w:rsidRPr="006B4ABA">
        <w:rPr>
          <w:rFonts w:ascii="바탕체" w:eastAsia="바탕체" w:hAnsi="바탕체"/>
          <w:sz w:val="22"/>
          <w:szCs w:val="22"/>
        </w:rPr>
        <w:t xml:space="preserve"> </w:t>
      </w:r>
      <w:r w:rsidR="00E820BD" w:rsidRPr="006B4ABA">
        <w:rPr>
          <w:rFonts w:ascii="바탕체" w:eastAsia="바탕체" w:hAnsi="바탕체" w:hint="eastAsia"/>
          <w:sz w:val="22"/>
          <w:szCs w:val="22"/>
        </w:rPr>
        <w:t xml:space="preserve">제출하여 </w:t>
      </w:r>
      <w:r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r w:rsidR="00E820BD" w:rsidRPr="006B4ABA">
        <w:rPr>
          <w:rFonts w:ascii="바탕체" w:eastAsia="바탕체" w:hAnsi="바탕체" w:hint="eastAsia"/>
          <w:sz w:val="22"/>
          <w:szCs w:val="22"/>
        </w:rPr>
        <w:t>의 서면 승인을 득해야 하며</w:t>
      </w:r>
      <w:r w:rsidR="00E820BD" w:rsidRPr="006B4ABA">
        <w:rPr>
          <w:rFonts w:ascii="바탕체" w:eastAsia="바탕체" w:hAnsi="바탕체"/>
          <w:sz w:val="22"/>
          <w:szCs w:val="22"/>
        </w:rPr>
        <w:t xml:space="preserve">, </w:t>
      </w:r>
      <w:r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ins w:id="8" w:author="윤현정 (Hyunjeong Yoon)" w:date="2024-05-20T14:44:00Z">
        <w:r w:rsidR="00F065C9">
          <w:rPr>
            <w:rFonts w:ascii="바탕체" w:eastAsia="바탕체" w:hAnsi="바탕체" w:hint="eastAsia"/>
            <w:sz w:val="22"/>
            <w:szCs w:val="22"/>
          </w:rPr>
          <w:t>가 승인한 도면을 바탕으로 공사를 진행한다.</w:t>
        </w:r>
        <w:r w:rsidR="00F065C9">
          <w:rPr>
            <w:rFonts w:ascii="바탕체" w:eastAsia="바탕체" w:hAnsi="바탕체"/>
            <w:sz w:val="22"/>
            <w:szCs w:val="22"/>
          </w:rPr>
          <w:t xml:space="preserve"> </w:t>
        </w:r>
      </w:ins>
      <w:del w:id="9" w:author="윤현정 (Hyunjeong Yoon)" w:date="2024-05-20T14:44:00Z">
        <w:r w:rsidR="00AE2CC4" w:rsidDel="00F065C9">
          <w:rPr>
            <w:rFonts w:ascii="바탕체" w:eastAsia="바탕체" w:hAnsi="바탕체" w:hint="eastAsia"/>
            <w:sz w:val="22"/>
            <w:szCs w:val="22"/>
          </w:rPr>
          <w:delText>는</w:delText>
        </w:r>
        <w:r w:rsidR="00E820BD" w:rsidRPr="006B4ABA" w:rsidDel="00F065C9">
          <w:rPr>
            <w:rFonts w:ascii="바탕체" w:eastAsia="바탕체" w:hAnsi="바탕체" w:hint="eastAsia"/>
            <w:sz w:val="22"/>
            <w:szCs w:val="22"/>
          </w:rPr>
          <w:delText xml:space="preserve"> 서면 승인 이후 본계약을 진행한다.</w:delText>
        </w:r>
      </w:del>
      <w:r w:rsidR="00E820BD"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08E4D617" w14:textId="5F31BA77" w:rsidR="002F43E6" w:rsidDel="00F065C9" w:rsidRDefault="00E820BD" w:rsidP="00F065C9">
      <w:pPr>
        <w:pStyle w:val="a3"/>
        <w:wordWrap/>
        <w:spacing w:line="360" w:lineRule="auto"/>
        <w:ind w:leftChars="100" w:left="200"/>
        <w:rPr>
          <w:del w:id="10" w:author="윤현정 (Hyunjeong Yoon)" w:date="2024-05-20T14:44:00Z"/>
          <w:rFonts w:ascii="바탕체" w:eastAsia="바탕체" w:hAnsi="바탕체"/>
          <w:sz w:val="22"/>
          <w:szCs w:val="22"/>
        </w:rPr>
      </w:pPr>
      <w:del w:id="11" w:author="윤현정 (Hyunjeong Yoon)" w:date="2024-05-20T14:45:00Z">
        <w:r w:rsidRPr="006B4ABA" w:rsidDel="00F065C9">
          <w:rPr>
            <w:rFonts w:ascii="바탕체" w:eastAsia="바탕체" w:hAnsi="바탕체"/>
            <w:sz w:val="22"/>
            <w:szCs w:val="22"/>
          </w:rPr>
          <w:delText>②</w:delText>
        </w:r>
        <w:r w:rsidR="00971B85" w:rsidDel="00F065C9">
          <w:rPr>
            <w:rFonts w:ascii="바탕체" w:eastAsia="바탕체" w:hAnsi="바탕체" w:hint="eastAsia"/>
            <w:sz w:val="22"/>
            <w:szCs w:val="22"/>
          </w:rPr>
          <w:delText xml:space="preserve"> </w:delText>
        </w:r>
      </w:del>
      <w:del w:id="12" w:author="윤현정 (Hyunjeong Yoon)" w:date="2024-05-20T14:44:00Z">
        <w:r w:rsidR="002F43E6" w:rsidDel="00F065C9">
          <w:rPr>
            <w:rFonts w:ascii="바탕체" w:eastAsia="바탕체" w:hAnsi="바탕체"/>
            <w:sz w:val="22"/>
            <w:szCs w:val="22"/>
          </w:rPr>
          <w:delText>“</w:delText>
        </w:r>
        <w:r w:rsidR="00216862" w:rsidDel="00F065C9">
          <w:rPr>
            <w:rFonts w:ascii="바탕체" w:eastAsia="바탕체" w:hAnsi="바탕체" w:hint="eastAsia"/>
            <w:sz w:val="22"/>
            <w:szCs w:val="22"/>
          </w:rPr>
          <w:delText>바로스</w:delText>
        </w:r>
        <w:r w:rsidR="002F43E6" w:rsidDel="00F065C9">
          <w:rPr>
            <w:rFonts w:ascii="바탕체" w:eastAsia="바탕체" w:hAnsi="바탕체"/>
            <w:sz w:val="22"/>
            <w:szCs w:val="22"/>
          </w:rPr>
          <w:delText>”</w:delText>
        </w:r>
        <w:r w:rsidR="00971B85" w:rsidDel="00F065C9">
          <w:rPr>
            <w:rFonts w:ascii="바탕체" w:eastAsia="바탕체" w:hAnsi="바탕체" w:hint="eastAsia"/>
            <w:sz w:val="22"/>
            <w:szCs w:val="22"/>
          </w:rPr>
          <w:delText xml:space="preserve">가 </w:delText>
        </w:r>
        <w:r w:rsidRPr="006B4ABA" w:rsidDel="00F065C9">
          <w:rPr>
            <w:rFonts w:ascii="바탕체" w:eastAsia="바탕체" w:hAnsi="바탕체" w:hint="eastAsia"/>
            <w:sz w:val="22"/>
            <w:szCs w:val="22"/>
          </w:rPr>
          <w:delText xml:space="preserve">견적의뢰문서 </w:delText>
        </w:r>
        <w:r w:rsidRPr="006B4ABA" w:rsidDel="00F065C9">
          <w:rPr>
            <w:rFonts w:ascii="바탕체" w:eastAsia="바탕체" w:hAnsi="바탕체"/>
            <w:sz w:val="22"/>
            <w:szCs w:val="22"/>
          </w:rPr>
          <w:delText>(RFP)</w:delText>
        </w:r>
        <w:r w:rsidRPr="006B4ABA" w:rsidDel="00F065C9">
          <w:rPr>
            <w:rFonts w:ascii="바탕체" w:eastAsia="바탕체" w:hAnsi="바탕체" w:hint="eastAsia"/>
            <w:sz w:val="22"/>
            <w:szCs w:val="22"/>
          </w:rPr>
          <w:delText xml:space="preserve">와 설계도면에 명확히 기재하여 전달한 </w:delText>
        </w:r>
      </w:del>
    </w:p>
    <w:p w14:paraId="4DF5E76D" w14:textId="56EF17A1" w:rsidR="002F43E6" w:rsidDel="00F065C9" w:rsidRDefault="00E820BD" w:rsidP="00F065C9">
      <w:pPr>
        <w:pStyle w:val="a3"/>
        <w:wordWrap/>
        <w:spacing w:line="360" w:lineRule="auto"/>
        <w:ind w:leftChars="100" w:left="200"/>
        <w:rPr>
          <w:del w:id="13" w:author="윤현정 (Hyunjeong Yoon)" w:date="2024-05-20T14:45:00Z"/>
          <w:rFonts w:ascii="바탕체" w:eastAsia="바탕체" w:hAnsi="바탕체"/>
          <w:sz w:val="22"/>
          <w:szCs w:val="22"/>
        </w:rPr>
      </w:pPr>
      <w:del w:id="14" w:author="윤현정 (Hyunjeong Yoon)" w:date="2024-05-20T14:44:00Z">
        <w:r w:rsidRPr="006B4ABA" w:rsidDel="00F065C9">
          <w:rPr>
            <w:rFonts w:ascii="바탕체" w:eastAsia="바탕체" w:hAnsi="바탕체" w:hint="eastAsia"/>
            <w:sz w:val="22"/>
            <w:szCs w:val="22"/>
          </w:rPr>
          <w:delText>요구사항을</w:delText>
        </w:r>
      </w:del>
      <w:del w:id="15" w:author="윤현정 (Hyunjeong Yoon)" w:date="2024-05-20T14:45:00Z">
        <w:r w:rsidRPr="006B4ABA" w:rsidDel="00F065C9">
          <w:rPr>
            <w:rFonts w:ascii="바탕체" w:eastAsia="바탕체" w:hAnsi="바탕체" w:hint="eastAsia"/>
            <w:sz w:val="22"/>
            <w:szCs w:val="22"/>
          </w:rPr>
          <w:delText xml:space="preserve"> </w:delText>
        </w:r>
        <w:r w:rsidR="002F43E6" w:rsidDel="00F065C9">
          <w:rPr>
            <w:rFonts w:ascii="바탕체" w:eastAsia="바탕체" w:hAnsi="바탕체"/>
            <w:sz w:val="22"/>
            <w:szCs w:val="22"/>
          </w:rPr>
          <w:delText>“</w:delText>
        </w:r>
        <w:r w:rsidR="00971B85" w:rsidRPr="006B4ABA" w:rsidDel="00F065C9">
          <w:rPr>
            <w:rFonts w:ascii="바탕체" w:eastAsia="바탕체" w:hAnsi="바탕체" w:hint="eastAsia"/>
            <w:sz w:val="22"/>
            <w:szCs w:val="22"/>
          </w:rPr>
          <w:delText>넥스로지텍</w:delText>
        </w:r>
        <w:r w:rsidR="002F43E6" w:rsidDel="00F065C9">
          <w:rPr>
            <w:rFonts w:ascii="바탕체" w:eastAsia="바탕체" w:hAnsi="바탕체"/>
            <w:sz w:val="22"/>
            <w:szCs w:val="22"/>
          </w:rPr>
          <w:delText>”</w:delText>
        </w:r>
        <w:r w:rsidRPr="006B4ABA" w:rsidDel="00F065C9">
          <w:rPr>
            <w:rFonts w:ascii="바탕체" w:eastAsia="바탕체" w:hAnsi="바탕체" w:hint="eastAsia"/>
            <w:sz w:val="22"/>
            <w:szCs w:val="22"/>
          </w:rPr>
          <w:delText>이 간과함으로써 발생한 미제작,</w:delText>
        </w:r>
        <w:r w:rsidRPr="006B4ABA" w:rsidDel="00F065C9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Pr="006B4ABA" w:rsidDel="00F065C9">
          <w:rPr>
            <w:rFonts w:ascii="바탕체" w:eastAsia="바탕체" w:hAnsi="바탕체" w:hint="eastAsia"/>
            <w:sz w:val="22"/>
            <w:szCs w:val="22"/>
          </w:rPr>
          <w:delText>오제작에 대한 책임은</w:delText>
        </w:r>
      </w:del>
    </w:p>
    <w:p w14:paraId="6DBC2DD7" w14:textId="21190CFD" w:rsidR="00E820BD" w:rsidRPr="006B4ABA" w:rsidDel="00F065C9" w:rsidRDefault="002F43E6" w:rsidP="002F43E6">
      <w:pPr>
        <w:pStyle w:val="a3"/>
        <w:wordWrap/>
        <w:spacing w:line="360" w:lineRule="auto"/>
        <w:ind w:leftChars="100" w:left="200" w:firstLineChars="200" w:firstLine="440"/>
        <w:rPr>
          <w:del w:id="16" w:author="윤현정 (Hyunjeong Yoon)" w:date="2024-05-20T14:45:00Z"/>
          <w:rFonts w:ascii="바탕체" w:eastAsia="바탕체" w:hAnsi="바탕체"/>
          <w:sz w:val="22"/>
          <w:szCs w:val="22"/>
        </w:rPr>
      </w:pPr>
      <w:del w:id="17" w:author="윤현정 (Hyunjeong Yoon)" w:date="2024-05-20T14:45:00Z">
        <w:r w:rsidDel="00F065C9">
          <w:rPr>
            <w:rFonts w:ascii="바탕체" w:eastAsia="바탕체" w:hAnsi="바탕체"/>
            <w:sz w:val="22"/>
            <w:szCs w:val="22"/>
          </w:rPr>
          <w:delText>“</w:delText>
        </w:r>
        <w:r w:rsidR="00971B85" w:rsidRPr="006B4ABA" w:rsidDel="00F065C9">
          <w:rPr>
            <w:rFonts w:ascii="바탕체" w:eastAsia="바탕체" w:hAnsi="바탕체" w:hint="eastAsia"/>
            <w:sz w:val="22"/>
            <w:szCs w:val="22"/>
          </w:rPr>
          <w:delText>넥스로지텍</w:delText>
        </w:r>
        <w:r w:rsidDel="00F065C9">
          <w:rPr>
            <w:rFonts w:ascii="바탕체" w:eastAsia="바탕체" w:hAnsi="바탕체"/>
            <w:sz w:val="22"/>
            <w:szCs w:val="22"/>
          </w:rPr>
          <w:delText>”</w:delText>
        </w:r>
        <w:r w:rsidR="00E820BD" w:rsidRPr="006B4ABA" w:rsidDel="00F065C9">
          <w:rPr>
            <w:rFonts w:ascii="바탕체" w:eastAsia="바탕체" w:hAnsi="바탕체" w:hint="eastAsia"/>
            <w:sz w:val="22"/>
            <w:szCs w:val="22"/>
          </w:rPr>
          <w:delText>에게 있다.</w:delText>
        </w:r>
      </w:del>
    </w:p>
    <w:p w14:paraId="67378ADD" w14:textId="77777777" w:rsidR="00A21F12" w:rsidRPr="006B4ABA" w:rsidRDefault="00A21F12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</w:p>
    <w:p w14:paraId="4D212ECC" w14:textId="12156A5C" w:rsidR="000F580E" w:rsidRDefault="009F6F65" w:rsidP="000D329E">
      <w:pPr>
        <w:pStyle w:val="a3"/>
        <w:wordWrap/>
        <w:spacing w:line="360" w:lineRule="auto"/>
        <w:ind w:left="203" w:hanging="203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7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조(선금)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58D72091" w14:textId="55C277CD" w:rsidR="00A21F12" w:rsidRPr="006B4ABA" w:rsidRDefault="00B929EA" w:rsidP="000D329E">
      <w:pPr>
        <w:pStyle w:val="a3"/>
        <w:wordWrap/>
        <w:spacing w:line="360" w:lineRule="auto"/>
        <w:ind w:left="203" w:hanging="203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r w:rsidR="005354F2">
        <w:rPr>
          <w:rFonts w:ascii="바탕체" w:eastAsia="바탕체" w:hAnsi="바탕체" w:hint="eastAsia"/>
          <w:sz w:val="22"/>
          <w:szCs w:val="22"/>
        </w:rPr>
        <w:t>가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 선금을 지급한 경우 </w:t>
      </w:r>
      <w:r>
        <w:rPr>
          <w:rFonts w:ascii="바탕체" w:eastAsia="바탕체" w:hAnsi="바탕체"/>
          <w:sz w:val="22"/>
          <w:szCs w:val="22"/>
        </w:rPr>
        <w:t>“</w:t>
      </w:r>
      <w:r w:rsidR="005354F2" w:rsidRPr="006B4ABA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="009F6F65" w:rsidRPr="006B4ABA">
        <w:rPr>
          <w:rFonts w:ascii="바탕체" w:eastAsia="바탕체" w:hAnsi="바탕체"/>
          <w:sz w:val="22"/>
          <w:szCs w:val="22"/>
        </w:rPr>
        <w:t>은 이를 계약목적</w:t>
      </w:r>
      <w:r w:rsidR="00AE62FE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외에 사용할 수 없으며, 노임지급 및 자재확보에 우선 사용하여야 한다. </w:t>
      </w:r>
    </w:p>
    <w:p w14:paraId="5009442D" w14:textId="77777777" w:rsidR="00A21F12" w:rsidRPr="006B4ABA" w:rsidRDefault="00A21F12" w:rsidP="000D329E">
      <w:pPr>
        <w:pStyle w:val="a3"/>
        <w:wordWrap/>
        <w:spacing w:line="360" w:lineRule="auto"/>
        <w:ind w:left="203" w:hanging="203"/>
        <w:rPr>
          <w:rFonts w:ascii="바탕체" w:eastAsia="바탕체" w:hAnsi="바탕체"/>
          <w:sz w:val="22"/>
          <w:szCs w:val="22"/>
        </w:rPr>
      </w:pPr>
    </w:p>
    <w:p w14:paraId="0E894299" w14:textId="5A9E0591" w:rsidR="00347275" w:rsidRPr="006B4ABA" w:rsidRDefault="009F6F65" w:rsidP="000D329E">
      <w:pPr>
        <w:pStyle w:val="a3"/>
        <w:wordWrap/>
        <w:spacing w:line="360" w:lineRule="auto"/>
        <w:ind w:left="203" w:hanging="203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8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조(재료의 검사 등)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42CCAFAA" w14:textId="46FA14EA" w:rsidR="00B929EA" w:rsidRDefault="009F6F65" w:rsidP="000D329E">
      <w:pPr>
        <w:pStyle w:val="a3"/>
        <w:wordWrap/>
        <w:spacing w:line="360" w:lineRule="auto"/>
        <w:ind w:leftChars="100" w:left="310" w:hangingChars="50" w:hanging="11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8B1C1D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공사에 사용할 재료</w:t>
      </w:r>
      <w:r w:rsidR="00AE62FE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중에서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="008B1C1D">
        <w:rPr>
          <w:rFonts w:ascii="바탕체" w:eastAsia="바탕체" w:hAnsi="바탕체" w:hint="eastAsia"/>
          <w:sz w:val="22"/>
          <w:szCs w:val="22"/>
        </w:rPr>
        <w:t>가</w:t>
      </w:r>
      <w:r w:rsidRPr="006B4ABA">
        <w:rPr>
          <w:rFonts w:ascii="바탕체" w:eastAsia="바탕체" w:hAnsi="바탕체"/>
          <w:sz w:val="22"/>
          <w:szCs w:val="22"/>
        </w:rPr>
        <w:t xml:space="preserve"> 품목을 지정하여 검사를 요구하는</w:t>
      </w:r>
    </w:p>
    <w:p w14:paraId="417BDC8F" w14:textId="58205152" w:rsidR="00B929EA" w:rsidRDefault="009F6F65" w:rsidP="008B1C1D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경우에는</w:t>
      </w:r>
      <w:r w:rsidR="00B929EA">
        <w:rPr>
          <w:rFonts w:ascii="바탕체" w:eastAsia="바탕체" w:hAnsi="바탕체"/>
          <w:sz w:val="22"/>
          <w:szCs w:val="22"/>
        </w:rPr>
        <w:t xml:space="preserve"> “</w:t>
      </w:r>
      <w:r w:rsidR="00B227A1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은 사용전에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의 검사를 받아야 하며,</w:t>
      </w:r>
    </w:p>
    <w:p w14:paraId="6BE9496A" w14:textId="5ECF8255" w:rsidR="00A21F12" w:rsidRPr="006B4ABA" w:rsidRDefault="009F6F65" w:rsidP="004C304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설계도</w:t>
      </w:r>
      <w:r w:rsidR="003A20E9" w:rsidRPr="006B4ABA">
        <w:rPr>
          <w:rFonts w:ascii="바탕체" w:eastAsia="바탕체" w:hAnsi="바탕체" w:hint="eastAsia"/>
          <w:sz w:val="22"/>
          <w:szCs w:val="22"/>
        </w:rPr>
        <w:t>면</w:t>
      </w:r>
      <w:r w:rsidR="000F580E">
        <w:rPr>
          <w:rFonts w:ascii="바탕체" w:eastAsia="바탕체" w:hAnsi="바탕체" w:hint="eastAsia"/>
          <w:sz w:val="22"/>
          <w:szCs w:val="22"/>
        </w:rPr>
        <w:t>과</w:t>
      </w:r>
      <w:r w:rsidRPr="006B4ABA">
        <w:rPr>
          <w:rFonts w:ascii="바탕체" w:eastAsia="바탕체" w:hAnsi="바탕체"/>
          <w:sz w:val="22"/>
          <w:szCs w:val="22"/>
        </w:rPr>
        <w:t xml:space="preserve"> 상이하거나 품질이 현저히 저하되어 불합격된 재료는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="008B1C1D">
        <w:rPr>
          <w:rFonts w:ascii="바탕체" w:eastAsia="바탕체" w:hAnsi="바탕체" w:hint="eastAsia"/>
          <w:sz w:val="22"/>
          <w:szCs w:val="22"/>
        </w:rPr>
        <w:t>와</w:t>
      </w:r>
      <w:r w:rsidRPr="006B4ABA">
        <w:rPr>
          <w:rFonts w:ascii="바탕체" w:eastAsia="바탕체" w:hAnsi="바탕체"/>
          <w:sz w:val="22"/>
          <w:szCs w:val="22"/>
        </w:rPr>
        <w:t xml:space="preserve"> 협의하여</w:t>
      </w:r>
      <w:r w:rsidR="004C3048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다시 검사를 받아야 한다.</w:t>
      </w:r>
    </w:p>
    <w:p w14:paraId="6FB26529" w14:textId="77777777" w:rsidR="00B929EA" w:rsidRDefault="009F6F65" w:rsidP="000D329E">
      <w:pPr>
        <w:pStyle w:val="a3"/>
        <w:wordWrap/>
        <w:spacing w:line="360" w:lineRule="auto"/>
        <w:ind w:left="330" w:hangingChars="150" w:hanging="33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8B1C1D">
        <w:rPr>
          <w:rFonts w:ascii="바탕체" w:eastAsia="바탕체" w:hAnsi="바탕체"/>
          <w:sz w:val="22"/>
          <w:szCs w:val="22"/>
        </w:rPr>
        <w:t xml:space="preserve">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B227A1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은 재료의 검사에 소요되는 비용을 부담하여야 하며, 검사 또는</w:t>
      </w:r>
    </w:p>
    <w:p w14:paraId="29DFC743" w14:textId="77777777" w:rsidR="00A21F12" w:rsidRPr="006B4ABA" w:rsidRDefault="009F6F65" w:rsidP="008B1C1D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lastRenderedPageBreak/>
        <w:t xml:space="preserve"> 재검사</w:t>
      </w:r>
      <w:r w:rsidR="00B929E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등을 이유로 계약 기간의 연장을 요구할 수 없다.</w:t>
      </w:r>
    </w:p>
    <w:p w14:paraId="08EC2870" w14:textId="27040E38" w:rsidR="008B1C1D" w:rsidRDefault="009F6F65" w:rsidP="000D329E">
      <w:pPr>
        <w:pStyle w:val="a3"/>
        <w:wordWrap/>
        <w:spacing w:line="360" w:lineRule="auto"/>
        <w:ind w:left="330" w:hangingChars="150" w:hanging="33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③</w:t>
      </w:r>
      <w:r w:rsidR="008B1C1D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공사에 사용하는 재료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중 조립 또는 시험을 요하는 것은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의 입회</w:t>
      </w:r>
      <w:r w:rsidR="00AE62FE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하에</w:t>
      </w:r>
    </w:p>
    <w:p w14:paraId="66D81505" w14:textId="77777777" w:rsidR="00A21F12" w:rsidRPr="006B4ABA" w:rsidRDefault="009F6F65" w:rsidP="008B1C1D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그 조립 또는 시험을 하여야 한다.</w:t>
      </w:r>
    </w:p>
    <w:p w14:paraId="0AAB53D6" w14:textId="77777777" w:rsidR="008B1C1D" w:rsidRDefault="009F6F65" w:rsidP="000D329E">
      <w:pPr>
        <w:pStyle w:val="a3"/>
        <w:wordWrap/>
        <w:spacing w:line="360" w:lineRule="auto"/>
        <w:ind w:left="330" w:hangingChars="150" w:hanging="33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④</w:t>
      </w:r>
      <w:r w:rsidR="008B1C1D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수중 또는 지하에서 행하여지는 공사나 준공</w:t>
      </w:r>
      <w:r w:rsidR="00AE62FE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후 외부에서 확인할 수 없는 공사는</w:t>
      </w:r>
    </w:p>
    <w:p w14:paraId="6EF7F9BE" w14:textId="5E289907" w:rsidR="004C3048" w:rsidRDefault="009F6F65" w:rsidP="004C304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4C3048">
        <w:rPr>
          <w:rFonts w:ascii="바탕체" w:eastAsia="바탕체" w:hAnsi="바탕체" w:hint="eastAsia"/>
          <w:sz w:val="22"/>
          <w:szCs w:val="22"/>
        </w:rPr>
        <w:t>바로스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의 참여 없이 시행할 수 없다.</w:t>
      </w:r>
    </w:p>
    <w:p w14:paraId="568389EB" w14:textId="2E4F133E" w:rsidR="004C3048" w:rsidRDefault="004C3048" w:rsidP="004C3048">
      <w:pPr>
        <w:pStyle w:val="a3"/>
        <w:wordWrap/>
        <w:spacing w:line="360" w:lineRule="auto"/>
        <w:ind w:leftChars="100" w:left="530" w:hangingChars="150" w:hanging="330"/>
        <w:rPr>
          <w:ins w:id="18" w:author="윤현정 (Hyunjeong Yoon)" w:date="2024-05-20T11:05:00Z"/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⑤ 계약서에 첨부한 도면</w:t>
      </w:r>
      <w:r>
        <w:rPr>
          <w:rFonts w:ascii="바탕체" w:eastAsia="바탕체" w:hAnsi="바탕체"/>
          <w:sz w:val="22"/>
          <w:szCs w:val="22"/>
        </w:rPr>
        <w:t xml:space="preserve">, </w:t>
      </w:r>
      <w:r>
        <w:rPr>
          <w:rFonts w:ascii="바탕체" w:eastAsia="바탕체" w:hAnsi="바탕체" w:hint="eastAsia"/>
          <w:sz w:val="22"/>
          <w:szCs w:val="22"/>
        </w:rPr>
        <w:t>사양설명서와 실제 사용하는 자재의 사양이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동일해야하며 차이가 있을시</w:t>
      </w:r>
      <w:r>
        <w:rPr>
          <w:rFonts w:ascii="바탕체" w:eastAsia="바탕체" w:hAnsi="바탕체"/>
          <w:sz w:val="22"/>
          <w:szCs w:val="22"/>
        </w:rPr>
        <w:t xml:space="preserve"> “</w:t>
      </w:r>
      <w:r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>
        <w:rPr>
          <w:rFonts w:ascii="바탕체" w:eastAsia="바탕체" w:hAnsi="바탕체" w:hint="eastAsia"/>
          <w:sz w:val="22"/>
          <w:szCs w:val="22"/>
        </w:rPr>
        <w:t xml:space="preserve">은 모든 법적 책임을 진다. </w:t>
      </w:r>
    </w:p>
    <w:p w14:paraId="2AA1ED2B" w14:textId="6B015415" w:rsidR="00E2104B" w:rsidRPr="006B4ABA" w:rsidRDefault="00E2104B" w:rsidP="004C3048">
      <w:pPr>
        <w:pStyle w:val="a3"/>
        <w:wordWrap/>
        <w:spacing w:line="360" w:lineRule="auto"/>
        <w:ind w:leftChars="100" w:left="530" w:hangingChars="150" w:hanging="330"/>
        <w:rPr>
          <w:rFonts w:ascii="바탕체" w:eastAsia="바탕체" w:hAnsi="바탕체"/>
          <w:sz w:val="22"/>
          <w:szCs w:val="22"/>
        </w:rPr>
      </w:pPr>
      <w:ins w:id="19" w:author="윤현정 (Hyunjeong Yoon)" w:date="2024-05-20T11:06:00Z">
        <w:r>
          <w:rPr>
            <w:rFonts w:ascii="바탕체" w:eastAsia="바탕체" w:hAnsi="바탕체" w:hint="eastAsia"/>
            <w:sz w:val="22"/>
            <w:szCs w:val="22"/>
          </w:rPr>
          <w:t xml:space="preserve">⑥ </w:t>
        </w:r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넥스로지텍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이 재료검사에 불합격하거나 사양설명서와 다른 자재를 사용하는 경우 </w:t>
        </w:r>
      </w:ins>
      <w:ins w:id="20" w:author="윤현정 (Hyunjeong Yoon)" w:date="2024-05-20T11:07:00Z"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바로스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는 시정요청을 할 수 있으며 </w:t>
        </w:r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넥스로지텍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이 이를 시정하지 않거나 이와 유사한 사례가 </w:t>
        </w:r>
        <w:r>
          <w:rPr>
            <w:rFonts w:ascii="바탕체" w:eastAsia="바탕체" w:hAnsi="바탕체"/>
            <w:sz w:val="22"/>
            <w:szCs w:val="22"/>
          </w:rPr>
          <w:t>3</w:t>
        </w:r>
        <w:r>
          <w:rPr>
            <w:rFonts w:ascii="바탕체" w:eastAsia="바탕체" w:hAnsi="바탕체" w:hint="eastAsia"/>
            <w:sz w:val="22"/>
            <w:szCs w:val="22"/>
          </w:rPr>
          <w:t xml:space="preserve">회이상 발생하는 경우 </w:t>
        </w:r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바로스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는 본 계약을 해지하고 발생한 손해에 대하여 </w:t>
        </w:r>
        <w:r>
          <w:rPr>
            <w:rFonts w:ascii="바탕체" w:eastAsia="바탕체" w:hAnsi="바탕체"/>
            <w:sz w:val="22"/>
            <w:szCs w:val="22"/>
          </w:rPr>
          <w:t>“</w:t>
        </w:r>
      </w:ins>
      <w:ins w:id="21" w:author="윤현정 (Hyunjeong Yoon)" w:date="2024-05-20T11:08:00Z">
        <w:r>
          <w:rPr>
            <w:rFonts w:ascii="바탕체" w:eastAsia="바탕체" w:hAnsi="바탕체" w:hint="eastAsia"/>
            <w:sz w:val="22"/>
            <w:szCs w:val="22"/>
          </w:rPr>
          <w:t>넥스로지텍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>에게 손해배상을 청구할 수 있다.</w:t>
        </w:r>
      </w:ins>
    </w:p>
    <w:p w14:paraId="68569E0A" w14:textId="77777777" w:rsidR="00A21F12" w:rsidRPr="006B4ABA" w:rsidRDefault="00A21F12" w:rsidP="000D329E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</w:p>
    <w:p w14:paraId="5DF9E502" w14:textId="0F80C84B" w:rsidR="00347275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9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조(안전관리 및 재해보상)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56D375D6" w14:textId="77777777" w:rsidR="00B929EA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C84452">
        <w:rPr>
          <w:rFonts w:ascii="바탕체" w:eastAsia="바탕체" w:hAnsi="바탕체"/>
          <w:sz w:val="22"/>
          <w:szCs w:val="22"/>
        </w:rPr>
        <w:t xml:space="preserve">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C8445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은 산업재해를 예방하기 위하여 안전시설의 설치 및 보험의 가입 등</w:t>
      </w:r>
    </w:p>
    <w:p w14:paraId="095C731B" w14:textId="77777777" w:rsidR="00B929EA" w:rsidRDefault="009F6F65" w:rsidP="00C8445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적정한</w:t>
      </w:r>
      <w:r w:rsidR="00B929E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조치를 하여야 한다. 계약금액에 안전관리비 및 보험료 상당액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>은 이미</w:t>
      </w:r>
      <w:r w:rsidRPr="006B4ABA">
        <w:rPr>
          <w:rFonts w:ascii="바탕체" w:eastAsia="바탕체" w:hAnsi="바탕체"/>
          <w:sz w:val="22"/>
          <w:szCs w:val="22"/>
        </w:rPr>
        <w:t xml:space="preserve"> 계상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>된</w:t>
      </w:r>
    </w:p>
    <w:p w14:paraId="3AB8768D" w14:textId="77777777" w:rsidR="00A21F12" w:rsidRPr="006B4ABA" w:rsidRDefault="00347275" w:rsidP="00C8445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 w:hint="eastAsia"/>
          <w:sz w:val="22"/>
          <w:szCs w:val="22"/>
        </w:rPr>
        <w:t xml:space="preserve"> 것으로</w:t>
      </w:r>
      <w:r w:rsidR="00B929E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 w:hint="eastAsia"/>
          <w:sz w:val="22"/>
          <w:szCs w:val="22"/>
        </w:rPr>
        <w:t>본다.</w:t>
      </w:r>
    </w:p>
    <w:p w14:paraId="51A8CB59" w14:textId="7E4F1D8E" w:rsidR="00C84452" w:rsidRDefault="009F6F65" w:rsidP="000D329E">
      <w:pPr>
        <w:pStyle w:val="a3"/>
        <w:wordWrap/>
        <w:spacing w:line="360" w:lineRule="auto"/>
        <w:ind w:left="330" w:hangingChars="150" w:hanging="33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C84452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공사현장에서 발생한 산업재해</w:t>
      </w:r>
      <w:ins w:id="22" w:author="윤현정 (Hyunjeong Yoon)" w:date="2024-05-20T11:08:00Z">
        <w:r w:rsidR="00E2104B">
          <w:rPr>
            <w:rFonts w:ascii="바탕체" w:eastAsia="바탕체" w:hAnsi="바탕체" w:hint="eastAsia"/>
            <w:sz w:val="22"/>
            <w:szCs w:val="22"/>
          </w:rPr>
          <w:t xml:space="preserve"> 및 중대재해 </w:t>
        </w:r>
      </w:ins>
      <w:r w:rsidRPr="006B4ABA">
        <w:rPr>
          <w:rFonts w:ascii="바탕체" w:eastAsia="바탕체" w:hAnsi="바탕체"/>
          <w:sz w:val="22"/>
          <w:szCs w:val="22"/>
        </w:rPr>
        <w:t xml:space="preserve">에 대한 책임은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C8445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 있다.</w:t>
      </w:r>
      <w:ins w:id="23" w:author="윤현정 (Hyunjeong Yoon)" w:date="2024-05-20T11:09:00Z">
        <w:r w:rsidR="00E2104B">
          <w:rPr>
            <w:rFonts w:ascii="바탕체" w:eastAsia="바탕체" w:hAnsi="바탕체"/>
            <w:sz w:val="22"/>
            <w:szCs w:val="22"/>
          </w:rPr>
          <w:t xml:space="preserve"> “</w:t>
        </w:r>
        <w:r w:rsidR="00E2104B">
          <w:rPr>
            <w:rFonts w:ascii="바탕체" w:eastAsia="바탕체" w:hAnsi="바탕체" w:hint="eastAsia"/>
            <w:sz w:val="22"/>
            <w:szCs w:val="22"/>
          </w:rPr>
          <w:t>넥스로지텍</w:t>
        </w:r>
        <w:r w:rsidR="00E2104B">
          <w:rPr>
            <w:rFonts w:ascii="바탕체" w:eastAsia="바탕체" w:hAnsi="바탕체"/>
            <w:sz w:val="22"/>
            <w:szCs w:val="22"/>
          </w:rPr>
          <w:t>”</w:t>
        </w:r>
        <w:r w:rsidR="00E2104B">
          <w:rPr>
            <w:rFonts w:ascii="바탕체" w:eastAsia="바탕체" w:hAnsi="바탕체" w:hint="eastAsia"/>
            <w:sz w:val="22"/>
            <w:szCs w:val="22"/>
          </w:rPr>
          <w:t xml:space="preserve">은 재해를 예방하기 위하여 다음 각호의 조치를 수행하여야 </w:t>
        </w:r>
      </w:ins>
      <w:ins w:id="24" w:author="윤현정 (Hyunjeong Yoon)" w:date="2024-05-20T11:11:00Z">
        <w:r w:rsidR="00E2104B">
          <w:rPr>
            <w:rFonts w:ascii="바탕체" w:eastAsia="바탕체" w:hAnsi="바탕체" w:hint="eastAsia"/>
            <w:sz w:val="22"/>
            <w:szCs w:val="22"/>
          </w:rPr>
          <w:t xml:space="preserve">하며 </w:t>
        </w:r>
      </w:ins>
      <w:ins w:id="25" w:author="윤현정 (Hyunjeong Yoon)" w:date="2024-05-20T14:45:00Z">
        <w:r w:rsidR="00F065C9">
          <w:rPr>
            <w:rFonts w:ascii="바탕체" w:eastAsia="바탕체" w:hAnsi="바탕체" w:hint="eastAsia"/>
            <w:sz w:val="22"/>
            <w:szCs w:val="22"/>
          </w:rPr>
          <w:t>안전관리자</w:t>
        </w:r>
      </w:ins>
      <w:ins w:id="26" w:author="윤현정 (Hyunjeong Yoon)" w:date="2024-05-20T11:11:00Z">
        <w:r w:rsidR="00E2104B">
          <w:rPr>
            <w:rFonts w:ascii="바탕체" w:eastAsia="바탕체" w:hAnsi="바탕체" w:hint="eastAsia"/>
            <w:sz w:val="22"/>
            <w:szCs w:val="22"/>
          </w:rPr>
          <w:t xml:space="preserve">를 통하여 </w:t>
        </w:r>
      </w:ins>
      <w:ins w:id="27" w:author="윤현정 (Hyunjeong Yoon)" w:date="2024-05-20T11:12:00Z">
        <w:r w:rsidR="00142294">
          <w:rPr>
            <w:rFonts w:ascii="바탕체" w:eastAsia="바탕체" w:hAnsi="바탕체" w:hint="eastAsia"/>
            <w:sz w:val="22"/>
            <w:szCs w:val="22"/>
          </w:rPr>
          <w:t>해당</w:t>
        </w:r>
        <w:r w:rsidR="00142294">
          <w:rPr>
            <w:rFonts w:ascii="바탕체" w:eastAsia="바탕체" w:hAnsi="바탕체"/>
            <w:sz w:val="22"/>
            <w:szCs w:val="22"/>
          </w:rPr>
          <w:t xml:space="preserve"> </w:t>
        </w:r>
        <w:r w:rsidR="00142294">
          <w:rPr>
            <w:rFonts w:ascii="바탕체" w:eastAsia="바탕체" w:hAnsi="바탕체" w:hint="eastAsia"/>
            <w:sz w:val="22"/>
            <w:szCs w:val="22"/>
          </w:rPr>
          <w:t>조치가 현장에서 수행될 수 있도록 하여야 한다.</w:t>
        </w:r>
      </w:ins>
      <w:r w:rsidRPr="006B4ABA">
        <w:rPr>
          <w:rFonts w:ascii="바탕체" w:eastAsia="바탕체" w:hAnsi="바탕체"/>
          <w:sz w:val="22"/>
          <w:szCs w:val="22"/>
        </w:rPr>
        <w:t xml:space="preserve"> 다만,</w:t>
      </w:r>
    </w:p>
    <w:p w14:paraId="538E0426" w14:textId="792F5F49" w:rsidR="00B929EA" w:rsidRDefault="009F6F65" w:rsidP="00C8445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C8445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 xml:space="preserve">의 의사에 반하는 </w:t>
      </w:r>
      <w:r w:rsidR="00B929E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B929E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의 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 xml:space="preserve">명백한 </w:t>
      </w:r>
      <w:r w:rsidRPr="006B4ABA">
        <w:rPr>
          <w:rFonts w:ascii="바탕체" w:eastAsia="바탕체" w:hAnsi="바탕체"/>
          <w:sz w:val="22"/>
          <w:szCs w:val="22"/>
        </w:rPr>
        <w:t>요구에 의한 작업으로 인한</w:t>
      </w:r>
    </w:p>
    <w:p w14:paraId="0A421873" w14:textId="192B5084" w:rsidR="00A21F12" w:rsidRDefault="009F6F65" w:rsidP="00C84452">
      <w:pPr>
        <w:pStyle w:val="a3"/>
        <w:wordWrap/>
        <w:spacing w:line="360" w:lineRule="auto"/>
        <w:ind w:leftChars="100" w:left="200" w:firstLineChars="100" w:firstLine="220"/>
        <w:rPr>
          <w:ins w:id="28" w:author="윤현정 (Hyunjeong Yoon)" w:date="2024-05-20T11:09:00Z"/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재해에 대하여는 그러하지 아니하다. </w:t>
      </w:r>
    </w:p>
    <w:p w14:paraId="2DBC9E9D" w14:textId="7A017016" w:rsidR="00E2104B" w:rsidRDefault="00E2104B" w:rsidP="00C84452">
      <w:pPr>
        <w:pStyle w:val="a3"/>
        <w:wordWrap/>
        <w:spacing w:line="360" w:lineRule="auto"/>
        <w:ind w:leftChars="100" w:left="200" w:firstLineChars="100" w:firstLine="220"/>
        <w:rPr>
          <w:ins w:id="29" w:author="윤현정 (Hyunjeong Yoon)" w:date="2024-05-20T11:10:00Z"/>
          <w:rFonts w:ascii="바탕체" w:eastAsia="바탕체" w:hAnsi="바탕체"/>
          <w:sz w:val="22"/>
          <w:szCs w:val="22"/>
        </w:rPr>
      </w:pPr>
      <w:ins w:id="30" w:author="윤현정 (Hyunjeong Yoon)" w:date="2024-05-20T11:09:00Z">
        <w:r>
          <w:rPr>
            <w:rFonts w:ascii="바탕체" w:eastAsia="바탕체" w:hAnsi="바탕체" w:hint="eastAsia"/>
            <w:sz w:val="22"/>
            <w:szCs w:val="22"/>
          </w:rPr>
          <w:t>1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</w:ins>
      <w:ins w:id="31" w:author="윤현정 (Hyunjeong Yoon)" w:date="2024-05-20T11:10:00Z">
        <w:r>
          <w:rPr>
            <w:rFonts w:ascii="바탕체" w:eastAsia="바탕체" w:hAnsi="바탕체" w:hint="eastAsia"/>
            <w:sz w:val="22"/>
            <w:szCs w:val="22"/>
          </w:rPr>
          <w:t>재해예방에 필요한 인력 및 예산 등 안전보건관리체계의 구축 및 그 이행에 관한 조치</w:t>
        </w:r>
      </w:ins>
    </w:p>
    <w:p w14:paraId="2435EC9D" w14:textId="7896BC44" w:rsidR="00E2104B" w:rsidRDefault="00E2104B" w:rsidP="00C84452">
      <w:pPr>
        <w:pStyle w:val="a3"/>
        <w:wordWrap/>
        <w:spacing w:line="360" w:lineRule="auto"/>
        <w:ind w:leftChars="100" w:left="200" w:firstLineChars="100" w:firstLine="220"/>
        <w:rPr>
          <w:ins w:id="32" w:author="윤현정 (Hyunjeong Yoon)" w:date="2024-05-20T11:10:00Z"/>
          <w:rFonts w:ascii="바탕체" w:eastAsia="바탕체" w:hAnsi="바탕체"/>
          <w:sz w:val="22"/>
          <w:szCs w:val="22"/>
        </w:rPr>
      </w:pPr>
      <w:ins w:id="33" w:author="윤현정 (Hyunjeong Yoon)" w:date="2024-05-20T11:10:00Z">
        <w:r>
          <w:rPr>
            <w:rFonts w:ascii="바탕체" w:eastAsia="바탕체" w:hAnsi="바탕체" w:hint="eastAsia"/>
            <w:sz w:val="22"/>
            <w:szCs w:val="22"/>
          </w:rPr>
          <w:t>2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>재해 발생 시 재발방지 대책의 수립 및 그 이행에 관한 조치</w:t>
        </w:r>
      </w:ins>
    </w:p>
    <w:p w14:paraId="49C17A6F" w14:textId="37C7045C" w:rsidR="00E2104B" w:rsidRDefault="00E2104B" w:rsidP="00C84452">
      <w:pPr>
        <w:pStyle w:val="a3"/>
        <w:wordWrap/>
        <w:spacing w:line="360" w:lineRule="auto"/>
        <w:ind w:leftChars="100" w:left="200" w:firstLineChars="100" w:firstLine="220"/>
        <w:rPr>
          <w:ins w:id="34" w:author="윤현정 (Hyunjeong Yoon)" w:date="2024-05-20T11:11:00Z"/>
          <w:rFonts w:ascii="바탕체" w:eastAsia="바탕체" w:hAnsi="바탕체"/>
          <w:sz w:val="22"/>
          <w:szCs w:val="22"/>
        </w:rPr>
      </w:pPr>
      <w:ins w:id="35" w:author="윤현정 (Hyunjeong Yoon)" w:date="2024-05-20T11:10:00Z">
        <w:r>
          <w:rPr>
            <w:rFonts w:ascii="바탕체" w:eastAsia="바탕체" w:hAnsi="바탕체" w:hint="eastAsia"/>
            <w:sz w:val="22"/>
            <w:szCs w:val="22"/>
          </w:rPr>
          <w:t>3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 xml:space="preserve">중앙행정기관·지방자치단체가 관계 법령에 </w:t>
        </w:r>
      </w:ins>
      <w:ins w:id="36" w:author="윤현정 (Hyunjeong Yoon)" w:date="2024-05-20T11:11:00Z">
        <w:r>
          <w:rPr>
            <w:rFonts w:ascii="바탕체" w:eastAsia="바탕체" w:hAnsi="바탕체" w:hint="eastAsia"/>
            <w:sz w:val="22"/>
            <w:szCs w:val="22"/>
          </w:rPr>
          <w:t>따라 개선,</w:t>
        </w:r>
        <w:r>
          <w:rPr>
            <w:rFonts w:ascii="바탕체" w:eastAsia="바탕체" w:hAnsi="바탕체"/>
            <w:sz w:val="22"/>
            <w:szCs w:val="22"/>
          </w:rPr>
          <w:t xml:space="preserve"> </w:t>
        </w:r>
        <w:r>
          <w:rPr>
            <w:rFonts w:ascii="바탕체" w:eastAsia="바탕체" w:hAnsi="바탕체" w:hint="eastAsia"/>
            <w:sz w:val="22"/>
            <w:szCs w:val="22"/>
          </w:rPr>
          <w:t>시정 등을 명한 사항의 이행에 관한 조치</w:t>
        </w:r>
      </w:ins>
    </w:p>
    <w:p w14:paraId="68FF092C" w14:textId="45C8FA09" w:rsidR="00E2104B" w:rsidRPr="006B4ABA" w:rsidRDefault="00E2104B" w:rsidP="00C8445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ins w:id="37" w:author="윤현정 (Hyunjeong Yoon)" w:date="2024-05-20T11:11:00Z">
        <w:r>
          <w:rPr>
            <w:rFonts w:ascii="바탕체" w:eastAsia="바탕체" w:hAnsi="바탕체" w:hint="eastAsia"/>
            <w:sz w:val="22"/>
            <w:szCs w:val="22"/>
          </w:rPr>
          <w:t>4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>안전·보건 관계 법령에 따른 의무이행에 필요한 관리상의 조치</w:t>
        </w:r>
      </w:ins>
    </w:p>
    <w:p w14:paraId="24B0A3CF" w14:textId="77777777" w:rsidR="00A21F12" w:rsidRPr="006B4ABA" w:rsidRDefault="00A21F12" w:rsidP="000D329E">
      <w:pPr>
        <w:pStyle w:val="a3"/>
        <w:wordWrap/>
        <w:spacing w:line="360" w:lineRule="auto"/>
        <w:ind w:left="256" w:hanging="256"/>
        <w:rPr>
          <w:rFonts w:ascii="바탕체" w:eastAsia="바탕체" w:hAnsi="바탕체"/>
          <w:sz w:val="22"/>
          <w:szCs w:val="22"/>
        </w:rPr>
      </w:pPr>
    </w:p>
    <w:p w14:paraId="2789003C" w14:textId="5A90920D" w:rsidR="00347275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7C5F2E">
        <w:rPr>
          <w:rFonts w:ascii="바탕체" w:eastAsia="바탕체" w:hAnsi="바탕체"/>
          <w:b/>
          <w:bCs/>
          <w:sz w:val="22"/>
          <w:szCs w:val="22"/>
        </w:rPr>
        <w:t>10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조(응급조치)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4DDAD4F0" w14:textId="77777777" w:rsidR="00FB22E4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C84452">
        <w:rPr>
          <w:rFonts w:ascii="바탕체" w:eastAsia="바탕체" w:hAnsi="바탕체"/>
          <w:sz w:val="22"/>
          <w:szCs w:val="22"/>
        </w:rPr>
        <w:t xml:space="preserve"> </w:t>
      </w:r>
      <w:r w:rsidR="00FB22E4">
        <w:rPr>
          <w:rFonts w:ascii="바탕체" w:eastAsia="바탕체" w:hAnsi="바탕체"/>
          <w:sz w:val="22"/>
          <w:szCs w:val="22"/>
        </w:rPr>
        <w:t>“</w:t>
      </w:r>
      <w:r w:rsidR="00C8445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FB22E4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은 재해방지를 위하여 특히 필요하다고 인정될 때에는 미리</w:t>
      </w:r>
    </w:p>
    <w:p w14:paraId="5F27DE8A" w14:textId="56A38A00" w:rsidR="00A21F12" w:rsidRPr="006B4ABA" w:rsidRDefault="009F6F65" w:rsidP="00C8445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긴급조치를 취하고 즉시 이를 </w:t>
      </w:r>
      <w:r w:rsidR="00FB22E4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FB22E4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 통지하여야 한다.</w:t>
      </w:r>
    </w:p>
    <w:p w14:paraId="17914ECB" w14:textId="62876DBC" w:rsidR="006A07AB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lastRenderedPageBreak/>
        <w:t xml:space="preserve">  ②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="006A07AB">
        <w:rPr>
          <w:rFonts w:ascii="바탕체" w:eastAsia="바탕체" w:hAnsi="바탕체" w:hint="eastAsia"/>
          <w:sz w:val="22"/>
          <w:szCs w:val="22"/>
        </w:rPr>
        <w:t>는</w:t>
      </w:r>
      <w:r w:rsidRPr="006B4ABA">
        <w:rPr>
          <w:rFonts w:ascii="바탕체" w:eastAsia="바탕체" w:hAnsi="바탕체"/>
          <w:sz w:val="22"/>
          <w:szCs w:val="22"/>
        </w:rPr>
        <w:t xml:space="preserve"> 재해방지 기타 공사의 시공상 긴급 부득이 하다고 인정할 때에는</w:t>
      </w:r>
    </w:p>
    <w:p w14:paraId="3C88827C" w14:textId="77777777" w:rsidR="00A21F12" w:rsidRPr="006B4ABA" w:rsidRDefault="009F6F65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 긴급조치를 요구할 수 있다.</w:t>
      </w:r>
    </w:p>
    <w:p w14:paraId="5C02A67D" w14:textId="30528BD2" w:rsidR="006A07AB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③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제1항 및 제2항의 응급조치에 소요된 경비는 실비를 기준으로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="006A07AB">
        <w:rPr>
          <w:rFonts w:ascii="바탕체" w:eastAsia="바탕체" w:hAnsi="바탕체" w:hint="eastAsia"/>
          <w:sz w:val="22"/>
          <w:szCs w:val="22"/>
        </w:rPr>
        <w:t>와</w:t>
      </w:r>
    </w:p>
    <w:p w14:paraId="6CB9E246" w14:textId="77777777" w:rsidR="00A21F12" w:rsidRPr="006B4ABA" w:rsidRDefault="009F6F65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이 협의하여 부담한다.</w:t>
      </w:r>
    </w:p>
    <w:p w14:paraId="322A819B" w14:textId="77777777" w:rsidR="00A21F12" w:rsidRPr="006B4ABA" w:rsidRDefault="00A21F12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</w:p>
    <w:p w14:paraId="23BAD99F" w14:textId="773FEE63" w:rsidR="00347275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D4380">
        <w:rPr>
          <w:rFonts w:ascii="바탕체" w:eastAsia="바탕체" w:hAnsi="바탕체"/>
          <w:b/>
          <w:bCs/>
          <w:sz w:val="22"/>
          <w:szCs w:val="22"/>
        </w:rPr>
        <w:t>11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조(공사기간의 연장)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523B7916" w14:textId="6F7C0FD8" w:rsidR="00104C03" w:rsidRDefault="009F6F65" w:rsidP="000D329E">
      <w:pPr>
        <w:pStyle w:val="a3"/>
        <w:wordWrap/>
        <w:spacing w:line="360" w:lineRule="auto"/>
        <w:ind w:leftChars="100" w:left="310" w:hangingChars="50" w:hanging="11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>에게</w:t>
      </w:r>
      <w:r w:rsidRPr="006B4ABA">
        <w:rPr>
          <w:rFonts w:ascii="바탕체" w:eastAsia="바탕체" w:hAnsi="바탕체"/>
          <w:sz w:val="22"/>
          <w:szCs w:val="22"/>
        </w:rPr>
        <w:t xml:space="preserve"> 책임</w:t>
      </w:r>
      <w:r w:rsidR="00347275" w:rsidRPr="006B4ABA">
        <w:rPr>
          <w:rFonts w:ascii="바탕체" w:eastAsia="바탕체" w:hAnsi="바탕체" w:hint="eastAsia"/>
          <w:sz w:val="22"/>
          <w:szCs w:val="22"/>
        </w:rPr>
        <w:t xml:space="preserve">이 </w:t>
      </w:r>
      <w:r w:rsidRPr="006B4ABA">
        <w:rPr>
          <w:rFonts w:ascii="바탕체" w:eastAsia="바탕체" w:hAnsi="바탕체"/>
          <w:sz w:val="22"/>
          <w:szCs w:val="22"/>
        </w:rPr>
        <w:t>있는 사유 또는 천재지변, 불가항력의 사태 등</w:t>
      </w:r>
    </w:p>
    <w:p w14:paraId="4EA1100A" w14:textId="77777777" w:rsidR="00104C03" w:rsidRDefault="009F6F65" w:rsidP="00104C03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의책임이 아닌</w:t>
      </w:r>
      <w:r w:rsidR="00104C03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사유로 공사수행이 지연되는 경우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은</w:t>
      </w:r>
    </w:p>
    <w:p w14:paraId="13F141AD" w14:textId="59FC8D1F" w:rsidR="00A21F12" w:rsidRPr="006B4ABA" w:rsidRDefault="009F6F65" w:rsidP="00104C03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공사기간의 연장을 </w:t>
      </w:r>
      <w:r w:rsidR="00104C03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104C03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 요구할 수 있다.</w:t>
      </w:r>
    </w:p>
    <w:p w14:paraId="29714EDC" w14:textId="77777777" w:rsidR="006A07AB" w:rsidRPr="007D47EF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  <w:r w:rsidRPr="00300379">
        <w:rPr>
          <w:rFonts w:ascii="바탕체" w:eastAsia="바탕체" w:hAnsi="바탕체"/>
          <w:color w:val="FF0000"/>
          <w:sz w:val="22"/>
          <w:szCs w:val="22"/>
        </w:rPr>
        <w:t xml:space="preserve"> 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②</w:t>
      </w:r>
      <w:r w:rsidR="006A07AB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제1항의 규정에 의거 공사기간이 연장되는 경우 이에 따르는 현장관리비 등</w:t>
      </w:r>
    </w:p>
    <w:p w14:paraId="4FE6DC8B" w14:textId="3E07803E" w:rsidR="004C3048" w:rsidRPr="006B4ABA" w:rsidRDefault="009F6F65" w:rsidP="004C304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추가경비는 제1</w:t>
      </w:r>
      <w:r w:rsidR="001D4380" w:rsidRPr="007D47EF">
        <w:rPr>
          <w:rFonts w:ascii="바탕체" w:eastAsia="바탕체" w:hAnsi="바탕체"/>
          <w:color w:val="000000" w:themeColor="text1"/>
          <w:sz w:val="22"/>
          <w:szCs w:val="22"/>
        </w:rPr>
        <w:t>6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조의 규정을 </w:t>
      </w:r>
      <w:r w:rsidRPr="006B4ABA">
        <w:rPr>
          <w:rFonts w:ascii="바탕체" w:eastAsia="바탕체" w:hAnsi="바탕체"/>
          <w:sz w:val="22"/>
          <w:szCs w:val="22"/>
        </w:rPr>
        <w:t>적용하여 조정한다.</w:t>
      </w:r>
    </w:p>
    <w:p w14:paraId="264DC475" w14:textId="77777777" w:rsidR="00A21F12" w:rsidRPr="006B4ABA" w:rsidRDefault="00A21F12" w:rsidP="000D329E">
      <w:pPr>
        <w:pStyle w:val="a3"/>
        <w:wordWrap/>
        <w:spacing w:line="360" w:lineRule="auto"/>
        <w:ind w:left="189" w:hanging="189"/>
        <w:rPr>
          <w:rFonts w:ascii="바탕체" w:eastAsia="바탕체" w:hAnsi="바탕체"/>
          <w:sz w:val="22"/>
          <w:szCs w:val="22"/>
        </w:rPr>
      </w:pPr>
    </w:p>
    <w:p w14:paraId="107695BF" w14:textId="3B888CE5" w:rsidR="00347275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D4380">
        <w:rPr>
          <w:rFonts w:ascii="바탕체" w:eastAsia="바탕체" w:hAnsi="바탕체"/>
          <w:b/>
          <w:bCs/>
          <w:sz w:val="22"/>
          <w:szCs w:val="22"/>
        </w:rPr>
        <w:t>12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조(부적합한 공사)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22C3F566" w14:textId="54265690" w:rsidR="00FA1B18" w:rsidRPr="007D47EF" w:rsidRDefault="009F6F65" w:rsidP="00FA1B18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①</w:t>
      </w:r>
      <w:r w:rsidR="006A07AB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4B1D72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4B1D7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4B1D72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4B1D7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은 </w:t>
      </w:r>
      <w:r w:rsidR="004B1D72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4B1D72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4B1D7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와 합의한 설계도면,</w:t>
      </w:r>
      <w:r w:rsidR="004B1D72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4B1D7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견적서 등에 부합하게 공사를</w:t>
      </w:r>
    </w:p>
    <w:p w14:paraId="26776F06" w14:textId="108990D5" w:rsidR="00FA1B18" w:rsidRPr="007D47EF" w:rsidRDefault="004B1D72" w:rsidP="00FA1B18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수행하여야 하며</w:t>
      </w:r>
      <w:r w:rsidR="00104C03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104C03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6A07A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104C03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6A07A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104C03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347275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의 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시공</w:t>
      </w:r>
      <w:r w:rsidR="00347275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중 설계도</w:t>
      </w:r>
      <w:r w:rsidR="003A20E9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면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에 </w:t>
      </w:r>
      <w:r w:rsidR="00347275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부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합하지</w:t>
      </w:r>
    </w:p>
    <w:p w14:paraId="4437BEAA" w14:textId="0CEBF104" w:rsidR="00FA1B18" w:rsidRPr="007D47EF" w:rsidRDefault="009F6F65" w:rsidP="00FA1B18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아니한 부분이 있을 때에는 이의 시정을 요구할</w:t>
      </w:r>
      <w:r w:rsidR="00FA1B1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수 있으며</w:t>
      </w:r>
      <w:r w:rsidR="003B14E3" w:rsidRPr="007D47EF">
        <w:rPr>
          <w:rFonts w:ascii="바탕체" w:eastAsia="바탕체" w:hAnsi="바탕체"/>
          <w:color w:val="000000" w:themeColor="text1"/>
          <w:sz w:val="22"/>
          <w:szCs w:val="22"/>
        </w:rPr>
        <w:t>,</w:t>
      </w:r>
      <w:r w:rsidR="00104C03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6A07A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104C03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은 </w:t>
      </w:r>
    </w:p>
    <w:p w14:paraId="416440D8" w14:textId="7C2C2296" w:rsidR="00A21F12" w:rsidRPr="007D47EF" w:rsidRDefault="009F6F65" w:rsidP="00FA1B18">
      <w:pPr>
        <w:pStyle w:val="a3"/>
        <w:wordWrap/>
        <w:spacing w:line="360" w:lineRule="auto"/>
        <w:ind w:leftChars="100" w:left="200" w:firstLineChars="300" w:firstLine="66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지체없이 이에 응하여야 한다.</w:t>
      </w:r>
    </w:p>
    <w:p w14:paraId="3E1869B2" w14:textId="7F39EE59" w:rsidR="006A07AB" w:rsidRPr="007D47EF" w:rsidRDefault="009F6F65" w:rsidP="00FA1B18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②</w:t>
      </w:r>
      <w:r w:rsidR="006A07AB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제1항의 경우 설계도</w:t>
      </w:r>
      <w:r w:rsidR="003A20E9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면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에 </w:t>
      </w:r>
      <w:r w:rsidR="00347275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부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합하지 아니한 공사가 </w:t>
      </w:r>
      <w:r w:rsidR="003B14E3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6A07A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3B14E3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347275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의 의사에 반하는</w:t>
      </w:r>
    </w:p>
    <w:p w14:paraId="499BB997" w14:textId="084B680B" w:rsidR="003B14E3" w:rsidRPr="007D47EF" w:rsidRDefault="003B14E3" w:rsidP="00FA1B1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의 요구 또는 지시에 의하거나 기타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6A07A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의 책임으로 돌릴</w:t>
      </w:r>
    </w:p>
    <w:p w14:paraId="762BAD38" w14:textId="77777777" w:rsidR="00A21F12" w:rsidRPr="007D47EF" w:rsidRDefault="009F6F65" w:rsidP="00FA1B1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수 없는</w:t>
      </w:r>
      <w:r w:rsidR="003B14E3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사유로 인한 때에는 </w:t>
      </w:r>
      <w:r w:rsidR="003B14E3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6A07A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3B14E3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은 그 책임을 지지 아니한다.</w:t>
      </w:r>
    </w:p>
    <w:p w14:paraId="04A1359C" w14:textId="77777777" w:rsidR="00A21F12" w:rsidRPr="006B4ABA" w:rsidRDefault="00A21F12" w:rsidP="000D329E">
      <w:pPr>
        <w:pStyle w:val="a3"/>
        <w:wordWrap/>
        <w:spacing w:line="360" w:lineRule="auto"/>
        <w:ind w:left="203" w:hanging="203"/>
        <w:rPr>
          <w:rFonts w:ascii="바탕체" w:eastAsia="바탕체" w:hAnsi="바탕체"/>
          <w:sz w:val="22"/>
          <w:szCs w:val="22"/>
        </w:rPr>
      </w:pPr>
    </w:p>
    <w:p w14:paraId="37924351" w14:textId="79F4344E" w:rsidR="00347275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D4380">
        <w:rPr>
          <w:rFonts w:ascii="바탕체" w:eastAsia="바탕체" w:hAnsi="바탕체"/>
          <w:b/>
          <w:bCs/>
          <w:sz w:val="22"/>
          <w:szCs w:val="22"/>
        </w:rPr>
        <w:t>13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조(불가항력에 의한 손해)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012D4343" w14:textId="28F4C9AD" w:rsidR="006A07AB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="00CF087A"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CF087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은 </w:t>
      </w:r>
      <w:del w:id="38" w:author="윤현정 (Hyunjeong Yoon)" w:date="2024-05-20T14:46:00Z">
        <w:r w:rsidRPr="006B4ABA" w:rsidDel="00F065C9">
          <w:rPr>
            <w:rFonts w:ascii="바탕체" w:eastAsia="바탕체" w:hAnsi="바탕체"/>
            <w:sz w:val="22"/>
            <w:szCs w:val="22"/>
          </w:rPr>
          <w:delText xml:space="preserve">검사를 마친 기성부분 또는 대여품에 대하여 </w:delText>
        </w:r>
      </w:del>
      <w:r w:rsidRPr="006B4ABA">
        <w:rPr>
          <w:rFonts w:ascii="바탕체" w:eastAsia="바탕체" w:hAnsi="바탕체"/>
          <w:sz w:val="22"/>
          <w:szCs w:val="22"/>
        </w:rPr>
        <w:t xml:space="preserve">천재지변 </w:t>
      </w:r>
      <w:r w:rsidR="007373ED" w:rsidRPr="006B4ABA">
        <w:rPr>
          <w:rFonts w:ascii="바탕체" w:eastAsia="바탕체" w:hAnsi="바탕체" w:hint="eastAsia"/>
          <w:sz w:val="22"/>
          <w:szCs w:val="22"/>
        </w:rPr>
        <w:t>및</w:t>
      </w:r>
      <w:r w:rsidRPr="006B4ABA">
        <w:rPr>
          <w:rFonts w:ascii="바탕체" w:eastAsia="바탕체" w:hAnsi="바탕체"/>
          <w:sz w:val="22"/>
          <w:szCs w:val="22"/>
        </w:rPr>
        <w:t xml:space="preserve"> 기타</w:t>
      </w:r>
    </w:p>
    <w:p w14:paraId="407A03BB" w14:textId="17B8AC91" w:rsidR="006A07AB" w:rsidRDefault="009F6F65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불가항력에 의</w:t>
      </w:r>
      <w:ins w:id="39" w:author="윤현정 (Hyunjeong Yoon)" w:date="2024-05-20T14:46:00Z">
        <w:r w:rsidR="00F065C9">
          <w:rPr>
            <w:rFonts w:ascii="바탕체" w:eastAsia="바탕체" w:hAnsi="바탕체" w:hint="eastAsia"/>
            <w:sz w:val="22"/>
            <w:szCs w:val="22"/>
          </w:rPr>
          <w:t>하여 공사에 차질이</w:t>
        </w:r>
      </w:ins>
      <w:del w:id="40" w:author="윤현정 (Hyunjeong Yoon)" w:date="2024-05-20T14:46:00Z">
        <w:r w:rsidRPr="006B4ABA" w:rsidDel="00F065C9">
          <w:rPr>
            <w:rFonts w:ascii="바탕체" w:eastAsia="바탕체" w:hAnsi="바탕체"/>
            <w:sz w:val="22"/>
            <w:szCs w:val="22"/>
          </w:rPr>
          <w:delText>한 손해가</w:delText>
        </w:r>
      </w:del>
      <w:r w:rsidRPr="006B4ABA">
        <w:rPr>
          <w:rFonts w:ascii="바탕체" w:eastAsia="바탕체" w:hAnsi="바탕체"/>
          <w:sz w:val="22"/>
          <w:szCs w:val="22"/>
        </w:rPr>
        <w:t xml:space="preserve"> 발생한 때에는 즉시 그 사실을 </w:t>
      </w:r>
      <w:r w:rsidR="00CF087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CF087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 통보하여야</w:t>
      </w:r>
    </w:p>
    <w:p w14:paraId="23EE0516" w14:textId="6DE73CAC" w:rsidR="00A21F12" w:rsidRPr="006B4ABA" w:rsidRDefault="009F6F65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한다.</w:t>
      </w:r>
      <w:r w:rsidR="0053125E" w:rsidRPr="006B4ABA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del w:id="41" w:author="윤현정 (Hyunjeong Yoon)" w:date="2024-05-20T14:46:00Z">
        <w:r w:rsidR="0053125E" w:rsidRPr="006B4ABA" w:rsidDel="00F065C9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delText>(당사 신규창고내 입고하여 보관중인 품목 대상)</w:delText>
        </w:r>
      </w:del>
    </w:p>
    <w:p w14:paraId="7D45EE5C" w14:textId="704F0C75" w:rsidR="00CF087A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="00CF087A">
        <w:rPr>
          <w:rFonts w:ascii="바탕체" w:eastAsia="바탕체" w:hAnsi="바탕체"/>
          <w:sz w:val="22"/>
          <w:szCs w:val="22"/>
        </w:rPr>
        <w:t>“</w:t>
      </w:r>
      <w:r w:rsidR="00216862">
        <w:rPr>
          <w:rFonts w:ascii="바탕체" w:eastAsia="바탕체" w:hAnsi="바탕체" w:hint="eastAsia"/>
          <w:sz w:val="22"/>
          <w:szCs w:val="22"/>
        </w:rPr>
        <w:t>바로스</w:t>
      </w:r>
      <w:r w:rsidR="00CF087A">
        <w:rPr>
          <w:rFonts w:ascii="바탕체" w:eastAsia="바탕체" w:hAnsi="바탕체"/>
          <w:sz w:val="22"/>
          <w:szCs w:val="22"/>
        </w:rPr>
        <w:t>”</w:t>
      </w:r>
      <w:r w:rsidR="006A07AB">
        <w:rPr>
          <w:rFonts w:ascii="바탕체" w:eastAsia="바탕체" w:hAnsi="바탕체" w:hint="eastAsia"/>
          <w:sz w:val="22"/>
          <w:szCs w:val="22"/>
        </w:rPr>
        <w:t>는</w:t>
      </w:r>
      <w:r w:rsidRPr="006B4ABA">
        <w:rPr>
          <w:rFonts w:ascii="바탕체" w:eastAsia="바탕체" w:hAnsi="바탕체"/>
          <w:sz w:val="22"/>
          <w:szCs w:val="22"/>
        </w:rPr>
        <w:t xml:space="preserve"> 제1항의 통지를 받은 경우 즉시 그 사실을 조사, </w:t>
      </w:r>
    </w:p>
    <w:p w14:paraId="7ED649A9" w14:textId="77777777" w:rsidR="00A21F12" w:rsidRPr="006B4ABA" w:rsidRDefault="009F6F65" w:rsidP="00CF087A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확인하고 그 손해의 보전에 관하여 </w:t>
      </w:r>
      <w:r w:rsidR="00CF087A"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CF087A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과 협의하여야 한다. </w:t>
      </w:r>
    </w:p>
    <w:p w14:paraId="7DD4DD8A" w14:textId="77777777" w:rsidR="00A21F12" w:rsidRPr="006B4ABA" w:rsidRDefault="00A21F12" w:rsidP="000D329E">
      <w:pPr>
        <w:pStyle w:val="a3"/>
        <w:wordWrap/>
        <w:spacing w:line="360" w:lineRule="auto"/>
        <w:ind w:left="216" w:hanging="216"/>
        <w:rPr>
          <w:rFonts w:ascii="바탕체" w:eastAsia="바탕체" w:hAnsi="바탕체"/>
          <w:sz w:val="22"/>
          <w:szCs w:val="22"/>
        </w:rPr>
      </w:pPr>
    </w:p>
    <w:p w14:paraId="6A43EECB" w14:textId="7174B0C8" w:rsidR="007373ED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D4380">
        <w:rPr>
          <w:rFonts w:ascii="바탕체" w:eastAsia="바탕체" w:hAnsi="바탕체"/>
          <w:b/>
          <w:bCs/>
          <w:sz w:val="22"/>
          <w:szCs w:val="22"/>
        </w:rPr>
        <w:t>14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</w:t>
      </w:r>
      <w:commentRangeStart w:id="42"/>
      <w:r w:rsidRPr="006B4ABA">
        <w:rPr>
          <w:rFonts w:ascii="바탕체" w:eastAsia="바탕체" w:hAnsi="바탕체"/>
          <w:b/>
          <w:bCs/>
          <w:sz w:val="22"/>
          <w:szCs w:val="22"/>
        </w:rPr>
        <w:t>설계변경으로 인한 계약금액의 조정</w:t>
      </w:r>
      <w:commentRangeEnd w:id="42"/>
      <w:r w:rsidR="00630BA3">
        <w:rPr>
          <w:rStyle w:val="af0"/>
        </w:rPr>
        <w:commentReference w:id="42"/>
      </w:r>
      <w:r w:rsidRPr="006B4ABA">
        <w:rPr>
          <w:rFonts w:ascii="바탕체" w:eastAsia="바탕체" w:hAnsi="바탕체"/>
          <w:b/>
          <w:bCs/>
          <w:sz w:val="22"/>
          <w:szCs w:val="22"/>
        </w:rPr>
        <w:t>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4B2CBEBB" w14:textId="77777777" w:rsidR="006A07AB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설계</w:t>
      </w:r>
      <w:r w:rsidR="008A1E62" w:rsidRPr="006B4ABA">
        <w:rPr>
          <w:rFonts w:ascii="바탕체" w:eastAsia="바탕체" w:hAnsi="바탕체" w:hint="eastAsia"/>
          <w:sz w:val="22"/>
          <w:szCs w:val="22"/>
        </w:rPr>
        <w:t>도면</w:t>
      </w:r>
      <w:r w:rsidRPr="006B4ABA">
        <w:rPr>
          <w:rFonts w:ascii="바탕체" w:eastAsia="바탕체" w:hAnsi="바탕체"/>
          <w:sz w:val="22"/>
          <w:szCs w:val="22"/>
        </w:rPr>
        <w:t>의 내용이 공사현장의 상태와 일치하지 않거나 불분명, 누락, 오류가 있을</w:t>
      </w:r>
    </w:p>
    <w:p w14:paraId="0E9DF5BC" w14:textId="77777777" w:rsidR="006A07AB" w:rsidRDefault="009F6F65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lastRenderedPageBreak/>
        <w:t xml:space="preserve"> 때 또는 시공에 관하여 예기하지 못한 상태가 발생되거나 사업계획이 변경된 때에는</w:t>
      </w:r>
      <w:r w:rsidR="00FD674D" w:rsidRPr="006B4ABA">
        <w:rPr>
          <w:rFonts w:ascii="바탕체" w:eastAsia="바탕체" w:hAnsi="바탕체" w:hint="eastAsia"/>
          <w:sz w:val="22"/>
          <w:szCs w:val="22"/>
        </w:rPr>
        <w:t xml:space="preserve"> </w:t>
      </w:r>
    </w:p>
    <w:p w14:paraId="5CE8F30E" w14:textId="4223ED17" w:rsidR="00A21F12" w:rsidRPr="006B4ABA" w:rsidRDefault="00CF087A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“</w:t>
      </w:r>
      <w:r w:rsidR="001455A2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r w:rsidR="006A07AB">
        <w:rPr>
          <w:rFonts w:ascii="바탕체" w:eastAsia="바탕체" w:hAnsi="바탕체" w:hint="eastAsia"/>
          <w:sz w:val="22"/>
          <w:szCs w:val="22"/>
        </w:rPr>
        <w:t>와</w:t>
      </w:r>
      <w:r w:rsidR="00FD674D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>
        <w:rPr>
          <w:rFonts w:ascii="바탕체" w:eastAsia="바탕체" w:hAnsi="바탕체"/>
          <w:sz w:val="22"/>
          <w:szCs w:val="22"/>
        </w:rPr>
        <w:t>“</w:t>
      </w:r>
      <w:r w:rsidR="006A07AB" w:rsidRPr="006B4ABA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="00FD674D" w:rsidRPr="006B4ABA">
        <w:rPr>
          <w:rFonts w:ascii="바탕체" w:eastAsia="바탕체" w:hAnsi="바탕체" w:hint="eastAsia"/>
          <w:sz w:val="22"/>
          <w:szCs w:val="22"/>
        </w:rPr>
        <w:t>이 협의하여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 설계를 변경한다.</w:t>
      </w:r>
    </w:p>
    <w:p w14:paraId="6FC13E0B" w14:textId="77777777" w:rsidR="006A07AB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6A07AB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제1항의 설계변경으로 인하여 공사량의 증감이 발생한 때에는 다음 각호의 기준에</w:t>
      </w:r>
    </w:p>
    <w:p w14:paraId="637623A8" w14:textId="6CDAB5DC" w:rsidR="00A21F12" w:rsidRPr="006B4ABA" w:rsidRDefault="009F6F65" w:rsidP="006A07AB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의하여 </w:t>
      </w:r>
      <w:r w:rsidR="007373ED" w:rsidRPr="006B4ABA">
        <w:rPr>
          <w:rFonts w:ascii="바탕체" w:eastAsia="바탕체" w:hAnsi="바탕체" w:hint="eastAsia"/>
          <w:sz w:val="22"/>
          <w:szCs w:val="22"/>
        </w:rPr>
        <w:t>계</w:t>
      </w:r>
      <w:r w:rsidRPr="006B4ABA">
        <w:rPr>
          <w:rFonts w:ascii="바탕체" w:eastAsia="바탕체" w:hAnsi="바탕체"/>
          <w:sz w:val="22"/>
          <w:szCs w:val="22"/>
        </w:rPr>
        <w:t>약금액</w:t>
      </w:r>
      <w:r w:rsidR="008A1E62" w:rsidRPr="006B4ABA">
        <w:rPr>
          <w:rFonts w:ascii="바탕체" w:eastAsia="바탕체" w:hAnsi="바탕체" w:hint="eastAsia"/>
          <w:sz w:val="22"/>
          <w:szCs w:val="22"/>
        </w:rPr>
        <w:t xml:space="preserve"> 중 잔금</w:t>
      </w:r>
      <w:r w:rsidRPr="006B4ABA">
        <w:rPr>
          <w:rFonts w:ascii="바탕체" w:eastAsia="바탕체" w:hAnsi="바탕체"/>
          <w:sz w:val="22"/>
          <w:szCs w:val="22"/>
        </w:rPr>
        <w:t>을 조정한다.</w:t>
      </w:r>
      <w:ins w:id="43" w:author="윤현정 (Hyunjeong Yoon)" w:date="2024-05-20T15:31:00Z">
        <w:r w:rsidR="0074545E">
          <w:rPr>
            <w:rFonts w:ascii="바탕체" w:eastAsia="바탕체" w:hAnsi="바탕체"/>
            <w:sz w:val="22"/>
            <w:szCs w:val="22"/>
          </w:rPr>
          <w:t xml:space="preserve"> </w:t>
        </w:r>
        <w:r w:rsidR="0074545E">
          <w:rPr>
            <w:rFonts w:ascii="바탕체" w:eastAsia="바탕체" w:hAnsi="바탕체" w:hint="eastAsia"/>
            <w:sz w:val="22"/>
            <w:szCs w:val="22"/>
          </w:rPr>
          <w:t xml:space="preserve">단 설계변경이 </w:t>
        </w:r>
        <w:r w:rsidR="0074545E">
          <w:rPr>
            <w:rFonts w:ascii="바탕체" w:eastAsia="바탕체" w:hAnsi="바탕체"/>
            <w:sz w:val="22"/>
            <w:szCs w:val="22"/>
          </w:rPr>
          <w:t>“</w:t>
        </w:r>
        <w:r w:rsidR="0074545E">
          <w:rPr>
            <w:rFonts w:ascii="바탕체" w:eastAsia="바탕체" w:hAnsi="바탕체" w:hint="eastAsia"/>
            <w:sz w:val="22"/>
            <w:szCs w:val="22"/>
          </w:rPr>
          <w:t>넥스로지텍</w:t>
        </w:r>
        <w:r w:rsidR="0074545E">
          <w:rPr>
            <w:rFonts w:ascii="바탕체" w:eastAsia="바탕체" w:hAnsi="바탕체"/>
            <w:sz w:val="22"/>
            <w:szCs w:val="22"/>
          </w:rPr>
          <w:t>”</w:t>
        </w:r>
        <w:r w:rsidR="0074545E">
          <w:rPr>
            <w:rFonts w:ascii="바탕체" w:eastAsia="바탕체" w:hAnsi="바탕체" w:hint="eastAsia"/>
            <w:sz w:val="22"/>
            <w:szCs w:val="22"/>
          </w:rPr>
          <w:t>의 귀책사유로 인한 경우</w:t>
        </w:r>
      </w:ins>
      <w:ins w:id="44" w:author="윤현정 (Hyunjeong Yoon)" w:date="2024-05-20T15:32:00Z">
        <w:r w:rsidR="0074545E">
          <w:rPr>
            <w:rFonts w:ascii="바탕체" w:eastAsia="바탕체" w:hAnsi="바탕체" w:hint="eastAsia"/>
            <w:sz w:val="22"/>
            <w:szCs w:val="22"/>
          </w:rPr>
          <w:t xml:space="preserve"> </w:t>
        </w:r>
        <w:r w:rsidR="0074545E">
          <w:rPr>
            <w:rFonts w:ascii="바탕체" w:eastAsia="바탕체" w:hAnsi="바탕체"/>
            <w:sz w:val="22"/>
            <w:szCs w:val="22"/>
          </w:rPr>
          <w:t>“</w:t>
        </w:r>
        <w:r w:rsidR="0074545E">
          <w:rPr>
            <w:rFonts w:ascii="바탕체" w:eastAsia="바탕체" w:hAnsi="바탕체" w:hint="eastAsia"/>
            <w:sz w:val="22"/>
            <w:szCs w:val="22"/>
          </w:rPr>
          <w:t>바로스</w:t>
        </w:r>
        <w:r w:rsidR="0074545E">
          <w:rPr>
            <w:rFonts w:ascii="바탕체" w:eastAsia="바탕체" w:hAnsi="바탕체"/>
            <w:sz w:val="22"/>
            <w:szCs w:val="22"/>
          </w:rPr>
          <w:t>”</w:t>
        </w:r>
        <w:r w:rsidR="0074545E">
          <w:rPr>
            <w:rFonts w:ascii="바탕체" w:eastAsia="바탕체" w:hAnsi="바탕체" w:hint="eastAsia"/>
            <w:sz w:val="22"/>
            <w:szCs w:val="22"/>
          </w:rPr>
          <w:t>는 잔금 조정을 거절할 수 있다.</w:t>
        </w:r>
      </w:ins>
    </w:p>
    <w:p w14:paraId="4642C104" w14:textId="77777777" w:rsidR="00A21F12" w:rsidRPr="006B4ABA" w:rsidRDefault="009F6F65" w:rsidP="000D329E">
      <w:pPr>
        <w:pStyle w:val="a3"/>
        <w:wordWrap/>
        <w:spacing w:line="360" w:lineRule="auto"/>
        <w:ind w:left="632" w:hanging="632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1. 증감된 공사의 단가는 </w:t>
      </w:r>
      <w:r w:rsidR="008A1E62" w:rsidRPr="006B4ABA">
        <w:rPr>
          <w:rFonts w:ascii="바탕체" w:eastAsia="바탕체" w:hAnsi="바탕체" w:hint="eastAsia"/>
          <w:sz w:val="22"/>
          <w:szCs w:val="22"/>
        </w:rPr>
        <w:t xml:space="preserve">본조 제 </w:t>
      </w:r>
      <w:r w:rsidR="008A1E62" w:rsidRPr="006B4ABA">
        <w:rPr>
          <w:rFonts w:ascii="바탕체" w:eastAsia="바탕체" w:hAnsi="바탕체"/>
          <w:sz w:val="22"/>
          <w:szCs w:val="22"/>
        </w:rPr>
        <w:t>1</w:t>
      </w:r>
      <w:r w:rsidR="008A1E62" w:rsidRPr="006B4ABA">
        <w:rPr>
          <w:rFonts w:ascii="바탕체" w:eastAsia="바탕체" w:hAnsi="바탕체" w:hint="eastAsia"/>
          <w:sz w:val="22"/>
          <w:szCs w:val="22"/>
        </w:rPr>
        <w:t xml:space="preserve"> 항의 결과로 양사간 협의하여 </w:t>
      </w:r>
      <w:r w:rsidR="007373ED" w:rsidRPr="006B4ABA">
        <w:rPr>
          <w:rFonts w:ascii="바탕체" w:eastAsia="바탕체" w:hAnsi="바탕체" w:hint="eastAsia"/>
          <w:sz w:val="22"/>
          <w:szCs w:val="22"/>
        </w:rPr>
        <w:t xml:space="preserve">첨부된 견적서 </w:t>
      </w:r>
      <w:r w:rsidRPr="006B4ABA">
        <w:rPr>
          <w:rFonts w:ascii="바탕체" w:eastAsia="바탕체" w:hAnsi="바탕체"/>
          <w:sz w:val="22"/>
          <w:szCs w:val="22"/>
        </w:rPr>
        <w:t>상의 단가를 기준으로 한다.</w:t>
      </w:r>
    </w:p>
    <w:p w14:paraId="09F3A041" w14:textId="77777777" w:rsidR="00A21F12" w:rsidRPr="006B4ABA" w:rsidRDefault="009F6F65" w:rsidP="000D329E">
      <w:pPr>
        <w:pStyle w:val="a3"/>
        <w:wordWrap/>
        <w:spacing w:line="360" w:lineRule="auto"/>
        <w:ind w:left="650" w:hanging="65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2. 공사가격 내역서에 포함되어 있지 아니한 신규비목의 단가는 설계변경 당시를 기준으로 산정한 </w:t>
      </w:r>
      <w:r w:rsidR="007373ED" w:rsidRPr="006B4ABA">
        <w:rPr>
          <w:rFonts w:ascii="바탕체" w:eastAsia="바탕체" w:hAnsi="바탕체" w:hint="eastAsia"/>
          <w:sz w:val="22"/>
          <w:szCs w:val="22"/>
        </w:rPr>
        <w:t>단</w:t>
      </w:r>
      <w:r w:rsidRPr="006B4ABA">
        <w:rPr>
          <w:rFonts w:ascii="바탕체" w:eastAsia="바탕체" w:hAnsi="바탕체"/>
          <w:sz w:val="22"/>
          <w:szCs w:val="22"/>
        </w:rPr>
        <w:t>가로 한다.</w:t>
      </w:r>
    </w:p>
    <w:p w14:paraId="6257A35F" w14:textId="77777777" w:rsidR="00A21F12" w:rsidRPr="006B4ABA" w:rsidRDefault="009F6F65" w:rsidP="000D329E">
      <w:pPr>
        <w:pStyle w:val="a3"/>
        <w:wordWrap/>
        <w:spacing w:line="360" w:lineRule="auto"/>
        <w:ind w:left="632" w:hanging="632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3. 증감된 공사에 대한</w:t>
      </w:r>
      <w:r w:rsidR="008A1E62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이윤은 계약체결 당시의 비율에 의한다.</w:t>
      </w:r>
    </w:p>
    <w:p w14:paraId="57235179" w14:textId="77777777" w:rsidR="00A21F12" w:rsidRPr="006B4ABA" w:rsidRDefault="00A21F12" w:rsidP="000D329E">
      <w:pPr>
        <w:pStyle w:val="a3"/>
        <w:wordWrap/>
        <w:spacing w:line="360" w:lineRule="auto"/>
        <w:ind w:left="658" w:hanging="658"/>
        <w:rPr>
          <w:rFonts w:ascii="바탕체" w:eastAsia="바탕체" w:hAnsi="바탕체"/>
          <w:sz w:val="22"/>
          <w:szCs w:val="22"/>
        </w:rPr>
      </w:pPr>
    </w:p>
    <w:p w14:paraId="00F96042" w14:textId="64563B2F" w:rsidR="007373ED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D4380">
        <w:rPr>
          <w:rFonts w:ascii="바탕체" w:eastAsia="바탕체" w:hAnsi="바탕체"/>
          <w:b/>
          <w:bCs/>
          <w:sz w:val="22"/>
          <w:szCs w:val="22"/>
        </w:rPr>
        <w:t>15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조(물가변동으로 인한 계약금액의 조정)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79EE7A85" w14:textId="77777777" w:rsidR="00A21F12" w:rsidRPr="006B4ABA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계약체결후 </w:t>
      </w:r>
      <w:r w:rsidR="0053125E" w:rsidRPr="006B4ABA">
        <w:rPr>
          <w:rFonts w:ascii="바탕체" w:eastAsia="바탕체" w:hAnsi="바탕체"/>
          <w:sz w:val="22"/>
          <w:szCs w:val="22"/>
        </w:rPr>
        <w:t>180</w:t>
      </w:r>
      <w:r w:rsidRPr="006B4ABA">
        <w:rPr>
          <w:rFonts w:ascii="바탕체" w:eastAsia="바탕체" w:hAnsi="바탕체"/>
          <w:sz w:val="22"/>
          <w:szCs w:val="22"/>
        </w:rPr>
        <w:t xml:space="preserve">일이상 경과한 경우에 잔여공사에 대하여 </w:t>
      </w:r>
      <w:r w:rsidR="008A1E62" w:rsidRPr="006B4ABA">
        <w:rPr>
          <w:rFonts w:ascii="바탕체" w:eastAsia="바탕체" w:hAnsi="바탕체" w:hint="eastAsia"/>
          <w:sz w:val="22"/>
          <w:szCs w:val="22"/>
        </w:rPr>
        <w:t>설계도면</w:t>
      </w:r>
      <w:r w:rsidRPr="006B4ABA">
        <w:rPr>
          <w:rFonts w:ascii="바탕체" w:eastAsia="바탕체" w:hAnsi="바탕체"/>
          <w:sz w:val="22"/>
          <w:szCs w:val="22"/>
        </w:rPr>
        <w:t xml:space="preserve">에 포함되어 있는 품목 또는 비목의 가격 등의 변동으로 인한 등락액이 잔여공사에 해당하는 계약금액의 100분의 </w:t>
      </w:r>
      <w:r w:rsidR="0053125E" w:rsidRPr="006B4ABA">
        <w:rPr>
          <w:rFonts w:ascii="바탕체" w:eastAsia="바탕체" w:hAnsi="바탕체"/>
          <w:sz w:val="22"/>
          <w:szCs w:val="22"/>
        </w:rPr>
        <w:t xml:space="preserve">10 </w:t>
      </w:r>
      <w:r w:rsidRPr="006B4ABA">
        <w:rPr>
          <w:rFonts w:ascii="바탕체" w:eastAsia="바탕체" w:hAnsi="바탕체"/>
          <w:sz w:val="22"/>
          <w:szCs w:val="22"/>
        </w:rPr>
        <w:t>이상인 때에는 계약금액을 조정한다.</w:t>
      </w:r>
    </w:p>
    <w:p w14:paraId="4CDF4983" w14:textId="77777777" w:rsidR="00A21F12" w:rsidRPr="006B4ABA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2D13FC16" w14:textId="5CA19CE0" w:rsidR="008A1E62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D4380">
        <w:rPr>
          <w:rFonts w:ascii="바탕체" w:eastAsia="바탕체" w:hAnsi="바탕체"/>
          <w:b/>
          <w:bCs/>
          <w:sz w:val="22"/>
          <w:szCs w:val="22"/>
        </w:rPr>
        <w:t>16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조(기타 계약내용의 변동으로 인한 계약금액의 조정)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72BA9522" w14:textId="532C3CFB" w:rsidR="00A21F12" w:rsidRPr="006B4ABA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제</w:t>
      </w:r>
      <w:r w:rsidR="007373ED" w:rsidRPr="006B4ABA">
        <w:rPr>
          <w:rFonts w:ascii="바탕체" w:eastAsia="바탕체" w:hAnsi="바탕체"/>
          <w:sz w:val="22"/>
          <w:szCs w:val="22"/>
        </w:rPr>
        <w:t>1</w:t>
      </w:r>
      <w:r w:rsidR="00FD674D" w:rsidRPr="006B4ABA">
        <w:rPr>
          <w:rFonts w:ascii="바탕체" w:eastAsia="바탕체" w:hAnsi="바탕체"/>
          <w:sz w:val="22"/>
          <w:szCs w:val="22"/>
        </w:rPr>
        <w:t>2</w:t>
      </w:r>
      <w:r w:rsidRPr="006B4ABA">
        <w:rPr>
          <w:rFonts w:ascii="바탕체" w:eastAsia="바탕체" w:hAnsi="바탕체"/>
          <w:sz w:val="22"/>
          <w:szCs w:val="22"/>
        </w:rPr>
        <w:t>조 및 제</w:t>
      </w:r>
      <w:r w:rsidR="007373ED" w:rsidRPr="006B4ABA">
        <w:rPr>
          <w:rFonts w:ascii="바탕체" w:eastAsia="바탕체" w:hAnsi="바탕체"/>
          <w:sz w:val="22"/>
          <w:szCs w:val="22"/>
        </w:rPr>
        <w:t>1</w:t>
      </w:r>
      <w:r w:rsidR="00FD674D" w:rsidRPr="006B4ABA">
        <w:rPr>
          <w:rFonts w:ascii="바탕체" w:eastAsia="바탕체" w:hAnsi="바탕체"/>
          <w:sz w:val="22"/>
          <w:szCs w:val="22"/>
        </w:rPr>
        <w:t>3</w:t>
      </w:r>
      <w:r w:rsidRPr="006B4ABA">
        <w:rPr>
          <w:rFonts w:ascii="바탕체" w:eastAsia="바탕체" w:hAnsi="바탕체"/>
          <w:sz w:val="22"/>
          <w:szCs w:val="22"/>
        </w:rPr>
        <w:t xml:space="preserve">조에 의한 경우 이외에 계약내용의 변경으로 계약금액을 조정하여야 할 필요가 있는 경우에는 그 변경된 내용에 대한 실비를 기준으로 당사자간의 </w:t>
      </w:r>
      <w:ins w:id="45" w:author="윤현정 (Hyunjeong Yoon)" w:date="2024-05-20T11:13:00Z">
        <w:r w:rsidR="00630BA3">
          <w:rPr>
            <w:rFonts w:ascii="바탕체" w:eastAsia="바탕체" w:hAnsi="바탕체" w:hint="eastAsia"/>
            <w:sz w:val="22"/>
            <w:szCs w:val="22"/>
          </w:rPr>
          <w:t>서면</w:t>
        </w:r>
      </w:ins>
      <w:r w:rsidRPr="006B4ABA">
        <w:rPr>
          <w:rFonts w:ascii="바탕체" w:eastAsia="바탕체" w:hAnsi="바탕체"/>
          <w:sz w:val="22"/>
          <w:szCs w:val="22"/>
        </w:rPr>
        <w:t xml:space="preserve">합의에 의하여 조정한다. </w:t>
      </w:r>
    </w:p>
    <w:p w14:paraId="7AF81B94" w14:textId="77777777" w:rsidR="003D52BB" w:rsidRPr="006B4ABA" w:rsidRDefault="003D52BB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sz w:val="22"/>
          <w:szCs w:val="22"/>
        </w:rPr>
      </w:pPr>
    </w:p>
    <w:p w14:paraId="1B470211" w14:textId="4FEBB33E" w:rsidR="006F73A2" w:rsidRPr="007D47EF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제</w:t>
      </w:r>
      <w:r w:rsidR="003D4119"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17</w:t>
      </w: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조(준공)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0E26FF0D" w14:textId="7FB631BB" w:rsidR="00CF087A" w:rsidRPr="007D47EF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①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은 공사를 완성한 때에는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에게 통지하여야 하며</w:t>
      </w:r>
    </w:p>
    <w:p w14:paraId="17E57705" w14:textId="3C52AB70" w:rsidR="006A460C" w:rsidRPr="007D47EF" w:rsidRDefault="00CF087A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통지를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받은 후 </w:t>
      </w:r>
      <w:ins w:id="46" w:author="윤현정 (Hyunjeong Yoon)" w:date="2024-05-20T12:14:00Z">
        <w:r w:rsidR="00A168DD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[●</w:t>
        </w:r>
        <w:r w:rsidR="00A168DD">
          <w:rPr>
            <w:rFonts w:ascii="바탕체" w:eastAsia="바탕체" w:hAnsi="바탕체"/>
            <w:color w:val="000000" w:themeColor="text1"/>
            <w:sz w:val="22"/>
            <w:szCs w:val="22"/>
          </w:rPr>
          <w:t>]</w:t>
        </w:r>
        <w:r w:rsidR="00A168DD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일 이내에</w:t>
        </w:r>
      </w:ins>
      <w:del w:id="47" w:author="윤현정 (Hyunjeong Yoon)" w:date="2024-05-20T12:14:00Z">
        <w:r w:rsidR="009F6F65" w:rsidRPr="007D47EF" w:rsidDel="00A168DD">
          <w:rPr>
            <w:rFonts w:ascii="바탕체" w:eastAsia="바탕체" w:hAnsi="바탕체"/>
            <w:color w:val="000000" w:themeColor="text1"/>
            <w:sz w:val="22"/>
            <w:szCs w:val="22"/>
          </w:rPr>
          <w:delText>지체 없이</w:delText>
        </w:r>
      </w:del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의 입회</w:t>
      </w:r>
      <w:r w:rsidR="003D52B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하에 검사를 하여야</w:t>
      </w:r>
    </w:p>
    <w:p w14:paraId="09134408" w14:textId="48C4226E" w:rsidR="00183878" w:rsidRPr="007D47EF" w:rsidRDefault="009F6F65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한다</w:t>
      </w:r>
      <w:r w:rsidR="004103F2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ins w:id="48" w:author="윤현정 (Hyunjeong Yoon)" w:date="2024-05-20T15:34:00Z">
        <w:r w:rsidR="0074545E"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넥스로지텍</w:t>
        </w:r>
        <w:r w:rsidR="0074545E"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은 </w:t>
        </w:r>
        <w:r w:rsidR="0074545E"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바로스</w:t>
        </w:r>
        <w:r w:rsidR="0074545E"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가 지정한 검수</w:t>
        </w:r>
      </w:ins>
      <w:ins w:id="49" w:author="윤현정 (Hyunjeong Yoon)" w:date="2024-05-20T15:35:00Z"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에 협조하여야하며 협조하지 않아 발생한 불이익은 </w:t>
        </w:r>
        <w:r w:rsidR="0074545E"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넥스로지텍</w:t>
        </w:r>
        <w:r w:rsidR="0074545E"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  <w:r w:rsidR="0074545E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이 부담한다.</w:t>
        </w:r>
      </w:ins>
    </w:p>
    <w:p w14:paraId="4325A41F" w14:textId="5EF2B979" w:rsidR="00183878" w:rsidRPr="007D47EF" w:rsidRDefault="00CF087A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="004103F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검사 완료 후 문제가 발견 되지 않을 경우 </w:t>
      </w:r>
      <w:del w:id="50" w:author="윤현정 (Hyunjeong Yoon)" w:date="2024-05-20T12:15:00Z">
        <w:r w:rsidR="004103F2" w:rsidRPr="007D47EF" w:rsidDel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delText>최종 검사 합격일에</w:delText>
        </w:r>
      </w:del>
    </w:p>
    <w:p w14:paraId="16162277" w14:textId="2A7D5ACD" w:rsidR="00A21F12" w:rsidRPr="007D47EF" w:rsidRDefault="00CF087A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4103F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에게 최종인수증명서를 발급해 주어야 한다.</w:t>
      </w:r>
    </w:p>
    <w:p w14:paraId="6A34E39A" w14:textId="77777777" w:rsidR="00183878" w:rsidRPr="007D47EF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②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은 제1항의 검사에 합격하지 못한 때에는 지체없이 이를 보수 또는</w:t>
      </w:r>
    </w:p>
    <w:p w14:paraId="0A0C89E1" w14:textId="77777777" w:rsidR="00A21F12" w:rsidRPr="007D47EF" w:rsidRDefault="009F6F65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개조하여 다시 검사를 받아야 한다.</w:t>
      </w:r>
    </w:p>
    <w:p w14:paraId="1E1224AD" w14:textId="77777777" w:rsidR="00183878" w:rsidRPr="007D47EF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lastRenderedPageBreak/>
        <w:t xml:space="preserve">  ③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은 검사의 결과에 이의가 있을 때에는 재검사를 요구할 수 있으며,</w:t>
      </w:r>
    </w:p>
    <w:p w14:paraId="06269C37" w14:textId="1AF7AB8F" w:rsidR="00257F21" w:rsidRPr="001455A2" w:rsidRDefault="009F6F65" w:rsidP="001455A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이에 응하여야 한다.</w:t>
      </w:r>
    </w:p>
    <w:p w14:paraId="536DCBE2" w14:textId="77777777" w:rsidR="00257F21" w:rsidRPr="007D47EF" w:rsidRDefault="00257F21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color w:val="000000" w:themeColor="text1"/>
          <w:sz w:val="22"/>
          <w:szCs w:val="22"/>
        </w:rPr>
      </w:pPr>
    </w:p>
    <w:p w14:paraId="779FE572" w14:textId="39E64EE7" w:rsidR="00997ADB" w:rsidRPr="007D47EF" w:rsidRDefault="00997ADB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 w:hint="eastAsia"/>
          <w:b/>
          <w:bCs/>
          <w:color w:val="000000" w:themeColor="text1"/>
          <w:sz w:val="22"/>
          <w:szCs w:val="22"/>
        </w:rPr>
        <w:t xml:space="preserve">제 </w:t>
      </w:r>
      <w:r w:rsidR="00C06CF3"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18</w:t>
      </w:r>
      <w:r w:rsidRPr="007D47EF">
        <w:rPr>
          <w:rFonts w:ascii="바탕체" w:eastAsia="바탕체" w:hAnsi="바탕체" w:hint="eastAsia"/>
          <w:b/>
          <w:bCs/>
          <w:color w:val="000000" w:themeColor="text1"/>
          <w:sz w:val="22"/>
          <w:szCs w:val="22"/>
        </w:rPr>
        <w:t>조</w:t>
      </w: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(</w:t>
      </w:r>
      <w:r w:rsidRPr="007D47EF">
        <w:rPr>
          <w:rFonts w:ascii="바탕체" w:eastAsia="바탕체" w:hAnsi="바탕체" w:hint="eastAsia"/>
          <w:b/>
          <w:bCs/>
          <w:color w:val="000000" w:themeColor="text1"/>
          <w:sz w:val="22"/>
          <w:szCs w:val="22"/>
        </w:rPr>
        <w:t>이행보증서)</w:t>
      </w:r>
    </w:p>
    <w:p w14:paraId="4C323DC6" w14:textId="40C7AEBD" w:rsidR="002C35C7" w:rsidRPr="007D47EF" w:rsidRDefault="001455A2" w:rsidP="001455A2">
      <w:pPr>
        <w:pStyle w:val="a3"/>
        <w:wordWrap/>
        <w:spacing w:line="360" w:lineRule="auto"/>
        <w:ind w:left="294"/>
        <w:rPr>
          <w:rFonts w:ascii="바탕체" w:eastAsia="바탕체" w:hAnsi="바탕체"/>
          <w:color w:val="000000" w:themeColor="text1"/>
          <w:sz w:val="22"/>
          <w:szCs w:val="22"/>
        </w:rPr>
      </w:pPr>
      <w:r>
        <w:rPr>
          <w:rFonts w:ascii="바탕체" w:eastAsia="바탕체" w:hAnsi="바탕체"/>
          <w:color w:val="000000" w:themeColor="text1"/>
          <w:sz w:val="22"/>
          <w:szCs w:val="22"/>
        </w:rPr>
        <w:t>①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은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계약상의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의무이행을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보증하기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위해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i)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계약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체결일로부터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7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일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이내에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D45571">
        <w:rPr>
          <w:rFonts w:ascii="바탕체" w:eastAsia="바탕체" w:hAnsi="바탕체" w:hint="eastAsia"/>
          <w:color w:val="000000" w:themeColor="text1"/>
          <w:sz w:val="22"/>
          <w:szCs w:val="22"/>
        </w:rPr>
        <w:t>선급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금액의</w:t>
      </w:r>
      <w:r w:rsidR="00C25A1F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60CB0" w:rsidRPr="007D47EF">
        <w:rPr>
          <w:rFonts w:ascii="바탕체" w:eastAsia="바탕체" w:hAnsi="바탕체"/>
          <w:color w:val="000000" w:themeColor="text1"/>
          <w:sz w:val="22"/>
          <w:szCs w:val="22"/>
        </w:rPr>
        <w:t>10</w:t>
      </w:r>
      <w:r>
        <w:rPr>
          <w:rFonts w:ascii="바탕체" w:eastAsia="바탕체" w:hAnsi="바탕체"/>
          <w:color w:val="000000" w:themeColor="text1"/>
          <w:sz w:val="22"/>
          <w:szCs w:val="22"/>
        </w:rPr>
        <w:t>0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>%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해당하는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금액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>(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이하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“</w:t>
      </w:r>
      <w:r w:rsidR="00D45571">
        <w:rPr>
          <w:rFonts w:ascii="바탕체" w:eastAsia="바탕체" w:hAnsi="바탕체" w:hint="eastAsia"/>
          <w:color w:val="000000" w:themeColor="text1"/>
          <w:sz w:val="22"/>
          <w:szCs w:val="22"/>
        </w:rPr>
        <w:t>선급금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이행보증서</w:t>
      </w:r>
      <w:r w:rsidR="002C35C7" w:rsidRPr="007D47EF">
        <w:rPr>
          <w:rFonts w:ascii="바탕체" w:eastAsia="바탕체" w:hAnsi="바탕체" w:hint="cs"/>
          <w:color w:val="000000" w:themeColor="text1"/>
          <w:sz w:val="22"/>
          <w:szCs w:val="22"/>
        </w:rPr>
        <w:t>”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), ii)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제</w:t>
      </w:r>
      <w:r w:rsidR="00C06CF3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19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조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제</w:t>
      </w:r>
      <w:r w:rsidR="00C83105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1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항에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따라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잔금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청구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시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color w:val="000000" w:themeColor="text1"/>
          <w:sz w:val="22"/>
          <w:szCs w:val="22"/>
        </w:rPr>
        <w:t>공사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금</w:t>
      </w:r>
      <w:r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액의 </w:t>
      </w:r>
      <w:r>
        <w:rPr>
          <w:rFonts w:ascii="바탕체" w:eastAsia="바탕체" w:hAnsi="바탕체"/>
          <w:color w:val="000000" w:themeColor="text1"/>
          <w:sz w:val="22"/>
          <w:szCs w:val="22"/>
        </w:rPr>
        <w:t>10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>%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해당하는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금액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>(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이하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“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하자보수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이행보증서</w:t>
      </w:r>
      <w:r w:rsidR="002C35C7" w:rsidRPr="007D47EF">
        <w:rPr>
          <w:rFonts w:ascii="바탕체" w:eastAsia="바탕체" w:hAnsi="바탕체" w:hint="cs"/>
          <w:color w:val="000000" w:themeColor="text1"/>
          <w:sz w:val="22"/>
          <w:szCs w:val="22"/>
        </w:rPr>
        <w:t>”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>)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을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각각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다음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각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호의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기관이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발행한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보증서로서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에게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제공한다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. </w:t>
      </w:r>
    </w:p>
    <w:p w14:paraId="3E78BC68" w14:textId="77777777" w:rsidR="002C35C7" w:rsidRPr="007D47EF" w:rsidRDefault="002C35C7" w:rsidP="000D329E">
      <w:pPr>
        <w:pStyle w:val="a3"/>
        <w:wordWrap/>
        <w:spacing w:line="360" w:lineRule="auto"/>
        <w:ind w:left="632" w:hanging="632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 1.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보증보험회사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,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신용보증기금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등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이와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동등한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기관이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발행하는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보증서</w:t>
      </w:r>
    </w:p>
    <w:p w14:paraId="1FA77EA7" w14:textId="101CD894" w:rsidR="002C35C7" w:rsidRPr="007D47EF" w:rsidRDefault="002C35C7" w:rsidP="00223CFF">
      <w:pPr>
        <w:pStyle w:val="a3"/>
        <w:wordWrap/>
        <w:spacing w:line="360" w:lineRule="auto"/>
        <w:ind w:left="632" w:hanging="632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 2.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금융기관의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지급보증서</w:t>
      </w:r>
    </w:p>
    <w:p w14:paraId="22540B19" w14:textId="01FF034B" w:rsidR="001455A2" w:rsidRDefault="002C35C7" w:rsidP="001455A2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1B07FE6F" w14:textId="2096B79E" w:rsidR="00183878" w:rsidRPr="007D47EF" w:rsidRDefault="00D45571" w:rsidP="001455A2">
      <w:pPr>
        <w:pStyle w:val="a3"/>
        <w:wordWrap/>
        <w:spacing w:line="360" w:lineRule="auto"/>
        <w:ind w:leftChars="50" w:left="1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② </w:t>
      </w:r>
      <w:r w:rsidR="001455A2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하자보수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이행보증서는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제</w:t>
      </w:r>
      <w:r w:rsidR="00EB6DA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1</w:t>
      </w:r>
      <w:r w:rsidR="00EB6DAD" w:rsidRPr="007D47EF">
        <w:rPr>
          <w:rFonts w:ascii="바탕체" w:eastAsia="바탕체" w:hAnsi="바탕체"/>
          <w:color w:val="000000" w:themeColor="text1"/>
          <w:sz w:val="22"/>
          <w:szCs w:val="22"/>
        </w:rPr>
        <w:t>5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조에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B6DA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의거한 최종 검사 합격일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로부터</w:t>
      </w:r>
      <w:r w:rsidR="002C35C7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>
        <w:rPr>
          <w:rFonts w:ascii="바탕체" w:eastAsia="바탕체" w:hAnsi="바탕체"/>
          <w:color w:val="000000" w:themeColor="text1"/>
          <w:sz w:val="22"/>
          <w:szCs w:val="22"/>
        </w:rPr>
        <w:t>12</w:t>
      </w:r>
      <w:r w:rsidR="002C35C7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개월간</w:t>
      </w:r>
    </w:p>
    <w:p w14:paraId="1CB8A578" w14:textId="77777777" w:rsidR="002C35C7" w:rsidRPr="007D47EF" w:rsidRDefault="002C35C7" w:rsidP="00183878">
      <w:pPr>
        <w:pStyle w:val="a3"/>
        <w:wordWrap/>
        <w:spacing w:line="360" w:lineRule="auto"/>
        <w:ind w:left="68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유효하게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존속하여야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한다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.</w:t>
      </w:r>
    </w:p>
    <w:p w14:paraId="72B0A875" w14:textId="510EFCB1" w:rsidR="00183878" w:rsidRPr="007D47EF" w:rsidRDefault="002674B9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D45571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D45571">
        <w:rPr>
          <w:rFonts w:ascii="바탕체" w:eastAsia="바탕체" w:hAnsi="바탕체"/>
          <w:color w:val="000000" w:themeColor="text1"/>
          <w:sz w:val="22"/>
          <w:szCs w:val="22"/>
        </w:rPr>
        <w:t>③</w:t>
      </w:r>
      <w:r w:rsidR="00D45571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의 보증서 제공과 관련하여 발생하는 일체의 수수료는 </w:t>
      </w:r>
    </w:p>
    <w:p w14:paraId="7E3B95B9" w14:textId="77777777" w:rsidR="002674B9" w:rsidRPr="007D47EF" w:rsidRDefault="00CF087A" w:rsidP="00183878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2674B9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 부담한다.</w:t>
      </w:r>
    </w:p>
    <w:p w14:paraId="4EEBD8E9" w14:textId="77777777" w:rsidR="002674B9" w:rsidRPr="007D47EF" w:rsidRDefault="002674B9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 </w:t>
      </w:r>
    </w:p>
    <w:p w14:paraId="48ED427A" w14:textId="3D093F6C" w:rsidR="006F73A2" w:rsidRPr="007D47EF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제</w:t>
      </w:r>
      <w:r w:rsidR="00D40911"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19</w:t>
      </w: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조(대금지급)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1D1BE174" w14:textId="00A26D22" w:rsidR="00E820BD" w:rsidRPr="007D47EF" w:rsidRDefault="009F6F65" w:rsidP="001455A2">
      <w:pPr>
        <w:pStyle w:val="a3"/>
        <w:wordWrap/>
        <w:spacing w:line="360" w:lineRule="auto"/>
        <w:ind w:leftChars="100" w:left="750" w:hangingChars="250" w:hanging="55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①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E820BD" w:rsidRPr="007D47EF">
        <w:rPr>
          <w:rFonts w:ascii="바탕체" w:eastAsia="바탕체" w:hAnsi="바탕체"/>
          <w:color w:val="000000" w:themeColor="text1"/>
          <w:sz w:val="22"/>
          <w:szCs w:val="22"/>
        </w:rPr>
        <w:t>은</w:t>
      </w:r>
      <w:r w:rsidR="00540AFF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ins w:id="51" w:author="윤현정 (Hyunjeong Yoon)" w:date="2024-05-20T12:21:00Z">
        <w:r w:rsidR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제 </w:t>
        </w:r>
        <w:r w:rsidR="001D78F8">
          <w:rPr>
            <w:rFonts w:ascii="바탕체" w:eastAsia="바탕체" w:hAnsi="바탕체"/>
            <w:color w:val="000000" w:themeColor="text1"/>
            <w:sz w:val="22"/>
            <w:szCs w:val="22"/>
          </w:rPr>
          <w:t>17</w:t>
        </w:r>
        <w:r w:rsidR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조에 따라 최종인수증명서를 받은 경우 </w:t>
        </w:r>
      </w:ins>
      <w:del w:id="52" w:author="윤현정 (Hyunjeong Yoon)" w:date="2024-05-20T12:21:00Z">
        <w:r w:rsidR="00540AFF" w:rsidRPr="007D47EF" w:rsidDel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delText xml:space="preserve">제3조 에 의거하여 단계별 공사완료시 </w:delText>
        </w:r>
        <w:r w:rsidR="00E820BD" w:rsidRPr="007D47EF" w:rsidDel="001D78F8">
          <w:rPr>
            <w:rFonts w:ascii="바탕체" w:eastAsia="바탕체" w:hAnsi="바탕체"/>
            <w:color w:val="000000" w:themeColor="text1"/>
            <w:sz w:val="22"/>
            <w:szCs w:val="22"/>
          </w:rPr>
          <w:delText xml:space="preserve"> </w:delText>
        </w:r>
        <w:r w:rsidR="00CF087A" w:rsidRPr="007D47EF" w:rsidDel="001D78F8">
          <w:rPr>
            <w:rFonts w:ascii="바탕체" w:eastAsia="바탕체" w:hAnsi="바탕체"/>
            <w:color w:val="000000" w:themeColor="text1"/>
            <w:sz w:val="22"/>
            <w:szCs w:val="22"/>
          </w:rPr>
          <w:delText>“</w:delText>
        </w:r>
        <w:r w:rsidR="00216862" w:rsidRPr="007D47EF" w:rsidDel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delText>바로스</w:delText>
        </w:r>
        <w:r w:rsidR="00CF087A" w:rsidRPr="007D47EF" w:rsidDel="001D78F8">
          <w:rPr>
            <w:rFonts w:ascii="바탕체" w:eastAsia="바탕체" w:hAnsi="바탕체"/>
            <w:color w:val="000000" w:themeColor="text1"/>
            <w:sz w:val="22"/>
            <w:szCs w:val="22"/>
          </w:rPr>
          <w:delText>”</w:delText>
        </w:r>
        <w:r w:rsidR="00E820BD" w:rsidRPr="007D47EF" w:rsidDel="001D78F8">
          <w:rPr>
            <w:rFonts w:ascii="바탕체" w:eastAsia="바탕체" w:hAnsi="바탕체"/>
            <w:color w:val="000000" w:themeColor="text1"/>
            <w:sz w:val="22"/>
            <w:szCs w:val="22"/>
          </w:rPr>
          <w:delText>의 준공검사에 합격한</w:delText>
        </w:r>
        <w:r w:rsidR="001702AB" w:rsidRPr="007D47EF" w:rsidDel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delText xml:space="preserve"> </w:delText>
        </w:r>
        <w:r w:rsidR="00E820BD" w:rsidRPr="007D47EF" w:rsidDel="001D78F8">
          <w:rPr>
            <w:rFonts w:ascii="바탕체" w:eastAsia="바탕체" w:hAnsi="바탕체"/>
            <w:color w:val="000000" w:themeColor="text1"/>
            <w:sz w:val="22"/>
            <w:szCs w:val="22"/>
          </w:rPr>
          <w:delText xml:space="preserve">후 </w:delText>
        </w:r>
        <w:r w:rsidR="004103F2" w:rsidRPr="007D47EF" w:rsidDel="001D78F8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delText>최종 인수 증명서를 발급받고</w:delText>
        </w:r>
        <w:r w:rsidR="004103F2" w:rsidRPr="007D47EF" w:rsidDel="001D78F8">
          <w:rPr>
            <w:rFonts w:ascii="바탕체" w:eastAsia="바탕체" w:hAnsi="바탕체"/>
            <w:color w:val="000000" w:themeColor="text1"/>
            <w:sz w:val="22"/>
            <w:szCs w:val="22"/>
          </w:rPr>
          <w:delText>,</w:delText>
        </w:r>
      </w:del>
      <w:r w:rsidR="004103F2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820BD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즉시 잉여자재, 폐물, 가설물 등을 철거, 반출하는 등 공사현장을 </w:t>
      </w:r>
      <w:r w:rsidR="00E820B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정리한 후</w:t>
      </w:r>
      <w:r w:rsidR="00E820BD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540AFF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해당 단계의 </w:t>
      </w:r>
      <w:r w:rsidR="00E820BD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공사대금지급을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E820BD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에게 청구할 수 있다. </w:t>
      </w:r>
      <w:r w:rsidR="00E820B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공사 잉여자재 및</w:t>
      </w:r>
      <w:r w:rsidR="00D40911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E820B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폐물의 철거,</w:t>
      </w:r>
      <w:r w:rsidR="00E820BD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820B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반출은 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CF0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E820B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의 비용으로 한다.</w:t>
      </w:r>
    </w:p>
    <w:p w14:paraId="1E6A3E3D" w14:textId="42E22E0A" w:rsidR="00AC5A69" w:rsidRDefault="003F571F" w:rsidP="001455A2">
      <w:pPr>
        <w:pStyle w:val="a3"/>
        <w:wordWrap/>
        <w:spacing w:line="360" w:lineRule="auto"/>
        <w:ind w:leftChars="100" w:left="750" w:hangingChars="250" w:hanging="550"/>
        <w:rPr>
          <w:ins w:id="53" w:author="윤현정 (Hyunjeong Yoon)" w:date="2024-05-20T12:24:00Z"/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②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="00540AFF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제3조 에 의거하여 단계별 공사완료시</w:t>
      </w:r>
      <w:r w:rsidR="00AC5A69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공사대금을 지급기한</w:t>
      </w:r>
      <w:r w:rsidR="00AC5A69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AC5A69" w:rsidRPr="007D47EF">
        <w:rPr>
          <w:rFonts w:ascii="바탕체" w:eastAsia="바탕체" w:hAnsi="바탕체"/>
          <w:color w:val="000000" w:themeColor="text1"/>
          <w:sz w:val="22"/>
          <w:szCs w:val="22"/>
        </w:rPr>
        <w:t>내에 지급하지 못하는 경우에는</w:t>
      </w:r>
      <w:r w:rsidR="001455A2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AC5A69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그 미지급금액에 대하여 지급기한의 </w:t>
      </w:r>
      <w:r w:rsidR="00E820B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다</w:t>
      </w:r>
      <w:r w:rsidR="00AC5A69" w:rsidRPr="007D47EF">
        <w:rPr>
          <w:rFonts w:ascii="바탕체" w:eastAsia="바탕체" w:hAnsi="바탕체"/>
          <w:color w:val="000000" w:themeColor="text1"/>
          <w:sz w:val="22"/>
          <w:szCs w:val="22"/>
        </w:rPr>
        <w:t>음날부터 지급하는 날까지의 일수에</w:t>
      </w:r>
      <w:r w:rsidR="001455A2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8A1E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미지급금액에</w:t>
      </w:r>
      <w:r w:rsidR="008A1E62" w:rsidRPr="007D47EF">
        <w:rPr>
          <w:rFonts w:ascii="바탕체" w:eastAsia="바탕체" w:hAnsi="바탕체"/>
          <w:color w:val="000000" w:themeColor="text1"/>
          <w:sz w:val="22"/>
          <w:szCs w:val="22"/>
        </w:rPr>
        <w:t>1000</w:t>
      </w:r>
      <w:r w:rsidR="008A1E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분의 </w:t>
      </w:r>
      <w:r w:rsidR="001D0699" w:rsidRPr="007D47EF">
        <w:rPr>
          <w:rFonts w:ascii="바탕체" w:eastAsia="바탕체" w:hAnsi="바탕체"/>
          <w:color w:val="000000" w:themeColor="text1"/>
          <w:sz w:val="22"/>
          <w:szCs w:val="22"/>
        </w:rPr>
        <w:t>3</w:t>
      </w:r>
      <w:r w:rsidR="008A1E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을 곱하여 </w:t>
      </w:r>
      <w:r w:rsidR="00AC5A69" w:rsidRPr="007D47EF">
        <w:rPr>
          <w:rFonts w:ascii="바탕체" w:eastAsia="바탕체" w:hAnsi="바탕체"/>
          <w:color w:val="000000" w:themeColor="text1"/>
          <w:sz w:val="22"/>
          <w:szCs w:val="22"/>
        </w:rPr>
        <w:t>적용되는 연체이자율을 적용하여 산출한 이자를</w:t>
      </w:r>
      <w:r w:rsidR="001455A2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AC5A69" w:rsidRPr="007D47EF">
        <w:rPr>
          <w:rFonts w:ascii="바탕체" w:eastAsia="바탕체" w:hAnsi="바탕체"/>
          <w:color w:val="000000" w:themeColor="text1"/>
          <w:sz w:val="22"/>
          <w:szCs w:val="22"/>
        </w:rPr>
        <w:t>지급하여야 한다.</w:t>
      </w:r>
    </w:p>
    <w:p w14:paraId="7A0D15B0" w14:textId="51FA4BCC" w:rsidR="00D43220" w:rsidRPr="007D47EF" w:rsidDel="00D43220" w:rsidRDefault="00D43220" w:rsidP="001455A2">
      <w:pPr>
        <w:pStyle w:val="a3"/>
        <w:wordWrap/>
        <w:spacing w:line="360" w:lineRule="auto"/>
        <w:ind w:leftChars="100" w:left="750" w:hangingChars="250" w:hanging="550"/>
        <w:rPr>
          <w:del w:id="54" w:author="윤현정 (Hyunjeong Yoon)" w:date="2024-05-20T12:25:00Z"/>
          <w:rFonts w:ascii="바탕체" w:eastAsia="바탕체" w:hAnsi="바탕체"/>
          <w:color w:val="000000" w:themeColor="text1"/>
          <w:sz w:val="22"/>
          <w:szCs w:val="22"/>
        </w:rPr>
      </w:pPr>
      <w:ins w:id="55" w:author="윤현정 (Hyunjeong Yoon)" w:date="2024-05-20T12:25:00Z"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③ </w:t>
        </w:r>
      </w:ins>
      <w:ins w:id="56" w:author="윤현정 (Hyunjeong Yoon)" w:date="2024-05-20T12:26:00Z"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제 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>3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조의 공사완료는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 xml:space="preserve"> </w:t>
        </w:r>
      </w:ins>
      <w:ins w:id="57" w:author="윤현정 (Hyunjeong Yoon)" w:date="2024-05-20T12:25:00Z"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넥스로지텍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이 최종인수증명서를 </w:t>
        </w:r>
      </w:ins>
      <w:ins w:id="58" w:author="윤현정 (Hyunjeong Yoon)" w:date="2024-05-20T12:27:00Z"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바로스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로부터 </w:t>
        </w:r>
      </w:ins>
      <w:ins w:id="59" w:author="윤현정 (Hyunjeong Yoon)" w:date="2024-05-20T12:26:00Z"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교부받은 경우를 말하며</w:t>
        </w:r>
      </w:ins>
      <w:ins w:id="60" w:author="윤현정 (Hyunjeong Yoon)" w:date="2024-05-20T12:27:00Z"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 </w:t>
        </w:r>
      </w:ins>
      <w:ins w:id="61" w:author="윤현정 (Hyunjeong Yoon)" w:date="2024-05-20T12:25:00Z"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넥스로지텍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</w:ins>
      <w:ins w:id="62" w:author="윤현정 (Hyunjeong Yoon)" w:date="2024-05-20T12:26:00Z"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은 공사완료 후 즉시 세금계산서를 발행하여 잔금을 청구한다.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 xml:space="preserve"> 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 xml:space="preserve">세금계산서 미발행 및 지연발행의 책임은 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“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넥스로지텍</w:t>
        </w:r>
        <w:r>
          <w:rPr>
            <w:rFonts w:ascii="바탕체" w:eastAsia="바탕체" w:hAnsi="바탕체"/>
            <w:color w:val="000000" w:themeColor="text1"/>
            <w:sz w:val="22"/>
            <w:szCs w:val="22"/>
          </w:rPr>
          <w:t>”</w:t>
        </w:r>
        <w:r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이 부담한다.</w:t>
        </w:r>
      </w:ins>
    </w:p>
    <w:p w14:paraId="6CE26341" w14:textId="77777777" w:rsidR="00A21F12" w:rsidRPr="007D47EF" w:rsidRDefault="00A21F12" w:rsidP="00D43220">
      <w:pPr>
        <w:pStyle w:val="a3"/>
        <w:wordWrap/>
        <w:spacing w:line="360" w:lineRule="auto"/>
        <w:rPr>
          <w:rFonts w:ascii="바탕체" w:eastAsia="바탕체" w:hAnsi="바탕체"/>
          <w:color w:val="000000" w:themeColor="text1"/>
          <w:sz w:val="22"/>
          <w:szCs w:val="22"/>
        </w:rPr>
      </w:pPr>
    </w:p>
    <w:p w14:paraId="44069E30" w14:textId="7CB711C0" w:rsidR="006F73A2" w:rsidRPr="007D47EF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제</w:t>
      </w:r>
      <w:r w:rsidR="00A77C5E"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20</w:t>
      </w: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조(이행지체)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4CEF6EBA" w14:textId="17B49B1A" w:rsidR="00A21F12" w:rsidRPr="007D47EF" w:rsidRDefault="001455A2" w:rsidP="001455A2">
      <w:pPr>
        <w:pStyle w:val="a3"/>
        <w:wordWrap/>
        <w:spacing w:line="360" w:lineRule="auto"/>
        <w:ind w:leftChars="100" w:left="640" w:hangingChars="200" w:hanging="440"/>
        <w:rPr>
          <w:rFonts w:ascii="바탕체" w:eastAsia="바탕체" w:hAnsi="바탕체"/>
          <w:color w:val="000000" w:themeColor="text1"/>
          <w:sz w:val="22"/>
          <w:szCs w:val="22"/>
        </w:rPr>
      </w:pPr>
      <w:r>
        <w:rPr>
          <w:rFonts w:ascii="바탕체" w:eastAsia="바탕체" w:hAnsi="바탕체"/>
          <w:color w:val="000000" w:themeColor="text1"/>
          <w:sz w:val="22"/>
          <w:szCs w:val="22"/>
        </w:rPr>
        <w:lastRenderedPageBreak/>
        <w:t>①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은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8A1E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양사간 약속한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준공기한</w:t>
      </w:r>
      <w:r w:rsidR="008A1E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내에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공사</w:t>
      </w:r>
      <w:r w:rsidR="00FB6A1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전체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를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완공하지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아니한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때에는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(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지체일수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X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총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공사대금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>(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거래대금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>)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의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1000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분의</w:t>
      </w:r>
      <w:r w:rsidR="003A2100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>
        <w:rPr>
          <w:rFonts w:ascii="바탕체" w:eastAsia="바탕체" w:hAnsi="바탕체"/>
          <w:color w:val="000000" w:themeColor="text1"/>
          <w:sz w:val="22"/>
          <w:szCs w:val="22"/>
        </w:rPr>
        <w:t>1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>)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의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금액을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>(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이하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“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지체상금</w:t>
      </w:r>
      <w:r w:rsidR="00ED2B78" w:rsidRPr="007D47EF">
        <w:rPr>
          <w:rFonts w:ascii="바탕체" w:eastAsia="바탕체" w:hAnsi="바탕체" w:hint="cs"/>
          <w:color w:val="000000" w:themeColor="text1"/>
          <w:sz w:val="22"/>
          <w:szCs w:val="22"/>
        </w:rPr>
        <w:t>”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이라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한다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)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에게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지급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또는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16862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에게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지급할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공사대금에서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상계처리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할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수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ED2B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있다</w:t>
      </w:r>
      <w:r w:rsidR="00ED2B78" w:rsidRPr="007D47EF">
        <w:rPr>
          <w:rFonts w:ascii="바탕체" w:eastAsia="바탕체" w:hAnsi="바탕체"/>
          <w:color w:val="000000" w:themeColor="text1"/>
          <w:sz w:val="22"/>
          <w:szCs w:val="22"/>
        </w:rPr>
        <w:t>.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다만, 천재지변, 전쟁, 항만봉쇄, 전염병 방역을 위한 출입제한, 기타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9F6F65" w:rsidRPr="007D47EF">
        <w:rPr>
          <w:rFonts w:ascii="바탕체" w:eastAsia="바탕체" w:hAnsi="바탕체"/>
          <w:color w:val="000000" w:themeColor="text1"/>
          <w:sz w:val="22"/>
          <w:szCs w:val="22"/>
        </w:rPr>
        <w:t>의 책임으로 돌릴 수 없는 사유로 지체된 경우에는 그러하지 아니하다.</w:t>
      </w:r>
      <w:r w:rsidR="00B13059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B13059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전체 공사가 지연되지 않도록 각 공사단계 점검하여 양사가 약속한</w:t>
      </w:r>
      <w:r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="00B13059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준공기한내 완료 할 수 있도록 양사가 협의한다</w:t>
      </w:r>
      <w:r>
        <w:rPr>
          <w:rFonts w:ascii="바탕체" w:eastAsia="바탕체" w:hAnsi="바탕체"/>
          <w:color w:val="000000" w:themeColor="text1"/>
          <w:sz w:val="22"/>
          <w:szCs w:val="22"/>
        </w:rPr>
        <w:t>.</w:t>
      </w:r>
    </w:p>
    <w:p w14:paraId="1877C6DD" w14:textId="5CAF26BC" w:rsidR="00A21F12" w:rsidRPr="007D47EF" w:rsidRDefault="009F6F65" w:rsidP="001455A2">
      <w:pPr>
        <w:pStyle w:val="a3"/>
        <w:wordWrap/>
        <w:spacing w:line="360" w:lineRule="auto"/>
        <w:ind w:left="550" w:hangingChars="250" w:hanging="55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1455A2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②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제1항의 경우에 성질상 분할 할 수 있는 공사의 완성부분으로서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8733E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검사를 거쳐 인수한  부분에 상당하는 금액은 계약금액에서 공제한다.</w:t>
      </w:r>
    </w:p>
    <w:p w14:paraId="4614D856" w14:textId="0B6CBBDD" w:rsidR="00A21F12" w:rsidRPr="007D47EF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1455A2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③</w:t>
      </w:r>
      <w:r w:rsidR="00550BD6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550BD6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지체상금의 한도는 계약금액의 </w:t>
      </w:r>
      <w:r w:rsidR="00D45571">
        <w:rPr>
          <w:rFonts w:ascii="바탕체" w:eastAsia="바탕체" w:hAnsi="바탕체"/>
          <w:color w:val="000000" w:themeColor="text1"/>
          <w:sz w:val="22"/>
          <w:szCs w:val="22"/>
        </w:rPr>
        <w:t>1</w:t>
      </w:r>
      <w:r w:rsidR="001D0699" w:rsidRPr="007D47EF">
        <w:rPr>
          <w:rFonts w:ascii="바탕체" w:eastAsia="바탕체" w:hAnsi="바탕체"/>
          <w:color w:val="000000" w:themeColor="text1"/>
          <w:sz w:val="22"/>
          <w:szCs w:val="22"/>
        </w:rPr>
        <w:t>0</w:t>
      </w:r>
      <w:r w:rsidR="00550BD6" w:rsidRPr="007D47EF">
        <w:rPr>
          <w:rFonts w:ascii="바탕체" w:eastAsia="바탕체" w:hAnsi="바탕체"/>
          <w:color w:val="000000" w:themeColor="text1"/>
          <w:sz w:val="22"/>
          <w:szCs w:val="22"/>
        </w:rPr>
        <w:t>%</w:t>
      </w:r>
      <w:r w:rsidR="00550BD6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를 초과 하지 않는다.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28BC4318" w14:textId="77777777" w:rsidR="00A21F12" w:rsidRPr="00D45571" w:rsidRDefault="00A21F12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</w:p>
    <w:p w14:paraId="5966C01E" w14:textId="6E07F66B" w:rsidR="006F73A2" w:rsidRPr="007D47EF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제</w:t>
      </w:r>
      <w:r w:rsidR="00876471"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21</w:t>
      </w:r>
      <w:r w:rsidRPr="007D47EF">
        <w:rPr>
          <w:rFonts w:ascii="바탕체" w:eastAsia="바탕체" w:hAnsi="바탕체"/>
          <w:b/>
          <w:bCs/>
          <w:color w:val="000000" w:themeColor="text1"/>
          <w:sz w:val="22"/>
          <w:szCs w:val="22"/>
        </w:rPr>
        <w:t>조(하자담보)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55E514EA" w14:textId="10A54EB0" w:rsidR="00AD787A" w:rsidRPr="007D47EF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①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은 </w:t>
      </w:r>
      <w:r w:rsidR="00EB6DA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제</w:t>
      </w:r>
      <w:r w:rsidR="00C524FF" w:rsidRPr="007D47EF">
        <w:rPr>
          <w:rFonts w:ascii="바탕체" w:eastAsia="바탕체" w:hAnsi="바탕체"/>
          <w:color w:val="000000" w:themeColor="text1"/>
          <w:sz w:val="22"/>
          <w:szCs w:val="22"/>
        </w:rPr>
        <w:t>18</w:t>
      </w:r>
      <w:r w:rsidR="00EB6DAD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조 제1항에 의거하여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계약서에서 정한 하자보수</w:t>
      </w:r>
    </w:p>
    <w:p w14:paraId="506042ED" w14:textId="7C1E1B4B" w:rsidR="00AD787A" w:rsidRPr="007D47EF" w:rsidRDefault="009F6F65" w:rsidP="00AD787A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보증금율</w:t>
      </w:r>
      <w:r w:rsidR="00980F6C" w:rsidRPr="007D47EF">
        <w:rPr>
          <w:rFonts w:ascii="바탕체" w:eastAsia="바탕체" w:hAnsi="바탕체"/>
          <w:color w:val="000000" w:themeColor="text1"/>
          <w:sz w:val="22"/>
          <w:szCs w:val="22"/>
        </w:rPr>
        <w:t>(</w:t>
      </w:r>
      <w:r w:rsidR="001455A2">
        <w:rPr>
          <w:rFonts w:ascii="바탕체" w:eastAsia="바탕체" w:hAnsi="바탕체"/>
          <w:color w:val="000000" w:themeColor="text1"/>
          <w:sz w:val="22"/>
          <w:szCs w:val="22"/>
        </w:rPr>
        <w:t>10</w:t>
      </w:r>
      <w:r w:rsidR="00980F6C" w:rsidRPr="007D47EF">
        <w:rPr>
          <w:rFonts w:ascii="바탕체" w:eastAsia="바탕체" w:hAnsi="바탕체"/>
          <w:color w:val="000000" w:themeColor="text1"/>
          <w:sz w:val="22"/>
          <w:szCs w:val="22"/>
        </w:rPr>
        <w:t>%</w:t>
      </w:r>
      <w:r w:rsidR="003A5CFE" w:rsidRPr="007D47EF">
        <w:rPr>
          <w:rFonts w:ascii="바탕체" w:eastAsia="바탕체" w:hAnsi="바탕체"/>
          <w:color w:val="000000" w:themeColor="text1"/>
          <w:sz w:val="22"/>
          <w:szCs w:val="22"/>
        </w:rPr>
        <w:t>)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을</w:t>
      </w:r>
      <w:r w:rsidR="00AD787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계약금액에 곱하여 산출한 금액(이하 “하자보수보증금”이라</w:t>
      </w:r>
    </w:p>
    <w:p w14:paraId="17F469D9" w14:textId="77777777" w:rsidR="00AD787A" w:rsidRPr="007D47EF" w:rsidRDefault="009F6F65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한다)을 준공검사후</w:t>
      </w:r>
      <w:r w:rsidR="00AD787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그 공사의 대가를 지급할 때까지 </w:t>
      </w:r>
      <w:r w:rsidR="00980F6C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보증보험증권을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증서로서</w:t>
      </w:r>
    </w:p>
    <w:p w14:paraId="168D64F4" w14:textId="4E035019" w:rsidR="00A21F12" w:rsidRPr="007D47EF" w:rsidRDefault="009F6F65" w:rsidP="00183878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8733E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에게</w:t>
      </w:r>
      <w:r w:rsidR="00AD787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납부하여야 한다.</w:t>
      </w:r>
    </w:p>
    <w:p w14:paraId="4966A42E" w14:textId="066E0FDB" w:rsidR="00AD787A" w:rsidRPr="007D47EF" w:rsidRDefault="00EB6DAD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  <w:bookmarkStart w:id="63" w:name="_Hlk11931049"/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 </w:t>
      </w:r>
      <w:r w:rsidR="00980F6C" w:rsidRPr="007D47EF">
        <w:rPr>
          <w:rFonts w:ascii="바탕체" w:eastAsia="바탕체" w:hAnsi="바탕체"/>
          <w:color w:val="000000" w:themeColor="text1"/>
          <w:sz w:val="22"/>
          <w:szCs w:val="22"/>
        </w:rPr>
        <w:t>②</w:t>
      </w:r>
      <w:r w:rsidR="00183878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183878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980F6C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은 준공검사를 마친 날로부터 </w:t>
      </w:r>
      <w:r w:rsidR="00980F6C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하자담보</w:t>
      </w:r>
      <w:r w:rsidR="00980F6C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980F6C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책임기간인 </w:t>
      </w:r>
      <w:r w:rsidR="001455A2">
        <w:rPr>
          <w:rFonts w:ascii="바탕체" w:eastAsia="바탕체" w:hAnsi="바탕체"/>
          <w:color w:val="000000" w:themeColor="text1"/>
          <w:sz w:val="22"/>
          <w:szCs w:val="22"/>
        </w:rPr>
        <w:t>24</w:t>
      </w:r>
      <w:r w:rsidR="000C66C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개월</w:t>
      </w:r>
      <w:r w:rsidR="00980F6C"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980F6C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간</w:t>
      </w:r>
    </w:p>
    <w:p w14:paraId="01B553C1" w14:textId="77777777" w:rsidR="00AD787A" w:rsidRPr="007D47EF" w:rsidRDefault="00980F6C" w:rsidP="00D93874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당해공사에</w:t>
      </w:r>
      <w:r w:rsidR="00AD787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발생하는 일체의 하자를 보수하여야 한다.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하자담보 기간이 </w:t>
      </w:r>
    </w:p>
    <w:p w14:paraId="245ABAD4" w14:textId="43EE16B6" w:rsidR="00AD787A" w:rsidRPr="007D47EF" w:rsidRDefault="00980F6C" w:rsidP="00D93874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경과되었을 지라도</w:t>
      </w:r>
      <w:r w:rsidR="00AD787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하자담보기간 내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8733E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D93874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가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하자보수를 요청한 경우에는</w:t>
      </w:r>
    </w:p>
    <w:p w14:paraId="47BE14D5" w14:textId="657A24DE" w:rsidR="00AD787A" w:rsidRPr="007D47EF" w:rsidRDefault="00980F6C" w:rsidP="00D93874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하자보수가 완료된 날에</w:t>
      </w:r>
      <w:r w:rsidR="00AD787A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하자담보기간이 종료된다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. 다만, 공사목적물의 인도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</w:t>
      </w:r>
      <w:ins w:id="64" w:author="윤현정 (Hyunjeong Yoon)" w:date="2024-05-20T13:52:00Z">
        <w:r w:rsidR="00D268E1">
          <w:rPr>
            <w:rFonts w:ascii="바탕체" w:eastAsia="바탕체" w:hAnsi="바탕체" w:hint="eastAsia"/>
            <w:color w:val="000000" w:themeColor="text1"/>
            <w:sz w:val="22"/>
            <w:szCs w:val="22"/>
          </w:rPr>
          <w:t>후</w:t>
        </w:r>
      </w:ins>
      <w:del w:id="65" w:author="윤현정 (Hyunjeong Yoon)" w:date="2024-05-20T13:52:00Z">
        <w:r w:rsidRPr="007D47EF" w:rsidDel="00D268E1">
          <w:rPr>
            <w:rFonts w:ascii="바탕체" w:eastAsia="바탕체" w:hAnsi="바탕체"/>
            <w:color w:val="000000" w:themeColor="text1"/>
            <w:sz w:val="22"/>
            <w:szCs w:val="22"/>
          </w:rPr>
          <w:delText>하</w:delText>
        </w:r>
      </w:del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에</w:t>
      </w:r>
    </w:p>
    <w:p w14:paraId="62321A99" w14:textId="77777777" w:rsidR="00AD787A" w:rsidRPr="007D47EF" w:rsidRDefault="00980F6C" w:rsidP="00D93874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천재지변 등 불가항력이나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D93874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의 책임이 아닌 사유로 인하여 </w:t>
      </w:r>
    </w:p>
    <w:p w14:paraId="37335D03" w14:textId="77777777" w:rsidR="00D93874" w:rsidRPr="007D47EF" w:rsidRDefault="00980F6C" w:rsidP="00D93874">
      <w:pPr>
        <w:pStyle w:val="a3"/>
        <w:wordWrap/>
        <w:spacing w:line="360" w:lineRule="auto"/>
        <w:ind w:leftChars="100" w:left="200" w:firstLineChars="200" w:firstLine="44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발생한 것일 때에는 그러하지 아니하다.</w:t>
      </w:r>
    </w:p>
    <w:p w14:paraId="71A68B05" w14:textId="48DFED50" w:rsidR="00AD787A" w:rsidRPr="007D47EF" w:rsidRDefault="00980F6C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③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28733E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바로스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="00D93874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는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준공검사가 완료된 이후 발생된 하자(장애,오류,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이상징후 발생</w:t>
      </w:r>
    </w:p>
    <w:p w14:paraId="1D304025" w14:textId="77777777" w:rsidR="00AD787A" w:rsidRPr="007D47EF" w:rsidRDefault="00980F6C" w:rsidP="00AD787A">
      <w:pPr>
        <w:pStyle w:val="a3"/>
        <w:wordWrap/>
        <w:spacing w:line="360" w:lineRule="auto"/>
        <w:ind w:leftChars="100" w:left="200" w:firstLineChars="300" w:firstLine="66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 포함)에 대해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D93874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에게 통보하여야 하며,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“</w:t>
      </w:r>
      <w:r w:rsidR="00D93874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넥스로지텍</w:t>
      </w:r>
      <w:r w:rsidR="00AD787A" w:rsidRPr="007D47EF">
        <w:rPr>
          <w:rFonts w:ascii="바탕체" w:eastAsia="바탕체" w:hAnsi="바탕체"/>
          <w:color w:val="000000" w:themeColor="text1"/>
          <w:sz w:val="22"/>
          <w:szCs w:val="22"/>
        </w:rPr>
        <w:t>”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은 </w:t>
      </w:r>
    </w:p>
    <w:p w14:paraId="5F1992B2" w14:textId="2AB626A0" w:rsidR="00980F6C" w:rsidRPr="007D47EF" w:rsidRDefault="00980F6C" w:rsidP="00AD787A">
      <w:pPr>
        <w:pStyle w:val="a3"/>
        <w:wordWrap/>
        <w:spacing w:line="360" w:lineRule="auto"/>
        <w:ind w:leftChars="100" w:left="200" w:firstLineChars="300" w:firstLine="660"/>
        <w:rPr>
          <w:rFonts w:ascii="바탕체" w:eastAsia="바탕체" w:hAnsi="바탕체"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본 조 </w:t>
      </w:r>
      <w:r w:rsidR="006E318B"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제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>2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>항에 의거 지체없이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  <w:r w:rsidRPr="007D47EF">
        <w:rPr>
          <w:rFonts w:ascii="바탕체" w:eastAsia="바탕체" w:hAnsi="바탕체" w:hint="eastAsia"/>
          <w:color w:val="000000" w:themeColor="text1"/>
          <w:sz w:val="22"/>
          <w:szCs w:val="22"/>
        </w:rPr>
        <w:t xml:space="preserve">하자보수 작업을 해야 한다. </w:t>
      </w: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</w:t>
      </w:r>
    </w:p>
    <w:p w14:paraId="731DACE6" w14:textId="77777777" w:rsidR="009B637D" w:rsidRPr="007D47EF" w:rsidRDefault="00EB6DAD" w:rsidP="00AD787A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b/>
          <w:bCs/>
          <w:color w:val="000000" w:themeColor="text1"/>
          <w:sz w:val="22"/>
          <w:szCs w:val="22"/>
        </w:rPr>
      </w:pPr>
      <w:r w:rsidRPr="007D47EF">
        <w:rPr>
          <w:rFonts w:ascii="바탕체" w:eastAsia="바탕체" w:hAnsi="바탕체"/>
          <w:color w:val="000000" w:themeColor="text1"/>
          <w:sz w:val="22"/>
          <w:szCs w:val="22"/>
        </w:rPr>
        <w:t xml:space="preserve">  </w:t>
      </w:r>
      <w:bookmarkEnd w:id="63"/>
    </w:p>
    <w:p w14:paraId="547EE585" w14:textId="11031F91" w:rsidR="006F73A2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6E318B">
        <w:rPr>
          <w:rFonts w:ascii="바탕체" w:eastAsia="바탕체" w:hAnsi="바탕체"/>
          <w:b/>
          <w:bCs/>
          <w:sz w:val="22"/>
          <w:szCs w:val="22"/>
        </w:rPr>
        <w:t>22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</w:t>
      </w:r>
      <w:r w:rsidR="00130B38">
        <w:rPr>
          <w:rFonts w:ascii="바탕체" w:eastAsia="바탕체" w:hAnsi="바탕체"/>
          <w:b/>
          <w:bCs/>
          <w:sz w:val="22"/>
          <w:szCs w:val="22"/>
        </w:rPr>
        <w:t>“</w:t>
      </w:r>
      <w:r w:rsidR="0028733E">
        <w:rPr>
          <w:rFonts w:ascii="바탕체" w:eastAsia="바탕체" w:hAnsi="바탕체" w:hint="eastAsia"/>
          <w:b/>
          <w:bCs/>
          <w:sz w:val="22"/>
          <w:szCs w:val="22"/>
        </w:rPr>
        <w:t>바로스</w:t>
      </w:r>
      <w:r w:rsidR="00130B38">
        <w:rPr>
          <w:rFonts w:ascii="바탕체" w:eastAsia="바탕체" w:hAnsi="바탕체"/>
          <w:b/>
          <w:bCs/>
          <w:sz w:val="22"/>
          <w:szCs w:val="22"/>
        </w:rPr>
        <w:t>”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의 계약해제 등)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233803CC" w14:textId="28A7D2C2" w:rsidR="003E7A59" w:rsidRDefault="009F6F65" w:rsidP="000D329E">
      <w:pPr>
        <w:pStyle w:val="a3"/>
        <w:wordWrap/>
        <w:spacing w:line="360" w:lineRule="auto"/>
        <w:ind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D93874">
        <w:rPr>
          <w:rFonts w:ascii="바탕체" w:eastAsia="바탕체" w:hAnsi="바탕체" w:hint="eastAsia"/>
          <w:sz w:val="22"/>
          <w:szCs w:val="22"/>
        </w:rPr>
        <w:t xml:space="preserve"> </w:t>
      </w:r>
      <w:r w:rsidR="003E7A59"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3E7A59">
        <w:rPr>
          <w:rFonts w:ascii="바탕체" w:eastAsia="바탕체" w:hAnsi="바탕체"/>
          <w:sz w:val="22"/>
          <w:szCs w:val="22"/>
        </w:rPr>
        <w:t>”</w:t>
      </w:r>
      <w:r w:rsidR="00D93874">
        <w:rPr>
          <w:rFonts w:ascii="바탕체" w:eastAsia="바탕체" w:hAnsi="바탕체" w:hint="eastAsia"/>
          <w:sz w:val="22"/>
          <w:szCs w:val="22"/>
        </w:rPr>
        <w:t>는</w:t>
      </w:r>
      <w:r w:rsidRPr="006B4ABA">
        <w:rPr>
          <w:rFonts w:ascii="바탕체" w:eastAsia="바탕체" w:hAnsi="바탕체"/>
          <w:sz w:val="22"/>
          <w:szCs w:val="22"/>
        </w:rPr>
        <w:t xml:space="preserve"> 다음 각호의 </w:t>
      </w:r>
      <w:r w:rsidR="003A5CFE" w:rsidRPr="006B4ABA">
        <w:rPr>
          <w:rFonts w:ascii="바탕체" w:eastAsia="바탕체" w:hAnsi="바탕체" w:hint="eastAsia"/>
          <w:sz w:val="22"/>
          <w:szCs w:val="22"/>
        </w:rPr>
        <w:t>하나라도</w:t>
      </w:r>
      <w:r w:rsidRPr="006B4ABA">
        <w:rPr>
          <w:rFonts w:ascii="바탕체" w:eastAsia="바탕체" w:hAnsi="바탕체"/>
          <w:sz w:val="22"/>
          <w:szCs w:val="22"/>
        </w:rPr>
        <w:t xml:space="preserve"> 해당하는 경우에는 계약의 전부 또는 일부를</w:t>
      </w:r>
    </w:p>
    <w:p w14:paraId="36F672D7" w14:textId="7AEE39A9" w:rsidR="00A21F12" w:rsidRPr="006B4ABA" w:rsidRDefault="009F6F65" w:rsidP="000D329E">
      <w:pPr>
        <w:pStyle w:val="a3"/>
        <w:wordWrap/>
        <w:spacing w:line="360" w:lineRule="auto"/>
        <w:ind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ins w:id="66" w:author="윤현정 (Hyunjeong Yoon)" w:date="2024-05-20T13:55:00Z">
        <w:r w:rsidR="002C2C3C">
          <w:rPr>
            <w:rFonts w:ascii="바탕체" w:eastAsia="바탕체" w:hAnsi="바탕체" w:hint="eastAsia"/>
            <w:sz w:val="22"/>
            <w:szCs w:val="22"/>
          </w:rPr>
          <w:t xml:space="preserve">즉시 </w:t>
        </w:r>
      </w:ins>
      <w:r w:rsidRPr="006B4ABA">
        <w:rPr>
          <w:rFonts w:ascii="바탕체" w:eastAsia="바탕체" w:hAnsi="바탕체"/>
          <w:sz w:val="22"/>
          <w:szCs w:val="22"/>
        </w:rPr>
        <w:t>해제 또는 해지할 수 있다.</w:t>
      </w:r>
    </w:p>
    <w:p w14:paraId="27A071C2" w14:textId="77777777" w:rsidR="00A21F12" w:rsidRPr="006B4ABA" w:rsidRDefault="009F6F65" w:rsidP="000D329E">
      <w:pPr>
        <w:pStyle w:val="a3"/>
        <w:wordWrap/>
        <w:spacing w:line="360" w:lineRule="auto"/>
        <w:ind w:left="650" w:hanging="65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1. </w:t>
      </w:r>
      <w:r w:rsidR="003E7A59">
        <w:rPr>
          <w:rFonts w:ascii="바탕체" w:eastAsia="바탕체" w:hAnsi="바탕체"/>
          <w:sz w:val="22"/>
          <w:szCs w:val="22"/>
        </w:rPr>
        <w:t>“</w:t>
      </w:r>
      <w:r w:rsidR="00D9387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3E7A59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이 정당한 이유없이 약정한 착공기일을 경과하고도 공사에 착공하지 아니한 경우 </w:t>
      </w:r>
    </w:p>
    <w:p w14:paraId="5138D62C" w14:textId="77777777" w:rsidR="00A21F12" w:rsidRPr="006B4ABA" w:rsidRDefault="009F6F65" w:rsidP="000D329E">
      <w:pPr>
        <w:pStyle w:val="a3"/>
        <w:wordWrap/>
        <w:spacing w:line="360" w:lineRule="auto"/>
        <w:ind w:left="650" w:hanging="65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lastRenderedPageBreak/>
        <w:t xml:space="preserve">  2. </w:t>
      </w:r>
      <w:r w:rsidR="003E7A59">
        <w:rPr>
          <w:rFonts w:ascii="바탕체" w:eastAsia="바탕체" w:hAnsi="바탕체"/>
          <w:sz w:val="22"/>
          <w:szCs w:val="22"/>
        </w:rPr>
        <w:t>“</w:t>
      </w:r>
      <w:r w:rsidR="00D9387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3E7A59">
        <w:rPr>
          <w:rFonts w:ascii="바탕체" w:eastAsia="바탕체" w:hAnsi="바탕체"/>
          <w:sz w:val="22"/>
          <w:szCs w:val="22"/>
        </w:rPr>
        <w:t>”</w:t>
      </w:r>
      <w:r w:rsidR="006F73A2" w:rsidRPr="006B4ABA">
        <w:rPr>
          <w:rFonts w:ascii="바탕체" w:eastAsia="바탕체" w:hAnsi="바탕체" w:hint="eastAsia"/>
          <w:sz w:val="22"/>
          <w:szCs w:val="22"/>
        </w:rPr>
        <w:t>에게</w:t>
      </w:r>
      <w:r w:rsidRPr="006B4ABA">
        <w:rPr>
          <w:rFonts w:ascii="바탕체" w:eastAsia="바탕체" w:hAnsi="바탕체"/>
          <w:sz w:val="22"/>
          <w:szCs w:val="22"/>
        </w:rPr>
        <w:t xml:space="preserve"> 책임</w:t>
      </w:r>
      <w:r w:rsidR="006F73A2" w:rsidRPr="006B4ABA">
        <w:rPr>
          <w:rFonts w:ascii="바탕체" w:eastAsia="바탕체" w:hAnsi="바탕체" w:hint="eastAsia"/>
          <w:sz w:val="22"/>
          <w:szCs w:val="22"/>
        </w:rPr>
        <w:t xml:space="preserve">이 </w:t>
      </w:r>
      <w:r w:rsidRPr="006B4ABA">
        <w:rPr>
          <w:rFonts w:ascii="바탕체" w:eastAsia="바탕체" w:hAnsi="바탕체"/>
          <w:sz w:val="22"/>
          <w:szCs w:val="22"/>
        </w:rPr>
        <w:t xml:space="preserve">있는 사유로 인하여 준공기일내에 공사를 완성할 가능성이 없음이 명백한 경우 </w:t>
      </w:r>
    </w:p>
    <w:p w14:paraId="31B3B6CE" w14:textId="5299496C" w:rsidR="002C2C3C" w:rsidRDefault="009F6F65" w:rsidP="000D329E">
      <w:pPr>
        <w:pStyle w:val="a3"/>
        <w:wordWrap/>
        <w:spacing w:line="360" w:lineRule="auto"/>
        <w:ind w:left="663" w:hanging="663"/>
        <w:rPr>
          <w:ins w:id="67" w:author="윤현정 (Hyunjeong Yoon)" w:date="2024-05-20T13:56:00Z"/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3. </w:t>
      </w:r>
      <w:ins w:id="68" w:author="윤현정 (Hyunjeong Yoon)" w:date="2024-05-20T13:56:00Z">
        <w:r w:rsidR="002C2C3C">
          <w:rPr>
            <w:rFonts w:ascii="바탕체" w:eastAsia="바탕체" w:hAnsi="바탕체"/>
            <w:sz w:val="22"/>
            <w:szCs w:val="22"/>
          </w:rPr>
          <w:t>“</w:t>
        </w:r>
        <w:r w:rsidR="002C2C3C">
          <w:rPr>
            <w:rFonts w:ascii="바탕체" w:eastAsia="바탕체" w:hAnsi="바탕체" w:hint="eastAsia"/>
            <w:sz w:val="22"/>
            <w:szCs w:val="22"/>
          </w:rPr>
          <w:t>넥스로지텍</w:t>
        </w:r>
        <w:r w:rsidR="002C2C3C">
          <w:rPr>
            <w:rFonts w:ascii="바탕체" w:eastAsia="바탕체" w:hAnsi="바탕체"/>
            <w:sz w:val="22"/>
            <w:szCs w:val="22"/>
          </w:rPr>
          <w:t>”</w:t>
        </w:r>
        <w:r w:rsidR="002C2C3C">
          <w:rPr>
            <w:rFonts w:ascii="바탕체" w:eastAsia="바탕체" w:hAnsi="바탕체" w:hint="eastAsia"/>
            <w:sz w:val="22"/>
            <w:szCs w:val="22"/>
          </w:rPr>
          <w:t>에게 파산,</w:t>
        </w:r>
        <w:r w:rsidR="002C2C3C">
          <w:rPr>
            <w:rFonts w:ascii="바탕체" w:eastAsia="바탕체" w:hAnsi="바탕체"/>
            <w:sz w:val="22"/>
            <w:szCs w:val="22"/>
          </w:rPr>
          <w:t xml:space="preserve"> </w:t>
        </w:r>
        <w:r w:rsidR="002C2C3C">
          <w:rPr>
            <w:rFonts w:ascii="바탕체" w:eastAsia="바탕체" w:hAnsi="바탕체" w:hint="eastAsia"/>
            <w:sz w:val="22"/>
            <w:szCs w:val="22"/>
          </w:rPr>
          <w:t>회생 또는 이와 유사한 절차의 신청이 있는 경우</w:t>
        </w:r>
      </w:ins>
    </w:p>
    <w:p w14:paraId="5DA2A53A" w14:textId="082573C3" w:rsidR="002C2C3C" w:rsidRDefault="002C2C3C" w:rsidP="000D329E">
      <w:pPr>
        <w:pStyle w:val="a3"/>
        <w:wordWrap/>
        <w:spacing w:line="360" w:lineRule="auto"/>
        <w:ind w:left="663" w:hanging="663"/>
        <w:rPr>
          <w:ins w:id="69" w:author="윤현정 (Hyunjeong Yoon)" w:date="2024-05-20T13:55:00Z"/>
          <w:rFonts w:ascii="바탕체" w:eastAsia="바탕체" w:hAnsi="바탕체"/>
          <w:sz w:val="22"/>
          <w:szCs w:val="22"/>
        </w:rPr>
      </w:pPr>
      <w:ins w:id="70" w:author="윤현정 (Hyunjeong Yoon)" w:date="2024-05-20T13:56:00Z">
        <w:r>
          <w:rPr>
            <w:rFonts w:ascii="바탕체" w:eastAsia="바탕체" w:hAnsi="바탕체" w:hint="eastAsia"/>
            <w:sz w:val="22"/>
            <w:szCs w:val="22"/>
          </w:rPr>
          <w:t xml:space="preserve"> </w:t>
        </w:r>
        <w:r>
          <w:rPr>
            <w:rFonts w:ascii="바탕체" w:eastAsia="바탕체" w:hAnsi="바탕체"/>
            <w:sz w:val="22"/>
            <w:szCs w:val="22"/>
          </w:rPr>
          <w:t xml:space="preserve"> 4. “</w:t>
        </w:r>
        <w:r>
          <w:rPr>
            <w:rFonts w:ascii="바탕체" w:eastAsia="바탕체" w:hAnsi="바탕체" w:hint="eastAsia"/>
            <w:sz w:val="22"/>
            <w:szCs w:val="22"/>
          </w:rPr>
          <w:t>넥스로지텍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이 계약을 위반하여 </w:t>
        </w:r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바로스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가 시정조치를 요구하였으나 </w:t>
        </w:r>
        <w:r>
          <w:rPr>
            <w:rFonts w:ascii="바탕체" w:eastAsia="바탕체" w:hAnsi="바탕체"/>
            <w:sz w:val="22"/>
            <w:szCs w:val="22"/>
          </w:rPr>
          <w:t>10</w:t>
        </w:r>
        <w:r>
          <w:rPr>
            <w:rFonts w:ascii="바탕체" w:eastAsia="바탕체" w:hAnsi="바탕체" w:hint="eastAsia"/>
            <w:sz w:val="22"/>
            <w:szCs w:val="22"/>
          </w:rPr>
          <w:t>일 이내에 시정되지 않은 경우</w:t>
        </w:r>
      </w:ins>
    </w:p>
    <w:p w14:paraId="0C7D46C1" w14:textId="34132656" w:rsidR="00A21F12" w:rsidRPr="006B4ABA" w:rsidRDefault="002C2C3C" w:rsidP="002C2C3C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ins w:id="71" w:author="윤현정 (Hyunjeong Yoon)" w:date="2024-05-20T13:57:00Z">
        <w:r>
          <w:rPr>
            <w:rFonts w:ascii="바탕체" w:eastAsia="바탕체" w:hAnsi="바탕체"/>
            <w:sz w:val="22"/>
            <w:szCs w:val="22"/>
          </w:rPr>
          <w:t>5</w:t>
        </w:r>
      </w:ins>
      <w:ins w:id="72" w:author="윤현정 (Hyunjeong Yoon)" w:date="2024-05-20T13:55:00Z">
        <w:r>
          <w:rPr>
            <w:rFonts w:ascii="바탕체" w:eastAsia="바탕체" w:hAnsi="바탕체"/>
            <w:sz w:val="22"/>
            <w:szCs w:val="22"/>
          </w:rPr>
          <w:t xml:space="preserve">. </w:t>
        </w:r>
      </w:ins>
      <w:r w:rsidR="009F6F65" w:rsidRPr="006B4ABA">
        <w:rPr>
          <w:rFonts w:ascii="바탕체" w:eastAsia="바탕체" w:hAnsi="바탕체"/>
          <w:sz w:val="22"/>
          <w:szCs w:val="22"/>
        </w:rPr>
        <w:t xml:space="preserve">기타 </w:t>
      </w:r>
      <w:r w:rsidR="003E7A59">
        <w:rPr>
          <w:rFonts w:ascii="바탕체" w:eastAsia="바탕체" w:hAnsi="바탕체"/>
          <w:sz w:val="22"/>
          <w:szCs w:val="22"/>
        </w:rPr>
        <w:t>“</w:t>
      </w:r>
      <w:r w:rsidR="00D9387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3E7A59">
        <w:rPr>
          <w:rFonts w:ascii="바탕체" w:eastAsia="바탕체" w:hAnsi="바탕체"/>
          <w:sz w:val="22"/>
          <w:szCs w:val="22"/>
        </w:rPr>
        <w:t>”</w:t>
      </w:r>
      <w:ins w:id="73" w:author="윤현정 (Hyunjeong Yoon)" w:date="2024-05-20T13:57:00Z">
        <w:r>
          <w:rPr>
            <w:rFonts w:ascii="바탕체" w:eastAsia="바탕체" w:hAnsi="바탕체" w:hint="eastAsia"/>
            <w:sz w:val="22"/>
            <w:szCs w:val="22"/>
          </w:rPr>
          <w:t>이</w:t>
        </w:r>
      </w:ins>
      <w:del w:id="74" w:author="윤현정 (Hyunjeong Yoon)" w:date="2024-05-20T13:57:00Z">
        <w:r w:rsidR="009F6F65" w:rsidRPr="006B4ABA" w:rsidDel="002C2C3C">
          <w:rPr>
            <w:rFonts w:ascii="바탕체" w:eastAsia="바탕체" w:hAnsi="바탕체"/>
            <w:sz w:val="22"/>
            <w:szCs w:val="22"/>
          </w:rPr>
          <w:delText>의 계약조건 위반으로 인하여</w:delText>
        </w:r>
      </w:del>
      <w:r w:rsidR="009F6F65" w:rsidRPr="006B4ABA">
        <w:rPr>
          <w:rFonts w:ascii="바탕체" w:eastAsia="바탕체" w:hAnsi="바탕체"/>
          <w:sz w:val="22"/>
          <w:szCs w:val="22"/>
        </w:rPr>
        <w:t xml:space="preserve"> 계약의 목적을 달성할 수 없다고 인정되는 경우 </w:t>
      </w:r>
    </w:p>
    <w:p w14:paraId="3D101BC0" w14:textId="77777777" w:rsidR="00A21F12" w:rsidRPr="006B4ABA" w:rsidRDefault="009F6F65" w:rsidP="003E7A59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D93874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제1항의 규정에 의한 계약의 해제 또는 해지는 그 이유를 명시하여 </w:t>
      </w:r>
      <w:r w:rsidR="003E7A59">
        <w:rPr>
          <w:rFonts w:ascii="바탕체" w:eastAsia="바탕체" w:hAnsi="바탕체"/>
          <w:sz w:val="22"/>
          <w:szCs w:val="22"/>
        </w:rPr>
        <w:t>“</w:t>
      </w:r>
      <w:r w:rsidR="00D9387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3E7A59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 통지함으로써 효력이 발생한다.</w:t>
      </w:r>
    </w:p>
    <w:p w14:paraId="2E057316" w14:textId="77777777" w:rsidR="00D93874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③</w:t>
      </w:r>
      <w:r w:rsidR="00D93874">
        <w:rPr>
          <w:rFonts w:ascii="바탕체" w:eastAsia="바탕체" w:hAnsi="바탕체"/>
          <w:sz w:val="22"/>
          <w:szCs w:val="22"/>
        </w:rPr>
        <w:t xml:space="preserve"> </w:t>
      </w:r>
      <w:r w:rsidR="00D9387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6B4ABA">
        <w:rPr>
          <w:rFonts w:ascii="바탕체" w:eastAsia="바탕체" w:hAnsi="바탕체"/>
          <w:sz w:val="22"/>
          <w:szCs w:val="22"/>
        </w:rPr>
        <w:t>은 제2항의 규정에 의한 통지를 받은 때에는 다음의 사항을 준수하여야</w:t>
      </w:r>
    </w:p>
    <w:p w14:paraId="221CE0C5" w14:textId="77777777" w:rsidR="00A21F12" w:rsidRPr="006B4ABA" w:rsidRDefault="009F6F65" w:rsidP="00D93874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한다.</w:t>
      </w:r>
    </w:p>
    <w:p w14:paraId="48E7ADDF" w14:textId="77777777" w:rsidR="00A21F12" w:rsidRPr="006B4ABA" w:rsidRDefault="009F6F65" w:rsidP="000D329E">
      <w:pPr>
        <w:pStyle w:val="a3"/>
        <w:wordWrap/>
        <w:spacing w:line="360" w:lineRule="auto"/>
        <w:ind w:left="667" w:hanging="667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1. 당해 공사를 지체없이 중지하고 모든 공사기구들을 공사장으로부터 철거한다.</w:t>
      </w:r>
    </w:p>
    <w:p w14:paraId="7B0628B6" w14:textId="5DB27E6B" w:rsidR="00A21F12" w:rsidRDefault="009F6F65" w:rsidP="000D329E">
      <w:pPr>
        <w:pStyle w:val="a3"/>
        <w:wordWrap/>
        <w:spacing w:line="360" w:lineRule="auto"/>
        <w:ind w:left="632" w:hanging="632"/>
        <w:rPr>
          <w:ins w:id="75" w:author="윤현정 (Hyunjeong Yoon)" w:date="2024-05-20T13:57:00Z"/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2. 제8조의 규정에 의한 지급재료의 잔여분과 대여품은 지체없이 </w:t>
      </w:r>
      <w:r w:rsidR="001455A2">
        <w:rPr>
          <w:rFonts w:ascii="바탕체" w:eastAsia="바탕체" w:hAnsi="바탕체" w:hint="eastAsia"/>
          <w:sz w:val="22"/>
          <w:szCs w:val="22"/>
        </w:rPr>
        <w:t>바로스</w:t>
      </w:r>
      <w:r w:rsidRPr="006B4ABA">
        <w:rPr>
          <w:rFonts w:ascii="바탕체" w:eastAsia="바탕체" w:hAnsi="바탕체"/>
          <w:sz w:val="22"/>
          <w:szCs w:val="22"/>
        </w:rPr>
        <w:t>에 반환한다.</w:t>
      </w:r>
    </w:p>
    <w:p w14:paraId="23A8AC29" w14:textId="27B59E5F" w:rsidR="002C2C3C" w:rsidRPr="006B4ABA" w:rsidRDefault="002C2C3C" w:rsidP="000D329E">
      <w:pPr>
        <w:pStyle w:val="a3"/>
        <w:wordWrap/>
        <w:spacing w:line="360" w:lineRule="auto"/>
        <w:ind w:left="632" w:hanging="632"/>
        <w:rPr>
          <w:rFonts w:ascii="바탕체" w:eastAsia="바탕체" w:hAnsi="바탕체"/>
          <w:sz w:val="22"/>
          <w:szCs w:val="22"/>
        </w:rPr>
      </w:pPr>
      <w:ins w:id="76" w:author="윤현정 (Hyunjeong Yoon)" w:date="2024-05-20T13:57:00Z">
        <w:r>
          <w:rPr>
            <w:rFonts w:ascii="바탕체" w:eastAsia="바탕체" w:hAnsi="바탕체" w:hint="eastAsia"/>
            <w:sz w:val="22"/>
            <w:szCs w:val="22"/>
          </w:rPr>
          <w:t xml:space="preserve"> </w:t>
        </w:r>
        <w:r>
          <w:rPr>
            <w:rFonts w:ascii="바탕체" w:eastAsia="바탕체" w:hAnsi="바탕체"/>
            <w:sz w:val="22"/>
            <w:szCs w:val="22"/>
          </w:rPr>
          <w:t xml:space="preserve"> 3. </w:t>
        </w:r>
        <w:r>
          <w:rPr>
            <w:rFonts w:ascii="바탕체" w:eastAsia="바탕체" w:hAnsi="바탕체" w:hint="eastAsia"/>
            <w:sz w:val="22"/>
            <w:szCs w:val="22"/>
          </w:rPr>
          <w:t xml:space="preserve">계약의 해제 또는 해지로 인하여 </w:t>
        </w:r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바로스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>에게 발생한 손해를 모두 배상한다.</w:t>
        </w:r>
      </w:ins>
    </w:p>
    <w:p w14:paraId="3654D31E" w14:textId="77777777" w:rsidR="00A21F12" w:rsidRPr="006B4ABA" w:rsidRDefault="00A21F12" w:rsidP="000D329E">
      <w:pPr>
        <w:pStyle w:val="a3"/>
        <w:wordWrap/>
        <w:spacing w:line="360" w:lineRule="auto"/>
        <w:ind w:left="687" w:hanging="687"/>
        <w:rPr>
          <w:rFonts w:ascii="바탕체" w:eastAsia="바탕체" w:hAnsi="바탕체"/>
          <w:sz w:val="22"/>
          <w:szCs w:val="22"/>
        </w:rPr>
      </w:pPr>
    </w:p>
    <w:p w14:paraId="6F33E942" w14:textId="487B1965" w:rsidR="006F73A2" w:rsidRPr="00D93874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sz w:val="22"/>
          <w:szCs w:val="22"/>
        </w:rPr>
      </w:pPr>
      <w:r w:rsidRPr="00D93874">
        <w:rPr>
          <w:rFonts w:ascii="바탕체" w:eastAsia="바탕체" w:hAnsi="바탕체"/>
          <w:b/>
          <w:bCs/>
          <w:sz w:val="22"/>
          <w:szCs w:val="22"/>
        </w:rPr>
        <w:t>제</w:t>
      </w:r>
      <w:r w:rsidR="0044781C">
        <w:rPr>
          <w:rFonts w:ascii="바탕체" w:eastAsia="바탕체" w:hAnsi="바탕체"/>
          <w:b/>
          <w:bCs/>
          <w:sz w:val="22"/>
          <w:szCs w:val="22"/>
        </w:rPr>
        <w:t>23</w:t>
      </w:r>
      <w:r w:rsidRPr="00D93874">
        <w:rPr>
          <w:rFonts w:ascii="바탕체" w:eastAsia="바탕체" w:hAnsi="바탕체"/>
          <w:b/>
          <w:bCs/>
          <w:sz w:val="22"/>
          <w:szCs w:val="22"/>
        </w:rPr>
        <w:t>조(</w:t>
      </w:r>
      <w:r w:rsidR="00807DDE">
        <w:rPr>
          <w:rFonts w:ascii="바탕체" w:eastAsia="바탕체" w:hAnsi="바탕체"/>
          <w:b/>
          <w:bCs/>
          <w:sz w:val="22"/>
          <w:szCs w:val="22"/>
        </w:rPr>
        <w:t>“</w:t>
      </w:r>
      <w:r w:rsidR="00D93874" w:rsidRPr="00D93874">
        <w:rPr>
          <w:rFonts w:ascii="바탕체" w:eastAsia="바탕체" w:hAnsi="바탕체" w:hint="eastAsia"/>
          <w:b/>
          <w:sz w:val="22"/>
          <w:szCs w:val="22"/>
        </w:rPr>
        <w:t>넥스로지텍</w:t>
      </w:r>
      <w:r w:rsidR="00807DDE">
        <w:rPr>
          <w:rFonts w:ascii="바탕체" w:eastAsia="바탕체" w:hAnsi="바탕체"/>
          <w:b/>
          <w:sz w:val="22"/>
          <w:szCs w:val="22"/>
        </w:rPr>
        <w:t>”</w:t>
      </w:r>
      <w:r w:rsidRPr="00D93874">
        <w:rPr>
          <w:rFonts w:ascii="바탕체" w:eastAsia="바탕체" w:hAnsi="바탕체"/>
          <w:b/>
          <w:bCs/>
          <w:sz w:val="22"/>
          <w:szCs w:val="22"/>
        </w:rPr>
        <w:t>의 계약해제 등)</w:t>
      </w:r>
      <w:r w:rsidRPr="00D93874">
        <w:rPr>
          <w:rFonts w:ascii="바탕체" w:eastAsia="바탕체" w:hAnsi="바탕체"/>
          <w:b/>
          <w:sz w:val="22"/>
          <w:szCs w:val="22"/>
        </w:rPr>
        <w:t xml:space="preserve"> </w:t>
      </w:r>
    </w:p>
    <w:p w14:paraId="35886E21" w14:textId="77777777" w:rsidR="00D93874" w:rsidRDefault="006F73A2" w:rsidP="000D329E">
      <w:pPr>
        <w:pStyle w:val="a3"/>
        <w:wordWrap/>
        <w:spacing w:line="360" w:lineRule="auto"/>
        <w:ind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D93874">
        <w:rPr>
          <w:rFonts w:ascii="바탕체" w:eastAsia="바탕체" w:hAnsi="바탕체"/>
          <w:sz w:val="22"/>
          <w:szCs w:val="22"/>
        </w:rPr>
        <w:t xml:space="preserve">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D9387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="009F6F65" w:rsidRPr="006B4ABA">
        <w:rPr>
          <w:rFonts w:ascii="바탕체" w:eastAsia="바탕체" w:hAnsi="바탕체"/>
          <w:sz w:val="22"/>
          <w:szCs w:val="22"/>
        </w:rPr>
        <w:t>은 다음 각호의</w:t>
      </w:r>
      <w:r w:rsidR="003A5CFE" w:rsidRPr="006B4ABA">
        <w:rPr>
          <w:rFonts w:ascii="바탕체" w:eastAsia="바탕체" w:hAnsi="바탕체" w:hint="eastAsia"/>
          <w:sz w:val="22"/>
          <w:szCs w:val="22"/>
        </w:rPr>
        <w:t xml:space="preserve"> 하나라도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 해당하는 경우에는 계약의 전부 또는 일부를</w:t>
      </w:r>
    </w:p>
    <w:p w14:paraId="4DF5CA38" w14:textId="77777777" w:rsidR="00A21F12" w:rsidRPr="006B4ABA" w:rsidRDefault="009F6F65" w:rsidP="00D93874">
      <w:pPr>
        <w:pStyle w:val="a3"/>
        <w:wordWrap/>
        <w:spacing w:line="360" w:lineRule="auto"/>
        <w:ind w:firstLineChars="200" w:firstLine="44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해제 또는 해지할 수 있다.</w:t>
      </w:r>
    </w:p>
    <w:p w14:paraId="695BA533" w14:textId="6FCF4C9C" w:rsidR="00A21F12" w:rsidRPr="006B4ABA" w:rsidRDefault="009F6F65" w:rsidP="000D329E">
      <w:pPr>
        <w:pStyle w:val="a3"/>
        <w:wordWrap/>
        <w:spacing w:line="360" w:lineRule="auto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1. 공사내용을 변경함으로써 계약금액이 100분의 </w:t>
      </w:r>
      <w:r w:rsidR="0028733E">
        <w:rPr>
          <w:rFonts w:ascii="바탕체" w:eastAsia="바탕체" w:hAnsi="바탕체" w:hint="eastAsia"/>
          <w:sz w:val="22"/>
          <w:szCs w:val="22"/>
        </w:rPr>
        <w:t>30</w:t>
      </w:r>
      <w:r w:rsidRPr="006B4ABA">
        <w:rPr>
          <w:rFonts w:ascii="바탕체" w:eastAsia="바탕체" w:hAnsi="바탕체"/>
          <w:sz w:val="22"/>
          <w:szCs w:val="22"/>
        </w:rPr>
        <w:t xml:space="preserve"> 이상 감소된 때</w:t>
      </w:r>
    </w:p>
    <w:p w14:paraId="7BDD9414" w14:textId="218E0688" w:rsidR="00A21F12" w:rsidRPr="006B4ABA" w:rsidRDefault="009F6F65" w:rsidP="000D329E">
      <w:pPr>
        <w:pStyle w:val="a3"/>
        <w:wordWrap/>
        <w:spacing w:line="360" w:lineRule="auto"/>
        <w:ind w:left="650" w:hanging="65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2.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="006F73A2" w:rsidRPr="006B4ABA">
        <w:rPr>
          <w:rFonts w:ascii="바탕체" w:eastAsia="바탕체" w:hAnsi="바탕체" w:hint="eastAsia"/>
          <w:sz w:val="22"/>
          <w:szCs w:val="22"/>
        </w:rPr>
        <w:t>에게</w:t>
      </w:r>
      <w:r w:rsidRPr="006B4ABA">
        <w:rPr>
          <w:rFonts w:ascii="바탕체" w:eastAsia="바탕체" w:hAnsi="바탕체"/>
          <w:sz w:val="22"/>
          <w:szCs w:val="22"/>
        </w:rPr>
        <w:t xml:space="preserve"> 책임</w:t>
      </w:r>
      <w:r w:rsidR="006F73A2" w:rsidRPr="006B4ABA">
        <w:rPr>
          <w:rFonts w:ascii="바탕체" w:eastAsia="바탕체" w:hAnsi="바탕체" w:hint="eastAsia"/>
          <w:sz w:val="22"/>
          <w:szCs w:val="22"/>
        </w:rPr>
        <w:t xml:space="preserve">이 </w:t>
      </w:r>
      <w:r w:rsidRPr="006B4ABA">
        <w:rPr>
          <w:rFonts w:ascii="바탕체" w:eastAsia="바탕체" w:hAnsi="바탕체"/>
          <w:sz w:val="22"/>
          <w:szCs w:val="22"/>
        </w:rPr>
        <w:t>있는 사유에 의한 공사의 정지기간이 90일을 초과하거나 계약서상의 공사기간의100분의 50을 초과한 때</w:t>
      </w:r>
    </w:p>
    <w:p w14:paraId="7E86BB72" w14:textId="1039110D" w:rsidR="00A21F12" w:rsidRPr="006B4ABA" w:rsidRDefault="009F6F65" w:rsidP="000D329E">
      <w:pPr>
        <w:pStyle w:val="a3"/>
        <w:wordWrap/>
        <w:spacing w:line="360" w:lineRule="auto"/>
        <w:ind w:left="633" w:hanging="633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3.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="00D93874">
        <w:rPr>
          <w:rFonts w:ascii="바탕체" w:eastAsia="바탕체" w:hAnsi="바탕체" w:hint="eastAsia"/>
          <w:sz w:val="22"/>
          <w:szCs w:val="22"/>
        </w:rPr>
        <w:t>가</w:t>
      </w:r>
      <w:r w:rsidRPr="006B4ABA">
        <w:rPr>
          <w:rFonts w:ascii="바탕체" w:eastAsia="바탕체" w:hAnsi="바탕체"/>
          <w:sz w:val="22"/>
          <w:szCs w:val="22"/>
        </w:rPr>
        <w:t xml:space="preserve"> 정당한 이유없이 계약내용을 이행하지 아니함으로써 공사의 적정이행이 불가능하다고 명백히 인정되는 때</w:t>
      </w:r>
    </w:p>
    <w:p w14:paraId="11D2121B" w14:textId="68840F99" w:rsidR="00D93874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D93874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 xml:space="preserve">제1항의 규정에 의한 계약의 해제 또는 해지는 그 사유를 명시하여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>에게</w:t>
      </w:r>
    </w:p>
    <w:p w14:paraId="430D5BDE" w14:textId="77777777" w:rsidR="00A21F12" w:rsidRPr="006B4ABA" w:rsidRDefault="009F6F65" w:rsidP="00D93874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통지함으로써 효력이 발생한다.</w:t>
      </w:r>
    </w:p>
    <w:p w14:paraId="728A271E" w14:textId="77777777" w:rsidR="00A21F12" w:rsidRPr="006B4ABA" w:rsidRDefault="00A21F12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390B9113" w14:textId="0D7BD852" w:rsidR="009D2125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44781C">
        <w:rPr>
          <w:rFonts w:ascii="바탕체" w:eastAsia="바탕체" w:hAnsi="바탕체"/>
          <w:b/>
          <w:bCs/>
          <w:sz w:val="22"/>
          <w:szCs w:val="22"/>
        </w:rPr>
        <w:t>24</w:t>
      </w:r>
      <w:r w:rsidRPr="006B4ABA">
        <w:rPr>
          <w:rFonts w:ascii="바탕체" w:eastAsia="바탕체" w:hAnsi="바탕체"/>
          <w:b/>
          <w:bCs/>
          <w:sz w:val="22"/>
          <w:szCs w:val="22"/>
        </w:rPr>
        <w:t xml:space="preserve">조(손해배상 등) </w:t>
      </w:r>
    </w:p>
    <w:p w14:paraId="0BC96464" w14:textId="02C02F74" w:rsidR="00A21F12" w:rsidRPr="006B4ABA" w:rsidRDefault="009F6F65" w:rsidP="000D329E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>①</w:t>
      </w:r>
      <w:r w:rsidR="002728A2">
        <w:rPr>
          <w:rFonts w:ascii="바탕체" w:eastAsia="바탕체" w:hAnsi="바탕체"/>
          <w:sz w:val="22"/>
          <w:szCs w:val="22"/>
        </w:rPr>
        <w:t xml:space="preserve"> </w:t>
      </w:r>
      <w:r w:rsidR="004103F2" w:rsidRPr="006B4ABA">
        <w:rPr>
          <w:rFonts w:ascii="바탕체" w:eastAsia="바탕체" w:hAnsi="바탕체" w:hint="eastAsia"/>
          <w:sz w:val="22"/>
          <w:szCs w:val="22"/>
        </w:rPr>
        <w:t xml:space="preserve">제 </w:t>
      </w:r>
      <w:r w:rsidR="0044781C">
        <w:rPr>
          <w:rFonts w:ascii="바탕체" w:eastAsia="바탕체" w:hAnsi="바탕체"/>
          <w:sz w:val="22"/>
          <w:szCs w:val="22"/>
        </w:rPr>
        <w:t>22</w:t>
      </w:r>
      <w:r w:rsidRPr="006B4ABA">
        <w:rPr>
          <w:rFonts w:ascii="바탕체" w:eastAsia="바탕체" w:hAnsi="바탕체"/>
          <w:sz w:val="22"/>
          <w:szCs w:val="22"/>
        </w:rPr>
        <w:t>조 및 제</w:t>
      </w:r>
      <w:r w:rsidR="0044781C">
        <w:rPr>
          <w:rFonts w:ascii="바탕체" w:eastAsia="바탕체" w:hAnsi="바탕체" w:hint="eastAsia"/>
          <w:sz w:val="22"/>
          <w:szCs w:val="22"/>
        </w:rPr>
        <w:t>23</w:t>
      </w:r>
      <w:r w:rsidRPr="006B4ABA">
        <w:rPr>
          <w:rFonts w:ascii="바탕체" w:eastAsia="바탕체" w:hAnsi="바탕체"/>
          <w:sz w:val="22"/>
          <w:szCs w:val="22"/>
        </w:rPr>
        <w:t xml:space="preserve">조의 규정에 의하여 계약이 해지된 때에는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="002728A2">
        <w:rPr>
          <w:rFonts w:ascii="바탕체" w:eastAsia="바탕체" w:hAnsi="바탕체" w:hint="eastAsia"/>
          <w:sz w:val="22"/>
          <w:szCs w:val="22"/>
        </w:rPr>
        <w:t>와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2728A2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은 </w:t>
      </w:r>
      <w:r w:rsidR="002728A2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지체없이 기성부분의 공사금액을 정산하여야 한다.</w:t>
      </w:r>
    </w:p>
    <w:p w14:paraId="481D05AD" w14:textId="691247CB" w:rsidR="002728A2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 ②</w:t>
      </w:r>
      <w:r w:rsidR="002728A2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/>
          <w:sz w:val="22"/>
          <w:szCs w:val="22"/>
        </w:rPr>
        <w:t>제</w:t>
      </w:r>
      <w:r w:rsidR="0044781C">
        <w:rPr>
          <w:rFonts w:ascii="바탕체" w:eastAsia="바탕체" w:hAnsi="바탕체"/>
          <w:sz w:val="22"/>
          <w:szCs w:val="22"/>
        </w:rPr>
        <w:t>22</w:t>
      </w:r>
      <w:r w:rsidRPr="006B4ABA">
        <w:rPr>
          <w:rFonts w:ascii="바탕체" w:eastAsia="바탕체" w:hAnsi="바탕체"/>
          <w:sz w:val="22"/>
          <w:szCs w:val="22"/>
        </w:rPr>
        <w:t>조 및 제</w:t>
      </w:r>
      <w:r w:rsidR="0044781C">
        <w:rPr>
          <w:rFonts w:ascii="바탕체" w:eastAsia="바탕체" w:hAnsi="바탕체"/>
          <w:sz w:val="22"/>
          <w:szCs w:val="22"/>
        </w:rPr>
        <w:t>23</w:t>
      </w:r>
      <w:r w:rsidRPr="006B4ABA">
        <w:rPr>
          <w:rFonts w:ascii="바탕체" w:eastAsia="바탕체" w:hAnsi="바탕체"/>
          <w:sz w:val="22"/>
          <w:szCs w:val="22"/>
        </w:rPr>
        <w:t>조의 규정에 의한 계약의 해제 또는 해지로 인하여 손해가 발생한</w:t>
      </w:r>
    </w:p>
    <w:p w14:paraId="1C6FA447" w14:textId="77777777" w:rsidR="002728A2" w:rsidRDefault="003C2376" w:rsidP="002728A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 w:hint="eastAsia"/>
          <w:sz w:val="22"/>
          <w:szCs w:val="22"/>
        </w:rPr>
        <w:t xml:space="preserve"> 경우,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Pr="006B4ABA">
        <w:rPr>
          <w:rFonts w:ascii="바탕체" w:eastAsia="바탕체" w:hAnsi="바탕체" w:hint="eastAsia"/>
          <w:sz w:val="22"/>
          <w:szCs w:val="22"/>
        </w:rPr>
        <w:t>혹은 당사자의 의무를 위반하여 손해가 발생한 경우 그 일방당사자는</w:t>
      </w:r>
    </w:p>
    <w:p w14:paraId="01FDF6E3" w14:textId="77777777" w:rsidR="00A21F12" w:rsidRPr="006B4ABA" w:rsidRDefault="009F6F65" w:rsidP="002728A2">
      <w:pPr>
        <w:pStyle w:val="a3"/>
        <w:wordWrap/>
        <w:spacing w:line="360" w:lineRule="auto"/>
        <w:ind w:leftChars="100" w:left="200" w:firstLineChars="100" w:firstLine="22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lastRenderedPageBreak/>
        <w:t xml:space="preserve"> 상대방에게 그에 대한 배상을 청구할 수 있다.</w:t>
      </w:r>
    </w:p>
    <w:p w14:paraId="06F513B2" w14:textId="045E3A88" w:rsidR="00DE26B5" w:rsidRPr="006B4ABA" w:rsidRDefault="00807DDE" w:rsidP="000D329E">
      <w:pPr>
        <w:pStyle w:val="a3"/>
        <w:numPr>
          <w:ilvl w:val="0"/>
          <w:numId w:val="7"/>
        </w:numPr>
        <w:wordWrap/>
        <w:spacing w:line="360" w:lineRule="auto"/>
        <w:rPr>
          <w:rFonts w:ascii="바탕체" w:eastAsia="바탕체" w:hAnsi="바탕체"/>
          <w:sz w:val="22"/>
          <w:szCs w:val="22"/>
        </w:rPr>
      </w:pPr>
      <w:bookmarkStart w:id="77" w:name="_Hlk11931245"/>
      <w:r>
        <w:rPr>
          <w:rFonts w:ascii="바탕체" w:eastAsia="바탕체" w:hAnsi="바탕체"/>
          <w:sz w:val="22"/>
          <w:szCs w:val="22"/>
        </w:rPr>
        <w:t>“</w:t>
      </w:r>
      <w:r w:rsidR="002728A2" w:rsidRPr="006B4ABA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>의</w:t>
      </w:r>
      <w:r w:rsidR="009B637D" w:rsidRPr="006B4ABA">
        <w:rPr>
          <w:rFonts w:ascii="바탕체" w:eastAsia="바탕체" w:hAnsi="바탕체" w:hint="eastAsia"/>
          <w:sz w:val="22"/>
          <w:szCs w:val="22"/>
        </w:rPr>
        <w:t xml:space="preserve"> 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>고의 또는 과실에 의한 공사장소의 오염 또는 파손</w:t>
      </w:r>
      <w:r w:rsidR="003D4CFD" w:rsidRPr="006B4ABA">
        <w:rPr>
          <w:rFonts w:ascii="바탕체" w:eastAsia="바탕체" w:hAnsi="바탕체"/>
          <w:sz w:val="22"/>
          <w:szCs w:val="22"/>
        </w:rPr>
        <w:t xml:space="preserve"> 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>등 훼손이</w:t>
      </w:r>
      <w:r w:rsidR="003D4CFD" w:rsidRPr="006B4ABA">
        <w:rPr>
          <w:rFonts w:ascii="바탕체" w:eastAsia="바탕체" w:hAnsi="바탕체"/>
          <w:sz w:val="22"/>
          <w:szCs w:val="22"/>
        </w:rPr>
        <w:t xml:space="preserve"> 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 xml:space="preserve">있었을 때에는 지체없이 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 xml:space="preserve">에게 그 사실을 통지하여야 하며 손해가 있을 때에는 </w:t>
      </w:r>
      <w:r>
        <w:rPr>
          <w:rFonts w:ascii="바탕체" w:eastAsia="바탕체" w:hAnsi="바탕체"/>
          <w:sz w:val="22"/>
          <w:szCs w:val="22"/>
        </w:rPr>
        <w:t>“</w:t>
      </w:r>
      <w:r w:rsidR="002728A2" w:rsidRPr="006B4ABA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 xml:space="preserve">은 </w:t>
      </w:r>
      <w:r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r w:rsidR="003D4CFD" w:rsidRPr="006B4ABA">
        <w:rPr>
          <w:rFonts w:ascii="바탕체" w:eastAsia="바탕체" w:hAnsi="바탕체" w:hint="eastAsia"/>
          <w:sz w:val="22"/>
          <w:szCs w:val="22"/>
        </w:rPr>
        <w:t>에게 그 손해를 배상하여야 한다.</w:t>
      </w:r>
      <w:r w:rsidR="003D4CFD" w:rsidRPr="006B4ABA">
        <w:rPr>
          <w:rFonts w:ascii="바탕체" w:eastAsia="바탕체" w:hAnsi="바탕체"/>
          <w:sz w:val="22"/>
          <w:szCs w:val="22"/>
        </w:rPr>
        <w:t xml:space="preserve">  </w:t>
      </w:r>
    </w:p>
    <w:p w14:paraId="0301541C" w14:textId="77777777" w:rsidR="00A21F12" w:rsidRPr="006B4ABA" w:rsidRDefault="00A21F12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65463C97" w14:textId="77777777" w:rsidR="00257F21" w:rsidRDefault="00257F21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sz w:val="22"/>
          <w:szCs w:val="22"/>
        </w:rPr>
      </w:pPr>
    </w:p>
    <w:p w14:paraId="6504625E" w14:textId="4D8E4051" w:rsidR="003A452D" w:rsidRPr="006B4ABA" w:rsidRDefault="003A452D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C207F6">
        <w:rPr>
          <w:rFonts w:ascii="바탕체" w:eastAsia="바탕체" w:hAnsi="바탕체"/>
          <w:b/>
          <w:bCs/>
          <w:sz w:val="22"/>
          <w:szCs w:val="22"/>
        </w:rPr>
        <w:t>25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</w:t>
      </w:r>
      <w:r w:rsidRPr="006B4ABA">
        <w:rPr>
          <w:rFonts w:ascii="바탕체" w:eastAsia="바탕체" w:hAnsi="바탕체" w:hint="eastAsia"/>
          <w:b/>
          <w:bCs/>
          <w:sz w:val="22"/>
          <w:szCs w:val="22"/>
        </w:rPr>
        <w:t>비밀유지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743EA789" w14:textId="0E390C2F" w:rsidR="003A452D" w:rsidRPr="006B4ABA" w:rsidRDefault="003A452D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 w:cs="바탕"/>
          <w:sz w:val="22"/>
          <w:szCs w:val="22"/>
        </w:rPr>
      </w:pPr>
      <w:r w:rsidRPr="006B4ABA">
        <w:rPr>
          <w:rFonts w:ascii="바탕체" w:eastAsia="바탕체" w:hAnsi="바탕체" w:cs="바탕"/>
          <w:sz w:val="22"/>
          <w:szCs w:val="22"/>
        </w:rPr>
        <w:t xml:space="preserve">①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28733E">
        <w:rPr>
          <w:rFonts w:ascii="바탕체" w:eastAsia="바탕체" w:hAnsi="바탕체" w:cs="바탕" w:hint="eastAsia"/>
          <w:sz w:val="22"/>
          <w:szCs w:val="22"/>
        </w:rPr>
        <w:t>바로스</w:t>
      </w:r>
      <w:r w:rsidR="00807DDE">
        <w:rPr>
          <w:rFonts w:ascii="바탕체" w:eastAsia="바탕체" w:hAnsi="바탕체" w:cs="바탕"/>
          <w:sz w:val="22"/>
          <w:szCs w:val="22"/>
        </w:rPr>
        <w:t>”</w:t>
      </w:r>
      <w:r w:rsidR="0014180E">
        <w:rPr>
          <w:rFonts w:ascii="바탕체" w:eastAsia="바탕체" w:hAnsi="바탕체" w:cs="바탕" w:hint="eastAsia"/>
          <w:sz w:val="22"/>
          <w:szCs w:val="22"/>
        </w:rPr>
        <w:t>와</w:t>
      </w:r>
      <w:r w:rsidRPr="006B4ABA">
        <w:rPr>
          <w:rFonts w:ascii="바탕체" w:eastAsia="바탕체" w:hAnsi="바탕체" w:cs="바탕"/>
          <w:sz w:val="22"/>
          <w:szCs w:val="22"/>
        </w:rPr>
        <w:t xml:space="preserve">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14180E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 w:cs="바탕" w:hint="eastAsia"/>
          <w:sz w:val="22"/>
          <w:szCs w:val="22"/>
        </w:rPr>
        <w:t>은</w:t>
      </w:r>
      <w:r w:rsidRPr="006B4ABA">
        <w:rPr>
          <w:rFonts w:ascii="바탕체" w:eastAsia="바탕체" w:hAnsi="바탕체" w:cs="바탕"/>
          <w:sz w:val="22"/>
          <w:szCs w:val="22"/>
        </w:rPr>
        <w:t xml:space="preserve"> 상호간의 거래로 인하여 알게 된 상대방의 영업비밀을 제3자에게 누설하지 아니한다. 다만, 다른 법령에 근거하여 행정기관이 공개를 요청하거나 법원의 판결에 따라 공개하는 경우는 예외로 한다.</w:t>
      </w:r>
    </w:p>
    <w:p w14:paraId="22AE3898" w14:textId="7CC750B5" w:rsidR="003A452D" w:rsidRPr="006B4ABA" w:rsidRDefault="003A452D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 w:cs="바탕"/>
          <w:sz w:val="22"/>
          <w:szCs w:val="22"/>
        </w:rPr>
      </w:pPr>
      <w:r w:rsidRPr="006B4ABA">
        <w:rPr>
          <w:rFonts w:ascii="바탕체" w:eastAsia="바탕체" w:hAnsi="바탕체" w:cs="바탕"/>
          <w:sz w:val="22"/>
          <w:szCs w:val="22"/>
        </w:rPr>
        <w:t xml:space="preserve">②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14180E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 w:cs="바탕" w:hint="eastAsia"/>
          <w:sz w:val="22"/>
          <w:szCs w:val="22"/>
        </w:rPr>
        <w:t xml:space="preserve">은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28733E">
        <w:rPr>
          <w:rFonts w:ascii="바탕체" w:eastAsia="바탕체" w:hAnsi="바탕체" w:cs="바탕" w:hint="eastAsia"/>
          <w:sz w:val="22"/>
          <w:szCs w:val="22"/>
        </w:rPr>
        <w:t>바로스</w:t>
      </w:r>
      <w:r w:rsidR="00807DDE">
        <w:rPr>
          <w:rFonts w:ascii="바탕체" w:eastAsia="바탕체" w:hAnsi="바탕체" w:cs="바탕"/>
          <w:sz w:val="22"/>
          <w:szCs w:val="22"/>
        </w:rPr>
        <w:t>”</w:t>
      </w:r>
      <w:r w:rsidR="00807DDE">
        <w:rPr>
          <w:rFonts w:ascii="바탕체" w:eastAsia="바탕체" w:hAnsi="바탕체" w:cs="바탕" w:hint="eastAsia"/>
          <w:sz w:val="22"/>
          <w:szCs w:val="22"/>
        </w:rPr>
        <w:t>와</w:t>
      </w:r>
      <w:r w:rsidRPr="006B4ABA">
        <w:rPr>
          <w:rFonts w:ascii="바탕체" w:eastAsia="바탕체" w:hAnsi="바탕체" w:cs="바탕" w:hint="eastAsia"/>
          <w:sz w:val="22"/>
          <w:szCs w:val="22"/>
        </w:rPr>
        <w:t xml:space="preserve">의 계약을 통하여 제공받은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28733E">
        <w:rPr>
          <w:rFonts w:ascii="바탕체" w:eastAsia="바탕체" w:hAnsi="바탕체" w:cs="바탕" w:hint="eastAsia"/>
          <w:sz w:val="22"/>
          <w:szCs w:val="22"/>
        </w:rPr>
        <w:t>바로스</w:t>
      </w:r>
      <w:r w:rsidR="00807DDE">
        <w:rPr>
          <w:rFonts w:ascii="바탕체" w:eastAsia="바탕체" w:hAnsi="바탕체" w:cs="바탕"/>
          <w:sz w:val="22"/>
          <w:szCs w:val="22"/>
        </w:rPr>
        <w:t>”</w:t>
      </w:r>
      <w:r w:rsidRPr="006B4ABA">
        <w:rPr>
          <w:rFonts w:ascii="바탕체" w:eastAsia="바탕체" w:hAnsi="바탕체" w:cs="바탕" w:hint="eastAsia"/>
          <w:sz w:val="22"/>
          <w:szCs w:val="22"/>
        </w:rPr>
        <w:t>의 고객정보를 제3자에게 제공하거나 본 계약의 목적 이외의 용도로 사용하지 않는다.</w:t>
      </w:r>
    </w:p>
    <w:p w14:paraId="5FAA2CEB" w14:textId="62123522" w:rsidR="003A452D" w:rsidRPr="006B4ABA" w:rsidRDefault="003A452D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 w:cs="바탕"/>
          <w:sz w:val="22"/>
          <w:szCs w:val="22"/>
        </w:rPr>
        <w:t xml:space="preserve">③ </w:t>
      </w:r>
      <w:r w:rsidRPr="006B4ABA">
        <w:rPr>
          <w:rFonts w:ascii="바탕체" w:eastAsia="바탕체" w:hAnsi="바탕체" w:cs="바탕" w:hint="eastAsia"/>
          <w:sz w:val="22"/>
          <w:szCs w:val="22"/>
        </w:rPr>
        <w:t>본 조</w:t>
      </w:r>
      <w:r w:rsidRPr="006B4ABA">
        <w:rPr>
          <w:rFonts w:ascii="바탕체" w:eastAsia="바탕체" w:hAnsi="바탕체" w:cs="바탕"/>
          <w:sz w:val="22"/>
          <w:szCs w:val="22"/>
        </w:rPr>
        <w:t xml:space="preserve">의 의무는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28733E">
        <w:rPr>
          <w:rFonts w:ascii="바탕체" w:eastAsia="바탕체" w:hAnsi="바탕체" w:cs="바탕" w:hint="eastAsia"/>
          <w:sz w:val="22"/>
          <w:szCs w:val="22"/>
        </w:rPr>
        <w:t>바로스</w:t>
      </w:r>
      <w:r w:rsidR="00807DDE">
        <w:rPr>
          <w:rFonts w:ascii="바탕체" w:eastAsia="바탕체" w:hAnsi="바탕체" w:cs="바탕"/>
          <w:sz w:val="22"/>
          <w:szCs w:val="22"/>
        </w:rPr>
        <w:t>”</w:t>
      </w:r>
      <w:r w:rsidR="0014180E">
        <w:rPr>
          <w:rFonts w:ascii="바탕체" w:eastAsia="바탕체" w:hAnsi="바탕체" w:cs="바탕" w:hint="eastAsia"/>
          <w:sz w:val="22"/>
          <w:szCs w:val="22"/>
        </w:rPr>
        <w:t>와</w:t>
      </w:r>
      <w:r w:rsidRPr="006B4ABA">
        <w:rPr>
          <w:rFonts w:ascii="바탕체" w:eastAsia="바탕체" w:hAnsi="바탕체" w:cs="바탕"/>
          <w:sz w:val="22"/>
          <w:szCs w:val="22"/>
        </w:rPr>
        <w:t xml:space="preserve"> </w:t>
      </w:r>
      <w:r w:rsidR="00807DDE">
        <w:rPr>
          <w:rFonts w:ascii="바탕체" w:eastAsia="바탕체" w:hAnsi="바탕체" w:cs="바탕"/>
          <w:sz w:val="22"/>
          <w:szCs w:val="22"/>
        </w:rPr>
        <w:t>“</w:t>
      </w:r>
      <w:r w:rsidR="0014180E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 w:cs="바탕" w:hint="eastAsia"/>
          <w:sz w:val="22"/>
          <w:szCs w:val="22"/>
        </w:rPr>
        <w:t xml:space="preserve"> </w:t>
      </w:r>
      <w:r w:rsidRPr="006B4ABA">
        <w:rPr>
          <w:rFonts w:ascii="바탕체" w:eastAsia="바탕체" w:hAnsi="바탕체" w:cs="바탕"/>
          <w:sz w:val="22"/>
          <w:szCs w:val="22"/>
        </w:rPr>
        <w:t>사이의 거래가 종료된 이후</w:t>
      </w:r>
      <w:r w:rsidRPr="006B4ABA">
        <w:rPr>
          <w:rFonts w:ascii="바탕체" w:eastAsia="바탕체" w:hAnsi="바탕체" w:cs="바탕" w:hint="eastAsia"/>
          <w:sz w:val="22"/>
          <w:szCs w:val="22"/>
        </w:rPr>
        <w:t xml:space="preserve">에도 </w:t>
      </w:r>
      <w:r w:rsidRPr="006B4ABA">
        <w:rPr>
          <w:rFonts w:ascii="바탕체" w:eastAsia="바탕체" w:hAnsi="바탕체" w:cs="바탕"/>
          <w:sz w:val="22"/>
          <w:szCs w:val="22"/>
        </w:rPr>
        <w:t>계속된다.</w:t>
      </w:r>
      <w:bookmarkEnd w:id="77"/>
    </w:p>
    <w:p w14:paraId="1E8A1574" w14:textId="77777777" w:rsidR="003A452D" w:rsidRPr="00DC6784" w:rsidRDefault="003A452D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7053FE35" w14:textId="3920F549" w:rsidR="00234987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b/>
          <w:bCs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C207F6">
        <w:rPr>
          <w:rFonts w:ascii="바탕체" w:eastAsia="바탕체" w:hAnsi="바탕체"/>
          <w:b/>
          <w:bCs/>
          <w:sz w:val="22"/>
          <w:szCs w:val="22"/>
        </w:rPr>
        <w:t>26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조(권리의무의 양도)</w:t>
      </w:r>
      <w:r w:rsidR="00234987">
        <w:rPr>
          <w:rFonts w:ascii="바탕체" w:eastAsia="바탕체" w:hAnsi="바탕체"/>
          <w:b/>
          <w:bCs/>
          <w:sz w:val="22"/>
          <w:szCs w:val="22"/>
        </w:rPr>
        <w:t xml:space="preserve"> </w:t>
      </w:r>
    </w:p>
    <w:p w14:paraId="3265D410" w14:textId="6402EF2F" w:rsidR="00A21F12" w:rsidRPr="006B4ABA" w:rsidRDefault="009F6F65" w:rsidP="000D329E">
      <w:pPr>
        <w:pStyle w:val="a3"/>
        <w:wordWrap/>
        <w:spacing w:line="360" w:lineRule="auto"/>
        <w:ind w:left="294" w:hanging="294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234987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>이 계약에 의하여 발생하는 권리 또는 의무는 제3자에게 양도하거나 위임할 수 없다. 다만, 상대방의 서면 동의를 얻었을 때에는 그러하지 아니하다.</w:t>
      </w:r>
    </w:p>
    <w:p w14:paraId="07854A40" w14:textId="77777777" w:rsidR="00A21F12" w:rsidRPr="006B4ABA" w:rsidRDefault="00A21F12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53930859" w14:textId="738270DA" w:rsidR="00234987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C207F6">
        <w:rPr>
          <w:rFonts w:ascii="바탕체" w:eastAsia="바탕체" w:hAnsi="바탕체"/>
          <w:b/>
          <w:bCs/>
          <w:sz w:val="22"/>
          <w:szCs w:val="22"/>
        </w:rPr>
        <w:t>27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조(법령의 준수)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</w:p>
    <w:p w14:paraId="1F7E23F6" w14:textId="7B673152" w:rsidR="00A21F12" w:rsidRPr="006B4ABA" w:rsidRDefault="00807DDE" w:rsidP="00EE7BBD">
      <w:pPr>
        <w:pStyle w:val="a3"/>
        <w:wordWrap/>
        <w:spacing w:line="360" w:lineRule="auto"/>
        <w:ind w:leftChars="100" w:left="20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>
        <w:rPr>
          <w:rFonts w:ascii="바탕체" w:eastAsia="바탕체" w:hAnsi="바탕체"/>
          <w:sz w:val="22"/>
          <w:szCs w:val="22"/>
        </w:rPr>
        <w:t>”</w:t>
      </w:r>
      <w:r w:rsidR="00DC6784">
        <w:rPr>
          <w:rFonts w:ascii="바탕체" w:eastAsia="바탕체" w:hAnsi="바탕체" w:hint="eastAsia"/>
          <w:sz w:val="22"/>
          <w:szCs w:val="22"/>
        </w:rPr>
        <w:t>와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/>
          <w:sz w:val="22"/>
          <w:szCs w:val="22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은 이 공사의 시공 및 계약의 이행에 있어서 </w:t>
      </w:r>
      <w:r w:rsidR="00C90415" w:rsidRPr="006B4ABA">
        <w:rPr>
          <w:rFonts w:ascii="바탕체" w:eastAsia="바탕체" w:hAnsi="바탕체" w:hint="eastAsia"/>
          <w:sz w:val="22"/>
          <w:szCs w:val="22"/>
        </w:rPr>
        <w:t>건축</w:t>
      </w:r>
      <w:r w:rsidR="009F6F65" w:rsidRPr="006B4ABA">
        <w:rPr>
          <w:rFonts w:ascii="바탕체" w:eastAsia="바탕체" w:hAnsi="바탕체" w:hint="eastAsia"/>
          <w:sz w:val="22"/>
          <w:szCs w:val="22"/>
        </w:rPr>
        <w:t>법</w:t>
      </w:r>
      <w:r w:rsidR="000A553F" w:rsidRPr="006B4ABA">
        <w:rPr>
          <w:rFonts w:ascii="바탕체" w:eastAsia="바탕체" w:hAnsi="바탕체" w:hint="eastAsia"/>
          <w:sz w:val="22"/>
          <w:szCs w:val="22"/>
        </w:rPr>
        <w:t>,</w:t>
      </w:r>
      <w:r w:rsidR="000A553F" w:rsidRPr="006B4ABA">
        <w:rPr>
          <w:rFonts w:ascii="바탕체" w:eastAsia="바탕체" w:hAnsi="바탕체"/>
          <w:sz w:val="22"/>
          <w:szCs w:val="22"/>
        </w:rPr>
        <w:t xml:space="preserve"> </w:t>
      </w:r>
      <w:r w:rsidR="000A553F" w:rsidRPr="006B4ABA">
        <w:rPr>
          <w:rFonts w:ascii="바탕체" w:eastAsia="바탕체" w:hAnsi="바탕체" w:hint="eastAsia"/>
          <w:sz w:val="22"/>
          <w:szCs w:val="22"/>
        </w:rPr>
        <w:t>산업안전보건법</w:t>
      </w:r>
      <w:r w:rsidR="00031F5F" w:rsidRPr="006B4ABA">
        <w:rPr>
          <w:rFonts w:ascii="바탕체" w:eastAsia="바탕체" w:hAnsi="바탕체" w:hint="eastAsia"/>
          <w:sz w:val="22"/>
          <w:szCs w:val="22"/>
        </w:rPr>
        <w:t>,</w:t>
      </w:r>
      <w:r w:rsidR="00031F5F" w:rsidRPr="006B4ABA">
        <w:rPr>
          <w:rFonts w:ascii="바탕체" w:eastAsia="바탕체" w:hAnsi="바탕체"/>
          <w:sz w:val="22"/>
          <w:szCs w:val="22"/>
        </w:rPr>
        <w:t xml:space="preserve"> </w:t>
      </w:r>
      <w:r w:rsidR="00031F5F" w:rsidRPr="006B4ABA">
        <w:rPr>
          <w:rFonts w:ascii="바탕체" w:eastAsia="바탕체" w:hAnsi="바탕체" w:hint="eastAsia"/>
          <w:sz w:val="22"/>
          <w:szCs w:val="22"/>
        </w:rPr>
        <w:t>하도급법</w:t>
      </w:r>
      <w:r w:rsidR="009F6F65" w:rsidRPr="006B4ABA">
        <w:rPr>
          <w:rFonts w:ascii="바탕체" w:eastAsia="바탕체" w:hAnsi="바탕체"/>
          <w:sz w:val="22"/>
          <w:szCs w:val="22"/>
        </w:rPr>
        <w:t xml:space="preserve"> 등 관계법령의 제규정을 준수한다.</w:t>
      </w:r>
    </w:p>
    <w:p w14:paraId="45365C60" w14:textId="77777777" w:rsidR="00A21F12" w:rsidRPr="006B4ABA" w:rsidRDefault="00A21F12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715076E3" w14:textId="4F93F0C9" w:rsidR="00EE7BBD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b/>
          <w:bCs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883BEF">
        <w:rPr>
          <w:rFonts w:ascii="바탕체" w:eastAsia="바탕체" w:hAnsi="바탕체"/>
          <w:b/>
          <w:bCs/>
          <w:sz w:val="22"/>
          <w:szCs w:val="22"/>
        </w:rPr>
        <w:t>28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조(분쟁의 해결)</w:t>
      </w:r>
    </w:p>
    <w:p w14:paraId="518297B4" w14:textId="3B12E234" w:rsidR="00A21F12" w:rsidRPr="006B4ABA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EE7BBD">
        <w:rPr>
          <w:rFonts w:ascii="바탕체" w:eastAsia="바탕체" w:hAnsi="바탕체"/>
          <w:sz w:val="22"/>
          <w:szCs w:val="22"/>
        </w:rPr>
        <w:t xml:space="preserve">  </w:t>
      </w:r>
      <w:r w:rsidRPr="006B4ABA">
        <w:rPr>
          <w:rFonts w:ascii="바탕체" w:eastAsia="바탕체" w:hAnsi="바탕체"/>
          <w:sz w:val="22"/>
          <w:szCs w:val="22"/>
        </w:rPr>
        <w:t>계약에 별도로 규정된 것을 제외하고는 계약에서 발생하는 문제에 관한 분쟁은 계약당사자가 쌍방의 합의에 의하여 해결한다.</w:t>
      </w:r>
      <w:r w:rsidR="009D2125" w:rsidRPr="006B4ABA">
        <w:rPr>
          <w:rFonts w:ascii="바탕체" w:eastAsia="바탕체" w:hAnsi="바탕체"/>
          <w:sz w:val="22"/>
          <w:szCs w:val="22"/>
        </w:rPr>
        <w:t xml:space="preserve"> </w:t>
      </w:r>
      <w:r w:rsidR="009D2125" w:rsidRPr="006B4ABA">
        <w:rPr>
          <w:rFonts w:ascii="바탕체" w:eastAsia="바탕체" w:hAnsi="바탕체" w:hint="eastAsia"/>
          <w:sz w:val="22"/>
          <w:szCs w:val="22"/>
        </w:rPr>
        <w:t xml:space="preserve">분쟁의 원만한 합의가 불가할 경우 </w:t>
      </w:r>
      <w:ins w:id="78" w:author="윤현정 (Hyunjeong Yoon)" w:date="2024-05-20T14:00:00Z">
        <w:r w:rsidR="002C2C3C">
          <w:rPr>
            <w:rFonts w:ascii="바탕체" w:eastAsia="바탕체" w:hAnsi="바탕체" w:hint="eastAsia"/>
            <w:sz w:val="22"/>
            <w:szCs w:val="22"/>
          </w:rPr>
          <w:t>서울 동부지방법원을 제1심의 전속적 합의관할 법원으로하여 분쟁을 해결한다.</w:t>
        </w:r>
        <w:r w:rsidR="002C2C3C">
          <w:rPr>
            <w:rFonts w:ascii="바탕체" w:eastAsia="바탕체" w:hAnsi="바탕체"/>
            <w:sz w:val="22"/>
            <w:szCs w:val="22"/>
          </w:rPr>
          <w:t xml:space="preserve"> </w:t>
        </w:r>
      </w:ins>
      <w:del w:id="79" w:author="윤현정 (Hyunjeong Yoon)" w:date="2024-05-20T14:00:00Z"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이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계약에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관한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소송관할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법원은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130B38" w:rsidDel="002C2C3C">
          <w:rPr>
            <w:rFonts w:ascii="바탕체" w:eastAsia="바탕체" w:hAnsi="바탕체"/>
            <w:sz w:val="22"/>
            <w:szCs w:val="22"/>
          </w:rPr>
          <w:delText>“</w:delText>
        </w:r>
        <w:r w:rsidR="0028733E" w:rsidDel="002C2C3C">
          <w:rPr>
            <w:rFonts w:ascii="바탕체" w:eastAsia="바탕체" w:hAnsi="바탕체" w:hint="eastAsia"/>
            <w:sz w:val="22"/>
            <w:szCs w:val="22"/>
          </w:rPr>
          <w:delText>바로스</w:delText>
        </w:r>
        <w:r w:rsidR="00130B38" w:rsidDel="002C2C3C">
          <w:rPr>
            <w:rFonts w:ascii="바탕체" w:eastAsia="바탕체" w:hAnsi="바탕체"/>
            <w:sz w:val="22"/>
            <w:szCs w:val="22"/>
          </w:rPr>
          <w:delText>”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의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본사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소재지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관할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법원으로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 xml:space="preserve"> </w:delText>
        </w:r>
        <w:r w:rsidR="009D2125" w:rsidRPr="006B4ABA" w:rsidDel="002C2C3C">
          <w:rPr>
            <w:rFonts w:ascii="바탕체" w:eastAsia="바탕체" w:hAnsi="바탕체" w:hint="eastAsia"/>
            <w:sz w:val="22"/>
            <w:szCs w:val="22"/>
          </w:rPr>
          <w:delText>한다</w:delText>
        </w:r>
        <w:r w:rsidR="009D2125" w:rsidRPr="006B4ABA" w:rsidDel="002C2C3C">
          <w:rPr>
            <w:rFonts w:ascii="바탕체" w:eastAsia="바탕체" w:hAnsi="바탕체"/>
            <w:sz w:val="22"/>
            <w:szCs w:val="22"/>
          </w:rPr>
          <w:delText>.</w:delText>
        </w:r>
      </w:del>
    </w:p>
    <w:p w14:paraId="1A02C383" w14:textId="77777777" w:rsidR="000348F5" w:rsidRPr="006B4ABA" w:rsidRDefault="000348F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77133A60" w14:textId="7C3DF309" w:rsidR="00A21F12" w:rsidRPr="006B4ABA" w:rsidRDefault="009F6F6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  <w:r w:rsidRPr="006B4ABA">
        <w:rPr>
          <w:rFonts w:ascii="바탕체" w:eastAsia="바탕체" w:hAnsi="바탕체"/>
          <w:b/>
          <w:bCs/>
          <w:sz w:val="22"/>
          <w:szCs w:val="22"/>
        </w:rPr>
        <w:t>제</w:t>
      </w:r>
      <w:r w:rsidR="00157225">
        <w:rPr>
          <w:rFonts w:ascii="바탕체" w:eastAsia="바탕체" w:hAnsi="바탕체" w:hint="eastAsia"/>
          <w:b/>
          <w:bCs/>
          <w:sz w:val="22"/>
          <w:szCs w:val="22"/>
        </w:rPr>
        <w:t>29</w:t>
      </w:r>
      <w:r w:rsidRPr="006B4ABA">
        <w:rPr>
          <w:rFonts w:ascii="바탕체" w:eastAsia="바탕체" w:hAnsi="바탕체"/>
          <w:b/>
          <w:bCs/>
          <w:sz w:val="22"/>
          <w:szCs w:val="22"/>
        </w:rPr>
        <w:t>조(특약사항)</w:t>
      </w:r>
      <w:r w:rsidRPr="006B4ABA">
        <w:rPr>
          <w:rFonts w:ascii="바탕체" w:eastAsia="바탕체" w:hAnsi="바탕체"/>
          <w:sz w:val="22"/>
          <w:szCs w:val="22"/>
        </w:rPr>
        <w:t xml:space="preserve"> 기타 이 계약에서 정하지 아니한 사항에 대하여는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="00DC6784">
        <w:rPr>
          <w:rFonts w:ascii="바탕체" w:eastAsia="바탕체" w:hAnsi="바탕체" w:hint="eastAsia"/>
          <w:sz w:val="22"/>
          <w:szCs w:val="22"/>
        </w:rPr>
        <w:t>와</w:t>
      </w:r>
      <w:r w:rsidRPr="006B4ABA">
        <w:rPr>
          <w:rFonts w:ascii="바탕체" w:eastAsia="바탕체" w:hAnsi="바탕체"/>
          <w:sz w:val="22"/>
          <w:szCs w:val="22"/>
        </w:rPr>
        <w:t xml:space="preserve"> </w:t>
      </w:r>
      <w:r w:rsidR="00807DDE">
        <w:rPr>
          <w:rFonts w:ascii="바탕체" w:eastAsia="바탕체" w:hAnsi="바탕체"/>
          <w:sz w:val="22"/>
          <w:szCs w:val="22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="00807DDE">
        <w:rPr>
          <w:rFonts w:ascii="바탕체" w:eastAsia="바탕체" w:hAnsi="바탕체"/>
          <w:sz w:val="22"/>
          <w:szCs w:val="22"/>
        </w:rPr>
        <w:t>”</w:t>
      </w:r>
      <w:r w:rsidRPr="006B4ABA">
        <w:rPr>
          <w:rFonts w:ascii="바탕체" w:eastAsia="바탕체" w:hAnsi="바탕체"/>
          <w:sz w:val="22"/>
          <w:szCs w:val="22"/>
        </w:rPr>
        <w:t xml:space="preserve">이 </w:t>
      </w:r>
      <w:ins w:id="80" w:author="윤현정 (Hyunjeong Yoon)" w:date="2024-05-20T14:03:00Z">
        <w:r w:rsidR="00FA7CFD">
          <w:rPr>
            <w:rFonts w:ascii="바탕체" w:eastAsia="바탕체" w:hAnsi="바탕체" w:hint="eastAsia"/>
            <w:sz w:val="22"/>
            <w:szCs w:val="22"/>
          </w:rPr>
          <w:t xml:space="preserve">서면으로 </w:t>
        </w:r>
      </w:ins>
      <w:r w:rsidRPr="006B4ABA">
        <w:rPr>
          <w:rFonts w:ascii="바탕체" w:eastAsia="바탕체" w:hAnsi="바탕체"/>
          <w:sz w:val="22"/>
          <w:szCs w:val="22"/>
        </w:rPr>
        <w:t>합의하여 별도의 특약을 정할 수 있다.</w:t>
      </w:r>
    </w:p>
    <w:p w14:paraId="37B36126" w14:textId="3FED243E" w:rsidR="009D2125" w:rsidRPr="006B4ABA" w:rsidRDefault="009D2125" w:rsidP="000D329E">
      <w:pPr>
        <w:pStyle w:val="a3"/>
        <w:wordWrap/>
        <w:spacing w:line="360" w:lineRule="auto"/>
        <w:ind w:left="280" w:hanging="280"/>
        <w:rPr>
          <w:rFonts w:ascii="바탕체" w:eastAsia="바탕체" w:hAnsi="바탕체"/>
          <w:sz w:val="22"/>
          <w:szCs w:val="22"/>
        </w:rPr>
      </w:pPr>
    </w:p>
    <w:p w14:paraId="77A2B469" w14:textId="6B81B91B" w:rsidR="00A21F12" w:rsidRDefault="00855A9E" w:rsidP="005C6DDD">
      <w:pPr>
        <w:pStyle w:val="ac"/>
        <w:tabs>
          <w:tab w:val="left" w:pos="142"/>
        </w:tabs>
        <w:wordWrap/>
        <w:spacing w:line="360" w:lineRule="auto"/>
        <w:rPr>
          <w:rFonts w:ascii="바탕체" w:eastAsia="바탕체" w:hAnsi="바탕체"/>
          <w:color w:val="0D0D0D" w:themeColor="text1" w:themeTint="F2"/>
          <w:sz w:val="22"/>
          <w:szCs w:val="22"/>
        </w:rPr>
      </w:pPr>
      <w:r w:rsidRPr="006B4ABA">
        <w:rPr>
          <w:rFonts w:ascii="바탕체" w:eastAsia="바탕체" w:hAnsi="바탕체" w:hint="eastAsia"/>
          <w:b/>
          <w:bCs/>
          <w:color w:val="0D0D0D" w:themeColor="text1" w:themeTint="F2"/>
          <w:sz w:val="22"/>
          <w:szCs w:val="22"/>
        </w:rPr>
        <w:lastRenderedPageBreak/>
        <w:t xml:space="preserve">제 </w:t>
      </w:r>
      <w:r w:rsidR="00157225">
        <w:rPr>
          <w:rFonts w:ascii="바탕체" w:eastAsia="바탕체" w:hAnsi="바탕체"/>
          <w:b/>
          <w:bCs/>
          <w:color w:val="0D0D0D" w:themeColor="text1" w:themeTint="F2"/>
          <w:sz w:val="22"/>
          <w:szCs w:val="22"/>
        </w:rPr>
        <w:t>30</w:t>
      </w:r>
      <w:r w:rsidRPr="006B4ABA">
        <w:rPr>
          <w:rFonts w:ascii="바탕체" w:eastAsia="바탕체" w:hAnsi="바탕체" w:hint="eastAsia"/>
          <w:b/>
          <w:bCs/>
          <w:color w:val="0D0D0D" w:themeColor="text1" w:themeTint="F2"/>
          <w:sz w:val="22"/>
          <w:szCs w:val="22"/>
        </w:rPr>
        <w:t>조(공사범위)</w:t>
      </w:r>
      <w:r w:rsidRPr="006B4ABA">
        <w:rPr>
          <w:rFonts w:ascii="바탕체" w:eastAsia="바탕체" w:hAnsi="바탕체"/>
          <w:b/>
          <w:bCs/>
          <w:color w:val="0D0D0D" w:themeColor="text1" w:themeTint="F2"/>
          <w:sz w:val="22"/>
          <w:szCs w:val="22"/>
        </w:rPr>
        <w:t xml:space="preserve"> </w:t>
      </w:r>
      <w:r w:rsidRPr="006B4ABA">
        <w:rPr>
          <w:rFonts w:ascii="바탕체" w:eastAsia="바탕체" w:hAnsi="바탕체" w:hint="eastAsia"/>
          <w:color w:val="0D0D0D" w:themeColor="text1" w:themeTint="F2"/>
          <w:sz w:val="22"/>
          <w:szCs w:val="22"/>
        </w:rPr>
        <w:t xml:space="preserve">자재 창고 저장 랙 설치 계약에 대한 공사범위는 계약서에 첨부되는 </w:t>
      </w:r>
      <w:del w:id="81" w:author="윤현정 (Hyunjeong Yoon)" w:date="2024-05-20T15:54:00Z">
        <w:r w:rsidRPr="006B4ABA" w:rsidDel="00020E62">
          <w:rPr>
            <w:rFonts w:ascii="바탕체" w:eastAsia="바탕체" w:hAnsi="바탕체" w:hint="eastAsia"/>
            <w:color w:val="0D0D0D" w:themeColor="text1" w:themeTint="F2"/>
            <w:sz w:val="22"/>
            <w:szCs w:val="22"/>
          </w:rPr>
          <w:delText>시방서,</w:delText>
        </w:r>
        <w:r w:rsidRPr="006B4ABA" w:rsidDel="00020E62">
          <w:rPr>
            <w:rFonts w:ascii="바탕체" w:eastAsia="바탕체" w:hAnsi="바탕체"/>
            <w:color w:val="0D0D0D" w:themeColor="text1" w:themeTint="F2"/>
            <w:sz w:val="22"/>
            <w:szCs w:val="22"/>
          </w:rPr>
          <w:delText xml:space="preserve"> </w:delText>
        </w:r>
        <w:r w:rsidRPr="006B4ABA" w:rsidDel="00020E62">
          <w:rPr>
            <w:rFonts w:ascii="바탕체" w:eastAsia="바탕체" w:hAnsi="바탕체" w:hint="eastAsia"/>
            <w:color w:val="0D0D0D" w:themeColor="text1" w:themeTint="F2"/>
            <w:sz w:val="22"/>
            <w:szCs w:val="22"/>
          </w:rPr>
          <w:delText>배치</w:delText>
        </w:r>
        <w:r w:rsidRPr="006B4ABA" w:rsidDel="00020E62">
          <w:rPr>
            <w:rFonts w:ascii="바탕체" w:eastAsia="바탕체" w:hAnsi="바탕체"/>
            <w:color w:val="0D0D0D" w:themeColor="text1" w:themeTint="F2"/>
            <w:sz w:val="22"/>
            <w:szCs w:val="22"/>
          </w:rPr>
          <w:delText xml:space="preserve"> </w:delText>
        </w:r>
        <w:r w:rsidRPr="006B4ABA" w:rsidDel="00020E62">
          <w:rPr>
            <w:rFonts w:ascii="바탕체" w:eastAsia="바탕체" w:hAnsi="바탕체" w:hint="eastAsia"/>
            <w:color w:val="0D0D0D" w:themeColor="text1" w:themeTint="F2"/>
            <w:sz w:val="22"/>
            <w:szCs w:val="22"/>
          </w:rPr>
          <w:delText>도면,</w:delText>
        </w:r>
        <w:r w:rsidRPr="006B4ABA" w:rsidDel="00020E62">
          <w:rPr>
            <w:rFonts w:ascii="바탕체" w:eastAsia="바탕체" w:hAnsi="바탕체"/>
            <w:color w:val="0D0D0D" w:themeColor="text1" w:themeTint="F2"/>
            <w:sz w:val="22"/>
            <w:szCs w:val="22"/>
          </w:rPr>
          <w:delText xml:space="preserve"> </w:delText>
        </w:r>
        <w:r w:rsidRPr="006B4ABA" w:rsidDel="00020E62">
          <w:rPr>
            <w:rFonts w:ascii="바탕체" w:eastAsia="바탕체" w:hAnsi="바탕체" w:hint="eastAsia"/>
            <w:color w:val="0D0D0D" w:themeColor="text1" w:themeTint="F2"/>
            <w:sz w:val="22"/>
            <w:szCs w:val="22"/>
          </w:rPr>
          <w:delText>견적서</w:delText>
        </w:r>
      </w:del>
      <w:ins w:id="82" w:author="윤현정 (Hyunjeong Yoon)" w:date="2024-05-20T15:54:00Z">
        <w:r w:rsidR="00020E62">
          <w:rPr>
            <w:rFonts w:ascii="바탕체" w:eastAsia="바탕체" w:hAnsi="바탕체" w:hint="eastAsia"/>
            <w:color w:val="0D0D0D" w:themeColor="text1" w:themeTint="F2"/>
            <w:sz w:val="22"/>
            <w:szCs w:val="22"/>
          </w:rPr>
          <w:t>별첨1</w:t>
        </w:r>
        <w:r w:rsidR="00020E62">
          <w:rPr>
            <w:rFonts w:ascii="바탕체" w:eastAsia="바탕체" w:hAnsi="바탕체"/>
            <w:color w:val="0D0D0D" w:themeColor="text1" w:themeTint="F2"/>
            <w:sz w:val="22"/>
            <w:szCs w:val="22"/>
          </w:rPr>
          <w:t xml:space="preserve"> </w:t>
        </w:r>
        <w:r w:rsidR="00020E62">
          <w:rPr>
            <w:rFonts w:ascii="바탕체" w:eastAsia="바탕체" w:hAnsi="바탕체" w:hint="eastAsia"/>
            <w:color w:val="0D0D0D" w:themeColor="text1" w:themeTint="F2"/>
            <w:sz w:val="22"/>
            <w:szCs w:val="22"/>
          </w:rPr>
          <w:t>배치도면</w:t>
        </w:r>
      </w:ins>
      <w:r w:rsidRPr="006B4ABA">
        <w:rPr>
          <w:rFonts w:ascii="바탕체" w:eastAsia="바탕체" w:hAnsi="바탕체" w:hint="eastAsia"/>
          <w:color w:val="0D0D0D" w:themeColor="text1" w:themeTint="F2"/>
          <w:sz w:val="22"/>
          <w:szCs w:val="22"/>
        </w:rPr>
        <w:t>에서 정한</w:t>
      </w:r>
      <w:r w:rsidRPr="006B4ABA">
        <w:rPr>
          <w:rFonts w:ascii="바탕체" w:eastAsia="바탕체" w:hAnsi="바탕체"/>
          <w:color w:val="0D0D0D" w:themeColor="text1" w:themeTint="F2"/>
          <w:sz w:val="22"/>
          <w:szCs w:val="22"/>
        </w:rPr>
        <w:t xml:space="preserve"> </w:t>
      </w:r>
      <w:r w:rsidRPr="006B4ABA">
        <w:rPr>
          <w:rFonts w:ascii="바탕체" w:eastAsia="바탕체" w:hAnsi="바탕체" w:hint="eastAsia"/>
          <w:color w:val="0D0D0D" w:themeColor="text1" w:themeTint="F2"/>
          <w:sz w:val="22"/>
          <w:szCs w:val="22"/>
        </w:rPr>
        <w:t>범위에서</w:t>
      </w:r>
      <w:r w:rsidRPr="006B4ABA">
        <w:rPr>
          <w:rFonts w:ascii="바탕체" w:eastAsia="바탕체" w:hAnsi="바탕체"/>
          <w:color w:val="0D0D0D" w:themeColor="text1" w:themeTint="F2"/>
          <w:sz w:val="22"/>
          <w:szCs w:val="22"/>
        </w:rPr>
        <w:t xml:space="preserve"> </w:t>
      </w:r>
      <w:r w:rsidRPr="006B4ABA">
        <w:rPr>
          <w:rFonts w:ascii="바탕체" w:eastAsia="바탕체" w:hAnsi="바탕체" w:hint="eastAsia"/>
          <w:color w:val="0D0D0D" w:themeColor="text1" w:themeTint="F2"/>
          <w:sz w:val="22"/>
          <w:szCs w:val="22"/>
        </w:rPr>
        <w:t>공사한다</w:t>
      </w:r>
    </w:p>
    <w:p w14:paraId="37F01688" w14:textId="77777777" w:rsidR="00363D41" w:rsidRDefault="00363D41" w:rsidP="005C6DDD">
      <w:pPr>
        <w:pStyle w:val="ac"/>
        <w:tabs>
          <w:tab w:val="left" w:pos="0"/>
        </w:tabs>
        <w:wordWrap/>
        <w:spacing w:line="360" w:lineRule="auto"/>
        <w:rPr>
          <w:rFonts w:ascii="바탕체" w:eastAsia="바탕체" w:hAnsi="바탕체"/>
          <w:color w:val="0D0D0D" w:themeColor="text1" w:themeTint="F2"/>
          <w:sz w:val="22"/>
          <w:szCs w:val="22"/>
        </w:rPr>
      </w:pPr>
    </w:p>
    <w:p w14:paraId="109D38F3" w14:textId="2CEE850F" w:rsidR="00363D41" w:rsidRPr="00A32C37" w:rsidRDefault="00363D41" w:rsidP="00363D41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b/>
          <w:sz w:val="22"/>
          <w:szCs w:val="24"/>
        </w:rPr>
        <w:t xml:space="preserve">제 </w:t>
      </w:r>
      <w:r w:rsidR="00157225">
        <w:rPr>
          <w:rFonts w:ascii="바탕체" w:eastAsia="바탕체" w:hAnsi="바탕체"/>
          <w:b/>
          <w:sz w:val="22"/>
          <w:szCs w:val="24"/>
        </w:rPr>
        <w:t>31</w:t>
      </w:r>
      <w:r w:rsidRPr="00A32C37">
        <w:rPr>
          <w:rFonts w:ascii="바탕체" w:eastAsia="바탕체" w:hAnsi="바탕체"/>
          <w:b/>
          <w:sz w:val="22"/>
          <w:szCs w:val="24"/>
        </w:rPr>
        <w:t>조 ( 산업안전보건관리비</w:t>
      </w:r>
      <w:r w:rsidRPr="00A32C37">
        <w:rPr>
          <w:rFonts w:ascii="바탕체" w:eastAsia="바탕체" w:hAnsi="바탕체" w:hint="eastAsia"/>
          <w:b/>
          <w:sz w:val="22"/>
          <w:szCs w:val="24"/>
        </w:rPr>
        <w:t>와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b/>
          <w:sz w:val="22"/>
          <w:szCs w:val="24"/>
        </w:rPr>
        <w:t>수급인의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b/>
          <w:sz w:val="22"/>
          <w:szCs w:val="24"/>
        </w:rPr>
        <w:t>안전관리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b/>
          <w:sz w:val="22"/>
          <w:szCs w:val="24"/>
        </w:rPr>
        <w:t>의무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 등 ) </w:t>
      </w:r>
    </w:p>
    <w:p w14:paraId="7A9E7813" w14:textId="77777777" w:rsidR="00363D41" w:rsidRPr="00A32C37" w:rsidRDefault="00363D41" w:rsidP="00363D41">
      <w:pPr>
        <w:numPr>
          <w:ilvl w:val="0"/>
          <w:numId w:val="9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작업자의 산업재해 및 건강장해를 예방하기 위하여 안전시설의 설치 및 보험의 가입 등 적정한 조치를 하여야 하며, </w:t>
      </w:r>
      <w:r w:rsidRPr="00A32C37">
        <w:rPr>
          <w:rFonts w:ascii="바탕체" w:eastAsia="바탕체" w:hAnsi="바탕체" w:hint="eastAsia"/>
          <w:sz w:val="22"/>
          <w:szCs w:val="24"/>
        </w:rPr>
        <w:t>공사도급</w:t>
      </w:r>
      <w:r w:rsidRPr="00A32C37">
        <w:rPr>
          <w:rFonts w:ascii="바탕체" w:eastAsia="바탕체" w:hAnsi="바탕체"/>
          <w:sz w:val="22"/>
          <w:szCs w:val="24"/>
        </w:rPr>
        <w:t>계약</w:t>
      </w:r>
      <w:r w:rsidRPr="00A32C37">
        <w:rPr>
          <w:rFonts w:ascii="바탕체" w:eastAsia="바탕체" w:hAnsi="바탕체" w:hint="eastAsia"/>
          <w:sz w:val="22"/>
          <w:szCs w:val="24"/>
        </w:rPr>
        <w:t>서</w:t>
      </w:r>
      <w:r w:rsidRPr="00A32C37">
        <w:rPr>
          <w:rFonts w:ascii="바탕체" w:eastAsia="바탕체" w:hAnsi="바탕체"/>
          <w:sz w:val="22"/>
          <w:szCs w:val="24"/>
        </w:rPr>
        <w:t xml:space="preserve">의 계약금액은 산업안전보건관리비를 계상한 금액이다. </w:t>
      </w:r>
    </w:p>
    <w:p w14:paraId="2C715AC7" w14:textId="5792E315" w:rsidR="00363D41" w:rsidRPr="00A32C37" w:rsidRDefault="00363D41" w:rsidP="00363D41">
      <w:pPr>
        <w:numPr>
          <w:ilvl w:val="0"/>
          <w:numId w:val="9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 xml:space="preserve">”은 계약체결 후 지체 없이 </w:t>
      </w:r>
      <w:r w:rsidRPr="00A32C37">
        <w:rPr>
          <w:rFonts w:ascii="바탕체" w:eastAsia="바탕체" w:hAnsi="바탕체" w:hint="eastAsia"/>
          <w:sz w:val="22"/>
          <w:szCs w:val="24"/>
        </w:rPr>
        <w:t>산업안전보건법에</w:t>
      </w:r>
      <w:r w:rsidRPr="00A32C37">
        <w:rPr>
          <w:rFonts w:ascii="바탕체" w:eastAsia="바탕체" w:hAnsi="바탕체"/>
          <w:sz w:val="22"/>
          <w:szCs w:val="24"/>
        </w:rPr>
        <w:t xml:space="preserve"> 따른 </w:t>
      </w:r>
      <w:r>
        <w:rPr>
          <w:rFonts w:ascii="바탕체" w:eastAsia="바탕체" w:hAnsi="바탕체" w:hint="eastAsia"/>
          <w:sz w:val="22"/>
          <w:szCs w:val="24"/>
        </w:rPr>
        <w:t>산</w:t>
      </w:r>
      <w:r w:rsidRPr="00A32C37">
        <w:rPr>
          <w:rFonts w:ascii="바탕체" w:eastAsia="바탕체" w:hAnsi="바탕체"/>
          <w:sz w:val="22"/>
          <w:szCs w:val="24"/>
        </w:rPr>
        <w:t xml:space="preserve">업안전보건관리비 사용기준, 공사특성에 적합한 안전관리계획 및 </w:t>
      </w:r>
      <w:r>
        <w:rPr>
          <w:rFonts w:ascii="바탕체" w:eastAsia="바탕체" w:hAnsi="바탕체" w:hint="eastAsia"/>
          <w:sz w:val="22"/>
          <w:szCs w:val="24"/>
        </w:rPr>
        <w:t>산</w:t>
      </w:r>
      <w:r w:rsidRPr="00A32C37">
        <w:rPr>
          <w:rFonts w:ascii="바탕체" w:eastAsia="바탕체" w:hAnsi="바탕체"/>
          <w:sz w:val="22"/>
          <w:szCs w:val="24"/>
        </w:rPr>
        <w:t>업안전보건관리비 사용계획을 작성하여 “</w:t>
      </w:r>
      <w:r w:rsidR="0028733E">
        <w:rPr>
          <w:rFonts w:ascii="바탕체" w:eastAsia="바탕체" w:hAnsi="바탕체" w:hint="eastAsia"/>
          <w:sz w:val="22"/>
          <w:szCs w:val="24"/>
        </w:rPr>
        <w:t>바로스</w:t>
      </w:r>
      <w:r w:rsidRPr="00A32C37">
        <w:rPr>
          <w:rFonts w:ascii="바탕체" w:eastAsia="바탕체" w:hAnsi="바탕체"/>
          <w:sz w:val="22"/>
          <w:szCs w:val="24"/>
        </w:rPr>
        <w:t xml:space="preserve">”에게 제출하고 이에 따라 산업안전보건관리비를 사용하여야 하며, </w:t>
      </w:r>
      <w:r w:rsidRPr="00A32C37">
        <w:rPr>
          <w:rFonts w:ascii="바탕체" w:eastAsia="바탕체" w:hAnsi="바탕체" w:hint="eastAsia"/>
          <w:sz w:val="22"/>
          <w:szCs w:val="24"/>
        </w:rPr>
        <w:t>기성부분의</w:t>
      </w:r>
      <w:r w:rsidRPr="00A32C37">
        <w:rPr>
          <w:rFonts w:ascii="바탕체" w:eastAsia="바탕체" w:hAnsi="바탕체"/>
          <w:sz w:val="22"/>
          <w:szCs w:val="24"/>
        </w:rPr>
        <w:t xml:space="preserve"> 지급신청 및 공사완료 시 “</w:t>
      </w:r>
      <w:r w:rsidR="0028733E">
        <w:rPr>
          <w:rFonts w:ascii="바탕체" w:eastAsia="바탕체" w:hAnsi="바탕체" w:hint="eastAsia"/>
          <w:sz w:val="22"/>
          <w:szCs w:val="24"/>
        </w:rPr>
        <w:t>바로스</w:t>
      </w:r>
      <w:r w:rsidRPr="00A32C37">
        <w:rPr>
          <w:rFonts w:ascii="바탕체" w:eastAsia="바탕체" w:hAnsi="바탕체"/>
          <w:sz w:val="22"/>
          <w:szCs w:val="24"/>
        </w:rPr>
        <w:t>”에게 관련 자료를 제공하여야 한다.</w:t>
      </w:r>
    </w:p>
    <w:p w14:paraId="13B45119" w14:textId="77777777" w:rsidR="00363D41" w:rsidRPr="00A32C37" w:rsidRDefault="00363D41" w:rsidP="00363D41">
      <w:pPr>
        <w:numPr>
          <w:ilvl w:val="0"/>
          <w:numId w:val="9"/>
        </w:numPr>
        <w:wordWrap/>
        <w:snapToGrid/>
        <w:spacing w:line="369" w:lineRule="auto"/>
        <w:ind w:left="462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 w:rsidRPr="00A32C37">
        <w:rPr>
          <w:rFonts w:ascii="바탕체" w:eastAsia="바탕체" w:hAnsi="바탕체" w:hint="eastAsia"/>
          <w:sz w:val="22"/>
          <w:szCs w:val="24"/>
        </w:rPr>
        <w:t>은</w:t>
      </w:r>
      <w:r w:rsidRPr="00A32C37">
        <w:rPr>
          <w:rFonts w:ascii="바탕체" w:eastAsia="바탕체" w:hAnsi="바탕체"/>
          <w:sz w:val="22"/>
          <w:szCs w:val="24"/>
        </w:rPr>
        <w:t xml:space="preserve"> 공사기간 중 </w:t>
      </w:r>
      <w:r w:rsidRPr="00A32C37">
        <w:rPr>
          <w:rFonts w:ascii="바탕체" w:eastAsia="바탕체" w:hAnsi="바탕체" w:hint="eastAsia"/>
          <w:sz w:val="22"/>
          <w:szCs w:val="24"/>
        </w:rPr>
        <w:t>안전관리를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위해</w:t>
      </w:r>
      <w:r w:rsidRPr="00A32C37">
        <w:rPr>
          <w:rFonts w:ascii="바탕체" w:eastAsia="바탕체" w:hAnsi="바탕체"/>
          <w:sz w:val="22"/>
          <w:szCs w:val="24"/>
        </w:rPr>
        <w:t xml:space="preserve"> 최선을 다하</w:t>
      </w:r>
      <w:r w:rsidRPr="00A32C37">
        <w:rPr>
          <w:rFonts w:ascii="바탕체" w:eastAsia="바탕체" w:hAnsi="바탕체" w:hint="eastAsia"/>
          <w:sz w:val="22"/>
          <w:szCs w:val="24"/>
        </w:rPr>
        <w:t>며</w:t>
      </w:r>
      <w:r w:rsidRPr="00A32C37">
        <w:rPr>
          <w:rFonts w:ascii="바탕체" w:eastAsia="바탕체" w:hAnsi="바탕체"/>
          <w:sz w:val="22"/>
          <w:szCs w:val="24"/>
        </w:rPr>
        <w:t xml:space="preserve">, </w:t>
      </w:r>
      <w:r w:rsidRPr="00A32C37">
        <w:rPr>
          <w:rFonts w:ascii="바탕체" w:eastAsia="바탕체" w:hAnsi="바탕체" w:hint="eastAsia"/>
          <w:sz w:val="22"/>
          <w:szCs w:val="24"/>
        </w:rPr>
        <w:t>안전관리자를</w:t>
      </w:r>
      <w:r w:rsidRPr="00A32C37">
        <w:rPr>
          <w:rFonts w:ascii="바탕체" w:eastAsia="바탕체" w:hAnsi="바탕체"/>
          <w:sz w:val="22"/>
          <w:szCs w:val="24"/>
        </w:rPr>
        <w:t xml:space="preserve"> 배치한다. 또한 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”의 귀책사유로 발생한 모든 안전</w:t>
      </w:r>
      <w:r w:rsidRPr="00A32C37">
        <w:rPr>
          <w:rFonts w:ascii="바탕체" w:eastAsia="바탕체" w:hAnsi="바탕체" w:hint="eastAsia"/>
          <w:sz w:val="22"/>
          <w:szCs w:val="24"/>
        </w:rPr>
        <w:t>ㆍ</w:t>
      </w:r>
      <w:r w:rsidRPr="00A32C37">
        <w:rPr>
          <w:rFonts w:ascii="바탕체" w:eastAsia="바탕체" w:hAnsi="바탕체"/>
          <w:sz w:val="22"/>
          <w:szCs w:val="24"/>
        </w:rPr>
        <w:t>환경사고</w:t>
      </w:r>
      <w:r w:rsidRPr="00A32C37">
        <w:rPr>
          <w:rFonts w:ascii="바탕체" w:eastAsia="바탕체" w:hAnsi="바탕체" w:hint="eastAsia"/>
          <w:sz w:val="22"/>
          <w:szCs w:val="24"/>
        </w:rPr>
        <w:t>와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손실에</w:t>
      </w:r>
      <w:r w:rsidRPr="00A32C37">
        <w:rPr>
          <w:rFonts w:ascii="바탕체" w:eastAsia="바탕체" w:hAnsi="바탕체"/>
          <w:sz w:val="22"/>
          <w:szCs w:val="24"/>
        </w:rPr>
        <w:t xml:space="preserve"> 대하여 법적으로 책임을 부담한다.  </w:t>
      </w:r>
    </w:p>
    <w:p w14:paraId="0797E688" w14:textId="77777777" w:rsidR="00363D41" w:rsidRPr="00A32C37" w:rsidRDefault="00363D41" w:rsidP="00363D41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</w:p>
    <w:p w14:paraId="69739697" w14:textId="4748AFFC" w:rsidR="00363D41" w:rsidRPr="00A32C37" w:rsidRDefault="00363D41" w:rsidP="00363D41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b/>
          <w:sz w:val="22"/>
          <w:szCs w:val="24"/>
        </w:rPr>
        <w:t>제</w:t>
      </w:r>
      <w:r w:rsidR="009C41F3">
        <w:rPr>
          <w:rFonts w:ascii="바탕체" w:eastAsia="바탕체" w:hAnsi="바탕체"/>
          <w:b/>
          <w:sz w:val="22"/>
          <w:szCs w:val="24"/>
        </w:rPr>
        <w:t>32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조 ( 근로자의 보호 ) </w:t>
      </w:r>
    </w:p>
    <w:p w14:paraId="12651EFC" w14:textId="77777777" w:rsidR="00363D41" w:rsidRPr="00A32C37" w:rsidRDefault="00363D41" w:rsidP="00363D41">
      <w:pPr>
        <w:numPr>
          <w:ilvl w:val="0"/>
          <w:numId w:val="10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 xml:space="preserve">”은 도급 받은 공사가 건설산업기본법, 임금채권보장법 및 고용보험법, </w:t>
      </w:r>
      <w:r w:rsidRPr="00A32C37">
        <w:rPr>
          <w:rFonts w:ascii="바탕체" w:eastAsia="바탕체" w:hAnsi="바탕체" w:hint="eastAsia"/>
          <w:sz w:val="22"/>
          <w:szCs w:val="24"/>
        </w:rPr>
        <w:t>국민연금법</w:t>
      </w:r>
      <w:r w:rsidRPr="00A32C37">
        <w:rPr>
          <w:rFonts w:ascii="바탕체" w:eastAsia="바탕체" w:hAnsi="바탕체"/>
          <w:sz w:val="22"/>
          <w:szCs w:val="24"/>
        </w:rPr>
        <w:t xml:space="preserve">, </w:t>
      </w:r>
      <w:r w:rsidRPr="00A32C37">
        <w:rPr>
          <w:rFonts w:ascii="바탕체" w:eastAsia="바탕체" w:hAnsi="바탕체" w:hint="eastAsia"/>
          <w:sz w:val="22"/>
          <w:szCs w:val="24"/>
        </w:rPr>
        <w:t>국민건강보험법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및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노인장기요양보험법</w:t>
      </w:r>
      <w:r w:rsidRPr="00A32C37">
        <w:rPr>
          <w:rFonts w:ascii="바탕체" w:eastAsia="바탕체" w:hAnsi="바탕체"/>
          <w:sz w:val="22"/>
          <w:szCs w:val="24"/>
        </w:rPr>
        <w:t xml:space="preserve">에 의하여 의무가입대상인 경우에는 퇴직공제제도, 임금채권보장제도, 고용보험, </w:t>
      </w:r>
      <w:r w:rsidRPr="00A32C37">
        <w:rPr>
          <w:rFonts w:ascii="바탕체" w:eastAsia="바탕체" w:hAnsi="바탕체" w:hint="eastAsia"/>
          <w:sz w:val="22"/>
          <w:szCs w:val="24"/>
        </w:rPr>
        <w:t>국민연금</w:t>
      </w:r>
      <w:r w:rsidRPr="00A32C37">
        <w:rPr>
          <w:rFonts w:ascii="바탕체" w:eastAsia="바탕체" w:hAnsi="바탕체"/>
          <w:sz w:val="22"/>
          <w:szCs w:val="24"/>
        </w:rPr>
        <w:t xml:space="preserve">, </w:t>
      </w:r>
      <w:r w:rsidRPr="00A32C37">
        <w:rPr>
          <w:rFonts w:ascii="바탕체" w:eastAsia="바탕체" w:hAnsi="바탕체" w:hint="eastAsia"/>
          <w:sz w:val="22"/>
          <w:szCs w:val="24"/>
        </w:rPr>
        <w:t>건강보험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및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노인장기요양보험</w:t>
      </w:r>
      <w:r w:rsidRPr="00A32C37">
        <w:rPr>
          <w:rFonts w:ascii="바탕체" w:eastAsia="바탕체" w:hAnsi="바탕체"/>
          <w:sz w:val="22"/>
          <w:szCs w:val="24"/>
        </w:rPr>
        <w:t xml:space="preserve">에 가입하여야 한다. </w:t>
      </w:r>
    </w:p>
    <w:p w14:paraId="4C627440" w14:textId="77777777" w:rsidR="00363D41" w:rsidRPr="00A32C37" w:rsidRDefault="00363D41" w:rsidP="00363D41">
      <w:pPr>
        <w:numPr>
          <w:ilvl w:val="0"/>
          <w:numId w:val="10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 xml:space="preserve">제1항의 건설근로자퇴직공제부금, 임금채권보장제도에 따른 사업주 부담금, 고용보험료, </w:t>
      </w:r>
      <w:r w:rsidRPr="00A32C37">
        <w:rPr>
          <w:rFonts w:ascii="바탕체" w:eastAsia="바탕체" w:hAnsi="바탕체" w:hint="eastAsia"/>
          <w:sz w:val="22"/>
          <w:szCs w:val="24"/>
        </w:rPr>
        <w:t>국민연금보험료</w:t>
      </w:r>
      <w:r w:rsidRPr="00A32C37">
        <w:rPr>
          <w:rFonts w:ascii="바탕체" w:eastAsia="바탕체" w:hAnsi="바탕체"/>
          <w:sz w:val="22"/>
          <w:szCs w:val="24"/>
        </w:rPr>
        <w:t xml:space="preserve">, </w:t>
      </w:r>
      <w:r w:rsidRPr="00A32C37">
        <w:rPr>
          <w:rFonts w:ascii="바탕체" w:eastAsia="바탕체" w:hAnsi="바탕체" w:hint="eastAsia"/>
          <w:sz w:val="22"/>
          <w:szCs w:val="24"/>
        </w:rPr>
        <w:t>국민건강보험료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및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노인장기요양보험료</w:t>
      </w:r>
      <w:r w:rsidRPr="00A32C37">
        <w:rPr>
          <w:rFonts w:ascii="바탕체" w:eastAsia="바탕체" w:hAnsi="바탕체"/>
          <w:sz w:val="22"/>
          <w:szCs w:val="24"/>
        </w:rPr>
        <w:t xml:space="preserve">는 계약금액에 반영되었다. </w:t>
      </w:r>
    </w:p>
    <w:p w14:paraId="781298C2" w14:textId="77777777" w:rsidR="00363D41" w:rsidRPr="00A32C37" w:rsidRDefault="00363D41" w:rsidP="00363D41">
      <w:pPr>
        <w:numPr>
          <w:ilvl w:val="0"/>
          <w:numId w:val="10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 w:rsidRPr="00A32C37">
        <w:rPr>
          <w:rFonts w:ascii="바탕체" w:eastAsia="바탕체" w:hAnsi="바탕체" w:hint="eastAsia"/>
          <w:sz w:val="22"/>
          <w:szCs w:val="24"/>
        </w:rPr>
        <w:t>은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제</w:t>
      </w:r>
      <w:r w:rsidRPr="00A32C37">
        <w:rPr>
          <w:rFonts w:ascii="바탕체" w:eastAsia="바탕체" w:hAnsi="바탕체"/>
          <w:sz w:val="22"/>
          <w:szCs w:val="24"/>
        </w:rPr>
        <w:t xml:space="preserve">1항 </w:t>
      </w:r>
      <w:r w:rsidRPr="00A32C37">
        <w:rPr>
          <w:rFonts w:ascii="바탕체" w:eastAsia="바탕체" w:hAnsi="바탕체" w:hint="eastAsia"/>
          <w:sz w:val="22"/>
          <w:szCs w:val="24"/>
        </w:rPr>
        <w:t>및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제</w:t>
      </w:r>
      <w:r w:rsidRPr="00A32C37">
        <w:rPr>
          <w:rFonts w:ascii="바탕체" w:eastAsia="바탕체" w:hAnsi="바탕체"/>
          <w:sz w:val="22"/>
          <w:szCs w:val="24"/>
        </w:rPr>
        <w:t xml:space="preserve">2항 </w:t>
      </w:r>
      <w:r w:rsidRPr="00A32C37">
        <w:rPr>
          <w:rFonts w:ascii="바탕체" w:eastAsia="바탕체" w:hAnsi="바탕체" w:hint="eastAsia"/>
          <w:sz w:val="22"/>
          <w:szCs w:val="24"/>
        </w:rPr>
        <w:t>이외에도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산업재해보상보험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등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건설근로자의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보호를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위하여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필요한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보험에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가입하여야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한다</w:t>
      </w:r>
      <w:r w:rsidRPr="00A32C37">
        <w:rPr>
          <w:rFonts w:ascii="바탕체" w:eastAsia="바탕체" w:hAnsi="바탕체"/>
          <w:sz w:val="22"/>
          <w:szCs w:val="24"/>
        </w:rPr>
        <w:t>.</w:t>
      </w:r>
    </w:p>
    <w:p w14:paraId="7C7B3EB0" w14:textId="77777777" w:rsidR="00363D41" w:rsidRPr="00A32C37" w:rsidRDefault="00363D41" w:rsidP="00363D41">
      <w:pPr>
        <w:numPr>
          <w:ilvl w:val="0"/>
          <w:numId w:val="10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"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 xml:space="preserve">"이 </w:t>
      </w:r>
      <w:r w:rsidRPr="00A32C37">
        <w:rPr>
          <w:rFonts w:ascii="바탕체" w:eastAsia="바탕체" w:hAnsi="바탕체" w:hint="eastAsia"/>
          <w:sz w:val="22"/>
          <w:szCs w:val="24"/>
        </w:rPr>
        <w:t>산업안전보건법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제</w:t>
      </w:r>
      <w:r w:rsidRPr="00A32C37">
        <w:rPr>
          <w:rFonts w:ascii="바탕체" w:eastAsia="바탕체" w:hAnsi="바탕체"/>
          <w:sz w:val="22"/>
          <w:szCs w:val="24"/>
        </w:rPr>
        <w:t>73</w:t>
      </w:r>
      <w:r w:rsidRPr="00A32C37">
        <w:rPr>
          <w:rFonts w:ascii="바탕체" w:eastAsia="바탕체" w:hAnsi="바탕체" w:hint="eastAsia"/>
          <w:sz w:val="22"/>
          <w:szCs w:val="24"/>
        </w:rPr>
        <w:t>조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제</w:t>
      </w:r>
      <w:r w:rsidRPr="00A32C37">
        <w:rPr>
          <w:rFonts w:ascii="바탕체" w:eastAsia="바탕체" w:hAnsi="바탕체"/>
          <w:sz w:val="22"/>
          <w:szCs w:val="24"/>
        </w:rPr>
        <w:t xml:space="preserve">1항에 </w:t>
      </w:r>
      <w:r w:rsidRPr="00A32C37">
        <w:rPr>
          <w:rFonts w:ascii="바탕체" w:eastAsia="바탕체" w:hAnsi="바탕체" w:hint="eastAsia"/>
          <w:sz w:val="22"/>
          <w:szCs w:val="24"/>
        </w:rPr>
        <w:t>따라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건설재해예방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전문지도기관으로부터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산업재해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예방을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위한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지도를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받아야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하는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자에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해당할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경우</w:t>
      </w:r>
      <w:r w:rsidRPr="00A32C37">
        <w:rPr>
          <w:rFonts w:ascii="바탕체" w:eastAsia="바탕체" w:hAnsi="바탕체"/>
          <w:sz w:val="22"/>
          <w:szCs w:val="24"/>
        </w:rPr>
        <w:t xml:space="preserve">, </w:t>
      </w:r>
      <w:r w:rsidRPr="00A32C37">
        <w:rPr>
          <w:rFonts w:ascii="바탕체" w:eastAsia="바탕체" w:hAnsi="바탕체" w:hint="eastAsia"/>
          <w:sz w:val="22"/>
          <w:szCs w:val="24"/>
        </w:rPr>
        <w:t>해당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지도를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받아야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한다</w:t>
      </w:r>
      <w:r w:rsidRPr="00A32C37">
        <w:rPr>
          <w:rFonts w:ascii="바탕체" w:eastAsia="바탕체" w:hAnsi="바탕체"/>
          <w:sz w:val="22"/>
          <w:szCs w:val="24"/>
        </w:rPr>
        <w:t xml:space="preserve">. </w:t>
      </w:r>
    </w:p>
    <w:p w14:paraId="1F20DBA7" w14:textId="77777777" w:rsidR="00363D41" w:rsidRPr="00A32C37" w:rsidRDefault="00363D41" w:rsidP="00363D41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</w:p>
    <w:p w14:paraId="4A9756EE" w14:textId="34F0F688" w:rsidR="00363D41" w:rsidRPr="00A32C37" w:rsidRDefault="00363D41" w:rsidP="00363D41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b/>
          <w:sz w:val="22"/>
          <w:szCs w:val="24"/>
        </w:rPr>
        <w:t>제</w:t>
      </w:r>
      <w:r w:rsidR="00024A62">
        <w:rPr>
          <w:rFonts w:ascii="바탕체" w:eastAsia="바탕체" w:hAnsi="바탕체"/>
          <w:b/>
          <w:sz w:val="22"/>
          <w:szCs w:val="24"/>
        </w:rPr>
        <w:t>33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조 ( 노동관계법령상의 책임 ) </w:t>
      </w:r>
    </w:p>
    <w:p w14:paraId="2AEECA52" w14:textId="77777777" w:rsidR="00363D41" w:rsidRPr="00A32C37" w:rsidRDefault="00363D41" w:rsidP="00363D41">
      <w:pPr>
        <w:numPr>
          <w:ilvl w:val="0"/>
          <w:numId w:val="11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lastRenderedPageBreak/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 xml:space="preserve">”은 노동관계법령에 의한 사업주 혹은 사용주로서 자신의 소속 종업원 및 사실상 사용하는 자들에 대하여 전적으로 책임을 진다. </w:t>
      </w:r>
    </w:p>
    <w:p w14:paraId="25D467CF" w14:textId="6ED7BB63" w:rsidR="00363D41" w:rsidRPr="00A32C37" w:rsidRDefault="00363D41" w:rsidP="00363D41">
      <w:pPr>
        <w:numPr>
          <w:ilvl w:val="0"/>
          <w:numId w:val="11"/>
        </w:numPr>
        <w:wordWrap/>
        <w:snapToGrid/>
        <w:spacing w:line="369" w:lineRule="auto"/>
        <w:ind w:left="426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본 계약에 따른 공사의 진행 중 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”의 임금체불이 주원인이 되어 공사의 진행에 차질이 발생하는 경우 “</w:t>
      </w:r>
      <w:r w:rsidR="0028733E">
        <w:rPr>
          <w:rFonts w:ascii="바탕체" w:eastAsia="바탕체" w:hAnsi="바탕체" w:hint="eastAsia"/>
          <w:sz w:val="22"/>
          <w:szCs w:val="24"/>
        </w:rPr>
        <w:t>바로스</w:t>
      </w:r>
      <w:r w:rsidRPr="00A32C37">
        <w:rPr>
          <w:rFonts w:ascii="바탕체" w:eastAsia="바탕체" w:hAnsi="바탕체"/>
          <w:sz w:val="22"/>
          <w:szCs w:val="24"/>
        </w:rPr>
        <w:t>”</w:t>
      </w:r>
      <w:r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”에게 통보 후 공사대금</w:t>
      </w:r>
      <w:r>
        <w:rPr>
          <w:rFonts w:ascii="바탕체" w:eastAsia="바탕체" w:hAnsi="바탕체" w:hint="eastAsia"/>
          <w:sz w:val="22"/>
          <w:szCs w:val="24"/>
        </w:rPr>
        <w:t>을 조속히 지급하도록 요청할 수</w:t>
      </w:r>
      <w:r w:rsidRPr="00A32C37">
        <w:rPr>
          <w:rFonts w:ascii="바탕체" w:eastAsia="바탕체" w:hAnsi="바탕체"/>
          <w:sz w:val="22"/>
          <w:szCs w:val="24"/>
        </w:rPr>
        <w:t xml:space="preserve"> 있다. </w:t>
      </w:r>
    </w:p>
    <w:p w14:paraId="1AAFE24B" w14:textId="77777777" w:rsidR="00363D41" w:rsidRPr="00A32C37" w:rsidRDefault="00363D41" w:rsidP="001455A2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</w:p>
    <w:p w14:paraId="6889277E" w14:textId="77777777" w:rsidR="00363D41" w:rsidRPr="00A32C37" w:rsidRDefault="00363D41" w:rsidP="00363D41">
      <w:pPr>
        <w:wordWrap/>
        <w:spacing w:line="369" w:lineRule="auto"/>
        <w:contextualSpacing/>
        <w:jc w:val="left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b/>
          <w:sz w:val="22"/>
          <w:szCs w:val="24"/>
        </w:rPr>
        <w:t xml:space="preserve">제 </w:t>
      </w:r>
      <w:r w:rsidR="005C6DDD">
        <w:rPr>
          <w:rFonts w:ascii="바탕체" w:eastAsia="바탕체" w:hAnsi="바탕체"/>
          <w:b/>
          <w:sz w:val="22"/>
          <w:szCs w:val="24"/>
        </w:rPr>
        <w:t>34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 조 ( </w:t>
      </w:r>
      <w:r w:rsidRPr="00A32C37">
        <w:rPr>
          <w:rFonts w:ascii="바탕체" w:eastAsia="바탕체" w:hAnsi="바탕체" w:hint="eastAsia"/>
          <w:b/>
          <w:sz w:val="22"/>
          <w:szCs w:val="24"/>
        </w:rPr>
        <w:t>근로자의</w:t>
      </w:r>
      <w:r w:rsidRPr="00A32C37">
        <w:rPr>
          <w:rFonts w:ascii="바탕체" w:eastAsia="바탕체" w:hAnsi="바탕체"/>
          <w:b/>
          <w:sz w:val="22"/>
          <w:szCs w:val="24"/>
        </w:rPr>
        <w:t xml:space="preserve"> 작업중지 )</w:t>
      </w:r>
    </w:p>
    <w:p w14:paraId="70BCFB37" w14:textId="77777777" w:rsidR="00363D41" w:rsidRPr="00A32C37" w:rsidRDefault="00363D41" w:rsidP="00363D41">
      <w:pPr>
        <w:numPr>
          <w:ilvl w:val="0"/>
          <w:numId w:val="13"/>
        </w:numPr>
        <w:wordWrap/>
        <w:snapToGrid/>
        <w:spacing w:line="369" w:lineRule="auto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 xml:space="preserve">” </w:t>
      </w:r>
      <w:r w:rsidRPr="00A32C37">
        <w:rPr>
          <w:rFonts w:ascii="바탕체" w:eastAsia="바탕체" w:hAnsi="바탕체" w:hint="eastAsia"/>
          <w:sz w:val="22"/>
          <w:szCs w:val="24"/>
        </w:rPr>
        <w:t>및</w:t>
      </w:r>
      <w:r w:rsidRPr="00A32C37">
        <w:rPr>
          <w:rFonts w:ascii="바탕체" w:eastAsia="바탕체" w:hAnsi="바탕체"/>
          <w:sz w:val="22"/>
          <w:szCs w:val="24"/>
        </w:rPr>
        <w:t xml:space="preserve"> “관계수급인”(도급이 여러 단계에 걸쳐 체결된 경우 각 단계별로 도급받은 사업주 전부를 말한다, 이하 같다) </w:t>
      </w:r>
      <w:r w:rsidRPr="00A32C37">
        <w:rPr>
          <w:rFonts w:ascii="바탕체" w:eastAsia="바탕체" w:hAnsi="바탕체" w:hint="eastAsia"/>
          <w:sz w:val="22"/>
          <w:szCs w:val="24"/>
        </w:rPr>
        <w:t>소속</w:t>
      </w:r>
      <w:r w:rsidRPr="00A32C37">
        <w:rPr>
          <w:rFonts w:ascii="바탕체" w:eastAsia="바탕체" w:hAnsi="바탕체"/>
          <w:sz w:val="22"/>
          <w:szCs w:val="24"/>
        </w:rPr>
        <w:t xml:space="preserve"> 근로자는 작업 중 산업재해가 발생할 급박한 위험이 있</w:t>
      </w:r>
      <w:r w:rsidRPr="00A32C37"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경우 작업을 중지</w:t>
      </w:r>
      <w:r w:rsidRPr="00A32C37">
        <w:rPr>
          <w:rFonts w:ascii="바탕체" w:eastAsia="바탕체" w:hAnsi="바탕체" w:hint="eastAsia"/>
          <w:sz w:val="22"/>
          <w:szCs w:val="24"/>
        </w:rPr>
        <w:t>하고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대피할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있다</w:t>
      </w:r>
      <w:r w:rsidRPr="00A32C37">
        <w:rPr>
          <w:rFonts w:ascii="바탕체" w:eastAsia="바탕체" w:hAnsi="바탕체"/>
          <w:sz w:val="22"/>
          <w:szCs w:val="24"/>
        </w:rPr>
        <w:t>.</w:t>
      </w:r>
    </w:p>
    <w:p w14:paraId="1CFE6325" w14:textId="3D39D6EB" w:rsidR="00363D41" w:rsidRPr="00A32C37" w:rsidRDefault="00363D41" w:rsidP="00363D41">
      <w:pPr>
        <w:numPr>
          <w:ilvl w:val="0"/>
          <w:numId w:val="13"/>
        </w:numPr>
        <w:wordWrap/>
        <w:snapToGrid/>
        <w:spacing w:line="369" w:lineRule="auto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28733E">
        <w:rPr>
          <w:rFonts w:ascii="바탕체" w:eastAsia="바탕체" w:hAnsi="바탕체" w:hint="eastAsia"/>
          <w:sz w:val="22"/>
          <w:szCs w:val="24"/>
        </w:rPr>
        <w:t>바로스</w:t>
      </w:r>
      <w:r w:rsidRPr="00A32C37">
        <w:rPr>
          <w:rFonts w:ascii="바탕체" w:eastAsia="바탕체" w:hAnsi="바탕체"/>
          <w:sz w:val="22"/>
          <w:szCs w:val="24"/>
        </w:rPr>
        <w:t>”</w:t>
      </w:r>
      <w:r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산업재해가 발생할 급박한 위험이 있</w:t>
      </w:r>
      <w:r w:rsidRPr="00A32C37">
        <w:rPr>
          <w:rFonts w:ascii="바탕체" w:eastAsia="바탕체" w:hAnsi="바탕체" w:hint="eastAsia"/>
          <w:sz w:val="22"/>
          <w:szCs w:val="24"/>
        </w:rPr>
        <w:t>다고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근로자가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믿을만한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합리적인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이유가</w:t>
      </w:r>
      <w:r w:rsidRPr="00A32C37">
        <w:rPr>
          <w:rFonts w:ascii="바탕체" w:eastAsia="바탕체" w:hAnsi="바탕체"/>
          <w:sz w:val="22"/>
          <w:szCs w:val="24"/>
        </w:rPr>
        <w:t xml:space="preserve"> 있을 때에는 제1항에 따른 작업 중지</w:t>
      </w:r>
      <w:r w:rsidRPr="00A32C37">
        <w:rPr>
          <w:rFonts w:ascii="바탕체" w:eastAsia="바탕체" w:hAnsi="바탕체" w:hint="eastAsia"/>
          <w:sz w:val="22"/>
          <w:szCs w:val="24"/>
        </w:rPr>
        <w:t>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공기</w:t>
      </w:r>
      <w:r w:rsidRPr="00A32C37">
        <w:rPr>
          <w:rFonts w:ascii="바탕체" w:eastAsia="바탕체" w:hAnsi="바탕체"/>
          <w:sz w:val="22"/>
          <w:szCs w:val="24"/>
        </w:rPr>
        <w:t xml:space="preserve"> 또는 납품이 지연되더라도 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 w:rsidRPr="00A32C37">
        <w:rPr>
          <w:rFonts w:ascii="바탕체" w:eastAsia="바탕체" w:hAnsi="바탕체" w:hint="eastAsia"/>
          <w:sz w:val="22"/>
          <w:szCs w:val="24"/>
        </w:rPr>
        <w:t>에게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지연을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이유로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지체상금을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부과하거나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대금을</w:t>
      </w:r>
      <w:r w:rsidRPr="00A32C37">
        <w:rPr>
          <w:rFonts w:ascii="바탕체" w:eastAsia="바탕체" w:hAnsi="바탕체"/>
          <w:sz w:val="22"/>
          <w:szCs w:val="24"/>
        </w:rPr>
        <w:t xml:space="preserve"> 감액하</w:t>
      </w:r>
      <w:r w:rsidRPr="00A32C37"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등</w:t>
      </w:r>
      <w:r w:rsidRPr="00A32C37">
        <w:rPr>
          <w:rFonts w:ascii="바탕체" w:eastAsia="바탕체" w:hAnsi="바탕체"/>
          <w:sz w:val="22"/>
          <w:szCs w:val="24"/>
        </w:rPr>
        <w:t xml:space="preserve"> 불이익을 </w:t>
      </w:r>
      <w:r w:rsidRPr="00A32C37">
        <w:rPr>
          <w:rFonts w:ascii="바탕체" w:eastAsia="바탕체" w:hAnsi="바탕체" w:hint="eastAsia"/>
          <w:sz w:val="22"/>
          <w:szCs w:val="24"/>
        </w:rPr>
        <w:t>주어서는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안된다</w:t>
      </w:r>
      <w:r w:rsidRPr="00A32C37">
        <w:rPr>
          <w:rFonts w:ascii="바탕체" w:eastAsia="바탕체" w:hAnsi="바탕체"/>
          <w:sz w:val="22"/>
          <w:szCs w:val="24"/>
        </w:rPr>
        <w:t xml:space="preserve">. </w:t>
      </w:r>
      <w:r w:rsidRPr="00A32C37">
        <w:rPr>
          <w:rFonts w:ascii="바탕체" w:eastAsia="바탕체" w:hAnsi="바탕체" w:hint="eastAsia"/>
          <w:sz w:val="22"/>
          <w:szCs w:val="24"/>
        </w:rPr>
        <w:t>단</w:t>
      </w:r>
      <w:r w:rsidRPr="00A32C37">
        <w:rPr>
          <w:rFonts w:ascii="바탕체" w:eastAsia="바탕체" w:hAnsi="바탕체"/>
          <w:sz w:val="22"/>
          <w:szCs w:val="24"/>
        </w:rPr>
        <w:t>, 산업재해가 발생할 급박한 위험이 안전 관리 미흡, 공사 준비 소홀 등 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 w:rsidRPr="00A32C37">
        <w:rPr>
          <w:rFonts w:ascii="바탕체" w:eastAsia="바탕체" w:hAnsi="바탕체" w:hint="eastAsia"/>
          <w:sz w:val="22"/>
          <w:szCs w:val="24"/>
        </w:rPr>
        <w:t>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과실에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의한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경우에는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그러하지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아니하다</w:t>
      </w:r>
      <w:r w:rsidRPr="00A32C37">
        <w:rPr>
          <w:rFonts w:ascii="바탕체" w:eastAsia="바탕체" w:hAnsi="바탕체"/>
          <w:sz w:val="22"/>
          <w:szCs w:val="24"/>
        </w:rPr>
        <w:t>.</w:t>
      </w:r>
    </w:p>
    <w:p w14:paraId="662E4726" w14:textId="77777777" w:rsidR="00363D41" w:rsidRPr="00A32C37" w:rsidRDefault="00363D41" w:rsidP="00363D41">
      <w:pPr>
        <w:numPr>
          <w:ilvl w:val="0"/>
          <w:numId w:val="13"/>
        </w:numPr>
        <w:wordWrap/>
        <w:snapToGrid/>
        <w:spacing w:line="369" w:lineRule="auto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산업재해가 발생할 급박한 위험이 있</w:t>
      </w:r>
      <w:r w:rsidRPr="00A32C37">
        <w:rPr>
          <w:rFonts w:ascii="바탕체" w:eastAsia="바탕체" w:hAnsi="바탕체" w:hint="eastAsia"/>
          <w:sz w:val="22"/>
          <w:szCs w:val="24"/>
        </w:rPr>
        <w:t>다고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근로자가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믿을만한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합리적인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이유가</w:t>
      </w:r>
      <w:r w:rsidRPr="00A32C37">
        <w:rPr>
          <w:rFonts w:ascii="바탕체" w:eastAsia="바탕체" w:hAnsi="바탕체"/>
          <w:sz w:val="22"/>
          <w:szCs w:val="24"/>
        </w:rPr>
        <w:t xml:space="preserve"> 있을 때에는 제1항에 따른 작업 중지</w:t>
      </w:r>
      <w:r w:rsidRPr="00A32C37">
        <w:rPr>
          <w:rFonts w:ascii="바탕체" w:eastAsia="바탕체" w:hAnsi="바탕체" w:hint="eastAsia"/>
          <w:sz w:val="22"/>
          <w:szCs w:val="24"/>
        </w:rPr>
        <w:t>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공기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또는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납품이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지연되더라도</w:t>
      </w:r>
      <w:r w:rsidRPr="00A32C37">
        <w:rPr>
          <w:rFonts w:ascii="바탕체" w:eastAsia="바탕체" w:hAnsi="바탕체"/>
          <w:sz w:val="22"/>
          <w:szCs w:val="24"/>
        </w:rPr>
        <w:t xml:space="preserve"> “관계수급인”</w:t>
      </w:r>
      <w:r w:rsidRPr="00A32C37">
        <w:rPr>
          <w:rFonts w:ascii="바탕체" w:eastAsia="바탕체" w:hAnsi="바탕체" w:hint="eastAsia"/>
          <w:sz w:val="22"/>
          <w:szCs w:val="24"/>
        </w:rPr>
        <w:t>에게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지연을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이유로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지체상금을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부과하거나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대금을</w:t>
      </w:r>
      <w:r w:rsidRPr="00A32C37">
        <w:rPr>
          <w:rFonts w:ascii="바탕체" w:eastAsia="바탕체" w:hAnsi="바탕체"/>
          <w:sz w:val="22"/>
          <w:szCs w:val="24"/>
        </w:rPr>
        <w:t xml:space="preserve"> 감액</w:t>
      </w:r>
      <w:r w:rsidRPr="00A32C37">
        <w:rPr>
          <w:rFonts w:ascii="바탕체" w:eastAsia="바탕체" w:hAnsi="바탕체" w:hint="eastAsia"/>
          <w:sz w:val="22"/>
          <w:szCs w:val="24"/>
        </w:rPr>
        <w:t>하는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등</w:t>
      </w:r>
      <w:r w:rsidRPr="00A32C37">
        <w:rPr>
          <w:rFonts w:ascii="바탕체" w:eastAsia="바탕체" w:hAnsi="바탕체"/>
          <w:sz w:val="22"/>
          <w:szCs w:val="24"/>
        </w:rPr>
        <w:t xml:space="preserve"> 불이익을 </w:t>
      </w:r>
      <w:r w:rsidRPr="00A32C37">
        <w:rPr>
          <w:rFonts w:ascii="바탕체" w:eastAsia="바탕체" w:hAnsi="바탕체" w:hint="eastAsia"/>
          <w:sz w:val="22"/>
          <w:szCs w:val="24"/>
        </w:rPr>
        <w:t>주어서는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안된다</w:t>
      </w:r>
      <w:r w:rsidRPr="00A32C37">
        <w:rPr>
          <w:rFonts w:ascii="바탕체" w:eastAsia="바탕체" w:hAnsi="바탕체"/>
          <w:sz w:val="22"/>
          <w:szCs w:val="24"/>
        </w:rPr>
        <w:t xml:space="preserve">. </w:t>
      </w:r>
      <w:r w:rsidRPr="00A32C37">
        <w:rPr>
          <w:rFonts w:ascii="바탕체" w:eastAsia="바탕체" w:hAnsi="바탕체" w:hint="eastAsia"/>
          <w:sz w:val="22"/>
          <w:szCs w:val="24"/>
        </w:rPr>
        <w:t>단</w:t>
      </w:r>
      <w:r w:rsidRPr="00A32C37">
        <w:rPr>
          <w:rFonts w:ascii="바탕체" w:eastAsia="바탕체" w:hAnsi="바탕체"/>
          <w:sz w:val="22"/>
          <w:szCs w:val="24"/>
        </w:rPr>
        <w:t>, 산업재해가 발생할 급박한 위험이 안전 관리 미흡, 공사 준비 소홀 등 “</w:t>
      </w:r>
      <w:r w:rsidRPr="00A32C37">
        <w:rPr>
          <w:rFonts w:ascii="바탕체" w:eastAsia="바탕체" w:hAnsi="바탕체" w:hint="eastAsia"/>
          <w:sz w:val="22"/>
          <w:szCs w:val="24"/>
        </w:rPr>
        <w:t>관계수급인</w:t>
      </w:r>
      <w:r w:rsidRPr="00A32C37">
        <w:rPr>
          <w:rFonts w:ascii="바탕체" w:eastAsia="바탕체" w:hAnsi="바탕체"/>
          <w:sz w:val="22"/>
          <w:szCs w:val="24"/>
        </w:rPr>
        <w:t>”</w:t>
      </w:r>
      <w:r w:rsidRPr="00A32C37">
        <w:rPr>
          <w:rFonts w:ascii="바탕체" w:eastAsia="바탕체" w:hAnsi="바탕체" w:hint="eastAsia"/>
          <w:sz w:val="22"/>
          <w:szCs w:val="24"/>
        </w:rPr>
        <w:t>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과실에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의한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경우에는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그러하지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아니하다</w:t>
      </w:r>
      <w:r w:rsidRPr="00A32C37">
        <w:rPr>
          <w:rFonts w:ascii="바탕체" w:eastAsia="바탕체" w:hAnsi="바탕체"/>
          <w:sz w:val="22"/>
          <w:szCs w:val="24"/>
        </w:rPr>
        <w:t>.</w:t>
      </w:r>
    </w:p>
    <w:p w14:paraId="186C6C4D" w14:textId="77777777" w:rsidR="00363D41" w:rsidRPr="00A32C37" w:rsidRDefault="00363D41" w:rsidP="00363D41">
      <w:pPr>
        <w:numPr>
          <w:ilvl w:val="0"/>
          <w:numId w:val="13"/>
        </w:numPr>
        <w:wordWrap/>
        <w:snapToGrid/>
        <w:spacing w:line="369" w:lineRule="auto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그 소속 근로자에게 제1항에 기한 </w:t>
      </w:r>
      <w:r w:rsidRPr="00A32C37">
        <w:rPr>
          <w:rFonts w:ascii="바탕체" w:eastAsia="바탕체" w:hAnsi="바탕체" w:hint="eastAsia"/>
          <w:sz w:val="22"/>
          <w:szCs w:val="24"/>
        </w:rPr>
        <w:t>작업중지권을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수시로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교육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및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홍보하여야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하며</w:t>
      </w:r>
      <w:r w:rsidRPr="00A32C37">
        <w:rPr>
          <w:rFonts w:ascii="바탕체" w:eastAsia="바탕체" w:hAnsi="바탕체"/>
          <w:sz w:val="22"/>
          <w:szCs w:val="24"/>
        </w:rPr>
        <w:t xml:space="preserve">, </w:t>
      </w:r>
      <w:r w:rsidRPr="00A32C37">
        <w:rPr>
          <w:rFonts w:ascii="바탕체" w:eastAsia="바탕체" w:hAnsi="바탕체" w:hint="eastAsia"/>
          <w:sz w:val="22"/>
          <w:szCs w:val="24"/>
        </w:rPr>
        <w:t>제</w:t>
      </w:r>
      <w:r w:rsidRPr="00A32C37">
        <w:rPr>
          <w:rFonts w:ascii="바탕체" w:eastAsia="바탕체" w:hAnsi="바탕체"/>
          <w:sz w:val="22"/>
          <w:szCs w:val="24"/>
        </w:rPr>
        <w:t xml:space="preserve">1항에 </w:t>
      </w:r>
      <w:r w:rsidRPr="00A32C37">
        <w:rPr>
          <w:rFonts w:ascii="바탕체" w:eastAsia="바탕체" w:hAnsi="바탕체" w:hint="eastAsia"/>
          <w:sz w:val="22"/>
          <w:szCs w:val="24"/>
        </w:rPr>
        <w:t>따라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작업을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중지하고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대피한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근로자에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대하여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해고나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밖의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불리한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처우를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해서는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아니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된다</w:t>
      </w:r>
      <w:r w:rsidRPr="00A32C37">
        <w:rPr>
          <w:rFonts w:ascii="바탕체" w:eastAsia="바탕체" w:hAnsi="바탕체"/>
          <w:sz w:val="22"/>
          <w:szCs w:val="24"/>
        </w:rPr>
        <w:t>.</w:t>
      </w:r>
    </w:p>
    <w:p w14:paraId="1283843E" w14:textId="77777777" w:rsidR="00363D41" w:rsidRPr="00A32C37" w:rsidRDefault="00363D41" w:rsidP="00363D41">
      <w:pPr>
        <w:numPr>
          <w:ilvl w:val="0"/>
          <w:numId w:val="13"/>
        </w:numPr>
        <w:wordWrap/>
        <w:snapToGrid/>
        <w:spacing w:line="369" w:lineRule="auto"/>
        <w:contextualSpacing/>
        <w:jc w:val="left"/>
        <w:textAlignment w:val="auto"/>
        <w:rPr>
          <w:rFonts w:ascii="바탕체" w:eastAsia="바탕체" w:hAnsi="바탕체"/>
          <w:sz w:val="22"/>
          <w:szCs w:val="24"/>
        </w:rPr>
      </w:pPr>
      <w:r w:rsidRPr="00A32C37">
        <w:rPr>
          <w:rFonts w:ascii="바탕체" w:eastAsia="바탕체" w:hAnsi="바탕체"/>
          <w:sz w:val="22"/>
          <w:szCs w:val="24"/>
        </w:rPr>
        <w:t>“</w:t>
      </w:r>
      <w:r w:rsidR="00DC6784" w:rsidRPr="006B4ABA">
        <w:rPr>
          <w:rFonts w:ascii="바탕체" w:eastAsia="바탕체" w:hAnsi="바탕체" w:hint="eastAsia"/>
          <w:sz w:val="22"/>
          <w:szCs w:val="22"/>
        </w:rPr>
        <w:t>넥스로지텍</w:t>
      </w:r>
      <w:r w:rsidRPr="00A32C37">
        <w:rPr>
          <w:rFonts w:ascii="바탕체" w:eastAsia="바탕체" w:hAnsi="바탕체"/>
          <w:sz w:val="22"/>
          <w:szCs w:val="24"/>
        </w:rPr>
        <w:t>”</w:t>
      </w:r>
      <w:r>
        <w:rPr>
          <w:rFonts w:ascii="바탕체" w:eastAsia="바탕체" w:hAnsi="바탕체" w:hint="eastAsia"/>
          <w:sz w:val="22"/>
          <w:szCs w:val="24"/>
        </w:rPr>
        <w:t>는</w:t>
      </w:r>
      <w:r w:rsidRPr="00A32C37">
        <w:rPr>
          <w:rFonts w:ascii="바탕체" w:eastAsia="바탕체" w:hAnsi="바탕체"/>
          <w:sz w:val="22"/>
          <w:szCs w:val="24"/>
        </w:rPr>
        <w:t xml:space="preserve"> “관계수급인”으로 하여금 그 소속 근로자에게 제1항에 기한 작업중지권을 수시로 교육 및 홍보하도록 하고, “관계수급인”이 제1항에 따라 </w:t>
      </w:r>
      <w:r w:rsidRPr="00A32C37">
        <w:rPr>
          <w:rFonts w:ascii="바탕체" w:eastAsia="바탕체" w:hAnsi="바탕체" w:hint="eastAsia"/>
          <w:sz w:val="22"/>
          <w:szCs w:val="24"/>
        </w:rPr>
        <w:t>작업을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중지하고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대피한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근로자에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대하여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해고나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그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밖의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불리한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처우를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못하도록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적절한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조치를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취하여야</w:t>
      </w:r>
      <w:r w:rsidRPr="00A32C37">
        <w:rPr>
          <w:rFonts w:ascii="바탕체" w:eastAsia="바탕체" w:hAnsi="바탕체"/>
          <w:sz w:val="22"/>
          <w:szCs w:val="24"/>
        </w:rPr>
        <w:t xml:space="preserve"> </w:t>
      </w:r>
      <w:r w:rsidRPr="00A32C37">
        <w:rPr>
          <w:rFonts w:ascii="바탕체" w:eastAsia="바탕체" w:hAnsi="바탕체" w:hint="eastAsia"/>
          <w:sz w:val="22"/>
          <w:szCs w:val="24"/>
        </w:rPr>
        <w:t>한다</w:t>
      </w:r>
      <w:r w:rsidRPr="00A32C37">
        <w:rPr>
          <w:rFonts w:ascii="바탕체" w:eastAsia="바탕체" w:hAnsi="바탕체"/>
          <w:sz w:val="22"/>
          <w:szCs w:val="24"/>
        </w:rPr>
        <w:t>.</w:t>
      </w:r>
    </w:p>
    <w:p w14:paraId="4C96F268" w14:textId="7129443B" w:rsidR="00043480" w:rsidRPr="003739F5" w:rsidRDefault="00043480" w:rsidP="00CA71FF">
      <w:pPr>
        <w:pStyle w:val="a3"/>
        <w:spacing w:line="180" w:lineRule="atLeast"/>
        <w:rPr>
          <w:rFonts w:ascii="바탕체" w:eastAsia="바탕체" w:hAnsi="바탕체"/>
          <w:color w:val="000000" w:themeColor="text1"/>
          <w:sz w:val="22"/>
          <w:szCs w:val="22"/>
        </w:rPr>
      </w:pPr>
    </w:p>
    <w:p w14:paraId="572B6DBD" w14:textId="77777777" w:rsidR="00043480" w:rsidRPr="003739F5" w:rsidRDefault="00043480" w:rsidP="00CA71FF">
      <w:pPr>
        <w:pStyle w:val="a3"/>
        <w:spacing w:line="180" w:lineRule="atLeast"/>
        <w:rPr>
          <w:rFonts w:ascii="바탕체" w:eastAsia="바탕체" w:hAnsi="바탕체"/>
          <w:color w:val="000000" w:themeColor="text1"/>
          <w:sz w:val="22"/>
          <w:szCs w:val="22"/>
        </w:rPr>
      </w:pPr>
    </w:p>
    <w:p w14:paraId="53CB10CB" w14:textId="371D9E89" w:rsidR="00043480" w:rsidRDefault="00043480" w:rsidP="00043480">
      <w:pPr>
        <w:pStyle w:val="a3"/>
        <w:jc w:val="center"/>
        <w:rPr>
          <w:rFonts w:ascii="바탕체" w:eastAsia="바탕체" w:hAnsi="바탕체"/>
          <w:sz w:val="22"/>
          <w:szCs w:val="22"/>
        </w:rPr>
      </w:pPr>
    </w:p>
    <w:p w14:paraId="26A482C5" w14:textId="7A934B78" w:rsidR="005B502E" w:rsidRPr="005B502E" w:rsidRDefault="005B502E" w:rsidP="005B502E">
      <w:pPr>
        <w:pStyle w:val="a3"/>
        <w:jc w:val="left"/>
        <w:rPr>
          <w:rFonts w:ascii="바탕체" w:eastAsia="바탕체" w:hAnsi="바탕체"/>
          <w:sz w:val="22"/>
          <w:szCs w:val="22"/>
        </w:rPr>
      </w:pPr>
      <w:r w:rsidRPr="005B502E">
        <w:rPr>
          <w:rFonts w:ascii="바탕체" w:eastAsia="바탕체" w:hAnsi="바탕체" w:hint="eastAsia"/>
          <w:sz w:val="22"/>
          <w:szCs w:val="22"/>
        </w:rPr>
        <w:t>발주자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주식회사</w:t>
      </w:r>
      <w:r w:rsidRPr="005B502E">
        <w:rPr>
          <w:rFonts w:ascii="바탕체" w:eastAsia="바탕체" w:hAnsi="바탕체"/>
          <w:sz w:val="22"/>
          <w:szCs w:val="22"/>
        </w:rPr>
        <w:t xml:space="preserve"> 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Pr="005B502E">
        <w:rPr>
          <w:rFonts w:ascii="바탕체" w:eastAsia="바탕체" w:hAnsi="바탕체" w:hint="cs"/>
          <w:sz w:val="22"/>
          <w:szCs w:val="22"/>
        </w:rPr>
        <w:t>”</w:t>
      </w:r>
      <w:r w:rsidRPr="005B502E">
        <w:rPr>
          <w:rFonts w:ascii="바탕체" w:eastAsia="바탕체" w:hAnsi="바탕체" w:hint="eastAsia"/>
          <w:sz w:val="22"/>
          <w:szCs w:val="22"/>
        </w:rPr>
        <w:t>와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수급인</w:t>
      </w:r>
      <w:r w:rsidRPr="005B502E">
        <w:rPr>
          <w:rFonts w:ascii="바탕체" w:eastAsia="바탕체" w:hAnsi="바탕체"/>
          <w:sz w:val="22"/>
          <w:szCs w:val="22"/>
        </w:rPr>
        <w:t xml:space="preserve"> “</w:t>
      </w:r>
      <w:r w:rsidRPr="005B502E">
        <w:rPr>
          <w:rFonts w:ascii="바탕체" w:eastAsia="바탕체" w:hAnsi="바탕체" w:hint="eastAsia"/>
          <w:sz w:val="22"/>
          <w:szCs w:val="22"/>
        </w:rPr>
        <w:t>넥스로지텍</w:t>
      </w:r>
      <w:r w:rsidRPr="005B502E">
        <w:rPr>
          <w:rFonts w:ascii="바탕체" w:eastAsia="바탕체" w:hAnsi="바탕체" w:hint="cs"/>
          <w:sz w:val="22"/>
          <w:szCs w:val="22"/>
        </w:rPr>
        <w:t>”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주식회사는</w:t>
      </w:r>
      <w:r w:rsidRPr="005B502E">
        <w:rPr>
          <w:rFonts w:ascii="바탕체" w:eastAsia="바탕체" w:hAnsi="바탕체"/>
          <w:sz w:val="22"/>
          <w:szCs w:val="22"/>
        </w:rPr>
        <w:t xml:space="preserve">, </w:t>
      </w:r>
      <w:r w:rsidRPr="005B502E">
        <w:rPr>
          <w:rFonts w:ascii="바탕체" w:eastAsia="바탕체" w:hAnsi="바탕체" w:hint="eastAsia"/>
          <w:sz w:val="22"/>
          <w:szCs w:val="22"/>
        </w:rPr>
        <w:t>위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내용을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의하에</w:t>
      </w:r>
    </w:p>
    <w:p w14:paraId="103976DE" w14:textId="274198DA" w:rsidR="005B502E" w:rsidRPr="005B502E" w:rsidRDefault="005B502E" w:rsidP="005B502E">
      <w:pPr>
        <w:pStyle w:val="a3"/>
        <w:jc w:val="left"/>
        <w:rPr>
          <w:rFonts w:ascii="바탕체" w:eastAsia="바탕체" w:hAnsi="바탕체"/>
          <w:sz w:val="22"/>
          <w:szCs w:val="22"/>
        </w:rPr>
      </w:pPr>
      <w:r w:rsidRPr="005B502E">
        <w:rPr>
          <w:rFonts w:ascii="바탕체" w:eastAsia="바탕체" w:hAnsi="바탕체" w:hint="eastAsia"/>
          <w:sz w:val="22"/>
          <w:szCs w:val="22"/>
        </w:rPr>
        <w:lastRenderedPageBreak/>
        <w:t>계약을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체결하고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계약서</w:t>
      </w:r>
      <w:r w:rsidRPr="005B502E">
        <w:rPr>
          <w:rFonts w:ascii="바탕체" w:eastAsia="바탕체" w:hAnsi="바탕체"/>
          <w:sz w:val="22"/>
          <w:szCs w:val="22"/>
        </w:rPr>
        <w:t xml:space="preserve"> 2</w:t>
      </w:r>
      <w:r w:rsidRPr="005B502E">
        <w:rPr>
          <w:rFonts w:ascii="바탕체" w:eastAsia="바탕체" w:hAnsi="바탕체" w:hint="eastAsia"/>
          <w:sz w:val="22"/>
          <w:szCs w:val="22"/>
        </w:rPr>
        <w:t>통을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작성하여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각각</w:t>
      </w:r>
      <w:r w:rsidRPr="005B502E">
        <w:rPr>
          <w:rFonts w:ascii="바탕체" w:eastAsia="바탕체" w:hAnsi="바탕체"/>
          <w:sz w:val="22"/>
          <w:szCs w:val="22"/>
        </w:rPr>
        <w:t xml:space="preserve"> 1</w:t>
      </w:r>
      <w:r w:rsidRPr="005B502E">
        <w:rPr>
          <w:rFonts w:ascii="바탕체" w:eastAsia="바탕체" w:hAnsi="바탕체" w:hint="eastAsia"/>
          <w:sz w:val="22"/>
          <w:szCs w:val="22"/>
        </w:rPr>
        <w:t>통씩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보관한다</w:t>
      </w:r>
      <w:r w:rsidRPr="005B502E">
        <w:rPr>
          <w:rFonts w:ascii="바탕체" w:eastAsia="바탕체" w:hAnsi="바탕체"/>
          <w:sz w:val="22"/>
          <w:szCs w:val="22"/>
        </w:rPr>
        <w:t xml:space="preserve">. </w:t>
      </w:r>
      <w:r w:rsidRPr="005B502E">
        <w:rPr>
          <w:rFonts w:ascii="바탕체" w:eastAsia="바탕체" w:hAnsi="바탕체" w:hint="eastAsia"/>
          <w:sz w:val="22"/>
          <w:szCs w:val="22"/>
        </w:rPr>
        <w:t>상세한</w:t>
      </w:r>
      <w:r w:rsidRPr="005B502E">
        <w:rPr>
          <w:rFonts w:ascii="바탕체" w:eastAsia="바탕체" w:hAnsi="바탕체"/>
          <w:sz w:val="22"/>
          <w:szCs w:val="22"/>
        </w:rPr>
        <w:t xml:space="preserve"> “</w:t>
      </w:r>
      <w:r w:rsidR="0028733E">
        <w:rPr>
          <w:rFonts w:ascii="바탕체" w:eastAsia="바탕체" w:hAnsi="바탕체" w:hint="eastAsia"/>
          <w:sz w:val="22"/>
          <w:szCs w:val="22"/>
        </w:rPr>
        <w:t>바로스</w:t>
      </w:r>
      <w:r w:rsidRPr="005B502E">
        <w:rPr>
          <w:rFonts w:ascii="바탕체" w:eastAsia="바탕체" w:hAnsi="바탕체" w:hint="cs"/>
          <w:sz w:val="22"/>
          <w:szCs w:val="22"/>
        </w:rPr>
        <w:t>”</w:t>
      </w:r>
      <w:r w:rsidRPr="005B502E">
        <w:rPr>
          <w:rFonts w:ascii="바탕체" w:eastAsia="바탕체" w:hAnsi="바탕체" w:hint="eastAsia"/>
          <w:sz w:val="22"/>
          <w:szCs w:val="22"/>
        </w:rPr>
        <w:t>와</w:t>
      </w:r>
    </w:p>
    <w:p w14:paraId="2C9DDB28" w14:textId="77777777" w:rsidR="005B502E" w:rsidRDefault="005B502E" w:rsidP="005B502E">
      <w:pPr>
        <w:pStyle w:val="a3"/>
        <w:jc w:val="left"/>
        <w:rPr>
          <w:rFonts w:ascii="바탕체" w:eastAsia="바탕체" w:hAnsi="바탕체"/>
          <w:sz w:val="22"/>
          <w:szCs w:val="22"/>
        </w:rPr>
      </w:pPr>
      <w:r w:rsidRPr="005B502E">
        <w:rPr>
          <w:rFonts w:ascii="바탕체" w:eastAsia="바탕체" w:hAnsi="바탕체" w:hint="cs"/>
          <w:sz w:val="22"/>
          <w:szCs w:val="22"/>
        </w:rPr>
        <w:t>“</w:t>
      </w:r>
      <w:r w:rsidRPr="005B502E">
        <w:rPr>
          <w:rFonts w:ascii="바탕체" w:eastAsia="바탕체" w:hAnsi="바탕체" w:hint="eastAsia"/>
          <w:sz w:val="22"/>
          <w:szCs w:val="22"/>
        </w:rPr>
        <w:t>넥스로지텍</w:t>
      </w:r>
      <w:r>
        <w:rPr>
          <w:rFonts w:ascii="바탕체" w:eastAsia="바탕체" w:hAnsi="바탕체"/>
          <w:sz w:val="22"/>
          <w:szCs w:val="22"/>
        </w:rPr>
        <w:t>”</w:t>
      </w:r>
      <w:r w:rsidRPr="005B502E">
        <w:rPr>
          <w:rFonts w:ascii="바탕체" w:eastAsia="바탕체" w:hAnsi="바탕체" w:hint="eastAsia"/>
          <w:sz w:val="22"/>
          <w:szCs w:val="22"/>
        </w:rPr>
        <w:t>의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권리와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의무에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대해서는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상기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계약서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원본의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내용을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따르며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</w:p>
    <w:p w14:paraId="0657CF1B" w14:textId="5AA8DA35" w:rsidR="005B502E" w:rsidRDefault="005B502E" w:rsidP="005B502E">
      <w:pPr>
        <w:pStyle w:val="a3"/>
        <w:jc w:val="left"/>
        <w:rPr>
          <w:ins w:id="83" w:author="윤현정 (Hyunjeong Yoon)" w:date="2024-05-20T14:07:00Z"/>
          <w:rFonts w:ascii="바탕체" w:eastAsia="바탕체" w:hAnsi="바탕체"/>
          <w:sz w:val="22"/>
          <w:szCs w:val="22"/>
        </w:rPr>
      </w:pPr>
      <w:r w:rsidRPr="005B502E">
        <w:rPr>
          <w:rFonts w:ascii="바탕체" w:eastAsia="바탕체" w:hAnsi="바탕체" w:hint="eastAsia"/>
          <w:sz w:val="22"/>
          <w:szCs w:val="22"/>
        </w:rPr>
        <w:t>계약금액의</w:t>
      </w:r>
      <w:r>
        <w:rPr>
          <w:rFonts w:ascii="바탕체" w:eastAsia="바탕체" w:hAnsi="바탕체" w:hint="eastAsia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세부내역은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첨부된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견적서의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내용을</w:t>
      </w:r>
      <w:r w:rsidRPr="005B502E">
        <w:rPr>
          <w:rFonts w:ascii="바탕체" w:eastAsia="바탕체" w:hAnsi="바탕체"/>
          <w:sz w:val="22"/>
          <w:szCs w:val="22"/>
        </w:rPr>
        <w:t xml:space="preserve"> </w:t>
      </w:r>
      <w:r w:rsidRPr="005B502E">
        <w:rPr>
          <w:rFonts w:ascii="바탕체" w:eastAsia="바탕체" w:hAnsi="바탕체" w:hint="eastAsia"/>
          <w:sz w:val="22"/>
          <w:szCs w:val="22"/>
        </w:rPr>
        <w:t>준한다</w:t>
      </w:r>
      <w:r w:rsidRPr="005B502E">
        <w:rPr>
          <w:rFonts w:ascii="바탕체" w:eastAsia="바탕체" w:hAnsi="바탕체"/>
          <w:sz w:val="22"/>
          <w:szCs w:val="22"/>
        </w:rPr>
        <w:t>.</w:t>
      </w:r>
    </w:p>
    <w:p w14:paraId="1AC80F01" w14:textId="07F4547C" w:rsidR="009248B0" w:rsidRDefault="009248B0" w:rsidP="005B502E">
      <w:pPr>
        <w:pStyle w:val="a3"/>
        <w:jc w:val="left"/>
        <w:rPr>
          <w:ins w:id="84" w:author="윤현정 (Hyunjeong Yoon)" w:date="2024-05-20T14:07:00Z"/>
          <w:rFonts w:ascii="바탕체" w:eastAsia="바탕체" w:hAnsi="바탕체"/>
          <w:sz w:val="22"/>
          <w:szCs w:val="22"/>
        </w:rPr>
      </w:pPr>
    </w:p>
    <w:p w14:paraId="4359D896" w14:textId="7143A216" w:rsidR="009248B0" w:rsidRDefault="009248B0" w:rsidP="005B502E">
      <w:pPr>
        <w:pStyle w:val="a3"/>
        <w:jc w:val="left"/>
        <w:rPr>
          <w:ins w:id="85" w:author="윤현정 (Hyunjeong Yoon)" w:date="2024-05-20T14:07:00Z"/>
          <w:rFonts w:ascii="바탕체" w:eastAsia="바탕체" w:hAnsi="바탕체"/>
          <w:sz w:val="22"/>
          <w:szCs w:val="22"/>
        </w:rPr>
      </w:pPr>
      <w:ins w:id="86" w:author="윤현정 (Hyunjeong Yoon)" w:date="2024-05-20T14:07:00Z">
        <w:r>
          <w:rPr>
            <w:rFonts w:ascii="바탕체" w:eastAsia="바탕체" w:hAnsi="바탕체" w:hint="eastAsia"/>
            <w:sz w:val="22"/>
            <w:szCs w:val="22"/>
          </w:rPr>
          <w:t xml:space="preserve">제 </w:t>
        </w:r>
        <w:r>
          <w:rPr>
            <w:rFonts w:ascii="바탕체" w:eastAsia="바탕체" w:hAnsi="바탕체"/>
            <w:sz w:val="22"/>
            <w:szCs w:val="22"/>
          </w:rPr>
          <w:t>35</w:t>
        </w:r>
        <w:r>
          <w:rPr>
            <w:rFonts w:ascii="바탕체" w:eastAsia="바탕체" w:hAnsi="바탕체" w:hint="eastAsia"/>
            <w:sz w:val="22"/>
            <w:szCs w:val="22"/>
          </w:rPr>
          <w:t xml:space="preserve">조 </w:t>
        </w:r>
        <w:r>
          <w:rPr>
            <w:rFonts w:ascii="바탕체" w:eastAsia="바탕체" w:hAnsi="바탕체"/>
            <w:sz w:val="22"/>
            <w:szCs w:val="22"/>
          </w:rPr>
          <w:t>(</w:t>
        </w:r>
        <w:r>
          <w:rPr>
            <w:rFonts w:ascii="바탕체" w:eastAsia="바탕체" w:hAnsi="바탕체" w:hint="eastAsia"/>
            <w:sz w:val="22"/>
            <w:szCs w:val="22"/>
          </w:rPr>
          <w:t>중대재해 처벌 등에 관한 법률에 따른 의무 이행</w:t>
        </w:r>
        <w:r>
          <w:rPr>
            <w:rFonts w:ascii="바탕체" w:eastAsia="바탕체" w:hAnsi="바탕체"/>
            <w:sz w:val="22"/>
            <w:szCs w:val="22"/>
          </w:rPr>
          <w:t>)</w:t>
        </w:r>
      </w:ins>
    </w:p>
    <w:p w14:paraId="00A10354" w14:textId="6A0D2165" w:rsidR="009248B0" w:rsidRPr="009248B0" w:rsidRDefault="009248B0" w:rsidP="009248B0">
      <w:pPr>
        <w:wordWrap/>
        <w:snapToGrid/>
        <w:spacing w:line="369" w:lineRule="auto"/>
        <w:contextualSpacing/>
        <w:jc w:val="left"/>
        <w:textAlignment w:val="auto"/>
        <w:rPr>
          <w:ins w:id="87" w:author="윤현정 (Hyunjeong Yoon)" w:date="2024-05-20T14:07:00Z"/>
          <w:rFonts w:ascii="바탕체" w:eastAsia="바탕체" w:hAnsi="바탕체"/>
          <w:sz w:val="22"/>
          <w:szCs w:val="24"/>
        </w:rPr>
      </w:pPr>
      <w:ins w:id="88" w:author="윤현정 (Hyunjeong Yoon)" w:date="2024-05-20T14:08:00Z">
        <w:r>
          <w:rPr>
            <w:rFonts w:ascii="바탕체" w:eastAsia="바탕체" w:hAnsi="바탕체" w:hint="eastAsia"/>
            <w:sz w:val="22"/>
            <w:szCs w:val="24"/>
          </w:rPr>
          <w:t>①</w:t>
        </w:r>
        <w:r>
          <w:rPr>
            <w:rFonts w:ascii="바탕체" w:eastAsia="바탕체" w:hAnsi="바탕체"/>
            <w:sz w:val="22"/>
            <w:szCs w:val="24"/>
          </w:rPr>
          <w:t xml:space="preserve"> </w:t>
        </w:r>
        <w:r w:rsidRPr="00A32C37">
          <w:rPr>
            <w:rFonts w:ascii="바탕체" w:eastAsia="바탕체" w:hAnsi="바탕체"/>
            <w:sz w:val="22"/>
            <w:szCs w:val="24"/>
          </w:rPr>
          <w:t>“</w:t>
        </w:r>
        <w:r w:rsidRPr="006B4ABA">
          <w:rPr>
            <w:rFonts w:ascii="바탕체" w:eastAsia="바탕체" w:hAnsi="바탕체" w:hint="eastAsia"/>
            <w:sz w:val="22"/>
            <w:szCs w:val="22"/>
          </w:rPr>
          <w:t>넥스로지텍</w:t>
        </w:r>
        <w:r w:rsidRPr="00A32C37">
          <w:rPr>
            <w:rFonts w:ascii="바탕체" w:eastAsia="바탕체" w:hAnsi="바탕체"/>
            <w:sz w:val="22"/>
            <w:szCs w:val="24"/>
          </w:rPr>
          <w:t>”</w:t>
        </w:r>
        <w:r>
          <w:rPr>
            <w:rFonts w:ascii="바탕체" w:eastAsia="바탕체" w:hAnsi="바탕체" w:hint="eastAsia"/>
            <w:sz w:val="22"/>
            <w:szCs w:val="24"/>
          </w:rPr>
          <w:t>는</w:t>
        </w:r>
        <w:r w:rsidRPr="00A32C37">
          <w:rPr>
            <w:rFonts w:ascii="바탕체" w:eastAsia="바탕체" w:hAnsi="바탕체"/>
            <w:sz w:val="22"/>
            <w:szCs w:val="24"/>
          </w:rPr>
          <w:t xml:space="preserve"> </w:t>
        </w:r>
        <w:r>
          <w:rPr>
            <w:rFonts w:ascii="바탕체" w:eastAsia="바탕체" w:hAnsi="바탕체" w:hint="eastAsia"/>
            <w:sz w:val="22"/>
            <w:szCs w:val="24"/>
          </w:rPr>
          <w:t>중대재해를</w:t>
        </w:r>
        <w:r w:rsidRPr="00A32C37">
          <w:rPr>
            <w:rFonts w:ascii="바탕체" w:eastAsia="바탕체" w:hAnsi="바탕체"/>
            <w:sz w:val="22"/>
            <w:szCs w:val="24"/>
          </w:rPr>
          <w:t xml:space="preserve"> 예방하기 위하여 </w:t>
        </w:r>
        <w:r>
          <w:rPr>
            <w:rFonts w:ascii="바탕체" w:eastAsia="바탕체" w:hAnsi="바탕체" w:hint="eastAsia"/>
            <w:sz w:val="22"/>
            <w:szCs w:val="24"/>
          </w:rPr>
          <w:t xml:space="preserve">다음 각호의 </w:t>
        </w:r>
        <w:r w:rsidRPr="00A32C37">
          <w:rPr>
            <w:rFonts w:ascii="바탕체" w:eastAsia="바탕체" w:hAnsi="바탕체"/>
            <w:sz w:val="22"/>
            <w:szCs w:val="24"/>
          </w:rPr>
          <w:t xml:space="preserve">적정한 조치를 하여야 하며, </w:t>
        </w:r>
        <w:r w:rsidRPr="00A32C37">
          <w:rPr>
            <w:rFonts w:ascii="바탕체" w:eastAsia="바탕체" w:hAnsi="바탕체" w:hint="eastAsia"/>
            <w:sz w:val="22"/>
            <w:szCs w:val="24"/>
          </w:rPr>
          <w:t>공사도급</w:t>
        </w:r>
        <w:r w:rsidRPr="00A32C37">
          <w:rPr>
            <w:rFonts w:ascii="바탕체" w:eastAsia="바탕체" w:hAnsi="바탕체"/>
            <w:sz w:val="22"/>
            <w:szCs w:val="24"/>
          </w:rPr>
          <w:t>계약</w:t>
        </w:r>
        <w:r w:rsidRPr="00A32C37">
          <w:rPr>
            <w:rFonts w:ascii="바탕체" w:eastAsia="바탕체" w:hAnsi="바탕체" w:hint="eastAsia"/>
            <w:sz w:val="22"/>
            <w:szCs w:val="24"/>
          </w:rPr>
          <w:t>서</w:t>
        </w:r>
        <w:r w:rsidRPr="00A32C37">
          <w:rPr>
            <w:rFonts w:ascii="바탕체" w:eastAsia="바탕체" w:hAnsi="바탕체"/>
            <w:sz w:val="22"/>
            <w:szCs w:val="24"/>
          </w:rPr>
          <w:t xml:space="preserve">의 계약금액은 </w:t>
        </w:r>
        <w:r>
          <w:rPr>
            <w:rFonts w:ascii="바탕체" w:eastAsia="바탕체" w:hAnsi="바탕체" w:hint="eastAsia"/>
            <w:sz w:val="22"/>
            <w:szCs w:val="24"/>
          </w:rPr>
          <w:t>해당 조치에 필요한 금액을</w:t>
        </w:r>
        <w:r w:rsidRPr="00A32C37">
          <w:rPr>
            <w:rFonts w:ascii="바탕체" w:eastAsia="바탕체" w:hAnsi="바탕체"/>
            <w:sz w:val="22"/>
            <w:szCs w:val="24"/>
          </w:rPr>
          <w:t xml:space="preserve"> 계상한 금액이다. </w:t>
        </w:r>
      </w:ins>
    </w:p>
    <w:p w14:paraId="71BEAC4F" w14:textId="77777777" w:rsidR="009248B0" w:rsidRDefault="009248B0" w:rsidP="009248B0">
      <w:pPr>
        <w:pStyle w:val="a3"/>
        <w:wordWrap/>
        <w:spacing w:line="360" w:lineRule="auto"/>
        <w:rPr>
          <w:ins w:id="89" w:author="윤현정 (Hyunjeong Yoon)" w:date="2024-05-20T14:07:00Z"/>
          <w:rFonts w:ascii="바탕체" w:eastAsia="바탕체" w:hAnsi="바탕체"/>
          <w:sz w:val="22"/>
          <w:szCs w:val="22"/>
        </w:rPr>
      </w:pPr>
      <w:ins w:id="90" w:author="윤현정 (Hyunjeong Yoon)" w:date="2024-05-20T14:07:00Z">
        <w:r>
          <w:rPr>
            <w:rFonts w:ascii="바탕체" w:eastAsia="바탕체" w:hAnsi="바탕체" w:hint="eastAsia"/>
            <w:sz w:val="22"/>
            <w:szCs w:val="22"/>
          </w:rPr>
          <w:t>1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>재해예방에 필요한 인력 및 예산 등 안전보건관리체계의 구축 및 그 이행에 관한 조치</w:t>
        </w:r>
      </w:ins>
    </w:p>
    <w:p w14:paraId="3AE53CE0" w14:textId="77777777" w:rsidR="009248B0" w:rsidRDefault="009248B0" w:rsidP="009248B0">
      <w:pPr>
        <w:pStyle w:val="a3"/>
        <w:wordWrap/>
        <w:spacing w:line="360" w:lineRule="auto"/>
        <w:rPr>
          <w:ins w:id="91" w:author="윤현정 (Hyunjeong Yoon)" w:date="2024-05-20T14:07:00Z"/>
          <w:rFonts w:ascii="바탕체" w:eastAsia="바탕체" w:hAnsi="바탕체"/>
          <w:sz w:val="22"/>
          <w:szCs w:val="22"/>
        </w:rPr>
      </w:pPr>
      <w:ins w:id="92" w:author="윤현정 (Hyunjeong Yoon)" w:date="2024-05-20T14:07:00Z">
        <w:r>
          <w:rPr>
            <w:rFonts w:ascii="바탕체" w:eastAsia="바탕체" w:hAnsi="바탕체" w:hint="eastAsia"/>
            <w:sz w:val="22"/>
            <w:szCs w:val="22"/>
          </w:rPr>
          <w:t>2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>재해 발생 시 재발방지 대책의 수립 및 그 이행에 관한 조치</w:t>
        </w:r>
      </w:ins>
    </w:p>
    <w:p w14:paraId="7C1B0830" w14:textId="77777777" w:rsidR="009248B0" w:rsidRDefault="009248B0" w:rsidP="009248B0">
      <w:pPr>
        <w:pStyle w:val="a3"/>
        <w:wordWrap/>
        <w:spacing w:line="360" w:lineRule="auto"/>
        <w:rPr>
          <w:ins w:id="93" w:author="윤현정 (Hyunjeong Yoon)" w:date="2024-05-20T14:09:00Z"/>
          <w:rFonts w:ascii="바탕체" w:eastAsia="바탕체" w:hAnsi="바탕체"/>
          <w:sz w:val="22"/>
          <w:szCs w:val="22"/>
        </w:rPr>
      </w:pPr>
      <w:ins w:id="94" w:author="윤현정 (Hyunjeong Yoon)" w:date="2024-05-20T14:07:00Z">
        <w:r>
          <w:rPr>
            <w:rFonts w:ascii="바탕체" w:eastAsia="바탕체" w:hAnsi="바탕체" w:hint="eastAsia"/>
            <w:sz w:val="22"/>
            <w:szCs w:val="22"/>
          </w:rPr>
          <w:t>3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>중앙행정기관·지방자치단체가 관계 법령에 따라 개선,</w:t>
        </w:r>
        <w:r>
          <w:rPr>
            <w:rFonts w:ascii="바탕체" w:eastAsia="바탕체" w:hAnsi="바탕체"/>
            <w:sz w:val="22"/>
            <w:szCs w:val="22"/>
          </w:rPr>
          <w:t xml:space="preserve"> </w:t>
        </w:r>
        <w:r>
          <w:rPr>
            <w:rFonts w:ascii="바탕체" w:eastAsia="바탕체" w:hAnsi="바탕체" w:hint="eastAsia"/>
            <w:sz w:val="22"/>
            <w:szCs w:val="22"/>
          </w:rPr>
          <w:t>시정 등을 명한 사항의 이행에 관한 조치</w:t>
        </w:r>
      </w:ins>
    </w:p>
    <w:p w14:paraId="1A957343" w14:textId="31A75956" w:rsidR="009248B0" w:rsidRPr="006B4ABA" w:rsidRDefault="009248B0" w:rsidP="009248B0">
      <w:pPr>
        <w:pStyle w:val="a3"/>
        <w:wordWrap/>
        <w:spacing w:line="360" w:lineRule="auto"/>
        <w:rPr>
          <w:ins w:id="95" w:author="윤현정 (Hyunjeong Yoon)" w:date="2024-05-20T14:07:00Z"/>
          <w:rFonts w:ascii="바탕체" w:eastAsia="바탕체" w:hAnsi="바탕체"/>
          <w:sz w:val="22"/>
          <w:szCs w:val="22"/>
        </w:rPr>
      </w:pPr>
      <w:ins w:id="96" w:author="윤현정 (Hyunjeong Yoon)" w:date="2024-05-20T14:07:00Z">
        <w:r>
          <w:rPr>
            <w:rFonts w:ascii="바탕체" w:eastAsia="바탕체" w:hAnsi="바탕체" w:hint="eastAsia"/>
            <w:sz w:val="22"/>
            <w:szCs w:val="22"/>
          </w:rPr>
          <w:t>4</w:t>
        </w:r>
        <w:r>
          <w:rPr>
            <w:rFonts w:ascii="바탕체" w:eastAsia="바탕체" w:hAnsi="바탕체"/>
            <w:sz w:val="22"/>
            <w:szCs w:val="22"/>
          </w:rPr>
          <w:t xml:space="preserve">. </w:t>
        </w:r>
        <w:r>
          <w:rPr>
            <w:rFonts w:ascii="바탕체" w:eastAsia="바탕체" w:hAnsi="바탕체" w:hint="eastAsia"/>
            <w:sz w:val="22"/>
            <w:szCs w:val="22"/>
          </w:rPr>
          <w:t>안전·보건 관계 법령에 따른 의무이행에 필요한 관리상의 조치</w:t>
        </w:r>
      </w:ins>
    </w:p>
    <w:p w14:paraId="4F5EFBFF" w14:textId="1EE3D5B4" w:rsidR="009248B0" w:rsidRDefault="009248B0" w:rsidP="005B502E">
      <w:pPr>
        <w:pStyle w:val="a3"/>
        <w:jc w:val="left"/>
        <w:rPr>
          <w:ins w:id="97" w:author="윤현정 (Hyunjeong Yoon)" w:date="2024-05-20T14:09:00Z"/>
          <w:rFonts w:ascii="바탕체" w:eastAsia="바탕체" w:hAnsi="바탕체"/>
          <w:sz w:val="22"/>
          <w:szCs w:val="22"/>
        </w:rPr>
      </w:pPr>
      <w:ins w:id="98" w:author="윤현정 (Hyunjeong Yoon)" w:date="2024-05-20T14:09:00Z">
        <w:r>
          <w:rPr>
            <w:rFonts w:ascii="바탕체" w:eastAsia="바탕체" w:hAnsi="바탕체" w:hint="eastAsia"/>
            <w:sz w:val="22"/>
            <w:szCs w:val="22"/>
          </w:rPr>
          <w:t xml:space="preserve">② </w:t>
        </w:r>
        <w:r>
          <w:rPr>
            <w:rFonts w:ascii="바탕체" w:eastAsia="바탕체" w:hAnsi="바탕체"/>
            <w:sz w:val="22"/>
            <w:szCs w:val="22"/>
          </w:rPr>
          <w:t>“</w:t>
        </w:r>
        <w:r>
          <w:rPr>
            <w:rFonts w:ascii="바탕체" w:eastAsia="바탕체" w:hAnsi="바탕체" w:hint="eastAsia"/>
            <w:sz w:val="22"/>
            <w:szCs w:val="22"/>
          </w:rPr>
          <w:t>넥스로지텍</w:t>
        </w:r>
        <w:r>
          <w:rPr>
            <w:rFonts w:ascii="바탕체" w:eastAsia="바탕체" w:hAnsi="바탕체"/>
            <w:sz w:val="22"/>
            <w:szCs w:val="22"/>
          </w:rPr>
          <w:t>”</w:t>
        </w:r>
        <w:r>
          <w:rPr>
            <w:rFonts w:ascii="바탕체" w:eastAsia="바탕체" w:hAnsi="바탕체" w:hint="eastAsia"/>
            <w:sz w:val="22"/>
            <w:szCs w:val="22"/>
          </w:rPr>
          <w:t xml:space="preserve">은 현장에 안전관리자를 선임하여 본조 </w:t>
        </w:r>
        <w:r>
          <w:rPr>
            <w:rFonts w:ascii="바탕체" w:eastAsia="바탕체" w:hAnsi="바탕체"/>
            <w:sz w:val="22"/>
            <w:szCs w:val="22"/>
          </w:rPr>
          <w:t>1</w:t>
        </w:r>
        <w:r>
          <w:rPr>
            <w:rFonts w:ascii="바탕체" w:eastAsia="바탕체" w:hAnsi="바탕체" w:hint="eastAsia"/>
            <w:sz w:val="22"/>
            <w:szCs w:val="22"/>
          </w:rPr>
          <w:t>항의 조치를 이행하도록 하여야 한다.</w:t>
        </w:r>
      </w:ins>
    </w:p>
    <w:p w14:paraId="4DCBA6F2" w14:textId="77777777" w:rsidR="009248B0" w:rsidRDefault="009248B0" w:rsidP="005B502E">
      <w:pPr>
        <w:pStyle w:val="a3"/>
        <w:jc w:val="left"/>
        <w:rPr>
          <w:ins w:id="99" w:author="윤현정 (Hyunjeong Yoon)" w:date="2024-05-20T14:07:00Z"/>
          <w:rFonts w:ascii="바탕체" w:eastAsia="바탕체" w:hAnsi="바탕체"/>
          <w:sz w:val="22"/>
          <w:szCs w:val="22"/>
        </w:rPr>
      </w:pPr>
    </w:p>
    <w:p w14:paraId="48EAC61A" w14:textId="77777777" w:rsidR="009248B0" w:rsidRDefault="009248B0" w:rsidP="005B502E">
      <w:pPr>
        <w:pStyle w:val="a3"/>
        <w:jc w:val="left"/>
        <w:rPr>
          <w:ins w:id="100" w:author="윤현정 (Hyunjeong Yoon)" w:date="2024-05-20T14:07:00Z"/>
          <w:rFonts w:ascii="바탕체" w:eastAsia="바탕체" w:hAnsi="바탕체"/>
          <w:sz w:val="22"/>
          <w:szCs w:val="22"/>
        </w:rPr>
      </w:pPr>
    </w:p>
    <w:p w14:paraId="1397A87C" w14:textId="77777777" w:rsidR="009248B0" w:rsidRDefault="009248B0" w:rsidP="005B502E">
      <w:pPr>
        <w:pStyle w:val="a3"/>
        <w:jc w:val="left"/>
        <w:rPr>
          <w:rFonts w:ascii="바탕체" w:eastAsia="바탕체" w:hAnsi="바탕체"/>
          <w:sz w:val="22"/>
          <w:szCs w:val="22"/>
        </w:rPr>
      </w:pPr>
    </w:p>
    <w:p w14:paraId="0F0B992A" w14:textId="77777777" w:rsidR="005B502E" w:rsidRDefault="005B502E" w:rsidP="005B502E">
      <w:pPr>
        <w:pStyle w:val="a3"/>
        <w:jc w:val="left"/>
        <w:rPr>
          <w:rFonts w:ascii="바탕체" w:eastAsia="바탕체" w:hAnsi="바탕체"/>
          <w:sz w:val="22"/>
          <w:szCs w:val="22"/>
        </w:rPr>
      </w:pPr>
    </w:p>
    <w:p w14:paraId="170FFB57" w14:textId="4513A208" w:rsidR="00CA71FF" w:rsidRDefault="00CA71FF" w:rsidP="00043480">
      <w:pPr>
        <w:pStyle w:val="a3"/>
        <w:jc w:val="center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>202</w:t>
      </w:r>
      <w:r w:rsidR="0028733E">
        <w:rPr>
          <w:rFonts w:ascii="바탕체" w:eastAsia="바탕체" w:hAnsi="바탕체" w:hint="eastAsia"/>
          <w:sz w:val="22"/>
          <w:szCs w:val="22"/>
        </w:rPr>
        <w:t>4</w:t>
      </w:r>
      <w:r w:rsidRPr="00CA71FF">
        <w:rPr>
          <w:rFonts w:ascii="바탕체" w:eastAsia="바탕체" w:hAnsi="바탕체"/>
          <w:sz w:val="22"/>
          <w:szCs w:val="22"/>
        </w:rPr>
        <w:t xml:space="preserve"> 년  </w:t>
      </w:r>
      <w:r w:rsidR="0028733E">
        <w:rPr>
          <w:rFonts w:ascii="바탕체" w:eastAsia="바탕체" w:hAnsi="바탕체" w:hint="eastAsia"/>
          <w:sz w:val="22"/>
          <w:szCs w:val="22"/>
        </w:rPr>
        <w:t>5</w:t>
      </w:r>
      <w:r w:rsidRPr="00CA71FF">
        <w:rPr>
          <w:rFonts w:ascii="바탕체" w:eastAsia="바탕체" w:hAnsi="바탕체"/>
          <w:sz w:val="22"/>
          <w:szCs w:val="22"/>
        </w:rPr>
        <w:t xml:space="preserve">  월  </w:t>
      </w:r>
      <w:r w:rsidR="0028733E">
        <w:rPr>
          <w:rFonts w:ascii="바탕체" w:eastAsia="바탕체" w:hAnsi="바탕체" w:hint="eastAsia"/>
          <w:sz w:val="22"/>
          <w:szCs w:val="22"/>
        </w:rPr>
        <w:t>16</w:t>
      </w:r>
      <w:r w:rsidRPr="00CA71FF">
        <w:rPr>
          <w:rFonts w:ascii="바탕체" w:eastAsia="바탕체" w:hAnsi="바탕체"/>
          <w:sz w:val="22"/>
          <w:szCs w:val="22"/>
        </w:rPr>
        <w:t xml:space="preserve">  일</w:t>
      </w:r>
    </w:p>
    <w:p w14:paraId="45059E8E" w14:textId="77777777" w:rsidR="00043480" w:rsidRPr="00CA71FF" w:rsidRDefault="00043480" w:rsidP="00CA71FF">
      <w:pPr>
        <w:pStyle w:val="a3"/>
        <w:jc w:val="center"/>
        <w:rPr>
          <w:rFonts w:ascii="바탕체" w:eastAsia="바탕체" w:hAnsi="바탕체"/>
          <w:sz w:val="22"/>
          <w:szCs w:val="22"/>
        </w:rPr>
      </w:pPr>
    </w:p>
    <w:p w14:paraId="5B29FC90" w14:textId="77777777" w:rsidR="00CA71FF" w:rsidRPr="00CA71FF" w:rsidRDefault="00CA71FF" w:rsidP="00CA71FF">
      <w:pPr>
        <w:pStyle w:val="a3"/>
        <w:rPr>
          <w:rFonts w:ascii="바탕체" w:eastAsia="바탕체" w:hAnsi="바탕체"/>
          <w:sz w:val="22"/>
          <w:szCs w:val="22"/>
        </w:rPr>
      </w:pPr>
    </w:p>
    <w:p w14:paraId="74CB16D9" w14:textId="77777777" w:rsidR="00CA71FF" w:rsidRPr="00CA71FF" w:rsidRDefault="00CA71FF" w:rsidP="00CA71FF">
      <w:pPr>
        <w:pStyle w:val="a3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       발주자  </w:t>
      </w:r>
    </w:p>
    <w:p w14:paraId="2E386A4F" w14:textId="0D46B53C" w:rsidR="00CA71FF" w:rsidRPr="00CA71FF" w:rsidRDefault="00CA71FF" w:rsidP="00CA71FF">
      <w:pPr>
        <w:pStyle w:val="a3"/>
        <w:ind w:firstLineChars="700" w:firstLine="1540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주  소 : </w:t>
      </w:r>
      <w:r w:rsidR="001455A2">
        <w:rPr>
          <w:rFonts w:ascii="바탕체" w:eastAsia="바탕체" w:hAnsi="바탕체" w:hint="eastAsia"/>
          <w:sz w:val="22"/>
          <w:szCs w:val="22"/>
        </w:rPr>
        <w:t xml:space="preserve">경기도 용인시 처인구 남평로 </w:t>
      </w:r>
      <w:r w:rsidR="001455A2">
        <w:rPr>
          <w:rFonts w:ascii="바탕체" w:eastAsia="바탕체" w:hAnsi="바탕체"/>
          <w:sz w:val="22"/>
          <w:szCs w:val="22"/>
        </w:rPr>
        <w:t>111-73</w:t>
      </w:r>
    </w:p>
    <w:p w14:paraId="45532CB2" w14:textId="2D21F3E5" w:rsidR="00CA71FF" w:rsidRPr="00CA71FF" w:rsidRDefault="00CA71FF" w:rsidP="00CA71FF">
      <w:pPr>
        <w:pStyle w:val="a3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                     상  호 : </w:t>
      </w:r>
      <w:r w:rsidR="001455A2">
        <w:rPr>
          <w:rFonts w:ascii="바탕체" w:eastAsia="바탕체" w:hAnsi="바탕체"/>
          <w:sz w:val="22"/>
          <w:szCs w:val="22"/>
        </w:rPr>
        <w:t>㈜</w:t>
      </w:r>
      <w:r w:rsidR="001455A2">
        <w:rPr>
          <w:rFonts w:ascii="바탕체" w:eastAsia="바탕체" w:hAnsi="바탕체" w:hint="eastAsia"/>
          <w:sz w:val="22"/>
          <w:szCs w:val="22"/>
        </w:rPr>
        <w:t>바로스</w:t>
      </w:r>
    </w:p>
    <w:p w14:paraId="22E673E5" w14:textId="274D34E9" w:rsidR="00CA71FF" w:rsidRPr="00CA71FF" w:rsidRDefault="00CA71FF" w:rsidP="00CA71FF">
      <w:pPr>
        <w:pStyle w:val="a3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                     대표자 : </w:t>
      </w:r>
      <w:r w:rsidR="001455A2">
        <w:rPr>
          <w:rFonts w:ascii="바탕체" w:eastAsia="바탕체" w:hAnsi="바탕체" w:hint="eastAsia"/>
          <w:sz w:val="22"/>
          <w:szCs w:val="22"/>
        </w:rPr>
        <w:t xml:space="preserve">박 성 진 </w:t>
      </w:r>
      <w:r w:rsidR="0028733E">
        <w:rPr>
          <w:rFonts w:ascii="바탕체" w:eastAsia="바탕체" w:hAnsi="바탕체" w:hint="eastAsia"/>
          <w:sz w:val="22"/>
          <w:szCs w:val="22"/>
        </w:rPr>
        <w:t xml:space="preserve">  </w:t>
      </w:r>
      <w:r w:rsidR="001455A2">
        <w:rPr>
          <w:rFonts w:ascii="바탕체" w:eastAsia="바탕체" w:hAnsi="바탕체"/>
          <w:sz w:val="22"/>
          <w:szCs w:val="22"/>
        </w:rPr>
        <w:t xml:space="preserve"> </w:t>
      </w:r>
      <w:r w:rsidR="0028733E">
        <w:rPr>
          <w:rFonts w:ascii="바탕체" w:eastAsia="바탕체" w:hAnsi="바탕체" w:hint="eastAsia"/>
          <w:sz w:val="22"/>
          <w:szCs w:val="22"/>
        </w:rPr>
        <w:t xml:space="preserve">    </w:t>
      </w:r>
      <w:r w:rsidRPr="00CA71FF">
        <w:rPr>
          <w:rFonts w:ascii="바탕체" w:eastAsia="바탕체" w:hAnsi="바탕체"/>
          <w:sz w:val="22"/>
          <w:szCs w:val="22"/>
        </w:rPr>
        <w:t>(</w:t>
      </w:r>
      <w:r w:rsidRPr="00CA71FF">
        <w:rPr>
          <w:rFonts w:ascii="바탕체" w:eastAsia="바탕체" w:hAnsi="바탕체" w:hint="eastAsia"/>
          <w:sz w:val="22"/>
          <w:szCs w:val="22"/>
        </w:rPr>
        <w:t>인)</w:t>
      </w:r>
      <w:r w:rsidRPr="00CA71FF">
        <w:rPr>
          <w:rFonts w:ascii="바탕체" w:eastAsia="바탕체" w:hAnsi="바탕체"/>
          <w:sz w:val="22"/>
          <w:szCs w:val="22"/>
        </w:rPr>
        <w:t xml:space="preserve">     </w:t>
      </w:r>
    </w:p>
    <w:p w14:paraId="7DF8D9C0" w14:textId="77777777" w:rsidR="00CA71FF" w:rsidRPr="00CA71FF" w:rsidRDefault="00CA71FF" w:rsidP="00CA71FF">
      <w:pPr>
        <w:pStyle w:val="a3"/>
        <w:rPr>
          <w:rFonts w:ascii="바탕체" w:eastAsia="바탕체" w:hAnsi="바탕체"/>
          <w:sz w:val="21"/>
          <w:szCs w:val="18"/>
        </w:rPr>
      </w:pPr>
      <w:r w:rsidRPr="00CA71FF">
        <w:rPr>
          <w:rFonts w:ascii="바탕체" w:eastAsia="바탕체" w:hAnsi="바탕체"/>
          <w:sz w:val="21"/>
          <w:szCs w:val="18"/>
        </w:rPr>
        <w:t xml:space="preserve">                                       </w:t>
      </w:r>
    </w:p>
    <w:p w14:paraId="4EC6987B" w14:textId="77777777" w:rsidR="00CA71FF" w:rsidRPr="00CA71FF" w:rsidRDefault="00CA71FF" w:rsidP="00CA71FF">
      <w:pPr>
        <w:pStyle w:val="a3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1"/>
          <w:szCs w:val="18"/>
        </w:rPr>
        <w:t xml:space="preserve">        </w:t>
      </w:r>
      <w:r w:rsidRPr="00CA71FF">
        <w:rPr>
          <w:rFonts w:ascii="바탕체" w:eastAsia="바탕체" w:hAnsi="바탕체"/>
          <w:sz w:val="22"/>
          <w:szCs w:val="22"/>
        </w:rPr>
        <w:t xml:space="preserve"> 수급인  </w:t>
      </w:r>
    </w:p>
    <w:p w14:paraId="33D478BB" w14:textId="77777777" w:rsidR="00CA71FF" w:rsidRPr="00CA71FF" w:rsidRDefault="00CA71FF" w:rsidP="00CA71FF">
      <w:pPr>
        <w:pStyle w:val="a3"/>
        <w:ind w:leftChars="700" w:left="2280" w:hangingChars="400" w:hanging="880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 </w:t>
      </w:r>
      <w:r w:rsidRPr="00CA71FF">
        <w:rPr>
          <w:rFonts w:ascii="바탕체" w:eastAsia="바탕체" w:hAnsi="바탕체" w:hint="eastAsia"/>
          <w:sz w:val="22"/>
          <w:szCs w:val="22"/>
        </w:rPr>
        <w:t xml:space="preserve"> </w:t>
      </w:r>
      <w:r w:rsidRPr="00CA71FF">
        <w:rPr>
          <w:rFonts w:ascii="바탕체" w:eastAsia="바탕체" w:hAnsi="바탕체"/>
          <w:sz w:val="22"/>
          <w:szCs w:val="22"/>
        </w:rPr>
        <w:t xml:space="preserve">주  소 : </w:t>
      </w:r>
      <w:r w:rsidRPr="00CA71FF">
        <w:rPr>
          <w:rFonts w:ascii="바탕체" w:eastAsia="바탕체" w:hAnsi="바탕체" w:hint="eastAsia"/>
          <w:sz w:val="22"/>
          <w:szCs w:val="22"/>
        </w:rPr>
        <w:t xml:space="preserve">경기도 하남시 감일남로 </w:t>
      </w:r>
      <w:r w:rsidRPr="00CA71FF">
        <w:rPr>
          <w:rFonts w:ascii="바탕체" w:eastAsia="바탕체" w:hAnsi="바탕체"/>
          <w:sz w:val="22"/>
          <w:szCs w:val="22"/>
        </w:rPr>
        <w:t>56, 5</w:t>
      </w:r>
      <w:r w:rsidRPr="00CA71FF">
        <w:rPr>
          <w:rFonts w:ascii="바탕체" w:eastAsia="바탕체" w:hAnsi="바탕체" w:hint="eastAsia"/>
          <w:sz w:val="22"/>
          <w:szCs w:val="22"/>
        </w:rPr>
        <w:t>층</w:t>
      </w:r>
    </w:p>
    <w:p w14:paraId="792873CC" w14:textId="77777777" w:rsidR="00CA71FF" w:rsidRPr="00CA71FF" w:rsidRDefault="00CA71FF" w:rsidP="00CA71FF">
      <w:pPr>
        <w:pStyle w:val="a3"/>
        <w:rPr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                     상  호 : </w:t>
      </w:r>
      <w:r w:rsidRPr="00CA71FF">
        <w:rPr>
          <w:rFonts w:ascii="바탕체" w:eastAsia="바탕체" w:hAnsi="바탕체" w:hint="eastAsia"/>
          <w:color w:val="auto"/>
          <w:sz w:val="22"/>
          <w:szCs w:val="22"/>
        </w:rPr>
        <w:t>넥스로지텍 주식회사</w:t>
      </w:r>
    </w:p>
    <w:p w14:paraId="0B19ED9B" w14:textId="77777777" w:rsidR="001D4C4A" w:rsidRDefault="00CA71FF" w:rsidP="001455A2">
      <w:pPr>
        <w:wordWrap/>
        <w:spacing w:line="360" w:lineRule="auto"/>
        <w:rPr>
          <w:ins w:id="101" w:author="윤현정 (Hyunjeong Yoon)" w:date="2024-05-20T15:52:00Z"/>
          <w:rFonts w:ascii="바탕체" w:eastAsia="바탕체" w:hAnsi="바탕체"/>
          <w:sz w:val="22"/>
          <w:szCs w:val="22"/>
        </w:rPr>
      </w:pPr>
      <w:r w:rsidRPr="00CA71FF">
        <w:rPr>
          <w:rFonts w:ascii="바탕체" w:eastAsia="바탕체" w:hAnsi="바탕체"/>
          <w:sz w:val="22"/>
          <w:szCs w:val="22"/>
        </w:rPr>
        <w:t xml:space="preserve">                     대표자 :</w:t>
      </w:r>
      <w:r w:rsidRPr="00CA71FF">
        <w:rPr>
          <w:rFonts w:ascii="바탕체" w:eastAsia="바탕체" w:hAnsi="바탕체" w:hint="eastAsia"/>
          <w:sz w:val="22"/>
          <w:szCs w:val="22"/>
        </w:rPr>
        <w:t xml:space="preserve"> 손 정 </w:t>
      </w:r>
      <w:r w:rsidR="001455A2">
        <w:rPr>
          <w:rFonts w:ascii="바탕체" w:eastAsia="바탕체" w:hAnsi="바탕체" w:hint="eastAsia"/>
          <w:sz w:val="22"/>
          <w:szCs w:val="22"/>
        </w:rPr>
        <w:t xml:space="preserve">열 </w:t>
      </w:r>
      <w:r w:rsidR="001455A2">
        <w:rPr>
          <w:rFonts w:ascii="바탕체" w:eastAsia="바탕체" w:hAnsi="바탕체"/>
          <w:sz w:val="22"/>
          <w:szCs w:val="22"/>
        </w:rPr>
        <w:t xml:space="preserve">       (</w:t>
      </w:r>
      <w:r w:rsidR="001455A2">
        <w:rPr>
          <w:rFonts w:ascii="바탕체" w:eastAsia="바탕체" w:hAnsi="바탕체" w:hint="eastAsia"/>
          <w:sz w:val="22"/>
          <w:szCs w:val="22"/>
        </w:rPr>
        <w:t>인)</w:t>
      </w:r>
    </w:p>
    <w:p w14:paraId="2D86DF69" w14:textId="77777777" w:rsidR="00020E62" w:rsidRDefault="00020E62" w:rsidP="001455A2">
      <w:pPr>
        <w:wordWrap/>
        <w:spacing w:line="360" w:lineRule="auto"/>
        <w:rPr>
          <w:ins w:id="102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61807827" w14:textId="77777777" w:rsidR="00020E62" w:rsidRDefault="00020E62" w:rsidP="001455A2">
      <w:pPr>
        <w:wordWrap/>
        <w:spacing w:line="360" w:lineRule="auto"/>
        <w:rPr>
          <w:ins w:id="103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297A1535" w14:textId="77777777" w:rsidR="00020E62" w:rsidRDefault="00020E62" w:rsidP="001455A2">
      <w:pPr>
        <w:wordWrap/>
        <w:spacing w:line="360" w:lineRule="auto"/>
        <w:rPr>
          <w:ins w:id="104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5FFCE15D" w14:textId="77777777" w:rsidR="00020E62" w:rsidRDefault="00020E62" w:rsidP="001455A2">
      <w:pPr>
        <w:wordWrap/>
        <w:spacing w:line="360" w:lineRule="auto"/>
        <w:rPr>
          <w:ins w:id="105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5C373B9B" w14:textId="77777777" w:rsidR="00020E62" w:rsidRDefault="00020E62" w:rsidP="001455A2">
      <w:pPr>
        <w:wordWrap/>
        <w:spacing w:line="360" w:lineRule="auto"/>
        <w:rPr>
          <w:ins w:id="106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07E679E4" w14:textId="77777777" w:rsidR="00020E62" w:rsidRDefault="00020E62" w:rsidP="001455A2">
      <w:pPr>
        <w:wordWrap/>
        <w:spacing w:line="360" w:lineRule="auto"/>
        <w:rPr>
          <w:ins w:id="107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11E46E71" w14:textId="77777777" w:rsidR="00020E62" w:rsidRDefault="00020E62" w:rsidP="001455A2">
      <w:pPr>
        <w:wordWrap/>
        <w:spacing w:line="360" w:lineRule="auto"/>
        <w:rPr>
          <w:ins w:id="108" w:author="윤현정 (Hyunjeong Yoon)" w:date="2024-05-20T15:52:00Z"/>
          <w:rFonts w:ascii="바탕체" w:eastAsia="바탕체" w:hAnsi="바탕체"/>
          <w:sz w:val="22"/>
          <w:szCs w:val="22"/>
        </w:rPr>
      </w:pPr>
    </w:p>
    <w:p w14:paraId="68946CE8" w14:textId="577B2260" w:rsidR="00020E62" w:rsidRDefault="00020E62" w:rsidP="001455A2">
      <w:pPr>
        <w:wordWrap/>
        <w:spacing w:line="360" w:lineRule="auto"/>
        <w:rPr>
          <w:rFonts w:ascii="바탕체" w:eastAsia="바탕체" w:hAnsi="바탕체"/>
          <w:sz w:val="22"/>
          <w:szCs w:val="22"/>
        </w:rPr>
        <w:sectPr w:rsidR="00020E62" w:rsidSect="005B502E">
          <w:headerReference w:type="default" r:id="rId12"/>
          <w:footerReference w:type="default" r:id="rId13"/>
          <w:pgSz w:w="11905" w:h="16837"/>
          <w:pgMar w:top="1627" w:right="1417" w:bottom="1627" w:left="1417" w:header="720" w:footer="720" w:gutter="0"/>
          <w:cols w:space="720"/>
          <w:docGrid w:linePitch="272"/>
        </w:sectPr>
      </w:pPr>
      <w:ins w:id="109" w:author="윤현정 (Hyunjeong Yoon)" w:date="2024-05-20T15:52:00Z">
        <w:r>
          <w:rPr>
            <w:rFonts w:ascii="바탕체" w:eastAsia="바탕체" w:hAnsi="바탕체" w:hint="eastAsia"/>
            <w:sz w:val="22"/>
            <w:szCs w:val="22"/>
          </w:rPr>
          <w:t>[별첨1</w:t>
        </w:r>
      </w:ins>
      <w:ins w:id="110" w:author="윤현정 (Hyunjeong Yoon)" w:date="2024-05-20T15:54:00Z">
        <w:r>
          <w:rPr>
            <w:rFonts w:ascii="바탕체" w:eastAsia="바탕체" w:hAnsi="바탕체" w:hint="eastAsia"/>
            <w:sz w:val="22"/>
            <w:szCs w:val="22"/>
          </w:rPr>
          <w:t>배치도면</w:t>
        </w:r>
      </w:ins>
      <w:ins w:id="111" w:author="윤현정 (Hyunjeong Yoon)" w:date="2024-05-20T15:52:00Z">
        <w:r>
          <w:rPr>
            <w:rFonts w:ascii="바탕체" w:eastAsia="바탕체" w:hAnsi="바탕체" w:hint="eastAsia"/>
            <w:sz w:val="22"/>
            <w:szCs w:val="22"/>
          </w:rPr>
          <w:t>]</w:t>
        </w:r>
        <w:r w:rsidRPr="00020E62">
          <w:rPr>
            <w:rFonts w:ascii="바탕체" w:eastAsia="바탕체" w:hAnsi="바탕체"/>
            <w:noProof/>
            <w:sz w:val="22"/>
            <w:szCs w:val="22"/>
          </w:rPr>
          <w:t xml:space="preserve"> </w:t>
        </w:r>
      </w:ins>
      <w:moveToRangeStart w:id="112" w:author="윤현정 (Hyunjeong Yoon)" w:date="2024-05-20T15:52:00Z" w:name="move167112782"/>
      <w:moveTo w:id="113" w:author="윤현정 (Hyunjeong Yoon)" w:date="2024-05-20T15:52:00Z">
        <w:r>
          <w:rPr>
            <w:rFonts w:ascii="바탕체" w:eastAsia="바탕체" w:hAnsi="바탕체"/>
            <w:noProof/>
            <w:sz w:val="22"/>
            <w:szCs w:val="22"/>
          </w:rPr>
          <w:drawing>
            <wp:inline distT="0" distB="0" distL="0" distR="0" wp14:anchorId="30923CDE" wp14:editId="1DE7E775">
              <wp:extent cx="5368596" cy="3790950"/>
              <wp:effectExtent l="0" t="0" r="3810" b="0"/>
              <wp:docPr id="1" name="그림 1" descr="텍스트, 스크린샷, 번호, 디스플레이이(가) 표시된 사진&#10;&#10;자동 생성된 설명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6025805" name="그림 1" descr="텍스트, 스크린샷, 번호, 디스플레이이(가) 표시된 사진&#10;&#10;자동 생성된 설명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5560" cy="38099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moveTo>
      <w:moveToRangeEnd w:id="112"/>
    </w:p>
    <w:p w14:paraId="53AD3789" w14:textId="191DD127" w:rsidR="00EC7376" w:rsidRDefault="00EC7376" w:rsidP="001455A2">
      <w:pPr>
        <w:wordWrap/>
        <w:spacing w:line="360" w:lineRule="auto"/>
        <w:rPr>
          <w:rFonts w:ascii="바탕체" w:eastAsia="바탕체" w:hAnsi="바탕체"/>
          <w:sz w:val="22"/>
          <w:szCs w:val="22"/>
        </w:rPr>
      </w:pPr>
      <w:moveFromRangeStart w:id="114" w:author="윤현정 (Hyunjeong Yoon)" w:date="2024-05-20T15:52:00Z" w:name="move167112782"/>
      <w:moveFrom w:id="115" w:author="윤현정 (Hyunjeong Yoon)" w:date="2024-05-20T15:52:00Z">
        <w:r w:rsidDel="00020E62">
          <w:rPr>
            <w:rFonts w:ascii="바탕체" w:eastAsia="바탕체" w:hAnsi="바탕체"/>
            <w:noProof/>
            <w:sz w:val="22"/>
            <w:szCs w:val="22"/>
          </w:rPr>
          <w:lastRenderedPageBreak/>
          <w:drawing>
            <wp:inline distT="0" distB="0" distL="0" distR="0" wp14:anchorId="6A83ACD7" wp14:editId="4039E72B">
              <wp:extent cx="5116803" cy="3613150"/>
              <wp:effectExtent l="0" t="0" r="8255" b="6350"/>
              <wp:docPr id="1406025805" name="그림 1" descr="텍스트, 스크린샷, 번호, 디스플레이이(가) 표시된 사진&#10;&#10;자동 생성된 설명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6025805" name="그림 1" descr="텍스트, 스크린샷, 번호, 디스플레이이(가) 표시된 사진&#10;&#10;자동 생성된 설명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40954" cy="36302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moveFrom>
      <w:moveFromRangeEnd w:id="114"/>
    </w:p>
    <w:p w14:paraId="3FAD972F" w14:textId="42C7C543" w:rsidR="00EC7376" w:rsidRDefault="00EC7376">
      <w:pPr>
        <w:widowControl/>
        <w:autoSpaceDE/>
        <w:autoSpaceDN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noProof/>
          <w:sz w:val="22"/>
          <w:szCs w:val="22"/>
        </w:rPr>
        <w:lastRenderedPageBreak/>
        <w:drawing>
          <wp:inline distT="0" distB="0" distL="0" distR="0" wp14:anchorId="04E77256" wp14:editId="79746ADE">
            <wp:extent cx="8157210" cy="5760085"/>
            <wp:effectExtent l="0" t="0" r="0" b="0"/>
            <wp:docPr id="1646293161" name="그림 3" descr="텍스트, 도표, 평행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3161" name="그림 3" descr="텍스트, 도표, 평행, 평면도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2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 w:eastAsia="바탕체" w:hAnsi="바탕체"/>
          <w:sz w:val="22"/>
          <w:szCs w:val="22"/>
        </w:rPr>
        <w:br w:type="page"/>
      </w:r>
      <w:r>
        <w:rPr>
          <w:rFonts w:ascii="바탕체" w:eastAsia="바탕체" w:hAnsi="바탕체"/>
          <w:noProof/>
          <w:sz w:val="22"/>
          <w:szCs w:val="22"/>
        </w:rPr>
        <w:lastRenderedPageBreak/>
        <w:drawing>
          <wp:inline distT="0" distB="0" distL="0" distR="0" wp14:anchorId="6C6714DA" wp14:editId="793E8A77">
            <wp:extent cx="8157210" cy="5760085"/>
            <wp:effectExtent l="0" t="0" r="0" b="0"/>
            <wp:docPr id="145145683" name="그림 2" descr="텍스트, 도표, 평행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683" name="그림 2" descr="텍스트, 도표, 평행, 기술 도면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2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73F4" w14:textId="3E24E649" w:rsidR="005B502E" w:rsidRPr="005B502E" w:rsidRDefault="00EC7376" w:rsidP="001455A2">
      <w:pPr>
        <w:wordWrap/>
        <w:spacing w:line="360" w:lineRule="auto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noProof/>
          <w:sz w:val="22"/>
          <w:szCs w:val="22"/>
        </w:rPr>
        <w:lastRenderedPageBreak/>
        <w:drawing>
          <wp:inline distT="0" distB="0" distL="0" distR="0" wp14:anchorId="28A363FA" wp14:editId="6B8FFD72">
            <wp:extent cx="8157210" cy="5760085"/>
            <wp:effectExtent l="0" t="0" r="0" b="0"/>
            <wp:docPr id="923781776" name="그림 4" descr="텍스트, 도표, 기술 도면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1776" name="그림 4" descr="텍스트, 도표, 기술 도면, 평면도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2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02E" w:rsidRPr="005B502E" w:rsidSect="001D4C4A">
      <w:pgSz w:w="16837" w:h="11905" w:orient="landscape"/>
      <w:pgMar w:top="1417" w:right="1627" w:bottom="1417" w:left="1627" w:header="720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2" w:author="윤현정 (Hyunjeong Yoon)" w:date="2024-05-20T11:16:00Z" w:initials="윤(Y">
    <w:p w14:paraId="3759F12E" w14:textId="1C38DF29" w:rsidR="00630BA3" w:rsidRDefault="00630BA3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설계누가하는지 확인 필요 </w:t>
      </w:r>
    </w:p>
    <w:p w14:paraId="602746F4" w14:textId="400A9E67" w:rsidR="00630BA3" w:rsidRDefault="00630BA3">
      <w:pPr>
        <w:pStyle w:val="af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얘네잘못이면 공사비 증액 불가,</w:t>
      </w:r>
      <w:r>
        <w:t xml:space="preserve"> </w:t>
      </w:r>
      <w:r>
        <w:rPr>
          <w:rFonts w:hint="eastAsia"/>
        </w:rPr>
        <w:t>우리잘못이면 변경(조항전체 재검토)</w:t>
      </w:r>
      <w:r>
        <w:t>_</w:t>
      </w:r>
      <w:r>
        <w:rPr>
          <w:rFonts w:hint="eastAsia"/>
        </w:rPr>
        <w:t xml:space="preserve">법무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02746F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02746F4" w16cid:durableId="29F5AF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466E60" w14:textId="77777777" w:rsidR="00953429" w:rsidRDefault="00953429" w:rsidP="00347275">
      <w:pPr>
        <w:spacing w:line="240" w:lineRule="auto"/>
      </w:pPr>
      <w:r>
        <w:separator/>
      </w:r>
    </w:p>
  </w:endnote>
  <w:endnote w:type="continuationSeparator" w:id="0">
    <w:p w14:paraId="1C4178A7" w14:textId="77777777" w:rsidR="00953429" w:rsidRDefault="00953429" w:rsidP="003472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Gothic">
    <w:altName w:val="Century Gothic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panose1 w:val="00000000000000000000"/>
    <w:charset w:val="81"/>
    <w:family w:val="roman"/>
    <w:notTrueType/>
    <w:pitch w:val="default"/>
  </w:font>
  <w:font w:name="한양중고딕">
    <w:altName w:val="HyhwpEQ"/>
    <w:panose1 w:val="00000000000000000000"/>
    <w:charset w:val="81"/>
    <w:family w:val="roman"/>
    <w:notTrueType/>
    <w:pitch w:val="default"/>
  </w:font>
  <w:font w:name="산세리프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0767864"/>
      <w:docPartObj>
        <w:docPartGallery w:val="Page Numbers (Bottom of Page)"/>
        <w:docPartUnique/>
      </w:docPartObj>
    </w:sdtPr>
    <w:sdtEndPr/>
    <w:sdtContent>
      <w:p w14:paraId="2A953779" w14:textId="5D00E079" w:rsidR="00E2104B" w:rsidRDefault="00E2104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C2EBF">
          <w:rPr>
            <w:noProof/>
            <w:lang w:val="ko-KR"/>
          </w:rPr>
          <w:t>8</w:t>
        </w:r>
        <w:r>
          <w:fldChar w:fldCharType="end"/>
        </w:r>
      </w:p>
    </w:sdtContent>
  </w:sdt>
  <w:p w14:paraId="397DEE41" w14:textId="77777777" w:rsidR="00E2104B" w:rsidRDefault="00E2104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491FC" w14:textId="77777777" w:rsidR="00953429" w:rsidRDefault="00953429" w:rsidP="00347275">
      <w:pPr>
        <w:spacing w:line="240" w:lineRule="auto"/>
      </w:pPr>
      <w:r>
        <w:separator/>
      </w:r>
    </w:p>
  </w:footnote>
  <w:footnote w:type="continuationSeparator" w:id="0">
    <w:p w14:paraId="062803E5" w14:textId="77777777" w:rsidR="00953429" w:rsidRDefault="00953429" w:rsidP="003472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F4972" w14:textId="77777777" w:rsidR="00020E62" w:rsidRDefault="00020E6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47813"/>
    <w:multiLevelType w:val="hybridMultilevel"/>
    <w:tmpl w:val="877AC5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0272A1"/>
    <w:multiLevelType w:val="hybridMultilevel"/>
    <w:tmpl w:val="877AC5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4C6F47"/>
    <w:multiLevelType w:val="hybridMultilevel"/>
    <w:tmpl w:val="ED5C61D6"/>
    <w:lvl w:ilvl="0" w:tplc="1E10AB0E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" w15:restartNumberingAfterBreak="0">
    <w:nsid w:val="2B6D2706"/>
    <w:multiLevelType w:val="hybridMultilevel"/>
    <w:tmpl w:val="6D220968"/>
    <w:lvl w:ilvl="0" w:tplc="94307C84">
      <w:start w:val="1"/>
      <w:numFmt w:val="lowerLetter"/>
      <w:lvlText w:val="%1)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4" w:hanging="400"/>
      </w:pPr>
    </w:lvl>
    <w:lvl w:ilvl="2" w:tplc="0409001B" w:tentative="1">
      <w:start w:val="1"/>
      <w:numFmt w:val="lowerRoman"/>
      <w:lvlText w:val="%3."/>
      <w:lvlJc w:val="right"/>
      <w:pPr>
        <w:ind w:left="1464" w:hanging="400"/>
      </w:pPr>
    </w:lvl>
    <w:lvl w:ilvl="3" w:tplc="0409000F" w:tentative="1">
      <w:start w:val="1"/>
      <w:numFmt w:val="decimal"/>
      <w:lvlText w:val="%4."/>
      <w:lvlJc w:val="left"/>
      <w:pPr>
        <w:ind w:left="1864" w:hanging="400"/>
      </w:pPr>
    </w:lvl>
    <w:lvl w:ilvl="4" w:tplc="04090019" w:tentative="1">
      <w:start w:val="1"/>
      <w:numFmt w:val="upperLetter"/>
      <w:lvlText w:val="%5."/>
      <w:lvlJc w:val="left"/>
      <w:pPr>
        <w:ind w:left="2264" w:hanging="400"/>
      </w:pPr>
    </w:lvl>
    <w:lvl w:ilvl="5" w:tplc="0409001B" w:tentative="1">
      <w:start w:val="1"/>
      <w:numFmt w:val="lowerRoman"/>
      <w:lvlText w:val="%6."/>
      <w:lvlJc w:val="right"/>
      <w:pPr>
        <w:ind w:left="2664" w:hanging="400"/>
      </w:pPr>
    </w:lvl>
    <w:lvl w:ilvl="6" w:tplc="0409000F" w:tentative="1">
      <w:start w:val="1"/>
      <w:numFmt w:val="decimal"/>
      <w:lvlText w:val="%7."/>
      <w:lvlJc w:val="left"/>
      <w:pPr>
        <w:ind w:left="3064" w:hanging="400"/>
      </w:pPr>
    </w:lvl>
    <w:lvl w:ilvl="7" w:tplc="04090019" w:tentative="1">
      <w:start w:val="1"/>
      <w:numFmt w:val="upperLetter"/>
      <w:lvlText w:val="%8."/>
      <w:lvlJc w:val="left"/>
      <w:pPr>
        <w:ind w:left="3464" w:hanging="400"/>
      </w:pPr>
    </w:lvl>
    <w:lvl w:ilvl="8" w:tplc="0409001B" w:tentative="1">
      <w:start w:val="1"/>
      <w:numFmt w:val="lowerRoman"/>
      <w:lvlText w:val="%9."/>
      <w:lvlJc w:val="right"/>
      <w:pPr>
        <w:ind w:left="3864" w:hanging="400"/>
      </w:pPr>
    </w:lvl>
  </w:abstractNum>
  <w:abstractNum w:abstractNumId="4" w15:restartNumberingAfterBreak="0">
    <w:nsid w:val="350B2F1A"/>
    <w:multiLevelType w:val="hybridMultilevel"/>
    <w:tmpl w:val="D99601A2"/>
    <w:lvl w:ilvl="0" w:tplc="1C60037A">
      <w:start w:val="5"/>
      <w:numFmt w:val="bullet"/>
      <w:lvlText w:val="-"/>
      <w:lvlJc w:val="left"/>
      <w:pPr>
        <w:ind w:left="732" w:hanging="360"/>
      </w:pPr>
      <w:rPr>
        <w:rFonts w:ascii="새굴림" w:eastAsia="새굴림" w:hAnsi="새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2" w:hanging="400"/>
      </w:pPr>
      <w:rPr>
        <w:rFonts w:ascii="Wingdings" w:hAnsi="Wingdings" w:hint="default"/>
      </w:rPr>
    </w:lvl>
  </w:abstractNum>
  <w:abstractNum w:abstractNumId="5" w15:restartNumberingAfterBreak="0">
    <w:nsid w:val="353C767C"/>
    <w:multiLevelType w:val="singleLevel"/>
    <w:tmpl w:val="8B1E61B6"/>
    <w:lvl w:ilvl="0">
      <w:start w:val="1"/>
      <w:numFmt w:val="bullet"/>
      <w:suff w:val="nothing"/>
      <w:lvlText w:val="●"/>
      <w:lvlJc w:val="left"/>
    </w:lvl>
  </w:abstractNum>
  <w:abstractNum w:abstractNumId="6" w15:restartNumberingAfterBreak="0">
    <w:nsid w:val="36760D22"/>
    <w:multiLevelType w:val="hybridMultilevel"/>
    <w:tmpl w:val="877AC5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69A7E6B"/>
    <w:multiLevelType w:val="multilevel"/>
    <w:tmpl w:val="33547D96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8B773E7"/>
    <w:multiLevelType w:val="hybridMultilevel"/>
    <w:tmpl w:val="95B8624C"/>
    <w:lvl w:ilvl="0" w:tplc="B64293F4">
      <w:start w:val="3"/>
      <w:numFmt w:val="decimalEnclosedCircle"/>
      <w:lvlText w:val="%1"/>
      <w:lvlJc w:val="left"/>
      <w:pPr>
        <w:ind w:left="560" w:hanging="360"/>
      </w:pPr>
      <w:rPr>
        <w:rFonts w:ascii="바탕" w:eastAsia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3CAF3C3B"/>
    <w:multiLevelType w:val="hybridMultilevel"/>
    <w:tmpl w:val="877AC5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2516E9"/>
    <w:multiLevelType w:val="hybridMultilevel"/>
    <w:tmpl w:val="877AC564"/>
    <w:lvl w:ilvl="0" w:tplc="04090011">
      <w:start w:val="1"/>
      <w:numFmt w:val="decimalEnclosedCircle"/>
      <w:lvlText w:val="%1"/>
      <w:lvlJc w:val="left"/>
      <w:pPr>
        <w:ind w:left="426" w:hanging="400"/>
      </w:pPr>
    </w:lvl>
    <w:lvl w:ilvl="1" w:tplc="04090019" w:tentative="1">
      <w:start w:val="1"/>
      <w:numFmt w:val="upperLetter"/>
      <w:lvlText w:val="%2."/>
      <w:lvlJc w:val="left"/>
      <w:pPr>
        <w:ind w:left="826" w:hanging="400"/>
      </w:pPr>
    </w:lvl>
    <w:lvl w:ilvl="2" w:tplc="0409001B" w:tentative="1">
      <w:start w:val="1"/>
      <w:numFmt w:val="lowerRoman"/>
      <w:lvlText w:val="%3."/>
      <w:lvlJc w:val="right"/>
      <w:pPr>
        <w:ind w:left="1226" w:hanging="400"/>
      </w:pPr>
    </w:lvl>
    <w:lvl w:ilvl="3" w:tplc="0409000F" w:tentative="1">
      <w:start w:val="1"/>
      <w:numFmt w:val="decimal"/>
      <w:lvlText w:val="%4."/>
      <w:lvlJc w:val="left"/>
      <w:pPr>
        <w:ind w:left="1626" w:hanging="400"/>
      </w:pPr>
    </w:lvl>
    <w:lvl w:ilvl="4" w:tplc="04090019" w:tentative="1">
      <w:start w:val="1"/>
      <w:numFmt w:val="upperLetter"/>
      <w:lvlText w:val="%5."/>
      <w:lvlJc w:val="left"/>
      <w:pPr>
        <w:ind w:left="2026" w:hanging="400"/>
      </w:pPr>
    </w:lvl>
    <w:lvl w:ilvl="5" w:tplc="0409001B" w:tentative="1">
      <w:start w:val="1"/>
      <w:numFmt w:val="lowerRoman"/>
      <w:lvlText w:val="%6."/>
      <w:lvlJc w:val="right"/>
      <w:pPr>
        <w:ind w:left="2426" w:hanging="400"/>
      </w:pPr>
    </w:lvl>
    <w:lvl w:ilvl="6" w:tplc="0409000F" w:tentative="1">
      <w:start w:val="1"/>
      <w:numFmt w:val="decimal"/>
      <w:lvlText w:val="%7."/>
      <w:lvlJc w:val="left"/>
      <w:pPr>
        <w:ind w:left="2826" w:hanging="400"/>
      </w:pPr>
    </w:lvl>
    <w:lvl w:ilvl="7" w:tplc="04090019" w:tentative="1">
      <w:start w:val="1"/>
      <w:numFmt w:val="upperLetter"/>
      <w:lvlText w:val="%8."/>
      <w:lvlJc w:val="left"/>
      <w:pPr>
        <w:ind w:left="3226" w:hanging="400"/>
      </w:pPr>
    </w:lvl>
    <w:lvl w:ilvl="8" w:tplc="0409001B" w:tentative="1">
      <w:start w:val="1"/>
      <w:numFmt w:val="lowerRoman"/>
      <w:lvlText w:val="%9."/>
      <w:lvlJc w:val="right"/>
      <w:pPr>
        <w:ind w:left="3626" w:hanging="400"/>
      </w:pPr>
    </w:lvl>
  </w:abstractNum>
  <w:abstractNum w:abstractNumId="11" w15:restartNumberingAfterBreak="0">
    <w:nsid w:val="42E0592D"/>
    <w:multiLevelType w:val="hybridMultilevel"/>
    <w:tmpl w:val="F9AA8566"/>
    <w:lvl w:ilvl="0" w:tplc="C366BE1E">
      <w:start w:val="1"/>
      <w:numFmt w:val="decimalEnclosedCircle"/>
      <w:lvlText w:val="%1"/>
      <w:lvlJc w:val="left"/>
      <w:pPr>
        <w:ind w:left="5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43BC3986"/>
    <w:multiLevelType w:val="hybridMultilevel"/>
    <w:tmpl w:val="877AC5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5DC490E"/>
    <w:multiLevelType w:val="hybridMultilevel"/>
    <w:tmpl w:val="945862D6"/>
    <w:lvl w:ilvl="0" w:tplc="694CF65A">
      <w:start w:val="5"/>
      <w:numFmt w:val="bullet"/>
      <w:lvlText w:val="-"/>
      <w:lvlJc w:val="left"/>
      <w:pPr>
        <w:ind w:left="72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4" w15:restartNumberingAfterBreak="0">
    <w:nsid w:val="49C66946"/>
    <w:multiLevelType w:val="hybridMultilevel"/>
    <w:tmpl w:val="367CA1C6"/>
    <w:lvl w:ilvl="0" w:tplc="80A255F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75443E5"/>
    <w:multiLevelType w:val="hybridMultilevel"/>
    <w:tmpl w:val="E0FCBA02"/>
    <w:lvl w:ilvl="0" w:tplc="04090011">
      <w:start w:val="1"/>
      <w:numFmt w:val="decimalEnclosedCircle"/>
      <w:lvlText w:val="%1"/>
      <w:lvlJc w:val="left"/>
      <w:pPr>
        <w:ind w:left="1220" w:hanging="400"/>
      </w:pPr>
    </w:lvl>
    <w:lvl w:ilvl="1" w:tplc="04090019" w:tentative="1">
      <w:start w:val="1"/>
      <w:numFmt w:val="upperLetter"/>
      <w:lvlText w:val="%2."/>
      <w:lvlJc w:val="left"/>
      <w:pPr>
        <w:ind w:left="1620" w:hanging="400"/>
      </w:pPr>
    </w:lvl>
    <w:lvl w:ilvl="2" w:tplc="0409001B" w:tentative="1">
      <w:start w:val="1"/>
      <w:numFmt w:val="lowerRoman"/>
      <w:lvlText w:val="%3."/>
      <w:lvlJc w:val="right"/>
      <w:pPr>
        <w:ind w:left="2020" w:hanging="400"/>
      </w:pPr>
    </w:lvl>
    <w:lvl w:ilvl="3" w:tplc="0409000F" w:tentative="1">
      <w:start w:val="1"/>
      <w:numFmt w:val="decimal"/>
      <w:lvlText w:val="%4."/>
      <w:lvlJc w:val="left"/>
      <w:pPr>
        <w:ind w:left="2420" w:hanging="400"/>
      </w:pPr>
    </w:lvl>
    <w:lvl w:ilvl="4" w:tplc="04090019" w:tentative="1">
      <w:start w:val="1"/>
      <w:numFmt w:val="upperLetter"/>
      <w:lvlText w:val="%5."/>
      <w:lvlJc w:val="left"/>
      <w:pPr>
        <w:ind w:left="2820" w:hanging="400"/>
      </w:pPr>
    </w:lvl>
    <w:lvl w:ilvl="5" w:tplc="0409001B" w:tentative="1">
      <w:start w:val="1"/>
      <w:numFmt w:val="lowerRoman"/>
      <w:lvlText w:val="%6."/>
      <w:lvlJc w:val="right"/>
      <w:pPr>
        <w:ind w:left="3220" w:hanging="400"/>
      </w:pPr>
    </w:lvl>
    <w:lvl w:ilvl="6" w:tplc="0409000F" w:tentative="1">
      <w:start w:val="1"/>
      <w:numFmt w:val="decimal"/>
      <w:lvlText w:val="%7."/>
      <w:lvlJc w:val="left"/>
      <w:pPr>
        <w:ind w:left="3620" w:hanging="400"/>
      </w:pPr>
    </w:lvl>
    <w:lvl w:ilvl="7" w:tplc="04090019" w:tentative="1">
      <w:start w:val="1"/>
      <w:numFmt w:val="upperLetter"/>
      <w:lvlText w:val="%8."/>
      <w:lvlJc w:val="left"/>
      <w:pPr>
        <w:ind w:left="4020" w:hanging="400"/>
      </w:pPr>
    </w:lvl>
    <w:lvl w:ilvl="8" w:tplc="0409001B" w:tentative="1">
      <w:start w:val="1"/>
      <w:numFmt w:val="lowerRoman"/>
      <w:lvlText w:val="%9."/>
      <w:lvlJc w:val="right"/>
      <w:pPr>
        <w:ind w:left="4420" w:hanging="400"/>
      </w:pPr>
    </w:lvl>
  </w:abstractNum>
  <w:abstractNum w:abstractNumId="16" w15:restartNumberingAfterBreak="0">
    <w:nsid w:val="6BC529CD"/>
    <w:multiLevelType w:val="hybridMultilevel"/>
    <w:tmpl w:val="CD305D2E"/>
    <w:lvl w:ilvl="0" w:tplc="44D64912">
      <w:start w:val="1"/>
      <w:numFmt w:val="decimalEnclosedCircle"/>
      <w:lvlText w:val="%1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4" w:hanging="400"/>
      </w:pPr>
    </w:lvl>
    <w:lvl w:ilvl="2" w:tplc="0409001B" w:tentative="1">
      <w:start w:val="1"/>
      <w:numFmt w:val="lowerRoman"/>
      <w:lvlText w:val="%3."/>
      <w:lvlJc w:val="right"/>
      <w:pPr>
        <w:ind w:left="1524" w:hanging="400"/>
      </w:pPr>
    </w:lvl>
    <w:lvl w:ilvl="3" w:tplc="0409000F" w:tentative="1">
      <w:start w:val="1"/>
      <w:numFmt w:val="decimal"/>
      <w:lvlText w:val="%4."/>
      <w:lvlJc w:val="left"/>
      <w:pPr>
        <w:ind w:left="1924" w:hanging="400"/>
      </w:pPr>
    </w:lvl>
    <w:lvl w:ilvl="4" w:tplc="04090019" w:tentative="1">
      <w:start w:val="1"/>
      <w:numFmt w:val="upperLetter"/>
      <w:lvlText w:val="%5."/>
      <w:lvlJc w:val="left"/>
      <w:pPr>
        <w:ind w:left="2324" w:hanging="400"/>
      </w:pPr>
    </w:lvl>
    <w:lvl w:ilvl="5" w:tplc="0409001B" w:tentative="1">
      <w:start w:val="1"/>
      <w:numFmt w:val="lowerRoman"/>
      <w:lvlText w:val="%6."/>
      <w:lvlJc w:val="right"/>
      <w:pPr>
        <w:ind w:left="2724" w:hanging="400"/>
      </w:pPr>
    </w:lvl>
    <w:lvl w:ilvl="6" w:tplc="0409000F" w:tentative="1">
      <w:start w:val="1"/>
      <w:numFmt w:val="decimal"/>
      <w:lvlText w:val="%7."/>
      <w:lvlJc w:val="left"/>
      <w:pPr>
        <w:ind w:left="3124" w:hanging="400"/>
      </w:pPr>
    </w:lvl>
    <w:lvl w:ilvl="7" w:tplc="04090019" w:tentative="1">
      <w:start w:val="1"/>
      <w:numFmt w:val="upperLetter"/>
      <w:lvlText w:val="%8."/>
      <w:lvlJc w:val="left"/>
      <w:pPr>
        <w:ind w:left="3524" w:hanging="400"/>
      </w:pPr>
    </w:lvl>
    <w:lvl w:ilvl="8" w:tplc="0409001B" w:tentative="1">
      <w:start w:val="1"/>
      <w:numFmt w:val="lowerRoman"/>
      <w:lvlText w:val="%9."/>
      <w:lvlJc w:val="right"/>
      <w:pPr>
        <w:ind w:left="3924" w:hanging="400"/>
      </w:pPr>
    </w:lvl>
  </w:abstractNum>
  <w:abstractNum w:abstractNumId="17" w15:restartNumberingAfterBreak="0">
    <w:nsid w:val="7859343C"/>
    <w:multiLevelType w:val="hybridMultilevel"/>
    <w:tmpl w:val="76DE82A2"/>
    <w:lvl w:ilvl="0" w:tplc="ACF826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3"/>
  </w:num>
  <w:num w:numId="5">
    <w:abstractNumId w:val="4"/>
  </w:num>
  <w:num w:numId="6">
    <w:abstractNumId w:val="17"/>
  </w:num>
  <w:num w:numId="7">
    <w:abstractNumId w:val="8"/>
  </w:num>
  <w:num w:numId="8">
    <w:abstractNumId w:val="14"/>
  </w:num>
  <w:num w:numId="9">
    <w:abstractNumId w:val="1"/>
  </w:num>
  <w:num w:numId="10">
    <w:abstractNumId w:val="6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2"/>
  </w:num>
  <w:num w:numId="17">
    <w:abstractNumId w:val="15"/>
  </w:num>
  <w:num w:numId="1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/>
  <w:trackRevisions/>
  <w:doNotTrackFormatting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12"/>
    <w:rsid w:val="0000287B"/>
    <w:rsid w:val="0000332A"/>
    <w:rsid w:val="00014174"/>
    <w:rsid w:val="00015805"/>
    <w:rsid w:val="00020E62"/>
    <w:rsid w:val="0002270E"/>
    <w:rsid w:val="00024A62"/>
    <w:rsid w:val="0003057D"/>
    <w:rsid w:val="00031F5F"/>
    <w:rsid w:val="000348F5"/>
    <w:rsid w:val="00043480"/>
    <w:rsid w:val="00050588"/>
    <w:rsid w:val="00095EF0"/>
    <w:rsid w:val="000A553F"/>
    <w:rsid w:val="000B2062"/>
    <w:rsid w:val="000C4C54"/>
    <w:rsid w:val="000C66CA"/>
    <w:rsid w:val="000D329E"/>
    <w:rsid w:val="000D531B"/>
    <w:rsid w:val="000F0713"/>
    <w:rsid w:val="000F4A94"/>
    <w:rsid w:val="000F580E"/>
    <w:rsid w:val="000F65DB"/>
    <w:rsid w:val="00104C03"/>
    <w:rsid w:val="00107DCD"/>
    <w:rsid w:val="00113DEB"/>
    <w:rsid w:val="00130B38"/>
    <w:rsid w:val="0013636F"/>
    <w:rsid w:val="0014099B"/>
    <w:rsid w:val="0014180E"/>
    <w:rsid w:val="00142294"/>
    <w:rsid w:val="001455A2"/>
    <w:rsid w:val="00157225"/>
    <w:rsid w:val="00157816"/>
    <w:rsid w:val="00160045"/>
    <w:rsid w:val="00165B08"/>
    <w:rsid w:val="001660DD"/>
    <w:rsid w:val="001702AB"/>
    <w:rsid w:val="00176DA4"/>
    <w:rsid w:val="00182B8F"/>
    <w:rsid w:val="00183878"/>
    <w:rsid w:val="00183C4A"/>
    <w:rsid w:val="001846AA"/>
    <w:rsid w:val="00192C4E"/>
    <w:rsid w:val="001B1AB8"/>
    <w:rsid w:val="001C49FE"/>
    <w:rsid w:val="001C7459"/>
    <w:rsid w:val="001D0699"/>
    <w:rsid w:val="001D4380"/>
    <w:rsid w:val="001D4C4A"/>
    <w:rsid w:val="001D5283"/>
    <w:rsid w:val="001D78F8"/>
    <w:rsid w:val="001E146F"/>
    <w:rsid w:val="00203287"/>
    <w:rsid w:val="0020473E"/>
    <w:rsid w:val="002155AC"/>
    <w:rsid w:val="00216862"/>
    <w:rsid w:val="00223CFF"/>
    <w:rsid w:val="002277C5"/>
    <w:rsid w:val="00231D4B"/>
    <w:rsid w:val="00232B7A"/>
    <w:rsid w:val="00234987"/>
    <w:rsid w:val="00246B5E"/>
    <w:rsid w:val="00247A71"/>
    <w:rsid w:val="002541ED"/>
    <w:rsid w:val="00257F21"/>
    <w:rsid w:val="00260CB0"/>
    <w:rsid w:val="002674B9"/>
    <w:rsid w:val="002728A2"/>
    <w:rsid w:val="00280341"/>
    <w:rsid w:val="002833B4"/>
    <w:rsid w:val="0028395D"/>
    <w:rsid w:val="0028733E"/>
    <w:rsid w:val="00291F96"/>
    <w:rsid w:val="002B4D2D"/>
    <w:rsid w:val="002B5A61"/>
    <w:rsid w:val="002C2C3C"/>
    <w:rsid w:val="002C35C7"/>
    <w:rsid w:val="002C4616"/>
    <w:rsid w:val="002C78D3"/>
    <w:rsid w:val="002C7C95"/>
    <w:rsid w:val="002D05EB"/>
    <w:rsid w:val="002E7ADF"/>
    <w:rsid w:val="002F43E6"/>
    <w:rsid w:val="002F6354"/>
    <w:rsid w:val="002F77A2"/>
    <w:rsid w:val="003001F9"/>
    <w:rsid w:val="00300379"/>
    <w:rsid w:val="0030567D"/>
    <w:rsid w:val="0031351D"/>
    <w:rsid w:val="00314FA9"/>
    <w:rsid w:val="00320868"/>
    <w:rsid w:val="00323E37"/>
    <w:rsid w:val="00335752"/>
    <w:rsid w:val="0034188C"/>
    <w:rsid w:val="00343A3D"/>
    <w:rsid w:val="00344090"/>
    <w:rsid w:val="00347275"/>
    <w:rsid w:val="003474E0"/>
    <w:rsid w:val="00351B10"/>
    <w:rsid w:val="00352A6E"/>
    <w:rsid w:val="00354576"/>
    <w:rsid w:val="003551EA"/>
    <w:rsid w:val="003604D5"/>
    <w:rsid w:val="00363D41"/>
    <w:rsid w:val="0036409E"/>
    <w:rsid w:val="003739F5"/>
    <w:rsid w:val="00390660"/>
    <w:rsid w:val="00391FCC"/>
    <w:rsid w:val="00394410"/>
    <w:rsid w:val="003A0AE0"/>
    <w:rsid w:val="003A20E9"/>
    <w:rsid w:val="003A2100"/>
    <w:rsid w:val="003A452D"/>
    <w:rsid w:val="003A5CFE"/>
    <w:rsid w:val="003B14E3"/>
    <w:rsid w:val="003B76FA"/>
    <w:rsid w:val="003C0652"/>
    <w:rsid w:val="003C19E1"/>
    <w:rsid w:val="003C2376"/>
    <w:rsid w:val="003D4119"/>
    <w:rsid w:val="003D47F1"/>
    <w:rsid w:val="003D4CFD"/>
    <w:rsid w:val="003D52BB"/>
    <w:rsid w:val="003D66F4"/>
    <w:rsid w:val="003D7BE1"/>
    <w:rsid w:val="003E3E9E"/>
    <w:rsid w:val="003E7A59"/>
    <w:rsid w:val="003F571F"/>
    <w:rsid w:val="003F7A60"/>
    <w:rsid w:val="00402D9A"/>
    <w:rsid w:val="004050F1"/>
    <w:rsid w:val="004103F2"/>
    <w:rsid w:val="004148A6"/>
    <w:rsid w:val="004210B0"/>
    <w:rsid w:val="00435824"/>
    <w:rsid w:val="0044248A"/>
    <w:rsid w:val="0044781C"/>
    <w:rsid w:val="00452CB7"/>
    <w:rsid w:val="00471D24"/>
    <w:rsid w:val="004B1D72"/>
    <w:rsid w:val="004B2A2C"/>
    <w:rsid w:val="004C3048"/>
    <w:rsid w:val="004C650B"/>
    <w:rsid w:val="004D3B62"/>
    <w:rsid w:val="004D7F48"/>
    <w:rsid w:val="0053125E"/>
    <w:rsid w:val="00531AD7"/>
    <w:rsid w:val="00532A05"/>
    <w:rsid w:val="005354F2"/>
    <w:rsid w:val="00540AFF"/>
    <w:rsid w:val="00550BD6"/>
    <w:rsid w:val="00552C49"/>
    <w:rsid w:val="0055753A"/>
    <w:rsid w:val="00570C35"/>
    <w:rsid w:val="00572787"/>
    <w:rsid w:val="00590E50"/>
    <w:rsid w:val="0059213E"/>
    <w:rsid w:val="0059694B"/>
    <w:rsid w:val="005A5920"/>
    <w:rsid w:val="005A66F0"/>
    <w:rsid w:val="005B1E04"/>
    <w:rsid w:val="005B502E"/>
    <w:rsid w:val="005B5A61"/>
    <w:rsid w:val="005C016A"/>
    <w:rsid w:val="005C6DDD"/>
    <w:rsid w:val="005D0EA6"/>
    <w:rsid w:val="005D4836"/>
    <w:rsid w:val="005F165C"/>
    <w:rsid w:val="005F26EE"/>
    <w:rsid w:val="005F2899"/>
    <w:rsid w:val="00601CC5"/>
    <w:rsid w:val="006175FB"/>
    <w:rsid w:val="006252C3"/>
    <w:rsid w:val="00630BA3"/>
    <w:rsid w:val="006336F2"/>
    <w:rsid w:val="00634E02"/>
    <w:rsid w:val="00645FE3"/>
    <w:rsid w:val="006546F0"/>
    <w:rsid w:val="00660B9D"/>
    <w:rsid w:val="00666C37"/>
    <w:rsid w:val="006A07AB"/>
    <w:rsid w:val="006A460C"/>
    <w:rsid w:val="006A70F2"/>
    <w:rsid w:val="006B4ABA"/>
    <w:rsid w:val="006B7825"/>
    <w:rsid w:val="006D7FD1"/>
    <w:rsid w:val="006E318B"/>
    <w:rsid w:val="006E32C5"/>
    <w:rsid w:val="006E3B7D"/>
    <w:rsid w:val="006F73A2"/>
    <w:rsid w:val="0070351F"/>
    <w:rsid w:val="007123A0"/>
    <w:rsid w:val="007134ED"/>
    <w:rsid w:val="007205C8"/>
    <w:rsid w:val="00727705"/>
    <w:rsid w:val="00731153"/>
    <w:rsid w:val="00731231"/>
    <w:rsid w:val="007373ED"/>
    <w:rsid w:val="0074545E"/>
    <w:rsid w:val="00745E48"/>
    <w:rsid w:val="00747D6C"/>
    <w:rsid w:val="00754AEE"/>
    <w:rsid w:val="007553FF"/>
    <w:rsid w:val="00773A4C"/>
    <w:rsid w:val="00776FA5"/>
    <w:rsid w:val="00780DF8"/>
    <w:rsid w:val="00785600"/>
    <w:rsid w:val="00792C7D"/>
    <w:rsid w:val="0079636C"/>
    <w:rsid w:val="007B3CD5"/>
    <w:rsid w:val="007C1B81"/>
    <w:rsid w:val="007C1D00"/>
    <w:rsid w:val="007C5F2E"/>
    <w:rsid w:val="007D3675"/>
    <w:rsid w:val="007D47EF"/>
    <w:rsid w:val="007D768A"/>
    <w:rsid w:val="007E7F1A"/>
    <w:rsid w:val="007F04FC"/>
    <w:rsid w:val="00807DDE"/>
    <w:rsid w:val="00812CCD"/>
    <w:rsid w:val="00826190"/>
    <w:rsid w:val="00832806"/>
    <w:rsid w:val="00855359"/>
    <w:rsid w:val="00855A9E"/>
    <w:rsid w:val="00856406"/>
    <w:rsid w:val="00864363"/>
    <w:rsid w:val="00876471"/>
    <w:rsid w:val="00881F89"/>
    <w:rsid w:val="00883BEF"/>
    <w:rsid w:val="00886F75"/>
    <w:rsid w:val="008A1E62"/>
    <w:rsid w:val="008B1C1D"/>
    <w:rsid w:val="008C2FC0"/>
    <w:rsid w:val="008C456F"/>
    <w:rsid w:val="008E2CD5"/>
    <w:rsid w:val="008E4EEE"/>
    <w:rsid w:val="008F6114"/>
    <w:rsid w:val="00922E5F"/>
    <w:rsid w:val="009248B0"/>
    <w:rsid w:val="00940B76"/>
    <w:rsid w:val="00953429"/>
    <w:rsid w:val="00953EC2"/>
    <w:rsid w:val="0095532F"/>
    <w:rsid w:val="00966B46"/>
    <w:rsid w:val="00971B85"/>
    <w:rsid w:val="00980F6C"/>
    <w:rsid w:val="0098582D"/>
    <w:rsid w:val="00986282"/>
    <w:rsid w:val="00997ADB"/>
    <w:rsid w:val="00997F12"/>
    <w:rsid w:val="009A3C79"/>
    <w:rsid w:val="009A4716"/>
    <w:rsid w:val="009B2130"/>
    <w:rsid w:val="009B637D"/>
    <w:rsid w:val="009C002C"/>
    <w:rsid w:val="009C035C"/>
    <w:rsid w:val="009C41F3"/>
    <w:rsid w:val="009D2125"/>
    <w:rsid w:val="009D487C"/>
    <w:rsid w:val="009F6F65"/>
    <w:rsid w:val="00A005BE"/>
    <w:rsid w:val="00A1024F"/>
    <w:rsid w:val="00A1644A"/>
    <w:rsid w:val="00A168DD"/>
    <w:rsid w:val="00A21F12"/>
    <w:rsid w:val="00A34A78"/>
    <w:rsid w:val="00A6000E"/>
    <w:rsid w:val="00A64F81"/>
    <w:rsid w:val="00A73D15"/>
    <w:rsid w:val="00A7557E"/>
    <w:rsid w:val="00A77C5E"/>
    <w:rsid w:val="00A964BC"/>
    <w:rsid w:val="00A97ACE"/>
    <w:rsid w:val="00AA0F81"/>
    <w:rsid w:val="00AA66AE"/>
    <w:rsid w:val="00AB1682"/>
    <w:rsid w:val="00AC59FE"/>
    <w:rsid w:val="00AC5A69"/>
    <w:rsid w:val="00AC740B"/>
    <w:rsid w:val="00AD2ED3"/>
    <w:rsid w:val="00AD785B"/>
    <w:rsid w:val="00AD787A"/>
    <w:rsid w:val="00AE1C3D"/>
    <w:rsid w:val="00AE2CC4"/>
    <w:rsid w:val="00AE62FE"/>
    <w:rsid w:val="00AE6F85"/>
    <w:rsid w:val="00B13059"/>
    <w:rsid w:val="00B1759E"/>
    <w:rsid w:val="00B227A1"/>
    <w:rsid w:val="00B33CBC"/>
    <w:rsid w:val="00B4645E"/>
    <w:rsid w:val="00B5330A"/>
    <w:rsid w:val="00B61985"/>
    <w:rsid w:val="00B61FE3"/>
    <w:rsid w:val="00B63619"/>
    <w:rsid w:val="00B77AE6"/>
    <w:rsid w:val="00B9278E"/>
    <w:rsid w:val="00B929EA"/>
    <w:rsid w:val="00B93876"/>
    <w:rsid w:val="00BA261F"/>
    <w:rsid w:val="00BA2D4D"/>
    <w:rsid w:val="00BA2E8B"/>
    <w:rsid w:val="00BC177D"/>
    <w:rsid w:val="00BE23CA"/>
    <w:rsid w:val="00C06CF3"/>
    <w:rsid w:val="00C116FB"/>
    <w:rsid w:val="00C207F6"/>
    <w:rsid w:val="00C25A1F"/>
    <w:rsid w:val="00C25A2D"/>
    <w:rsid w:val="00C26BE5"/>
    <w:rsid w:val="00C5053A"/>
    <w:rsid w:val="00C524FF"/>
    <w:rsid w:val="00C61BCF"/>
    <w:rsid w:val="00C76FA2"/>
    <w:rsid w:val="00C83105"/>
    <w:rsid w:val="00C84452"/>
    <w:rsid w:val="00C8518C"/>
    <w:rsid w:val="00C90415"/>
    <w:rsid w:val="00CA0E1F"/>
    <w:rsid w:val="00CA1ED0"/>
    <w:rsid w:val="00CA71FF"/>
    <w:rsid w:val="00CC45E1"/>
    <w:rsid w:val="00CC506D"/>
    <w:rsid w:val="00CE324D"/>
    <w:rsid w:val="00CF087A"/>
    <w:rsid w:val="00CF6277"/>
    <w:rsid w:val="00D01020"/>
    <w:rsid w:val="00D15807"/>
    <w:rsid w:val="00D175F6"/>
    <w:rsid w:val="00D205C7"/>
    <w:rsid w:val="00D268E1"/>
    <w:rsid w:val="00D3248F"/>
    <w:rsid w:val="00D37404"/>
    <w:rsid w:val="00D40911"/>
    <w:rsid w:val="00D43220"/>
    <w:rsid w:val="00D45571"/>
    <w:rsid w:val="00D46A9A"/>
    <w:rsid w:val="00D6440B"/>
    <w:rsid w:val="00D71295"/>
    <w:rsid w:val="00D80A74"/>
    <w:rsid w:val="00D90F30"/>
    <w:rsid w:val="00D91187"/>
    <w:rsid w:val="00D93874"/>
    <w:rsid w:val="00D93E66"/>
    <w:rsid w:val="00DA0BE6"/>
    <w:rsid w:val="00DA0FC2"/>
    <w:rsid w:val="00DC1AF4"/>
    <w:rsid w:val="00DC5059"/>
    <w:rsid w:val="00DC6784"/>
    <w:rsid w:val="00DD1D40"/>
    <w:rsid w:val="00DD6996"/>
    <w:rsid w:val="00DE0CBD"/>
    <w:rsid w:val="00DE26B5"/>
    <w:rsid w:val="00DE4AD1"/>
    <w:rsid w:val="00DE5C90"/>
    <w:rsid w:val="00DE6999"/>
    <w:rsid w:val="00DE7B54"/>
    <w:rsid w:val="00DF2345"/>
    <w:rsid w:val="00DF3CA2"/>
    <w:rsid w:val="00E06F80"/>
    <w:rsid w:val="00E12DAA"/>
    <w:rsid w:val="00E2104B"/>
    <w:rsid w:val="00E3041A"/>
    <w:rsid w:val="00E313AC"/>
    <w:rsid w:val="00E42222"/>
    <w:rsid w:val="00E51E35"/>
    <w:rsid w:val="00E562F8"/>
    <w:rsid w:val="00E639F7"/>
    <w:rsid w:val="00E72126"/>
    <w:rsid w:val="00E72261"/>
    <w:rsid w:val="00E735CB"/>
    <w:rsid w:val="00E820BD"/>
    <w:rsid w:val="00E9684F"/>
    <w:rsid w:val="00EA63A6"/>
    <w:rsid w:val="00EB6DAD"/>
    <w:rsid w:val="00EC0377"/>
    <w:rsid w:val="00EC7376"/>
    <w:rsid w:val="00ED2B78"/>
    <w:rsid w:val="00ED32FD"/>
    <w:rsid w:val="00ED3D6A"/>
    <w:rsid w:val="00EE389F"/>
    <w:rsid w:val="00EE5670"/>
    <w:rsid w:val="00EE7BBD"/>
    <w:rsid w:val="00EF7235"/>
    <w:rsid w:val="00F05963"/>
    <w:rsid w:val="00F065C9"/>
    <w:rsid w:val="00F17680"/>
    <w:rsid w:val="00F238F7"/>
    <w:rsid w:val="00F40471"/>
    <w:rsid w:val="00F51235"/>
    <w:rsid w:val="00F63E9A"/>
    <w:rsid w:val="00F653EF"/>
    <w:rsid w:val="00F7660D"/>
    <w:rsid w:val="00FA1B18"/>
    <w:rsid w:val="00FA4009"/>
    <w:rsid w:val="00FA45D0"/>
    <w:rsid w:val="00FA7CFD"/>
    <w:rsid w:val="00FB22E4"/>
    <w:rsid w:val="00FB6A12"/>
    <w:rsid w:val="00FC2EBF"/>
    <w:rsid w:val="00FC4792"/>
    <w:rsid w:val="00FD151E"/>
    <w:rsid w:val="00FD674D"/>
    <w:rsid w:val="00FF0540"/>
    <w:rsid w:val="00F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56F755"/>
  <w15:docId w15:val="{C2E9DE0D-A4D2-4760-8C29-9CCC924B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한양신명조" w:eastAsia="한양신명조" w:hAnsi="Times New Roman" w:cs="Times New Roman"/>
        <w:color w:val="000000"/>
        <w:lang w:val="en-US" w:eastAsia="ko-KR" w:bidi="ar-SA"/>
      </w:rPr>
    </w:rPrDefault>
    <w:pPrDefault>
      <w:pPr>
        <w:wordWrap w:val="0"/>
        <w:snapToGrid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rsid w:val="009248B0"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qFormat/>
    <w:locked/>
    <w:rsid w:val="0036409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locked/>
    <w:rsid w:val="007205C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styleId="a4">
    <w:name w:val="Body Text"/>
    <w:pPr>
      <w:spacing w:before="84" w:after="84" w:line="297" w:lineRule="auto"/>
      <w:ind w:left="350" w:right="350"/>
    </w:pPr>
    <w:rPr>
      <w:w w:val="98"/>
    </w:rPr>
  </w:style>
  <w:style w:type="paragraph" w:customStyle="1" w:styleId="10">
    <w:name w:val="개요 1"/>
    <w:pPr>
      <w:ind w:left="148" w:hanging="148"/>
    </w:pPr>
  </w:style>
  <w:style w:type="paragraph" w:customStyle="1" w:styleId="20">
    <w:name w:val="개요 2"/>
    <w:pPr>
      <w:ind w:left="348" w:hanging="148"/>
    </w:pPr>
  </w:style>
  <w:style w:type="paragraph" w:customStyle="1" w:styleId="3">
    <w:name w:val="개요 3"/>
    <w:pPr>
      <w:ind w:left="548" w:hanging="148"/>
    </w:pPr>
  </w:style>
  <w:style w:type="paragraph" w:customStyle="1" w:styleId="4">
    <w:name w:val="개요 4"/>
    <w:pPr>
      <w:ind w:left="748" w:hanging="148"/>
    </w:pPr>
  </w:style>
  <w:style w:type="paragraph" w:customStyle="1" w:styleId="5">
    <w:name w:val="개요 5"/>
    <w:pPr>
      <w:ind w:left="948" w:hanging="148"/>
    </w:pPr>
  </w:style>
  <w:style w:type="paragraph" w:customStyle="1" w:styleId="6">
    <w:name w:val="개요 6"/>
    <w:pPr>
      <w:ind w:left="1148" w:hanging="148"/>
    </w:pPr>
  </w:style>
  <w:style w:type="paragraph" w:customStyle="1" w:styleId="7">
    <w:name w:val="개요 7"/>
    <w:pPr>
      <w:ind w:left="1348" w:hanging="148"/>
    </w:pPr>
  </w:style>
  <w:style w:type="paragraph" w:customStyle="1" w:styleId="a5">
    <w:name w:val="쪽 번호"/>
    <w:rPr>
      <w:rFonts w:ascii="한양견고딕" w:eastAsia="한양견고딕"/>
    </w:rPr>
  </w:style>
  <w:style w:type="paragraph" w:customStyle="1" w:styleId="a6">
    <w:name w:val="머리말"/>
    <w:pPr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wordWrap/>
      <w:spacing w:line="270" w:lineRule="auto"/>
      <w:ind w:right="200"/>
      <w:jc w:val="right"/>
    </w:pPr>
    <w:rPr>
      <w:rFonts w:ascii="한양중고딕" w:eastAsia="한양중고딕"/>
      <w:sz w:val="18"/>
    </w:rPr>
  </w:style>
  <w:style w:type="paragraph" w:customStyle="1" w:styleId="a7">
    <w:name w:val="각주"/>
    <w:pPr>
      <w:spacing w:line="234" w:lineRule="auto"/>
      <w:ind w:left="264" w:hanging="264"/>
    </w:pPr>
    <w:rPr>
      <w:sz w:val="18"/>
    </w:rPr>
  </w:style>
  <w:style w:type="paragraph" w:customStyle="1" w:styleId="a8">
    <w:name w:val="그림캡션"/>
    <w:rPr>
      <w:rFonts w:ascii="한양중고딕" w:eastAsia="한양중고딕"/>
      <w:sz w:val="18"/>
    </w:rPr>
  </w:style>
  <w:style w:type="paragraph" w:customStyle="1" w:styleId="a9">
    <w:name w:val="표캡션"/>
    <w:rPr>
      <w:rFonts w:ascii="한양중고딕" w:eastAsia="한양중고딕"/>
      <w:sz w:val="18"/>
    </w:rPr>
  </w:style>
  <w:style w:type="paragraph" w:customStyle="1" w:styleId="aa">
    <w:name w:val="수식캡션"/>
    <w:rPr>
      <w:rFonts w:ascii="한양중고딕" w:eastAsia="한양중고딕"/>
      <w:sz w:val="18"/>
    </w:rPr>
  </w:style>
  <w:style w:type="paragraph" w:customStyle="1" w:styleId="ab">
    <w:name w:val="찾아보기"/>
    <w:pPr>
      <w:tabs>
        <w:tab w:val="left" w:pos="321"/>
        <w:tab w:val="left" w:leader="middleDot" w:pos="3729"/>
      </w:tabs>
    </w:pPr>
    <w:rPr>
      <w:sz w:val="18"/>
    </w:rPr>
  </w:style>
  <w:style w:type="paragraph" w:customStyle="1" w:styleId="ac">
    <w:name w:val="선그리기"/>
    <w:pPr>
      <w:spacing w:line="270" w:lineRule="auto"/>
    </w:pPr>
    <w:rPr>
      <w:rFonts w:ascii="산세리프"/>
    </w:rPr>
  </w:style>
  <w:style w:type="paragraph" w:styleId="ad">
    <w:name w:val="header"/>
    <w:basedOn w:val="a"/>
    <w:link w:val="Char"/>
    <w:uiPriority w:val="99"/>
    <w:unhideWhenUsed/>
    <w:locked/>
    <w:rsid w:val="00347275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d"/>
    <w:uiPriority w:val="99"/>
    <w:rsid w:val="00347275"/>
  </w:style>
  <w:style w:type="paragraph" w:styleId="ae">
    <w:name w:val="footer"/>
    <w:basedOn w:val="a"/>
    <w:link w:val="Char0"/>
    <w:uiPriority w:val="99"/>
    <w:unhideWhenUsed/>
    <w:locked/>
    <w:rsid w:val="00347275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e"/>
    <w:uiPriority w:val="99"/>
    <w:rsid w:val="00347275"/>
  </w:style>
  <w:style w:type="paragraph" w:styleId="af">
    <w:name w:val="Balloon Text"/>
    <w:basedOn w:val="a"/>
    <w:link w:val="Char1"/>
    <w:uiPriority w:val="99"/>
    <w:semiHidden/>
    <w:unhideWhenUsed/>
    <w:locked/>
    <w:rsid w:val="00FA45D0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"/>
    <w:uiPriority w:val="99"/>
    <w:semiHidden/>
    <w:rsid w:val="00FA45D0"/>
    <w:rPr>
      <w:rFonts w:asciiTheme="majorHAnsi" w:eastAsiaTheme="majorEastAsia" w:hAnsiTheme="majorHAnsi" w:cstheme="majorBidi"/>
      <w:sz w:val="18"/>
      <w:szCs w:val="18"/>
    </w:rPr>
  </w:style>
  <w:style w:type="character" w:customStyle="1" w:styleId="2Char">
    <w:name w:val="제목 2 Char"/>
    <w:basedOn w:val="a0"/>
    <w:link w:val="2"/>
    <w:uiPriority w:val="9"/>
    <w:rsid w:val="007205C8"/>
    <w:rPr>
      <w:rFonts w:asciiTheme="majorHAnsi" w:eastAsiaTheme="majorEastAsia" w:hAnsiTheme="majorHAnsi" w:cstheme="majorBidi"/>
    </w:rPr>
  </w:style>
  <w:style w:type="character" w:styleId="af0">
    <w:name w:val="annotation reference"/>
    <w:basedOn w:val="a0"/>
    <w:uiPriority w:val="99"/>
    <w:semiHidden/>
    <w:unhideWhenUsed/>
    <w:locked/>
    <w:rsid w:val="00980F6C"/>
    <w:rPr>
      <w:sz w:val="18"/>
      <w:szCs w:val="18"/>
    </w:rPr>
  </w:style>
  <w:style w:type="paragraph" w:styleId="af1">
    <w:name w:val="annotation text"/>
    <w:basedOn w:val="a"/>
    <w:link w:val="Char2"/>
    <w:uiPriority w:val="99"/>
    <w:semiHidden/>
    <w:unhideWhenUsed/>
    <w:locked/>
    <w:rsid w:val="00980F6C"/>
    <w:pPr>
      <w:jc w:val="left"/>
    </w:pPr>
  </w:style>
  <w:style w:type="character" w:customStyle="1" w:styleId="Char2">
    <w:name w:val="메모 텍스트 Char"/>
    <w:basedOn w:val="a0"/>
    <w:link w:val="af1"/>
    <w:uiPriority w:val="99"/>
    <w:semiHidden/>
    <w:rsid w:val="00980F6C"/>
  </w:style>
  <w:style w:type="paragraph" w:styleId="af2">
    <w:name w:val="annotation subject"/>
    <w:basedOn w:val="af1"/>
    <w:next w:val="af1"/>
    <w:link w:val="Char3"/>
    <w:uiPriority w:val="99"/>
    <w:semiHidden/>
    <w:unhideWhenUsed/>
    <w:locked/>
    <w:rsid w:val="008A1E62"/>
    <w:rPr>
      <w:b/>
      <w:bCs/>
    </w:rPr>
  </w:style>
  <w:style w:type="character" w:customStyle="1" w:styleId="Char3">
    <w:name w:val="메모 주제 Char"/>
    <w:basedOn w:val="Char2"/>
    <w:link w:val="af2"/>
    <w:uiPriority w:val="99"/>
    <w:semiHidden/>
    <w:rsid w:val="008A1E62"/>
    <w:rPr>
      <w:b/>
      <w:bCs/>
    </w:rPr>
  </w:style>
  <w:style w:type="character" w:customStyle="1" w:styleId="1Char">
    <w:name w:val="제목 1 Char"/>
    <w:basedOn w:val="a0"/>
    <w:link w:val="1"/>
    <w:rsid w:val="0036409E"/>
    <w:rPr>
      <w:rFonts w:asciiTheme="majorHAnsi" w:eastAsiaTheme="majorEastAsia" w:hAnsiTheme="majorHAnsi" w:cstheme="majorBidi"/>
      <w:sz w:val="28"/>
      <w:szCs w:val="28"/>
    </w:rPr>
  </w:style>
  <w:style w:type="paragraph" w:styleId="af3">
    <w:name w:val="Revision"/>
    <w:hidden/>
    <w:uiPriority w:val="65"/>
    <w:semiHidden/>
    <w:locked/>
    <w:rsid w:val="00855A9E"/>
    <w:pPr>
      <w:wordWrap/>
      <w:snapToGrid/>
      <w:spacing w:line="240" w:lineRule="auto"/>
      <w:jc w:val="left"/>
      <w:textAlignment w:val="auto"/>
    </w:pPr>
  </w:style>
  <w:style w:type="paragraph" w:styleId="af4">
    <w:name w:val="List Paragraph"/>
    <w:basedOn w:val="a"/>
    <w:uiPriority w:val="99"/>
    <w:locked/>
    <w:rsid w:val="00D91187"/>
    <w:pPr>
      <w:ind w:leftChars="400" w:left="800"/>
    </w:pPr>
  </w:style>
  <w:style w:type="paragraph" w:styleId="af5">
    <w:name w:val="Normal (Web)"/>
    <w:basedOn w:val="a"/>
    <w:uiPriority w:val="99"/>
    <w:unhideWhenUsed/>
    <w:locked/>
    <w:rsid w:val="00363D41"/>
    <w:pPr>
      <w:widowControl/>
      <w:wordWrap/>
      <w:autoSpaceDE/>
      <w:autoSpaceDN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auto"/>
      <w:sz w:val="24"/>
      <w:szCs w:val="24"/>
    </w:rPr>
  </w:style>
  <w:style w:type="paragraph" w:styleId="af6">
    <w:name w:val="Date"/>
    <w:basedOn w:val="a"/>
    <w:next w:val="a"/>
    <w:link w:val="Char4"/>
    <w:uiPriority w:val="99"/>
    <w:semiHidden/>
    <w:unhideWhenUsed/>
    <w:locked/>
    <w:rsid w:val="00043480"/>
  </w:style>
  <w:style w:type="character" w:customStyle="1" w:styleId="Char4">
    <w:name w:val="날짜 Char"/>
    <w:basedOn w:val="a0"/>
    <w:link w:val="af6"/>
    <w:uiPriority w:val="99"/>
    <w:semiHidden/>
    <w:rsid w:val="00043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4.jpg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image" Target="media/image2.jp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Gothic"/>
        <a:ea typeface=""/>
        <a:cs typeface=""/>
      </a:majorFont>
      <a:minorFont>
        <a:latin typeface="Gothic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B88EF434-523C-48F0-B8DF-193B3373F30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99AD4C-EAF2-4BAA-A375-F8EB771DC2D5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산업자원부고시제1999-104호</vt:lpstr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산업자원부고시제1999-104호</dc:title>
  <dc:creator>한국전기공사협회 기획부 사무원 조규식</dc:creator>
  <cp:keywords>
</cp:keywords>
  <dc:description>
</dc:description>
  <cp:lastModifiedBy>김현주 (Hyunjoo Kim)</cp:lastModifiedBy>
  <cp:revision>2</cp:revision>
  <cp:lastPrinted>2019-04-17T10:52:00Z</cp:lastPrinted>
  <dcterms:created xsi:type="dcterms:W3CDTF">2024-05-21T00:06:00Z</dcterms:created>
  <dcterms:modified xsi:type="dcterms:W3CDTF">2024-05-21T00:06:00Z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