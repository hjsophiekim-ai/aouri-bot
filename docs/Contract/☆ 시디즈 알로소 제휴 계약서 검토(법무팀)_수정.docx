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3B337C" w14:textId="03FB014E" w:rsidR="00754784" w:rsidRPr="00312295" w:rsidRDefault="00593100" w:rsidP="00B42DFE">
      <w:pPr>
        <w:spacing w:before="120" w:after="120"/>
        <w:jc w:val="center"/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시디즈</w:t>
      </w:r>
      <w:proofErr w:type="spellEnd"/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- </w:t>
      </w:r>
      <w:proofErr w:type="gramStart"/>
      <w:r>
        <w:rPr>
          <w:b/>
          <w:sz w:val="24"/>
        </w:rPr>
        <w:t>[  ]</w:t>
      </w:r>
      <w:proofErr w:type="gramEnd"/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업무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제휴</w:t>
      </w:r>
      <w:r w:rsidR="00B42DFE" w:rsidRPr="00312295">
        <w:rPr>
          <w:rFonts w:hint="eastAsia"/>
          <w:b/>
          <w:sz w:val="24"/>
        </w:rPr>
        <w:t xml:space="preserve"> </w:t>
      </w:r>
      <w:r w:rsidR="00B42DFE" w:rsidRPr="00312295">
        <w:rPr>
          <w:rFonts w:hint="eastAsia"/>
          <w:b/>
          <w:sz w:val="24"/>
        </w:rPr>
        <w:t>계약서</w:t>
      </w:r>
    </w:p>
    <w:p w14:paraId="7232EE64" w14:textId="77777777" w:rsidR="00B42DFE" w:rsidRPr="00593100" w:rsidRDefault="00B42DFE">
      <w:pPr>
        <w:spacing w:before="120" w:after="120"/>
      </w:pPr>
    </w:p>
    <w:p w14:paraId="26F06412" w14:textId="0F222D42" w:rsidR="00B42DFE" w:rsidRDefault="00B42DFE">
      <w:pPr>
        <w:spacing w:before="120" w:after="120"/>
      </w:pPr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 w:rsidR="00593100">
        <w:rPr>
          <w:rFonts w:hint="eastAsia"/>
        </w:rPr>
        <w:t>시디즈</w:t>
      </w:r>
      <w:proofErr w:type="spellEnd"/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proofErr w:type="spellStart"/>
      <w:r w:rsidR="00593100">
        <w:rPr>
          <w:rFonts w:hint="eastAsia"/>
        </w:rPr>
        <w:t>시디즈</w:t>
      </w:r>
      <w:proofErr w:type="spellEnd"/>
      <w:r>
        <w:t>”</w:t>
      </w:r>
      <w:r>
        <w:rPr>
          <w:rFonts w:hint="eastAsia"/>
        </w:rPr>
        <w:t>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)</w:t>
      </w:r>
      <w:r w:rsidR="0037315B">
        <w:rPr>
          <w:rFonts w:hint="eastAsia"/>
        </w:rPr>
        <w:t>와</w:t>
      </w:r>
      <w:r>
        <w:rPr>
          <w:rFonts w:hint="eastAsia"/>
        </w:rPr>
        <w:t xml:space="preserve"> </w:t>
      </w:r>
      <w:proofErr w:type="gramStart"/>
      <w:r w:rsidR="00593100">
        <w:rPr>
          <w:rFonts w:hint="eastAsia"/>
        </w:rPr>
        <w:t>[</w:t>
      </w:r>
      <w:r w:rsidR="00593100">
        <w:t xml:space="preserve">  ]</w:t>
      </w:r>
      <w:proofErr w:type="gramEnd"/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="00593100">
        <w:rPr>
          <w:rFonts w:hint="eastAsia"/>
        </w:rPr>
        <w:t>제휴사</w:t>
      </w:r>
      <w:r>
        <w:t>”</w:t>
      </w:r>
      <w:r>
        <w:rPr>
          <w:rFonts w:hint="eastAsia"/>
        </w:rPr>
        <w:t>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신의와</w:t>
      </w:r>
      <w:r>
        <w:rPr>
          <w:rFonts w:hint="eastAsia"/>
        </w:rPr>
        <w:t xml:space="preserve"> </w:t>
      </w:r>
      <w:r>
        <w:rPr>
          <w:rFonts w:hint="eastAsia"/>
        </w:rPr>
        <w:t>성실의</w:t>
      </w:r>
      <w:r>
        <w:rPr>
          <w:rFonts w:hint="eastAsia"/>
        </w:rPr>
        <w:t xml:space="preserve"> </w:t>
      </w:r>
      <w:r>
        <w:rPr>
          <w:rFonts w:hint="eastAsia"/>
        </w:rPr>
        <w:t>원칙에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 w:rsidR="00593100">
        <w:rPr>
          <w:rFonts w:hint="eastAsia"/>
        </w:rPr>
        <w:t>업무</w:t>
      </w:r>
      <w:r w:rsidR="00593100">
        <w:rPr>
          <w:rFonts w:hint="eastAsia"/>
        </w:rPr>
        <w:t xml:space="preserve"> </w:t>
      </w:r>
      <w:r w:rsidR="00593100">
        <w:rPr>
          <w:rFonts w:hint="eastAsia"/>
        </w:rPr>
        <w:t>제휴</w:t>
      </w:r>
      <w:r w:rsidR="00593100"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t>”</w:t>
      </w:r>
      <w:r>
        <w:rPr>
          <w:rFonts w:hint="eastAsia"/>
        </w:rPr>
        <w:t>이라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체결한다</w:t>
      </w:r>
      <w:r>
        <w:rPr>
          <w:rFonts w:hint="eastAsia"/>
        </w:rPr>
        <w:t>.</w:t>
      </w:r>
      <w:r>
        <w:t xml:space="preserve"> </w:t>
      </w:r>
    </w:p>
    <w:p w14:paraId="6F3BD62F" w14:textId="77777777" w:rsidR="00B42DFE" w:rsidRDefault="00B42DFE">
      <w:pPr>
        <w:spacing w:before="120" w:after="120"/>
      </w:pPr>
    </w:p>
    <w:p w14:paraId="6594CC7F" w14:textId="77777777" w:rsidR="00B42DFE" w:rsidRPr="003C4B21" w:rsidRDefault="00B42DFE">
      <w:pPr>
        <w:spacing w:before="120" w:after="120"/>
        <w:rPr>
          <w:b/>
        </w:rPr>
      </w:pPr>
      <w:r w:rsidRPr="003C4B21">
        <w:rPr>
          <w:rFonts w:hint="eastAsia"/>
          <w:b/>
        </w:rPr>
        <w:t>제</w:t>
      </w:r>
      <w:r w:rsidRPr="003C4B21">
        <w:rPr>
          <w:rFonts w:hint="eastAsia"/>
          <w:b/>
        </w:rPr>
        <w:t>1</w:t>
      </w:r>
      <w:r w:rsidRPr="003C4B21">
        <w:rPr>
          <w:rFonts w:hint="eastAsia"/>
          <w:b/>
        </w:rPr>
        <w:t>조</w:t>
      </w:r>
      <w:r w:rsidRPr="003C4B21">
        <w:rPr>
          <w:b/>
        </w:rPr>
        <w:t xml:space="preserve"> </w:t>
      </w:r>
      <w:r w:rsidRPr="003C4B21">
        <w:rPr>
          <w:rFonts w:hint="eastAsia"/>
          <w:b/>
        </w:rPr>
        <w:t>기본원칙</w:t>
      </w:r>
    </w:p>
    <w:p w14:paraId="1876150E" w14:textId="77777777" w:rsidR="00B42DFE" w:rsidRDefault="00B42DFE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권리의</w:t>
      </w:r>
      <w:r>
        <w:rPr>
          <w:rFonts w:hint="eastAsia"/>
        </w:rPr>
        <w:t xml:space="preserve"> </w:t>
      </w:r>
      <w:r>
        <w:rPr>
          <w:rFonts w:hint="eastAsia"/>
        </w:rPr>
        <w:t>행사와</w:t>
      </w:r>
      <w:r>
        <w:rPr>
          <w:rFonts w:hint="eastAsia"/>
        </w:rPr>
        <w:t xml:space="preserve"> </w:t>
      </w:r>
      <w:r>
        <w:rPr>
          <w:rFonts w:hint="eastAsia"/>
        </w:rPr>
        <w:t>의무의</w:t>
      </w:r>
      <w:r>
        <w:rPr>
          <w:rFonts w:hint="eastAsia"/>
        </w:rPr>
        <w:t xml:space="preserve"> </w:t>
      </w:r>
      <w:r>
        <w:rPr>
          <w:rFonts w:hint="eastAsia"/>
        </w:rPr>
        <w:t>이행은</w:t>
      </w:r>
      <w:r>
        <w:rPr>
          <w:rFonts w:hint="eastAsia"/>
        </w:rPr>
        <w:t xml:space="preserve"> </w:t>
      </w:r>
      <w:r>
        <w:rPr>
          <w:rFonts w:hint="eastAsia"/>
        </w:rPr>
        <w:t>상호이익의</w:t>
      </w:r>
      <w:r>
        <w:rPr>
          <w:rFonts w:hint="eastAsia"/>
        </w:rPr>
        <w:t xml:space="preserve"> </w:t>
      </w:r>
      <w:r>
        <w:rPr>
          <w:rFonts w:hint="eastAsia"/>
        </w:rPr>
        <w:t>존중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신의성실의</w:t>
      </w:r>
      <w:r>
        <w:rPr>
          <w:rFonts w:hint="eastAsia"/>
        </w:rPr>
        <w:t xml:space="preserve"> </w:t>
      </w:r>
      <w:r>
        <w:rPr>
          <w:rFonts w:hint="eastAsia"/>
        </w:rPr>
        <w:t>원칙에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이행되어야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051289AA" w14:textId="77777777" w:rsidR="00B42DFE" w:rsidRDefault="00B42DFE">
      <w:pPr>
        <w:spacing w:before="120" w:after="120"/>
      </w:pPr>
    </w:p>
    <w:p w14:paraId="3337EE7D" w14:textId="77777777" w:rsidR="00B42DFE" w:rsidRPr="003C4B21" w:rsidRDefault="00B42DFE">
      <w:pPr>
        <w:spacing w:before="120" w:after="120"/>
        <w:rPr>
          <w:b/>
        </w:rPr>
      </w:pPr>
      <w:r w:rsidRPr="003C4B21">
        <w:rPr>
          <w:rFonts w:hint="eastAsia"/>
          <w:b/>
        </w:rPr>
        <w:t>제</w:t>
      </w:r>
      <w:r w:rsidRPr="003C4B21">
        <w:rPr>
          <w:rFonts w:hint="eastAsia"/>
          <w:b/>
        </w:rPr>
        <w:t>2</w:t>
      </w:r>
      <w:r w:rsidRPr="003C4B21">
        <w:rPr>
          <w:rFonts w:hint="eastAsia"/>
          <w:b/>
        </w:rPr>
        <w:t>조</w:t>
      </w:r>
      <w:r w:rsidRPr="003C4B21">
        <w:rPr>
          <w:rFonts w:hint="eastAsia"/>
          <w:b/>
        </w:rPr>
        <w:t xml:space="preserve"> </w:t>
      </w:r>
      <w:r w:rsidRPr="003C4B21">
        <w:rPr>
          <w:rFonts w:hint="eastAsia"/>
          <w:b/>
        </w:rPr>
        <w:t>계약의</w:t>
      </w:r>
      <w:r w:rsidRPr="003C4B21">
        <w:rPr>
          <w:rFonts w:hint="eastAsia"/>
          <w:b/>
        </w:rPr>
        <w:t xml:space="preserve"> </w:t>
      </w:r>
      <w:r w:rsidRPr="003C4B21">
        <w:rPr>
          <w:rFonts w:hint="eastAsia"/>
          <w:b/>
        </w:rPr>
        <w:t>목적</w:t>
      </w:r>
    </w:p>
    <w:p w14:paraId="03C4FFF0" w14:textId="6B0D32FD" w:rsidR="00B42DFE" w:rsidRDefault="00B42DFE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proofErr w:type="spellStart"/>
      <w:r w:rsidR="00446B71">
        <w:rPr>
          <w:rFonts w:hint="eastAsia"/>
        </w:rPr>
        <w:t>시디즈와</w:t>
      </w:r>
      <w:proofErr w:type="spellEnd"/>
      <w:r w:rsidR="00446B71">
        <w:rPr>
          <w:rFonts w:hint="eastAsia"/>
        </w:rPr>
        <w:t xml:space="preserve"> </w:t>
      </w:r>
      <w:r w:rsidR="00446B71">
        <w:rPr>
          <w:rFonts w:hint="eastAsia"/>
        </w:rPr>
        <w:t>제휴사가</w:t>
      </w:r>
      <w:r w:rsidR="00446B71">
        <w:rPr>
          <w:rFonts w:hint="eastAsia"/>
        </w:rPr>
        <w:t xml:space="preserve"> </w:t>
      </w:r>
      <w:r w:rsidR="00446B71">
        <w:rPr>
          <w:rFonts w:hint="eastAsia"/>
        </w:rPr>
        <w:t>업무</w:t>
      </w:r>
      <w:r w:rsidR="00446B71">
        <w:rPr>
          <w:rFonts w:hint="eastAsia"/>
        </w:rPr>
        <w:t xml:space="preserve"> </w:t>
      </w:r>
      <w:r w:rsidR="00446B71">
        <w:rPr>
          <w:rFonts w:hint="eastAsia"/>
        </w:rPr>
        <w:t>제휴를</w:t>
      </w:r>
      <w:r w:rsidR="00446B71">
        <w:rPr>
          <w:rFonts w:hint="eastAsia"/>
        </w:rPr>
        <w:t xml:space="preserve"> </w:t>
      </w:r>
      <w:r w:rsidR="00446B71">
        <w:rPr>
          <w:rFonts w:hint="eastAsia"/>
        </w:rPr>
        <w:t>함에</w:t>
      </w:r>
      <w:r w:rsidR="00446B71">
        <w:rPr>
          <w:rFonts w:hint="eastAsia"/>
        </w:rPr>
        <w:t xml:space="preserve"> </w:t>
      </w:r>
      <w:r w:rsidR="00446B71">
        <w:rPr>
          <w:rFonts w:hint="eastAsia"/>
        </w:rPr>
        <w:t>있어</w:t>
      </w:r>
      <w:r w:rsidR="00446B71">
        <w:rPr>
          <w:rFonts w:hint="eastAsia"/>
        </w:rPr>
        <w:t xml:space="preserve"> </w:t>
      </w:r>
      <w:r w:rsidR="00446B71">
        <w:rPr>
          <w:rFonts w:hint="eastAsia"/>
        </w:rPr>
        <w:t>상호간의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권리</w:t>
      </w:r>
      <w:r>
        <w:rPr>
          <w:rFonts w:ascii="맑은 고딕" w:eastAsia="맑은 고딕" w:hAnsi="맑은 고딕" w:hint="eastAsia"/>
        </w:rPr>
        <w:t>∙</w:t>
      </w:r>
      <w:r>
        <w:rPr>
          <w:rFonts w:hint="eastAsia"/>
        </w:rPr>
        <w:t>의무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이와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제반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규정함을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379B5B73" w14:textId="77777777" w:rsidR="00B42DFE" w:rsidRDefault="00B42DFE">
      <w:pPr>
        <w:spacing w:before="120" w:after="120"/>
      </w:pPr>
    </w:p>
    <w:p w14:paraId="5E102CA2" w14:textId="77777777" w:rsidR="00B42DFE" w:rsidRPr="003C4B21" w:rsidRDefault="00312295">
      <w:pPr>
        <w:spacing w:before="120" w:after="120"/>
        <w:rPr>
          <w:b/>
        </w:rPr>
      </w:pPr>
      <w:r w:rsidRPr="003C4B21">
        <w:rPr>
          <w:rFonts w:hint="eastAsia"/>
          <w:b/>
        </w:rPr>
        <w:t>제</w:t>
      </w:r>
      <w:r w:rsidRPr="003C4B21">
        <w:rPr>
          <w:rFonts w:hint="eastAsia"/>
          <w:b/>
        </w:rPr>
        <w:t>3</w:t>
      </w:r>
      <w:r w:rsidRPr="003C4B21">
        <w:rPr>
          <w:rFonts w:hint="eastAsia"/>
          <w:b/>
        </w:rPr>
        <w:t>조</w:t>
      </w:r>
      <w:r w:rsidRPr="003C4B21">
        <w:rPr>
          <w:rFonts w:hint="eastAsia"/>
          <w:b/>
        </w:rPr>
        <w:t xml:space="preserve"> </w:t>
      </w:r>
      <w:r w:rsidRPr="003C4B21">
        <w:rPr>
          <w:rFonts w:hint="eastAsia"/>
          <w:b/>
        </w:rPr>
        <w:t>계약기간</w:t>
      </w:r>
    </w:p>
    <w:p w14:paraId="2D8D253C" w14:textId="0AD9CA4D" w:rsidR="00312295" w:rsidRDefault="00312295">
      <w:pPr>
        <w:spacing w:before="120" w:after="120"/>
      </w:pPr>
      <w:commentRangeStart w:id="0"/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계약기간은</w:t>
      </w:r>
      <w:r>
        <w:rPr>
          <w:rFonts w:hint="eastAsia"/>
        </w:rPr>
        <w:t xml:space="preserve"> </w:t>
      </w:r>
      <w:r>
        <w:t>202</w:t>
      </w:r>
      <w:r w:rsidR="00825A79">
        <w:t>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proofErr w:type="gramStart"/>
      <w:r w:rsidR="008E0642">
        <w:t>[  ]</w:t>
      </w:r>
      <w:proofErr w:type="gramEnd"/>
      <w:r w:rsidR="008E0642">
        <w:t xml:space="preserve"> 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t>[  ]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t>202</w:t>
      </w:r>
      <w:r w:rsidR="00825A79">
        <w:t>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t xml:space="preserve">[  ] 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t>[  ]</w:t>
      </w:r>
      <w:proofErr w:type="spellStart"/>
      <w:r>
        <w:rPr>
          <w:rFonts w:hint="eastAsia"/>
        </w:rPr>
        <w:t>일까지로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하되</w:t>
      </w:r>
      <w:r>
        <w:rPr>
          <w:rFonts w:hint="eastAsia"/>
        </w:rPr>
        <w:t>,</w:t>
      </w:r>
      <w:r>
        <w:t xml:space="preserve"> </w:t>
      </w:r>
      <w:proofErr w:type="spellStart"/>
      <w:r w:rsidR="00593100">
        <w:rPr>
          <w:rFonts w:hint="eastAsia"/>
        </w:rPr>
        <w:t>시디즈</w:t>
      </w:r>
      <w:r>
        <w:rPr>
          <w:rFonts w:hint="eastAsia"/>
        </w:rPr>
        <w:t>와</w:t>
      </w:r>
      <w:proofErr w:type="spellEnd"/>
      <w:r>
        <w:rPr>
          <w:rFonts w:hint="eastAsia"/>
        </w:rPr>
        <w:t xml:space="preserve"> </w:t>
      </w:r>
      <w:r w:rsidR="00593100">
        <w:rPr>
          <w:rFonts w:hint="eastAsia"/>
        </w:rPr>
        <w:t>제휴사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합의로</w:t>
      </w:r>
      <w:r>
        <w:rPr>
          <w:rFonts w:hint="eastAsia"/>
        </w:rPr>
        <w:t xml:space="preserve"> </w:t>
      </w:r>
      <w:r>
        <w:rPr>
          <w:rFonts w:hint="eastAsia"/>
        </w:rPr>
        <w:t>변경될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commentRangeEnd w:id="0"/>
      <w:r w:rsidR="004D4913">
        <w:rPr>
          <w:rStyle w:val="a4"/>
        </w:rPr>
        <w:commentReference w:id="0"/>
      </w:r>
    </w:p>
    <w:p w14:paraId="1ADA353B" w14:textId="77777777" w:rsidR="00757841" w:rsidRDefault="00757841">
      <w:pPr>
        <w:spacing w:before="120" w:after="120"/>
      </w:pPr>
    </w:p>
    <w:p w14:paraId="4038E862" w14:textId="2697C75C" w:rsidR="00757841" w:rsidRPr="003C4B21" w:rsidRDefault="00757841">
      <w:pPr>
        <w:spacing w:before="120" w:after="120"/>
        <w:rPr>
          <w:b/>
        </w:rPr>
      </w:pPr>
      <w:r w:rsidRPr="003C4B21">
        <w:rPr>
          <w:rFonts w:hint="eastAsia"/>
          <w:b/>
        </w:rPr>
        <w:t>제</w:t>
      </w:r>
      <w:r w:rsidRPr="003C4B21">
        <w:rPr>
          <w:rFonts w:hint="eastAsia"/>
          <w:b/>
        </w:rPr>
        <w:t>4</w:t>
      </w:r>
      <w:r w:rsidRPr="003C4B21">
        <w:rPr>
          <w:rFonts w:hint="eastAsia"/>
          <w:b/>
        </w:rPr>
        <w:t>조</w:t>
      </w:r>
      <w:r w:rsidRPr="003C4B21">
        <w:rPr>
          <w:rFonts w:hint="eastAsia"/>
          <w:b/>
        </w:rPr>
        <w:t xml:space="preserve"> </w:t>
      </w:r>
      <w:r w:rsidR="00B61F38">
        <w:rPr>
          <w:rFonts w:hint="eastAsia"/>
          <w:b/>
        </w:rPr>
        <w:t>제휴</w:t>
      </w:r>
      <w:r w:rsidR="00B61F38">
        <w:rPr>
          <w:rFonts w:hint="eastAsia"/>
          <w:b/>
        </w:rPr>
        <w:t xml:space="preserve"> </w:t>
      </w:r>
      <w:r w:rsidR="00B61F38">
        <w:rPr>
          <w:rFonts w:hint="eastAsia"/>
          <w:b/>
        </w:rPr>
        <w:t>업무</w:t>
      </w:r>
      <w:r w:rsidR="00940C14" w:rsidRPr="003C4B21">
        <w:rPr>
          <w:rFonts w:hint="eastAsia"/>
          <w:b/>
        </w:rPr>
        <w:t>의</w:t>
      </w:r>
      <w:r w:rsidR="00940C14" w:rsidRPr="003C4B21">
        <w:rPr>
          <w:rFonts w:hint="eastAsia"/>
          <w:b/>
        </w:rPr>
        <w:t xml:space="preserve"> </w:t>
      </w:r>
      <w:r w:rsidR="00B61F38">
        <w:rPr>
          <w:rFonts w:hint="eastAsia"/>
          <w:b/>
        </w:rPr>
        <w:t>내용</w:t>
      </w:r>
    </w:p>
    <w:p w14:paraId="6237CA2C" w14:textId="30A8789A" w:rsidR="00757841" w:rsidRDefault="00B61F38" w:rsidP="00940C14">
      <w:pPr>
        <w:pStyle w:val="a3"/>
        <w:numPr>
          <w:ilvl w:val="0"/>
          <w:numId w:val="1"/>
        </w:numPr>
        <w:spacing w:before="120" w:after="120"/>
        <w:ind w:leftChars="0"/>
      </w:pPr>
      <w:r>
        <w:rPr>
          <w:rFonts w:hint="eastAsia"/>
        </w:rPr>
        <w:t>제휴사는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수행하여야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4A276D22" w14:textId="087907CD" w:rsidR="00B61F38" w:rsidRDefault="00B61F38" w:rsidP="00B61F38">
      <w:pPr>
        <w:pStyle w:val="a3"/>
        <w:numPr>
          <w:ilvl w:val="0"/>
          <w:numId w:val="5"/>
        </w:numPr>
        <w:spacing w:before="120" w:after="120"/>
        <w:ind w:leftChars="0"/>
      </w:pPr>
      <w:proofErr w:type="spellStart"/>
      <w:r>
        <w:rPr>
          <w:rFonts w:hint="eastAsia"/>
        </w:rPr>
        <w:t>시디즈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브랜드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홍보</w:t>
      </w:r>
    </w:p>
    <w:p w14:paraId="262CEEEF" w14:textId="54AD27D4" w:rsidR="0021511E" w:rsidRDefault="0021511E" w:rsidP="0021511E">
      <w:pPr>
        <w:pStyle w:val="a3"/>
        <w:spacing w:before="120" w:after="120"/>
        <w:ind w:leftChars="0" w:left="482"/>
      </w:pPr>
      <w:r>
        <w:rPr>
          <w:rFonts w:hint="eastAsia"/>
        </w:rPr>
        <w:t>(</w:t>
      </w:r>
      <w:r>
        <w:rPr>
          <w:rFonts w:hint="eastAsia"/>
        </w:rPr>
        <w:t>브랜드</w:t>
      </w:r>
      <w:r>
        <w:rPr>
          <w:rFonts w:hint="eastAsia"/>
        </w:rPr>
        <w:t xml:space="preserve"> </w:t>
      </w:r>
      <w:r>
        <w:rPr>
          <w:rFonts w:hint="eastAsia"/>
        </w:rPr>
        <w:t>로고</w:t>
      </w:r>
      <w:r>
        <w:rPr>
          <w:rFonts w:hint="eastAsia"/>
        </w:rPr>
        <w:t xml:space="preserve"> </w:t>
      </w:r>
      <w:r>
        <w:rPr>
          <w:rFonts w:hint="eastAsia"/>
        </w:rPr>
        <w:t>노출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 </w:t>
      </w:r>
      <w:r>
        <w:rPr>
          <w:rFonts w:hint="eastAsia"/>
        </w:rPr>
        <w:t>활용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상담시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추천</w:t>
      </w:r>
      <w:r w:rsidR="006A0583">
        <w:rPr>
          <w:rFonts w:ascii="HY신명조" w:hint="eastAsia"/>
        </w:rPr>
        <w:t>·</w:t>
      </w:r>
      <w:r w:rsidR="006A0583">
        <w:rPr>
          <w:rFonts w:hint="eastAsia"/>
        </w:rPr>
        <w:t>제안</w:t>
      </w:r>
      <w:proofErr w:type="spellEnd"/>
      <w:r w:rsidR="006A0583">
        <w:t xml:space="preserve"> </w:t>
      </w:r>
      <w:r w:rsidR="006A0583">
        <w:rPr>
          <w:rFonts w:hint="eastAsia"/>
        </w:rPr>
        <w:t>등</w:t>
      </w:r>
      <w:r w:rsidR="006A0583">
        <w:rPr>
          <w:rFonts w:hint="eastAsia"/>
        </w:rPr>
        <w:t>)</w:t>
      </w:r>
    </w:p>
    <w:p w14:paraId="4E9E44AF" w14:textId="474F1D07" w:rsidR="00B61F38" w:rsidRDefault="002B7425" w:rsidP="00B61F38">
      <w:pPr>
        <w:pStyle w:val="a3"/>
        <w:numPr>
          <w:ilvl w:val="0"/>
          <w:numId w:val="5"/>
        </w:numPr>
        <w:spacing w:before="120" w:after="120"/>
        <w:ind w:leftChars="0"/>
      </w:pPr>
      <w:proofErr w:type="spellStart"/>
      <w:r>
        <w:rPr>
          <w:rFonts w:hint="eastAsia"/>
        </w:rPr>
        <w:t>시디즈와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r w:rsidR="00C22C89"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주선</w:t>
      </w:r>
    </w:p>
    <w:p w14:paraId="1153DA45" w14:textId="1263A14E" w:rsidR="003032D1" w:rsidRDefault="00F25955" w:rsidP="00940C14">
      <w:pPr>
        <w:pStyle w:val="a3"/>
        <w:numPr>
          <w:ilvl w:val="0"/>
          <w:numId w:val="1"/>
        </w:numPr>
        <w:spacing w:before="120" w:after="120"/>
        <w:ind w:leftChars="0"/>
      </w:pPr>
      <w:proofErr w:type="spellStart"/>
      <w:r>
        <w:rPr>
          <w:rFonts w:hint="eastAsia"/>
        </w:rPr>
        <w:t>시디즈는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제휴사의</w:t>
      </w:r>
      <w:r>
        <w:rPr>
          <w:rFonts w:hint="eastAsia"/>
        </w:rPr>
        <w:t xml:space="preserve"> </w:t>
      </w:r>
      <w:r>
        <w:rPr>
          <w:rFonts w:hint="eastAsia"/>
        </w:rPr>
        <w:t>주선에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고객과</w:t>
      </w:r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계약이</w:t>
      </w:r>
      <w:r>
        <w:rPr>
          <w:rFonts w:hint="eastAsia"/>
        </w:rPr>
        <w:t xml:space="preserve"> </w:t>
      </w:r>
      <w:r>
        <w:rPr>
          <w:rFonts w:hint="eastAsia"/>
        </w:rPr>
        <w:t>체결된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제휴사에게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0F4505">
        <w:t>6</w:t>
      </w:r>
      <w:r>
        <w:rPr>
          <w:rFonts w:hint="eastAsia"/>
        </w:rPr>
        <w:t>조에서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수수료를</w:t>
      </w:r>
      <w:r>
        <w:rPr>
          <w:rFonts w:hint="eastAsia"/>
        </w:rPr>
        <w:t xml:space="preserve"> </w:t>
      </w:r>
      <w:r>
        <w:rPr>
          <w:rFonts w:hint="eastAsia"/>
        </w:rPr>
        <w:t>지급하여야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 </w:t>
      </w:r>
      <w:r w:rsidR="00D31368">
        <w:t xml:space="preserve"> </w:t>
      </w:r>
    </w:p>
    <w:p w14:paraId="6A27A55A" w14:textId="14B50D37" w:rsidR="000F752B" w:rsidRDefault="000F5A4E" w:rsidP="006F6F91">
      <w:pPr>
        <w:pStyle w:val="a3"/>
        <w:numPr>
          <w:ilvl w:val="0"/>
          <w:numId w:val="1"/>
        </w:numPr>
        <w:spacing w:before="120" w:after="120"/>
        <w:ind w:leftChars="0"/>
      </w:pP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제휴의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양</w:t>
      </w:r>
      <w:r>
        <w:rPr>
          <w:rFonts w:hint="eastAsia"/>
        </w:rPr>
        <w:t xml:space="preserve"> </w:t>
      </w:r>
      <w:r>
        <w:rPr>
          <w:rFonts w:hint="eastAsia"/>
        </w:rPr>
        <w:t>당사자간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합의를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78123B35" w14:textId="77777777" w:rsidR="00851356" w:rsidRDefault="00851356" w:rsidP="0024649D">
      <w:pPr>
        <w:spacing w:before="120" w:after="120"/>
      </w:pPr>
    </w:p>
    <w:p w14:paraId="293A7679" w14:textId="04F0E27E" w:rsidR="00D34A9F" w:rsidRPr="00D34A9F" w:rsidRDefault="00D34A9F" w:rsidP="00D34A9F">
      <w:pPr>
        <w:spacing w:before="120" w:after="120"/>
        <w:rPr>
          <w:b/>
        </w:rPr>
      </w:pPr>
      <w:r w:rsidRPr="00D34A9F">
        <w:rPr>
          <w:rFonts w:hint="eastAsia"/>
          <w:b/>
        </w:rPr>
        <w:t>제</w:t>
      </w:r>
      <w:r w:rsidRPr="00D34A9F">
        <w:rPr>
          <w:rFonts w:hint="eastAsia"/>
          <w:b/>
        </w:rPr>
        <w:t>5</w:t>
      </w:r>
      <w:r w:rsidRPr="00D34A9F">
        <w:rPr>
          <w:rFonts w:hint="eastAsia"/>
          <w:b/>
        </w:rPr>
        <w:t>조</w:t>
      </w:r>
      <w:r w:rsidRPr="00D34A9F">
        <w:rPr>
          <w:rFonts w:hint="eastAsia"/>
          <w:b/>
        </w:rPr>
        <w:t xml:space="preserve"> </w:t>
      </w:r>
      <w:r w:rsidRPr="00D34A9F">
        <w:rPr>
          <w:rFonts w:hint="eastAsia"/>
          <w:b/>
        </w:rPr>
        <w:t>제휴사의</w:t>
      </w:r>
      <w:r w:rsidRPr="00D34A9F">
        <w:rPr>
          <w:rFonts w:hint="eastAsia"/>
          <w:b/>
        </w:rPr>
        <w:t xml:space="preserve"> </w:t>
      </w:r>
      <w:r w:rsidRPr="00D34A9F">
        <w:rPr>
          <w:rFonts w:hint="eastAsia"/>
          <w:b/>
        </w:rPr>
        <w:t>의무</w:t>
      </w:r>
    </w:p>
    <w:p w14:paraId="50817D4D" w14:textId="08409788" w:rsidR="004735DE" w:rsidRDefault="004735DE" w:rsidP="004735DE">
      <w:pPr>
        <w:pStyle w:val="a3"/>
        <w:numPr>
          <w:ilvl w:val="0"/>
          <w:numId w:val="18"/>
        </w:numPr>
        <w:spacing w:before="120" w:after="120"/>
        <w:ind w:leftChars="0"/>
      </w:pPr>
      <w:r>
        <w:rPr>
          <w:rFonts w:hint="eastAsia"/>
        </w:rPr>
        <w:lastRenderedPageBreak/>
        <w:t>제휴사는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9A3322">
        <w:t>4</w:t>
      </w:r>
      <w:r w:rsidR="009A3322"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제휴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수행함에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시디즈의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명예와</w:t>
      </w:r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손상시키는</w:t>
      </w:r>
      <w:r>
        <w:rPr>
          <w:rFonts w:hint="eastAsia"/>
        </w:rPr>
        <w:t xml:space="preserve"> </w:t>
      </w:r>
      <w:r>
        <w:rPr>
          <w:rFonts w:hint="eastAsia"/>
        </w:rPr>
        <w:t>행위를</w:t>
      </w:r>
      <w:r>
        <w:rPr>
          <w:rFonts w:hint="eastAsia"/>
        </w:rPr>
        <w:t xml:space="preserve"> </w:t>
      </w:r>
      <w:r>
        <w:rPr>
          <w:rFonts w:hint="eastAsia"/>
        </w:rPr>
        <w:t>하여서는</w:t>
      </w:r>
      <w:r>
        <w:rPr>
          <w:rFonts w:hint="eastAsia"/>
        </w:rPr>
        <w:t xml:space="preserve"> </w:t>
      </w:r>
      <w:r>
        <w:rPr>
          <w:rFonts w:hint="eastAsia"/>
        </w:rPr>
        <w:t>아니</w:t>
      </w:r>
      <w:ins w:id="1" w:author="김현주 (Hyunjoo Kim)" w:date="2024-06-07T16:07:00Z">
        <w:r w:rsidR="004D4913">
          <w:rPr>
            <w:rFonts w:hint="eastAsia"/>
          </w:rPr>
          <w:t>되며</w:t>
        </w:r>
        <w:r w:rsidR="004D4913">
          <w:rPr>
            <w:rFonts w:hint="eastAsia"/>
          </w:rPr>
          <w:t>,</w:t>
        </w:r>
        <w:r w:rsidR="004D4913">
          <w:t xml:space="preserve"> </w:t>
        </w:r>
        <w:r w:rsidR="004D4913">
          <w:rPr>
            <w:rFonts w:hint="eastAsia"/>
          </w:rPr>
          <w:t>표시광고법</w:t>
        </w:r>
        <w:r w:rsidR="004D4913">
          <w:rPr>
            <w:rFonts w:hint="eastAsia"/>
          </w:rPr>
          <w:t xml:space="preserve"> </w:t>
        </w:r>
      </w:ins>
      <w:ins w:id="2" w:author="김현주 (Hyunjoo Kim)" w:date="2024-06-07T16:08:00Z">
        <w:r w:rsidR="004D4913">
          <w:rPr>
            <w:rFonts w:hint="eastAsia"/>
          </w:rPr>
          <w:t>등</w:t>
        </w:r>
      </w:ins>
      <w:ins w:id="3" w:author="김현주 (Hyunjoo Kim)" w:date="2024-06-07T16:07:00Z">
        <w:r w:rsidR="004D4913">
          <w:rPr>
            <w:rFonts w:hint="eastAsia"/>
          </w:rPr>
          <w:t xml:space="preserve"> </w:t>
        </w:r>
        <w:r w:rsidR="004D4913">
          <w:rPr>
            <w:rFonts w:hint="eastAsia"/>
          </w:rPr>
          <w:t>관련</w:t>
        </w:r>
        <w:r w:rsidR="004D4913">
          <w:rPr>
            <w:rFonts w:hint="eastAsia"/>
          </w:rPr>
          <w:t xml:space="preserve"> </w:t>
        </w:r>
        <w:r w:rsidR="004D4913">
          <w:rPr>
            <w:rFonts w:hint="eastAsia"/>
          </w:rPr>
          <w:t>법령을</w:t>
        </w:r>
        <w:r w:rsidR="004D4913">
          <w:rPr>
            <w:rFonts w:hint="eastAsia"/>
          </w:rPr>
          <w:t xml:space="preserve"> </w:t>
        </w:r>
        <w:r w:rsidR="004D4913">
          <w:rPr>
            <w:rFonts w:hint="eastAsia"/>
          </w:rPr>
          <w:t>준수하여야</w:t>
        </w:r>
        <w:r w:rsidR="004D4913">
          <w:rPr>
            <w:rFonts w:hint="eastAsia"/>
          </w:rPr>
          <w:t xml:space="preserve"> </w:t>
        </w:r>
        <w:r w:rsidR="004D4913">
          <w:rPr>
            <w:rFonts w:hint="eastAsia"/>
          </w:rPr>
          <w:t>한다</w:t>
        </w:r>
        <w:r w:rsidR="004D4913">
          <w:rPr>
            <w:rFonts w:hint="eastAsia"/>
          </w:rPr>
          <w:t>.</w:t>
        </w:r>
        <w:r w:rsidR="004D4913">
          <w:t xml:space="preserve"> </w:t>
        </w:r>
      </w:ins>
      <w:del w:id="4" w:author="김현주 (Hyunjoo Kim)" w:date="2024-06-07T16:07:00Z">
        <w:r w:rsidDel="004D4913">
          <w:rPr>
            <w:rFonts w:hint="eastAsia"/>
          </w:rPr>
          <w:delText>된다</w:delText>
        </w:r>
      </w:del>
      <w:r>
        <w:rPr>
          <w:rFonts w:hint="eastAsia"/>
        </w:rPr>
        <w:t>.</w:t>
      </w:r>
    </w:p>
    <w:p w14:paraId="0DDFE287" w14:textId="25D818C5" w:rsidR="0054598E" w:rsidRDefault="0054598E" w:rsidP="004735DE">
      <w:pPr>
        <w:pStyle w:val="a3"/>
        <w:numPr>
          <w:ilvl w:val="0"/>
          <w:numId w:val="18"/>
        </w:numPr>
        <w:spacing w:before="120" w:after="120"/>
        <w:ind w:leftChars="0"/>
      </w:pPr>
      <w:r>
        <w:rPr>
          <w:rFonts w:hint="eastAsia"/>
        </w:rPr>
        <w:t>제휴사는</w:t>
      </w:r>
      <w:r>
        <w:rPr>
          <w:rFonts w:hint="eastAsia"/>
        </w:rPr>
        <w:t xml:space="preserve"> </w:t>
      </w:r>
      <w:r w:rsidR="009A3322">
        <w:rPr>
          <w:rFonts w:hint="eastAsia"/>
        </w:rPr>
        <w:t>제</w:t>
      </w:r>
      <w:r w:rsidR="009A3322">
        <w:rPr>
          <w:rFonts w:hint="eastAsia"/>
        </w:rPr>
        <w:t>4</w:t>
      </w:r>
      <w:r w:rsidR="009A3322">
        <w:rPr>
          <w:rFonts w:hint="eastAsia"/>
        </w:rPr>
        <w:t>조의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제휴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업무를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수행할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때</w:t>
      </w:r>
      <w:r w:rsidR="009A3322">
        <w:rPr>
          <w:rFonts w:hint="eastAsia"/>
        </w:rPr>
        <w:t xml:space="preserve"> </w:t>
      </w:r>
      <w:proofErr w:type="spellStart"/>
      <w:r w:rsidR="009A3322">
        <w:rPr>
          <w:rFonts w:hint="eastAsia"/>
        </w:rPr>
        <w:t>시디즈가</w:t>
      </w:r>
      <w:proofErr w:type="spellEnd"/>
      <w:r w:rsidR="009A3322">
        <w:rPr>
          <w:rFonts w:hint="eastAsia"/>
        </w:rPr>
        <w:t xml:space="preserve"> </w:t>
      </w:r>
      <w:r w:rsidR="009A3322">
        <w:rPr>
          <w:rFonts w:hint="eastAsia"/>
        </w:rPr>
        <w:t>지정하여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통지한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제품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가격</w:t>
      </w:r>
      <w:del w:id="5" w:author="김현주 (Hyunjoo Kim)" w:date="2024-06-07T16:11:00Z">
        <w:r w:rsidR="009A3322" w:rsidDel="004D4913">
          <w:rPr>
            <w:rFonts w:hint="eastAsia"/>
          </w:rPr>
          <w:delText>만</w:delText>
        </w:r>
      </w:del>
      <w:ins w:id="6" w:author="김현주 (Hyunjoo Kim)" w:date="2024-06-07T16:08:00Z">
        <w:r w:rsidR="004D4913">
          <w:rPr>
            <w:rFonts w:hint="eastAsia"/>
          </w:rPr>
          <w:t xml:space="preserve"> </w:t>
        </w:r>
        <w:r w:rsidR="004D4913">
          <w:rPr>
            <w:rFonts w:hint="eastAsia"/>
          </w:rPr>
          <w:t>및</w:t>
        </w:r>
        <w:r w:rsidR="004D4913">
          <w:rPr>
            <w:rFonts w:hint="eastAsia"/>
          </w:rPr>
          <w:t xml:space="preserve"> </w:t>
        </w:r>
        <w:r w:rsidR="004D4913">
          <w:rPr>
            <w:rFonts w:hint="eastAsia"/>
          </w:rPr>
          <w:t>정확한</w:t>
        </w:r>
        <w:r w:rsidR="004D4913">
          <w:rPr>
            <w:rFonts w:hint="eastAsia"/>
          </w:rPr>
          <w:t xml:space="preserve"> </w:t>
        </w:r>
        <w:r w:rsidR="004D4913">
          <w:rPr>
            <w:rFonts w:hint="eastAsia"/>
          </w:rPr>
          <w:t>정보만</w:t>
        </w:r>
      </w:ins>
      <w:r w:rsidR="009A3322">
        <w:rPr>
          <w:rFonts w:hint="eastAsia"/>
        </w:rPr>
        <w:t>을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활용하여야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한다</w:t>
      </w:r>
      <w:r w:rsidR="009A3322">
        <w:rPr>
          <w:rFonts w:hint="eastAsia"/>
        </w:rPr>
        <w:t>.</w:t>
      </w:r>
      <w:r w:rsidR="009A3322">
        <w:t xml:space="preserve"> </w:t>
      </w:r>
      <w:r w:rsidR="009A3322">
        <w:rPr>
          <w:rFonts w:hint="eastAsia"/>
        </w:rPr>
        <w:t>제휴사가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임의의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가격정보</w:t>
      </w:r>
      <w:ins w:id="7" w:author="김현주 (Hyunjoo Kim)" w:date="2024-06-07T16:08:00Z">
        <w:r w:rsidR="004D4913">
          <w:rPr>
            <w:rFonts w:hint="eastAsia"/>
          </w:rPr>
          <w:t xml:space="preserve"> </w:t>
        </w:r>
        <w:r w:rsidR="004D4913">
          <w:rPr>
            <w:rFonts w:hint="eastAsia"/>
          </w:rPr>
          <w:t>또는</w:t>
        </w:r>
        <w:r w:rsidR="004D4913">
          <w:rPr>
            <w:rFonts w:hint="eastAsia"/>
          </w:rPr>
          <w:t xml:space="preserve"> </w:t>
        </w:r>
        <w:proofErr w:type="spellStart"/>
        <w:r w:rsidR="004D4913">
          <w:rPr>
            <w:rFonts w:hint="eastAsia"/>
          </w:rPr>
          <w:t>거짓</w:t>
        </w:r>
        <w:r w:rsidR="004D4913">
          <w:rPr>
            <w:rFonts w:ascii="맑은 고딕" w:eastAsia="맑은 고딕" w:hAnsi="맑은 고딕" w:hint="eastAsia"/>
          </w:rPr>
          <w:t>·</w:t>
        </w:r>
        <w:r w:rsidR="004D4913">
          <w:rPr>
            <w:rFonts w:hint="eastAsia"/>
          </w:rPr>
          <w:t>허위</w:t>
        </w:r>
        <w:proofErr w:type="spellEnd"/>
        <w:r w:rsidR="004D4913">
          <w:rPr>
            <w:rFonts w:hint="eastAsia"/>
          </w:rPr>
          <w:t xml:space="preserve"> </w:t>
        </w:r>
        <w:r w:rsidR="004D4913">
          <w:rPr>
            <w:rFonts w:hint="eastAsia"/>
          </w:rPr>
          <w:t>정보</w:t>
        </w:r>
      </w:ins>
      <w:r w:rsidR="009A3322">
        <w:rPr>
          <w:rFonts w:hint="eastAsia"/>
        </w:rPr>
        <w:t>를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제공하여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발생하는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손해는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모두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제휴사가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부담하기로</w:t>
      </w:r>
      <w:r w:rsidR="009A3322">
        <w:rPr>
          <w:rFonts w:hint="eastAsia"/>
        </w:rPr>
        <w:t xml:space="preserve"> </w:t>
      </w:r>
      <w:r w:rsidR="009A3322">
        <w:rPr>
          <w:rFonts w:hint="eastAsia"/>
        </w:rPr>
        <w:t>한다</w:t>
      </w:r>
      <w:r w:rsidR="009A3322">
        <w:rPr>
          <w:rFonts w:hint="eastAsia"/>
        </w:rPr>
        <w:t>.</w:t>
      </w:r>
      <w:r w:rsidR="009A3322">
        <w:t xml:space="preserve"> </w:t>
      </w:r>
    </w:p>
    <w:p w14:paraId="433A6FE4" w14:textId="77777777" w:rsidR="00191BF7" w:rsidRDefault="00191BF7" w:rsidP="00191BF7">
      <w:pPr>
        <w:spacing w:before="120" w:after="120"/>
      </w:pPr>
    </w:p>
    <w:p w14:paraId="33E34D41" w14:textId="2E54EB20" w:rsidR="00191BF7" w:rsidRPr="00F546DF" w:rsidRDefault="00B46E58" w:rsidP="00191BF7">
      <w:pPr>
        <w:spacing w:before="120" w:after="120"/>
        <w:rPr>
          <w:b/>
        </w:rPr>
      </w:pPr>
      <w:r w:rsidRPr="00F546DF">
        <w:rPr>
          <w:rFonts w:hint="eastAsia"/>
          <w:b/>
        </w:rPr>
        <w:t>제</w:t>
      </w:r>
      <w:r w:rsidR="00D32776">
        <w:rPr>
          <w:b/>
        </w:rPr>
        <w:t>6</w:t>
      </w:r>
      <w:r w:rsidRPr="00F546DF">
        <w:rPr>
          <w:rFonts w:hint="eastAsia"/>
          <w:b/>
        </w:rPr>
        <w:t>조</w:t>
      </w:r>
      <w:r w:rsidRPr="00F546DF">
        <w:rPr>
          <w:rFonts w:hint="eastAsia"/>
          <w:b/>
        </w:rPr>
        <w:t xml:space="preserve"> </w:t>
      </w:r>
      <w:r w:rsidR="00D32776">
        <w:rPr>
          <w:rFonts w:hint="eastAsia"/>
          <w:b/>
        </w:rPr>
        <w:t>수수료</w:t>
      </w:r>
      <w:r w:rsidR="00F06A1A">
        <w:rPr>
          <w:rFonts w:hint="eastAsia"/>
          <w:b/>
        </w:rPr>
        <w:t>의</w:t>
      </w:r>
      <w:r w:rsidR="00F06A1A">
        <w:rPr>
          <w:rFonts w:hint="eastAsia"/>
          <w:b/>
        </w:rPr>
        <w:t xml:space="preserve"> </w:t>
      </w:r>
      <w:r w:rsidR="00F06A1A">
        <w:rPr>
          <w:rFonts w:hint="eastAsia"/>
          <w:b/>
        </w:rPr>
        <w:t>지급</w:t>
      </w:r>
    </w:p>
    <w:p w14:paraId="32177EC5" w14:textId="65136BF2" w:rsidR="00F546DF" w:rsidRDefault="00E6416D" w:rsidP="00F06A1A">
      <w:pPr>
        <w:pStyle w:val="a3"/>
        <w:numPr>
          <w:ilvl w:val="0"/>
          <w:numId w:val="4"/>
        </w:numPr>
        <w:spacing w:before="120" w:after="120"/>
        <w:ind w:leftChars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제휴사가</w:t>
      </w:r>
      <w:r>
        <w:rPr>
          <w:rFonts w:hint="eastAsia"/>
        </w:rPr>
        <w:t xml:space="preserve"> </w:t>
      </w:r>
      <w:r>
        <w:rPr>
          <w:rFonts w:hint="eastAsia"/>
        </w:rPr>
        <w:t>거래계약을</w:t>
      </w:r>
      <w:r>
        <w:rPr>
          <w:rFonts w:hint="eastAsia"/>
        </w:rPr>
        <w:t xml:space="preserve"> </w:t>
      </w:r>
      <w:r>
        <w:rPr>
          <w:rFonts w:hint="eastAsia"/>
        </w:rPr>
        <w:t>주선하</w:t>
      </w:r>
      <w:r w:rsidR="009E7B10">
        <w:rPr>
          <w:rFonts w:hint="eastAsia"/>
        </w:rPr>
        <w:t>여</w:t>
      </w:r>
      <w:r w:rsidR="009E7B10">
        <w:rPr>
          <w:rFonts w:hint="eastAsia"/>
        </w:rPr>
        <w:t xml:space="preserve"> </w:t>
      </w:r>
      <w:proofErr w:type="spellStart"/>
      <w:r w:rsidR="009E7B10">
        <w:rPr>
          <w:rFonts w:hint="eastAsia"/>
        </w:rPr>
        <w:t>시디즈와</w:t>
      </w:r>
      <w:proofErr w:type="spellEnd"/>
      <w:r w:rsidR="009E7B10">
        <w:rPr>
          <w:rFonts w:hint="eastAsia"/>
        </w:rPr>
        <w:t xml:space="preserve"> </w:t>
      </w:r>
      <w:r w:rsidR="009E7B10">
        <w:rPr>
          <w:rFonts w:hint="eastAsia"/>
        </w:rPr>
        <w:t>고객</w:t>
      </w:r>
      <w:r w:rsidR="009E7B10">
        <w:rPr>
          <w:rFonts w:hint="eastAsia"/>
        </w:rPr>
        <w:t xml:space="preserve"> </w:t>
      </w:r>
      <w:r w:rsidR="009E7B10">
        <w:rPr>
          <w:rFonts w:hint="eastAsia"/>
        </w:rPr>
        <w:t>간</w:t>
      </w:r>
      <w:r w:rsidR="009E7B10">
        <w:rPr>
          <w:rFonts w:hint="eastAsia"/>
        </w:rPr>
        <w:t xml:space="preserve"> </w:t>
      </w:r>
      <w:r w:rsidR="009E7B10">
        <w:rPr>
          <w:rFonts w:hint="eastAsia"/>
        </w:rPr>
        <w:t>계약이</w:t>
      </w:r>
      <w:r w:rsidR="009E7B10">
        <w:rPr>
          <w:rFonts w:hint="eastAsia"/>
        </w:rPr>
        <w:t xml:space="preserve"> </w:t>
      </w:r>
      <w:r w:rsidR="009E7B10">
        <w:rPr>
          <w:rFonts w:hint="eastAsia"/>
        </w:rPr>
        <w:t>체결되고</w:t>
      </w:r>
      <w:r w:rsidR="009E7B10">
        <w:rPr>
          <w:rFonts w:hint="eastAsia"/>
        </w:rPr>
        <w:t xml:space="preserve"> </w:t>
      </w:r>
      <w:r w:rsidR="009E7B10">
        <w:rPr>
          <w:rFonts w:hint="eastAsia"/>
        </w:rPr>
        <w:t>고객이</w:t>
      </w:r>
      <w:r w:rsidR="009E7B10">
        <w:rPr>
          <w:rFonts w:hint="eastAsia"/>
        </w:rPr>
        <w:t xml:space="preserve"> </w:t>
      </w:r>
      <w:r w:rsidR="009E7B10">
        <w:rPr>
          <w:rFonts w:hint="eastAsia"/>
        </w:rPr>
        <w:t>상품대금을</w:t>
      </w:r>
      <w:r w:rsidR="009E7B10">
        <w:rPr>
          <w:rFonts w:hint="eastAsia"/>
        </w:rPr>
        <w:t xml:space="preserve"> </w:t>
      </w:r>
      <w:proofErr w:type="spellStart"/>
      <w:r w:rsidR="009E7B10">
        <w:rPr>
          <w:rFonts w:hint="eastAsia"/>
        </w:rPr>
        <w:t>시디즈에게</w:t>
      </w:r>
      <w:proofErr w:type="spellEnd"/>
      <w:r w:rsidR="009E7B10">
        <w:rPr>
          <w:rFonts w:hint="eastAsia"/>
        </w:rPr>
        <w:t xml:space="preserve"> </w:t>
      </w:r>
      <w:r w:rsidR="009E7B10">
        <w:rPr>
          <w:rFonts w:hint="eastAsia"/>
        </w:rPr>
        <w:t>입금한</w:t>
      </w:r>
      <w:r w:rsidR="009E7B10">
        <w:rPr>
          <w:rFonts w:hint="eastAsia"/>
        </w:rPr>
        <w:t xml:space="preserve"> </w:t>
      </w:r>
      <w:r w:rsidR="009E7B10">
        <w:rPr>
          <w:rFonts w:hint="eastAsia"/>
        </w:rPr>
        <w:t>경우</w:t>
      </w:r>
      <w:r w:rsidR="009E7B10">
        <w:rPr>
          <w:rFonts w:hint="eastAsia"/>
        </w:rPr>
        <w:t>,</w:t>
      </w:r>
      <w:r w:rsidR="009E7B10">
        <w:t xml:space="preserve"> </w:t>
      </w:r>
      <w:proofErr w:type="spellStart"/>
      <w:r>
        <w:rPr>
          <w:rFonts w:hint="eastAsia"/>
        </w:rPr>
        <w:t>시디즈는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제휴사에게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 w:rsidR="00813E52">
        <w:rPr>
          <w:rFonts w:hint="eastAsia"/>
        </w:rPr>
        <w:t>상품대금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10%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 w:rsidR="006C378E">
        <w:rPr>
          <w:rFonts w:hint="eastAsia"/>
        </w:rPr>
        <w:t>(</w:t>
      </w:r>
      <w:r w:rsidR="006C378E">
        <w:rPr>
          <w:rFonts w:hint="eastAsia"/>
        </w:rPr>
        <w:t>이하</w:t>
      </w:r>
      <w:r w:rsidR="006C378E">
        <w:rPr>
          <w:rFonts w:hint="eastAsia"/>
        </w:rPr>
        <w:t xml:space="preserve"> </w:t>
      </w:r>
      <w:r w:rsidR="006C378E">
        <w:t>"</w:t>
      </w:r>
      <w:r w:rsidR="006C378E">
        <w:rPr>
          <w:rFonts w:hint="eastAsia"/>
        </w:rPr>
        <w:t>수수료</w:t>
      </w:r>
      <w:r w:rsidR="006C378E">
        <w:rPr>
          <w:rFonts w:hint="eastAsia"/>
        </w:rPr>
        <w:t>"</w:t>
      </w:r>
      <w:r w:rsidR="006C378E">
        <w:rPr>
          <w:rFonts w:hint="eastAsia"/>
        </w:rPr>
        <w:t>라</w:t>
      </w:r>
      <w:r w:rsidR="006C378E">
        <w:rPr>
          <w:rFonts w:hint="eastAsia"/>
        </w:rPr>
        <w:t xml:space="preserve"> </w:t>
      </w:r>
      <w:r w:rsidR="006C378E">
        <w:rPr>
          <w:rFonts w:hint="eastAsia"/>
        </w:rPr>
        <w:t>한다</w:t>
      </w:r>
      <w:r w:rsidR="00016C40"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지급하기로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="00F06A1A">
        <w:rPr>
          <w:rFonts w:hint="eastAsia"/>
        </w:rPr>
        <w:t>.</w:t>
      </w:r>
      <w:r w:rsidR="00F06A1A">
        <w:t xml:space="preserve"> </w:t>
      </w:r>
    </w:p>
    <w:p w14:paraId="6FD43279" w14:textId="595B3FB1" w:rsidR="008218B9" w:rsidRDefault="00593100" w:rsidP="008218B9">
      <w:pPr>
        <w:pStyle w:val="a3"/>
        <w:numPr>
          <w:ilvl w:val="0"/>
          <w:numId w:val="4"/>
        </w:numPr>
        <w:spacing w:before="120" w:after="120"/>
        <w:ind w:leftChars="0"/>
      </w:pPr>
      <w:r>
        <w:rPr>
          <w:rFonts w:hint="eastAsia"/>
        </w:rPr>
        <w:t>제휴사</w:t>
      </w:r>
      <w:r w:rsidR="008218B9">
        <w:rPr>
          <w:rFonts w:hint="eastAsia"/>
        </w:rPr>
        <w:t>는</w:t>
      </w:r>
      <w:r w:rsidR="00D92D5C">
        <w:rPr>
          <w:rFonts w:hint="eastAsia"/>
        </w:rPr>
        <w:t xml:space="preserve"> </w:t>
      </w:r>
      <w:proofErr w:type="spellStart"/>
      <w:r>
        <w:rPr>
          <w:rFonts w:hint="eastAsia"/>
        </w:rPr>
        <w:t>시디즈</w:t>
      </w:r>
      <w:r w:rsidR="008218B9">
        <w:rPr>
          <w:rFonts w:hint="eastAsia"/>
        </w:rPr>
        <w:t>에게</w:t>
      </w:r>
      <w:proofErr w:type="spellEnd"/>
      <w:r w:rsidR="008218B9">
        <w:rPr>
          <w:rFonts w:hint="eastAsia"/>
        </w:rPr>
        <w:t xml:space="preserve"> </w:t>
      </w:r>
      <w:r w:rsidR="008218B9">
        <w:rPr>
          <w:rFonts w:hint="eastAsia"/>
        </w:rPr>
        <w:t>세금계산서를</w:t>
      </w:r>
      <w:r w:rsidR="008218B9">
        <w:rPr>
          <w:rFonts w:hint="eastAsia"/>
        </w:rPr>
        <w:t xml:space="preserve"> </w:t>
      </w:r>
      <w:r w:rsidR="008218B9">
        <w:rPr>
          <w:rFonts w:hint="eastAsia"/>
        </w:rPr>
        <w:t>발행하여</w:t>
      </w:r>
      <w:r w:rsidR="008218B9">
        <w:rPr>
          <w:rFonts w:hint="eastAsia"/>
        </w:rPr>
        <w:t xml:space="preserve"> </w:t>
      </w:r>
      <w:r w:rsidR="00D92D5C">
        <w:rPr>
          <w:rFonts w:hint="eastAsia"/>
        </w:rPr>
        <w:t>수수료</w:t>
      </w:r>
      <w:r w:rsidR="008218B9">
        <w:rPr>
          <w:rFonts w:hint="eastAsia"/>
        </w:rPr>
        <w:t>의</w:t>
      </w:r>
      <w:r w:rsidR="008218B9">
        <w:rPr>
          <w:rFonts w:hint="eastAsia"/>
        </w:rPr>
        <w:t xml:space="preserve"> </w:t>
      </w:r>
      <w:r w:rsidR="008218B9">
        <w:rPr>
          <w:rFonts w:hint="eastAsia"/>
        </w:rPr>
        <w:t>지급을</w:t>
      </w:r>
      <w:r w:rsidR="008218B9">
        <w:rPr>
          <w:rFonts w:hint="eastAsia"/>
        </w:rPr>
        <w:t xml:space="preserve"> </w:t>
      </w:r>
      <w:r w:rsidR="008218B9">
        <w:rPr>
          <w:rFonts w:hint="eastAsia"/>
        </w:rPr>
        <w:t>청구하며</w:t>
      </w:r>
      <w:r w:rsidR="008218B9">
        <w:rPr>
          <w:rFonts w:hint="eastAsia"/>
        </w:rPr>
        <w:t>,</w:t>
      </w:r>
      <w:r w:rsidR="008218B9">
        <w:t xml:space="preserve"> </w:t>
      </w:r>
      <w:proofErr w:type="spellStart"/>
      <w:r>
        <w:rPr>
          <w:rFonts w:hint="eastAsia"/>
        </w:rPr>
        <w:t>시디즈</w:t>
      </w:r>
      <w:r w:rsidR="008218B9">
        <w:rPr>
          <w:rFonts w:hint="eastAsia"/>
        </w:rPr>
        <w:t>는</w:t>
      </w:r>
      <w:proofErr w:type="spellEnd"/>
      <w:r w:rsidR="008218B9">
        <w:rPr>
          <w:rFonts w:hint="eastAsia"/>
        </w:rPr>
        <w:t xml:space="preserve"> </w:t>
      </w:r>
      <w:r w:rsidR="0035278A">
        <w:rPr>
          <w:rFonts w:hint="eastAsia"/>
        </w:rPr>
        <w:t>해당</w:t>
      </w:r>
      <w:r w:rsidR="0035278A">
        <w:rPr>
          <w:rFonts w:hint="eastAsia"/>
        </w:rPr>
        <w:t xml:space="preserve"> </w:t>
      </w:r>
      <w:r w:rsidR="008218B9">
        <w:rPr>
          <w:rFonts w:hint="eastAsia"/>
        </w:rPr>
        <w:t>청구일로부터</w:t>
      </w:r>
      <w:r w:rsidR="008218B9">
        <w:rPr>
          <w:rFonts w:hint="eastAsia"/>
        </w:rPr>
        <w:t xml:space="preserve"> </w:t>
      </w:r>
      <w:r w:rsidR="008218B9">
        <w:t>10</w:t>
      </w:r>
      <w:r w:rsidR="008218B9">
        <w:rPr>
          <w:rFonts w:hint="eastAsia"/>
        </w:rPr>
        <w:t>일</w:t>
      </w:r>
      <w:r w:rsidR="008218B9">
        <w:rPr>
          <w:rFonts w:hint="eastAsia"/>
        </w:rPr>
        <w:t xml:space="preserve"> </w:t>
      </w:r>
      <w:r w:rsidR="008218B9">
        <w:rPr>
          <w:rFonts w:hint="eastAsia"/>
        </w:rPr>
        <w:t>내에</w:t>
      </w:r>
      <w:r w:rsidR="008218B9">
        <w:rPr>
          <w:rFonts w:hint="eastAsia"/>
        </w:rPr>
        <w:t xml:space="preserve"> </w:t>
      </w:r>
      <w:r>
        <w:rPr>
          <w:rFonts w:hint="eastAsia"/>
        </w:rPr>
        <w:t>제휴사</w:t>
      </w:r>
      <w:r w:rsidR="008218B9">
        <w:rPr>
          <w:rFonts w:hint="eastAsia"/>
        </w:rPr>
        <w:t>가</w:t>
      </w:r>
      <w:r w:rsidR="008218B9">
        <w:rPr>
          <w:rFonts w:hint="eastAsia"/>
        </w:rPr>
        <w:t xml:space="preserve"> </w:t>
      </w:r>
      <w:r w:rsidR="0035278A">
        <w:rPr>
          <w:rFonts w:hint="eastAsia"/>
        </w:rPr>
        <w:t>아래</w:t>
      </w:r>
      <w:r w:rsidR="0035278A">
        <w:rPr>
          <w:rFonts w:hint="eastAsia"/>
        </w:rPr>
        <w:t xml:space="preserve"> </w:t>
      </w:r>
      <w:r w:rsidR="008218B9">
        <w:rPr>
          <w:rFonts w:hint="eastAsia"/>
        </w:rPr>
        <w:t>지정한</w:t>
      </w:r>
      <w:r w:rsidR="008218B9">
        <w:rPr>
          <w:rFonts w:hint="eastAsia"/>
        </w:rPr>
        <w:t xml:space="preserve"> </w:t>
      </w:r>
      <w:r w:rsidR="008218B9">
        <w:rPr>
          <w:rFonts w:hint="eastAsia"/>
        </w:rPr>
        <w:t>계좌에</w:t>
      </w:r>
      <w:r w:rsidR="008218B9">
        <w:rPr>
          <w:rFonts w:hint="eastAsia"/>
        </w:rPr>
        <w:t xml:space="preserve"> </w:t>
      </w:r>
      <w:r w:rsidR="008218B9">
        <w:rPr>
          <w:rFonts w:hint="eastAsia"/>
        </w:rPr>
        <w:t>현금으로</w:t>
      </w:r>
      <w:r w:rsidR="008218B9">
        <w:rPr>
          <w:rFonts w:hint="eastAsia"/>
        </w:rPr>
        <w:t xml:space="preserve"> </w:t>
      </w:r>
      <w:r w:rsidR="00F63413">
        <w:rPr>
          <w:rFonts w:hint="eastAsia"/>
        </w:rPr>
        <w:t>수수료를</w:t>
      </w:r>
      <w:r w:rsidR="00F63413">
        <w:rPr>
          <w:rFonts w:hint="eastAsia"/>
        </w:rPr>
        <w:t xml:space="preserve"> </w:t>
      </w:r>
      <w:r w:rsidR="008218B9">
        <w:rPr>
          <w:rFonts w:hint="eastAsia"/>
        </w:rPr>
        <w:t>지급한다</w:t>
      </w:r>
      <w:r w:rsidR="008218B9">
        <w:rPr>
          <w:rFonts w:hint="eastAsia"/>
        </w:rPr>
        <w:t>.</w:t>
      </w:r>
      <w:r w:rsidR="008218B9">
        <w:t xml:space="preserve"> </w:t>
      </w:r>
    </w:p>
    <w:p w14:paraId="43440743" w14:textId="7F0B23C0" w:rsidR="00D7698F" w:rsidRPr="00D7698F" w:rsidRDefault="00D7698F" w:rsidP="00D7698F">
      <w:pPr>
        <w:pStyle w:val="a3"/>
        <w:spacing w:before="120" w:after="120"/>
        <w:ind w:leftChars="0" w:left="255"/>
      </w:pPr>
      <w:r>
        <w:rPr>
          <w:rFonts w:hint="eastAsia"/>
        </w:rPr>
        <w:t>*</w:t>
      </w:r>
      <w:r>
        <w:t xml:space="preserve"> </w:t>
      </w:r>
      <w:proofErr w:type="gramStart"/>
      <w:r>
        <w:t xml:space="preserve">[ </w:t>
      </w:r>
      <w:proofErr w:type="spellStart"/>
      <w:r>
        <w:rPr>
          <w:rFonts w:hint="eastAsia"/>
        </w:rPr>
        <w:t>은행명</w:t>
      </w:r>
      <w:proofErr w:type="spellEnd"/>
      <w:proofErr w:type="gramEnd"/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계좌번호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예금주</w:t>
      </w:r>
      <w:r>
        <w:rPr>
          <w:rFonts w:hint="eastAsia"/>
        </w:rPr>
        <w:t xml:space="preserve"> </w:t>
      </w:r>
      <w:r>
        <w:t>]</w:t>
      </w:r>
    </w:p>
    <w:p w14:paraId="3AA13F1F" w14:textId="69677814" w:rsidR="008218B9" w:rsidRDefault="008218B9" w:rsidP="008218B9">
      <w:pPr>
        <w:pStyle w:val="a3"/>
        <w:numPr>
          <w:ilvl w:val="0"/>
          <w:numId w:val="4"/>
        </w:numPr>
        <w:spacing w:before="120" w:after="120"/>
        <w:ind w:leftChars="0"/>
      </w:pPr>
      <w:r>
        <w:rPr>
          <w:rFonts w:hint="eastAsia"/>
        </w:rPr>
        <w:t>세금계산서의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미발행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지연발행으로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불이익은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 w:rsidR="00593100">
        <w:rPr>
          <w:rFonts w:hint="eastAsia"/>
        </w:rPr>
        <w:t>제휴사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부담한다</w:t>
      </w:r>
      <w:r>
        <w:rPr>
          <w:rFonts w:hint="eastAsia"/>
        </w:rPr>
        <w:t>.</w:t>
      </w:r>
      <w:r>
        <w:t xml:space="preserve"> </w:t>
      </w:r>
    </w:p>
    <w:p w14:paraId="417696DE" w14:textId="14A8D1AD" w:rsidR="00BE180A" w:rsidRDefault="00BE180A" w:rsidP="008218B9">
      <w:pPr>
        <w:pStyle w:val="a3"/>
        <w:numPr>
          <w:ilvl w:val="0"/>
          <w:numId w:val="4"/>
        </w:numPr>
        <w:spacing w:before="120" w:after="120"/>
        <w:ind w:leftChars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내용에도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 </w:t>
      </w:r>
      <w:r>
        <w:rPr>
          <w:rFonts w:hint="eastAsia"/>
        </w:rPr>
        <w:t>제휴사가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위반한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시디즈는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수수료의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일부를</w:t>
      </w:r>
      <w:r>
        <w:rPr>
          <w:rFonts w:hint="eastAsia"/>
        </w:rPr>
        <w:t xml:space="preserve"> </w:t>
      </w:r>
      <w:r>
        <w:rPr>
          <w:rFonts w:hint="eastAsia"/>
        </w:rPr>
        <w:t>지급하지</w:t>
      </w:r>
      <w:r>
        <w:rPr>
          <w:rFonts w:hint="eastAsia"/>
        </w:rPr>
        <w:t xml:space="preserve"> </w:t>
      </w:r>
      <w:r>
        <w:rPr>
          <w:rFonts w:hint="eastAsia"/>
        </w:rPr>
        <w:t>않거나</w:t>
      </w:r>
      <w:r>
        <w:rPr>
          <w:rFonts w:hint="eastAsia"/>
        </w:rPr>
        <w:t xml:space="preserve"> </w:t>
      </w:r>
      <w:r>
        <w:rPr>
          <w:rFonts w:hint="eastAsia"/>
        </w:rPr>
        <w:t>지급을</w:t>
      </w:r>
      <w:r>
        <w:rPr>
          <w:rFonts w:hint="eastAsia"/>
        </w:rPr>
        <w:t xml:space="preserve"> </w:t>
      </w:r>
      <w:r>
        <w:rPr>
          <w:rFonts w:hint="eastAsia"/>
        </w:rPr>
        <w:t>보류할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56FF6925" w14:textId="1F26D90B" w:rsidR="000F5956" w:rsidRDefault="000F5956" w:rsidP="000F5956">
      <w:pPr>
        <w:spacing w:before="120" w:after="120"/>
      </w:pPr>
    </w:p>
    <w:p w14:paraId="2B7093AC" w14:textId="547BE194" w:rsidR="00F56740" w:rsidRPr="00707E41" w:rsidRDefault="00F56740" w:rsidP="00F56740">
      <w:pPr>
        <w:spacing w:before="120" w:after="120"/>
        <w:rPr>
          <w:b/>
        </w:rPr>
      </w:pPr>
      <w:r w:rsidRPr="00707E41">
        <w:rPr>
          <w:rFonts w:hint="eastAsia"/>
          <w:b/>
        </w:rPr>
        <w:t>제</w:t>
      </w:r>
      <w:r>
        <w:rPr>
          <w:b/>
        </w:rPr>
        <w:t>7</w:t>
      </w:r>
      <w:r w:rsidRPr="00707E41">
        <w:rPr>
          <w:rFonts w:hint="eastAsia"/>
          <w:b/>
        </w:rPr>
        <w:t>조</w:t>
      </w:r>
      <w:r w:rsidRPr="00707E41">
        <w:rPr>
          <w:rFonts w:hint="eastAsia"/>
          <w:b/>
        </w:rPr>
        <w:t xml:space="preserve"> </w:t>
      </w:r>
      <w:r w:rsidRPr="00707E41">
        <w:rPr>
          <w:rFonts w:hint="eastAsia"/>
          <w:b/>
        </w:rPr>
        <w:t>정보</w:t>
      </w:r>
      <w:r w:rsidRPr="00707E41">
        <w:rPr>
          <w:rFonts w:hint="eastAsia"/>
          <w:b/>
        </w:rPr>
        <w:t xml:space="preserve"> </w:t>
      </w:r>
      <w:r w:rsidRPr="00707E41">
        <w:rPr>
          <w:rFonts w:hint="eastAsia"/>
          <w:b/>
        </w:rPr>
        <w:t>공유</w:t>
      </w:r>
    </w:p>
    <w:p w14:paraId="18DDE6A8" w14:textId="2C6B84F0" w:rsidR="00F56740" w:rsidRDefault="00F56740" w:rsidP="00F56740">
      <w:pPr>
        <w:pStyle w:val="a3"/>
        <w:numPr>
          <w:ilvl w:val="0"/>
          <w:numId w:val="19"/>
        </w:numPr>
        <w:spacing w:before="120" w:after="120"/>
        <w:ind w:leftChars="0"/>
      </w:pPr>
      <w:proofErr w:type="spellStart"/>
      <w:r>
        <w:rPr>
          <w:rFonts w:hint="eastAsia"/>
        </w:rPr>
        <w:t>시디즈는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제휴사가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업무의</w:t>
      </w:r>
      <w:r>
        <w:rPr>
          <w:rFonts w:hint="eastAsia"/>
        </w:rPr>
        <w:t xml:space="preserve"> </w:t>
      </w:r>
      <w:r>
        <w:rPr>
          <w:rFonts w:hint="eastAsia"/>
        </w:rPr>
        <w:t>수행을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자료와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요청하는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특별한</w:t>
      </w:r>
      <w:r>
        <w:rPr>
          <w:rFonts w:hint="eastAsia"/>
        </w:rPr>
        <w:t xml:space="preserve"> </w:t>
      </w:r>
      <w:r>
        <w:rPr>
          <w:rFonts w:hint="eastAsia"/>
        </w:rPr>
        <w:t>사정이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상호</w:t>
      </w:r>
      <w:r>
        <w:rPr>
          <w:rFonts w:hint="eastAsia"/>
        </w:rPr>
        <w:t xml:space="preserve"> </w:t>
      </w:r>
      <w:r>
        <w:rPr>
          <w:rFonts w:hint="eastAsia"/>
        </w:rPr>
        <w:t>협의한</w:t>
      </w:r>
      <w:r>
        <w:rPr>
          <w:rFonts w:hint="eastAsia"/>
        </w:rPr>
        <w:t xml:space="preserve"> </w:t>
      </w:r>
      <w:r>
        <w:rPr>
          <w:rFonts w:hint="eastAsia"/>
        </w:rPr>
        <w:t>일정에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제공하여야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13E68537" w14:textId="74729475" w:rsidR="00F56740" w:rsidRDefault="00F56740" w:rsidP="00F56740">
      <w:pPr>
        <w:pStyle w:val="a3"/>
        <w:numPr>
          <w:ilvl w:val="0"/>
          <w:numId w:val="19"/>
        </w:numPr>
        <w:spacing w:before="120" w:after="120"/>
        <w:ind w:leftChars="0"/>
      </w:pPr>
      <w:r>
        <w:rPr>
          <w:rFonts w:hint="eastAsia"/>
        </w:rPr>
        <w:t>제휴사는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시디즈의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득한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한해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시디즈가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제공한</w:t>
      </w:r>
      <w:r>
        <w:rPr>
          <w:rFonts w:hint="eastAsia"/>
        </w:rPr>
        <w:t xml:space="preserve"> </w:t>
      </w:r>
      <w:r>
        <w:rPr>
          <w:rFonts w:hint="eastAsia"/>
        </w:rPr>
        <w:t>자료를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자에게</w:t>
      </w:r>
      <w:r>
        <w:rPr>
          <w:rFonts w:hint="eastAsia"/>
        </w:rPr>
        <w:t xml:space="preserve"> </w:t>
      </w:r>
      <w:r>
        <w:rPr>
          <w:rFonts w:hint="eastAsia"/>
        </w:rPr>
        <w:t>공개할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0D913BB7" w14:textId="7DCBA551" w:rsidR="00F56740" w:rsidRDefault="00F56740" w:rsidP="00F56740">
      <w:pPr>
        <w:pStyle w:val="a3"/>
        <w:numPr>
          <w:ilvl w:val="0"/>
          <w:numId w:val="19"/>
        </w:numPr>
        <w:spacing w:before="120" w:after="120"/>
        <w:ind w:leftChars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시디즈가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제휴사에</w:t>
      </w:r>
      <w:r>
        <w:rPr>
          <w:rFonts w:hint="eastAsia"/>
        </w:rPr>
        <w:t xml:space="preserve"> </w:t>
      </w:r>
      <w:r>
        <w:rPr>
          <w:rFonts w:hint="eastAsia"/>
        </w:rPr>
        <w:t>제공한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자료</w:t>
      </w:r>
      <w:r>
        <w:rPr>
          <w:rFonts w:hint="eastAsia"/>
        </w:rPr>
        <w:t>(</w:t>
      </w:r>
      <w:r>
        <w:rPr>
          <w:rFonts w:hint="eastAsia"/>
        </w:rPr>
        <w:t>사본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 xml:space="preserve">, 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>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시디즈의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소유이며</w:t>
      </w:r>
      <w:r>
        <w:rPr>
          <w:rFonts w:hint="eastAsia"/>
        </w:rPr>
        <w:t xml:space="preserve">, </w:t>
      </w:r>
      <w:r>
        <w:rPr>
          <w:rFonts w:hint="eastAsia"/>
        </w:rPr>
        <w:t>제휴사는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계약이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, </w:t>
      </w:r>
      <w:r>
        <w:rPr>
          <w:rFonts w:hint="eastAsia"/>
        </w:rPr>
        <w:t>해지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종료된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시디즈가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제공한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자료를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시디즈에게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반환하여야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92C16B8" w14:textId="77777777" w:rsidR="00F56740" w:rsidRDefault="00F56740" w:rsidP="000F5956">
      <w:pPr>
        <w:spacing w:before="120" w:after="120"/>
      </w:pPr>
    </w:p>
    <w:p w14:paraId="7AE40883" w14:textId="688EAA39" w:rsidR="00A420A8" w:rsidRPr="00D46F19" w:rsidRDefault="00A420A8" w:rsidP="00A420A8">
      <w:pPr>
        <w:spacing w:before="120" w:after="120"/>
        <w:rPr>
          <w:b/>
        </w:rPr>
      </w:pPr>
      <w:r w:rsidRPr="00D46F19">
        <w:rPr>
          <w:rFonts w:hint="eastAsia"/>
          <w:b/>
        </w:rPr>
        <w:t>제</w:t>
      </w:r>
      <w:r>
        <w:rPr>
          <w:b/>
        </w:rPr>
        <w:t>8</w:t>
      </w:r>
      <w:r w:rsidRPr="00D46F19">
        <w:rPr>
          <w:rFonts w:hint="eastAsia"/>
          <w:b/>
        </w:rPr>
        <w:t>조</w:t>
      </w:r>
      <w:r w:rsidRPr="00D46F19">
        <w:rPr>
          <w:rFonts w:hint="eastAsia"/>
          <w:b/>
        </w:rPr>
        <w:t xml:space="preserve"> </w:t>
      </w:r>
      <w:r w:rsidRPr="00D46F19">
        <w:rPr>
          <w:rFonts w:hint="eastAsia"/>
          <w:b/>
        </w:rPr>
        <w:t>비밀유지</w:t>
      </w:r>
    </w:p>
    <w:p w14:paraId="19278BBE" w14:textId="1A59BD20" w:rsidR="00A420A8" w:rsidRDefault="0032254D" w:rsidP="00A420A8">
      <w:pPr>
        <w:pStyle w:val="a3"/>
        <w:numPr>
          <w:ilvl w:val="0"/>
          <w:numId w:val="20"/>
        </w:numPr>
        <w:spacing w:before="120" w:after="120"/>
        <w:ind w:leftChars="0"/>
      </w:pPr>
      <w:r>
        <w:rPr>
          <w:rFonts w:hint="eastAsia"/>
        </w:rPr>
        <w:t>제휴사</w:t>
      </w:r>
      <w:r w:rsidR="00A420A8">
        <w:rPr>
          <w:rFonts w:hint="eastAsia"/>
        </w:rPr>
        <w:t>는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본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계약기간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중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본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계약과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관련하여</w:t>
      </w:r>
      <w:r w:rsidR="00A420A8" w:rsidRPr="009D01F4">
        <w:rPr>
          <w:rFonts w:hint="eastAsia"/>
        </w:rPr>
        <w:t xml:space="preserve"> </w:t>
      </w:r>
      <w:proofErr w:type="spellStart"/>
      <w:r w:rsidR="00A420A8" w:rsidRPr="009D01F4">
        <w:rPr>
          <w:rFonts w:hint="eastAsia"/>
        </w:rPr>
        <w:t>알게된</w:t>
      </w:r>
      <w:proofErr w:type="spellEnd"/>
      <w:r w:rsidR="00A420A8" w:rsidRPr="009D01F4">
        <w:rPr>
          <w:rFonts w:hint="eastAsia"/>
        </w:rPr>
        <w:t xml:space="preserve"> </w:t>
      </w:r>
      <w:proofErr w:type="spellStart"/>
      <w:r>
        <w:rPr>
          <w:rFonts w:hint="eastAsia"/>
        </w:rPr>
        <w:t>시디즈</w:t>
      </w:r>
      <w:r w:rsidR="00A420A8">
        <w:rPr>
          <w:rFonts w:hint="eastAsia"/>
        </w:rPr>
        <w:t>의</w:t>
      </w:r>
      <w:proofErr w:type="spellEnd"/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영업비밀</w:t>
      </w:r>
      <w:r w:rsidR="00A420A8" w:rsidRPr="009D01F4">
        <w:rPr>
          <w:rFonts w:hint="eastAsia"/>
        </w:rPr>
        <w:t xml:space="preserve">, </w:t>
      </w:r>
      <w:r w:rsidR="00A420A8" w:rsidRPr="009D01F4">
        <w:rPr>
          <w:rFonts w:hint="eastAsia"/>
        </w:rPr>
        <w:t>기술정보</w:t>
      </w:r>
      <w:r w:rsidR="00A420A8" w:rsidRPr="009D01F4">
        <w:rPr>
          <w:rFonts w:hint="eastAsia"/>
        </w:rPr>
        <w:t xml:space="preserve">, </w:t>
      </w:r>
      <w:r w:rsidR="00A420A8" w:rsidRPr="009D01F4">
        <w:rPr>
          <w:rFonts w:hint="eastAsia"/>
        </w:rPr>
        <w:t>자료</w:t>
      </w:r>
      <w:r w:rsidR="00A420A8" w:rsidRPr="009D01F4">
        <w:rPr>
          <w:rFonts w:hint="eastAsia"/>
        </w:rPr>
        <w:t>(</w:t>
      </w:r>
      <w:r w:rsidR="00A420A8" w:rsidRPr="009D01F4">
        <w:rPr>
          <w:rFonts w:hint="eastAsia"/>
        </w:rPr>
        <w:t>이하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“</w:t>
      </w:r>
      <w:proofErr w:type="spellStart"/>
      <w:r w:rsidR="00A420A8" w:rsidRPr="009D01F4">
        <w:rPr>
          <w:rFonts w:hint="eastAsia"/>
        </w:rPr>
        <w:t>비밀정보”라</w:t>
      </w:r>
      <w:proofErr w:type="spellEnd"/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한다</w:t>
      </w:r>
      <w:r w:rsidR="00A420A8" w:rsidRPr="009D01F4">
        <w:rPr>
          <w:rFonts w:hint="eastAsia"/>
        </w:rPr>
        <w:t>)</w:t>
      </w:r>
      <w:r w:rsidR="00A420A8" w:rsidRPr="009D01F4">
        <w:rPr>
          <w:rFonts w:hint="eastAsia"/>
        </w:rPr>
        <w:t>를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본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계약의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이행을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위해서만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사용하여야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하고</w:t>
      </w:r>
      <w:r w:rsidR="00A420A8" w:rsidRPr="009D01F4">
        <w:rPr>
          <w:rFonts w:hint="eastAsia"/>
        </w:rPr>
        <w:t xml:space="preserve">, </w:t>
      </w:r>
      <w:r w:rsidR="00A420A8" w:rsidRPr="009D01F4">
        <w:rPr>
          <w:rFonts w:hint="eastAsia"/>
        </w:rPr>
        <w:t>계약기간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종료와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동시에</w:t>
      </w:r>
      <w:r w:rsidR="00A420A8" w:rsidRPr="009D01F4">
        <w:rPr>
          <w:rFonts w:hint="eastAsia"/>
        </w:rPr>
        <w:t xml:space="preserve"> </w:t>
      </w:r>
      <w:proofErr w:type="spellStart"/>
      <w:r>
        <w:rPr>
          <w:rFonts w:hint="eastAsia"/>
        </w:rPr>
        <w:t>시디즈</w:t>
      </w:r>
      <w:r w:rsidR="00A420A8" w:rsidRPr="009D01F4">
        <w:rPr>
          <w:rFonts w:hint="eastAsia"/>
        </w:rPr>
        <w:t>에게</w:t>
      </w:r>
      <w:proofErr w:type="spellEnd"/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비밀정보를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모두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반환하여야</w:t>
      </w:r>
      <w:r w:rsidR="00A420A8" w:rsidRPr="009D01F4">
        <w:rPr>
          <w:rFonts w:hint="eastAsia"/>
        </w:rPr>
        <w:t xml:space="preserve"> </w:t>
      </w:r>
      <w:r w:rsidR="00A420A8" w:rsidRPr="009D01F4">
        <w:rPr>
          <w:rFonts w:hint="eastAsia"/>
        </w:rPr>
        <w:t>한다</w:t>
      </w:r>
      <w:r w:rsidR="00A420A8" w:rsidRPr="009D01F4">
        <w:rPr>
          <w:rFonts w:hint="eastAsia"/>
        </w:rPr>
        <w:t>.</w:t>
      </w:r>
      <w:bookmarkStart w:id="8" w:name="_GoBack"/>
      <w:bookmarkEnd w:id="8"/>
    </w:p>
    <w:p w14:paraId="1D28BF22" w14:textId="7EA8AF14" w:rsidR="00A420A8" w:rsidRDefault="0032254D" w:rsidP="00A420A8">
      <w:pPr>
        <w:pStyle w:val="a3"/>
        <w:numPr>
          <w:ilvl w:val="0"/>
          <w:numId w:val="20"/>
        </w:numPr>
        <w:spacing w:before="120" w:after="120"/>
        <w:ind w:leftChars="0"/>
      </w:pPr>
      <w:r>
        <w:rPr>
          <w:rFonts w:hint="eastAsia"/>
        </w:rPr>
        <w:lastRenderedPageBreak/>
        <w:t>제휴사</w:t>
      </w:r>
      <w:r w:rsidR="00A420A8">
        <w:rPr>
          <w:rFonts w:hint="eastAsia"/>
        </w:rPr>
        <w:t>는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본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계약기간은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물론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계약기간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종료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후에도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비밀정보를</w:t>
      </w:r>
      <w:r w:rsidR="00A420A8">
        <w:rPr>
          <w:rFonts w:hint="eastAsia"/>
        </w:rPr>
        <w:t xml:space="preserve"> </w:t>
      </w:r>
      <w:proofErr w:type="spellStart"/>
      <w:r>
        <w:rPr>
          <w:rFonts w:hint="eastAsia"/>
        </w:rPr>
        <w:t>시디즈</w:t>
      </w:r>
      <w:r w:rsidR="00A420A8">
        <w:rPr>
          <w:rFonts w:hint="eastAsia"/>
        </w:rPr>
        <w:t>의</w:t>
      </w:r>
      <w:proofErr w:type="spellEnd"/>
      <w:r w:rsidR="00A420A8">
        <w:rPr>
          <w:rFonts w:hint="eastAsia"/>
        </w:rPr>
        <w:t xml:space="preserve"> </w:t>
      </w:r>
      <w:r w:rsidR="00A420A8">
        <w:rPr>
          <w:rFonts w:hint="eastAsia"/>
        </w:rPr>
        <w:t>사전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서면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승낙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없이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제</w:t>
      </w:r>
      <w:r w:rsidR="00A420A8">
        <w:rPr>
          <w:rFonts w:hint="eastAsia"/>
        </w:rPr>
        <w:t>3</w:t>
      </w:r>
      <w:r w:rsidR="00A420A8">
        <w:rPr>
          <w:rFonts w:hint="eastAsia"/>
        </w:rPr>
        <w:t>자에게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공개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또는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누설하여서는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아니된다</w:t>
      </w:r>
      <w:r w:rsidR="00A420A8">
        <w:rPr>
          <w:rFonts w:hint="eastAsia"/>
        </w:rPr>
        <w:t>.</w:t>
      </w:r>
      <w:r w:rsidR="00A420A8">
        <w:t xml:space="preserve"> </w:t>
      </w:r>
    </w:p>
    <w:p w14:paraId="3F393D4A" w14:textId="415ACF2C" w:rsidR="00A420A8" w:rsidRDefault="0032254D" w:rsidP="00A420A8">
      <w:pPr>
        <w:pStyle w:val="a3"/>
        <w:numPr>
          <w:ilvl w:val="0"/>
          <w:numId w:val="20"/>
        </w:numPr>
        <w:spacing w:before="120" w:after="120"/>
        <w:ind w:leftChars="0"/>
      </w:pPr>
      <w:r>
        <w:rPr>
          <w:rFonts w:hint="eastAsia"/>
        </w:rPr>
        <w:t>제휴사</w:t>
      </w:r>
      <w:r w:rsidR="00A420A8">
        <w:rPr>
          <w:rFonts w:hint="eastAsia"/>
        </w:rPr>
        <w:t>는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그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임직원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및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관련자로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하여금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본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조의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의무를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부담하도록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하여야</w:t>
      </w:r>
      <w:r w:rsidR="00A420A8">
        <w:rPr>
          <w:rFonts w:hint="eastAsia"/>
        </w:rPr>
        <w:t xml:space="preserve"> </w:t>
      </w:r>
      <w:r w:rsidR="00A420A8">
        <w:rPr>
          <w:rFonts w:hint="eastAsia"/>
        </w:rPr>
        <w:t>한다</w:t>
      </w:r>
      <w:r w:rsidR="00A420A8">
        <w:rPr>
          <w:rFonts w:hint="eastAsia"/>
        </w:rPr>
        <w:t>.</w:t>
      </w:r>
      <w:r w:rsidR="00A420A8">
        <w:t xml:space="preserve"> </w:t>
      </w:r>
    </w:p>
    <w:p w14:paraId="295CA227" w14:textId="558E02C7" w:rsidR="00786FD1" w:rsidRDefault="00786FD1" w:rsidP="00786FD1">
      <w:pPr>
        <w:spacing w:before="120" w:after="120"/>
      </w:pPr>
    </w:p>
    <w:p w14:paraId="440D6E99" w14:textId="2ED37C1D" w:rsidR="00786FD1" w:rsidRPr="00786FD1" w:rsidRDefault="00786FD1" w:rsidP="00786FD1">
      <w:pPr>
        <w:spacing w:before="120" w:after="120"/>
        <w:rPr>
          <w:b/>
        </w:rPr>
      </w:pPr>
      <w:r w:rsidRPr="00786FD1">
        <w:rPr>
          <w:rFonts w:hint="eastAsia"/>
          <w:b/>
        </w:rPr>
        <w:t>제</w:t>
      </w:r>
      <w:r w:rsidR="00AB6CD9">
        <w:rPr>
          <w:b/>
        </w:rPr>
        <w:t>9</w:t>
      </w:r>
      <w:r w:rsidRPr="00786FD1">
        <w:rPr>
          <w:rFonts w:hint="eastAsia"/>
          <w:b/>
        </w:rPr>
        <w:t>조</w:t>
      </w:r>
      <w:r w:rsidRPr="00786FD1">
        <w:rPr>
          <w:rFonts w:hint="eastAsia"/>
          <w:b/>
        </w:rPr>
        <w:t xml:space="preserve"> </w:t>
      </w:r>
      <w:r w:rsidRPr="00786FD1">
        <w:rPr>
          <w:rFonts w:hint="eastAsia"/>
          <w:b/>
        </w:rPr>
        <w:t>계약의</w:t>
      </w:r>
      <w:r w:rsidRPr="00786FD1">
        <w:rPr>
          <w:rFonts w:hint="eastAsia"/>
          <w:b/>
        </w:rPr>
        <w:t xml:space="preserve"> </w:t>
      </w:r>
      <w:r w:rsidRPr="00786FD1">
        <w:rPr>
          <w:rFonts w:hint="eastAsia"/>
          <w:b/>
        </w:rPr>
        <w:t>해지</w:t>
      </w:r>
    </w:p>
    <w:p w14:paraId="3D663BE2" w14:textId="4DA858C5" w:rsidR="00786FD1" w:rsidRDefault="001741ED" w:rsidP="001741ED">
      <w:pPr>
        <w:pStyle w:val="a3"/>
        <w:numPr>
          <w:ilvl w:val="0"/>
          <w:numId w:val="14"/>
        </w:numPr>
        <w:spacing w:before="120" w:after="120"/>
        <w:ind w:leftChars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일방에게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각호의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상대방은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t xml:space="preserve"> </w:t>
      </w:r>
      <w:r>
        <w:rPr>
          <w:rFonts w:hint="eastAsia"/>
        </w:rPr>
        <w:t>최고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즉이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해지할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4E626F28" w14:textId="5C63FBF9" w:rsidR="001741ED" w:rsidRDefault="001741ED" w:rsidP="001741ED">
      <w:pPr>
        <w:pStyle w:val="a3"/>
        <w:numPr>
          <w:ilvl w:val="0"/>
          <w:numId w:val="15"/>
        </w:numPr>
        <w:spacing w:before="120" w:after="120"/>
        <w:ind w:leftChars="0"/>
      </w:pPr>
      <w:r>
        <w:rPr>
          <w:rFonts w:hint="eastAsia"/>
        </w:rPr>
        <w:t>어음이나</w:t>
      </w:r>
      <w:r>
        <w:rPr>
          <w:rFonts w:hint="eastAsia"/>
        </w:rPr>
        <w:t xml:space="preserve"> </w:t>
      </w:r>
      <w:r>
        <w:rPr>
          <w:rFonts w:hint="eastAsia"/>
        </w:rPr>
        <w:t>수표의</w:t>
      </w:r>
      <w:r>
        <w:rPr>
          <w:rFonts w:hint="eastAsia"/>
        </w:rPr>
        <w:t xml:space="preserve"> </w:t>
      </w:r>
      <w:r>
        <w:rPr>
          <w:rFonts w:hint="eastAsia"/>
        </w:rPr>
        <w:t>부도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거래가</w:t>
      </w:r>
      <w:r>
        <w:rPr>
          <w:rFonts w:hint="eastAsia"/>
        </w:rPr>
        <w:t xml:space="preserve"> </w:t>
      </w:r>
      <w:r>
        <w:rPr>
          <w:rFonts w:hint="eastAsia"/>
        </w:rPr>
        <w:t>정지된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7BA56D47" w14:textId="141E173B" w:rsidR="001741ED" w:rsidRDefault="001741ED" w:rsidP="001741ED">
      <w:pPr>
        <w:pStyle w:val="a3"/>
        <w:numPr>
          <w:ilvl w:val="0"/>
          <w:numId w:val="15"/>
        </w:numPr>
        <w:spacing w:before="120" w:after="120"/>
        <w:ind w:leftChars="0"/>
      </w:pPr>
      <w:r>
        <w:rPr>
          <w:rFonts w:hint="eastAsia"/>
        </w:rPr>
        <w:t>감독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관청으로부터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영업정지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영업취소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국세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지방세</w:t>
      </w:r>
      <w:r>
        <w:rPr>
          <w:rFonts w:hint="eastAsia"/>
        </w:rPr>
        <w:t xml:space="preserve"> </w:t>
      </w:r>
      <w:r>
        <w:rPr>
          <w:rFonts w:hint="eastAsia"/>
        </w:rPr>
        <w:t>체납처분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준하는</w:t>
      </w:r>
      <w:r>
        <w:rPr>
          <w:rFonts w:hint="eastAsia"/>
        </w:rPr>
        <w:t xml:space="preserve"> </w:t>
      </w:r>
      <w:r>
        <w:rPr>
          <w:rFonts w:hint="eastAsia"/>
        </w:rPr>
        <w:t>행정처분을</w:t>
      </w:r>
      <w:r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12E5D609" w14:textId="1B1A2AFD" w:rsidR="001741ED" w:rsidRDefault="001741ED" w:rsidP="001741ED">
      <w:pPr>
        <w:pStyle w:val="a3"/>
        <w:numPr>
          <w:ilvl w:val="0"/>
          <w:numId w:val="15"/>
        </w:numPr>
        <w:spacing w:before="120" w:after="120"/>
        <w:ind w:leftChars="0"/>
      </w:pP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재산에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보전처분결정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강제집행</w:t>
      </w:r>
    </w:p>
    <w:p w14:paraId="55EFD93E" w14:textId="48F1A6B4" w:rsidR="001741ED" w:rsidRDefault="001741ED" w:rsidP="001741ED">
      <w:pPr>
        <w:pStyle w:val="a3"/>
        <w:numPr>
          <w:ilvl w:val="0"/>
          <w:numId w:val="15"/>
        </w:numPr>
        <w:spacing w:before="120" w:after="120"/>
        <w:ind w:leftChars="0"/>
      </w:pPr>
      <w:r>
        <w:rPr>
          <w:rFonts w:hint="eastAsia"/>
        </w:rPr>
        <w:t>파산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회생절차</w:t>
      </w:r>
      <w:r>
        <w:rPr>
          <w:rFonts w:hint="eastAsia"/>
        </w:rPr>
        <w:t xml:space="preserve"> </w:t>
      </w:r>
      <w:r>
        <w:rPr>
          <w:rFonts w:hint="eastAsia"/>
        </w:rPr>
        <w:t>신청이</w:t>
      </w:r>
      <w:r>
        <w:rPr>
          <w:rFonts w:hint="eastAsia"/>
        </w:rPr>
        <w:t xml:space="preserve"> </w:t>
      </w:r>
      <w:r>
        <w:rPr>
          <w:rFonts w:hint="eastAsia"/>
        </w:rPr>
        <w:t>접수되었거나</w:t>
      </w:r>
      <w:r>
        <w:rPr>
          <w:rFonts w:hint="eastAsia"/>
        </w:rPr>
        <w:t xml:space="preserve"> </w:t>
      </w:r>
      <w:r>
        <w:rPr>
          <w:rFonts w:hint="eastAsia"/>
        </w:rPr>
        <w:t>개시된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79951DEE" w14:textId="378C530E" w:rsidR="001741ED" w:rsidRDefault="001741ED" w:rsidP="001741ED">
      <w:pPr>
        <w:pStyle w:val="a3"/>
        <w:numPr>
          <w:ilvl w:val="0"/>
          <w:numId w:val="15"/>
        </w:numPr>
        <w:spacing w:before="120" w:after="120"/>
        <w:ind w:leftChars="0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목적</w:t>
      </w:r>
      <w:r>
        <w:rPr>
          <w:rFonts w:hint="eastAsia"/>
        </w:rPr>
        <w:t xml:space="preserve"> </w:t>
      </w:r>
      <w:r>
        <w:rPr>
          <w:rFonts w:hint="eastAsia"/>
        </w:rPr>
        <w:t>달성이</w:t>
      </w:r>
      <w:r>
        <w:rPr>
          <w:rFonts w:hint="eastAsia"/>
        </w:rPr>
        <w:t xml:space="preserve"> </w:t>
      </w:r>
      <w:r>
        <w:rPr>
          <w:rFonts w:hint="eastAsia"/>
        </w:rPr>
        <w:t>어렵다고</w:t>
      </w:r>
      <w:r>
        <w:rPr>
          <w:rFonts w:hint="eastAsia"/>
        </w:rPr>
        <w:t xml:space="preserve"> </w:t>
      </w:r>
      <w:r>
        <w:rPr>
          <w:rFonts w:hint="eastAsia"/>
        </w:rPr>
        <w:t>판단되는</w:t>
      </w:r>
      <w:r>
        <w:rPr>
          <w:rFonts w:hint="eastAsia"/>
        </w:rPr>
        <w:t xml:space="preserve"> </w:t>
      </w:r>
      <w:r>
        <w:rPr>
          <w:rFonts w:hint="eastAsia"/>
        </w:rPr>
        <w:t>객관적인</w:t>
      </w:r>
      <w:r>
        <w:rPr>
          <w:rFonts w:hint="eastAsia"/>
        </w:rPr>
        <w:t xml:space="preserve"> </w:t>
      </w:r>
      <w:r>
        <w:rPr>
          <w:rFonts w:hint="eastAsia"/>
        </w:rPr>
        <w:t>사정이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54585D2E" w14:textId="40D38754" w:rsidR="001741ED" w:rsidRDefault="00593100" w:rsidP="00A57E33">
      <w:pPr>
        <w:pStyle w:val="a3"/>
        <w:numPr>
          <w:ilvl w:val="0"/>
          <w:numId w:val="14"/>
        </w:numPr>
        <w:spacing w:before="120" w:after="120"/>
        <w:ind w:leftChars="0"/>
      </w:pPr>
      <w:proofErr w:type="spellStart"/>
      <w:r>
        <w:rPr>
          <w:rFonts w:hint="eastAsia"/>
        </w:rPr>
        <w:t>시디즈</w:t>
      </w:r>
      <w:r w:rsidR="00A57E33">
        <w:rPr>
          <w:rFonts w:hint="eastAsia"/>
        </w:rPr>
        <w:t>는</w:t>
      </w:r>
      <w:proofErr w:type="spellEnd"/>
      <w:r w:rsidR="00A57E33">
        <w:rPr>
          <w:rFonts w:hint="eastAsia"/>
        </w:rPr>
        <w:t xml:space="preserve"> </w:t>
      </w:r>
      <w:r>
        <w:rPr>
          <w:rFonts w:hint="eastAsia"/>
        </w:rPr>
        <w:t>제휴사</w:t>
      </w:r>
      <w:r w:rsidR="00A57E33">
        <w:rPr>
          <w:rFonts w:hint="eastAsia"/>
        </w:rPr>
        <w:t>에게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다음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각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호의</w:t>
      </w:r>
      <w:r w:rsidR="00A57E33">
        <w:rPr>
          <w:rFonts w:hint="eastAsia"/>
        </w:rPr>
        <w:t xml:space="preserve"> 1</w:t>
      </w:r>
      <w:r w:rsidR="00A57E33">
        <w:rPr>
          <w:rFonts w:hint="eastAsia"/>
        </w:rPr>
        <w:t>에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해당하는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사유가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발생한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경우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별도의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최고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없이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즉시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본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계약을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해지할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수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있다</w:t>
      </w:r>
      <w:r w:rsidR="00A57E33">
        <w:rPr>
          <w:rFonts w:hint="eastAsia"/>
        </w:rPr>
        <w:t>.</w:t>
      </w:r>
      <w:r w:rsidR="00A57E33">
        <w:t xml:space="preserve"> </w:t>
      </w:r>
    </w:p>
    <w:p w14:paraId="6A7315D5" w14:textId="4BF2791B" w:rsidR="00A57E33" w:rsidRDefault="00593100" w:rsidP="00A57E33">
      <w:pPr>
        <w:pStyle w:val="a3"/>
        <w:numPr>
          <w:ilvl w:val="0"/>
          <w:numId w:val="16"/>
        </w:numPr>
        <w:spacing w:before="120" w:after="120"/>
        <w:ind w:leftChars="0"/>
      </w:pPr>
      <w:r>
        <w:rPr>
          <w:rFonts w:hint="eastAsia"/>
        </w:rPr>
        <w:t>제휴사</w:t>
      </w:r>
      <w:r w:rsidR="00A57E33">
        <w:rPr>
          <w:rFonts w:hint="eastAsia"/>
        </w:rPr>
        <w:t>가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본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계약상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의무를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위반하여</w:t>
      </w:r>
      <w:r w:rsidR="00A57E33">
        <w:rPr>
          <w:rFonts w:hint="eastAsia"/>
        </w:rPr>
        <w:t xml:space="preserve"> </w:t>
      </w:r>
      <w:proofErr w:type="spellStart"/>
      <w:r>
        <w:rPr>
          <w:rFonts w:hint="eastAsia"/>
        </w:rPr>
        <w:t>시디즈</w:t>
      </w:r>
      <w:r w:rsidR="00A57E33">
        <w:rPr>
          <w:rFonts w:hint="eastAsia"/>
        </w:rPr>
        <w:t>의</w:t>
      </w:r>
      <w:proofErr w:type="spellEnd"/>
      <w:r w:rsidR="00A57E33">
        <w:rPr>
          <w:rFonts w:hint="eastAsia"/>
        </w:rPr>
        <w:t xml:space="preserve"> </w:t>
      </w:r>
      <w:r w:rsidR="00A57E33">
        <w:rPr>
          <w:rFonts w:hint="eastAsia"/>
        </w:rPr>
        <w:t>시정요구를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받고도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상당한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기간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내에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이를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시정하지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않는</w:t>
      </w:r>
      <w:r w:rsidR="00A57E33">
        <w:rPr>
          <w:rFonts w:hint="eastAsia"/>
        </w:rPr>
        <w:t xml:space="preserve"> </w:t>
      </w:r>
      <w:r w:rsidR="00A57E33">
        <w:rPr>
          <w:rFonts w:hint="eastAsia"/>
        </w:rPr>
        <w:t>경우</w:t>
      </w:r>
    </w:p>
    <w:p w14:paraId="1A2E509F" w14:textId="76144B8D" w:rsidR="00A57E33" w:rsidRDefault="00A57E33" w:rsidP="00A57E33">
      <w:pPr>
        <w:pStyle w:val="a3"/>
        <w:numPr>
          <w:ilvl w:val="0"/>
          <w:numId w:val="16"/>
        </w:numPr>
        <w:spacing w:before="120" w:after="120"/>
        <w:ind w:leftChars="0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 w:rsidR="00593100">
        <w:rPr>
          <w:rFonts w:hint="eastAsia"/>
        </w:rPr>
        <w:t>제휴사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목적</w:t>
      </w:r>
      <w:r>
        <w:rPr>
          <w:rFonts w:hint="eastAsia"/>
        </w:rPr>
        <w:t xml:space="preserve"> </w:t>
      </w:r>
      <w:r>
        <w:rPr>
          <w:rFonts w:hint="eastAsia"/>
        </w:rPr>
        <w:t>달성이</w:t>
      </w:r>
      <w:r>
        <w:rPr>
          <w:rFonts w:hint="eastAsia"/>
        </w:rPr>
        <w:t xml:space="preserve"> </w:t>
      </w:r>
      <w:r>
        <w:rPr>
          <w:rFonts w:hint="eastAsia"/>
        </w:rPr>
        <w:t>어렵다고</w:t>
      </w:r>
      <w:r>
        <w:rPr>
          <w:rFonts w:hint="eastAsia"/>
        </w:rPr>
        <w:t xml:space="preserve"> </w:t>
      </w:r>
      <w:r>
        <w:rPr>
          <w:rFonts w:hint="eastAsia"/>
        </w:rPr>
        <w:t>판단되는</w:t>
      </w:r>
      <w:r>
        <w:rPr>
          <w:rFonts w:hint="eastAsia"/>
        </w:rPr>
        <w:t xml:space="preserve"> </w:t>
      </w:r>
      <w:r>
        <w:rPr>
          <w:rFonts w:hint="eastAsia"/>
        </w:rPr>
        <w:t>객관적이</w:t>
      </w:r>
      <w:r>
        <w:rPr>
          <w:rFonts w:hint="eastAsia"/>
        </w:rPr>
        <w:t xml:space="preserve"> </w:t>
      </w:r>
      <w:r>
        <w:rPr>
          <w:rFonts w:hint="eastAsia"/>
        </w:rPr>
        <w:t>사정이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7D9F78C1" w14:textId="3E360AE9" w:rsidR="00A53FDF" w:rsidRDefault="00A53FDF" w:rsidP="00A53FDF">
      <w:pPr>
        <w:spacing w:before="120" w:after="120"/>
      </w:pPr>
    </w:p>
    <w:p w14:paraId="3A4D6A4E" w14:textId="75EB9A00" w:rsidR="00A53FDF" w:rsidRPr="00A53FDF" w:rsidRDefault="00A53FDF" w:rsidP="00A53FDF">
      <w:pPr>
        <w:spacing w:before="120" w:after="120"/>
        <w:rPr>
          <w:b/>
        </w:rPr>
      </w:pPr>
      <w:r w:rsidRPr="00A53FDF">
        <w:rPr>
          <w:rFonts w:hint="eastAsia"/>
          <w:b/>
        </w:rPr>
        <w:t>제</w:t>
      </w:r>
      <w:r w:rsidR="00AA371D">
        <w:rPr>
          <w:b/>
        </w:rPr>
        <w:t>10</w:t>
      </w:r>
      <w:r w:rsidRPr="00A53FDF">
        <w:rPr>
          <w:rFonts w:hint="eastAsia"/>
          <w:b/>
        </w:rPr>
        <w:t>조</w:t>
      </w:r>
      <w:r w:rsidRPr="00A53FDF">
        <w:rPr>
          <w:rFonts w:hint="eastAsia"/>
          <w:b/>
        </w:rPr>
        <w:t xml:space="preserve"> </w:t>
      </w:r>
      <w:r w:rsidRPr="00A53FDF">
        <w:rPr>
          <w:rFonts w:hint="eastAsia"/>
          <w:b/>
        </w:rPr>
        <w:t>손해배상</w:t>
      </w:r>
    </w:p>
    <w:p w14:paraId="1D36B89C" w14:textId="1B7FB4CC" w:rsidR="00A53FDF" w:rsidRDefault="00A53FDF" w:rsidP="00A53FDF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위반하여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손해가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귀책사유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일체의</w:t>
      </w:r>
      <w:r>
        <w:rPr>
          <w:rFonts w:hint="eastAsia"/>
        </w:rPr>
        <w:t xml:space="preserve"> </w:t>
      </w:r>
      <w:r>
        <w:rPr>
          <w:rFonts w:hint="eastAsia"/>
        </w:rPr>
        <w:t>손해를</w:t>
      </w:r>
      <w:r>
        <w:rPr>
          <w:rFonts w:hint="eastAsia"/>
        </w:rPr>
        <w:t xml:space="preserve"> </w:t>
      </w:r>
      <w:r>
        <w:rPr>
          <w:rFonts w:hint="eastAsia"/>
        </w:rPr>
        <w:t>배상하여야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0D47B893" w14:textId="1380974D" w:rsidR="008443AF" w:rsidRDefault="008443AF" w:rsidP="00A53FDF">
      <w:pPr>
        <w:spacing w:before="120" w:after="120"/>
      </w:pPr>
    </w:p>
    <w:p w14:paraId="47392BC8" w14:textId="1A8704A0" w:rsidR="008443AF" w:rsidRPr="008443AF" w:rsidRDefault="008443AF" w:rsidP="00A53FDF">
      <w:pPr>
        <w:spacing w:before="120" w:after="120"/>
        <w:rPr>
          <w:b/>
        </w:rPr>
      </w:pPr>
      <w:r w:rsidRPr="008443AF">
        <w:rPr>
          <w:rFonts w:hint="eastAsia"/>
          <w:b/>
        </w:rPr>
        <w:t>제</w:t>
      </w:r>
      <w:r w:rsidRPr="008443AF">
        <w:rPr>
          <w:rFonts w:hint="eastAsia"/>
          <w:b/>
        </w:rPr>
        <w:t>1</w:t>
      </w:r>
      <w:r w:rsidR="00B77FA3">
        <w:rPr>
          <w:b/>
        </w:rPr>
        <w:t>1</w:t>
      </w:r>
      <w:r w:rsidRPr="008443AF">
        <w:rPr>
          <w:rFonts w:hint="eastAsia"/>
          <w:b/>
        </w:rPr>
        <w:t>조</w:t>
      </w:r>
      <w:r w:rsidRPr="008443AF">
        <w:rPr>
          <w:rFonts w:hint="eastAsia"/>
          <w:b/>
        </w:rPr>
        <w:t xml:space="preserve"> </w:t>
      </w:r>
      <w:r w:rsidRPr="008443AF">
        <w:rPr>
          <w:rFonts w:hint="eastAsia"/>
          <w:b/>
        </w:rPr>
        <w:t>계약의</w:t>
      </w:r>
      <w:r w:rsidRPr="008443AF">
        <w:rPr>
          <w:rFonts w:hint="eastAsia"/>
          <w:b/>
        </w:rPr>
        <w:t xml:space="preserve"> </w:t>
      </w:r>
      <w:r w:rsidRPr="008443AF">
        <w:rPr>
          <w:rFonts w:hint="eastAsia"/>
          <w:b/>
        </w:rPr>
        <w:t>변경</w:t>
      </w:r>
    </w:p>
    <w:p w14:paraId="2FEFD0AA" w14:textId="60E7C51F" w:rsidR="008443AF" w:rsidRDefault="008443AF" w:rsidP="00A53FDF">
      <w:pPr>
        <w:spacing w:before="120" w:after="120"/>
      </w:pPr>
      <w:r w:rsidRPr="008443AF">
        <w:rPr>
          <w:rFonts w:hint="eastAsia"/>
        </w:rPr>
        <w:t>본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계약의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내용은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양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당사자의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사전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서면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합의를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통해서만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변경할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수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있으며</w:t>
      </w:r>
      <w:r w:rsidRPr="008443AF">
        <w:rPr>
          <w:rFonts w:hint="eastAsia"/>
        </w:rPr>
        <w:t xml:space="preserve">, </w:t>
      </w:r>
      <w:r w:rsidRPr="008443AF">
        <w:rPr>
          <w:rFonts w:hint="eastAsia"/>
        </w:rPr>
        <w:t>변경계약서는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본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계약에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우선하여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효력을</w:t>
      </w:r>
      <w:r w:rsidRPr="008443AF">
        <w:rPr>
          <w:rFonts w:hint="eastAsia"/>
        </w:rPr>
        <w:t xml:space="preserve"> </w:t>
      </w:r>
      <w:r w:rsidRPr="008443AF">
        <w:rPr>
          <w:rFonts w:hint="eastAsia"/>
        </w:rPr>
        <w:t>가진다</w:t>
      </w:r>
      <w:r w:rsidRPr="008443AF">
        <w:rPr>
          <w:rFonts w:hint="eastAsia"/>
        </w:rPr>
        <w:t>.</w:t>
      </w:r>
    </w:p>
    <w:p w14:paraId="36822010" w14:textId="3914CB92" w:rsidR="008443AF" w:rsidRDefault="008443AF" w:rsidP="00A53FDF">
      <w:pPr>
        <w:spacing w:before="120" w:after="120"/>
      </w:pPr>
    </w:p>
    <w:p w14:paraId="6FBE9328" w14:textId="67BBDB5F" w:rsidR="008443AF" w:rsidRPr="008443AF" w:rsidRDefault="008443AF" w:rsidP="008443AF">
      <w:pPr>
        <w:spacing w:before="120" w:after="120"/>
        <w:rPr>
          <w:b/>
        </w:rPr>
      </w:pPr>
      <w:r w:rsidRPr="008443AF">
        <w:rPr>
          <w:rFonts w:hint="eastAsia"/>
          <w:b/>
        </w:rPr>
        <w:t>제</w:t>
      </w:r>
      <w:r w:rsidRPr="008443AF">
        <w:rPr>
          <w:rFonts w:hint="eastAsia"/>
          <w:b/>
        </w:rPr>
        <w:t>1</w:t>
      </w:r>
      <w:r w:rsidR="00B77FA3">
        <w:rPr>
          <w:b/>
        </w:rPr>
        <w:t>2</w:t>
      </w:r>
      <w:r w:rsidRPr="008443AF">
        <w:rPr>
          <w:rFonts w:hint="eastAsia"/>
          <w:b/>
        </w:rPr>
        <w:t>조</w:t>
      </w:r>
      <w:r w:rsidRPr="008443AF">
        <w:rPr>
          <w:rFonts w:hint="eastAsia"/>
          <w:b/>
        </w:rPr>
        <w:t xml:space="preserve"> </w:t>
      </w:r>
      <w:r w:rsidRPr="008443AF">
        <w:rPr>
          <w:rFonts w:hint="eastAsia"/>
          <w:b/>
        </w:rPr>
        <w:t>양도의</w:t>
      </w:r>
      <w:r w:rsidRPr="008443AF">
        <w:rPr>
          <w:rFonts w:hint="eastAsia"/>
          <w:b/>
        </w:rPr>
        <w:t xml:space="preserve"> </w:t>
      </w:r>
      <w:r w:rsidRPr="008443AF">
        <w:rPr>
          <w:rFonts w:hint="eastAsia"/>
          <w:b/>
        </w:rPr>
        <w:t>제한</w:t>
      </w:r>
    </w:p>
    <w:p w14:paraId="7D204A02" w14:textId="77777777" w:rsidR="008443AF" w:rsidRDefault="008443AF" w:rsidP="008443AF">
      <w:pPr>
        <w:spacing w:before="120" w:after="120"/>
      </w:pPr>
      <w:r>
        <w:rPr>
          <w:rFonts w:hint="eastAsia"/>
        </w:rPr>
        <w:lastRenderedPageBreak/>
        <w:t>당사자</w:t>
      </w:r>
      <w:r>
        <w:rPr>
          <w:rFonts w:hint="eastAsia"/>
        </w:rPr>
        <w:t xml:space="preserve"> </w:t>
      </w:r>
      <w:r>
        <w:rPr>
          <w:rFonts w:hint="eastAsia"/>
        </w:rPr>
        <w:t>일방은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계약상의</w:t>
      </w:r>
      <w:r>
        <w:rPr>
          <w:rFonts w:hint="eastAsia"/>
        </w:rPr>
        <w:t xml:space="preserve"> </w:t>
      </w:r>
      <w:r>
        <w:rPr>
          <w:rFonts w:hint="eastAsia"/>
        </w:rPr>
        <w:t>권리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의무에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자에게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>
        <w:rPr>
          <w:rFonts w:hint="eastAsia"/>
        </w:rPr>
        <w:t xml:space="preserve">, </w:t>
      </w:r>
      <w:r>
        <w:rPr>
          <w:rFonts w:hint="eastAsia"/>
        </w:rPr>
        <w:t>이전</w:t>
      </w:r>
      <w:r>
        <w:rPr>
          <w:rFonts w:hint="eastAsia"/>
        </w:rPr>
        <w:t xml:space="preserve">, </w:t>
      </w:r>
      <w:r>
        <w:rPr>
          <w:rFonts w:hint="eastAsia"/>
        </w:rPr>
        <w:t>담보제공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일체의</w:t>
      </w:r>
      <w:r>
        <w:rPr>
          <w:rFonts w:hint="eastAsia"/>
        </w:rPr>
        <w:t xml:space="preserve"> </w:t>
      </w:r>
      <w:r>
        <w:rPr>
          <w:rFonts w:hint="eastAsia"/>
        </w:rPr>
        <w:t>처분행위를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</w:p>
    <w:p w14:paraId="5AC41EE5" w14:textId="77777777" w:rsidR="008443AF" w:rsidRDefault="008443AF" w:rsidP="008443AF">
      <w:pPr>
        <w:spacing w:before="120" w:after="120"/>
      </w:pPr>
    </w:p>
    <w:p w14:paraId="30E20DE2" w14:textId="06FABEF7" w:rsidR="008443AF" w:rsidRPr="008443AF" w:rsidRDefault="008443AF" w:rsidP="008443AF">
      <w:pPr>
        <w:spacing w:before="120" w:after="120"/>
        <w:rPr>
          <w:b/>
        </w:rPr>
      </w:pPr>
      <w:r w:rsidRPr="008443AF">
        <w:rPr>
          <w:rFonts w:hint="eastAsia"/>
          <w:b/>
        </w:rPr>
        <w:t>제</w:t>
      </w:r>
      <w:r w:rsidRPr="008443AF">
        <w:rPr>
          <w:rFonts w:hint="eastAsia"/>
          <w:b/>
        </w:rPr>
        <w:t>1</w:t>
      </w:r>
      <w:r w:rsidR="00B77FA3">
        <w:rPr>
          <w:b/>
        </w:rPr>
        <w:t>3</w:t>
      </w:r>
      <w:r w:rsidRPr="008443AF">
        <w:rPr>
          <w:rFonts w:hint="eastAsia"/>
          <w:b/>
        </w:rPr>
        <w:t>조</w:t>
      </w:r>
      <w:r w:rsidRPr="008443AF">
        <w:rPr>
          <w:rFonts w:hint="eastAsia"/>
          <w:b/>
        </w:rPr>
        <w:t xml:space="preserve"> </w:t>
      </w:r>
      <w:r w:rsidRPr="008443AF">
        <w:rPr>
          <w:rFonts w:hint="eastAsia"/>
          <w:b/>
        </w:rPr>
        <w:t>불가항력</w:t>
      </w:r>
    </w:p>
    <w:p w14:paraId="6DD27DFF" w14:textId="609A8DE6" w:rsidR="008443AF" w:rsidRDefault="00593100" w:rsidP="008443AF">
      <w:pPr>
        <w:spacing w:before="120" w:after="120"/>
      </w:pPr>
      <w:proofErr w:type="spellStart"/>
      <w:r>
        <w:rPr>
          <w:rFonts w:hint="eastAsia"/>
        </w:rPr>
        <w:t>시디즈</w:t>
      </w:r>
      <w:proofErr w:type="spellEnd"/>
      <w:r w:rsidR="008443AF">
        <w:rPr>
          <w:rFonts w:hint="eastAsia"/>
        </w:rPr>
        <w:t xml:space="preserve"> </w:t>
      </w:r>
      <w:r w:rsidR="008443AF">
        <w:rPr>
          <w:rFonts w:hint="eastAsia"/>
        </w:rPr>
        <w:t>또는</w:t>
      </w:r>
      <w:r w:rsidR="008443AF">
        <w:rPr>
          <w:rFonts w:hint="eastAsia"/>
        </w:rPr>
        <w:t xml:space="preserve"> </w:t>
      </w:r>
      <w:r>
        <w:rPr>
          <w:rFonts w:hint="eastAsia"/>
        </w:rPr>
        <w:t>제휴사</w:t>
      </w:r>
      <w:r w:rsidR="00FA30E9">
        <w:rPr>
          <w:rFonts w:hint="eastAsia"/>
        </w:rPr>
        <w:t>는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천재지변</w:t>
      </w:r>
      <w:r w:rsidR="008443AF">
        <w:rPr>
          <w:rFonts w:hint="eastAsia"/>
        </w:rPr>
        <w:t xml:space="preserve">, </w:t>
      </w:r>
      <w:r w:rsidR="008443AF">
        <w:rPr>
          <w:rFonts w:hint="eastAsia"/>
        </w:rPr>
        <w:t>폭동</w:t>
      </w:r>
      <w:r w:rsidR="008443AF">
        <w:rPr>
          <w:rFonts w:hint="eastAsia"/>
        </w:rPr>
        <w:t xml:space="preserve">, </w:t>
      </w:r>
      <w:r w:rsidR="008443AF">
        <w:rPr>
          <w:rFonts w:hint="eastAsia"/>
        </w:rPr>
        <w:t>전쟁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등과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같은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불가항력으로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인한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계약상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의무의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불이행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또는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이행지체에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대하여는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상대방에게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책임을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부담하지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아니한다</w:t>
      </w:r>
      <w:r w:rsidR="008443AF">
        <w:rPr>
          <w:rFonts w:hint="eastAsia"/>
        </w:rPr>
        <w:t xml:space="preserve">. </w:t>
      </w:r>
      <w:r w:rsidR="008443AF">
        <w:rPr>
          <w:rFonts w:hint="eastAsia"/>
        </w:rPr>
        <w:t>단</w:t>
      </w:r>
      <w:r w:rsidR="008443AF">
        <w:rPr>
          <w:rFonts w:hint="eastAsia"/>
        </w:rPr>
        <w:t xml:space="preserve">, </w:t>
      </w:r>
      <w:r w:rsidR="008443AF">
        <w:rPr>
          <w:rFonts w:hint="eastAsia"/>
        </w:rPr>
        <w:t>코로나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등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전염병으로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인한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정부의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규제는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불가항력에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포함되지</w:t>
      </w:r>
      <w:r w:rsidR="008443AF">
        <w:rPr>
          <w:rFonts w:hint="eastAsia"/>
        </w:rPr>
        <w:t xml:space="preserve"> </w:t>
      </w:r>
      <w:r w:rsidR="008443AF">
        <w:rPr>
          <w:rFonts w:hint="eastAsia"/>
        </w:rPr>
        <w:t>않는다</w:t>
      </w:r>
      <w:r w:rsidR="008443AF">
        <w:rPr>
          <w:rFonts w:hint="eastAsia"/>
        </w:rPr>
        <w:t>.</w:t>
      </w:r>
    </w:p>
    <w:p w14:paraId="45952D97" w14:textId="0702C52A" w:rsidR="0076608F" w:rsidRDefault="0076608F" w:rsidP="008443AF">
      <w:pPr>
        <w:spacing w:before="120" w:after="120"/>
      </w:pPr>
    </w:p>
    <w:p w14:paraId="2B2952B7" w14:textId="4C5078EF" w:rsidR="0076608F" w:rsidRPr="0076608F" w:rsidRDefault="0076608F" w:rsidP="0076608F">
      <w:pPr>
        <w:spacing w:before="120" w:after="120"/>
        <w:rPr>
          <w:b/>
        </w:rPr>
      </w:pPr>
      <w:r w:rsidRPr="0076608F">
        <w:rPr>
          <w:rFonts w:hint="eastAsia"/>
          <w:b/>
        </w:rPr>
        <w:t>제</w:t>
      </w:r>
      <w:r w:rsidR="00B77FA3">
        <w:rPr>
          <w:b/>
        </w:rPr>
        <w:t>14</w:t>
      </w:r>
      <w:r w:rsidRPr="0076608F">
        <w:rPr>
          <w:rFonts w:hint="eastAsia"/>
          <w:b/>
        </w:rPr>
        <w:t>조</w:t>
      </w:r>
      <w:r w:rsidRPr="0076608F">
        <w:rPr>
          <w:rFonts w:hint="eastAsia"/>
          <w:b/>
        </w:rPr>
        <w:t xml:space="preserve"> </w:t>
      </w:r>
      <w:r w:rsidRPr="0076608F">
        <w:rPr>
          <w:rFonts w:hint="eastAsia"/>
          <w:b/>
        </w:rPr>
        <w:t>기타</w:t>
      </w:r>
    </w:p>
    <w:p w14:paraId="6B571078" w14:textId="77777777" w:rsidR="0076608F" w:rsidRDefault="0076608F" w:rsidP="0076608F">
      <w:pPr>
        <w:spacing w:before="120" w:after="12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계약조항에</w:t>
      </w:r>
      <w:r>
        <w:t xml:space="preserve"> </w:t>
      </w:r>
      <w:r>
        <w:rPr>
          <w:rFonts w:hint="eastAsia"/>
        </w:rPr>
        <w:t>관하여</w:t>
      </w:r>
      <w:r>
        <w:t xml:space="preserve"> </w:t>
      </w:r>
      <w:r>
        <w:rPr>
          <w:rFonts w:hint="eastAsia"/>
        </w:rPr>
        <w:t>해석상</w:t>
      </w:r>
      <w:r>
        <w:t xml:space="preserve"> </w:t>
      </w:r>
      <w:r>
        <w:rPr>
          <w:rFonts w:hint="eastAsia"/>
        </w:rPr>
        <w:t>차이가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경우</w:t>
      </w:r>
      <w:r>
        <w:t xml:space="preserve">, </w:t>
      </w:r>
      <w:r>
        <w:rPr>
          <w:rFonts w:hint="eastAsia"/>
        </w:rPr>
        <w:t>규정되지</w:t>
      </w:r>
      <w:r>
        <w:t xml:space="preserve"> </w:t>
      </w:r>
      <w:r>
        <w:rPr>
          <w:rFonts w:hint="eastAsia"/>
        </w:rPr>
        <w:t>아니한</w:t>
      </w:r>
      <w:r>
        <w:t xml:space="preserve"> </w:t>
      </w:r>
      <w:r>
        <w:rPr>
          <w:rFonts w:hint="eastAsia"/>
        </w:rPr>
        <w:t>부분이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경우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의미가</w:t>
      </w:r>
      <w:r>
        <w:t xml:space="preserve"> </w:t>
      </w:r>
      <w:r>
        <w:rPr>
          <w:rFonts w:hint="eastAsia"/>
        </w:rPr>
        <w:t>불명확한</w:t>
      </w:r>
      <w:r>
        <w:t xml:space="preserve"> </w:t>
      </w:r>
      <w:r>
        <w:rPr>
          <w:rFonts w:hint="eastAsia"/>
        </w:rPr>
        <w:t>경우</w:t>
      </w:r>
      <w:r>
        <w:t xml:space="preserve"> </w:t>
      </w:r>
      <w:r>
        <w:rPr>
          <w:rFonts w:hint="eastAsia"/>
        </w:rPr>
        <w:t>양</w:t>
      </w:r>
      <w:r>
        <w:t xml:space="preserve"> </w:t>
      </w:r>
      <w:r>
        <w:rPr>
          <w:rFonts w:hint="eastAsia"/>
        </w:rPr>
        <w:t>당사자는</w:t>
      </w:r>
      <w:r>
        <w:t xml:space="preserve"> </w:t>
      </w:r>
      <w:r>
        <w:rPr>
          <w:rFonts w:hint="eastAsia"/>
        </w:rPr>
        <w:t>협의로써</w:t>
      </w:r>
      <w:r>
        <w:t xml:space="preserve"> </w:t>
      </w:r>
      <w:r>
        <w:rPr>
          <w:rFonts w:hint="eastAsia"/>
        </w:rPr>
        <w:t>해결하고</w:t>
      </w:r>
      <w:r>
        <w:t xml:space="preserve">, </w:t>
      </w:r>
      <w:r>
        <w:rPr>
          <w:rFonts w:hint="eastAsia"/>
        </w:rPr>
        <w:t>그렇지</w:t>
      </w:r>
      <w:r>
        <w:t xml:space="preserve"> </w:t>
      </w:r>
      <w:r>
        <w:rPr>
          <w:rFonts w:hint="eastAsia"/>
        </w:rPr>
        <w:t>아니하는</w:t>
      </w:r>
      <w:r>
        <w:t xml:space="preserve"> </w:t>
      </w:r>
      <w:r>
        <w:rPr>
          <w:rFonts w:hint="eastAsia"/>
        </w:rPr>
        <w:t>경우</w:t>
      </w:r>
      <w:r>
        <w:t xml:space="preserve"> </w:t>
      </w:r>
      <w:r>
        <w:rPr>
          <w:rFonts w:hint="eastAsia"/>
        </w:rPr>
        <w:t>민법</w:t>
      </w:r>
      <w:r>
        <w:t>∙</w:t>
      </w:r>
      <w:r>
        <w:rPr>
          <w:rFonts w:hint="eastAsia"/>
        </w:rPr>
        <w:t>상법</w:t>
      </w:r>
      <w:r>
        <w:t xml:space="preserve"> </w:t>
      </w:r>
      <w:r>
        <w:rPr>
          <w:rFonts w:hint="eastAsia"/>
        </w:rPr>
        <w:t>등</w:t>
      </w:r>
      <w:r>
        <w:t xml:space="preserve"> </w:t>
      </w:r>
      <w:r>
        <w:rPr>
          <w:rFonts w:hint="eastAsia"/>
        </w:rPr>
        <w:t>관련</w:t>
      </w:r>
      <w:r>
        <w:t xml:space="preserve"> </w:t>
      </w:r>
      <w:r>
        <w:rPr>
          <w:rFonts w:hint="eastAsia"/>
        </w:rPr>
        <w:t>법규에</w:t>
      </w:r>
      <w:r>
        <w:t xml:space="preserve"> </w:t>
      </w:r>
      <w:r>
        <w:rPr>
          <w:rFonts w:hint="eastAsia"/>
        </w:rPr>
        <w:t>따른다</w:t>
      </w:r>
      <w:r>
        <w:t>.</w:t>
      </w:r>
    </w:p>
    <w:p w14:paraId="061FAB35" w14:textId="77777777" w:rsidR="0076608F" w:rsidRDefault="0076608F" w:rsidP="0076608F">
      <w:pPr>
        <w:spacing w:before="120" w:after="120"/>
      </w:pPr>
    </w:p>
    <w:p w14:paraId="07F7BB0B" w14:textId="161D641B" w:rsidR="0076608F" w:rsidRPr="0076608F" w:rsidRDefault="0076608F" w:rsidP="0076608F">
      <w:pPr>
        <w:spacing w:before="120" w:after="120"/>
        <w:rPr>
          <w:b/>
        </w:rPr>
      </w:pPr>
      <w:r w:rsidRPr="0076608F">
        <w:rPr>
          <w:rFonts w:hint="eastAsia"/>
          <w:b/>
        </w:rPr>
        <w:t>제</w:t>
      </w:r>
      <w:r w:rsidR="00AD6968">
        <w:rPr>
          <w:b/>
        </w:rPr>
        <w:t>15</w:t>
      </w:r>
      <w:r w:rsidRPr="0076608F">
        <w:rPr>
          <w:rFonts w:hint="eastAsia"/>
          <w:b/>
        </w:rPr>
        <w:t>조</w:t>
      </w:r>
      <w:r w:rsidRPr="0076608F">
        <w:rPr>
          <w:rFonts w:hint="eastAsia"/>
          <w:b/>
        </w:rPr>
        <w:t xml:space="preserve"> </w:t>
      </w:r>
      <w:r w:rsidRPr="0076608F">
        <w:rPr>
          <w:rFonts w:hint="eastAsia"/>
          <w:b/>
        </w:rPr>
        <w:t>분쟁해결</w:t>
      </w:r>
      <w:r w:rsidRPr="0076608F">
        <w:rPr>
          <w:rFonts w:hint="eastAsia"/>
          <w:b/>
        </w:rPr>
        <w:t xml:space="preserve"> </w:t>
      </w:r>
    </w:p>
    <w:p w14:paraId="45CF3D9B" w14:textId="77777777" w:rsidR="0076608F" w:rsidRDefault="0076608F" w:rsidP="0076608F">
      <w:pPr>
        <w:spacing w:before="120" w:after="12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해석이나</w:t>
      </w:r>
      <w:r>
        <w:rPr>
          <w:rFonts w:hint="eastAsia"/>
        </w:rPr>
        <w:t xml:space="preserve"> </w:t>
      </w:r>
      <w:r>
        <w:rPr>
          <w:rFonts w:hint="eastAsia"/>
        </w:rPr>
        <w:t>이행에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r>
        <w:rPr>
          <w:rFonts w:hint="eastAsia"/>
        </w:rPr>
        <w:t>양</w:t>
      </w:r>
      <w:r>
        <w:rPr>
          <w:rFonts w:hint="eastAsia"/>
        </w:rPr>
        <w:t xml:space="preserve"> </w:t>
      </w:r>
      <w:r>
        <w:rPr>
          <w:rFonts w:hint="eastAsia"/>
        </w:rPr>
        <w:t>당사자간에</w:t>
      </w:r>
      <w:r>
        <w:rPr>
          <w:rFonts w:hint="eastAsia"/>
        </w:rPr>
        <w:t xml:space="preserve"> </w:t>
      </w:r>
      <w:r>
        <w:rPr>
          <w:rFonts w:hint="eastAsia"/>
        </w:rPr>
        <w:t>의견차이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분쟁이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양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원만한</w:t>
      </w:r>
      <w:r>
        <w:rPr>
          <w:rFonts w:hint="eastAsia"/>
        </w:rPr>
        <w:t xml:space="preserve"> </w:t>
      </w:r>
      <w:r>
        <w:rPr>
          <w:rFonts w:hint="eastAsia"/>
        </w:rPr>
        <w:t>합의를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해결함을</w:t>
      </w:r>
      <w:r>
        <w:rPr>
          <w:rFonts w:hint="eastAsia"/>
        </w:rPr>
        <w:t xml:space="preserve"> </w:t>
      </w:r>
      <w:r>
        <w:rPr>
          <w:rFonts w:hint="eastAsia"/>
        </w:rPr>
        <w:t>원칙으로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합의가</w:t>
      </w:r>
      <w:r>
        <w:rPr>
          <w:rFonts w:hint="eastAsia"/>
        </w:rPr>
        <w:t xml:space="preserve"> </w:t>
      </w:r>
      <w:r>
        <w:rPr>
          <w:rFonts w:hint="eastAsia"/>
        </w:rPr>
        <w:t>이루어지지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서울중앙지방법원을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심의</w:t>
      </w:r>
      <w:r>
        <w:rPr>
          <w:rFonts w:hint="eastAsia"/>
        </w:rPr>
        <w:t xml:space="preserve"> </w:t>
      </w:r>
      <w:r>
        <w:rPr>
          <w:rFonts w:hint="eastAsia"/>
        </w:rPr>
        <w:t>전속적</w:t>
      </w:r>
      <w:r>
        <w:rPr>
          <w:rFonts w:hint="eastAsia"/>
        </w:rPr>
        <w:t xml:space="preserve"> </w:t>
      </w:r>
      <w:r>
        <w:rPr>
          <w:rFonts w:hint="eastAsia"/>
        </w:rPr>
        <w:t>합의관할</w:t>
      </w:r>
      <w:r>
        <w:rPr>
          <w:rFonts w:hint="eastAsia"/>
        </w:rPr>
        <w:t xml:space="preserve"> </w:t>
      </w:r>
      <w:r>
        <w:rPr>
          <w:rFonts w:hint="eastAsia"/>
        </w:rPr>
        <w:t>법원으로</w:t>
      </w:r>
      <w:r>
        <w:rPr>
          <w:rFonts w:hint="eastAsia"/>
        </w:rPr>
        <w:t xml:space="preserve"> 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소송을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분쟁을</w:t>
      </w:r>
      <w:r>
        <w:rPr>
          <w:rFonts w:hint="eastAsia"/>
        </w:rPr>
        <w:t xml:space="preserve"> </w:t>
      </w:r>
      <w:r>
        <w:rPr>
          <w:rFonts w:hint="eastAsia"/>
        </w:rPr>
        <w:t>해결한다</w:t>
      </w:r>
      <w:r>
        <w:rPr>
          <w:rFonts w:hint="eastAsia"/>
        </w:rPr>
        <w:t>.</w:t>
      </w:r>
    </w:p>
    <w:p w14:paraId="3A7B4E62" w14:textId="77777777" w:rsidR="0076608F" w:rsidRDefault="0076608F" w:rsidP="0076608F">
      <w:pPr>
        <w:spacing w:before="120" w:after="120"/>
      </w:pPr>
    </w:p>
    <w:p w14:paraId="277ACEBC" w14:textId="77777777" w:rsidR="0076608F" w:rsidRDefault="0076608F" w:rsidP="0076608F">
      <w:pPr>
        <w:spacing w:before="120" w:after="120"/>
      </w:pPr>
    </w:p>
    <w:p w14:paraId="10527E6E" w14:textId="29DD9E2E" w:rsidR="0076608F" w:rsidRDefault="0076608F" w:rsidP="0076608F">
      <w:pPr>
        <w:spacing w:before="120" w:after="120"/>
        <w:rPr>
          <w:rFonts w:ascii="HY신명조"/>
        </w:rPr>
      </w:pPr>
      <w:r w:rsidRPr="000726E9">
        <w:rPr>
          <w:rFonts w:ascii="HY신명조" w:hint="eastAsia"/>
        </w:rPr>
        <w:t xml:space="preserve">상기 계약 내용을 확인, 증명하기 위하여 본 계약서 2통을 작성하여 </w:t>
      </w:r>
      <w:proofErr w:type="spellStart"/>
      <w:r w:rsidR="00593100">
        <w:rPr>
          <w:rFonts w:ascii="HY신명조" w:hint="eastAsia"/>
        </w:rPr>
        <w:t>시디즈</w:t>
      </w:r>
      <w:r w:rsidRPr="000726E9">
        <w:rPr>
          <w:rFonts w:ascii="HY신명조" w:hint="eastAsia"/>
        </w:rPr>
        <w:t>와</w:t>
      </w:r>
      <w:proofErr w:type="spellEnd"/>
      <w:r w:rsidRPr="000726E9">
        <w:rPr>
          <w:rFonts w:ascii="HY신명조" w:hint="eastAsia"/>
        </w:rPr>
        <w:t xml:space="preserve"> </w:t>
      </w:r>
      <w:r w:rsidR="00593100">
        <w:rPr>
          <w:rFonts w:ascii="HY신명조" w:hint="eastAsia"/>
        </w:rPr>
        <w:t>제휴사</w:t>
      </w:r>
      <w:r w:rsidRPr="000726E9">
        <w:rPr>
          <w:rFonts w:ascii="HY신명조" w:hint="eastAsia"/>
        </w:rPr>
        <w:t>가 서명 또는 날인 후 각각 1부씩 보관한다.</w:t>
      </w:r>
    </w:p>
    <w:p w14:paraId="1C76742C" w14:textId="0A4676C2" w:rsidR="009D1122" w:rsidRDefault="009D1122" w:rsidP="0076608F">
      <w:pPr>
        <w:spacing w:before="120" w:after="120"/>
        <w:rPr>
          <w:rFonts w:ascii="HY신명조"/>
        </w:rPr>
      </w:pPr>
    </w:p>
    <w:p w14:paraId="4C469D49" w14:textId="77777777" w:rsidR="00BB5620" w:rsidRDefault="00BB5620" w:rsidP="0076608F">
      <w:pPr>
        <w:spacing w:before="120" w:after="120"/>
        <w:rPr>
          <w:rFonts w:ascii="HY신명조"/>
        </w:rPr>
      </w:pPr>
    </w:p>
    <w:p w14:paraId="1C316124" w14:textId="2CF36C23" w:rsidR="000726E9" w:rsidRPr="000726E9" w:rsidRDefault="000726E9" w:rsidP="000726E9">
      <w:pPr>
        <w:spacing w:before="120" w:after="120"/>
        <w:jc w:val="center"/>
        <w:rPr>
          <w:rFonts w:ascii="HY신명조"/>
        </w:rPr>
      </w:pPr>
      <w:r>
        <w:rPr>
          <w:rFonts w:ascii="HY신명조"/>
        </w:rPr>
        <w:t>2023</w:t>
      </w:r>
      <w:r w:rsidRPr="000726E9">
        <w:rPr>
          <w:rFonts w:ascii="HY신명조" w:hint="eastAsia"/>
        </w:rPr>
        <w:t xml:space="preserve"> </w:t>
      </w:r>
      <w:proofErr w:type="gramStart"/>
      <w:r w:rsidRPr="000726E9">
        <w:rPr>
          <w:rFonts w:ascii="HY신명조" w:hint="eastAsia"/>
        </w:rPr>
        <w:t xml:space="preserve">년 </w:t>
      </w:r>
      <w:r w:rsidR="00EA2197">
        <w:rPr>
          <w:rFonts w:ascii="HY신명조"/>
        </w:rPr>
        <w:t xml:space="preserve"> </w:t>
      </w:r>
      <w:r w:rsidR="00EA2197" w:rsidRPr="000726E9">
        <w:rPr>
          <w:rFonts w:ascii="HY신명조" w:hint="eastAsia"/>
        </w:rPr>
        <w:t>[</w:t>
      </w:r>
      <w:proofErr w:type="gramEnd"/>
      <w:r w:rsidR="00EA2197" w:rsidRPr="000726E9">
        <w:rPr>
          <w:rFonts w:ascii="HY신명조" w:hint="eastAsia"/>
        </w:rPr>
        <w:t xml:space="preserve">  ]</w:t>
      </w:r>
      <w:r w:rsidRPr="000726E9">
        <w:rPr>
          <w:rFonts w:ascii="HY신명조" w:hint="eastAsia"/>
        </w:rPr>
        <w:t xml:space="preserve"> 월 [  ] 일</w:t>
      </w:r>
    </w:p>
    <w:p w14:paraId="2D685E8C" w14:textId="77777777" w:rsidR="000726E9" w:rsidRPr="000726E9" w:rsidRDefault="000726E9" w:rsidP="000726E9">
      <w:pPr>
        <w:spacing w:before="120" w:after="120"/>
        <w:jc w:val="center"/>
        <w:rPr>
          <w:rFonts w:ascii="HY신명조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726E9" w:rsidRPr="000726E9" w14:paraId="73DD6FB4" w14:textId="77777777" w:rsidTr="001F7A74">
        <w:tc>
          <w:tcPr>
            <w:tcW w:w="4508" w:type="dxa"/>
          </w:tcPr>
          <w:p w14:paraId="17FFEABE" w14:textId="56FACE5D" w:rsidR="000726E9" w:rsidRPr="000726E9" w:rsidRDefault="00593100" w:rsidP="001F7A74">
            <w:pPr>
              <w:spacing w:before="120" w:after="120" w:line="360" w:lineRule="auto"/>
              <w:jc w:val="center"/>
              <w:rPr>
                <w:rFonts w:ascii="HY신명조" w:eastAsia="HY신명조"/>
                <w:b/>
              </w:rPr>
            </w:pPr>
            <w:proofErr w:type="spellStart"/>
            <w:r>
              <w:rPr>
                <w:rFonts w:ascii="HY신명조" w:eastAsia="HY신명조" w:hint="eastAsia"/>
                <w:b/>
              </w:rPr>
              <w:t>시디즈</w:t>
            </w:r>
            <w:proofErr w:type="spellEnd"/>
          </w:p>
        </w:tc>
        <w:tc>
          <w:tcPr>
            <w:tcW w:w="4508" w:type="dxa"/>
          </w:tcPr>
          <w:p w14:paraId="4FDD323F" w14:textId="3D966D7E" w:rsidR="000726E9" w:rsidRPr="000726E9" w:rsidRDefault="00593100" w:rsidP="001F7A74">
            <w:pPr>
              <w:spacing w:before="120" w:after="120" w:line="360" w:lineRule="auto"/>
              <w:jc w:val="center"/>
              <w:rPr>
                <w:rFonts w:ascii="HY신명조" w:eastAsia="HY신명조"/>
                <w:b/>
              </w:rPr>
            </w:pPr>
            <w:r>
              <w:rPr>
                <w:rFonts w:ascii="HY신명조" w:eastAsia="HY신명조" w:hint="eastAsia"/>
                <w:b/>
              </w:rPr>
              <w:t>제휴사</w:t>
            </w:r>
          </w:p>
        </w:tc>
      </w:tr>
      <w:tr w:rsidR="000726E9" w:rsidRPr="000726E9" w14:paraId="7C6C27B8" w14:textId="77777777" w:rsidTr="001F7A74">
        <w:tc>
          <w:tcPr>
            <w:tcW w:w="4508" w:type="dxa"/>
          </w:tcPr>
          <w:p w14:paraId="11133DE9" w14:textId="2910F03B" w:rsidR="000726E9" w:rsidRPr="000726E9" w:rsidRDefault="000726E9" w:rsidP="001F7A74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r w:rsidRPr="000726E9">
              <w:rPr>
                <w:rFonts w:ascii="HY신명조" w:eastAsia="HY신명조" w:hint="eastAsia"/>
              </w:rPr>
              <w:t xml:space="preserve">주식회사 </w:t>
            </w:r>
            <w:proofErr w:type="spellStart"/>
            <w:r w:rsidR="00D60211">
              <w:rPr>
                <w:rFonts w:ascii="HY신명조" w:eastAsia="HY신명조" w:hint="eastAsia"/>
              </w:rPr>
              <w:t>시디즈</w:t>
            </w:r>
            <w:proofErr w:type="spellEnd"/>
          </w:p>
          <w:p w14:paraId="561AC9DA" w14:textId="6E0F197C" w:rsidR="00D60211" w:rsidRDefault="00D60211" w:rsidP="001F7A74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</w:rPr>
              <w:t xml:space="preserve">경기도 평택시 </w:t>
            </w:r>
            <w:proofErr w:type="spellStart"/>
            <w:r>
              <w:rPr>
                <w:rFonts w:ascii="HY신명조" w:eastAsia="HY신명조" w:hint="eastAsia"/>
              </w:rPr>
              <w:t>세교산단로</w:t>
            </w:r>
            <w:proofErr w:type="spellEnd"/>
            <w:r>
              <w:rPr>
                <w:rFonts w:ascii="HY신명조" w:eastAsia="HY신명조" w:hint="eastAsia"/>
              </w:rPr>
              <w:t xml:space="preserve"> </w:t>
            </w:r>
            <w:r w:rsidR="005D2916">
              <w:rPr>
                <w:rFonts w:ascii="HY신명조" w:eastAsia="HY신명조"/>
              </w:rPr>
              <w:t>67-20</w:t>
            </w:r>
          </w:p>
          <w:p w14:paraId="2D09B585" w14:textId="755EEF99" w:rsidR="000726E9" w:rsidRPr="000726E9" w:rsidRDefault="000726E9" w:rsidP="001F7A74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r w:rsidRPr="000726E9">
              <w:rPr>
                <w:rFonts w:ascii="HY신명조" w:eastAsia="HY신명조" w:hint="eastAsia"/>
              </w:rPr>
              <w:lastRenderedPageBreak/>
              <w:t>대표이사</w:t>
            </w:r>
            <w:r w:rsidR="006C6908">
              <w:rPr>
                <w:rFonts w:ascii="HY신명조" w:eastAsia="HY신명조" w:hint="eastAsia"/>
              </w:rPr>
              <w:t xml:space="preserve"> </w:t>
            </w:r>
            <w:r w:rsidR="00D60211">
              <w:rPr>
                <w:rFonts w:ascii="HY신명조" w:eastAsia="HY신명조" w:hint="eastAsia"/>
              </w:rPr>
              <w:t xml:space="preserve">강 성 문 </w:t>
            </w:r>
            <w:r w:rsidRPr="000726E9">
              <w:rPr>
                <w:rFonts w:ascii="HY신명조" w:eastAsia="HY신명조" w:hint="eastAsia"/>
              </w:rPr>
              <w:t>(인)</w:t>
            </w:r>
          </w:p>
        </w:tc>
        <w:tc>
          <w:tcPr>
            <w:tcW w:w="4508" w:type="dxa"/>
          </w:tcPr>
          <w:p w14:paraId="68857CB7" w14:textId="77777777" w:rsidR="000726E9" w:rsidRPr="000726E9" w:rsidRDefault="000726E9" w:rsidP="001F7A74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r w:rsidRPr="000726E9">
              <w:rPr>
                <w:rFonts w:ascii="HY신명조" w:eastAsia="HY신명조" w:hint="eastAsia"/>
              </w:rPr>
              <w:lastRenderedPageBreak/>
              <w:t>상호</w:t>
            </w:r>
          </w:p>
          <w:p w14:paraId="640E6AAB" w14:textId="77777777" w:rsidR="000726E9" w:rsidRPr="000726E9" w:rsidRDefault="000726E9" w:rsidP="001F7A74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r w:rsidRPr="000726E9">
              <w:rPr>
                <w:rFonts w:ascii="HY신명조" w:eastAsia="HY신명조" w:hint="eastAsia"/>
              </w:rPr>
              <w:t>주소</w:t>
            </w:r>
          </w:p>
          <w:p w14:paraId="181F1B6F" w14:textId="77777777" w:rsidR="000726E9" w:rsidRPr="000726E9" w:rsidRDefault="000726E9" w:rsidP="001F7A74">
            <w:pPr>
              <w:spacing w:before="120" w:after="120" w:line="360" w:lineRule="auto"/>
              <w:jc w:val="center"/>
              <w:rPr>
                <w:rFonts w:ascii="HY신명조" w:eastAsia="HY신명조"/>
              </w:rPr>
            </w:pPr>
            <w:r w:rsidRPr="000726E9">
              <w:rPr>
                <w:rFonts w:ascii="HY신명조" w:eastAsia="HY신명조" w:hint="eastAsia"/>
              </w:rPr>
              <w:lastRenderedPageBreak/>
              <w:t>대표이사 성명   (인)</w:t>
            </w:r>
          </w:p>
        </w:tc>
      </w:tr>
    </w:tbl>
    <w:p w14:paraId="5C3CB919" w14:textId="77777777" w:rsidR="000726E9" w:rsidRPr="000726E9" w:rsidRDefault="000726E9" w:rsidP="000726E9">
      <w:pPr>
        <w:spacing w:before="120" w:after="120"/>
        <w:rPr>
          <w:rFonts w:ascii="HY신명조"/>
        </w:rPr>
      </w:pPr>
    </w:p>
    <w:p w14:paraId="43970187" w14:textId="09DCC374" w:rsidR="007F3003" w:rsidRDefault="007F3003" w:rsidP="007F3003">
      <w:pPr>
        <w:spacing w:before="120" w:after="120"/>
        <w:jc w:val="center"/>
      </w:pPr>
    </w:p>
    <w:sectPr w:rsidR="007F30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김현주 (Hyunjoo Kim)" w:date="2024-06-07T16:11:00Z" w:initials="김(K">
    <w:p w14:paraId="6965CBD4" w14:textId="69EEBEB4" w:rsidR="004D4913" w:rsidRDefault="004D4913">
      <w:pPr>
        <w:pStyle w:val="a5"/>
        <w:spacing w:before="120" w:after="120"/>
      </w:pPr>
      <w:r>
        <w:rPr>
          <w:rStyle w:val="a4"/>
        </w:rPr>
        <w:annotationRef/>
      </w:r>
      <w:r>
        <w:rPr>
          <w:rFonts w:hint="eastAsia"/>
        </w:rPr>
        <w:t>업무제휴</w:t>
      </w:r>
      <w:r>
        <w:rPr>
          <w:rFonts w:hint="eastAsia"/>
        </w:rPr>
        <w:t xml:space="preserve"> </w:t>
      </w:r>
      <w:r>
        <w:rPr>
          <w:rFonts w:hint="eastAsia"/>
        </w:rPr>
        <w:t>기간을</w:t>
      </w:r>
      <w:r>
        <w:rPr>
          <w:rFonts w:hint="eastAsia"/>
        </w:rPr>
        <w:t xml:space="preserve"> </w:t>
      </w:r>
      <w:r>
        <w:rPr>
          <w:rFonts w:hint="eastAsia"/>
        </w:rPr>
        <w:t>가급적</w:t>
      </w:r>
      <w:r>
        <w:rPr>
          <w:rFonts w:hint="eastAsia"/>
        </w:rPr>
        <w:t xml:space="preserve"> </w:t>
      </w:r>
      <w:r>
        <w:rPr>
          <w:rFonts w:hint="eastAsia"/>
        </w:rPr>
        <w:t>짧게</w:t>
      </w:r>
      <w:r>
        <w:rPr>
          <w:rFonts w:hint="eastAsia"/>
        </w:rPr>
        <w:t xml:space="preserve"> </w:t>
      </w:r>
      <w:r>
        <w:rPr>
          <w:rFonts w:hint="eastAsia"/>
        </w:rPr>
        <w:t>잡으시고</w:t>
      </w:r>
      <w:r>
        <w:rPr>
          <w:rFonts w:hint="eastAsia"/>
        </w:rPr>
        <w:t xml:space="preserve"> </w:t>
      </w:r>
      <w:r>
        <w:rPr>
          <w:rFonts w:hint="eastAsia"/>
        </w:rPr>
        <w:t>매년</w:t>
      </w:r>
      <w:r>
        <w:rPr>
          <w:rFonts w:hint="eastAsia"/>
        </w:rPr>
        <w:t xml:space="preserve"> </w:t>
      </w:r>
      <w:r>
        <w:rPr>
          <w:rFonts w:hint="eastAsia"/>
        </w:rPr>
        <w:t>갱신하는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추천드립니다</w:t>
      </w:r>
      <w:proofErr w:type="spellEnd"/>
      <w:r>
        <w:rPr>
          <w:rFonts w:hint="eastAsia"/>
        </w:rPr>
        <w:t>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965CBD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965CBD4" w16cid:durableId="2A0DAFB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DE938D" w14:textId="77777777" w:rsidR="0087098D" w:rsidRDefault="0087098D" w:rsidP="004521F0">
      <w:pPr>
        <w:spacing w:before="120" w:after="120" w:line="240" w:lineRule="auto"/>
      </w:pPr>
      <w:r>
        <w:separator/>
      </w:r>
    </w:p>
  </w:endnote>
  <w:endnote w:type="continuationSeparator" w:id="0">
    <w:p w14:paraId="60207D74" w14:textId="77777777" w:rsidR="0087098D" w:rsidRDefault="0087098D" w:rsidP="004521F0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 Unicode MS">
    <w:panose1 w:val="020B0604020202020204"/>
    <w:charset w:val="00"/>
    <w:family w:val="auto"/>
    <w:pitch w:val="default"/>
    <w:sig w:usb0="FFFFFFFF" w:usb1="E9FFFFFF" w:usb2="0000003F" w:usb3="00000001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35334A" w14:textId="77777777" w:rsidR="004521F0" w:rsidRDefault="004521F0">
    <w:pPr>
      <w:pStyle w:val="ac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42AA6" w14:textId="77777777" w:rsidR="004521F0" w:rsidRDefault="004521F0">
    <w:pPr>
      <w:pStyle w:val="ac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302BD" w14:textId="77777777" w:rsidR="004521F0" w:rsidRDefault="004521F0">
    <w:pPr>
      <w:pStyle w:val="ac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7F24FE" w14:textId="77777777" w:rsidR="0087098D" w:rsidRDefault="0087098D" w:rsidP="004521F0">
      <w:pPr>
        <w:spacing w:before="120" w:after="120" w:line="240" w:lineRule="auto"/>
      </w:pPr>
      <w:r>
        <w:separator/>
      </w:r>
    </w:p>
  </w:footnote>
  <w:footnote w:type="continuationSeparator" w:id="0">
    <w:p w14:paraId="7A21DBDC" w14:textId="77777777" w:rsidR="0087098D" w:rsidRDefault="0087098D" w:rsidP="004521F0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D5B19" w14:textId="77777777" w:rsidR="004521F0" w:rsidRDefault="004521F0">
    <w:pPr>
      <w:pStyle w:val="ab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4B994C" w14:textId="77777777" w:rsidR="004521F0" w:rsidRDefault="004521F0">
    <w:pPr>
      <w:pStyle w:val="ab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FB341" w14:textId="77777777" w:rsidR="004521F0" w:rsidRDefault="004521F0">
    <w:pPr>
      <w:pStyle w:val="ab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31058"/>
    <w:multiLevelType w:val="hybridMultilevel"/>
    <w:tmpl w:val="9DBE201E"/>
    <w:lvl w:ilvl="0" w:tplc="1182E924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562069"/>
    <w:multiLevelType w:val="hybridMultilevel"/>
    <w:tmpl w:val="1DE41AB8"/>
    <w:lvl w:ilvl="0" w:tplc="7D6C03AC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052333"/>
    <w:multiLevelType w:val="hybridMultilevel"/>
    <w:tmpl w:val="1DE41AB8"/>
    <w:lvl w:ilvl="0" w:tplc="7D6C03AC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9A16D81"/>
    <w:multiLevelType w:val="hybridMultilevel"/>
    <w:tmpl w:val="9DBE201E"/>
    <w:lvl w:ilvl="0" w:tplc="1182E924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F1B0BB3"/>
    <w:multiLevelType w:val="hybridMultilevel"/>
    <w:tmpl w:val="9DBE201E"/>
    <w:lvl w:ilvl="0" w:tplc="1182E924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0BE3F3C"/>
    <w:multiLevelType w:val="hybridMultilevel"/>
    <w:tmpl w:val="9DBE201E"/>
    <w:lvl w:ilvl="0" w:tplc="1182E924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CB8529F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EDE36A0"/>
    <w:multiLevelType w:val="hybridMultilevel"/>
    <w:tmpl w:val="9DBE201E"/>
    <w:lvl w:ilvl="0" w:tplc="1182E924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14E475B"/>
    <w:multiLevelType w:val="hybridMultilevel"/>
    <w:tmpl w:val="1DE41AB8"/>
    <w:lvl w:ilvl="0" w:tplc="7D6C03AC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2A06B0C"/>
    <w:multiLevelType w:val="hybridMultilevel"/>
    <w:tmpl w:val="3BA476A8"/>
    <w:lvl w:ilvl="0" w:tplc="AAA898BE">
      <w:start w:val="1"/>
      <w:numFmt w:val="decimalEnclosedCircle"/>
      <w:lvlText w:val="%1"/>
      <w:lvlJc w:val="left"/>
      <w:pPr>
        <w:ind w:left="255" w:hanging="255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0E37779"/>
    <w:multiLevelType w:val="hybridMultilevel"/>
    <w:tmpl w:val="9DBE201E"/>
    <w:lvl w:ilvl="0" w:tplc="1182E924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1127E1A"/>
    <w:multiLevelType w:val="hybridMultilevel"/>
    <w:tmpl w:val="1DE41AB8"/>
    <w:lvl w:ilvl="0" w:tplc="7D6C03AC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F9661D2"/>
    <w:multiLevelType w:val="hybridMultilevel"/>
    <w:tmpl w:val="9DBE201E"/>
    <w:lvl w:ilvl="0" w:tplc="1182E924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2424D05"/>
    <w:multiLevelType w:val="hybridMultilevel"/>
    <w:tmpl w:val="9DBE201E"/>
    <w:lvl w:ilvl="0" w:tplc="1182E924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37F4894"/>
    <w:multiLevelType w:val="hybridMultilevel"/>
    <w:tmpl w:val="1DE41AB8"/>
    <w:lvl w:ilvl="0" w:tplc="7D6C03AC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42823FA"/>
    <w:multiLevelType w:val="hybridMultilevel"/>
    <w:tmpl w:val="9DBE201E"/>
    <w:lvl w:ilvl="0" w:tplc="1182E924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102E4B"/>
    <w:multiLevelType w:val="hybridMultilevel"/>
    <w:tmpl w:val="63BCB1F0"/>
    <w:lvl w:ilvl="0" w:tplc="BA2A9762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C276B8"/>
    <w:multiLevelType w:val="hybridMultilevel"/>
    <w:tmpl w:val="9DBE201E"/>
    <w:lvl w:ilvl="0" w:tplc="1182E924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90A755B"/>
    <w:multiLevelType w:val="hybridMultilevel"/>
    <w:tmpl w:val="63BCB1F0"/>
    <w:lvl w:ilvl="0" w:tplc="BA2A9762">
      <w:start w:val="1"/>
      <w:numFmt w:val="decimalEnclosedCircle"/>
      <w:suff w:val="space"/>
      <w:lvlText w:val="%1"/>
      <w:lvlJc w:val="left"/>
      <w:pPr>
        <w:ind w:left="255" w:hanging="255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26F5B9F"/>
    <w:multiLevelType w:val="hybridMultilevel"/>
    <w:tmpl w:val="1DE41AB8"/>
    <w:lvl w:ilvl="0" w:tplc="7D6C03AC">
      <w:start w:val="1"/>
      <w:numFmt w:val="decimal"/>
      <w:lvlText w:val="%1."/>
      <w:lvlJc w:val="left"/>
      <w:pPr>
        <w:ind w:left="482" w:hanging="22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10"/>
  </w:num>
  <w:num w:numId="5">
    <w:abstractNumId w:val="14"/>
  </w:num>
  <w:num w:numId="6">
    <w:abstractNumId w:val="15"/>
  </w:num>
  <w:num w:numId="7">
    <w:abstractNumId w:val="7"/>
  </w:num>
  <w:num w:numId="8">
    <w:abstractNumId w:val="11"/>
  </w:num>
  <w:num w:numId="9">
    <w:abstractNumId w:val="3"/>
  </w:num>
  <w:num w:numId="10">
    <w:abstractNumId w:val="2"/>
  </w:num>
  <w:num w:numId="11">
    <w:abstractNumId w:val="17"/>
  </w:num>
  <w:num w:numId="12">
    <w:abstractNumId w:val="5"/>
  </w:num>
  <w:num w:numId="13">
    <w:abstractNumId w:val="16"/>
  </w:num>
  <w:num w:numId="14">
    <w:abstractNumId w:val="18"/>
  </w:num>
  <w:num w:numId="15">
    <w:abstractNumId w:val="8"/>
  </w:num>
  <w:num w:numId="16">
    <w:abstractNumId w:val="19"/>
  </w:num>
  <w:num w:numId="17">
    <w:abstractNumId w:val="1"/>
  </w:num>
  <w:num w:numId="18">
    <w:abstractNumId w:val="12"/>
  </w:num>
  <w:num w:numId="19">
    <w:abstractNumId w:val="6"/>
  </w:num>
  <w:num w:numId="2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FE"/>
    <w:rsid w:val="00016C40"/>
    <w:rsid w:val="00020088"/>
    <w:rsid w:val="000726E9"/>
    <w:rsid w:val="000B73F6"/>
    <w:rsid w:val="000F4505"/>
    <w:rsid w:val="000F5956"/>
    <w:rsid w:val="000F5A4E"/>
    <w:rsid w:val="000F752B"/>
    <w:rsid w:val="001573D1"/>
    <w:rsid w:val="00157BD4"/>
    <w:rsid w:val="00166B1E"/>
    <w:rsid w:val="001741ED"/>
    <w:rsid w:val="00191BF7"/>
    <w:rsid w:val="001A3C74"/>
    <w:rsid w:val="001A54BC"/>
    <w:rsid w:val="001B4EE0"/>
    <w:rsid w:val="001E4BF2"/>
    <w:rsid w:val="001F0DCF"/>
    <w:rsid w:val="0021511E"/>
    <w:rsid w:val="00215B64"/>
    <w:rsid w:val="00216886"/>
    <w:rsid w:val="00220928"/>
    <w:rsid w:val="00235610"/>
    <w:rsid w:val="0024649D"/>
    <w:rsid w:val="00253573"/>
    <w:rsid w:val="0027108D"/>
    <w:rsid w:val="0029101D"/>
    <w:rsid w:val="002A0792"/>
    <w:rsid w:val="002B2D24"/>
    <w:rsid w:val="002B6D1C"/>
    <w:rsid w:val="002B7425"/>
    <w:rsid w:val="002D0066"/>
    <w:rsid w:val="002E1EEA"/>
    <w:rsid w:val="003032D1"/>
    <w:rsid w:val="00312295"/>
    <w:rsid w:val="0032254D"/>
    <w:rsid w:val="00351D2D"/>
    <w:rsid w:val="0035278A"/>
    <w:rsid w:val="0037315B"/>
    <w:rsid w:val="0039025C"/>
    <w:rsid w:val="00392571"/>
    <w:rsid w:val="003B0716"/>
    <w:rsid w:val="003B2FF3"/>
    <w:rsid w:val="003B32F7"/>
    <w:rsid w:val="003B53BB"/>
    <w:rsid w:val="003C4B21"/>
    <w:rsid w:val="003F41EA"/>
    <w:rsid w:val="003F6FED"/>
    <w:rsid w:val="00402A62"/>
    <w:rsid w:val="00405D0F"/>
    <w:rsid w:val="00411416"/>
    <w:rsid w:val="00416160"/>
    <w:rsid w:val="00445B6A"/>
    <w:rsid w:val="00446B71"/>
    <w:rsid w:val="004521F0"/>
    <w:rsid w:val="0045575B"/>
    <w:rsid w:val="00461E9A"/>
    <w:rsid w:val="004735DE"/>
    <w:rsid w:val="00484C70"/>
    <w:rsid w:val="00495D35"/>
    <w:rsid w:val="004D3C58"/>
    <w:rsid w:val="004D4913"/>
    <w:rsid w:val="004D7D26"/>
    <w:rsid w:val="004E66AA"/>
    <w:rsid w:val="004F0F9A"/>
    <w:rsid w:val="004F1AA9"/>
    <w:rsid w:val="004F6136"/>
    <w:rsid w:val="00510694"/>
    <w:rsid w:val="00512147"/>
    <w:rsid w:val="00540CFB"/>
    <w:rsid w:val="0054598E"/>
    <w:rsid w:val="0055684B"/>
    <w:rsid w:val="00585269"/>
    <w:rsid w:val="00593100"/>
    <w:rsid w:val="005A05DB"/>
    <w:rsid w:val="005B0CE8"/>
    <w:rsid w:val="005D04FF"/>
    <w:rsid w:val="005D2916"/>
    <w:rsid w:val="005D680A"/>
    <w:rsid w:val="00666B3C"/>
    <w:rsid w:val="006746B9"/>
    <w:rsid w:val="006A0583"/>
    <w:rsid w:val="006A45BA"/>
    <w:rsid w:val="006C02D3"/>
    <w:rsid w:val="006C378E"/>
    <w:rsid w:val="006C6908"/>
    <w:rsid w:val="006F6F91"/>
    <w:rsid w:val="00701E33"/>
    <w:rsid w:val="0072546D"/>
    <w:rsid w:val="00730AEF"/>
    <w:rsid w:val="00735C1F"/>
    <w:rsid w:val="00737213"/>
    <w:rsid w:val="00754784"/>
    <w:rsid w:val="00757841"/>
    <w:rsid w:val="0076608F"/>
    <w:rsid w:val="00786FD1"/>
    <w:rsid w:val="00795B1C"/>
    <w:rsid w:val="007C4DCC"/>
    <w:rsid w:val="007D7E28"/>
    <w:rsid w:val="007E6697"/>
    <w:rsid w:val="007F3003"/>
    <w:rsid w:val="008128B9"/>
    <w:rsid w:val="00813E52"/>
    <w:rsid w:val="008218B9"/>
    <w:rsid w:val="00822337"/>
    <w:rsid w:val="00825A79"/>
    <w:rsid w:val="00826F3B"/>
    <w:rsid w:val="008443AF"/>
    <w:rsid w:val="00847F51"/>
    <w:rsid w:val="00851356"/>
    <w:rsid w:val="00854883"/>
    <w:rsid w:val="008564C6"/>
    <w:rsid w:val="0087098D"/>
    <w:rsid w:val="0089445A"/>
    <w:rsid w:val="008B1373"/>
    <w:rsid w:val="008E0642"/>
    <w:rsid w:val="008F351E"/>
    <w:rsid w:val="00901AFB"/>
    <w:rsid w:val="00904AA7"/>
    <w:rsid w:val="00940BD5"/>
    <w:rsid w:val="00940C14"/>
    <w:rsid w:val="00966BC5"/>
    <w:rsid w:val="00981607"/>
    <w:rsid w:val="0098652E"/>
    <w:rsid w:val="00990974"/>
    <w:rsid w:val="009A3322"/>
    <w:rsid w:val="009C0DFE"/>
    <w:rsid w:val="009D1122"/>
    <w:rsid w:val="009D163F"/>
    <w:rsid w:val="009D202E"/>
    <w:rsid w:val="009D2C78"/>
    <w:rsid w:val="009E1EBA"/>
    <w:rsid w:val="009E4A99"/>
    <w:rsid w:val="009E7B10"/>
    <w:rsid w:val="009F2095"/>
    <w:rsid w:val="00A019A1"/>
    <w:rsid w:val="00A07D35"/>
    <w:rsid w:val="00A10951"/>
    <w:rsid w:val="00A11904"/>
    <w:rsid w:val="00A420A8"/>
    <w:rsid w:val="00A53FDF"/>
    <w:rsid w:val="00A57E33"/>
    <w:rsid w:val="00A65FB8"/>
    <w:rsid w:val="00A864CB"/>
    <w:rsid w:val="00AA371D"/>
    <w:rsid w:val="00AB6CD9"/>
    <w:rsid w:val="00AC6A66"/>
    <w:rsid w:val="00AD6968"/>
    <w:rsid w:val="00B2268D"/>
    <w:rsid w:val="00B42DFE"/>
    <w:rsid w:val="00B46E58"/>
    <w:rsid w:val="00B516E5"/>
    <w:rsid w:val="00B53FDB"/>
    <w:rsid w:val="00B61F38"/>
    <w:rsid w:val="00B66BC6"/>
    <w:rsid w:val="00B77FA3"/>
    <w:rsid w:val="00B95F38"/>
    <w:rsid w:val="00BA2D02"/>
    <w:rsid w:val="00BB09AB"/>
    <w:rsid w:val="00BB5620"/>
    <w:rsid w:val="00BD1175"/>
    <w:rsid w:val="00BD4CEB"/>
    <w:rsid w:val="00BD6842"/>
    <w:rsid w:val="00BE180A"/>
    <w:rsid w:val="00BF2F70"/>
    <w:rsid w:val="00C22C89"/>
    <w:rsid w:val="00C2618D"/>
    <w:rsid w:val="00C552E4"/>
    <w:rsid w:val="00C6035F"/>
    <w:rsid w:val="00C867ED"/>
    <w:rsid w:val="00C87438"/>
    <w:rsid w:val="00CA552C"/>
    <w:rsid w:val="00CC2B7C"/>
    <w:rsid w:val="00D12DB7"/>
    <w:rsid w:val="00D31368"/>
    <w:rsid w:val="00D32776"/>
    <w:rsid w:val="00D3476D"/>
    <w:rsid w:val="00D34A9F"/>
    <w:rsid w:val="00D60211"/>
    <w:rsid w:val="00D62947"/>
    <w:rsid w:val="00D7397E"/>
    <w:rsid w:val="00D76725"/>
    <w:rsid w:val="00D7698F"/>
    <w:rsid w:val="00D92D5C"/>
    <w:rsid w:val="00DB05AA"/>
    <w:rsid w:val="00DB6FF7"/>
    <w:rsid w:val="00DD4F74"/>
    <w:rsid w:val="00E04076"/>
    <w:rsid w:val="00E218F9"/>
    <w:rsid w:val="00E22EAA"/>
    <w:rsid w:val="00E375C9"/>
    <w:rsid w:val="00E6416D"/>
    <w:rsid w:val="00E810DC"/>
    <w:rsid w:val="00EA2197"/>
    <w:rsid w:val="00EA3E11"/>
    <w:rsid w:val="00EA6982"/>
    <w:rsid w:val="00EA6EB1"/>
    <w:rsid w:val="00EB5E2C"/>
    <w:rsid w:val="00EE047E"/>
    <w:rsid w:val="00EE2A6B"/>
    <w:rsid w:val="00EE5D79"/>
    <w:rsid w:val="00F06A1A"/>
    <w:rsid w:val="00F177E8"/>
    <w:rsid w:val="00F25955"/>
    <w:rsid w:val="00F34728"/>
    <w:rsid w:val="00F546DF"/>
    <w:rsid w:val="00F56740"/>
    <w:rsid w:val="00F63413"/>
    <w:rsid w:val="00FA30E9"/>
    <w:rsid w:val="00FD5E52"/>
    <w:rsid w:val="00FE7459"/>
    <w:rsid w:val="00FF102E"/>
    <w:rsid w:val="00FF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BEAE5B"/>
  <w15:chartTrackingRefBased/>
  <w15:docId w15:val="{2D587237-F7F3-4576-A3D5-DD7178C3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HY신명조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0C14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E375C9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E375C9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E375C9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E375C9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E375C9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E375C9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E375C9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39"/>
    <w:rsid w:val="000726E9"/>
    <w:pPr>
      <w:spacing w:before="0" w:after="0" w:line="240" w:lineRule="auto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8B1373"/>
    <w:pPr>
      <w:pBdr>
        <w:top w:val="nil"/>
        <w:left w:val="nil"/>
        <w:bottom w:val="nil"/>
        <w:right w:val="nil"/>
        <w:between w:val="nil"/>
        <w:bar w:val="nil"/>
      </w:pBdr>
      <w:spacing w:beforeLines="0" w:before="0" w:afterLines="0" w:after="0" w:line="240" w:lineRule="auto"/>
      <w:jc w:val="left"/>
    </w:pPr>
    <w:rPr>
      <w:rFonts w:eastAsiaTheme="minorEastAsia" w:cs="Times New Roman"/>
      <w:color w:val="auto"/>
      <w:kern w:val="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9">
    <w:name w:val="본문 A"/>
    <w:rsid w:val="008B1373"/>
    <w:pPr>
      <w:pBdr>
        <w:top w:val="nil"/>
        <w:left w:val="nil"/>
        <w:bottom w:val="nil"/>
        <w:right w:val="nil"/>
        <w:between w:val="nil"/>
        <w:bar w:val="nil"/>
      </w:pBdr>
      <w:spacing w:beforeLines="0" w:before="0" w:afterLines="0" w:after="0" w:line="276" w:lineRule="auto"/>
      <w:jc w:val="left"/>
    </w:pPr>
    <w:rPr>
      <w:rFonts w:ascii="Arial Unicode MS" w:eastAsia="Arial Unicode MS" w:hAnsi="Arial Unicode MS" w:cs="Arial Unicode MS" w:hint="eastAsia"/>
      <w:kern w:val="0"/>
      <w:sz w:val="22"/>
      <w:szCs w:val="22"/>
      <w:u w:color="000000"/>
      <w:bdr w:val="nil"/>
      <w:lang w:val="ko-KR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a">
    <w:name w:val="Body Text"/>
    <w:link w:val="Char2"/>
    <w:rsid w:val="00220928"/>
    <w:pPr>
      <w:pBdr>
        <w:top w:val="nil"/>
        <w:left w:val="nil"/>
        <w:bottom w:val="nil"/>
        <w:right w:val="nil"/>
        <w:between w:val="nil"/>
        <w:bar w:val="nil"/>
      </w:pBdr>
      <w:spacing w:beforeLines="0" w:before="0" w:afterLines="0" w:after="0" w:line="240" w:lineRule="auto"/>
      <w:jc w:val="left"/>
    </w:pPr>
    <w:rPr>
      <w:rFonts w:eastAsia="Arial Unicode MS" w:cs="Arial Unicode MS"/>
      <w:kern w:val="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Char2">
    <w:name w:val="본문 Char"/>
    <w:basedOn w:val="a0"/>
    <w:link w:val="aa"/>
    <w:rsid w:val="00220928"/>
    <w:rPr>
      <w:rFonts w:eastAsia="Arial Unicode MS" w:cs="Arial Unicode MS"/>
      <w:kern w:val="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b">
    <w:name w:val="header"/>
    <w:basedOn w:val="a"/>
    <w:link w:val="Char3"/>
    <w:uiPriority w:val="99"/>
    <w:unhideWhenUsed/>
    <w:rsid w:val="004521F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521F0"/>
  </w:style>
  <w:style w:type="paragraph" w:styleId="ac">
    <w:name w:val="footer"/>
    <w:basedOn w:val="a"/>
    <w:link w:val="Char4"/>
    <w:uiPriority w:val="99"/>
    <w:unhideWhenUsed/>
    <w:rsid w:val="004521F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52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dcterms:created xsi:type="dcterms:W3CDTF">2024-06-07T07:16:00Z</dcterms:created>
  <dcterms:modified xsi:type="dcterms:W3CDTF">2024-06-07T07:16:00Z</dcterms:modified>
</cp:coreProperties>
</file>