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E30E1C" w14:textId="1158CFC2" w:rsidR="00D77B0F" w:rsidRPr="00D77B0F" w:rsidRDefault="005061EE" w:rsidP="008E5787">
      <w:pPr>
        <w:spacing w:before="120" w:after="120"/>
        <w:jc w:val="center"/>
        <w:rPr>
          <w:b/>
          <w:sz w:val="28"/>
        </w:rPr>
      </w:pPr>
      <w:r w:rsidRPr="00AD2242">
        <w:rPr>
          <w:b/>
          <w:sz w:val="28"/>
        </w:rPr>
        <w:t>DESIGN AGREEMENT</w:t>
      </w:r>
    </w:p>
    <w:p w14:paraId="32A12D67" w14:textId="5185B40A" w:rsidR="00D77B0F" w:rsidRPr="002165E6" w:rsidRDefault="005061EE" w:rsidP="002165E6">
      <w:pPr>
        <w:spacing w:before="120" w:after="120"/>
        <w:rPr>
          <w:rFonts w:cs="Times New Roman"/>
          <w:sz w:val="22"/>
          <w:szCs w:val="22"/>
        </w:rPr>
      </w:pPr>
      <w:r w:rsidRPr="00AD2242">
        <w:rPr>
          <w:rFonts w:cs="Times New Roman"/>
          <w:sz w:val="22"/>
          <w:szCs w:val="22"/>
        </w:rPr>
        <w:t>This Design Agreement (“t</w:t>
      </w:r>
      <w:r w:rsidR="00D56449">
        <w:rPr>
          <w:rFonts w:cs="Times New Roman"/>
          <w:sz w:val="22"/>
          <w:szCs w:val="22"/>
        </w:rPr>
        <w:t xml:space="preserve">he Agreement”) is made </w:t>
      </w:r>
      <w:r w:rsidR="00B222AF">
        <w:rPr>
          <w:rFonts w:cs="Times New Roman" w:hint="eastAsia"/>
          <w:sz w:val="22"/>
          <w:szCs w:val="22"/>
        </w:rPr>
        <w:t xml:space="preserve">on </w:t>
      </w:r>
      <w:commentRangeStart w:id="0"/>
      <w:r w:rsidR="00B222AF" w:rsidRPr="003D7505">
        <w:rPr>
          <w:rFonts w:cs="Times New Roman" w:hint="eastAsia"/>
          <w:sz w:val="22"/>
          <w:szCs w:val="22"/>
          <w:highlight w:val="cyan"/>
        </w:rPr>
        <w:t>the 12</w:t>
      </w:r>
      <w:r w:rsidR="00B222AF" w:rsidRPr="003D7505">
        <w:rPr>
          <w:rFonts w:cs="Times New Roman" w:hint="eastAsia"/>
          <w:sz w:val="22"/>
          <w:szCs w:val="22"/>
          <w:highlight w:val="cyan"/>
          <w:vertAlign w:val="superscript"/>
        </w:rPr>
        <w:t>th</w:t>
      </w:r>
      <w:r w:rsidR="00B222AF" w:rsidRPr="003D7505">
        <w:rPr>
          <w:rFonts w:cs="Times New Roman" w:hint="eastAsia"/>
          <w:sz w:val="22"/>
          <w:szCs w:val="22"/>
          <w:highlight w:val="cyan"/>
        </w:rPr>
        <w:t xml:space="preserve"> </w:t>
      </w:r>
      <w:r w:rsidRPr="003D7505">
        <w:rPr>
          <w:rFonts w:cs="Times New Roman"/>
          <w:sz w:val="22"/>
          <w:szCs w:val="22"/>
          <w:highlight w:val="cyan"/>
        </w:rPr>
        <w:t xml:space="preserve">day of </w:t>
      </w:r>
      <w:r w:rsidR="00D56449" w:rsidRPr="003D7505">
        <w:rPr>
          <w:rFonts w:cs="Times New Roman" w:hint="eastAsia"/>
          <w:sz w:val="22"/>
          <w:szCs w:val="22"/>
          <w:highlight w:val="cyan"/>
        </w:rPr>
        <w:t>December</w:t>
      </w:r>
      <w:r w:rsidR="00D56449" w:rsidRPr="003D7505">
        <w:rPr>
          <w:rFonts w:cs="Times New Roman"/>
          <w:sz w:val="22"/>
          <w:szCs w:val="22"/>
          <w:highlight w:val="cyan"/>
        </w:rPr>
        <w:t>, 202</w:t>
      </w:r>
      <w:r w:rsidR="00D56449" w:rsidRPr="003D7505">
        <w:rPr>
          <w:rFonts w:cs="Times New Roman" w:hint="eastAsia"/>
          <w:sz w:val="22"/>
          <w:szCs w:val="22"/>
          <w:highlight w:val="cyan"/>
        </w:rPr>
        <w:t>3</w:t>
      </w:r>
      <w:commentRangeEnd w:id="0"/>
      <w:r w:rsidR="002165E6">
        <w:rPr>
          <w:rStyle w:val="a6"/>
        </w:rPr>
        <w:commentReference w:id="0"/>
      </w:r>
      <w:r w:rsidRPr="00AD2242">
        <w:rPr>
          <w:rFonts w:cs="Times New Roman"/>
          <w:sz w:val="22"/>
          <w:szCs w:val="22"/>
        </w:rPr>
        <w:t xml:space="preserve"> (“Effective Date”) by and between SIDIZ, INC. (“</w:t>
      </w:r>
      <w:r w:rsidR="0006089A" w:rsidRPr="00AD2242">
        <w:rPr>
          <w:rFonts w:cs="Times New Roman"/>
          <w:sz w:val="22"/>
          <w:szCs w:val="22"/>
        </w:rPr>
        <w:t>C</w:t>
      </w:r>
      <w:r w:rsidR="00E35646" w:rsidRPr="00AD2242">
        <w:rPr>
          <w:rFonts w:cs="Times New Roman"/>
          <w:sz w:val="22"/>
          <w:szCs w:val="22"/>
        </w:rPr>
        <w:t>lient</w:t>
      </w:r>
      <w:r w:rsidRPr="00AD2242">
        <w:rPr>
          <w:rFonts w:cs="Times New Roman"/>
          <w:sz w:val="22"/>
          <w:szCs w:val="22"/>
        </w:rPr>
        <w:t xml:space="preserve">”), a South Korean corporation having its principal office at </w:t>
      </w:r>
      <w:proofErr w:type="spellStart"/>
      <w:r w:rsidRPr="00AD2242">
        <w:rPr>
          <w:rFonts w:cs="Times New Roman"/>
          <w:sz w:val="22"/>
          <w:szCs w:val="22"/>
        </w:rPr>
        <w:t>Sandan-ro</w:t>
      </w:r>
      <w:proofErr w:type="spellEnd"/>
      <w:r w:rsidRPr="00AD2242">
        <w:rPr>
          <w:rFonts w:cs="Times New Roman"/>
          <w:sz w:val="22"/>
          <w:szCs w:val="22"/>
        </w:rPr>
        <w:t xml:space="preserve"> 67-20, </w:t>
      </w:r>
      <w:proofErr w:type="spellStart"/>
      <w:r w:rsidRPr="00AD2242">
        <w:rPr>
          <w:rFonts w:cs="Times New Roman"/>
          <w:sz w:val="22"/>
          <w:szCs w:val="22"/>
        </w:rPr>
        <w:t>Segyo</w:t>
      </w:r>
      <w:proofErr w:type="spellEnd"/>
      <w:r w:rsidRPr="00AD2242">
        <w:rPr>
          <w:rFonts w:cs="Times New Roman"/>
          <w:sz w:val="22"/>
          <w:szCs w:val="22"/>
        </w:rPr>
        <w:t>-dong, Pyeongtaek-</w:t>
      </w:r>
      <w:proofErr w:type="spellStart"/>
      <w:r w:rsidRPr="00AD2242">
        <w:rPr>
          <w:rFonts w:cs="Times New Roman"/>
          <w:sz w:val="22"/>
          <w:szCs w:val="22"/>
        </w:rPr>
        <w:t>si</w:t>
      </w:r>
      <w:proofErr w:type="spellEnd"/>
      <w:r w:rsidRPr="00AD2242">
        <w:rPr>
          <w:rFonts w:cs="Times New Roman"/>
          <w:sz w:val="22"/>
          <w:szCs w:val="22"/>
        </w:rPr>
        <w:t>, Gyeonggi</w:t>
      </w:r>
      <w:r w:rsidR="00D56449">
        <w:rPr>
          <w:rFonts w:cs="Times New Roman"/>
          <w:sz w:val="22"/>
          <w:szCs w:val="22"/>
        </w:rPr>
        <w:t xml:space="preserve">-do, Republic of Korea, and </w:t>
      </w:r>
      <w:r w:rsidR="00D56449">
        <w:rPr>
          <w:rFonts w:cs="Times New Roman" w:hint="eastAsia"/>
          <w:sz w:val="22"/>
          <w:szCs w:val="22"/>
        </w:rPr>
        <w:t>NOTE DESIGN STUDIO</w:t>
      </w:r>
      <w:r w:rsidRPr="00AD2242">
        <w:rPr>
          <w:rFonts w:cs="Times New Roman"/>
          <w:sz w:val="22"/>
          <w:szCs w:val="22"/>
        </w:rPr>
        <w:t xml:space="preserve"> </w:t>
      </w:r>
      <w:r w:rsidR="006D1CAB" w:rsidRPr="00AD2242">
        <w:rPr>
          <w:rFonts w:cs="Times New Roman"/>
          <w:sz w:val="22"/>
          <w:szCs w:val="22"/>
        </w:rPr>
        <w:t>(“</w:t>
      </w:r>
      <w:r w:rsidR="00E35646" w:rsidRPr="00AD2242">
        <w:rPr>
          <w:rFonts w:cs="Times New Roman"/>
          <w:sz w:val="22"/>
          <w:szCs w:val="22"/>
        </w:rPr>
        <w:t>Designer</w:t>
      </w:r>
      <w:r w:rsidR="006D1CAB" w:rsidRPr="00AD2242">
        <w:rPr>
          <w:rFonts w:cs="Times New Roman"/>
          <w:sz w:val="22"/>
          <w:szCs w:val="22"/>
        </w:rPr>
        <w:t>”)</w:t>
      </w:r>
      <w:r w:rsidRPr="00AD2242">
        <w:rPr>
          <w:rFonts w:cs="Times New Roman"/>
          <w:sz w:val="22"/>
          <w:szCs w:val="22"/>
        </w:rPr>
        <w:t xml:space="preserve">, a </w:t>
      </w:r>
      <w:r w:rsidR="00B222AF">
        <w:rPr>
          <w:rFonts w:cs="Times New Roman" w:hint="eastAsia"/>
          <w:sz w:val="22"/>
          <w:szCs w:val="22"/>
        </w:rPr>
        <w:t>Swedish</w:t>
      </w:r>
      <w:r w:rsidRPr="00AD2242">
        <w:rPr>
          <w:rFonts w:cs="Times New Roman"/>
          <w:sz w:val="22"/>
          <w:szCs w:val="22"/>
        </w:rPr>
        <w:t xml:space="preserve"> corporation having its </w:t>
      </w:r>
      <w:r w:rsidR="00D56449">
        <w:rPr>
          <w:rFonts w:cs="Times New Roman"/>
          <w:sz w:val="22"/>
          <w:szCs w:val="22"/>
        </w:rPr>
        <w:t xml:space="preserve">principal offices at </w:t>
      </w:r>
      <w:proofErr w:type="spellStart"/>
      <w:r w:rsidR="00B222AF">
        <w:rPr>
          <w:rFonts w:cs="Times New Roman" w:hint="eastAsia"/>
          <w:sz w:val="22"/>
          <w:szCs w:val="22"/>
        </w:rPr>
        <w:t>Nytorgsgatan</w:t>
      </w:r>
      <w:proofErr w:type="spellEnd"/>
      <w:r w:rsidR="00B222AF">
        <w:rPr>
          <w:rFonts w:cs="Times New Roman" w:hint="eastAsia"/>
          <w:sz w:val="22"/>
          <w:szCs w:val="22"/>
        </w:rPr>
        <w:t xml:space="preserve"> 23, 116 40 Stockholm, Sweden</w:t>
      </w:r>
      <w:r w:rsidRPr="00AD2242">
        <w:rPr>
          <w:rFonts w:cs="Times New Roman"/>
          <w:sz w:val="22"/>
          <w:szCs w:val="22"/>
        </w:rPr>
        <w:t xml:space="preserve">. </w:t>
      </w:r>
      <w:r w:rsidR="00E35646" w:rsidRPr="00AD2242">
        <w:rPr>
          <w:rFonts w:cs="Times New Roman"/>
          <w:sz w:val="22"/>
          <w:szCs w:val="22"/>
        </w:rPr>
        <w:t>Client</w:t>
      </w:r>
      <w:r w:rsidRPr="00AD2242">
        <w:rPr>
          <w:rFonts w:cs="Times New Roman"/>
          <w:sz w:val="22"/>
          <w:szCs w:val="22"/>
        </w:rPr>
        <w:t xml:space="preserve"> and </w:t>
      </w:r>
      <w:r w:rsidR="00E35646" w:rsidRPr="00AD2242">
        <w:rPr>
          <w:rFonts w:cs="Times New Roman"/>
          <w:sz w:val="22"/>
          <w:szCs w:val="22"/>
        </w:rPr>
        <w:t>Designer</w:t>
      </w:r>
      <w:r w:rsidRPr="00AD2242">
        <w:rPr>
          <w:rFonts w:cs="Times New Roman"/>
          <w:sz w:val="22"/>
          <w:szCs w:val="22"/>
        </w:rPr>
        <w:t xml:space="preserve"> are hereinafter referred </w:t>
      </w:r>
      <w:r w:rsidR="00B222AF">
        <w:rPr>
          <w:rFonts w:cs="Times New Roman" w:hint="eastAsia"/>
          <w:sz w:val="22"/>
          <w:szCs w:val="22"/>
        </w:rPr>
        <w:t xml:space="preserve">to </w:t>
      </w:r>
      <w:r w:rsidRPr="00AD2242">
        <w:rPr>
          <w:rFonts w:cs="Times New Roman"/>
          <w:sz w:val="22"/>
          <w:szCs w:val="22"/>
        </w:rPr>
        <w:t>individually as a “party” and collectively as the “parties”.</w:t>
      </w:r>
    </w:p>
    <w:p w14:paraId="47FB9116" w14:textId="7220B7B0" w:rsidR="008E5787" w:rsidRPr="00D77B0F" w:rsidRDefault="001A3035" w:rsidP="008E5787">
      <w:pPr>
        <w:spacing w:before="120" w:after="120"/>
        <w:jc w:val="center"/>
        <w:rPr>
          <w:rFonts w:cs="Times New Roman"/>
          <w:b/>
          <w:sz w:val="22"/>
          <w:szCs w:val="22"/>
        </w:rPr>
      </w:pPr>
      <w:r w:rsidRPr="00AD2242">
        <w:rPr>
          <w:rFonts w:cs="Times New Roman"/>
          <w:b/>
          <w:sz w:val="22"/>
          <w:szCs w:val="22"/>
        </w:rPr>
        <w:t>RECITALS</w:t>
      </w:r>
    </w:p>
    <w:p w14:paraId="64DE0801" w14:textId="06A8D01C" w:rsidR="008438C2" w:rsidRDefault="0073141A" w:rsidP="00CB6749">
      <w:pPr>
        <w:spacing w:before="120" w:after="120"/>
        <w:rPr>
          <w:rFonts w:cs="Times New Roman"/>
          <w:sz w:val="22"/>
          <w:szCs w:val="22"/>
        </w:rPr>
      </w:pPr>
      <w:r w:rsidRPr="00AD2242">
        <w:rPr>
          <w:rFonts w:cs="Times New Roman"/>
          <w:b/>
          <w:sz w:val="22"/>
          <w:szCs w:val="22"/>
        </w:rPr>
        <w:t>WHEREAS</w:t>
      </w:r>
      <w:r w:rsidRPr="00AD2242">
        <w:rPr>
          <w:rFonts w:cs="Times New Roman"/>
          <w:sz w:val="22"/>
          <w:szCs w:val="22"/>
        </w:rPr>
        <w:t xml:space="preserve">, Client </w:t>
      </w:r>
      <w:r w:rsidR="00187A3D" w:rsidRPr="00AD2242">
        <w:rPr>
          <w:rFonts w:cs="Times New Roman"/>
          <w:sz w:val="22"/>
          <w:szCs w:val="22"/>
        </w:rPr>
        <w:t xml:space="preserve">is engaged in the business of manufacture and sales of furniture, </w:t>
      </w:r>
      <w:r w:rsidR="008438C2">
        <w:rPr>
          <w:rFonts w:cs="Times New Roman" w:hint="eastAsia"/>
          <w:sz w:val="22"/>
          <w:szCs w:val="22"/>
        </w:rPr>
        <w:t xml:space="preserve">is interested in manufacturing and selling a design work </w:t>
      </w:r>
      <w:r w:rsidR="008438C2" w:rsidRPr="008061BE">
        <w:rPr>
          <w:rFonts w:cs="Times New Roman" w:hint="eastAsia"/>
          <w:sz w:val="22"/>
          <w:szCs w:val="22"/>
        </w:rPr>
        <w:t>in respe</w:t>
      </w:r>
      <w:r w:rsidR="003D7505" w:rsidRPr="008061BE">
        <w:rPr>
          <w:rFonts w:cs="Times New Roman" w:hint="eastAsia"/>
          <w:sz w:val="22"/>
          <w:szCs w:val="22"/>
        </w:rPr>
        <w:t>ct of the</w:t>
      </w:r>
      <w:r w:rsidR="00F93FD1" w:rsidRPr="008061BE">
        <w:rPr>
          <w:rFonts w:cs="Times New Roman" w:hint="eastAsia"/>
          <w:sz w:val="22"/>
          <w:szCs w:val="22"/>
        </w:rPr>
        <w:t xml:space="preserve"> </w:t>
      </w:r>
      <w:r w:rsidR="003D7505" w:rsidRPr="008061BE">
        <w:rPr>
          <w:rFonts w:cs="Times New Roman" w:hint="eastAsia"/>
          <w:sz w:val="22"/>
          <w:szCs w:val="22"/>
        </w:rPr>
        <w:t>Borderless</w:t>
      </w:r>
      <w:r w:rsidR="00F93FD1" w:rsidRPr="008061BE">
        <w:rPr>
          <w:rFonts w:cs="Times New Roman" w:hint="eastAsia"/>
          <w:sz w:val="22"/>
          <w:szCs w:val="22"/>
        </w:rPr>
        <w:t xml:space="preserve"> Sofa series (including side table units) , on an industrial scale (Hereinafter the </w:t>
      </w:r>
      <w:r w:rsidR="00F93FD1" w:rsidRPr="008061BE">
        <w:rPr>
          <w:rFonts w:cs="Times New Roman"/>
          <w:sz w:val="22"/>
          <w:szCs w:val="22"/>
        </w:rPr>
        <w:t>“</w:t>
      </w:r>
      <w:r w:rsidR="00F93FD1" w:rsidRPr="008061BE">
        <w:rPr>
          <w:rFonts w:cs="Times New Roman" w:hint="eastAsia"/>
          <w:sz w:val="22"/>
          <w:szCs w:val="22"/>
        </w:rPr>
        <w:t>Product</w:t>
      </w:r>
      <w:r w:rsidR="00F93FD1" w:rsidRPr="008061BE">
        <w:rPr>
          <w:rFonts w:cs="Times New Roman"/>
          <w:sz w:val="22"/>
          <w:szCs w:val="22"/>
        </w:rPr>
        <w:t>”</w:t>
      </w:r>
      <w:r w:rsidR="00F93FD1">
        <w:rPr>
          <w:rFonts w:cs="Times New Roman" w:hint="eastAsia"/>
          <w:sz w:val="22"/>
          <w:szCs w:val="22"/>
        </w:rPr>
        <w:t>).</w:t>
      </w:r>
    </w:p>
    <w:p w14:paraId="2FB26F88" w14:textId="77777777" w:rsidR="00496726" w:rsidRDefault="00496726" w:rsidP="008E5787">
      <w:pPr>
        <w:spacing w:before="120" w:after="120" w:line="240" w:lineRule="auto"/>
        <w:rPr>
          <w:rFonts w:cs="Times New Roman"/>
          <w:b/>
          <w:sz w:val="22"/>
          <w:szCs w:val="22"/>
        </w:rPr>
      </w:pPr>
    </w:p>
    <w:p w14:paraId="4D428637" w14:textId="6588FEE6" w:rsidR="00D57334" w:rsidRDefault="00D57334" w:rsidP="00CB6749">
      <w:pPr>
        <w:spacing w:before="120" w:after="120"/>
        <w:rPr>
          <w:rFonts w:cs="Times New Roman"/>
          <w:sz w:val="22"/>
          <w:szCs w:val="22"/>
        </w:rPr>
      </w:pPr>
      <w:r w:rsidRPr="00534B50">
        <w:rPr>
          <w:rFonts w:cs="Times New Roman"/>
          <w:b/>
          <w:sz w:val="22"/>
          <w:szCs w:val="22"/>
        </w:rPr>
        <w:t>WHEREAS</w:t>
      </w:r>
      <w:r w:rsidRPr="00534B50">
        <w:rPr>
          <w:rFonts w:cs="Times New Roman"/>
          <w:sz w:val="22"/>
          <w:szCs w:val="22"/>
        </w:rPr>
        <w:t xml:space="preserve">, </w:t>
      </w:r>
      <w:r>
        <w:rPr>
          <w:rFonts w:cs="Times New Roman"/>
          <w:sz w:val="22"/>
          <w:szCs w:val="22"/>
        </w:rPr>
        <w:t xml:space="preserve">for </w:t>
      </w:r>
      <w:r>
        <w:rPr>
          <w:rFonts w:cs="Times New Roman" w:hint="eastAsia"/>
          <w:sz w:val="22"/>
          <w:szCs w:val="22"/>
        </w:rPr>
        <w:t>the development of the product, the Client has agreed to appoint the Designer, and the Designer has agreed to accept the appointment by the Client to conduct research and provide Concept Design services (in</w:t>
      </w:r>
      <w:r w:rsidR="00496726">
        <w:rPr>
          <w:rFonts w:cs="Times New Roman" w:hint="eastAsia"/>
          <w:sz w:val="22"/>
          <w:szCs w:val="22"/>
        </w:rPr>
        <w:t xml:space="preserve">cluding Concept development and Design application) as specified in </w:t>
      </w:r>
      <w:commentRangeStart w:id="1"/>
      <w:r w:rsidR="00496726">
        <w:rPr>
          <w:rFonts w:cs="Times New Roman" w:hint="eastAsia"/>
          <w:sz w:val="22"/>
          <w:szCs w:val="22"/>
        </w:rPr>
        <w:t>Appendix 1 (</w:t>
      </w:r>
      <w:r w:rsidR="00496726">
        <w:rPr>
          <w:rFonts w:cs="Times New Roman"/>
          <w:sz w:val="22"/>
          <w:szCs w:val="22"/>
        </w:rPr>
        <w:t>“</w:t>
      </w:r>
      <w:r w:rsidR="00496726">
        <w:rPr>
          <w:rFonts w:cs="Times New Roman" w:hint="eastAsia"/>
          <w:sz w:val="22"/>
          <w:szCs w:val="22"/>
        </w:rPr>
        <w:t>Description</w:t>
      </w:r>
      <w:r w:rsidR="00496726">
        <w:rPr>
          <w:rFonts w:cs="Times New Roman"/>
          <w:sz w:val="22"/>
          <w:szCs w:val="22"/>
        </w:rPr>
        <w:t>”)</w:t>
      </w:r>
      <w:r w:rsidR="00496726">
        <w:rPr>
          <w:rFonts w:cs="Times New Roman" w:hint="eastAsia"/>
          <w:sz w:val="22"/>
          <w:szCs w:val="22"/>
        </w:rPr>
        <w:t xml:space="preserve"> in accordance with</w:t>
      </w:r>
      <w:r w:rsidR="00D77B0F">
        <w:rPr>
          <w:rFonts w:cs="Times New Roman" w:hint="eastAsia"/>
          <w:sz w:val="22"/>
          <w:szCs w:val="22"/>
        </w:rPr>
        <w:t xml:space="preserve"> the details outlined in </w:t>
      </w:r>
      <w:proofErr w:type="spellStart"/>
      <w:r w:rsidR="00D77B0F">
        <w:rPr>
          <w:rFonts w:cs="Times New Roman" w:hint="eastAsia"/>
          <w:sz w:val="22"/>
          <w:szCs w:val="22"/>
        </w:rPr>
        <w:t>Appedix</w:t>
      </w:r>
      <w:proofErr w:type="spellEnd"/>
      <w:r w:rsidR="00496726">
        <w:rPr>
          <w:rFonts w:cs="Times New Roman" w:hint="eastAsia"/>
          <w:sz w:val="22"/>
          <w:szCs w:val="22"/>
        </w:rPr>
        <w:t xml:space="preserve"> 2 (</w:t>
      </w:r>
      <w:r w:rsidR="00496726">
        <w:rPr>
          <w:rFonts w:cs="Times New Roman"/>
          <w:sz w:val="22"/>
          <w:szCs w:val="22"/>
        </w:rPr>
        <w:t>“</w:t>
      </w:r>
      <w:r w:rsidR="00496726">
        <w:rPr>
          <w:rFonts w:cs="Times New Roman" w:hint="eastAsia"/>
          <w:sz w:val="22"/>
          <w:szCs w:val="22"/>
        </w:rPr>
        <w:t>Specifications</w:t>
      </w:r>
      <w:r w:rsidR="00496726">
        <w:rPr>
          <w:rFonts w:cs="Times New Roman"/>
          <w:sz w:val="22"/>
          <w:szCs w:val="22"/>
        </w:rPr>
        <w:t>”</w:t>
      </w:r>
      <w:r w:rsidR="00496726">
        <w:rPr>
          <w:rFonts w:cs="Times New Roman" w:hint="eastAsia"/>
          <w:sz w:val="22"/>
          <w:szCs w:val="22"/>
        </w:rPr>
        <w:t>) and Appendix 3 (</w:t>
      </w:r>
      <w:r w:rsidR="00496726">
        <w:rPr>
          <w:rFonts w:cs="Times New Roman"/>
          <w:sz w:val="22"/>
          <w:szCs w:val="22"/>
        </w:rPr>
        <w:t>“</w:t>
      </w:r>
      <w:r w:rsidR="00496726">
        <w:rPr>
          <w:rFonts w:cs="Times New Roman" w:hint="eastAsia"/>
          <w:sz w:val="22"/>
          <w:szCs w:val="22"/>
        </w:rPr>
        <w:t>Product Schedule</w:t>
      </w:r>
      <w:r w:rsidR="00496726">
        <w:rPr>
          <w:rFonts w:cs="Times New Roman"/>
          <w:sz w:val="22"/>
          <w:szCs w:val="22"/>
        </w:rPr>
        <w:t>”</w:t>
      </w:r>
      <w:r w:rsidR="00496726">
        <w:rPr>
          <w:rFonts w:cs="Times New Roman" w:hint="eastAsia"/>
          <w:sz w:val="22"/>
          <w:szCs w:val="22"/>
        </w:rPr>
        <w:t>).</w:t>
      </w:r>
      <w:commentRangeEnd w:id="1"/>
      <w:r w:rsidR="00D77B0F">
        <w:rPr>
          <w:rStyle w:val="a6"/>
        </w:rPr>
        <w:commentReference w:id="1"/>
      </w:r>
      <w:r w:rsidRPr="00534B50">
        <w:rPr>
          <w:rFonts w:cs="Times New Roman"/>
          <w:sz w:val="22"/>
          <w:szCs w:val="22"/>
        </w:rPr>
        <w:t xml:space="preserve"> </w:t>
      </w:r>
    </w:p>
    <w:p w14:paraId="70CCF2CB" w14:textId="77777777" w:rsidR="00D77B0F" w:rsidRDefault="00D77B0F" w:rsidP="008E5787">
      <w:pPr>
        <w:spacing w:before="120" w:after="120" w:line="240" w:lineRule="auto"/>
        <w:rPr>
          <w:rFonts w:asciiTheme="minorHAnsi" w:eastAsiaTheme="minorHAnsi" w:hAnsiTheme="minorHAnsi"/>
          <w:sz w:val="18"/>
          <w:szCs w:val="18"/>
        </w:rPr>
      </w:pPr>
    </w:p>
    <w:p w14:paraId="7E856CD3" w14:textId="77777777" w:rsidR="008C0264" w:rsidRPr="00AD2242" w:rsidRDefault="008C0264" w:rsidP="00CB6749">
      <w:pPr>
        <w:spacing w:before="120" w:after="120"/>
        <w:rPr>
          <w:rFonts w:cs="Times New Roman"/>
          <w:sz w:val="22"/>
          <w:szCs w:val="22"/>
        </w:rPr>
      </w:pPr>
      <w:r w:rsidRPr="00AD2242">
        <w:rPr>
          <w:rFonts w:cs="Times New Roman"/>
          <w:b/>
          <w:sz w:val="22"/>
          <w:szCs w:val="22"/>
        </w:rPr>
        <w:t>WHEREAS</w:t>
      </w:r>
      <w:r w:rsidRPr="00AD2242">
        <w:rPr>
          <w:rFonts w:cs="Times New Roman"/>
          <w:sz w:val="22"/>
          <w:szCs w:val="22"/>
        </w:rPr>
        <w:t>,</w:t>
      </w:r>
      <w:r w:rsidR="00D65C75" w:rsidRPr="00AD2242">
        <w:rPr>
          <w:rFonts w:cs="Times New Roman"/>
          <w:sz w:val="22"/>
          <w:szCs w:val="22"/>
        </w:rPr>
        <w:t xml:space="preserve"> after the Services is completed by Designer, Client and Designer agreed to jointly make a Detail</w:t>
      </w:r>
      <w:r w:rsidR="00A826EA" w:rsidRPr="00AD2242">
        <w:rPr>
          <w:rFonts w:cs="Times New Roman"/>
          <w:sz w:val="22"/>
          <w:szCs w:val="22"/>
        </w:rPr>
        <w:t>ed</w:t>
      </w:r>
      <w:r w:rsidR="00D65C75" w:rsidRPr="00AD2242">
        <w:rPr>
          <w:rFonts w:cs="Times New Roman"/>
          <w:sz w:val="22"/>
          <w:szCs w:val="22"/>
        </w:rPr>
        <w:t xml:space="preserve"> Design to produce the Product.</w:t>
      </w:r>
      <w:r w:rsidRPr="00AD2242">
        <w:rPr>
          <w:rFonts w:cs="Times New Roman" w:hint="eastAsia"/>
          <w:sz w:val="22"/>
          <w:szCs w:val="22"/>
        </w:rPr>
        <w:t xml:space="preserve"> </w:t>
      </w:r>
    </w:p>
    <w:p w14:paraId="61EBDB9B" w14:textId="77777777" w:rsidR="00496726" w:rsidRDefault="00496726" w:rsidP="008E5787">
      <w:pPr>
        <w:spacing w:before="120" w:after="120" w:line="240" w:lineRule="auto"/>
        <w:rPr>
          <w:rFonts w:asciiTheme="minorHAnsi" w:eastAsiaTheme="minorHAnsi" w:hAnsiTheme="minorHAnsi" w:cs="Times New Roman"/>
          <w:sz w:val="18"/>
          <w:szCs w:val="18"/>
        </w:rPr>
      </w:pPr>
    </w:p>
    <w:p w14:paraId="0CE52D04" w14:textId="39DB5EE5" w:rsidR="004E0FC4" w:rsidRPr="00AD2242" w:rsidRDefault="004E0FC4" w:rsidP="004E0FC4">
      <w:pPr>
        <w:spacing w:before="120" w:after="120"/>
        <w:rPr>
          <w:rFonts w:cs="Times New Roman"/>
          <w:sz w:val="22"/>
          <w:szCs w:val="22"/>
        </w:rPr>
      </w:pPr>
      <w:r w:rsidRPr="00AD2242">
        <w:rPr>
          <w:rFonts w:cs="Times New Roman"/>
          <w:b/>
          <w:sz w:val="22"/>
          <w:szCs w:val="22"/>
        </w:rPr>
        <w:t>WHEREAS</w:t>
      </w:r>
      <w:r w:rsidRPr="00AD2242">
        <w:rPr>
          <w:rFonts w:cs="Times New Roman"/>
          <w:sz w:val="22"/>
          <w:szCs w:val="22"/>
        </w:rPr>
        <w:t xml:space="preserve">, </w:t>
      </w:r>
      <w:r>
        <w:rPr>
          <w:rFonts w:cs="Times New Roman" w:hint="eastAsia"/>
          <w:sz w:val="22"/>
          <w:szCs w:val="22"/>
        </w:rPr>
        <w:t>Client is interested in Using the Work, as soon as it is completed, within the scope of its business as industrial manufacturer and, accordingly, wishes to obtain from the Designer the Exclusive rights to use the Work and Designer wishes to grand Client the exclusive rights to use the Work.</w:t>
      </w:r>
      <w:r w:rsidRPr="00AD2242">
        <w:rPr>
          <w:rFonts w:cs="Times New Roman" w:hint="eastAsia"/>
          <w:sz w:val="22"/>
          <w:szCs w:val="22"/>
        </w:rPr>
        <w:t xml:space="preserve"> </w:t>
      </w:r>
    </w:p>
    <w:p w14:paraId="4E2C9BE9" w14:textId="77777777" w:rsidR="004E0FC4" w:rsidRPr="004E0FC4" w:rsidRDefault="004E0FC4" w:rsidP="008E5787">
      <w:pPr>
        <w:spacing w:before="120" w:after="120" w:line="240" w:lineRule="auto"/>
        <w:rPr>
          <w:rFonts w:asciiTheme="minorHAnsi" w:eastAsiaTheme="minorHAnsi" w:hAnsiTheme="minorHAnsi"/>
          <w:sz w:val="18"/>
          <w:szCs w:val="18"/>
        </w:rPr>
      </w:pPr>
    </w:p>
    <w:p w14:paraId="59162299" w14:textId="0C1848E4" w:rsidR="00C86403" w:rsidRDefault="00C86403" w:rsidP="00CB6749">
      <w:pPr>
        <w:spacing w:before="120" w:after="120"/>
        <w:rPr>
          <w:rFonts w:cs="Times New Roman"/>
          <w:sz w:val="22"/>
          <w:szCs w:val="22"/>
        </w:rPr>
      </w:pPr>
      <w:r w:rsidRPr="00534B50">
        <w:rPr>
          <w:rFonts w:cs="Times New Roman"/>
          <w:b/>
          <w:sz w:val="22"/>
          <w:szCs w:val="22"/>
        </w:rPr>
        <w:t>WHEREAS</w:t>
      </w:r>
      <w:r w:rsidRPr="00534B50">
        <w:rPr>
          <w:rFonts w:cs="Times New Roman"/>
          <w:sz w:val="22"/>
          <w:szCs w:val="22"/>
        </w:rPr>
        <w:t>, if the development of the Product is completed and Product is manufactured according to the Final Design and sold to market place, Client has agreed to pay royalties for all Product sale.</w:t>
      </w:r>
    </w:p>
    <w:p w14:paraId="13873AAF" w14:textId="77777777" w:rsidR="00D77B0F" w:rsidRDefault="00D77B0F" w:rsidP="008E5787">
      <w:pPr>
        <w:spacing w:before="120" w:after="120" w:line="240" w:lineRule="auto"/>
        <w:rPr>
          <w:rFonts w:cs="Times New Roman"/>
          <w:sz w:val="22"/>
          <w:szCs w:val="22"/>
        </w:rPr>
      </w:pPr>
    </w:p>
    <w:p w14:paraId="5D8DA952" w14:textId="77777777" w:rsidR="00D77B0F" w:rsidRDefault="00E35646" w:rsidP="00CB6749">
      <w:pPr>
        <w:spacing w:before="120" w:after="120"/>
        <w:rPr>
          <w:rFonts w:cs="Times New Roman"/>
          <w:sz w:val="22"/>
          <w:szCs w:val="22"/>
        </w:rPr>
      </w:pPr>
      <w:r w:rsidRPr="00AD2242">
        <w:rPr>
          <w:rFonts w:cs="Times New Roman"/>
          <w:b/>
          <w:sz w:val="22"/>
          <w:szCs w:val="22"/>
        </w:rPr>
        <w:t>NOW, THEREFORE</w:t>
      </w:r>
      <w:r w:rsidRPr="00AD2242">
        <w:rPr>
          <w:rFonts w:cs="Times New Roman"/>
          <w:sz w:val="22"/>
          <w:szCs w:val="22"/>
        </w:rPr>
        <w:t xml:space="preserve">, in consideration of the mutual terms, conditions, and obligations herein and for the herein enumerated and other good and valuable consideration, the receipt and sufficiency of which are hereby acknowledged, the parties hereto agree as follows. </w:t>
      </w:r>
    </w:p>
    <w:p w14:paraId="156C4BE3" w14:textId="6C65F211" w:rsidR="00F311C8" w:rsidRPr="00D77B0F" w:rsidRDefault="00910D49" w:rsidP="00CB6749">
      <w:pPr>
        <w:spacing w:before="120" w:after="120"/>
        <w:rPr>
          <w:rFonts w:cs="Times New Roman"/>
          <w:sz w:val="22"/>
          <w:szCs w:val="22"/>
        </w:rPr>
      </w:pPr>
      <w:r w:rsidRPr="00AD2242">
        <w:rPr>
          <w:rFonts w:cs="Times New Roman" w:hint="eastAsia"/>
          <w:b/>
          <w:sz w:val="22"/>
          <w:szCs w:val="22"/>
        </w:rPr>
        <w:lastRenderedPageBreak/>
        <w:t>A</w:t>
      </w:r>
      <w:r w:rsidRPr="00AD2242">
        <w:rPr>
          <w:rFonts w:cs="Times New Roman"/>
          <w:b/>
          <w:sz w:val="22"/>
          <w:szCs w:val="22"/>
        </w:rPr>
        <w:t xml:space="preserve">rticle 1. Scope of </w:t>
      </w:r>
      <w:r w:rsidR="00C12DD7" w:rsidRPr="00AD2242">
        <w:rPr>
          <w:rFonts w:cs="Times New Roman"/>
          <w:b/>
          <w:sz w:val="22"/>
          <w:szCs w:val="22"/>
        </w:rPr>
        <w:t>Services</w:t>
      </w:r>
    </w:p>
    <w:p w14:paraId="4721575E" w14:textId="1548D366" w:rsidR="00C86403" w:rsidRDefault="008E4CEF" w:rsidP="00C86403">
      <w:pPr>
        <w:spacing w:before="120" w:after="120"/>
        <w:rPr>
          <w:rFonts w:cs="Times New Roman"/>
          <w:sz w:val="22"/>
          <w:szCs w:val="22"/>
        </w:rPr>
      </w:pPr>
      <w:r w:rsidRPr="00AD2242">
        <w:rPr>
          <w:rFonts w:cs="Times New Roman" w:hint="eastAsia"/>
          <w:sz w:val="22"/>
          <w:szCs w:val="22"/>
        </w:rPr>
        <w:t>1</w:t>
      </w:r>
      <w:r w:rsidRPr="00AD2242">
        <w:rPr>
          <w:rFonts w:cs="Times New Roman"/>
          <w:sz w:val="22"/>
          <w:szCs w:val="22"/>
        </w:rPr>
        <w:t xml:space="preserve">.1 </w:t>
      </w:r>
      <w:r w:rsidR="001E6BFE" w:rsidRPr="00AD2242">
        <w:rPr>
          <w:rFonts w:cs="Times New Roman"/>
          <w:sz w:val="22"/>
          <w:szCs w:val="22"/>
        </w:rPr>
        <w:t xml:space="preserve">Designer shall complete the </w:t>
      </w:r>
      <w:r w:rsidR="006F0C01">
        <w:rPr>
          <w:rFonts w:cs="Times New Roman" w:hint="eastAsia"/>
          <w:sz w:val="22"/>
          <w:szCs w:val="22"/>
        </w:rPr>
        <w:t>Research, Concept</w:t>
      </w:r>
      <w:r w:rsidR="0094576D" w:rsidRPr="00AD2242">
        <w:rPr>
          <w:rFonts w:cs="Times New Roman"/>
          <w:sz w:val="22"/>
          <w:szCs w:val="22"/>
        </w:rPr>
        <w:t xml:space="preserve"> Design and Final Design services and deliver all the result materials to the Client </w:t>
      </w:r>
      <w:commentRangeStart w:id="2"/>
      <w:r w:rsidR="0094576D" w:rsidRPr="006F0C01">
        <w:rPr>
          <w:rFonts w:cs="Times New Roman"/>
          <w:sz w:val="22"/>
          <w:szCs w:val="22"/>
          <w:highlight w:val="cyan"/>
        </w:rPr>
        <w:t>by [Date]</w:t>
      </w:r>
      <w:r w:rsidR="00CB6837" w:rsidRPr="006F0C01">
        <w:rPr>
          <w:rFonts w:cs="Times New Roman"/>
          <w:sz w:val="22"/>
          <w:szCs w:val="22"/>
          <w:highlight w:val="cyan"/>
        </w:rPr>
        <w:t>,</w:t>
      </w:r>
      <w:r w:rsidR="0094576D" w:rsidRPr="00AD2242">
        <w:rPr>
          <w:rFonts w:cs="Times New Roman"/>
          <w:sz w:val="22"/>
          <w:szCs w:val="22"/>
        </w:rPr>
        <w:t xml:space="preserve"> </w:t>
      </w:r>
      <w:commentRangeEnd w:id="2"/>
      <w:r w:rsidR="00D77B0F">
        <w:rPr>
          <w:rStyle w:val="a6"/>
        </w:rPr>
        <w:commentReference w:id="2"/>
      </w:r>
      <w:r w:rsidR="0094576D" w:rsidRPr="00AD2242">
        <w:rPr>
          <w:rFonts w:cs="Times New Roman"/>
          <w:sz w:val="22"/>
          <w:szCs w:val="22"/>
        </w:rPr>
        <w:t xml:space="preserve">according to </w:t>
      </w:r>
      <w:r w:rsidR="00E046D8">
        <w:rPr>
          <w:rFonts w:cs="Times New Roman"/>
          <w:sz w:val="22"/>
          <w:szCs w:val="22"/>
        </w:rPr>
        <w:t>Appendix 1</w:t>
      </w:r>
      <w:r w:rsidR="006F0C01">
        <w:rPr>
          <w:rFonts w:cs="Times New Roman" w:hint="eastAsia"/>
          <w:sz w:val="22"/>
          <w:szCs w:val="22"/>
        </w:rPr>
        <w:t>,2 and 3</w:t>
      </w:r>
      <w:r w:rsidR="0094576D" w:rsidRPr="00AD2242">
        <w:rPr>
          <w:rFonts w:cs="Times New Roman"/>
          <w:sz w:val="22"/>
          <w:szCs w:val="22"/>
        </w:rPr>
        <w:t xml:space="preserve"> set forth herein. </w:t>
      </w:r>
    </w:p>
    <w:p w14:paraId="13B5A84E" w14:textId="25E2B3DE" w:rsidR="00C77124" w:rsidRPr="00C77124" w:rsidRDefault="00C86403" w:rsidP="00CB6749">
      <w:pPr>
        <w:spacing w:before="120" w:after="120"/>
        <w:rPr>
          <w:rFonts w:cs="Times New Roman"/>
          <w:sz w:val="22"/>
          <w:szCs w:val="22"/>
        </w:rPr>
      </w:pPr>
      <w:r w:rsidRPr="00534B50">
        <w:rPr>
          <w:rFonts w:cs="Times New Roman"/>
          <w:sz w:val="22"/>
          <w:szCs w:val="22"/>
        </w:rPr>
        <w:t>1.2 More specific details not specified in Appendix 1 shall be determined in a separate document such as a work statement or work order for each prepared by Client or Designer. The scope of Services may be changed at any time by written agreement between Client and Designer.</w:t>
      </w:r>
    </w:p>
    <w:p w14:paraId="6D6F8A24" w14:textId="051B0DE4" w:rsidR="00C77124" w:rsidRDefault="00C86403" w:rsidP="00CB6749">
      <w:pPr>
        <w:spacing w:before="120" w:after="120"/>
        <w:rPr>
          <w:rFonts w:cs="Times New Roman"/>
          <w:sz w:val="22"/>
          <w:szCs w:val="22"/>
        </w:rPr>
      </w:pPr>
      <w:r w:rsidRPr="00534B50">
        <w:rPr>
          <w:rFonts w:cs="Times New Roman"/>
          <w:sz w:val="22"/>
          <w:szCs w:val="22"/>
        </w:rPr>
        <w:t>1.3 After the Services are completed by Designer, Client and Designer agree to jointly make a Final Design to produce the Product. More Specific details regarding the Final Design shall be determined by separate agreement between the parties.</w:t>
      </w:r>
    </w:p>
    <w:p w14:paraId="184A041C" w14:textId="79F086D1" w:rsidR="00201DFE" w:rsidRPr="00201DFE" w:rsidRDefault="00201DFE" w:rsidP="00201DFE">
      <w:pPr>
        <w:spacing w:before="120" w:after="120"/>
        <w:rPr>
          <w:rFonts w:cs="Times New Roman"/>
          <w:sz w:val="22"/>
          <w:szCs w:val="22"/>
        </w:rPr>
      </w:pPr>
      <w:r w:rsidRPr="00201DFE">
        <w:rPr>
          <w:rFonts w:cs="Times New Roman"/>
          <w:sz w:val="22"/>
          <w:szCs w:val="22"/>
        </w:rPr>
        <w:t>1.4 Research (Stage 1) shall entail researching and analyzing the needs and vision of the Client, reviewing competitors and market dynamics, and aligning on goals and expectations, as described in Appendix 2.</w:t>
      </w:r>
    </w:p>
    <w:p w14:paraId="2EED44E3" w14:textId="77777777" w:rsidR="00201DFE" w:rsidRPr="00201DFE" w:rsidRDefault="00201DFE" w:rsidP="00201DFE">
      <w:pPr>
        <w:spacing w:before="120" w:after="120"/>
        <w:rPr>
          <w:rFonts w:cs="Times New Roman"/>
          <w:sz w:val="22"/>
          <w:szCs w:val="22"/>
        </w:rPr>
      </w:pPr>
      <w:r w:rsidRPr="00201DFE">
        <w:rPr>
          <w:rFonts w:cs="Times New Roman"/>
          <w:sz w:val="22"/>
          <w:szCs w:val="22"/>
        </w:rPr>
        <w:t>1.5 Concept development (Stage 2) shall involve identifying the strategic direction and establishing the holistic concept, as described in Appendix 2.</w:t>
      </w:r>
    </w:p>
    <w:p w14:paraId="36CEA9AE" w14:textId="6C33D465" w:rsidR="00201DFE" w:rsidRPr="00201DFE" w:rsidRDefault="00201DFE" w:rsidP="00201DFE">
      <w:pPr>
        <w:spacing w:before="120" w:after="120"/>
        <w:rPr>
          <w:rFonts w:cs="Times New Roman"/>
          <w:sz w:val="22"/>
          <w:szCs w:val="22"/>
        </w:rPr>
      </w:pPr>
      <w:r w:rsidRPr="00201DFE">
        <w:rPr>
          <w:rFonts w:cs="Times New Roman"/>
          <w:sz w:val="22"/>
          <w:szCs w:val="22"/>
        </w:rPr>
        <w:t>1.6 Design and Drawing (Stage 3) shall involve translating the holistic concept into tangible designs, forms, and shapes, realizing the actual design that reflects the required design elements and needs, as described in Appendix 2.</w:t>
      </w:r>
    </w:p>
    <w:p w14:paraId="6A8E5FC8" w14:textId="1B681177" w:rsidR="00D05365" w:rsidRDefault="00201DFE" w:rsidP="008E5787">
      <w:pPr>
        <w:spacing w:before="120" w:after="120"/>
        <w:rPr>
          <w:rFonts w:cs="Times New Roman"/>
          <w:sz w:val="22"/>
          <w:szCs w:val="22"/>
        </w:rPr>
      </w:pPr>
      <w:r w:rsidRPr="00201DFE">
        <w:rPr>
          <w:rFonts w:cs="Times New Roman"/>
          <w:sz w:val="22"/>
          <w:szCs w:val="22"/>
        </w:rPr>
        <w:t>1.7 Sampling and Prototyping (Stage 4) shall involve developing and modifying the design in preparation for</w:t>
      </w:r>
      <w:r w:rsidR="003D7505">
        <w:rPr>
          <w:rFonts w:cs="Times New Roman"/>
          <w:sz w:val="22"/>
          <w:szCs w:val="22"/>
        </w:rPr>
        <w:t xml:space="preserve"> engineering and manufacturing</w:t>
      </w:r>
      <w:r w:rsidR="003D7505">
        <w:rPr>
          <w:rFonts w:cs="Times New Roman" w:hint="eastAsia"/>
          <w:sz w:val="22"/>
          <w:szCs w:val="22"/>
        </w:rPr>
        <w:t xml:space="preserve"> described in Appendix 2.</w:t>
      </w:r>
    </w:p>
    <w:p w14:paraId="0272D5EE" w14:textId="77777777" w:rsidR="008E5787" w:rsidRDefault="008E5787" w:rsidP="008E5787">
      <w:pPr>
        <w:spacing w:before="120" w:after="120"/>
        <w:rPr>
          <w:rFonts w:cs="Times New Roman"/>
          <w:sz w:val="22"/>
          <w:szCs w:val="22"/>
        </w:rPr>
      </w:pPr>
    </w:p>
    <w:p w14:paraId="45841565" w14:textId="4DC7C0F9" w:rsidR="007D10B0" w:rsidRPr="00D05365" w:rsidRDefault="007D10B0" w:rsidP="00D05365">
      <w:pPr>
        <w:spacing w:before="120" w:after="120" w:line="276" w:lineRule="auto"/>
        <w:rPr>
          <w:rFonts w:asciiTheme="minorHAnsi" w:eastAsiaTheme="minorHAnsi" w:hAnsiTheme="minorHAnsi" w:cs="Times New Roman"/>
          <w:sz w:val="18"/>
          <w:szCs w:val="18"/>
        </w:rPr>
      </w:pPr>
      <w:r w:rsidRPr="00AD2242">
        <w:rPr>
          <w:rFonts w:cs="Times New Roman"/>
          <w:b/>
          <w:sz w:val="22"/>
          <w:szCs w:val="22"/>
        </w:rPr>
        <w:t>Article 2. Duration</w:t>
      </w:r>
    </w:p>
    <w:p w14:paraId="54BF1E3C" w14:textId="0A85BAD2" w:rsidR="00C86403" w:rsidRDefault="00C86403" w:rsidP="008E5787">
      <w:pPr>
        <w:spacing w:before="120" w:after="120"/>
        <w:rPr>
          <w:rFonts w:cs="Times New Roman"/>
          <w:sz w:val="22"/>
          <w:szCs w:val="22"/>
        </w:rPr>
      </w:pPr>
      <w:r w:rsidRPr="00534B50">
        <w:rPr>
          <w:rFonts w:cs="Times New Roman"/>
          <w:sz w:val="22"/>
          <w:szCs w:val="22"/>
        </w:rPr>
        <w:t>Subject to the provisions for the termination under Article 9 below, this Agreement shall become effective from the moment of its signing by parties and, unless terminated earlier as provided in this Agreement, shall continue for so long as Client is obligated to pay Designer royalties under this Agreement.</w:t>
      </w:r>
    </w:p>
    <w:p w14:paraId="475CB5F9" w14:textId="77777777" w:rsidR="008E5787" w:rsidRPr="00AD2242" w:rsidRDefault="008E5787" w:rsidP="008E5787">
      <w:pPr>
        <w:spacing w:before="120" w:after="120"/>
        <w:rPr>
          <w:rFonts w:cs="Times New Roman"/>
          <w:sz w:val="22"/>
          <w:szCs w:val="22"/>
        </w:rPr>
      </w:pPr>
    </w:p>
    <w:p w14:paraId="34B2A4CE" w14:textId="58FF0A4B" w:rsidR="00180867" w:rsidRPr="00AD2242" w:rsidRDefault="00705184" w:rsidP="00CB6749">
      <w:pPr>
        <w:spacing w:before="120" w:after="120"/>
        <w:rPr>
          <w:rFonts w:cs="Times New Roman"/>
          <w:b/>
          <w:sz w:val="22"/>
          <w:szCs w:val="22"/>
        </w:rPr>
      </w:pPr>
      <w:r w:rsidRPr="00AD2242">
        <w:rPr>
          <w:rFonts w:cs="Times New Roman" w:hint="eastAsia"/>
          <w:b/>
          <w:sz w:val="22"/>
          <w:szCs w:val="22"/>
        </w:rPr>
        <w:t>A</w:t>
      </w:r>
      <w:r w:rsidRPr="00AD2242">
        <w:rPr>
          <w:rFonts w:cs="Times New Roman"/>
          <w:b/>
          <w:sz w:val="22"/>
          <w:szCs w:val="22"/>
        </w:rPr>
        <w:t>rticle 3. Inspection</w:t>
      </w:r>
    </w:p>
    <w:p w14:paraId="31DA9E36" w14:textId="6D6888BC" w:rsidR="00C86403" w:rsidRPr="00C77124" w:rsidRDefault="00C86403" w:rsidP="00CB6749">
      <w:pPr>
        <w:spacing w:before="120" w:after="120"/>
        <w:rPr>
          <w:rFonts w:cs="Times New Roman"/>
          <w:sz w:val="22"/>
          <w:szCs w:val="22"/>
        </w:rPr>
      </w:pPr>
      <w:r w:rsidRPr="00534B50">
        <w:rPr>
          <w:rFonts w:cs="Times New Roman"/>
          <w:sz w:val="22"/>
          <w:szCs w:val="22"/>
        </w:rPr>
        <w:t>3.1 Designer shall provide a report to Client at any time when Client requests the status or progress of the Services. If the status or progress of the Services does not match the requirements set out in Appendix 1, the Client may require revision of the Services whereupon Designer shall faithfully revise the Services accordingly.</w:t>
      </w:r>
    </w:p>
    <w:p w14:paraId="115BFAE6" w14:textId="4B147D16" w:rsidR="00C86403" w:rsidRDefault="00C86403" w:rsidP="00C86403">
      <w:pPr>
        <w:spacing w:before="120" w:after="120"/>
        <w:rPr>
          <w:rFonts w:cs="Times New Roman"/>
          <w:sz w:val="22"/>
          <w:szCs w:val="22"/>
        </w:rPr>
      </w:pPr>
      <w:r w:rsidRPr="00534B50">
        <w:rPr>
          <w:rFonts w:cs="Times New Roman"/>
          <w:sz w:val="22"/>
          <w:szCs w:val="22"/>
        </w:rPr>
        <w:lastRenderedPageBreak/>
        <w:t xml:space="preserve">3.2 After completing a Service, Designer shall submit to Client the result of such Service in the form shown in Appendix 4 </w:t>
      </w:r>
      <w:commentRangeStart w:id="3"/>
      <w:r w:rsidRPr="008E5787">
        <w:rPr>
          <w:rFonts w:cs="Times New Roman"/>
          <w:sz w:val="22"/>
          <w:szCs w:val="22"/>
          <w:highlight w:val="cyan"/>
        </w:rPr>
        <w:t xml:space="preserve">by </w:t>
      </w:r>
      <w:r w:rsidR="008E5787" w:rsidRPr="008E5787">
        <w:rPr>
          <w:rFonts w:cs="Times New Roman" w:hint="eastAsia"/>
          <w:sz w:val="22"/>
          <w:szCs w:val="22"/>
          <w:highlight w:val="cyan"/>
        </w:rPr>
        <w:t>[Date]</w:t>
      </w:r>
      <w:r>
        <w:rPr>
          <w:rFonts w:cs="Times New Roman"/>
          <w:sz w:val="22"/>
          <w:szCs w:val="22"/>
        </w:rPr>
        <w:t xml:space="preserve"> </w:t>
      </w:r>
      <w:commentRangeEnd w:id="3"/>
      <w:r w:rsidR="00326A56">
        <w:rPr>
          <w:rStyle w:val="a6"/>
        </w:rPr>
        <w:commentReference w:id="3"/>
      </w:r>
      <w:r w:rsidRPr="00534B50">
        <w:rPr>
          <w:rFonts w:cs="Times New Roman"/>
          <w:sz w:val="22"/>
          <w:szCs w:val="22"/>
        </w:rPr>
        <w:t xml:space="preserve">according to the Project Schedule. Client shall complete the inspection of such Service within [15] business days from the date of receipt, and issue a completion notice (hereinafter the “Completion Notice”) to Designer if successful. If the Client does not give any comment to Designer within the </w:t>
      </w:r>
      <w:r w:rsidRPr="00B46D30">
        <w:rPr>
          <w:rFonts w:cs="Times New Roman"/>
          <w:sz w:val="22"/>
          <w:szCs w:val="22"/>
        </w:rPr>
        <w:t>period of [15] business</w:t>
      </w:r>
      <w:r w:rsidRPr="00534B50">
        <w:rPr>
          <w:rFonts w:cs="Times New Roman"/>
          <w:sz w:val="22"/>
          <w:szCs w:val="22"/>
        </w:rPr>
        <w:t xml:space="preserve"> days (hereinafter the “Review Period”), such Service shall be deemed to have passed inspection upon the expiry of the review period.</w:t>
      </w:r>
    </w:p>
    <w:p w14:paraId="4630A97C" w14:textId="52C43F88" w:rsidR="00C86403" w:rsidRDefault="00C86403" w:rsidP="00C86403">
      <w:pPr>
        <w:spacing w:before="120" w:after="120"/>
        <w:rPr>
          <w:rFonts w:cs="Times New Roman"/>
          <w:sz w:val="22"/>
          <w:szCs w:val="22"/>
        </w:rPr>
      </w:pPr>
      <w:r w:rsidRPr="00534B50">
        <w:rPr>
          <w:rFonts w:cs="Times New Roman"/>
          <w:sz w:val="22"/>
          <w:szCs w:val="22"/>
        </w:rPr>
        <w:t>3.3 If the result of a Service does not pass inspection pursuant to Article 3.2, the Client shall request revision and supplementation to Designer and Designer shall revise and supplement the relevant matters without delay and go through the procedure set forth in Article 3.2 again. In this case, on the day the re-inspection is passed, the result of such Service is deemed to have been completed.</w:t>
      </w:r>
    </w:p>
    <w:p w14:paraId="6D0BDA04" w14:textId="77777777" w:rsidR="00326A56" w:rsidRPr="00C86403" w:rsidRDefault="00326A56" w:rsidP="00C86403">
      <w:pPr>
        <w:spacing w:before="120" w:after="120"/>
        <w:rPr>
          <w:rFonts w:cs="Times New Roman"/>
          <w:sz w:val="22"/>
          <w:szCs w:val="22"/>
        </w:rPr>
      </w:pPr>
    </w:p>
    <w:p w14:paraId="561F1743" w14:textId="559BB621" w:rsidR="00B02DB2" w:rsidRPr="00AD2242" w:rsidRDefault="003A25FA" w:rsidP="00CB6749">
      <w:pPr>
        <w:spacing w:before="120" w:after="120"/>
        <w:rPr>
          <w:rFonts w:cs="Times New Roman"/>
          <w:b/>
          <w:sz w:val="22"/>
          <w:szCs w:val="22"/>
        </w:rPr>
      </w:pPr>
      <w:r w:rsidRPr="00AD2242">
        <w:rPr>
          <w:rFonts w:cs="Times New Roman" w:hint="eastAsia"/>
          <w:b/>
          <w:sz w:val="22"/>
          <w:szCs w:val="22"/>
        </w:rPr>
        <w:t>A</w:t>
      </w:r>
      <w:r w:rsidRPr="00AD2242">
        <w:rPr>
          <w:rFonts w:cs="Times New Roman"/>
          <w:b/>
          <w:sz w:val="22"/>
          <w:szCs w:val="22"/>
        </w:rPr>
        <w:t>rticle 4. Payment</w:t>
      </w:r>
    </w:p>
    <w:p w14:paraId="5DE1F6AE" w14:textId="2164D677" w:rsidR="004141B2" w:rsidRPr="00326A56" w:rsidRDefault="003A25FA" w:rsidP="00CB6749">
      <w:pPr>
        <w:spacing w:before="120" w:after="120"/>
        <w:rPr>
          <w:rFonts w:cs="Times New Roman"/>
          <w:sz w:val="22"/>
          <w:szCs w:val="22"/>
        </w:rPr>
      </w:pPr>
      <w:r w:rsidRPr="00AD2242">
        <w:rPr>
          <w:rFonts w:cs="Times New Roman" w:hint="eastAsia"/>
          <w:sz w:val="22"/>
          <w:szCs w:val="22"/>
        </w:rPr>
        <w:t>4</w:t>
      </w:r>
      <w:r w:rsidRPr="00AD2242">
        <w:rPr>
          <w:rFonts w:cs="Times New Roman"/>
          <w:sz w:val="22"/>
          <w:szCs w:val="22"/>
        </w:rPr>
        <w:t xml:space="preserve">.1 </w:t>
      </w:r>
      <w:r w:rsidR="007B596C" w:rsidRPr="00326A56">
        <w:rPr>
          <w:rFonts w:cs="Times New Roman"/>
          <w:sz w:val="22"/>
          <w:szCs w:val="22"/>
        </w:rPr>
        <w:t>Client sha</w:t>
      </w:r>
      <w:r w:rsidR="006F0C01" w:rsidRPr="00326A56">
        <w:rPr>
          <w:rFonts w:cs="Times New Roman"/>
          <w:sz w:val="22"/>
          <w:szCs w:val="22"/>
        </w:rPr>
        <w:t xml:space="preserve">ll pay Designer a total of </w:t>
      </w:r>
      <w:r w:rsidR="006F0C01" w:rsidRPr="00326A56">
        <w:rPr>
          <w:rFonts w:cs="Times New Roman" w:hint="eastAsia"/>
          <w:sz w:val="22"/>
          <w:szCs w:val="22"/>
        </w:rPr>
        <w:t xml:space="preserve">[ 50,000 </w:t>
      </w:r>
      <w:proofErr w:type="gramStart"/>
      <w:r w:rsidR="006F0C01" w:rsidRPr="00326A56">
        <w:rPr>
          <w:rFonts w:cs="Times New Roman" w:hint="eastAsia"/>
          <w:sz w:val="22"/>
          <w:szCs w:val="22"/>
        </w:rPr>
        <w:t>USD</w:t>
      </w:r>
      <w:r w:rsidR="007B596C" w:rsidRPr="00326A56">
        <w:rPr>
          <w:rFonts w:cs="Times New Roman"/>
          <w:sz w:val="22"/>
          <w:szCs w:val="22"/>
        </w:rPr>
        <w:t xml:space="preserve"> ]</w:t>
      </w:r>
      <w:proofErr w:type="gramEnd"/>
      <w:r w:rsidR="007B596C" w:rsidRPr="00326A56">
        <w:rPr>
          <w:rFonts w:cs="Times New Roman"/>
          <w:sz w:val="22"/>
          <w:szCs w:val="22"/>
        </w:rPr>
        <w:t xml:space="preserve"> in accordance with the following conditions :</w:t>
      </w:r>
    </w:p>
    <w:p w14:paraId="0711EBD8" w14:textId="72B5473C" w:rsidR="004141B2" w:rsidRPr="00326A56" w:rsidRDefault="004141B2" w:rsidP="004141B2">
      <w:pPr>
        <w:spacing w:before="120" w:after="120"/>
        <w:ind w:firstLineChars="150" w:firstLine="270"/>
        <w:rPr>
          <w:rFonts w:cs="Times New Roman"/>
          <w:sz w:val="18"/>
          <w:szCs w:val="18"/>
        </w:rPr>
      </w:pPr>
      <w:r w:rsidRPr="00326A56">
        <w:rPr>
          <w:rFonts w:cs="Times New Roman" w:hint="eastAsia"/>
          <w:sz w:val="18"/>
          <w:szCs w:val="18"/>
        </w:rPr>
        <w:t xml:space="preserve">- </w:t>
      </w:r>
      <w:r w:rsidRPr="00326A56">
        <w:rPr>
          <w:rFonts w:cs="Times New Roman"/>
          <w:sz w:val="18"/>
          <w:szCs w:val="18"/>
        </w:rPr>
        <w:t>12,500</w:t>
      </w:r>
      <w:r w:rsidRPr="00326A56">
        <w:rPr>
          <w:rFonts w:cs="Times New Roman" w:hint="eastAsia"/>
          <w:sz w:val="18"/>
          <w:szCs w:val="18"/>
        </w:rPr>
        <w:t xml:space="preserve"> </w:t>
      </w:r>
      <w:r w:rsidRPr="00326A56">
        <w:rPr>
          <w:rFonts w:cs="Times New Roman"/>
          <w:sz w:val="18"/>
          <w:szCs w:val="18"/>
        </w:rPr>
        <w:t>USD: directly</w:t>
      </w:r>
      <w:r w:rsidRPr="00326A56">
        <w:rPr>
          <w:rFonts w:cs="Times New Roman" w:hint="eastAsia"/>
          <w:sz w:val="18"/>
          <w:szCs w:val="18"/>
        </w:rPr>
        <w:t xml:space="preserve"> after conclusion of the contract</w:t>
      </w:r>
    </w:p>
    <w:p w14:paraId="2061D134" w14:textId="17F175D1" w:rsidR="004141B2" w:rsidRPr="00326A56" w:rsidRDefault="004141B2" w:rsidP="004141B2">
      <w:pPr>
        <w:spacing w:before="120" w:after="120"/>
        <w:ind w:firstLineChars="150" w:firstLine="270"/>
        <w:rPr>
          <w:rFonts w:cs="Times New Roman"/>
          <w:sz w:val="18"/>
          <w:szCs w:val="18"/>
        </w:rPr>
      </w:pPr>
      <w:r w:rsidRPr="00326A56">
        <w:rPr>
          <w:rFonts w:cs="Times New Roman" w:hint="eastAsia"/>
          <w:sz w:val="18"/>
          <w:szCs w:val="18"/>
        </w:rPr>
        <w:t xml:space="preserve">- 12,500 USD: </w:t>
      </w:r>
      <w:proofErr w:type="spellStart"/>
      <w:r w:rsidRPr="00326A56">
        <w:rPr>
          <w:rFonts w:cs="Times New Roman" w:hint="eastAsia"/>
          <w:sz w:val="18"/>
          <w:szCs w:val="18"/>
        </w:rPr>
        <w:t>wihin</w:t>
      </w:r>
      <w:proofErr w:type="spellEnd"/>
      <w:r w:rsidRPr="00326A56">
        <w:rPr>
          <w:rFonts w:cs="Times New Roman" w:hint="eastAsia"/>
          <w:sz w:val="18"/>
          <w:szCs w:val="18"/>
        </w:rPr>
        <w:t xml:space="preserve"> 30 days after issuing a Completion Notice of Concept Development subject to Article 3</w:t>
      </w:r>
    </w:p>
    <w:p w14:paraId="62401A95" w14:textId="2F470D45" w:rsidR="004141B2" w:rsidRPr="00326A56" w:rsidRDefault="004141B2" w:rsidP="004141B2">
      <w:pPr>
        <w:spacing w:before="120" w:after="120"/>
        <w:ind w:firstLineChars="150" w:firstLine="270"/>
        <w:rPr>
          <w:rFonts w:cs="Times New Roman"/>
          <w:sz w:val="18"/>
          <w:szCs w:val="18"/>
        </w:rPr>
      </w:pPr>
      <w:r w:rsidRPr="00326A56">
        <w:rPr>
          <w:rFonts w:cs="Times New Roman" w:hint="eastAsia"/>
          <w:sz w:val="18"/>
          <w:szCs w:val="18"/>
        </w:rPr>
        <w:t xml:space="preserve">- 12,500 USD: </w:t>
      </w:r>
      <w:proofErr w:type="spellStart"/>
      <w:r w:rsidRPr="00326A56">
        <w:rPr>
          <w:rFonts w:cs="Times New Roman" w:hint="eastAsia"/>
          <w:sz w:val="18"/>
          <w:szCs w:val="18"/>
        </w:rPr>
        <w:t>wihin</w:t>
      </w:r>
      <w:proofErr w:type="spellEnd"/>
      <w:r w:rsidRPr="00326A56">
        <w:rPr>
          <w:rFonts w:cs="Times New Roman" w:hint="eastAsia"/>
          <w:sz w:val="18"/>
          <w:szCs w:val="18"/>
        </w:rPr>
        <w:t xml:space="preserve"> 30 days after issuing a Completion Notice of Design and Drawing subject to Article 3</w:t>
      </w:r>
    </w:p>
    <w:p w14:paraId="0B96C455" w14:textId="51A6E6D4" w:rsidR="004141B2" w:rsidRPr="00326A56" w:rsidRDefault="004141B2" w:rsidP="00326A56">
      <w:pPr>
        <w:spacing w:before="120" w:after="120"/>
        <w:ind w:firstLineChars="150" w:firstLine="270"/>
        <w:rPr>
          <w:rFonts w:cs="Times New Roman"/>
          <w:sz w:val="18"/>
          <w:szCs w:val="18"/>
        </w:rPr>
      </w:pPr>
      <w:r w:rsidRPr="00326A56">
        <w:rPr>
          <w:rFonts w:cs="Times New Roman" w:hint="eastAsia"/>
          <w:sz w:val="18"/>
          <w:szCs w:val="18"/>
        </w:rPr>
        <w:t>- 12,500 USD: within 30 days after issuing a Completion Notice of Sampling and Prototyping subject to Article 3</w:t>
      </w:r>
    </w:p>
    <w:p w14:paraId="112AB9D7" w14:textId="0AAF1CB4" w:rsidR="00C77124" w:rsidRPr="00326A56" w:rsidRDefault="00533E4A" w:rsidP="00326A56">
      <w:pPr>
        <w:spacing w:before="120" w:after="120"/>
        <w:rPr>
          <w:rFonts w:cs="Times New Roman"/>
          <w:sz w:val="22"/>
          <w:szCs w:val="22"/>
        </w:rPr>
      </w:pPr>
      <w:r w:rsidRPr="00326A56">
        <w:rPr>
          <w:rFonts w:cs="Times New Roman" w:hint="eastAsia"/>
          <w:sz w:val="22"/>
          <w:szCs w:val="22"/>
        </w:rPr>
        <w:t>4</w:t>
      </w:r>
      <w:r w:rsidR="004141B2" w:rsidRPr="00326A56">
        <w:rPr>
          <w:rFonts w:cs="Times New Roman"/>
          <w:sz w:val="22"/>
          <w:szCs w:val="22"/>
        </w:rPr>
        <w:t xml:space="preserve">.2 Designer </w:t>
      </w:r>
      <w:r w:rsidR="004141B2" w:rsidRPr="00326A56">
        <w:rPr>
          <w:rFonts w:cs="Times New Roman" w:hint="eastAsia"/>
          <w:sz w:val="22"/>
          <w:szCs w:val="22"/>
        </w:rPr>
        <w:t>shell</w:t>
      </w:r>
      <w:r w:rsidRPr="00326A56">
        <w:rPr>
          <w:rFonts w:cs="Times New Roman"/>
          <w:sz w:val="22"/>
          <w:szCs w:val="22"/>
        </w:rPr>
        <w:t xml:space="preserve"> be responsible for sending out the invoice to Client [ </w:t>
      </w:r>
      <w:proofErr w:type="gramStart"/>
      <w:r w:rsidRPr="00326A56">
        <w:rPr>
          <w:rFonts w:cs="Times New Roman" w:hint="eastAsia"/>
          <w:sz w:val="22"/>
          <w:szCs w:val="22"/>
        </w:rPr>
        <w:t>15</w:t>
      </w:r>
      <w:r w:rsidRPr="00326A56">
        <w:rPr>
          <w:rFonts w:cs="Times New Roman"/>
          <w:sz w:val="22"/>
          <w:szCs w:val="22"/>
        </w:rPr>
        <w:t xml:space="preserve"> ]</w:t>
      </w:r>
      <w:proofErr w:type="gramEnd"/>
      <w:r w:rsidRPr="00326A56">
        <w:rPr>
          <w:rFonts w:cs="Times New Roman"/>
          <w:sz w:val="22"/>
          <w:szCs w:val="22"/>
        </w:rPr>
        <w:t xml:space="preserve"> days before the</w:t>
      </w:r>
      <w:r w:rsidRPr="00AD2242">
        <w:rPr>
          <w:rFonts w:cs="Times New Roman"/>
          <w:sz w:val="22"/>
          <w:szCs w:val="22"/>
        </w:rPr>
        <w:t xml:space="preserve"> payment date.</w:t>
      </w:r>
    </w:p>
    <w:p w14:paraId="7304F7B7" w14:textId="77777777" w:rsidR="00326A56" w:rsidRDefault="00326A56" w:rsidP="00087B9D">
      <w:pPr>
        <w:spacing w:before="120" w:after="120"/>
        <w:rPr>
          <w:rFonts w:cs="Times New Roman"/>
          <w:sz w:val="22"/>
          <w:szCs w:val="22"/>
        </w:rPr>
      </w:pPr>
    </w:p>
    <w:p w14:paraId="1051A151" w14:textId="7AB7AA16" w:rsidR="00087B9D" w:rsidRPr="00326A56" w:rsidRDefault="00087B9D" w:rsidP="00087B9D">
      <w:pPr>
        <w:spacing w:before="120" w:after="120"/>
        <w:rPr>
          <w:rFonts w:cs="Times New Roman"/>
          <w:sz w:val="22"/>
          <w:szCs w:val="22"/>
        </w:rPr>
      </w:pPr>
      <w:r w:rsidRPr="00087B9D">
        <w:rPr>
          <w:rFonts w:cs="Times New Roman"/>
          <w:b/>
          <w:sz w:val="22"/>
          <w:szCs w:val="22"/>
        </w:rPr>
        <w:t>Article 5. Cost and Expenses</w:t>
      </w:r>
    </w:p>
    <w:p w14:paraId="6183F687" w14:textId="1308F60C" w:rsidR="00087B9D" w:rsidRPr="00CA3AF4" w:rsidRDefault="00087B9D" w:rsidP="00087B9D">
      <w:pPr>
        <w:spacing w:before="120" w:after="120"/>
        <w:rPr>
          <w:rFonts w:cs="Times New Roman"/>
          <w:sz w:val="22"/>
          <w:szCs w:val="22"/>
        </w:rPr>
      </w:pPr>
      <w:r>
        <w:rPr>
          <w:rFonts w:cs="Times New Roman"/>
          <w:sz w:val="22"/>
          <w:szCs w:val="22"/>
        </w:rPr>
        <w:t xml:space="preserve">5.1 </w:t>
      </w:r>
      <w:r w:rsidRPr="00087B9D">
        <w:rPr>
          <w:rFonts w:cs="Times New Roman"/>
          <w:sz w:val="22"/>
          <w:szCs w:val="22"/>
        </w:rPr>
        <w:t>Designer shall be reimbursed for</w:t>
      </w:r>
      <w:r>
        <w:rPr>
          <w:rFonts w:cs="Times New Roman"/>
          <w:sz w:val="22"/>
          <w:szCs w:val="22"/>
        </w:rPr>
        <w:t xml:space="preserve"> all expenses incurred with </w:t>
      </w:r>
      <w:r w:rsidRPr="00087B9D">
        <w:rPr>
          <w:rFonts w:cs="Times New Roman"/>
          <w:sz w:val="22"/>
          <w:szCs w:val="22"/>
        </w:rPr>
        <w:t>Client’s prior written approval over and above normal designing costs</w:t>
      </w:r>
      <w:ins w:id="4" w:author="김현주 (Hyunjoo Kim)" w:date="2024-01-23T11:19:00Z">
        <w:r w:rsidR="00440D4C">
          <w:rPr>
            <w:rFonts w:cs="Times New Roman"/>
            <w:sz w:val="22"/>
            <w:szCs w:val="22"/>
          </w:rPr>
          <w:t xml:space="preserve"> </w:t>
        </w:r>
        <w:commentRangeStart w:id="5"/>
        <w:r w:rsidR="00440D4C">
          <w:rPr>
            <w:rFonts w:cs="Times New Roman"/>
            <w:sz w:val="22"/>
            <w:szCs w:val="22"/>
          </w:rPr>
          <w:t xml:space="preserve">up to the </w:t>
        </w:r>
        <w:proofErr w:type="spellStart"/>
        <w:r w:rsidR="00440D4C">
          <w:rPr>
            <w:rFonts w:cs="Times New Roman"/>
            <w:sz w:val="22"/>
            <w:szCs w:val="22"/>
          </w:rPr>
          <w:t>amoun</w:t>
        </w:r>
        <w:proofErr w:type="spellEnd"/>
        <w:r w:rsidR="00440D4C">
          <w:rPr>
            <w:rFonts w:cs="Times New Roman"/>
            <w:sz w:val="22"/>
            <w:szCs w:val="22"/>
          </w:rPr>
          <w:t xml:space="preserve"> of 00</w:t>
        </w:r>
      </w:ins>
      <w:r w:rsidRPr="00087B9D">
        <w:rPr>
          <w:rFonts w:cs="Times New Roman"/>
          <w:sz w:val="22"/>
          <w:szCs w:val="22"/>
        </w:rPr>
        <w:t xml:space="preserve">. </w:t>
      </w:r>
      <w:commentRangeEnd w:id="5"/>
      <w:r w:rsidR="00440D4C">
        <w:rPr>
          <w:rStyle w:val="a6"/>
        </w:rPr>
        <w:commentReference w:id="5"/>
      </w:r>
      <w:r w:rsidRPr="00087B9D">
        <w:rPr>
          <w:rFonts w:cs="Times New Roman"/>
          <w:sz w:val="22"/>
          <w:szCs w:val="22"/>
        </w:rPr>
        <w:t>For the purpose of this clause, normal designing costs shall include, but not be limited to, the costs of simulating the design, photos, transportation of documents or materials, consultancy services by third persons, as well as travel costs, provided that such travel costs are documented and have been approved by the Client.</w:t>
      </w:r>
      <w:r w:rsidR="00CA3AF4">
        <w:rPr>
          <w:rFonts w:cs="Times New Roman"/>
          <w:sz w:val="22"/>
          <w:szCs w:val="22"/>
        </w:rPr>
        <w:t xml:space="preserve"> </w:t>
      </w:r>
    </w:p>
    <w:p w14:paraId="4D89F711" w14:textId="4B339CA0" w:rsidR="00326A56" w:rsidRPr="00326A56" w:rsidRDefault="00087B9D" w:rsidP="00087B9D">
      <w:pPr>
        <w:spacing w:before="120" w:after="120"/>
        <w:rPr>
          <w:rFonts w:cs="Times New Roman"/>
          <w:sz w:val="22"/>
          <w:szCs w:val="22"/>
        </w:rPr>
      </w:pPr>
      <w:r>
        <w:rPr>
          <w:rFonts w:cs="Times New Roman"/>
          <w:sz w:val="22"/>
          <w:szCs w:val="22"/>
        </w:rPr>
        <w:t xml:space="preserve">5.2 </w:t>
      </w:r>
      <w:r w:rsidRPr="00087B9D">
        <w:rPr>
          <w:rFonts w:cs="Times New Roman"/>
          <w:sz w:val="22"/>
          <w:szCs w:val="22"/>
        </w:rPr>
        <w:t>Designer will plan a visit to Seoul (South Korea) at a time convenient for the Client to present the concept finalization</w:t>
      </w:r>
      <w:r w:rsidR="00326A56">
        <w:rPr>
          <w:rFonts w:cs="Times New Roman" w:hint="eastAsia"/>
          <w:sz w:val="22"/>
          <w:szCs w:val="22"/>
        </w:rPr>
        <w:t>.</w:t>
      </w:r>
    </w:p>
    <w:p w14:paraId="7C880621" w14:textId="57154C59" w:rsidR="00087B9D" w:rsidRDefault="00087B9D" w:rsidP="00087B9D">
      <w:pPr>
        <w:spacing w:before="120" w:after="120"/>
        <w:rPr>
          <w:rFonts w:cs="Times New Roman"/>
          <w:sz w:val="22"/>
          <w:szCs w:val="22"/>
        </w:rPr>
      </w:pPr>
      <w:r>
        <w:rPr>
          <w:rFonts w:cs="Times New Roman"/>
          <w:sz w:val="22"/>
          <w:szCs w:val="22"/>
        </w:rPr>
        <w:t xml:space="preserve">5.3 Client will reimburse </w:t>
      </w:r>
      <w:r w:rsidRPr="00087B9D">
        <w:rPr>
          <w:rFonts w:cs="Times New Roman"/>
          <w:sz w:val="22"/>
          <w:szCs w:val="22"/>
        </w:rPr>
        <w:t>Designer for the requested and approved travel to South Korea in the approved manner.</w:t>
      </w:r>
    </w:p>
    <w:p w14:paraId="0E78E2CA" w14:textId="77777777" w:rsidR="00087B9D" w:rsidRPr="00087B9D" w:rsidRDefault="00087B9D" w:rsidP="00087B9D">
      <w:pPr>
        <w:spacing w:before="120" w:after="120"/>
        <w:rPr>
          <w:rFonts w:cs="Times New Roman"/>
          <w:sz w:val="22"/>
          <w:szCs w:val="22"/>
        </w:rPr>
      </w:pPr>
    </w:p>
    <w:p w14:paraId="46473A6A" w14:textId="24773B0E" w:rsidR="00087B9D" w:rsidRPr="00087B9D" w:rsidRDefault="00087B9D" w:rsidP="00087B9D">
      <w:pPr>
        <w:spacing w:before="120" w:after="120"/>
        <w:rPr>
          <w:rFonts w:cs="Times New Roman"/>
          <w:sz w:val="22"/>
          <w:szCs w:val="22"/>
        </w:rPr>
      </w:pPr>
      <w:r w:rsidRPr="00087B9D">
        <w:rPr>
          <w:rFonts w:cs="Times New Roman"/>
          <w:sz w:val="22"/>
          <w:szCs w:val="22"/>
        </w:rPr>
        <w:lastRenderedPageBreak/>
        <w:t>Dedicated Trip (Reque</w:t>
      </w:r>
      <w:r>
        <w:rPr>
          <w:rFonts w:cs="Times New Roman"/>
          <w:sz w:val="22"/>
          <w:szCs w:val="22"/>
        </w:rPr>
        <w:t>sted and planned by the Client)</w:t>
      </w:r>
    </w:p>
    <w:p w14:paraId="69408636" w14:textId="7113110C" w:rsidR="00491143" w:rsidRPr="00491143" w:rsidRDefault="00087B9D" w:rsidP="00491143">
      <w:pPr>
        <w:pStyle w:val="aa"/>
        <w:numPr>
          <w:ilvl w:val="0"/>
          <w:numId w:val="4"/>
        </w:numPr>
        <w:spacing w:before="120" w:after="120"/>
        <w:ind w:leftChars="0"/>
        <w:rPr>
          <w:rFonts w:cs="Times New Roman"/>
          <w:sz w:val="22"/>
          <w:szCs w:val="22"/>
        </w:rPr>
      </w:pPr>
      <w:r w:rsidRPr="00087B9D">
        <w:rPr>
          <w:rFonts w:cs="Times New Roman"/>
          <w:sz w:val="22"/>
          <w:szCs w:val="22"/>
        </w:rPr>
        <w:t xml:space="preserve">Flight ticket: </w:t>
      </w:r>
      <w:r w:rsidR="00491143">
        <w:rPr>
          <w:rFonts w:cs="Times New Roman"/>
          <w:sz w:val="22"/>
          <w:szCs w:val="22"/>
        </w:rPr>
        <w:br/>
      </w:r>
      <w:r w:rsidR="00491143">
        <w:rPr>
          <w:rFonts w:cs="Times New Roman" w:hint="eastAsia"/>
          <w:sz w:val="22"/>
          <w:szCs w:val="22"/>
        </w:rPr>
        <w:t xml:space="preserve">a. </w:t>
      </w:r>
      <w:r w:rsidR="00491143" w:rsidRPr="00491143">
        <w:rPr>
          <w:rFonts w:cs="Times New Roman"/>
          <w:sz w:val="22"/>
          <w:szCs w:val="22"/>
        </w:rPr>
        <w:t>Up to 2 individuals: Business Class provided</w:t>
      </w:r>
      <w:r w:rsidR="00491143">
        <w:rPr>
          <w:rFonts w:cs="Times New Roman"/>
          <w:sz w:val="22"/>
          <w:szCs w:val="22"/>
        </w:rPr>
        <w:br/>
      </w:r>
      <w:r w:rsidR="00491143">
        <w:rPr>
          <w:rFonts w:cs="Times New Roman" w:hint="eastAsia"/>
          <w:sz w:val="22"/>
          <w:szCs w:val="22"/>
        </w:rPr>
        <w:t xml:space="preserve">b. </w:t>
      </w:r>
      <w:r w:rsidR="00491143" w:rsidRPr="00491143">
        <w:rPr>
          <w:rFonts w:cs="Times New Roman"/>
          <w:sz w:val="22"/>
          <w:szCs w:val="22"/>
        </w:rPr>
        <w:t>Beyond 2 individuals: Economy Class provided</w:t>
      </w:r>
    </w:p>
    <w:p w14:paraId="7C939481" w14:textId="0D8A809C" w:rsidR="00087B9D" w:rsidRPr="00087B9D" w:rsidRDefault="00087B9D" w:rsidP="00087B9D">
      <w:pPr>
        <w:pStyle w:val="aa"/>
        <w:numPr>
          <w:ilvl w:val="0"/>
          <w:numId w:val="4"/>
        </w:numPr>
        <w:spacing w:before="120" w:after="120"/>
        <w:ind w:leftChars="0"/>
        <w:rPr>
          <w:rFonts w:cs="Times New Roman"/>
          <w:sz w:val="22"/>
          <w:szCs w:val="22"/>
        </w:rPr>
      </w:pPr>
      <w:r w:rsidRPr="00087B9D">
        <w:rPr>
          <w:rFonts w:cs="Times New Roman"/>
          <w:sz w:val="22"/>
          <w:szCs w:val="22"/>
        </w:rPr>
        <w:t>Lodging and meal expenses</w:t>
      </w:r>
    </w:p>
    <w:p w14:paraId="160C825D" w14:textId="1DFDAA1D" w:rsidR="00326A56" w:rsidRPr="00EB72C8" w:rsidRDefault="00EB72C8" w:rsidP="00CB6749">
      <w:pPr>
        <w:spacing w:before="120" w:after="120"/>
        <w:rPr>
          <w:ins w:id="6" w:author="최규현 (Kyoohyun Choi)" w:date="2024-01-18T13:06:00Z"/>
          <w:rFonts w:cs="Times New Roman"/>
          <w:sz w:val="22"/>
          <w:szCs w:val="22"/>
        </w:rPr>
      </w:pPr>
      <w:commentRangeStart w:id="7"/>
      <w:ins w:id="8" w:author="최규현 (Kyoohyun Choi)" w:date="2024-01-18T13:06:00Z">
        <w:r w:rsidRPr="00EB72C8">
          <w:rPr>
            <w:rFonts w:cs="Times New Roman" w:hint="eastAsia"/>
            <w:sz w:val="22"/>
            <w:szCs w:val="22"/>
          </w:rPr>
          <w:t>5</w:t>
        </w:r>
        <w:r w:rsidRPr="00EB72C8">
          <w:rPr>
            <w:rFonts w:cs="Times New Roman"/>
            <w:sz w:val="22"/>
            <w:szCs w:val="22"/>
          </w:rPr>
          <w:t>.4 All expenses incurred by Designer without prior written approval of C</w:t>
        </w:r>
      </w:ins>
      <w:ins w:id="9" w:author="최규현 (Kyoohyun Choi)" w:date="2024-01-18T13:12:00Z">
        <w:r w:rsidR="00391D8E">
          <w:rPr>
            <w:rFonts w:cs="Times New Roman" w:hint="eastAsia"/>
            <w:sz w:val="22"/>
            <w:szCs w:val="22"/>
          </w:rPr>
          <w:t>l</w:t>
        </w:r>
        <w:r w:rsidR="00391D8E">
          <w:rPr>
            <w:rFonts w:cs="Times New Roman"/>
            <w:sz w:val="22"/>
            <w:szCs w:val="22"/>
          </w:rPr>
          <w:t>ient</w:t>
        </w:r>
      </w:ins>
      <w:ins w:id="10" w:author="최규현 (Kyoohyun Choi)" w:date="2024-01-18T13:06:00Z">
        <w:r w:rsidRPr="00EB72C8">
          <w:rPr>
            <w:rFonts w:cs="Times New Roman"/>
            <w:sz w:val="22"/>
            <w:szCs w:val="22"/>
          </w:rPr>
          <w:t xml:space="preserve"> shall be borne by Designer.</w:t>
        </w:r>
      </w:ins>
      <w:commentRangeEnd w:id="7"/>
      <w:r w:rsidR="00F41646">
        <w:rPr>
          <w:rStyle w:val="a6"/>
        </w:rPr>
        <w:commentReference w:id="7"/>
      </w:r>
    </w:p>
    <w:p w14:paraId="1CBB9FFD" w14:textId="77777777" w:rsidR="00EB72C8" w:rsidRDefault="00EB72C8" w:rsidP="00CB6749">
      <w:pPr>
        <w:spacing w:before="120" w:after="120"/>
        <w:rPr>
          <w:rFonts w:asciiTheme="minorHAnsi" w:eastAsiaTheme="minorHAnsi" w:hAnsiTheme="minorHAnsi" w:cs="Times New Roman"/>
          <w:sz w:val="18"/>
          <w:szCs w:val="18"/>
        </w:rPr>
      </w:pPr>
    </w:p>
    <w:p w14:paraId="5A28849F" w14:textId="45D90C53" w:rsidR="00513F5F" w:rsidRPr="00AD2242" w:rsidRDefault="0045577D" w:rsidP="00CB6749">
      <w:pPr>
        <w:spacing w:before="120" w:after="120"/>
        <w:rPr>
          <w:rFonts w:cs="Times New Roman"/>
          <w:b/>
          <w:sz w:val="22"/>
          <w:szCs w:val="22"/>
        </w:rPr>
      </w:pPr>
      <w:r w:rsidRPr="00AD2242">
        <w:rPr>
          <w:rFonts w:cs="Times New Roman" w:hint="eastAsia"/>
          <w:b/>
          <w:sz w:val="22"/>
          <w:szCs w:val="22"/>
        </w:rPr>
        <w:t>A</w:t>
      </w:r>
      <w:r w:rsidR="00A722E4">
        <w:rPr>
          <w:rFonts w:cs="Times New Roman"/>
          <w:b/>
          <w:sz w:val="22"/>
          <w:szCs w:val="22"/>
        </w:rPr>
        <w:t xml:space="preserve">rticle </w:t>
      </w:r>
      <w:r w:rsidR="00A722E4">
        <w:rPr>
          <w:rFonts w:cs="Times New Roman" w:hint="eastAsia"/>
          <w:b/>
          <w:sz w:val="22"/>
          <w:szCs w:val="22"/>
        </w:rPr>
        <w:t>6</w:t>
      </w:r>
      <w:r w:rsidRPr="00AD2242">
        <w:rPr>
          <w:rFonts w:cs="Times New Roman"/>
          <w:b/>
          <w:sz w:val="22"/>
          <w:szCs w:val="22"/>
        </w:rPr>
        <w:t>. Rights and Obligations</w:t>
      </w:r>
    </w:p>
    <w:p w14:paraId="4A8BCB72" w14:textId="32BAB414" w:rsidR="00995B4A" w:rsidRPr="00326A56" w:rsidRDefault="00A722E4" w:rsidP="00326A56">
      <w:pPr>
        <w:spacing w:before="120" w:after="120"/>
        <w:rPr>
          <w:rFonts w:cs="Times New Roman"/>
          <w:sz w:val="22"/>
          <w:szCs w:val="22"/>
        </w:rPr>
      </w:pPr>
      <w:r>
        <w:rPr>
          <w:rFonts w:cs="Times New Roman" w:hint="eastAsia"/>
          <w:sz w:val="22"/>
          <w:szCs w:val="22"/>
        </w:rPr>
        <w:t>6</w:t>
      </w:r>
      <w:r w:rsidR="00BA0F2C" w:rsidRPr="00AD2242">
        <w:rPr>
          <w:rFonts w:cs="Times New Roman"/>
          <w:sz w:val="22"/>
          <w:szCs w:val="22"/>
        </w:rPr>
        <w:t xml:space="preserve">.1 Unless otherwise agreed in writing, the rights of all the result materials </w:t>
      </w:r>
      <w:r w:rsidR="00633A92" w:rsidRPr="00AD2242">
        <w:rPr>
          <w:rFonts w:cs="Times New Roman"/>
          <w:sz w:val="22"/>
          <w:szCs w:val="22"/>
        </w:rPr>
        <w:t xml:space="preserve">and intellectual property related to the </w:t>
      </w:r>
      <w:r w:rsidR="004141B2">
        <w:rPr>
          <w:rFonts w:cs="Times New Roman" w:hint="eastAsia"/>
          <w:sz w:val="22"/>
          <w:szCs w:val="22"/>
        </w:rPr>
        <w:t>Concept</w:t>
      </w:r>
      <w:r w:rsidR="00633A92" w:rsidRPr="00AD2242">
        <w:rPr>
          <w:rFonts w:cs="Times New Roman"/>
          <w:sz w:val="22"/>
          <w:szCs w:val="22"/>
        </w:rPr>
        <w:t xml:space="preserve"> Design</w:t>
      </w:r>
      <w:r w:rsidR="00674BF5">
        <w:rPr>
          <w:rFonts w:cs="Times New Roman"/>
          <w:sz w:val="22"/>
          <w:szCs w:val="22"/>
        </w:rPr>
        <w:t xml:space="preserve">, </w:t>
      </w:r>
      <w:r w:rsidR="00633A92" w:rsidRPr="00AD2242">
        <w:rPr>
          <w:rFonts w:cs="Times New Roman"/>
          <w:sz w:val="22"/>
          <w:szCs w:val="22"/>
        </w:rPr>
        <w:t>Final Design</w:t>
      </w:r>
      <w:r w:rsidR="00674BF5">
        <w:rPr>
          <w:rFonts w:cs="Times New Roman"/>
          <w:sz w:val="22"/>
          <w:szCs w:val="22"/>
        </w:rPr>
        <w:t xml:space="preserve"> and Detailed Design</w:t>
      </w:r>
      <w:r w:rsidR="00BA0F2C" w:rsidRPr="00AD2242">
        <w:rPr>
          <w:rFonts w:cs="Times New Roman"/>
          <w:sz w:val="22"/>
          <w:szCs w:val="22"/>
        </w:rPr>
        <w:t xml:space="preserve"> belongs </w:t>
      </w:r>
      <w:r w:rsidR="00CA402B" w:rsidRPr="00AD2242">
        <w:rPr>
          <w:rFonts w:cs="Times New Roman"/>
          <w:sz w:val="22"/>
          <w:szCs w:val="22"/>
        </w:rPr>
        <w:t xml:space="preserve">sole and </w:t>
      </w:r>
      <w:r w:rsidR="00BA0F2C" w:rsidRPr="00AD2242">
        <w:rPr>
          <w:rFonts w:cs="Times New Roman"/>
          <w:sz w:val="22"/>
          <w:szCs w:val="22"/>
        </w:rPr>
        <w:t>exclusively to Client.</w:t>
      </w:r>
    </w:p>
    <w:p w14:paraId="57B35D17" w14:textId="41252AC0" w:rsidR="00995B4A" w:rsidRPr="00326A56" w:rsidRDefault="00A722E4" w:rsidP="00326A56">
      <w:pPr>
        <w:spacing w:before="120" w:after="120"/>
        <w:rPr>
          <w:rFonts w:cs="Times New Roman"/>
          <w:sz w:val="22"/>
          <w:szCs w:val="22"/>
        </w:rPr>
      </w:pPr>
      <w:r>
        <w:rPr>
          <w:rFonts w:cs="Times New Roman" w:hint="eastAsia"/>
          <w:sz w:val="22"/>
          <w:szCs w:val="22"/>
        </w:rPr>
        <w:t>6</w:t>
      </w:r>
      <w:r w:rsidR="0066308C">
        <w:rPr>
          <w:rFonts w:cs="Times New Roman"/>
          <w:sz w:val="22"/>
          <w:szCs w:val="22"/>
        </w:rPr>
        <w:t>.</w:t>
      </w:r>
      <w:r w:rsidR="00463913">
        <w:rPr>
          <w:rFonts w:cs="Times New Roman"/>
          <w:sz w:val="22"/>
          <w:szCs w:val="22"/>
        </w:rPr>
        <w:t>2</w:t>
      </w:r>
      <w:r w:rsidR="0066308C">
        <w:rPr>
          <w:rFonts w:cs="Times New Roman"/>
          <w:sz w:val="22"/>
          <w:szCs w:val="22"/>
        </w:rPr>
        <w:t xml:space="preserve"> All rights related to the Product</w:t>
      </w:r>
      <w:r w:rsidR="00CB7CAC">
        <w:rPr>
          <w:rFonts w:cs="Times New Roman"/>
          <w:sz w:val="22"/>
          <w:szCs w:val="22"/>
        </w:rPr>
        <w:t xml:space="preserve"> </w:t>
      </w:r>
      <w:r w:rsidR="0066308C">
        <w:rPr>
          <w:rFonts w:cs="Times New Roman"/>
          <w:sz w:val="22"/>
          <w:szCs w:val="22"/>
        </w:rPr>
        <w:t>(if developed and manufactured), including but not limited to ownership</w:t>
      </w:r>
      <w:r w:rsidR="00176E67">
        <w:rPr>
          <w:rFonts w:cs="Times New Roman"/>
          <w:sz w:val="22"/>
          <w:szCs w:val="22"/>
        </w:rPr>
        <w:t>, copyright</w:t>
      </w:r>
      <w:r w:rsidR="0066308C">
        <w:rPr>
          <w:rFonts w:cs="Times New Roman"/>
          <w:sz w:val="22"/>
          <w:szCs w:val="22"/>
        </w:rPr>
        <w:t xml:space="preserve"> and intel</w:t>
      </w:r>
      <w:r w:rsidR="004141B2">
        <w:rPr>
          <w:rFonts w:cs="Times New Roman"/>
          <w:sz w:val="22"/>
          <w:szCs w:val="22"/>
        </w:rPr>
        <w:t xml:space="preserve">lectual property rights, </w:t>
      </w:r>
      <w:r w:rsidR="004141B2">
        <w:rPr>
          <w:rFonts w:cs="Times New Roman" w:hint="eastAsia"/>
          <w:sz w:val="22"/>
          <w:szCs w:val="22"/>
        </w:rPr>
        <w:t xml:space="preserve">shall </w:t>
      </w:r>
      <w:r w:rsidR="004141B2">
        <w:rPr>
          <w:rFonts w:cs="Times New Roman"/>
          <w:sz w:val="22"/>
          <w:szCs w:val="22"/>
        </w:rPr>
        <w:t>belong</w:t>
      </w:r>
      <w:r w:rsidR="0066308C">
        <w:rPr>
          <w:rFonts w:cs="Times New Roman"/>
          <w:sz w:val="22"/>
          <w:szCs w:val="22"/>
        </w:rPr>
        <w:t xml:space="preserve"> sole</w:t>
      </w:r>
      <w:r w:rsidR="004141B2">
        <w:rPr>
          <w:rFonts w:cs="Times New Roman" w:hint="eastAsia"/>
          <w:sz w:val="22"/>
          <w:szCs w:val="22"/>
        </w:rPr>
        <w:t>ly</w:t>
      </w:r>
      <w:r w:rsidR="0066308C">
        <w:rPr>
          <w:rFonts w:cs="Times New Roman"/>
          <w:sz w:val="22"/>
          <w:szCs w:val="22"/>
        </w:rPr>
        <w:t xml:space="preserve"> and exclusively to Client. </w:t>
      </w:r>
    </w:p>
    <w:p w14:paraId="7C4C6B4A" w14:textId="49E5CFAE" w:rsidR="00995B4A" w:rsidRPr="00326A56" w:rsidRDefault="00A722E4" w:rsidP="00326A56">
      <w:pPr>
        <w:spacing w:before="120" w:after="120"/>
        <w:rPr>
          <w:rFonts w:cs="Times New Roman"/>
          <w:sz w:val="22"/>
          <w:szCs w:val="22"/>
        </w:rPr>
      </w:pPr>
      <w:r>
        <w:rPr>
          <w:rFonts w:cs="Times New Roman" w:hint="eastAsia"/>
          <w:sz w:val="22"/>
          <w:szCs w:val="22"/>
        </w:rPr>
        <w:t>6</w:t>
      </w:r>
      <w:r w:rsidR="00AB3A42">
        <w:rPr>
          <w:rFonts w:cs="Times New Roman"/>
          <w:sz w:val="22"/>
          <w:szCs w:val="22"/>
        </w:rPr>
        <w:t xml:space="preserve">.3 </w:t>
      </w:r>
      <w:r w:rsidR="00220D42">
        <w:rPr>
          <w:rFonts w:cs="Times New Roman"/>
          <w:sz w:val="22"/>
          <w:szCs w:val="22"/>
        </w:rPr>
        <w:t>The result materials and other design documents made by (or on behalf of) the Designer shall not, without the Client’s consent, be used, copied or communicated to a third party</w:t>
      </w:r>
      <w:r w:rsidR="00EF1C1F">
        <w:rPr>
          <w:rFonts w:cs="Times New Roman"/>
          <w:sz w:val="22"/>
          <w:szCs w:val="22"/>
        </w:rPr>
        <w:t xml:space="preserve"> by Designer</w:t>
      </w:r>
      <w:r w:rsidR="00EE6754">
        <w:rPr>
          <w:rFonts w:cs="Times New Roman"/>
          <w:sz w:val="22"/>
          <w:szCs w:val="22"/>
        </w:rPr>
        <w:t>, except as necessary for the purposes of this Agreement</w:t>
      </w:r>
      <w:r w:rsidR="00220D42">
        <w:rPr>
          <w:rFonts w:cs="Times New Roman"/>
          <w:sz w:val="22"/>
          <w:szCs w:val="22"/>
        </w:rPr>
        <w:t>.</w:t>
      </w:r>
    </w:p>
    <w:p w14:paraId="68FC2AC8" w14:textId="77777777" w:rsidR="00326A56" w:rsidRDefault="00A722E4" w:rsidP="00CB6749">
      <w:pPr>
        <w:spacing w:before="120" w:after="120"/>
        <w:rPr>
          <w:rFonts w:asciiTheme="minorHAnsi" w:eastAsiaTheme="minorHAnsi" w:hAnsiTheme="minorHAnsi" w:cs="Times New Roman"/>
          <w:sz w:val="18"/>
          <w:szCs w:val="18"/>
        </w:rPr>
      </w:pPr>
      <w:r>
        <w:rPr>
          <w:rFonts w:cs="Times New Roman" w:hint="eastAsia"/>
          <w:sz w:val="22"/>
          <w:szCs w:val="22"/>
        </w:rPr>
        <w:t>6</w:t>
      </w:r>
      <w:r w:rsidR="00E72FA9">
        <w:rPr>
          <w:rFonts w:cs="Times New Roman"/>
          <w:sz w:val="22"/>
          <w:szCs w:val="22"/>
        </w:rPr>
        <w:t xml:space="preserve">.4 </w:t>
      </w:r>
      <w:r w:rsidR="00A417F2">
        <w:rPr>
          <w:rFonts w:cs="Times New Roman"/>
          <w:sz w:val="22"/>
          <w:szCs w:val="22"/>
        </w:rPr>
        <w:t>Designer shall provide all relevant documents</w:t>
      </w:r>
      <w:r w:rsidR="005A4868">
        <w:rPr>
          <w:rFonts w:cs="Times New Roman"/>
          <w:sz w:val="22"/>
          <w:szCs w:val="22"/>
        </w:rPr>
        <w:t xml:space="preserve">, if any, </w:t>
      </w:r>
      <w:r w:rsidR="005A600A">
        <w:rPr>
          <w:rFonts w:cs="Times New Roman"/>
          <w:sz w:val="22"/>
          <w:szCs w:val="22"/>
        </w:rPr>
        <w:t xml:space="preserve">to Client </w:t>
      </w:r>
      <w:r w:rsidR="005A4868">
        <w:rPr>
          <w:rFonts w:cs="Times New Roman"/>
          <w:sz w:val="22"/>
          <w:szCs w:val="22"/>
        </w:rPr>
        <w:t>necessary for</w:t>
      </w:r>
      <w:r w:rsidR="00CD49E6">
        <w:rPr>
          <w:rFonts w:cs="Times New Roman"/>
          <w:sz w:val="22"/>
          <w:szCs w:val="22"/>
        </w:rPr>
        <w:t xml:space="preserve"> the</w:t>
      </w:r>
      <w:r w:rsidR="005A4868">
        <w:rPr>
          <w:rFonts w:cs="Times New Roman"/>
          <w:sz w:val="22"/>
          <w:szCs w:val="22"/>
        </w:rPr>
        <w:t xml:space="preserve"> registration of intellectual property rights which is arising from this Agreement</w:t>
      </w:r>
      <w:r w:rsidR="00A417F2">
        <w:rPr>
          <w:rFonts w:cs="Times New Roman"/>
          <w:sz w:val="22"/>
          <w:szCs w:val="22"/>
        </w:rPr>
        <w:t xml:space="preserve"> in the time and manner requested by </w:t>
      </w:r>
      <w:r w:rsidR="005A4868">
        <w:rPr>
          <w:rFonts w:cs="Times New Roman"/>
          <w:sz w:val="22"/>
          <w:szCs w:val="22"/>
        </w:rPr>
        <w:t xml:space="preserve">Client. </w:t>
      </w:r>
    </w:p>
    <w:p w14:paraId="7B35342B" w14:textId="49A45B13" w:rsidR="00995B4A" w:rsidRPr="00326A56" w:rsidRDefault="004141B2" w:rsidP="00326A56">
      <w:pPr>
        <w:spacing w:before="120" w:after="120"/>
        <w:rPr>
          <w:rFonts w:cs="Times New Roman"/>
          <w:sz w:val="22"/>
          <w:szCs w:val="22"/>
        </w:rPr>
      </w:pPr>
      <w:r>
        <w:rPr>
          <w:rFonts w:cs="Times New Roman" w:hint="eastAsia"/>
          <w:sz w:val="22"/>
          <w:szCs w:val="22"/>
        </w:rPr>
        <w:t>6</w:t>
      </w:r>
      <w:r w:rsidR="00BA0F2C" w:rsidRPr="00AD2242">
        <w:rPr>
          <w:rFonts w:cs="Times New Roman"/>
          <w:sz w:val="22"/>
          <w:szCs w:val="22"/>
        </w:rPr>
        <w:t>.</w:t>
      </w:r>
      <w:r w:rsidR="00E72FA9">
        <w:rPr>
          <w:rFonts w:cs="Times New Roman"/>
          <w:sz w:val="22"/>
          <w:szCs w:val="22"/>
        </w:rPr>
        <w:t xml:space="preserve">5 </w:t>
      </w:r>
      <w:r w:rsidR="00BA0F2C" w:rsidRPr="00AD2242">
        <w:rPr>
          <w:rFonts w:cs="Times New Roman"/>
          <w:sz w:val="22"/>
          <w:szCs w:val="22"/>
        </w:rPr>
        <w:t>Designer guarantees that the information o</w:t>
      </w:r>
      <w:r>
        <w:rPr>
          <w:rFonts w:cs="Times New Roman"/>
          <w:sz w:val="22"/>
          <w:szCs w:val="22"/>
        </w:rPr>
        <w:t xml:space="preserve">r result provided to Client </w:t>
      </w:r>
      <w:r>
        <w:rPr>
          <w:rFonts w:cs="Times New Roman" w:hint="eastAsia"/>
          <w:sz w:val="22"/>
          <w:szCs w:val="22"/>
        </w:rPr>
        <w:t>will</w:t>
      </w:r>
      <w:r w:rsidR="00BA0F2C" w:rsidRPr="00AD2242">
        <w:rPr>
          <w:rFonts w:cs="Times New Roman"/>
          <w:sz w:val="22"/>
          <w:szCs w:val="22"/>
        </w:rPr>
        <w:t xml:space="preserve"> not infringe the copyright or int</w:t>
      </w:r>
      <w:r>
        <w:rPr>
          <w:rFonts w:cs="Times New Roman"/>
          <w:sz w:val="22"/>
          <w:szCs w:val="22"/>
        </w:rPr>
        <w:t xml:space="preserve">ellectual property rights of </w:t>
      </w:r>
      <w:r>
        <w:rPr>
          <w:rFonts w:cs="Times New Roman" w:hint="eastAsia"/>
          <w:sz w:val="22"/>
          <w:szCs w:val="22"/>
        </w:rPr>
        <w:t>a</w:t>
      </w:r>
      <w:r w:rsidR="00BA0F2C" w:rsidRPr="00AD2242">
        <w:rPr>
          <w:rFonts w:cs="Times New Roman"/>
          <w:sz w:val="22"/>
          <w:szCs w:val="22"/>
        </w:rPr>
        <w:t xml:space="preserve"> third party. Designer shall indemnify and hold harmless the Client, against and from all claims, damages, losses and expenses (including legal fees and expenses) in respect of damage to the extent that such damage or loss arises out of or in the course of or by reason of the Designer violating the rights of third parties.</w:t>
      </w:r>
      <w:r w:rsidR="00995B4A" w:rsidRPr="00995B4A">
        <w:t xml:space="preserve"> </w:t>
      </w:r>
    </w:p>
    <w:p w14:paraId="473D1347" w14:textId="4146D72C" w:rsidR="00C77124" w:rsidRDefault="00995B4A" w:rsidP="00C77124">
      <w:pPr>
        <w:spacing w:before="120" w:after="120"/>
        <w:rPr>
          <w:rFonts w:cs="Times New Roman"/>
          <w:sz w:val="22"/>
          <w:szCs w:val="22"/>
        </w:rPr>
      </w:pPr>
      <w:r w:rsidRPr="00995B4A">
        <w:rPr>
          <w:rFonts w:cs="Times New Roman"/>
          <w:sz w:val="22"/>
          <w:szCs w:val="22"/>
        </w:rPr>
        <w:t>6.6 Designer authorizes Client to use Designer’s name for promotional, commercial, cultural, technical, and specialized purposes, provided that Designer is informed in writing of any actions undertaken by Client in relation thereto, including usage in technical and specialized magazines and literature.</w:t>
      </w:r>
      <w:r w:rsidR="00C77124">
        <w:rPr>
          <w:rFonts w:cs="Times New Roman"/>
          <w:sz w:val="22"/>
          <w:szCs w:val="22"/>
        </w:rPr>
        <w:br w:type="page"/>
      </w:r>
    </w:p>
    <w:p w14:paraId="0D195D4B" w14:textId="4344590E" w:rsidR="00A04AEE" w:rsidRPr="00AD2242" w:rsidRDefault="00B4610B" w:rsidP="00CB6749">
      <w:pPr>
        <w:spacing w:before="120" w:after="120"/>
        <w:rPr>
          <w:rFonts w:cs="Times New Roman"/>
          <w:b/>
          <w:sz w:val="22"/>
          <w:szCs w:val="22"/>
        </w:rPr>
      </w:pPr>
      <w:r w:rsidRPr="00AD2242">
        <w:rPr>
          <w:rFonts w:cs="Times New Roman" w:hint="eastAsia"/>
          <w:b/>
          <w:sz w:val="22"/>
          <w:szCs w:val="22"/>
        </w:rPr>
        <w:lastRenderedPageBreak/>
        <w:t>A</w:t>
      </w:r>
      <w:r w:rsidR="00995B4A">
        <w:rPr>
          <w:rFonts w:cs="Times New Roman"/>
          <w:b/>
          <w:sz w:val="22"/>
          <w:szCs w:val="22"/>
        </w:rPr>
        <w:t xml:space="preserve">rticle </w:t>
      </w:r>
      <w:r w:rsidR="00995B4A">
        <w:rPr>
          <w:rFonts w:cs="Times New Roman" w:hint="eastAsia"/>
          <w:b/>
          <w:sz w:val="22"/>
          <w:szCs w:val="22"/>
        </w:rPr>
        <w:t>7</w:t>
      </w:r>
      <w:r w:rsidR="00326A56">
        <w:rPr>
          <w:rFonts w:cs="Times New Roman"/>
          <w:b/>
          <w:sz w:val="22"/>
          <w:szCs w:val="22"/>
        </w:rPr>
        <w:t>. Royaltie</w:t>
      </w:r>
      <w:r w:rsidR="00326A56">
        <w:rPr>
          <w:rFonts w:cs="Times New Roman" w:hint="eastAsia"/>
          <w:b/>
          <w:sz w:val="22"/>
          <w:szCs w:val="22"/>
        </w:rPr>
        <w:t>s</w:t>
      </w:r>
    </w:p>
    <w:p w14:paraId="6AF1B065" w14:textId="1866552A" w:rsidR="00C77124" w:rsidRPr="00326A56" w:rsidRDefault="00995B4A" w:rsidP="00CB6749">
      <w:pPr>
        <w:spacing w:before="120" w:after="120"/>
        <w:rPr>
          <w:rFonts w:cs="Times New Roman"/>
          <w:sz w:val="22"/>
          <w:szCs w:val="22"/>
        </w:rPr>
      </w:pPr>
      <w:r w:rsidRPr="00326A56">
        <w:rPr>
          <w:rFonts w:cs="Times New Roman"/>
          <w:sz w:val="22"/>
          <w:szCs w:val="22"/>
        </w:rPr>
        <w:t xml:space="preserve">7.1 If and to the extent that the development of the Product is completed and Product is manufactured according to the Final Design and sold to market place, Client shall pay Designer </w:t>
      </w:r>
      <w:proofErr w:type="gramStart"/>
      <w:r w:rsidRPr="00326A56">
        <w:rPr>
          <w:rFonts w:cs="Times New Roman"/>
          <w:sz w:val="22"/>
          <w:szCs w:val="22"/>
        </w:rPr>
        <w:t>royalties  (</w:t>
      </w:r>
      <w:proofErr w:type="gramEnd"/>
      <w:r w:rsidRPr="00326A56">
        <w:rPr>
          <w:rFonts w:cs="Times New Roman"/>
          <w:sz w:val="22"/>
          <w:szCs w:val="22"/>
        </w:rPr>
        <w:t xml:space="preserve">“Royalties”) in respect of all Product </w:t>
      </w:r>
      <w:commentRangeStart w:id="11"/>
      <w:r w:rsidRPr="00326A56">
        <w:rPr>
          <w:rFonts w:cs="Times New Roman"/>
          <w:sz w:val="22"/>
          <w:szCs w:val="22"/>
        </w:rPr>
        <w:t>sales</w:t>
      </w:r>
      <w:ins w:id="12" w:author="김현주 (Hyunjoo Kim)" w:date="2024-01-23T11:23:00Z">
        <w:r w:rsidR="00440D4C">
          <w:rPr>
            <w:rFonts w:cs="Times New Roman"/>
            <w:sz w:val="22"/>
            <w:szCs w:val="22"/>
          </w:rPr>
          <w:t xml:space="preserve"> for up to </w:t>
        </w:r>
      </w:ins>
      <w:ins w:id="13" w:author="김현주 (Hyunjoo Kim)" w:date="2024-01-23T11:25:00Z">
        <w:r w:rsidR="00440D4C">
          <w:rPr>
            <w:rFonts w:cs="Times New Roman"/>
            <w:sz w:val="22"/>
            <w:szCs w:val="22"/>
          </w:rPr>
          <w:t>15</w:t>
        </w:r>
      </w:ins>
      <w:ins w:id="14" w:author="김현주 (Hyunjoo Kim)" w:date="2024-01-23T11:23:00Z">
        <w:r w:rsidR="00440D4C">
          <w:rPr>
            <w:rFonts w:cs="Times New Roman"/>
            <w:sz w:val="22"/>
            <w:szCs w:val="22"/>
          </w:rPr>
          <w:t xml:space="preserve"> years from the commencement date of this contract. </w:t>
        </w:r>
      </w:ins>
      <w:commentRangeEnd w:id="11"/>
      <w:ins w:id="15" w:author="김현주 (Hyunjoo Kim)" w:date="2024-01-23T11:24:00Z">
        <w:r w:rsidR="00440D4C">
          <w:rPr>
            <w:rStyle w:val="a6"/>
          </w:rPr>
          <w:commentReference w:id="11"/>
        </w:r>
      </w:ins>
    </w:p>
    <w:p w14:paraId="6550EB9D" w14:textId="48D83DC8" w:rsidR="00C77124" w:rsidRPr="00326A56" w:rsidRDefault="00995B4A" w:rsidP="00CB6749">
      <w:pPr>
        <w:spacing w:before="120" w:after="120"/>
        <w:rPr>
          <w:rFonts w:cs="Times New Roman"/>
          <w:sz w:val="22"/>
          <w:szCs w:val="22"/>
        </w:rPr>
      </w:pPr>
      <w:r w:rsidRPr="00326A56">
        <w:rPr>
          <w:rFonts w:cs="Times New Roman" w:hint="eastAsia"/>
          <w:sz w:val="22"/>
          <w:szCs w:val="22"/>
        </w:rPr>
        <w:t>7</w:t>
      </w:r>
      <w:r w:rsidR="00C77124" w:rsidRPr="00326A56">
        <w:rPr>
          <w:rFonts w:cs="Times New Roman"/>
          <w:sz w:val="22"/>
          <w:szCs w:val="22"/>
        </w:rPr>
        <w:t>.</w:t>
      </w:r>
      <w:r w:rsidR="00C77124" w:rsidRPr="00326A56">
        <w:rPr>
          <w:rFonts w:cs="Times New Roman" w:hint="eastAsia"/>
          <w:sz w:val="22"/>
          <w:szCs w:val="22"/>
        </w:rPr>
        <w:t>2</w:t>
      </w:r>
      <w:r w:rsidR="007102A1" w:rsidRPr="00326A56">
        <w:rPr>
          <w:rFonts w:cs="Times New Roman"/>
          <w:sz w:val="22"/>
          <w:szCs w:val="22"/>
        </w:rPr>
        <w:t xml:space="preserve"> Client shall provide the Designer all required materials and data to confirm </w:t>
      </w:r>
      <w:r w:rsidR="00E87042" w:rsidRPr="00326A56">
        <w:rPr>
          <w:rFonts w:cs="Times New Roman"/>
          <w:sz w:val="22"/>
          <w:szCs w:val="22"/>
        </w:rPr>
        <w:t>the quarterly</w:t>
      </w:r>
      <w:r w:rsidR="007102A1" w:rsidRPr="00326A56">
        <w:rPr>
          <w:rFonts w:cs="Times New Roman"/>
          <w:sz w:val="22"/>
          <w:szCs w:val="22"/>
        </w:rPr>
        <w:t xml:space="preserve"> sales of the Product </w:t>
      </w:r>
      <w:r w:rsidRPr="00326A56">
        <w:rPr>
          <w:rFonts w:cs="Times New Roman" w:hint="eastAsia"/>
          <w:sz w:val="22"/>
          <w:szCs w:val="22"/>
        </w:rPr>
        <w:t xml:space="preserve">and Royalties </w:t>
      </w:r>
      <w:r w:rsidR="007102A1" w:rsidRPr="00326A56">
        <w:rPr>
          <w:rFonts w:cs="Times New Roman"/>
          <w:sz w:val="22"/>
          <w:szCs w:val="22"/>
        </w:rPr>
        <w:t xml:space="preserve">within [ </w:t>
      </w:r>
      <w:proofErr w:type="gramStart"/>
      <w:r w:rsidRPr="00326A56">
        <w:rPr>
          <w:rFonts w:cs="Times New Roman" w:hint="eastAsia"/>
          <w:sz w:val="22"/>
          <w:szCs w:val="22"/>
        </w:rPr>
        <w:t>15</w:t>
      </w:r>
      <w:r w:rsidR="007102A1" w:rsidRPr="00326A56">
        <w:rPr>
          <w:rFonts w:cs="Times New Roman"/>
          <w:sz w:val="22"/>
          <w:szCs w:val="22"/>
        </w:rPr>
        <w:t xml:space="preserve"> ]</w:t>
      </w:r>
      <w:proofErr w:type="gramEnd"/>
      <w:r w:rsidR="007102A1" w:rsidRPr="00326A56">
        <w:rPr>
          <w:rFonts w:cs="Times New Roman"/>
          <w:sz w:val="22"/>
          <w:szCs w:val="22"/>
        </w:rPr>
        <w:t xml:space="preserve"> days after the last day of each quarter.</w:t>
      </w:r>
      <w:r w:rsidR="00D4505F" w:rsidRPr="00326A56">
        <w:rPr>
          <w:rFonts w:cs="Times New Roman"/>
          <w:sz w:val="22"/>
          <w:szCs w:val="22"/>
        </w:rPr>
        <w:t xml:space="preserve"> </w:t>
      </w:r>
      <w:r w:rsidR="0008446A" w:rsidRPr="00326A56">
        <w:rPr>
          <w:rFonts w:cs="Times New Roman"/>
          <w:sz w:val="22"/>
          <w:szCs w:val="22"/>
        </w:rPr>
        <w:t>If the Designer does not give any comment to Client within the period of [</w:t>
      </w:r>
      <w:r w:rsidR="00630F8B" w:rsidRPr="00326A56">
        <w:rPr>
          <w:rFonts w:cs="Times New Roman"/>
          <w:sz w:val="22"/>
          <w:szCs w:val="22"/>
        </w:rPr>
        <w:t xml:space="preserve"> </w:t>
      </w:r>
      <w:proofErr w:type="gramStart"/>
      <w:r w:rsidRPr="00326A56">
        <w:rPr>
          <w:rFonts w:cs="Times New Roman" w:hint="eastAsia"/>
          <w:sz w:val="22"/>
          <w:szCs w:val="22"/>
        </w:rPr>
        <w:t>15</w:t>
      </w:r>
      <w:r w:rsidR="00630F8B" w:rsidRPr="00326A56">
        <w:rPr>
          <w:rFonts w:cs="Times New Roman"/>
          <w:sz w:val="22"/>
          <w:szCs w:val="22"/>
        </w:rPr>
        <w:t xml:space="preserve"> </w:t>
      </w:r>
      <w:r w:rsidR="0008446A" w:rsidRPr="00326A56">
        <w:rPr>
          <w:rFonts w:cs="Times New Roman"/>
          <w:sz w:val="22"/>
          <w:szCs w:val="22"/>
        </w:rPr>
        <w:t>]</w:t>
      </w:r>
      <w:proofErr w:type="gramEnd"/>
      <w:r w:rsidR="0008446A" w:rsidRPr="00326A56">
        <w:rPr>
          <w:rFonts w:cs="Times New Roman"/>
          <w:sz w:val="22"/>
          <w:szCs w:val="22"/>
        </w:rPr>
        <w:t xml:space="preserve"> days after the receiving the above materials and data, the quarterly sales of the Product shall be deemed to have confirmed by both parties.</w:t>
      </w:r>
    </w:p>
    <w:p w14:paraId="4BAD0115" w14:textId="2AC70E4E" w:rsidR="00580A11" w:rsidRPr="00326A56" w:rsidRDefault="00995B4A" w:rsidP="00CB6749">
      <w:pPr>
        <w:spacing w:before="120" w:after="120"/>
        <w:rPr>
          <w:rFonts w:cs="Times New Roman"/>
          <w:sz w:val="22"/>
          <w:szCs w:val="22"/>
        </w:rPr>
      </w:pPr>
      <w:r w:rsidRPr="00326A56">
        <w:rPr>
          <w:rFonts w:cs="Times New Roman" w:hint="eastAsia"/>
          <w:sz w:val="22"/>
          <w:szCs w:val="22"/>
        </w:rPr>
        <w:t>7</w:t>
      </w:r>
      <w:r w:rsidR="00533E4A" w:rsidRPr="00326A56">
        <w:rPr>
          <w:rFonts w:cs="Times New Roman"/>
          <w:sz w:val="22"/>
          <w:szCs w:val="22"/>
        </w:rPr>
        <w:t xml:space="preserve">.3 </w:t>
      </w:r>
      <w:r w:rsidR="00533E4A" w:rsidRPr="00326A56">
        <w:rPr>
          <w:rFonts w:cs="Times New Roman" w:hint="eastAsia"/>
          <w:sz w:val="22"/>
          <w:szCs w:val="22"/>
        </w:rPr>
        <w:t xml:space="preserve">In consideration of the Client to </w:t>
      </w:r>
      <w:r w:rsidR="00580A11" w:rsidRPr="00326A56">
        <w:rPr>
          <w:rFonts w:cs="Times New Roman" w:hint="eastAsia"/>
          <w:sz w:val="22"/>
          <w:szCs w:val="22"/>
        </w:rPr>
        <w:t xml:space="preserve">use the Work, Client shall pay Designer a Royalty percentage on the worldwide sales, of each single Product manufactured, at the rate of 4 % (four Percent) of the </w:t>
      </w:r>
      <w:r w:rsidR="00580A11" w:rsidRPr="00326A56">
        <w:rPr>
          <w:rFonts w:cs="Times New Roman"/>
          <w:sz w:val="22"/>
          <w:szCs w:val="22"/>
        </w:rPr>
        <w:t>“</w:t>
      </w:r>
      <w:r w:rsidR="00580A11" w:rsidRPr="00326A56">
        <w:rPr>
          <w:rFonts w:cs="Times New Roman" w:hint="eastAsia"/>
          <w:sz w:val="22"/>
          <w:szCs w:val="22"/>
        </w:rPr>
        <w:t>Sales Price</w:t>
      </w:r>
      <w:r w:rsidR="00580A11" w:rsidRPr="00326A56">
        <w:rPr>
          <w:rFonts w:cs="Times New Roman"/>
          <w:sz w:val="22"/>
          <w:szCs w:val="22"/>
        </w:rPr>
        <w:t>”</w:t>
      </w:r>
      <w:r w:rsidR="00580A11" w:rsidRPr="00326A56">
        <w:rPr>
          <w:rFonts w:cs="Times New Roman" w:hint="eastAsia"/>
          <w:sz w:val="22"/>
          <w:szCs w:val="22"/>
        </w:rPr>
        <w:t>.</w:t>
      </w:r>
    </w:p>
    <w:p w14:paraId="29116048" w14:textId="317C8859" w:rsidR="00533E4A" w:rsidRPr="00326A56" w:rsidRDefault="00995B4A" w:rsidP="00CB6749">
      <w:pPr>
        <w:spacing w:before="120" w:after="120"/>
        <w:rPr>
          <w:rFonts w:cs="Times New Roman"/>
          <w:sz w:val="22"/>
          <w:szCs w:val="22"/>
        </w:rPr>
      </w:pPr>
      <w:r w:rsidRPr="00326A56">
        <w:rPr>
          <w:rFonts w:cs="Times New Roman" w:hint="eastAsia"/>
          <w:sz w:val="22"/>
          <w:szCs w:val="22"/>
        </w:rPr>
        <w:t>7</w:t>
      </w:r>
      <w:r w:rsidR="00580A11" w:rsidRPr="00326A56">
        <w:rPr>
          <w:rFonts w:cs="Times New Roman"/>
          <w:sz w:val="22"/>
          <w:szCs w:val="22"/>
        </w:rPr>
        <w:t>.</w:t>
      </w:r>
      <w:r w:rsidR="00580A11" w:rsidRPr="00326A56">
        <w:rPr>
          <w:rFonts w:cs="Times New Roman" w:hint="eastAsia"/>
          <w:sz w:val="22"/>
          <w:szCs w:val="22"/>
        </w:rPr>
        <w:t>4</w:t>
      </w:r>
      <w:r w:rsidR="00580A11" w:rsidRPr="00326A56">
        <w:rPr>
          <w:rFonts w:cs="Times New Roman"/>
          <w:sz w:val="22"/>
          <w:szCs w:val="22"/>
        </w:rPr>
        <w:t xml:space="preserve"> </w:t>
      </w:r>
      <w:r w:rsidR="00052354" w:rsidRPr="00326A56">
        <w:rPr>
          <w:rFonts w:cs="Times New Roman"/>
          <w:sz w:val="22"/>
          <w:szCs w:val="22"/>
        </w:rPr>
        <w:t>The term “Sales Price”</w:t>
      </w:r>
      <w:r w:rsidR="00491143" w:rsidRPr="00326A56">
        <w:rPr>
          <w:rFonts w:cs="Times New Roman"/>
          <w:sz w:val="22"/>
          <w:szCs w:val="22"/>
        </w:rPr>
        <w:t xml:space="preserve"> as used herein refers to the wholesale price, which includes a 25% discount from the retail price to the consumer.</w:t>
      </w:r>
    </w:p>
    <w:p w14:paraId="391E86D8" w14:textId="11879926" w:rsidR="00C77124" w:rsidRPr="00326A56" w:rsidRDefault="00995B4A" w:rsidP="00326A56">
      <w:pPr>
        <w:spacing w:before="120" w:after="120"/>
        <w:rPr>
          <w:rFonts w:cs="Times New Roman"/>
          <w:sz w:val="22"/>
          <w:szCs w:val="22"/>
        </w:rPr>
      </w:pPr>
      <w:r w:rsidRPr="00326A56">
        <w:rPr>
          <w:rFonts w:cs="Times New Roman"/>
          <w:sz w:val="22"/>
          <w:szCs w:val="22"/>
        </w:rPr>
        <w:t>7.</w:t>
      </w:r>
      <w:r w:rsidRPr="00326A56">
        <w:rPr>
          <w:rFonts w:cs="Times New Roman" w:hint="eastAsia"/>
          <w:sz w:val="22"/>
          <w:szCs w:val="22"/>
        </w:rPr>
        <w:t>5</w:t>
      </w:r>
      <w:r w:rsidRPr="00326A56">
        <w:rPr>
          <w:rFonts w:cs="Times New Roman"/>
          <w:sz w:val="22"/>
          <w:szCs w:val="22"/>
        </w:rPr>
        <w:t xml:space="preserve"> Designer shall issue invoice to Client for the Royalties due.</w:t>
      </w:r>
    </w:p>
    <w:p w14:paraId="409EB3F5" w14:textId="1A0AFFFA" w:rsidR="00C77124" w:rsidRPr="00326A56" w:rsidRDefault="00995B4A" w:rsidP="00CB6749">
      <w:pPr>
        <w:spacing w:before="120" w:after="120"/>
        <w:rPr>
          <w:rFonts w:cs="Times New Roman"/>
          <w:sz w:val="22"/>
          <w:szCs w:val="22"/>
        </w:rPr>
      </w:pPr>
      <w:r w:rsidRPr="00326A56">
        <w:rPr>
          <w:rFonts w:cs="Times New Roman" w:hint="eastAsia"/>
          <w:sz w:val="22"/>
          <w:szCs w:val="22"/>
        </w:rPr>
        <w:t>7</w:t>
      </w:r>
      <w:r w:rsidR="00BB6951" w:rsidRPr="00326A56">
        <w:rPr>
          <w:rFonts w:cs="Times New Roman"/>
          <w:sz w:val="22"/>
          <w:szCs w:val="22"/>
        </w:rPr>
        <w:t>.</w:t>
      </w:r>
      <w:r w:rsidR="00580A11" w:rsidRPr="00326A56">
        <w:rPr>
          <w:rFonts w:cs="Times New Roman" w:hint="eastAsia"/>
          <w:sz w:val="22"/>
          <w:szCs w:val="22"/>
        </w:rPr>
        <w:t>6</w:t>
      </w:r>
      <w:r w:rsidR="00BB6951" w:rsidRPr="00326A56">
        <w:rPr>
          <w:rFonts w:cs="Times New Roman"/>
          <w:sz w:val="22"/>
          <w:szCs w:val="22"/>
        </w:rPr>
        <w:t xml:space="preserve"> </w:t>
      </w:r>
      <w:r w:rsidR="009A325E" w:rsidRPr="00326A56">
        <w:rPr>
          <w:rFonts w:cs="Times New Roman"/>
          <w:sz w:val="22"/>
          <w:szCs w:val="22"/>
        </w:rPr>
        <w:t xml:space="preserve">Client shall pay </w:t>
      </w:r>
      <w:r w:rsidR="002A3E41" w:rsidRPr="00326A56">
        <w:rPr>
          <w:rFonts w:cs="Times New Roman"/>
          <w:sz w:val="22"/>
          <w:szCs w:val="22"/>
        </w:rPr>
        <w:t xml:space="preserve">the invoice value to the Designer’s account with the bank designated by Designer by means of telegraphic transfer (T/T) within [ </w:t>
      </w:r>
      <w:proofErr w:type="gramStart"/>
      <w:r w:rsidR="00580A11" w:rsidRPr="00326A56">
        <w:rPr>
          <w:rFonts w:cs="Times New Roman" w:hint="eastAsia"/>
          <w:sz w:val="22"/>
          <w:szCs w:val="22"/>
        </w:rPr>
        <w:t>30</w:t>
      </w:r>
      <w:r w:rsidR="002A3E41" w:rsidRPr="00326A56">
        <w:rPr>
          <w:rFonts w:cs="Times New Roman"/>
          <w:sz w:val="22"/>
          <w:szCs w:val="22"/>
        </w:rPr>
        <w:t xml:space="preserve"> ]</w:t>
      </w:r>
      <w:proofErr w:type="gramEnd"/>
      <w:r w:rsidR="002A3E41" w:rsidRPr="00326A56">
        <w:rPr>
          <w:rFonts w:cs="Times New Roman"/>
          <w:sz w:val="22"/>
          <w:szCs w:val="22"/>
        </w:rPr>
        <w:t xml:space="preserve"> days after receiving the each invoice</w:t>
      </w:r>
      <w:r w:rsidR="00D82122" w:rsidRPr="00326A56">
        <w:rPr>
          <w:rFonts w:cs="Times New Roman"/>
          <w:sz w:val="22"/>
          <w:szCs w:val="22"/>
        </w:rPr>
        <w:t>.</w:t>
      </w:r>
      <w:r w:rsidR="009A325E" w:rsidRPr="00326A56">
        <w:rPr>
          <w:rFonts w:cs="Times New Roman"/>
          <w:sz w:val="22"/>
          <w:szCs w:val="22"/>
        </w:rPr>
        <w:t xml:space="preserve"> </w:t>
      </w:r>
    </w:p>
    <w:p w14:paraId="573EB0B9" w14:textId="7ADC2900" w:rsidR="00C77124" w:rsidRDefault="00995B4A" w:rsidP="00CB6749">
      <w:pPr>
        <w:spacing w:before="120" w:after="120"/>
        <w:rPr>
          <w:rFonts w:cs="Times New Roman"/>
          <w:sz w:val="22"/>
          <w:szCs w:val="22"/>
        </w:rPr>
      </w:pPr>
      <w:r w:rsidRPr="00326A56">
        <w:rPr>
          <w:rFonts w:cs="Times New Roman"/>
          <w:sz w:val="22"/>
          <w:szCs w:val="22"/>
        </w:rPr>
        <w:t>7.</w:t>
      </w:r>
      <w:r w:rsidRPr="00326A56">
        <w:rPr>
          <w:rFonts w:cs="Times New Roman" w:hint="eastAsia"/>
          <w:sz w:val="22"/>
          <w:szCs w:val="22"/>
        </w:rPr>
        <w:t>7</w:t>
      </w:r>
      <w:r w:rsidRPr="00326A56">
        <w:rPr>
          <w:rFonts w:cs="Times New Roman"/>
          <w:sz w:val="22"/>
          <w:szCs w:val="22"/>
        </w:rPr>
        <w:t xml:space="preserve"> In case of disagreement over the calculation of royalties for the reported quarterly sales of the Product between the parties, payment of Royalties shall be withheld until the disagreement has been solved.</w:t>
      </w:r>
    </w:p>
    <w:p w14:paraId="6B1DECFE" w14:textId="30C485C4" w:rsidR="00391D8E" w:rsidRDefault="00391D8E" w:rsidP="00CB6749">
      <w:pPr>
        <w:spacing w:before="120" w:after="120"/>
        <w:rPr>
          <w:rFonts w:cs="Times New Roman"/>
          <w:sz w:val="22"/>
          <w:szCs w:val="22"/>
        </w:rPr>
      </w:pPr>
      <w:commentRangeStart w:id="16"/>
      <w:ins w:id="17" w:author="최규현 (Kyoohyun Choi)" w:date="2024-01-18T13:11:00Z">
        <w:r>
          <w:rPr>
            <w:rFonts w:cs="Times New Roman" w:hint="eastAsia"/>
            <w:sz w:val="22"/>
            <w:szCs w:val="22"/>
          </w:rPr>
          <w:t>7</w:t>
        </w:r>
        <w:r>
          <w:rPr>
            <w:rFonts w:cs="Times New Roman"/>
            <w:sz w:val="22"/>
            <w:szCs w:val="22"/>
          </w:rPr>
          <w:t xml:space="preserve">.8 </w:t>
        </w:r>
        <w:r w:rsidRPr="00391D8E">
          <w:rPr>
            <w:rFonts w:cs="Times New Roman"/>
            <w:sz w:val="22"/>
            <w:szCs w:val="22"/>
          </w:rPr>
          <w:t>The release, launch or discontinuation of products is solely based on the C</w:t>
        </w:r>
      </w:ins>
      <w:ins w:id="18" w:author="최규현 (Kyoohyun Choi)" w:date="2024-01-18T13:12:00Z">
        <w:r w:rsidR="0059353F">
          <w:rPr>
            <w:rFonts w:cs="Times New Roman"/>
            <w:sz w:val="22"/>
            <w:szCs w:val="22"/>
          </w:rPr>
          <w:t>lient</w:t>
        </w:r>
      </w:ins>
      <w:ins w:id="19" w:author="최규현 (Kyoohyun Choi)" w:date="2024-01-18T13:11:00Z">
        <w:r w:rsidRPr="00391D8E">
          <w:rPr>
            <w:rFonts w:cs="Times New Roman"/>
            <w:sz w:val="22"/>
            <w:szCs w:val="22"/>
          </w:rPr>
          <w:t>'s business decisions and is not subject to negotiations with Designer.</w:t>
        </w:r>
      </w:ins>
      <w:commentRangeEnd w:id="16"/>
      <w:ins w:id="20" w:author="최규현 (Kyoohyun Choi)" w:date="2024-01-18T13:12:00Z">
        <w:r w:rsidR="00F15DED">
          <w:rPr>
            <w:rStyle w:val="a6"/>
          </w:rPr>
          <w:commentReference w:id="16"/>
        </w:r>
      </w:ins>
    </w:p>
    <w:p w14:paraId="43D9A718" w14:textId="77777777" w:rsidR="00326A56" w:rsidRPr="00C77124" w:rsidRDefault="00326A56" w:rsidP="00CB6749">
      <w:pPr>
        <w:spacing w:before="120" w:after="120"/>
        <w:rPr>
          <w:rFonts w:cs="Times New Roman"/>
          <w:sz w:val="22"/>
          <w:szCs w:val="22"/>
        </w:rPr>
      </w:pPr>
    </w:p>
    <w:p w14:paraId="153A32CC" w14:textId="6143BADF" w:rsidR="00A3548B" w:rsidRPr="00AD2242" w:rsidRDefault="00766E4A" w:rsidP="00CB6749">
      <w:pPr>
        <w:spacing w:before="120" w:after="120"/>
        <w:rPr>
          <w:rFonts w:cs="Times New Roman"/>
          <w:b/>
          <w:sz w:val="22"/>
          <w:szCs w:val="22"/>
        </w:rPr>
      </w:pPr>
      <w:r w:rsidRPr="00AD2242">
        <w:rPr>
          <w:rFonts w:cs="Times New Roman" w:hint="eastAsia"/>
          <w:b/>
          <w:sz w:val="22"/>
          <w:szCs w:val="22"/>
        </w:rPr>
        <w:t>A</w:t>
      </w:r>
      <w:r w:rsidRPr="00AD2242">
        <w:rPr>
          <w:rFonts w:cs="Times New Roman"/>
          <w:b/>
          <w:sz w:val="22"/>
          <w:szCs w:val="22"/>
        </w:rPr>
        <w:t>r</w:t>
      </w:r>
      <w:r w:rsidR="00995B4A">
        <w:rPr>
          <w:rFonts w:cs="Times New Roman"/>
          <w:b/>
          <w:sz w:val="22"/>
          <w:szCs w:val="22"/>
        </w:rPr>
        <w:t xml:space="preserve">ticle </w:t>
      </w:r>
      <w:r w:rsidR="00995B4A">
        <w:rPr>
          <w:rFonts w:cs="Times New Roman" w:hint="eastAsia"/>
          <w:b/>
          <w:sz w:val="22"/>
          <w:szCs w:val="22"/>
        </w:rPr>
        <w:t>8</w:t>
      </w:r>
      <w:r w:rsidRPr="00AD2242">
        <w:rPr>
          <w:rFonts w:cs="Times New Roman"/>
          <w:b/>
          <w:sz w:val="22"/>
          <w:szCs w:val="22"/>
        </w:rPr>
        <w:t>. Confidential Information</w:t>
      </w:r>
      <w:r w:rsidR="00C77124">
        <w:rPr>
          <w:rFonts w:cs="Times New Roman" w:hint="eastAsia"/>
          <w:b/>
          <w:sz w:val="22"/>
          <w:szCs w:val="22"/>
        </w:rPr>
        <w:t xml:space="preserve"> </w:t>
      </w:r>
    </w:p>
    <w:p w14:paraId="1AC87E65" w14:textId="7E64EEAD" w:rsidR="00C77124" w:rsidRPr="00C77124" w:rsidRDefault="00995B4A" w:rsidP="00D95F5F">
      <w:pPr>
        <w:spacing w:before="120" w:after="120"/>
        <w:rPr>
          <w:rFonts w:cs="Times New Roman"/>
          <w:sz w:val="22"/>
          <w:szCs w:val="22"/>
        </w:rPr>
      </w:pPr>
      <w:r>
        <w:rPr>
          <w:rFonts w:cs="Times New Roman" w:hint="eastAsia"/>
          <w:sz w:val="22"/>
          <w:szCs w:val="22"/>
        </w:rPr>
        <w:t>8</w:t>
      </w:r>
      <w:r w:rsidR="00D95F5F" w:rsidRPr="00AD2242">
        <w:rPr>
          <w:rFonts w:cs="Times New Roman"/>
          <w:sz w:val="22"/>
          <w:szCs w:val="22"/>
        </w:rPr>
        <w:t>.1 By virtue of this Agreement, a party (“Disclosing Party”) may disclose its confidential information (“Confidential Information”) to the other party (“Receiving Party”). The Receiving Party agrees that it will not use or disclose such Confidential Information and proprietary information during the term of this Agreement or at any time thereafter, without the express written consent of the Disclosing Party, except only as necessary to effectuate the terms of this Agreement.</w:t>
      </w:r>
    </w:p>
    <w:p w14:paraId="5749ECEE" w14:textId="17E912DE" w:rsidR="00766E4A" w:rsidRDefault="00995B4A" w:rsidP="00D95F5F">
      <w:pPr>
        <w:spacing w:before="120" w:after="120"/>
        <w:rPr>
          <w:rFonts w:cs="Times New Roman"/>
          <w:sz w:val="22"/>
          <w:szCs w:val="22"/>
        </w:rPr>
      </w:pPr>
      <w:r>
        <w:rPr>
          <w:rFonts w:cs="Times New Roman" w:hint="eastAsia"/>
          <w:sz w:val="22"/>
          <w:szCs w:val="22"/>
        </w:rPr>
        <w:t>8</w:t>
      </w:r>
      <w:r w:rsidR="00D95F5F" w:rsidRPr="00AD2242">
        <w:rPr>
          <w:rFonts w:cs="Times New Roman"/>
          <w:sz w:val="22"/>
          <w:szCs w:val="22"/>
        </w:rPr>
        <w:t xml:space="preserve">.2 The Receiving Party agrees that the provision of this Article shall survive the termination (for any reason) or breach of this </w:t>
      </w:r>
      <w:r w:rsidR="00014934" w:rsidRPr="00AD2242">
        <w:rPr>
          <w:rFonts w:cs="Times New Roman"/>
          <w:sz w:val="22"/>
          <w:szCs w:val="22"/>
        </w:rPr>
        <w:t>Agreement</w:t>
      </w:r>
      <w:r w:rsidR="00D95F5F" w:rsidRPr="00AD2242">
        <w:rPr>
          <w:rFonts w:cs="Times New Roman"/>
          <w:sz w:val="22"/>
          <w:szCs w:val="22"/>
        </w:rPr>
        <w:t xml:space="preserve">. In the event of the Receiving Party’s violation of its duty under this Article, the Disclosing Party may, in addition to pursuing its other remedies, obtain equitable </w:t>
      </w:r>
      <w:r w:rsidR="00D95F5F" w:rsidRPr="00AD2242">
        <w:rPr>
          <w:rFonts w:cs="Times New Roman"/>
          <w:sz w:val="22"/>
          <w:szCs w:val="22"/>
        </w:rPr>
        <w:lastRenderedPageBreak/>
        <w:t>injunctive relief from any court of competent jurisdiction as may be necessary or reasonable to enjoin any such violation of the foregoing restraints.</w:t>
      </w:r>
    </w:p>
    <w:p w14:paraId="7C795E56" w14:textId="77777777" w:rsidR="00326A56" w:rsidRDefault="00326A56" w:rsidP="00BE7AAF">
      <w:pPr>
        <w:spacing w:before="120" w:after="120"/>
        <w:rPr>
          <w:rFonts w:cs="Times New Roman"/>
          <w:sz w:val="22"/>
          <w:szCs w:val="22"/>
        </w:rPr>
      </w:pPr>
    </w:p>
    <w:p w14:paraId="5EB0A5FD" w14:textId="5724FF84" w:rsidR="00BE7AAF" w:rsidRPr="00326A56" w:rsidRDefault="00995B4A" w:rsidP="00BE7AAF">
      <w:pPr>
        <w:spacing w:before="120" w:after="120"/>
        <w:rPr>
          <w:rFonts w:cs="Times New Roman"/>
          <w:sz w:val="22"/>
          <w:szCs w:val="22"/>
        </w:rPr>
      </w:pPr>
      <w:r>
        <w:rPr>
          <w:rFonts w:cs="Times New Roman"/>
          <w:b/>
          <w:sz w:val="22"/>
          <w:szCs w:val="22"/>
        </w:rPr>
        <w:t xml:space="preserve">Article </w:t>
      </w:r>
      <w:r>
        <w:rPr>
          <w:rFonts w:cs="Times New Roman" w:hint="eastAsia"/>
          <w:b/>
          <w:sz w:val="22"/>
          <w:szCs w:val="22"/>
        </w:rPr>
        <w:t>9</w:t>
      </w:r>
      <w:r w:rsidR="00BE7AAF" w:rsidRPr="00AD2242">
        <w:rPr>
          <w:rFonts w:cs="Times New Roman"/>
          <w:b/>
          <w:sz w:val="22"/>
          <w:szCs w:val="22"/>
        </w:rPr>
        <w:t>. Force Majeure</w:t>
      </w:r>
    </w:p>
    <w:p w14:paraId="7A955CBA" w14:textId="240BB496" w:rsidR="00995B4A" w:rsidRDefault="00995B4A" w:rsidP="00BE7AAF">
      <w:pPr>
        <w:spacing w:before="120" w:after="120"/>
        <w:rPr>
          <w:rFonts w:cs="Times New Roman"/>
          <w:sz w:val="22"/>
          <w:szCs w:val="22"/>
        </w:rPr>
      </w:pPr>
      <w:r w:rsidRPr="00534B50">
        <w:rPr>
          <w:rFonts w:cs="Times New Roman"/>
          <w:sz w:val="22"/>
          <w:szCs w:val="22"/>
        </w:rPr>
        <w:t>A party shall not be liable for a failure to perform any of its obligations herein if it proves that the failure was due to an impediment beyond its control such as prohibition of exportation, suspension of issuance of export license or other government restriction, act of God, war, blockade, revolution, insurrection, mobilization, strike, lockout or any labor dispute, civil commotion, riot, plague or other epidemic, fire, typhoon, flood, etc., and that it  proves that it  could not reasonably be expected to have taken the impediment into account at the time of the conclusion of this Agreement or to have avoided or overcome its consequence</w:t>
      </w:r>
      <w:r>
        <w:rPr>
          <w:rFonts w:cs="Times New Roman" w:hint="eastAsia"/>
          <w:sz w:val="22"/>
          <w:szCs w:val="22"/>
        </w:rPr>
        <w:t>s.</w:t>
      </w:r>
    </w:p>
    <w:p w14:paraId="62153AF4" w14:textId="77777777" w:rsidR="00995B4A" w:rsidRPr="00326A56" w:rsidRDefault="00995B4A" w:rsidP="00C77124">
      <w:pPr>
        <w:spacing w:before="120" w:after="120" w:line="276" w:lineRule="auto"/>
        <w:rPr>
          <w:rFonts w:asciiTheme="minorHAnsi" w:eastAsiaTheme="minorHAnsi" w:hAnsiTheme="minorHAnsi" w:cs="Times New Roman"/>
          <w:sz w:val="18"/>
          <w:szCs w:val="18"/>
        </w:rPr>
      </w:pPr>
    </w:p>
    <w:p w14:paraId="2EC77B0B" w14:textId="3DE85FA8" w:rsidR="00F86FB1" w:rsidRPr="00AD2242" w:rsidRDefault="00995B4A" w:rsidP="00F86FB1">
      <w:pPr>
        <w:spacing w:before="120" w:after="120"/>
        <w:rPr>
          <w:rFonts w:cs="Times New Roman"/>
          <w:b/>
          <w:sz w:val="22"/>
          <w:szCs w:val="22"/>
        </w:rPr>
      </w:pPr>
      <w:r>
        <w:rPr>
          <w:rFonts w:cs="Times New Roman"/>
          <w:b/>
          <w:sz w:val="22"/>
          <w:szCs w:val="22"/>
        </w:rPr>
        <w:t xml:space="preserve">Article </w:t>
      </w:r>
      <w:r>
        <w:rPr>
          <w:rFonts w:cs="Times New Roman" w:hint="eastAsia"/>
          <w:b/>
          <w:sz w:val="22"/>
          <w:szCs w:val="22"/>
        </w:rPr>
        <w:t>10</w:t>
      </w:r>
      <w:r w:rsidR="00F86FB1" w:rsidRPr="00AD2242">
        <w:rPr>
          <w:rFonts w:cs="Times New Roman"/>
          <w:b/>
          <w:sz w:val="22"/>
          <w:szCs w:val="22"/>
        </w:rPr>
        <w:t>. Termination</w:t>
      </w:r>
    </w:p>
    <w:p w14:paraId="4E7B02BE" w14:textId="416B4D56" w:rsidR="00C77124" w:rsidRPr="00C77124" w:rsidRDefault="00995B4A" w:rsidP="00F86FB1">
      <w:pPr>
        <w:spacing w:before="120" w:after="120"/>
        <w:rPr>
          <w:rFonts w:cs="Times New Roman"/>
          <w:sz w:val="22"/>
          <w:szCs w:val="22"/>
        </w:rPr>
      </w:pPr>
      <w:r>
        <w:rPr>
          <w:rFonts w:cs="Times New Roman" w:hint="eastAsia"/>
          <w:sz w:val="22"/>
          <w:szCs w:val="22"/>
        </w:rPr>
        <w:t>10</w:t>
      </w:r>
      <w:r w:rsidR="00F86FB1" w:rsidRPr="00AD2242">
        <w:rPr>
          <w:rFonts w:cs="Times New Roman"/>
          <w:sz w:val="22"/>
          <w:szCs w:val="22"/>
        </w:rPr>
        <w:t>.1 This Agreement shall terminate upon the last day of the duration set forth in Article 2 above.</w:t>
      </w:r>
    </w:p>
    <w:p w14:paraId="4A93ADA8" w14:textId="01B3B7E0" w:rsidR="00C77124" w:rsidRPr="00326A56" w:rsidRDefault="00995B4A" w:rsidP="00F86FB1">
      <w:pPr>
        <w:spacing w:before="120" w:after="120"/>
        <w:rPr>
          <w:rFonts w:cs="Times New Roman"/>
          <w:sz w:val="22"/>
          <w:szCs w:val="22"/>
        </w:rPr>
      </w:pPr>
      <w:r>
        <w:rPr>
          <w:rFonts w:cs="Times New Roman" w:hint="eastAsia"/>
          <w:sz w:val="22"/>
          <w:szCs w:val="22"/>
        </w:rPr>
        <w:t>10</w:t>
      </w:r>
      <w:r w:rsidR="00F86FB1" w:rsidRPr="00AD2242">
        <w:rPr>
          <w:rFonts w:cs="Times New Roman"/>
          <w:sz w:val="22"/>
          <w:szCs w:val="22"/>
        </w:rPr>
        <w:t xml:space="preserve">.2 Each party shall be entitled to terminate this Agreement with a prior written </w:t>
      </w:r>
      <w:r w:rsidR="00F86FB1" w:rsidRPr="00326A56">
        <w:rPr>
          <w:rFonts w:cs="Times New Roman"/>
          <w:sz w:val="22"/>
          <w:szCs w:val="22"/>
        </w:rPr>
        <w:t>notice of [</w:t>
      </w:r>
      <w:r w:rsidR="00D57334" w:rsidRPr="00326A56">
        <w:rPr>
          <w:rFonts w:cs="Times New Roman" w:hint="eastAsia"/>
          <w:sz w:val="22"/>
          <w:szCs w:val="22"/>
        </w:rPr>
        <w:t xml:space="preserve"> </w:t>
      </w:r>
      <w:proofErr w:type="gramStart"/>
      <w:r w:rsidR="00D57334" w:rsidRPr="00326A56">
        <w:rPr>
          <w:rFonts w:cs="Times New Roman" w:hint="eastAsia"/>
          <w:sz w:val="22"/>
          <w:szCs w:val="22"/>
        </w:rPr>
        <w:t>30</w:t>
      </w:r>
      <w:r w:rsidR="00F86FB1" w:rsidRPr="00326A56">
        <w:rPr>
          <w:rFonts w:cs="Times New Roman"/>
          <w:sz w:val="22"/>
          <w:szCs w:val="22"/>
        </w:rPr>
        <w:t xml:space="preserve"> ]</w:t>
      </w:r>
      <w:proofErr w:type="gramEnd"/>
      <w:r w:rsidR="00F86FB1" w:rsidRPr="00326A56">
        <w:rPr>
          <w:rFonts w:cs="Times New Roman"/>
          <w:sz w:val="22"/>
          <w:szCs w:val="22"/>
        </w:rPr>
        <w:t xml:space="preserve"> days, without further cause, in any of the following cases:</w:t>
      </w:r>
    </w:p>
    <w:p w14:paraId="64F62CDF" w14:textId="77777777" w:rsidR="00F86FB1" w:rsidRPr="00326A56" w:rsidRDefault="00F86FB1" w:rsidP="00F86FB1">
      <w:pPr>
        <w:spacing w:before="120" w:after="120"/>
        <w:rPr>
          <w:rFonts w:cs="Times New Roman"/>
          <w:sz w:val="22"/>
          <w:szCs w:val="22"/>
        </w:rPr>
      </w:pPr>
      <w:r w:rsidRPr="00326A56">
        <w:rPr>
          <w:rFonts w:cs="Times New Roman"/>
          <w:sz w:val="22"/>
          <w:szCs w:val="22"/>
        </w:rPr>
        <w:t>(a) by mutual agreement in writing of the parties;</w:t>
      </w:r>
    </w:p>
    <w:p w14:paraId="53245D06" w14:textId="188D5FC7" w:rsidR="00F86FB1" w:rsidRPr="00AD2242" w:rsidRDefault="00F86FB1" w:rsidP="00F86FB1">
      <w:pPr>
        <w:spacing w:before="120" w:after="120"/>
        <w:rPr>
          <w:rFonts w:cs="Times New Roman"/>
          <w:sz w:val="22"/>
          <w:szCs w:val="22"/>
        </w:rPr>
      </w:pPr>
      <w:r w:rsidRPr="00326A56">
        <w:rPr>
          <w:rFonts w:cs="Times New Roman"/>
          <w:sz w:val="22"/>
          <w:szCs w:val="22"/>
        </w:rPr>
        <w:t xml:space="preserve">(b) by the non-defaulting party, in the event of default by the other party in the due performance of its obligations under this Agreement, and the default is not remedied within [ </w:t>
      </w:r>
      <w:proofErr w:type="gramStart"/>
      <w:r w:rsidR="00D57334" w:rsidRPr="00326A56">
        <w:rPr>
          <w:rFonts w:cs="Times New Roman" w:hint="eastAsia"/>
          <w:sz w:val="22"/>
          <w:szCs w:val="22"/>
        </w:rPr>
        <w:t>30</w:t>
      </w:r>
      <w:r w:rsidRPr="00326A56">
        <w:rPr>
          <w:rFonts w:cs="Times New Roman"/>
          <w:sz w:val="22"/>
          <w:szCs w:val="22"/>
        </w:rPr>
        <w:t xml:space="preserve"> ]</w:t>
      </w:r>
      <w:proofErr w:type="gramEnd"/>
      <w:r w:rsidRPr="00326A56">
        <w:rPr>
          <w:rFonts w:cs="Times New Roman"/>
          <w:sz w:val="22"/>
          <w:szCs w:val="22"/>
        </w:rPr>
        <w:t xml:space="preserve"> days after receipt</w:t>
      </w:r>
      <w:r w:rsidRPr="00AD2242">
        <w:rPr>
          <w:rFonts w:cs="Times New Roman"/>
          <w:sz w:val="22"/>
          <w:szCs w:val="22"/>
        </w:rPr>
        <w:t xml:space="preserve"> of written notice of default from the non-defaulting party;</w:t>
      </w:r>
    </w:p>
    <w:p w14:paraId="35118C3E" w14:textId="77777777" w:rsidR="00F86FB1" w:rsidRPr="00AD2242" w:rsidRDefault="00F86FB1" w:rsidP="00F86FB1">
      <w:pPr>
        <w:spacing w:before="120" w:after="120"/>
        <w:rPr>
          <w:rFonts w:cs="Times New Roman"/>
          <w:sz w:val="22"/>
          <w:szCs w:val="22"/>
        </w:rPr>
      </w:pPr>
      <w:r w:rsidRPr="00AD2242">
        <w:rPr>
          <w:rFonts w:cs="Times New Roman"/>
          <w:sz w:val="22"/>
          <w:szCs w:val="22"/>
        </w:rPr>
        <w:t>(c) by the other party, either party making an assignment for the benefit of creditors, or being adjudged bankrupt or insolvent, or filing any petition seeking for itself any arrangement for dissolution and liquidation of its interests;</w:t>
      </w:r>
    </w:p>
    <w:p w14:paraId="7D3DF0EC" w14:textId="77777777" w:rsidR="00F86FB1" w:rsidRPr="00AD2242" w:rsidRDefault="00F86FB1" w:rsidP="00F86FB1">
      <w:pPr>
        <w:spacing w:before="120" w:after="120"/>
        <w:rPr>
          <w:rFonts w:cs="Times New Roman"/>
          <w:sz w:val="22"/>
          <w:szCs w:val="22"/>
        </w:rPr>
      </w:pPr>
      <w:r w:rsidRPr="00AD2242">
        <w:rPr>
          <w:rFonts w:cs="Times New Roman"/>
          <w:sz w:val="22"/>
          <w:szCs w:val="22"/>
        </w:rPr>
        <w:t>(d) by either party, if a force majeure condition under Article 8 above makes it unreasonable to proceed with this Agreement in the foreseeable future; or</w:t>
      </w:r>
    </w:p>
    <w:p w14:paraId="4C509C19" w14:textId="77777777" w:rsidR="001F6859" w:rsidRPr="00AD2242" w:rsidRDefault="00F86FB1" w:rsidP="00F86FB1">
      <w:pPr>
        <w:spacing w:before="120" w:after="120"/>
        <w:rPr>
          <w:rFonts w:cs="Times New Roman"/>
          <w:sz w:val="22"/>
          <w:szCs w:val="22"/>
        </w:rPr>
      </w:pPr>
      <w:r w:rsidRPr="00AD2242">
        <w:rPr>
          <w:rFonts w:cs="Times New Roman"/>
          <w:sz w:val="22"/>
          <w:szCs w:val="22"/>
        </w:rPr>
        <w:t xml:space="preserve">(e) by </w:t>
      </w:r>
      <w:r w:rsidR="00B35DCB" w:rsidRPr="00AD2242">
        <w:rPr>
          <w:rFonts w:cs="Times New Roman"/>
          <w:sz w:val="22"/>
          <w:szCs w:val="22"/>
        </w:rPr>
        <w:t>Client</w:t>
      </w:r>
      <w:r w:rsidRPr="00AD2242">
        <w:rPr>
          <w:rFonts w:cs="Times New Roman"/>
          <w:sz w:val="22"/>
          <w:szCs w:val="22"/>
        </w:rPr>
        <w:t xml:space="preserve"> if </w:t>
      </w:r>
      <w:r w:rsidR="00B35DCB" w:rsidRPr="00AD2242">
        <w:rPr>
          <w:rFonts w:cs="Times New Roman"/>
          <w:sz w:val="22"/>
          <w:szCs w:val="22"/>
        </w:rPr>
        <w:t>Designer</w:t>
      </w:r>
      <w:r w:rsidRPr="00AD2242">
        <w:rPr>
          <w:rFonts w:cs="Times New Roman"/>
          <w:sz w:val="22"/>
          <w:szCs w:val="22"/>
        </w:rPr>
        <w:t xml:space="preserve"> commits any intentional acts that materially impair or damage the goodwill, business or property of </w:t>
      </w:r>
      <w:r w:rsidR="00B35DCB" w:rsidRPr="00AD2242">
        <w:rPr>
          <w:rFonts w:cs="Times New Roman"/>
          <w:sz w:val="22"/>
          <w:szCs w:val="22"/>
        </w:rPr>
        <w:t>Client</w:t>
      </w:r>
      <w:r w:rsidRPr="00AD2242">
        <w:rPr>
          <w:rFonts w:cs="Times New Roman"/>
          <w:sz w:val="22"/>
          <w:szCs w:val="22"/>
        </w:rPr>
        <w:t>.</w:t>
      </w:r>
    </w:p>
    <w:p w14:paraId="4AA796CC" w14:textId="77777777" w:rsidR="00326A56" w:rsidRDefault="00326A56" w:rsidP="008F07E3">
      <w:pPr>
        <w:spacing w:before="120" w:after="120"/>
        <w:rPr>
          <w:rFonts w:asciiTheme="minorHAnsi" w:eastAsiaTheme="minorHAnsi" w:hAnsiTheme="minorHAnsi" w:cs="Times New Roman"/>
          <w:sz w:val="18"/>
          <w:szCs w:val="18"/>
        </w:rPr>
      </w:pPr>
    </w:p>
    <w:p w14:paraId="39EA5BA6" w14:textId="6979407A" w:rsidR="008F07E3" w:rsidRPr="00AD2242" w:rsidRDefault="00995B4A" w:rsidP="008F07E3">
      <w:pPr>
        <w:spacing w:before="120" w:after="120"/>
        <w:rPr>
          <w:rFonts w:cs="Times New Roman"/>
          <w:b/>
          <w:sz w:val="22"/>
          <w:szCs w:val="22"/>
        </w:rPr>
      </w:pPr>
      <w:r>
        <w:rPr>
          <w:rFonts w:cs="Times New Roman"/>
          <w:b/>
          <w:sz w:val="22"/>
          <w:szCs w:val="22"/>
        </w:rPr>
        <w:t>Article 1</w:t>
      </w:r>
      <w:r>
        <w:rPr>
          <w:rFonts w:cs="Times New Roman" w:hint="eastAsia"/>
          <w:b/>
          <w:sz w:val="22"/>
          <w:szCs w:val="22"/>
        </w:rPr>
        <w:t>1</w:t>
      </w:r>
      <w:r w:rsidR="008F07E3" w:rsidRPr="00AD2242">
        <w:rPr>
          <w:rFonts w:cs="Times New Roman"/>
          <w:b/>
          <w:sz w:val="22"/>
          <w:szCs w:val="22"/>
        </w:rPr>
        <w:t>. Indemnification</w:t>
      </w:r>
    </w:p>
    <w:p w14:paraId="6ECAB79C" w14:textId="77777777" w:rsidR="008F07E3" w:rsidRDefault="008F07E3" w:rsidP="008F07E3">
      <w:pPr>
        <w:spacing w:before="120" w:after="120"/>
        <w:rPr>
          <w:rFonts w:cs="Times New Roman"/>
          <w:sz w:val="22"/>
          <w:szCs w:val="22"/>
        </w:rPr>
      </w:pPr>
      <w:r w:rsidRPr="00AD2242">
        <w:rPr>
          <w:rFonts w:cs="Times New Roman"/>
          <w:sz w:val="22"/>
          <w:szCs w:val="22"/>
        </w:rPr>
        <w:t xml:space="preserve">Each party shall indemnify the other parties against all claims, damages, losses, and expenses, including reasonable attorney’s fees, arising out of one’s duty hereunder that are caused in whole or in </w:t>
      </w:r>
      <w:r w:rsidRPr="00AD2242">
        <w:rPr>
          <w:rFonts w:cs="Times New Roman"/>
          <w:sz w:val="22"/>
          <w:szCs w:val="22"/>
        </w:rPr>
        <w:lastRenderedPageBreak/>
        <w:t>part by the indemnifying party’s intentional or negligent acts or omissions, acts in excess of authority granted hereunder, or acts of those employed or associated by the indemnifying party.</w:t>
      </w:r>
    </w:p>
    <w:p w14:paraId="71F2C05F" w14:textId="77777777" w:rsidR="008E74DD" w:rsidRPr="00AD2242" w:rsidRDefault="008E74DD" w:rsidP="008F07E3">
      <w:pPr>
        <w:spacing w:before="120" w:after="120"/>
        <w:rPr>
          <w:rFonts w:cs="Times New Roman"/>
          <w:sz w:val="22"/>
          <w:szCs w:val="22"/>
        </w:rPr>
      </w:pPr>
    </w:p>
    <w:p w14:paraId="08CB0183" w14:textId="6E54D5CC" w:rsidR="00B87E46" w:rsidRPr="00AD2242" w:rsidRDefault="00995B4A" w:rsidP="00B87E46">
      <w:pPr>
        <w:spacing w:before="120" w:after="120"/>
        <w:rPr>
          <w:rFonts w:cs="Times New Roman"/>
          <w:b/>
          <w:sz w:val="22"/>
          <w:szCs w:val="22"/>
        </w:rPr>
      </w:pPr>
      <w:r>
        <w:rPr>
          <w:rFonts w:cs="Times New Roman"/>
          <w:b/>
          <w:sz w:val="22"/>
          <w:szCs w:val="22"/>
        </w:rPr>
        <w:t>Article 1</w:t>
      </w:r>
      <w:r>
        <w:rPr>
          <w:rFonts w:cs="Times New Roman" w:hint="eastAsia"/>
          <w:b/>
          <w:sz w:val="22"/>
          <w:szCs w:val="22"/>
        </w:rPr>
        <w:t>2</w:t>
      </w:r>
      <w:r w:rsidR="00B87E46" w:rsidRPr="00AD2242">
        <w:rPr>
          <w:rFonts w:cs="Times New Roman"/>
          <w:b/>
          <w:sz w:val="22"/>
          <w:szCs w:val="22"/>
        </w:rPr>
        <w:t>. Damages</w:t>
      </w:r>
    </w:p>
    <w:p w14:paraId="32BDC638" w14:textId="77777777" w:rsidR="00326A56" w:rsidRDefault="00B87E46" w:rsidP="00C36346">
      <w:pPr>
        <w:spacing w:before="120" w:after="120"/>
        <w:rPr>
          <w:rFonts w:cs="Times New Roman"/>
          <w:sz w:val="22"/>
          <w:szCs w:val="22"/>
        </w:rPr>
      </w:pPr>
      <w:r w:rsidRPr="00AD2242">
        <w:rPr>
          <w:rFonts w:cs="Times New Roman"/>
          <w:sz w:val="22"/>
          <w:szCs w:val="22"/>
        </w:rPr>
        <w:t xml:space="preserve">In the event either party breaches an obligation under this </w:t>
      </w:r>
      <w:r w:rsidR="00C75BCB" w:rsidRPr="00AD2242">
        <w:rPr>
          <w:rFonts w:cs="Times New Roman"/>
          <w:sz w:val="22"/>
          <w:szCs w:val="22"/>
        </w:rPr>
        <w:t>Agreement</w:t>
      </w:r>
      <w:r w:rsidRPr="00AD2242">
        <w:rPr>
          <w:rFonts w:cs="Times New Roman"/>
          <w:sz w:val="22"/>
          <w:szCs w:val="22"/>
        </w:rPr>
        <w:t xml:space="preserve"> or toward a third party, or delays or interferes with the other party in the performance of this </w:t>
      </w:r>
      <w:r w:rsidR="00C75BCB" w:rsidRPr="00AD2242">
        <w:rPr>
          <w:rFonts w:cs="Times New Roman"/>
          <w:sz w:val="22"/>
          <w:szCs w:val="22"/>
        </w:rPr>
        <w:t>Agreement</w:t>
      </w:r>
      <w:r w:rsidRPr="00AD2242">
        <w:rPr>
          <w:rFonts w:cs="Times New Roman"/>
          <w:sz w:val="22"/>
          <w:szCs w:val="22"/>
        </w:rPr>
        <w:t xml:space="preserve">, it shall be liable to the other party, but neither party shall be liable to the other party for any consequential damages or incidental damages, such as loss of profit. Each party shall pay all reasonable expenses, including the costs of litigation and attorneys' fees, reasonable incurred by the other party in enforcing this </w:t>
      </w:r>
      <w:r w:rsidR="00C75BCB" w:rsidRPr="00AD2242">
        <w:rPr>
          <w:rFonts w:cs="Times New Roman"/>
          <w:sz w:val="22"/>
          <w:szCs w:val="22"/>
        </w:rPr>
        <w:t>Agreement</w:t>
      </w:r>
      <w:r w:rsidRPr="00AD2242">
        <w:rPr>
          <w:rFonts w:cs="Times New Roman"/>
          <w:sz w:val="22"/>
          <w:szCs w:val="22"/>
        </w:rPr>
        <w:t>. In the event a third party commences any proceeding for which a party hereto intends to claim indemnification against the other party, such party shall promptly notify thereof the other party and allow equitable participation in all stages of the proceeding and settlement thereof.</w:t>
      </w:r>
    </w:p>
    <w:p w14:paraId="16AA975C" w14:textId="77777777" w:rsidR="00326A56" w:rsidRDefault="00326A56" w:rsidP="00C36346">
      <w:pPr>
        <w:spacing w:before="120" w:after="120"/>
        <w:rPr>
          <w:rFonts w:cs="Times New Roman"/>
          <w:sz w:val="22"/>
          <w:szCs w:val="22"/>
        </w:rPr>
      </w:pPr>
    </w:p>
    <w:p w14:paraId="37C29A31" w14:textId="5DCCA146" w:rsidR="00C36346" w:rsidRPr="00326A56" w:rsidRDefault="00995B4A" w:rsidP="00C36346">
      <w:pPr>
        <w:spacing w:before="120" w:after="120"/>
        <w:rPr>
          <w:rFonts w:cs="Times New Roman"/>
          <w:sz w:val="22"/>
          <w:szCs w:val="22"/>
        </w:rPr>
      </w:pPr>
      <w:r>
        <w:rPr>
          <w:rFonts w:cs="Times New Roman"/>
          <w:b/>
          <w:sz w:val="22"/>
          <w:szCs w:val="22"/>
        </w:rPr>
        <w:t>Article 1</w:t>
      </w:r>
      <w:r>
        <w:rPr>
          <w:rFonts w:cs="Times New Roman" w:hint="eastAsia"/>
          <w:b/>
          <w:sz w:val="22"/>
          <w:szCs w:val="22"/>
        </w:rPr>
        <w:t>3</w:t>
      </w:r>
      <w:r w:rsidR="00C36346" w:rsidRPr="00AD2242">
        <w:rPr>
          <w:rFonts w:cs="Times New Roman"/>
          <w:b/>
          <w:sz w:val="22"/>
          <w:szCs w:val="22"/>
        </w:rPr>
        <w:t>. Modification</w:t>
      </w:r>
    </w:p>
    <w:p w14:paraId="14D25B6C" w14:textId="41F7BDBC" w:rsidR="00C77124" w:rsidRDefault="00C36346" w:rsidP="00C36346">
      <w:pPr>
        <w:spacing w:before="120" w:after="120"/>
        <w:rPr>
          <w:rFonts w:cs="Times New Roman"/>
          <w:sz w:val="22"/>
          <w:szCs w:val="22"/>
        </w:rPr>
      </w:pPr>
      <w:r w:rsidRPr="00AD2242">
        <w:rPr>
          <w:rFonts w:cs="Times New Roman"/>
          <w:sz w:val="22"/>
          <w:szCs w:val="22"/>
        </w:rPr>
        <w:t xml:space="preserve">No variance, change or modification of this </w:t>
      </w:r>
      <w:r w:rsidR="00B555B5" w:rsidRPr="00AD2242">
        <w:rPr>
          <w:rFonts w:cs="Times New Roman"/>
          <w:sz w:val="22"/>
          <w:szCs w:val="22"/>
        </w:rPr>
        <w:t>Agreement</w:t>
      </w:r>
      <w:r w:rsidRPr="00AD2242">
        <w:rPr>
          <w:rFonts w:cs="Times New Roman"/>
          <w:sz w:val="22"/>
          <w:szCs w:val="22"/>
        </w:rPr>
        <w:t xml:space="preserve"> shall be effective unless and until confirmed in a writing signed by both parties making express reference to this </w:t>
      </w:r>
      <w:r w:rsidR="00B555B5" w:rsidRPr="00AD2242">
        <w:rPr>
          <w:rFonts w:cs="Times New Roman"/>
          <w:sz w:val="22"/>
          <w:szCs w:val="22"/>
        </w:rPr>
        <w:t>Agreement</w:t>
      </w:r>
      <w:r w:rsidRPr="00AD2242">
        <w:rPr>
          <w:rFonts w:cs="Times New Roman"/>
          <w:sz w:val="22"/>
          <w:szCs w:val="22"/>
        </w:rPr>
        <w:t>.</w:t>
      </w:r>
    </w:p>
    <w:p w14:paraId="297D6A68" w14:textId="77777777" w:rsidR="00326A56" w:rsidRPr="00C77124" w:rsidRDefault="00326A56" w:rsidP="00C36346">
      <w:pPr>
        <w:spacing w:before="120" w:after="120"/>
        <w:rPr>
          <w:rFonts w:cs="Times New Roman"/>
          <w:sz w:val="22"/>
          <w:szCs w:val="22"/>
        </w:rPr>
      </w:pPr>
    </w:p>
    <w:p w14:paraId="283C5351" w14:textId="160AEF60" w:rsidR="00C36346" w:rsidRPr="00AD2242" w:rsidRDefault="00995B4A" w:rsidP="00C36346">
      <w:pPr>
        <w:spacing w:before="120" w:after="120"/>
        <w:rPr>
          <w:rFonts w:cs="Times New Roman"/>
          <w:b/>
          <w:sz w:val="22"/>
          <w:szCs w:val="22"/>
        </w:rPr>
      </w:pPr>
      <w:r>
        <w:rPr>
          <w:rFonts w:cs="Times New Roman"/>
          <w:b/>
          <w:sz w:val="22"/>
          <w:szCs w:val="22"/>
        </w:rPr>
        <w:t>Article 1</w:t>
      </w:r>
      <w:r>
        <w:rPr>
          <w:rFonts w:cs="Times New Roman" w:hint="eastAsia"/>
          <w:b/>
          <w:sz w:val="22"/>
          <w:szCs w:val="22"/>
        </w:rPr>
        <w:t>4</w:t>
      </w:r>
      <w:r w:rsidR="00326A56">
        <w:rPr>
          <w:rFonts w:cs="Times New Roman"/>
          <w:b/>
          <w:sz w:val="22"/>
          <w:szCs w:val="22"/>
        </w:rPr>
        <w:t>. Governing Law</w:t>
      </w:r>
    </w:p>
    <w:p w14:paraId="5276A66B" w14:textId="2DFE33AF" w:rsidR="00C77124" w:rsidRPr="00326A56" w:rsidRDefault="00C36346" w:rsidP="00326A56">
      <w:pPr>
        <w:spacing w:before="120" w:after="120"/>
        <w:rPr>
          <w:rFonts w:cs="Times New Roman"/>
          <w:sz w:val="22"/>
          <w:szCs w:val="22"/>
        </w:rPr>
      </w:pPr>
      <w:r w:rsidRPr="00AD2242">
        <w:rPr>
          <w:rFonts w:cs="Times New Roman"/>
          <w:sz w:val="22"/>
          <w:szCs w:val="22"/>
        </w:rPr>
        <w:t xml:space="preserve">All matters arising out of or relating to this </w:t>
      </w:r>
      <w:r w:rsidR="00B555B5" w:rsidRPr="00AD2242">
        <w:rPr>
          <w:rFonts w:cs="Times New Roman"/>
          <w:sz w:val="22"/>
          <w:szCs w:val="22"/>
        </w:rPr>
        <w:t>Agreement</w:t>
      </w:r>
      <w:r w:rsidRPr="00AD2242">
        <w:rPr>
          <w:rFonts w:cs="Times New Roman"/>
          <w:sz w:val="22"/>
          <w:szCs w:val="22"/>
        </w:rPr>
        <w:t xml:space="preserve"> are governed by and construed in accordance with the laws of the </w:t>
      </w:r>
      <w:r w:rsidR="00B555B5" w:rsidRPr="00AD2242">
        <w:rPr>
          <w:rFonts w:cs="Times New Roman"/>
          <w:sz w:val="22"/>
          <w:szCs w:val="22"/>
        </w:rPr>
        <w:t>Republic of Korea</w:t>
      </w:r>
      <w:r w:rsidRPr="00AD2242">
        <w:rPr>
          <w:rFonts w:cs="Times New Roman"/>
          <w:sz w:val="22"/>
          <w:szCs w:val="22"/>
        </w:rPr>
        <w:t>.</w:t>
      </w:r>
      <w:bookmarkStart w:id="21" w:name="_GoBack"/>
      <w:bookmarkEnd w:id="21"/>
    </w:p>
    <w:p w14:paraId="32A2C150" w14:textId="77777777" w:rsidR="00C36346" w:rsidRPr="00AD2242" w:rsidRDefault="00C36346" w:rsidP="00C36346">
      <w:pPr>
        <w:spacing w:before="120" w:after="120"/>
        <w:rPr>
          <w:rFonts w:cs="Times New Roman"/>
          <w:sz w:val="22"/>
          <w:szCs w:val="22"/>
        </w:rPr>
      </w:pPr>
    </w:p>
    <w:p w14:paraId="28DEE691" w14:textId="67AF6618" w:rsidR="00C36346" w:rsidRPr="00AD2242" w:rsidRDefault="00995B4A" w:rsidP="00C36346">
      <w:pPr>
        <w:spacing w:before="120" w:after="120"/>
        <w:rPr>
          <w:rFonts w:cs="Times New Roman"/>
          <w:b/>
          <w:sz w:val="22"/>
          <w:szCs w:val="22"/>
        </w:rPr>
      </w:pPr>
      <w:r>
        <w:rPr>
          <w:rFonts w:cs="Times New Roman"/>
          <w:b/>
          <w:sz w:val="22"/>
          <w:szCs w:val="22"/>
        </w:rPr>
        <w:t>Article 1</w:t>
      </w:r>
      <w:r>
        <w:rPr>
          <w:rFonts w:cs="Times New Roman" w:hint="eastAsia"/>
          <w:b/>
          <w:sz w:val="22"/>
          <w:szCs w:val="22"/>
        </w:rPr>
        <w:t>5</w:t>
      </w:r>
      <w:r w:rsidR="00C36346" w:rsidRPr="00AD2242">
        <w:rPr>
          <w:rFonts w:cs="Times New Roman"/>
          <w:b/>
          <w:sz w:val="22"/>
          <w:szCs w:val="22"/>
        </w:rPr>
        <w:t>. Dispute resolution</w:t>
      </w:r>
    </w:p>
    <w:p w14:paraId="0A400D9D" w14:textId="77777777" w:rsidR="00C36346" w:rsidRPr="00AD2242" w:rsidRDefault="00C36346" w:rsidP="00C36346">
      <w:pPr>
        <w:spacing w:before="120" w:after="120"/>
        <w:rPr>
          <w:rFonts w:cs="Times New Roman"/>
          <w:sz w:val="22"/>
          <w:szCs w:val="22"/>
        </w:rPr>
      </w:pPr>
      <w:r w:rsidRPr="00AD2242">
        <w:rPr>
          <w:rFonts w:cs="Times New Roman"/>
          <w:sz w:val="22"/>
          <w:szCs w:val="22"/>
        </w:rPr>
        <w:t xml:space="preserve">The parties both agree that any dispute arising out of this </w:t>
      </w:r>
      <w:r w:rsidR="00B555B5" w:rsidRPr="00AD2242">
        <w:rPr>
          <w:rFonts w:cs="Times New Roman"/>
          <w:sz w:val="22"/>
          <w:szCs w:val="22"/>
        </w:rPr>
        <w:t>Agreement</w:t>
      </w:r>
      <w:r w:rsidRPr="00AD2242">
        <w:rPr>
          <w:rFonts w:cs="Times New Roman"/>
          <w:sz w:val="22"/>
          <w:szCs w:val="22"/>
        </w:rPr>
        <w:t xml:space="preserve"> shall be promptly negotiated between respective executives who have authority to settle the dispute. If the dispute is not resolved amicably through negotiations, it will be determined before the courts of the </w:t>
      </w:r>
      <w:r w:rsidR="00B555B5" w:rsidRPr="00AD2242">
        <w:rPr>
          <w:rFonts w:cs="Times New Roman"/>
          <w:sz w:val="22"/>
          <w:szCs w:val="22"/>
        </w:rPr>
        <w:t>Republic of Korea</w:t>
      </w:r>
      <w:r w:rsidRPr="00AD2242">
        <w:rPr>
          <w:rFonts w:cs="Times New Roman"/>
          <w:sz w:val="22"/>
          <w:szCs w:val="22"/>
        </w:rPr>
        <w:t xml:space="preserve">. </w:t>
      </w:r>
    </w:p>
    <w:p w14:paraId="4EEC9D41" w14:textId="77777777" w:rsidR="00326A56" w:rsidRDefault="00326A56" w:rsidP="00C36346">
      <w:pPr>
        <w:spacing w:before="120" w:after="120"/>
        <w:rPr>
          <w:rFonts w:asciiTheme="minorHAnsi" w:eastAsiaTheme="minorHAnsi" w:hAnsiTheme="minorHAnsi" w:cs="Times New Roman"/>
          <w:sz w:val="18"/>
          <w:szCs w:val="18"/>
        </w:rPr>
      </w:pPr>
    </w:p>
    <w:p w14:paraId="6169B305" w14:textId="632502C4" w:rsidR="00C36346" w:rsidRPr="00AD2242" w:rsidRDefault="00C36346" w:rsidP="00C36346">
      <w:pPr>
        <w:spacing w:before="120" w:after="120"/>
        <w:rPr>
          <w:rFonts w:cs="Times New Roman"/>
          <w:b/>
          <w:sz w:val="22"/>
          <w:szCs w:val="22"/>
        </w:rPr>
      </w:pPr>
      <w:r w:rsidRPr="00AD2242">
        <w:rPr>
          <w:rFonts w:cs="Times New Roman"/>
          <w:b/>
          <w:sz w:val="22"/>
          <w:szCs w:val="22"/>
        </w:rPr>
        <w:t>Article 1</w:t>
      </w:r>
      <w:r w:rsidR="00995B4A">
        <w:rPr>
          <w:rFonts w:cs="Times New Roman" w:hint="eastAsia"/>
          <w:b/>
          <w:sz w:val="22"/>
          <w:szCs w:val="22"/>
        </w:rPr>
        <w:t>6</w:t>
      </w:r>
      <w:r w:rsidRPr="00AD2242">
        <w:rPr>
          <w:rFonts w:cs="Times New Roman"/>
          <w:b/>
          <w:sz w:val="22"/>
          <w:szCs w:val="22"/>
        </w:rPr>
        <w:t>. Miscellaneous</w:t>
      </w:r>
    </w:p>
    <w:p w14:paraId="2F059F9C" w14:textId="77777777" w:rsidR="00C36346" w:rsidRPr="00AD2242" w:rsidRDefault="00C36346" w:rsidP="00C36346">
      <w:pPr>
        <w:spacing w:before="120" w:after="120"/>
        <w:rPr>
          <w:rFonts w:cs="Times New Roman"/>
          <w:sz w:val="22"/>
          <w:szCs w:val="22"/>
        </w:rPr>
      </w:pPr>
      <w:r w:rsidRPr="00AD2242">
        <w:rPr>
          <w:rFonts w:cs="Times New Roman"/>
          <w:sz w:val="22"/>
          <w:szCs w:val="22"/>
        </w:rPr>
        <w:t xml:space="preserve">This </w:t>
      </w:r>
      <w:r w:rsidR="00B555B5" w:rsidRPr="00AD2242">
        <w:rPr>
          <w:rFonts w:cs="Times New Roman"/>
          <w:sz w:val="22"/>
          <w:szCs w:val="22"/>
        </w:rPr>
        <w:t>Agreement</w:t>
      </w:r>
      <w:r w:rsidRPr="00AD2242">
        <w:rPr>
          <w:rFonts w:cs="Times New Roman"/>
          <w:sz w:val="22"/>
          <w:szCs w:val="22"/>
        </w:rPr>
        <w:t xml:space="preserve">, together with any exhibits and schedules attached and referenced herein, embodies the final, complete, and exclusive understanding between the parties and supersedes and replaces all previous agreements, understandings or arrangements, whether written or oral, between the parties with respect to its subject matter. </w:t>
      </w:r>
    </w:p>
    <w:p w14:paraId="6C218C5B" w14:textId="4BB0A21D" w:rsidR="00C77124" w:rsidRDefault="00C77124" w:rsidP="00C77124">
      <w:pPr>
        <w:spacing w:before="120" w:after="120"/>
        <w:rPr>
          <w:rFonts w:cs="Times New Roman"/>
          <w:sz w:val="22"/>
          <w:szCs w:val="22"/>
        </w:rPr>
      </w:pPr>
      <w:r>
        <w:rPr>
          <w:rFonts w:cs="Times New Roman"/>
          <w:sz w:val="22"/>
          <w:szCs w:val="22"/>
        </w:rPr>
        <w:lastRenderedPageBreak/>
        <w:br w:type="page"/>
      </w:r>
    </w:p>
    <w:p w14:paraId="43183C0B" w14:textId="77777777" w:rsidR="00C36346" w:rsidRDefault="00C36346" w:rsidP="00C36346">
      <w:pPr>
        <w:spacing w:before="120" w:after="120"/>
        <w:rPr>
          <w:rFonts w:cs="Times New Roman"/>
          <w:sz w:val="22"/>
          <w:szCs w:val="22"/>
        </w:rPr>
      </w:pPr>
      <w:r w:rsidRPr="00995B4A">
        <w:rPr>
          <w:rFonts w:cs="Times New Roman"/>
          <w:b/>
          <w:sz w:val="22"/>
          <w:szCs w:val="22"/>
        </w:rPr>
        <w:lastRenderedPageBreak/>
        <w:t>IN WITNESS WHEREOF</w:t>
      </w:r>
      <w:r w:rsidRPr="00AD2242">
        <w:rPr>
          <w:rFonts w:cs="Times New Roman"/>
          <w:sz w:val="22"/>
          <w:szCs w:val="22"/>
        </w:rPr>
        <w:t xml:space="preserve">, the parties have each caused this </w:t>
      </w:r>
      <w:r w:rsidR="00D702FC" w:rsidRPr="00AD2242">
        <w:rPr>
          <w:rFonts w:cs="Times New Roman"/>
          <w:sz w:val="22"/>
          <w:szCs w:val="22"/>
        </w:rPr>
        <w:t>Agreement</w:t>
      </w:r>
      <w:r w:rsidRPr="00AD2242">
        <w:rPr>
          <w:rFonts w:cs="Times New Roman"/>
          <w:sz w:val="22"/>
          <w:szCs w:val="22"/>
        </w:rPr>
        <w:t xml:space="preserve"> to be signed and delivered by their duly-authorized representatives as of the date first written above.</w:t>
      </w:r>
    </w:p>
    <w:p w14:paraId="6C2567D8" w14:textId="77777777" w:rsidR="00F70A46" w:rsidRPr="00AD2242" w:rsidRDefault="00F70A46" w:rsidP="00D95F5F">
      <w:pPr>
        <w:spacing w:before="120" w:after="120"/>
        <w:rPr>
          <w:rFonts w:cs="Times New Roman"/>
          <w:sz w:val="22"/>
          <w:szCs w:val="22"/>
        </w:rPr>
      </w:pPr>
    </w:p>
    <w:tbl>
      <w:tblPr>
        <w:tblStyle w:val="a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3"/>
        <w:gridCol w:w="4493"/>
      </w:tblGrid>
      <w:tr w:rsidR="00F70A46" w:rsidRPr="00AD2242" w14:paraId="79054749" w14:textId="77777777" w:rsidTr="00D44F49">
        <w:trPr>
          <w:trHeight w:val="1585"/>
          <w:jc w:val="center"/>
        </w:trPr>
        <w:tc>
          <w:tcPr>
            <w:tcW w:w="4493" w:type="dxa"/>
            <w:vAlign w:val="center"/>
          </w:tcPr>
          <w:p w14:paraId="720DB67D" w14:textId="77777777" w:rsidR="00F70A46" w:rsidRPr="00AD2242" w:rsidRDefault="00F70A46" w:rsidP="00F70A46">
            <w:pPr>
              <w:spacing w:before="120" w:after="120"/>
              <w:rPr>
                <w:rFonts w:cs="Times New Roman"/>
                <w:b/>
                <w:sz w:val="22"/>
                <w:szCs w:val="22"/>
              </w:rPr>
            </w:pPr>
            <w:r w:rsidRPr="00AD2242">
              <w:rPr>
                <w:rFonts w:cs="Times New Roman"/>
                <w:b/>
                <w:sz w:val="22"/>
                <w:szCs w:val="22"/>
              </w:rPr>
              <w:t>SIDIZ, INC.</w:t>
            </w:r>
          </w:p>
          <w:p w14:paraId="131EBE57" w14:textId="77777777" w:rsidR="00F70A46" w:rsidRPr="00AD2242" w:rsidRDefault="00F70A46" w:rsidP="00F70A46">
            <w:pPr>
              <w:spacing w:before="120" w:after="120"/>
              <w:rPr>
                <w:rFonts w:cs="Times New Roman"/>
                <w:sz w:val="22"/>
                <w:szCs w:val="22"/>
              </w:rPr>
            </w:pPr>
            <w:r w:rsidRPr="00AD2242">
              <w:rPr>
                <w:rFonts w:cs="Times New Roman"/>
                <w:sz w:val="22"/>
                <w:szCs w:val="22"/>
              </w:rPr>
              <w:t xml:space="preserve">BY: </w:t>
            </w:r>
          </w:p>
          <w:p w14:paraId="1D78DCDC" w14:textId="77777777" w:rsidR="00F70A46" w:rsidRPr="00AD2242" w:rsidRDefault="00F70A46" w:rsidP="00F70A46">
            <w:pPr>
              <w:spacing w:before="120" w:after="120"/>
              <w:rPr>
                <w:rFonts w:cs="Times New Roman"/>
                <w:sz w:val="22"/>
                <w:szCs w:val="22"/>
              </w:rPr>
            </w:pPr>
            <w:r w:rsidRPr="00AD2242">
              <w:rPr>
                <w:rFonts w:cs="Times New Roman"/>
                <w:sz w:val="22"/>
                <w:szCs w:val="22"/>
              </w:rPr>
              <w:t>NAME:</w:t>
            </w:r>
          </w:p>
          <w:p w14:paraId="40BDA1D0" w14:textId="77777777" w:rsidR="00F70A46" w:rsidRPr="00AD2242" w:rsidRDefault="00F70A46" w:rsidP="00F70A46">
            <w:pPr>
              <w:spacing w:before="120" w:after="120"/>
              <w:rPr>
                <w:rFonts w:cs="Times New Roman"/>
                <w:sz w:val="22"/>
                <w:szCs w:val="22"/>
              </w:rPr>
            </w:pPr>
            <w:r w:rsidRPr="00AD2242">
              <w:rPr>
                <w:rFonts w:cs="Times New Roman"/>
                <w:sz w:val="22"/>
                <w:szCs w:val="22"/>
              </w:rPr>
              <w:t xml:space="preserve">TITLE: </w:t>
            </w:r>
          </w:p>
          <w:p w14:paraId="45F583C0" w14:textId="77777777" w:rsidR="00F70A46" w:rsidRPr="00AD2242" w:rsidRDefault="00F70A46" w:rsidP="00F70A46">
            <w:pPr>
              <w:spacing w:before="120" w:after="120"/>
              <w:rPr>
                <w:rFonts w:cs="Times New Roman"/>
                <w:sz w:val="22"/>
                <w:szCs w:val="22"/>
              </w:rPr>
            </w:pPr>
            <w:r w:rsidRPr="00AD2242">
              <w:rPr>
                <w:rFonts w:cs="Times New Roman"/>
                <w:sz w:val="22"/>
                <w:szCs w:val="22"/>
              </w:rPr>
              <w:t>DATE:</w:t>
            </w:r>
          </w:p>
        </w:tc>
        <w:tc>
          <w:tcPr>
            <w:tcW w:w="4493" w:type="dxa"/>
            <w:vAlign w:val="center"/>
          </w:tcPr>
          <w:p w14:paraId="76CC38C2" w14:textId="3CC98CFC" w:rsidR="00F70A46" w:rsidRPr="00AD2242" w:rsidRDefault="00995B4A" w:rsidP="00F70A46">
            <w:pPr>
              <w:spacing w:before="120" w:after="120"/>
              <w:rPr>
                <w:rFonts w:cs="Times New Roman"/>
                <w:b/>
                <w:sz w:val="22"/>
                <w:szCs w:val="22"/>
              </w:rPr>
            </w:pPr>
            <w:r>
              <w:rPr>
                <w:rFonts w:cs="Times New Roman" w:hint="eastAsia"/>
                <w:b/>
                <w:sz w:val="22"/>
                <w:szCs w:val="22"/>
              </w:rPr>
              <w:t>NOTE DESIGN STUDIO</w:t>
            </w:r>
          </w:p>
          <w:p w14:paraId="13AA6CC8" w14:textId="77777777" w:rsidR="00F70A46" w:rsidRPr="00AD2242" w:rsidRDefault="00F70A46" w:rsidP="00F70A46">
            <w:pPr>
              <w:spacing w:before="120" w:after="120"/>
              <w:rPr>
                <w:rFonts w:cs="Times New Roman"/>
                <w:sz w:val="22"/>
                <w:szCs w:val="22"/>
              </w:rPr>
            </w:pPr>
            <w:r w:rsidRPr="00AD2242">
              <w:rPr>
                <w:rFonts w:cs="Times New Roman"/>
                <w:sz w:val="22"/>
                <w:szCs w:val="22"/>
              </w:rPr>
              <w:t xml:space="preserve">BY: </w:t>
            </w:r>
          </w:p>
          <w:p w14:paraId="0C1BE357" w14:textId="77777777" w:rsidR="00F70A46" w:rsidRPr="00AD2242" w:rsidRDefault="00F70A46" w:rsidP="00F70A46">
            <w:pPr>
              <w:spacing w:before="120" w:after="120"/>
              <w:rPr>
                <w:rFonts w:cs="Times New Roman"/>
                <w:sz w:val="22"/>
                <w:szCs w:val="22"/>
              </w:rPr>
            </w:pPr>
            <w:r w:rsidRPr="00AD2242">
              <w:rPr>
                <w:rFonts w:cs="Times New Roman"/>
                <w:sz w:val="22"/>
                <w:szCs w:val="22"/>
              </w:rPr>
              <w:t>NAME:</w:t>
            </w:r>
          </w:p>
          <w:p w14:paraId="24ED3A4D" w14:textId="77777777" w:rsidR="00F70A46" w:rsidRPr="00AD2242" w:rsidRDefault="00F70A46" w:rsidP="00F70A46">
            <w:pPr>
              <w:spacing w:before="120" w:after="120"/>
              <w:rPr>
                <w:rFonts w:cs="Times New Roman"/>
                <w:sz w:val="22"/>
                <w:szCs w:val="22"/>
              </w:rPr>
            </w:pPr>
            <w:r w:rsidRPr="00AD2242">
              <w:rPr>
                <w:rFonts w:cs="Times New Roman"/>
                <w:sz w:val="22"/>
                <w:szCs w:val="22"/>
              </w:rPr>
              <w:t xml:space="preserve">TITLE: </w:t>
            </w:r>
          </w:p>
          <w:p w14:paraId="3BE27091" w14:textId="77777777" w:rsidR="00F70A46" w:rsidRPr="00AD2242" w:rsidRDefault="00F70A46" w:rsidP="00F70A46">
            <w:pPr>
              <w:spacing w:before="120" w:after="120"/>
              <w:rPr>
                <w:rFonts w:cs="Times New Roman"/>
                <w:sz w:val="22"/>
                <w:szCs w:val="22"/>
              </w:rPr>
            </w:pPr>
            <w:r w:rsidRPr="00AD2242">
              <w:rPr>
                <w:rFonts w:cs="Times New Roman"/>
                <w:sz w:val="22"/>
                <w:szCs w:val="22"/>
              </w:rPr>
              <w:t>DATE:</w:t>
            </w:r>
          </w:p>
        </w:tc>
      </w:tr>
    </w:tbl>
    <w:p w14:paraId="61361A8B" w14:textId="77777777" w:rsidR="00A802AE" w:rsidRPr="00AD2242" w:rsidRDefault="00A802AE" w:rsidP="00D95F5F">
      <w:pPr>
        <w:spacing w:before="120" w:after="120"/>
        <w:rPr>
          <w:rFonts w:cs="Times New Roman"/>
          <w:sz w:val="22"/>
          <w:szCs w:val="22"/>
        </w:rPr>
      </w:pPr>
    </w:p>
    <w:p w14:paraId="73A5298C" w14:textId="724CD076" w:rsidR="008B18BE" w:rsidRPr="00AD2242" w:rsidRDefault="00002DFB" w:rsidP="00D95F5F">
      <w:pPr>
        <w:spacing w:before="120" w:after="120"/>
        <w:rPr>
          <w:rFonts w:cs="Times New Roman"/>
          <w:sz w:val="22"/>
          <w:szCs w:val="22"/>
        </w:rPr>
      </w:pPr>
      <w:r w:rsidRPr="00AD2242">
        <w:rPr>
          <w:rFonts w:cs="Times New Roman"/>
          <w:sz w:val="22"/>
          <w:szCs w:val="22"/>
        </w:rPr>
        <w:t>Appendix 1</w:t>
      </w:r>
      <w:r w:rsidR="003C0B24">
        <w:rPr>
          <w:rFonts w:cs="Times New Roman"/>
          <w:sz w:val="22"/>
          <w:szCs w:val="22"/>
        </w:rPr>
        <w:t>.</w:t>
      </w:r>
      <w:r w:rsidR="00395566" w:rsidRPr="00AD2242">
        <w:rPr>
          <w:rFonts w:cs="Times New Roman"/>
          <w:sz w:val="22"/>
          <w:szCs w:val="22"/>
        </w:rPr>
        <w:t>Descriptions</w:t>
      </w:r>
    </w:p>
    <w:p w14:paraId="2237E502" w14:textId="77777777" w:rsidR="00395566" w:rsidRPr="00AD2242" w:rsidRDefault="00395566" w:rsidP="00D95F5F">
      <w:pPr>
        <w:spacing w:before="120" w:after="120"/>
        <w:rPr>
          <w:rFonts w:cs="Times New Roman"/>
          <w:sz w:val="22"/>
          <w:szCs w:val="22"/>
        </w:rPr>
      </w:pPr>
      <w:r w:rsidRPr="00AD2242">
        <w:rPr>
          <w:rFonts w:cs="Times New Roman"/>
          <w:sz w:val="22"/>
          <w:szCs w:val="22"/>
        </w:rPr>
        <w:t xml:space="preserve">Appendix </w:t>
      </w:r>
      <w:r w:rsidR="00AB700C" w:rsidRPr="00AD2242">
        <w:rPr>
          <w:rFonts w:cs="Times New Roman"/>
          <w:sz w:val="22"/>
          <w:szCs w:val="22"/>
        </w:rPr>
        <w:t>2</w:t>
      </w:r>
      <w:r w:rsidRPr="00AD2242">
        <w:rPr>
          <w:rFonts w:cs="Times New Roman"/>
          <w:sz w:val="22"/>
          <w:szCs w:val="22"/>
        </w:rPr>
        <w:t xml:space="preserve">. </w:t>
      </w:r>
      <w:r w:rsidRPr="00AD2242">
        <w:rPr>
          <w:rFonts w:cs="Times New Roman" w:hint="eastAsia"/>
          <w:sz w:val="22"/>
          <w:szCs w:val="22"/>
        </w:rPr>
        <w:t>S</w:t>
      </w:r>
      <w:r w:rsidRPr="00AD2242">
        <w:rPr>
          <w:rFonts w:cs="Times New Roman"/>
          <w:sz w:val="22"/>
          <w:szCs w:val="22"/>
        </w:rPr>
        <w:t>pecifications</w:t>
      </w:r>
    </w:p>
    <w:p w14:paraId="50DB8CBD" w14:textId="441A3D36" w:rsidR="00D56449" w:rsidRPr="00C77124" w:rsidRDefault="00395566" w:rsidP="00C77124">
      <w:pPr>
        <w:spacing w:before="120" w:after="120"/>
        <w:rPr>
          <w:rFonts w:cs="Times New Roman"/>
          <w:sz w:val="22"/>
          <w:szCs w:val="22"/>
        </w:rPr>
      </w:pPr>
      <w:r w:rsidRPr="00AD2242">
        <w:rPr>
          <w:rFonts w:cs="Times New Roman"/>
          <w:sz w:val="22"/>
          <w:szCs w:val="22"/>
        </w:rPr>
        <w:t xml:space="preserve">Appendix </w:t>
      </w:r>
      <w:r w:rsidR="00AB700C" w:rsidRPr="00AD2242">
        <w:rPr>
          <w:rFonts w:cs="Times New Roman"/>
          <w:sz w:val="22"/>
          <w:szCs w:val="22"/>
        </w:rPr>
        <w:t>3</w:t>
      </w:r>
      <w:r w:rsidRPr="00AD2242">
        <w:rPr>
          <w:rFonts w:cs="Times New Roman"/>
          <w:sz w:val="22"/>
          <w:szCs w:val="22"/>
        </w:rPr>
        <w:t xml:space="preserve">. </w:t>
      </w:r>
      <w:r w:rsidRPr="00AD2242">
        <w:rPr>
          <w:rFonts w:cs="Times New Roman" w:hint="eastAsia"/>
          <w:sz w:val="22"/>
          <w:szCs w:val="22"/>
        </w:rPr>
        <w:t>P</w:t>
      </w:r>
      <w:r w:rsidRPr="00AD2242">
        <w:rPr>
          <w:rFonts w:cs="Times New Roman"/>
          <w:sz w:val="22"/>
          <w:szCs w:val="22"/>
        </w:rPr>
        <w:t>roject Schedule</w:t>
      </w:r>
    </w:p>
    <w:sectPr w:rsidR="00D56449" w:rsidRPr="00C77124">
      <w:headerReference w:type="even" r:id="rId11"/>
      <w:headerReference w:type="default" r:id="rId12"/>
      <w:footerReference w:type="even" r:id="rId13"/>
      <w:footerReference w:type="default" r:id="rId14"/>
      <w:headerReference w:type="first" r:id="rId15"/>
      <w:footerReference w:type="first" r:id="rId16"/>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yellkim1995@gmail.com" w:date="2023-12-13T17:55:00Z" w:initials="y">
    <w:p w14:paraId="2BFC7FC0" w14:textId="7A1B1216" w:rsidR="002165E6" w:rsidRDefault="002165E6" w:rsidP="002165E6">
      <w:pPr>
        <w:pStyle w:val="a7"/>
        <w:spacing w:before="120" w:after="120"/>
      </w:pPr>
      <w:r>
        <w:rPr>
          <w:rStyle w:val="a6"/>
        </w:rPr>
        <w:annotationRef/>
      </w:r>
      <w:r w:rsidR="008061BE">
        <w:rPr>
          <w:rFonts w:hint="eastAsia"/>
        </w:rPr>
        <w:t>The date will be changed after the conclusion of the discussions regarding this contract (Rita)</w:t>
      </w:r>
    </w:p>
  </w:comment>
  <w:comment w:id="1" w:author="yellkim1995@gmail.com" w:date="2023-12-13T18:09:00Z" w:initials="y">
    <w:p w14:paraId="76900899" w14:textId="77777777" w:rsidR="00D77B0F" w:rsidRDefault="00D77B0F" w:rsidP="00D77B0F">
      <w:pPr>
        <w:pStyle w:val="a7"/>
        <w:spacing w:before="120" w:after="120"/>
      </w:pPr>
      <w:r>
        <w:rPr>
          <w:rStyle w:val="a6"/>
        </w:rPr>
        <w:annotationRef/>
      </w:r>
      <w:r>
        <w:t>Regarding the Appendices, we are planning to organize them based on the project overview that Note has drafted as a preliminary version.</w:t>
      </w:r>
    </w:p>
    <w:p w14:paraId="0EA6D005" w14:textId="77777777" w:rsidR="00D77B0F" w:rsidRDefault="00D77B0F" w:rsidP="00D77B0F">
      <w:pPr>
        <w:pStyle w:val="a7"/>
        <w:spacing w:before="120" w:after="120"/>
      </w:pPr>
    </w:p>
    <w:p w14:paraId="3086FBCD" w14:textId="77777777" w:rsidR="00D77B0F" w:rsidRDefault="00D77B0F" w:rsidP="00D77B0F">
      <w:pPr>
        <w:pStyle w:val="a7"/>
        <w:spacing w:before="120" w:after="120"/>
      </w:pPr>
      <w:r>
        <w:t>Appendix 1: Description - To be drafted based on additional discussions regarding the 'Borderless' concept.</w:t>
      </w:r>
    </w:p>
    <w:p w14:paraId="34648FCA" w14:textId="77777777" w:rsidR="00D77B0F" w:rsidRDefault="00D77B0F" w:rsidP="00D77B0F">
      <w:pPr>
        <w:pStyle w:val="a7"/>
        <w:spacing w:before="120" w:after="120"/>
      </w:pPr>
    </w:p>
    <w:p w14:paraId="4576B2DA" w14:textId="77777777" w:rsidR="00D77B0F" w:rsidRDefault="00D77B0F" w:rsidP="00D77B0F">
      <w:pPr>
        <w:pStyle w:val="a7"/>
        <w:spacing w:before="120" w:after="120"/>
      </w:pPr>
      <w:r>
        <w:t>Appendix 2: Specification - To be utilized as-is, based on the design process included in the project overview.</w:t>
      </w:r>
    </w:p>
    <w:p w14:paraId="10ED0B08" w14:textId="77777777" w:rsidR="00D77B0F" w:rsidRDefault="00D77B0F" w:rsidP="00D77B0F">
      <w:pPr>
        <w:pStyle w:val="a7"/>
        <w:spacing w:before="120" w:after="120"/>
      </w:pPr>
    </w:p>
    <w:p w14:paraId="53A7BAC2" w14:textId="602DF16A" w:rsidR="00D77B0F" w:rsidRDefault="00D77B0F" w:rsidP="00D77B0F">
      <w:pPr>
        <w:pStyle w:val="a7"/>
        <w:spacing w:before="120" w:after="120"/>
      </w:pPr>
      <w:r>
        <w:t>Appendix 3: Product Schedule - To be added through mutual agreement, taking into consideration year-end holidays.</w:t>
      </w:r>
      <w:r w:rsidR="008E5787">
        <w:rPr>
          <w:rFonts w:hint="eastAsia"/>
        </w:rPr>
        <w:t xml:space="preserve"> (Rita)</w:t>
      </w:r>
    </w:p>
  </w:comment>
  <w:comment w:id="2" w:author="yellkim1995@gmail.com" w:date="2023-12-13T18:04:00Z" w:initials="y">
    <w:p w14:paraId="2849B887" w14:textId="0C362C29" w:rsidR="00D77B0F" w:rsidRDefault="00D77B0F" w:rsidP="00D77B0F">
      <w:pPr>
        <w:pStyle w:val="a7"/>
        <w:spacing w:before="120" w:after="120"/>
      </w:pPr>
      <w:r>
        <w:rPr>
          <w:rStyle w:val="a6"/>
        </w:rPr>
        <w:annotationRef/>
      </w:r>
      <w:r>
        <w:rPr>
          <w:rFonts w:hint="eastAsia"/>
        </w:rPr>
        <w:t xml:space="preserve">The date will be changed </w:t>
      </w:r>
      <w:r w:rsidR="008E5787">
        <w:rPr>
          <w:rFonts w:hint="eastAsia"/>
        </w:rPr>
        <w:t xml:space="preserve">when the product schedule is arranged </w:t>
      </w:r>
      <w:r>
        <w:rPr>
          <w:rFonts w:hint="eastAsia"/>
        </w:rPr>
        <w:t>(Rita)</w:t>
      </w:r>
    </w:p>
    <w:p w14:paraId="1E0470FC" w14:textId="2B6F424C" w:rsidR="00D77B0F" w:rsidRPr="00D77B0F" w:rsidRDefault="00D77B0F" w:rsidP="00D77B0F">
      <w:pPr>
        <w:pStyle w:val="a7"/>
        <w:spacing w:before="120" w:after="120"/>
      </w:pPr>
    </w:p>
  </w:comment>
  <w:comment w:id="3" w:author="yellkim1995@gmail.com" w:date="2023-12-13T18:09:00Z" w:initials="y">
    <w:p w14:paraId="2343C5D7" w14:textId="5A676181" w:rsidR="00326A56" w:rsidRDefault="00326A56" w:rsidP="00326A56">
      <w:pPr>
        <w:pStyle w:val="a7"/>
        <w:spacing w:before="120" w:after="120"/>
      </w:pPr>
      <w:r>
        <w:rPr>
          <w:rStyle w:val="a6"/>
        </w:rPr>
        <w:annotationRef/>
      </w:r>
      <w:r>
        <w:rPr>
          <w:rFonts w:hint="eastAsia"/>
        </w:rPr>
        <w:t>The date will be changed when the product schedule is arranged (Rita)</w:t>
      </w:r>
    </w:p>
  </w:comment>
  <w:comment w:id="5" w:author="김현주 (Hyunjoo Kim)" w:date="2024-01-23T11:20:00Z" w:initials="김(K">
    <w:p w14:paraId="59D3D78A" w14:textId="133AC369" w:rsidR="00440D4C" w:rsidRDefault="00440D4C">
      <w:pPr>
        <w:pStyle w:val="a7"/>
        <w:spacing w:before="120" w:after="120"/>
        <w:rPr>
          <w:rFonts w:hint="eastAsia"/>
        </w:rPr>
      </w:pPr>
      <w:r>
        <w:rPr>
          <w:rStyle w:val="a6"/>
        </w:rPr>
        <w:annotationRef/>
      </w:r>
      <w:r>
        <w:t xml:space="preserve">Recommend to set up the price cap for the reimbursement. </w:t>
      </w:r>
    </w:p>
  </w:comment>
  <w:comment w:id="7" w:author="최규현 (Kyoohyun Choi)" w:date="2024-01-18T13:06:00Z" w:initials="최(C">
    <w:p w14:paraId="3EE45654" w14:textId="4B08033A" w:rsidR="00F41646" w:rsidRDefault="00F41646">
      <w:pPr>
        <w:pStyle w:val="a7"/>
        <w:spacing w:before="120" w:after="120"/>
      </w:pPr>
      <w:r>
        <w:rPr>
          <w:rStyle w:val="a6"/>
        </w:rPr>
        <w:annotationRef/>
      </w:r>
      <w:r>
        <w:rPr>
          <w:rFonts w:hint="eastAsia"/>
        </w:rPr>
        <w:t>귀</w:t>
      </w:r>
      <w:r>
        <w:t xml:space="preserve"> </w:t>
      </w:r>
      <w:r>
        <w:rPr>
          <w:rFonts w:hint="eastAsia"/>
        </w:rPr>
        <w:t>팀</w:t>
      </w:r>
      <w:r>
        <w:rPr>
          <w:rFonts w:hint="eastAsia"/>
        </w:rPr>
        <w:t xml:space="preserve"> </w:t>
      </w:r>
      <w:r>
        <w:rPr>
          <w:rFonts w:hint="eastAsia"/>
        </w:rPr>
        <w:t>판단에</w:t>
      </w:r>
      <w:r>
        <w:rPr>
          <w:rFonts w:hint="eastAsia"/>
        </w:rPr>
        <w:t xml:space="preserve"> </w:t>
      </w:r>
      <w:r>
        <w:rPr>
          <w:rFonts w:hint="eastAsia"/>
        </w:rPr>
        <w:t>따라</w:t>
      </w:r>
      <w:r>
        <w:rPr>
          <w:rFonts w:hint="eastAsia"/>
        </w:rPr>
        <w:t xml:space="preserve"> </w:t>
      </w:r>
      <w:r>
        <w:rPr>
          <w:rFonts w:hint="eastAsia"/>
        </w:rPr>
        <w:t>적절히</w:t>
      </w:r>
      <w:r>
        <w:rPr>
          <w:rFonts w:hint="eastAsia"/>
        </w:rPr>
        <w:t xml:space="preserve"> </w:t>
      </w:r>
      <w:r w:rsidR="001C1822">
        <w:rPr>
          <w:rFonts w:hint="eastAsia"/>
        </w:rPr>
        <w:t>선택하여</w:t>
      </w:r>
      <w:r w:rsidR="001C1822">
        <w:rPr>
          <w:rFonts w:hint="eastAsia"/>
        </w:rPr>
        <w:t xml:space="preserve"> </w:t>
      </w:r>
      <w:r>
        <w:rPr>
          <w:rFonts w:hint="eastAsia"/>
        </w:rPr>
        <w:t>활용해</w:t>
      </w:r>
      <w:r>
        <w:rPr>
          <w:rFonts w:hint="eastAsia"/>
        </w:rPr>
        <w:t xml:space="preserve"> </w:t>
      </w:r>
      <w:r>
        <w:rPr>
          <w:rFonts w:hint="eastAsia"/>
        </w:rPr>
        <w:t>주시기</w:t>
      </w:r>
      <w:r>
        <w:rPr>
          <w:rFonts w:hint="eastAsia"/>
        </w:rPr>
        <w:t xml:space="preserve"> </w:t>
      </w:r>
      <w:r>
        <w:rPr>
          <w:rFonts w:hint="eastAsia"/>
        </w:rPr>
        <w:t>바랍니다</w:t>
      </w:r>
      <w:r>
        <w:rPr>
          <w:rFonts w:hint="eastAsia"/>
        </w:rPr>
        <w:t>.</w:t>
      </w:r>
      <w:r>
        <w:t xml:space="preserve"> </w:t>
      </w:r>
    </w:p>
  </w:comment>
  <w:comment w:id="11" w:author="김현주 (Hyunjoo Kim)" w:date="2024-01-23T11:24:00Z" w:initials="김(K">
    <w:p w14:paraId="4355D6A1" w14:textId="26164265" w:rsidR="00440D4C" w:rsidRDefault="00440D4C">
      <w:pPr>
        <w:pStyle w:val="a7"/>
        <w:spacing w:before="120" w:after="120"/>
      </w:pPr>
      <w:r>
        <w:rPr>
          <w:rStyle w:val="a6"/>
        </w:rPr>
        <w:annotationRef/>
      </w:r>
      <w:r>
        <w:t xml:space="preserve">Recommend to limit the royalty payment period to 15~ or 20 years because the design right is effective for 20 years in Korea. </w:t>
      </w:r>
    </w:p>
  </w:comment>
  <w:comment w:id="16" w:author="최규현 (Kyoohyun Choi)" w:date="2024-01-18T13:12:00Z" w:initials="최(C">
    <w:p w14:paraId="245A3A9C" w14:textId="7D2863B6" w:rsidR="00F15DED" w:rsidRDefault="00F15DED">
      <w:pPr>
        <w:pStyle w:val="a7"/>
        <w:spacing w:before="120" w:after="120"/>
      </w:pPr>
      <w:r>
        <w:rPr>
          <w:rStyle w:val="a6"/>
        </w:rPr>
        <w:annotationRef/>
      </w:r>
      <w:r>
        <w:rPr>
          <w:rFonts w:hint="eastAsia"/>
        </w:rPr>
        <w:t>가급적</w:t>
      </w:r>
      <w:r>
        <w:rPr>
          <w:rFonts w:hint="eastAsia"/>
        </w:rPr>
        <w:t xml:space="preserve"> </w:t>
      </w:r>
      <w:r>
        <w:rPr>
          <w:rFonts w:hint="eastAsia"/>
        </w:rPr>
        <w:t>해당</w:t>
      </w:r>
      <w:r>
        <w:rPr>
          <w:rFonts w:hint="eastAsia"/>
        </w:rPr>
        <w:t xml:space="preserve"> </w:t>
      </w:r>
      <w:r>
        <w:rPr>
          <w:rFonts w:hint="eastAsia"/>
        </w:rPr>
        <w:t>내용</w:t>
      </w:r>
      <w:r>
        <w:rPr>
          <w:rFonts w:hint="eastAsia"/>
        </w:rPr>
        <w:t xml:space="preserve"> </w:t>
      </w:r>
      <w:r>
        <w:rPr>
          <w:rFonts w:hint="eastAsia"/>
        </w:rPr>
        <w:t>반영하여</w:t>
      </w:r>
      <w:r>
        <w:rPr>
          <w:rFonts w:hint="eastAsia"/>
        </w:rPr>
        <w:t xml:space="preserve"> </w:t>
      </w:r>
      <w:r>
        <w:rPr>
          <w:rFonts w:hint="eastAsia"/>
        </w:rPr>
        <w:t>주실</w:t>
      </w:r>
      <w:r>
        <w:rPr>
          <w:rFonts w:hint="eastAsia"/>
        </w:rPr>
        <w:t xml:space="preserve"> </w:t>
      </w:r>
      <w:r>
        <w:rPr>
          <w:rFonts w:hint="eastAsia"/>
        </w:rPr>
        <w:t>것을</w:t>
      </w:r>
      <w:r>
        <w:rPr>
          <w:rFonts w:hint="eastAsia"/>
        </w:rPr>
        <w:t xml:space="preserve"> </w:t>
      </w:r>
      <w:r>
        <w:rPr>
          <w:rFonts w:hint="eastAsia"/>
        </w:rPr>
        <w:t>권고</w:t>
      </w:r>
      <w:r>
        <w:rPr>
          <w:rFonts w:hint="eastAsia"/>
        </w:rPr>
        <w:t xml:space="preserve"> </w:t>
      </w:r>
      <w:r>
        <w:rPr>
          <w:rFonts w:hint="eastAsia"/>
        </w:rPr>
        <w:t>드립니다</w:t>
      </w:r>
      <w:r>
        <w:rPr>
          <w:rFonts w:hint="eastAsia"/>
        </w:rPr>
        <w:t>.</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BFC7FC0" w15:done="0"/>
  <w15:commentEx w15:paraId="53A7BAC2" w15:done="0"/>
  <w15:commentEx w15:paraId="1E0470FC" w15:done="0"/>
  <w15:commentEx w15:paraId="2343C5D7" w15:done="0"/>
  <w15:commentEx w15:paraId="59D3D78A" w15:done="0"/>
  <w15:commentEx w15:paraId="3EE45654" w15:done="0"/>
  <w15:commentEx w15:paraId="4355D6A1" w15:done="0"/>
  <w15:commentEx w15:paraId="245A3A9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BFC7FC0" w16cid:durableId="29539E04"/>
  <w16cid:commentId w16cid:paraId="53A7BAC2" w16cid:durableId="29539E05"/>
  <w16cid:commentId w16cid:paraId="1E0470FC" w16cid:durableId="29539E06"/>
  <w16cid:commentId w16cid:paraId="2343C5D7" w16cid:durableId="29539E07"/>
  <w16cid:commentId w16cid:paraId="59D3D78A" w16cid:durableId="295A1F69"/>
  <w16cid:commentId w16cid:paraId="3EE45654" w16cid:durableId="2953A0D1"/>
  <w16cid:commentId w16cid:paraId="4355D6A1" w16cid:durableId="295A2051"/>
  <w16cid:commentId w16cid:paraId="245A3A9C" w16cid:durableId="2953A2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85B78B" w14:textId="77777777" w:rsidR="0059194B" w:rsidRDefault="0059194B" w:rsidP="00B36DAF">
      <w:pPr>
        <w:spacing w:before="120" w:after="120" w:line="240" w:lineRule="auto"/>
      </w:pPr>
      <w:r>
        <w:separator/>
      </w:r>
    </w:p>
  </w:endnote>
  <w:endnote w:type="continuationSeparator" w:id="0">
    <w:p w14:paraId="398BFF88" w14:textId="77777777" w:rsidR="0059194B" w:rsidRDefault="0059194B" w:rsidP="00B36DAF">
      <w:pPr>
        <w:spacing w:before="120"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E96AF5" w14:textId="77777777" w:rsidR="00B36DAF" w:rsidRDefault="00B36DAF">
    <w:pPr>
      <w:pStyle w:val="a4"/>
      <w:spacing w:before="120"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47F548" w14:textId="77777777" w:rsidR="00B36DAF" w:rsidRDefault="00B36DAF">
    <w:pPr>
      <w:pStyle w:val="a4"/>
      <w:spacing w:before="120"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318350" w14:textId="77777777" w:rsidR="00B36DAF" w:rsidRDefault="00B36DAF">
    <w:pPr>
      <w:pStyle w:val="a4"/>
      <w:spacing w:before="120"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8B5568" w14:textId="77777777" w:rsidR="0059194B" w:rsidRDefault="0059194B" w:rsidP="00B36DAF">
      <w:pPr>
        <w:spacing w:before="120" w:after="120" w:line="240" w:lineRule="auto"/>
      </w:pPr>
      <w:r>
        <w:separator/>
      </w:r>
    </w:p>
  </w:footnote>
  <w:footnote w:type="continuationSeparator" w:id="0">
    <w:p w14:paraId="5E0C2FA1" w14:textId="77777777" w:rsidR="0059194B" w:rsidRDefault="0059194B" w:rsidP="00B36DAF">
      <w:pPr>
        <w:spacing w:before="120" w:after="12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05653A" w14:textId="77777777" w:rsidR="00B36DAF" w:rsidRDefault="00B36DAF">
    <w:pPr>
      <w:pStyle w:val="a3"/>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D57726" w14:textId="77777777" w:rsidR="00B36DAF" w:rsidRDefault="00B36DAF">
    <w:pPr>
      <w:pStyle w:val="a3"/>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80A39C" w14:textId="77777777" w:rsidR="00B36DAF" w:rsidRDefault="00B36DAF">
    <w:pPr>
      <w:pStyle w:val="a3"/>
      <w:spacing w:before="120"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3397D7C"/>
    <w:multiLevelType w:val="hybridMultilevel"/>
    <w:tmpl w:val="641CF628"/>
    <w:lvl w:ilvl="0" w:tplc="414EDE50">
      <w:start w:val="5"/>
      <w:numFmt w:val="bullet"/>
      <w:lvlText w:val="-"/>
      <w:lvlJc w:val="left"/>
      <w:pPr>
        <w:ind w:left="760" w:hanging="360"/>
      </w:pPr>
      <w:rPr>
        <w:rFonts w:ascii="Times New Roman" w:eastAsia="바탕체"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54B3303A"/>
    <w:multiLevelType w:val="multilevel"/>
    <w:tmpl w:val="CF6034AE"/>
    <w:lvl w:ilvl="0">
      <w:start w:val="1"/>
      <w:numFmt w:val="decimal"/>
      <w:lvlText w:val="%1."/>
      <w:lvlJc w:val="left"/>
      <w:pPr>
        <w:ind w:left="760" w:hanging="357"/>
      </w:pPr>
      <w:rPr>
        <w:rFonts w:hint="default"/>
      </w:rPr>
    </w:lvl>
    <w:lvl w:ilvl="1">
      <w:start w:val="1"/>
      <w:numFmt w:val="decimal"/>
      <w:isLgl/>
      <w:lvlText w:val="%1.%2"/>
      <w:lvlJc w:val="left"/>
      <w:pPr>
        <w:ind w:left="1117" w:hanging="357"/>
      </w:pPr>
      <w:rPr>
        <w:rFonts w:hint="default"/>
      </w:rPr>
    </w:lvl>
    <w:lvl w:ilvl="2">
      <w:start w:val="1"/>
      <w:numFmt w:val="decimal"/>
      <w:isLgl/>
      <w:lvlText w:val="%1.%2.%3"/>
      <w:lvlJc w:val="left"/>
      <w:pPr>
        <w:ind w:left="1474" w:hanging="357"/>
      </w:pPr>
      <w:rPr>
        <w:rFonts w:hint="default"/>
      </w:rPr>
    </w:lvl>
    <w:lvl w:ilvl="3">
      <w:start w:val="1"/>
      <w:numFmt w:val="decimal"/>
      <w:isLgl/>
      <w:lvlText w:val="%1.%2.%3.%4"/>
      <w:lvlJc w:val="left"/>
      <w:pPr>
        <w:ind w:left="1831" w:hanging="357"/>
      </w:pPr>
      <w:rPr>
        <w:rFonts w:hint="default"/>
      </w:rPr>
    </w:lvl>
    <w:lvl w:ilvl="4">
      <w:start w:val="1"/>
      <w:numFmt w:val="decimal"/>
      <w:isLgl/>
      <w:lvlText w:val="%1.%2.%3.%4.%5"/>
      <w:lvlJc w:val="left"/>
      <w:pPr>
        <w:ind w:left="2188" w:hanging="357"/>
      </w:pPr>
      <w:rPr>
        <w:rFonts w:hint="default"/>
      </w:rPr>
    </w:lvl>
    <w:lvl w:ilvl="5">
      <w:start w:val="1"/>
      <w:numFmt w:val="decimal"/>
      <w:isLgl/>
      <w:lvlText w:val="%1.%2.%3.%4.%5.%6"/>
      <w:lvlJc w:val="left"/>
      <w:pPr>
        <w:ind w:left="2545" w:hanging="357"/>
      </w:pPr>
      <w:rPr>
        <w:rFonts w:hint="default"/>
      </w:rPr>
    </w:lvl>
    <w:lvl w:ilvl="6">
      <w:start w:val="1"/>
      <w:numFmt w:val="decimal"/>
      <w:isLgl/>
      <w:lvlText w:val="%1.%2.%3.%4.%5.%6.%7"/>
      <w:lvlJc w:val="left"/>
      <w:pPr>
        <w:ind w:left="2902" w:hanging="357"/>
      </w:pPr>
      <w:rPr>
        <w:rFonts w:hint="default"/>
      </w:rPr>
    </w:lvl>
    <w:lvl w:ilvl="7">
      <w:start w:val="1"/>
      <w:numFmt w:val="decimal"/>
      <w:isLgl/>
      <w:lvlText w:val="%1.%2.%3.%4.%5.%6.%7.%8"/>
      <w:lvlJc w:val="left"/>
      <w:pPr>
        <w:ind w:left="3259" w:hanging="357"/>
      </w:pPr>
      <w:rPr>
        <w:rFonts w:hint="default"/>
      </w:rPr>
    </w:lvl>
    <w:lvl w:ilvl="8">
      <w:start w:val="1"/>
      <w:numFmt w:val="decimal"/>
      <w:isLgl/>
      <w:lvlText w:val="%1.%2.%3.%4.%5.%6.%7.%8.%9"/>
      <w:lvlJc w:val="left"/>
      <w:pPr>
        <w:ind w:left="3616" w:hanging="357"/>
      </w:pPr>
      <w:rPr>
        <w:rFonts w:hint="default"/>
      </w:rPr>
    </w:lvl>
  </w:abstractNum>
  <w:abstractNum w:abstractNumId="2" w15:restartNumberingAfterBreak="0">
    <w:nsid w:val="6B7942A9"/>
    <w:multiLevelType w:val="hybridMultilevel"/>
    <w:tmpl w:val="6812E100"/>
    <w:lvl w:ilvl="0" w:tplc="3056DB44">
      <w:start w:val="5"/>
      <w:numFmt w:val="bullet"/>
      <w:lvlText w:val="-"/>
      <w:lvlJc w:val="left"/>
      <w:pPr>
        <w:ind w:left="690" w:hanging="360"/>
      </w:pPr>
      <w:rPr>
        <w:rFonts w:ascii="Times New Roman" w:eastAsia="바탕체" w:hAnsi="Times New Roman" w:cs="Times New Roman" w:hint="default"/>
      </w:rPr>
    </w:lvl>
    <w:lvl w:ilvl="1" w:tplc="04090003">
      <w:start w:val="1"/>
      <w:numFmt w:val="bullet"/>
      <w:lvlText w:val=""/>
      <w:lvlJc w:val="left"/>
      <w:pPr>
        <w:ind w:left="1130" w:hanging="400"/>
      </w:pPr>
      <w:rPr>
        <w:rFonts w:ascii="Wingdings" w:hAnsi="Wingdings" w:hint="default"/>
      </w:rPr>
    </w:lvl>
    <w:lvl w:ilvl="2" w:tplc="04090005" w:tentative="1">
      <w:start w:val="1"/>
      <w:numFmt w:val="bullet"/>
      <w:lvlText w:val=""/>
      <w:lvlJc w:val="left"/>
      <w:pPr>
        <w:ind w:left="1530" w:hanging="400"/>
      </w:pPr>
      <w:rPr>
        <w:rFonts w:ascii="Wingdings" w:hAnsi="Wingdings" w:hint="default"/>
      </w:rPr>
    </w:lvl>
    <w:lvl w:ilvl="3" w:tplc="04090001" w:tentative="1">
      <w:start w:val="1"/>
      <w:numFmt w:val="bullet"/>
      <w:lvlText w:val=""/>
      <w:lvlJc w:val="left"/>
      <w:pPr>
        <w:ind w:left="1930" w:hanging="400"/>
      </w:pPr>
      <w:rPr>
        <w:rFonts w:ascii="Wingdings" w:hAnsi="Wingdings" w:hint="default"/>
      </w:rPr>
    </w:lvl>
    <w:lvl w:ilvl="4" w:tplc="04090003" w:tentative="1">
      <w:start w:val="1"/>
      <w:numFmt w:val="bullet"/>
      <w:lvlText w:val=""/>
      <w:lvlJc w:val="left"/>
      <w:pPr>
        <w:ind w:left="2330" w:hanging="400"/>
      </w:pPr>
      <w:rPr>
        <w:rFonts w:ascii="Wingdings" w:hAnsi="Wingdings" w:hint="default"/>
      </w:rPr>
    </w:lvl>
    <w:lvl w:ilvl="5" w:tplc="04090005" w:tentative="1">
      <w:start w:val="1"/>
      <w:numFmt w:val="bullet"/>
      <w:lvlText w:val=""/>
      <w:lvlJc w:val="left"/>
      <w:pPr>
        <w:ind w:left="2730" w:hanging="400"/>
      </w:pPr>
      <w:rPr>
        <w:rFonts w:ascii="Wingdings" w:hAnsi="Wingdings" w:hint="default"/>
      </w:rPr>
    </w:lvl>
    <w:lvl w:ilvl="6" w:tplc="04090001" w:tentative="1">
      <w:start w:val="1"/>
      <w:numFmt w:val="bullet"/>
      <w:lvlText w:val=""/>
      <w:lvlJc w:val="left"/>
      <w:pPr>
        <w:ind w:left="3130" w:hanging="400"/>
      </w:pPr>
      <w:rPr>
        <w:rFonts w:ascii="Wingdings" w:hAnsi="Wingdings" w:hint="default"/>
      </w:rPr>
    </w:lvl>
    <w:lvl w:ilvl="7" w:tplc="04090003" w:tentative="1">
      <w:start w:val="1"/>
      <w:numFmt w:val="bullet"/>
      <w:lvlText w:val=""/>
      <w:lvlJc w:val="left"/>
      <w:pPr>
        <w:ind w:left="3530" w:hanging="400"/>
      </w:pPr>
      <w:rPr>
        <w:rFonts w:ascii="Wingdings" w:hAnsi="Wingdings" w:hint="default"/>
      </w:rPr>
    </w:lvl>
    <w:lvl w:ilvl="8" w:tplc="04090005" w:tentative="1">
      <w:start w:val="1"/>
      <w:numFmt w:val="bullet"/>
      <w:lvlText w:val=""/>
      <w:lvlJc w:val="left"/>
      <w:pPr>
        <w:ind w:left="3930" w:hanging="400"/>
      </w:pPr>
      <w:rPr>
        <w:rFonts w:ascii="Wingdings" w:hAnsi="Wingdings" w:hint="default"/>
      </w:rPr>
    </w:lvl>
  </w:abstractNum>
  <w:abstractNum w:abstractNumId="3" w15:restartNumberingAfterBreak="0">
    <w:nsid w:val="774B44A1"/>
    <w:multiLevelType w:val="hybridMultilevel"/>
    <w:tmpl w:val="E4AC45D0"/>
    <w:lvl w:ilvl="0" w:tplc="B1CC4D82">
      <w:start w:val="1"/>
      <w:numFmt w:val="upp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3"/>
  </w:num>
  <w:num w:numId="2">
    <w:abstractNumId w:val="1"/>
  </w:num>
  <w:num w:numId="3">
    <w:abstractNumId w:val="0"/>
  </w:num>
  <w:num w:numId="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김현주 (Hyunjoo Kim)">
    <w15:presenceInfo w15:providerId="AD" w15:userId="S-1-5-21-1736683614-2563811058-4185544484-1001"/>
  </w15:person>
  <w15:person w15:author="최규현 (Kyoohyun Choi)">
    <w15:presenceInfo w15:providerId="AD" w15:userId="S-1-5-21-2072993935-2402478306-405131872-1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trackRevisions/>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1EE"/>
    <w:rsid w:val="00002DFB"/>
    <w:rsid w:val="000070D2"/>
    <w:rsid w:val="00014934"/>
    <w:rsid w:val="00052354"/>
    <w:rsid w:val="0006089A"/>
    <w:rsid w:val="0008446A"/>
    <w:rsid w:val="00087B9D"/>
    <w:rsid w:val="000904B3"/>
    <w:rsid w:val="000B5F15"/>
    <w:rsid w:val="000F7306"/>
    <w:rsid w:val="00126DE2"/>
    <w:rsid w:val="00140A90"/>
    <w:rsid w:val="00176E67"/>
    <w:rsid w:val="00180867"/>
    <w:rsid w:val="00181F9E"/>
    <w:rsid w:val="00187A3D"/>
    <w:rsid w:val="001901A9"/>
    <w:rsid w:val="001959F9"/>
    <w:rsid w:val="00196C26"/>
    <w:rsid w:val="00197801"/>
    <w:rsid w:val="001A3035"/>
    <w:rsid w:val="001A315B"/>
    <w:rsid w:val="001C1592"/>
    <w:rsid w:val="001C1822"/>
    <w:rsid w:val="001C6A24"/>
    <w:rsid w:val="001D1BBB"/>
    <w:rsid w:val="001D3364"/>
    <w:rsid w:val="001E6BFE"/>
    <w:rsid w:val="001F0389"/>
    <w:rsid w:val="001F3563"/>
    <w:rsid w:val="001F6859"/>
    <w:rsid w:val="001F6C14"/>
    <w:rsid w:val="00201DFE"/>
    <w:rsid w:val="00205AF1"/>
    <w:rsid w:val="00213C28"/>
    <w:rsid w:val="002144EF"/>
    <w:rsid w:val="002165E6"/>
    <w:rsid w:val="00220D42"/>
    <w:rsid w:val="002237BE"/>
    <w:rsid w:val="002400A0"/>
    <w:rsid w:val="0024450F"/>
    <w:rsid w:val="0025129C"/>
    <w:rsid w:val="002A1A4D"/>
    <w:rsid w:val="002A3E41"/>
    <w:rsid w:val="002B261B"/>
    <w:rsid w:val="002D42DB"/>
    <w:rsid w:val="002E379C"/>
    <w:rsid w:val="003149B3"/>
    <w:rsid w:val="00325B35"/>
    <w:rsid w:val="00326A56"/>
    <w:rsid w:val="00330AF8"/>
    <w:rsid w:val="003501AD"/>
    <w:rsid w:val="003851F0"/>
    <w:rsid w:val="00391D8E"/>
    <w:rsid w:val="00395566"/>
    <w:rsid w:val="003A25FA"/>
    <w:rsid w:val="003C0B24"/>
    <w:rsid w:val="003D7505"/>
    <w:rsid w:val="003E3C9A"/>
    <w:rsid w:val="0040205E"/>
    <w:rsid w:val="00404118"/>
    <w:rsid w:val="004141B2"/>
    <w:rsid w:val="00440D4C"/>
    <w:rsid w:val="0045577D"/>
    <w:rsid w:val="00463913"/>
    <w:rsid w:val="00491143"/>
    <w:rsid w:val="00496726"/>
    <w:rsid w:val="004B01A0"/>
    <w:rsid w:val="004B5687"/>
    <w:rsid w:val="004C7D18"/>
    <w:rsid w:val="004D1AC7"/>
    <w:rsid w:val="004E0FC4"/>
    <w:rsid w:val="005061EE"/>
    <w:rsid w:val="00513F5F"/>
    <w:rsid w:val="005219A7"/>
    <w:rsid w:val="005260CB"/>
    <w:rsid w:val="0052672E"/>
    <w:rsid w:val="00533E4A"/>
    <w:rsid w:val="00540CFB"/>
    <w:rsid w:val="005538D4"/>
    <w:rsid w:val="00572761"/>
    <w:rsid w:val="00580A11"/>
    <w:rsid w:val="0059194B"/>
    <w:rsid w:val="00591E9B"/>
    <w:rsid w:val="0059353F"/>
    <w:rsid w:val="005A4868"/>
    <w:rsid w:val="005A600A"/>
    <w:rsid w:val="005B3433"/>
    <w:rsid w:val="005C5B87"/>
    <w:rsid w:val="005F1FC9"/>
    <w:rsid w:val="00630F8B"/>
    <w:rsid w:val="00633A92"/>
    <w:rsid w:val="0066308C"/>
    <w:rsid w:val="00666291"/>
    <w:rsid w:val="00674BF5"/>
    <w:rsid w:val="0069646D"/>
    <w:rsid w:val="006D1CAB"/>
    <w:rsid w:val="006F0C01"/>
    <w:rsid w:val="00705184"/>
    <w:rsid w:val="007102A1"/>
    <w:rsid w:val="00715583"/>
    <w:rsid w:val="007261B2"/>
    <w:rsid w:val="0073141A"/>
    <w:rsid w:val="007360DF"/>
    <w:rsid w:val="00766E4A"/>
    <w:rsid w:val="00790373"/>
    <w:rsid w:val="007B596C"/>
    <w:rsid w:val="007C6578"/>
    <w:rsid w:val="007D10B0"/>
    <w:rsid w:val="007F6CC7"/>
    <w:rsid w:val="0080499C"/>
    <w:rsid w:val="008061BE"/>
    <w:rsid w:val="008349CD"/>
    <w:rsid w:val="00835E49"/>
    <w:rsid w:val="00843684"/>
    <w:rsid w:val="008438C2"/>
    <w:rsid w:val="00853F1C"/>
    <w:rsid w:val="008775F2"/>
    <w:rsid w:val="00877D31"/>
    <w:rsid w:val="008853A7"/>
    <w:rsid w:val="008B18BE"/>
    <w:rsid w:val="008C0264"/>
    <w:rsid w:val="008E4CEF"/>
    <w:rsid w:val="008E5787"/>
    <w:rsid w:val="008E74DD"/>
    <w:rsid w:val="008F07E3"/>
    <w:rsid w:val="008F3653"/>
    <w:rsid w:val="00910D49"/>
    <w:rsid w:val="009166A7"/>
    <w:rsid w:val="00926803"/>
    <w:rsid w:val="00927BBD"/>
    <w:rsid w:val="00943F79"/>
    <w:rsid w:val="00944562"/>
    <w:rsid w:val="0094576D"/>
    <w:rsid w:val="00990DFC"/>
    <w:rsid w:val="00995B4A"/>
    <w:rsid w:val="009A325E"/>
    <w:rsid w:val="009B2128"/>
    <w:rsid w:val="009C1A4A"/>
    <w:rsid w:val="009D163F"/>
    <w:rsid w:val="009D3761"/>
    <w:rsid w:val="009E42D5"/>
    <w:rsid w:val="00A01630"/>
    <w:rsid w:val="00A04AEE"/>
    <w:rsid w:val="00A04EEE"/>
    <w:rsid w:val="00A1116D"/>
    <w:rsid w:val="00A1646F"/>
    <w:rsid w:val="00A3548B"/>
    <w:rsid w:val="00A40D58"/>
    <w:rsid w:val="00A417F2"/>
    <w:rsid w:val="00A722E4"/>
    <w:rsid w:val="00A802AE"/>
    <w:rsid w:val="00A826EA"/>
    <w:rsid w:val="00A8335C"/>
    <w:rsid w:val="00A94542"/>
    <w:rsid w:val="00AB3A42"/>
    <w:rsid w:val="00AB700C"/>
    <w:rsid w:val="00AD2242"/>
    <w:rsid w:val="00B02DB2"/>
    <w:rsid w:val="00B16E8B"/>
    <w:rsid w:val="00B222AF"/>
    <w:rsid w:val="00B35DCB"/>
    <w:rsid w:val="00B36DAF"/>
    <w:rsid w:val="00B4194D"/>
    <w:rsid w:val="00B4610B"/>
    <w:rsid w:val="00B555B5"/>
    <w:rsid w:val="00B675BC"/>
    <w:rsid w:val="00B86E92"/>
    <w:rsid w:val="00B87E46"/>
    <w:rsid w:val="00BA0F2C"/>
    <w:rsid w:val="00BB6951"/>
    <w:rsid w:val="00BD089A"/>
    <w:rsid w:val="00BD0FC7"/>
    <w:rsid w:val="00BE7AAF"/>
    <w:rsid w:val="00BF0423"/>
    <w:rsid w:val="00C039A5"/>
    <w:rsid w:val="00C12DD7"/>
    <w:rsid w:val="00C314EB"/>
    <w:rsid w:val="00C36346"/>
    <w:rsid w:val="00C5149F"/>
    <w:rsid w:val="00C5311A"/>
    <w:rsid w:val="00C55055"/>
    <w:rsid w:val="00C552E4"/>
    <w:rsid w:val="00C71B74"/>
    <w:rsid w:val="00C75BCB"/>
    <w:rsid w:val="00C77124"/>
    <w:rsid w:val="00C86403"/>
    <w:rsid w:val="00CA3AF4"/>
    <w:rsid w:val="00CA402B"/>
    <w:rsid w:val="00CB6749"/>
    <w:rsid w:val="00CB6837"/>
    <w:rsid w:val="00CB7CAC"/>
    <w:rsid w:val="00CD49E6"/>
    <w:rsid w:val="00CD632A"/>
    <w:rsid w:val="00CD6962"/>
    <w:rsid w:val="00D05365"/>
    <w:rsid w:val="00D067A1"/>
    <w:rsid w:val="00D313C4"/>
    <w:rsid w:val="00D36F9B"/>
    <w:rsid w:val="00D4505F"/>
    <w:rsid w:val="00D56449"/>
    <w:rsid w:val="00D57334"/>
    <w:rsid w:val="00D65C43"/>
    <w:rsid w:val="00D65C75"/>
    <w:rsid w:val="00D702FC"/>
    <w:rsid w:val="00D77B0F"/>
    <w:rsid w:val="00D82122"/>
    <w:rsid w:val="00D95F5F"/>
    <w:rsid w:val="00DB41D4"/>
    <w:rsid w:val="00DE3B28"/>
    <w:rsid w:val="00E03495"/>
    <w:rsid w:val="00E046D8"/>
    <w:rsid w:val="00E05932"/>
    <w:rsid w:val="00E07400"/>
    <w:rsid w:val="00E12AE3"/>
    <w:rsid w:val="00E22EAA"/>
    <w:rsid w:val="00E35646"/>
    <w:rsid w:val="00E461B4"/>
    <w:rsid w:val="00E72FA9"/>
    <w:rsid w:val="00E75EE5"/>
    <w:rsid w:val="00E87042"/>
    <w:rsid w:val="00EA60C1"/>
    <w:rsid w:val="00EB565C"/>
    <w:rsid w:val="00EB72C8"/>
    <w:rsid w:val="00ED26BD"/>
    <w:rsid w:val="00EE6754"/>
    <w:rsid w:val="00EF1C1F"/>
    <w:rsid w:val="00F13F06"/>
    <w:rsid w:val="00F13F25"/>
    <w:rsid w:val="00F15DED"/>
    <w:rsid w:val="00F311C8"/>
    <w:rsid w:val="00F32B37"/>
    <w:rsid w:val="00F41646"/>
    <w:rsid w:val="00F425CF"/>
    <w:rsid w:val="00F70A46"/>
    <w:rsid w:val="00F71FCC"/>
    <w:rsid w:val="00F86FB1"/>
    <w:rsid w:val="00F93FD1"/>
    <w:rsid w:val="00FE13DF"/>
    <w:rsid w:val="00FE37E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A76BA3"/>
  <w15:docId w15:val="{D3F65D14-3655-4E42-A30F-8FC2769AC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바탕체" w:hAnsi="Times New Roman" w:cs="맑은 고딕"/>
        <w:color w:val="000000"/>
        <w:kern w:val="2"/>
        <w:szCs w:val="28"/>
        <w:lang w:val="en-US" w:eastAsia="ko-KR" w:bidi="ar-SA"/>
      </w:rPr>
    </w:rPrDefault>
    <w:pPrDefault>
      <w:pPr>
        <w:spacing w:beforeLines="50" w:before="50" w:afterLines="50" w:after="50" w:line="36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36DAF"/>
    <w:pPr>
      <w:tabs>
        <w:tab w:val="center" w:pos="4513"/>
        <w:tab w:val="right" w:pos="9026"/>
      </w:tabs>
      <w:snapToGrid w:val="0"/>
    </w:pPr>
  </w:style>
  <w:style w:type="character" w:customStyle="1" w:styleId="Char">
    <w:name w:val="머리글 Char"/>
    <w:basedOn w:val="a0"/>
    <w:link w:val="a3"/>
    <w:uiPriority w:val="99"/>
    <w:rsid w:val="00B36DAF"/>
  </w:style>
  <w:style w:type="paragraph" w:styleId="a4">
    <w:name w:val="footer"/>
    <w:basedOn w:val="a"/>
    <w:link w:val="Char0"/>
    <w:uiPriority w:val="99"/>
    <w:unhideWhenUsed/>
    <w:rsid w:val="00B36DAF"/>
    <w:pPr>
      <w:tabs>
        <w:tab w:val="center" w:pos="4513"/>
        <w:tab w:val="right" w:pos="9026"/>
      </w:tabs>
      <w:snapToGrid w:val="0"/>
    </w:pPr>
  </w:style>
  <w:style w:type="character" w:customStyle="1" w:styleId="Char0">
    <w:name w:val="바닥글 Char"/>
    <w:basedOn w:val="a0"/>
    <w:link w:val="a4"/>
    <w:uiPriority w:val="99"/>
    <w:rsid w:val="00B36DAF"/>
  </w:style>
  <w:style w:type="table" w:styleId="a5">
    <w:name w:val="Table Grid"/>
    <w:basedOn w:val="a1"/>
    <w:uiPriority w:val="39"/>
    <w:rsid w:val="00F70A4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annotation reference"/>
    <w:basedOn w:val="a0"/>
    <w:uiPriority w:val="99"/>
    <w:semiHidden/>
    <w:unhideWhenUsed/>
    <w:rsid w:val="007C6578"/>
    <w:rPr>
      <w:sz w:val="18"/>
      <w:szCs w:val="18"/>
    </w:rPr>
  </w:style>
  <w:style w:type="paragraph" w:styleId="a7">
    <w:name w:val="annotation text"/>
    <w:basedOn w:val="a"/>
    <w:link w:val="Char1"/>
    <w:uiPriority w:val="99"/>
    <w:semiHidden/>
    <w:unhideWhenUsed/>
    <w:rsid w:val="007C6578"/>
    <w:pPr>
      <w:jc w:val="left"/>
    </w:pPr>
  </w:style>
  <w:style w:type="character" w:customStyle="1" w:styleId="Char1">
    <w:name w:val="메모 텍스트 Char"/>
    <w:basedOn w:val="a0"/>
    <w:link w:val="a7"/>
    <w:uiPriority w:val="99"/>
    <w:semiHidden/>
    <w:rsid w:val="007C6578"/>
  </w:style>
  <w:style w:type="paragraph" w:styleId="a8">
    <w:name w:val="annotation subject"/>
    <w:basedOn w:val="a7"/>
    <w:next w:val="a7"/>
    <w:link w:val="Char2"/>
    <w:uiPriority w:val="99"/>
    <w:semiHidden/>
    <w:unhideWhenUsed/>
    <w:rsid w:val="007C6578"/>
    <w:rPr>
      <w:b/>
      <w:bCs/>
    </w:rPr>
  </w:style>
  <w:style w:type="character" w:customStyle="1" w:styleId="Char2">
    <w:name w:val="메모 주제 Char"/>
    <w:basedOn w:val="Char1"/>
    <w:link w:val="a8"/>
    <w:uiPriority w:val="99"/>
    <w:semiHidden/>
    <w:rsid w:val="007C6578"/>
    <w:rPr>
      <w:b/>
      <w:bCs/>
    </w:rPr>
  </w:style>
  <w:style w:type="paragraph" w:styleId="a9">
    <w:name w:val="Balloon Text"/>
    <w:basedOn w:val="a"/>
    <w:link w:val="Char3"/>
    <w:uiPriority w:val="99"/>
    <w:semiHidden/>
    <w:unhideWhenUsed/>
    <w:rsid w:val="007C6578"/>
    <w:pPr>
      <w:spacing w:before="0"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9"/>
    <w:uiPriority w:val="99"/>
    <w:semiHidden/>
    <w:rsid w:val="007C6578"/>
    <w:rPr>
      <w:rFonts w:asciiTheme="majorHAnsi" w:eastAsiaTheme="majorEastAsia" w:hAnsiTheme="majorHAnsi" w:cstheme="majorBidi"/>
      <w:sz w:val="18"/>
      <w:szCs w:val="18"/>
    </w:rPr>
  </w:style>
  <w:style w:type="paragraph" w:styleId="aa">
    <w:name w:val="List Paragraph"/>
    <w:basedOn w:val="a"/>
    <w:uiPriority w:val="34"/>
    <w:qFormat/>
    <w:rsid w:val="00C77124"/>
    <w:pPr>
      <w:ind w:leftChars="400" w:left="800"/>
    </w:pPr>
  </w:style>
  <w:style w:type="character" w:styleId="ab">
    <w:name w:val="Hyperlink"/>
    <w:basedOn w:val="a0"/>
    <w:uiPriority w:val="99"/>
    <w:semiHidden/>
    <w:unhideWhenUsed/>
    <w:rsid w:val="00D56449"/>
    <w:rPr>
      <w:color w:val="0000FF"/>
      <w:u w:val="single"/>
    </w:rPr>
  </w:style>
  <w:style w:type="paragraph" w:styleId="ac">
    <w:name w:val="endnote text"/>
    <w:basedOn w:val="a"/>
    <w:link w:val="Char4"/>
    <w:uiPriority w:val="99"/>
    <w:semiHidden/>
    <w:unhideWhenUsed/>
    <w:rsid w:val="002165E6"/>
    <w:pPr>
      <w:snapToGrid w:val="0"/>
      <w:jc w:val="left"/>
    </w:pPr>
  </w:style>
  <w:style w:type="character" w:customStyle="1" w:styleId="Char4">
    <w:name w:val="미주 텍스트 Char"/>
    <w:basedOn w:val="a0"/>
    <w:link w:val="ac"/>
    <w:uiPriority w:val="99"/>
    <w:semiHidden/>
    <w:rsid w:val="002165E6"/>
  </w:style>
  <w:style w:type="character" w:styleId="ad">
    <w:name w:val="endnote reference"/>
    <w:basedOn w:val="a0"/>
    <w:uiPriority w:val="99"/>
    <w:semiHidden/>
    <w:unhideWhenUsed/>
    <w:rsid w:val="002165E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649569">
      <w:bodyDiv w:val="1"/>
      <w:marLeft w:val="0"/>
      <w:marRight w:val="0"/>
      <w:marTop w:val="0"/>
      <w:marBottom w:val="0"/>
      <w:divBdr>
        <w:top w:val="none" w:sz="0" w:space="0" w:color="auto"/>
        <w:left w:val="none" w:sz="0" w:space="0" w:color="auto"/>
        <w:bottom w:val="none" w:sz="0" w:space="0" w:color="auto"/>
        <w:right w:val="none" w:sz="0" w:space="0" w:color="auto"/>
      </w:divBdr>
    </w:div>
    <w:div w:id="388463169">
      <w:bodyDiv w:val="1"/>
      <w:marLeft w:val="0"/>
      <w:marRight w:val="0"/>
      <w:marTop w:val="0"/>
      <w:marBottom w:val="0"/>
      <w:divBdr>
        <w:top w:val="none" w:sz="0" w:space="0" w:color="auto"/>
        <w:left w:val="none" w:sz="0" w:space="0" w:color="auto"/>
        <w:bottom w:val="none" w:sz="0" w:space="0" w:color="auto"/>
        <w:right w:val="none" w:sz="0" w:space="0" w:color="auto"/>
      </w:divBdr>
      <w:divsChild>
        <w:div w:id="1414665471">
          <w:marLeft w:val="0"/>
          <w:marRight w:val="0"/>
          <w:marTop w:val="0"/>
          <w:marBottom w:val="0"/>
          <w:divBdr>
            <w:top w:val="single" w:sz="2" w:space="0" w:color="D9D9E3"/>
            <w:left w:val="single" w:sz="2" w:space="0" w:color="D9D9E3"/>
            <w:bottom w:val="single" w:sz="2" w:space="0" w:color="D9D9E3"/>
            <w:right w:val="single" w:sz="2" w:space="0" w:color="D9D9E3"/>
          </w:divBdr>
          <w:divsChild>
            <w:div w:id="855466950">
              <w:marLeft w:val="0"/>
              <w:marRight w:val="0"/>
              <w:marTop w:val="0"/>
              <w:marBottom w:val="0"/>
              <w:divBdr>
                <w:top w:val="single" w:sz="2" w:space="0" w:color="D9D9E3"/>
                <w:left w:val="single" w:sz="2" w:space="0" w:color="D9D9E3"/>
                <w:bottom w:val="single" w:sz="2" w:space="0" w:color="D9D9E3"/>
                <w:right w:val="single" w:sz="2" w:space="0" w:color="D9D9E3"/>
              </w:divBdr>
              <w:divsChild>
                <w:div w:id="1763990606">
                  <w:marLeft w:val="0"/>
                  <w:marRight w:val="0"/>
                  <w:marTop w:val="0"/>
                  <w:marBottom w:val="0"/>
                  <w:divBdr>
                    <w:top w:val="single" w:sz="2" w:space="0" w:color="D9D9E3"/>
                    <w:left w:val="single" w:sz="2" w:space="0" w:color="D9D9E3"/>
                    <w:bottom w:val="single" w:sz="2" w:space="0" w:color="D9D9E3"/>
                    <w:right w:val="single" w:sz="2" w:space="0" w:color="D9D9E3"/>
                  </w:divBdr>
                  <w:divsChild>
                    <w:div w:id="1505439636">
                      <w:marLeft w:val="0"/>
                      <w:marRight w:val="0"/>
                      <w:marTop w:val="0"/>
                      <w:marBottom w:val="0"/>
                      <w:divBdr>
                        <w:top w:val="single" w:sz="2" w:space="0" w:color="D9D9E3"/>
                        <w:left w:val="single" w:sz="2" w:space="0" w:color="D9D9E3"/>
                        <w:bottom w:val="single" w:sz="2" w:space="0" w:color="D9D9E3"/>
                        <w:right w:val="single" w:sz="2" w:space="0" w:color="D9D9E3"/>
                      </w:divBdr>
                      <w:divsChild>
                        <w:div w:id="624389870">
                          <w:marLeft w:val="0"/>
                          <w:marRight w:val="0"/>
                          <w:marTop w:val="0"/>
                          <w:marBottom w:val="0"/>
                          <w:divBdr>
                            <w:top w:val="single" w:sz="2" w:space="0" w:color="D9D9E3"/>
                            <w:left w:val="single" w:sz="2" w:space="0" w:color="D9D9E3"/>
                            <w:bottom w:val="single" w:sz="2" w:space="0" w:color="D9D9E3"/>
                            <w:right w:val="single" w:sz="2" w:space="0" w:color="D9D9E3"/>
                          </w:divBdr>
                          <w:divsChild>
                            <w:div w:id="1730612002">
                              <w:marLeft w:val="0"/>
                              <w:marRight w:val="0"/>
                              <w:marTop w:val="100"/>
                              <w:marBottom w:val="100"/>
                              <w:divBdr>
                                <w:top w:val="single" w:sz="2" w:space="0" w:color="D9D9E3"/>
                                <w:left w:val="single" w:sz="2" w:space="0" w:color="D9D9E3"/>
                                <w:bottom w:val="single" w:sz="2" w:space="0" w:color="D9D9E3"/>
                                <w:right w:val="single" w:sz="2" w:space="0" w:color="D9D9E3"/>
                              </w:divBdr>
                              <w:divsChild>
                                <w:div w:id="1609965196">
                                  <w:marLeft w:val="0"/>
                                  <w:marRight w:val="0"/>
                                  <w:marTop w:val="0"/>
                                  <w:marBottom w:val="0"/>
                                  <w:divBdr>
                                    <w:top w:val="single" w:sz="2" w:space="0" w:color="D9D9E3"/>
                                    <w:left w:val="single" w:sz="2" w:space="0" w:color="D9D9E3"/>
                                    <w:bottom w:val="single" w:sz="2" w:space="0" w:color="D9D9E3"/>
                                    <w:right w:val="single" w:sz="2" w:space="0" w:color="D9D9E3"/>
                                  </w:divBdr>
                                  <w:divsChild>
                                    <w:div w:id="939486668">
                                      <w:marLeft w:val="0"/>
                                      <w:marRight w:val="0"/>
                                      <w:marTop w:val="0"/>
                                      <w:marBottom w:val="0"/>
                                      <w:divBdr>
                                        <w:top w:val="single" w:sz="2" w:space="0" w:color="D9D9E3"/>
                                        <w:left w:val="single" w:sz="2" w:space="0" w:color="D9D9E3"/>
                                        <w:bottom w:val="single" w:sz="2" w:space="0" w:color="D9D9E3"/>
                                        <w:right w:val="single" w:sz="2" w:space="0" w:color="D9D9E3"/>
                                      </w:divBdr>
                                      <w:divsChild>
                                        <w:div w:id="313685939">
                                          <w:marLeft w:val="0"/>
                                          <w:marRight w:val="0"/>
                                          <w:marTop w:val="0"/>
                                          <w:marBottom w:val="0"/>
                                          <w:divBdr>
                                            <w:top w:val="single" w:sz="2" w:space="0" w:color="D9D9E3"/>
                                            <w:left w:val="single" w:sz="2" w:space="0" w:color="D9D9E3"/>
                                            <w:bottom w:val="single" w:sz="2" w:space="0" w:color="D9D9E3"/>
                                            <w:right w:val="single" w:sz="2" w:space="0" w:color="D9D9E3"/>
                                          </w:divBdr>
                                          <w:divsChild>
                                            <w:div w:id="700131381">
                                              <w:marLeft w:val="0"/>
                                              <w:marRight w:val="0"/>
                                              <w:marTop w:val="0"/>
                                              <w:marBottom w:val="0"/>
                                              <w:divBdr>
                                                <w:top w:val="single" w:sz="2" w:space="0" w:color="D9D9E3"/>
                                                <w:left w:val="single" w:sz="2" w:space="0" w:color="D9D9E3"/>
                                                <w:bottom w:val="single" w:sz="2" w:space="0" w:color="D9D9E3"/>
                                                <w:right w:val="single" w:sz="2" w:space="0" w:color="D9D9E3"/>
                                              </w:divBdr>
                                              <w:divsChild>
                                                <w:div w:id="905185772">
                                                  <w:marLeft w:val="0"/>
                                                  <w:marRight w:val="0"/>
                                                  <w:marTop w:val="0"/>
                                                  <w:marBottom w:val="0"/>
                                                  <w:divBdr>
                                                    <w:top w:val="single" w:sz="2" w:space="0" w:color="D9D9E3"/>
                                                    <w:left w:val="single" w:sz="2" w:space="0" w:color="D9D9E3"/>
                                                    <w:bottom w:val="single" w:sz="2" w:space="0" w:color="D9D9E3"/>
                                                    <w:right w:val="single" w:sz="2" w:space="0" w:color="D9D9E3"/>
                                                  </w:divBdr>
                                                  <w:divsChild>
                                                    <w:div w:id="838234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00177471">
          <w:marLeft w:val="0"/>
          <w:marRight w:val="0"/>
          <w:marTop w:val="0"/>
          <w:marBottom w:val="0"/>
          <w:divBdr>
            <w:top w:val="none" w:sz="0" w:space="0" w:color="auto"/>
            <w:left w:val="none" w:sz="0" w:space="0" w:color="auto"/>
            <w:bottom w:val="none" w:sz="0" w:space="0" w:color="auto"/>
            <w:right w:val="none" w:sz="0" w:space="0" w:color="auto"/>
          </w:divBdr>
        </w:div>
      </w:divsChild>
    </w:div>
    <w:div w:id="834078728">
      <w:bodyDiv w:val="1"/>
      <w:marLeft w:val="0"/>
      <w:marRight w:val="0"/>
      <w:marTop w:val="0"/>
      <w:marBottom w:val="0"/>
      <w:divBdr>
        <w:top w:val="none" w:sz="0" w:space="0" w:color="auto"/>
        <w:left w:val="none" w:sz="0" w:space="0" w:color="auto"/>
        <w:bottom w:val="none" w:sz="0" w:space="0" w:color="auto"/>
        <w:right w:val="none" w:sz="0" w:space="0" w:color="auto"/>
      </w:divBdr>
    </w:div>
    <w:div w:id="1476407580">
      <w:bodyDiv w:val="1"/>
      <w:marLeft w:val="0"/>
      <w:marRight w:val="0"/>
      <w:marTop w:val="0"/>
      <w:marBottom w:val="0"/>
      <w:divBdr>
        <w:top w:val="none" w:sz="0" w:space="0" w:color="auto"/>
        <w:left w:val="none" w:sz="0" w:space="0" w:color="auto"/>
        <w:bottom w:val="none" w:sz="0" w:space="0" w:color="auto"/>
        <w:right w:val="none" w:sz="0" w:space="0" w:color="auto"/>
      </w:divBdr>
    </w:div>
    <w:div w:id="1897349350">
      <w:bodyDiv w:val="1"/>
      <w:marLeft w:val="0"/>
      <w:marRight w:val="0"/>
      <w:marTop w:val="0"/>
      <w:marBottom w:val="0"/>
      <w:divBdr>
        <w:top w:val="none" w:sz="0" w:space="0" w:color="auto"/>
        <w:left w:val="none" w:sz="0" w:space="0" w:color="auto"/>
        <w:bottom w:val="none" w:sz="0" w:space="0" w:color="auto"/>
        <w:right w:val="none" w:sz="0" w:space="0" w:color="auto"/>
      </w:divBdr>
      <w:divsChild>
        <w:div w:id="131750131">
          <w:marLeft w:val="0"/>
          <w:marRight w:val="0"/>
          <w:marTop w:val="0"/>
          <w:marBottom w:val="0"/>
          <w:divBdr>
            <w:top w:val="single" w:sz="2" w:space="0" w:color="D9D9E3"/>
            <w:left w:val="single" w:sz="2" w:space="0" w:color="D9D9E3"/>
            <w:bottom w:val="single" w:sz="2" w:space="0" w:color="D9D9E3"/>
            <w:right w:val="single" w:sz="2" w:space="0" w:color="D9D9E3"/>
          </w:divBdr>
          <w:divsChild>
            <w:div w:id="2143845919">
              <w:marLeft w:val="0"/>
              <w:marRight w:val="0"/>
              <w:marTop w:val="0"/>
              <w:marBottom w:val="0"/>
              <w:divBdr>
                <w:top w:val="single" w:sz="2" w:space="0" w:color="D9D9E3"/>
                <w:left w:val="single" w:sz="2" w:space="0" w:color="D9D9E3"/>
                <w:bottom w:val="single" w:sz="2" w:space="0" w:color="D9D9E3"/>
                <w:right w:val="single" w:sz="2" w:space="0" w:color="D9D9E3"/>
              </w:divBdr>
              <w:divsChild>
                <w:div w:id="402915341">
                  <w:marLeft w:val="0"/>
                  <w:marRight w:val="0"/>
                  <w:marTop w:val="0"/>
                  <w:marBottom w:val="0"/>
                  <w:divBdr>
                    <w:top w:val="single" w:sz="2" w:space="0" w:color="D9D9E3"/>
                    <w:left w:val="single" w:sz="2" w:space="0" w:color="D9D9E3"/>
                    <w:bottom w:val="single" w:sz="2" w:space="0" w:color="D9D9E3"/>
                    <w:right w:val="single" w:sz="2" w:space="0" w:color="D9D9E3"/>
                  </w:divBdr>
                  <w:divsChild>
                    <w:div w:id="398138731">
                      <w:marLeft w:val="0"/>
                      <w:marRight w:val="0"/>
                      <w:marTop w:val="0"/>
                      <w:marBottom w:val="0"/>
                      <w:divBdr>
                        <w:top w:val="single" w:sz="2" w:space="0" w:color="D9D9E3"/>
                        <w:left w:val="single" w:sz="2" w:space="0" w:color="D9D9E3"/>
                        <w:bottom w:val="single" w:sz="2" w:space="0" w:color="D9D9E3"/>
                        <w:right w:val="single" w:sz="2" w:space="0" w:color="D9D9E3"/>
                      </w:divBdr>
                      <w:divsChild>
                        <w:div w:id="916793531">
                          <w:marLeft w:val="0"/>
                          <w:marRight w:val="0"/>
                          <w:marTop w:val="0"/>
                          <w:marBottom w:val="0"/>
                          <w:divBdr>
                            <w:top w:val="single" w:sz="2" w:space="0" w:color="D9D9E3"/>
                            <w:left w:val="single" w:sz="2" w:space="0" w:color="D9D9E3"/>
                            <w:bottom w:val="single" w:sz="2" w:space="0" w:color="D9D9E3"/>
                            <w:right w:val="single" w:sz="2" w:space="0" w:color="D9D9E3"/>
                          </w:divBdr>
                          <w:divsChild>
                            <w:div w:id="388264979">
                              <w:marLeft w:val="0"/>
                              <w:marRight w:val="0"/>
                              <w:marTop w:val="100"/>
                              <w:marBottom w:val="100"/>
                              <w:divBdr>
                                <w:top w:val="single" w:sz="2" w:space="0" w:color="D9D9E3"/>
                                <w:left w:val="single" w:sz="2" w:space="0" w:color="D9D9E3"/>
                                <w:bottom w:val="single" w:sz="2" w:space="0" w:color="D9D9E3"/>
                                <w:right w:val="single" w:sz="2" w:space="0" w:color="D9D9E3"/>
                              </w:divBdr>
                              <w:divsChild>
                                <w:div w:id="594175287">
                                  <w:marLeft w:val="0"/>
                                  <w:marRight w:val="0"/>
                                  <w:marTop w:val="0"/>
                                  <w:marBottom w:val="0"/>
                                  <w:divBdr>
                                    <w:top w:val="single" w:sz="2" w:space="0" w:color="D9D9E3"/>
                                    <w:left w:val="single" w:sz="2" w:space="0" w:color="D9D9E3"/>
                                    <w:bottom w:val="single" w:sz="2" w:space="0" w:color="D9D9E3"/>
                                    <w:right w:val="single" w:sz="2" w:space="0" w:color="D9D9E3"/>
                                  </w:divBdr>
                                  <w:divsChild>
                                    <w:div w:id="701174105">
                                      <w:marLeft w:val="0"/>
                                      <w:marRight w:val="0"/>
                                      <w:marTop w:val="0"/>
                                      <w:marBottom w:val="0"/>
                                      <w:divBdr>
                                        <w:top w:val="single" w:sz="2" w:space="0" w:color="D9D9E3"/>
                                        <w:left w:val="single" w:sz="2" w:space="0" w:color="D9D9E3"/>
                                        <w:bottom w:val="single" w:sz="2" w:space="0" w:color="D9D9E3"/>
                                        <w:right w:val="single" w:sz="2" w:space="0" w:color="D9D9E3"/>
                                      </w:divBdr>
                                      <w:divsChild>
                                        <w:div w:id="727261848">
                                          <w:marLeft w:val="0"/>
                                          <w:marRight w:val="0"/>
                                          <w:marTop w:val="0"/>
                                          <w:marBottom w:val="0"/>
                                          <w:divBdr>
                                            <w:top w:val="single" w:sz="2" w:space="0" w:color="D9D9E3"/>
                                            <w:left w:val="single" w:sz="2" w:space="0" w:color="D9D9E3"/>
                                            <w:bottom w:val="single" w:sz="2" w:space="0" w:color="D9D9E3"/>
                                            <w:right w:val="single" w:sz="2" w:space="0" w:color="D9D9E3"/>
                                          </w:divBdr>
                                          <w:divsChild>
                                            <w:div w:id="1227885466">
                                              <w:marLeft w:val="0"/>
                                              <w:marRight w:val="0"/>
                                              <w:marTop w:val="0"/>
                                              <w:marBottom w:val="0"/>
                                              <w:divBdr>
                                                <w:top w:val="single" w:sz="2" w:space="0" w:color="D9D9E3"/>
                                                <w:left w:val="single" w:sz="2" w:space="0" w:color="D9D9E3"/>
                                                <w:bottom w:val="single" w:sz="2" w:space="0" w:color="D9D9E3"/>
                                                <w:right w:val="single" w:sz="2" w:space="0" w:color="D9D9E3"/>
                                              </w:divBdr>
                                              <w:divsChild>
                                                <w:div w:id="1407144434">
                                                  <w:marLeft w:val="0"/>
                                                  <w:marRight w:val="0"/>
                                                  <w:marTop w:val="0"/>
                                                  <w:marBottom w:val="0"/>
                                                  <w:divBdr>
                                                    <w:top w:val="single" w:sz="2" w:space="0" w:color="D9D9E3"/>
                                                    <w:left w:val="single" w:sz="2" w:space="0" w:color="D9D9E3"/>
                                                    <w:bottom w:val="single" w:sz="2" w:space="0" w:color="D9D9E3"/>
                                                    <w:right w:val="single" w:sz="2" w:space="0" w:color="D9D9E3"/>
                                                  </w:divBdr>
                                                  <w:divsChild>
                                                    <w:div w:id="16651638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724478678">
          <w:marLeft w:val="0"/>
          <w:marRight w:val="0"/>
          <w:marTop w:val="0"/>
          <w:marBottom w:val="0"/>
          <w:divBdr>
            <w:top w:val="none" w:sz="0" w:space="0" w:color="auto"/>
            <w:left w:val="none" w:sz="0" w:space="0" w:color="auto"/>
            <w:bottom w:val="none" w:sz="0" w:space="0" w:color="auto"/>
            <w:right w:val="none" w:sz="0" w:space="0" w:color="auto"/>
          </w:divBdr>
        </w:div>
      </w:divsChild>
    </w:div>
    <w:div w:id="2040666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0B9E83-A146-4F76-A9E7-3434181A06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2358</Words>
  <Characters>13447</Characters>
  <Application>Microsoft Office Word</Application>
  <DocSecurity>0</DocSecurity>
  <Lines>112</Lines>
  <Paragraphs>31</Paragraphs>
  <ScaleCrop>false</ScaleCrop>
  <HeadingPairs>
    <vt:vector size="2" baseType="variant">
      <vt:variant>
        <vt:lpstr>제목</vt:lpstr>
      </vt:variant>
      <vt:variant>
        <vt:i4>1</vt:i4>
      </vt:variant>
    </vt:vector>
  </HeadingPairs>
  <TitlesOfParts>
    <vt:vector size="1" baseType="lpstr">
      <vt:lpstr/>
    </vt:vector>
  </TitlesOfParts>
  <Company>FURSYS GROUP</Company>
  <LinksUpToDate>false</LinksUpToDate>
  <CharactersWithSpaces>15774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최규현 (Kyoohyun Choi)</dc:creator>
  <cp:lastModifiedBy>김현주 (Hyunjoo Kim)</cp:lastModifiedBy>
  <cp:revision>2</cp:revision>
  <cp:lastPrinted>2023-12-12T04:29:00Z</cp:lastPrinted>
  <dcterms:created xsi:type="dcterms:W3CDTF">2024-01-23T02:36:00Z</dcterms:created>
  <dcterms:modified xsi:type="dcterms:W3CDTF">2024-01-23T02:36:00Z</dcterms:modified>
</cp:coreProperties>
</file>