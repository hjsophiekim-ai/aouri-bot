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666A2C" w:rsidRDefault="00E8759C">
      <w:pPr>
        <w:pStyle w:val="a3"/>
        <w:spacing w:line="191" w:lineRule="exact"/>
        <w:ind w:left="640"/>
        <w:rPr>
          <w:rFonts w:ascii="Times New Roman"/>
          <w:sz w:val="19"/>
        </w:rPr>
      </w:pPr>
      <w:r>
        <w:rPr>
          <w:rFonts w:ascii="Times New Roman"/>
          <w:noProof/>
          <w:position w:val="-3"/>
          <w:sz w:val="19"/>
        </w:rPr>
        <w:drawing>
          <wp:inline distT="0" distB="0" distL="0" distR="0" wp14:anchorId="2E129011" wp14:editId="07777777">
            <wp:extent cx="1214437" cy="12144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14437" cy="121443"/>
                    </a:xfrm>
                    <a:prstGeom prst="rect">
                      <a:avLst/>
                    </a:prstGeom>
                  </pic:spPr>
                </pic:pic>
              </a:graphicData>
            </a:graphic>
          </wp:inline>
        </w:drawing>
      </w:r>
    </w:p>
    <w:p w14:paraId="0A37501D" w14:textId="77777777" w:rsidR="00666A2C" w:rsidRDefault="00666A2C">
      <w:pPr>
        <w:pStyle w:val="a3"/>
        <w:rPr>
          <w:rFonts w:ascii="Times New Roman"/>
        </w:rPr>
      </w:pPr>
    </w:p>
    <w:p w14:paraId="5DAB6C7B" w14:textId="77777777" w:rsidR="00666A2C" w:rsidRDefault="00666A2C">
      <w:pPr>
        <w:pStyle w:val="a3"/>
        <w:rPr>
          <w:rFonts w:ascii="Times New Roman"/>
        </w:rPr>
      </w:pPr>
    </w:p>
    <w:p w14:paraId="02EB378F" w14:textId="77777777" w:rsidR="00666A2C" w:rsidRDefault="00666A2C">
      <w:pPr>
        <w:pStyle w:val="a3"/>
        <w:spacing w:before="236"/>
        <w:rPr>
          <w:rFonts w:ascii="Times New Roman"/>
        </w:rPr>
      </w:pPr>
    </w:p>
    <w:p w14:paraId="19FC009F" w14:textId="77777777" w:rsidR="00666A2C" w:rsidRDefault="00E8759C">
      <w:pPr>
        <w:pStyle w:val="a3"/>
        <w:ind w:left="640"/>
      </w:pPr>
      <w:r>
        <w:rPr>
          <w:color w:val="999999"/>
          <w:w w:val="110"/>
        </w:rPr>
        <w:t>Scope</w:t>
      </w:r>
      <w:r>
        <w:rPr>
          <w:color w:val="999999"/>
          <w:spacing w:val="20"/>
          <w:w w:val="110"/>
        </w:rPr>
        <w:t xml:space="preserve"> </w:t>
      </w:r>
      <w:r>
        <w:rPr>
          <w:color w:val="999999"/>
          <w:w w:val="110"/>
        </w:rPr>
        <w:t>of</w:t>
      </w:r>
      <w:r>
        <w:rPr>
          <w:color w:val="999999"/>
          <w:spacing w:val="20"/>
          <w:w w:val="110"/>
        </w:rPr>
        <w:t xml:space="preserve"> </w:t>
      </w:r>
      <w:r>
        <w:rPr>
          <w:color w:val="999999"/>
          <w:spacing w:val="-4"/>
          <w:w w:val="110"/>
        </w:rPr>
        <w:t>Work</w:t>
      </w:r>
    </w:p>
    <w:p w14:paraId="4C4E658C" w14:textId="77777777" w:rsidR="00666A2C" w:rsidRDefault="00E8759C">
      <w:pPr>
        <w:pStyle w:val="a3"/>
        <w:spacing w:before="29"/>
        <w:ind w:left="640"/>
      </w:pPr>
      <w:r>
        <w:rPr>
          <w:w w:val="110"/>
        </w:rPr>
        <w:t>FURSYS</w:t>
      </w:r>
      <w:r>
        <w:rPr>
          <w:spacing w:val="28"/>
          <w:w w:val="110"/>
        </w:rPr>
        <w:t xml:space="preserve"> </w:t>
      </w:r>
      <w:r>
        <w:rPr>
          <w:w w:val="85"/>
        </w:rPr>
        <w:t>|</w:t>
      </w:r>
      <w:r>
        <w:rPr>
          <w:spacing w:val="28"/>
          <w:w w:val="110"/>
        </w:rPr>
        <w:t xml:space="preserve"> </w:t>
      </w:r>
      <w:r>
        <w:rPr>
          <w:w w:val="110"/>
        </w:rPr>
        <w:t>Brand</w:t>
      </w:r>
      <w:r>
        <w:rPr>
          <w:spacing w:val="28"/>
          <w:w w:val="110"/>
        </w:rPr>
        <w:t xml:space="preserve"> </w:t>
      </w:r>
      <w:r>
        <w:rPr>
          <w:spacing w:val="-2"/>
          <w:w w:val="110"/>
        </w:rPr>
        <w:t>Identity</w:t>
      </w:r>
    </w:p>
    <w:p w14:paraId="6A05A809" w14:textId="77777777" w:rsidR="00666A2C" w:rsidRDefault="00666A2C">
      <w:pPr>
        <w:pStyle w:val="a3"/>
        <w:spacing w:before="57"/>
      </w:pPr>
    </w:p>
    <w:p w14:paraId="50D35933" w14:textId="77777777" w:rsidR="00666A2C" w:rsidRDefault="00E8759C">
      <w:pPr>
        <w:pStyle w:val="a3"/>
        <w:spacing w:line="309" w:lineRule="auto"/>
        <w:ind w:left="640" w:right="7796"/>
      </w:pPr>
      <w:r>
        <w:rPr>
          <w:color w:val="999999"/>
          <w:w w:val="110"/>
        </w:rPr>
        <w:t xml:space="preserve">Prepared for </w:t>
      </w:r>
      <w:proofErr w:type="spellStart"/>
      <w:r>
        <w:rPr>
          <w:w w:val="110"/>
        </w:rPr>
        <w:t>Sunghwa</w:t>
      </w:r>
      <w:proofErr w:type="spellEnd"/>
      <w:r>
        <w:rPr>
          <w:w w:val="110"/>
        </w:rPr>
        <w:t xml:space="preserve"> Kim</w:t>
      </w:r>
    </w:p>
    <w:p w14:paraId="6E3305D3" w14:textId="77777777" w:rsidR="00666A2C" w:rsidRDefault="00E8759C">
      <w:pPr>
        <w:pStyle w:val="a3"/>
        <w:spacing w:line="210" w:lineRule="exact"/>
        <w:ind w:left="640"/>
      </w:pPr>
      <w:hyperlink r:id="rId8">
        <w:r>
          <w:rPr>
            <w:spacing w:val="-2"/>
            <w:w w:val="110"/>
          </w:rPr>
          <w:t>sunghwa_kim@fursys.com</w:t>
        </w:r>
      </w:hyperlink>
    </w:p>
    <w:p w14:paraId="5A39BBE3" w14:textId="77777777" w:rsidR="00666A2C" w:rsidRDefault="00666A2C">
      <w:pPr>
        <w:pStyle w:val="a3"/>
        <w:spacing w:before="102"/>
      </w:pPr>
    </w:p>
    <w:p w14:paraId="0A3B6D06" w14:textId="77777777" w:rsidR="00666A2C" w:rsidRDefault="00E8759C">
      <w:pPr>
        <w:pStyle w:val="a3"/>
        <w:spacing w:line="266" w:lineRule="auto"/>
        <w:ind w:left="640" w:right="7796"/>
      </w:pPr>
      <w:r>
        <w:rPr>
          <w:color w:val="999999"/>
          <w:w w:val="110"/>
        </w:rPr>
        <w:t xml:space="preserve">Submitted by </w:t>
      </w:r>
      <w:r>
        <w:rPr>
          <w:w w:val="110"/>
        </w:rPr>
        <w:t>Nicholas</w:t>
      </w:r>
      <w:r>
        <w:rPr>
          <w:spacing w:val="-1"/>
          <w:w w:val="110"/>
        </w:rPr>
        <w:t xml:space="preserve"> </w:t>
      </w:r>
      <w:proofErr w:type="spellStart"/>
      <w:r>
        <w:rPr>
          <w:w w:val="110"/>
        </w:rPr>
        <w:t>Schröder</w:t>
      </w:r>
      <w:proofErr w:type="spellEnd"/>
    </w:p>
    <w:p w14:paraId="4DD16655" w14:textId="77777777" w:rsidR="00666A2C" w:rsidRDefault="00E8759C">
      <w:pPr>
        <w:pStyle w:val="a3"/>
        <w:spacing w:before="1" w:line="532" w:lineRule="auto"/>
        <w:ind w:left="640" w:right="6648"/>
      </w:pPr>
      <w:hyperlink r:id="rId9">
        <w:r>
          <w:rPr>
            <w:spacing w:val="-2"/>
          </w:rPr>
          <w:t>nicholas@portorocha.com</w:t>
        </w:r>
      </w:hyperlink>
      <w:r>
        <w:rPr>
          <w:spacing w:val="40"/>
          <w:w w:val="110"/>
        </w:rPr>
        <w:t xml:space="preserve"> </w:t>
      </w:r>
      <w:r>
        <w:rPr>
          <w:w w:val="110"/>
        </w:rPr>
        <w:t>December 6, 2024</w:t>
      </w:r>
    </w:p>
    <w:p w14:paraId="41C8F396" w14:textId="77777777" w:rsidR="00666A2C" w:rsidRDefault="00666A2C">
      <w:pPr>
        <w:spacing w:line="532" w:lineRule="auto"/>
        <w:sectPr w:rsidR="00666A2C">
          <w:type w:val="continuous"/>
          <w:pgSz w:w="12240" w:h="15840"/>
          <w:pgMar w:top="1760" w:right="980" w:bottom="280" w:left="800" w:header="720" w:footer="720" w:gutter="0"/>
          <w:cols w:space="720"/>
        </w:sectPr>
      </w:pPr>
    </w:p>
    <w:p w14:paraId="797162BC" w14:textId="77777777" w:rsidR="00666A2C" w:rsidRDefault="00E8759C">
      <w:pPr>
        <w:pStyle w:val="1"/>
      </w:pPr>
      <w:r>
        <w:rPr>
          <w:w w:val="110"/>
        </w:rPr>
        <w:lastRenderedPageBreak/>
        <w:t>About</w:t>
      </w:r>
      <w:r>
        <w:rPr>
          <w:spacing w:val="-15"/>
          <w:w w:val="110"/>
        </w:rPr>
        <w:t xml:space="preserve"> </w:t>
      </w:r>
      <w:r>
        <w:rPr>
          <w:spacing w:val="-5"/>
          <w:w w:val="115"/>
        </w:rPr>
        <w:t>Us</w:t>
      </w:r>
    </w:p>
    <w:p w14:paraId="72A3D3EC" w14:textId="77777777" w:rsidR="00666A2C" w:rsidRDefault="00666A2C">
      <w:pPr>
        <w:pStyle w:val="a3"/>
        <w:spacing w:before="107"/>
        <w:rPr>
          <w:sz w:val="30"/>
        </w:rPr>
      </w:pPr>
    </w:p>
    <w:p w14:paraId="54A1FDD5" w14:textId="77777777" w:rsidR="00666A2C" w:rsidRDefault="00E8759C">
      <w:pPr>
        <w:pStyle w:val="a3"/>
        <w:spacing w:line="266" w:lineRule="auto"/>
        <w:ind w:left="640" w:right="489"/>
      </w:pPr>
      <w:r>
        <w:rPr>
          <w:w w:val="110"/>
        </w:rPr>
        <w:t>PORTO ROCHA is a New York-based design studio founded by designers and long-time</w:t>
      </w:r>
      <w:r>
        <w:rPr>
          <w:spacing w:val="40"/>
          <w:w w:val="110"/>
        </w:rPr>
        <w:t xml:space="preserve"> </w:t>
      </w:r>
      <w:r>
        <w:rPr>
          <w:w w:val="110"/>
        </w:rPr>
        <w:t>collaborators Leo Porto and Felipe Rocha focused on developing creative work that engages deeply with the world we live in.</w:t>
      </w:r>
    </w:p>
    <w:p w14:paraId="0D0B940D" w14:textId="77777777" w:rsidR="00666A2C" w:rsidRDefault="00666A2C">
      <w:pPr>
        <w:pStyle w:val="a3"/>
        <w:spacing w:before="30"/>
      </w:pPr>
    </w:p>
    <w:p w14:paraId="01F24357" w14:textId="77777777" w:rsidR="00666A2C" w:rsidRDefault="00E8759C">
      <w:pPr>
        <w:pStyle w:val="a3"/>
        <w:spacing w:line="266" w:lineRule="auto"/>
        <w:ind w:left="640" w:right="862"/>
        <w:jc w:val="both"/>
      </w:pPr>
      <w:r>
        <w:rPr>
          <w:w w:val="110"/>
        </w:rPr>
        <w:t>Working closely with people and companies to craft branding systems, ideas, and experiences, PORTO ROCHA seeks to provoke meaningful change through their work, whether it be through large-scale</w:t>
      </w:r>
      <w:r>
        <w:rPr>
          <w:spacing w:val="-6"/>
          <w:w w:val="110"/>
        </w:rPr>
        <w:t xml:space="preserve"> </w:t>
      </w:r>
      <w:r>
        <w:rPr>
          <w:w w:val="110"/>
        </w:rPr>
        <w:t>projects</w:t>
      </w:r>
      <w:r>
        <w:rPr>
          <w:spacing w:val="-6"/>
          <w:w w:val="110"/>
        </w:rPr>
        <w:t xml:space="preserve"> </w:t>
      </w:r>
      <w:r>
        <w:rPr>
          <w:w w:val="110"/>
        </w:rPr>
        <w:t>that</w:t>
      </w:r>
      <w:r>
        <w:rPr>
          <w:spacing w:val="-6"/>
          <w:w w:val="110"/>
        </w:rPr>
        <w:t xml:space="preserve"> </w:t>
      </w:r>
      <w:r>
        <w:rPr>
          <w:w w:val="110"/>
        </w:rPr>
        <w:t>reach</w:t>
      </w:r>
      <w:r>
        <w:rPr>
          <w:spacing w:val="-6"/>
          <w:w w:val="110"/>
        </w:rPr>
        <w:t xml:space="preserve"> </w:t>
      </w:r>
      <w:r>
        <w:rPr>
          <w:w w:val="110"/>
        </w:rPr>
        <w:t>signiﬁcant</w:t>
      </w:r>
      <w:r>
        <w:rPr>
          <w:spacing w:val="-6"/>
          <w:w w:val="110"/>
        </w:rPr>
        <w:t xml:space="preserve"> </w:t>
      </w:r>
      <w:r>
        <w:rPr>
          <w:w w:val="110"/>
        </w:rPr>
        <w:t>audiences</w:t>
      </w:r>
      <w:r>
        <w:rPr>
          <w:spacing w:val="-6"/>
          <w:w w:val="110"/>
        </w:rPr>
        <w:t xml:space="preserve"> </w:t>
      </w:r>
      <w:r>
        <w:rPr>
          <w:w w:val="110"/>
        </w:rPr>
        <w:t>or</w:t>
      </w:r>
      <w:r>
        <w:rPr>
          <w:spacing w:val="-6"/>
          <w:w w:val="110"/>
        </w:rPr>
        <w:t xml:space="preserve"> </w:t>
      </w:r>
      <w:r>
        <w:rPr>
          <w:w w:val="110"/>
        </w:rPr>
        <w:t>through</w:t>
      </w:r>
      <w:r>
        <w:rPr>
          <w:spacing w:val="-6"/>
          <w:w w:val="110"/>
        </w:rPr>
        <w:t xml:space="preserve"> </w:t>
      </w:r>
      <w:r>
        <w:rPr>
          <w:w w:val="110"/>
        </w:rPr>
        <w:t>socially</w:t>
      </w:r>
      <w:r>
        <w:rPr>
          <w:spacing w:val="-6"/>
          <w:w w:val="110"/>
        </w:rPr>
        <w:t xml:space="preserve"> </w:t>
      </w:r>
      <w:r>
        <w:rPr>
          <w:w w:val="110"/>
        </w:rPr>
        <w:t>and</w:t>
      </w:r>
      <w:r>
        <w:rPr>
          <w:spacing w:val="-6"/>
          <w:w w:val="110"/>
        </w:rPr>
        <w:t xml:space="preserve"> </w:t>
      </w:r>
      <w:r>
        <w:rPr>
          <w:w w:val="110"/>
        </w:rPr>
        <w:t>culturally</w:t>
      </w:r>
      <w:r>
        <w:rPr>
          <w:spacing w:val="-6"/>
          <w:w w:val="110"/>
        </w:rPr>
        <w:t xml:space="preserve"> </w:t>
      </w:r>
      <w:r>
        <w:rPr>
          <w:w w:val="110"/>
        </w:rPr>
        <w:t xml:space="preserve">motivated </w:t>
      </w:r>
      <w:r>
        <w:rPr>
          <w:spacing w:val="-2"/>
          <w:w w:val="110"/>
        </w:rPr>
        <w:t>initiatives.</w:t>
      </w:r>
    </w:p>
    <w:p w14:paraId="0E27B00A" w14:textId="77777777" w:rsidR="00666A2C" w:rsidRDefault="00666A2C">
      <w:pPr>
        <w:pStyle w:val="a3"/>
        <w:spacing w:before="30"/>
      </w:pPr>
    </w:p>
    <w:p w14:paraId="07EA45F5" w14:textId="77777777" w:rsidR="00666A2C" w:rsidRDefault="00E8759C">
      <w:pPr>
        <w:pStyle w:val="a3"/>
        <w:spacing w:line="266" w:lineRule="auto"/>
        <w:ind w:left="640" w:right="868"/>
        <w:jc w:val="both"/>
      </w:pPr>
      <w:r>
        <w:rPr>
          <w:w w:val="110"/>
        </w:rPr>
        <w:t>Since 2016, PORTO ROCHA has launched brands, products, books, websites, campaigns, and experiences</w:t>
      </w:r>
      <w:r>
        <w:rPr>
          <w:spacing w:val="-9"/>
          <w:w w:val="110"/>
        </w:rPr>
        <w:t xml:space="preserve"> </w:t>
      </w:r>
      <w:r>
        <w:rPr>
          <w:w w:val="110"/>
        </w:rPr>
        <w:t>with</w:t>
      </w:r>
      <w:r>
        <w:rPr>
          <w:spacing w:val="-9"/>
          <w:w w:val="110"/>
        </w:rPr>
        <w:t xml:space="preserve"> </w:t>
      </w:r>
      <w:r>
        <w:rPr>
          <w:w w:val="110"/>
        </w:rPr>
        <w:t>clients</w:t>
      </w:r>
      <w:r>
        <w:rPr>
          <w:spacing w:val="-9"/>
          <w:w w:val="110"/>
        </w:rPr>
        <w:t xml:space="preserve"> </w:t>
      </w:r>
      <w:r>
        <w:rPr>
          <w:w w:val="110"/>
        </w:rPr>
        <w:t>that</w:t>
      </w:r>
      <w:r>
        <w:rPr>
          <w:spacing w:val="-9"/>
          <w:w w:val="110"/>
        </w:rPr>
        <w:t xml:space="preserve"> </w:t>
      </w:r>
      <w:r>
        <w:rPr>
          <w:w w:val="110"/>
        </w:rPr>
        <w:t>range</w:t>
      </w:r>
      <w:r>
        <w:rPr>
          <w:spacing w:val="-9"/>
          <w:w w:val="110"/>
        </w:rPr>
        <w:t xml:space="preserve"> </w:t>
      </w:r>
      <w:r>
        <w:rPr>
          <w:w w:val="110"/>
        </w:rPr>
        <w:t>from</w:t>
      </w:r>
      <w:r>
        <w:rPr>
          <w:spacing w:val="-9"/>
          <w:w w:val="110"/>
        </w:rPr>
        <w:t xml:space="preserve"> </w:t>
      </w:r>
      <w:r>
        <w:rPr>
          <w:w w:val="110"/>
        </w:rPr>
        <w:t>global</w:t>
      </w:r>
      <w:r>
        <w:rPr>
          <w:spacing w:val="-9"/>
          <w:w w:val="110"/>
        </w:rPr>
        <w:t xml:space="preserve"> </w:t>
      </w:r>
      <w:r>
        <w:rPr>
          <w:w w:val="110"/>
        </w:rPr>
        <w:t>tech</w:t>
      </w:r>
      <w:r>
        <w:rPr>
          <w:spacing w:val="-9"/>
          <w:w w:val="110"/>
        </w:rPr>
        <w:t xml:space="preserve"> </w:t>
      </w:r>
      <w:r>
        <w:rPr>
          <w:w w:val="110"/>
        </w:rPr>
        <w:t>and</w:t>
      </w:r>
      <w:r>
        <w:rPr>
          <w:spacing w:val="-9"/>
          <w:w w:val="110"/>
        </w:rPr>
        <w:t xml:space="preserve"> </w:t>
      </w:r>
      <w:r>
        <w:rPr>
          <w:w w:val="110"/>
        </w:rPr>
        <w:t>retail</w:t>
      </w:r>
      <w:r>
        <w:rPr>
          <w:spacing w:val="-9"/>
          <w:w w:val="110"/>
        </w:rPr>
        <w:t xml:space="preserve"> </w:t>
      </w:r>
      <w:r>
        <w:rPr>
          <w:w w:val="110"/>
        </w:rPr>
        <w:t>companies</w:t>
      </w:r>
      <w:r>
        <w:rPr>
          <w:spacing w:val="-9"/>
          <w:w w:val="110"/>
        </w:rPr>
        <w:t xml:space="preserve"> </w:t>
      </w:r>
      <w:r>
        <w:rPr>
          <w:w w:val="110"/>
        </w:rPr>
        <w:t>to</w:t>
      </w:r>
      <w:r>
        <w:rPr>
          <w:spacing w:val="-9"/>
          <w:w w:val="110"/>
        </w:rPr>
        <w:t xml:space="preserve"> </w:t>
      </w:r>
      <w:r>
        <w:rPr>
          <w:w w:val="110"/>
        </w:rPr>
        <w:t>independent</w:t>
      </w:r>
      <w:r>
        <w:rPr>
          <w:spacing w:val="-9"/>
          <w:w w:val="110"/>
        </w:rPr>
        <w:t xml:space="preserve"> </w:t>
      </w:r>
      <w:r>
        <w:rPr>
          <w:w w:val="110"/>
        </w:rPr>
        <w:t>artists and cultural institutions.</w:t>
      </w:r>
    </w:p>
    <w:p w14:paraId="60061E4C" w14:textId="77777777" w:rsidR="00666A2C" w:rsidRDefault="00666A2C">
      <w:pPr>
        <w:pStyle w:val="a3"/>
        <w:spacing w:before="45"/>
      </w:pPr>
    </w:p>
    <w:p w14:paraId="03279E91" w14:textId="77777777" w:rsidR="00666A2C" w:rsidRDefault="00E8759C">
      <w:pPr>
        <w:pStyle w:val="a3"/>
        <w:spacing w:line="266" w:lineRule="auto"/>
        <w:ind w:left="640" w:right="971"/>
        <w:jc w:val="both"/>
      </w:pPr>
      <w:r>
        <w:rPr>
          <w:w w:val="110"/>
        </w:rPr>
        <w:t>Some</w:t>
      </w:r>
      <w:r>
        <w:rPr>
          <w:spacing w:val="-3"/>
          <w:w w:val="110"/>
        </w:rPr>
        <w:t xml:space="preserve"> </w:t>
      </w:r>
      <w:r>
        <w:rPr>
          <w:w w:val="110"/>
        </w:rPr>
        <w:t>of</w:t>
      </w:r>
      <w:r>
        <w:rPr>
          <w:spacing w:val="-3"/>
          <w:w w:val="110"/>
        </w:rPr>
        <w:t xml:space="preserve"> </w:t>
      </w:r>
      <w:r>
        <w:rPr>
          <w:w w:val="110"/>
        </w:rPr>
        <w:t>our</w:t>
      </w:r>
      <w:r>
        <w:rPr>
          <w:spacing w:val="-3"/>
          <w:w w:val="110"/>
        </w:rPr>
        <w:t xml:space="preserve"> </w:t>
      </w:r>
      <w:r>
        <w:rPr>
          <w:w w:val="110"/>
        </w:rPr>
        <w:t>clients</w:t>
      </w:r>
      <w:r>
        <w:rPr>
          <w:spacing w:val="-3"/>
          <w:w w:val="110"/>
        </w:rPr>
        <w:t xml:space="preserve"> </w:t>
      </w:r>
      <w:r>
        <w:rPr>
          <w:w w:val="110"/>
        </w:rPr>
        <w:t>include</w:t>
      </w:r>
      <w:r>
        <w:rPr>
          <w:spacing w:val="-3"/>
          <w:w w:val="110"/>
        </w:rPr>
        <w:t xml:space="preserve"> </w:t>
      </w:r>
      <w:r>
        <w:rPr>
          <w:w w:val="110"/>
        </w:rPr>
        <w:t>Nike,</w:t>
      </w:r>
      <w:r>
        <w:rPr>
          <w:spacing w:val="-3"/>
          <w:w w:val="110"/>
        </w:rPr>
        <w:t xml:space="preserve"> </w:t>
      </w:r>
      <w:r>
        <w:rPr>
          <w:w w:val="110"/>
        </w:rPr>
        <w:t>Grau,</w:t>
      </w:r>
      <w:r>
        <w:rPr>
          <w:spacing w:val="-3"/>
          <w:w w:val="110"/>
        </w:rPr>
        <w:t xml:space="preserve"> </w:t>
      </w:r>
      <w:r>
        <w:rPr>
          <w:w w:val="110"/>
        </w:rPr>
        <w:t>W</w:t>
      </w:r>
      <w:r>
        <w:rPr>
          <w:spacing w:val="-3"/>
          <w:w w:val="110"/>
        </w:rPr>
        <w:t xml:space="preserve"> </w:t>
      </w:r>
      <w:r>
        <w:rPr>
          <w:w w:val="110"/>
        </w:rPr>
        <w:t>Hotels,</w:t>
      </w:r>
      <w:r>
        <w:rPr>
          <w:spacing w:val="-3"/>
          <w:w w:val="110"/>
        </w:rPr>
        <w:t xml:space="preserve"> </w:t>
      </w:r>
      <w:r>
        <w:rPr>
          <w:w w:val="110"/>
        </w:rPr>
        <w:t>Apple,</w:t>
      </w:r>
      <w:r>
        <w:rPr>
          <w:spacing w:val="-3"/>
          <w:w w:val="110"/>
        </w:rPr>
        <w:t xml:space="preserve"> </w:t>
      </w:r>
      <w:r>
        <w:rPr>
          <w:w w:val="110"/>
        </w:rPr>
        <w:t>Netﬂix,</w:t>
      </w:r>
      <w:r>
        <w:rPr>
          <w:spacing w:val="-3"/>
          <w:w w:val="110"/>
        </w:rPr>
        <w:t xml:space="preserve"> </w:t>
      </w:r>
      <w:r>
        <w:rPr>
          <w:w w:val="110"/>
        </w:rPr>
        <w:t>Google,</w:t>
      </w:r>
      <w:r>
        <w:rPr>
          <w:spacing w:val="-3"/>
          <w:w w:val="110"/>
        </w:rPr>
        <w:t xml:space="preserve"> </w:t>
      </w:r>
      <w:r>
        <w:rPr>
          <w:w w:val="110"/>
        </w:rPr>
        <w:t>Vevo,</w:t>
      </w:r>
      <w:r>
        <w:rPr>
          <w:spacing w:val="-3"/>
          <w:w w:val="110"/>
        </w:rPr>
        <w:t xml:space="preserve"> </w:t>
      </w:r>
      <w:r>
        <w:rPr>
          <w:w w:val="110"/>
        </w:rPr>
        <w:t>H&amp;M,</w:t>
      </w:r>
      <w:r>
        <w:rPr>
          <w:spacing w:val="-3"/>
          <w:w w:val="110"/>
        </w:rPr>
        <w:t xml:space="preserve"> </w:t>
      </w:r>
      <w:r>
        <w:rPr>
          <w:w w:val="110"/>
        </w:rPr>
        <w:t>Brooklyn Museum, Universal Music, Airbnb, Upwork, Zigzag and Spotify.</w:t>
      </w:r>
    </w:p>
    <w:p w14:paraId="3C566BDD" w14:textId="77777777" w:rsidR="00666A2C" w:rsidRDefault="00E8759C">
      <w:pPr>
        <w:pStyle w:val="a3"/>
        <w:spacing w:before="235"/>
        <w:rPr>
          <w:sz w:val="20"/>
        </w:rPr>
      </w:pPr>
      <w:r>
        <w:rPr>
          <w:noProof/>
        </w:rPr>
        <w:drawing>
          <wp:anchor distT="0" distB="0" distL="0" distR="0" simplePos="0" relativeHeight="487587840" behindDoc="1" locked="0" layoutInCell="1" allowOverlap="1" wp14:anchorId="4AB7667E" wp14:editId="07777777">
            <wp:simplePos x="0" y="0"/>
            <wp:positionH relativeFrom="page">
              <wp:posOffset>820042</wp:posOffset>
            </wp:positionH>
            <wp:positionV relativeFrom="paragraph">
              <wp:posOffset>319675</wp:posOffset>
            </wp:positionV>
            <wp:extent cx="6106655" cy="207263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106655" cy="2072639"/>
                    </a:xfrm>
                    <a:prstGeom prst="rect">
                      <a:avLst/>
                    </a:prstGeom>
                  </pic:spPr>
                </pic:pic>
              </a:graphicData>
            </a:graphic>
          </wp:anchor>
        </w:drawing>
      </w:r>
    </w:p>
    <w:p w14:paraId="44EAFD9C" w14:textId="77777777" w:rsidR="00666A2C" w:rsidRDefault="00666A2C">
      <w:pPr>
        <w:pStyle w:val="a3"/>
        <w:spacing w:before="252"/>
      </w:pPr>
    </w:p>
    <w:p w14:paraId="2CD56449" w14:textId="77777777" w:rsidR="00666A2C" w:rsidRDefault="00E8759C">
      <w:pPr>
        <w:pStyle w:val="a3"/>
        <w:spacing w:before="1"/>
        <w:ind w:left="640"/>
      </w:pPr>
      <w:hyperlink r:id="rId11">
        <w:r>
          <w:rPr>
            <w:color w:val="1154CC"/>
            <w:spacing w:val="-2"/>
            <w:w w:val="110"/>
            <w:u w:val="thick" w:color="1154CC"/>
          </w:rPr>
          <w:t>portorocha.com</w:t>
        </w:r>
      </w:hyperlink>
    </w:p>
    <w:p w14:paraId="4B94D5A5" w14:textId="77777777" w:rsidR="00666A2C" w:rsidRDefault="00666A2C">
      <w:pPr>
        <w:sectPr w:rsidR="00666A2C">
          <w:footerReference w:type="default" r:id="rId12"/>
          <w:pgSz w:w="12240" w:h="15840"/>
          <w:pgMar w:top="1360" w:right="980" w:bottom="1000" w:left="800" w:header="0" w:footer="808" w:gutter="0"/>
          <w:pgNumType w:start="1"/>
          <w:cols w:space="720"/>
        </w:sectPr>
      </w:pPr>
    </w:p>
    <w:p w14:paraId="56D9B694" w14:textId="77777777" w:rsidR="00666A2C" w:rsidRDefault="00E8759C">
      <w:pPr>
        <w:pStyle w:val="1"/>
      </w:pPr>
      <w:r>
        <w:rPr>
          <w:w w:val="110"/>
        </w:rPr>
        <w:lastRenderedPageBreak/>
        <w:t>Felipe</w:t>
      </w:r>
      <w:r>
        <w:rPr>
          <w:spacing w:val="-12"/>
          <w:w w:val="110"/>
        </w:rPr>
        <w:t xml:space="preserve"> </w:t>
      </w:r>
      <w:r>
        <w:rPr>
          <w:spacing w:val="-2"/>
          <w:w w:val="110"/>
        </w:rPr>
        <w:t>Rocha</w:t>
      </w:r>
    </w:p>
    <w:p w14:paraId="4BF8D626" w14:textId="77777777" w:rsidR="00666A2C" w:rsidRDefault="00E8759C">
      <w:pPr>
        <w:spacing w:before="54"/>
        <w:ind w:left="640"/>
        <w:rPr>
          <w:sz w:val="30"/>
        </w:rPr>
      </w:pPr>
      <w:r>
        <w:rPr>
          <w:w w:val="105"/>
          <w:sz w:val="30"/>
        </w:rPr>
        <w:t>Founder</w:t>
      </w:r>
      <w:r>
        <w:rPr>
          <w:spacing w:val="22"/>
          <w:w w:val="105"/>
          <w:sz w:val="30"/>
        </w:rPr>
        <w:t xml:space="preserve"> </w:t>
      </w:r>
      <w:r>
        <w:rPr>
          <w:w w:val="105"/>
          <w:sz w:val="30"/>
        </w:rPr>
        <w:t>&amp;</w:t>
      </w:r>
      <w:r>
        <w:rPr>
          <w:spacing w:val="22"/>
          <w:w w:val="105"/>
          <w:sz w:val="30"/>
        </w:rPr>
        <w:t xml:space="preserve"> </w:t>
      </w:r>
      <w:r>
        <w:rPr>
          <w:w w:val="105"/>
          <w:sz w:val="30"/>
        </w:rPr>
        <w:t>Creative</w:t>
      </w:r>
      <w:r>
        <w:rPr>
          <w:spacing w:val="22"/>
          <w:w w:val="105"/>
          <w:sz w:val="30"/>
        </w:rPr>
        <w:t xml:space="preserve"> </w:t>
      </w:r>
      <w:r>
        <w:rPr>
          <w:spacing w:val="-2"/>
          <w:w w:val="105"/>
          <w:sz w:val="30"/>
        </w:rPr>
        <w:t>Director</w:t>
      </w:r>
    </w:p>
    <w:p w14:paraId="3DEEC669" w14:textId="77777777" w:rsidR="00666A2C" w:rsidRDefault="00666A2C">
      <w:pPr>
        <w:pStyle w:val="a3"/>
        <w:spacing w:before="17"/>
        <w:rPr>
          <w:sz w:val="30"/>
        </w:rPr>
      </w:pPr>
    </w:p>
    <w:p w14:paraId="5511F6ED" w14:textId="77777777" w:rsidR="00666A2C" w:rsidRDefault="00E8759C">
      <w:pPr>
        <w:pStyle w:val="a3"/>
        <w:spacing w:line="266" w:lineRule="auto"/>
        <w:ind w:left="3685" w:right="481"/>
      </w:pPr>
      <w:r>
        <w:rPr>
          <w:noProof/>
        </w:rPr>
        <w:drawing>
          <wp:anchor distT="0" distB="0" distL="0" distR="0" simplePos="0" relativeHeight="15729152" behindDoc="0" locked="0" layoutInCell="1" allowOverlap="1" wp14:anchorId="2551A666" wp14:editId="07777777">
            <wp:simplePos x="0" y="0"/>
            <wp:positionH relativeFrom="page">
              <wp:posOffset>950177</wp:posOffset>
            </wp:positionH>
            <wp:positionV relativeFrom="paragraph">
              <wp:posOffset>26293</wp:posOffset>
            </wp:positionV>
            <wp:extent cx="1728670" cy="168716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728670" cy="1687169"/>
                    </a:xfrm>
                    <a:prstGeom prst="rect">
                      <a:avLst/>
                    </a:prstGeom>
                  </pic:spPr>
                </pic:pic>
              </a:graphicData>
            </a:graphic>
          </wp:anchor>
        </w:drawing>
      </w:r>
      <w:r>
        <w:rPr>
          <w:w w:val="110"/>
        </w:rPr>
        <w:t>Felipe Rocha is a Brazilian designer and creative director based in New York. He began his career in 2008 and has since worked</w:t>
      </w:r>
      <w:r>
        <w:rPr>
          <w:spacing w:val="40"/>
          <w:w w:val="110"/>
        </w:rPr>
        <w:t xml:space="preserve"> </w:t>
      </w:r>
      <w:r>
        <w:rPr>
          <w:w w:val="110"/>
        </w:rPr>
        <w:t>across diﬀerent realms of design including branding, experiential, editorial, digital, and advertising. Felipe has created culturally relevant work for global brands such as Snapchat, Airbnb, and</w:t>
      </w:r>
      <w:r>
        <w:rPr>
          <w:spacing w:val="40"/>
          <w:w w:val="110"/>
        </w:rPr>
        <w:t xml:space="preserve"> </w:t>
      </w:r>
      <w:r>
        <w:rPr>
          <w:w w:val="110"/>
        </w:rPr>
        <w:t>most recently Spotify, where he led the design of new brand initiatives</w:t>
      </w:r>
      <w:r>
        <w:rPr>
          <w:spacing w:val="-6"/>
          <w:w w:val="110"/>
        </w:rPr>
        <w:t xml:space="preserve"> </w:t>
      </w:r>
      <w:r>
        <w:rPr>
          <w:w w:val="110"/>
        </w:rPr>
        <w:t>and</w:t>
      </w:r>
      <w:r>
        <w:rPr>
          <w:spacing w:val="-6"/>
          <w:w w:val="110"/>
        </w:rPr>
        <w:t xml:space="preserve"> </w:t>
      </w:r>
      <w:r>
        <w:rPr>
          <w:w w:val="110"/>
        </w:rPr>
        <w:t>major</w:t>
      </w:r>
      <w:r>
        <w:rPr>
          <w:spacing w:val="-6"/>
          <w:w w:val="110"/>
        </w:rPr>
        <w:t xml:space="preserve"> </w:t>
      </w:r>
      <w:r>
        <w:rPr>
          <w:w w:val="110"/>
        </w:rPr>
        <w:t>artist</w:t>
      </w:r>
      <w:r>
        <w:rPr>
          <w:spacing w:val="-6"/>
          <w:w w:val="110"/>
        </w:rPr>
        <w:t xml:space="preserve"> </w:t>
      </w:r>
      <w:r>
        <w:rPr>
          <w:w w:val="110"/>
        </w:rPr>
        <w:t>collaborations.</w:t>
      </w:r>
      <w:r>
        <w:rPr>
          <w:spacing w:val="-6"/>
          <w:w w:val="110"/>
        </w:rPr>
        <w:t xml:space="preserve"> </w:t>
      </w:r>
      <w:r>
        <w:rPr>
          <w:w w:val="110"/>
        </w:rPr>
        <w:t>His</w:t>
      </w:r>
      <w:r>
        <w:rPr>
          <w:spacing w:val="-6"/>
          <w:w w:val="110"/>
        </w:rPr>
        <w:t xml:space="preserve"> </w:t>
      </w:r>
      <w:r>
        <w:rPr>
          <w:w w:val="110"/>
        </w:rPr>
        <w:t>past</w:t>
      </w:r>
      <w:r>
        <w:rPr>
          <w:spacing w:val="-6"/>
          <w:w w:val="110"/>
        </w:rPr>
        <w:t xml:space="preserve"> </w:t>
      </w:r>
      <w:r>
        <w:rPr>
          <w:w w:val="110"/>
        </w:rPr>
        <w:t>experiences</w:t>
      </w:r>
      <w:r>
        <w:rPr>
          <w:spacing w:val="-6"/>
          <w:w w:val="110"/>
        </w:rPr>
        <w:t xml:space="preserve"> </w:t>
      </w:r>
      <w:r>
        <w:rPr>
          <w:w w:val="110"/>
        </w:rPr>
        <w:t xml:space="preserve">also include working as a Senior Designer at </w:t>
      </w:r>
      <w:proofErr w:type="spellStart"/>
      <w:r>
        <w:rPr>
          <w:w w:val="110"/>
        </w:rPr>
        <w:t>Sagmeister</w:t>
      </w:r>
      <w:proofErr w:type="spellEnd"/>
      <w:r>
        <w:rPr>
          <w:w w:val="110"/>
        </w:rPr>
        <w:t xml:space="preserve"> &amp; Walsh;</w:t>
      </w:r>
    </w:p>
    <w:p w14:paraId="11D84791" w14:textId="77777777" w:rsidR="00666A2C" w:rsidRDefault="00E8759C">
      <w:pPr>
        <w:pStyle w:val="a3"/>
        <w:spacing w:before="3" w:line="266" w:lineRule="auto"/>
        <w:ind w:left="3685" w:right="465"/>
      </w:pPr>
      <w:r>
        <w:rPr>
          <w:w w:val="110"/>
        </w:rPr>
        <w:t>co-founding Arnold, a graphic design studio in São Paulo; and completing</w:t>
      </w:r>
      <w:r>
        <w:rPr>
          <w:spacing w:val="-10"/>
          <w:w w:val="110"/>
        </w:rPr>
        <w:t xml:space="preserve"> </w:t>
      </w:r>
      <w:r>
        <w:rPr>
          <w:w w:val="110"/>
        </w:rPr>
        <w:t>a</w:t>
      </w:r>
      <w:r>
        <w:rPr>
          <w:spacing w:val="-10"/>
          <w:w w:val="110"/>
        </w:rPr>
        <w:t xml:space="preserve"> </w:t>
      </w:r>
      <w:r>
        <w:rPr>
          <w:w w:val="110"/>
        </w:rPr>
        <w:t>residency</w:t>
      </w:r>
      <w:r>
        <w:rPr>
          <w:spacing w:val="-10"/>
          <w:w w:val="110"/>
        </w:rPr>
        <w:t xml:space="preserve"> </w:t>
      </w:r>
      <w:r>
        <w:rPr>
          <w:w w:val="110"/>
        </w:rPr>
        <w:t>at</w:t>
      </w:r>
      <w:r>
        <w:rPr>
          <w:spacing w:val="-10"/>
          <w:w w:val="110"/>
        </w:rPr>
        <w:t xml:space="preserve"> </w:t>
      </w:r>
      <w:proofErr w:type="spellStart"/>
      <w:r>
        <w:rPr>
          <w:w w:val="110"/>
        </w:rPr>
        <w:t>Fabrica</w:t>
      </w:r>
      <w:proofErr w:type="spellEnd"/>
      <w:r>
        <w:rPr>
          <w:w w:val="110"/>
        </w:rPr>
        <w:t>,</w:t>
      </w:r>
      <w:r>
        <w:rPr>
          <w:spacing w:val="-10"/>
          <w:w w:val="110"/>
        </w:rPr>
        <w:t xml:space="preserve"> </w:t>
      </w:r>
      <w:r>
        <w:rPr>
          <w:w w:val="110"/>
        </w:rPr>
        <w:t>Benetton’s</w:t>
      </w:r>
      <w:r>
        <w:rPr>
          <w:spacing w:val="-10"/>
          <w:w w:val="110"/>
        </w:rPr>
        <w:t xml:space="preserve"> </w:t>
      </w:r>
      <w:r>
        <w:rPr>
          <w:w w:val="110"/>
        </w:rPr>
        <w:t>creative</w:t>
      </w:r>
      <w:r>
        <w:rPr>
          <w:spacing w:val="-10"/>
          <w:w w:val="110"/>
        </w:rPr>
        <w:t xml:space="preserve"> </w:t>
      </w:r>
      <w:r>
        <w:rPr>
          <w:w w:val="110"/>
        </w:rPr>
        <w:t>laboratory</w:t>
      </w:r>
      <w:r>
        <w:rPr>
          <w:spacing w:val="-10"/>
          <w:w w:val="110"/>
        </w:rPr>
        <w:t xml:space="preserve"> </w:t>
      </w:r>
      <w:r>
        <w:rPr>
          <w:w w:val="110"/>
        </w:rPr>
        <w:t>in Italy where he worked on the iconic COLORS Magazine.</w:t>
      </w:r>
    </w:p>
    <w:p w14:paraId="3656B9AB" w14:textId="77777777" w:rsidR="00666A2C" w:rsidRDefault="00666A2C">
      <w:pPr>
        <w:pStyle w:val="a3"/>
      </w:pPr>
    </w:p>
    <w:p w14:paraId="45FB0818" w14:textId="77777777" w:rsidR="00666A2C" w:rsidRDefault="00666A2C">
      <w:pPr>
        <w:pStyle w:val="a3"/>
        <w:spacing w:before="195"/>
      </w:pPr>
    </w:p>
    <w:p w14:paraId="77E6AF6D" w14:textId="77777777" w:rsidR="00666A2C" w:rsidRDefault="00E8759C">
      <w:pPr>
        <w:pStyle w:val="1"/>
        <w:spacing w:before="0"/>
      </w:pPr>
      <w:r>
        <w:rPr>
          <w:w w:val="110"/>
        </w:rPr>
        <w:t>Leo</w:t>
      </w:r>
      <w:r>
        <w:rPr>
          <w:spacing w:val="23"/>
          <w:w w:val="110"/>
        </w:rPr>
        <w:t xml:space="preserve"> </w:t>
      </w:r>
      <w:r>
        <w:rPr>
          <w:spacing w:val="-2"/>
          <w:w w:val="110"/>
        </w:rPr>
        <w:t>Porto</w:t>
      </w:r>
    </w:p>
    <w:p w14:paraId="45BADBFD" w14:textId="77777777" w:rsidR="00666A2C" w:rsidRDefault="00E8759C">
      <w:pPr>
        <w:spacing w:before="54"/>
        <w:ind w:left="640"/>
        <w:rPr>
          <w:sz w:val="30"/>
        </w:rPr>
      </w:pPr>
      <w:r>
        <w:rPr>
          <w:w w:val="105"/>
          <w:sz w:val="30"/>
        </w:rPr>
        <w:t>Founder</w:t>
      </w:r>
      <w:r>
        <w:rPr>
          <w:spacing w:val="22"/>
          <w:w w:val="105"/>
          <w:sz w:val="30"/>
        </w:rPr>
        <w:t xml:space="preserve"> </w:t>
      </w:r>
      <w:r>
        <w:rPr>
          <w:w w:val="105"/>
          <w:sz w:val="30"/>
        </w:rPr>
        <w:t>&amp;</w:t>
      </w:r>
      <w:r>
        <w:rPr>
          <w:spacing w:val="22"/>
          <w:w w:val="105"/>
          <w:sz w:val="30"/>
        </w:rPr>
        <w:t xml:space="preserve"> </w:t>
      </w:r>
      <w:r>
        <w:rPr>
          <w:w w:val="105"/>
          <w:sz w:val="30"/>
        </w:rPr>
        <w:t>Creative</w:t>
      </w:r>
      <w:r>
        <w:rPr>
          <w:spacing w:val="22"/>
          <w:w w:val="105"/>
          <w:sz w:val="30"/>
        </w:rPr>
        <w:t xml:space="preserve"> </w:t>
      </w:r>
      <w:r>
        <w:rPr>
          <w:spacing w:val="-2"/>
          <w:w w:val="105"/>
          <w:sz w:val="30"/>
        </w:rPr>
        <w:t>Director</w:t>
      </w:r>
    </w:p>
    <w:p w14:paraId="049F31CB" w14:textId="77777777" w:rsidR="00666A2C" w:rsidRDefault="00666A2C">
      <w:pPr>
        <w:pStyle w:val="a3"/>
        <w:spacing w:before="16"/>
        <w:rPr>
          <w:sz w:val="30"/>
        </w:rPr>
      </w:pPr>
    </w:p>
    <w:p w14:paraId="31158B3A" w14:textId="77777777" w:rsidR="00666A2C" w:rsidRDefault="00E8759C">
      <w:pPr>
        <w:pStyle w:val="a3"/>
        <w:spacing w:line="266" w:lineRule="auto"/>
        <w:ind w:left="3715" w:right="506"/>
      </w:pPr>
      <w:r>
        <w:rPr>
          <w:noProof/>
        </w:rPr>
        <w:drawing>
          <wp:anchor distT="0" distB="0" distL="0" distR="0" simplePos="0" relativeHeight="15729664" behindDoc="0" locked="0" layoutInCell="1" allowOverlap="1" wp14:anchorId="01CC1C27" wp14:editId="07777777">
            <wp:simplePos x="0" y="0"/>
            <wp:positionH relativeFrom="page">
              <wp:posOffset>914400</wp:posOffset>
            </wp:positionH>
            <wp:positionV relativeFrom="paragraph">
              <wp:posOffset>27961</wp:posOffset>
            </wp:positionV>
            <wp:extent cx="1838325" cy="18097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1838325" cy="1809750"/>
                    </a:xfrm>
                    <a:prstGeom prst="rect">
                      <a:avLst/>
                    </a:prstGeom>
                  </pic:spPr>
                </pic:pic>
              </a:graphicData>
            </a:graphic>
          </wp:anchor>
        </w:drawing>
      </w:r>
      <w:r>
        <w:rPr>
          <w:w w:val="110"/>
        </w:rPr>
        <w:t>Leo</w:t>
      </w:r>
      <w:r>
        <w:rPr>
          <w:spacing w:val="-4"/>
          <w:w w:val="110"/>
        </w:rPr>
        <w:t xml:space="preserve"> </w:t>
      </w:r>
      <w:r>
        <w:rPr>
          <w:w w:val="110"/>
        </w:rPr>
        <w:t>Porto</w:t>
      </w:r>
      <w:r>
        <w:rPr>
          <w:spacing w:val="-4"/>
          <w:w w:val="110"/>
        </w:rPr>
        <w:t xml:space="preserve"> </w:t>
      </w:r>
      <w:r>
        <w:rPr>
          <w:w w:val="110"/>
        </w:rPr>
        <w:t>is</w:t>
      </w:r>
      <w:r>
        <w:rPr>
          <w:spacing w:val="-4"/>
          <w:w w:val="110"/>
        </w:rPr>
        <w:t xml:space="preserve"> </w:t>
      </w:r>
      <w:r>
        <w:rPr>
          <w:w w:val="110"/>
        </w:rPr>
        <w:t>a</w:t>
      </w:r>
      <w:r>
        <w:rPr>
          <w:spacing w:val="-4"/>
          <w:w w:val="110"/>
        </w:rPr>
        <w:t xml:space="preserve"> </w:t>
      </w:r>
      <w:r>
        <w:rPr>
          <w:w w:val="110"/>
        </w:rPr>
        <w:t>Brazilian</w:t>
      </w:r>
      <w:r>
        <w:rPr>
          <w:spacing w:val="-4"/>
          <w:w w:val="110"/>
        </w:rPr>
        <w:t xml:space="preserve"> </w:t>
      </w:r>
      <w:r>
        <w:rPr>
          <w:w w:val="110"/>
        </w:rPr>
        <w:t>designer</w:t>
      </w:r>
      <w:r>
        <w:rPr>
          <w:spacing w:val="-4"/>
          <w:w w:val="110"/>
        </w:rPr>
        <w:t xml:space="preserve"> </w:t>
      </w:r>
      <w:r>
        <w:rPr>
          <w:w w:val="110"/>
        </w:rPr>
        <w:t>and</w:t>
      </w:r>
      <w:r>
        <w:rPr>
          <w:spacing w:val="-4"/>
          <w:w w:val="110"/>
        </w:rPr>
        <w:t xml:space="preserve"> </w:t>
      </w:r>
      <w:r>
        <w:rPr>
          <w:w w:val="110"/>
        </w:rPr>
        <w:t>creative</w:t>
      </w:r>
      <w:r>
        <w:rPr>
          <w:spacing w:val="-4"/>
          <w:w w:val="110"/>
        </w:rPr>
        <w:t xml:space="preserve"> </w:t>
      </w:r>
      <w:r>
        <w:rPr>
          <w:w w:val="110"/>
        </w:rPr>
        <w:t>director</w:t>
      </w:r>
      <w:r>
        <w:rPr>
          <w:spacing w:val="-4"/>
          <w:w w:val="110"/>
        </w:rPr>
        <w:t xml:space="preserve"> </w:t>
      </w:r>
      <w:r>
        <w:rPr>
          <w:w w:val="110"/>
        </w:rPr>
        <w:t>living</w:t>
      </w:r>
      <w:r>
        <w:rPr>
          <w:spacing w:val="-4"/>
          <w:w w:val="110"/>
        </w:rPr>
        <w:t xml:space="preserve"> </w:t>
      </w:r>
      <w:r>
        <w:rPr>
          <w:w w:val="110"/>
        </w:rPr>
        <w:t>in</w:t>
      </w:r>
      <w:r>
        <w:rPr>
          <w:spacing w:val="-4"/>
          <w:w w:val="110"/>
        </w:rPr>
        <w:t xml:space="preserve"> </w:t>
      </w:r>
      <w:r>
        <w:rPr>
          <w:w w:val="110"/>
        </w:rPr>
        <w:t>New York. Prior to starting PORTO ROCHA, Leo was Design Director at COLLINS. Throughout his career, Leo has worked at a range of renowned</w:t>
      </w:r>
      <w:r>
        <w:rPr>
          <w:spacing w:val="-14"/>
          <w:w w:val="110"/>
        </w:rPr>
        <w:t xml:space="preserve"> </w:t>
      </w:r>
      <w:r>
        <w:rPr>
          <w:w w:val="110"/>
        </w:rPr>
        <w:t>studios</w:t>
      </w:r>
      <w:r>
        <w:rPr>
          <w:spacing w:val="-13"/>
          <w:w w:val="110"/>
        </w:rPr>
        <w:t xml:space="preserve"> </w:t>
      </w:r>
      <w:r>
        <w:rPr>
          <w:w w:val="110"/>
        </w:rPr>
        <w:t>including</w:t>
      </w:r>
      <w:r>
        <w:rPr>
          <w:spacing w:val="-13"/>
          <w:w w:val="110"/>
        </w:rPr>
        <w:t xml:space="preserve"> </w:t>
      </w:r>
      <w:r>
        <w:rPr>
          <w:w w:val="110"/>
        </w:rPr>
        <w:t>Pentagram,</w:t>
      </w:r>
      <w:r>
        <w:rPr>
          <w:spacing w:val="-13"/>
          <w:w w:val="110"/>
        </w:rPr>
        <w:t xml:space="preserve"> </w:t>
      </w:r>
      <w:r>
        <w:rPr>
          <w:w w:val="110"/>
        </w:rPr>
        <w:t>Mother,</w:t>
      </w:r>
      <w:r>
        <w:rPr>
          <w:spacing w:val="-13"/>
          <w:w w:val="110"/>
        </w:rPr>
        <w:t xml:space="preserve"> </w:t>
      </w:r>
      <w:r>
        <w:rPr>
          <w:w w:val="110"/>
        </w:rPr>
        <w:t>and</w:t>
      </w:r>
      <w:r>
        <w:rPr>
          <w:spacing w:val="-13"/>
          <w:w w:val="110"/>
        </w:rPr>
        <w:t xml:space="preserve"> </w:t>
      </w:r>
      <w:proofErr w:type="spellStart"/>
      <w:r>
        <w:rPr>
          <w:w w:val="110"/>
        </w:rPr>
        <w:t>Chermayeﬀ</w:t>
      </w:r>
      <w:proofErr w:type="spellEnd"/>
      <w:r>
        <w:rPr>
          <w:spacing w:val="-13"/>
          <w:w w:val="110"/>
        </w:rPr>
        <w:t xml:space="preserve"> </w:t>
      </w:r>
      <w:r>
        <w:rPr>
          <w:w w:val="110"/>
        </w:rPr>
        <w:t xml:space="preserve">&amp; Geismar &amp; </w:t>
      </w:r>
      <w:proofErr w:type="spellStart"/>
      <w:r>
        <w:rPr>
          <w:w w:val="110"/>
        </w:rPr>
        <w:t>Haviv</w:t>
      </w:r>
      <w:proofErr w:type="spellEnd"/>
      <w:r>
        <w:rPr>
          <w:w w:val="110"/>
        </w:rPr>
        <w:t xml:space="preserve">. Widely recognized by a number of major design awards and publications such as D&amp;AD, The One Club, Print Magazine, </w:t>
      </w:r>
      <w:proofErr w:type="spellStart"/>
      <w:r>
        <w:rPr>
          <w:w w:val="110"/>
        </w:rPr>
        <w:t>Webby's</w:t>
      </w:r>
      <w:proofErr w:type="spellEnd"/>
      <w:r>
        <w:rPr>
          <w:w w:val="110"/>
        </w:rPr>
        <w:t>, and The Type Directors Club, Leo was also named a “Young Gun'' by The Art Directors Club. With a focus on branding and design systems, Leo's work maintains a global presence through his designs for some of the world's largest brands including Google, Nike, Netﬂix and Twitch.</w:t>
      </w:r>
    </w:p>
    <w:p w14:paraId="53128261" w14:textId="77777777" w:rsidR="00666A2C" w:rsidRDefault="00666A2C">
      <w:pPr>
        <w:spacing w:line="266" w:lineRule="auto"/>
        <w:sectPr w:rsidR="00666A2C">
          <w:pgSz w:w="12240" w:h="15840"/>
          <w:pgMar w:top="1360" w:right="980" w:bottom="1000" w:left="800" w:header="0" w:footer="808" w:gutter="0"/>
          <w:cols w:space="720"/>
        </w:sectPr>
      </w:pPr>
    </w:p>
    <w:p w14:paraId="7066C34F" w14:textId="77777777" w:rsidR="00666A2C" w:rsidRDefault="00E8759C">
      <w:pPr>
        <w:pStyle w:val="1"/>
      </w:pPr>
      <w:r>
        <w:rPr>
          <w:w w:val="110"/>
        </w:rPr>
        <w:lastRenderedPageBreak/>
        <w:t>Our</w:t>
      </w:r>
      <w:r>
        <w:rPr>
          <w:spacing w:val="-6"/>
          <w:w w:val="110"/>
        </w:rPr>
        <w:t xml:space="preserve"> </w:t>
      </w:r>
      <w:r>
        <w:rPr>
          <w:spacing w:val="-4"/>
          <w:w w:val="110"/>
        </w:rPr>
        <w:t>Team</w:t>
      </w:r>
    </w:p>
    <w:p w14:paraId="62486C05" w14:textId="77777777" w:rsidR="00666A2C" w:rsidRDefault="00666A2C">
      <w:pPr>
        <w:pStyle w:val="a3"/>
        <w:spacing w:before="8"/>
        <w:rPr>
          <w:sz w:val="18"/>
        </w:rPr>
      </w:pPr>
    </w:p>
    <w:p w14:paraId="4101652C" w14:textId="77777777" w:rsidR="00666A2C" w:rsidRDefault="00666A2C">
      <w:pPr>
        <w:rPr>
          <w:sz w:val="18"/>
        </w:rPr>
        <w:sectPr w:rsidR="00666A2C">
          <w:pgSz w:w="12240" w:h="15840"/>
          <w:pgMar w:top="1360" w:right="980" w:bottom="1000" w:left="800" w:header="0" w:footer="808" w:gutter="0"/>
          <w:cols w:space="720"/>
        </w:sectPr>
      </w:pPr>
    </w:p>
    <w:p w14:paraId="0F89A37A" w14:textId="77777777" w:rsidR="00666A2C" w:rsidRDefault="00E8759C">
      <w:pPr>
        <w:spacing w:before="80" w:line="187" w:lineRule="exact"/>
        <w:ind w:left="1819"/>
        <w:rPr>
          <w:rFonts w:ascii="맑은 고딕"/>
          <w:sz w:val="11"/>
        </w:rPr>
      </w:pPr>
      <w:r>
        <w:rPr>
          <w:noProof/>
        </w:rPr>
        <w:drawing>
          <wp:anchor distT="0" distB="0" distL="0" distR="0" simplePos="0" relativeHeight="15730176" behindDoc="0" locked="0" layoutInCell="1" allowOverlap="1" wp14:anchorId="5C631DDE" wp14:editId="07777777">
            <wp:simplePos x="0" y="0"/>
            <wp:positionH relativeFrom="page">
              <wp:posOffset>1013523</wp:posOffset>
            </wp:positionH>
            <wp:positionV relativeFrom="paragraph">
              <wp:posOffset>68250</wp:posOffset>
            </wp:positionV>
            <wp:extent cx="573922" cy="5737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73922" cy="573718"/>
                    </a:xfrm>
                    <a:prstGeom prst="rect">
                      <a:avLst/>
                    </a:prstGeom>
                  </pic:spPr>
                </pic:pic>
              </a:graphicData>
            </a:graphic>
          </wp:anchor>
        </w:drawing>
      </w:r>
      <w:r>
        <w:rPr>
          <w:rFonts w:ascii="Arial"/>
          <w:color w:val="080808"/>
          <w:sz w:val="12"/>
        </w:rPr>
        <w:t>Fel</w:t>
      </w:r>
      <w:r>
        <w:rPr>
          <w:rFonts w:ascii="맑은 고딕"/>
          <w:color w:val="080808"/>
          <w:sz w:val="13"/>
        </w:rPr>
        <w:t>ip</w:t>
      </w:r>
      <w:r>
        <w:rPr>
          <w:rFonts w:ascii="Arial"/>
          <w:color w:val="080808"/>
          <w:sz w:val="12"/>
        </w:rPr>
        <w:t>e</w:t>
      </w:r>
      <w:r>
        <w:rPr>
          <w:rFonts w:ascii="Arial"/>
          <w:color w:val="080808"/>
          <w:spacing w:val="15"/>
          <w:sz w:val="12"/>
        </w:rPr>
        <w:t xml:space="preserve"> </w:t>
      </w:r>
      <w:r>
        <w:rPr>
          <w:rFonts w:ascii="Arial"/>
          <w:color w:val="080808"/>
          <w:sz w:val="12"/>
        </w:rPr>
        <w:t>Rocha</w:t>
      </w:r>
      <w:r>
        <w:rPr>
          <w:rFonts w:ascii="Arial"/>
          <w:color w:val="080808"/>
          <w:spacing w:val="19"/>
          <w:sz w:val="12"/>
        </w:rPr>
        <w:t xml:space="preserve"> </w:t>
      </w:r>
      <w:proofErr w:type="gramStart"/>
      <w:r>
        <w:rPr>
          <w:rFonts w:ascii="맑은 고딕"/>
          <w:color w:val="239060"/>
          <w:spacing w:val="-5"/>
          <w:sz w:val="11"/>
        </w:rPr>
        <w:t>C!J</w:t>
      </w:r>
      <w:proofErr w:type="gramEnd"/>
    </w:p>
    <w:p w14:paraId="57F8504F" w14:textId="77777777" w:rsidR="00666A2C" w:rsidRDefault="00E8759C">
      <w:pPr>
        <w:spacing w:line="176" w:lineRule="exact"/>
        <w:ind w:left="1820"/>
        <w:rPr>
          <w:rFonts w:ascii="Arial"/>
          <w:sz w:val="12"/>
        </w:rPr>
      </w:pPr>
      <w:r>
        <w:rPr>
          <w:rFonts w:ascii="Arial"/>
          <w:color w:val="4F4F4F"/>
          <w:w w:val="105"/>
          <w:sz w:val="12"/>
        </w:rPr>
        <w:t>Execu</w:t>
      </w:r>
      <w:r>
        <w:rPr>
          <w:rFonts w:ascii="맑은 고딕"/>
          <w:color w:val="4F4F4F"/>
          <w:w w:val="105"/>
          <w:sz w:val="13"/>
        </w:rPr>
        <w:t>ti</w:t>
      </w:r>
      <w:r>
        <w:rPr>
          <w:rFonts w:ascii="Arial"/>
          <w:color w:val="4F4F4F"/>
          <w:w w:val="105"/>
          <w:sz w:val="12"/>
        </w:rPr>
        <w:t>ve</w:t>
      </w:r>
      <w:r>
        <w:rPr>
          <w:rFonts w:ascii="Arial"/>
          <w:color w:val="4F4F4F"/>
          <w:spacing w:val="-6"/>
          <w:w w:val="105"/>
          <w:sz w:val="12"/>
        </w:rPr>
        <w:t xml:space="preserve"> </w:t>
      </w:r>
      <w:r>
        <w:rPr>
          <w:rFonts w:ascii="Arial"/>
          <w:color w:val="4F4F4F"/>
          <w:w w:val="105"/>
          <w:sz w:val="12"/>
        </w:rPr>
        <w:t>Crea</w:t>
      </w:r>
      <w:r>
        <w:rPr>
          <w:rFonts w:ascii="맑은 고딕"/>
          <w:color w:val="4F4F4F"/>
          <w:w w:val="105"/>
          <w:sz w:val="13"/>
        </w:rPr>
        <w:t>ti</w:t>
      </w:r>
      <w:r>
        <w:rPr>
          <w:rFonts w:ascii="Arial"/>
          <w:color w:val="4F4F4F"/>
          <w:w w:val="105"/>
          <w:sz w:val="12"/>
        </w:rPr>
        <w:t>ve</w:t>
      </w:r>
      <w:r>
        <w:rPr>
          <w:rFonts w:ascii="Arial"/>
          <w:color w:val="4F4F4F"/>
          <w:spacing w:val="-5"/>
          <w:w w:val="105"/>
          <w:sz w:val="12"/>
        </w:rPr>
        <w:t xml:space="preserve"> </w:t>
      </w:r>
      <w:r>
        <w:rPr>
          <w:rFonts w:ascii="Arial"/>
          <w:color w:val="4F4F4F"/>
          <w:spacing w:val="-2"/>
          <w:w w:val="105"/>
          <w:sz w:val="12"/>
        </w:rPr>
        <w:t>D</w:t>
      </w:r>
      <w:r>
        <w:rPr>
          <w:rFonts w:ascii="맑은 고딕"/>
          <w:color w:val="4F4F4F"/>
          <w:spacing w:val="-2"/>
          <w:w w:val="105"/>
          <w:sz w:val="13"/>
        </w:rPr>
        <w:t>i</w:t>
      </w:r>
      <w:r>
        <w:rPr>
          <w:rFonts w:ascii="Arial"/>
          <w:color w:val="4F4F4F"/>
          <w:spacing w:val="-2"/>
          <w:w w:val="105"/>
          <w:sz w:val="12"/>
        </w:rPr>
        <w:t>rec</w:t>
      </w:r>
      <w:r>
        <w:rPr>
          <w:rFonts w:ascii="맑은 고딕"/>
          <w:color w:val="4F4F4F"/>
          <w:spacing w:val="-2"/>
          <w:w w:val="105"/>
          <w:sz w:val="13"/>
        </w:rPr>
        <w:t>t</w:t>
      </w:r>
      <w:r>
        <w:rPr>
          <w:rFonts w:ascii="Arial"/>
          <w:color w:val="4F4F4F"/>
          <w:spacing w:val="-2"/>
          <w:w w:val="105"/>
          <w:sz w:val="12"/>
        </w:rPr>
        <w:t>or</w:t>
      </w:r>
    </w:p>
    <w:p w14:paraId="56BD30D5" w14:textId="77777777" w:rsidR="00666A2C" w:rsidRDefault="00E8759C">
      <w:pPr>
        <w:spacing w:line="127" w:lineRule="exact"/>
        <w:ind w:left="1820"/>
        <w:rPr>
          <w:rFonts w:ascii="Arial"/>
          <w:sz w:val="12"/>
        </w:rPr>
      </w:pPr>
      <w:r>
        <w:rPr>
          <w:rFonts w:ascii="Arial"/>
          <w:color w:val="4F4F4F"/>
          <w:w w:val="105"/>
          <w:sz w:val="12"/>
        </w:rPr>
        <w:t>New</w:t>
      </w:r>
      <w:r>
        <w:rPr>
          <w:rFonts w:ascii="Arial"/>
          <w:color w:val="4F4F4F"/>
          <w:spacing w:val="7"/>
          <w:w w:val="105"/>
          <w:sz w:val="12"/>
        </w:rPr>
        <w:t xml:space="preserve"> </w:t>
      </w:r>
      <w:r>
        <w:rPr>
          <w:rFonts w:ascii="Arial"/>
          <w:color w:val="4F4F4F"/>
          <w:spacing w:val="-4"/>
          <w:w w:val="105"/>
          <w:sz w:val="12"/>
        </w:rPr>
        <w:t>York</w:t>
      </w:r>
    </w:p>
    <w:p w14:paraId="4B99056E" w14:textId="77777777" w:rsidR="00666A2C" w:rsidRDefault="00666A2C">
      <w:pPr>
        <w:pStyle w:val="a3"/>
        <w:rPr>
          <w:rFonts w:ascii="Arial"/>
          <w:sz w:val="12"/>
        </w:rPr>
      </w:pPr>
    </w:p>
    <w:p w14:paraId="1299C43A" w14:textId="77777777" w:rsidR="00666A2C" w:rsidRDefault="00666A2C">
      <w:pPr>
        <w:pStyle w:val="a3"/>
        <w:rPr>
          <w:rFonts w:ascii="Arial"/>
          <w:sz w:val="12"/>
        </w:rPr>
      </w:pPr>
    </w:p>
    <w:p w14:paraId="4DDBEF00" w14:textId="77777777" w:rsidR="00666A2C" w:rsidRDefault="00666A2C">
      <w:pPr>
        <w:pStyle w:val="a3"/>
        <w:rPr>
          <w:rFonts w:ascii="Arial"/>
          <w:sz w:val="12"/>
        </w:rPr>
      </w:pPr>
    </w:p>
    <w:p w14:paraId="3461D779" w14:textId="77777777" w:rsidR="00666A2C" w:rsidRDefault="00666A2C">
      <w:pPr>
        <w:pStyle w:val="a3"/>
        <w:rPr>
          <w:rFonts w:ascii="Arial"/>
          <w:sz w:val="12"/>
        </w:rPr>
      </w:pPr>
    </w:p>
    <w:p w14:paraId="3CF2D8B6" w14:textId="77777777" w:rsidR="00666A2C" w:rsidRDefault="00666A2C">
      <w:pPr>
        <w:pStyle w:val="a3"/>
        <w:spacing w:before="123"/>
        <w:rPr>
          <w:rFonts w:ascii="Arial"/>
          <w:sz w:val="12"/>
        </w:rPr>
      </w:pPr>
    </w:p>
    <w:p w14:paraId="3EB5204E" w14:textId="77777777" w:rsidR="00666A2C" w:rsidRDefault="00E8759C">
      <w:pPr>
        <w:spacing w:before="1" w:line="172" w:lineRule="auto"/>
        <w:ind w:left="1820" w:right="329" w:hanging="2"/>
        <w:rPr>
          <w:rFonts w:ascii="Arial"/>
          <w:sz w:val="12"/>
        </w:rPr>
      </w:pPr>
      <w:r>
        <w:rPr>
          <w:noProof/>
        </w:rPr>
        <w:drawing>
          <wp:anchor distT="0" distB="0" distL="0" distR="0" simplePos="0" relativeHeight="15730688" behindDoc="0" locked="0" layoutInCell="1" allowOverlap="1" wp14:anchorId="0D34A81C" wp14:editId="07777777">
            <wp:simplePos x="0" y="0"/>
            <wp:positionH relativeFrom="page">
              <wp:posOffset>1013523</wp:posOffset>
            </wp:positionH>
            <wp:positionV relativeFrom="paragraph">
              <wp:posOffset>-4358</wp:posOffset>
            </wp:positionV>
            <wp:extent cx="573922" cy="56151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73922" cy="561511"/>
                    </a:xfrm>
                    <a:prstGeom prst="rect">
                      <a:avLst/>
                    </a:prstGeom>
                  </pic:spPr>
                </pic:pic>
              </a:graphicData>
            </a:graphic>
          </wp:anchor>
        </w:drawing>
      </w:r>
      <w:r>
        <w:rPr>
          <w:rFonts w:ascii="Arial"/>
          <w:color w:val="080808"/>
          <w:w w:val="105"/>
          <w:sz w:val="12"/>
        </w:rPr>
        <w:t>Gabr</w:t>
      </w:r>
      <w:r>
        <w:rPr>
          <w:rFonts w:ascii="맑은 고딕"/>
          <w:color w:val="080808"/>
          <w:w w:val="105"/>
          <w:sz w:val="12"/>
        </w:rPr>
        <w:t>i</w:t>
      </w:r>
      <w:r>
        <w:rPr>
          <w:rFonts w:ascii="Arial"/>
          <w:color w:val="080808"/>
          <w:w w:val="105"/>
          <w:sz w:val="12"/>
        </w:rPr>
        <w:t>ela</w:t>
      </w:r>
      <w:r>
        <w:rPr>
          <w:rFonts w:ascii="Arial"/>
          <w:color w:val="080808"/>
          <w:spacing w:val="-7"/>
          <w:w w:val="105"/>
          <w:sz w:val="12"/>
        </w:rPr>
        <w:t xml:space="preserve"> </w:t>
      </w:r>
      <w:proofErr w:type="spellStart"/>
      <w:r>
        <w:rPr>
          <w:rFonts w:ascii="Arial"/>
          <w:color w:val="080808"/>
          <w:w w:val="105"/>
          <w:sz w:val="12"/>
        </w:rPr>
        <w:t>Carnabuc</w:t>
      </w:r>
      <w:proofErr w:type="spellEnd"/>
      <w:r>
        <w:rPr>
          <w:rFonts w:ascii="Arial"/>
          <w:color w:val="080808"/>
          <w:w w:val="105"/>
          <w:sz w:val="12"/>
        </w:rPr>
        <w:t>,</w:t>
      </w:r>
      <w:r>
        <w:rPr>
          <w:rFonts w:ascii="Arial"/>
          <w:color w:val="080808"/>
          <w:spacing w:val="40"/>
          <w:w w:val="105"/>
          <w:sz w:val="12"/>
        </w:rPr>
        <w:t xml:space="preserve"> </w:t>
      </w:r>
      <w:r>
        <w:rPr>
          <w:rFonts w:ascii="Arial"/>
          <w:color w:val="4F4F4F"/>
          <w:w w:val="105"/>
          <w:sz w:val="12"/>
        </w:rPr>
        <w:t>Des</w:t>
      </w:r>
      <w:r>
        <w:rPr>
          <w:rFonts w:ascii="맑은 고딕"/>
          <w:color w:val="4F4F4F"/>
          <w:w w:val="105"/>
          <w:sz w:val="13"/>
        </w:rPr>
        <w:t>ig</w:t>
      </w:r>
      <w:r>
        <w:rPr>
          <w:rFonts w:ascii="Arial"/>
          <w:color w:val="4F4F4F"/>
          <w:w w:val="105"/>
          <w:sz w:val="12"/>
        </w:rPr>
        <w:t>n</w:t>
      </w:r>
      <w:r>
        <w:rPr>
          <w:rFonts w:ascii="Arial"/>
          <w:color w:val="4F4F4F"/>
          <w:spacing w:val="-9"/>
          <w:w w:val="105"/>
          <w:sz w:val="12"/>
        </w:rPr>
        <w:t xml:space="preserve"> </w:t>
      </w:r>
      <w:r>
        <w:rPr>
          <w:rFonts w:ascii="Arial"/>
          <w:color w:val="4F4F4F"/>
          <w:w w:val="105"/>
          <w:sz w:val="12"/>
        </w:rPr>
        <w:t>Lead</w:t>
      </w:r>
    </w:p>
    <w:p w14:paraId="15BF634D" w14:textId="77777777" w:rsidR="00666A2C" w:rsidRDefault="00E8759C">
      <w:pPr>
        <w:spacing w:line="129" w:lineRule="exact"/>
        <w:ind w:left="1820"/>
        <w:rPr>
          <w:rFonts w:ascii="Arial"/>
          <w:sz w:val="12"/>
        </w:rPr>
      </w:pPr>
      <w:r>
        <w:rPr>
          <w:rFonts w:ascii="Arial"/>
          <w:color w:val="4F4F4F"/>
          <w:sz w:val="12"/>
        </w:rPr>
        <w:t>New</w:t>
      </w:r>
      <w:r>
        <w:rPr>
          <w:rFonts w:ascii="Arial"/>
          <w:color w:val="4F4F4F"/>
          <w:spacing w:val="20"/>
          <w:sz w:val="12"/>
        </w:rPr>
        <w:t xml:space="preserve"> </w:t>
      </w:r>
      <w:r>
        <w:rPr>
          <w:rFonts w:ascii="Arial"/>
          <w:color w:val="4F4F4F"/>
          <w:spacing w:val="-4"/>
          <w:sz w:val="12"/>
        </w:rPr>
        <w:t>York</w:t>
      </w:r>
    </w:p>
    <w:p w14:paraId="0FB78278" w14:textId="77777777" w:rsidR="00666A2C" w:rsidRDefault="00666A2C">
      <w:pPr>
        <w:pStyle w:val="a3"/>
        <w:rPr>
          <w:rFonts w:ascii="Arial"/>
          <w:sz w:val="12"/>
        </w:rPr>
      </w:pPr>
    </w:p>
    <w:p w14:paraId="1FC39945" w14:textId="77777777" w:rsidR="00666A2C" w:rsidRDefault="00666A2C">
      <w:pPr>
        <w:pStyle w:val="a3"/>
        <w:rPr>
          <w:rFonts w:ascii="Arial"/>
          <w:sz w:val="12"/>
        </w:rPr>
      </w:pPr>
    </w:p>
    <w:p w14:paraId="0562CB0E" w14:textId="77777777" w:rsidR="00666A2C" w:rsidRDefault="00666A2C">
      <w:pPr>
        <w:pStyle w:val="a3"/>
        <w:rPr>
          <w:rFonts w:ascii="Arial"/>
          <w:sz w:val="12"/>
        </w:rPr>
      </w:pPr>
    </w:p>
    <w:p w14:paraId="34CE0A41" w14:textId="77777777" w:rsidR="00666A2C" w:rsidRDefault="00666A2C">
      <w:pPr>
        <w:pStyle w:val="a3"/>
        <w:rPr>
          <w:rFonts w:ascii="Arial"/>
          <w:sz w:val="12"/>
        </w:rPr>
      </w:pPr>
    </w:p>
    <w:p w14:paraId="62EBF3C5" w14:textId="77777777" w:rsidR="00666A2C" w:rsidRDefault="00666A2C">
      <w:pPr>
        <w:pStyle w:val="a3"/>
        <w:spacing w:before="114"/>
        <w:rPr>
          <w:rFonts w:ascii="Arial"/>
          <w:sz w:val="12"/>
        </w:rPr>
      </w:pPr>
    </w:p>
    <w:p w14:paraId="1EF5419A" w14:textId="77777777" w:rsidR="00666A2C" w:rsidRDefault="00E8759C">
      <w:pPr>
        <w:spacing w:line="160" w:lineRule="auto"/>
        <w:ind w:left="1819" w:firstLine="1"/>
        <w:rPr>
          <w:rFonts w:ascii="Arial"/>
          <w:sz w:val="12"/>
        </w:rPr>
      </w:pPr>
      <w:r>
        <w:rPr>
          <w:noProof/>
        </w:rPr>
        <w:drawing>
          <wp:anchor distT="0" distB="0" distL="0" distR="0" simplePos="0" relativeHeight="15731200" behindDoc="0" locked="0" layoutInCell="1" allowOverlap="1" wp14:anchorId="3B0DA30B" wp14:editId="07777777">
            <wp:simplePos x="0" y="0"/>
            <wp:positionH relativeFrom="page">
              <wp:posOffset>1013523</wp:posOffset>
            </wp:positionH>
            <wp:positionV relativeFrom="paragraph">
              <wp:posOffset>-1855</wp:posOffset>
            </wp:positionV>
            <wp:extent cx="573922" cy="57371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73922" cy="573718"/>
                    </a:xfrm>
                    <a:prstGeom prst="rect">
                      <a:avLst/>
                    </a:prstGeom>
                  </pic:spPr>
                </pic:pic>
              </a:graphicData>
            </a:graphic>
          </wp:anchor>
        </w:drawing>
      </w:r>
      <w:r>
        <w:rPr>
          <w:rFonts w:ascii="Arial"/>
          <w:color w:val="080808"/>
          <w:w w:val="105"/>
          <w:sz w:val="12"/>
        </w:rPr>
        <w:t>Na</w:t>
      </w:r>
      <w:r>
        <w:rPr>
          <w:rFonts w:ascii="맑은 고딕"/>
          <w:color w:val="080808"/>
          <w:w w:val="105"/>
          <w:sz w:val="12"/>
        </w:rPr>
        <w:t>t</w:t>
      </w:r>
      <w:r>
        <w:rPr>
          <w:rFonts w:ascii="Arial"/>
          <w:color w:val="080808"/>
          <w:w w:val="105"/>
          <w:sz w:val="12"/>
        </w:rPr>
        <w:t xml:space="preserve">alee </w:t>
      </w:r>
      <w:proofErr w:type="spellStart"/>
      <w:r>
        <w:rPr>
          <w:rFonts w:ascii="Arial"/>
          <w:color w:val="080808"/>
          <w:w w:val="105"/>
          <w:sz w:val="12"/>
        </w:rPr>
        <w:t>Ran</w:t>
      </w:r>
      <w:r>
        <w:rPr>
          <w:rFonts w:ascii="맑은 고딕"/>
          <w:color w:val="080808"/>
          <w:w w:val="105"/>
          <w:sz w:val="12"/>
        </w:rPr>
        <w:t>ii</w:t>
      </w:r>
      <w:r>
        <w:rPr>
          <w:rFonts w:ascii="Arial"/>
          <w:color w:val="080808"/>
          <w:w w:val="105"/>
          <w:sz w:val="12"/>
        </w:rPr>
        <w:t>-Dro</w:t>
      </w:r>
      <w:r>
        <w:rPr>
          <w:rFonts w:ascii="맑은 고딕"/>
          <w:color w:val="080808"/>
          <w:w w:val="105"/>
          <w:sz w:val="14"/>
        </w:rPr>
        <w:t>p</w:t>
      </w:r>
      <w:r>
        <w:rPr>
          <w:rFonts w:ascii="Arial"/>
          <w:color w:val="080808"/>
          <w:w w:val="105"/>
          <w:sz w:val="12"/>
        </w:rPr>
        <w:t>cho</w:t>
      </w:r>
      <w:proofErr w:type="spellEnd"/>
      <w:r>
        <w:rPr>
          <w:rFonts w:ascii="Arial"/>
          <w:color w:val="080808"/>
          <w:w w:val="105"/>
          <w:sz w:val="12"/>
        </w:rPr>
        <w:t xml:space="preserve"> </w:t>
      </w:r>
      <w:r>
        <w:rPr>
          <w:rFonts w:ascii="Arial"/>
          <w:color w:val="9E6D82"/>
          <w:w w:val="105"/>
          <w:sz w:val="12"/>
        </w:rPr>
        <w:t>Ill</w:t>
      </w:r>
      <w:r>
        <w:rPr>
          <w:rFonts w:ascii="Arial"/>
          <w:color w:val="9E6D82"/>
          <w:spacing w:val="40"/>
          <w:w w:val="105"/>
          <w:sz w:val="12"/>
        </w:rPr>
        <w:t xml:space="preserve"> </w:t>
      </w:r>
      <w:r>
        <w:rPr>
          <w:rFonts w:ascii="Arial"/>
          <w:color w:val="4F4F4F"/>
          <w:sz w:val="12"/>
        </w:rPr>
        <w:t>S</w:t>
      </w:r>
      <w:r>
        <w:rPr>
          <w:rFonts w:ascii="맑은 고딕"/>
          <w:color w:val="4F4F4F"/>
          <w:sz w:val="13"/>
        </w:rPr>
        <w:t>t</w:t>
      </w:r>
      <w:r>
        <w:rPr>
          <w:rFonts w:ascii="Arial"/>
          <w:color w:val="4F4F4F"/>
          <w:sz w:val="12"/>
        </w:rPr>
        <w:t>ra</w:t>
      </w:r>
      <w:r>
        <w:rPr>
          <w:rFonts w:ascii="맑은 고딕"/>
          <w:color w:val="4F4F4F"/>
          <w:sz w:val="13"/>
        </w:rPr>
        <w:t>t</w:t>
      </w:r>
      <w:r>
        <w:rPr>
          <w:rFonts w:ascii="Arial"/>
          <w:color w:val="4F4F4F"/>
          <w:sz w:val="12"/>
        </w:rPr>
        <w:t>e</w:t>
      </w:r>
      <w:r>
        <w:rPr>
          <w:rFonts w:ascii="맑은 고딕"/>
          <w:color w:val="4F4F4F"/>
          <w:sz w:val="13"/>
        </w:rPr>
        <w:t>gy</w:t>
      </w:r>
      <w:r>
        <w:rPr>
          <w:rFonts w:ascii="맑은 고딕"/>
          <w:color w:val="4F4F4F"/>
          <w:spacing w:val="-7"/>
          <w:sz w:val="13"/>
        </w:rPr>
        <w:t xml:space="preserve"> </w:t>
      </w:r>
      <w:r>
        <w:rPr>
          <w:rFonts w:ascii="Arial"/>
          <w:color w:val="4F4F4F"/>
          <w:sz w:val="12"/>
        </w:rPr>
        <w:t>&amp;</w:t>
      </w:r>
      <w:r>
        <w:rPr>
          <w:rFonts w:ascii="Arial"/>
          <w:color w:val="4F4F4F"/>
          <w:spacing w:val="9"/>
          <w:sz w:val="12"/>
        </w:rPr>
        <w:t xml:space="preserve"> </w:t>
      </w:r>
      <w:r>
        <w:rPr>
          <w:rFonts w:ascii="Arial"/>
          <w:color w:val="4F4F4F"/>
          <w:sz w:val="12"/>
        </w:rPr>
        <w:t>Co</w:t>
      </w:r>
      <w:r>
        <w:rPr>
          <w:rFonts w:ascii="맑은 고딕"/>
          <w:color w:val="4F4F4F"/>
          <w:sz w:val="13"/>
        </w:rPr>
        <w:t xml:space="preserve">py </w:t>
      </w:r>
      <w:r>
        <w:rPr>
          <w:rFonts w:ascii="Arial"/>
          <w:color w:val="4F4F4F"/>
          <w:spacing w:val="-2"/>
          <w:sz w:val="12"/>
        </w:rPr>
        <w:t>D</w:t>
      </w:r>
      <w:r>
        <w:rPr>
          <w:rFonts w:ascii="맑은 고딕"/>
          <w:color w:val="4F4F4F"/>
          <w:spacing w:val="-2"/>
          <w:sz w:val="13"/>
        </w:rPr>
        <w:t>i</w:t>
      </w:r>
      <w:r>
        <w:rPr>
          <w:rFonts w:ascii="Arial"/>
          <w:color w:val="4F4F4F"/>
          <w:spacing w:val="-2"/>
          <w:sz w:val="12"/>
        </w:rPr>
        <w:t>rec</w:t>
      </w:r>
      <w:r>
        <w:rPr>
          <w:rFonts w:ascii="맑은 고딕"/>
          <w:color w:val="4F4F4F"/>
          <w:spacing w:val="-2"/>
          <w:sz w:val="13"/>
        </w:rPr>
        <w:t>t</w:t>
      </w:r>
      <w:r>
        <w:rPr>
          <w:rFonts w:ascii="Arial"/>
          <w:color w:val="4F4F4F"/>
          <w:spacing w:val="-2"/>
          <w:sz w:val="12"/>
        </w:rPr>
        <w:t>or</w:t>
      </w:r>
    </w:p>
    <w:p w14:paraId="0266A74E" w14:textId="77777777" w:rsidR="00666A2C" w:rsidRDefault="00E8759C">
      <w:pPr>
        <w:spacing w:line="137" w:lineRule="exact"/>
        <w:ind w:left="1820"/>
        <w:rPr>
          <w:rFonts w:ascii="Arial"/>
          <w:sz w:val="12"/>
        </w:rPr>
      </w:pPr>
      <w:r>
        <w:rPr>
          <w:rFonts w:ascii="Arial"/>
          <w:color w:val="4F4F4F"/>
          <w:sz w:val="12"/>
        </w:rPr>
        <w:t>New</w:t>
      </w:r>
      <w:r>
        <w:rPr>
          <w:rFonts w:ascii="Arial"/>
          <w:color w:val="4F4F4F"/>
          <w:spacing w:val="20"/>
          <w:sz w:val="12"/>
        </w:rPr>
        <w:t xml:space="preserve"> </w:t>
      </w:r>
      <w:r>
        <w:rPr>
          <w:rFonts w:ascii="Arial"/>
          <w:color w:val="4F4F4F"/>
          <w:spacing w:val="-4"/>
          <w:sz w:val="12"/>
        </w:rPr>
        <w:t>York</w:t>
      </w:r>
    </w:p>
    <w:p w14:paraId="6D98A12B" w14:textId="77777777" w:rsidR="00666A2C" w:rsidRDefault="00666A2C">
      <w:pPr>
        <w:pStyle w:val="a3"/>
        <w:rPr>
          <w:rFonts w:ascii="Arial"/>
          <w:sz w:val="12"/>
        </w:rPr>
      </w:pPr>
    </w:p>
    <w:p w14:paraId="2946DB82" w14:textId="77777777" w:rsidR="00666A2C" w:rsidRDefault="00666A2C">
      <w:pPr>
        <w:pStyle w:val="a3"/>
        <w:rPr>
          <w:rFonts w:ascii="Arial"/>
          <w:sz w:val="12"/>
        </w:rPr>
      </w:pPr>
    </w:p>
    <w:p w14:paraId="5997CC1D" w14:textId="77777777" w:rsidR="00666A2C" w:rsidRDefault="00666A2C">
      <w:pPr>
        <w:pStyle w:val="a3"/>
        <w:rPr>
          <w:rFonts w:ascii="Arial"/>
          <w:sz w:val="12"/>
        </w:rPr>
      </w:pPr>
    </w:p>
    <w:p w14:paraId="110FFD37" w14:textId="77777777" w:rsidR="00666A2C" w:rsidRDefault="00666A2C">
      <w:pPr>
        <w:pStyle w:val="a3"/>
        <w:rPr>
          <w:rFonts w:ascii="Arial"/>
          <w:sz w:val="12"/>
        </w:rPr>
      </w:pPr>
    </w:p>
    <w:p w14:paraId="6B699379" w14:textId="77777777" w:rsidR="00666A2C" w:rsidRDefault="00666A2C">
      <w:pPr>
        <w:pStyle w:val="a3"/>
        <w:spacing w:before="116"/>
        <w:rPr>
          <w:rFonts w:ascii="Arial"/>
          <w:sz w:val="12"/>
        </w:rPr>
      </w:pPr>
    </w:p>
    <w:p w14:paraId="0E8AED65" w14:textId="77777777" w:rsidR="00666A2C" w:rsidRDefault="00E8759C">
      <w:pPr>
        <w:spacing w:before="1" w:line="153" w:lineRule="auto"/>
        <w:ind w:left="1818" w:right="329" w:firstLine="2"/>
        <w:rPr>
          <w:rFonts w:ascii="Arial"/>
          <w:sz w:val="12"/>
        </w:rPr>
      </w:pPr>
      <w:r>
        <w:rPr>
          <w:noProof/>
        </w:rPr>
        <w:drawing>
          <wp:anchor distT="0" distB="0" distL="0" distR="0" simplePos="0" relativeHeight="15731712" behindDoc="0" locked="0" layoutInCell="1" allowOverlap="1" wp14:anchorId="234FA182" wp14:editId="07777777">
            <wp:simplePos x="0" y="0"/>
            <wp:positionH relativeFrom="page">
              <wp:posOffset>1013523</wp:posOffset>
            </wp:positionH>
            <wp:positionV relativeFrom="paragraph">
              <wp:posOffset>-5842</wp:posOffset>
            </wp:positionV>
            <wp:extent cx="573922" cy="57371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73922" cy="573718"/>
                    </a:xfrm>
                    <a:prstGeom prst="rect">
                      <a:avLst/>
                    </a:prstGeom>
                  </pic:spPr>
                </pic:pic>
              </a:graphicData>
            </a:graphic>
          </wp:anchor>
        </w:drawing>
      </w:r>
      <w:r>
        <w:rPr>
          <w:rFonts w:ascii="Arial"/>
          <w:color w:val="080808"/>
          <w:w w:val="105"/>
          <w:sz w:val="12"/>
        </w:rPr>
        <w:t>Ma</w:t>
      </w:r>
      <w:r>
        <w:rPr>
          <w:rFonts w:ascii="맑은 고딕"/>
          <w:color w:val="080808"/>
          <w:w w:val="105"/>
          <w:sz w:val="15"/>
        </w:rPr>
        <w:t>y</w:t>
      </w:r>
      <w:r>
        <w:rPr>
          <w:rFonts w:ascii="Arial"/>
          <w:color w:val="080808"/>
          <w:w w:val="105"/>
          <w:sz w:val="12"/>
        </w:rPr>
        <w:t>a</w:t>
      </w:r>
      <w:r>
        <w:rPr>
          <w:rFonts w:ascii="Arial"/>
          <w:color w:val="080808"/>
          <w:spacing w:val="-5"/>
          <w:w w:val="105"/>
          <w:sz w:val="12"/>
        </w:rPr>
        <w:t xml:space="preserve"> </w:t>
      </w:r>
      <w:r>
        <w:rPr>
          <w:rFonts w:ascii="Arial"/>
          <w:color w:val="080808"/>
          <w:w w:val="105"/>
          <w:sz w:val="12"/>
        </w:rPr>
        <w:t>Flood</w:t>
      </w:r>
      <w:r>
        <w:rPr>
          <w:rFonts w:ascii="Arial"/>
          <w:color w:val="080808"/>
          <w:spacing w:val="40"/>
          <w:w w:val="105"/>
          <w:sz w:val="12"/>
        </w:rPr>
        <w:t xml:space="preserve"> </w:t>
      </w:r>
      <w:r>
        <w:rPr>
          <w:rFonts w:ascii="Arial"/>
          <w:color w:val="4F4F4F"/>
          <w:w w:val="105"/>
          <w:sz w:val="12"/>
        </w:rPr>
        <w:t>In</w:t>
      </w:r>
      <w:r>
        <w:rPr>
          <w:rFonts w:ascii="맑은 고딕"/>
          <w:color w:val="4F4F4F"/>
          <w:w w:val="105"/>
          <w:sz w:val="13"/>
        </w:rPr>
        <w:t>t</w:t>
      </w:r>
      <w:r>
        <w:rPr>
          <w:rFonts w:ascii="Arial"/>
          <w:color w:val="4F4F4F"/>
          <w:w w:val="105"/>
          <w:sz w:val="12"/>
        </w:rPr>
        <w:t>erac</w:t>
      </w:r>
      <w:r>
        <w:rPr>
          <w:rFonts w:ascii="맑은 고딕"/>
          <w:color w:val="4F4F4F"/>
          <w:w w:val="105"/>
          <w:sz w:val="13"/>
        </w:rPr>
        <w:t>ti</w:t>
      </w:r>
      <w:r>
        <w:rPr>
          <w:rFonts w:ascii="Arial"/>
          <w:color w:val="4F4F4F"/>
          <w:w w:val="105"/>
          <w:sz w:val="12"/>
        </w:rPr>
        <w:t>ve</w:t>
      </w:r>
      <w:r>
        <w:rPr>
          <w:rFonts w:ascii="Arial"/>
          <w:color w:val="4F4F4F"/>
          <w:spacing w:val="-9"/>
          <w:w w:val="105"/>
          <w:sz w:val="12"/>
        </w:rPr>
        <w:t xml:space="preserve"> </w:t>
      </w:r>
      <w:r>
        <w:rPr>
          <w:rFonts w:ascii="Arial"/>
          <w:color w:val="4F4F4F"/>
          <w:w w:val="105"/>
          <w:sz w:val="12"/>
        </w:rPr>
        <w:t>Des</w:t>
      </w:r>
      <w:r>
        <w:rPr>
          <w:rFonts w:ascii="맑은 고딕"/>
          <w:color w:val="4F4F4F"/>
          <w:w w:val="105"/>
          <w:sz w:val="13"/>
        </w:rPr>
        <w:t>ig</w:t>
      </w:r>
      <w:r>
        <w:rPr>
          <w:rFonts w:ascii="Arial"/>
          <w:color w:val="4F4F4F"/>
          <w:w w:val="105"/>
          <w:sz w:val="12"/>
        </w:rPr>
        <w:t>ner</w:t>
      </w:r>
    </w:p>
    <w:p w14:paraId="5150C8AB" w14:textId="77777777" w:rsidR="00666A2C" w:rsidRDefault="00E8759C">
      <w:pPr>
        <w:ind w:left="1820"/>
        <w:rPr>
          <w:rFonts w:ascii="Arial"/>
          <w:sz w:val="12"/>
        </w:rPr>
      </w:pPr>
      <w:r>
        <w:rPr>
          <w:rFonts w:ascii="Arial"/>
          <w:color w:val="4F4F4F"/>
          <w:sz w:val="12"/>
        </w:rPr>
        <w:t>New</w:t>
      </w:r>
      <w:r>
        <w:rPr>
          <w:rFonts w:ascii="Arial"/>
          <w:color w:val="4F4F4F"/>
          <w:spacing w:val="20"/>
          <w:sz w:val="12"/>
        </w:rPr>
        <w:t xml:space="preserve"> </w:t>
      </w:r>
      <w:r>
        <w:rPr>
          <w:rFonts w:ascii="Arial"/>
          <w:color w:val="4F4F4F"/>
          <w:spacing w:val="-4"/>
          <w:sz w:val="12"/>
        </w:rPr>
        <w:t>York</w:t>
      </w:r>
    </w:p>
    <w:p w14:paraId="3FE9F23F" w14:textId="77777777" w:rsidR="00666A2C" w:rsidRDefault="00666A2C">
      <w:pPr>
        <w:pStyle w:val="a3"/>
        <w:rPr>
          <w:rFonts w:ascii="Arial"/>
          <w:sz w:val="12"/>
        </w:rPr>
      </w:pPr>
    </w:p>
    <w:p w14:paraId="1F72F646" w14:textId="77777777" w:rsidR="00666A2C" w:rsidRDefault="00666A2C">
      <w:pPr>
        <w:pStyle w:val="a3"/>
        <w:rPr>
          <w:rFonts w:ascii="Arial"/>
          <w:sz w:val="12"/>
        </w:rPr>
      </w:pPr>
    </w:p>
    <w:p w14:paraId="08CE6F91" w14:textId="77777777" w:rsidR="00666A2C" w:rsidRDefault="00666A2C">
      <w:pPr>
        <w:pStyle w:val="a3"/>
        <w:rPr>
          <w:rFonts w:ascii="Arial"/>
          <w:sz w:val="12"/>
        </w:rPr>
      </w:pPr>
    </w:p>
    <w:p w14:paraId="61CDCEAD" w14:textId="77777777" w:rsidR="00666A2C" w:rsidRDefault="00666A2C">
      <w:pPr>
        <w:pStyle w:val="a3"/>
        <w:rPr>
          <w:rFonts w:ascii="Arial"/>
          <w:sz w:val="12"/>
        </w:rPr>
      </w:pPr>
    </w:p>
    <w:p w14:paraId="6BB9E253" w14:textId="77777777" w:rsidR="00666A2C" w:rsidRDefault="00666A2C">
      <w:pPr>
        <w:pStyle w:val="a3"/>
        <w:spacing w:before="134"/>
        <w:rPr>
          <w:rFonts w:ascii="Arial"/>
          <w:sz w:val="12"/>
        </w:rPr>
      </w:pPr>
    </w:p>
    <w:p w14:paraId="0405EF53" w14:textId="77777777" w:rsidR="00666A2C" w:rsidRDefault="00E8759C">
      <w:pPr>
        <w:spacing w:line="151" w:lineRule="auto"/>
        <w:ind w:left="1819" w:right="329" w:firstLine="5"/>
        <w:rPr>
          <w:rFonts w:ascii="Arial" w:eastAsia="Arial"/>
          <w:sz w:val="12"/>
        </w:rPr>
      </w:pPr>
      <w:r>
        <w:rPr>
          <w:noProof/>
        </w:rPr>
        <w:drawing>
          <wp:anchor distT="0" distB="0" distL="0" distR="0" simplePos="0" relativeHeight="15732224" behindDoc="0" locked="0" layoutInCell="1" allowOverlap="1" wp14:anchorId="21D67861" wp14:editId="07777777">
            <wp:simplePos x="0" y="0"/>
            <wp:positionH relativeFrom="page">
              <wp:posOffset>1013523</wp:posOffset>
            </wp:positionH>
            <wp:positionV relativeFrom="paragraph">
              <wp:posOffset>-20620</wp:posOffset>
            </wp:positionV>
            <wp:extent cx="573922" cy="57371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73922" cy="573718"/>
                    </a:xfrm>
                    <a:prstGeom prst="rect">
                      <a:avLst/>
                    </a:prstGeom>
                  </pic:spPr>
                </pic:pic>
              </a:graphicData>
            </a:graphic>
          </wp:anchor>
        </w:drawing>
      </w:r>
      <w:r>
        <w:rPr>
          <w:rFonts w:ascii="Arial" w:eastAsia="Arial"/>
          <w:color w:val="080808"/>
          <w:w w:val="105"/>
          <w:sz w:val="12"/>
        </w:rPr>
        <w:t>Ann</w:t>
      </w:r>
      <w:r>
        <w:rPr>
          <w:rFonts w:ascii="맑은 고딕" w:eastAsia="맑은 고딕"/>
          <w:color w:val="080808"/>
          <w:w w:val="105"/>
          <w:sz w:val="13"/>
        </w:rPr>
        <w:t>i</w:t>
      </w:r>
      <w:r>
        <w:rPr>
          <w:rFonts w:ascii="Arial" w:eastAsia="Arial"/>
          <w:color w:val="080808"/>
          <w:w w:val="105"/>
          <w:sz w:val="12"/>
        </w:rPr>
        <w:t>e</w:t>
      </w:r>
      <w:r>
        <w:rPr>
          <w:rFonts w:ascii="Arial" w:eastAsia="Arial"/>
          <w:color w:val="080808"/>
          <w:spacing w:val="-9"/>
          <w:w w:val="105"/>
          <w:sz w:val="12"/>
        </w:rPr>
        <w:t xml:space="preserve"> </w:t>
      </w:r>
      <w:proofErr w:type="spellStart"/>
      <w:r>
        <w:rPr>
          <w:rFonts w:ascii="Arial" w:eastAsia="Arial"/>
          <w:color w:val="080808"/>
          <w:w w:val="105"/>
          <w:sz w:val="12"/>
        </w:rPr>
        <w:t>Ca</w:t>
      </w:r>
      <w:r>
        <w:rPr>
          <w:rFonts w:ascii="맑은 고딕" w:eastAsia="맑은 고딕"/>
          <w:color w:val="080808"/>
          <w:w w:val="105"/>
          <w:sz w:val="13"/>
        </w:rPr>
        <w:t>『</w:t>
      </w:r>
      <w:r>
        <w:rPr>
          <w:rFonts w:ascii="Arial" w:eastAsia="Arial"/>
          <w:color w:val="080808"/>
          <w:w w:val="105"/>
          <w:sz w:val="12"/>
        </w:rPr>
        <w:t>m</w:t>
      </w:r>
      <w:r>
        <w:rPr>
          <w:rFonts w:ascii="맑은 고딕" w:eastAsia="맑은 고딕"/>
          <w:color w:val="080808"/>
          <w:w w:val="105"/>
          <w:sz w:val="13"/>
        </w:rPr>
        <w:t>i</w:t>
      </w:r>
      <w:r>
        <w:rPr>
          <w:rFonts w:ascii="Arial" w:eastAsia="Arial"/>
          <w:color w:val="080808"/>
          <w:w w:val="105"/>
          <w:sz w:val="12"/>
        </w:rPr>
        <w:t>chael</w:t>
      </w:r>
      <w:proofErr w:type="spellEnd"/>
      <w:r>
        <w:rPr>
          <w:rFonts w:ascii="Arial" w:eastAsia="Arial"/>
          <w:color w:val="080808"/>
          <w:spacing w:val="40"/>
          <w:w w:val="105"/>
          <w:sz w:val="12"/>
        </w:rPr>
        <w:t xml:space="preserve"> </w:t>
      </w:r>
      <w:r>
        <w:rPr>
          <w:rFonts w:ascii="Arial" w:eastAsia="Arial"/>
          <w:color w:val="4F4F4F"/>
          <w:w w:val="105"/>
          <w:sz w:val="12"/>
        </w:rPr>
        <w:t>S</w:t>
      </w:r>
      <w:r>
        <w:rPr>
          <w:rFonts w:ascii="맑은 고딕" w:eastAsia="맑은 고딕"/>
          <w:color w:val="4F4F4F"/>
          <w:w w:val="105"/>
          <w:sz w:val="12"/>
        </w:rPr>
        <w:t>t</w:t>
      </w:r>
      <w:r>
        <w:rPr>
          <w:rFonts w:ascii="Arial" w:eastAsia="Arial"/>
          <w:color w:val="4F4F4F"/>
          <w:w w:val="105"/>
          <w:sz w:val="12"/>
        </w:rPr>
        <w:t>ud</w:t>
      </w:r>
      <w:r>
        <w:rPr>
          <w:rFonts w:ascii="맑은 고딕" w:eastAsia="맑은 고딕"/>
          <w:color w:val="4F4F4F"/>
          <w:w w:val="105"/>
          <w:sz w:val="13"/>
        </w:rPr>
        <w:t>i</w:t>
      </w:r>
      <w:r>
        <w:rPr>
          <w:rFonts w:ascii="Arial" w:eastAsia="Arial"/>
          <w:color w:val="4F4F4F"/>
          <w:w w:val="105"/>
          <w:sz w:val="12"/>
        </w:rPr>
        <w:t>o</w:t>
      </w:r>
      <w:r>
        <w:rPr>
          <w:rFonts w:ascii="Arial" w:eastAsia="Arial"/>
          <w:color w:val="4F4F4F"/>
          <w:spacing w:val="-3"/>
          <w:w w:val="105"/>
          <w:sz w:val="12"/>
        </w:rPr>
        <w:t xml:space="preserve"> </w:t>
      </w:r>
      <w:r>
        <w:rPr>
          <w:rFonts w:ascii="Arial" w:eastAsia="Arial"/>
          <w:color w:val="4F4F4F"/>
          <w:w w:val="105"/>
          <w:sz w:val="12"/>
        </w:rPr>
        <w:t>Mana</w:t>
      </w:r>
      <w:r>
        <w:rPr>
          <w:rFonts w:ascii="맑은 고딕" w:eastAsia="맑은 고딕"/>
          <w:color w:val="4F4F4F"/>
          <w:w w:val="105"/>
          <w:sz w:val="14"/>
        </w:rPr>
        <w:t>g</w:t>
      </w:r>
      <w:r>
        <w:rPr>
          <w:rFonts w:ascii="Arial" w:eastAsia="Arial"/>
          <w:color w:val="4F4F4F"/>
          <w:w w:val="105"/>
          <w:sz w:val="12"/>
        </w:rPr>
        <w:t>er</w:t>
      </w:r>
    </w:p>
    <w:p w14:paraId="2055AFE0" w14:textId="77777777" w:rsidR="00666A2C" w:rsidRDefault="00E8759C">
      <w:pPr>
        <w:spacing w:line="131" w:lineRule="exact"/>
        <w:ind w:left="1820"/>
        <w:rPr>
          <w:rFonts w:ascii="Arial"/>
          <w:sz w:val="12"/>
        </w:rPr>
      </w:pPr>
      <w:r>
        <w:rPr>
          <w:rFonts w:ascii="Arial"/>
          <w:color w:val="4F4F4F"/>
          <w:sz w:val="12"/>
        </w:rPr>
        <w:t>New</w:t>
      </w:r>
      <w:r>
        <w:rPr>
          <w:rFonts w:ascii="Arial"/>
          <w:color w:val="4F4F4F"/>
          <w:spacing w:val="20"/>
          <w:sz w:val="12"/>
        </w:rPr>
        <w:t xml:space="preserve"> </w:t>
      </w:r>
      <w:r>
        <w:rPr>
          <w:rFonts w:ascii="Arial"/>
          <w:color w:val="4F4F4F"/>
          <w:spacing w:val="-4"/>
          <w:sz w:val="12"/>
        </w:rPr>
        <w:t>York</w:t>
      </w:r>
    </w:p>
    <w:p w14:paraId="23DE523C" w14:textId="77777777" w:rsidR="00666A2C" w:rsidRDefault="00666A2C">
      <w:pPr>
        <w:pStyle w:val="a3"/>
        <w:rPr>
          <w:rFonts w:ascii="Arial"/>
          <w:sz w:val="12"/>
        </w:rPr>
      </w:pPr>
    </w:p>
    <w:p w14:paraId="52E56223" w14:textId="77777777" w:rsidR="00666A2C" w:rsidRDefault="00666A2C">
      <w:pPr>
        <w:pStyle w:val="a3"/>
        <w:rPr>
          <w:rFonts w:ascii="Arial"/>
          <w:sz w:val="12"/>
        </w:rPr>
      </w:pPr>
    </w:p>
    <w:p w14:paraId="07547A01" w14:textId="77777777" w:rsidR="00666A2C" w:rsidRDefault="00666A2C">
      <w:pPr>
        <w:pStyle w:val="a3"/>
        <w:rPr>
          <w:rFonts w:ascii="Arial"/>
          <w:sz w:val="12"/>
        </w:rPr>
      </w:pPr>
    </w:p>
    <w:p w14:paraId="5043CB0F" w14:textId="77777777" w:rsidR="00666A2C" w:rsidRDefault="00666A2C">
      <w:pPr>
        <w:pStyle w:val="a3"/>
        <w:rPr>
          <w:rFonts w:ascii="Arial"/>
          <w:sz w:val="12"/>
        </w:rPr>
      </w:pPr>
    </w:p>
    <w:p w14:paraId="07459315" w14:textId="77777777" w:rsidR="00666A2C" w:rsidRDefault="00666A2C">
      <w:pPr>
        <w:pStyle w:val="a3"/>
        <w:spacing w:before="121"/>
        <w:rPr>
          <w:rFonts w:ascii="Arial"/>
          <w:sz w:val="12"/>
        </w:rPr>
      </w:pPr>
    </w:p>
    <w:p w14:paraId="0F094A06" w14:textId="77777777" w:rsidR="00666A2C" w:rsidRDefault="00E8759C">
      <w:pPr>
        <w:spacing w:line="177" w:lineRule="auto"/>
        <w:ind w:left="1820" w:right="456" w:firstLine="3"/>
        <w:rPr>
          <w:rFonts w:ascii="Arial"/>
          <w:sz w:val="12"/>
        </w:rPr>
      </w:pPr>
      <w:r>
        <w:rPr>
          <w:noProof/>
        </w:rPr>
        <w:drawing>
          <wp:anchor distT="0" distB="0" distL="0" distR="0" simplePos="0" relativeHeight="15732736" behindDoc="0" locked="0" layoutInCell="1" allowOverlap="1" wp14:anchorId="7ED95ED8" wp14:editId="07777777">
            <wp:simplePos x="0" y="0"/>
            <wp:positionH relativeFrom="page">
              <wp:posOffset>1013523</wp:posOffset>
            </wp:positionH>
            <wp:positionV relativeFrom="paragraph">
              <wp:posOffset>-58</wp:posOffset>
            </wp:positionV>
            <wp:extent cx="573922" cy="561511"/>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73922" cy="561511"/>
                    </a:xfrm>
                    <a:prstGeom prst="rect">
                      <a:avLst/>
                    </a:prstGeom>
                  </pic:spPr>
                </pic:pic>
              </a:graphicData>
            </a:graphic>
          </wp:anchor>
        </w:drawing>
      </w:r>
      <w:r>
        <w:rPr>
          <w:rFonts w:ascii="Arial"/>
          <w:color w:val="080808"/>
          <w:w w:val="105"/>
          <w:sz w:val="12"/>
        </w:rPr>
        <w:t>Sur</w:t>
      </w:r>
      <w:r>
        <w:rPr>
          <w:rFonts w:ascii="맑은 고딕"/>
          <w:color w:val="080808"/>
          <w:w w:val="105"/>
          <w:sz w:val="13"/>
        </w:rPr>
        <w:t>y</w:t>
      </w:r>
      <w:r>
        <w:rPr>
          <w:rFonts w:ascii="Arial"/>
          <w:color w:val="080808"/>
          <w:w w:val="105"/>
          <w:sz w:val="12"/>
        </w:rPr>
        <w:t>a Anand</w:t>
      </w:r>
      <w:r>
        <w:rPr>
          <w:rFonts w:ascii="Arial"/>
          <w:color w:val="080808"/>
          <w:spacing w:val="40"/>
          <w:w w:val="105"/>
          <w:sz w:val="12"/>
        </w:rPr>
        <w:t xml:space="preserve"> </w:t>
      </w:r>
      <w:r>
        <w:rPr>
          <w:rFonts w:ascii="Arial"/>
          <w:color w:val="4F4F4F"/>
          <w:w w:val="105"/>
          <w:sz w:val="12"/>
        </w:rPr>
        <w:t>Assoc</w:t>
      </w:r>
      <w:r>
        <w:rPr>
          <w:rFonts w:ascii="맑은 고딕"/>
          <w:color w:val="4F4F4F"/>
          <w:w w:val="105"/>
          <w:sz w:val="13"/>
        </w:rPr>
        <w:t>i</w:t>
      </w:r>
      <w:r>
        <w:rPr>
          <w:rFonts w:ascii="Arial"/>
          <w:color w:val="4F4F4F"/>
          <w:w w:val="105"/>
          <w:sz w:val="12"/>
        </w:rPr>
        <w:t>a</w:t>
      </w:r>
      <w:r>
        <w:rPr>
          <w:rFonts w:ascii="맑은 고딕"/>
          <w:color w:val="4F4F4F"/>
          <w:w w:val="105"/>
          <w:sz w:val="13"/>
        </w:rPr>
        <w:t>t</w:t>
      </w:r>
      <w:r>
        <w:rPr>
          <w:rFonts w:ascii="Arial"/>
          <w:color w:val="4F4F4F"/>
          <w:w w:val="105"/>
          <w:sz w:val="12"/>
        </w:rPr>
        <w:t>e</w:t>
      </w:r>
      <w:r>
        <w:rPr>
          <w:rFonts w:ascii="Arial"/>
          <w:color w:val="4F4F4F"/>
          <w:spacing w:val="-9"/>
          <w:w w:val="105"/>
          <w:sz w:val="12"/>
        </w:rPr>
        <w:t xml:space="preserve"> </w:t>
      </w:r>
      <w:r>
        <w:rPr>
          <w:rFonts w:ascii="Arial"/>
          <w:color w:val="4F4F4F"/>
          <w:w w:val="105"/>
          <w:sz w:val="12"/>
        </w:rPr>
        <w:t>Des</w:t>
      </w:r>
      <w:r>
        <w:rPr>
          <w:rFonts w:ascii="맑은 고딕"/>
          <w:color w:val="4F4F4F"/>
          <w:w w:val="105"/>
          <w:sz w:val="13"/>
        </w:rPr>
        <w:t>ig</w:t>
      </w:r>
      <w:r>
        <w:rPr>
          <w:rFonts w:ascii="Arial"/>
          <w:color w:val="4F4F4F"/>
          <w:w w:val="105"/>
          <w:sz w:val="12"/>
        </w:rPr>
        <w:t>ner</w:t>
      </w:r>
      <w:r>
        <w:rPr>
          <w:rFonts w:ascii="Arial"/>
          <w:color w:val="4F4F4F"/>
          <w:spacing w:val="40"/>
          <w:w w:val="105"/>
          <w:sz w:val="12"/>
        </w:rPr>
        <w:t xml:space="preserve"> </w:t>
      </w:r>
      <w:r>
        <w:rPr>
          <w:rFonts w:ascii="Arial"/>
          <w:color w:val="4F4F4F"/>
          <w:w w:val="105"/>
          <w:sz w:val="12"/>
        </w:rPr>
        <w:t>New York</w:t>
      </w:r>
    </w:p>
    <w:p w14:paraId="6537F28F" w14:textId="77777777" w:rsidR="00666A2C" w:rsidRDefault="00666A2C">
      <w:pPr>
        <w:pStyle w:val="a3"/>
        <w:rPr>
          <w:rFonts w:ascii="Arial"/>
          <w:sz w:val="12"/>
        </w:rPr>
      </w:pPr>
    </w:p>
    <w:p w14:paraId="6DFB9E20" w14:textId="77777777" w:rsidR="00666A2C" w:rsidRDefault="00666A2C">
      <w:pPr>
        <w:pStyle w:val="a3"/>
        <w:rPr>
          <w:rFonts w:ascii="Arial"/>
          <w:sz w:val="12"/>
        </w:rPr>
      </w:pPr>
    </w:p>
    <w:p w14:paraId="70DF9E56" w14:textId="77777777" w:rsidR="00666A2C" w:rsidRDefault="00666A2C">
      <w:pPr>
        <w:pStyle w:val="a3"/>
        <w:rPr>
          <w:rFonts w:ascii="Arial"/>
          <w:sz w:val="12"/>
        </w:rPr>
      </w:pPr>
    </w:p>
    <w:p w14:paraId="44E871BC" w14:textId="77777777" w:rsidR="00666A2C" w:rsidRDefault="00666A2C">
      <w:pPr>
        <w:pStyle w:val="a3"/>
        <w:rPr>
          <w:rFonts w:ascii="Arial"/>
          <w:sz w:val="12"/>
        </w:rPr>
      </w:pPr>
    </w:p>
    <w:p w14:paraId="144A5D23" w14:textId="77777777" w:rsidR="00666A2C" w:rsidRDefault="00666A2C">
      <w:pPr>
        <w:pStyle w:val="a3"/>
        <w:spacing w:before="115"/>
        <w:rPr>
          <w:rFonts w:ascii="Arial"/>
          <w:sz w:val="12"/>
        </w:rPr>
      </w:pPr>
    </w:p>
    <w:p w14:paraId="7EB649CF" w14:textId="77777777" w:rsidR="00666A2C" w:rsidRDefault="00E8759C">
      <w:pPr>
        <w:spacing w:line="177" w:lineRule="auto"/>
        <w:ind w:left="1819" w:right="456"/>
        <w:rPr>
          <w:rFonts w:ascii="Arial" w:hAnsi="Arial"/>
          <w:sz w:val="12"/>
        </w:rPr>
      </w:pPr>
      <w:r>
        <w:rPr>
          <w:noProof/>
        </w:rPr>
        <w:drawing>
          <wp:anchor distT="0" distB="0" distL="0" distR="0" simplePos="0" relativeHeight="15733248" behindDoc="0" locked="0" layoutInCell="1" allowOverlap="1" wp14:anchorId="34E2A59F" wp14:editId="07777777">
            <wp:simplePos x="0" y="0"/>
            <wp:positionH relativeFrom="page">
              <wp:posOffset>1013523</wp:posOffset>
            </wp:positionH>
            <wp:positionV relativeFrom="paragraph">
              <wp:posOffset>6153</wp:posOffset>
            </wp:positionV>
            <wp:extent cx="573922" cy="56151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573922" cy="561511"/>
                    </a:xfrm>
                    <a:prstGeom prst="rect">
                      <a:avLst/>
                    </a:prstGeom>
                  </pic:spPr>
                </pic:pic>
              </a:graphicData>
            </a:graphic>
          </wp:anchor>
        </w:drawing>
      </w:r>
      <w:r>
        <w:rPr>
          <w:rFonts w:ascii="Arial" w:hAnsi="Arial"/>
          <w:color w:val="080808"/>
          <w:w w:val="105"/>
          <w:sz w:val="12"/>
        </w:rPr>
        <w:t>E</w:t>
      </w:r>
      <w:r>
        <w:rPr>
          <w:rFonts w:ascii="맑은 고딕" w:hAnsi="맑은 고딕"/>
          <w:color w:val="080808"/>
          <w:w w:val="105"/>
          <w:sz w:val="13"/>
        </w:rPr>
        <w:t>ti</w:t>
      </w:r>
      <w:r>
        <w:rPr>
          <w:rFonts w:ascii="Arial" w:hAnsi="Arial"/>
          <w:color w:val="080808"/>
          <w:w w:val="105"/>
          <w:sz w:val="12"/>
        </w:rPr>
        <w:t>enne</w:t>
      </w:r>
      <w:r>
        <w:rPr>
          <w:rFonts w:ascii="Arial" w:hAnsi="Arial"/>
          <w:color w:val="080808"/>
          <w:spacing w:val="-9"/>
          <w:w w:val="105"/>
          <w:sz w:val="12"/>
        </w:rPr>
        <w:t xml:space="preserve"> </w:t>
      </w:r>
      <w:r>
        <w:rPr>
          <w:rFonts w:ascii="Arial" w:hAnsi="Arial"/>
          <w:color w:val="080808"/>
          <w:w w:val="105"/>
          <w:sz w:val="12"/>
        </w:rPr>
        <w:t>Mur</w:t>
      </w:r>
      <w:r>
        <w:rPr>
          <w:rFonts w:ascii="맑은 고딕" w:hAnsi="맑은 고딕"/>
          <w:color w:val="080808"/>
          <w:w w:val="105"/>
          <w:sz w:val="14"/>
        </w:rPr>
        <w:t>p</w:t>
      </w:r>
      <w:r>
        <w:rPr>
          <w:rFonts w:ascii="Arial" w:hAnsi="Arial"/>
          <w:color w:val="080808"/>
          <w:w w:val="105"/>
          <w:sz w:val="12"/>
        </w:rPr>
        <w:t>h</w:t>
      </w:r>
      <w:r>
        <w:rPr>
          <w:rFonts w:ascii="맑은 고딕" w:hAnsi="맑은 고딕"/>
          <w:color w:val="080808"/>
          <w:w w:val="105"/>
          <w:sz w:val="14"/>
        </w:rPr>
        <w:t>y</w:t>
      </w:r>
      <w:r>
        <w:rPr>
          <w:rFonts w:ascii="맑은 고딕" w:hAnsi="맑은 고딕"/>
          <w:color w:val="080808"/>
          <w:spacing w:val="-29"/>
          <w:w w:val="105"/>
          <w:sz w:val="14"/>
        </w:rPr>
        <w:t xml:space="preserve"> </w:t>
      </w:r>
      <w:r>
        <w:rPr>
          <w:rFonts w:ascii="Arial" w:hAnsi="Arial"/>
          <w:color w:val="D6080A"/>
          <w:w w:val="105"/>
          <w:sz w:val="9"/>
        </w:rPr>
        <w:t>1</w:t>
      </w:r>
      <w:r>
        <w:rPr>
          <w:rFonts w:ascii="Arial" w:hAnsi="Arial"/>
          <w:color w:val="F22B28"/>
          <w:w w:val="105"/>
          <w:sz w:val="9"/>
        </w:rPr>
        <w:t>•</w:t>
      </w:r>
      <w:r>
        <w:rPr>
          <w:rFonts w:ascii="Arial" w:hAnsi="Arial"/>
          <w:color w:val="D6080A"/>
          <w:w w:val="105"/>
          <w:sz w:val="9"/>
        </w:rPr>
        <w:t>1</w:t>
      </w:r>
      <w:r>
        <w:rPr>
          <w:rFonts w:ascii="Arial" w:hAnsi="Arial"/>
          <w:color w:val="D6080A"/>
          <w:spacing w:val="40"/>
          <w:w w:val="105"/>
          <w:sz w:val="9"/>
        </w:rPr>
        <w:t xml:space="preserve"> </w:t>
      </w:r>
      <w:r>
        <w:rPr>
          <w:rFonts w:ascii="Arial" w:hAnsi="Arial"/>
          <w:color w:val="4F4F4F"/>
          <w:w w:val="105"/>
          <w:sz w:val="12"/>
        </w:rPr>
        <w:t>Sen</w:t>
      </w:r>
      <w:r>
        <w:rPr>
          <w:rFonts w:ascii="맑은 고딕" w:hAnsi="맑은 고딕"/>
          <w:color w:val="4F4F4F"/>
          <w:w w:val="105"/>
          <w:sz w:val="13"/>
        </w:rPr>
        <w:t>i</w:t>
      </w:r>
      <w:r>
        <w:rPr>
          <w:rFonts w:ascii="Arial" w:hAnsi="Arial"/>
          <w:color w:val="4F4F4F"/>
          <w:w w:val="105"/>
          <w:sz w:val="12"/>
        </w:rPr>
        <w:t>or</w:t>
      </w:r>
      <w:r>
        <w:rPr>
          <w:rFonts w:ascii="Arial" w:hAnsi="Arial"/>
          <w:color w:val="4F4F4F"/>
          <w:spacing w:val="-1"/>
          <w:w w:val="105"/>
          <w:sz w:val="12"/>
        </w:rPr>
        <w:t xml:space="preserve"> </w:t>
      </w:r>
      <w:r>
        <w:rPr>
          <w:rFonts w:ascii="Arial" w:hAnsi="Arial"/>
          <w:color w:val="4F4F4F"/>
          <w:w w:val="105"/>
          <w:sz w:val="12"/>
        </w:rPr>
        <w:t>Des</w:t>
      </w:r>
      <w:r>
        <w:rPr>
          <w:rFonts w:ascii="맑은 고딕" w:hAnsi="맑은 고딕"/>
          <w:color w:val="4F4F4F"/>
          <w:w w:val="105"/>
          <w:sz w:val="13"/>
        </w:rPr>
        <w:t>ig</w:t>
      </w:r>
      <w:r>
        <w:rPr>
          <w:rFonts w:ascii="Arial" w:hAnsi="Arial"/>
          <w:color w:val="4F4F4F"/>
          <w:w w:val="105"/>
          <w:sz w:val="12"/>
        </w:rPr>
        <w:t>ner</w:t>
      </w:r>
      <w:r>
        <w:rPr>
          <w:rFonts w:ascii="Arial" w:hAnsi="Arial"/>
          <w:color w:val="4F4F4F"/>
          <w:spacing w:val="40"/>
          <w:w w:val="105"/>
          <w:sz w:val="12"/>
        </w:rPr>
        <w:t xml:space="preserve"> </w:t>
      </w:r>
      <w:r>
        <w:rPr>
          <w:rFonts w:ascii="Arial" w:hAnsi="Arial"/>
          <w:color w:val="4F4F4F"/>
          <w:w w:val="105"/>
          <w:sz w:val="12"/>
        </w:rPr>
        <w:t>New York</w:t>
      </w:r>
    </w:p>
    <w:p w14:paraId="738610EB" w14:textId="77777777" w:rsidR="00666A2C" w:rsidRDefault="00666A2C">
      <w:pPr>
        <w:pStyle w:val="a3"/>
        <w:rPr>
          <w:rFonts w:ascii="Arial"/>
          <w:sz w:val="12"/>
        </w:rPr>
      </w:pPr>
    </w:p>
    <w:p w14:paraId="637805D2" w14:textId="77777777" w:rsidR="00666A2C" w:rsidRDefault="00666A2C">
      <w:pPr>
        <w:pStyle w:val="a3"/>
        <w:rPr>
          <w:rFonts w:ascii="Arial"/>
          <w:sz w:val="12"/>
        </w:rPr>
      </w:pPr>
    </w:p>
    <w:p w14:paraId="463F29E8" w14:textId="77777777" w:rsidR="00666A2C" w:rsidRDefault="00666A2C">
      <w:pPr>
        <w:pStyle w:val="a3"/>
        <w:rPr>
          <w:rFonts w:ascii="Arial"/>
          <w:sz w:val="12"/>
        </w:rPr>
      </w:pPr>
    </w:p>
    <w:p w14:paraId="3B7B4B86" w14:textId="77777777" w:rsidR="00666A2C" w:rsidRDefault="00666A2C">
      <w:pPr>
        <w:pStyle w:val="a3"/>
        <w:rPr>
          <w:rFonts w:ascii="Arial"/>
          <w:sz w:val="12"/>
        </w:rPr>
      </w:pPr>
    </w:p>
    <w:p w14:paraId="3A0FF5F2" w14:textId="77777777" w:rsidR="00666A2C" w:rsidRDefault="00666A2C">
      <w:pPr>
        <w:pStyle w:val="a3"/>
        <w:spacing w:before="117"/>
        <w:rPr>
          <w:rFonts w:ascii="Arial"/>
          <w:sz w:val="12"/>
        </w:rPr>
      </w:pPr>
    </w:p>
    <w:p w14:paraId="66B48732" w14:textId="77777777" w:rsidR="00666A2C" w:rsidRDefault="00E8759C">
      <w:pPr>
        <w:spacing w:line="177" w:lineRule="auto"/>
        <w:ind w:left="1820" w:right="604"/>
        <w:rPr>
          <w:rFonts w:ascii="Arial"/>
          <w:sz w:val="12"/>
        </w:rPr>
      </w:pPr>
      <w:r>
        <w:rPr>
          <w:noProof/>
        </w:rPr>
        <w:drawing>
          <wp:anchor distT="0" distB="0" distL="0" distR="0" simplePos="0" relativeHeight="15733760" behindDoc="0" locked="0" layoutInCell="1" allowOverlap="1" wp14:anchorId="6636EAFC" wp14:editId="07777777">
            <wp:simplePos x="0" y="0"/>
            <wp:positionH relativeFrom="page">
              <wp:posOffset>1013523</wp:posOffset>
            </wp:positionH>
            <wp:positionV relativeFrom="paragraph">
              <wp:posOffset>2968</wp:posOffset>
            </wp:positionV>
            <wp:extent cx="573922" cy="57371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73922" cy="573718"/>
                    </a:xfrm>
                    <a:prstGeom prst="rect">
                      <a:avLst/>
                    </a:prstGeom>
                  </pic:spPr>
                </pic:pic>
              </a:graphicData>
            </a:graphic>
          </wp:anchor>
        </w:drawing>
      </w:r>
      <w:r>
        <w:rPr>
          <w:rFonts w:ascii="Arial"/>
          <w:color w:val="080808"/>
          <w:w w:val="105"/>
          <w:sz w:val="12"/>
        </w:rPr>
        <w:t>Na</w:t>
      </w:r>
      <w:r>
        <w:rPr>
          <w:rFonts w:ascii="맑은 고딕"/>
          <w:color w:val="080808"/>
          <w:w w:val="105"/>
          <w:sz w:val="13"/>
        </w:rPr>
        <w:t>t</w:t>
      </w:r>
      <w:r>
        <w:rPr>
          <w:rFonts w:ascii="Arial"/>
          <w:color w:val="080808"/>
          <w:w w:val="105"/>
          <w:sz w:val="12"/>
        </w:rPr>
        <w:t>han</w:t>
      </w:r>
      <w:r>
        <w:rPr>
          <w:rFonts w:ascii="Arial"/>
          <w:color w:val="080808"/>
          <w:spacing w:val="-9"/>
          <w:w w:val="105"/>
          <w:sz w:val="12"/>
        </w:rPr>
        <w:t xml:space="preserve"> </w:t>
      </w:r>
      <w:proofErr w:type="spellStart"/>
      <w:r>
        <w:rPr>
          <w:rFonts w:ascii="Arial"/>
          <w:color w:val="080808"/>
          <w:w w:val="105"/>
          <w:sz w:val="12"/>
        </w:rPr>
        <w:t>F</w:t>
      </w:r>
      <w:r>
        <w:rPr>
          <w:rFonts w:ascii="맑은 고딕"/>
          <w:color w:val="080808"/>
          <w:w w:val="105"/>
          <w:sz w:val="14"/>
        </w:rPr>
        <w:t>y</w:t>
      </w:r>
      <w:r>
        <w:rPr>
          <w:rFonts w:ascii="Arial"/>
          <w:color w:val="080808"/>
          <w:w w:val="105"/>
          <w:sz w:val="12"/>
        </w:rPr>
        <w:t>ock</w:t>
      </w:r>
      <w:proofErr w:type="spellEnd"/>
      <w:r>
        <w:rPr>
          <w:rFonts w:ascii="Arial"/>
          <w:color w:val="080808"/>
          <w:spacing w:val="-9"/>
          <w:w w:val="105"/>
          <w:sz w:val="12"/>
        </w:rPr>
        <w:t xml:space="preserve"> </w:t>
      </w:r>
      <w:r>
        <w:rPr>
          <w:rFonts w:ascii="맑은 고딕"/>
          <w:color w:val="9E6D82"/>
          <w:w w:val="105"/>
          <w:sz w:val="11"/>
        </w:rPr>
        <w:t xml:space="preserve">Bl! </w:t>
      </w:r>
      <w:r>
        <w:rPr>
          <w:rFonts w:ascii="Arial"/>
          <w:color w:val="4F4F4F"/>
          <w:w w:val="105"/>
          <w:sz w:val="12"/>
        </w:rPr>
        <w:t>Des</w:t>
      </w:r>
      <w:r>
        <w:rPr>
          <w:rFonts w:ascii="맑은 고딕"/>
          <w:color w:val="4F4F4F"/>
          <w:w w:val="105"/>
          <w:sz w:val="13"/>
        </w:rPr>
        <w:t>ig</w:t>
      </w:r>
      <w:r>
        <w:rPr>
          <w:rFonts w:ascii="Arial"/>
          <w:color w:val="4F4F4F"/>
          <w:w w:val="105"/>
          <w:sz w:val="12"/>
        </w:rPr>
        <w:t>n</w:t>
      </w:r>
      <w:r>
        <w:rPr>
          <w:rFonts w:ascii="Arial"/>
          <w:color w:val="4F4F4F"/>
          <w:spacing w:val="-9"/>
          <w:w w:val="105"/>
          <w:sz w:val="12"/>
        </w:rPr>
        <w:t xml:space="preserve"> </w:t>
      </w:r>
      <w:r>
        <w:rPr>
          <w:rFonts w:ascii="Arial"/>
          <w:color w:val="4F4F4F"/>
          <w:w w:val="105"/>
          <w:sz w:val="12"/>
        </w:rPr>
        <w:t>Lead</w:t>
      </w:r>
      <w:r>
        <w:rPr>
          <w:rFonts w:ascii="Arial"/>
          <w:color w:val="4F4F4F"/>
          <w:spacing w:val="40"/>
          <w:w w:val="105"/>
          <w:sz w:val="12"/>
        </w:rPr>
        <w:t xml:space="preserve"> </w:t>
      </w:r>
      <w:r>
        <w:rPr>
          <w:rFonts w:ascii="Arial"/>
          <w:color w:val="4F4F4F"/>
          <w:w w:val="105"/>
          <w:sz w:val="12"/>
        </w:rPr>
        <w:t>New York</w:t>
      </w:r>
    </w:p>
    <w:p w14:paraId="5630AD66" w14:textId="77777777" w:rsidR="00666A2C" w:rsidRDefault="00666A2C">
      <w:pPr>
        <w:pStyle w:val="a3"/>
        <w:rPr>
          <w:rFonts w:ascii="Arial"/>
          <w:sz w:val="12"/>
        </w:rPr>
      </w:pPr>
    </w:p>
    <w:p w14:paraId="61829076" w14:textId="77777777" w:rsidR="00666A2C" w:rsidRDefault="00666A2C">
      <w:pPr>
        <w:pStyle w:val="a3"/>
        <w:rPr>
          <w:rFonts w:ascii="Arial"/>
          <w:sz w:val="12"/>
        </w:rPr>
      </w:pPr>
    </w:p>
    <w:p w14:paraId="2BA226A1" w14:textId="77777777" w:rsidR="00666A2C" w:rsidRDefault="00666A2C">
      <w:pPr>
        <w:pStyle w:val="a3"/>
        <w:rPr>
          <w:rFonts w:ascii="Arial"/>
          <w:sz w:val="12"/>
        </w:rPr>
      </w:pPr>
    </w:p>
    <w:p w14:paraId="17AD93B2" w14:textId="77777777" w:rsidR="00666A2C" w:rsidRDefault="00666A2C">
      <w:pPr>
        <w:pStyle w:val="a3"/>
        <w:rPr>
          <w:rFonts w:ascii="Arial"/>
          <w:sz w:val="12"/>
        </w:rPr>
      </w:pPr>
    </w:p>
    <w:p w14:paraId="0DE4B5B7" w14:textId="77777777" w:rsidR="00666A2C" w:rsidRDefault="00666A2C">
      <w:pPr>
        <w:pStyle w:val="a3"/>
        <w:spacing w:before="110"/>
        <w:rPr>
          <w:rFonts w:ascii="Arial"/>
          <w:sz w:val="12"/>
        </w:rPr>
      </w:pPr>
    </w:p>
    <w:p w14:paraId="092C70E9" w14:textId="77777777" w:rsidR="00666A2C" w:rsidRDefault="00E8759C">
      <w:pPr>
        <w:spacing w:before="1" w:line="180" w:lineRule="auto"/>
        <w:ind w:left="1819" w:right="329" w:firstLine="4"/>
        <w:rPr>
          <w:rFonts w:ascii="Arial"/>
          <w:sz w:val="12"/>
        </w:rPr>
      </w:pPr>
      <w:r>
        <w:rPr>
          <w:noProof/>
        </w:rPr>
        <w:drawing>
          <wp:anchor distT="0" distB="0" distL="0" distR="0" simplePos="0" relativeHeight="15734272" behindDoc="0" locked="0" layoutInCell="1" allowOverlap="1" wp14:anchorId="18BC3EE0" wp14:editId="07777777">
            <wp:simplePos x="0" y="0"/>
            <wp:positionH relativeFrom="page">
              <wp:posOffset>1013523</wp:posOffset>
            </wp:positionH>
            <wp:positionV relativeFrom="paragraph">
              <wp:posOffset>4229</wp:posOffset>
            </wp:positionV>
            <wp:extent cx="573922" cy="573718"/>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573922" cy="573718"/>
                    </a:xfrm>
                    <a:prstGeom prst="rect">
                      <a:avLst/>
                    </a:prstGeom>
                  </pic:spPr>
                </pic:pic>
              </a:graphicData>
            </a:graphic>
          </wp:anchor>
        </w:drawing>
      </w:r>
      <w:r>
        <w:rPr>
          <w:rFonts w:ascii="Arial"/>
          <w:color w:val="080808"/>
          <w:w w:val="105"/>
          <w:sz w:val="12"/>
        </w:rPr>
        <w:t>S</w:t>
      </w:r>
      <w:r>
        <w:rPr>
          <w:rFonts w:ascii="맑은 고딕"/>
          <w:color w:val="080808"/>
          <w:w w:val="105"/>
          <w:sz w:val="13"/>
        </w:rPr>
        <w:t>t</w:t>
      </w:r>
      <w:r>
        <w:rPr>
          <w:rFonts w:ascii="Arial"/>
          <w:color w:val="080808"/>
          <w:w w:val="105"/>
          <w:sz w:val="12"/>
        </w:rPr>
        <w:t>e</w:t>
      </w:r>
      <w:r>
        <w:rPr>
          <w:rFonts w:ascii="맑은 고딕"/>
          <w:color w:val="080808"/>
          <w:w w:val="105"/>
          <w:sz w:val="14"/>
        </w:rPr>
        <w:t>p</w:t>
      </w:r>
      <w:r>
        <w:rPr>
          <w:rFonts w:ascii="Arial"/>
          <w:color w:val="080808"/>
          <w:w w:val="105"/>
          <w:sz w:val="12"/>
        </w:rPr>
        <w:t>hen</w:t>
      </w:r>
      <w:r>
        <w:rPr>
          <w:rFonts w:ascii="Arial"/>
          <w:color w:val="080808"/>
          <w:spacing w:val="-9"/>
          <w:w w:val="105"/>
          <w:sz w:val="12"/>
        </w:rPr>
        <w:t xml:space="preserve"> </w:t>
      </w:r>
      <w:r>
        <w:rPr>
          <w:rFonts w:ascii="Arial"/>
          <w:color w:val="080808"/>
          <w:w w:val="105"/>
          <w:sz w:val="12"/>
        </w:rPr>
        <w:t>Grace</w:t>
      </w:r>
      <w:r>
        <w:rPr>
          <w:rFonts w:ascii="Arial"/>
          <w:color w:val="080808"/>
          <w:spacing w:val="-9"/>
          <w:w w:val="105"/>
          <w:sz w:val="12"/>
        </w:rPr>
        <w:t xml:space="preserve"> </w:t>
      </w:r>
      <w:r>
        <w:rPr>
          <w:rFonts w:ascii="Arial"/>
          <w:color w:val="3F447C"/>
          <w:w w:val="105"/>
          <w:sz w:val="12"/>
        </w:rPr>
        <w:t>Ill</w:t>
      </w:r>
      <w:r>
        <w:rPr>
          <w:rFonts w:ascii="Arial"/>
          <w:color w:val="3F447C"/>
          <w:spacing w:val="40"/>
          <w:w w:val="105"/>
          <w:sz w:val="12"/>
        </w:rPr>
        <w:t xml:space="preserve"> </w:t>
      </w:r>
      <w:r>
        <w:rPr>
          <w:rFonts w:ascii="Arial"/>
          <w:color w:val="4F4F4F"/>
          <w:w w:val="105"/>
          <w:sz w:val="12"/>
        </w:rPr>
        <w:t>Sen</w:t>
      </w:r>
      <w:r>
        <w:rPr>
          <w:rFonts w:ascii="맑은 고딕"/>
          <w:color w:val="4F4F4F"/>
          <w:w w:val="105"/>
          <w:sz w:val="13"/>
        </w:rPr>
        <w:t>i</w:t>
      </w:r>
      <w:r>
        <w:rPr>
          <w:rFonts w:ascii="Arial"/>
          <w:color w:val="4F4F4F"/>
          <w:w w:val="105"/>
          <w:sz w:val="12"/>
        </w:rPr>
        <w:t>or</w:t>
      </w:r>
      <w:r>
        <w:rPr>
          <w:rFonts w:ascii="Arial"/>
          <w:color w:val="4F4F4F"/>
          <w:spacing w:val="-1"/>
          <w:w w:val="105"/>
          <w:sz w:val="12"/>
        </w:rPr>
        <w:t xml:space="preserve"> </w:t>
      </w:r>
      <w:r>
        <w:rPr>
          <w:rFonts w:ascii="Arial"/>
          <w:color w:val="4F4F4F"/>
          <w:w w:val="105"/>
          <w:sz w:val="12"/>
        </w:rPr>
        <w:t>Des</w:t>
      </w:r>
      <w:r>
        <w:rPr>
          <w:rFonts w:ascii="맑은 고딕"/>
          <w:color w:val="4F4F4F"/>
          <w:w w:val="105"/>
          <w:sz w:val="13"/>
        </w:rPr>
        <w:t>ig</w:t>
      </w:r>
      <w:r>
        <w:rPr>
          <w:rFonts w:ascii="Arial"/>
          <w:color w:val="4F4F4F"/>
          <w:w w:val="105"/>
          <w:sz w:val="12"/>
        </w:rPr>
        <w:t>ner</w:t>
      </w:r>
      <w:r>
        <w:rPr>
          <w:rFonts w:ascii="Arial"/>
          <w:color w:val="4F4F4F"/>
          <w:spacing w:val="40"/>
          <w:w w:val="105"/>
          <w:sz w:val="12"/>
        </w:rPr>
        <w:t xml:space="preserve"> </w:t>
      </w:r>
      <w:r>
        <w:rPr>
          <w:rFonts w:ascii="Arial"/>
          <w:color w:val="4F4F4F"/>
          <w:spacing w:val="-2"/>
          <w:w w:val="105"/>
          <w:sz w:val="12"/>
        </w:rPr>
        <w:t>London</w:t>
      </w:r>
    </w:p>
    <w:p w14:paraId="1E770E96" w14:textId="77777777" w:rsidR="00666A2C" w:rsidRDefault="00E8759C">
      <w:pPr>
        <w:spacing w:before="87" w:line="174" w:lineRule="exact"/>
        <w:ind w:left="1518"/>
        <w:rPr>
          <w:rFonts w:ascii="Arial"/>
          <w:sz w:val="12"/>
        </w:rPr>
      </w:pPr>
      <w:r>
        <w:br w:type="column"/>
      </w:r>
      <w:r>
        <w:rPr>
          <w:rFonts w:ascii="Arial"/>
          <w:color w:val="080808"/>
          <w:w w:val="110"/>
          <w:sz w:val="12"/>
        </w:rPr>
        <w:t>Leo</w:t>
      </w:r>
      <w:r>
        <w:rPr>
          <w:rFonts w:ascii="Arial"/>
          <w:color w:val="080808"/>
          <w:spacing w:val="-10"/>
          <w:w w:val="110"/>
          <w:sz w:val="12"/>
        </w:rPr>
        <w:t xml:space="preserve"> </w:t>
      </w:r>
      <w:r>
        <w:rPr>
          <w:rFonts w:ascii="Arial"/>
          <w:color w:val="080808"/>
          <w:w w:val="110"/>
          <w:sz w:val="12"/>
        </w:rPr>
        <w:t>Por</w:t>
      </w:r>
      <w:r>
        <w:rPr>
          <w:rFonts w:ascii="맑은 고딕"/>
          <w:color w:val="080808"/>
          <w:w w:val="110"/>
          <w:sz w:val="12"/>
        </w:rPr>
        <w:t>t</w:t>
      </w:r>
      <w:r>
        <w:rPr>
          <w:rFonts w:ascii="Arial"/>
          <w:color w:val="080808"/>
          <w:w w:val="110"/>
          <w:sz w:val="12"/>
        </w:rPr>
        <w:t>o</w:t>
      </w:r>
      <w:r>
        <w:rPr>
          <w:rFonts w:ascii="Arial"/>
          <w:color w:val="080808"/>
          <w:spacing w:val="-8"/>
          <w:w w:val="110"/>
          <w:sz w:val="12"/>
        </w:rPr>
        <w:t xml:space="preserve"> </w:t>
      </w:r>
      <w:r>
        <w:rPr>
          <w:rFonts w:ascii="Arial"/>
          <w:color w:val="239060"/>
          <w:spacing w:val="-5"/>
          <w:w w:val="110"/>
          <w:sz w:val="12"/>
        </w:rPr>
        <w:t>DI</w:t>
      </w:r>
    </w:p>
    <w:p w14:paraId="7BAE4D2D" w14:textId="77777777" w:rsidR="00666A2C" w:rsidRDefault="00E8759C">
      <w:pPr>
        <w:spacing w:line="181" w:lineRule="exact"/>
        <w:ind w:left="1517"/>
        <w:rPr>
          <w:rFonts w:ascii="Arial"/>
          <w:sz w:val="12"/>
        </w:rPr>
      </w:pPr>
      <w:r>
        <w:rPr>
          <w:noProof/>
        </w:rPr>
        <w:drawing>
          <wp:anchor distT="0" distB="0" distL="0" distR="0" simplePos="0" relativeHeight="15734784" behindDoc="0" locked="0" layoutInCell="1" allowOverlap="1" wp14:anchorId="4F1EED8E" wp14:editId="07777777">
            <wp:simplePos x="0" y="0"/>
            <wp:positionH relativeFrom="page">
              <wp:posOffset>3016148</wp:posOffset>
            </wp:positionH>
            <wp:positionV relativeFrom="paragraph">
              <wp:posOffset>-97745</wp:posOffset>
            </wp:positionV>
            <wp:extent cx="573922" cy="57371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573922" cy="573718"/>
                    </a:xfrm>
                    <a:prstGeom prst="rect">
                      <a:avLst/>
                    </a:prstGeom>
                  </pic:spPr>
                </pic:pic>
              </a:graphicData>
            </a:graphic>
          </wp:anchor>
        </w:drawing>
      </w:r>
      <w:r>
        <w:rPr>
          <w:rFonts w:ascii="Arial"/>
          <w:color w:val="4F4F4F"/>
          <w:w w:val="105"/>
          <w:sz w:val="12"/>
        </w:rPr>
        <w:t>Execu</w:t>
      </w:r>
      <w:r>
        <w:rPr>
          <w:rFonts w:ascii="맑은 고딕"/>
          <w:color w:val="4F4F4F"/>
          <w:w w:val="105"/>
          <w:sz w:val="13"/>
        </w:rPr>
        <w:t>ti</w:t>
      </w:r>
      <w:r>
        <w:rPr>
          <w:rFonts w:ascii="Arial"/>
          <w:color w:val="4F4F4F"/>
          <w:w w:val="105"/>
          <w:sz w:val="12"/>
        </w:rPr>
        <w:t>ve</w:t>
      </w:r>
      <w:r>
        <w:rPr>
          <w:rFonts w:ascii="Arial"/>
          <w:color w:val="4F4F4F"/>
          <w:spacing w:val="-5"/>
          <w:w w:val="105"/>
          <w:sz w:val="12"/>
        </w:rPr>
        <w:t xml:space="preserve"> </w:t>
      </w:r>
      <w:r>
        <w:rPr>
          <w:rFonts w:ascii="Arial"/>
          <w:color w:val="4F4F4F"/>
          <w:w w:val="105"/>
          <w:sz w:val="12"/>
        </w:rPr>
        <w:t>Crea</w:t>
      </w:r>
      <w:r>
        <w:rPr>
          <w:rFonts w:ascii="맑은 고딕"/>
          <w:color w:val="4F4F4F"/>
          <w:w w:val="105"/>
          <w:sz w:val="13"/>
        </w:rPr>
        <w:t>ti</w:t>
      </w:r>
      <w:r>
        <w:rPr>
          <w:rFonts w:ascii="Arial"/>
          <w:color w:val="4F4F4F"/>
          <w:w w:val="105"/>
          <w:sz w:val="12"/>
        </w:rPr>
        <w:t>ve</w:t>
      </w:r>
      <w:r>
        <w:rPr>
          <w:rFonts w:ascii="Arial"/>
          <w:color w:val="4F4F4F"/>
          <w:spacing w:val="-6"/>
          <w:w w:val="105"/>
          <w:sz w:val="12"/>
        </w:rPr>
        <w:t xml:space="preserve"> </w:t>
      </w:r>
      <w:r>
        <w:rPr>
          <w:rFonts w:ascii="Arial"/>
          <w:color w:val="4F4F4F"/>
          <w:spacing w:val="-2"/>
          <w:w w:val="105"/>
          <w:sz w:val="12"/>
        </w:rPr>
        <w:t>D</w:t>
      </w:r>
      <w:r>
        <w:rPr>
          <w:rFonts w:ascii="맑은 고딕"/>
          <w:color w:val="727272"/>
          <w:spacing w:val="-2"/>
          <w:w w:val="105"/>
          <w:sz w:val="13"/>
        </w:rPr>
        <w:t>i</w:t>
      </w:r>
      <w:r>
        <w:rPr>
          <w:rFonts w:ascii="Arial"/>
          <w:color w:val="4F4F4F"/>
          <w:spacing w:val="-2"/>
          <w:w w:val="105"/>
          <w:sz w:val="12"/>
        </w:rPr>
        <w:t>rec</w:t>
      </w:r>
      <w:r>
        <w:rPr>
          <w:rFonts w:ascii="맑은 고딕"/>
          <w:color w:val="4F4F4F"/>
          <w:spacing w:val="-2"/>
          <w:w w:val="105"/>
          <w:sz w:val="13"/>
        </w:rPr>
        <w:t>t</w:t>
      </w:r>
      <w:r>
        <w:rPr>
          <w:rFonts w:ascii="Arial"/>
          <w:color w:val="4F4F4F"/>
          <w:spacing w:val="-2"/>
          <w:w w:val="105"/>
          <w:sz w:val="12"/>
        </w:rPr>
        <w:t>or</w:t>
      </w:r>
    </w:p>
    <w:p w14:paraId="44586A9D" w14:textId="77777777" w:rsidR="00666A2C" w:rsidRDefault="00E8759C">
      <w:pPr>
        <w:spacing w:line="127" w:lineRule="exact"/>
        <w:ind w:left="1517"/>
        <w:rPr>
          <w:rFonts w:ascii="Arial"/>
          <w:sz w:val="12"/>
        </w:rPr>
      </w:pPr>
      <w:r>
        <w:rPr>
          <w:rFonts w:ascii="Arial"/>
          <w:color w:val="4F4F4F"/>
          <w:w w:val="105"/>
          <w:sz w:val="12"/>
        </w:rPr>
        <w:t>New</w:t>
      </w:r>
      <w:r>
        <w:rPr>
          <w:rFonts w:ascii="Arial"/>
          <w:color w:val="4F4F4F"/>
          <w:spacing w:val="7"/>
          <w:w w:val="105"/>
          <w:sz w:val="12"/>
        </w:rPr>
        <w:t xml:space="preserve"> </w:t>
      </w:r>
      <w:r>
        <w:rPr>
          <w:rFonts w:ascii="Arial"/>
          <w:color w:val="4F4F4F"/>
          <w:spacing w:val="-4"/>
          <w:w w:val="105"/>
          <w:sz w:val="12"/>
        </w:rPr>
        <w:t>York</w:t>
      </w:r>
    </w:p>
    <w:p w14:paraId="66204FF1" w14:textId="77777777" w:rsidR="00666A2C" w:rsidRDefault="00666A2C">
      <w:pPr>
        <w:pStyle w:val="a3"/>
        <w:rPr>
          <w:rFonts w:ascii="Arial"/>
          <w:sz w:val="12"/>
        </w:rPr>
      </w:pPr>
    </w:p>
    <w:p w14:paraId="2DBF0D7D" w14:textId="77777777" w:rsidR="00666A2C" w:rsidRDefault="00666A2C">
      <w:pPr>
        <w:pStyle w:val="a3"/>
        <w:rPr>
          <w:rFonts w:ascii="Arial"/>
          <w:sz w:val="12"/>
        </w:rPr>
      </w:pPr>
    </w:p>
    <w:p w14:paraId="6B62F1B3" w14:textId="77777777" w:rsidR="00666A2C" w:rsidRDefault="00666A2C">
      <w:pPr>
        <w:pStyle w:val="a3"/>
        <w:rPr>
          <w:rFonts w:ascii="Arial"/>
          <w:sz w:val="12"/>
        </w:rPr>
      </w:pPr>
    </w:p>
    <w:p w14:paraId="02F2C34E" w14:textId="77777777" w:rsidR="00666A2C" w:rsidRDefault="00666A2C">
      <w:pPr>
        <w:pStyle w:val="a3"/>
        <w:rPr>
          <w:rFonts w:ascii="Arial"/>
          <w:sz w:val="12"/>
        </w:rPr>
      </w:pPr>
    </w:p>
    <w:p w14:paraId="680A4E5D" w14:textId="77777777" w:rsidR="00666A2C" w:rsidRDefault="00666A2C">
      <w:pPr>
        <w:pStyle w:val="a3"/>
        <w:spacing w:before="115"/>
        <w:rPr>
          <w:rFonts w:ascii="Arial"/>
          <w:sz w:val="12"/>
        </w:rPr>
      </w:pPr>
    </w:p>
    <w:p w14:paraId="0AADBE15" w14:textId="77777777" w:rsidR="00666A2C" w:rsidRDefault="00E8759C">
      <w:pPr>
        <w:spacing w:line="187" w:lineRule="auto"/>
        <w:ind w:left="1517" w:right="336" w:firstLine="3"/>
        <w:rPr>
          <w:rFonts w:ascii="Arial"/>
          <w:sz w:val="12"/>
        </w:rPr>
      </w:pPr>
      <w:r>
        <w:rPr>
          <w:noProof/>
        </w:rPr>
        <w:drawing>
          <wp:anchor distT="0" distB="0" distL="0" distR="0" simplePos="0" relativeHeight="15735296" behindDoc="0" locked="0" layoutInCell="1" allowOverlap="1" wp14:anchorId="2E26F43F" wp14:editId="07777777">
            <wp:simplePos x="0" y="0"/>
            <wp:positionH relativeFrom="page">
              <wp:posOffset>3016148</wp:posOffset>
            </wp:positionH>
            <wp:positionV relativeFrom="paragraph">
              <wp:posOffset>1136</wp:posOffset>
            </wp:positionV>
            <wp:extent cx="573922" cy="56151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573922" cy="561511"/>
                    </a:xfrm>
                    <a:prstGeom prst="rect">
                      <a:avLst/>
                    </a:prstGeom>
                  </pic:spPr>
                </pic:pic>
              </a:graphicData>
            </a:graphic>
          </wp:anchor>
        </w:drawing>
      </w:r>
      <w:r>
        <w:rPr>
          <w:rFonts w:ascii="Arial"/>
          <w:color w:val="080808"/>
          <w:w w:val="105"/>
          <w:sz w:val="12"/>
        </w:rPr>
        <w:t>V</w:t>
      </w:r>
      <w:r>
        <w:rPr>
          <w:rFonts w:ascii="맑은 고딕"/>
          <w:color w:val="080808"/>
          <w:w w:val="105"/>
          <w:sz w:val="12"/>
        </w:rPr>
        <w:t>i</w:t>
      </w:r>
      <w:r>
        <w:rPr>
          <w:rFonts w:ascii="Arial"/>
          <w:color w:val="080808"/>
          <w:w w:val="105"/>
          <w:sz w:val="12"/>
        </w:rPr>
        <w:t>c</w:t>
      </w:r>
      <w:r>
        <w:rPr>
          <w:rFonts w:ascii="맑은 고딕"/>
          <w:color w:val="080808"/>
          <w:w w:val="105"/>
          <w:sz w:val="12"/>
        </w:rPr>
        <w:t>t</w:t>
      </w:r>
      <w:r>
        <w:rPr>
          <w:rFonts w:ascii="Arial"/>
          <w:color w:val="080808"/>
          <w:w w:val="105"/>
          <w:sz w:val="12"/>
        </w:rPr>
        <w:t>or</w:t>
      </w:r>
      <w:r>
        <w:rPr>
          <w:rFonts w:ascii="맑은 고딕"/>
          <w:color w:val="080808"/>
          <w:w w:val="105"/>
          <w:sz w:val="12"/>
        </w:rPr>
        <w:t>i</w:t>
      </w:r>
      <w:r>
        <w:rPr>
          <w:rFonts w:ascii="Arial"/>
          <w:color w:val="080808"/>
          <w:w w:val="105"/>
          <w:sz w:val="12"/>
        </w:rPr>
        <w:t xml:space="preserve">a Alba </w:t>
      </w:r>
      <w:proofErr w:type="spellStart"/>
      <w:r>
        <w:rPr>
          <w:rFonts w:ascii="맑은 고딕"/>
          <w:color w:val="239060"/>
          <w:w w:val="105"/>
          <w:sz w:val="11"/>
        </w:rPr>
        <w:t>ISi</w:t>
      </w:r>
      <w:proofErr w:type="spellEnd"/>
      <w:r>
        <w:rPr>
          <w:rFonts w:ascii="맑은 고딕"/>
          <w:color w:val="239060"/>
          <w:w w:val="105"/>
          <w:sz w:val="11"/>
        </w:rPr>
        <w:t xml:space="preserve"> </w:t>
      </w:r>
      <w:r>
        <w:rPr>
          <w:rFonts w:ascii="Arial"/>
          <w:color w:val="4F4F4F"/>
          <w:w w:val="105"/>
          <w:sz w:val="12"/>
        </w:rPr>
        <w:t>O</w:t>
      </w:r>
      <w:r>
        <w:rPr>
          <w:rFonts w:ascii="맑은 고딕"/>
          <w:color w:val="4F4F4F"/>
          <w:w w:val="105"/>
          <w:sz w:val="13"/>
        </w:rPr>
        <w:t>p</w:t>
      </w:r>
      <w:r>
        <w:rPr>
          <w:rFonts w:ascii="Arial"/>
          <w:color w:val="4F4F4F"/>
          <w:w w:val="105"/>
          <w:sz w:val="12"/>
        </w:rPr>
        <w:t>era</w:t>
      </w:r>
      <w:r>
        <w:rPr>
          <w:rFonts w:ascii="맑은 고딕"/>
          <w:color w:val="4F4F4F"/>
          <w:w w:val="105"/>
          <w:sz w:val="13"/>
        </w:rPr>
        <w:t>ti</w:t>
      </w:r>
      <w:r>
        <w:rPr>
          <w:rFonts w:ascii="Arial"/>
          <w:color w:val="4F4F4F"/>
          <w:w w:val="105"/>
          <w:sz w:val="12"/>
        </w:rPr>
        <w:t>ons</w:t>
      </w:r>
      <w:r>
        <w:rPr>
          <w:rFonts w:ascii="Arial"/>
          <w:color w:val="4F4F4F"/>
          <w:spacing w:val="-9"/>
          <w:w w:val="105"/>
          <w:sz w:val="12"/>
        </w:rPr>
        <w:t xml:space="preserve"> </w:t>
      </w:r>
      <w:r>
        <w:rPr>
          <w:rFonts w:ascii="Arial"/>
          <w:color w:val="4F4F4F"/>
          <w:w w:val="105"/>
          <w:sz w:val="12"/>
        </w:rPr>
        <w:t>Assoc</w:t>
      </w:r>
      <w:r>
        <w:rPr>
          <w:rFonts w:ascii="맑은 고딕"/>
          <w:color w:val="4F4F4F"/>
          <w:w w:val="105"/>
          <w:sz w:val="13"/>
        </w:rPr>
        <w:t>i</w:t>
      </w:r>
      <w:r>
        <w:rPr>
          <w:rFonts w:ascii="Arial"/>
          <w:color w:val="4F4F4F"/>
          <w:w w:val="105"/>
          <w:sz w:val="12"/>
        </w:rPr>
        <w:t>a</w:t>
      </w:r>
      <w:r>
        <w:rPr>
          <w:rFonts w:ascii="맑은 고딕"/>
          <w:color w:val="4F4F4F"/>
          <w:w w:val="105"/>
          <w:sz w:val="13"/>
        </w:rPr>
        <w:t>t</w:t>
      </w:r>
      <w:r>
        <w:rPr>
          <w:rFonts w:ascii="Arial"/>
          <w:color w:val="4F4F4F"/>
          <w:w w:val="105"/>
          <w:sz w:val="12"/>
        </w:rPr>
        <w:t>e</w:t>
      </w:r>
      <w:r>
        <w:rPr>
          <w:rFonts w:ascii="Arial"/>
          <w:color w:val="4F4F4F"/>
          <w:spacing w:val="40"/>
          <w:w w:val="105"/>
          <w:sz w:val="12"/>
        </w:rPr>
        <w:t xml:space="preserve"> </w:t>
      </w:r>
      <w:r>
        <w:rPr>
          <w:rFonts w:ascii="Arial"/>
          <w:color w:val="4F4F4F"/>
          <w:w w:val="105"/>
          <w:sz w:val="12"/>
        </w:rPr>
        <w:t>New York</w:t>
      </w:r>
    </w:p>
    <w:p w14:paraId="19219836" w14:textId="77777777" w:rsidR="00666A2C" w:rsidRDefault="00666A2C">
      <w:pPr>
        <w:pStyle w:val="a3"/>
        <w:rPr>
          <w:rFonts w:ascii="Arial"/>
          <w:sz w:val="12"/>
        </w:rPr>
      </w:pPr>
    </w:p>
    <w:p w14:paraId="296FEF7D" w14:textId="77777777" w:rsidR="00666A2C" w:rsidRDefault="00666A2C">
      <w:pPr>
        <w:pStyle w:val="a3"/>
        <w:rPr>
          <w:rFonts w:ascii="Arial"/>
          <w:sz w:val="12"/>
        </w:rPr>
      </w:pPr>
    </w:p>
    <w:p w14:paraId="7194DBDC" w14:textId="77777777" w:rsidR="00666A2C" w:rsidRDefault="00666A2C">
      <w:pPr>
        <w:pStyle w:val="a3"/>
        <w:rPr>
          <w:rFonts w:ascii="Arial"/>
          <w:sz w:val="12"/>
        </w:rPr>
      </w:pPr>
    </w:p>
    <w:p w14:paraId="769D0D3C" w14:textId="77777777" w:rsidR="00666A2C" w:rsidRDefault="00666A2C">
      <w:pPr>
        <w:pStyle w:val="a3"/>
        <w:rPr>
          <w:rFonts w:ascii="Arial"/>
          <w:sz w:val="12"/>
        </w:rPr>
      </w:pPr>
    </w:p>
    <w:p w14:paraId="54CD245A" w14:textId="77777777" w:rsidR="00666A2C" w:rsidRDefault="00666A2C">
      <w:pPr>
        <w:pStyle w:val="a3"/>
        <w:spacing w:before="120"/>
        <w:rPr>
          <w:rFonts w:ascii="Arial"/>
          <w:sz w:val="12"/>
        </w:rPr>
      </w:pPr>
    </w:p>
    <w:p w14:paraId="02E9DC97" w14:textId="77777777" w:rsidR="00666A2C" w:rsidRDefault="00E8759C">
      <w:pPr>
        <w:spacing w:line="187" w:lineRule="auto"/>
        <w:ind w:left="1521" w:right="462" w:hanging="4"/>
        <w:rPr>
          <w:rFonts w:ascii="Arial"/>
          <w:sz w:val="12"/>
        </w:rPr>
      </w:pPr>
      <w:r>
        <w:rPr>
          <w:noProof/>
        </w:rPr>
        <w:drawing>
          <wp:anchor distT="0" distB="0" distL="0" distR="0" simplePos="0" relativeHeight="15735808" behindDoc="0" locked="0" layoutInCell="1" allowOverlap="1" wp14:anchorId="2EFC9B89" wp14:editId="07777777">
            <wp:simplePos x="0" y="0"/>
            <wp:positionH relativeFrom="page">
              <wp:posOffset>3016148</wp:posOffset>
            </wp:positionH>
            <wp:positionV relativeFrom="paragraph">
              <wp:posOffset>-2186</wp:posOffset>
            </wp:positionV>
            <wp:extent cx="573922" cy="57371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573922" cy="573718"/>
                    </a:xfrm>
                    <a:prstGeom prst="rect">
                      <a:avLst/>
                    </a:prstGeom>
                  </pic:spPr>
                </pic:pic>
              </a:graphicData>
            </a:graphic>
          </wp:anchor>
        </w:drawing>
      </w:r>
      <w:r>
        <w:rPr>
          <w:rFonts w:ascii="Arial"/>
          <w:color w:val="080808"/>
          <w:w w:val="105"/>
          <w:sz w:val="12"/>
        </w:rPr>
        <w:t>Pedro</w:t>
      </w:r>
      <w:r>
        <w:rPr>
          <w:rFonts w:ascii="Arial"/>
          <w:color w:val="080808"/>
          <w:spacing w:val="-2"/>
          <w:w w:val="105"/>
          <w:sz w:val="12"/>
        </w:rPr>
        <w:t xml:space="preserve"> </w:t>
      </w:r>
      <w:proofErr w:type="spellStart"/>
      <w:r>
        <w:rPr>
          <w:rFonts w:ascii="Arial"/>
          <w:color w:val="080808"/>
          <w:w w:val="105"/>
          <w:sz w:val="12"/>
        </w:rPr>
        <w:t>Venez</w:t>
      </w:r>
      <w:r>
        <w:rPr>
          <w:rFonts w:ascii="맑은 고딕"/>
          <w:color w:val="080808"/>
          <w:w w:val="105"/>
          <w:sz w:val="12"/>
        </w:rPr>
        <w:t>i</w:t>
      </w:r>
      <w:r>
        <w:rPr>
          <w:rFonts w:ascii="Arial"/>
          <w:color w:val="080808"/>
          <w:w w:val="105"/>
          <w:sz w:val="12"/>
        </w:rPr>
        <w:t>ano</w:t>
      </w:r>
      <w:proofErr w:type="spellEnd"/>
      <w:r>
        <w:rPr>
          <w:rFonts w:ascii="Arial"/>
          <w:color w:val="080808"/>
          <w:spacing w:val="-9"/>
          <w:w w:val="105"/>
          <w:sz w:val="12"/>
        </w:rPr>
        <w:t xml:space="preserve"> </w:t>
      </w:r>
      <w:r>
        <w:rPr>
          <w:rFonts w:ascii="Arial"/>
          <w:color w:val="239060"/>
          <w:w w:val="105"/>
          <w:sz w:val="12"/>
        </w:rPr>
        <w:t>Ill</w:t>
      </w:r>
      <w:r>
        <w:rPr>
          <w:rFonts w:ascii="Arial"/>
          <w:color w:val="239060"/>
          <w:spacing w:val="40"/>
          <w:w w:val="105"/>
          <w:sz w:val="12"/>
        </w:rPr>
        <w:t xml:space="preserve"> </w:t>
      </w:r>
      <w:r>
        <w:rPr>
          <w:rFonts w:ascii="Arial"/>
          <w:color w:val="4F4F4F"/>
          <w:w w:val="105"/>
          <w:sz w:val="12"/>
        </w:rPr>
        <w:t>3D Des</w:t>
      </w:r>
      <w:r>
        <w:rPr>
          <w:rFonts w:ascii="맑은 고딕"/>
          <w:color w:val="4F4F4F"/>
          <w:w w:val="105"/>
          <w:sz w:val="13"/>
        </w:rPr>
        <w:t>ig</w:t>
      </w:r>
      <w:r>
        <w:rPr>
          <w:rFonts w:ascii="Arial"/>
          <w:color w:val="4F4F4F"/>
          <w:w w:val="105"/>
          <w:sz w:val="12"/>
        </w:rPr>
        <w:t>n Lead</w:t>
      </w:r>
      <w:r>
        <w:rPr>
          <w:rFonts w:ascii="Arial"/>
          <w:color w:val="4F4F4F"/>
          <w:spacing w:val="40"/>
          <w:w w:val="105"/>
          <w:sz w:val="12"/>
        </w:rPr>
        <w:t xml:space="preserve"> </w:t>
      </w:r>
      <w:r>
        <w:rPr>
          <w:rFonts w:ascii="Arial"/>
          <w:color w:val="4F4F4F"/>
          <w:w w:val="105"/>
          <w:sz w:val="12"/>
        </w:rPr>
        <w:t>Sao</w:t>
      </w:r>
      <w:r>
        <w:rPr>
          <w:rFonts w:ascii="Arial"/>
          <w:color w:val="4F4F4F"/>
          <w:spacing w:val="-9"/>
          <w:w w:val="105"/>
          <w:sz w:val="12"/>
        </w:rPr>
        <w:t xml:space="preserve"> </w:t>
      </w:r>
      <w:r>
        <w:rPr>
          <w:rFonts w:ascii="Arial"/>
          <w:color w:val="4F4F4F"/>
          <w:w w:val="105"/>
          <w:sz w:val="12"/>
        </w:rPr>
        <w:t>Paulo</w:t>
      </w:r>
    </w:p>
    <w:p w14:paraId="1231BE67" w14:textId="77777777" w:rsidR="00666A2C" w:rsidRDefault="00666A2C">
      <w:pPr>
        <w:pStyle w:val="a3"/>
        <w:rPr>
          <w:rFonts w:ascii="Arial"/>
          <w:sz w:val="12"/>
        </w:rPr>
      </w:pPr>
    </w:p>
    <w:p w14:paraId="36FEB5B0" w14:textId="77777777" w:rsidR="00666A2C" w:rsidRDefault="00666A2C">
      <w:pPr>
        <w:pStyle w:val="a3"/>
        <w:rPr>
          <w:rFonts w:ascii="Arial"/>
          <w:sz w:val="12"/>
        </w:rPr>
      </w:pPr>
    </w:p>
    <w:p w14:paraId="30D7AA69" w14:textId="77777777" w:rsidR="00666A2C" w:rsidRDefault="00666A2C">
      <w:pPr>
        <w:pStyle w:val="a3"/>
        <w:rPr>
          <w:rFonts w:ascii="Arial"/>
          <w:sz w:val="12"/>
        </w:rPr>
      </w:pPr>
    </w:p>
    <w:p w14:paraId="7196D064" w14:textId="77777777" w:rsidR="00666A2C" w:rsidRDefault="00666A2C">
      <w:pPr>
        <w:pStyle w:val="a3"/>
        <w:rPr>
          <w:rFonts w:ascii="Arial"/>
          <w:sz w:val="12"/>
        </w:rPr>
      </w:pPr>
    </w:p>
    <w:p w14:paraId="34FF1C98" w14:textId="77777777" w:rsidR="00666A2C" w:rsidRDefault="00666A2C">
      <w:pPr>
        <w:pStyle w:val="a3"/>
        <w:spacing w:before="111"/>
        <w:rPr>
          <w:rFonts w:ascii="Arial"/>
          <w:sz w:val="12"/>
        </w:rPr>
      </w:pPr>
    </w:p>
    <w:p w14:paraId="4E81B8DC" w14:textId="77777777" w:rsidR="00666A2C" w:rsidRDefault="00E8759C">
      <w:pPr>
        <w:spacing w:line="184" w:lineRule="auto"/>
        <w:ind w:left="1517" w:right="336"/>
        <w:rPr>
          <w:rFonts w:ascii="Arial"/>
          <w:sz w:val="12"/>
        </w:rPr>
      </w:pPr>
      <w:r>
        <w:rPr>
          <w:noProof/>
        </w:rPr>
        <w:drawing>
          <wp:anchor distT="0" distB="0" distL="0" distR="0" simplePos="0" relativeHeight="15736320" behindDoc="0" locked="0" layoutInCell="1" allowOverlap="1" wp14:anchorId="33294759" wp14:editId="07777777">
            <wp:simplePos x="0" y="0"/>
            <wp:positionH relativeFrom="page">
              <wp:posOffset>3016148</wp:posOffset>
            </wp:positionH>
            <wp:positionV relativeFrom="paragraph">
              <wp:posOffset>203</wp:posOffset>
            </wp:positionV>
            <wp:extent cx="573922" cy="573718"/>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73922" cy="573718"/>
                    </a:xfrm>
                    <a:prstGeom prst="rect">
                      <a:avLst/>
                    </a:prstGeom>
                  </pic:spPr>
                </pic:pic>
              </a:graphicData>
            </a:graphic>
          </wp:anchor>
        </w:drawing>
      </w:r>
      <w:r>
        <w:rPr>
          <w:rFonts w:ascii="Arial"/>
          <w:color w:val="080808"/>
          <w:w w:val="105"/>
          <w:sz w:val="12"/>
        </w:rPr>
        <w:t>N</w:t>
      </w:r>
      <w:r>
        <w:rPr>
          <w:rFonts w:ascii="맑은 고딕"/>
          <w:color w:val="080808"/>
          <w:w w:val="105"/>
          <w:sz w:val="13"/>
        </w:rPr>
        <w:t>i</w:t>
      </w:r>
      <w:r>
        <w:rPr>
          <w:rFonts w:ascii="Arial"/>
          <w:color w:val="080808"/>
          <w:w w:val="105"/>
          <w:sz w:val="12"/>
        </w:rPr>
        <w:t xml:space="preserve">cholas Schroder </w:t>
      </w:r>
      <w:r>
        <w:rPr>
          <w:rFonts w:ascii="Arial"/>
          <w:color w:val="239060"/>
          <w:w w:val="105"/>
          <w:sz w:val="11"/>
        </w:rPr>
        <w:t>Bl</w:t>
      </w:r>
      <w:r>
        <w:rPr>
          <w:rFonts w:ascii="Arial"/>
          <w:color w:val="239060"/>
          <w:spacing w:val="40"/>
          <w:w w:val="105"/>
          <w:sz w:val="11"/>
        </w:rPr>
        <w:t xml:space="preserve"> </w:t>
      </w:r>
      <w:r>
        <w:rPr>
          <w:rFonts w:ascii="Arial"/>
          <w:color w:val="4F4F4F"/>
          <w:w w:val="105"/>
          <w:sz w:val="12"/>
        </w:rPr>
        <w:t>O</w:t>
      </w:r>
      <w:r>
        <w:rPr>
          <w:rFonts w:ascii="맑은 고딕"/>
          <w:color w:val="4F4F4F"/>
          <w:w w:val="105"/>
          <w:sz w:val="13"/>
        </w:rPr>
        <w:t>p</w:t>
      </w:r>
      <w:r>
        <w:rPr>
          <w:rFonts w:ascii="Arial"/>
          <w:color w:val="4F4F4F"/>
          <w:w w:val="105"/>
          <w:sz w:val="12"/>
        </w:rPr>
        <w:t>era</w:t>
      </w:r>
      <w:r>
        <w:rPr>
          <w:rFonts w:ascii="맑은 고딕"/>
          <w:color w:val="4F4F4F"/>
          <w:w w:val="105"/>
          <w:sz w:val="13"/>
        </w:rPr>
        <w:t>ti</w:t>
      </w:r>
      <w:r>
        <w:rPr>
          <w:rFonts w:ascii="Arial"/>
          <w:color w:val="4F4F4F"/>
          <w:w w:val="105"/>
          <w:sz w:val="12"/>
        </w:rPr>
        <w:t>ons</w:t>
      </w:r>
      <w:r>
        <w:rPr>
          <w:rFonts w:ascii="Arial"/>
          <w:color w:val="4F4F4F"/>
          <w:spacing w:val="-9"/>
          <w:w w:val="105"/>
          <w:sz w:val="12"/>
        </w:rPr>
        <w:t xml:space="preserve"> </w:t>
      </w:r>
      <w:r>
        <w:rPr>
          <w:rFonts w:ascii="Arial"/>
          <w:color w:val="4F4F4F"/>
          <w:w w:val="105"/>
          <w:sz w:val="12"/>
        </w:rPr>
        <w:t>D</w:t>
      </w:r>
      <w:r>
        <w:rPr>
          <w:rFonts w:ascii="맑은 고딕"/>
          <w:color w:val="4F4F4F"/>
          <w:w w:val="105"/>
          <w:sz w:val="13"/>
        </w:rPr>
        <w:t>i</w:t>
      </w:r>
      <w:r>
        <w:rPr>
          <w:rFonts w:ascii="Arial"/>
          <w:color w:val="4F4F4F"/>
          <w:w w:val="105"/>
          <w:sz w:val="12"/>
        </w:rPr>
        <w:t>rec</w:t>
      </w:r>
      <w:r>
        <w:rPr>
          <w:rFonts w:ascii="맑은 고딕"/>
          <w:color w:val="4F4F4F"/>
          <w:w w:val="105"/>
          <w:sz w:val="13"/>
        </w:rPr>
        <w:t>t</w:t>
      </w:r>
      <w:r>
        <w:rPr>
          <w:rFonts w:ascii="Arial"/>
          <w:color w:val="4F4F4F"/>
          <w:w w:val="105"/>
          <w:sz w:val="12"/>
        </w:rPr>
        <w:t>or</w:t>
      </w:r>
      <w:r>
        <w:rPr>
          <w:rFonts w:ascii="Arial"/>
          <w:color w:val="4F4F4F"/>
          <w:spacing w:val="40"/>
          <w:w w:val="105"/>
          <w:sz w:val="12"/>
        </w:rPr>
        <w:t xml:space="preserve"> </w:t>
      </w:r>
      <w:r>
        <w:rPr>
          <w:rFonts w:ascii="Arial"/>
          <w:color w:val="4F4F4F"/>
          <w:w w:val="105"/>
          <w:sz w:val="12"/>
        </w:rPr>
        <w:t>New York</w:t>
      </w:r>
    </w:p>
    <w:p w14:paraId="6D072C0D" w14:textId="77777777" w:rsidR="00666A2C" w:rsidRDefault="00666A2C">
      <w:pPr>
        <w:pStyle w:val="a3"/>
        <w:rPr>
          <w:rFonts w:ascii="Arial"/>
          <w:sz w:val="12"/>
        </w:rPr>
      </w:pPr>
    </w:p>
    <w:p w14:paraId="48A21919" w14:textId="77777777" w:rsidR="00666A2C" w:rsidRDefault="00666A2C">
      <w:pPr>
        <w:pStyle w:val="a3"/>
        <w:rPr>
          <w:rFonts w:ascii="Arial"/>
          <w:sz w:val="12"/>
        </w:rPr>
      </w:pPr>
    </w:p>
    <w:p w14:paraId="6BD18F9B" w14:textId="77777777" w:rsidR="00666A2C" w:rsidRDefault="00666A2C">
      <w:pPr>
        <w:pStyle w:val="a3"/>
        <w:rPr>
          <w:rFonts w:ascii="Arial"/>
          <w:sz w:val="12"/>
        </w:rPr>
      </w:pPr>
    </w:p>
    <w:p w14:paraId="238601FE" w14:textId="77777777" w:rsidR="00666A2C" w:rsidRDefault="00666A2C">
      <w:pPr>
        <w:pStyle w:val="a3"/>
        <w:rPr>
          <w:rFonts w:ascii="Arial"/>
          <w:sz w:val="12"/>
        </w:rPr>
      </w:pPr>
    </w:p>
    <w:p w14:paraId="0F3CABC7" w14:textId="77777777" w:rsidR="00666A2C" w:rsidRDefault="00666A2C">
      <w:pPr>
        <w:pStyle w:val="a3"/>
        <w:spacing w:before="62"/>
        <w:rPr>
          <w:rFonts w:ascii="Arial"/>
          <w:sz w:val="12"/>
        </w:rPr>
      </w:pPr>
    </w:p>
    <w:p w14:paraId="0A92165F" w14:textId="77777777" w:rsidR="00666A2C" w:rsidRDefault="00E8759C">
      <w:pPr>
        <w:spacing w:before="1" w:line="204" w:lineRule="exact"/>
        <w:ind w:left="1520"/>
        <w:rPr>
          <w:rFonts w:ascii="맑은 고딕"/>
          <w:sz w:val="10"/>
        </w:rPr>
      </w:pPr>
      <w:r>
        <w:rPr>
          <w:noProof/>
        </w:rPr>
        <w:drawing>
          <wp:anchor distT="0" distB="0" distL="0" distR="0" simplePos="0" relativeHeight="15736832" behindDoc="0" locked="0" layoutInCell="1" allowOverlap="1" wp14:anchorId="27006F28" wp14:editId="07777777">
            <wp:simplePos x="0" y="0"/>
            <wp:positionH relativeFrom="page">
              <wp:posOffset>3016148</wp:posOffset>
            </wp:positionH>
            <wp:positionV relativeFrom="paragraph">
              <wp:posOffset>28876</wp:posOffset>
            </wp:positionV>
            <wp:extent cx="573922" cy="57371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573922" cy="573718"/>
                    </a:xfrm>
                    <a:prstGeom prst="rect">
                      <a:avLst/>
                    </a:prstGeom>
                  </pic:spPr>
                </pic:pic>
              </a:graphicData>
            </a:graphic>
          </wp:anchor>
        </w:drawing>
      </w:r>
      <w:r>
        <w:rPr>
          <w:rFonts w:ascii="맑은 고딕"/>
          <w:color w:val="080808"/>
          <w:w w:val="110"/>
          <w:sz w:val="12"/>
        </w:rPr>
        <w:t>J</w:t>
      </w:r>
      <w:r>
        <w:rPr>
          <w:rFonts w:ascii="Arial"/>
          <w:color w:val="080808"/>
          <w:w w:val="110"/>
          <w:sz w:val="12"/>
        </w:rPr>
        <w:t>osh</w:t>
      </w:r>
      <w:r>
        <w:rPr>
          <w:rFonts w:ascii="Arial"/>
          <w:color w:val="080808"/>
          <w:spacing w:val="17"/>
          <w:w w:val="110"/>
          <w:sz w:val="12"/>
        </w:rPr>
        <w:t xml:space="preserve"> </w:t>
      </w:r>
      <w:r>
        <w:rPr>
          <w:rFonts w:ascii="Arial"/>
          <w:color w:val="080808"/>
          <w:w w:val="110"/>
          <w:sz w:val="12"/>
        </w:rPr>
        <w:t>Krau</w:t>
      </w:r>
      <w:r>
        <w:rPr>
          <w:rFonts w:ascii="맑은 고딕"/>
          <w:color w:val="080808"/>
          <w:w w:val="110"/>
          <w:sz w:val="12"/>
        </w:rPr>
        <w:t>t</w:t>
      </w:r>
      <w:r>
        <w:rPr>
          <w:rFonts w:ascii="Arial"/>
          <w:color w:val="080808"/>
          <w:w w:val="110"/>
          <w:sz w:val="12"/>
        </w:rPr>
        <w:t>h-Hard</w:t>
      </w:r>
      <w:r>
        <w:rPr>
          <w:rFonts w:ascii="맑은 고딕"/>
          <w:color w:val="080808"/>
          <w:w w:val="110"/>
          <w:sz w:val="12"/>
        </w:rPr>
        <w:t>i</w:t>
      </w:r>
      <w:r>
        <w:rPr>
          <w:rFonts w:ascii="Arial"/>
          <w:color w:val="080808"/>
          <w:w w:val="110"/>
          <w:sz w:val="12"/>
        </w:rPr>
        <w:t>n</w:t>
      </w:r>
      <w:r>
        <w:rPr>
          <w:rFonts w:ascii="맑은 고딕"/>
          <w:color w:val="080808"/>
          <w:w w:val="110"/>
          <w:sz w:val="14"/>
        </w:rPr>
        <w:t>g</w:t>
      </w:r>
      <w:r>
        <w:rPr>
          <w:rFonts w:ascii="맑은 고딕"/>
          <w:color w:val="080808"/>
          <w:spacing w:val="-18"/>
          <w:w w:val="110"/>
          <w:sz w:val="14"/>
        </w:rPr>
        <w:t xml:space="preserve"> </w:t>
      </w:r>
      <w:proofErr w:type="gramStart"/>
      <w:r>
        <w:rPr>
          <w:rFonts w:ascii="맑은 고딕"/>
          <w:color w:val="9E6D82"/>
          <w:spacing w:val="-2"/>
          <w:w w:val="110"/>
          <w:sz w:val="10"/>
        </w:rPr>
        <w:t>l!;</w:t>
      </w:r>
      <w:proofErr w:type="spellStart"/>
      <w:proofErr w:type="gramEnd"/>
      <w:r>
        <w:rPr>
          <w:rFonts w:ascii="맑은 고딕"/>
          <w:color w:val="9E6D82"/>
          <w:spacing w:val="-2"/>
          <w:w w:val="110"/>
          <w:sz w:val="10"/>
        </w:rPr>
        <w:t>ll</w:t>
      </w:r>
      <w:proofErr w:type="spellEnd"/>
    </w:p>
    <w:p w14:paraId="56734A3C" w14:textId="77777777" w:rsidR="00666A2C" w:rsidRDefault="00E8759C">
      <w:pPr>
        <w:spacing w:line="174" w:lineRule="exact"/>
        <w:ind w:left="1517"/>
        <w:rPr>
          <w:rFonts w:ascii="Arial"/>
          <w:sz w:val="12"/>
        </w:rPr>
      </w:pPr>
      <w:r>
        <w:rPr>
          <w:rFonts w:ascii="Arial"/>
          <w:color w:val="4F4F4F"/>
          <w:w w:val="105"/>
          <w:sz w:val="12"/>
        </w:rPr>
        <w:t>Mo</w:t>
      </w:r>
      <w:r>
        <w:rPr>
          <w:rFonts w:ascii="맑은 고딕"/>
          <w:color w:val="4F4F4F"/>
          <w:w w:val="105"/>
          <w:sz w:val="13"/>
        </w:rPr>
        <w:t>ti</w:t>
      </w:r>
      <w:r>
        <w:rPr>
          <w:rFonts w:ascii="Arial"/>
          <w:color w:val="4F4F4F"/>
          <w:w w:val="105"/>
          <w:sz w:val="12"/>
        </w:rPr>
        <w:t>on</w:t>
      </w:r>
      <w:r>
        <w:rPr>
          <w:rFonts w:ascii="Arial"/>
          <w:color w:val="4F4F4F"/>
          <w:spacing w:val="3"/>
          <w:w w:val="105"/>
          <w:sz w:val="12"/>
        </w:rPr>
        <w:t xml:space="preserve"> </w:t>
      </w:r>
      <w:r>
        <w:rPr>
          <w:rFonts w:ascii="Arial"/>
          <w:color w:val="4F4F4F"/>
          <w:spacing w:val="-2"/>
          <w:w w:val="105"/>
          <w:sz w:val="12"/>
        </w:rPr>
        <w:t>Des</w:t>
      </w:r>
      <w:r>
        <w:rPr>
          <w:rFonts w:ascii="맑은 고딕"/>
          <w:color w:val="4F4F4F"/>
          <w:spacing w:val="-2"/>
          <w:w w:val="105"/>
          <w:sz w:val="13"/>
        </w:rPr>
        <w:t>ig</w:t>
      </w:r>
      <w:r>
        <w:rPr>
          <w:rFonts w:ascii="Arial"/>
          <w:color w:val="4F4F4F"/>
          <w:spacing w:val="-2"/>
          <w:w w:val="105"/>
          <w:sz w:val="12"/>
        </w:rPr>
        <w:t>ner</w:t>
      </w:r>
    </w:p>
    <w:p w14:paraId="4FB2E094" w14:textId="77777777" w:rsidR="00666A2C" w:rsidRDefault="00E8759C">
      <w:pPr>
        <w:spacing w:line="125" w:lineRule="exact"/>
        <w:ind w:left="1517"/>
        <w:rPr>
          <w:rFonts w:ascii="Arial"/>
          <w:sz w:val="12"/>
        </w:rPr>
      </w:pPr>
      <w:r>
        <w:rPr>
          <w:rFonts w:ascii="Arial"/>
          <w:color w:val="4F4F4F"/>
          <w:w w:val="105"/>
          <w:sz w:val="12"/>
        </w:rPr>
        <w:t>New</w:t>
      </w:r>
      <w:r>
        <w:rPr>
          <w:rFonts w:ascii="Arial"/>
          <w:color w:val="4F4F4F"/>
          <w:spacing w:val="7"/>
          <w:w w:val="105"/>
          <w:sz w:val="12"/>
        </w:rPr>
        <w:t xml:space="preserve"> </w:t>
      </w:r>
      <w:r>
        <w:rPr>
          <w:rFonts w:ascii="Arial"/>
          <w:color w:val="4F4F4F"/>
          <w:spacing w:val="-4"/>
          <w:w w:val="105"/>
          <w:sz w:val="12"/>
        </w:rPr>
        <w:t>York</w:t>
      </w:r>
    </w:p>
    <w:p w14:paraId="5B08B5D1" w14:textId="77777777" w:rsidR="00666A2C" w:rsidRDefault="00666A2C">
      <w:pPr>
        <w:pStyle w:val="a3"/>
        <w:rPr>
          <w:rFonts w:ascii="Arial"/>
          <w:sz w:val="12"/>
        </w:rPr>
      </w:pPr>
    </w:p>
    <w:p w14:paraId="16DEB4AB" w14:textId="77777777" w:rsidR="00666A2C" w:rsidRDefault="00666A2C">
      <w:pPr>
        <w:pStyle w:val="a3"/>
        <w:rPr>
          <w:rFonts w:ascii="Arial"/>
          <w:sz w:val="12"/>
        </w:rPr>
      </w:pPr>
    </w:p>
    <w:p w14:paraId="0AD9C6F4" w14:textId="77777777" w:rsidR="00666A2C" w:rsidRDefault="00666A2C">
      <w:pPr>
        <w:pStyle w:val="a3"/>
        <w:rPr>
          <w:rFonts w:ascii="Arial"/>
          <w:sz w:val="12"/>
        </w:rPr>
      </w:pPr>
    </w:p>
    <w:p w14:paraId="4B1F511A" w14:textId="77777777" w:rsidR="00666A2C" w:rsidRDefault="00666A2C">
      <w:pPr>
        <w:pStyle w:val="a3"/>
        <w:rPr>
          <w:rFonts w:ascii="Arial"/>
          <w:sz w:val="12"/>
        </w:rPr>
      </w:pPr>
    </w:p>
    <w:p w14:paraId="65F9C3DC" w14:textId="77777777" w:rsidR="00666A2C" w:rsidRDefault="00666A2C">
      <w:pPr>
        <w:pStyle w:val="a3"/>
        <w:rPr>
          <w:rFonts w:ascii="Arial"/>
          <w:sz w:val="12"/>
        </w:rPr>
      </w:pPr>
    </w:p>
    <w:p w14:paraId="5023141B" w14:textId="77777777" w:rsidR="00666A2C" w:rsidRDefault="00666A2C">
      <w:pPr>
        <w:pStyle w:val="a3"/>
        <w:spacing w:before="10"/>
        <w:rPr>
          <w:rFonts w:ascii="Arial"/>
          <w:sz w:val="12"/>
        </w:rPr>
      </w:pPr>
    </w:p>
    <w:p w14:paraId="6D5FB968" w14:textId="77777777" w:rsidR="00666A2C" w:rsidRDefault="00E8759C">
      <w:pPr>
        <w:spacing w:line="196" w:lineRule="auto"/>
        <w:ind w:left="1517" w:right="765" w:firstLine="3"/>
        <w:rPr>
          <w:rFonts w:ascii="Arial"/>
          <w:sz w:val="12"/>
        </w:rPr>
      </w:pPr>
      <w:r>
        <w:rPr>
          <w:noProof/>
        </w:rPr>
        <w:drawing>
          <wp:anchor distT="0" distB="0" distL="0" distR="0" simplePos="0" relativeHeight="15737344" behindDoc="0" locked="0" layoutInCell="1" allowOverlap="1" wp14:anchorId="40E7CDC4" wp14:editId="07777777">
            <wp:simplePos x="0" y="0"/>
            <wp:positionH relativeFrom="page">
              <wp:posOffset>3016148</wp:posOffset>
            </wp:positionH>
            <wp:positionV relativeFrom="paragraph">
              <wp:posOffset>-17344</wp:posOffset>
            </wp:positionV>
            <wp:extent cx="573922" cy="56151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573922" cy="561511"/>
                    </a:xfrm>
                    <a:prstGeom prst="rect">
                      <a:avLst/>
                    </a:prstGeom>
                  </pic:spPr>
                </pic:pic>
              </a:graphicData>
            </a:graphic>
          </wp:anchor>
        </w:drawing>
      </w:r>
      <w:proofErr w:type="spellStart"/>
      <w:r>
        <w:rPr>
          <w:rFonts w:ascii="Arial"/>
          <w:color w:val="080808"/>
          <w:w w:val="105"/>
          <w:sz w:val="12"/>
        </w:rPr>
        <w:t>Claren</w:t>
      </w:r>
      <w:proofErr w:type="spellEnd"/>
      <w:r>
        <w:rPr>
          <w:rFonts w:ascii="Arial"/>
          <w:color w:val="080808"/>
          <w:spacing w:val="-6"/>
          <w:w w:val="105"/>
          <w:sz w:val="12"/>
        </w:rPr>
        <w:t xml:space="preserve"> </w:t>
      </w:r>
      <w:r>
        <w:rPr>
          <w:rFonts w:ascii="Arial"/>
          <w:color w:val="080808"/>
          <w:w w:val="105"/>
          <w:sz w:val="12"/>
        </w:rPr>
        <w:t>Walker</w:t>
      </w:r>
      <w:r>
        <w:rPr>
          <w:rFonts w:ascii="Arial"/>
          <w:color w:val="080808"/>
          <w:spacing w:val="40"/>
          <w:w w:val="105"/>
          <w:sz w:val="12"/>
        </w:rPr>
        <w:t xml:space="preserve"> </w:t>
      </w:r>
      <w:r>
        <w:rPr>
          <w:rFonts w:ascii="Arial"/>
          <w:color w:val="4F4F4F"/>
          <w:spacing w:val="-2"/>
          <w:w w:val="105"/>
          <w:sz w:val="13"/>
        </w:rPr>
        <w:t>S</w:t>
      </w:r>
      <w:r>
        <w:rPr>
          <w:rFonts w:ascii="맑은 고딕"/>
          <w:color w:val="4F4F4F"/>
          <w:spacing w:val="-2"/>
          <w:w w:val="105"/>
          <w:sz w:val="13"/>
        </w:rPr>
        <w:t>t</w:t>
      </w:r>
      <w:r>
        <w:rPr>
          <w:rFonts w:ascii="Arial"/>
          <w:color w:val="4F4F4F"/>
          <w:spacing w:val="-2"/>
          <w:w w:val="105"/>
          <w:sz w:val="12"/>
        </w:rPr>
        <w:t>ra</w:t>
      </w:r>
      <w:r>
        <w:rPr>
          <w:rFonts w:ascii="맑은 고딕"/>
          <w:color w:val="4F4F4F"/>
          <w:spacing w:val="-2"/>
          <w:w w:val="105"/>
          <w:sz w:val="13"/>
        </w:rPr>
        <w:t>t</w:t>
      </w:r>
      <w:r>
        <w:rPr>
          <w:rFonts w:ascii="Arial"/>
          <w:color w:val="4F4F4F"/>
          <w:spacing w:val="-2"/>
          <w:w w:val="105"/>
          <w:sz w:val="12"/>
        </w:rPr>
        <w:t>e</w:t>
      </w:r>
      <w:r>
        <w:rPr>
          <w:rFonts w:ascii="맑은 고딕"/>
          <w:color w:val="4F4F4F"/>
          <w:spacing w:val="-2"/>
          <w:w w:val="105"/>
          <w:sz w:val="13"/>
        </w:rPr>
        <w:t>gi</w:t>
      </w:r>
      <w:r>
        <w:rPr>
          <w:rFonts w:ascii="Arial"/>
          <w:color w:val="4F4F4F"/>
          <w:spacing w:val="-2"/>
          <w:w w:val="105"/>
          <w:sz w:val="12"/>
        </w:rPr>
        <w:t>s</w:t>
      </w:r>
      <w:r>
        <w:rPr>
          <w:rFonts w:ascii="맑은 고딕"/>
          <w:color w:val="4F4F4F"/>
          <w:spacing w:val="-2"/>
          <w:w w:val="105"/>
          <w:sz w:val="13"/>
        </w:rPr>
        <w:t xml:space="preserve">t </w:t>
      </w:r>
      <w:r>
        <w:rPr>
          <w:rFonts w:ascii="Arial"/>
          <w:color w:val="4F4F4F"/>
          <w:w w:val="105"/>
          <w:sz w:val="12"/>
        </w:rPr>
        <w:t>New York</w:t>
      </w:r>
    </w:p>
    <w:p w14:paraId="1F3B1409" w14:textId="77777777" w:rsidR="00666A2C" w:rsidRDefault="00666A2C">
      <w:pPr>
        <w:pStyle w:val="a3"/>
        <w:rPr>
          <w:rFonts w:ascii="Arial"/>
          <w:sz w:val="12"/>
        </w:rPr>
      </w:pPr>
    </w:p>
    <w:p w14:paraId="562C75D1" w14:textId="77777777" w:rsidR="00666A2C" w:rsidRDefault="00666A2C">
      <w:pPr>
        <w:pStyle w:val="a3"/>
        <w:rPr>
          <w:rFonts w:ascii="Arial"/>
          <w:sz w:val="12"/>
        </w:rPr>
      </w:pPr>
    </w:p>
    <w:p w14:paraId="664355AD" w14:textId="77777777" w:rsidR="00666A2C" w:rsidRDefault="00666A2C">
      <w:pPr>
        <w:pStyle w:val="a3"/>
        <w:rPr>
          <w:rFonts w:ascii="Arial"/>
          <w:sz w:val="12"/>
        </w:rPr>
      </w:pPr>
    </w:p>
    <w:p w14:paraId="1A965116" w14:textId="77777777" w:rsidR="00666A2C" w:rsidRDefault="00666A2C">
      <w:pPr>
        <w:pStyle w:val="a3"/>
        <w:rPr>
          <w:rFonts w:ascii="Arial"/>
          <w:sz w:val="12"/>
        </w:rPr>
      </w:pPr>
    </w:p>
    <w:p w14:paraId="7DF4E37C" w14:textId="77777777" w:rsidR="00666A2C" w:rsidRDefault="00666A2C">
      <w:pPr>
        <w:pStyle w:val="a3"/>
        <w:rPr>
          <w:rFonts w:ascii="Arial"/>
          <w:sz w:val="12"/>
        </w:rPr>
      </w:pPr>
    </w:p>
    <w:p w14:paraId="44FB30F8" w14:textId="77777777" w:rsidR="00666A2C" w:rsidRDefault="00666A2C">
      <w:pPr>
        <w:pStyle w:val="a3"/>
        <w:spacing w:before="5"/>
        <w:rPr>
          <w:rFonts w:ascii="Arial"/>
          <w:sz w:val="12"/>
        </w:rPr>
      </w:pPr>
    </w:p>
    <w:p w14:paraId="04572116" w14:textId="77777777" w:rsidR="00666A2C" w:rsidRDefault="00E8759C">
      <w:pPr>
        <w:spacing w:line="146" w:lineRule="auto"/>
        <w:ind w:left="1517" w:right="195" w:hanging="1"/>
        <w:rPr>
          <w:rFonts w:ascii="Arial"/>
          <w:sz w:val="12"/>
        </w:rPr>
      </w:pPr>
      <w:r>
        <w:rPr>
          <w:noProof/>
        </w:rPr>
        <w:drawing>
          <wp:anchor distT="0" distB="0" distL="0" distR="0" simplePos="0" relativeHeight="15737856" behindDoc="0" locked="0" layoutInCell="1" allowOverlap="1" wp14:anchorId="65CC42FA" wp14:editId="07777777">
            <wp:simplePos x="0" y="0"/>
            <wp:positionH relativeFrom="page">
              <wp:posOffset>3016148</wp:posOffset>
            </wp:positionH>
            <wp:positionV relativeFrom="paragraph">
              <wp:posOffset>-13558</wp:posOffset>
            </wp:positionV>
            <wp:extent cx="573922" cy="561511"/>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573922" cy="561511"/>
                    </a:xfrm>
                    <a:prstGeom prst="rect">
                      <a:avLst/>
                    </a:prstGeom>
                  </pic:spPr>
                </pic:pic>
              </a:graphicData>
            </a:graphic>
          </wp:anchor>
        </w:drawing>
      </w:r>
      <w:r>
        <w:rPr>
          <w:rFonts w:ascii="Arial"/>
          <w:color w:val="080808"/>
          <w:w w:val="105"/>
          <w:sz w:val="12"/>
        </w:rPr>
        <w:t>El</w:t>
      </w:r>
      <w:r>
        <w:rPr>
          <w:rFonts w:ascii="맑은 고딕"/>
          <w:color w:val="080808"/>
          <w:w w:val="105"/>
          <w:sz w:val="13"/>
        </w:rPr>
        <w:t>i</w:t>
      </w:r>
      <w:r>
        <w:rPr>
          <w:rFonts w:ascii="Arial"/>
          <w:color w:val="080808"/>
          <w:w w:val="105"/>
          <w:sz w:val="12"/>
        </w:rPr>
        <w:t>sa Bar</w:t>
      </w:r>
      <w:r>
        <w:rPr>
          <w:rFonts w:ascii="맑은 고딕"/>
          <w:color w:val="080808"/>
          <w:w w:val="105"/>
          <w:sz w:val="13"/>
        </w:rPr>
        <w:t>t</w:t>
      </w:r>
      <w:r>
        <w:rPr>
          <w:rFonts w:ascii="Arial"/>
          <w:color w:val="080808"/>
          <w:w w:val="105"/>
          <w:sz w:val="12"/>
        </w:rPr>
        <w:t>ol</w:t>
      </w:r>
      <w:r>
        <w:rPr>
          <w:rFonts w:ascii="맑은 고딕"/>
          <w:color w:val="080808"/>
          <w:w w:val="105"/>
          <w:sz w:val="13"/>
        </w:rPr>
        <w:t>i</w:t>
      </w:r>
      <w:r>
        <w:rPr>
          <w:rFonts w:ascii="Arial"/>
          <w:color w:val="080808"/>
          <w:w w:val="105"/>
          <w:sz w:val="12"/>
        </w:rPr>
        <w:t>n</w:t>
      </w:r>
      <w:r>
        <w:rPr>
          <w:rFonts w:ascii="맑은 고딕"/>
          <w:color w:val="080808"/>
          <w:w w:val="105"/>
          <w:sz w:val="13"/>
        </w:rPr>
        <w:t>i</w:t>
      </w:r>
      <w:r>
        <w:rPr>
          <w:rFonts w:ascii="맑은 고딕"/>
          <w:color w:val="080808"/>
          <w:spacing w:val="-16"/>
          <w:w w:val="105"/>
          <w:sz w:val="13"/>
        </w:rPr>
        <w:t xml:space="preserve"> </w:t>
      </w:r>
      <w:r>
        <w:rPr>
          <w:rFonts w:ascii="Arial"/>
          <w:color w:val="239060"/>
          <w:w w:val="105"/>
          <w:sz w:val="11"/>
        </w:rPr>
        <w:t xml:space="preserve">ID </w:t>
      </w:r>
      <w:r>
        <w:rPr>
          <w:rFonts w:ascii="Arial"/>
          <w:color w:val="6E5642"/>
          <w:w w:val="105"/>
          <w:sz w:val="11"/>
        </w:rPr>
        <w:t>U</w:t>
      </w:r>
      <w:r>
        <w:rPr>
          <w:rFonts w:ascii="Arial"/>
          <w:color w:val="6E5642"/>
          <w:spacing w:val="40"/>
          <w:w w:val="105"/>
          <w:sz w:val="11"/>
        </w:rPr>
        <w:t xml:space="preserve"> </w:t>
      </w:r>
      <w:r>
        <w:rPr>
          <w:rFonts w:ascii="Arial"/>
          <w:color w:val="4F4F4F"/>
          <w:w w:val="105"/>
          <w:sz w:val="12"/>
        </w:rPr>
        <w:t>Sen</w:t>
      </w:r>
      <w:r>
        <w:rPr>
          <w:rFonts w:ascii="맑은 고딕"/>
          <w:color w:val="4F4F4F"/>
          <w:w w:val="105"/>
          <w:sz w:val="10"/>
        </w:rPr>
        <w:t>i</w:t>
      </w:r>
      <w:r>
        <w:rPr>
          <w:rFonts w:ascii="Arial"/>
          <w:color w:val="4F4F4F"/>
          <w:w w:val="105"/>
          <w:sz w:val="12"/>
        </w:rPr>
        <w:t>or</w:t>
      </w:r>
      <w:r>
        <w:rPr>
          <w:rFonts w:ascii="Arial"/>
          <w:color w:val="4F4F4F"/>
          <w:spacing w:val="-9"/>
          <w:w w:val="105"/>
          <w:sz w:val="12"/>
        </w:rPr>
        <w:t xml:space="preserve"> </w:t>
      </w:r>
      <w:r>
        <w:rPr>
          <w:rFonts w:ascii="Arial"/>
          <w:color w:val="4F4F4F"/>
          <w:w w:val="105"/>
          <w:sz w:val="12"/>
        </w:rPr>
        <w:t>Pro</w:t>
      </w:r>
      <w:r>
        <w:rPr>
          <w:rFonts w:ascii="맑은 고딕"/>
          <w:color w:val="4F4F4F"/>
          <w:w w:val="105"/>
          <w:sz w:val="13"/>
        </w:rPr>
        <w:t>j</w:t>
      </w:r>
      <w:r>
        <w:rPr>
          <w:rFonts w:ascii="Arial"/>
          <w:color w:val="4F4F4F"/>
          <w:w w:val="105"/>
          <w:sz w:val="12"/>
        </w:rPr>
        <w:t>ec</w:t>
      </w:r>
      <w:r>
        <w:rPr>
          <w:rFonts w:ascii="맑은 고딕"/>
          <w:color w:val="4F4F4F"/>
          <w:w w:val="105"/>
          <w:sz w:val="12"/>
        </w:rPr>
        <w:t>t</w:t>
      </w:r>
      <w:r>
        <w:rPr>
          <w:rFonts w:ascii="맑은 고딕"/>
          <w:color w:val="4F4F4F"/>
          <w:spacing w:val="-11"/>
          <w:w w:val="105"/>
          <w:sz w:val="12"/>
        </w:rPr>
        <w:t xml:space="preserve"> </w:t>
      </w:r>
      <w:r>
        <w:rPr>
          <w:rFonts w:ascii="Arial"/>
          <w:color w:val="4F4F4F"/>
          <w:w w:val="105"/>
          <w:sz w:val="12"/>
        </w:rPr>
        <w:t>Mana</w:t>
      </w:r>
      <w:r>
        <w:rPr>
          <w:rFonts w:ascii="맑은 고딕"/>
          <w:color w:val="4F4F4F"/>
          <w:w w:val="105"/>
          <w:sz w:val="14"/>
        </w:rPr>
        <w:t>g</w:t>
      </w:r>
      <w:r>
        <w:rPr>
          <w:rFonts w:ascii="Arial"/>
          <w:color w:val="4F4F4F"/>
          <w:w w:val="105"/>
          <w:sz w:val="12"/>
        </w:rPr>
        <w:t>er</w:t>
      </w:r>
      <w:r>
        <w:rPr>
          <w:rFonts w:ascii="Arial"/>
          <w:color w:val="4F4F4F"/>
          <w:spacing w:val="40"/>
          <w:w w:val="105"/>
          <w:sz w:val="12"/>
        </w:rPr>
        <w:t xml:space="preserve"> </w:t>
      </w:r>
      <w:r>
        <w:rPr>
          <w:rFonts w:ascii="Arial"/>
          <w:color w:val="4F4F4F"/>
          <w:w w:val="105"/>
          <w:sz w:val="12"/>
        </w:rPr>
        <w:t>Por</w:t>
      </w:r>
      <w:r>
        <w:rPr>
          <w:rFonts w:ascii="맑은 고딕"/>
          <w:color w:val="4F4F4F"/>
          <w:w w:val="105"/>
          <w:sz w:val="13"/>
        </w:rPr>
        <w:t>t</w:t>
      </w:r>
      <w:r>
        <w:rPr>
          <w:rFonts w:ascii="Arial"/>
          <w:color w:val="4F4F4F"/>
          <w:w w:val="105"/>
          <w:sz w:val="12"/>
        </w:rPr>
        <w:t>o Ale</w:t>
      </w:r>
      <w:r>
        <w:rPr>
          <w:rFonts w:ascii="맑은 고딕"/>
          <w:color w:val="4F4F4F"/>
          <w:w w:val="105"/>
          <w:sz w:val="15"/>
        </w:rPr>
        <w:t>g</w:t>
      </w:r>
      <w:r>
        <w:rPr>
          <w:rFonts w:ascii="Arial"/>
          <w:color w:val="4F4F4F"/>
          <w:w w:val="105"/>
          <w:sz w:val="12"/>
        </w:rPr>
        <w:t>re</w:t>
      </w:r>
    </w:p>
    <w:p w14:paraId="1DA6542E" w14:textId="77777777" w:rsidR="00666A2C" w:rsidRDefault="00666A2C">
      <w:pPr>
        <w:pStyle w:val="a3"/>
        <w:rPr>
          <w:rFonts w:ascii="Arial"/>
          <w:sz w:val="12"/>
        </w:rPr>
      </w:pPr>
    </w:p>
    <w:p w14:paraId="3041E394" w14:textId="77777777" w:rsidR="00666A2C" w:rsidRDefault="00666A2C">
      <w:pPr>
        <w:pStyle w:val="a3"/>
        <w:rPr>
          <w:rFonts w:ascii="Arial"/>
          <w:sz w:val="12"/>
        </w:rPr>
      </w:pPr>
    </w:p>
    <w:p w14:paraId="722B00AE" w14:textId="77777777" w:rsidR="00666A2C" w:rsidRDefault="00666A2C">
      <w:pPr>
        <w:pStyle w:val="a3"/>
        <w:rPr>
          <w:rFonts w:ascii="Arial"/>
          <w:sz w:val="12"/>
        </w:rPr>
      </w:pPr>
    </w:p>
    <w:p w14:paraId="42C6D796" w14:textId="77777777" w:rsidR="00666A2C" w:rsidRDefault="00666A2C">
      <w:pPr>
        <w:pStyle w:val="a3"/>
        <w:rPr>
          <w:rFonts w:ascii="Arial"/>
          <w:sz w:val="12"/>
        </w:rPr>
      </w:pPr>
    </w:p>
    <w:p w14:paraId="6E1831B3" w14:textId="77777777" w:rsidR="00666A2C" w:rsidRDefault="00666A2C">
      <w:pPr>
        <w:pStyle w:val="a3"/>
        <w:spacing w:before="90"/>
        <w:rPr>
          <w:rFonts w:ascii="Arial"/>
          <w:sz w:val="12"/>
        </w:rPr>
      </w:pPr>
    </w:p>
    <w:p w14:paraId="69330FF3" w14:textId="77777777" w:rsidR="00666A2C" w:rsidRDefault="00E8759C">
      <w:pPr>
        <w:spacing w:line="145" w:lineRule="exact"/>
        <w:ind w:left="1526"/>
        <w:rPr>
          <w:rFonts w:ascii="맑은 고딕" w:eastAsia="맑은 고딕" w:hAnsi="맑은 고딕" w:cs="맑은 고딕"/>
          <w:sz w:val="10"/>
          <w:szCs w:val="10"/>
        </w:rPr>
      </w:pPr>
      <w:r>
        <w:rPr>
          <w:noProof/>
        </w:rPr>
        <w:drawing>
          <wp:anchor distT="0" distB="0" distL="0" distR="0" simplePos="0" relativeHeight="15738368" behindDoc="0" locked="0" layoutInCell="1" allowOverlap="1" wp14:anchorId="66A4F16B" wp14:editId="07777777">
            <wp:simplePos x="0" y="0"/>
            <wp:positionH relativeFrom="page">
              <wp:posOffset>3016148</wp:posOffset>
            </wp:positionH>
            <wp:positionV relativeFrom="paragraph">
              <wp:posOffset>3316</wp:posOffset>
            </wp:positionV>
            <wp:extent cx="573922" cy="573718"/>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573922" cy="573718"/>
                    </a:xfrm>
                    <a:prstGeom prst="rect">
                      <a:avLst/>
                    </a:prstGeom>
                  </pic:spPr>
                </pic:pic>
              </a:graphicData>
            </a:graphic>
          </wp:anchor>
        </w:drawing>
      </w:r>
      <w:proofErr w:type="spellStart"/>
      <w:r>
        <w:rPr>
          <w:rFonts w:ascii="Arial" w:eastAsia="Arial" w:hAnsi="Arial" w:cs="Arial"/>
          <w:color w:val="080808"/>
          <w:spacing w:val="-2"/>
          <w:w w:val="110"/>
          <w:sz w:val="12"/>
          <w:szCs w:val="12"/>
        </w:rPr>
        <w:t>Yedo</w:t>
      </w:r>
      <w:proofErr w:type="spellEnd"/>
      <w:r>
        <w:rPr>
          <w:rFonts w:ascii="Arial" w:eastAsia="Arial" w:hAnsi="Arial" w:cs="Arial"/>
          <w:color w:val="080808"/>
          <w:spacing w:val="2"/>
          <w:w w:val="110"/>
          <w:sz w:val="12"/>
          <w:szCs w:val="12"/>
        </w:rPr>
        <w:t xml:space="preserve"> </w:t>
      </w:r>
      <w:r>
        <w:rPr>
          <w:rFonts w:ascii="Arial" w:eastAsia="Arial" w:hAnsi="Arial" w:cs="Arial"/>
          <w:color w:val="080808"/>
          <w:spacing w:val="-2"/>
          <w:w w:val="110"/>
          <w:sz w:val="12"/>
          <w:szCs w:val="12"/>
        </w:rPr>
        <w:t>Han</w:t>
      </w:r>
      <w:r>
        <w:rPr>
          <w:rFonts w:ascii="Arial" w:eastAsia="Arial" w:hAnsi="Arial" w:cs="Arial"/>
          <w:color w:val="080808"/>
          <w:spacing w:val="-3"/>
          <w:w w:val="110"/>
          <w:sz w:val="12"/>
          <w:szCs w:val="12"/>
        </w:rPr>
        <w:t xml:space="preserve"> </w:t>
      </w:r>
      <w:proofErr w:type="spellStart"/>
      <w:proofErr w:type="gramStart"/>
      <w:r>
        <w:rPr>
          <w:rFonts w:ascii="맑은 고딕" w:eastAsia="맑은 고딕" w:hAnsi="맑은 고딕" w:cs="맑은 고딕"/>
          <w:color w:val="9E6D82"/>
          <w:spacing w:val="-2"/>
          <w:w w:val="110"/>
          <w:sz w:val="10"/>
          <w:szCs w:val="10"/>
        </w:rPr>
        <w:t>l!l</w:t>
      </w:r>
      <w:proofErr w:type="spellEnd"/>
      <w:proofErr w:type="gramEnd"/>
      <w:r>
        <w:rPr>
          <w:rFonts w:ascii="맑은 고딕" w:eastAsia="맑은 고딕" w:hAnsi="맑은 고딕" w:cs="맑은 고딕"/>
          <w:color w:val="9E6D82"/>
          <w:spacing w:val="-2"/>
          <w:w w:val="110"/>
          <w:sz w:val="10"/>
          <w:szCs w:val="10"/>
        </w:rPr>
        <w:t>!</w:t>
      </w:r>
      <w:r>
        <w:rPr>
          <w:rFonts w:ascii="맑은 고딕" w:eastAsia="맑은 고딕" w:hAnsi="맑은 고딕" w:cs="맑은 고딕"/>
          <w:color w:val="9E6D82"/>
          <w:spacing w:val="-26"/>
          <w:w w:val="110"/>
          <w:sz w:val="10"/>
          <w:szCs w:val="10"/>
        </w:rPr>
        <w:t xml:space="preserve"> </w:t>
      </w:r>
      <w:r>
        <w:rPr>
          <w:rFonts w:ascii="맑은 고딕" w:eastAsia="맑은 고딕" w:hAnsi="맑은 고딕" w:cs="맑은 고딕"/>
          <w:color w:val="626262"/>
          <w:spacing w:val="-5"/>
          <w:w w:val="110"/>
          <w:sz w:val="10"/>
          <w:szCs w:val="10"/>
        </w:rPr>
        <w:t>:</w:t>
      </w:r>
      <w:r>
        <w:rPr>
          <w:rFonts w:ascii="맑은 고딕" w:eastAsia="맑은 고딕" w:hAnsi="맑은 고딕" w:cs="맑은 고딕"/>
          <w:color w:val="7C5272"/>
          <w:spacing w:val="-5"/>
          <w:w w:val="110"/>
          <w:sz w:val="10"/>
          <w:szCs w:val="10"/>
        </w:rPr>
        <w:t>•</w:t>
      </w:r>
      <w:r>
        <w:rPr>
          <w:rFonts w:ascii="맑은 고딕" w:eastAsia="맑은 고딕" w:hAnsi="맑은 고딕" w:cs="맑은 고딕"/>
          <w:color w:val="828282"/>
          <w:spacing w:val="-5"/>
          <w:w w:val="110"/>
          <w:sz w:val="10"/>
          <w:szCs w:val="10"/>
        </w:rPr>
        <w:t>�</w:t>
      </w:r>
    </w:p>
    <w:p w14:paraId="50C7D7DF" w14:textId="77777777" w:rsidR="00666A2C" w:rsidRDefault="00E8759C">
      <w:pPr>
        <w:spacing w:line="204" w:lineRule="auto"/>
        <w:ind w:left="1517" w:right="1034" w:hanging="1"/>
        <w:rPr>
          <w:rFonts w:ascii="Arial"/>
          <w:sz w:val="12"/>
        </w:rPr>
      </w:pPr>
      <w:r>
        <w:rPr>
          <w:rFonts w:ascii="Arial"/>
          <w:color w:val="4F4F4F"/>
          <w:spacing w:val="-2"/>
          <w:w w:val="105"/>
          <w:sz w:val="12"/>
        </w:rPr>
        <w:t>Des</w:t>
      </w:r>
      <w:r>
        <w:rPr>
          <w:rFonts w:ascii="맑은 고딕"/>
          <w:color w:val="4F4F4F"/>
          <w:spacing w:val="-2"/>
          <w:w w:val="105"/>
          <w:sz w:val="13"/>
        </w:rPr>
        <w:t>ig</w:t>
      </w:r>
      <w:r>
        <w:rPr>
          <w:rFonts w:ascii="Arial"/>
          <w:color w:val="4F4F4F"/>
          <w:spacing w:val="-2"/>
          <w:w w:val="105"/>
          <w:sz w:val="12"/>
        </w:rPr>
        <w:t>ner</w:t>
      </w:r>
      <w:r>
        <w:rPr>
          <w:rFonts w:ascii="Arial"/>
          <w:color w:val="4F4F4F"/>
          <w:spacing w:val="40"/>
          <w:w w:val="105"/>
          <w:sz w:val="12"/>
        </w:rPr>
        <w:t xml:space="preserve"> </w:t>
      </w:r>
      <w:r>
        <w:rPr>
          <w:rFonts w:ascii="Arial"/>
          <w:color w:val="4F4F4F"/>
          <w:w w:val="105"/>
          <w:sz w:val="12"/>
        </w:rPr>
        <w:t>New</w:t>
      </w:r>
      <w:r>
        <w:rPr>
          <w:rFonts w:ascii="Arial"/>
          <w:color w:val="4F4F4F"/>
          <w:spacing w:val="7"/>
          <w:w w:val="105"/>
          <w:sz w:val="12"/>
        </w:rPr>
        <w:t xml:space="preserve"> </w:t>
      </w:r>
      <w:r>
        <w:rPr>
          <w:rFonts w:ascii="Arial"/>
          <w:color w:val="4F4F4F"/>
          <w:spacing w:val="-4"/>
          <w:w w:val="105"/>
          <w:sz w:val="12"/>
        </w:rPr>
        <w:t>York</w:t>
      </w:r>
    </w:p>
    <w:p w14:paraId="54E11D2A" w14:textId="77777777" w:rsidR="00666A2C" w:rsidRDefault="00666A2C">
      <w:pPr>
        <w:pStyle w:val="a3"/>
        <w:rPr>
          <w:rFonts w:ascii="Arial"/>
          <w:sz w:val="12"/>
        </w:rPr>
      </w:pPr>
    </w:p>
    <w:p w14:paraId="31126E5D" w14:textId="77777777" w:rsidR="00666A2C" w:rsidRDefault="00666A2C">
      <w:pPr>
        <w:pStyle w:val="a3"/>
        <w:rPr>
          <w:rFonts w:ascii="Arial"/>
          <w:sz w:val="12"/>
        </w:rPr>
      </w:pPr>
    </w:p>
    <w:p w14:paraId="2DE403A5" w14:textId="77777777" w:rsidR="00666A2C" w:rsidRDefault="00666A2C">
      <w:pPr>
        <w:pStyle w:val="a3"/>
        <w:rPr>
          <w:rFonts w:ascii="Arial"/>
          <w:sz w:val="12"/>
        </w:rPr>
      </w:pPr>
    </w:p>
    <w:p w14:paraId="62431CDC" w14:textId="77777777" w:rsidR="00666A2C" w:rsidRDefault="00666A2C">
      <w:pPr>
        <w:pStyle w:val="a3"/>
        <w:rPr>
          <w:rFonts w:ascii="Arial"/>
          <w:sz w:val="12"/>
        </w:rPr>
      </w:pPr>
    </w:p>
    <w:p w14:paraId="49E398E2" w14:textId="77777777" w:rsidR="00666A2C" w:rsidRDefault="00666A2C">
      <w:pPr>
        <w:pStyle w:val="a3"/>
        <w:spacing w:before="135"/>
        <w:rPr>
          <w:rFonts w:ascii="Arial"/>
          <w:sz w:val="12"/>
        </w:rPr>
      </w:pPr>
    </w:p>
    <w:p w14:paraId="2E69DF3E" w14:textId="77777777" w:rsidR="00666A2C" w:rsidRDefault="00E8759C">
      <w:pPr>
        <w:spacing w:line="163" w:lineRule="auto"/>
        <w:ind w:left="1517" w:right="654" w:firstLine="3"/>
        <w:rPr>
          <w:rFonts w:ascii="Arial" w:hAnsi="Arial"/>
          <w:sz w:val="12"/>
        </w:rPr>
      </w:pPr>
      <w:r>
        <w:rPr>
          <w:noProof/>
        </w:rPr>
        <w:drawing>
          <wp:anchor distT="0" distB="0" distL="0" distR="0" simplePos="0" relativeHeight="15738880" behindDoc="0" locked="0" layoutInCell="1" allowOverlap="1" wp14:anchorId="2A9335EE" wp14:editId="07777777">
            <wp:simplePos x="0" y="0"/>
            <wp:positionH relativeFrom="page">
              <wp:posOffset>3016148</wp:posOffset>
            </wp:positionH>
            <wp:positionV relativeFrom="paragraph">
              <wp:posOffset>-14748</wp:posOffset>
            </wp:positionV>
            <wp:extent cx="573922" cy="573718"/>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573922" cy="573718"/>
                    </a:xfrm>
                    <a:prstGeom prst="rect">
                      <a:avLst/>
                    </a:prstGeom>
                  </pic:spPr>
                </pic:pic>
              </a:graphicData>
            </a:graphic>
          </wp:anchor>
        </w:drawing>
      </w:r>
      <w:r>
        <w:rPr>
          <w:rFonts w:ascii="Arial" w:hAnsi="Arial"/>
          <w:color w:val="080808"/>
          <w:w w:val="105"/>
          <w:sz w:val="12"/>
        </w:rPr>
        <w:t>Ol</w:t>
      </w:r>
      <w:r>
        <w:rPr>
          <w:rFonts w:ascii="맑은 고딕" w:hAnsi="맑은 고딕"/>
          <w:color w:val="080808"/>
          <w:w w:val="105"/>
          <w:sz w:val="12"/>
        </w:rPr>
        <w:t>i</w:t>
      </w:r>
      <w:r>
        <w:rPr>
          <w:rFonts w:ascii="Arial" w:hAnsi="Arial"/>
          <w:color w:val="080808"/>
          <w:w w:val="105"/>
          <w:sz w:val="12"/>
        </w:rPr>
        <w:t>v</w:t>
      </w:r>
      <w:r>
        <w:rPr>
          <w:rFonts w:ascii="맑은 고딕" w:hAnsi="맑은 고딕"/>
          <w:color w:val="080808"/>
          <w:w w:val="105"/>
          <w:sz w:val="12"/>
        </w:rPr>
        <w:t>i</w:t>
      </w:r>
      <w:r>
        <w:rPr>
          <w:rFonts w:ascii="Arial" w:hAnsi="Arial"/>
          <w:color w:val="080808"/>
          <w:w w:val="105"/>
          <w:sz w:val="12"/>
        </w:rPr>
        <w:t xml:space="preserve">a Chan </w:t>
      </w:r>
      <w:r>
        <w:rPr>
          <w:rFonts w:ascii="Arial" w:hAnsi="Arial"/>
          <w:color w:val="D6080A"/>
          <w:w w:val="105"/>
          <w:sz w:val="9"/>
        </w:rPr>
        <w:t>1</w:t>
      </w:r>
      <w:r>
        <w:rPr>
          <w:rFonts w:ascii="Arial" w:hAnsi="Arial"/>
          <w:color w:val="F22B28"/>
          <w:w w:val="105"/>
          <w:sz w:val="9"/>
        </w:rPr>
        <w:t>•</w:t>
      </w:r>
      <w:r>
        <w:rPr>
          <w:rFonts w:ascii="Arial" w:hAnsi="Arial"/>
          <w:color w:val="D6080A"/>
          <w:w w:val="105"/>
          <w:sz w:val="9"/>
        </w:rPr>
        <w:t>1</w:t>
      </w:r>
      <w:r>
        <w:rPr>
          <w:rFonts w:ascii="Arial" w:hAnsi="Arial"/>
          <w:color w:val="D6080A"/>
          <w:spacing w:val="40"/>
          <w:w w:val="105"/>
          <w:sz w:val="9"/>
        </w:rPr>
        <w:t xml:space="preserve"> </w:t>
      </w:r>
      <w:r>
        <w:rPr>
          <w:rFonts w:ascii="Arial" w:hAnsi="Arial"/>
          <w:color w:val="4F4F4F"/>
          <w:w w:val="105"/>
          <w:sz w:val="12"/>
        </w:rPr>
        <w:t>Sen</w:t>
      </w:r>
      <w:r>
        <w:rPr>
          <w:rFonts w:ascii="맑은 고딕" w:hAnsi="맑은 고딕"/>
          <w:color w:val="4F4F4F"/>
          <w:w w:val="105"/>
          <w:sz w:val="13"/>
        </w:rPr>
        <w:t>i</w:t>
      </w:r>
      <w:r>
        <w:rPr>
          <w:rFonts w:ascii="Arial" w:hAnsi="Arial"/>
          <w:color w:val="4F4F4F"/>
          <w:w w:val="105"/>
          <w:sz w:val="12"/>
        </w:rPr>
        <w:t>or</w:t>
      </w:r>
      <w:r>
        <w:rPr>
          <w:rFonts w:ascii="Arial" w:hAnsi="Arial"/>
          <w:color w:val="4F4F4F"/>
          <w:spacing w:val="-9"/>
          <w:w w:val="105"/>
          <w:sz w:val="12"/>
        </w:rPr>
        <w:t xml:space="preserve"> </w:t>
      </w:r>
      <w:r>
        <w:rPr>
          <w:rFonts w:ascii="Arial" w:hAnsi="Arial"/>
          <w:color w:val="4F4F4F"/>
          <w:w w:val="105"/>
          <w:sz w:val="12"/>
        </w:rPr>
        <w:t>Des</w:t>
      </w:r>
      <w:r>
        <w:rPr>
          <w:rFonts w:ascii="맑은 고딕" w:hAnsi="맑은 고딕"/>
          <w:color w:val="4F4F4F"/>
          <w:w w:val="105"/>
          <w:sz w:val="13"/>
        </w:rPr>
        <w:t>ig</w:t>
      </w:r>
      <w:r>
        <w:rPr>
          <w:rFonts w:ascii="Arial" w:hAnsi="Arial"/>
          <w:color w:val="4F4F4F"/>
          <w:w w:val="105"/>
          <w:sz w:val="12"/>
        </w:rPr>
        <w:t>ner</w:t>
      </w:r>
      <w:r>
        <w:rPr>
          <w:rFonts w:ascii="Arial" w:hAnsi="Arial"/>
          <w:color w:val="4F4F4F"/>
          <w:spacing w:val="40"/>
          <w:w w:val="105"/>
          <w:sz w:val="12"/>
        </w:rPr>
        <w:t xml:space="preserve"> </w:t>
      </w:r>
      <w:r>
        <w:rPr>
          <w:rFonts w:ascii="Arial" w:hAnsi="Arial"/>
          <w:color w:val="4F4F4F"/>
          <w:spacing w:val="-2"/>
          <w:w w:val="105"/>
          <w:sz w:val="12"/>
        </w:rPr>
        <w:t>Mon</w:t>
      </w:r>
      <w:r>
        <w:rPr>
          <w:rFonts w:ascii="맑은 고딕" w:hAnsi="맑은 고딕"/>
          <w:color w:val="4F4F4F"/>
          <w:spacing w:val="-2"/>
          <w:w w:val="105"/>
          <w:sz w:val="13"/>
        </w:rPr>
        <w:t>t</w:t>
      </w:r>
      <w:r>
        <w:rPr>
          <w:rFonts w:ascii="Arial" w:hAnsi="Arial"/>
          <w:color w:val="4F4F4F"/>
          <w:spacing w:val="-2"/>
          <w:w w:val="105"/>
          <w:sz w:val="12"/>
        </w:rPr>
        <w:t>real</w:t>
      </w:r>
    </w:p>
    <w:p w14:paraId="4D1D86FE" w14:textId="77777777" w:rsidR="00666A2C" w:rsidRDefault="00E8759C">
      <w:pPr>
        <w:spacing w:before="130" w:line="165" w:lineRule="auto"/>
        <w:ind w:left="1515" w:right="653" w:firstLine="2"/>
        <w:rPr>
          <w:rFonts w:ascii="Arial"/>
          <w:sz w:val="12"/>
        </w:rPr>
      </w:pPr>
      <w:r>
        <w:br w:type="column"/>
      </w:r>
      <w:r>
        <w:rPr>
          <w:rFonts w:ascii="Arial"/>
          <w:color w:val="080808"/>
          <w:w w:val="105"/>
          <w:sz w:val="12"/>
        </w:rPr>
        <w:t>Marcos Rodr</w:t>
      </w:r>
      <w:r>
        <w:rPr>
          <w:rFonts w:ascii="맑은 고딕"/>
          <w:color w:val="080808"/>
          <w:w w:val="105"/>
          <w:sz w:val="13"/>
        </w:rPr>
        <w:t>ig</w:t>
      </w:r>
      <w:r>
        <w:rPr>
          <w:rFonts w:ascii="Arial"/>
          <w:color w:val="080808"/>
          <w:w w:val="105"/>
          <w:sz w:val="12"/>
        </w:rPr>
        <w:t xml:space="preserve">ues </w:t>
      </w:r>
      <w:r>
        <w:rPr>
          <w:rFonts w:ascii="Arial"/>
          <w:color w:val="239060"/>
          <w:w w:val="105"/>
          <w:sz w:val="12"/>
        </w:rPr>
        <w:t>DI</w:t>
      </w:r>
      <w:r>
        <w:rPr>
          <w:rFonts w:ascii="Arial"/>
          <w:color w:val="239060"/>
          <w:spacing w:val="40"/>
          <w:w w:val="105"/>
          <w:sz w:val="12"/>
        </w:rPr>
        <w:t xml:space="preserve"> </w:t>
      </w:r>
      <w:r>
        <w:rPr>
          <w:rFonts w:ascii="Arial"/>
          <w:color w:val="4F4F4F"/>
          <w:w w:val="105"/>
          <w:sz w:val="12"/>
        </w:rPr>
        <w:t>In</w:t>
      </w:r>
      <w:r>
        <w:rPr>
          <w:rFonts w:ascii="맑은 고딕"/>
          <w:color w:val="4F4F4F"/>
          <w:w w:val="105"/>
          <w:sz w:val="13"/>
        </w:rPr>
        <w:t>t</w:t>
      </w:r>
      <w:r>
        <w:rPr>
          <w:rFonts w:ascii="Arial"/>
          <w:color w:val="4F4F4F"/>
          <w:w w:val="105"/>
          <w:sz w:val="12"/>
        </w:rPr>
        <w:t>erac</w:t>
      </w:r>
      <w:r>
        <w:rPr>
          <w:rFonts w:ascii="맑은 고딕"/>
          <w:color w:val="4F4F4F"/>
          <w:w w:val="105"/>
          <w:sz w:val="13"/>
        </w:rPr>
        <w:t>ti</w:t>
      </w:r>
      <w:r>
        <w:rPr>
          <w:rFonts w:ascii="Arial"/>
          <w:color w:val="4F4F4F"/>
          <w:w w:val="105"/>
          <w:sz w:val="12"/>
        </w:rPr>
        <w:t>ve</w:t>
      </w:r>
      <w:r>
        <w:rPr>
          <w:rFonts w:ascii="Arial"/>
          <w:color w:val="4F4F4F"/>
          <w:spacing w:val="-9"/>
          <w:w w:val="105"/>
          <w:sz w:val="12"/>
        </w:rPr>
        <w:t xml:space="preserve"> </w:t>
      </w:r>
      <w:r>
        <w:rPr>
          <w:rFonts w:ascii="Arial"/>
          <w:color w:val="4F4F4F"/>
          <w:w w:val="105"/>
          <w:sz w:val="12"/>
        </w:rPr>
        <w:t>Des</w:t>
      </w:r>
      <w:r>
        <w:rPr>
          <w:rFonts w:ascii="맑은 고딕"/>
          <w:color w:val="4F4F4F"/>
          <w:w w:val="105"/>
          <w:sz w:val="13"/>
        </w:rPr>
        <w:t>ig</w:t>
      </w:r>
      <w:r>
        <w:rPr>
          <w:rFonts w:ascii="Arial"/>
          <w:color w:val="4F4F4F"/>
          <w:w w:val="105"/>
          <w:sz w:val="12"/>
        </w:rPr>
        <w:t>n</w:t>
      </w:r>
      <w:r>
        <w:rPr>
          <w:rFonts w:ascii="Arial"/>
          <w:color w:val="4F4F4F"/>
          <w:spacing w:val="-9"/>
          <w:w w:val="105"/>
          <w:sz w:val="12"/>
        </w:rPr>
        <w:t xml:space="preserve"> </w:t>
      </w:r>
      <w:r>
        <w:rPr>
          <w:rFonts w:ascii="Arial"/>
          <w:color w:val="4F4F4F"/>
          <w:w w:val="105"/>
          <w:sz w:val="12"/>
        </w:rPr>
        <w:t>Lead</w:t>
      </w:r>
      <w:r>
        <w:rPr>
          <w:rFonts w:ascii="Arial"/>
          <w:color w:val="4F4F4F"/>
          <w:spacing w:val="40"/>
          <w:w w:val="105"/>
          <w:sz w:val="12"/>
        </w:rPr>
        <w:t xml:space="preserve"> </w:t>
      </w:r>
      <w:r>
        <w:rPr>
          <w:rFonts w:ascii="Arial"/>
          <w:color w:val="4F4F4F"/>
          <w:spacing w:val="-2"/>
          <w:w w:val="105"/>
          <w:sz w:val="12"/>
        </w:rPr>
        <w:t>L</w:t>
      </w:r>
      <w:r>
        <w:rPr>
          <w:rFonts w:ascii="맑은 고딕"/>
          <w:color w:val="4F4F4F"/>
          <w:spacing w:val="-2"/>
          <w:w w:val="105"/>
          <w:sz w:val="12"/>
        </w:rPr>
        <w:t>i</w:t>
      </w:r>
      <w:r>
        <w:rPr>
          <w:rFonts w:ascii="Arial"/>
          <w:color w:val="4F4F4F"/>
          <w:spacing w:val="-2"/>
          <w:w w:val="105"/>
          <w:sz w:val="12"/>
        </w:rPr>
        <w:t>sbon</w:t>
      </w:r>
    </w:p>
    <w:p w14:paraId="16287F21" w14:textId="77777777" w:rsidR="00666A2C" w:rsidRDefault="00666A2C">
      <w:pPr>
        <w:pStyle w:val="a3"/>
        <w:rPr>
          <w:rFonts w:ascii="Arial"/>
          <w:sz w:val="12"/>
        </w:rPr>
      </w:pPr>
    </w:p>
    <w:p w14:paraId="5BE93A62" w14:textId="77777777" w:rsidR="00666A2C" w:rsidRDefault="00666A2C">
      <w:pPr>
        <w:pStyle w:val="a3"/>
        <w:rPr>
          <w:rFonts w:ascii="Arial"/>
          <w:sz w:val="12"/>
        </w:rPr>
      </w:pPr>
    </w:p>
    <w:p w14:paraId="384BA73E" w14:textId="77777777" w:rsidR="00666A2C" w:rsidRDefault="00666A2C">
      <w:pPr>
        <w:pStyle w:val="a3"/>
        <w:rPr>
          <w:rFonts w:ascii="Arial"/>
          <w:sz w:val="12"/>
        </w:rPr>
      </w:pPr>
    </w:p>
    <w:p w14:paraId="34B3F2EB" w14:textId="77777777" w:rsidR="00666A2C" w:rsidRDefault="00666A2C">
      <w:pPr>
        <w:pStyle w:val="a3"/>
        <w:rPr>
          <w:rFonts w:ascii="Arial"/>
          <w:sz w:val="12"/>
        </w:rPr>
      </w:pPr>
    </w:p>
    <w:p w14:paraId="7D34F5C7" w14:textId="77777777" w:rsidR="00666A2C" w:rsidRDefault="00666A2C">
      <w:pPr>
        <w:pStyle w:val="a3"/>
        <w:spacing w:before="61"/>
        <w:rPr>
          <w:rFonts w:ascii="Arial"/>
          <w:sz w:val="12"/>
        </w:rPr>
      </w:pPr>
    </w:p>
    <w:p w14:paraId="1E1DC55E" w14:textId="77777777" w:rsidR="00666A2C" w:rsidRDefault="00E8759C">
      <w:pPr>
        <w:spacing w:line="174" w:lineRule="exact"/>
        <w:ind w:left="1517"/>
        <w:rPr>
          <w:rFonts w:ascii="Arial"/>
          <w:sz w:val="12"/>
        </w:rPr>
      </w:pPr>
      <w:r>
        <w:rPr>
          <w:noProof/>
        </w:rPr>
        <w:drawing>
          <wp:anchor distT="0" distB="0" distL="0" distR="0" simplePos="0" relativeHeight="15739392" behindDoc="0" locked="0" layoutInCell="1" allowOverlap="1" wp14:anchorId="23C0BA03" wp14:editId="07777777">
            <wp:simplePos x="0" y="0"/>
            <wp:positionH relativeFrom="page">
              <wp:posOffset>5018771</wp:posOffset>
            </wp:positionH>
            <wp:positionV relativeFrom="paragraph">
              <wp:posOffset>-779037</wp:posOffset>
            </wp:positionV>
            <wp:extent cx="561711" cy="573718"/>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561711" cy="573718"/>
                    </a:xfrm>
                    <a:prstGeom prst="rect">
                      <a:avLst/>
                    </a:prstGeom>
                  </pic:spPr>
                </pic:pic>
              </a:graphicData>
            </a:graphic>
          </wp:anchor>
        </w:drawing>
      </w:r>
      <w:r>
        <w:rPr>
          <w:noProof/>
        </w:rPr>
        <w:drawing>
          <wp:anchor distT="0" distB="0" distL="0" distR="0" simplePos="0" relativeHeight="15739904" behindDoc="0" locked="0" layoutInCell="1" allowOverlap="1" wp14:anchorId="1E3BB9CF" wp14:editId="07777777">
            <wp:simplePos x="0" y="0"/>
            <wp:positionH relativeFrom="page">
              <wp:posOffset>5018771</wp:posOffset>
            </wp:positionH>
            <wp:positionV relativeFrom="paragraph">
              <wp:posOffset>26609</wp:posOffset>
            </wp:positionV>
            <wp:extent cx="561711" cy="561511"/>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561711" cy="561511"/>
                    </a:xfrm>
                    <a:prstGeom prst="rect">
                      <a:avLst/>
                    </a:prstGeom>
                  </pic:spPr>
                </pic:pic>
              </a:graphicData>
            </a:graphic>
          </wp:anchor>
        </w:drawing>
      </w:r>
      <w:r>
        <w:rPr>
          <w:rFonts w:ascii="Arial"/>
          <w:color w:val="080808"/>
          <w:w w:val="105"/>
          <w:sz w:val="12"/>
        </w:rPr>
        <w:t>Ham</w:t>
      </w:r>
      <w:r>
        <w:rPr>
          <w:rFonts w:ascii="맑은 고딕"/>
          <w:color w:val="080808"/>
          <w:w w:val="105"/>
          <w:sz w:val="12"/>
        </w:rPr>
        <w:t>i</w:t>
      </w:r>
      <w:r>
        <w:rPr>
          <w:rFonts w:ascii="Arial"/>
          <w:color w:val="080808"/>
          <w:w w:val="105"/>
          <w:sz w:val="12"/>
        </w:rPr>
        <w:t>l</w:t>
      </w:r>
      <w:r>
        <w:rPr>
          <w:rFonts w:ascii="맑은 고딕"/>
          <w:color w:val="080808"/>
          <w:w w:val="105"/>
          <w:sz w:val="13"/>
        </w:rPr>
        <w:t>t</w:t>
      </w:r>
      <w:r>
        <w:rPr>
          <w:rFonts w:ascii="Arial"/>
          <w:color w:val="080808"/>
          <w:w w:val="105"/>
          <w:sz w:val="12"/>
        </w:rPr>
        <w:t>on</w:t>
      </w:r>
      <w:r>
        <w:rPr>
          <w:rFonts w:ascii="Arial"/>
          <w:color w:val="080808"/>
          <w:spacing w:val="19"/>
          <w:w w:val="105"/>
          <w:sz w:val="12"/>
        </w:rPr>
        <w:t xml:space="preserve"> </w:t>
      </w:r>
      <w:r>
        <w:rPr>
          <w:rFonts w:ascii="Arial"/>
          <w:color w:val="080808"/>
          <w:spacing w:val="-5"/>
          <w:w w:val="105"/>
          <w:sz w:val="12"/>
        </w:rPr>
        <w:t>Yu</w:t>
      </w:r>
    </w:p>
    <w:p w14:paraId="3A7589BB" w14:textId="77777777" w:rsidR="00666A2C" w:rsidRDefault="00E8759C">
      <w:pPr>
        <w:spacing w:line="193" w:lineRule="exact"/>
        <w:ind w:left="1516"/>
        <w:rPr>
          <w:rFonts w:ascii="Arial"/>
          <w:sz w:val="12"/>
        </w:rPr>
      </w:pPr>
      <w:r>
        <w:rPr>
          <w:rFonts w:ascii="Arial"/>
          <w:color w:val="4F4F4F"/>
          <w:w w:val="105"/>
          <w:sz w:val="12"/>
        </w:rPr>
        <w:t>Sen</w:t>
      </w:r>
      <w:r>
        <w:rPr>
          <w:rFonts w:ascii="맑은 고딕"/>
          <w:color w:val="4F4F4F"/>
          <w:w w:val="105"/>
          <w:sz w:val="10"/>
        </w:rPr>
        <w:t>i</w:t>
      </w:r>
      <w:r>
        <w:rPr>
          <w:rFonts w:ascii="Arial"/>
          <w:color w:val="4F4F4F"/>
          <w:w w:val="105"/>
          <w:sz w:val="12"/>
        </w:rPr>
        <w:t>or</w:t>
      </w:r>
      <w:r>
        <w:rPr>
          <w:rFonts w:ascii="Arial"/>
          <w:color w:val="4F4F4F"/>
          <w:spacing w:val="7"/>
          <w:w w:val="105"/>
          <w:sz w:val="12"/>
        </w:rPr>
        <w:t xml:space="preserve"> </w:t>
      </w:r>
      <w:r>
        <w:rPr>
          <w:rFonts w:ascii="Arial"/>
          <w:color w:val="4F4F4F"/>
          <w:w w:val="105"/>
          <w:sz w:val="12"/>
        </w:rPr>
        <w:t>Pro</w:t>
      </w:r>
      <w:r>
        <w:rPr>
          <w:rFonts w:ascii="맑은 고딕"/>
          <w:color w:val="4F4F4F"/>
          <w:w w:val="105"/>
          <w:sz w:val="13"/>
        </w:rPr>
        <w:t>j</w:t>
      </w:r>
      <w:r>
        <w:rPr>
          <w:rFonts w:ascii="Arial"/>
          <w:color w:val="4F4F4F"/>
          <w:w w:val="105"/>
          <w:sz w:val="12"/>
        </w:rPr>
        <w:t>ec</w:t>
      </w:r>
      <w:r>
        <w:rPr>
          <w:rFonts w:ascii="맑은 고딕"/>
          <w:color w:val="4F4F4F"/>
          <w:w w:val="105"/>
          <w:sz w:val="13"/>
        </w:rPr>
        <w:t>t</w:t>
      </w:r>
      <w:r>
        <w:rPr>
          <w:rFonts w:ascii="맑은 고딕"/>
          <w:color w:val="4F4F4F"/>
          <w:spacing w:val="-6"/>
          <w:w w:val="105"/>
          <w:sz w:val="13"/>
        </w:rPr>
        <w:t xml:space="preserve"> </w:t>
      </w:r>
      <w:r>
        <w:rPr>
          <w:rFonts w:ascii="Arial"/>
          <w:color w:val="4F4F4F"/>
          <w:spacing w:val="-2"/>
          <w:w w:val="105"/>
          <w:sz w:val="12"/>
        </w:rPr>
        <w:t>Mana</w:t>
      </w:r>
      <w:r>
        <w:rPr>
          <w:rFonts w:ascii="맑은 고딕"/>
          <w:color w:val="4F4F4F"/>
          <w:spacing w:val="-2"/>
          <w:w w:val="105"/>
          <w:sz w:val="15"/>
        </w:rPr>
        <w:t>g</w:t>
      </w:r>
      <w:r>
        <w:rPr>
          <w:rFonts w:ascii="Arial"/>
          <w:color w:val="4F4F4F"/>
          <w:spacing w:val="-2"/>
          <w:w w:val="105"/>
          <w:sz w:val="12"/>
        </w:rPr>
        <w:t>er</w:t>
      </w:r>
    </w:p>
    <w:p w14:paraId="10A3A687" w14:textId="77777777" w:rsidR="00666A2C" w:rsidRDefault="00E8759C">
      <w:pPr>
        <w:spacing w:line="122" w:lineRule="exact"/>
        <w:ind w:left="1517"/>
        <w:rPr>
          <w:rFonts w:ascii="Arial"/>
          <w:sz w:val="12"/>
        </w:rPr>
      </w:pPr>
      <w:r>
        <w:rPr>
          <w:rFonts w:ascii="Arial"/>
          <w:color w:val="4F4F4F"/>
          <w:w w:val="105"/>
          <w:sz w:val="12"/>
        </w:rPr>
        <w:t>New</w:t>
      </w:r>
      <w:r>
        <w:rPr>
          <w:rFonts w:ascii="Arial"/>
          <w:color w:val="4F4F4F"/>
          <w:spacing w:val="6"/>
          <w:w w:val="105"/>
          <w:sz w:val="12"/>
        </w:rPr>
        <w:t xml:space="preserve"> </w:t>
      </w:r>
      <w:r>
        <w:rPr>
          <w:rFonts w:ascii="Arial"/>
          <w:color w:val="4F4F4F"/>
          <w:spacing w:val="-4"/>
          <w:w w:val="105"/>
          <w:sz w:val="12"/>
        </w:rPr>
        <w:t>York</w:t>
      </w:r>
    </w:p>
    <w:p w14:paraId="0B4020A7" w14:textId="77777777" w:rsidR="00666A2C" w:rsidRDefault="00666A2C">
      <w:pPr>
        <w:pStyle w:val="a3"/>
        <w:rPr>
          <w:rFonts w:ascii="Arial"/>
          <w:sz w:val="12"/>
        </w:rPr>
      </w:pPr>
    </w:p>
    <w:p w14:paraId="1D7B270A" w14:textId="77777777" w:rsidR="00666A2C" w:rsidRDefault="00666A2C">
      <w:pPr>
        <w:pStyle w:val="a3"/>
        <w:rPr>
          <w:rFonts w:ascii="Arial"/>
          <w:sz w:val="12"/>
        </w:rPr>
      </w:pPr>
    </w:p>
    <w:p w14:paraId="4F904CB7" w14:textId="77777777" w:rsidR="00666A2C" w:rsidRDefault="00666A2C">
      <w:pPr>
        <w:pStyle w:val="a3"/>
        <w:rPr>
          <w:rFonts w:ascii="Arial"/>
          <w:sz w:val="12"/>
        </w:rPr>
      </w:pPr>
    </w:p>
    <w:p w14:paraId="06971CD3" w14:textId="77777777" w:rsidR="00666A2C" w:rsidRDefault="00666A2C">
      <w:pPr>
        <w:pStyle w:val="a3"/>
        <w:rPr>
          <w:rFonts w:ascii="Arial"/>
          <w:sz w:val="12"/>
        </w:rPr>
      </w:pPr>
    </w:p>
    <w:p w14:paraId="2A1F701D" w14:textId="77777777" w:rsidR="00666A2C" w:rsidRDefault="00666A2C">
      <w:pPr>
        <w:pStyle w:val="a3"/>
        <w:spacing w:before="57"/>
        <w:rPr>
          <w:rFonts w:ascii="Arial"/>
          <w:sz w:val="12"/>
        </w:rPr>
      </w:pPr>
    </w:p>
    <w:p w14:paraId="3DC8ED3A" w14:textId="77777777" w:rsidR="00666A2C" w:rsidRDefault="00E8759C">
      <w:pPr>
        <w:spacing w:line="204" w:lineRule="exact"/>
        <w:ind w:left="1520"/>
        <w:rPr>
          <w:rFonts w:ascii="맑은 고딕" w:eastAsia="맑은 고딕"/>
          <w:sz w:val="9"/>
        </w:rPr>
      </w:pPr>
      <w:r>
        <w:rPr>
          <w:noProof/>
        </w:rPr>
        <w:drawing>
          <wp:anchor distT="0" distB="0" distL="0" distR="0" simplePos="0" relativeHeight="15740416" behindDoc="0" locked="0" layoutInCell="1" allowOverlap="1" wp14:anchorId="1049F55C" wp14:editId="07777777">
            <wp:simplePos x="0" y="0"/>
            <wp:positionH relativeFrom="page">
              <wp:posOffset>5018771</wp:posOffset>
            </wp:positionH>
            <wp:positionV relativeFrom="paragraph">
              <wp:posOffset>34505</wp:posOffset>
            </wp:positionV>
            <wp:extent cx="561711" cy="573718"/>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561711" cy="573718"/>
                    </a:xfrm>
                    <a:prstGeom prst="rect">
                      <a:avLst/>
                    </a:prstGeom>
                  </pic:spPr>
                </pic:pic>
              </a:graphicData>
            </a:graphic>
          </wp:anchor>
        </w:drawing>
      </w:r>
      <w:r>
        <w:rPr>
          <w:rFonts w:ascii="맑은 고딕" w:eastAsia="맑은 고딕"/>
          <w:color w:val="080808"/>
          <w:w w:val="110"/>
          <w:sz w:val="12"/>
        </w:rPr>
        <w:t>J</w:t>
      </w:r>
      <w:r>
        <w:rPr>
          <w:rFonts w:ascii="Arial" w:eastAsia="Arial"/>
          <w:color w:val="080808"/>
          <w:w w:val="110"/>
          <w:sz w:val="12"/>
        </w:rPr>
        <w:t>ose</w:t>
      </w:r>
      <w:r>
        <w:rPr>
          <w:rFonts w:ascii="맑은 고딕" w:eastAsia="맑은 고딕"/>
          <w:color w:val="080808"/>
          <w:w w:val="110"/>
          <w:sz w:val="14"/>
        </w:rPr>
        <w:t>p</w:t>
      </w:r>
      <w:r>
        <w:rPr>
          <w:rFonts w:ascii="Arial" w:eastAsia="Arial"/>
          <w:color w:val="080808"/>
          <w:w w:val="110"/>
          <w:sz w:val="12"/>
        </w:rPr>
        <w:t>h</w:t>
      </w:r>
      <w:r>
        <w:rPr>
          <w:rFonts w:ascii="Arial" w:eastAsia="Arial"/>
          <w:color w:val="080808"/>
          <w:spacing w:val="-1"/>
          <w:w w:val="110"/>
          <w:sz w:val="12"/>
        </w:rPr>
        <w:t xml:space="preserve"> </w:t>
      </w:r>
      <w:proofErr w:type="spellStart"/>
      <w:r>
        <w:rPr>
          <w:rFonts w:ascii="Arial" w:eastAsia="Arial"/>
          <w:color w:val="080808"/>
          <w:w w:val="110"/>
          <w:sz w:val="12"/>
        </w:rPr>
        <w:t>Lebus</w:t>
      </w:r>
      <w:proofErr w:type="spellEnd"/>
      <w:r>
        <w:rPr>
          <w:rFonts w:ascii="Arial" w:eastAsia="Arial"/>
          <w:color w:val="080808"/>
          <w:w w:val="110"/>
          <w:sz w:val="12"/>
        </w:rPr>
        <w:t xml:space="preserve"> </w:t>
      </w:r>
      <w:r>
        <w:rPr>
          <w:rFonts w:ascii="맑은 고딕" w:eastAsia="맑은 고딕"/>
          <w:color w:val="B83636"/>
          <w:spacing w:val="-10"/>
          <w:w w:val="110"/>
          <w:sz w:val="9"/>
        </w:rPr>
        <w:t>七</w:t>
      </w:r>
    </w:p>
    <w:p w14:paraId="6816DD05" w14:textId="77777777" w:rsidR="00666A2C" w:rsidRDefault="00E8759C">
      <w:pPr>
        <w:spacing w:line="176" w:lineRule="exact"/>
        <w:ind w:left="1517"/>
        <w:rPr>
          <w:rFonts w:ascii="Arial"/>
          <w:sz w:val="12"/>
        </w:rPr>
      </w:pPr>
      <w:r>
        <w:rPr>
          <w:rFonts w:ascii="Arial"/>
          <w:color w:val="4F4F4F"/>
          <w:sz w:val="12"/>
        </w:rPr>
        <w:t>Des</w:t>
      </w:r>
      <w:r>
        <w:rPr>
          <w:rFonts w:ascii="맑은 고딕"/>
          <w:color w:val="4F4F4F"/>
          <w:sz w:val="13"/>
        </w:rPr>
        <w:t>ig</w:t>
      </w:r>
      <w:r>
        <w:rPr>
          <w:rFonts w:ascii="Arial"/>
          <w:color w:val="4F4F4F"/>
          <w:sz w:val="12"/>
        </w:rPr>
        <w:t>n</w:t>
      </w:r>
      <w:r>
        <w:rPr>
          <w:rFonts w:ascii="Arial"/>
          <w:color w:val="4F4F4F"/>
          <w:spacing w:val="10"/>
          <w:sz w:val="12"/>
        </w:rPr>
        <w:t xml:space="preserve"> </w:t>
      </w:r>
      <w:r>
        <w:rPr>
          <w:rFonts w:ascii="Arial"/>
          <w:color w:val="4F4F4F"/>
          <w:spacing w:val="-4"/>
          <w:sz w:val="12"/>
        </w:rPr>
        <w:t>Lead</w:t>
      </w:r>
    </w:p>
    <w:p w14:paraId="17BC7B6A" w14:textId="77777777" w:rsidR="00666A2C" w:rsidRDefault="00E8759C">
      <w:pPr>
        <w:spacing w:line="127" w:lineRule="exact"/>
        <w:ind w:left="1518"/>
        <w:rPr>
          <w:rFonts w:ascii="Arial"/>
          <w:sz w:val="12"/>
        </w:rPr>
      </w:pPr>
      <w:r>
        <w:rPr>
          <w:rFonts w:ascii="Arial"/>
          <w:color w:val="4F4F4F"/>
          <w:spacing w:val="-2"/>
          <w:w w:val="110"/>
          <w:sz w:val="12"/>
        </w:rPr>
        <w:t>London</w:t>
      </w:r>
    </w:p>
    <w:p w14:paraId="03EFCA41" w14:textId="77777777" w:rsidR="00666A2C" w:rsidRDefault="00666A2C">
      <w:pPr>
        <w:pStyle w:val="a3"/>
        <w:rPr>
          <w:rFonts w:ascii="Arial"/>
          <w:sz w:val="12"/>
        </w:rPr>
      </w:pPr>
    </w:p>
    <w:p w14:paraId="5F96A722" w14:textId="77777777" w:rsidR="00666A2C" w:rsidRDefault="00666A2C">
      <w:pPr>
        <w:pStyle w:val="a3"/>
        <w:rPr>
          <w:rFonts w:ascii="Arial"/>
          <w:sz w:val="12"/>
        </w:rPr>
      </w:pPr>
    </w:p>
    <w:p w14:paraId="5B95CD12" w14:textId="77777777" w:rsidR="00666A2C" w:rsidRDefault="00666A2C">
      <w:pPr>
        <w:pStyle w:val="a3"/>
        <w:rPr>
          <w:rFonts w:ascii="Arial"/>
          <w:sz w:val="12"/>
        </w:rPr>
      </w:pPr>
    </w:p>
    <w:p w14:paraId="5220BBB2" w14:textId="77777777" w:rsidR="00666A2C" w:rsidRDefault="00666A2C">
      <w:pPr>
        <w:pStyle w:val="a3"/>
        <w:rPr>
          <w:rFonts w:ascii="Arial"/>
          <w:sz w:val="12"/>
        </w:rPr>
      </w:pPr>
    </w:p>
    <w:p w14:paraId="13CB595B" w14:textId="77777777" w:rsidR="00666A2C" w:rsidRDefault="00666A2C">
      <w:pPr>
        <w:pStyle w:val="a3"/>
        <w:spacing w:before="106"/>
        <w:rPr>
          <w:rFonts w:ascii="Arial"/>
          <w:sz w:val="12"/>
        </w:rPr>
      </w:pPr>
    </w:p>
    <w:p w14:paraId="5966FF2E" w14:textId="77777777" w:rsidR="00666A2C" w:rsidRDefault="00E8759C">
      <w:pPr>
        <w:spacing w:line="184" w:lineRule="auto"/>
        <w:ind w:left="1516" w:right="1198" w:firstLine="1"/>
        <w:rPr>
          <w:rFonts w:ascii="Arial" w:eastAsia="Arial"/>
          <w:sz w:val="12"/>
        </w:rPr>
      </w:pPr>
      <w:r>
        <w:rPr>
          <w:noProof/>
        </w:rPr>
        <w:drawing>
          <wp:anchor distT="0" distB="0" distL="0" distR="0" simplePos="0" relativeHeight="15740928" behindDoc="0" locked="0" layoutInCell="1" allowOverlap="1" wp14:anchorId="640FDD5D" wp14:editId="07777777">
            <wp:simplePos x="0" y="0"/>
            <wp:positionH relativeFrom="page">
              <wp:posOffset>5018771</wp:posOffset>
            </wp:positionH>
            <wp:positionV relativeFrom="paragraph">
              <wp:posOffset>324</wp:posOffset>
            </wp:positionV>
            <wp:extent cx="561711" cy="57371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61711" cy="573718"/>
                    </a:xfrm>
                    <a:prstGeom prst="rect">
                      <a:avLst/>
                    </a:prstGeom>
                  </pic:spPr>
                </pic:pic>
              </a:graphicData>
            </a:graphic>
          </wp:anchor>
        </w:drawing>
      </w:r>
      <w:r>
        <w:rPr>
          <w:rFonts w:ascii="Arial" w:eastAsia="Arial"/>
          <w:color w:val="080808"/>
          <w:w w:val="105"/>
          <w:sz w:val="12"/>
        </w:rPr>
        <w:t>Mar</w:t>
      </w:r>
      <w:r>
        <w:rPr>
          <w:rFonts w:ascii="맑은 고딕" w:eastAsia="맑은 고딕"/>
          <w:color w:val="080808"/>
          <w:w w:val="105"/>
          <w:sz w:val="13"/>
        </w:rPr>
        <w:t>ti</w:t>
      </w:r>
      <w:r>
        <w:rPr>
          <w:rFonts w:ascii="Arial" w:eastAsia="Arial"/>
          <w:color w:val="080808"/>
          <w:w w:val="105"/>
          <w:sz w:val="12"/>
        </w:rPr>
        <w:t xml:space="preserve">n </w:t>
      </w:r>
      <w:proofErr w:type="spellStart"/>
      <w:r>
        <w:rPr>
          <w:rFonts w:ascii="Arial" w:eastAsia="Arial"/>
          <w:color w:val="080808"/>
          <w:w w:val="105"/>
          <w:sz w:val="12"/>
        </w:rPr>
        <w:t>Azambu</w:t>
      </w:r>
      <w:r>
        <w:rPr>
          <w:rFonts w:ascii="맑은 고딕" w:eastAsia="맑은 고딕"/>
          <w:color w:val="080808"/>
          <w:w w:val="105"/>
          <w:sz w:val="13"/>
        </w:rPr>
        <w:t>j</w:t>
      </w:r>
      <w:r>
        <w:rPr>
          <w:rFonts w:ascii="Arial" w:eastAsia="Arial"/>
          <w:color w:val="080808"/>
          <w:w w:val="105"/>
          <w:sz w:val="12"/>
        </w:rPr>
        <w:t>a</w:t>
      </w:r>
      <w:proofErr w:type="spellEnd"/>
      <w:r>
        <w:rPr>
          <w:rFonts w:ascii="Arial" w:eastAsia="Arial"/>
          <w:color w:val="080808"/>
          <w:spacing w:val="-6"/>
          <w:w w:val="105"/>
          <w:sz w:val="12"/>
        </w:rPr>
        <w:t xml:space="preserve"> </w:t>
      </w:r>
      <w:r>
        <w:rPr>
          <w:rFonts w:ascii="맑은 고딕" w:eastAsia="맑은 고딕"/>
          <w:color w:val="66729C"/>
          <w:w w:val="105"/>
          <w:sz w:val="10"/>
        </w:rPr>
        <w:t>로</w:t>
      </w:r>
      <w:r>
        <w:rPr>
          <w:rFonts w:ascii="맑은 고딕" w:eastAsia="맑은 고딕"/>
          <w:color w:val="66729C"/>
          <w:spacing w:val="40"/>
          <w:w w:val="105"/>
          <w:sz w:val="10"/>
        </w:rPr>
        <w:t xml:space="preserve"> </w:t>
      </w:r>
      <w:r>
        <w:rPr>
          <w:rFonts w:ascii="Arial" w:eastAsia="Arial"/>
          <w:color w:val="4F4F4F"/>
          <w:w w:val="105"/>
          <w:sz w:val="12"/>
        </w:rPr>
        <w:t>Sen</w:t>
      </w:r>
      <w:r>
        <w:rPr>
          <w:rFonts w:ascii="맑은 고딕" w:eastAsia="맑은 고딕"/>
          <w:color w:val="4F4F4F"/>
          <w:w w:val="105"/>
          <w:sz w:val="13"/>
        </w:rPr>
        <w:t>i</w:t>
      </w:r>
      <w:r>
        <w:rPr>
          <w:rFonts w:ascii="Arial" w:eastAsia="Arial"/>
          <w:color w:val="4F4F4F"/>
          <w:w w:val="105"/>
          <w:sz w:val="12"/>
        </w:rPr>
        <w:t>or</w:t>
      </w:r>
      <w:r>
        <w:rPr>
          <w:rFonts w:ascii="Arial" w:eastAsia="Arial"/>
          <w:color w:val="4F4F4F"/>
          <w:spacing w:val="-9"/>
          <w:w w:val="105"/>
          <w:sz w:val="12"/>
        </w:rPr>
        <w:t xml:space="preserve"> </w:t>
      </w:r>
      <w:r>
        <w:rPr>
          <w:rFonts w:ascii="Arial" w:eastAsia="Arial"/>
          <w:color w:val="4F4F4F"/>
          <w:w w:val="105"/>
          <w:sz w:val="12"/>
        </w:rPr>
        <w:t>Des</w:t>
      </w:r>
      <w:r>
        <w:rPr>
          <w:rFonts w:ascii="맑은 고딕" w:eastAsia="맑은 고딕"/>
          <w:color w:val="4F4F4F"/>
          <w:w w:val="105"/>
          <w:sz w:val="13"/>
        </w:rPr>
        <w:t>ig</w:t>
      </w:r>
      <w:r>
        <w:rPr>
          <w:rFonts w:ascii="Arial" w:eastAsia="Arial"/>
          <w:color w:val="4F4F4F"/>
          <w:w w:val="105"/>
          <w:sz w:val="12"/>
        </w:rPr>
        <w:t>ner</w:t>
      </w:r>
      <w:r>
        <w:rPr>
          <w:rFonts w:ascii="Arial" w:eastAsia="Arial"/>
          <w:color w:val="4F4F4F"/>
          <w:spacing w:val="40"/>
          <w:w w:val="105"/>
          <w:sz w:val="12"/>
        </w:rPr>
        <w:t xml:space="preserve"> </w:t>
      </w:r>
      <w:r>
        <w:rPr>
          <w:rFonts w:ascii="Arial" w:eastAsia="Arial"/>
          <w:color w:val="4F4F4F"/>
          <w:w w:val="105"/>
          <w:sz w:val="12"/>
        </w:rPr>
        <w:t>New York</w:t>
      </w:r>
    </w:p>
    <w:p w14:paraId="6D9C8D39" w14:textId="77777777" w:rsidR="00666A2C" w:rsidRDefault="00666A2C">
      <w:pPr>
        <w:pStyle w:val="a3"/>
        <w:rPr>
          <w:rFonts w:ascii="Arial"/>
          <w:sz w:val="12"/>
        </w:rPr>
      </w:pPr>
    </w:p>
    <w:p w14:paraId="675E05EE" w14:textId="77777777" w:rsidR="00666A2C" w:rsidRDefault="00666A2C">
      <w:pPr>
        <w:pStyle w:val="a3"/>
        <w:rPr>
          <w:rFonts w:ascii="Arial"/>
          <w:sz w:val="12"/>
        </w:rPr>
      </w:pPr>
    </w:p>
    <w:p w14:paraId="2FC17F8B" w14:textId="77777777" w:rsidR="00666A2C" w:rsidRDefault="00666A2C">
      <w:pPr>
        <w:pStyle w:val="a3"/>
        <w:rPr>
          <w:rFonts w:ascii="Arial"/>
          <w:sz w:val="12"/>
        </w:rPr>
      </w:pPr>
    </w:p>
    <w:p w14:paraId="0A4F7224" w14:textId="77777777" w:rsidR="00666A2C" w:rsidRDefault="00666A2C">
      <w:pPr>
        <w:pStyle w:val="a3"/>
        <w:rPr>
          <w:rFonts w:ascii="Arial"/>
          <w:sz w:val="12"/>
        </w:rPr>
      </w:pPr>
    </w:p>
    <w:p w14:paraId="5AE48A43" w14:textId="77777777" w:rsidR="00666A2C" w:rsidRDefault="00666A2C">
      <w:pPr>
        <w:pStyle w:val="a3"/>
        <w:spacing w:before="132"/>
        <w:rPr>
          <w:rFonts w:ascii="Arial"/>
          <w:sz w:val="12"/>
        </w:rPr>
      </w:pPr>
    </w:p>
    <w:p w14:paraId="60CB0ACD" w14:textId="77777777" w:rsidR="00666A2C" w:rsidRDefault="00E8759C">
      <w:pPr>
        <w:spacing w:line="168" w:lineRule="auto"/>
        <w:ind w:left="1517" w:right="1122" w:hanging="2"/>
        <w:rPr>
          <w:rFonts w:ascii="Arial" w:eastAsia="Arial"/>
          <w:sz w:val="12"/>
        </w:rPr>
      </w:pPr>
      <w:r>
        <w:rPr>
          <w:noProof/>
        </w:rPr>
        <w:drawing>
          <wp:anchor distT="0" distB="0" distL="0" distR="0" simplePos="0" relativeHeight="15741440" behindDoc="0" locked="0" layoutInCell="1" allowOverlap="1" wp14:anchorId="19023694" wp14:editId="07777777">
            <wp:simplePos x="0" y="0"/>
            <wp:positionH relativeFrom="page">
              <wp:posOffset>5018771</wp:posOffset>
            </wp:positionH>
            <wp:positionV relativeFrom="paragraph">
              <wp:posOffset>-15453</wp:posOffset>
            </wp:positionV>
            <wp:extent cx="561711" cy="573718"/>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561711" cy="573718"/>
                    </a:xfrm>
                    <a:prstGeom prst="rect">
                      <a:avLst/>
                    </a:prstGeom>
                  </pic:spPr>
                </pic:pic>
              </a:graphicData>
            </a:graphic>
          </wp:anchor>
        </w:drawing>
      </w:r>
      <w:r>
        <w:rPr>
          <w:rFonts w:ascii="Arial" w:eastAsia="Arial"/>
          <w:color w:val="080808"/>
          <w:w w:val="105"/>
          <w:sz w:val="12"/>
        </w:rPr>
        <w:t>Saman</w:t>
      </w:r>
      <w:r>
        <w:rPr>
          <w:rFonts w:ascii="맑은 고딕" w:eastAsia="맑은 고딕"/>
          <w:color w:val="080808"/>
          <w:w w:val="105"/>
          <w:sz w:val="12"/>
        </w:rPr>
        <w:t>t</w:t>
      </w:r>
      <w:r>
        <w:rPr>
          <w:rFonts w:ascii="Arial" w:eastAsia="Arial"/>
          <w:color w:val="080808"/>
          <w:w w:val="105"/>
          <w:sz w:val="12"/>
        </w:rPr>
        <w:t>ha</w:t>
      </w:r>
      <w:r>
        <w:rPr>
          <w:rFonts w:ascii="Arial" w:eastAsia="Arial"/>
          <w:color w:val="080808"/>
          <w:spacing w:val="-1"/>
          <w:w w:val="105"/>
          <w:sz w:val="12"/>
        </w:rPr>
        <w:t xml:space="preserve"> </w:t>
      </w:r>
      <w:r>
        <w:rPr>
          <w:rFonts w:ascii="Arial" w:eastAsia="Arial"/>
          <w:color w:val="080808"/>
          <w:w w:val="105"/>
          <w:sz w:val="12"/>
        </w:rPr>
        <w:t>Cruz</w:t>
      </w:r>
      <w:r>
        <w:rPr>
          <w:rFonts w:ascii="Arial" w:eastAsia="Arial"/>
          <w:color w:val="080808"/>
          <w:spacing w:val="-4"/>
          <w:w w:val="105"/>
          <w:sz w:val="12"/>
        </w:rPr>
        <w:t xml:space="preserve"> </w:t>
      </w:r>
      <w:r>
        <w:rPr>
          <w:rFonts w:ascii="Arial" w:eastAsia="Arial"/>
          <w:color w:val="0C6046"/>
          <w:w w:val="105"/>
          <w:sz w:val="9"/>
        </w:rPr>
        <w:t>1</w:t>
      </w:r>
      <w:r>
        <w:rPr>
          <w:rFonts w:ascii="Arial" w:eastAsia="Arial"/>
          <w:color w:val="9C958A"/>
          <w:w w:val="105"/>
          <w:sz w:val="9"/>
        </w:rPr>
        <w:t>,</w:t>
      </w:r>
      <w:r>
        <w:rPr>
          <w:rFonts w:ascii="Arial" w:eastAsia="Arial"/>
          <w:color w:val="AC112A"/>
          <w:w w:val="105"/>
          <w:sz w:val="9"/>
        </w:rPr>
        <w:t>1</w:t>
      </w:r>
      <w:r>
        <w:rPr>
          <w:rFonts w:ascii="Arial" w:eastAsia="Arial"/>
          <w:color w:val="AC112A"/>
          <w:spacing w:val="-13"/>
          <w:w w:val="105"/>
          <w:sz w:val="9"/>
        </w:rPr>
        <w:t xml:space="preserve"> </w:t>
      </w:r>
      <w:r>
        <w:rPr>
          <w:rFonts w:ascii="맑은 고딕" w:eastAsia="맑은 고딕"/>
          <w:color w:val="9E6D82"/>
          <w:w w:val="105"/>
          <w:sz w:val="12"/>
        </w:rPr>
        <w:t xml:space="preserve">口 </w:t>
      </w:r>
      <w:r>
        <w:rPr>
          <w:rFonts w:ascii="Arial" w:eastAsia="Arial"/>
          <w:color w:val="4F4F4F"/>
          <w:w w:val="105"/>
          <w:sz w:val="12"/>
        </w:rPr>
        <w:t>Pro</w:t>
      </w:r>
      <w:r>
        <w:rPr>
          <w:rFonts w:ascii="맑은 고딕" w:eastAsia="맑은 고딕"/>
          <w:color w:val="4F4F4F"/>
          <w:w w:val="105"/>
          <w:sz w:val="13"/>
        </w:rPr>
        <w:t>j</w:t>
      </w:r>
      <w:r>
        <w:rPr>
          <w:rFonts w:ascii="Arial" w:eastAsia="Arial"/>
          <w:color w:val="4F4F4F"/>
          <w:w w:val="105"/>
          <w:sz w:val="12"/>
        </w:rPr>
        <w:t>ec</w:t>
      </w:r>
      <w:r>
        <w:rPr>
          <w:rFonts w:ascii="맑은 고딕" w:eastAsia="맑은 고딕"/>
          <w:color w:val="4F4F4F"/>
          <w:w w:val="105"/>
          <w:sz w:val="13"/>
        </w:rPr>
        <w:t>t</w:t>
      </w:r>
      <w:r>
        <w:rPr>
          <w:rFonts w:ascii="맑은 고딕" w:eastAsia="맑은 고딕"/>
          <w:color w:val="4F4F4F"/>
          <w:spacing w:val="-11"/>
          <w:w w:val="105"/>
          <w:sz w:val="13"/>
        </w:rPr>
        <w:t xml:space="preserve"> </w:t>
      </w:r>
      <w:r>
        <w:rPr>
          <w:rFonts w:ascii="Arial" w:eastAsia="Arial"/>
          <w:color w:val="4F4F4F"/>
          <w:w w:val="105"/>
          <w:sz w:val="12"/>
        </w:rPr>
        <w:t>Mana</w:t>
      </w:r>
      <w:r>
        <w:rPr>
          <w:rFonts w:ascii="맑은 고딕" w:eastAsia="맑은 고딕"/>
          <w:color w:val="4F4F4F"/>
          <w:w w:val="105"/>
          <w:sz w:val="15"/>
        </w:rPr>
        <w:t>g</w:t>
      </w:r>
      <w:r>
        <w:rPr>
          <w:rFonts w:ascii="Arial" w:eastAsia="Arial"/>
          <w:color w:val="4F4F4F"/>
          <w:w w:val="105"/>
          <w:sz w:val="12"/>
        </w:rPr>
        <w:t>er</w:t>
      </w:r>
      <w:r>
        <w:rPr>
          <w:rFonts w:ascii="Arial" w:eastAsia="Arial"/>
          <w:color w:val="4F4F4F"/>
          <w:spacing w:val="40"/>
          <w:w w:val="105"/>
          <w:sz w:val="12"/>
        </w:rPr>
        <w:t xml:space="preserve"> </w:t>
      </w:r>
      <w:r>
        <w:rPr>
          <w:rFonts w:ascii="Arial" w:eastAsia="Arial"/>
          <w:color w:val="4F4F4F"/>
          <w:w w:val="105"/>
          <w:sz w:val="12"/>
        </w:rPr>
        <w:t>New York</w:t>
      </w:r>
    </w:p>
    <w:p w14:paraId="50F40DEB" w14:textId="77777777" w:rsidR="00666A2C" w:rsidRDefault="00666A2C">
      <w:pPr>
        <w:pStyle w:val="a3"/>
        <w:rPr>
          <w:rFonts w:ascii="Arial"/>
          <w:sz w:val="12"/>
        </w:rPr>
      </w:pPr>
    </w:p>
    <w:p w14:paraId="77A52294" w14:textId="77777777" w:rsidR="00666A2C" w:rsidRDefault="00666A2C">
      <w:pPr>
        <w:pStyle w:val="a3"/>
        <w:rPr>
          <w:rFonts w:ascii="Arial"/>
          <w:sz w:val="12"/>
        </w:rPr>
      </w:pPr>
    </w:p>
    <w:p w14:paraId="007DCDA8" w14:textId="77777777" w:rsidR="00666A2C" w:rsidRDefault="00666A2C">
      <w:pPr>
        <w:pStyle w:val="a3"/>
        <w:rPr>
          <w:rFonts w:ascii="Arial"/>
          <w:sz w:val="12"/>
        </w:rPr>
      </w:pPr>
    </w:p>
    <w:p w14:paraId="450EA2D7" w14:textId="77777777" w:rsidR="00666A2C" w:rsidRDefault="00666A2C">
      <w:pPr>
        <w:pStyle w:val="a3"/>
        <w:rPr>
          <w:rFonts w:ascii="Arial"/>
          <w:sz w:val="12"/>
        </w:rPr>
      </w:pPr>
    </w:p>
    <w:p w14:paraId="3DD355C9" w14:textId="77777777" w:rsidR="00666A2C" w:rsidRDefault="00666A2C">
      <w:pPr>
        <w:pStyle w:val="a3"/>
        <w:rPr>
          <w:rFonts w:ascii="Arial"/>
          <w:sz w:val="12"/>
        </w:rPr>
      </w:pPr>
    </w:p>
    <w:p w14:paraId="1A81F0B1" w14:textId="77777777" w:rsidR="00666A2C" w:rsidRDefault="00666A2C">
      <w:pPr>
        <w:pStyle w:val="a3"/>
        <w:spacing w:before="4"/>
        <w:rPr>
          <w:rFonts w:ascii="Arial"/>
          <w:sz w:val="12"/>
        </w:rPr>
      </w:pPr>
    </w:p>
    <w:p w14:paraId="7472F0C5" w14:textId="77777777" w:rsidR="00666A2C" w:rsidRDefault="00E8759C">
      <w:pPr>
        <w:spacing w:line="153" w:lineRule="auto"/>
        <w:ind w:left="1517" w:right="1050" w:firstLine="1"/>
        <w:rPr>
          <w:rFonts w:ascii="Arial"/>
          <w:sz w:val="12"/>
        </w:rPr>
      </w:pPr>
      <w:r>
        <w:rPr>
          <w:noProof/>
        </w:rPr>
        <w:drawing>
          <wp:anchor distT="0" distB="0" distL="0" distR="0" simplePos="0" relativeHeight="15741952" behindDoc="0" locked="0" layoutInCell="1" allowOverlap="1" wp14:anchorId="1E2AA56A" wp14:editId="07777777">
            <wp:simplePos x="0" y="0"/>
            <wp:positionH relativeFrom="page">
              <wp:posOffset>5018771</wp:posOffset>
            </wp:positionH>
            <wp:positionV relativeFrom="paragraph">
              <wp:posOffset>-6935</wp:posOffset>
            </wp:positionV>
            <wp:extent cx="561711" cy="561511"/>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561711" cy="561511"/>
                    </a:xfrm>
                    <a:prstGeom prst="rect">
                      <a:avLst/>
                    </a:prstGeom>
                  </pic:spPr>
                </pic:pic>
              </a:graphicData>
            </a:graphic>
          </wp:anchor>
        </w:drawing>
      </w:r>
      <w:r>
        <w:rPr>
          <w:rFonts w:ascii="Arial"/>
          <w:color w:val="080808"/>
          <w:w w:val="105"/>
          <w:sz w:val="12"/>
        </w:rPr>
        <w:t>Thales Mun</w:t>
      </w:r>
      <w:r>
        <w:rPr>
          <w:rFonts w:ascii="맑은 고딕"/>
          <w:color w:val="080808"/>
          <w:w w:val="105"/>
          <w:sz w:val="13"/>
        </w:rPr>
        <w:t>i</w:t>
      </w:r>
      <w:r>
        <w:rPr>
          <w:rFonts w:ascii="Arial"/>
          <w:color w:val="080808"/>
          <w:w w:val="105"/>
          <w:sz w:val="12"/>
        </w:rPr>
        <w:t xml:space="preserve">z </w:t>
      </w:r>
      <w:proofErr w:type="spellStart"/>
      <w:r>
        <w:rPr>
          <w:rFonts w:ascii="맑은 고딕"/>
          <w:color w:val="239060"/>
          <w:w w:val="105"/>
          <w:sz w:val="11"/>
        </w:rPr>
        <w:t>EiJ</w:t>
      </w:r>
      <w:proofErr w:type="spellEnd"/>
      <w:r>
        <w:rPr>
          <w:rFonts w:ascii="맑은 고딕"/>
          <w:color w:val="239060"/>
          <w:w w:val="105"/>
          <w:sz w:val="11"/>
        </w:rPr>
        <w:t xml:space="preserve"> </w:t>
      </w:r>
      <w:r>
        <w:rPr>
          <w:rFonts w:ascii="Arial"/>
          <w:color w:val="4F4F4F"/>
          <w:w w:val="105"/>
          <w:sz w:val="12"/>
        </w:rPr>
        <w:t>Mo</w:t>
      </w:r>
      <w:r>
        <w:rPr>
          <w:rFonts w:ascii="맑은 고딕"/>
          <w:color w:val="4F4F4F"/>
          <w:w w:val="105"/>
          <w:sz w:val="13"/>
        </w:rPr>
        <w:t>ti</w:t>
      </w:r>
      <w:r>
        <w:rPr>
          <w:rFonts w:ascii="Arial"/>
          <w:color w:val="4F4F4F"/>
          <w:w w:val="105"/>
          <w:sz w:val="12"/>
        </w:rPr>
        <w:t>on</w:t>
      </w:r>
      <w:r>
        <w:rPr>
          <w:rFonts w:ascii="Arial"/>
          <w:color w:val="4F4F4F"/>
          <w:spacing w:val="-9"/>
          <w:w w:val="105"/>
          <w:sz w:val="12"/>
        </w:rPr>
        <w:t xml:space="preserve"> </w:t>
      </w:r>
      <w:r>
        <w:rPr>
          <w:rFonts w:ascii="Arial"/>
          <w:color w:val="4F4F4F"/>
          <w:w w:val="105"/>
          <w:sz w:val="12"/>
        </w:rPr>
        <w:t>Des</w:t>
      </w:r>
      <w:r>
        <w:rPr>
          <w:rFonts w:ascii="맑은 고딕"/>
          <w:color w:val="4F4F4F"/>
          <w:w w:val="105"/>
          <w:sz w:val="13"/>
        </w:rPr>
        <w:t>ig</w:t>
      </w:r>
      <w:r>
        <w:rPr>
          <w:rFonts w:ascii="Arial"/>
          <w:color w:val="4F4F4F"/>
          <w:w w:val="105"/>
          <w:sz w:val="12"/>
        </w:rPr>
        <w:t>n</w:t>
      </w:r>
      <w:r>
        <w:rPr>
          <w:rFonts w:ascii="Arial"/>
          <w:color w:val="4F4F4F"/>
          <w:spacing w:val="-9"/>
          <w:w w:val="105"/>
          <w:sz w:val="12"/>
        </w:rPr>
        <w:t xml:space="preserve"> </w:t>
      </w:r>
      <w:r>
        <w:rPr>
          <w:rFonts w:ascii="Arial"/>
          <w:color w:val="4F4F4F"/>
          <w:w w:val="105"/>
          <w:sz w:val="12"/>
        </w:rPr>
        <w:t>Lead</w:t>
      </w:r>
      <w:r>
        <w:rPr>
          <w:rFonts w:ascii="Arial"/>
          <w:color w:val="4F4F4F"/>
          <w:spacing w:val="40"/>
          <w:w w:val="105"/>
          <w:sz w:val="12"/>
        </w:rPr>
        <w:t xml:space="preserve"> </w:t>
      </w:r>
      <w:proofErr w:type="spellStart"/>
      <w:r>
        <w:rPr>
          <w:rFonts w:ascii="맑은 고딕"/>
          <w:color w:val="4F4F4F"/>
          <w:w w:val="105"/>
          <w:sz w:val="12"/>
        </w:rPr>
        <w:t>J</w:t>
      </w:r>
      <w:r>
        <w:rPr>
          <w:rFonts w:ascii="Arial"/>
          <w:color w:val="4F4F4F"/>
          <w:w w:val="105"/>
          <w:sz w:val="12"/>
        </w:rPr>
        <w:t>ara</w:t>
      </w:r>
      <w:r>
        <w:rPr>
          <w:rFonts w:ascii="맑은 고딕"/>
          <w:color w:val="4F4F4F"/>
          <w:w w:val="105"/>
          <w:sz w:val="15"/>
        </w:rPr>
        <w:t>g</w:t>
      </w:r>
      <w:r>
        <w:rPr>
          <w:rFonts w:ascii="Arial"/>
          <w:color w:val="4F4F4F"/>
          <w:w w:val="105"/>
          <w:sz w:val="12"/>
        </w:rPr>
        <w:t>ua</w:t>
      </w:r>
      <w:proofErr w:type="spellEnd"/>
      <w:r>
        <w:rPr>
          <w:rFonts w:ascii="Arial"/>
          <w:color w:val="4F4F4F"/>
          <w:w w:val="105"/>
          <w:sz w:val="12"/>
        </w:rPr>
        <w:t xml:space="preserve"> do Sul</w:t>
      </w:r>
    </w:p>
    <w:p w14:paraId="717AAFBA" w14:textId="77777777" w:rsidR="00666A2C" w:rsidRDefault="00666A2C">
      <w:pPr>
        <w:pStyle w:val="a3"/>
        <w:rPr>
          <w:rFonts w:ascii="Arial"/>
          <w:sz w:val="12"/>
        </w:rPr>
      </w:pPr>
    </w:p>
    <w:p w14:paraId="56EE48EE" w14:textId="77777777" w:rsidR="00666A2C" w:rsidRDefault="00666A2C">
      <w:pPr>
        <w:pStyle w:val="a3"/>
        <w:rPr>
          <w:rFonts w:ascii="Arial"/>
          <w:sz w:val="12"/>
        </w:rPr>
      </w:pPr>
    </w:p>
    <w:p w14:paraId="2908EB2C" w14:textId="77777777" w:rsidR="00666A2C" w:rsidRDefault="00666A2C">
      <w:pPr>
        <w:pStyle w:val="a3"/>
        <w:rPr>
          <w:rFonts w:ascii="Arial"/>
          <w:sz w:val="12"/>
        </w:rPr>
      </w:pPr>
    </w:p>
    <w:p w14:paraId="121FD38A" w14:textId="77777777" w:rsidR="00666A2C" w:rsidRDefault="00666A2C">
      <w:pPr>
        <w:pStyle w:val="a3"/>
        <w:rPr>
          <w:rFonts w:ascii="Arial"/>
          <w:sz w:val="12"/>
        </w:rPr>
      </w:pPr>
    </w:p>
    <w:p w14:paraId="1FE2DD96" w14:textId="77777777" w:rsidR="00666A2C" w:rsidRDefault="00666A2C">
      <w:pPr>
        <w:pStyle w:val="a3"/>
        <w:spacing w:before="106"/>
        <w:rPr>
          <w:rFonts w:ascii="Arial"/>
          <w:sz w:val="12"/>
        </w:rPr>
      </w:pPr>
    </w:p>
    <w:p w14:paraId="48F2030B" w14:textId="77777777" w:rsidR="00666A2C" w:rsidRDefault="00E8759C">
      <w:pPr>
        <w:spacing w:line="160" w:lineRule="auto"/>
        <w:ind w:left="1517" w:right="1198"/>
        <w:rPr>
          <w:rFonts w:ascii="맑은 고딕"/>
          <w:sz w:val="13"/>
        </w:rPr>
      </w:pPr>
      <w:r>
        <w:rPr>
          <w:noProof/>
        </w:rPr>
        <w:drawing>
          <wp:anchor distT="0" distB="0" distL="0" distR="0" simplePos="0" relativeHeight="15742464" behindDoc="0" locked="0" layoutInCell="1" allowOverlap="1" wp14:anchorId="09216A81" wp14:editId="07777777">
            <wp:simplePos x="0" y="0"/>
            <wp:positionH relativeFrom="page">
              <wp:posOffset>5018771</wp:posOffset>
            </wp:positionH>
            <wp:positionV relativeFrom="paragraph">
              <wp:posOffset>-7026</wp:posOffset>
            </wp:positionV>
            <wp:extent cx="561711" cy="561511"/>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561711" cy="561511"/>
                    </a:xfrm>
                    <a:prstGeom prst="rect">
                      <a:avLst/>
                    </a:prstGeom>
                  </pic:spPr>
                </pic:pic>
              </a:graphicData>
            </a:graphic>
          </wp:anchor>
        </w:drawing>
      </w:r>
      <w:r>
        <w:rPr>
          <w:rFonts w:ascii="Arial"/>
          <w:color w:val="080808"/>
          <w:w w:val="105"/>
          <w:sz w:val="12"/>
        </w:rPr>
        <w:t>Luc</w:t>
      </w:r>
      <w:r>
        <w:rPr>
          <w:rFonts w:ascii="맑은 고딕"/>
          <w:color w:val="080808"/>
          <w:w w:val="105"/>
          <w:sz w:val="13"/>
        </w:rPr>
        <w:t>i</w:t>
      </w:r>
      <w:r>
        <w:rPr>
          <w:rFonts w:ascii="Arial"/>
          <w:color w:val="080808"/>
          <w:w w:val="105"/>
          <w:sz w:val="12"/>
        </w:rPr>
        <w:t xml:space="preserve">ana </w:t>
      </w:r>
      <w:proofErr w:type="spellStart"/>
      <w:r>
        <w:rPr>
          <w:rFonts w:ascii="Arial"/>
          <w:color w:val="080808"/>
          <w:w w:val="105"/>
          <w:sz w:val="12"/>
        </w:rPr>
        <w:t>Th</w:t>
      </w:r>
      <w:r>
        <w:rPr>
          <w:rFonts w:ascii="맑은 고딕"/>
          <w:color w:val="080808"/>
          <w:w w:val="105"/>
          <w:sz w:val="13"/>
        </w:rPr>
        <w:t>i</w:t>
      </w:r>
      <w:r>
        <w:rPr>
          <w:rFonts w:ascii="Arial"/>
          <w:color w:val="080808"/>
          <w:w w:val="105"/>
          <w:sz w:val="12"/>
        </w:rPr>
        <w:t>esen</w:t>
      </w:r>
      <w:proofErr w:type="spellEnd"/>
      <w:r>
        <w:rPr>
          <w:rFonts w:ascii="Arial"/>
          <w:color w:val="080808"/>
          <w:spacing w:val="-5"/>
          <w:w w:val="105"/>
          <w:sz w:val="12"/>
        </w:rPr>
        <w:t xml:space="preserve"> </w:t>
      </w:r>
      <w:r>
        <w:rPr>
          <w:rFonts w:ascii="맑은 고딕"/>
          <w:color w:val="239060"/>
          <w:w w:val="105"/>
          <w:sz w:val="13"/>
        </w:rPr>
        <w:t xml:space="preserve">Iii </w:t>
      </w:r>
      <w:r>
        <w:rPr>
          <w:rFonts w:ascii="Arial"/>
          <w:color w:val="4F4F4F"/>
          <w:w w:val="105"/>
          <w:sz w:val="12"/>
        </w:rPr>
        <w:t>Accoun</w:t>
      </w:r>
      <w:r>
        <w:rPr>
          <w:rFonts w:ascii="맑은 고딕"/>
          <w:color w:val="4F4F4F"/>
          <w:w w:val="105"/>
          <w:sz w:val="12"/>
        </w:rPr>
        <w:t>t</w:t>
      </w:r>
      <w:r>
        <w:rPr>
          <w:rFonts w:ascii="맑은 고딕"/>
          <w:color w:val="4F4F4F"/>
          <w:spacing w:val="-12"/>
          <w:w w:val="105"/>
          <w:sz w:val="12"/>
        </w:rPr>
        <w:t xml:space="preserve"> </w:t>
      </w:r>
      <w:r>
        <w:rPr>
          <w:rFonts w:ascii="Arial"/>
          <w:color w:val="4F4F4F"/>
          <w:w w:val="105"/>
          <w:sz w:val="12"/>
        </w:rPr>
        <w:t>D</w:t>
      </w:r>
      <w:r>
        <w:rPr>
          <w:rFonts w:ascii="맑은 고딕"/>
          <w:color w:val="4F4F4F"/>
          <w:w w:val="105"/>
          <w:sz w:val="13"/>
        </w:rPr>
        <w:t>i</w:t>
      </w:r>
      <w:r>
        <w:rPr>
          <w:rFonts w:ascii="Arial"/>
          <w:color w:val="4F4F4F"/>
          <w:w w:val="105"/>
          <w:sz w:val="12"/>
        </w:rPr>
        <w:t>rec</w:t>
      </w:r>
      <w:r>
        <w:rPr>
          <w:rFonts w:ascii="맑은 고딕"/>
          <w:color w:val="4F4F4F"/>
          <w:w w:val="105"/>
          <w:sz w:val="12"/>
        </w:rPr>
        <w:t>t</w:t>
      </w:r>
      <w:r>
        <w:rPr>
          <w:rFonts w:ascii="Arial"/>
          <w:color w:val="4F4F4F"/>
          <w:w w:val="105"/>
          <w:sz w:val="12"/>
        </w:rPr>
        <w:t>or</w:t>
      </w:r>
      <w:r>
        <w:rPr>
          <w:rFonts w:ascii="Arial"/>
          <w:color w:val="4F4F4F"/>
          <w:spacing w:val="40"/>
          <w:w w:val="105"/>
          <w:sz w:val="12"/>
        </w:rPr>
        <w:t xml:space="preserve"> </w:t>
      </w:r>
      <w:r>
        <w:rPr>
          <w:rFonts w:ascii="Arial"/>
          <w:color w:val="4F4F4F"/>
          <w:spacing w:val="-2"/>
          <w:w w:val="105"/>
          <w:sz w:val="12"/>
        </w:rPr>
        <w:t>M</w:t>
      </w:r>
      <w:r>
        <w:rPr>
          <w:rFonts w:ascii="맑은 고딕"/>
          <w:color w:val="4F4F4F"/>
          <w:spacing w:val="-2"/>
          <w:w w:val="105"/>
          <w:sz w:val="13"/>
        </w:rPr>
        <w:t>i</w:t>
      </w:r>
      <w:r>
        <w:rPr>
          <w:rFonts w:ascii="Arial"/>
          <w:color w:val="4F4F4F"/>
          <w:spacing w:val="-2"/>
          <w:w w:val="105"/>
          <w:sz w:val="12"/>
        </w:rPr>
        <w:t>am</w:t>
      </w:r>
      <w:r>
        <w:rPr>
          <w:rFonts w:ascii="맑은 고딕"/>
          <w:color w:val="4F4F4F"/>
          <w:spacing w:val="-2"/>
          <w:w w:val="105"/>
          <w:sz w:val="13"/>
        </w:rPr>
        <w:t>i</w:t>
      </w:r>
    </w:p>
    <w:p w14:paraId="27357532" w14:textId="77777777" w:rsidR="00666A2C" w:rsidRDefault="00666A2C">
      <w:pPr>
        <w:pStyle w:val="a3"/>
        <w:rPr>
          <w:rFonts w:ascii="맑은 고딕"/>
          <w:sz w:val="12"/>
        </w:rPr>
      </w:pPr>
    </w:p>
    <w:p w14:paraId="07F023C8" w14:textId="77777777" w:rsidR="00666A2C" w:rsidRDefault="00666A2C">
      <w:pPr>
        <w:pStyle w:val="a3"/>
        <w:rPr>
          <w:rFonts w:ascii="맑은 고딕"/>
          <w:sz w:val="12"/>
        </w:rPr>
      </w:pPr>
    </w:p>
    <w:p w14:paraId="4BDB5498" w14:textId="77777777" w:rsidR="00666A2C" w:rsidRDefault="00666A2C">
      <w:pPr>
        <w:pStyle w:val="a3"/>
        <w:spacing w:before="188"/>
        <w:rPr>
          <w:rFonts w:ascii="맑은 고딕"/>
          <w:sz w:val="12"/>
        </w:rPr>
      </w:pPr>
    </w:p>
    <w:p w14:paraId="268E8974" w14:textId="77777777" w:rsidR="00666A2C" w:rsidRDefault="00E8759C">
      <w:pPr>
        <w:spacing w:line="156" w:lineRule="auto"/>
        <w:ind w:left="1516" w:right="1497" w:hanging="1"/>
        <w:jc w:val="both"/>
        <w:rPr>
          <w:rFonts w:ascii="Arial"/>
          <w:sz w:val="12"/>
        </w:rPr>
      </w:pPr>
      <w:r>
        <w:rPr>
          <w:noProof/>
        </w:rPr>
        <w:drawing>
          <wp:anchor distT="0" distB="0" distL="0" distR="0" simplePos="0" relativeHeight="15742976" behindDoc="0" locked="0" layoutInCell="1" allowOverlap="1" wp14:anchorId="58D1C536" wp14:editId="07777777">
            <wp:simplePos x="0" y="0"/>
            <wp:positionH relativeFrom="page">
              <wp:posOffset>5018771</wp:posOffset>
            </wp:positionH>
            <wp:positionV relativeFrom="paragraph">
              <wp:posOffset>-15141</wp:posOffset>
            </wp:positionV>
            <wp:extent cx="561711" cy="549305"/>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561711" cy="549305"/>
                    </a:xfrm>
                    <a:prstGeom prst="rect">
                      <a:avLst/>
                    </a:prstGeom>
                  </pic:spPr>
                </pic:pic>
              </a:graphicData>
            </a:graphic>
          </wp:anchor>
        </w:drawing>
      </w:r>
      <w:r>
        <w:rPr>
          <w:rFonts w:ascii="Arial"/>
          <w:color w:val="080808"/>
          <w:w w:val="105"/>
          <w:sz w:val="12"/>
        </w:rPr>
        <w:t>Garre</w:t>
      </w:r>
      <w:r>
        <w:rPr>
          <w:rFonts w:ascii="맑은 고딕"/>
          <w:color w:val="080808"/>
          <w:w w:val="105"/>
          <w:sz w:val="13"/>
        </w:rPr>
        <w:t>tt</w:t>
      </w:r>
      <w:r>
        <w:rPr>
          <w:rFonts w:ascii="맑은 고딕"/>
          <w:color w:val="080808"/>
          <w:spacing w:val="-12"/>
          <w:w w:val="105"/>
          <w:sz w:val="13"/>
        </w:rPr>
        <w:t xml:space="preserve"> </w:t>
      </w:r>
      <w:proofErr w:type="spellStart"/>
      <w:r>
        <w:rPr>
          <w:rFonts w:ascii="Arial"/>
          <w:color w:val="080808"/>
          <w:w w:val="105"/>
          <w:sz w:val="12"/>
        </w:rPr>
        <w:t>Herz</w:t>
      </w:r>
      <w:r>
        <w:rPr>
          <w:rFonts w:ascii="맑은 고딕"/>
          <w:color w:val="080808"/>
          <w:w w:val="105"/>
          <w:sz w:val="13"/>
        </w:rPr>
        <w:t>i</w:t>
      </w:r>
      <w:r>
        <w:rPr>
          <w:rFonts w:ascii="Arial"/>
          <w:color w:val="080808"/>
          <w:w w:val="105"/>
          <w:sz w:val="12"/>
        </w:rPr>
        <w:t>k</w:t>
      </w:r>
      <w:proofErr w:type="spellEnd"/>
      <w:r>
        <w:rPr>
          <w:rFonts w:ascii="Arial"/>
          <w:color w:val="080808"/>
          <w:spacing w:val="40"/>
          <w:w w:val="105"/>
          <w:sz w:val="12"/>
        </w:rPr>
        <w:t xml:space="preserve"> </w:t>
      </w:r>
      <w:r>
        <w:rPr>
          <w:rFonts w:ascii="Arial"/>
          <w:color w:val="4F4F4F"/>
          <w:w w:val="105"/>
          <w:sz w:val="12"/>
        </w:rPr>
        <w:t>S</w:t>
      </w:r>
      <w:r>
        <w:rPr>
          <w:rFonts w:ascii="맑은 고딕"/>
          <w:color w:val="4F4F4F"/>
          <w:w w:val="105"/>
          <w:sz w:val="13"/>
        </w:rPr>
        <w:t>t</w:t>
      </w:r>
      <w:r>
        <w:rPr>
          <w:rFonts w:ascii="Arial"/>
          <w:color w:val="4F4F4F"/>
          <w:w w:val="105"/>
          <w:sz w:val="12"/>
        </w:rPr>
        <w:t>ra</w:t>
      </w:r>
      <w:r>
        <w:rPr>
          <w:rFonts w:ascii="맑은 고딕"/>
          <w:color w:val="4F4F4F"/>
          <w:w w:val="105"/>
          <w:sz w:val="13"/>
        </w:rPr>
        <w:t>t</w:t>
      </w:r>
      <w:r>
        <w:rPr>
          <w:rFonts w:ascii="Arial"/>
          <w:color w:val="4F4F4F"/>
          <w:w w:val="105"/>
          <w:sz w:val="12"/>
        </w:rPr>
        <w:t>e</w:t>
      </w:r>
      <w:r>
        <w:rPr>
          <w:rFonts w:ascii="맑은 고딕"/>
          <w:color w:val="4F4F4F"/>
          <w:w w:val="105"/>
          <w:sz w:val="13"/>
        </w:rPr>
        <w:t>gy</w:t>
      </w:r>
      <w:r>
        <w:rPr>
          <w:rFonts w:ascii="맑은 고딕"/>
          <w:color w:val="4F4F4F"/>
          <w:spacing w:val="-12"/>
          <w:w w:val="105"/>
          <w:sz w:val="13"/>
        </w:rPr>
        <w:t xml:space="preserve"> </w:t>
      </w:r>
      <w:r>
        <w:rPr>
          <w:rFonts w:ascii="Arial"/>
          <w:color w:val="4F4F4F"/>
          <w:w w:val="105"/>
          <w:sz w:val="12"/>
        </w:rPr>
        <w:t>Lead</w:t>
      </w:r>
      <w:r>
        <w:rPr>
          <w:rFonts w:ascii="Arial"/>
          <w:color w:val="4F4F4F"/>
          <w:spacing w:val="40"/>
          <w:w w:val="105"/>
          <w:sz w:val="12"/>
        </w:rPr>
        <w:t xml:space="preserve"> </w:t>
      </w:r>
      <w:r>
        <w:rPr>
          <w:rFonts w:ascii="Arial"/>
          <w:color w:val="4F4F4F"/>
          <w:spacing w:val="-2"/>
          <w:w w:val="105"/>
          <w:sz w:val="12"/>
        </w:rPr>
        <w:t>Ams</w:t>
      </w:r>
      <w:r>
        <w:rPr>
          <w:rFonts w:ascii="맑은 고딕"/>
          <w:color w:val="4F4F4F"/>
          <w:spacing w:val="-2"/>
          <w:w w:val="105"/>
          <w:sz w:val="13"/>
        </w:rPr>
        <w:t>t</w:t>
      </w:r>
      <w:r>
        <w:rPr>
          <w:rFonts w:ascii="Arial"/>
          <w:color w:val="4F4F4F"/>
          <w:spacing w:val="-2"/>
          <w:w w:val="105"/>
          <w:sz w:val="12"/>
        </w:rPr>
        <w:t>erdam</w:t>
      </w:r>
    </w:p>
    <w:p w14:paraId="2916C19D" w14:textId="77777777" w:rsidR="00666A2C" w:rsidRDefault="00666A2C">
      <w:pPr>
        <w:pStyle w:val="a3"/>
        <w:rPr>
          <w:rFonts w:ascii="Arial"/>
          <w:sz w:val="12"/>
        </w:rPr>
      </w:pPr>
    </w:p>
    <w:p w14:paraId="74869460" w14:textId="77777777" w:rsidR="00666A2C" w:rsidRDefault="00666A2C">
      <w:pPr>
        <w:pStyle w:val="a3"/>
        <w:rPr>
          <w:rFonts w:ascii="Arial"/>
          <w:sz w:val="12"/>
        </w:rPr>
      </w:pPr>
    </w:p>
    <w:p w14:paraId="187F57B8" w14:textId="77777777" w:rsidR="00666A2C" w:rsidRDefault="00666A2C">
      <w:pPr>
        <w:pStyle w:val="a3"/>
        <w:rPr>
          <w:rFonts w:ascii="Arial"/>
          <w:sz w:val="12"/>
        </w:rPr>
      </w:pPr>
    </w:p>
    <w:p w14:paraId="54738AF4" w14:textId="77777777" w:rsidR="00666A2C" w:rsidRDefault="00666A2C">
      <w:pPr>
        <w:pStyle w:val="a3"/>
        <w:rPr>
          <w:rFonts w:ascii="Arial"/>
          <w:sz w:val="12"/>
        </w:rPr>
      </w:pPr>
    </w:p>
    <w:p w14:paraId="46ABBD8F" w14:textId="77777777" w:rsidR="00666A2C" w:rsidRDefault="00666A2C">
      <w:pPr>
        <w:pStyle w:val="a3"/>
        <w:spacing w:before="60"/>
        <w:rPr>
          <w:rFonts w:ascii="Arial"/>
          <w:sz w:val="12"/>
        </w:rPr>
      </w:pPr>
    </w:p>
    <w:p w14:paraId="437716CF" w14:textId="77777777" w:rsidR="00666A2C" w:rsidRDefault="00E8759C">
      <w:pPr>
        <w:spacing w:line="189" w:lineRule="exact"/>
        <w:ind w:left="1515"/>
        <w:rPr>
          <w:rFonts w:ascii="Arial"/>
          <w:sz w:val="12"/>
        </w:rPr>
      </w:pPr>
      <w:r>
        <w:rPr>
          <w:noProof/>
        </w:rPr>
        <w:drawing>
          <wp:anchor distT="0" distB="0" distL="0" distR="0" simplePos="0" relativeHeight="15743488" behindDoc="0" locked="0" layoutInCell="1" allowOverlap="1" wp14:anchorId="7648D803" wp14:editId="07777777">
            <wp:simplePos x="0" y="0"/>
            <wp:positionH relativeFrom="page">
              <wp:posOffset>5018771</wp:posOffset>
            </wp:positionH>
            <wp:positionV relativeFrom="paragraph">
              <wp:posOffset>23748</wp:posOffset>
            </wp:positionV>
            <wp:extent cx="561711" cy="573718"/>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561711" cy="573718"/>
                    </a:xfrm>
                    <a:prstGeom prst="rect">
                      <a:avLst/>
                    </a:prstGeom>
                  </pic:spPr>
                </pic:pic>
              </a:graphicData>
            </a:graphic>
          </wp:anchor>
        </w:drawing>
      </w:r>
      <w:proofErr w:type="spellStart"/>
      <w:r>
        <w:rPr>
          <w:rFonts w:ascii="Arial"/>
          <w:color w:val="080808"/>
          <w:w w:val="105"/>
          <w:sz w:val="12"/>
        </w:rPr>
        <w:t>G</w:t>
      </w:r>
      <w:r>
        <w:rPr>
          <w:rFonts w:ascii="맑은 고딕"/>
          <w:color w:val="080808"/>
          <w:w w:val="105"/>
          <w:sz w:val="13"/>
        </w:rPr>
        <w:t>i</w:t>
      </w:r>
      <w:r>
        <w:rPr>
          <w:rFonts w:ascii="Arial"/>
          <w:color w:val="080808"/>
          <w:w w:val="105"/>
          <w:sz w:val="12"/>
        </w:rPr>
        <w:t>ovana</w:t>
      </w:r>
      <w:proofErr w:type="spellEnd"/>
      <w:r>
        <w:rPr>
          <w:rFonts w:ascii="Arial"/>
          <w:color w:val="080808"/>
          <w:spacing w:val="-3"/>
          <w:w w:val="105"/>
          <w:sz w:val="12"/>
        </w:rPr>
        <w:t xml:space="preserve"> </w:t>
      </w:r>
      <w:proofErr w:type="spellStart"/>
      <w:r>
        <w:rPr>
          <w:rFonts w:ascii="Arial"/>
          <w:color w:val="080808"/>
          <w:w w:val="105"/>
          <w:sz w:val="12"/>
        </w:rPr>
        <w:t>Yah</w:t>
      </w:r>
      <w:r>
        <w:rPr>
          <w:rFonts w:ascii="맑은 고딕"/>
          <w:color w:val="080808"/>
          <w:w w:val="105"/>
          <w:sz w:val="13"/>
        </w:rPr>
        <w:t>i</w:t>
      </w:r>
      <w:r>
        <w:rPr>
          <w:rFonts w:ascii="Arial"/>
          <w:color w:val="080808"/>
          <w:w w:val="105"/>
          <w:sz w:val="12"/>
        </w:rPr>
        <w:t>ro</w:t>
      </w:r>
      <w:proofErr w:type="spellEnd"/>
      <w:r>
        <w:rPr>
          <w:rFonts w:ascii="Arial"/>
          <w:color w:val="080808"/>
          <w:spacing w:val="-1"/>
          <w:w w:val="105"/>
          <w:sz w:val="12"/>
        </w:rPr>
        <w:t xml:space="preserve"> </w:t>
      </w:r>
      <w:r>
        <w:rPr>
          <w:rFonts w:ascii="Arial"/>
          <w:color w:val="239060"/>
          <w:spacing w:val="-10"/>
          <w:w w:val="105"/>
          <w:sz w:val="12"/>
        </w:rPr>
        <w:t>m</w:t>
      </w:r>
    </w:p>
    <w:p w14:paraId="6FDD59BF" w14:textId="77777777" w:rsidR="00666A2C" w:rsidRDefault="00E8759C">
      <w:pPr>
        <w:spacing w:before="20" w:line="158" w:lineRule="auto"/>
        <w:ind w:left="1522" w:right="653" w:hanging="6"/>
        <w:rPr>
          <w:rFonts w:ascii="Arial"/>
          <w:sz w:val="12"/>
        </w:rPr>
      </w:pPr>
      <w:r>
        <w:rPr>
          <w:rFonts w:ascii="Arial"/>
          <w:color w:val="4F4F4F"/>
          <w:w w:val="105"/>
          <w:sz w:val="12"/>
        </w:rPr>
        <w:t>Sen</w:t>
      </w:r>
      <w:r>
        <w:rPr>
          <w:rFonts w:ascii="맑은 고딕"/>
          <w:color w:val="4F4F4F"/>
          <w:w w:val="105"/>
          <w:sz w:val="13"/>
        </w:rPr>
        <w:t>i</w:t>
      </w:r>
      <w:r>
        <w:rPr>
          <w:rFonts w:ascii="Arial"/>
          <w:color w:val="4F4F4F"/>
          <w:w w:val="105"/>
          <w:sz w:val="12"/>
        </w:rPr>
        <w:t>or</w:t>
      </w:r>
      <w:r>
        <w:rPr>
          <w:rFonts w:ascii="Arial"/>
          <w:color w:val="4F4F4F"/>
          <w:spacing w:val="-9"/>
          <w:w w:val="105"/>
          <w:sz w:val="12"/>
        </w:rPr>
        <w:t xml:space="preserve"> </w:t>
      </w:r>
      <w:r>
        <w:rPr>
          <w:rFonts w:ascii="Arial"/>
          <w:color w:val="626262"/>
          <w:w w:val="105"/>
          <w:sz w:val="12"/>
        </w:rPr>
        <w:t>In</w:t>
      </w:r>
      <w:r>
        <w:rPr>
          <w:rFonts w:ascii="맑은 고딕"/>
          <w:color w:val="626262"/>
          <w:w w:val="105"/>
          <w:sz w:val="13"/>
        </w:rPr>
        <w:t>t</w:t>
      </w:r>
      <w:r>
        <w:rPr>
          <w:rFonts w:ascii="Arial"/>
          <w:color w:val="626262"/>
          <w:w w:val="105"/>
          <w:sz w:val="12"/>
        </w:rPr>
        <w:t>erac</w:t>
      </w:r>
      <w:r>
        <w:rPr>
          <w:rFonts w:ascii="맑은 고딕"/>
          <w:color w:val="626262"/>
          <w:w w:val="105"/>
          <w:sz w:val="13"/>
        </w:rPr>
        <w:t>ti</w:t>
      </w:r>
      <w:r>
        <w:rPr>
          <w:rFonts w:ascii="Arial"/>
          <w:color w:val="626262"/>
          <w:w w:val="105"/>
          <w:sz w:val="12"/>
        </w:rPr>
        <w:t>ve</w:t>
      </w:r>
      <w:r>
        <w:rPr>
          <w:rFonts w:ascii="Arial"/>
          <w:color w:val="626262"/>
          <w:spacing w:val="-9"/>
          <w:w w:val="105"/>
          <w:sz w:val="12"/>
        </w:rPr>
        <w:t xml:space="preserve"> </w:t>
      </w:r>
      <w:r>
        <w:rPr>
          <w:rFonts w:ascii="Arial"/>
          <w:color w:val="4F4F4F"/>
          <w:w w:val="105"/>
          <w:sz w:val="12"/>
        </w:rPr>
        <w:t>Des</w:t>
      </w:r>
      <w:r>
        <w:rPr>
          <w:rFonts w:ascii="맑은 고딕"/>
          <w:color w:val="4F4F4F"/>
          <w:w w:val="105"/>
          <w:sz w:val="13"/>
        </w:rPr>
        <w:t>ig</w:t>
      </w:r>
      <w:r>
        <w:rPr>
          <w:rFonts w:ascii="Arial"/>
          <w:color w:val="4F4F4F"/>
          <w:w w:val="105"/>
          <w:sz w:val="12"/>
        </w:rPr>
        <w:t>ner</w:t>
      </w:r>
      <w:r>
        <w:rPr>
          <w:rFonts w:ascii="Arial"/>
          <w:color w:val="4F4F4F"/>
          <w:spacing w:val="40"/>
          <w:w w:val="105"/>
          <w:sz w:val="12"/>
        </w:rPr>
        <w:t xml:space="preserve"> </w:t>
      </w:r>
      <w:r>
        <w:rPr>
          <w:rFonts w:ascii="Arial"/>
          <w:color w:val="4F4F4F"/>
          <w:spacing w:val="-2"/>
          <w:w w:val="105"/>
          <w:sz w:val="12"/>
        </w:rPr>
        <w:t>Ams</w:t>
      </w:r>
      <w:r>
        <w:rPr>
          <w:rFonts w:ascii="맑은 고딕"/>
          <w:color w:val="4F4F4F"/>
          <w:spacing w:val="-2"/>
          <w:w w:val="105"/>
          <w:sz w:val="13"/>
        </w:rPr>
        <w:t>t</w:t>
      </w:r>
      <w:r>
        <w:rPr>
          <w:rFonts w:ascii="Arial"/>
          <w:color w:val="4F4F4F"/>
          <w:spacing w:val="-2"/>
          <w:w w:val="105"/>
          <w:sz w:val="12"/>
        </w:rPr>
        <w:t>erdam</w:t>
      </w:r>
    </w:p>
    <w:p w14:paraId="06BBA33E" w14:textId="77777777" w:rsidR="00666A2C" w:rsidRDefault="00666A2C">
      <w:pPr>
        <w:spacing w:line="158" w:lineRule="auto"/>
        <w:rPr>
          <w:rFonts w:ascii="Arial"/>
          <w:sz w:val="12"/>
        </w:rPr>
        <w:sectPr w:rsidR="00666A2C">
          <w:type w:val="continuous"/>
          <w:pgSz w:w="12240" w:h="15840"/>
          <w:pgMar w:top="1760" w:right="980" w:bottom="280" w:left="800" w:header="0" w:footer="808" w:gutter="0"/>
          <w:cols w:num="3" w:space="720" w:equalWidth="0">
            <w:col w:w="3408" w:space="40"/>
            <w:col w:w="3109" w:space="39"/>
            <w:col w:w="3864"/>
          </w:cols>
        </w:sectPr>
      </w:pPr>
    </w:p>
    <w:p w14:paraId="56B2CDEA" w14:textId="77777777" w:rsidR="00666A2C" w:rsidRDefault="00E8759C">
      <w:pPr>
        <w:pStyle w:val="1"/>
      </w:pPr>
      <w:r>
        <w:rPr>
          <w:w w:val="110"/>
        </w:rPr>
        <w:lastRenderedPageBreak/>
        <w:t>FURSYS</w:t>
      </w:r>
      <w:r>
        <w:rPr>
          <w:spacing w:val="41"/>
          <w:w w:val="110"/>
        </w:rPr>
        <w:t xml:space="preserve"> </w:t>
      </w:r>
      <w:r>
        <w:rPr>
          <w:w w:val="85"/>
        </w:rPr>
        <w:t>|</w:t>
      </w:r>
      <w:r>
        <w:rPr>
          <w:spacing w:val="41"/>
          <w:w w:val="110"/>
        </w:rPr>
        <w:t xml:space="preserve"> </w:t>
      </w:r>
      <w:r>
        <w:rPr>
          <w:w w:val="110"/>
        </w:rPr>
        <w:t>Brand</w:t>
      </w:r>
      <w:r>
        <w:rPr>
          <w:spacing w:val="41"/>
          <w:w w:val="110"/>
        </w:rPr>
        <w:t xml:space="preserve"> </w:t>
      </w:r>
      <w:r>
        <w:rPr>
          <w:spacing w:val="-2"/>
          <w:w w:val="110"/>
        </w:rPr>
        <w:t>Identity</w:t>
      </w:r>
    </w:p>
    <w:p w14:paraId="094155E4" w14:textId="77777777" w:rsidR="00666A2C" w:rsidRDefault="00E8759C">
      <w:pPr>
        <w:pStyle w:val="a3"/>
        <w:spacing w:before="338"/>
        <w:ind w:left="640"/>
      </w:pPr>
      <w:r>
        <w:rPr>
          <w:spacing w:val="-2"/>
          <w:w w:val="110"/>
        </w:rPr>
        <w:t>Objective:</w:t>
      </w:r>
    </w:p>
    <w:p w14:paraId="43F8582C" w14:textId="77777777" w:rsidR="00666A2C" w:rsidRDefault="00E8759C">
      <w:pPr>
        <w:pStyle w:val="a3"/>
        <w:spacing w:before="29"/>
        <w:ind w:left="640"/>
      </w:pPr>
      <w:r>
        <w:rPr>
          <w:color w:val="37342E"/>
          <w:w w:val="110"/>
        </w:rPr>
        <w:t>To</w:t>
      </w:r>
      <w:r>
        <w:rPr>
          <w:color w:val="37342E"/>
          <w:spacing w:val="1"/>
          <w:w w:val="110"/>
        </w:rPr>
        <w:t xml:space="preserve"> </w:t>
      </w:r>
      <w:r>
        <w:rPr>
          <w:color w:val="37342E"/>
          <w:w w:val="110"/>
        </w:rPr>
        <w:t>refresh</w:t>
      </w:r>
      <w:r>
        <w:rPr>
          <w:color w:val="37342E"/>
          <w:spacing w:val="1"/>
          <w:w w:val="110"/>
        </w:rPr>
        <w:t xml:space="preserve"> </w:t>
      </w:r>
      <w:r>
        <w:rPr>
          <w:color w:val="37342E"/>
          <w:w w:val="110"/>
        </w:rPr>
        <w:t>FURSYS’</w:t>
      </w:r>
      <w:r>
        <w:rPr>
          <w:color w:val="37342E"/>
          <w:spacing w:val="1"/>
          <w:w w:val="110"/>
        </w:rPr>
        <w:t xml:space="preserve"> </w:t>
      </w:r>
      <w:r>
        <w:rPr>
          <w:color w:val="37342E"/>
          <w:w w:val="110"/>
        </w:rPr>
        <w:t>brand</w:t>
      </w:r>
      <w:r>
        <w:rPr>
          <w:color w:val="37342E"/>
          <w:spacing w:val="1"/>
          <w:w w:val="110"/>
        </w:rPr>
        <w:t xml:space="preserve"> </w:t>
      </w:r>
      <w:r>
        <w:rPr>
          <w:color w:val="37342E"/>
          <w:w w:val="110"/>
        </w:rPr>
        <w:t>identity,</w:t>
      </w:r>
      <w:r>
        <w:rPr>
          <w:color w:val="37342E"/>
          <w:spacing w:val="2"/>
          <w:w w:val="110"/>
        </w:rPr>
        <w:t xml:space="preserve"> </w:t>
      </w:r>
      <w:r>
        <w:rPr>
          <w:color w:val="37342E"/>
          <w:w w:val="110"/>
        </w:rPr>
        <w:t>positioning</w:t>
      </w:r>
      <w:r>
        <w:rPr>
          <w:color w:val="37342E"/>
          <w:spacing w:val="1"/>
          <w:w w:val="110"/>
        </w:rPr>
        <w:t xml:space="preserve"> </w:t>
      </w:r>
      <w:r>
        <w:rPr>
          <w:color w:val="37342E"/>
          <w:w w:val="110"/>
        </w:rPr>
        <w:t>it</w:t>
      </w:r>
      <w:r>
        <w:rPr>
          <w:color w:val="37342E"/>
          <w:spacing w:val="1"/>
          <w:w w:val="110"/>
        </w:rPr>
        <w:t xml:space="preserve"> </w:t>
      </w:r>
      <w:r>
        <w:rPr>
          <w:color w:val="37342E"/>
          <w:w w:val="110"/>
        </w:rPr>
        <w:t>as</w:t>
      </w:r>
      <w:r>
        <w:rPr>
          <w:color w:val="37342E"/>
          <w:spacing w:val="1"/>
          <w:w w:val="110"/>
        </w:rPr>
        <w:t xml:space="preserve"> </w:t>
      </w:r>
      <w:r>
        <w:rPr>
          <w:color w:val="37342E"/>
          <w:w w:val="110"/>
        </w:rPr>
        <w:t>the</w:t>
      </w:r>
      <w:r>
        <w:rPr>
          <w:color w:val="37342E"/>
          <w:spacing w:val="1"/>
          <w:w w:val="110"/>
        </w:rPr>
        <w:t xml:space="preserve"> </w:t>
      </w:r>
      <w:r>
        <w:rPr>
          <w:color w:val="37342E"/>
          <w:w w:val="110"/>
        </w:rPr>
        <w:t>top</w:t>
      </w:r>
      <w:r>
        <w:rPr>
          <w:color w:val="37342E"/>
          <w:spacing w:val="2"/>
          <w:w w:val="110"/>
        </w:rPr>
        <w:t xml:space="preserve"> </w:t>
      </w:r>
      <w:r>
        <w:rPr>
          <w:color w:val="37342E"/>
          <w:w w:val="110"/>
        </w:rPr>
        <w:t>choice</w:t>
      </w:r>
      <w:r>
        <w:rPr>
          <w:color w:val="37342E"/>
          <w:spacing w:val="1"/>
          <w:w w:val="110"/>
        </w:rPr>
        <w:t xml:space="preserve"> </w:t>
      </w:r>
      <w:r>
        <w:rPr>
          <w:color w:val="37342E"/>
          <w:w w:val="110"/>
        </w:rPr>
        <w:t>for</w:t>
      </w:r>
      <w:r>
        <w:rPr>
          <w:color w:val="37342E"/>
          <w:spacing w:val="1"/>
          <w:w w:val="110"/>
        </w:rPr>
        <w:t xml:space="preserve"> </w:t>
      </w:r>
      <w:r>
        <w:rPr>
          <w:color w:val="37342E"/>
          <w:w w:val="110"/>
        </w:rPr>
        <w:t>growing</w:t>
      </w:r>
      <w:r>
        <w:rPr>
          <w:color w:val="37342E"/>
          <w:spacing w:val="1"/>
          <w:w w:val="110"/>
        </w:rPr>
        <w:t xml:space="preserve"> </w:t>
      </w:r>
      <w:r>
        <w:rPr>
          <w:color w:val="37342E"/>
          <w:w w:val="110"/>
        </w:rPr>
        <w:t>businesses</w:t>
      </w:r>
      <w:r>
        <w:rPr>
          <w:color w:val="37342E"/>
          <w:spacing w:val="1"/>
          <w:w w:val="110"/>
        </w:rPr>
        <w:t xml:space="preserve"> </w:t>
      </w:r>
      <w:r>
        <w:rPr>
          <w:color w:val="37342E"/>
          <w:w w:val="110"/>
        </w:rPr>
        <w:t>in</w:t>
      </w:r>
      <w:r>
        <w:rPr>
          <w:color w:val="37342E"/>
          <w:spacing w:val="2"/>
          <w:w w:val="110"/>
        </w:rPr>
        <w:t xml:space="preserve"> </w:t>
      </w:r>
      <w:r>
        <w:rPr>
          <w:color w:val="37342E"/>
          <w:spacing w:val="-5"/>
          <w:w w:val="110"/>
        </w:rPr>
        <w:t>the</w:t>
      </w:r>
    </w:p>
    <w:p w14:paraId="3D341A70" w14:textId="77777777" w:rsidR="00666A2C" w:rsidRDefault="00E8759C">
      <w:pPr>
        <w:pStyle w:val="a3"/>
        <w:spacing w:before="28" w:line="266" w:lineRule="auto"/>
        <w:ind w:left="640" w:right="531"/>
      </w:pPr>
      <w:r>
        <w:rPr>
          <w:color w:val="37342E"/>
          <w:w w:val="110"/>
        </w:rPr>
        <w:t xml:space="preserve">U.S. Our brand strategy will build on FURSYS’ vision of empowering companies and their people, setting the stage for a visual identity evolution. This refreshed identity will establish FURSYS as the </w:t>
      </w:r>
      <w:r>
        <w:rPr>
          <w:color w:val="37342E"/>
          <w:spacing w:val="-2"/>
          <w:w w:val="110"/>
        </w:rPr>
        <w:t>go-to</w:t>
      </w:r>
      <w:r>
        <w:rPr>
          <w:color w:val="37342E"/>
          <w:spacing w:val="-4"/>
          <w:w w:val="110"/>
        </w:rPr>
        <w:t xml:space="preserve"> </w:t>
      </w:r>
      <w:r>
        <w:rPr>
          <w:color w:val="37342E"/>
          <w:spacing w:val="-2"/>
          <w:w w:val="110"/>
        </w:rPr>
        <w:t>solution</w:t>
      </w:r>
      <w:r>
        <w:rPr>
          <w:color w:val="37342E"/>
          <w:spacing w:val="-4"/>
          <w:w w:val="110"/>
        </w:rPr>
        <w:t xml:space="preserve"> </w:t>
      </w:r>
      <w:r>
        <w:rPr>
          <w:color w:val="37342E"/>
          <w:spacing w:val="-2"/>
          <w:w w:val="110"/>
        </w:rPr>
        <w:t>for</w:t>
      </w:r>
      <w:r>
        <w:rPr>
          <w:color w:val="37342E"/>
          <w:spacing w:val="-4"/>
          <w:w w:val="110"/>
        </w:rPr>
        <w:t xml:space="preserve"> </w:t>
      </w:r>
      <w:r>
        <w:rPr>
          <w:color w:val="37342E"/>
          <w:spacing w:val="-2"/>
          <w:w w:val="110"/>
        </w:rPr>
        <w:t>premium</w:t>
      </w:r>
      <w:r>
        <w:rPr>
          <w:color w:val="37342E"/>
          <w:spacing w:val="-4"/>
          <w:w w:val="110"/>
        </w:rPr>
        <w:t xml:space="preserve"> </w:t>
      </w:r>
      <w:r>
        <w:rPr>
          <w:color w:val="37342E"/>
          <w:spacing w:val="-2"/>
          <w:w w:val="110"/>
        </w:rPr>
        <w:t>oﬃce</w:t>
      </w:r>
      <w:r>
        <w:rPr>
          <w:color w:val="37342E"/>
          <w:spacing w:val="-4"/>
          <w:w w:val="110"/>
        </w:rPr>
        <w:t xml:space="preserve"> </w:t>
      </w:r>
      <w:r>
        <w:rPr>
          <w:color w:val="37342E"/>
          <w:spacing w:val="-2"/>
          <w:w w:val="110"/>
        </w:rPr>
        <w:t>furniture,</w:t>
      </w:r>
      <w:r>
        <w:rPr>
          <w:color w:val="37342E"/>
          <w:spacing w:val="-4"/>
          <w:w w:val="110"/>
        </w:rPr>
        <w:t xml:space="preserve"> </w:t>
      </w:r>
      <w:r>
        <w:rPr>
          <w:color w:val="37342E"/>
          <w:spacing w:val="-2"/>
          <w:w w:val="110"/>
        </w:rPr>
        <w:t>standing</w:t>
      </w:r>
      <w:r>
        <w:rPr>
          <w:color w:val="37342E"/>
          <w:spacing w:val="-4"/>
          <w:w w:val="110"/>
        </w:rPr>
        <w:t xml:space="preserve"> </w:t>
      </w:r>
      <w:r>
        <w:rPr>
          <w:color w:val="37342E"/>
          <w:spacing w:val="-2"/>
          <w:w w:val="110"/>
        </w:rPr>
        <w:t>out</w:t>
      </w:r>
      <w:r>
        <w:rPr>
          <w:color w:val="37342E"/>
          <w:spacing w:val="-4"/>
          <w:w w:val="110"/>
        </w:rPr>
        <w:t xml:space="preserve"> </w:t>
      </w:r>
      <w:r>
        <w:rPr>
          <w:color w:val="37342E"/>
          <w:spacing w:val="-2"/>
          <w:w w:val="110"/>
        </w:rPr>
        <w:t>from</w:t>
      </w:r>
      <w:r>
        <w:rPr>
          <w:color w:val="37342E"/>
          <w:spacing w:val="-4"/>
          <w:w w:val="110"/>
        </w:rPr>
        <w:t xml:space="preserve"> </w:t>
      </w:r>
      <w:r>
        <w:rPr>
          <w:color w:val="37342E"/>
          <w:spacing w:val="-2"/>
          <w:w w:val="110"/>
        </w:rPr>
        <w:t>competitors</w:t>
      </w:r>
      <w:r>
        <w:rPr>
          <w:color w:val="37342E"/>
          <w:spacing w:val="-4"/>
          <w:w w:val="110"/>
        </w:rPr>
        <w:t xml:space="preserve"> </w:t>
      </w:r>
      <w:r>
        <w:rPr>
          <w:color w:val="37342E"/>
          <w:spacing w:val="-2"/>
          <w:w w:val="110"/>
        </w:rPr>
        <w:t>while</w:t>
      </w:r>
      <w:r>
        <w:rPr>
          <w:color w:val="37342E"/>
          <w:spacing w:val="-4"/>
          <w:w w:val="110"/>
        </w:rPr>
        <w:t xml:space="preserve"> </w:t>
      </w:r>
      <w:r>
        <w:rPr>
          <w:color w:val="37342E"/>
          <w:spacing w:val="-2"/>
          <w:w w:val="110"/>
        </w:rPr>
        <w:t>honoring</w:t>
      </w:r>
      <w:r>
        <w:rPr>
          <w:color w:val="37342E"/>
          <w:spacing w:val="-4"/>
          <w:w w:val="110"/>
        </w:rPr>
        <w:t xml:space="preserve"> </w:t>
      </w:r>
      <w:r>
        <w:rPr>
          <w:color w:val="37342E"/>
          <w:spacing w:val="-2"/>
          <w:w w:val="110"/>
        </w:rPr>
        <w:t>its</w:t>
      </w:r>
      <w:r>
        <w:rPr>
          <w:color w:val="37342E"/>
          <w:spacing w:val="-4"/>
          <w:w w:val="110"/>
        </w:rPr>
        <w:t xml:space="preserve"> </w:t>
      </w:r>
      <w:r>
        <w:rPr>
          <w:color w:val="37342E"/>
          <w:spacing w:val="-2"/>
          <w:w w:val="110"/>
        </w:rPr>
        <w:t>Korean roots.</w:t>
      </w:r>
    </w:p>
    <w:p w14:paraId="464FCBC1" w14:textId="77777777" w:rsidR="00666A2C" w:rsidRDefault="00666A2C">
      <w:pPr>
        <w:spacing w:line="266" w:lineRule="auto"/>
        <w:sectPr w:rsidR="00666A2C">
          <w:pgSz w:w="12240" w:h="15840"/>
          <w:pgMar w:top="1360" w:right="980" w:bottom="1000" w:left="800" w:header="0" w:footer="808" w:gutter="0"/>
          <w:cols w:space="720"/>
        </w:sectPr>
      </w:pPr>
    </w:p>
    <w:p w14:paraId="50F36CFC" w14:textId="77777777" w:rsidR="00666A2C" w:rsidRDefault="00E8759C">
      <w:pPr>
        <w:pStyle w:val="1"/>
      </w:pPr>
      <w:r>
        <w:rPr>
          <w:w w:val="110"/>
        </w:rPr>
        <w:lastRenderedPageBreak/>
        <w:t>Prior</w:t>
      </w:r>
      <w:r>
        <w:rPr>
          <w:spacing w:val="6"/>
          <w:w w:val="110"/>
        </w:rPr>
        <w:t xml:space="preserve"> </w:t>
      </w:r>
      <w:r>
        <w:rPr>
          <w:w w:val="110"/>
        </w:rPr>
        <w:t>to</w:t>
      </w:r>
      <w:r>
        <w:rPr>
          <w:spacing w:val="7"/>
          <w:w w:val="110"/>
        </w:rPr>
        <w:t xml:space="preserve"> </w:t>
      </w:r>
      <w:r>
        <w:rPr>
          <w:w w:val="110"/>
        </w:rPr>
        <w:t>Kick-</w:t>
      </w:r>
      <w:r>
        <w:rPr>
          <w:spacing w:val="-5"/>
          <w:w w:val="110"/>
        </w:rPr>
        <w:t>oﬀ:</w:t>
      </w:r>
    </w:p>
    <w:p w14:paraId="71EA2D73" w14:textId="77777777" w:rsidR="00666A2C" w:rsidRDefault="00E8759C">
      <w:pPr>
        <w:pStyle w:val="a3"/>
        <w:spacing w:before="338" w:line="266" w:lineRule="auto"/>
        <w:ind w:left="640"/>
      </w:pPr>
      <w:r>
        <w:rPr>
          <w:w w:val="110"/>
        </w:rPr>
        <w:t>Client to provide PORTO ROCHA with answers to all discovery questions, along with any existing materials and information necessary to kick oﬀ the ﬁrst phase of the project, including:</w:t>
      </w:r>
    </w:p>
    <w:p w14:paraId="5C8C6B09" w14:textId="77777777" w:rsidR="00666A2C" w:rsidRDefault="00666A2C">
      <w:pPr>
        <w:pStyle w:val="a3"/>
        <w:spacing w:before="30"/>
      </w:pPr>
    </w:p>
    <w:p w14:paraId="2BDAEB95" w14:textId="77777777" w:rsidR="00666A2C" w:rsidRDefault="00E8759C">
      <w:pPr>
        <w:pStyle w:val="a4"/>
        <w:numPr>
          <w:ilvl w:val="0"/>
          <w:numId w:val="13"/>
        </w:numPr>
        <w:tabs>
          <w:tab w:val="left" w:pos="1359"/>
        </w:tabs>
        <w:spacing w:before="0"/>
        <w:ind w:left="1359" w:hanging="359"/>
        <w:rPr>
          <w:sz w:val="21"/>
        </w:rPr>
      </w:pPr>
      <w:r>
        <w:rPr>
          <w:w w:val="110"/>
          <w:sz w:val="21"/>
        </w:rPr>
        <w:t>Existing</w:t>
      </w:r>
      <w:r>
        <w:rPr>
          <w:spacing w:val="-2"/>
          <w:w w:val="110"/>
          <w:sz w:val="21"/>
        </w:rPr>
        <w:t xml:space="preserve"> </w:t>
      </w:r>
      <w:r>
        <w:rPr>
          <w:w w:val="110"/>
          <w:sz w:val="21"/>
        </w:rPr>
        <w:t>brand</w:t>
      </w:r>
      <w:r>
        <w:rPr>
          <w:spacing w:val="-2"/>
          <w:w w:val="110"/>
          <w:sz w:val="21"/>
        </w:rPr>
        <w:t xml:space="preserve"> </w:t>
      </w:r>
      <w:r>
        <w:rPr>
          <w:w w:val="110"/>
          <w:sz w:val="21"/>
        </w:rPr>
        <w:t>research,</w:t>
      </w:r>
      <w:r>
        <w:rPr>
          <w:spacing w:val="-2"/>
          <w:w w:val="110"/>
          <w:sz w:val="21"/>
        </w:rPr>
        <w:t xml:space="preserve"> </w:t>
      </w:r>
      <w:r>
        <w:rPr>
          <w:w w:val="110"/>
          <w:sz w:val="21"/>
        </w:rPr>
        <w:t>strategy,</w:t>
      </w:r>
      <w:r>
        <w:rPr>
          <w:spacing w:val="-2"/>
          <w:w w:val="110"/>
          <w:sz w:val="21"/>
        </w:rPr>
        <w:t xml:space="preserve"> </w:t>
      </w:r>
      <w:r>
        <w:rPr>
          <w:w w:val="110"/>
          <w:sz w:val="21"/>
        </w:rPr>
        <w:t>positioning,</w:t>
      </w:r>
      <w:r>
        <w:rPr>
          <w:spacing w:val="-2"/>
          <w:w w:val="110"/>
          <w:sz w:val="21"/>
        </w:rPr>
        <w:t xml:space="preserve"> </w:t>
      </w:r>
      <w:r>
        <w:rPr>
          <w:w w:val="110"/>
          <w:sz w:val="21"/>
        </w:rPr>
        <w:t>and</w:t>
      </w:r>
      <w:r>
        <w:rPr>
          <w:spacing w:val="-1"/>
          <w:w w:val="110"/>
          <w:sz w:val="21"/>
        </w:rPr>
        <w:t xml:space="preserve"> </w:t>
      </w:r>
      <w:r>
        <w:rPr>
          <w:spacing w:val="-2"/>
          <w:w w:val="110"/>
          <w:sz w:val="21"/>
        </w:rPr>
        <w:t>insights;</w:t>
      </w:r>
    </w:p>
    <w:p w14:paraId="5300217D" w14:textId="77777777" w:rsidR="00666A2C" w:rsidRDefault="00E8759C">
      <w:pPr>
        <w:pStyle w:val="a4"/>
        <w:numPr>
          <w:ilvl w:val="0"/>
          <w:numId w:val="13"/>
        </w:numPr>
        <w:tabs>
          <w:tab w:val="left" w:pos="1359"/>
        </w:tabs>
        <w:spacing w:before="28"/>
        <w:ind w:left="1359" w:hanging="359"/>
        <w:rPr>
          <w:sz w:val="21"/>
        </w:rPr>
      </w:pPr>
      <w:r>
        <w:rPr>
          <w:w w:val="105"/>
          <w:sz w:val="21"/>
        </w:rPr>
        <w:t>Existing</w:t>
      </w:r>
      <w:r>
        <w:rPr>
          <w:spacing w:val="18"/>
          <w:w w:val="105"/>
          <w:sz w:val="21"/>
        </w:rPr>
        <w:t xml:space="preserve"> </w:t>
      </w:r>
      <w:r>
        <w:rPr>
          <w:w w:val="105"/>
          <w:sz w:val="21"/>
        </w:rPr>
        <w:t>tone</w:t>
      </w:r>
      <w:r>
        <w:rPr>
          <w:spacing w:val="19"/>
          <w:w w:val="105"/>
          <w:sz w:val="21"/>
        </w:rPr>
        <w:t xml:space="preserve"> </w:t>
      </w:r>
      <w:r>
        <w:rPr>
          <w:w w:val="105"/>
          <w:sz w:val="21"/>
        </w:rPr>
        <w:t>of</w:t>
      </w:r>
      <w:r>
        <w:rPr>
          <w:spacing w:val="18"/>
          <w:w w:val="105"/>
          <w:sz w:val="21"/>
        </w:rPr>
        <w:t xml:space="preserve"> </w:t>
      </w:r>
      <w:r>
        <w:rPr>
          <w:w w:val="105"/>
          <w:sz w:val="21"/>
        </w:rPr>
        <w:t>voice</w:t>
      </w:r>
      <w:r>
        <w:rPr>
          <w:spacing w:val="18"/>
          <w:w w:val="105"/>
          <w:sz w:val="21"/>
        </w:rPr>
        <w:t xml:space="preserve"> </w:t>
      </w:r>
      <w:r>
        <w:rPr>
          <w:w w:val="105"/>
          <w:sz w:val="21"/>
        </w:rPr>
        <w:t>&amp;</w:t>
      </w:r>
      <w:r>
        <w:rPr>
          <w:spacing w:val="19"/>
          <w:w w:val="105"/>
          <w:sz w:val="21"/>
        </w:rPr>
        <w:t xml:space="preserve"> </w:t>
      </w:r>
      <w:r>
        <w:rPr>
          <w:spacing w:val="-2"/>
          <w:w w:val="105"/>
          <w:sz w:val="21"/>
        </w:rPr>
        <w:t>messaging;</w:t>
      </w:r>
    </w:p>
    <w:p w14:paraId="4D8E8EE4" w14:textId="77777777" w:rsidR="00666A2C" w:rsidRDefault="00E8759C">
      <w:pPr>
        <w:pStyle w:val="a4"/>
        <w:numPr>
          <w:ilvl w:val="0"/>
          <w:numId w:val="13"/>
        </w:numPr>
        <w:tabs>
          <w:tab w:val="left" w:pos="1359"/>
        </w:tabs>
        <w:ind w:left="1359" w:hanging="359"/>
        <w:rPr>
          <w:sz w:val="21"/>
        </w:rPr>
      </w:pPr>
      <w:r>
        <w:rPr>
          <w:w w:val="110"/>
          <w:sz w:val="21"/>
        </w:rPr>
        <w:t>Existing</w:t>
      </w:r>
      <w:r>
        <w:rPr>
          <w:spacing w:val="15"/>
          <w:w w:val="110"/>
          <w:sz w:val="21"/>
        </w:rPr>
        <w:t xml:space="preserve"> </w:t>
      </w:r>
      <w:r>
        <w:rPr>
          <w:w w:val="110"/>
          <w:sz w:val="21"/>
        </w:rPr>
        <w:t>business</w:t>
      </w:r>
      <w:r>
        <w:rPr>
          <w:spacing w:val="15"/>
          <w:w w:val="110"/>
          <w:sz w:val="21"/>
        </w:rPr>
        <w:t xml:space="preserve"> </w:t>
      </w:r>
      <w:r>
        <w:rPr>
          <w:w w:val="110"/>
          <w:sz w:val="21"/>
        </w:rPr>
        <w:t>and</w:t>
      </w:r>
      <w:r>
        <w:rPr>
          <w:spacing w:val="16"/>
          <w:w w:val="110"/>
          <w:sz w:val="21"/>
        </w:rPr>
        <w:t xml:space="preserve"> </w:t>
      </w:r>
      <w:r>
        <w:rPr>
          <w:w w:val="110"/>
          <w:sz w:val="21"/>
        </w:rPr>
        <w:t>project</w:t>
      </w:r>
      <w:r>
        <w:rPr>
          <w:spacing w:val="15"/>
          <w:w w:val="110"/>
          <w:sz w:val="21"/>
        </w:rPr>
        <w:t xml:space="preserve"> </w:t>
      </w:r>
      <w:r>
        <w:rPr>
          <w:w w:val="110"/>
          <w:sz w:val="21"/>
        </w:rPr>
        <w:t>objectives,</w:t>
      </w:r>
      <w:r>
        <w:rPr>
          <w:spacing w:val="16"/>
          <w:w w:val="110"/>
          <w:sz w:val="21"/>
        </w:rPr>
        <w:t xml:space="preserve"> </w:t>
      </w:r>
      <w:r>
        <w:rPr>
          <w:w w:val="110"/>
          <w:sz w:val="21"/>
        </w:rPr>
        <w:t>KPIs,</w:t>
      </w:r>
      <w:r>
        <w:rPr>
          <w:spacing w:val="15"/>
          <w:w w:val="110"/>
          <w:sz w:val="21"/>
        </w:rPr>
        <w:t xml:space="preserve"> </w:t>
      </w:r>
      <w:r>
        <w:rPr>
          <w:w w:val="110"/>
          <w:sz w:val="21"/>
        </w:rPr>
        <w:t>and</w:t>
      </w:r>
      <w:r>
        <w:rPr>
          <w:spacing w:val="16"/>
          <w:w w:val="110"/>
          <w:sz w:val="21"/>
        </w:rPr>
        <w:t xml:space="preserve"> </w:t>
      </w:r>
      <w:r>
        <w:rPr>
          <w:spacing w:val="-2"/>
          <w:w w:val="110"/>
          <w:sz w:val="21"/>
        </w:rPr>
        <w:t>goals;</w:t>
      </w:r>
    </w:p>
    <w:p w14:paraId="6A02F1A1" w14:textId="77777777" w:rsidR="00666A2C" w:rsidRDefault="00E8759C">
      <w:pPr>
        <w:pStyle w:val="a4"/>
        <w:numPr>
          <w:ilvl w:val="0"/>
          <w:numId w:val="13"/>
        </w:numPr>
        <w:tabs>
          <w:tab w:val="left" w:pos="1359"/>
        </w:tabs>
        <w:ind w:left="1359" w:hanging="359"/>
        <w:rPr>
          <w:sz w:val="21"/>
        </w:rPr>
      </w:pPr>
      <w:r>
        <w:rPr>
          <w:w w:val="110"/>
          <w:sz w:val="21"/>
        </w:rPr>
        <w:t>Existing</w:t>
      </w:r>
      <w:r>
        <w:rPr>
          <w:spacing w:val="-10"/>
          <w:w w:val="110"/>
          <w:sz w:val="21"/>
        </w:rPr>
        <w:t xml:space="preserve"> </w:t>
      </w:r>
      <w:r>
        <w:rPr>
          <w:w w:val="110"/>
          <w:sz w:val="21"/>
        </w:rPr>
        <w:t>content</w:t>
      </w:r>
      <w:r>
        <w:rPr>
          <w:spacing w:val="-10"/>
          <w:w w:val="110"/>
          <w:sz w:val="21"/>
        </w:rPr>
        <w:t xml:space="preserve"> </w:t>
      </w:r>
      <w:r>
        <w:rPr>
          <w:w w:val="110"/>
          <w:sz w:val="21"/>
        </w:rPr>
        <w:t>and</w:t>
      </w:r>
      <w:r>
        <w:rPr>
          <w:spacing w:val="-9"/>
          <w:w w:val="110"/>
          <w:sz w:val="21"/>
        </w:rPr>
        <w:t xml:space="preserve"> </w:t>
      </w:r>
      <w:r>
        <w:rPr>
          <w:w w:val="110"/>
          <w:sz w:val="21"/>
        </w:rPr>
        <w:t>relevant</w:t>
      </w:r>
      <w:r>
        <w:rPr>
          <w:spacing w:val="-10"/>
          <w:w w:val="110"/>
          <w:sz w:val="21"/>
        </w:rPr>
        <w:t xml:space="preserve"> </w:t>
      </w:r>
      <w:r>
        <w:rPr>
          <w:w w:val="110"/>
          <w:sz w:val="21"/>
        </w:rPr>
        <w:t>communication</w:t>
      </w:r>
      <w:r>
        <w:rPr>
          <w:spacing w:val="-9"/>
          <w:w w:val="110"/>
          <w:sz w:val="21"/>
        </w:rPr>
        <w:t xml:space="preserve"> </w:t>
      </w:r>
      <w:r>
        <w:rPr>
          <w:spacing w:val="-2"/>
          <w:w w:val="110"/>
          <w:sz w:val="21"/>
        </w:rPr>
        <w:t>materials;</w:t>
      </w:r>
    </w:p>
    <w:p w14:paraId="18248BD2" w14:textId="77777777" w:rsidR="00666A2C" w:rsidRDefault="00E8759C">
      <w:pPr>
        <w:pStyle w:val="a4"/>
        <w:numPr>
          <w:ilvl w:val="0"/>
          <w:numId w:val="13"/>
        </w:numPr>
        <w:tabs>
          <w:tab w:val="left" w:pos="1359"/>
        </w:tabs>
        <w:spacing w:before="28"/>
        <w:ind w:left="1359" w:hanging="359"/>
        <w:rPr>
          <w:sz w:val="21"/>
        </w:rPr>
      </w:pPr>
      <w:r>
        <w:rPr>
          <w:w w:val="105"/>
          <w:sz w:val="21"/>
        </w:rPr>
        <w:t>Existing</w:t>
      </w:r>
      <w:r>
        <w:rPr>
          <w:spacing w:val="20"/>
          <w:w w:val="105"/>
          <w:sz w:val="21"/>
        </w:rPr>
        <w:t xml:space="preserve"> </w:t>
      </w:r>
      <w:r>
        <w:rPr>
          <w:w w:val="105"/>
          <w:sz w:val="21"/>
        </w:rPr>
        <w:t>list</w:t>
      </w:r>
      <w:r>
        <w:rPr>
          <w:spacing w:val="21"/>
          <w:w w:val="105"/>
          <w:sz w:val="21"/>
        </w:rPr>
        <w:t xml:space="preserve"> </w:t>
      </w:r>
      <w:r>
        <w:rPr>
          <w:w w:val="105"/>
          <w:sz w:val="21"/>
        </w:rPr>
        <w:t>or</w:t>
      </w:r>
      <w:r>
        <w:rPr>
          <w:spacing w:val="20"/>
          <w:w w:val="105"/>
          <w:sz w:val="21"/>
        </w:rPr>
        <w:t xml:space="preserve"> </w:t>
      </w:r>
      <w:r>
        <w:rPr>
          <w:w w:val="105"/>
          <w:sz w:val="21"/>
        </w:rPr>
        <w:t>research</w:t>
      </w:r>
      <w:r>
        <w:rPr>
          <w:spacing w:val="21"/>
          <w:w w:val="105"/>
          <w:sz w:val="21"/>
        </w:rPr>
        <w:t xml:space="preserve"> </w:t>
      </w:r>
      <w:r>
        <w:rPr>
          <w:w w:val="105"/>
          <w:sz w:val="21"/>
        </w:rPr>
        <w:t>of</w:t>
      </w:r>
      <w:r>
        <w:rPr>
          <w:spacing w:val="20"/>
          <w:w w:val="105"/>
          <w:sz w:val="21"/>
        </w:rPr>
        <w:t xml:space="preserve"> </w:t>
      </w:r>
      <w:r>
        <w:rPr>
          <w:w w:val="105"/>
          <w:sz w:val="21"/>
        </w:rPr>
        <w:t>brand</w:t>
      </w:r>
      <w:r>
        <w:rPr>
          <w:spacing w:val="21"/>
          <w:w w:val="105"/>
          <w:sz w:val="21"/>
        </w:rPr>
        <w:t xml:space="preserve"> </w:t>
      </w:r>
      <w:r>
        <w:rPr>
          <w:w w:val="105"/>
          <w:sz w:val="21"/>
        </w:rPr>
        <w:t>references</w:t>
      </w:r>
      <w:r>
        <w:rPr>
          <w:spacing w:val="20"/>
          <w:w w:val="105"/>
          <w:sz w:val="21"/>
        </w:rPr>
        <w:t xml:space="preserve"> </w:t>
      </w:r>
      <w:r>
        <w:rPr>
          <w:w w:val="105"/>
          <w:sz w:val="21"/>
        </w:rPr>
        <w:t>and/or</w:t>
      </w:r>
      <w:r>
        <w:rPr>
          <w:spacing w:val="21"/>
          <w:w w:val="105"/>
          <w:sz w:val="21"/>
        </w:rPr>
        <w:t xml:space="preserve"> </w:t>
      </w:r>
      <w:r>
        <w:rPr>
          <w:spacing w:val="-2"/>
          <w:w w:val="105"/>
          <w:sz w:val="21"/>
        </w:rPr>
        <w:t>competitors;</w:t>
      </w:r>
    </w:p>
    <w:p w14:paraId="6A51A4CE" w14:textId="77777777" w:rsidR="00666A2C" w:rsidRDefault="00E8759C">
      <w:pPr>
        <w:pStyle w:val="a4"/>
        <w:numPr>
          <w:ilvl w:val="0"/>
          <w:numId w:val="13"/>
        </w:numPr>
        <w:tabs>
          <w:tab w:val="left" w:pos="1359"/>
        </w:tabs>
        <w:ind w:left="1359" w:hanging="359"/>
        <w:rPr>
          <w:sz w:val="21"/>
        </w:rPr>
      </w:pPr>
      <w:r>
        <w:rPr>
          <w:w w:val="110"/>
          <w:sz w:val="21"/>
        </w:rPr>
        <w:t>Deﬁned</w:t>
      </w:r>
      <w:r>
        <w:rPr>
          <w:spacing w:val="-6"/>
          <w:w w:val="110"/>
          <w:sz w:val="21"/>
        </w:rPr>
        <w:t xml:space="preserve"> </w:t>
      </w:r>
      <w:r>
        <w:rPr>
          <w:w w:val="110"/>
          <w:sz w:val="21"/>
        </w:rPr>
        <w:t>audience</w:t>
      </w:r>
      <w:r>
        <w:rPr>
          <w:spacing w:val="-6"/>
          <w:w w:val="110"/>
          <w:sz w:val="21"/>
        </w:rPr>
        <w:t xml:space="preserve"> </w:t>
      </w:r>
      <w:r>
        <w:rPr>
          <w:w w:val="110"/>
          <w:sz w:val="21"/>
        </w:rPr>
        <w:t>proﬁles</w:t>
      </w:r>
      <w:r>
        <w:rPr>
          <w:spacing w:val="-6"/>
          <w:w w:val="110"/>
          <w:sz w:val="21"/>
        </w:rPr>
        <w:t xml:space="preserve"> </w:t>
      </w:r>
      <w:r>
        <w:rPr>
          <w:w w:val="110"/>
          <w:sz w:val="21"/>
        </w:rPr>
        <w:t>and</w:t>
      </w:r>
      <w:r>
        <w:rPr>
          <w:spacing w:val="-5"/>
          <w:w w:val="110"/>
          <w:sz w:val="21"/>
        </w:rPr>
        <w:t xml:space="preserve"> </w:t>
      </w:r>
      <w:r>
        <w:rPr>
          <w:spacing w:val="-2"/>
          <w:w w:val="110"/>
          <w:sz w:val="21"/>
        </w:rPr>
        <w:t>research;</w:t>
      </w:r>
    </w:p>
    <w:p w14:paraId="0C9CBE91" w14:textId="77777777" w:rsidR="00666A2C" w:rsidRDefault="00E8759C">
      <w:pPr>
        <w:pStyle w:val="a4"/>
        <w:numPr>
          <w:ilvl w:val="0"/>
          <w:numId w:val="13"/>
        </w:numPr>
        <w:tabs>
          <w:tab w:val="left" w:pos="1359"/>
        </w:tabs>
        <w:ind w:left="1359" w:hanging="359"/>
        <w:rPr>
          <w:sz w:val="21"/>
        </w:rPr>
      </w:pPr>
      <w:r>
        <w:rPr>
          <w:w w:val="105"/>
          <w:sz w:val="21"/>
        </w:rPr>
        <w:t>Any</w:t>
      </w:r>
      <w:r>
        <w:rPr>
          <w:spacing w:val="22"/>
          <w:w w:val="105"/>
          <w:sz w:val="21"/>
        </w:rPr>
        <w:t xml:space="preserve"> </w:t>
      </w:r>
      <w:r>
        <w:rPr>
          <w:w w:val="105"/>
          <w:sz w:val="21"/>
        </w:rPr>
        <w:t>possible</w:t>
      </w:r>
      <w:r>
        <w:rPr>
          <w:spacing w:val="22"/>
          <w:w w:val="105"/>
          <w:sz w:val="21"/>
        </w:rPr>
        <w:t xml:space="preserve"> </w:t>
      </w:r>
      <w:r>
        <w:rPr>
          <w:w w:val="105"/>
          <w:sz w:val="21"/>
        </w:rPr>
        <w:t>restrictions</w:t>
      </w:r>
      <w:r>
        <w:rPr>
          <w:spacing w:val="22"/>
          <w:w w:val="105"/>
          <w:sz w:val="21"/>
        </w:rPr>
        <w:t xml:space="preserve"> </w:t>
      </w:r>
      <w:r>
        <w:rPr>
          <w:w w:val="105"/>
          <w:sz w:val="21"/>
        </w:rPr>
        <w:t>&amp;</w:t>
      </w:r>
      <w:r>
        <w:rPr>
          <w:spacing w:val="23"/>
          <w:w w:val="105"/>
          <w:sz w:val="21"/>
        </w:rPr>
        <w:t xml:space="preserve"> </w:t>
      </w:r>
      <w:r>
        <w:rPr>
          <w:spacing w:val="-2"/>
          <w:w w:val="105"/>
          <w:sz w:val="21"/>
        </w:rPr>
        <w:t>guidelines;</w:t>
      </w:r>
    </w:p>
    <w:p w14:paraId="58A338B3" w14:textId="77777777" w:rsidR="00666A2C" w:rsidRDefault="00E8759C">
      <w:pPr>
        <w:pStyle w:val="a4"/>
        <w:numPr>
          <w:ilvl w:val="0"/>
          <w:numId w:val="13"/>
        </w:numPr>
        <w:tabs>
          <w:tab w:val="left" w:pos="1359"/>
        </w:tabs>
        <w:spacing w:before="28"/>
        <w:ind w:left="1359" w:hanging="359"/>
        <w:rPr>
          <w:sz w:val="21"/>
        </w:rPr>
      </w:pPr>
      <w:r>
        <w:rPr>
          <w:w w:val="110"/>
          <w:sz w:val="21"/>
        </w:rPr>
        <w:t>Answers</w:t>
      </w:r>
      <w:r>
        <w:rPr>
          <w:spacing w:val="2"/>
          <w:w w:val="110"/>
          <w:sz w:val="21"/>
        </w:rPr>
        <w:t xml:space="preserve"> </w:t>
      </w:r>
      <w:r>
        <w:rPr>
          <w:w w:val="110"/>
          <w:sz w:val="21"/>
        </w:rPr>
        <w:t>to</w:t>
      </w:r>
      <w:r>
        <w:rPr>
          <w:spacing w:val="2"/>
          <w:w w:val="110"/>
          <w:sz w:val="21"/>
        </w:rPr>
        <w:t xml:space="preserve"> </w:t>
      </w:r>
      <w:r>
        <w:rPr>
          <w:w w:val="110"/>
          <w:sz w:val="21"/>
        </w:rPr>
        <w:t>all</w:t>
      </w:r>
      <w:r>
        <w:rPr>
          <w:spacing w:val="2"/>
          <w:w w:val="110"/>
          <w:sz w:val="21"/>
        </w:rPr>
        <w:t xml:space="preserve"> </w:t>
      </w:r>
      <w:r>
        <w:rPr>
          <w:w w:val="110"/>
          <w:sz w:val="21"/>
        </w:rPr>
        <w:t>discovery</w:t>
      </w:r>
      <w:r>
        <w:rPr>
          <w:spacing w:val="2"/>
          <w:w w:val="110"/>
          <w:sz w:val="21"/>
        </w:rPr>
        <w:t xml:space="preserve"> </w:t>
      </w:r>
      <w:r>
        <w:rPr>
          <w:spacing w:val="-2"/>
          <w:w w:val="110"/>
          <w:sz w:val="21"/>
        </w:rPr>
        <w:t>questions;</w:t>
      </w:r>
    </w:p>
    <w:p w14:paraId="138743F8" w14:textId="77777777" w:rsidR="00666A2C" w:rsidRDefault="00E8759C">
      <w:pPr>
        <w:pStyle w:val="a4"/>
        <w:numPr>
          <w:ilvl w:val="0"/>
          <w:numId w:val="13"/>
        </w:numPr>
        <w:tabs>
          <w:tab w:val="left" w:pos="1359"/>
        </w:tabs>
        <w:ind w:left="1359" w:hanging="359"/>
        <w:rPr>
          <w:sz w:val="21"/>
        </w:rPr>
      </w:pPr>
      <w:r>
        <w:rPr>
          <w:w w:val="110"/>
          <w:sz w:val="21"/>
        </w:rPr>
        <w:t>Any</w:t>
      </w:r>
      <w:r>
        <w:rPr>
          <w:spacing w:val="-10"/>
          <w:w w:val="110"/>
          <w:sz w:val="21"/>
        </w:rPr>
        <w:t xml:space="preserve"> </w:t>
      </w:r>
      <w:r>
        <w:rPr>
          <w:w w:val="110"/>
          <w:sz w:val="21"/>
        </w:rPr>
        <w:t>additional</w:t>
      </w:r>
      <w:r>
        <w:rPr>
          <w:spacing w:val="-10"/>
          <w:w w:val="110"/>
          <w:sz w:val="21"/>
        </w:rPr>
        <w:t xml:space="preserve"> </w:t>
      </w:r>
      <w:r>
        <w:rPr>
          <w:w w:val="110"/>
          <w:sz w:val="21"/>
        </w:rPr>
        <w:t>documents</w:t>
      </w:r>
      <w:r>
        <w:rPr>
          <w:spacing w:val="-10"/>
          <w:w w:val="110"/>
          <w:sz w:val="21"/>
        </w:rPr>
        <w:t xml:space="preserve"> </w:t>
      </w:r>
      <w:r>
        <w:rPr>
          <w:w w:val="110"/>
          <w:sz w:val="21"/>
        </w:rPr>
        <w:t>that</w:t>
      </w:r>
      <w:r>
        <w:rPr>
          <w:spacing w:val="-10"/>
          <w:w w:val="110"/>
          <w:sz w:val="21"/>
        </w:rPr>
        <w:t xml:space="preserve"> </w:t>
      </w:r>
      <w:r>
        <w:rPr>
          <w:w w:val="110"/>
          <w:sz w:val="21"/>
        </w:rPr>
        <w:t>could</w:t>
      </w:r>
      <w:r>
        <w:rPr>
          <w:spacing w:val="-9"/>
          <w:w w:val="110"/>
          <w:sz w:val="21"/>
        </w:rPr>
        <w:t xml:space="preserve"> </w:t>
      </w:r>
      <w:r>
        <w:rPr>
          <w:w w:val="110"/>
          <w:sz w:val="21"/>
        </w:rPr>
        <w:t>be</w:t>
      </w:r>
      <w:r>
        <w:rPr>
          <w:spacing w:val="-10"/>
          <w:w w:val="110"/>
          <w:sz w:val="21"/>
        </w:rPr>
        <w:t xml:space="preserve"> </w:t>
      </w:r>
      <w:r>
        <w:rPr>
          <w:w w:val="110"/>
          <w:sz w:val="21"/>
        </w:rPr>
        <w:t>relevant</w:t>
      </w:r>
      <w:r>
        <w:rPr>
          <w:spacing w:val="-10"/>
          <w:w w:val="110"/>
          <w:sz w:val="21"/>
        </w:rPr>
        <w:t xml:space="preserve"> </w:t>
      </w:r>
      <w:r>
        <w:rPr>
          <w:w w:val="110"/>
          <w:sz w:val="21"/>
        </w:rPr>
        <w:t>for</w:t>
      </w:r>
      <w:r>
        <w:rPr>
          <w:spacing w:val="-10"/>
          <w:w w:val="110"/>
          <w:sz w:val="21"/>
        </w:rPr>
        <w:t xml:space="preserve"> </w:t>
      </w:r>
      <w:r>
        <w:rPr>
          <w:w w:val="110"/>
          <w:sz w:val="21"/>
        </w:rPr>
        <w:t>the</w:t>
      </w:r>
      <w:r>
        <w:rPr>
          <w:spacing w:val="-9"/>
          <w:w w:val="110"/>
          <w:sz w:val="21"/>
        </w:rPr>
        <w:t xml:space="preserve"> </w:t>
      </w:r>
      <w:r>
        <w:rPr>
          <w:spacing w:val="-2"/>
          <w:w w:val="110"/>
          <w:sz w:val="21"/>
        </w:rPr>
        <w:t>project.</w:t>
      </w:r>
    </w:p>
    <w:p w14:paraId="3382A365" w14:textId="77777777" w:rsidR="00666A2C" w:rsidRDefault="00666A2C">
      <w:pPr>
        <w:rPr>
          <w:sz w:val="21"/>
        </w:rPr>
        <w:sectPr w:rsidR="00666A2C">
          <w:pgSz w:w="12240" w:h="15840"/>
          <w:pgMar w:top="1360" w:right="980" w:bottom="1000" w:left="800" w:header="0" w:footer="808" w:gutter="0"/>
          <w:cols w:space="720"/>
        </w:sectPr>
      </w:pPr>
    </w:p>
    <w:p w14:paraId="4C920F99" w14:textId="77777777" w:rsidR="00666A2C" w:rsidRDefault="00E8759C">
      <w:pPr>
        <w:pStyle w:val="1"/>
      </w:pPr>
      <w:r>
        <w:rPr>
          <w:w w:val="105"/>
        </w:rPr>
        <w:lastRenderedPageBreak/>
        <w:t>PHASE</w:t>
      </w:r>
      <w:r>
        <w:rPr>
          <w:spacing w:val="55"/>
          <w:w w:val="105"/>
        </w:rPr>
        <w:t xml:space="preserve"> </w:t>
      </w:r>
      <w:r>
        <w:rPr>
          <w:w w:val="105"/>
        </w:rPr>
        <w:t>1</w:t>
      </w:r>
      <w:r>
        <w:rPr>
          <w:spacing w:val="55"/>
          <w:w w:val="105"/>
        </w:rPr>
        <w:t xml:space="preserve"> </w:t>
      </w:r>
      <w:r>
        <w:rPr>
          <w:w w:val="105"/>
        </w:rPr>
        <w:t>—</w:t>
      </w:r>
      <w:r>
        <w:rPr>
          <w:spacing w:val="55"/>
          <w:w w:val="105"/>
        </w:rPr>
        <w:t xml:space="preserve"> </w:t>
      </w:r>
      <w:r>
        <w:rPr>
          <w:w w:val="105"/>
        </w:rPr>
        <w:t>Opportunity</w:t>
      </w:r>
      <w:r>
        <w:rPr>
          <w:spacing w:val="55"/>
          <w:w w:val="105"/>
        </w:rPr>
        <w:t xml:space="preserve"> </w:t>
      </w:r>
      <w:r>
        <w:rPr>
          <w:spacing w:val="-2"/>
          <w:w w:val="105"/>
        </w:rPr>
        <w:t>Deﬁnition</w:t>
      </w:r>
    </w:p>
    <w:p w14:paraId="5C71F136" w14:textId="77777777" w:rsidR="00666A2C" w:rsidRDefault="00666A2C">
      <w:pPr>
        <w:pStyle w:val="a3"/>
        <w:spacing w:before="107"/>
        <w:rPr>
          <w:sz w:val="30"/>
        </w:rPr>
      </w:pPr>
    </w:p>
    <w:p w14:paraId="471614F8" w14:textId="77777777" w:rsidR="00666A2C" w:rsidRDefault="00E8759C">
      <w:pPr>
        <w:pStyle w:val="a3"/>
        <w:ind w:left="640"/>
      </w:pPr>
      <w:r>
        <w:rPr>
          <w:spacing w:val="-2"/>
          <w:w w:val="110"/>
        </w:rPr>
        <w:t>Objective:</w:t>
      </w:r>
    </w:p>
    <w:p w14:paraId="26081D8E" w14:textId="77777777" w:rsidR="00666A2C" w:rsidRDefault="00E8759C">
      <w:pPr>
        <w:pStyle w:val="a3"/>
        <w:spacing w:before="29" w:line="266" w:lineRule="auto"/>
        <w:ind w:left="640" w:right="465"/>
      </w:pPr>
      <w:r>
        <w:rPr>
          <w:w w:val="105"/>
        </w:rPr>
        <w:t>A light-touch strategy exercise in which we distill learnings from interviews with your team, your</w:t>
      </w:r>
      <w:r>
        <w:rPr>
          <w:spacing w:val="80"/>
          <w:w w:val="105"/>
        </w:rPr>
        <w:t xml:space="preserve"> </w:t>
      </w:r>
      <w:r>
        <w:rPr>
          <w:w w:val="105"/>
        </w:rPr>
        <w:t>competitive landscape, and our cultural context to arrive at a singular opportunity that will guide the</w:t>
      </w:r>
      <w:r>
        <w:rPr>
          <w:spacing w:val="80"/>
          <w:w w:val="105"/>
        </w:rPr>
        <w:t xml:space="preserve"> </w:t>
      </w:r>
      <w:r>
        <w:rPr>
          <w:w w:val="105"/>
        </w:rPr>
        <w:t>brand strategy and identity phases.</w:t>
      </w:r>
    </w:p>
    <w:p w14:paraId="62199465" w14:textId="77777777" w:rsidR="00666A2C" w:rsidRDefault="00666A2C">
      <w:pPr>
        <w:pStyle w:val="a3"/>
        <w:spacing w:before="29"/>
      </w:pPr>
    </w:p>
    <w:p w14:paraId="0E2AFE27" w14:textId="77777777" w:rsidR="00666A2C" w:rsidRDefault="00E8759C">
      <w:pPr>
        <w:pStyle w:val="a3"/>
        <w:spacing w:before="1"/>
        <w:ind w:left="640"/>
      </w:pPr>
      <w:r>
        <w:rPr>
          <w:spacing w:val="-2"/>
          <w:w w:val="110"/>
        </w:rPr>
        <w:t>Deliverables:</w:t>
      </w:r>
    </w:p>
    <w:p w14:paraId="2D03EF64" w14:textId="77777777" w:rsidR="00666A2C" w:rsidRDefault="00E8759C">
      <w:pPr>
        <w:pStyle w:val="a4"/>
        <w:numPr>
          <w:ilvl w:val="0"/>
          <w:numId w:val="13"/>
        </w:numPr>
        <w:tabs>
          <w:tab w:val="left" w:pos="1359"/>
        </w:tabs>
        <w:spacing w:before="28"/>
        <w:ind w:left="1359" w:hanging="359"/>
        <w:rPr>
          <w:sz w:val="21"/>
        </w:rPr>
      </w:pPr>
      <w:r>
        <w:rPr>
          <w:w w:val="105"/>
          <w:sz w:val="21"/>
        </w:rPr>
        <w:t>Analysis</w:t>
      </w:r>
      <w:r>
        <w:rPr>
          <w:spacing w:val="24"/>
          <w:w w:val="105"/>
          <w:sz w:val="21"/>
        </w:rPr>
        <w:t xml:space="preserve"> </w:t>
      </w:r>
      <w:r>
        <w:rPr>
          <w:w w:val="105"/>
          <w:sz w:val="21"/>
        </w:rPr>
        <w:t>of</w:t>
      </w:r>
      <w:r>
        <w:rPr>
          <w:spacing w:val="24"/>
          <w:w w:val="105"/>
          <w:sz w:val="21"/>
        </w:rPr>
        <w:t xml:space="preserve"> </w:t>
      </w:r>
      <w:r>
        <w:rPr>
          <w:w w:val="105"/>
          <w:sz w:val="21"/>
        </w:rPr>
        <w:t>all</w:t>
      </w:r>
      <w:r>
        <w:rPr>
          <w:spacing w:val="24"/>
          <w:w w:val="105"/>
          <w:sz w:val="21"/>
        </w:rPr>
        <w:t xml:space="preserve"> </w:t>
      </w:r>
      <w:r>
        <w:rPr>
          <w:w w:val="105"/>
          <w:sz w:val="21"/>
        </w:rPr>
        <w:t>brand</w:t>
      </w:r>
      <w:r>
        <w:rPr>
          <w:spacing w:val="24"/>
          <w:w w:val="105"/>
          <w:sz w:val="21"/>
        </w:rPr>
        <w:t xml:space="preserve"> </w:t>
      </w:r>
      <w:r>
        <w:rPr>
          <w:w w:val="105"/>
          <w:sz w:val="21"/>
        </w:rPr>
        <w:t>research</w:t>
      </w:r>
      <w:r>
        <w:rPr>
          <w:spacing w:val="24"/>
          <w:w w:val="105"/>
          <w:sz w:val="21"/>
        </w:rPr>
        <w:t xml:space="preserve"> </w:t>
      </w:r>
      <w:r>
        <w:rPr>
          <w:w w:val="105"/>
          <w:sz w:val="21"/>
        </w:rPr>
        <w:t>and</w:t>
      </w:r>
      <w:r>
        <w:rPr>
          <w:spacing w:val="24"/>
          <w:w w:val="105"/>
          <w:sz w:val="21"/>
        </w:rPr>
        <w:t xml:space="preserve"> </w:t>
      </w:r>
      <w:r>
        <w:rPr>
          <w:spacing w:val="-2"/>
          <w:w w:val="105"/>
          <w:sz w:val="21"/>
        </w:rPr>
        <w:t>materials;</w:t>
      </w:r>
    </w:p>
    <w:p w14:paraId="024D83D8" w14:textId="77777777" w:rsidR="00666A2C" w:rsidRDefault="00E8759C">
      <w:pPr>
        <w:pStyle w:val="a4"/>
        <w:numPr>
          <w:ilvl w:val="0"/>
          <w:numId w:val="13"/>
        </w:numPr>
        <w:tabs>
          <w:tab w:val="left" w:pos="1359"/>
        </w:tabs>
        <w:ind w:left="1359" w:hanging="359"/>
        <w:rPr>
          <w:sz w:val="21"/>
        </w:rPr>
      </w:pPr>
      <w:r>
        <w:rPr>
          <w:w w:val="110"/>
          <w:sz w:val="21"/>
        </w:rPr>
        <w:t>In-person</w:t>
      </w:r>
      <w:r>
        <w:rPr>
          <w:spacing w:val="-5"/>
          <w:w w:val="110"/>
          <w:sz w:val="21"/>
        </w:rPr>
        <w:t xml:space="preserve"> </w:t>
      </w:r>
      <w:r>
        <w:rPr>
          <w:w w:val="110"/>
          <w:sz w:val="21"/>
        </w:rPr>
        <w:t>stakeholder</w:t>
      </w:r>
      <w:r>
        <w:rPr>
          <w:spacing w:val="-5"/>
          <w:w w:val="110"/>
          <w:sz w:val="21"/>
        </w:rPr>
        <w:t xml:space="preserve"> </w:t>
      </w:r>
      <w:r>
        <w:rPr>
          <w:spacing w:val="-2"/>
          <w:w w:val="110"/>
          <w:sz w:val="21"/>
        </w:rPr>
        <w:t>interviews;</w:t>
      </w:r>
    </w:p>
    <w:p w14:paraId="00AD50FF" w14:textId="77777777" w:rsidR="00666A2C" w:rsidRDefault="00E8759C">
      <w:pPr>
        <w:pStyle w:val="a4"/>
        <w:numPr>
          <w:ilvl w:val="0"/>
          <w:numId w:val="13"/>
        </w:numPr>
        <w:tabs>
          <w:tab w:val="left" w:pos="1359"/>
        </w:tabs>
        <w:ind w:left="1359" w:hanging="359"/>
        <w:rPr>
          <w:sz w:val="21"/>
        </w:rPr>
      </w:pPr>
      <w:r>
        <w:rPr>
          <w:w w:val="105"/>
          <w:sz w:val="21"/>
        </w:rPr>
        <w:t>Visual</w:t>
      </w:r>
      <w:r>
        <w:rPr>
          <w:spacing w:val="27"/>
          <w:w w:val="105"/>
          <w:sz w:val="21"/>
        </w:rPr>
        <w:t xml:space="preserve"> </w:t>
      </w:r>
      <w:r>
        <w:rPr>
          <w:w w:val="105"/>
          <w:sz w:val="21"/>
        </w:rPr>
        <w:t>competitive</w:t>
      </w:r>
      <w:r>
        <w:rPr>
          <w:spacing w:val="27"/>
          <w:w w:val="105"/>
          <w:sz w:val="21"/>
        </w:rPr>
        <w:t xml:space="preserve"> </w:t>
      </w:r>
      <w:r>
        <w:rPr>
          <w:spacing w:val="-2"/>
          <w:w w:val="105"/>
          <w:sz w:val="21"/>
        </w:rPr>
        <w:t>audit;</w:t>
      </w:r>
    </w:p>
    <w:p w14:paraId="211774BF" w14:textId="77777777" w:rsidR="00666A2C" w:rsidRDefault="00E8759C">
      <w:pPr>
        <w:pStyle w:val="a4"/>
        <w:numPr>
          <w:ilvl w:val="0"/>
          <w:numId w:val="13"/>
        </w:numPr>
        <w:tabs>
          <w:tab w:val="left" w:pos="1359"/>
        </w:tabs>
        <w:spacing w:before="28"/>
        <w:ind w:left="1359" w:hanging="359"/>
        <w:rPr>
          <w:sz w:val="21"/>
        </w:rPr>
      </w:pPr>
      <w:r>
        <w:rPr>
          <w:w w:val="110"/>
          <w:sz w:val="21"/>
        </w:rPr>
        <w:t>Category,</w:t>
      </w:r>
      <w:r>
        <w:rPr>
          <w:spacing w:val="-2"/>
          <w:w w:val="110"/>
          <w:sz w:val="21"/>
        </w:rPr>
        <w:t xml:space="preserve"> </w:t>
      </w:r>
      <w:r>
        <w:rPr>
          <w:w w:val="110"/>
          <w:sz w:val="21"/>
        </w:rPr>
        <w:t>consumer</w:t>
      </w:r>
      <w:r>
        <w:rPr>
          <w:spacing w:val="-1"/>
          <w:w w:val="110"/>
          <w:sz w:val="21"/>
        </w:rPr>
        <w:t xml:space="preserve"> </w:t>
      </w:r>
      <w:r>
        <w:rPr>
          <w:w w:val="110"/>
          <w:sz w:val="21"/>
        </w:rPr>
        <w:t>and</w:t>
      </w:r>
      <w:r>
        <w:rPr>
          <w:spacing w:val="-2"/>
          <w:w w:val="110"/>
          <w:sz w:val="21"/>
        </w:rPr>
        <w:t xml:space="preserve"> </w:t>
      </w:r>
      <w:r>
        <w:rPr>
          <w:w w:val="110"/>
          <w:sz w:val="21"/>
        </w:rPr>
        <w:t>cultural</w:t>
      </w:r>
      <w:r>
        <w:rPr>
          <w:spacing w:val="-1"/>
          <w:w w:val="110"/>
          <w:sz w:val="21"/>
        </w:rPr>
        <w:t xml:space="preserve"> </w:t>
      </w:r>
      <w:r>
        <w:rPr>
          <w:spacing w:val="-2"/>
          <w:w w:val="110"/>
          <w:sz w:val="21"/>
        </w:rPr>
        <w:t>context;</w:t>
      </w:r>
    </w:p>
    <w:p w14:paraId="2A9FC1F5" w14:textId="77777777" w:rsidR="00666A2C" w:rsidRDefault="00E8759C">
      <w:pPr>
        <w:pStyle w:val="a4"/>
        <w:numPr>
          <w:ilvl w:val="0"/>
          <w:numId w:val="13"/>
        </w:numPr>
        <w:tabs>
          <w:tab w:val="left" w:pos="1359"/>
        </w:tabs>
        <w:ind w:left="1359" w:hanging="359"/>
        <w:rPr>
          <w:sz w:val="21"/>
        </w:rPr>
      </w:pPr>
      <w:r>
        <w:rPr>
          <w:w w:val="105"/>
          <w:sz w:val="21"/>
        </w:rPr>
        <w:t>Key</w:t>
      </w:r>
      <w:r>
        <w:rPr>
          <w:spacing w:val="11"/>
          <w:w w:val="105"/>
          <w:sz w:val="21"/>
        </w:rPr>
        <w:t xml:space="preserve"> </w:t>
      </w:r>
      <w:r>
        <w:rPr>
          <w:w w:val="105"/>
          <w:sz w:val="21"/>
        </w:rPr>
        <w:t>opportunity</w:t>
      </w:r>
      <w:r>
        <w:rPr>
          <w:spacing w:val="12"/>
          <w:w w:val="105"/>
          <w:sz w:val="21"/>
        </w:rPr>
        <w:t xml:space="preserve"> </w:t>
      </w:r>
      <w:r>
        <w:rPr>
          <w:w w:val="105"/>
          <w:sz w:val="21"/>
        </w:rPr>
        <w:t>&amp;</w:t>
      </w:r>
      <w:r>
        <w:rPr>
          <w:spacing w:val="12"/>
          <w:w w:val="105"/>
          <w:sz w:val="21"/>
        </w:rPr>
        <w:t xml:space="preserve"> </w:t>
      </w:r>
      <w:r>
        <w:rPr>
          <w:spacing w:val="-2"/>
          <w:w w:val="105"/>
          <w:sz w:val="21"/>
        </w:rPr>
        <w:t>provocations.</w:t>
      </w:r>
    </w:p>
    <w:p w14:paraId="12D029FC" w14:textId="77777777" w:rsidR="00666A2C" w:rsidRDefault="00E8759C">
      <w:pPr>
        <w:pStyle w:val="a3"/>
        <w:spacing w:before="214"/>
        <w:rPr>
          <w:sz w:val="20"/>
        </w:rPr>
      </w:pPr>
      <w:r>
        <w:rPr>
          <w:noProof/>
        </w:rPr>
        <mc:AlternateContent>
          <mc:Choice Requires="wps">
            <w:drawing>
              <wp:anchor distT="0" distB="0" distL="0" distR="0" simplePos="0" relativeHeight="487603200" behindDoc="1" locked="0" layoutInCell="1" allowOverlap="1" wp14:anchorId="211B26A1" wp14:editId="07777777">
                <wp:simplePos x="0" y="0"/>
                <wp:positionH relativeFrom="page">
                  <wp:posOffset>952500</wp:posOffset>
                </wp:positionH>
                <wp:positionV relativeFrom="paragraph">
                  <wp:posOffset>306172</wp:posOffset>
                </wp:positionV>
                <wp:extent cx="58674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09EF4D1" id="Graphic 33" o:spid="_x0000_s1026" style="position:absolute;left:0;text-align:left;margin-left:75pt;margin-top:24.1pt;width:462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" path="m,l5867400,e" filled="f" strokecolor="#878787" strokeweight="1pt">
                <v:path arrowok="t"/>
                <w10:wrap type="topAndBottom" anchorx="page"/>
              </v:shape>
            </w:pict>
          </mc:Fallback>
        </mc:AlternateContent>
      </w:r>
    </w:p>
    <w:p w14:paraId="0DA123B1" w14:textId="77777777" w:rsidR="00666A2C" w:rsidRDefault="00666A2C">
      <w:pPr>
        <w:pStyle w:val="a3"/>
        <w:spacing w:before="135"/>
      </w:pPr>
    </w:p>
    <w:p w14:paraId="60DAF160" w14:textId="77777777" w:rsidR="00666A2C" w:rsidRDefault="00E8759C">
      <w:pPr>
        <w:pStyle w:val="a3"/>
        <w:ind w:left="640"/>
      </w:pPr>
      <w:r>
        <w:rPr>
          <w:w w:val="105"/>
        </w:rPr>
        <w:t>Final</w:t>
      </w:r>
      <w:r>
        <w:rPr>
          <w:spacing w:val="20"/>
          <w:w w:val="105"/>
        </w:rPr>
        <w:t xml:space="preserve"> </w:t>
      </w:r>
      <w:r>
        <w:rPr>
          <w:w w:val="105"/>
        </w:rPr>
        <w:t>output</w:t>
      </w:r>
      <w:r>
        <w:rPr>
          <w:spacing w:val="20"/>
          <w:w w:val="105"/>
        </w:rPr>
        <w:t xml:space="preserve"> </w:t>
      </w:r>
      <w:r>
        <w:rPr>
          <w:w w:val="105"/>
        </w:rPr>
        <w:t>for</w:t>
      </w:r>
      <w:r>
        <w:rPr>
          <w:spacing w:val="21"/>
          <w:w w:val="105"/>
        </w:rPr>
        <w:t xml:space="preserve"> </w:t>
      </w:r>
      <w:r>
        <w:rPr>
          <w:w w:val="105"/>
        </w:rPr>
        <w:t>Phase</w:t>
      </w:r>
      <w:r>
        <w:rPr>
          <w:spacing w:val="20"/>
          <w:w w:val="105"/>
        </w:rPr>
        <w:t xml:space="preserve"> </w:t>
      </w:r>
      <w:r>
        <w:rPr>
          <w:spacing w:val="-5"/>
          <w:w w:val="105"/>
        </w:rPr>
        <w:t>1:</w:t>
      </w:r>
    </w:p>
    <w:p w14:paraId="27C97F82" w14:textId="77777777" w:rsidR="00666A2C" w:rsidRDefault="00E8759C">
      <w:pPr>
        <w:pStyle w:val="a4"/>
        <w:numPr>
          <w:ilvl w:val="0"/>
          <w:numId w:val="13"/>
        </w:numPr>
        <w:tabs>
          <w:tab w:val="left" w:pos="1360"/>
        </w:tabs>
        <w:spacing w:line="266" w:lineRule="auto"/>
        <w:ind w:right="1579"/>
        <w:rPr>
          <w:sz w:val="21"/>
        </w:rPr>
      </w:pPr>
      <w:r>
        <w:rPr>
          <w:w w:val="110"/>
          <w:sz w:val="21"/>
        </w:rPr>
        <w:t>Opportunity</w:t>
      </w:r>
      <w:r>
        <w:rPr>
          <w:spacing w:val="-5"/>
          <w:w w:val="110"/>
          <w:sz w:val="21"/>
        </w:rPr>
        <w:t xml:space="preserve"> </w:t>
      </w:r>
      <w:r>
        <w:rPr>
          <w:w w:val="110"/>
          <w:sz w:val="21"/>
        </w:rPr>
        <w:t>document</w:t>
      </w:r>
      <w:r>
        <w:rPr>
          <w:spacing w:val="-5"/>
          <w:w w:val="110"/>
          <w:sz w:val="21"/>
        </w:rPr>
        <w:t xml:space="preserve"> </w:t>
      </w:r>
      <w:r>
        <w:rPr>
          <w:w w:val="110"/>
          <w:sz w:val="21"/>
        </w:rPr>
        <w:t>synthesizing</w:t>
      </w:r>
      <w:r>
        <w:rPr>
          <w:spacing w:val="-5"/>
          <w:w w:val="110"/>
          <w:sz w:val="21"/>
        </w:rPr>
        <w:t xml:space="preserve"> </w:t>
      </w:r>
      <w:r>
        <w:rPr>
          <w:w w:val="110"/>
          <w:sz w:val="21"/>
        </w:rPr>
        <w:t>key</w:t>
      </w:r>
      <w:r>
        <w:rPr>
          <w:spacing w:val="-5"/>
          <w:w w:val="110"/>
          <w:sz w:val="21"/>
        </w:rPr>
        <w:t xml:space="preserve"> </w:t>
      </w:r>
      <w:r>
        <w:rPr>
          <w:w w:val="110"/>
          <w:sz w:val="21"/>
        </w:rPr>
        <w:t>learnings</w:t>
      </w:r>
      <w:r>
        <w:rPr>
          <w:spacing w:val="-5"/>
          <w:w w:val="110"/>
          <w:sz w:val="21"/>
        </w:rPr>
        <w:t xml:space="preserve"> </w:t>
      </w:r>
      <w:r>
        <w:rPr>
          <w:w w:val="110"/>
          <w:sz w:val="21"/>
        </w:rPr>
        <w:t>and</w:t>
      </w:r>
      <w:r>
        <w:rPr>
          <w:spacing w:val="-5"/>
          <w:w w:val="110"/>
          <w:sz w:val="21"/>
        </w:rPr>
        <w:t xml:space="preserve"> </w:t>
      </w:r>
      <w:r>
        <w:rPr>
          <w:w w:val="110"/>
          <w:sz w:val="21"/>
        </w:rPr>
        <w:t>insights</w:t>
      </w:r>
      <w:r>
        <w:rPr>
          <w:spacing w:val="-5"/>
          <w:w w:val="110"/>
          <w:sz w:val="21"/>
        </w:rPr>
        <w:t xml:space="preserve"> </w:t>
      </w:r>
      <w:r>
        <w:rPr>
          <w:w w:val="110"/>
          <w:sz w:val="21"/>
        </w:rPr>
        <w:t>into</w:t>
      </w:r>
      <w:r>
        <w:rPr>
          <w:spacing w:val="-5"/>
          <w:w w:val="110"/>
          <w:sz w:val="21"/>
        </w:rPr>
        <w:t xml:space="preserve"> </w:t>
      </w:r>
      <w:r>
        <w:rPr>
          <w:w w:val="110"/>
          <w:sz w:val="21"/>
        </w:rPr>
        <w:t>a</w:t>
      </w:r>
      <w:r>
        <w:rPr>
          <w:spacing w:val="-5"/>
          <w:w w:val="110"/>
          <w:sz w:val="21"/>
        </w:rPr>
        <w:t xml:space="preserve"> </w:t>
      </w:r>
      <w:r>
        <w:rPr>
          <w:w w:val="110"/>
          <w:sz w:val="21"/>
        </w:rPr>
        <w:t>clear</w:t>
      </w:r>
      <w:r>
        <w:rPr>
          <w:spacing w:val="-5"/>
          <w:w w:val="110"/>
          <w:sz w:val="21"/>
        </w:rPr>
        <w:t xml:space="preserve"> </w:t>
      </w:r>
      <w:r>
        <w:rPr>
          <w:w w:val="110"/>
          <w:sz w:val="21"/>
        </w:rPr>
        <w:t xml:space="preserve">brand </w:t>
      </w:r>
      <w:r>
        <w:rPr>
          <w:spacing w:val="-2"/>
          <w:w w:val="110"/>
          <w:sz w:val="21"/>
        </w:rPr>
        <w:t>opportunity.</w:t>
      </w:r>
    </w:p>
    <w:p w14:paraId="4C4CEA3D" w14:textId="77777777" w:rsidR="00666A2C" w:rsidRDefault="00666A2C">
      <w:pPr>
        <w:pStyle w:val="a3"/>
        <w:spacing w:before="29"/>
      </w:pPr>
    </w:p>
    <w:p w14:paraId="07BB9F92" w14:textId="77777777" w:rsidR="00666A2C" w:rsidRDefault="00E8759C">
      <w:pPr>
        <w:pStyle w:val="a3"/>
        <w:ind w:left="640"/>
      </w:pPr>
      <w:r>
        <w:rPr>
          <w:spacing w:val="-2"/>
          <w:w w:val="110"/>
        </w:rPr>
        <w:t>Team/Resources:</w:t>
      </w:r>
    </w:p>
    <w:p w14:paraId="5F3C3383" w14:textId="77777777" w:rsidR="00666A2C" w:rsidRDefault="00E8759C">
      <w:pPr>
        <w:pStyle w:val="a4"/>
        <w:numPr>
          <w:ilvl w:val="0"/>
          <w:numId w:val="13"/>
        </w:numPr>
        <w:tabs>
          <w:tab w:val="left" w:pos="1359"/>
        </w:tabs>
        <w:ind w:left="1359" w:hanging="359"/>
        <w:rPr>
          <w:sz w:val="21"/>
        </w:rPr>
      </w:pPr>
      <w:r>
        <w:rPr>
          <w:w w:val="105"/>
          <w:sz w:val="21"/>
        </w:rPr>
        <w:t>(1)</w:t>
      </w:r>
      <w:r>
        <w:rPr>
          <w:spacing w:val="10"/>
          <w:w w:val="105"/>
          <w:sz w:val="21"/>
        </w:rPr>
        <w:t xml:space="preserve"> </w:t>
      </w:r>
      <w:r>
        <w:rPr>
          <w:w w:val="105"/>
          <w:sz w:val="21"/>
        </w:rPr>
        <w:t>Creative</w:t>
      </w:r>
      <w:r>
        <w:rPr>
          <w:spacing w:val="11"/>
          <w:w w:val="105"/>
          <w:sz w:val="21"/>
        </w:rPr>
        <w:t xml:space="preserve"> </w:t>
      </w:r>
      <w:r>
        <w:rPr>
          <w:spacing w:val="-2"/>
          <w:w w:val="105"/>
          <w:sz w:val="21"/>
        </w:rPr>
        <w:t>Director</w:t>
      </w:r>
    </w:p>
    <w:p w14:paraId="70225A6F" w14:textId="77777777" w:rsidR="00666A2C" w:rsidRDefault="00E8759C">
      <w:pPr>
        <w:pStyle w:val="a4"/>
        <w:numPr>
          <w:ilvl w:val="0"/>
          <w:numId w:val="13"/>
        </w:numPr>
        <w:tabs>
          <w:tab w:val="left" w:pos="1359"/>
        </w:tabs>
        <w:ind w:left="1359" w:hanging="359"/>
        <w:rPr>
          <w:sz w:val="21"/>
        </w:rPr>
      </w:pPr>
      <w:r>
        <w:rPr>
          <w:w w:val="105"/>
          <w:sz w:val="21"/>
        </w:rPr>
        <w:t>(1)</w:t>
      </w:r>
      <w:r>
        <w:rPr>
          <w:spacing w:val="18"/>
          <w:w w:val="105"/>
          <w:sz w:val="21"/>
        </w:rPr>
        <w:t xml:space="preserve"> </w:t>
      </w:r>
      <w:r>
        <w:rPr>
          <w:w w:val="105"/>
          <w:sz w:val="21"/>
        </w:rPr>
        <w:t>Strategy</w:t>
      </w:r>
      <w:r>
        <w:rPr>
          <w:spacing w:val="18"/>
          <w:w w:val="105"/>
          <w:sz w:val="21"/>
        </w:rPr>
        <w:t xml:space="preserve"> </w:t>
      </w:r>
      <w:r>
        <w:rPr>
          <w:w w:val="105"/>
          <w:sz w:val="21"/>
        </w:rPr>
        <w:t>&amp;</w:t>
      </w:r>
      <w:r>
        <w:rPr>
          <w:spacing w:val="19"/>
          <w:w w:val="105"/>
          <w:sz w:val="21"/>
        </w:rPr>
        <w:t xml:space="preserve"> </w:t>
      </w:r>
      <w:r>
        <w:rPr>
          <w:w w:val="105"/>
          <w:sz w:val="21"/>
        </w:rPr>
        <w:t>Copy</w:t>
      </w:r>
      <w:r>
        <w:rPr>
          <w:spacing w:val="18"/>
          <w:w w:val="105"/>
          <w:sz w:val="21"/>
        </w:rPr>
        <w:t xml:space="preserve"> </w:t>
      </w:r>
      <w:r>
        <w:rPr>
          <w:spacing w:val="-2"/>
          <w:w w:val="105"/>
          <w:sz w:val="21"/>
        </w:rPr>
        <w:t>Director</w:t>
      </w:r>
    </w:p>
    <w:p w14:paraId="7A79747D" w14:textId="77777777" w:rsidR="00666A2C" w:rsidRDefault="00E8759C">
      <w:pPr>
        <w:pStyle w:val="a4"/>
        <w:numPr>
          <w:ilvl w:val="0"/>
          <w:numId w:val="13"/>
        </w:numPr>
        <w:tabs>
          <w:tab w:val="left" w:pos="1359"/>
        </w:tabs>
        <w:spacing w:before="28"/>
        <w:ind w:left="1359" w:hanging="359"/>
        <w:rPr>
          <w:sz w:val="21"/>
        </w:rPr>
      </w:pPr>
      <w:r>
        <w:rPr>
          <w:sz w:val="21"/>
        </w:rPr>
        <w:t xml:space="preserve">(1) </w:t>
      </w:r>
      <w:r>
        <w:rPr>
          <w:spacing w:val="-2"/>
          <w:sz w:val="21"/>
        </w:rPr>
        <w:t>Strategist</w:t>
      </w:r>
    </w:p>
    <w:p w14:paraId="170242CD" w14:textId="77777777" w:rsidR="00666A2C" w:rsidRDefault="00E8759C">
      <w:pPr>
        <w:pStyle w:val="a4"/>
        <w:numPr>
          <w:ilvl w:val="0"/>
          <w:numId w:val="13"/>
        </w:numPr>
        <w:tabs>
          <w:tab w:val="left" w:pos="1359"/>
        </w:tabs>
        <w:ind w:left="1359" w:hanging="359"/>
        <w:rPr>
          <w:sz w:val="21"/>
        </w:rPr>
      </w:pPr>
      <w:r>
        <w:rPr>
          <w:w w:val="110"/>
          <w:sz w:val="21"/>
        </w:rPr>
        <w:t>(1)</w:t>
      </w:r>
      <w:r>
        <w:rPr>
          <w:spacing w:val="-12"/>
          <w:w w:val="110"/>
          <w:sz w:val="21"/>
        </w:rPr>
        <w:t xml:space="preserve"> </w:t>
      </w:r>
      <w:r>
        <w:rPr>
          <w:w w:val="110"/>
          <w:sz w:val="21"/>
        </w:rPr>
        <w:t>Senior</w:t>
      </w:r>
      <w:r>
        <w:rPr>
          <w:spacing w:val="-11"/>
          <w:w w:val="110"/>
          <w:sz w:val="21"/>
        </w:rPr>
        <w:t xml:space="preserve"> </w:t>
      </w:r>
      <w:r>
        <w:rPr>
          <w:spacing w:val="-2"/>
          <w:w w:val="110"/>
          <w:sz w:val="21"/>
        </w:rPr>
        <w:t>Designer</w:t>
      </w:r>
    </w:p>
    <w:p w14:paraId="6EEF4EE9" w14:textId="77777777" w:rsidR="00666A2C" w:rsidRDefault="00E8759C">
      <w:pPr>
        <w:pStyle w:val="a4"/>
        <w:numPr>
          <w:ilvl w:val="0"/>
          <w:numId w:val="13"/>
        </w:numPr>
        <w:tabs>
          <w:tab w:val="left" w:pos="1359"/>
        </w:tabs>
        <w:spacing w:before="28"/>
        <w:ind w:left="1359" w:hanging="359"/>
        <w:rPr>
          <w:sz w:val="21"/>
        </w:rPr>
      </w:pPr>
      <w:r>
        <w:rPr>
          <w:w w:val="105"/>
          <w:sz w:val="21"/>
        </w:rPr>
        <w:t>(1)</w:t>
      </w:r>
      <w:r>
        <w:rPr>
          <w:spacing w:val="18"/>
          <w:w w:val="105"/>
          <w:sz w:val="21"/>
        </w:rPr>
        <w:t xml:space="preserve"> </w:t>
      </w:r>
      <w:r>
        <w:rPr>
          <w:w w:val="105"/>
          <w:sz w:val="21"/>
        </w:rPr>
        <w:t>Account</w:t>
      </w:r>
      <w:r>
        <w:rPr>
          <w:spacing w:val="18"/>
          <w:w w:val="105"/>
          <w:sz w:val="21"/>
        </w:rPr>
        <w:t xml:space="preserve"> </w:t>
      </w:r>
      <w:r>
        <w:rPr>
          <w:spacing w:val="-2"/>
          <w:w w:val="105"/>
          <w:sz w:val="21"/>
        </w:rPr>
        <w:t>Director</w:t>
      </w:r>
    </w:p>
    <w:p w14:paraId="4E62A79A" w14:textId="77777777" w:rsidR="00666A2C" w:rsidRDefault="00E8759C">
      <w:pPr>
        <w:pStyle w:val="a4"/>
        <w:numPr>
          <w:ilvl w:val="0"/>
          <w:numId w:val="13"/>
        </w:numPr>
        <w:tabs>
          <w:tab w:val="left" w:pos="1359"/>
        </w:tabs>
        <w:ind w:left="1359" w:hanging="359"/>
        <w:rPr>
          <w:sz w:val="21"/>
        </w:rPr>
      </w:pPr>
      <w:r>
        <w:rPr>
          <w:w w:val="105"/>
          <w:sz w:val="21"/>
        </w:rPr>
        <w:t>(1)</w:t>
      </w:r>
      <w:r>
        <w:rPr>
          <w:spacing w:val="15"/>
          <w:w w:val="105"/>
          <w:sz w:val="21"/>
        </w:rPr>
        <w:t xml:space="preserve"> </w:t>
      </w:r>
      <w:r>
        <w:rPr>
          <w:w w:val="105"/>
          <w:sz w:val="21"/>
        </w:rPr>
        <w:t>Senior</w:t>
      </w:r>
      <w:r>
        <w:rPr>
          <w:spacing w:val="16"/>
          <w:w w:val="105"/>
          <w:sz w:val="21"/>
        </w:rPr>
        <w:t xml:space="preserve"> </w:t>
      </w:r>
      <w:r>
        <w:rPr>
          <w:w w:val="105"/>
          <w:sz w:val="21"/>
        </w:rPr>
        <w:t>Project</w:t>
      </w:r>
      <w:r>
        <w:rPr>
          <w:spacing w:val="16"/>
          <w:w w:val="105"/>
          <w:sz w:val="21"/>
        </w:rPr>
        <w:t xml:space="preserve"> </w:t>
      </w:r>
      <w:r>
        <w:rPr>
          <w:spacing w:val="-2"/>
          <w:w w:val="105"/>
          <w:sz w:val="21"/>
        </w:rPr>
        <w:t>Manager</w:t>
      </w:r>
    </w:p>
    <w:p w14:paraId="50895670" w14:textId="77777777" w:rsidR="00666A2C" w:rsidRDefault="00666A2C">
      <w:pPr>
        <w:rPr>
          <w:sz w:val="21"/>
        </w:rPr>
        <w:sectPr w:rsidR="00666A2C">
          <w:pgSz w:w="12240" w:h="15840"/>
          <w:pgMar w:top="1360" w:right="980" w:bottom="1000" w:left="800" w:header="0" w:footer="808" w:gutter="0"/>
          <w:cols w:space="720"/>
        </w:sectPr>
      </w:pPr>
    </w:p>
    <w:p w14:paraId="6938FA6E" w14:textId="77777777" w:rsidR="00666A2C" w:rsidRDefault="00E8759C">
      <w:pPr>
        <w:pStyle w:val="1"/>
      </w:pPr>
      <w:r>
        <w:rPr>
          <w:w w:val="110"/>
        </w:rPr>
        <w:lastRenderedPageBreak/>
        <w:t>PHASE</w:t>
      </w:r>
      <w:r>
        <w:rPr>
          <w:spacing w:val="32"/>
          <w:w w:val="110"/>
        </w:rPr>
        <w:t xml:space="preserve"> </w:t>
      </w:r>
      <w:r>
        <w:rPr>
          <w:w w:val="110"/>
        </w:rPr>
        <w:t>2</w:t>
      </w:r>
      <w:r>
        <w:rPr>
          <w:spacing w:val="33"/>
          <w:w w:val="110"/>
        </w:rPr>
        <w:t xml:space="preserve"> </w:t>
      </w:r>
      <w:r>
        <w:rPr>
          <w:w w:val="110"/>
        </w:rPr>
        <w:t>—</w:t>
      </w:r>
      <w:r>
        <w:rPr>
          <w:spacing w:val="32"/>
          <w:w w:val="110"/>
        </w:rPr>
        <w:t xml:space="preserve"> </w:t>
      </w:r>
      <w:r>
        <w:rPr>
          <w:w w:val="110"/>
        </w:rPr>
        <w:t>Brand</w:t>
      </w:r>
      <w:r>
        <w:rPr>
          <w:spacing w:val="33"/>
          <w:w w:val="110"/>
        </w:rPr>
        <w:t xml:space="preserve"> </w:t>
      </w:r>
      <w:r>
        <w:rPr>
          <w:spacing w:val="-2"/>
          <w:w w:val="110"/>
        </w:rPr>
        <w:t>Strategy</w:t>
      </w:r>
    </w:p>
    <w:p w14:paraId="39E17029" w14:textId="77777777" w:rsidR="00666A2C" w:rsidRDefault="00E8759C">
      <w:pPr>
        <w:pStyle w:val="a3"/>
        <w:spacing w:before="338"/>
        <w:ind w:left="640"/>
      </w:pPr>
      <w:r>
        <w:rPr>
          <w:spacing w:val="-2"/>
          <w:w w:val="110"/>
        </w:rPr>
        <w:t>Objective:</w:t>
      </w:r>
    </w:p>
    <w:p w14:paraId="3AE6A894" w14:textId="77777777" w:rsidR="00666A2C" w:rsidRDefault="00E8759C">
      <w:pPr>
        <w:pStyle w:val="a3"/>
        <w:spacing w:before="29" w:line="266" w:lineRule="auto"/>
        <w:ind w:left="640" w:right="1169"/>
        <w:jc w:val="both"/>
      </w:pPr>
      <w:r>
        <w:rPr>
          <w:w w:val="110"/>
        </w:rPr>
        <w:t>Using the key Brand Opportunity identiﬁed in Phase 1 as a starting point, PORTO ROCHA to develop the Brand Strategy. This phase results in a comprehensive brand compass to guide business and brand decisions.</w:t>
      </w:r>
    </w:p>
    <w:p w14:paraId="38C1F859" w14:textId="77777777" w:rsidR="00666A2C" w:rsidRDefault="00666A2C">
      <w:pPr>
        <w:pStyle w:val="a3"/>
        <w:spacing w:before="30"/>
      </w:pPr>
    </w:p>
    <w:p w14:paraId="1D6D4A7C" w14:textId="77777777" w:rsidR="00666A2C" w:rsidRDefault="00E8759C">
      <w:pPr>
        <w:pStyle w:val="a3"/>
        <w:ind w:left="640"/>
      </w:pPr>
      <w:r>
        <w:rPr>
          <w:spacing w:val="-2"/>
          <w:w w:val="110"/>
        </w:rPr>
        <w:t>Deliverables:</w:t>
      </w:r>
    </w:p>
    <w:p w14:paraId="659E894F" w14:textId="77777777" w:rsidR="00666A2C" w:rsidRDefault="00E8759C">
      <w:pPr>
        <w:pStyle w:val="a4"/>
        <w:numPr>
          <w:ilvl w:val="0"/>
          <w:numId w:val="13"/>
        </w:numPr>
        <w:tabs>
          <w:tab w:val="left" w:pos="359"/>
        </w:tabs>
        <w:spacing w:before="28"/>
        <w:ind w:left="359" w:right="7695" w:hanging="359"/>
        <w:jc w:val="right"/>
        <w:rPr>
          <w:sz w:val="21"/>
        </w:rPr>
      </w:pPr>
      <w:r>
        <w:rPr>
          <w:w w:val="110"/>
          <w:sz w:val="21"/>
        </w:rPr>
        <w:t>Brand</w:t>
      </w:r>
      <w:r>
        <w:rPr>
          <w:spacing w:val="6"/>
          <w:w w:val="110"/>
          <w:sz w:val="21"/>
        </w:rPr>
        <w:t xml:space="preserve"> </w:t>
      </w:r>
      <w:r>
        <w:rPr>
          <w:spacing w:val="-2"/>
          <w:w w:val="110"/>
          <w:sz w:val="21"/>
        </w:rPr>
        <w:t>Strategy</w:t>
      </w:r>
    </w:p>
    <w:p w14:paraId="39EC13BE" w14:textId="77777777" w:rsidR="00666A2C" w:rsidRDefault="00E8759C">
      <w:pPr>
        <w:pStyle w:val="a4"/>
        <w:numPr>
          <w:ilvl w:val="1"/>
          <w:numId w:val="13"/>
        </w:numPr>
        <w:tabs>
          <w:tab w:val="left" w:pos="359"/>
        </w:tabs>
        <w:ind w:left="359" w:right="7596" w:hanging="359"/>
        <w:jc w:val="right"/>
        <w:rPr>
          <w:sz w:val="21"/>
        </w:rPr>
      </w:pPr>
      <w:r>
        <w:rPr>
          <w:spacing w:val="-2"/>
          <w:w w:val="110"/>
          <w:sz w:val="21"/>
        </w:rPr>
        <w:t>Purpose</w:t>
      </w:r>
    </w:p>
    <w:p w14:paraId="3372047E" w14:textId="77777777" w:rsidR="00666A2C" w:rsidRDefault="00E8759C">
      <w:pPr>
        <w:pStyle w:val="a4"/>
        <w:numPr>
          <w:ilvl w:val="1"/>
          <w:numId w:val="13"/>
        </w:numPr>
        <w:tabs>
          <w:tab w:val="left" w:pos="359"/>
        </w:tabs>
        <w:ind w:left="359" w:right="7615" w:hanging="359"/>
        <w:jc w:val="right"/>
        <w:rPr>
          <w:sz w:val="21"/>
        </w:rPr>
      </w:pPr>
      <w:r>
        <w:rPr>
          <w:spacing w:val="-2"/>
          <w:w w:val="110"/>
          <w:sz w:val="21"/>
        </w:rPr>
        <w:t>Promise</w:t>
      </w:r>
    </w:p>
    <w:p w14:paraId="248838FC" w14:textId="77777777" w:rsidR="00666A2C" w:rsidRDefault="00E8759C">
      <w:pPr>
        <w:pStyle w:val="a4"/>
        <w:numPr>
          <w:ilvl w:val="1"/>
          <w:numId w:val="13"/>
        </w:numPr>
        <w:tabs>
          <w:tab w:val="left" w:pos="2079"/>
        </w:tabs>
        <w:spacing w:before="28"/>
        <w:ind w:left="2079" w:hanging="359"/>
        <w:rPr>
          <w:sz w:val="21"/>
        </w:rPr>
      </w:pPr>
      <w:r>
        <w:rPr>
          <w:spacing w:val="-2"/>
          <w:w w:val="110"/>
          <w:sz w:val="21"/>
        </w:rPr>
        <w:t>Positioning</w:t>
      </w:r>
    </w:p>
    <w:p w14:paraId="723B2FCC" w14:textId="77777777" w:rsidR="00666A2C" w:rsidRDefault="00E8759C">
      <w:pPr>
        <w:pStyle w:val="a4"/>
        <w:numPr>
          <w:ilvl w:val="1"/>
          <w:numId w:val="13"/>
        </w:numPr>
        <w:tabs>
          <w:tab w:val="left" w:pos="2079"/>
        </w:tabs>
        <w:ind w:left="2079" w:hanging="359"/>
        <w:rPr>
          <w:sz w:val="21"/>
        </w:rPr>
      </w:pPr>
      <w:r>
        <w:rPr>
          <w:spacing w:val="-2"/>
          <w:w w:val="110"/>
          <w:sz w:val="21"/>
        </w:rPr>
        <w:t>Pillars</w:t>
      </w:r>
    </w:p>
    <w:p w14:paraId="0C8FE7CE" w14:textId="77777777" w:rsidR="00666A2C" w:rsidRDefault="00666A2C">
      <w:pPr>
        <w:pStyle w:val="a3"/>
        <w:rPr>
          <w:sz w:val="20"/>
        </w:rPr>
      </w:pPr>
    </w:p>
    <w:p w14:paraId="4C720B67" w14:textId="77777777" w:rsidR="00666A2C" w:rsidRDefault="00E8759C">
      <w:pPr>
        <w:pStyle w:val="a3"/>
        <w:spacing w:before="225"/>
        <w:rPr>
          <w:sz w:val="20"/>
        </w:rPr>
      </w:pPr>
      <w:r>
        <w:rPr>
          <w:noProof/>
        </w:rPr>
        <mc:AlternateContent>
          <mc:Choice Requires="wps">
            <w:drawing>
              <wp:anchor distT="0" distB="0" distL="0" distR="0" simplePos="0" relativeHeight="487603712" behindDoc="1" locked="0" layoutInCell="1" allowOverlap="1" wp14:anchorId="729B1767" wp14:editId="07777777">
                <wp:simplePos x="0" y="0"/>
                <wp:positionH relativeFrom="page">
                  <wp:posOffset>952500</wp:posOffset>
                </wp:positionH>
                <wp:positionV relativeFrom="paragraph">
                  <wp:posOffset>313201</wp:posOffset>
                </wp:positionV>
                <wp:extent cx="58674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04E81C" id="Graphic 34" o:spid="_x0000_s1026" style="position:absolute;left:0;text-align:left;margin-left:75pt;margin-top:24.65pt;width:462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" path="m,l5867400,e" filled="f" strokecolor="#878787" strokeweight="1pt">
                <v:path arrowok="t"/>
                <w10:wrap type="topAndBottom" anchorx="page"/>
              </v:shape>
            </w:pict>
          </mc:Fallback>
        </mc:AlternateContent>
      </w:r>
    </w:p>
    <w:p w14:paraId="28DEA475" w14:textId="77777777" w:rsidR="00666A2C" w:rsidRDefault="00E8759C">
      <w:pPr>
        <w:pStyle w:val="a3"/>
        <w:spacing w:before="106"/>
        <w:ind w:left="640"/>
      </w:pPr>
      <w:r>
        <w:rPr>
          <w:w w:val="105"/>
        </w:rPr>
        <w:t>Final</w:t>
      </w:r>
      <w:r>
        <w:rPr>
          <w:spacing w:val="20"/>
          <w:w w:val="105"/>
        </w:rPr>
        <w:t xml:space="preserve"> </w:t>
      </w:r>
      <w:r>
        <w:rPr>
          <w:w w:val="105"/>
        </w:rPr>
        <w:t>output</w:t>
      </w:r>
      <w:r>
        <w:rPr>
          <w:spacing w:val="20"/>
          <w:w w:val="105"/>
        </w:rPr>
        <w:t xml:space="preserve"> </w:t>
      </w:r>
      <w:r>
        <w:rPr>
          <w:w w:val="105"/>
        </w:rPr>
        <w:t>for</w:t>
      </w:r>
      <w:r>
        <w:rPr>
          <w:spacing w:val="21"/>
          <w:w w:val="105"/>
        </w:rPr>
        <w:t xml:space="preserve"> </w:t>
      </w:r>
      <w:r>
        <w:rPr>
          <w:w w:val="105"/>
        </w:rPr>
        <w:t>Phase</w:t>
      </w:r>
      <w:r>
        <w:rPr>
          <w:spacing w:val="20"/>
          <w:w w:val="105"/>
        </w:rPr>
        <w:t xml:space="preserve"> </w:t>
      </w:r>
      <w:r>
        <w:rPr>
          <w:spacing w:val="-5"/>
          <w:w w:val="105"/>
        </w:rPr>
        <w:t>2:</w:t>
      </w:r>
    </w:p>
    <w:p w14:paraId="6B1016F3" w14:textId="77777777" w:rsidR="00666A2C" w:rsidRDefault="00E8759C">
      <w:pPr>
        <w:pStyle w:val="a4"/>
        <w:numPr>
          <w:ilvl w:val="0"/>
          <w:numId w:val="13"/>
        </w:numPr>
        <w:tabs>
          <w:tab w:val="left" w:pos="1359"/>
        </w:tabs>
        <w:ind w:left="1359" w:hanging="359"/>
        <w:rPr>
          <w:sz w:val="21"/>
        </w:rPr>
      </w:pPr>
      <w:r>
        <w:rPr>
          <w:w w:val="110"/>
          <w:sz w:val="21"/>
        </w:rPr>
        <w:t>Brand</w:t>
      </w:r>
      <w:r>
        <w:rPr>
          <w:spacing w:val="-2"/>
          <w:w w:val="110"/>
          <w:sz w:val="21"/>
        </w:rPr>
        <w:t xml:space="preserve"> </w:t>
      </w:r>
      <w:r>
        <w:rPr>
          <w:w w:val="110"/>
          <w:sz w:val="21"/>
        </w:rPr>
        <w:t>Strategy</w:t>
      </w:r>
      <w:r>
        <w:rPr>
          <w:spacing w:val="-1"/>
          <w:w w:val="110"/>
          <w:sz w:val="21"/>
        </w:rPr>
        <w:t xml:space="preserve"> </w:t>
      </w:r>
      <w:r>
        <w:rPr>
          <w:w w:val="110"/>
          <w:sz w:val="21"/>
        </w:rPr>
        <w:t>R2</w:t>
      </w:r>
      <w:r>
        <w:rPr>
          <w:spacing w:val="-1"/>
          <w:w w:val="110"/>
          <w:sz w:val="21"/>
        </w:rPr>
        <w:t xml:space="preserve"> </w:t>
      </w:r>
      <w:r>
        <w:rPr>
          <w:w w:val="110"/>
          <w:sz w:val="21"/>
        </w:rPr>
        <w:t>presentation</w:t>
      </w:r>
      <w:r>
        <w:rPr>
          <w:spacing w:val="-1"/>
          <w:w w:val="110"/>
          <w:sz w:val="21"/>
        </w:rPr>
        <w:t xml:space="preserve"> </w:t>
      </w:r>
      <w:r>
        <w:rPr>
          <w:spacing w:val="-4"/>
          <w:w w:val="110"/>
          <w:sz w:val="21"/>
        </w:rPr>
        <w:t>deck</w:t>
      </w:r>
    </w:p>
    <w:p w14:paraId="41004F19" w14:textId="77777777" w:rsidR="00666A2C" w:rsidRDefault="00666A2C">
      <w:pPr>
        <w:pStyle w:val="a3"/>
        <w:spacing w:before="57"/>
      </w:pPr>
    </w:p>
    <w:p w14:paraId="4EE3167B" w14:textId="77777777" w:rsidR="00666A2C" w:rsidRDefault="00E8759C">
      <w:pPr>
        <w:pStyle w:val="a3"/>
        <w:ind w:left="640"/>
      </w:pPr>
      <w:r>
        <w:rPr>
          <w:spacing w:val="-2"/>
          <w:w w:val="110"/>
        </w:rPr>
        <w:t>Team/Resources</w:t>
      </w:r>
    </w:p>
    <w:p w14:paraId="6A3BA586" w14:textId="77777777" w:rsidR="00666A2C" w:rsidRDefault="00E8759C">
      <w:pPr>
        <w:pStyle w:val="a4"/>
        <w:numPr>
          <w:ilvl w:val="0"/>
          <w:numId w:val="13"/>
        </w:numPr>
        <w:tabs>
          <w:tab w:val="left" w:pos="1359"/>
        </w:tabs>
        <w:ind w:left="1359" w:hanging="359"/>
        <w:rPr>
          <w:sz w:val="21"/>
        </w:rPr>
      </w:pPr>
      <w:r>
        <w:rPr>
          <w:w w:val="105"/>
          <w:sz w:val="21"/>
        </w:rPr>
        <w:t>(1)</w:t>
      </w:r>
      <w:r>
        <w:rPr>
          <w:spacing w:val="10"/>
          <w:w w:val="105"/>
          <w:sz w:val="21"/>
        </w:rPr>
        <w:t xml:space="preserve"> </w:t>
      </w:r>
      <w:r>
        <w:rPr>
          <w:w w:val="105"/>
          <w:sz w:val="21"/>
        </w:rPr>
        <w:t>Creative</w:t>
      </w:r>
      <w:r>
        <w:rPr>
          <w:spacing w:val="11"/>
          <w:w w:val="105"/>
          <w:sz w:val="21"/>
        </w:rPr>
        <w:t xml:space="preserve"> </w:t>
      </w:r>
      <w:r>
        <w:rPr>
          <w:spacing w:val="-2"/>
          <w:w w:val="105"/>
          <w:sz w:val="21"/>
        </w:rPr>
        <w:t>Director</w:t>
      </w:r>
    </w:p>
    <w:p w14:paraId="49A9D562" w14:textId="77777777" w:rsidR="00666A2C" w:rsidRDefault="00E8759C">
      <w:pPr>
        <w:pStyle w:val="a4"/>
        <w:numPr>
          <w:ilvl w:val="0"/>
          <w:numId w:val="13"/>
        </w:numPr>
        <w:tabs>
          <w:tab w:val="left" w:pos="1359"/>
        </w:tabs>
        <w:ind w:left="1359" w:hanging="359"/>
        <w:rPr>
          <w:sz w:val="21"/>
        </w:rPr>
      </w:pPr>
      <w:r>
        <w:rPr>
          <w:w w:val="105"/>
          <w:sz w:val="21"/>
        </w:rPr>
        <w:t>(1)</w:t>
      </w:r>
      <w:r>
        <w:rPr>
          <w:spacing w:val="18"/>
          <w:w w:val="105"/>
          <w:sz w:val="21"/>
        </w:rPr>
        <w:t xml:space="preserve"> </w:t>
      </w:r>
      <w:r>
        <w:rPr>
          <w:w w:val="105"/>
          <w:sz w:val="21"/>
        </w:rPr>
        <w:t>Strategy</w:t>
      </w:r>
      <w:r>
        <w:rPr>
          <w:spacing w:val="18"/>
          <w:w w:val="105"/>
          <w:sz w:val="21"/>
        </w:rPr>
        <w:t xml:space="preserve"> </w:t>
      </w:r>
      <w:r>
        <w:rPr>
          <w:w w:val="105"/>
          <w:sz w:val="21"/>
        </w:rPr>
        <w:t>&amp;</w:t>
      </w:r>
      <w:r>
        <w:rPr>
          <w:spacing w:val="19"/>
          <w:w w:val="105"/>
          <w:sz w:val="21"/>
        </w:rPr>
        <w:t xml:space="preserve"> </w:t>
      </w:r>
      <w:r>
        <w:rPr>
          <w:w w:val="105"/>
          <w:sz w:val="21"/>
        </w:rPr>
        <w:t>Copy</w:t>
      </w:r>
      <w:r>
        <w:rPr>
          <w:spacing w:val="18"/>
          <w:w w:val="105"/>
          <w:sz w:val="21"/>
        </w:rPr>
        <w:t xml:space="preserve"> </w:t>
      </w:r>
      <w:r>
        <w:rPr>
          <w:spacing w:val="-2"/>
          <w:w w:val="105"/>
          <w:sz w:val="21"/>
        </w:rPr>
        <w:t>Director</w:t>
      </w:r>
    </w:p>
    <w:p w14:paraId="28353C24" w14:textId="77777777" w:rsidR="00666A2C" w:rsidRDefault="00E8759C">
      <w:pPr>
        <w:pStyle w:val="a4"/>
        <w:numPr>
          <w:ilvl w:val="0"/>
          <w:numId w:val="13"/>
        </w:numPr>
        <w:tabs>
          <w:tab w:val="left" w:pos="1359"/>
        </w:tabs>
        <w:spacing w:before="28"/>
        <w:ind w:left="1359" w:hanging="359"/>
        <w:rPr>
          <w:sz w:val="21"/>
        </w:rPr>
      </w:pPr>
      <w:r>
        <w:rPr>
          <w:sz w:val="21"/>
        </w:rPr>
        <w:t xml:space="preserve">(1) </w:t>
      </w:r>
      <w:r>
        <w:rPr>
          <w:spacing w:val="-2"/>
          <w:sz w:val="21"/>
        </w:rPr>
        <w:t>Strategist</w:t>
      </w:r>
    </w:p>
    <w:p w14:paraId="1380E64A" w14:textId="77777777" w:rsidR="00666A2C" w:rsidRDefault="00E8759C">
      <w:pPr>
        <w:pStyle w:val="a4"/>
        <w:numPr>
          <w:ilvl w:val="0"/>
          <w:numId w:val="13"/>
        </w:numPr>
        <w:tabs>
          <w:tab w:val="left" w:pos="1359"/>
        </w:tabs>
        <w:ind w:left="1359" w:hanging="359"/>
        <w:rPr>
          <w:sz w:val="21"/>
        </w:rPr>
      </w:pPr>
      <w:r>
        <w:rPr>
          <w:w w:val="110"/>
          <w:sz w:val="21"/>
        </w:rPr>
        <w:t>(1)</w:t>
      </w:r>
      <w:r>
        <w:rPr>
          <w:spacing w:val="-12"/>
          <w:w w:val="110"/>
          <w:sz w:val="21"/>
        </w:rPr>
        <w:t xml:space="preserve"> </w:t>
      </w:r>
      <w:r>
        <w:rPr>
          <w:w w:val="110"/>
          <w:sz w:val="21"/>
        </w:rPr>
        <w:t>Senior</w:t>
      </w:r>
      <w:r>
        <w:rPr>
          <w:spacing w:val="-11"/>
          <w:w w:val="110"/>
          <w:sz w:val="21"/>
        </w:rPr>
        <w:t xml:space="preserve"> </w:t>
      </w:r>
      <w:r>
        <w:rPr>
          <w:spacing w:val="-2"/>
          <w:w w:val="110"/>
          <w:sz w:val="21"/>
        </w:rPr>
        <w:t>Designer</w:t>
      </w:r>
    </w:p>
    <w:p w14:paraId="68317BB0" w14:textId="77777777" w:rsidR="00666A2C" w:rsidRDefault="00E8759C">
      <w:pPr>
        <w:pStyle w:val="a4"/>
        <w:numPr>
          <w:ilvl w:val="0"/>
          <w:numId w:val="13"/>
        </w:numPr>
        <w:tabs>
          <w:tab w:val="left" w:pos="1359"/>
        </w:tabs>
        <w:ind w:left="1359" w:hanging="359"/>
        <w:rPr>
          <w:sz w:val="21"/>
        </w:rPr>
      </w:pPr>
      <w:r>
        <w:rPr>
          <w:w w:val="110"/>
          <w:sz w:val="21"/>
        </w:rPr>
        <w:t>(1)</w:t>
      </w:r>
      <w:r>
        <w:rPr>
          <w:spacing w:val="-1"/>
          <w:w w:val="110"/>
          <w:sz w:val="21"/>
        </w:rPr>
        <w:t xml:space="preserve"> </w:t>
      </w:r>
      <w:r>
        <w:rPr>
          <w:w w:val="110"/>
          <w:sz w:val="21"/>
        </w:rPr>
        <w:t xml:space="preserve">Associate </w:t>
      </w:r>
      <w:r>
        <w:rPr>
          <w:spacing w:val="-2"/>
          <w:w w:val="110"/>
          <w:sz w:val="21"/>
        </w:rPr>
        <w:t>Designer</w:t>
      </w:r>
    </w:p>
    <w:p w14:paraId="06B277D9" w14:textId="77777777" w:rsidR="00666A2C" w:rsidRDefault="00E8759C">
      <w:pPr>
        <w:pStyle w:val="a4"/>
        <w:numPr>
          <w:ilvl w:val="0"/>
          <w:numId w:val="13"/>
        </w:numPr>
        <w:tabs>
          <w:tab w:val="left" w:pos="1359"/>
        </w:tabs>
        <w:spacing w:before="28"/>
        <w:ind w:left="1359" w:hanging="359"/>
        <w:rPr>
          <w:sz w:val="21"/>
        </w:rPr>
      </w:pPr>
      <w:r>
        <w:rPr>
          <w:w w:val="105"/>
          <w:sz w:val="21"/>
        </w:rPr>
        <w:t>(1)</w:t>
      </w:r>
      <w:r>
        <w:rPr>
          <w:spacing w:val="18"/>
          <w:w w:val="105"/>
          <w:sz w:val="21"/>
        </w:rPr>
        <w:t xml:space="preserve"> </w:t>
      </w:r>
      <w:r>
        <w:rPr>
          <w:w w:val="105"/>
          <w:sz w:val="21"/>
        </w:rPr>
        <w:t>Account</w:t>
      </w:r>
      <w:r>
        <w:rPr>
          <w:spacing w:val="18"/>
          <w:w w:val="105"/>
          <w:sz w:val="21"/>
        </w:rPr>
        <w:t xml:space="preserve"> </w:t>
      </w:r>
      <w:r>
        <w:rPr>
          <w:spacing w:val="-2"/>
          <w:w w:val="105"/>
          <w:sz w:val="21"/>
        </w:rPr>
        <w:t>Director</w:t>
      </w:r>
    </w:p>
    <w:p w14:paraId="260DB6CB" w14:textId="77777777" w:rsidR="00666A2C" w:rsidRDefault="00E8759C">
      <w:pPr>
        <w:pStyle w:val="a4"/>
        <w:numPr>
          <w:ilvl w:val="0"/>
          <w:numId w:val="13"/>
        </w:numPr>
        <w:tabs>
          <w:tab w:val="left" w:pos="1359"/>
        </w:tabs>
        <w:ind w:left="1359" w:hanging="359"/>
        <w:rPr>
          <w:sz w:val="21"/>
        </w:rPr>
      </w:pPr>
      <w:r>
        <w:rPr>
          <w:w w:val="105"/>
          <w:sz w:val="21"/>
        </w:rPr>
        <w:t>(1)</w:t>
      </w:r>
      <w:r>
        <w:rPr>
          <w:spacing w:val="15"/>
          <w:w w:val="105"/>
          <w:sz w:val="21"/>
        </w:rPr>
        <w:t xml:space="preserve"> </w:t>
      </w:r>
      <w:r>
        <w:rPr>
          <w:w w:val="105"/>
          <w:sz w:val="21"/>
        </w:rPr>
        <w:t>Senior</w:t>
      </w:r>
      <w:r>
        <w:rPr>
          <w:spacing w:val="16"/>
          <w:w w:val="105"/>
          <w:sz w:val="21"/>
        </w:rPr>
        <w:t xml:space="preserve"> </w:t>
      </w:r>
      <w:r>
        <w:rPr>
          <w:w w:val="105"/>
          <w:sz w:val="21"/>
        </w:rPr>
        <w:t>Project</w:t>
      </w:r>
      <w:r>
        <w:rPr>
          <w:spacing w:val="16"/>
          <w:w w:val="105"/>
          <w:sz w:val="21"/>
        </w:rPr>
        <w:t xml:space="preserve"> </w:t>
      </w:r>
      <w:r>
        <w:rPr>
          <w:spacing w:val="-2"/>
          <w:w w:val="105"/>
          <w:sz w:val="21"/>
        </w:rPr>
        <w:t>Manager</w:t>
      </w:r>
    </w:p>
    <w:p w14:paraId="67C0C651" w14:textId="77777777" w:rsidR="00666A2C" w:rsidRDefault="00666A2C">
      <w:pPr>
        <w:rPr>
          <w:sz w:val="21"/>
        </w:rPr>
        <w:sectPr w:rsidR="00666A2C">
          <w:pgSz w:w="12240" w:h="15840"/>
          <w:pgMar w:top="1360" w:right="980" w:bottom="1000" w:left="800" w:header="0" w:footer="808" w:gutter="0"/>
          <w:cols w:space="720"/>
        </w:sectPr>
      </w:pPr>
    </w:p>
    <w:p w14:paraId="11CFEDCF" w14:textId="77777777" w:rsidR="00666A2C" w:rsidRDefault="00E8759C">
      <w:pPr>
        <w:pStyle w:val="1"/>
      </w:pPr>
      <w:r>
        <w:rPr>
          <w:w w:val="110"/>
        </w:rPr>
        <w:lastRenderedPageBreak/>
        <w:t>PHASE</w:t>
      </w:r>
      <w:r>
        <w:rPr>
          <w:spacing w:val="32"/>
          <w:w w:val="110"/>
        </w:rPr>
        <w:t xml:space="preserve"> </w:t>
      </w:r>
      <w:r>
        <w:rPr>
          <w:w w:val="110"/>
        </w:rPr>
        <w:t>3</w:t>
      </w:r>
      <w:r>
        <w:rPr>
          <w:spacing w:val="33"/>
          <w:w w:val="110"/>
        </w:rPr>
        <w:t xml:space="preserve"> </w:t>
      </w:r>
      <w:r>
        <w:rPr>
          <w:w w:val="110"/>
        </w:rPr>
        <w:t>—</w:t>
      </w:r>
      <w:r>
        <w:rPr>
          <w:spacing w:val="32"/>
          <w:w w:val="110"/>
        </w:rPr>
        <w:t xml:space="preserve"> </w:t>
      </w:r>
      <w:r>
        <w:rPr>
          <w:w w:val="110"/>
        </w:rPr>
        <w:t>Brand</w:t>
      </w:r>
      <w:r>
        <w:rPr>
          <w:spacing w:val="33"/>
          <w:w w:val="110"/>
        </w:rPr>
        <w:t xml:space="preserve"> </w:t>
      </w:r>
      <w:r>
        <w:rPr>
          <w:spacing w:val="-2"/>
          <w:w w:val="110"/>
        </w:rPr>
        <w:t>Identity</w:t>
      </w:r>
    </w:p>
    <w:p w14:paraId="308D56CC" w14:textId="77777777" w:rsidR="00666A2C" w:rsidRDefault="00666A2C">
      <w:pPr>
        <w:pStyle w:val="a3"/>
        <w:spacing w:before="257"/>
        <w:rPr>
          <w:sz w:val="30"/>
        </w:rPr>
      </w:pPr>
    </w:p>
    <w:p w14:paraId="74EE8A25" w14:textId="77777777" w:rsidR="00666A2C" w:rsidRDefault="00E8759C">
      <w:pPr>
        <w:pStyle w:val="a3"/>
        <w:ind w:left="640"/>
      </w:pPr>
      <w:r>
        <w:rPr>
          <w:w w:val="105"/>
        </w:rPr>
        <w:t>Design</w:t>
      </w:r>
      <w:r>
        <w:rPr>
          <w:spacing w:val="28"/>
          <w:w w:val="105"/>
        </w:rPr>
        <w:t xml:space="preserve"> </w:t>
      </w:r>
      <w:r>
        <w:rPr>
          <w:w w:val="105"/>
        </w:rPr>
        <w:t>Exploration</w:t>
      </w:r>
      <w:r>
        <w:rPr>
          <w:spacing w:val="28"/>
          <w:w w:val="105"/>
        </w:rPr>
        <w:t xml:space="preserve"> </w:t>
      </w:r>
      <w:r>
        <w:rPr>
          <w:w w:val="105"/>
        </w:rPr>
        <w:t>(Deliverables</w:t>
      </w:r>
      <w:r>
        <w:rPr>
          <w:spacing w:val="29"/>
          <w:w w:val="105"/>
        </w:rPr>
        <w:t xml:space="preserve"> </w:t>
      </w:r>
      <w:r>
        <w:rPr>
          <w:w w:val="105"/>
        </w:rPr>
        <w:t>for</w:t>
      </w:r>
      <w:r>
        <w:rPr>
          <w:spacing w:val="28"/>
          <w:w w:val="105"/>
        </w:rPr>
        <w:t xml:space="preserve"> </w:t>
      </w:r>
      <w:r>
        <w:rPr>
          <w:w w:val="105"/>
        </w:rPr>
        <w:t>Presentation</w:t>
      </w:r>
      <w:r>
        <w:rPr>
          <w:spacing w:val="29"/>
          <w:w w:val="105"/>
        </w:rPr>
        <w:t xml:space="preserve"> </w:t>
      </w:r>
      <w:r>
        <w:rPr>
          <w:spacing w:val="-5"/>
          <w:w w:val="105"/>
        </w:rPr>
        <w:t>1):</w:t>
      </w:r>
    </w:p>
    <w:p w14:paraId="15B6665D" w14:textId="77777777" w:rsidR="00666A2C" w:rsidRDefault="00E8759C">
      <w:pPr>
        <w:pStyle w:val="a3"/>
        <w:spacing w:before="29" w:line="266" w:lineRule="auto"/>
        <w:ind w:left="640" w:right="465"/>
      </w:pPr>
      <w:r>
        <w:rPr>
          <w:w w:val="105"/>
        </w:rPr>
        <w:t>Based</w:t>
      </w:r>
      <w:r>
        <w:rPr>
          <w:spacing w:val="40"/>
          <w:w w:val="105"/>
        </w:rPr>
        <w:t xml:space="preserve"> </w:t>
      </w:r>
      <w:r>
        <w:rPr>
          <w:w w:val="105"/>
        </w:rPr>
        <w:t>on</w:t>
      </w:r>
      <w:r>
        <w:rPr>
          <w:spacing w:val="40"/>
          <w:w w:val="105"/>
        </w:rPr>
        <w:t xml:space="preserve"> </w:t>
      </w:r>
      <w:r>
        <w:rPr>
          <w:w w:val="105"/>
        </w:rPr>
        <w:t>the</w:t>
      </w:r>
      <w:r>
        <w:rPr>
          <w:spacing w:val="40"/>
          <w:w w:val="105"/>
        </w:rPr>
        <w:t xml:space="preserve"> </w:t>
      </w:r>
      <w:r>
        <w:rPr>
          <w:w w:val="105"/>
        </w:rPr>
        <w:t>brand</w:t>
      </w:r>
      <w:r>
        <w:rPr>
          <w:spacing w:val="40"/>
          <w:w w:val="105"/>
        </w:rPr>
        <w:t xml:space="preserve"> </w:t>
      </w:r>
      <w:r>
        <w:rPr>
          <w:w w:val="105"/>
        </w:rPr>
        <w:t>strategy,</w:t>
      </w:r>
      <w:r>
        <w:rPr>
          <w:spacing w:val="40"/>
          <w:w w:val="105"/>
        </w:rPr>
        <w:t xml:space="preserve"> </w:t>
      </w:r>
      <w:r>
        <w:rPr>
          <w:w w:val="105"/>
        </w:rPr>
        <w:t>PORTO</w:t>
      </w:r>
      <w:r>
        <w:rPr>
          <w:spacing w:val="40"/>
          <w:w w:val="105"/>
        </w:rPr>
        <w:t xml:space="preserve"> </w:t>
      </w:r>
      <w:r>
        <w:rPr>
          <w:w w:val="105"/>
        </w:rPr>
        <w:t>ROCHA</w:t>
      </w:r>
      <w:r>
        <w:rPr>
          <w:spacing w:val="40"/>
          <w:w w:val="105"/>
        </w:rPr>
        <w:t xml:space="preserve"> </w:t>
      </w:r>
      <w:r>
        <w:rPr>
          <w:w w:val="105"/>
        </w:rPr>
        <w:t>to</w:t>
      </w:r>
      <w:r>
        <w:rPr>
          <w:spacing w:val="40"/>
          <w:w w:val="105"/>
        </w:rPr>
        <w:t xml:space="preserve"> </w:t>
      </w:r>
      <w:r>
        <w:rPr>
          <w:w w:val="105"/>
        </w:rPr>
        <w:t>present</w:t>
      </w:r>
      <w:r>
        <w:rPr>
          <w:spacing w:val="40"/>
          <w:w w:val="105"/>
        </w:rPr>
        <w:t xml:space="preserve"> </w:t>
      </w:r>
      <w:r>
        <w:rPr>
          <w:w w:val="105"/>
        </w:rPr>
        <w:t>the</w:t>
      </w:r>
      <w:r>
        <w:rPr>
          <w:spacing w:val="40"/>
          <w:w w:val="105"/>
        </w:rPr>
        <w:t xml:space="preserve"> </w:t>
      </w:r>
      <w:r>
        <w:rPr>
          <w:w w:val="105"/>
        </w:rPr>
        <w:t>overall</w:t>
      </w:r>
      <w:r>
        <w:rPr>
          <w:spacing w:val="40"/>
          <w:w w:val="105"/>
        </w:rPr>
        <w:t xml:space="preserve"> </w:t>
      </w:r>
      <w:r>
        <w:rPr>
          <w:w w:val="105"/>
        </w:rPr>
        <w:t>creative</w:t>
      </w:r>
      <w:r>
        <w:rPr>
          <w:spacing w:val="40"/>
          <w:w w:val="105"/>
        </w:rPr>
        <w:t xml:space="preserve"> </w:t>
      </w:r>
      <w:r>
        <w:rPr>
          <w:w w:val="105"/>
        </w:rPr>
        <w:t>direction</w:t>
      </w:r>
      <w:r>
        <w:rPr>
          <w:spacing w:val="40"/>
          <w:w w:val="105"/>
        </w:rPr>
        <w:t xml:space="preserve"> </w:t>
      </w:r>
      <w:r>
        <w:rPr>
          <w:w w:val="105"/>
        </w:rPr>
        <w:t>and</w:t>
      </w:r>
      <w:r>
        <w:rPr>
          <w:spacing w:val="40"/>
          <w:w w:val="105"/>
        </w:rPr>
        <w:t xml:space="preserve"> </w:t>
      </w:r>
      <w:r>
        <w:rPr>
          <w:w w:val="105"/>
        </w:rPr>
        <w:t>brand elements of two (2) Design Directions and two (2) Tone of Voice Directions for Presentation 1. One</w:t>
      </w:r>
      <w:r>
        <w:rPr>
          <w:spacing w:val="80"/>
          <w:w w:val="105"/>
        </w:rPr>
        <w:t xml:space="preserve"> </w:t>
      </w:r>
      <w:r>
        <w:rPr>
          <w:w w:val="105"/>
        </w:rPr>
        <w:t xml:space="preserve">design direction </w:t>
      </w:r>
      <w:proofErr w:type="gramStart"/>
      <w:r>
        <w:rPr>
          <w:w w:val="105"/>
        </w:rPr>
        <w:t>build</w:t>
      </w:r>
      <w:proofErr w:type="gramEnd"/>
      <w:r>
        <w:rPr>
          <w:w w:val="105"/>
        </w:rPr>
        <w:t xml:space="preserve"> on the current identity while the other will explore a bolder, more progressive</w:t>
      </w:r>
      <w:r>
        <w:rPr>
          <w:spacing w:val="40"/>
          <w:w w:val="105"/>
        </w:rPr>
        <w:t xml:space="preserve"> </w:t>
      </w:r>
      <w:r>
        <w:rPr>
          <w:w w:val="105"/>
        </w:rPr>
        <w:t>approach.</w:t>
      </w:r>
      <w:r>
        <w:rPr>
          <w:spacing w:val="32"/>
          <w:w w:val="105"/>
        </w:rPr>
        <w:t xml:space="preserve"> </w:t>
      </w:r>
      <w:r>
        <w:rPr>
          <w:w w:val="105"/>
        </w:rPr>
        <w:t>Identity</w:t>
      </w:r>
      <w:r>
        <w:rPr>
          <w:spacing w:val="32"/>
          <w:w w:val="105"/>
        </w:rPr>
        <w:t xml:space="preserve"> </w:t>
      </w:r>
      <w:r>
        <w:rPr>
          <w:w w:val="105"/>
        </w:rPr>
        <w:t>directions</w:t>
      </w:r>
      <w:r>
        <w:rPr>
          <w:spacing w:val="32"/>
          <w:w w:val="105"/>
        </w:rPr>
        <w:t xml:space="preserve"> </w:t>
      </w:r>
      <w:r>
        <w:rPr>
          <w:w w:val="105"/>
        </w:rPr>
        <w:t>will</w:t>
      </w:r>
      <w:r>
        <w:rPr>
          <w:spacing w:val="32"/>
          <w:w w:val="105"/>
        </w:rPr>
        <w:t xml:space="preserve"> </w:t>
      </w:r>
      <w:r>
        <w:rPr>
          <w:w w:val="105"/>
        </w:rPr>
        <w:t>be</w:t>
      </w:r>
      <w:r>
        <w:rPr>
          <w:spacing w:val="32"/>
          <w:w w:val="105"/>
        </w:rPr>
        <w:t xml:space="preserve"> </w:t>
      </w:r>
      <w:r>
        <w:rPr>
          <w:w w:val="105"/>
        </w:rPr>
        <w:t>tested</w:t>
      </w:r>
      <w:r>
        <w:rPr>
          <w:spacing w:val="32"/>
          <w:w w:val="105"/>
        </w:rPr>
        <w:t xml:space="preserve"> </w:t>
      </w:r>
      <w:r>
        <w:rPr>
          <w:w w:val="105"/>
        </w:rPr>
        <w:t>and</w:t>
      </w:r>
      <w:r>
        <w:rPr>
          <w:spacing w:val="32"/>
          <w:w w:val="105"/>
        </w:rPr>
        <w:t xml:space="preserve"> </w:t>
      </w:r>
      <w:r>
        <w:rPr>
          <w:w w:val="105"/>
        </w:rPr>
        <w:t>applied</w:t>
      </w:r>
      <w:r>
        <w:rPr>
          <w:spacing w:val="32"/>
          <w:w w:val="105"/>
        </w:rPr>
        <w:t xml:space="preserve"> </w:t>
      </w:r>
      <w:r>
        <w:rPr>
          <w:w w:val="105"/>
        </w:rPr>
        <w:t>to</w:t>
      </w:r>
      <w:r>
        <w:rPr>
          <w:spacing w:val="32"/>
          <w:w w:val="105"/>
        </w:rPr>
        <w:t xml:space="preserve"> </w:t>
      </w:r>
      <w:r>
        <w:rPr>
          <w:w w:val="105"/>
        </w:rPr>
        <w:t>a</w:t>
      </w:r>
      <w:r>
        <w:rPr>
          <w:spacing w:val="32"/>
          <w:w w:val="105"/>
        </w:rPr>
        <w:t xml:space="preserve"> </w:t>
      </w:r>
      <w:r>
        <w:rPr>
          <w:w w:val="105"/>
        </w:rPr>
        <w:t>wide</w:t>
      </w:r>
      <w:r>
        <w:rPr>
          <w:spacing w:val="32"/>
          <w:w w:val="105"/>
        </w:rPr>
        <w:t xml:space="preserve"> </w:t>
      </w:r>
      <w:r>
        <w:rPr>
          <w:w w:val="105"/>
        </w:rPr>
        <w:t>range</w:t>
      </w:r>
      <w:r>
        <w:rPr>
          <w:spacing w:val="32"/>
          <w:w w:val="105"/>
        </w:rPr>
        <w:t xml:space="preserve"> </w:t>
      </w:r>
      <w:r>
        <w:rPr>
          <w:w w:val="105"/>
        </w:rPr>
        <w:t>of</w:t>
      </w:r>
      <w:r>
        <w:rPr>
          <w:spacing w:val="32"/>
          <w:w w:val="105"/>
        </w:rPr>
        <w:t xml:space="preserve"> </w:t>
      </w:r>
      <w:r>
        <w:rPr>
          <w:w w:val="105"/>
        </w:rPr>
        <w:t>touchpoints</w:t>
      </w:r>
      <w:r>
        <w:rPr>
          <w:spacing w:val="32"/>
          <w:w w:val="105"/>
        </w:rPr>
        <w:t xml:space="preserve"> </w:t>
      </w:r>
      <w:r>
        <w:rPr>
          <w:w w:val="105"/>
        </w:rPr>
        <w:t>for</w:t>
      </w:r>
    </w:p>
    <w:p w14:paraId="775D81B0" w14:textId="77777777" w:rsidR="00666A2C" w:rsidRDefault="00E8759C">
      <w:pPr>
        <w:pStyle w:val="a3"/>
        <w:spacing w:before="1"/>
        <w:ind w:left="640"/>
      </w:pPr>
      <w:r>
        <w:rPr>
          <w:w w:val="110"/>
        </w:rPr>
        <w:t>proof-of-concept,</w:t>
      </w:r>
      <w:r>
        <w:rPr>
          <w:spacing w:val="-2"/>
          <w:w w:val="110"/>
        </w:rPr>
        <w:t xml:space="preserve"> </w:t>
      </w:r>
      <w:r>
        <w:rPr>
          <w:w w:val="110"/>
        </w:rPr>
        <w:t>as</w:t>
      </w:r>
      <w:r>
        <w:rPr>
          <w:spacing w:val="-1"/>
          <w:w w:val="110"/>
        </w:rPr>
        <w:t xml:space="preserve"> </w:t>
      </w:r>
      <w:r>
        <w:rPr>
          <w:w w:val="110"/>
        </w:rPr>
        <w:t>outlined</w:t>
      </w:r>
      <w:r>
        <w:rPr>
          <w:spacing w:val="-1"/>
          <w:w w:val="110"/>
        </w:rPr>
        <w:t xml:space="preserve"> </w:t>
      </w:r>
      <w:r>
        <w:rPr>
          <w:spacing w:val="-2"/>
          <w:w w:val="110"/>
        </w:rPr>
        <w:t>below.</w:t>
      </w:r>
    </w:p>
    <w:p w14:paraId="797E50C6" w14:textId="77777777" w:rsidR="00666A2C" w:rsidRDefault="00666A2C">
      <w:pPr>
        <w:pStyle w:val="a3"/>
        <w:spacing w:before="58"/>
      </w:pPr>
    </w:p>
    <w:p w14:paraId="1F364EF1" w14:textId="77777777" w:rsidR="00666A2C" w:rsidRDefault="00E8759C">
      <w:pPr>
        <w:pStyle w:val="a4"/>
        <w:numPr>
          <w:ilvl w:val="0"/>
          <w:numId w:val="12"/>
        </w:numPr>
        <w:tabs>
          <w:tab w:val="left" w:pos="1359"/>
        </w:tabs>
        <w:spacing w:before="0"/>
        <w:ind w:left="1359" w:hanging="359"/>
        <w:rPr>
          <w:sz w:val="21"/>
        </w:rPr>
      </w:pPr>
      <w:r>
        <w:rPr>
          <w:w w:val="110"/>
          <w:sz w:val="21"/>
        </w:rPr>
        <w:t>Brand</w:t>
      </w:r>
      <w:r>
        <w:rPr>
          <w:spacing w:val="6"/>
          <w:w w:val="110"/>
          <w:sz w:val="21"/>
        </w:rPr>
        <w:t xml:space="preserve"> </w:t>
      </w:r>
      <w:r>
        <w:rPr>
          <w:spacing w:val="-2"/>
          <w:w w:val="110"/>
          <w:sz w:val="21"/>
        </w:rPr>
        <w:t>Elements</w:t>
      </w:r>
    </w:p>
    <w:p w14:paraId="1380331C" w14:textId="77777777" w:rsidR="00666A2C" w:rsidRDefault="00E8759C">
      <w:pPr>
        <w:pStyle w:val="a4"/>
        <w:numPr>
          <w:ilvl w:val="1"/>
          <w:numId w:val="12"/>
        </w:numPr>
        <w:tabs>
          <w:tab w:val="left" w:pos="2079"/>
        </w:tabs>
        <w:spacing w:before="28"/>
        <w:ind w:left="2079" w:hanging="359"/>
        <w:rPr>
          <w:sz w:val="21"/>
        </w:rPr>
      </w:pPr>
      <w:r>
        <w:rPr>
          <w:spacing w:val="-4"/>
          <w:w w:val="115"/>
          <w:sz w:val="21"/>
        </w:rPr>
        <w:t>Logo</w:t>
      </w:r>
    </w:p>
    <w:p w14:paraId="1120D58F" w14:textId="77777777" w:rsidR="00666A2C" w:rsidRDefault="00E8759C">
      <w:pPr>
        <w:pStyle w:val="a4"/>
        <w:numPr>
          <w:ilvl w:val="1"/>
          <w:numId w:val="12"/>
        </w:numPr>
        <w:tabs>
          <w:tab w:val="left" w:pos="2079"/>
        </w:tabs>
        <w:ind w:left="2079" w:hanging="359"/>
        <w:rPr>
          <w:sz w:val="21"/>
        </w:rPr>
      </w:pPr>
      <w:r>
        <w:rPr>
          <w:spacing w:val="-2"/>
          <w:w w:val="110"/>
          <w:sz w:val="21"/>
        </w:rPr>
        <w:t>Typography</w:t>
      </w:r>
    </w:p>
    <w:p w14:paraId="0F2500F6" w14:textId="77777777" w:rsidR="00666A2C" w:rsidRDefault="00E8759C">
      <w:pPr>
        <w:pStyle w:val="a4"/>
        <w:numPr>
          <w:ilvl w:val="2"/>
          <w:numId w:val="12"/>
        </w:numPr>
        <w:tabs>
          <w:tab w:val="left" w:pos="2799"/>
        </w:tabs>
        <w:ind w:left="2799" w:hanging="359"/>
        <w:rPr>
          <w:sz w:val="21"/>
        </w:rPr>
      </w:pPr>
      <w:r>
        <w:rPr>
          <w:spacing w:val="-2"/>
          <w:w w:val="110"/>
          <w:sz w:val="21"/>
        </w:rPr>
        <w:t>Latin</w:t>
      </w:r>
    </w:p>
    <w:p w14:paraId="73F15DDC" w14:textId="77777777" w:rsidR="00666A2C" w:rsidRDefault="00E8759C">
      <w:pPr>
        <w:pStyle w:val="a4"/>
        <w:numPr>
          <w:ilvl w:val="2"/>
          <w:numId w:val="12"/>
        </w:numPr>
        <w:tabs>
          <w:tab w:val="left" w:pos="2799"/>
        </w:tabs>
        <w:spacing w:before="28"/>
        <w:ind w:left="2799" w:hanging="359"/>
        <w:rPr>
          <w:sz w:val="21"/>
        </w:rPr>
      </w:pPr>
      <w:r>
        <w:rPr>
          <w:spacing w:val="-2"/>
          <w:w w:val="110"/>
          <w:sz w:val="21"/>
        </w:rPr>
        <w:t>Korean</w:t>
      </w:r>
    </w:p>
    <w:p w14:paraId="29A8068C" w14:textId="77777777" w:rsidR="00666A2C" w:rsidRDefault="00E8759C">
      <w:pPr>
        <w:pStyle w:val="a4"/>
        <w:numPr>
          <w:ilvl w:val="1"/>
          <w:numId w:val="12"/>
        </w:numPr>
        <w:tabs>
          <w:tab w:val="left" w:pos="2079"/>
        </w:tabs>
        <w:ind w:left="2079" w:hanging="359"/>
        <w:rPr>
          <w:sz w:val="21"/>
        </w:rPr>
      </w:pPr>
      <w:r>
        <w:rPr>
          <w:w w:val="110"/>
          <w:sz w:val="21"/>
        </w:rPr>
        <w:t>Color</w:t>
      </w:r>
      <w:r>
        <w:rPr>
          <w:spacing w:val="9"/>
          <w:w w:val="110"/>
          <w:sz w:val="21"/>
        </w:rPr>
        <w:t xml:space="preserve"> </w:t>
      </w:r>
      <w:r>
        <w:rPr>
          <w:spacing w:val="-2"/>
          <w:w w:val="110"/>
          <w:sz w:val="21"/>
        </w:rPr>
        <w:t>palette</w:t>
      </w:r>
    </w:p>
    <w:p w14:paraId="58819CCC" w14:textId="77777777" w:rsidR="00666A2C" w:rsidRDefault="00E8759C">
      <w:pPr>
        <w:pStyle w:val="a4"/>
        <w:numPr>
          <w:ilvl w:val="1"/>
          <w:numId w:val="12"/>
        </w:numPr>
        <w:tabs>
          <w:tab w:val="left" w:pos="2079"/>
        </w:tabs>
        <w:ind w:left="2079" w:hanging="359"/>
        <w:rPr>
          <w:sz w:val="21"/>
        </w:rPr>
      </w:pPr>
      <w:r>
        <w:rPr>
          <w:w w:val="110"/>
          <w:sz w:val="21"/>
        </w:rPr>
        <w:t>Photography</w:t>
      </w:r>
      <w:r>
        <w:rPr>
          <w:spacing w:val="-8"/>
          <w:w w:val="110"/>
          <w:sz w:val="21"/>
        </w:rPr>
        <w:t xml:space="preserve"> </w:t>
      </w:r>
      <w:r>
        <w:rPr>
          <w:spacing w:val="-2"/>
          <w:w w:val="110"/>
          <w:sz w:val="21"/>
        </w:rPr>
        <w:t>Direction</w:t>
      </w:r>
    </w:p>
    <w:p w14:paraId="5DAD9207" w14:textId="77777777" w:rsidR="00666A2C" w:rsidRDefault="00E8759C">
      <w:pPr>
        <w:pStyle w:val="a4"/>
        <w:numPr>
          <w:ilvl w:val="1"/>
          <w:numId w:val="12"/>
        </w:numPr>
        <w:tabs>
          <w:tab w:val="left" w:pos="2079"/>
        </w:tabs>
        <w:spacing w:before="28"/>
        <w:ind w:left="2079" w:hanging="359"/>
        <w:rPr>
          <w:sz w:val="21"/>
        </w:rPr>
      </w:pPr>
      <w:r>
        <w:rPr>
          <w:w w:val="105"/>
          <w:sz w:val="21"/>
        </w:rPr>
        <w:t>Motion</w:t>
      </w:r>
      <w:r>
        <w:rPr>
          <w:spacing w:val="-5"/>
          <w:w w:val="105"/>
          <w:sz w:val="21"/>
        </w:rPr>
        <w:t xml:space="preserve"> </w:t>
      </w:r>
      <w:r>
        <w:rPr>
          <w:spacing w:val="-2"/>
          <w:w w:val="105"/>
          <w:sz w:val="21"/>
        </w:rPr>
        <w:t>Direction</w:t>
      </w:r>
    </w:p>
    <w:p w14:paraId="7610D7F3" w14:textId="77777777" w:rsidR="00666A2C" w:rsidRDefault="00E8759C">
      <w:pPr>
        <w:pStyle w:val="a4"/>
        <w:numPr>
          <w:ilvl w:val="1"/>
          <w:numId w:val="12"/>
        </w:numPr>
        <w:tabs>
          <w:tab w:val="left" w:pos="2079"/>
        </w:tabs>
        <w:ind w:left="2079" w:hanging="359"/>
        <w:rPr>
          <w:sz w:val="21"/>
        </w:rPr>
      </w:pPr>
      <w:r>
        <w:rPr>
          <w:w w:val="110"/>
          <w:sz w:val="21"/>
        </w:rPr>
        <w:t>Iconography</w:t>
      </w:r>
      <w:r>
        <w:rPr>
          <w:spacing w:val="-1"/>
          <w:w w:val="110"/>
          <w:sz w:val="21"/>
        </w:rPr>
        <w:t xml:space="preserve"> </w:t>
      </w:r>
      <w:r>
        <w:rPr>
          <w:spacing w:val="-2"/>
          <w:w w:val="110"/>
          <w:sz w:val="21"/>
        </w:rPr>
        <w:t>Direction</w:t>
      </w:r>
    </w:p>
    <w:p w14:paraId="5BF47301" w14:textId="77777777" w:rsidR="00666A2C" w:rsidRDefault="00E8759C">
      <w:pPr>
        <w:pStyle w:val="a4"/>
        <w:numPr>
          <w:ilvl w:val="1"/>
          <w:numId w:val="12"/>
        </w:numPr>
        <w:tabs>
          <w:tab w:val="left" w:pos="2079"/>
        </w:tabs>
        <w:ind w:left="2079" w:hanging="359"/>
        <w:rPr>
          <w:sz w:val="21"/>
        </w:rPr>
      </w:pPr>
      <w:r>
        <w:rPr>
          <w:w w:val="105"/>
          <w:sz w:val="21"/>
        </w:rPr>
        <w:t xml:space="preserve">Illustration Direction </w:t>
      </w:r>
      <w:r>
        <w:rPr>
          <w:color w:val="B6B6B6"/>
          <w:w w:val="105"/>
          <w:sz w:val="21"/>
        </w:rPr>
        <w:t>(if</w:t>
      </w:r>
      <w:r>
        <w:rPr>
          <w:color w:val="B6B6B6"/>
          <w:spacing w:val="1"/>
          <w:w w:val="105"/>
          <w:sz w:val="21"/>
        </w:rPr>
        <w:t xml:space="preserve"> </w:t>
      </w:r>
      <w:r>
        <w:rPr>
          <w:color w:val="B6B6B6"/>
          <w:spacing w:val="-2"/>
          <w:w w:val="105"/>
          <w:sz w:val="21"/>
        </w:rPr>
        <w:t>applicable)</w:t>
      </w:r>
    </w:p>
    <w:p w14:paraId="715C0303" w14:textId="77777777" w:rsidR="00666A2C" w:rsidRDefault="00E8759C">
      <w:pPr>
        <w:pStyle w:val="a4"/>
        <w:numPr>
          <w:ilvl w:val="1"/>
          <w:numId w:val="12"/>
        </w:numPr>
        <w:tabs>
          <w:tab w:val="left" w:pos="2079"/>
        </w:tabs>
        <w:spacing w:before="28"/>
        <w:ind w:left="2079" w:hanging="359"/>
        <w:rPr>
          <w:sz w:val="21"/>
        </w:rPr>
      </w:pPr>
      <w:r>
        <w:rPr>
          <w:w w:val="110"/>
          <w:sz w:val="21"/>
        </w:rPr>
        <w:t>Key</w:t>
      </w:r>
      <w:r>
        <w:rPr>
          <w:spacing w:val="9"/>
          <w:w w:val="110"/>
          <w:sz w:val="21"/>
        </w:rPr>
        <w:t xml:space="preserve"> </w:t>
      </w:r>
      <w:r>
        <w:rPr>
          <w:w w:val="110"/>
          <w:sz w:val="21"/>
        </w:rPr>
        <w:t>Visual</w:t>
      </w:r>
      <w:r>
        <w:rPr>
          <w:spacing w:val="10"/>
          <w:w w:val="110"/>
          <w:sz w:val="21"/>
        </w:rPr>
        <w:t xml:space="preserve"> </w:t>
      </w:r>
      <w:r>
        <w:rPr>
          <w:w w:val="110"/>
          <w:sz w:val="21"/>
        </w:rPr>
        <w:t>Graphic</w:t>
      </w:r>
      <w:r>
        <w:rPr>
          <w:spacing w:val="10"/>
          <w:w w:val="110"/>
          <w:sz w:val="21"/>
        </w:rPr>
        <w:t xml:space="preserve"> </w:t>
      </w:r>
      <w:r>
        <w:rPr>
          <w:color w:val="B6B6B6"/>
          <w:spacing w:val="-5"/>
          <w:w w:val="110"/>
          <w:sz w:val="21"/>
        </w:rPr>
        <w:t>(1)</w:t>
      </w:r>
    </w:p>
    <w:p w14:paraId="1548E631" w14:textId="77777777" w:rsidR="00666A2C" w:rsidRDefault="00E8759C">
      <w:pPr>
        <w:pStyle w:val="a4"/>
        <w:numPr>
          <w:ilvl w:val="1"/>
          <w:numId w:val="12"/>
        </w:numPr>
        <w:tabs>
          <w:tab w:val="left" w:pos="2079"/>
        </w:tabs>
        <w:ind w:left="2079" w:hanging="359"/>
        <w:rPr>
          <w:sz w:val="21"/>
        </w:rPr>
      </w:pPr>
      <w:r>
        <w:rPr>
          <w:spacing w:val="-2"/>
          <w:w w:val="110"/>
          <w:sz w:val="21"/>
        </w:rPr>
        <w:t>Furniture</w:t>
      </w:r>
      <w:r>
        <w:rPr>
          <w:spacing w:val="-6"/>
          <w:w w:val="110"/>
          <w:sz w:val="21"/>
        </w:rPr>
        <w:t xml:space="preserve"> </w:t>
      </w:r>
      <w:r>
        <w:rPr>
          <w:spacing w:val="-2"/>
          <w:w w:val="110"/>
          <w:sz w:val="21"/>
        </w:rPr>
        <w:t>Graphic</w:t>
      </w:r>
      <w:r>
        <w:rPr>
          <w:spacing w:val="-5"/>
          <w:w w:val="110"/>
          <w:sz w:val="21"/>
        </w:rPr>
        <w:t xml:space="preserve"> </w:t>
      </w:r>
      <w:r>
        <w:rPr>
          <w:spacing w:val="-4"/>
          <w:w w:val="110"/>
          <w:sz w:val="21"/>
        </w:rPr>
        <w:t>Style</w:t>
      </w:r>
    </w:p>
    <w:p w14:paraId="3FF023BE" w14:textId="77777777" w:rsidR="00666A2C" w:rsidRDefault="00E8759C">
      <w:pPr>
        <w:pStyle w:val="a4"/>
        <w:numPr>
          <w:ilvl w:val="1"/>
          <w:numId w:val="12"/>
        </w:numPr>
        <w:tabs>
          <w:tab w:val="left" w:pos="2079"/>
        </w:tabs>
        <w:ind w:left="2079" w:hanging="359"/>
        <w:rPr>
          <w:sz w:val="21"/>
        </w:rPr>
      </w:pPr>
      <w:r>
        <w:rPr>
          <w:w w:val="110"/>
          <w:sz w:val="21"/>
        </w:rPr>
        <w:t>Infographic</w:t>
      </w:r>
      <w:r>
        <w:rPr>
          <w:spacing w:val="-12"/>
          <w:w w:val="110"/>
          <w:sz w:val="21"/>
        </w:rPr>
        <w:t xml:space="preserve"> </w:t>
      </w:r>
      <w:r>
        <w:rPr>
          <w:spacing w:val="-2"/>
          <w:w w:val="110"/>
          <w:sz w:val="21"/>
        </w:rPr>
        <w:t>Style</w:t>
      </w:r>
    </w:p>
    <w:p w14:paraId="6442CD7A" w14:textId="77777777" w:rsidR="00666A2C" w:rsidRDefault="00E8759C">
      <w:pPr>
        <w:pStyle w:val="a4"/>
        <w:numPr>
          <w:ilvl w:val="1"/>
          <w:numId w:val="12"/>
        </w:numPr>
        <w:tabs>
          <w:tab w:val="left" w:pos="2079"/>
        </w:tabs>
        <w:spacing w:before="28"/>
        <w:ind w:left="2079" w:hanging="359"/>
        <w:rPr>
          <w:sz w:val="21"/>
        </w:rPr>
      </w:pPr>
      <w:r>
        <w:rPr>
          <w:w w:val="110"/>
          <w:sz w:val="21"/>
        </w:rPr>
        <w:t>Layout</w:t>
      </w:r>
      <w:r>
        <w:rPr>
          <w:spacing w:val="5"/>
          <w:w w:val="110"/>
          <w:sz w:val="21"/>
        </w:rPr>
        <w:t xml:space="preserve"> </w:t>
      </w:r>
      <w:r>
        <w:rPr>
          <w:spacing w:val="-2"/>
          <w:w w:val="110"/>
          <w:sz w:val="21"/>
        </w:rPr>
        <w:t>system</w:t>
      </w:r>
    </w:p>
    <w:p w14:paraId="7B04FA47" w14:textId="77777777" w:rsidR="00666A2C" w:rsidRDefault="00666A2C">
      <w:pPr>
        <w:pStyle w:val="a3"/>
        <w:spacing w:before="57"/>
      </w:pPr>
    </w:p>
    <w:p w14:paraId="4EB5C036" w14:textId="77777777" w:rsidR="00666A2C" w:rsidRDefault="00E8759C">
      <w:pPr>
        <w:pStyle w:val="a4"/>
        <w:numPr>
          <w:ilvl w:val="0"/>
          <w:numId w:val="12"/>
        </w:numPr>
        <w:tabs>
          <w:tab w:val="left" w:pos="1359"/>
        </w:tabs>
        <w:spacing w:before="0"/>
        <w:ind w:left="1359" w:hanging="359"/>
        <w:rPr>
          <w:sz w:val="21"/>
        </w:rPr>
      </w:pPr>
      <w:r>
        <w:rPr>
          <w:w w:val="105"/>
          <w:sz w:val="21"/>
        </w:rPr>
        <w:t>Tone</w:t>
      </w:r>
      <w:r>
        <w:rPr>
          <w:spacing w:val="15"/>
          <w:w w:val="105"/>
          <w:sz w:val="21"/>
        </w:rPr>
        <w:t xml:space="preserve"> </w:t>
      </w:r>
      <w:r>
        <w:rPr>
          <w:w w:val="105"/>
          <w:sz w:val="21"/>
        </w:rPr>
        <w:t>of</w:t>
      </w:r>
      <w:r>
        <w:rPr>
          <w:spacing w:val="15"/>
          <w:w w:val="105"/>
          <w:sz w:val="21"/>
        </w:rPr>
        <w:t xml:space="preserve"> </w:t>
      </w:r>
      <w:r>
        <w:rPr>
          <w:w w:val="105"/>
          <w:sz w:val="21"/>
        </w:rPr>
        <w:t>Voice</w:t>
      </w:r>
      <w:r>
        <w:rPr>
          <w:spacing w:val="15"/>
          <w:w w:val="105"/>
          <w:sz w:val="21"/>
        </w:rPr>
        <w:t xml:space="preserve"> </w:t>
      </w:r>
      <w:r>
        <w:rPr>
          <w:w w:val="105"/>
          <w:sz w:val="21"/>
        </w:rPr>
        <w:t>Direction</w:t>
      </w:r>
      <w:r>
        <w:rPr>
          <w:spacing w:val="15"/>
          <w:w w:val="105"/>
          <w:sz w:val="21"/>
        </w:rPr>
        <w:t xml:space="preserve"> </w:t>
      </w:r>
      <w:r>
        <w:rPr>
          <w:w w:val="105"/>
          <w:sz w:val="21"/>
        </w:rPr>
        <w:t>(EN</w:t>
      </w:r>
      <w:r>
        <w:rPr>
          <w:spacing w:val="15"/>
          <w:w w:val="105"/>
          <w:sz w:val="21"/>
        </w:rPr>
        <w:t xml:space="preserve"> </w:t>
      </w:r>
      <w:r>
        <w:rPr>
          <w:spacing w:val="-2"/>
          <w:w w:val="105"/>
          <w:sz w:val="21"/>
        </w:rPr>
        <w:t>only)</w:t>
      </w:r>
    </w:p>
    <w:p w14:paraId="402D3055" w14:textId="77777777" w:rsidR="00666A2C" w:rsidRDefault="00E8759C">
      <w:pPr>
        <w:pStyle w:val="a4"/>
        <w:numPr>
          <w:ilvl w:val="1"/>
          <w:numId w:val="12"/>
        </w:numPr>
        <w:tabs>
          <w:tab w:val="left" w:pos="2079"/>
        </w:tabs>
        <w:ind w:left="2079" w:hanging="359"/>
        <w:rPr>
          <w:sz w:val="21"/>
        </w:rPr>
      </w:pPr>
      <w:r>
        <w:rPr>
          <w:spacing w:val="-2"/>
          <w:w w:val="110"/>
          <w:sz w:val="21"/>
        </w:rPr>
        <w:t>Tagline</w:t>
      </w:r>
    </w:p>
    <w:p w14:paraId="77C53A40" w14:textId="77777777" w:rsidR="00666A2C" w:rsidRDefault="00E8759C">
      <w:pPr>
        <w:pStyle w:val="a4"/>
        <w:numPr>
          <w:ilvl w:val="1"/>
          <w:numId w:val="12"/>
        </w:numPr>
        <w:tabs>
          <w:tab w:val="left" w:pos="2079"/>
        </w:tabs>
        <w:ind w:left="2079" w:hanging="359"/>
        <w:rPr>
          <w:sz w:val="21"/>
        </w:rPr>
      </w:pPr>
      <w:r>
        <w:rPr>
          <w:spacing w:val="-2"/>
          <w:w w:val="110"/>
          <w:sz w:val="21"/>
        </w:rPr>
        <w:t>Persona</w:t>
      </w:r>
    </w:p>
    <w:p w14:paraId="791A955D" w14:textId="77777777" w:rsidR="00666A2C" w:rsidRDefault="00E8759C">
      <w:pPr>
        <w:pStyle w:val="a4"/>
        <w:numPr>
          <w:ilvl w:val="1"/>
          <w:numId w:val="12"/>
        </w:numPr>
        <w:tabs>
          <w:tab w:val="left" w:pos="2079"/>
        </w:tabs>
        <w:spacing w:before="28"/>
        <w:ind w:left="2079" w:hanging="359"/>
        <w:rPr>
          <w:sz w:val="21"/>
        </w:rPr>
      </w:pPr>
      <w:r>
        <w:rPr>
          <w:w w:val="105"/>
          <w:sz w:val="21"/>
        </w:rPr>
        <w:t>Tone</w:t>
      </w:r>
      <w:r>
        <w:rPr>
          <w:spacing w:val="11"/>
          <w:w w:val="105"/>
          <w:sz w:val="21"/>
        </w:rPr>
        <w:t xml:space="preserve"> </w:t>
      </w:r>
      <w:r>
        <w:rPr>
          <w:w w:val="105"/>
          <w:sz w:val="21"/>
        </w:rPr>
        <w:t>of</w:t>
      </w:r>
      <w:r>
        <w:rPr>
          <w:spacing w:val="11"/>
          <w:w w:val="105"/>
          <w:sz w:val="21"/>
        </w:rPr>
        <w:t xml:space="preserve"> </w:t>
      </w:r>
      <w:r>
        <w:rPr>
          <w:w w:val="105"/>
          <w:sz w:val="21"/>
        </w:rPr>
        <w:t>Voice</w:t>
      </w:r>
      <w:r>
        <w:rPr>
          <w:spacing w:val="11"/>
          <w:w w:val="105"/>
          <w:sz w:val="21"/>
        </w:rPr>
        <w:t xml:space="preserve"> </w:t>
      </w:r>
      <w:r>
        <w:rPr>
          <w:spacing w:val="-2"/>
          <w:w w:val="105"/>
          <w:sz w:val="21"/>
        </w:rPr>
        <w:t>Attributes</w:t>
      </w:r>
    </w:p>
    <w:p w14:paraId="6C8A862F" w14:textId="77777777" w:rsidR="00666A2C" w:rsidRDefault="00E8759C">
      <w:pPr>
        <w:pStyle w:val="a4"/>
        <w:numPr>
          <w:ilvl w:val="1"/>
          <w:numId w:val="12"/>
        </w:numPr>
        <w:tabs>
          <w:tab w:val="left" w:pos="2079"/>
        </w:tabs>
        <w:ind w:left="2079" w:hanging="359"/>
        <w:rPr>
          <w:sz w:val="21"/>
        </w:rPr>
      </w:pPr>
      <w:r>
        <w:rPr>
          <w:w w:val="110"/>
          <w:sz w:val="21"/>
        </w:rPr>
        <w:t>Copy</w:t>
      </w:r>
      <w:r>
        <w:rPr>
          <w:spacing w:val="5"/>
          <w:w w:val="110"/>
          <w:sz w:val="21"/>
        </w:rPr>
        <w:t xml:space="preserve"> </w:t>
      </w:r>
      <w:r>
        <w:rPr>
          <w:w w:val="110"/>
          <w:sz w:val="21"/>
        </w:rPr>
        <w:t>Examples</w:t>
      </w:r>
      <w:r>
        <w:rPr>
          <w:spacing w:val="6"/>
          <w:w w:val="110"/>
          <w:sz w:val="21"/>
        </w:rPr>
        <w:t xml:space="preserve"> </w:t>
      </w:r>
      <w:r>
        <w:rPr>
          <w:color w:val="B6B6B6"/>
          <w:w w:val="110"/>
          <w:sz w:val="21"/>
        </w:rPr>
        <w:t>(applied</w:t>
      </w:r>
      <w:r>
        <w:rPr>
          <w:color w:val="B6B6B6"/>
          <w:spacing w:val="6"/>
          <w:w w:val="110"/>
          <w:sz w:val="21"/>
        </w:rPr>
        <w:t xml:space="preserve"> </w:t>
      </w:r>
      <w:r>
        <w:rPr>
          <w:color w:val="B6B6B6"/>
          <w:w w:val="110"/>
          <w:sz w:val="21"/>
        </w:rPr>
        <w:t>to</w:t>
      </w:r>
      <w:r>
        <w:rPr>
          <w:color w:val="B6B6B6"/>
          <w:spacing w:val="6"/>
          <w:w w:val="110"/>
          <w:sz w:val="21"/>
        </w:rPr>
        <w:t xml:space="preserve"> </w:t>
      </w:r>
      <w:r>
        <w:rPr>
          <w:color w:val="B6B6B6"/>
          <w:w w:val="110"/>
          <w:sz w:val="21"/>
        </w:rPr>
        <w:t>proof-of-concept</w:t>
      </w:r>
      <w:r>
        <w:rPr>
          <w:color w:val="B6B6B6"/>
          <w:spacing w:val="6"/>
          <w:w w:val="110"/>
          <w:sz w:val="21"/>
        </w:rPr>
        <w:t xml:space="preserve"> </w:t>
      </w:r>
      <w:r>
        <w:rPr>
          <w:color w:val="B6B6B6"/>
          <w:w w:val="110"/>
          <w:sz w:val="21"/>
        </w:rPr>
        <w:t>listed</w:t>
      </w:r>
      <w:r>
        <w:rPr>
          <w:color w:val="B6B6B6"/>
          <w:spacing w:val="5"/>
          <w:w w:val="110"/>
          <w:sz w:val="21"/>
        </w:rPr>
        <w:t xml:space="preserve"> </w:t>
      </w:r>
      <w:r>
        <w:rPr>
          <w:color w:val="B6B6B6"/>
          <w:spacing w:val="-2"/>
          <w:w w:val="110"/>
          <w:sz w:val="21"/>
        </w:rPr>
        <w:t>below)</w:t>
      </w:r>
    </w:p>
    <w:p w14:paraId="568C698B" w14:textId="77777777" w:rsidR="00666A2C" w:rsidRDefault="00666A2C">
      <w:pPr>
        <w:pStyle w:val="a3"/>
        <w:spacing w:before="57"/>
      </w:pPr>
    </w:p>
    <w:p w14:paraId="1BD20D02" w14:textId="77777777" w:rsidR="00666A2C" w:rsidRDefault="00E8759C">
      <w:pPr>
        <w:pStyle w:val="a4"/>
        <w:numPr>
          <w:ilvl w:val="0"/>
          <w:numId w:val="12"/>
        </w:numPr>
        <w:tabs>
          <w:tab w:val="left" w:pos="1359"/>
        </w:tabs>
        <w:spacing w:before="0"/>
        <w:ind w:left="1359" w:hanging="359"/>
        <w:rPr>
          <w:sz w:val="21"/>
        </w:rPr>
      </w:pPr>
      <w:r>
        <w:rPr>
          <w:w w:val="110"/>
          <w:sz w:val="21"/>
        </w:rPr>
        <w:t>Application Examples</w:t>
      </w:r>
      <w:r>
        <w:rPr>
          <w:spacing w:val="1"/>
          <w:w w:val="110"/>
          <w:sz w:val="21"/>
        </w:rPr>
        <w:t xml:space="preserve"> </w:t>
      </w:r>
      <w:r>
        <w:rPr>
          <w:w w:val="110"/>
          <w:sz w:val="21"/>
        </w:rPr>
        <w:t>(Proof-Of-</w:t>
      </w:r>
      <w:r>
        <w:rPr>
          <w:spacing w:val="-2"/>
          <w:w w:val="110"/>
          <w:sz w:val="21"/>
        </w:rPr>
        <w:t>Concept)</w:t>
      </w:r>
    </w:p>
    <w:p w14:paraId="067A33D5" w14:textId="77777777" w:rsidR="00666A2C" w:rsidRDefault="00E8759C">
      <w:pPr>
        <w:pStyle w:val="a4"/>
        <w:numPr>
          <w:ilvl w:val="1"/>
          <w:numId w:val="12"/>
        </w:numPr>
        <w:tabs>
          <w:tab w:val="left" w:pos="2079"/>
        </w:tabs>
        <w:ind w:left="2079" w:hanging="359"/>
        <w:rPr>
          <w:sz w:val="21"/>
        </w:rPr>
      </w:pPr>
      <w:r>
        <w:rPr>
          <w:w w:val="105"/>
          <w:sz w:val="21"/>
        </w:rPr>
        <w:t>Logo</w:t>
      </w:r>
      <w:r>
        <w:rPr>
          <w:spacing w:val="27"/>
          <w:w w:val="105"/>
          <w:sz w:val="21"/>
        </w:rPr>
        <w:t xml:space="preserve"> </w:t>
      </w:r>
      <w:r>
        <w:rPr>
          <w:w w:val="105"/>
          <w:sz w:val="21"/>
        </w:rPr>
        <w:t>in</w:t>
      </w:r>
      <w:r>
        <w:rPr>
          <w:spacing w:val="27"/>
          <w:w w:val="105"/>
          <w:sz w:val="21"/>
        </w:rPr>
        <w:t xml:space="preserve"> </w:t>
      </w:r>
      <w:r>
        <w:rPr>
          <w:spacing w:val="-2"/>
          <w:w w:val="105"/>
          <w:sz w:val="21"/>
        </w:rPr>
        <w:t>motion</w:t>
      </w:r>
    </w:p>
    <w:p w14:paraId="0E00F6DD" w14:textId="77777777" w:rsidR="00666A2C" w:rsidRDefault="00E8759C">
      <w:pPr>
        <w:pStyle w:val="a4"/>
        <w:numPr>
          <w:ilvl w:val="1"/>
          <w:numId w:val="12"/>
        </w:numPr>
        <w:tabs>
          <w:tab w:val="left" w:pos="2079"/>
        </w:tabs>
        <w:ind w:left="2079" w:hanging="359"/>
        <w:rPr>
          <w:sz w:val="21"/>
        </w:rPr>
      </w:pPr>
      <w:r>
        <w:rPr>
          <w:w w:val="105"/>
          <w:sz w:val="21"/>
        </w:rPr>
        <w:t>Marketing</w:t>
      </w:r>
      <w:r>
        <w:rPr>
          <w:spacing w:val="16"/>
          <w:w w:val="105"/>
          <w:sz w:val="21"/>
        </w:rPr>
        <w:t xml:space="preserve"> </w:t>
      </w:r>
      <w:r>
        <w:rPr>
          <w:w w:val="105"/>
          <w:sz w:val="21"/>
        </w:rPr>
        <w:t>Website:</w:t>
      </w:r>
      <w:r>
        <w:rPr>
          <w:spacing w:val="17"/>
          <w:w w:val="105"/>
          <w:sz w:val="21"/>
        </w:rPr>
        <w:t xml:space="preserve"> </w:t>
      </w:r>
      <w:r>
        <w:rPr>
          <w:w w:val="105"/>
          <w:sz w:val="21"/>
        </w:rPr>
        <w:t>Homepage</w:t>
      </w:r>
      <w:r>
        <w:rPr>
          <w:spacing w:val="16"/>
          <w:w w:val="105"/>
          <w:sz w:val="21"/>
        </w:rPr>
        <w:t xml:space="preserve"> </w:t>
      </w:r>
      <w:r>
        <w:rPr>
          <w:w w:val="105"/>
          <w:sz w:val="21"/>
        </w:rPr>
        <w:t>look</w:t>
      </w:r>
      <w:r>
        <w:rPr>
          <w:spacing w:val="17"/>
          <w:w w:val="105"/>
          <w:sz w:val="21"/>
        </w:rPr>
        <w:t xml:space="preserve"> </w:t>
      </w:r>
      <w:r>
        <w:rPr>
          <w:w w:val="105"/>
          <w:sz w:val="21"/>
        </w:rPr>
        <w:t>&amp;</w:t>
      </w:r>
      <w:r>
        <w:rPr>
          <w:spacing w:val="16"/>
          <w:w w:val="105"/>
          <w:sz w:val="21"/>
        </w:rPr>
        <w:t xml:space="preserve"> </w:t>
      </w:r>
      <w:r>
        <w:rPr>
          <w:w w:val="105"/>
          <w:sz w:val="21"/>
        </w:rPr>
        <w:t>feel</w:t>
      </w:r>
      <w:r>
        <w:rPr>
          <w:spacing w:val="17"/>
          <w:w w:val="105"/>
          <w:sz w:val="21"/>
        </w:rPr>
        <w:t xml:space="preserve"> </w:t>
      </w:r>
      <w:r>
        <w:rPr>
          <w:color w:val="B6B6B6"/>
          <w:w w:val="105"/>
          <w:sz w:val="21"/>
        </w:rPr>
        <w:t>(Desktop</w:t>
      </w:r>
      <w:r>
        <w:rPr>
          <w:color w:val="B6B6B6"/>
          <w:spacing w:val="16"/>
          <w:w w:val="105"/>
          <w:sz w:val="21"/>
        </w:rPr>
        <w:t xml:space="preserve"> </w:t>
      </w:r>
      <w:r>
        <w:rPr>
          <w:color w:val="B6B6B6"/>
          <w:w w:val="105"/>
          <w:sz w:val="21"/>
        </w:rPr>
        <w:t>&amp;</w:t>
      </w:r>
      <w:r>
        <w:rPr>
          <w:color w:val="B6B6B6"/>
          <w:spacing w:val="17"/>
          <w:w w:val="105"/>
          <w:sz w:val="21"/>
        </w:rPr>
        <w:t xml:space="preserve"> </w:t>
      </w:r>
      <w:r>
        <w:rPr>
          <w:color w:val="B6B6B6"/>
          <w:spacing w:val="-2"/>
          <w:w w:val="105"/>
          <w:sz w:val="21"/>
        </w:rPr>
        <w:t>Mobile)</w:t>
      </w:r>
    </w:p>
    <w:p w14:paraId="33E9F6B6" w14:textId="77777777" w:rsidR="00666A2C" w:rsidRDefault="00E8759C">
      <w:pPr>
        <w:pStyle w:val="a4"/>
        <w:numPr>
          <w:ilvl w:val="1"/>
          <w:numId w:val="12"/>
        </w:numPr>
        <w:tabs>
          <w:tab w:val="left" w:pos="2079"/>
        </w:tabs>
        <w:spacing w:before="28"/>
        <w:ind w:left="2079" w:hanging="359"/>
        <w:rPr>
          <w:sz w:val="21"/>
        </w:rPr>
      </w:pPr>
      <w:r>
        <w:rPr>
          <w:w w:val="110"/>
          <w:sz w:val="21"/>
        </w:rPr>
        <w:t>Communications:</w:t>
      </w:r>
      <w:r>
        <w:rPr>
          <w:spacing w:val="6"/>
          <w:w w:val="110"/>
          <w:sz w:val="21"/>
        </w:rPr>
        <w:t xml:space="preserve"> </w:t>
      </w:r>
      <w:r>
        <w:rPr>
          <w:w w:val="110"/>
          <w:sz w:val="21"/>
        </w:rPr>
        <w:t>OOH</w:t>
      </w:r>
      <w:r>
        <w:rPr>
          <w:spacing w:val="7"/>
          <w:w w:val="110"/>
          <w:sz w:val="21"/>
        </w:rPr>
        <w:t xml:space="preserve"> </w:t>
      </w:r>
      <w:r>
        <w:rPr>
          <w:color w:val="B6B6B6"/>
          <w:w w:val="110"/>
          <w:sz w:val="21"/>
        </w:rPr>
        <w:t>(3,</w:t>
      </w:r>
      <w:r>
        <w:rPr>
          <w:color w:val="B6B6B6"/>
          <w:spacing w:val="7"/>
          <w:w w:val="110"/>
          <w:sz w:val="21"/>
        </w:rPr>
        <w:t xml:space="preserve"> </w:t>
      </w:r>
      <w:r>
        <w:rPr>
          <w:color w:val="B6B6B6"/>
          <w:spacing w:val="-2"/>
          <w:w w:val="110"/>
          <w:sz w:val="21"/>
        </w:rPr>
        <w:t>static)</w:t>
      </w:r>
    </w:p>
    <w:p w14:paraId="1228AF68" w14:textId="77777777" w:rsidR="00666A2C" w:rsidRDefault="00E8759C">
      <w:pPr>
        <w:pStyle w:val="a4"/>
        <w:numPr>
          <w:ilvl w:val="1"/>
          <w:numId w:val="12"/>
        </w:numPr>
        <w:tabs>
          <w:tab w:val="left" w:pos="2079"/>
        </w:tabs>
        <w:ind w:left="2079" w:hanging="359"/>
        <w:rPr>
          <w:sz w:val="21"/>
        </w:rPr>
      </w:pPr>
      <w:r>
        <w:rPr>
          <w:w w:val="110"/>
          <w:sz w:val="21"/>
        </w:rPr>
        <w:t>Communications:</w:t>
      </w:r>
      <w:r>
        <w:rPr>
          <w:spacing w:val="7"/>
          <w:w w:val="110"/>
          <w:sz w:val="21"/>
        </w:rPr>
        <w:t xml:space="preserve"> </w:t>
      </w:r>
      <w:r>
        <w:rPr>
          <w:w w:val="110"/>
          <w:sz w:val="21"/>
        </w:rPr>
        <w:t>DOOH</w:t>
      </w:r>
      <w:r>
        <w:rPr>
          <w:spacing w:val="7"/>
          <w:w w:val="110"/>
          <w:sz w:val="21"/>
        </w:rPr>
        <w:t xml:space="preserve"> </w:t>
      </w:r>
      <w:r>
        <w:rPr>
          <w:color w:val="B6B6B6"/>
          <w:w w:val="110"/>
          <w:sz w:val="21"/>
        </w:rPr>
        <w:t>(1,</w:t>
      </w:r>
      <w:r>
        <w:rPr>
          <w:color w:val="B6B6B6"/>
          <w:spacing w:val="7"/>
          <w:w w:val="110"/>
          <w:sz w:val="21"/>
        </w:rPr>
        <w:t xml:space="preserve"> </w:t>
      </w:r>
      <w:r>
        <w:rPr>
          <w:color w:val="B6B6B6"/>
          <w:spacing w:val="-2"/>
          <w:w w:val="110"/>
          <w:sz w:val="21"/>
        </w:rPr>
        <w:t>motion)</w:t>
      </w:r>
    </w:p>
    <w:p w14:paraId="708743D2" w14:textId="77777777" w:rsidR="00666A2C" w:rsidRDefault="00E8759C">
      <w:pPr>
        <w:pStyle w:val="a4"/>
        <w:numPr>
          <w:ilvl w:val="1"/>
          <w:numId w:val="12"/>
        </w:numPr>
        <w:tabs>
          <w:tab w:val="left" w:pos="2079"/>
        </w:tabs>
        <w:ind w:left="2079" w:hanging="359"/>
        <w:rPr>
          <w:sz w:val="21"/>
        </w:rPr>
      </w:pPr>
      <w:r>
        <w:rPr>
          <w:w w:val="110"/>
          <w:sz w:val="21"/>
        </w:rPr>
        <w:t>Social:</w:t>
      </w:r>
      <w:r>
        <w:rPr>
          <w:spacing w:val="5"/>
          <w:w w:val="110"/>
          <w:sz w:val="21"/>
        </w:rPr>
        <w:t xml:space="preserve"> </w:t>
      </w:r>
      <w:r>
        <w:rPr>
          <w:w w:val="110"/>
          <w:sz w:val="21"/>
        </w:rPr>
        <w:t>Instagram</w:t>
      </w:r>
      <w:r>
        <w:rPr>
          <w:spacing w:val="6"/>
          <w:w w:val="110"/>
          <w:sz w:val="21"/>
        </w:rPr>
        <w:t xml:space="preserve"> </w:t>
      </w:r>
      <w:r>
        <w:rPr>
          <w:w w:val="110"/>
          <w:sz w:val="21"/>
        </w:rPr>
        <w:t>Post</w:t>
      </w:r>
      <w:r>
        <w:rPr>
          <w:spacing w:val="6"/>
          <w:w w:val="110"/>
          <w:sz w:val="21"/>
        </w:rPr>
        <w:t xml:space="preserve"> </w:t>
      </w:r>
      <w:r>
        <w:rPr>
          <w:color w:val="B6B6B6"/>
          <w:w w:val="110"/>
          <w:sz w:val="21"/>
        </w:rPr>
        <w:t>(3,</w:t>
      </w:r>
      <w:r>
        <w:rPr>
          <w:color w:val="B6B6B6"/>
          <w:spacing w:val="5"/>
          <w:w w:val="110"/>
          <w:sz w:val="21"/>
        </w:rPr>
        <w:t xml:space="preserve"> </w:t>
      </w:r>
      <w:r>
        <w:rPr>
          <w:color w:val="B6B6B6"/>
          <w:spacing w:val="-2"/>
          <w:w w:val="110"/>
          <w:sz w:val="21"/>
        </w:rPr>
        <w:t>static)</w:t>
      </w:r>
    </w:p>
    <w:p w14:paraId="01657F9D" w14:textId="77777777" w:rsidR="00666A2C" w:rsidRDefault="00E8759C">
      <w:pPr>
        <w:pStyle w:val="a4"/>
        <w:numPr>
          <w:ilvl w:val="1"/>
          <w:numId w:val="12"/>
        </w:numPr>
        <w:tabs>
          <w:tab w:val="left" w:pos="2079"/>
        </w:tabs>
        <w:spacing w:before="28"/>
        <w:ind w:left="2079" w:hanging="359"/>
        <w:rPr>
          <w:sz w:val="21"/>
        </w:rPr>
      </w:pPr>
      <w:r>
        <w:rPr>
          <w:w w:val="110"/>
          <w:sz w:val="21"/>
        </w:rPr>
        <w:t>Catalog</w:t>
      </w:r>
      <w:r>
        <w:rPr>
          <w:spacing w:val="2"/>
          <w:w w:val="110"/>
          <w:sz w:val="21"/>
        </w:rPr>
        <w:t xml:space="preserve"> </w:t>
      </w:r>
      <w:r>
        <w:rPr>
          <w:color w:val="B6B6B6"/>
          <w:w w:val="110"/>
          <w:sz w:val="21"/>
        </w:rPr>
        <w:t>(cover,</w:t>
      </w:r>
      <w:r>
        <w:rPr>
          <w:color w:val="B6B6B6"/>
          <w:spacing w:val="3"/>
          <w:w w:val="110"/>
          <w:sz w:val="21"/>
        </w:rPr>
        <w:t xml:space="preserve"> </w:t>
      </w:r>
      <w:r>
        <w:rPr>
          <w:color w:val="B6B6B6"/>
          <w:w w:val="110"/>
          <w:sz w:val="21"/>
        </w:rPr>
        <w:t>2</w:t>
      </w:r>
      <w:r>
        <w:rPr>
          <w:color w:val="B6B6B6"/>
          <w:spacing w:val="2"/>
          <w:w w:val="110"/>
          <w:sz w:val="21"/>
        </w:rPr>
        <w:t xml:space="preserve"> </w:t>
      </w:r>
      <w:r>
        <w:rPr>
          <w:color w:val="B6B6B6"/>
          <w:spacing w:val="-2"/>
          <w:w w:val="110"/>
          <w:sz w:val="21"/>
        </w:rPr>
        <w:t>spreads)</w:t>
      </w:r>
    </w:p>
    <w:p w14:paraId="122AFE77" w14:textId="77777777" w:rsidR="00666A2C" w:rsidRDefault="00E8759C">
      <w:pPr>
        <w:pStyle w:val="a4"/>
        <w:numPr>
          <w:ilvl w:val="1"/>
          <w:numId w:val="12"/>
        </w:numPr>
        <w:tabs>
          <w:tab w:val="left" w:pos="2079"/>
        </w:tabs>
        <w:ind w:left="2079" w:hanging="359"/>
        <w:rPr>
          <w:sz w:val="21"/>
        </w:rPr>
      </w:pPr>
      <w:r>
        <w:rPr>
          <w:sz w:val="21"/>
        </w:rPr>
        <w:t>Retail:</w:t>
      </w:r>
      <w:r>
        <w:rPr>
          <w:spacing w:val="53"/>
          <w:sz w:val="21"/>
        </w:rPr>
        <w:t xml:space="preserve"> </w:t>
      </w:r>
      <w:r>
        <w:rPr>
          <w:sz w:val="21"/>
        </w:rPr>
        <w:t>Storefront</w:t>
      </w:r>
      <w:r>
        <w:rPr>
          <w:spacing w:val="53"/>
          <w:sz w:val="21"/>
        </w:rPr>
        <w:t xml:space="preserve"> </w:t>
      </w:r>
      <w:r>
        <w:rPr>
          <w:spacing w:val="-2"/>
          <w:sz w:val="21"/>
        </w:rPr>
        <w:t>Signage</w:t>
      </w:r>
    </w:p>
    <w:p w14:paraId="1616E29A" w14:textId="77777777" w:rsidR="00666A2C" w:rsidRDefault="00E8759C">
      <w:pPr>
        <w:pStyle w:val="a4"/>
        <w:numPr>
          <w:ilvl w:val="1"/>
          <w:numId w:val="12"/>
        </w:numPr>
        <w:tabs>
          <w:tab w:val="left" w:pos="2079"/>
        </w:tabs>
        <w:ind w:left="2079" w:hanging="359"/>
        <w:rPr>
          <w:sz w:val="21"/>
        </w:rPr>
      </w:pPr>
      <w:r>
        <w:rPr>
          <w:w w:val="115"/>
          <w:sz w:val="21"/>
        </w:rPr>
        <w:t>Packaging:</w:t>
      </w:r>
      <w:r>
        <w:rPr>
          <w:spacing w:val="-4"/>
          <w:w w:val="115"/>
          <w:sz w:val="21"/>
        </w:rPr>
        <w:t xml:space="preserve"> </w:t>
      </w:r>
      <w:r>
        <w:rPr>
          <w:w w:val="115"/>
          <w:sz w:val="21"/>
        </w:rPr>
        <w:t>Large</w:t>
      </w:r>
      <w:r>
        <w:rPr>
          <w:spacing w:val="-4"/>
          <w:w w:val="115"/>
          <w:sz w:val="21"/>
        </w:rPr>
        <w:t xml:space="preserve"> </w:t>
      </w:r>
      <w:r>
        <w:rPr>
          <w:spacing w:val="-5"/>
          <w:w w:val="115"/>
          <w:sz w:val="21"/>
        </w:rPr>
        <w:t>Box</w:t>
      </w:r>
    </w:p>
    <w:p w14:paraId="1A939487" w14:textId="77777777" w:rsidR="00666A2C" w:rsidRDefault="00666A2C">
      <w:pPr>
        <w:pStyle w:val="a3"/>
      </w:pPr>
    </w:p>
    <w:p w14:paraId="6AA258D8" w14:textId="77777777" w:rsidR="00666A2C" w:rsidRDefault="00666A2C">
      <w:pPr>
        <w:pStyle w:val="a3"/>
        <w:spacing w:before="10"/>
      </w:pPr>
    </w:p>
    <w:p w14:paraId="3CB3BC3B" w14:textId="77777777" w:rsidR="00666A2C" w:rsidRDefault="00E8759C">
      <w:pPr>
        <w:pStyle w:val="a3"/>
        <w:spacing w:before="1"/>
        <w:ind w:left="640"/>
      </w:pPr>
      <w:r>
        <w:rPr>
          <w:w w:val="105"/>
        </w:rPr>
        <w:t>System</w:t>
      </w:r>
      <w:r>
        <w:rPr>
          <w:spacing w:val="28"/>
          <w:w w:val="105"/>
        </w:rPr>
        <w:t xml:space="preserve"> </w:t>
      </w:r>
      <w:r>
        <w:rPr>
          <w:w w:val="105"/>
        </w:rPr>
        <w:t>Development</w:t>
      </w:r>
      <w:r>
        <w:rPr>
          <w:spacing w:val="29"/>
          <w:w w:val="105"/>
        </w:rPr>
        <w:t xml:space="preserve"> </w:t>
      </w:r>
      <w:r>
        <w:rPr>
          <w:w w:val="105"/>
        </w:rPr>
        <w:t>(Deliverables</w:t>
      </w:r>
      <w:r>
        <w:rPr>
          <w:spacing w:val="29"/>
          <w:w w:val="105"/>
        </w:rPr>
        <w:t xml:space="preserve"> </w:t>
      </w:r>
      <w:r>
        <w:rPr>
          <w:w w:val="105"/>
        </w:rPr>
        <w:t>for</w:t>
      </w:r>
      <w:r>
        <w:rPr>
          <w:spacing w:val="29"/>
          <w:w w:val="105"/>
        </w:rPr>
        <w:t xml:space="preserve"> </w:t>
      </w:r>
      <w:r>
        <w:rPr>
          <w:w w:val="105"/>
        </w:rPr>
        <w:t>Presentation</w:t>
      </w:r>
      <w:r>
        <w:rPr>
          <w:spacing w:val="29"/>
          <w:w w:val="105"/>
        </w:rPr>
        <w:t xml:space="preserve"> </w:t>
      </w:r>
      <w:r>
        <w:rPr>
          <w:spacing w:val="-5"/>
          <w:w w:val="105"/>
        </w:rPr>
        <w:t>2):</w:t>
      </w:r>
    </w:p>
    <w:p w14:paraId="6FFBD3EC" w14:textId="77777777" w:rsidR="00666A2C" w:rsidRDefault="00666A2C">
      <w:pPr>
        <w:sectPr w:rsidR="00666A2C">
          <w:pgSz w:w="12240" w:h="15840"/>
          <w:pgMar w:top="1360" w:right="980" w:bottom="1000" w:left="800" w:header="0" w:footer="808" w:gutter="0"/>
          <w:cols w:space="720"/>
        </w:sectPr>
      </w:pPr>
    </w:p>
    <w:p w14:paraId="1BBF9B24" w14:textId="77777777" w:rsidR="00666A2C" w:rsidRDefault="00E8759C">
      <w:pPr>
        <w:pStyle w:val="a3"/>
        <w:spacing w:before="81" w:line="266" w:lineRule="auto"/>
        <w:ind w:left="640" w:right="611"/>
      </w:pPr>
      <w:r>
        <w:rPr>
          <w:w w:val="110"/>
        </w:rPr>
        <w:lastRenderedPageBreak/>
        <w:t>PORTO ROCHA to reﬁne and address client feedback and present overall design direction based</w:t>
      </w:r>
      <w:r>
        <w:rPr>
          <w:spacing w:val="40"/>
          <w:w w:val="110"/>
        </w:rPr>
        <w:t xml:space="preserve"> </w:t>
      </w:r>
      <w:r>
        <w:rPr>
          <w:w w:val="110"/>
        </w:rPr>
        <w:t>on</w:t>
      </w:r>
      <w:r>
        <w:rPr>
          <w:spacing w:val="-12"/>
          <w:w w:val="110"/>
        </w:rPr>
        <w:t xml:space="preserve"> </w:t>
      </w:r>
      <w:r>
        <w:rPr>
          <w:w w:val="110"/>
        </w:rPr>
        <w:t>one</w:t>
      </w:r>
      <w:r>
        <w:rPr>
          <w:spacing w:val="-12"/>
          <w:w w:val="110"/>
        </w:rPr>
        <w:t xml:space="preserve"> </w:t>
      </w:r>
      <w:r>
        <w:rPr>
          <w:w w:val="110"/>
        </w:rPr>
        <w:t>(1)</w:t>
      </w:r>
      <w:r>
        <w:rPr>
          <w:spacing w:val="-12"/>
          <w:w w:val="110"/>
        </w:rPr>
        <w:t xml:space="preserve"> </w:t>
      </w:r>
      <w:r>
        <w:rPr>
          <w:w w:val="110"/>
        </w:rPr>
        <w:t>selected</w:t>
      </w:r>
      <w:r>
        <w:rPr>
          <w:spacing w:val="-12"/>
          <w:w w:val="110"/>
        </w:rPr>
        <w:t xml:space="preserve"> </w:t>
      </w:r>
      <w:r>
        <w:rPr>
          <w:w w:val="110"/>
        </w:rPr>
        <w:t>design</w:t>
      </w:r>
      <w:r>
        <w:rPr>
          <w:spacing w:val="-12"/>
          <w:w w:val="110"/>
        </w:rPr>
        <w:t xml:space="preserve"> </w:t>
      </w:r>
      <w:r>
        <w:rPr>
          <w:w w:val="110"/>
        </w:rPr>
        <w:t>direction</w:t>
      </w:r>
      <w:r>
        <w:rPr>
          <w:spacing w:val="-12"/>
          <w:w w:val="110"/>
        </w:rPr>
        <w:t xml:space="preserve"> </w:t>
      </w:r>
      <w:r>
        <w:rPr>
          <w:w w:val="110"/>
        </w:rPr>
        <w:t>and</w:t>
      </w:r>
      <w:r>
        <w:rPr>
          <w:spacing w:val="-12"/>
          <w:w w:val="110"/>
        </w:rPr>
        <w:t xml:space="preserve"> </w:t>
      </w:r>
      <w:r>
        <w:rPr>
          <w:w w:val="110"/>
        </w:rPr>
        <w:t>one</w:t>
      </w:r>
      <w:r>
        <w:rPr>
          <w:spacing w:val="-12"/>
          <w:w w:val="110"/>
        </w:rPr>
        <w:t xml:space="preserve"> </w:t>
      </w:r>
      <w:r>
        <w:rPr>
          <w:w w:val="110"/>
        </w:rPr>
        <w:t>(1)</w:t>
      </w:r>
      <w:r>
        <w:rPr>
          <w:spacing w:val="-12"/>
          <w:w w:val="110"/>
        </w:rPr>
        <w:t xml:space="preserve"> </w:t>
      </w:r>
      <w:r>
        <w:rPr>
          <w:w w:val="110"/>
        </w:rPr>
        <w:t>tone</w:t>
      </w:r>
      <w:r>
        <w:rPr>
          <w:spacing w:val="-12"/>
          <w:w w:val="110"/>
        </w:rPr>
        <w:t xml:space="preserve"> </w:t>
      </w:r>
      <w:r>
        <w:rPr>
          <w:w w:val="110"/>
        </w:rPr>
        <w:t>of</w:t>
      </w:r>
      <w:r>
        <w:rPr>
          <w:spacing w:val="-12"/>
          <w:w w:val="110"/>
        </w:rPr>
        <w:t xml:space="preserve"> </w:t>
      </w:r>
      <w:r>
        <w:rPr>
          <w:w w:val="110"/>
        </w:rPr>
        <w:t>voice</w:t>
      </w:r>
      <w:r>
        <w:rPr>
          <w:spacing w:val="-12"/>
          <w:w w:val="110"/>
        </w:rPr>
        <w:t xml:space="preserve"> </w:t>
      </w:r>
      <w:r>
        <w:rPr>
          <w:w w:val="110"/>
        </w:rPr>
        <w:t>direction</w:t>
      </w:r>
      <w:r>
        <w:rPr>
          <w:spacing w:val="-12"/>
          <w:w w:val="110"/>
        </w:rPr>
        <w:t xml:space="preserve"> </w:t>
      </w:r>
      <w:r>
        <w:rPr>
          <w:w w:val="110"/>
        </w:rPr>
        <w:t>from</w:t>
      </w:r>
      <w:r>
        <w:rPr>
          <w:spacing w:val="-12"/>
          <w:w w:val="110"/>
        </w:rPr>
        <w:t xml:space="preserve"> </w:t>
      </w:r>
      <w:r>
        <w:rPr>
          <w:w w:val="110"/>
        </w:rPr>
        <w:t>Presentation</w:t>
      </w:r>
      <w:r>
        <w:rPr>
          <w:spacing w:val="-12"/>
          <w:w w:val="110"/>
        </w:rPr>
        <w:t xml:space="preserve"> </w:t>
      </w:r>
      <w:r>
        <w:rPr>
          <w:w w:val="110"/>
        </w:rPr>
        <w:t>1,</w:t>
      </w:r>
      <w:r>
        <w:rPr>
          <w:spacing w:val="-12"/>
          <w:w w:val="110"/>
        </w:rPr>
        <w:t xml:space="preserve"> </w:t>
      </w:r>
      <w:r>
        <w:rPr>
          <w:w w:val="110"/>
        </w:rPr>
        <w:t>further testing the system across a larger range of proof-of-concept applications, as outlined below:</w:t>
      </w:r>
    </w:p>
    <w:p w14:paraId="30DCCCAD" w14:textId="77777777" w:rsidR="00666A2C" w:rsidRDefault="00666A2C">
      <w:pPr>
        <w:pStyle w:val="a3"/>
        <w:spacing w:before="230"/>
      </w:pPr>
    </w:p>
    <w:p w14:paraId="2DF6EB51" w14:textId="77777777" w:rsidR="00666A2C" w:rsidRDefault="00E8759C">
      <w:pPr>
        <w:pStyle w:val="a4"/>
        <w:numPr>
          <w:ilvl w:val="1"/>
          <w:numId w:val="12"/>
        </w:numPr>
        <w:tabs>
          <w:tab w:val="left" w:pos="2079"/>
        </w:tabs>
        <w:spacing w:before="0"/>
        <w:ind w:left="2079" w:hanging="359"/>
        <w:rPr>
          <w:sz w:val="21"/>
        </w:rPr>
      </w:pPr>
      <w:r>
        <w:rPr>
          <w:w w:val="105"/>
          <w:sz w:val="21"/>
        </w:rPr>
        <w:t>Reﬁnements</w:t>
      </w:r>
      <w:r>
        <w:rPr>
          <w:spacing w:val="20"/>
          <w:w w:val="105"/>
          <w:sz w:val="21"/>
        </w:rPr>
        <w:t xml:space="preserve"> </w:t>
      </w:r>
      <w:r>
        <w:rPr>
          <w:w w:val="105"/>
          <w:sz w:val="21"/>
        </w:rPr>
        <w:t>to</w:t>
      </w:r>
      <w:r>
        <w:rPr>
          <w:spacing w:val="21"/>
          <w:w w:val="105"/>
          <w:sz w:val="21"/>
        </w:rPr>
        <w:t xml:space="preserve"> </w:t>
      </w:r>
      <w:r>
        <w:rPr>
          <w:w w:val="105"/>
          <w:sz w:val="21"/>
        </w:rPr>
        <w:t>Presentation</w:t>
      </w:r>
      <w:r>
        <w:rPr>
          <w:spacing w:val="21"/>
          <w:w w:val="105"/>
          <w:sz w:val="21"/>
        </w:rPr>
        <w:t xml:space="preserve"> </w:t>
      </w:r>
      <w:r>
        <w:rPr>
          <w:w w:val="105"/>
          <w:sz w:val="21"/>
        </w:rPr>
        <w:t>1</w:t>
      </w:r>
      <w:r>
        <w:rPr>
          <w:spacing w:val="21"/>
          <w:w w:val="105"/>
          <w:sz w:val="21"/>
        </w:rPr>
        <w:t xml:space="preserve"> </w:t>
      </w:r>
      <w:r>
        <w:rPr>
          <w:spacing w:val="-2"/>
          <w:w w:val="105"/>
          <w:sz w:val="21"/>
        </w:rPr>
        <w:t>applications</w:t>
      </w:r>
    </w:p>
    <w:p w14:paraId="7F701BC9" w14:textId="77777777" w:rsidR="00666A2C" w:rsidRDefault="00E8759C">
      <w:pPr>
        <w:pStyle w:val="a4"/>
        <w:numPr>
          <w:ilvl w:val="1"/>
          <w:numId w:val="12"/>
        </w:numPr>
        <w:tabs>
          <w:tab w:val="left" w:pos="2079"/>
        </w:tabs>
        <w:spacing w:before="39"/>
        <w:ind w:left="2079" w:hanging="359"/>
        <w:rPr>
          <w:sz w:val="21"/>
        </w:rPr>
      </w:pPr>
      <w:r>
        <w:rPr>
          <w:w w:val="110"/>
          <w:sz w:val="21"/>
        </w:rPr>
        <w:t>Social:</w:t>
      </w:r>
      <w:r>
        <w:rPr>
          <w:spacing w:val="4"/>
          <w:w w:val="110"/>
          <w:sz w:val="21"/>
        </w:rPr>
        <w:t xml:space="preserve"> </w:t>
      </w:r>
      <w:r>
        <w:rPr>
          <w:w w:val="110"/>
          <w:sz w:val="21"/>
        </w:rPr>
        <w:t>Instagram</w:t>
      </w:r>
      <w:r>
        <w:rPr>
          <w:spacing w:val="5"/>
          <w:w w:val="110"/>
          <w:sz w:val="21"/>
        </w:rPr>
        <w:t xml:space="preserve"> </w:t>
      </w:r>
      <w:r>
        <w:rPr>
          <w:w w:val="110"/>
          <w:sz w:val="21"/>
        </w:rPr>
        <w:t>Story</w:t>
      </w:r>
      <w:r>
        <w:rPr>
          <w:spacing w:val="4"/>
          <w:w w:val="110"/>
          <w:sz w:val="21"/>
        </w:rPr>
        <w:t xml:space="preserve"> </w:t>
      </w:r>
      <w:r>
        <w:rPr>
          <w:color w:val="B6B6B6"/>
          <w:w w:val="110"/>
          <w:sz w:val="21"/>
        </w:rPr>
        <w:t>(1,</w:t>
      </w:r>
      <w:r>
        <w:rPr>
          <w:color w:val="B6B6B6"/>
          <w:spacing w:val="5"/>
          <w:w w:val="110"/>
          <w:sz w:val="21"/>
        </w:rPr>
        <w:t xml:space="preserve"> </w:t>
      </w:r>
      <w:r>
        <w:rPr>
          <w:color w:val="B6B6B6"/>
          <w:spacing w:val="-2"/>
          <w:w w:val="110"/>
          <w:sz w:val="21"/>
        </w:rPr>
        <w:t>motion)</w:t>
      </w:r>
    </w:p>
    <w:p w14:paraId="7AE0866C" w14:textId="77777777" w:rsidR="00666A2C" w:rsidRDefault="00E8759C">
      <w:pPr>
        <w:pStyle w:val="a4"/>
        <w:numPr>
          <w:ilvl w:val="1"/>
          <w:numId w:val="12"/>
        </w:numPr>
        <w:tabs>
          <w:tab w:val="left" w:pos="2079"/>
        </w:tabs>
        <w:ind w:left="2079" w:hanging="359"/>
        <w:rPr>
          <w:sz w:val="21"/>
        </w:rPr>
      </w:pPr>
      <w:r>
        <w:rPr>
          <w:w w:val="105"/>
          <w:sz w:val="21"/>
        </w:rPr>
        <w:t>Product:</w:t>
      </w:r>
      <w:r>
        <w:rPr>
          <w:spacing w:val="19"/>
          <w:w w:val="105"/>
          <w:sz w:val="21"/>
        </w:rPr>
        <w:t xml:space="preserve"> </w:t>
      </w:r>
      <w:r>
        <w:rPr>
          <w:w w:val="105"/>
          <w:sz w:val="21"/>
        </w:rPr>
        <w:t>Brand</w:t>
      </w:r>
      <w:r>
        <w:rPr>
          <w:spacing w:val="19"/>
          <w:w w:val="105"/>
          <w:sz w:val="21"/>
        </w:rPr>
        <w:t xml:space="preserve"> </w:t>
      </w:r>
      <w:r>
        <w:rPr>
          <w:w w:val="105"/>
          <w:sz w:val="21"/>
        </w:rPr>
        <w:t>plate</w:t>
      </w:r>
      <w:r>
        <w:rPr>
          <w:spacing w:val="19"/>
          <w:w w:val="105"/>
          <w:sz w:val="21"/>
        </w:rPr>
        <w:t xml:space="preserve"> </w:t>
      </w:r>
      <w:r>
        <w:rPr>
          <w:w w:val="105"/>
          <w:sz w:val="21"/>
        </w:rPr>
        <w:t>for</w:t>
      </w:r>
      <w:r>
        <w:rPr>
          <w:spacing w:val="20"/>
          <w:w w:val="105"/>
          <w:sz w:val="21"/>
        </w:rPr>
        <w:t xml:space="preserve"> </w:t>
      </w:r>
      <w:r>
        <w:rPr>
          <w:spacing w:val="-2"/>
          <w:w w:val="105"/>
          <w:sz w:val="21"/>
        </w:rPr>
        <w:t>furniture</w:t>
      </w:r>
    </w:p>
    <w:p w14:paraId="7C3C18DF" w14:textId="77777777" w:rsidR="00666A2C" w:rsidRDefault="00E8759C">
      <w:pPr>
        <w:pStyle w:val="a4"/>
        <w:numPr>
          <w:ilvl w:val="1"/>
          <w:numId w:val="12"/>
        </w:numPr>
        <w:tabs>
          <w:tab w:val="left" w:pos="2079"/>
        </w:tabs>
        <w:spacing w:before="28"/>
        <w:ind w:left="2079" w:hanging="359"/>
        <w:rPr>
          <w:sz w:val="21"/>
        </w:rPr>
      </w:pPr>
      <w:r>
        <w:rPr>
          <w:w w:val="110"/>
          <w:sz w:val="21"/>
        </w:rPr>
        <w:t>Communications:</w:t>
      </w:r>
      <w:r>
        <w:rPr>
          <w:spacing w:val="-12"/>
          <w:w w:val="110"/>
          <w:sz w:val="21"/>
        </w:rPr>
        <w:t xml:space="preserve"> </w:t>
      </w:r>
      <w:r>
        <w:rPr>
          <w:w w:val="110"/>
          <w:sz w:val="21"/>
        </w:rPr>
        <w:t>Email</w:t>
      </w:r>
      <w:r>
        <w:rPr>
          <w:spacing w:val="-12"/>
          <w:w w:val="110"/>
          <w:sz w:val="21"/>
        </w:rPr>
        <w:t xml:space="preserve"> </w:t>
      </w:r>
      <w:r>
        <w:rPr>
          <w:w w:val="110"/>
          <w:sz w:val="21"/>
        </w:rPr>
        <w:t>newsletter</w:t>
      </w:r>
      <w:r>
        <w:rPr>
          <w:spacing w:val="-12"/>
          <w:w w:val="110"/>
          <w:sz w:val="21"/>
        </w:rPr>
        <w:t xml:space="preserve"> </w:t>
      </w:r>
      <w:r>
        <w:rPr>
          <w:spacing w:val="-2"/>
          <w:w w:val="110"/>
          <w:sz w:val="21"/>
        </w:rPr>
        <w:t>example</w:t>
      </w:r>
    </w:p>
    <w:p w14:paraId="68947CCA" w14:textId="77777777" w:rsidR="00666A2C" w:rsidRDefault="00E8759C">
      <w:pPr>
        <w:pStyle w:val="a4"/>
        <w:numPr>
          <w:ilvl w:val="1"/>
          <w:numId w:val="12"/>
        </w:numPr>
        <w:tabs>
          <w:tab w:val="left" w:pos="2079"/>
        </w:tabs>
        <w:ind w:left="2079" w:hanging="359"/>
        <w:rPr>
          <w:sz w:val="21"/>
        </w:rPr>
      </w:pPr>
      <w:r>
        <w:rPr>
          <w:w w:val="110"/>
          <w:sz w:val="21"/>
        </w:rPr>
        <w:t>Spatial:</w:t>
      </w:r>
      <w:r>
        <w:rPr>
          <w:spacing w:val="3"/>
          <w:w w:val="110"/>
          <w:sz w:val="21"/>
        </w:rPr>
        <w:t xml:space="preserve"> </w:t>
      </w:r>
      <w:r>
        <w:rPr>
          <w:w w:val="110"/>
          <w:sz w:val="21"/>
        </w:rPr>
        <w:t>Showroom</w:t>
      </w:r>
      <w:r>
        <w:rPr>
          <w:spacing w:val="3"/>
          <w:w w:val="110"/>
          <w:sz w:val="21"/>
        </w:rPr>
        <w:t xml:space="preserve"> </w:t>
      </w:r>
      <w:r>
        <w:rPr>
          <w:spacing w:val="-2"/>
          <w:w w:val="110"/>
          <w:sz w:val="21"/>
        </w:rPr>
        <w:t>signage</w:t>
      </w:r>
    </w:p>
    <w:p w14:paraId="742CE878" w14:textId="77777777" w:rsidR="00666A2C" w:rsidRDefault="00E8759C">
      <w:pPr>
        <w:pStyle w:val="a4"/>
        <w:numPr>
          <w:ilvl w:val="1"/>
          <w:numId w:val="12"/>
        </w:numPr>
        <w:tabs>
          <w:tab w:val="left" w:pos="2079"/>
        </w:tabs>
        <w:ind w:left="2079" w:hanging="359"/>
        <w:rPr>
          <w:sz w:val="21"/>
        </w:rPr>
      </w:pPr>
      <w:r>
        <w:rPr>
          <w:w w:val="110"/>
          <w:sz w:val="21"/>
        </w:rPr>
        <w:t>Collateral:</w:t>
      </w:r>
      <w:r>
        <w:rPr>
          <w:spacing w:val="4"/>
          <w:w w:val="110"/>
          <w:sz w:val="21"/>
        </w:rPr>
        <w:t xml:space="preserve"> </w:t>
      </w:r>
      <w:r>
        <w:rPr>
          <w:w w:val="110"/>
          <w:sz w:val="21"/>
        </w:rPr>
        <w:t>Swatch</w:t>
      </w:r>
      <w:r>
        <w:rPr>
          <w:spacing w:val="4"/>
          <w:w w:val="110"/>
          <w:sz w:val="21"/>
        </w:rPr>
        <w:t xml:space="preserve"> </w:t>
      </w:r>
      <w:r>
        <w:rPr>
          <w:spacing w:val="-2"/>
          <w:w w:val="110"/>
          <w:sz w:val="21"/>
        </w:rPr>
        <w:t>Label</w:t>
      </w:r>
    </w:p>
    <w:p w14:paraId="1322E95D" w14:textId="77777777" w:rsidR="00666A2C" w:rsidRDefault="00E8759C">
      <w:pPr>
        <w:pStyle w:val="a4"/>
        <w:numPr>
          <w:ilvl w:val="1"/>
          <w:numId w:val="12"/>
        </w:numPr>
        <w:tabs>
          <w:tab w:val="left" w:pos="2079"/>
        </w:tabs>
        <w:spacing w:before="28"/>
        <w:ind w:left="2079" w:hanging="359"/>
        <w:rPr>
          <w:sz w:val="21"/>
        </w:rPr>
      </w:pPr>
      <w:r>
        <w:rPr>
          <w:spacing w:val="2"/>
          <w:sz w:val="21"/>
        </w:rPr>
        <w:t>Collateral:</w:t>
      </w:r>
      <w:r>
        <w:rPr>
          <w:spacing w:val="48"/>
          <w:sz w:val="21"/>
        </w:rPr>
        <w:t xml:space="preserve"> </w:t>
      </w:r>
      <w:r>
        <w:rPr>
          <w:spacing w:val="-2"/>
          <w:sz w:val="21"/>
        </w:rPr>
        <w:t>Stationery</w:t>
      </w:r>
    </w:p>
    <w:p w14:paraId="432AF91A" w14:textId="77777777" w:rsidR="00666A2C" w:rsidRDefault="00E8759C">
      <w:pPr>
        <w:pStyle w:val="a4"/>
        <w:numPr>
          <w:ilvl w:val="1"/>
          <w:numId w:val="12"/>
        </w:numPr>
        <w:tabs>
          <w:tab w:val="left" w:pos="2079"/>
        </w:tabs>
        <w:ind w:left="2079" w:hanging="359"/>
        <w:rPr>
          <w:sz w:val="21"/>
        </w:rPr>
      </w:pPr>
      <w:r>
        <w:rPr>
          <w:w w:val="110"/>
          <w:sz w:val="21"/>
        </w:rPr>
        <w:t>Collateral:</w:t>
      </w:r>
      <w:r>
        <w:rPr>
          <w:spacing w:val="-13"/>
          <w:w w:val="110"/>
          <w:sz w:val="21"/>
        </w:rPr>
        <w:t xml:space="preserve"> </w:t>
      </w:r>
      <w:r>
        <w:rPr>
          <w:w w:val="110"/>
          <w:sz w:val="21"/>
        </w:rPr>
        <w:t>Corporate</w:t>
      </w:r>
      <w:r>
        <w:rPr>
          <w:spacing w:val="-12"/>
          <w:w w:val="110"/>
          <w:sz w:val="21"/>
        </w:rPr>
        <w:t xml:space="preserve"> </w:t>
      </w:r>
      <w:r>
        <w:rPr>
          <w:w w:val="110"/>
          <w:sz w:val="21"/>
        </w:rPr>
        <w:t>merchandise</w:t>
      </w:r>
      <w:r>
        <w:rPr>
          <w:spacing w:val="-12"/>
          <w:w w:val="110"/>
          <w:sz w:val="21"/>
        </w:rPr>
        <w:t xml:space="preserve"> </w:t>
      </w:r>
      <w:r>
        <w:rPr>
          <w:color w:val="B6B6B6"/>
          <w:spacing w:val="-5"/>
          <w:w w:val="110"/>
          <w:sz w:val="21"/>
        </w:rPr>
        <w:t>(1)</w:t>
      </w:r>
    </w:p>
    <w:p w14:paraId="3DF7F806" w14:textId="77777777" w:rsidR="00666A2C" w:rsidRDefault="00E8759C">
      <w:pPr>
        <w:pStyle w:val="a4"/>
        <w:numPr>
          <w:ilvl w:val="1"/>
          <w:numId w:val="12"/>
        </w:numPr>
        <w:tabs>
          <w:tab w:val="left" w:pos="2079"/>
        </w:tabs>
        <w:ind w:left="2079" w:hanging="359"/>
        <w:rPr>
          <w:sz w:val="21"/>
        </w:rPr>
      </w:pPr>
      <w:r>
        <w:rPr>
          <w:w w:val="110"/>
          <w:sz w:val="21"/>
        </w:rPr>
        <w:t>Collateral:</w:t>
      </w:r>
      <w:r>
        <w:rPr>
          <w:spacing w:val="14"/>
          <w:w w:val="110"/>
          <w:sz w:val="21"/>
        </w:rPr>
        <w:t xml:space="preserve"> </w:t>
      </w:r>
      <w:r>
        <w:rPr>
          <w:w w:val="110"/>
          <w:sz w:val="21"/>
        </w:rPr>
        <w:t>Business</w:t>
      </w:r>
      <w:r>
        <w:rPr>
          <w:spacing w:val="14"/>
          <w:w w:val="110"/>
          <w:sz w:val="21"/>
        </w:rPr>
        <w:t xml:space="preserve"> </w:t>
      </w:r>
      <w:r>
        <w:rPr>
          <w:spacing w:val="-4"/>
          <w:w w:val="110"/>
          <w:sz w:val="21"/>
        </w:rPr>
        <w:t>card</w:t>
      </w:r>
    </w:p>
    <w:p w14:paraId="36AF6883" w14:textId="77777777" w:rsidR="00666A2C" w:rsidRDefault="00666A2C">
      <w:pPr>
        <w:pStyle w:val="a3"/>
      </w:pPr>
    </w:p>
    <w:p w14:paraId="54C529ED" w14:textId="77777777" w:rsidR="00666A2C" w:rsidRDefault="00666A2C">
      <w:pPr>
        <w:pStyle w:val="a3"/>
        <w:spacing w:before="10"/>
      </w:pPr>
    </w:p>
    <w:p w14:paraId="01749323" w14:textId="77777777" w:rsidR="00666A2C" w:rsidRDefault="00E8759C">
      <w:pPr>
        <w:pStyle w:val="a3"/>
        <w:spacing w:before="1"/>
        <w:ind w:left="640"/>
      </w:pPr>
      <w:r>
        <w:rPr>
          <w:w w:val="105"/>
        </w:rPr>
        <w:t>System</w:t>
      </w:r>
      <w:r>
        <w:rPr>
          <w:spacing w:val="30"/>
          <w:w w:val="105"/>
        </w:rPr>
        <w:t xml:space="preserve"> </w:t>
      </w:r>
      <w:r>
        <w:rPr>
          <w:w w:val="105"/>
        </w:rPr>
        <w:t>Finalization</w:t>
      </w:r>
      <w:r>
        <w:rPr>
          <w:spacing w:val="30"/>
          <w:w w:val="105"/>
        </w:rPr>
        <w:t xml:space="preserve"> </w:t>
      </w:r>
      <w:r>
        <w:rPr>
          <w:w w:val="105"/>
        </w:rPr>
        <w:t>(Deliverables</w:t>
      </w:r>
      <w:r>
        <w:rPr>
          <w:spacing w:val="30"/>
          <w:w w:val="105"/>
        </w:rPr>
        <w:t xml:space="preserve"> </w:t>
      </w:r>
      <w:r>
        <w:rPr>
          <w:w w:val="105"/>
        </w:rPr>
        <w:t>for</w:t>
      </w:r>
      <w:r>
        <w:rPr>
          <w:spacing w:val="30"/>
          <w:w w:val="105"/>
        </w:rPr>
        <w:t xml:space="preserve"> </w:t>
      </w:r>
      <w:r>
        <w:rPr>
          <w:w w:val="105"/>
        </w:rPr>
        <w:t>Presentation</w:t>
      </w:r>
      <w:r>
        <w:rPr>
          <w:spacing w:val="30"/>
          <w:w w:val="105"/>
        </w:rPr>
        <w:t xml:space="preserve"> </w:t>
      </w:r>
      <w:r>
        <w:rPr>
          <w:spacing w:val="-5"/>
          <w:w w:val="105"/>
        </w:rPr>
        <w:t>3)</w:t>
      </w:r>
    </w:p>
    <w:p w14:paraId="723CAF41" w14:textId="77777777" w:rsidR="00666A2C" w:rsidRDefault="00E8759C">
      <w:pPr>
        <w:pStyle w:val="a3"/>
        <w:spacing w:before="28" w:line="266" w:lineRule="auto"/>
        <w:ind w:left="640"/>
      </w:pPr>
      <w:r>
        <w:rPr>
          <w:w w:val="110"/>
        </w:rPr>
        <w:t xml:space="preserve">PORTO ROCHA to reﬁne and address client feedback, updating all proof-of-concept applications </w:t>
      </w:r>
      <w:r>
        <w:rPr>
          <w:spacing w:val="-2"/>
          <w:w w:val="110"/>
        </w:rPr>
        <w:t>accordingly.</w:t>
      </w:r>
    </w:p>
    <w:p w14:paraId="1C0157D6" w14:textId="77777777" w:rsidR="00666A2C" w:rsidRDefault="00666A2C">
      <w:pPr>
        <w:pStyle w:val="a3"/>
        <w:spacing w:before="29"/>
      </w:pPr>
    </w:p>
    <w:p w14:paraId="319C9BFB" w14:textId="77777777" w:rsidR="00666A2C" w:rsidRDefault="00E8759C">
      <w:pPr>
        <w:spacing w:before="1"/>
        <w:ind w:left="640"/>
        <w:rPr>
          <w:sz w:val="19"/>
        </w:rPr>
      </w:pPr>
      <w:r>
        <w:rPr>
          <w:color w:val="B6B6B6"/>
          <w:spacing w:val="-2"/>
          <w:w w:val="110"/>
          <w:sz w:val="19"/>
        </w:rPr>
        <w:t>Notes/Exclusions:</w:t>
      </w:r>
    </w:p>
    <w:p w14:paraId="258246F0" w14:textId="77777777" w:rsidR="00666A2C" w:rsidRDefault="00E8759C">
      <w:pPr>
        <w:pStyle w:val="a4"/>
        <w:numPr>
          <w:ilvl w:val="0"/>
          <w:numId w:val="11"/>
        </w:numPr>
        <w:tabs>
          <w:tab w:val="left" w:pos="1360"/>
        </w:tabs>
        <w:spacing w:before="23" w:line="264" w:lineRule="auto"/>
        <w:ind w:right="709"/>
        <w:rPr>
          <w:sz w:val="19"/>
        </w:rPr>
      </w:pPr>
      <w:r>
        <w:rPr>
          <w:color w:val="B6B6B6"/>
          <w:w w:val="105"/>
          <w:sz w:val="19"/>
        </w:rPr>
        <w:t>Video/photography production, stock footage/photography licensing, illustration, 3D models or animations,</w:t>
      </w:r>
      <w:r>
        <w:rPr>
          <w:color w:val="B6B6B6"/>
          <w:spacing w:val="30"/>
          <w:w w:val="105"/>
          <w:sz w:val="19"/>
        </w:rPr>
        <w:t xml:space="preserve"> </w:t>
      </w:r>
      <w:r>
        <w:rPr>
          <w:color w:val="B6B6B6"/>
          <w:w w:val="105"/>
          <w:sz w:val="19"/>
        </w:rPr>
        <w:t>soundtrack,</w:t>
      </w:r>
      <w:r>
        <w:rPr>
          <w:color w:val="B6B6B6"/>
          <w:spacing w:val="30"/>
          <w:w w:val="105"/>
          <w:sz w:val="19"/>
        </w:rPr>
        <w:t xml:space="preserve"> </w:t>
      </w:r>
      <w:r>
        <w:rPr>
          <w:color w:val="B6B6B6"/>
          <w:w w:val="105"/>
          <w:sz w:val="19"/>
        </w:rPr>
        <w:t>and</w:t>
      </w:r>
      <w:r>
        <w:rPr>
          <w:color w:val="B6B6B6"/>
          <w:spacing w:val="30"/>
          <w:w w:val="105"/>
          <w:sz w:val="19"/>
        </w:rPr>
        <w:t xml:space="preserve"> </w:t>
      </w:r>
      <w:r>
        <w:rPr>
          <w:color w:val="B6B6B6"/>
          <w:w w:val="105"/>
          <w:sz w:val="19"/>
        </w:rPr>
        <w:t>VO</w:t>
      </w:r>
      <w:r>
        <w:rPr>
          <w:color w:val="B6B6B6"/>
          <w:spacing w:val="30"/>
          <w:w w:val="105"/>
          <w:sz w:val="19"/>
        </w:rPr>
        <w:t xml:space="preserve"> </w:t>
      </w:r>
      <w:r>
        <w:rPr>
          <w:color w:val="B6B6B6"/>
          <w:w w:val="105"/>
          <w:sz w:val="19"/>
        </w:rPr>
        <w:t>licensing/production</w:t>
      </w:r>
      <w:r>
        <w:rPr>
          <w:color w:val="B6B6B6"/>
          <w:spacing w:val="30"/>
          <w:w w:val="105"/>
          <w:sz w:val="19"/>
        </w:rPr>
        <w:t xml:space="preserve"> </w:t>
      </w:r>
      <w:r>
        <w:rPr>
          <w:color w:val="B6B6B6"/>
          <w:w w:val="105"/>
          <w:sz w:val="19"/>
        </w:rPr>
        <w:t>are</w:t>
      </w:r>
      <w:r>
        <w:rPr>
          <w:color w:val="B6B6B6"/>
          <w:spacing w:val="30"/>
          <w:w w:val="105"/>
          <w:sz w:val="19"/>
        </w:rPr>
        <w:t xml:space="preserve"> </w:t>
      </w:r>
      <w:r>
        <w:rPr>
          <w:color w:val="B6B6B6"/>
          <w:w w:val="105"/>
          <w:sz w:val="19"/>
        </w:rPr>
        <w:t>not</w:t>
      </w:r>
      <w:r>
        <w:rPr>
          <w:color w:val="B6B6B6"/>
          <w:spacing w:val="30"/>
          <w:w w:val="105"/>
          <w:sz w:val="19"/>
        </w:rPr>
        <w:t xml:space="preserve"> </w:t>
      </w:r>
      <w:r>
        <w:rPr>
          <w:color w:val="B6B6B6"/>
          <w:w w:val="105"/>
          <w:sz w:val="19"/>
        </w:rPr>
        <w:t>included</w:t>
      </w:r>
      <w:r>
        <w:rPr>
          <w:color w:val="B6B6B6"/>
          <w:spacing w:val="30"/>
          <w:w w:val="105"/>
          <w:sz w:val="19"/>
        </w:rPr>
        <w:t xml:space="preserve"> </w:t>
      </w:r>
      <w:r>
        <w:rPr>
          <w:color w:val="B6B6B6"/>
          <w:w w:val="105"/>
          <w:sz w:val="19"/>
        </w:rPr>
        <w:t>in</w:t>
      </w:r>
      <w:r>
        <w:rPr>
          <w:color w:val="B6B6B6"/>
          <w:spacing w:val="30"/>
          <w:w w:val="105"/>
          <w:sz w:val="19"/>
        </w:rPr>
        <w:t xml:space="preserve"> </w:t>
      </w:r>
      <w:r>
        <w:rPr>
          <w:color w:val="B6B6B6"/>
          <w:w w:val="105"/>
          <w:sz w:val="19"/>
        </w:rPr>
        <w:t>this</w:t>
      </w:r>
      <w:r>
        <w:rPr>
          <w:color w:val="B6B6B6"/>
          <w:spacing w:val="30"/>
          <w:w w:val="105"/>
          <w:sz w:val="19"/>
        </w:rPr>
        <w:t xml:space="preserve"> </w:t>
      </w:r>
      <w:r>
        <w:rPr>
          <w:color w:val="B6B6B6"/>
          <w:w w:val="105"/>
          <w:sz w:val="19"/>
        </w:rPr>
        <w:t>scope.</w:t>
      </w:r>
      <w:r>
        <w:rPr>
          <w:color w:val="B6B6B6"/>
          <w:spacing w:val="30"/>
          <w:w w:val="105"/>
          <w:sz w:val="19"/>
        </w:rPr>
        <w:t xml:space="preserve"> </w:t>
      </w:r>
      <w:r>
        <w:rPr>
          <w:color w:val="B6B6B6"/>
          <w:w w:val="105"/>
          <w:sz w:val="19"/>
        </w:rPr>
        <w:t>Any</w:t>
      </w:r>
      <w:r>
        <w:rPr>
          <w:color w:val="B6B6B6"/>
          <w:spacing w:val="30"/>
          <w:w w:val="105"/>
          <w:sz w:val="19"/>
        </w:rPr>
        <w:t xml:space="preserve"> </w:t>
      </w:r>
      <w:r>
        <w:rPr>
          <w:color w:val="B6B6B6"/>
          <w:w w:val="105"/>
          <w:sz w:val="19"/>
        </w:rPr>
        <w:t>necessary assets will be approved with the client beforehand and billed separately.</w:t>
      </w:r>
    </w:p>
    <w:p w14:paraId="1D91E278" w14:textId="77777777" w:rsidR="00666A2C" w:rsidRDefault="00E8759C">
      <w:pPr>
        <w:pStyle w:val="a4"/>
        <w:numPr>
          <w:ilvl w:val="0"/>
          <w:numId w:val="11"/>
        </w:numPr>
        <w:tabs>
          <w:tab w:val="left" w:pos="1359"/>
        </w:tabs>
        <w:spacing w:before="0" w:line="232" w:lineRule="exact"/>
        <w:ind w:left="1359" w:hanging="359"/>
        <w:rPr>
          <w:sz w:val="19"/>
        </w:rPr>
      </w:pPr>
      <w:r>
        <w:rPr>
          <w:color w:val="B6B6B6"/>
          <w:w w:val="105"/>
          <w:sz w:val="19"/>
        </w:rPr>
        <w:t>Design</w:t>
      </w:r>
      <w:r>
        <w:rPr>
          <w:color w:val="B6B6B6"/>
          <w:spacing w:val="13"/>
          <w:w w:val="105"/>
          <w:sz w:val="19"/>
        </w:rPr>
        <w:t xml:space="preserve"> </w:t>
      </w:r>
      <w:r>
        <w:rPr>
          <w:color w:val="B6B6B6"/>
          <w:w w:val="105"/>
          <w:sz w:val="19"/>
        </w:rPr>
        <w:t>applications</w:t>
      </w:r>
      <w:r>
        <w:rPr>
          <w:color w:val="B6B6B6"/>
          <w:spacing w:val="14"/>
          <w:w w:val="105"/>
          <w:sz w:val="19"/>
        </w:rPr>
        <w:t xml:space="preserve"> </w:t>
      </w:r>
      <w:r>
        <w:rPr>
          <w:color w:val="B6B6B6"/>
          <w:w w:val="105"/>
          <w:sz w:val="19"/>
        </w:rPr>
        <w:t>are</w:t>
      </w:r>
      <w:r>
        <w:rPr>
          <w:color w:val="B6B6B6"/>
          <w:spacing w:val="13"/>
          <w:w w:val="105"/>
          <w:sz w:val="19"/>
        </w:rPr>
        <w:t xml:space="preserve"> </w:t>
      </w:r>
      <w:r>
        <w:rPr>
          <w:color w:val="B6B6B6"/>
          <w:w w:val="105"/>
          <w:sz w:val="19"/>
        </w:rPr>
        <w:t>for</w:t>
      </w:r>
      <w:r>
        <w:rPr>
          <w:color w:val="B6B6B6"/>
          <w:spacing w:val="14"/>
          <w:w w:val="105"/>
          <w:sz w:val="19"/>
        </w:rPr>
        <w:t xml:space="preserve"> </w:t>
      </w:r>
      <w:r>
        <w:rPr>
          <w:color w:val="B6B6B6"/>
          <w:w w:val="105"/>
          <w:sz w:val="19"/>
        </w:rPr>
        <w:t>proof-of-concept</w:t>
      </w:r>
      <w:r>
        <w:rPr>
          <w:color w:val="B6B6B6"/>
          <w:spacing w:val="14"/>
          <w:w w:val="105"/>
          <w:sz w:val="19"/>
        </w:rPr>
        <w:t xml:space="preserve"> </w:t>
      </w:r>
      <w:r>
        <w:rPr>
          <w:color w:val="B6B6B6"/>
          <w:w w:val="105"/>
          <w:sz w:val="19"/>
        </w:rPr>
        <w:t>only</w:t>
      </w:r>
      <w:r>
        <w:rPr>
          <w:color w:val="B6B6B6"/>
          <w:spacing w:val="13"/>
          <w:w w:val="105"/>
          <w:sz w:val="19"/>
        </w:rPr>
        <w:t xml:space="preserve"> </w:t>
      </w:r>
      <w:r>
        <w:rPr>
          <w:color w:val="B6B6B6"/>
          <w:w w:val="105"/>
          <w:sz w:val="19"/>
        </w:rPr>
        <w:t>and</w:t>
      </w:r>
      <w:r>
        <w:rPr>
          <w:color w:val="B6B6B6"/>
          <w:spacing w:val="14"/>
          <w:w w:val="105"/>
          <w:sz w:val="19"/>
        </w:rPr>
        <w:t xml:space="preserve"> </w:t>
      </w:r>
      <w:r>
        <w:rPr>
          <w:color w:val="B6B6B6"/>
          <w:w w:val="105"/>
          <w:sz w:val="19"/>
        </w:rPr>
        <w:t>are</w:t>
      </w:r>
      <w:r>
        <w:rPr>
          <w:color w:val="B6B6B6"/>
          <w:spacing w:val="14"/>
          <w:w w:val="105"/>
          <w:sz w:val="19"/>
        </w:rPr>
        <w:t xml:space="preserve"> </w:t>
      </w:r>
      <w:r>
        <w:rPr>
          <w:color w:val="B6B6B6"/>
          <w:w w:val="105"/>
          <w:sz w:val="19"/>
        </w:rPr>
        <w:t>not</w:t>
      </w:r>
      <w:r>
        <w:rPr>
          <w:color w:val="B6B6B6"/>
          <w:spacing w:val="13"/>
          <w:w w:val="105"/>
          <w:sz w:val="19"/>
        </w:rPr>
        <w:t xml:space="preserve"> </w:t>
      </w:r>
      <w:r>
        <w:rPr>
          <w:color w:val="B6B6B6"/>
          <w:w w:val="105"/>
          <w:sz w:val="19"/>
        </w:rPr>
        <w:t>intended</w:t>
      </w:r>
      <w:r>
        <w:rPr>
          <w:color w:val="B6B6B6"/>
          <w:spacing w:val="14"/>
          <w:w w:val="105"/>
          <w:sz w:val="19"/>
        </w:rPr>
        <w:t xml:space="preserve"> </w:t>
      </w:r>
      <w:r>
        <w:rPr>
          <w:color w:val="B6B6B6"/>
          <w:w w:val="105"/>
          <w:sz w:val="19"/>
        </w:rPr>
        <w:t>for</w:t>
      </w:r>
      <w:r>
        <w:rPr>
          <w:color w:val="B6B6B6"/>
          <w:spacing w:val="14"/>
          <w:w w:val="105"/>
          <w:sz w:val="19"/>
        </w:rPr>
        <w:t xml:space="preserve"> </w:t>
      </w:r>
      <w:r>
        <w:rPr>
          <w:color w:val="B6B6B6"/>
          <w:w w:val="105"/>
          <w:sz w:val="19"/>
        </w:rPr>
        <w:t>ﬁnal</w:t>
      </w:r>
      <w:r>
        <w:rPr>
          <w:color w:val="B6B6B6"/>
          <w:spacing w:val="13"/>
          <w:w w:val="105"/>
          <w:sz w:val="19"/>
        </w:rPr>
        <w:t xml:space="preserve"> </w:t>
      </w:r>
      <w:r>
        <w:rPr>
          <w:color w:val="B6B6B6"/>
          <w:spacing w:val="-2"/>
          <w:w w:val="105"/>
          <w:sz w:val="19"/>
        </w:rPr>
        <w:t>production.</w:t>
      </w:r>
    </w:p>
    <w:p w14:paraId="255CB1C7" w14:textId="77777777" w:rsidR="00666A2C" w:rsidRDefault="00E8759C">
      <w:pPr>
        <w:pStyle w:val="a3"/>
        <w:spacing w:before="178"/>
        <w:rPr>
          <w:sz w:val="20"/>
        </w:rPr>
      </w:pPr>
      <w:r>
        <w:rPr>
          <w:noProof/>
        </w:rPr>
        <mc:AlternateContent>
          <mc:Choice Requires="wps">
            <w:drawing>
              <wp:anchor distT="0" distB="0" distL="0" distR="0" simplePos="0" relativeHeight="487604224" behindDoc="1" locked="0" layoutInCell="1" allowOverlap="1" wp14:anchorId="25C419B3" wp14:editId="07777777">
                <wp:simplePos x="0" y="0"/>
                <wp:positionH relativeFrom="page">
                  <wp:posOffset>952500</wp:posOffset>
                </wp:positionH>
                <wp:positionV relativeFrom="paragraph">
                  <wp:posOffset>283551</wp:posOffset>
                </wp:positionV>
                <wp:extent cx="58674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9DC1B84" id="Graphic 35" o:spid="_x0000_s1026" style="position:absolute;left:0;text-align:left;margin-left:75pt;margin-top:22.35pt;width:462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" path="m,l5867400,e" filled="f" strokecolor="#878787" strokeweight="1pt">
                <v:path arrowok="t"/>
                <w10:wrap type="topAndBottom" anchorx="page"/>
              </v:shape>
            </w:pict>
          </mc:Fallback>
        </mc:AlternateContent>
      </w:r>
    </w:p>
    <w:p w14:paraId="3691E7B2" w14:textId="77777777" w:rsidR="00666A2C" w:rsidRDefault="00666A2C">
      <w:pPr>
        <w:pStyle w:val="a3"/>
        <w:spacing w:before="135"/>
      </w:pPr>
    </w:p>
    <w:p w14:paraId="2D6BC16C" w14:textId="77777777" w:rsidR="00666A2C" w:rsidRDefault="00E8759C">
      <w:pPr>
        <w:pStyle w:val="a3"/>
        <w:ind w:left="640"/>
      </w:pPr>
      <w:r>
        <w:rPr>
          <w:w w:val="105"/>
        </w:rPr>
        <w:t>Final</w:t>
      </w:r>
      <w:r>
        <w:rPr>
          <w:spacing w:val="20"/>
          <w:w w:val="105"/>
        </w:rPr>
        <w:t xml:space="preserve"> </w:t>
      </w:r>
      <w:r>
        <w:rPr>
          <w:w w:val="105"/>
        </w:rPr>
        <w:t>output</w:t>
      </w:r>
      <w:r>
        <w:rPr>
          <w:spacing w:val="20"/>
          <w:w w:val="105"/>
        </w:rPr>
        <w:t xml:space="preserve"> </w:t>
      </w:r>
      <w:r>
        <w:rPr>
          <w:w w:val="105"/>
        </w:rPr>
        <w:t>for</w:t>
      </w:r>
      <w:r>
        <w:rPr>
          <w:spacing w:val="21"/>
          <w:w w:val="105"/>
        </w:rPr>
        <w:t xml:space="preserve"> </w:t>
      </w:r>
      <w:r>
        <w:rPr>
          <w:w w:val="105"/>
        </w:rPr>
        <w:t>Phase</w:t>
      </w:r>
      <w:r>
        <w:rPr>
          <w:spacing w:val="20"/>
          <w:w w:val="105"/>
        </w:rPr>
        <w:t xml:space="preserve"> </w:t>
      </w:r>
      <w:r>
        <w:rPr>
          <w:spacing w:val="-5"/>
          <w:w w:val="105"/>
        </w:rPr>
        <w:t>3:</w:t>
      </w:r>
    </w:p>
    <w:p w14:paraId="76BF7077" w14:textId="77777777" w:rsidR="00666A2C" w:rsidRDefault="00E8759C">
      <w:pPr>
        <w:pStyle w:val="a4"/>
        <w:numPr>
          <w:ilvl w:val="0"/>
          <w:numId w:val="10"/>
        </w:numPr>
        <w:tabs>
          <w:tab w:val="left" w:pos="1359"/>
        </w:tabs>
        <w:ind w:left="1359" w:hanging="359"/>
        <w:rPr>
          <w:sz w:val="21"/>
        </w:rPr>
      </w:pPr>
      <w:r>
        <w:rPr>
          <w:w w:val="110"/>
          <w:sz w:val="21"/>
        </w:rPr>
        <w:t>Brand</w:t>
      </w:r>
      <w:r>
        <w:rPr>
          <w:spacing w:val="-6"/>
          <w:w w:val="110"/>
          <w:sz w:val="21"/>
        </w:rPr>
        <w:t xml:space="preserve"> </w:t>
      </w:r>
      <w:r>
        <w:rPr>
          <w:w w:val="110"/>
          <w:sz w:val="21"/>
        </w:rPr>
        <w:t>Identity</w:t>
      </w:r>
      <w:r>
        <w:rPr>
          <w:spacing w:val="-5"/>
          <w:w w:val="110"/>
          <w:sz w:val="21"/>
        </w:rPr>
        <w:t xml:space="preserve"> </w:t>
      </w:r>
      <w:r>
        <w:rPr>
          <w:w w:val="110"/>
          <w:sz w:val="21"/>
        </w:rPr>
        <w:t>R3</w:t>
      </w:r>
      <w:r>
        <w:rPr>
          <w:spacing w:val="-5"/>
          <w:w w:val="110"/>
          <w:sz w:val="21"/>
        </w:rPr>
        <w:t xml:space="preserve"> </w:t>
      </w:r>
      <w:r>
        <w:rPr>
          <w:w w:val="110"/>
          <w:sz w:val="21"/>
        </w:rPr>
        <w:t>presentation</w:t>
      </w:r>
      <w:r>
        <w:rPr>
          <w:spacing w:val="-5"/>
          <w:w w:val="110"/>
          <w:sz w:val="21"/>
        </w:rPr>
        <w:t xml:space="preserve"> </w:t>
      </w:r>
      <w:r>
        <w:rPr>
          <w:w w:val="110"/>
          <w:sz w:val="21"/>
        </w:rPr>
        <w:t>deck</w:t>
      </w:r>
      <w:r>
        <w:rPr>
          <w:spacing w:val="-5"/>
          <w:w w:val="110"/>
          <w:sz w:val="21"/>
        </w:rPr>
        <w:t xml:space="preserve"> </w:t>
      </w:r>
      <w:r>
        <w:rPr>
          <w:w w:val="110"/>
          <w:sz w:val="21"/>
        </w:rPr>
        <w:t>with</w:t>
      </w:r>
      <w:r>
        <w:rPr>
          <w:spacing w:val="-5"/>
          <w:w w:val="110"/>
          <w:sz w:val="21"/>
        </w:rPr>
        <w:t xml:space="preserve"> </w:t>
      </w:r>
      <w:r>
        <w:rPr>
          <w:w w:val="110"/>
          <w:sz w:val="21"/>
        </w:rPr>
        <w:t>proof-of-concept</w:t>
      </w:r>
      <w:r>
        <w:rPr>
          <w:spacing w:val="-5"/>
          <w:w w:val="110"/>
          <w:sz w:val="21"/>
        </w:rPr>
        <w:t xml:space="preserve"> </w:t>
      </w:r>
      <w:r>
        <w:rPr>
          <w:spacing w:val="-2"/>
          <w:w w:val="110"/>
          <w:sz w:val="21"/>
        </w:rPr>
        <w:t>examples.</w:t>
      </w:r>
    </w:p>
    <w:p w14:paraId="526770CE" w14:textId="77777777" w:rsidR="00666A2C" w:rsidRDefault="00666A2C">
      <w:pPr>
        <w:pStyle w:val="a3"/>
      </w:pPr>
    </w:p>
    <w:p w14:paraId="7CBEED82" w14:textId="77777777" w:rsidR="00666A2C" w:rsidRDefault="00666A2C">
      <w:pPr>
        <w:pStyle w:val="a3"/>
        <w:spacing w:before="85"/>
      </w:pPr>
    </w:p>
    <w:p w14:paraId="05ED165F" w14:textId="77777777" w:rsidR="00666A2C" w:rsidRDefault="00E8759C">
      <w:pPr>
        <w:pStyle w:val="a3"/>
        <w:spacing w:before="1"/>
        <w:ind w:left="640"/>
      </w:pPr>
      <w:r>
        <w:rPr>
          <w:spacing w:val="-2"/>
          <w:w w:val="110"/>
        </w:rPr>
        <w:t>Team/Resources:</w:t>
      </w:r>
    </w:p>
    <w:p w14:paraId="23FDF593" w14:textId="77777777" w:rsidR="00666A2C" w:rsidRDefault="00E8759C">
      <w:pPr>
        <w:pStyle w:val="a4"/>
        <w:numPr>
          <w:ilvl w:val="0"/>
          <w:numId w:val="10"/>
        </w:numPr>
        <w:tabs>
          <w:tab w:val="left" w:pos="1359"/>
        </w:tabs>
        <w:spacing w:before="28"/>
        <w:ind w:left="1359" w:hanging="359"/>
        <w:rPr>
          <w:sz w:val="21"/>
        </w:rPr>
      </w:pPr>
      <w:r>
        <w:rPr>
          <w:w w:val="105"/>
          <w:sz w:val="21"/>
        </w:rPr>
        <w:t>(1)</w:t>
      </w:r>
      <w:r>
        <w:rPr>
          <w:spacing w:val="10"/>
          <w:w w:val="105"/>
          <w:sz w:val="21"/>
        </w:rPr>
        <w:t xml:space="preserve"> </w:t>
      </w:r>
      <w:r>
        <w:rPr>
          <w:w w:val="105"/>
          <w:sz w:val="21"/>
        </w:rPr>
        <w:t>Creative</w:t>
      </w:r>
      <w:r>
        <w:rPr>
          <w:spacing w:val="11"/>
          <w:w w:val="105"/>
          <w:sz w:val="21"/>
        </w:rPr>
        <w:t xml:space="preserve"> </w:t>
      </w:r>
      <w:r>
        <w:rPr>
          <w:spacing w:val="-2"/>
          <w:w w:val="105"/>
          <w:sz w:val="21"/>
        </w:rPr>
        <w:t>Director</w:t>
      </w:r>
    </w:p>
    <w:p w14:paraId="532C9302" w14:textId="77777777" w:rsidR="00666A2C" w:rsidRDefault="00E8759C">
      <w:pPr>
        <w:pStyle w:val="a4"/>
        <w:numPr>
          <w:ilvl w:val="0"/>
          <w:numId w:val="10"/>
        </w:numPr>
        <w:tabs>
          <w:tab w:val="left" w:pos="1359"/>
        </w:tabs>
        <w:ind w:left="1359" w:hanging="359"/>
        <w:rPr>
          <w:sz w:val="21"/>
        </w:rPr>
      </w:pPr>
      <w:r>
        <w:rPr>
          <w:w w:val="110"/>
          <w:sz w:val="21"/>
        </w:rPr>
        <w:t>(1)</w:t>
      </w:r>
      <w:r>
        <w:rPr>
          <w:spacing w:val="-3"/>
          <w:w w:val="110"/>
          <w:sz w:val="21"/>
        </w:rPr>
        <w:t xml:space="preserve"> </w:t>
      </w:r>
      <w:r>
        <w:rPr>
          <w:w w:val="110"/>
          <w:sz w:val="21"/>
        </w:rPr>
        <w:t>Design</w:t>
      </w:r>
      <w:r>
        <w:rPr>
          <w:spacing w:val="-3"/>
          <w:w w:val="110"/>
          <w:sz w:val="21"/>
        </w:rPr>
        <w:t xml:space="preserve"> </w:t>
      </w:r>
      <w:r>
        <w:rPr>
          <w:spacing w:val="-4"/>
          <w:w w:val="110"/>
          <w:sz w:val="21"/>
        </w:rPr>
        <w:t>Lead</w:t>
      </w:r>
    </w:p>
    <w:p w14:paraId="1AB55D92" w14:textId="77777777" w:rsidR="00666A2C" w:rsidRDefault="00E8759C">
      <w:pPr>
        <w:pStyle w:val="a4"/>
        <w:numPr>
          <w:ilvl w:val="0"/>
          <w:numId w:val="10"/>
        </w:numPr>
        <w:tabs>
          <w:tab w:val="left" w:pos="1359"/>
        </w:tabs>
        <w:ind w:left="1359" w:hanging="359"/>
        <w:rPr>
          <w:sz w:val="21"/>
        </w:rPr>
      </w:pPr>
      <w:r>
        <w:rPr>
          <w:w w:val="110"/>
          <w:sz w:val="21"/>
        </w:rPr>
        <w:t>(1)</w:t>
      </w:r>
      <w:r>
        <w:rPr>
          <w:spacing w:val="-12"/>
          <w:w w:val="110"/>
          <w:sz w:val="21"/>
        </w:rPr>
        <w:t xml:space="preserve"> </w:t>
      </w:r>
      <w:r>
        <w:rPr>
          <w:w w:val="110"/>
          <w:sz w:val="21"/>
        </w:rPr>
        <w:t>Senior</w:t>
      </w:r>
      <w:r>
        <w:rPr>
          <w:spacing w:val="-11"/>
          <w:w w:val="110"/>
          <w:sz w:val="21"/>
        </w:rPr>
        <w:t xml:space="preserve"> </w:t>
      </w:r>
      <w:r>
        <w:rPr>
          <w:spacing w:val="-2"/>
          <w:w w:val="110"/>
          <w:sz w:val="21"/>
        </w:rPr>
        <w:t>Designer</w:t>
      </w:r>
    </w:p>
    <w:p w14:paraId="541DEDA8" w14:textId="77777777" w:rsidR="00666A2C" w:rsidRDefault="00E8759C">
      <w:pPr>
        <w:pStyle w:val="a4"/>
        <w:numPr>
          <w:ilvl w:val="0"/>
          <w:numId w:val="10"/>
        </w:numPr>
        <w:tabs>
          <w:tab w:val="left" w:pos="1359"/>
        </w:tabs>
        <w:spacing w:before="28"/>
        <w:ind w:left="1359" w:hanging="359"/>
        <w:rPr>
          <w:sz w:val="21"/>
        </w:rPr>
      </w:pPr>
      <w:r>
        <w:rPr>
          <w:w w:val="110"/>
          <w:sz w:val="21"/>
        </w:rPr>
        <w:t>(1)</w:t>
      </w:r>
      <w:r>
        <w:rPr>
          <w:spacing w:val="-1"/>
          <w:w w:val="110"/>
          <w:sz w:val="21"/>
        </w:rPr>
        <w:t xml:space="preserve"> </w:t>
      </w:r>
      <w:r>
        <w:rPr>
          <w:w w:val="110"/>
          <w:sz w:val="21"/>
        </w:rPr>
        <w:t xml:space="preserve">Associate </w:t>
      </w:r>
      <w:r>
        <w:rPr>
          <w:spacing w:val="-2"/>
          <w:w w:val="110"/>
          <w:sz w:val="21"/>
        </w:rPr>
        <w:t>Designer</w:t>
      </w:r>
    </w:p>
    <w:p w14:paraId="6B1E04B5" w14:textId="77777777" w:rsidR="00666A2C" w:rsidRDefault="00E8759C">
      <w:pPr>
        <w:pStyle w:val="a4"/>
        <w:numPr>
          <w:ilvl w:val="0"/>
          <w:numId w:val="10"/>
        </w:numPr>
        <w:tabs>
          <w:tab w:val="left" w:pos="1359"/>
        </w:tabs>
        <w:ind w:left="1359" w:hanging="359"/>
        <w:rPr>
          <w:sz w:val="21"/>
        </w:rPr>
      </w:pPr>
      <w:r>
        <w:rPr>
          <w:sz w:val="21"/>
        </w:rPr>
        <w:t>(1)</w:t>
      </w:r>
      <w:r>
        <w:rPr>
          <w:spacing w:val="45"/>
          <w:sz w:val="21"/>
        </w:rPr>
        <w:t xml:space="preserve"> </w:t>
      </w:r>
      <w:r>
        <w:rPr>
          <w:sz w:val="21"/>
        </w:rPr>
        <w:t>Interactive</w:t>
      </w:r>
      <w:r>
        <w:rPr>
          <w:spacing w:val="46"/>
          <w:sz w:val="21"/>
        </w:rPr>
        <w:t xml:space="preserve"> </w:t>
      </w:r>
      <w:r>
        <w:rPr>
          <w:sz w:val="21"/>
        </w:rPr>
        <w:t>Design</w:t>
      </w:r>
      <w:r>
        <w:rPr>
          <w:spacing w:val="46"/>
          <w:sz w:val="21"/>
        </w:rPr>
        <w:t xml:space="preserve"> </w:t>
      </w:r>
      <w:r>
        <w:rPr>
          <w:spacing w:val="-4"/>
          <w:sz w:val="21"/>
        </w:rPr>
        <w:t>Lead</w:t>
      </w:r>
    </w:p>
    <w:p w14:paraId="7542AB07" w14:textId="77777777" w:rsidR="00666A2C" w:rsidRDefault="00E8759C">
      <w:pPr>
        <w:pStyle w:val="a4"/>
        <w:numPr>
          <w:ilvl w:val="0"/>
          <w:numId w:val="10"/>
        </w:numPr>
        <w:tabs>
          <w:tab w:val="left" w:pos="1359"/>
        </w:tabs>
        <w:ind w:left="1359" w:hanging="359"/>
        <w:rPr>
          <w:sz w:val="21"/>
        </w:rPr>
      </w:pPr>
      <w:r>
        <w:rPr>
          <w:w w:val="105"/>
          <w:sz w:val="21"/>
        </w:rPr>
        <w:t>(1)</w:t>
      </w:r>
      <w:r>
        <w:rPr>
          <w:spacing w:val="8"/>
          <w:w w:val="105"/>
          <w:sz w:val="21"/>
        </w:rPr>
        <w:t xml:space="preserve"> </w:t>
      </w:r>
      <w:r>
        <w:rPr>
          <w:w w:val="105"/>
          <w:sz w:val="21"/>
        </w:rPr>
        <w:t>Senior</w:t>
      </w:r>
      <w:r>
        <w:rPr>
          <w:spacing w:val="9"/>
          <w:w w:val="105"/>
          <w:sz w:val="21"/>
        </w:rPr>
        <w:t xml:space="preserve"> </w:t>
      </w:r>
      <w:r>
        <w:rPr>
          <w:w w:val="105"/>
          <w:sz w:val="21"/>
        </w:rPr>
        <w:t>Interactive</w:t>
      </w:r>
      <w:r>
        <w:rPr>
          <w:spacing w:val="8"/>
          <w:w w:val="105"/>
          <w:sz w:val="21"/>
        </w:rPr>
        <w:t xml:space="preserve"> </w:t>
      </w:r>
      <w:r>
        <w:rPr>
          <w:spacing w:val="-2"/>
          <w:w w:val="105"/>
          <w:sz w:val="21"/>
        </w:rPr>
        <w:t>Designer</w:t>
      </w:r>
    </w:p>
    <w:p w14:paraId="721D29B2" w14:textId="77777777" w:rsidR="00666A2C" w:rsidRDefault="00E8759C">
      <w:pPr>
        <w:pStyle w:val="a4"/>
        <w:numPr>
          <w:ilvl w:val="0"/>
          <w:numId w:val="10"/>
        </w:numPr>
        <w:tabs>
          <w:tab w:val="left" w:pos="1359"/>
        </w:tabs>
        <w:spacing w:before="28"/>
        <w:ind w:left="1359" w:hanging="359"/>
        <w:rPr>
          <w:sz w:val="21"/>
        </w:rPr>
      </w:pPr>
      <w:r>
        <w:rPr>
          <w:sz w:val="21"/>
        </w:rPr>
        <w:t>(1)</w:t>
      </w:r>
      <w:r>
        <w:rPr>
          <w:spacing w:val="31"/>
          <w:sz w:val="21"/>
        </w:rPr>
        <w:t xml:space="preserve"> </w:t>
      </w:r>
      <w:r>
        <w:rPr>
          <w:sz w:val="21"/>
        </w:rPr>
        <w:t>Senior</w:t>
      </w:r>
      <w:r>
        <w:rPr>
          <w:spacing w:val="31"/>
          <w:sz w:val="21"/>
        </w:rPr>
        <w:t xml:space="preserve"> </w:t>
      </w:r>
      <w:r>
        <w:rPr>
          <w:sz w:val="21"/>
        </w:rPr>
        <w:t>Motion</w:t>
      </w:r>
      <w:r>
        <w:rPr>
          <w:spacing w:val="31"/>
          <w:sz w:val="21"/>
        </w:rPr>
        <w:t xml:space="preserve"> </w:t>
      </w:r>
      <w:r>
        <w:rPr>
          <w:spacing w:val="-2"/>
          <w:sz w:val="21"/>
        </w:rPr>
        <w:t>Designer</w:t>
      </w:r>
    </w:p>
    <w:p w14:paraId="644DB54E" w14:textId="77777777" w:rsidR="00666A2C" w:rsidRDefault="00E8759C">
      <w:pPr>
        <w:pStyle w:val="a4"/>
        <w:numPr>
          <w:ilvl w:val="0"/>
          <w:numId w:val="10"/>
        </w:numPr>
        <w:tabs>
          <w:tab w:val="left" w:pos="1359"/>
        </w:tabs>
        <w:ind w:left="1359" w:hanging="359"/>
        <w:rPr>
          <w:sz w:val="21"/>
        </w:rPr>
      </w:pPr>
      <w:r>
        <w:rPr>
          <w:w w:val="110"/>
          <w:sz w:val="21"/>
        </w:rPr>
        <w:t>(1)</w:t>
      </w:r>
      <w:r>
        <w:rPr>
          <w:spacing w:val="-9"/>
          <w:w w:val="110"/>
          <w:sz w:val="21"/>
        </w:rPr>
        <w:t xml:space="preserve"> </w:t>
      </w:r>
      <w:r>
        <w:rPr>
          <w:w w:val="110"/>
          <w:sz w:val="21"/>
        </w:rPr>
        <w:t>3D</w:t>
      </w:r>
      <w:r>
        <w:rPr>
          <w:spacing w:val="-9"/>
          <w:w w:val="110"/>
          <w:sz w:val="21"/>
        </w:rPr>
        <w:t xml:space="preserve"> </w:t>
      </w:r>
      <w:r>
        <w:rPr>
          <w:spacing w:val="-2"/>
          <w:w w:val="110"/>
          <w:sz w:val="21"/>
        </w:rPr>
        <w:t>Designer</w:t>
      </w:r>
    </w:p>
    <w:p w14:paraId="436AA2F7" w14:textId="77777777" w:rsidR="00666A2C" w:rsidRDefault="00E8759C">
      <w:pPr>
        <w:pStyle w:val="a4"/>
        <w:numPr>
          <w:ilvl w:val="0"/>
          <w:numId w:val="10"/>
        </w:numPr>
        <w:tabs>
          <w:tab w:val="left" w:pos="1359"/>
        </w:tabs>
        <w:spacing w:before="28"/>
        <w:ind w:left="1359" w:hanging="359"/>
        <w:rPr>
          <w:sz w:val="21"/>
        </w:rPr>
      </w:pPr>
      <w:r>
        <w:rPr>
          <w:w w:val="105"/>
          <w:sz w:val="21"/>
        </w:rPr>
        <w:t>(1)</w:t>
      </w:r>
      <w:r>
        <w:rPr>
          <w:spacing w:val="18"/>
          <w:w w:val="105"/>
          <w:sz w:val="21"/>
        </w:rPr>
        <w:t xml:space="preserve"> </w:t>
      </w:r>
      <w:r>
        <w:rPr>
          <w:w w:val="105"/>
          <w:sz w:val="21"/>
        </w:rPr>
        <w:t>Strategy</w:t>
      </w:r>
      <w:r>
        <w:rPr>
          <w:spacing w:val="18"/>
          <w:w w:val="105"/>
          <w:sz w:val="21"/>
        </w:rPr>
        <w:t xml:space="preserve"> </w:t>
      </w:r>
      <w:r>
        <w:rPr>
          <w:w w:val="105"/>
          <w:sz w:val="21"/>
        </w:rPr>
        <w:t>&amp;</w:t>
      </w:r>
      <w:r>
        <w:rPr>
          <w:spacing w:val="19"/>
          <w:w w:val="105"/>
          <w:sz w:val="21"/>
        </w:rPr>
        <w:t xml:space="preserve"> </w:t>
      </w:r>
      <w:r>
        <w:rPr>
          <w:w w:val="105"/>
          <w:sz w:val="21"/>
        </w:rPr>
        <w:t>Copy</w:t>
      </w:r>
      <w:r>
        <w:rPr>
          <w:spacing w:val="18"/>
          <w:w w:val="105"/>
          <w:sz w:val="21"/>
        </w:rPr>
        <w:t xml:space="preserve"> </w:t>
      </w:r>
      <w:r>
        <w:rPr>
          <w:spacing w:val="-2"/>
          <w:w w:val="105"/>
          <w:sz w:val="21"/>
        </w:rPr>
        <w:t>Director</w:t>
      </w:r>
    </w:p>
    <w:p w14:paraId="058120FD" w14:textId="77777777" w:rsidR="00666A2C" w:rsidRDefault="00E8759C">
      <w:pPr>
        <w:pStyle w:val="a4"/>
        <w:numPr>
          <w:ilvl w:val="0"/>
          <w:numId w:val="10"/>
        </w:numPr>
        <w:tabs>
          <w:tab w:val="left" w:pos="1359"/>
        </w:tabs>
        <w:ind w:left="1359" w:hanging="359"/>
        <w:rPr>
          <w:sz w:val="21"/>
        </w:rPr>
      </w:pPr>
      <w:r>
        <w:rPr>
          <w:sz w:val="21"/>
        </w:rPr>
        <w:t xml:space="preserve">(1) </w:t>
      </w:r>
      <w:r>
        <w:rPr>
          <w:spacing w:val="-2"/>
          <w:sz w:val="21"/>
        </w:rPr>
        <w:t>Strategist</w:t>
      </w:r>
    </w:p>
    <w:p w14:paraId="4EA4D7CC" w14:textId="77777777" w:rsidR="00666A2C" w:rsidRDefault="00E8759C">
      <w:pPr>
        <w:pStyle w:val="a4"/>
        <w:numPr>
          <w:ilvl w:val="0"/>
          <w:numId w:val="10"/>
        </w:numPr>
        <w:tabs>
          <w:tab w:val="left" w:pos="1359"/>
        </w:tabs>
        <w:ind w:left="1359" w:hanging="359"/>
        <w:rPr>
          <w:sz w:val="21"/>
        </w:rPr>
      </w:pPr>
      <w:r>
        <w:rPr>
          <w:sz w:val="21"/>
        </w:rPr>
        <w:t xml:space="preserve">(1) </w:t>
      </w:r>
      <w:r>
        <w:rPr>
          <w:spacing w:val="-2"/>
          <w:sz w:val="21"/>
        </w:rPr>
        <w:t>Copywriter</w:t>
      </w:r>
    </w:p>
    <w:p w14:paraId="34840BC9" w14:textId="77777777" w:rsidR="00666A2C" w:rsidRDefault="00E8759C">
      <w:pPr>
        <w:pStyle w:val="a4"/>
        <w:numPr>
          <w:ilvl w:val="0"/>
          <w:numId w:val="10"/>
        </w:numPr>
        <w:tabs>
          <w:tab w:val="left" w:pos="1359"/>
        </w:tabs>
        <w:spacing w:before="28"/>
        <w:ind w:left="1359" w:hanging="359"/>
        <w:rPr>
          <w:sz w:val="21"/>
        </w:rPr>
      </w:pPr>
      <w:r>
        <w:rPr>
          <w:w w:val="105"/>
          <w:sz w:val="21"/>
        </w:rPr>
        <w:t>(1)</w:t>
      </w:r>
      <w:r>
        <w:rPr>
          <w:spacing w:val="18"/>
          <w:w w:val="105"/>
          <w:sz w:val="21"/>
        </w:rPr>
        <w:t xml:space="preserve"> </w:t>
      </w:r>
      <w:r>
        <w:rPr>
          <w:w w:val="105"/>
          <w:sz w:val="21"/>
        </w:rPr>
        <w:t>Account</w:t>
      </w:r>
      <w:r>
        <w:rPr>
          <w:spacing w:val="18"/>
          <w:w w:val="105"/>
          <w:sz w:val="21"/>
        </w:rPr>
        <w:t xml:space="preserve"> </w:t>
      </w:r>
      <w:r>
        <w:rPr>
          <w:spacing w:val="-2"/>
          <w:w w:val="105"/>
          <w:sz w:val="21"/>
        </w:rPr>
        <w:t>Director</w:t>
      </w:r>
    </w:p>
    <w:p w14:paraId="37118C9F" w14:textId="77777777" w:rsidR="00666A2C" w:rsidRDefault="00E8759C">
      <w:pPr>
        <w:pStyle w:val="a4"/>
        <w:numPr>
          <w:ilvl w:val="0"/>
          <w:numId w:val="10"/>
        </w:numPr>
        <w:tabs>
          <w:tab w:val="left" w:pos="1359"/>
        </w:tabs>
        <w:ind w:left="1359" w:hanging="359"/>
        <w:rPr>
          <w:sz w:val="21"/>
        </w:rPr>
      </w:pPr>
      <w:r>
        <w:rPr>
          <w:w w:val="105"/>
          <w:sz w:val="21"/>
        </w:rPr>
        <w:t>(1)</w:t>
      </w:r>
      <w:r>
        <w:rPr>
          <w:spacing w:val="15"/>
          <w:w w:val="105"/>
          <w:sz w:val="21"/>
        </w:rPr>
        <w:t xml:space="preserve"> </w:t>
      </w:r>
      <w:r>
        <w:rPr>
          <w:w w:val="105"/>
          <w:sz w:val="21"/>
        </w:rPr>
        <w:t>Senior</w:t>
      </w:r>
      <w:r>
        <w:rPr>
          <w:spacing w:val="16"/>
          <w:w w:val="105"/>
          <w:sz w:val="21"/>
        </w:rPr>
        <w:t xml:space="preserve"> </w:t>
      </w:r>
      <w:r>
        <w:rPr>
          <w:w w:val="105"/>
          <w:sz w:val="21"/>
        </w:rPr>
        <w:t>Project</w:t>
      </w:r>
      <w:r>
        <w:rPr>
          <w:spacing w:val="16"/>
          <w:w w:val="105"/>
          <w:sz w:val="21"/>
        </w:rPr>
        <w:t xml:space="preserve"> </w:t>
      </w:r>
      <w:r>
        <w:rPr>
          <w:spacing w:val="-2"/>
          <w:w w:val="105"/>
          <w:sz w:val="21"/>
        </w:rPr>
        <w:t>Manager</w:t>
      </w:r>
    </w:p>
    <w:p w14:paraId="6E36661F" w14:textId="77777777" w:rsidR="00666A2C" w:rsidRDefault="00666A2C">
      <w:pPr>
        <w:rPr>
          <w:sz w:val="21"/>
        </w:rPr>
        <w:sectPr w:rsidR="00666A2C">
          <w:pgSz w:w="12240" w:h="15840"/>
          <w:pgMar w:top="1360" w:right="980" w:bottom="1000" w:left="800" w:header="0" w:footer="808" w:gutter="0"/>
          <w:cols w:space="720"/>
        </w:sectPr>
      </w:pPr>
    </w:p>
    <w:p w14:paraId="7776FC61" w14:textId="77777777" w:rsidR="00666A2C" w:rsidRDefault="00E8759C">
      <w:pPr>
        <w:pStyle w:val="1"/>
      </w:pPr>
      <w:r>
        <w:rPr>
          <w:w w:val="115"/>
        </w:rPr>
        <w:lastRenderedPageBreak/>
        <w:t>PHASE</w:t>
      </w:r>
      <w:r>
        <w:rPr>
          <w:spacing w:val="24"/>
          <w:w w:val="115"/>
        </w:rPr>
        <w:t xml:space="preserve"> </w:t>
      </w:r>
      <w:r>
        <w:rPr>
          <w:w w:val="115"/>
        </w:rPr>
        <w:t>4</w:t>
      </w:r>
      <w:r>
        <w:rPr>
          <w:spacing w:val="24"/>
          <w:w w:val="115"/>
        </w:rPr>
        <w:t xml:space="preserve"> </w:t>
      </w:r>
      <w:r>
        <w:rPr>
          <w:w w:val="115"/>
        </w:rPr>
        <w:t>—</w:t>
      </w:r>
      <w:r>
        <w:rPr>
          <w:spacing w:val="-2"/>
          <w:w w:val="115"/>
        </w:rPr>
        <w:t>Messaging</w:t>
      </w:r>
    </w:p>
    <w:p w14:paraId="38645DC7" w14:textId="77777777" w:rsidR="00666A2C" w:rsidRDefault="00666A2C">
      <w:pPr>
        <w:pStyle w:val="a3"/>
        <w:spacing w:before="107"/>
        <w:rPr>
          <w:sz w:val="30"/>
        </w:rPr>
      </w:pPr>
    </w:p>
    <w:p w14:paraId="58FC003A" w14:textId="77777777" w:rsidR="00666A2C" w:rsidRDefault="00E8759C">
      <w:pPr>
        <w:pStyle w:val="a3"/>
        <w:ind w:left="640"/>
      </w:pPr>
      <w:r>
        <w:rPr>
          <w:spacing w:val="-2"/>
          <w:w w:val="110"/>
        </w:rPr>
        <w:t>Deliverables:</w:t>
      </w:r>
    </w:p>
    <w:p w14:paraId="42ED80D2" w14:textId="77777777" w:rsidR="00666A2C" w:rsidRDefault="00E8759C">
      <w:pPr>
        <w:pStyle w:val="a3"/>
        <w:spacing w:before="29" w:line="266" w:lineRule="auto"/>
        <w:ind w:left="640" w:right="531"/>
      </w:pPr>
      <w:r>
        <w:rPr>
          <w:w w:val="110"/>
        </w:rPr>
        <w:t>Based on the approved Tone of Voice, PORTO ROCHA to present Messaging deliverables as outlined below. Approved messaging will be incorporated into the brand guidelines.</w:t>
      </w:r>
    </w:p>
    <w:p w14:paraId="3A0AA120" w14:textId="77777777" w:rsidR="00666A2C" w:rsidRDefault="00E8759C">
      <w:pPr>
        <w:pStyle w:val="a3"/>
        <w:ind w:left="640"/>
      </w:pPr>
      <w:r>
        <w:rPr>
          <w:w w:val="110"/>
        </w:rPr>
        <w:t>One round of</w:t>
      </w:r>
      <w:r>
        <w:rPr>
          <w:spacing w:val="1"/>
          <w:w w:val="110"/>
        </w:rPr>
        <w:t xml:space="preserve"> </w:t>
      </w:r>
      <w:r>
        <w:rPr>
          <w:w w:val="110"/>
        </w:rPr>
        <w:t>revisions is included.</w:t>
      </w:r>
      <w:r>
        <w:rPr>
          <w:spacing w:val="1"/>
          <w:w w:val="110"/>
        </w:rPr>
        <w:t xml:space="preserve"> </w:t>
      </w:r>
      <w:r>
        <w:rPr>
          <w:w w:val="110"/>
        </w:rPr>
        <w:t>All messaging to</w:t>
      </w:r>
      <w:r>
        <w:rPr>
          <w:spacing w:val="1"/>
          <w:w w:val="110"/>
        </w:rPr>
        <w:t xml:space="preserve"> </w:t>
      </w:r>
      <w:r>
        <w:rPr>
          <w:w w:val="110"/>
        </w:rPr>
        <w:t>be delivered in</w:t>
      </w:r>
      <w:r>
        <w:rPr>
          <w:spacing w:val="1"/>
          <w:w w:val="110"/>
        </w:rPr>
        <w:t xml:space="preserve"> </w:t>
      </w:r>
      <w:r>
        <w:rPr>
          <w:w w:val="110"/>
        </w:rPr>
        <w:t xml:space="preserve">English </w:t>
      </w:r>
      <w:r>
        <w:rPr>
          <w:spacing w:val="-4"/>
          <w:w w:val="110"/>
        </w:rPr>
        <w:t>only.</w:t>
      </w:r>
    </w:p>
    <w:p w14:paraId="135E58C4" w14:textId="77777777" w:rsidR="00666A2C" w:rsidRDefault="00666A2C">
      <w:pPr>
        <w:pStyle w:val="a3"/>
        <w:spacing w:before="58"/>
      </w:pPr>
    </w:p>
    <w:p w14:paraId="1CAD53F7" w14:textId="77777777" w:rsidR="00666A2C" w:rsidRDefault="00E8759C">
      <w:pPr>
        <w:pStyle w:val="a4"/>
        <w:numPr>
          <w:ilvl w:val="0"/>
          <w:numId w:val="10"/>
        </w:numPr>
        <w:tabs>
          <w:tab w:val="left" w:pos="1359"/>
        </w:tabs>
        <w:spacing w:before="0"/>
        <w:ind w:left="1359" w:hanging="359"/>
        <w:rPr>
          <w:sz w:val="21"/>
        </w:rPr>
      </w:pPr>
      <w:r>
        <w:rPr>
          <w:w w:val="110"/>
          <w:sz w:val="21"/>
        </w:rPr>
        <w:t>Brand</w:t>
      </w:r>
      <w:r>
        <w:rPr>
          <w:spacing w:val="6"/>
          <w:w w:val="110"/>
          <w:sz w:val="21"/>
        </w:rPr>
        <w:t xml:space="preserve"> </w:t>
      </w:r>
      <w:r>
        <w:rPr>
          <w:spacing w:val="-2"/>
          <w:w w:val="110"/>
          <w:sz w:val="21"/>
        </w:rPr>
        <w:t>Messaging</w:t>
      </w:r>
    </w:p>
    <w:p w14:paraId="31FF54C8" w14:textId="77777777" w:rsidR="00666A2C" w:rsidRDefault="00E8759C">
      <w:pPr>
        <w:pStyle w:val="a4"/>
        <w:numPr>
          <w:ilvl w:val="1"/>
          <w:numId w:val="10"/>
        </w:numPr>
        <w:tabs>
          <w:tab w:val="left" w:pos="2079"/>
        </w:tabs>
        <w:spacing w:before="28"/>
        <w:ind w:left="2079" w:hanging="359"/>
        <w:rPr>
          <w:sz w:val="21"/>
        </w:rPr>
      </w:pPr>
      <w:r>
        <w:rPr>
          <w:spacing w:val="-2"/>
          <w:w w:val="110"/>
          <w:sz w:val="21"/>
        </w:rPr>
        <w:t>Description</w:t>
      </w:r>
    </w:p>
    <w:p w14:paraId="6B92B0CC" w14:textId="77777777" w:rsidR="00666A2C" w:rsidRDefault="00E8759C">
      <w:pPr>
        <w:pStyle w:val="a4"/>
        <w:numPr>
          <w:ilvl w:val="1"/>
          <w:numId w:val="10"/>
        </w:numPr>
        <w:tabs>
          <w:tab w:val="left" w:pos="2079"/>
        </w:tabs>
        <w:ind w:left="2079" w:hanging="359"/>
        <w:rPr>
          <w:sz w:val="21"/>
        </w:rPr>
      </w:pPr>
      <w:r>
        <w:rPr>
          <w:w w:val="110"/>
          <w:sz w:val="21"/>
        </w:rPr>
        <w:t>Brand</w:t>
      </w:r>
      <w:r>
        <w:rPr>
          <w:spacing w:val="6"/>
          <w:w w:val="110"/>
          <w:sz w:val="21"/>
        </w:rPr>
        <w:t xml:space="preserve"> </w:t>
      </w:r>
      <w:r>
        <w:rPr>
          <w:spacing w:val="-2"/>
          <w:w w:val="110"/>
          <w:sz w:val="21"/>
        </w:rPr>
        <w:t>Story</w:t>
      </w:r>
    </w:p>
    <w:p w14:paraId="06DA56A1" w14:textId="77777777" w:rsidR="00666A2C" w:rsidRDefault="00E8759C">
      <w:pPr>
        <w:pStyle w:val="a4"/>
        <w:numPr>
          <w:ilvl w:val="1"/>
          <w:numId w:val="10"/>
        </w:numPr>
        <w:tabs>
          <w:tab w:val="left" w:pos="2079"/>
        </w:tabs>
        <w:ind w:left="2079" w:hanging="359"/>
        <w:rPr>
          <w:sz w:val="21"/>
        </w:rPr>
      </w:pPr>
      <w:r>
        <w:rPr>
          <w:w w:val="105"/>
          <w:sz w:val="21"/>
        </w:rPr>
        <w:t>Key</w:t>
      </w:r>
      <w:r>
        <w:rPr>
          <w:spacing w:val="32"/>
          <w:w w:val="105"/>
          <w:sz w:val="21"/>
        </w:rPr>
        <w:t xml:space="preserve"> </w:t>
      </w:r>
      <w:r>
        <w:rPr>
          <w:w w:val="105"/>
          <w:sz w:val="21"/>
        </w:rPr>
        <w:t>messages</w:t>
      </w:r>
      <w:r>
        <w:rPr>
          <w:spacing w:val="32"/>
          <w:w w:val="105"/>
          <w:sz w:val="21"/>
        </w:rPr>
        <w:t xml:space="preserve"> </w:t>
      </w:r>
      <w:r>
        <w:rPr>
          <w:color w:val="B6B6B6"/>
          <w:w w:val="105"/>
          <w:sz w:val="21"/>
        </w:rPr>
        <w:t>(up</w:t>
      </w:r>
      <w:r>
        <w:rPr>
          <w:color w:val="B6B6B6"/>
          <w:spacing w:val="33"/>
          <w:w w:val="105"/>
          <w:sz w:val="21"/>
        </w:rPr>
        <w:t xml:space="preserve"> </w:t>
      </w:r>
      <w:r>
        <w:rPr>
          <w:color w:val="B6B6B6"/>
          <w:w w:val="105"/>
          <w:sz w:val="21"/>
        </w:rPr>
        <w:t>to</w:t>
      </w:r>
      <w:r>
        <w:rPr>
          <w:color w:val="B6B6B6"/>
          <w:spacing w:val="32"/>
          <w:w w:val="105"/>
          <w:sz w:val="21"/>
        </w:rPr>
        <w:t xml:space="preserve"> </w:t>
      </w:r>
      <w:r>
        <w:rPr>
          <w:color w:val="B6B6B6"/>
          <w:spacing w:val="-5"/>
          <w:w w:val="105"/>
          <w:sz w:val="21"/>
        </w:rPr>
        <w:t>4))</w:t>
      </w:r>
    </w:p>
    <w:p w14:paraId="58BEB1F8" w14:textId="77777777" w:rsidR="00666A2C" w:rsidRDefault="00E8759C">
      <w:pPr>
        <w:pStyle w:val="a3"/>
        <w:spacing w:before="223"/>
        <w:rPr>
          <w:sz w:val="20"/>
        </w:rPr>
      </w:pPr>
      <w:r>
        <w:rPr>
          <w:noProof/>
        </w:rPr>
        <mc:AlternateContent>
          <mc:Choice Requires="wps">
            <w:drawing>
              <wp:anchor distT="0" distB="0" distL="0" distR="0" simplePos="0" relativeHeight="487604736" behindDoc="1" locked="0" layoutInCell="1" allowOverlap="1" wp14:anchorId="3BEEF185" wp14:editId="07777777">
                <wp:simplePos x="0" y="0"/>
                <wp:positionH relativeFrom="page">
                  <wp:posOffset>952500</wp:posOffset>
                </wp:positionH>
                <wp:positionV relativeFrom="paragraph">
                  <wp:posOffset>312454</wp:posOffset>
                </wp:positionV>
                <wp:extent cx="58674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6D45B9F" id="Graphic 36" o:spid="_x0000_s1026" style="position:absolute;left:0;text-align:left;margin-left:75pt;margin-top:24.6pt;width:462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" path="m,l5867400,e" filled="f" strokecolor="#878787" strokeweight="1pt">
                <v:path arrowok="t"/>
                <w10:wrap type="topAndBottom" anchorx="page"/>
              </v:shape>
            </w:pict>
          </mc:Fallback>
        </mc:AlternateContent>
      </w:r>
    </w:p>
    <w:p w14:paraId="5EFF47A9" w14:textId="77777777" w:rsidR="00666A2C" w:rsidRDefault="00E8759C">
      <w:pPr>
        <w:pStyle w:val="a3"/>
        <w:spacing w:before="96"/>
        <w:ind w:left="640"/>
      </w:pPr>
      <w:r>
        <w:rPr>
          <w:w w:val="105"/>
        </w:rPr>
        <w:t>Final</w:t>
      </w:r>
      <w:r>
        <w:rPr>
          <w:spacing w:val="20"/>
          <w:w w:val="105"/>
        </w:rPr>
        <w:t xml:space="preserve"> </w:t>
      </w:r>
      <w:r>
        <w:rPr>
          <w:w w:val="105"/>
        </w:rPr>
        <w:t>output</w:t>
      </w:r>
      <w:r>
        <w:rPr>
          <w:spacing w:val="20"/>
          <w:w w:val="105"/>
        </w:rPr>
        <w:t xml:space="preserve"> </w:t>
      </w:r>
      <w:r>
        <w:rPr>
          <w:w w:val="105"/>
        </w:rPr>
        <w:t>for</w:t>
      </w:r>
      <w:r>
        <w:rPr>
          <w:spacing w:val="21"/>
          <w:w w:val="105"/>
        </w:rPr>
        <w:t xml:space="preserve"> </w:t>
      </w:r>
      <w:r>
        <w:rPr>
          <w:w w:val="105"/>
        </w:rPr>
        <w:t>Phase</w:t>
      </w:r>
      <w:r>
        <w:rPr>
          <w:spacing w:val="20"/>
          <w:w w:val="105"/>
        </w:rPr>
        <w:t xml:space="preserve"> </w:t>
      </w:r>
      <w:r>
        <w:rPr>
          <w:spacing w:val="-5"/>
          <w:w w:val="105"/>
        </w:rPr>
        <w:t>4:</w:t>
      </w:r>
    </w:p>
    <w:p w14:paraId="28B6A757" w14:textId="77777777" w:rsidR="00666A2C" w:rsidRDefault="00E8759C">
      <w:pPr>
        <w:pStyle w:val="a4"/>
        <w:numPr>
          <w:ilvl w:val="0"/>
          <w:numId w:val="10"/>
        </w:numPr>
        <w:tabs>
          <w:tab w:val="left" w:pos="1359"/>
        </w:tabs>
        <w:ind w:left="1359" w:hanging="359"/>
        <w:rPr>
          <w:sz w:val="21"/>
        </w:rPr>
      </w:pPr>
      <w:r>
        <w:rPr>
          <w:w w:val="110"/>
          <w:sz w:val="21"/>
        </w:rPr>
        <w:t>Brand</w:t>
      </w:r>
      <w:r>
        <w:rPr>
          <w:spacing w:val="9"/>
          <w:w w:val="110"/>
          <w:sz w:val="21"/>
        </w:rPr>
        <w:t xml:space="preserve"> </w:t>
      </w:r>
      <w:r>
        <w:rPr>
          <w:w w:val="110"/>
          <w:sz w:val="21"/>
        </w:rPr>
        <w:t>Guidelines</w:t>
      </w:r>
      <w:r>
        <w:rPr>
          <w:spacing w:val="9"/>
          <w:w w:val="110"/>
          <w:sz w:val="21"/>
        </w:rPr>
        <w:t xml:space="preserve"> </w:t>
      </w:r>
      <w:r>
        <w:rPr>
          <w:w w:val="110"/>
          <w:sz w:val="21"/>
        </w:rPr>
        <w:t>-</w:t>
      </w:r>
      <w:r>
        <w:rPr>
          <w:spacing w:val="10"/>
          <w:w w:val="110"/>
          <w:sz w:val="21"/>
        </w:rPr>
        <w:t xml:space="preserve"> </w:t>
      </w:r>
      <w:r>
        <w:rPr>
          <w:w w:val="110"/>
          <w:sz w:val="21"/>
        </w:rPr>
        <w:t>Messaging,</w:t>
      </w:r>
      <w:r>
        <w:rPr>
          <w:spacing w:val="9"/>
          <w:w w:val="110"/>
          <w:sz w:val="21"/>
        </w:rPr>
        <w:t xml:space="preserve"> </w:t>
      </w:r>
      <w:r>
        <w:rPr>
          <w:w w:val="110"/>
          <w:sz w:val="21"/>
        </w:rPr>
        <w:t>EN</w:t>
      </w:r>
      <w:r>
        <w:rPr>
          <w:spacing w:val="9"/>
          <w:w w:val="110"/>
          <w:sz w:val="21"/>
        </w:rPr>
        <w:t xml:space="preserve"> </w:t>
      </w:r>
      <w:r>
        <w:rPr>
          <w:w w:val="110"/>
          <w:sz w:val="21"/>
        </w:rPr>
        <w:t>only</w:t>
      </w:r>
      <w:r>
        <w:rPr>
          <w:spacing w:val="10"/>
          <w:w w:val="110"/>
          <w:sz w:val="21"/>
        </w:rPr>
        <w:t xml:space="preserve"> </w:t>
      </w:r>
      <w:r>
        <w:rPr>
          <w:color w:val="B6B6B6"/>
          <w:spacing w:val="-2"/>
          <w:w w:val="110"/>
          <w:sz w:val="21"/>
        </w:rPr>
        <w:t>(</w:t>
      </w:r>
      <w:proofErr w:type="spellStart"/>
      <w:r>
        <w:rPr>
          <w:color w:val="B6B6B6"/>
          <w:spacing w:val="-2"/>
          <w:w w:val="110"/>
          <w:sz w:val="21"/>
        </w:rPr>
        <w:t>Figma</w:t>
      </w:r>
      <w:proofErr w:type="spellEnd"/>
      <w:r>
        <w:rPr>
          <w:color w:val="B6B6B6"/>
          <w:spacing w:val="-2"/>
          <w:w w:val="110"/>
          <w:sz w:val="21"/>
        </w:rPr>
        <w:t>)</w:t>
      </w:r>
    </w:p>
    <w:p w14:paraId="62EBF9A1" w14:textId="77777777" w:rsidR="00666A2C" w:rsidRDefault="00666A2C">
      <w:pPr>
        <w:pStyle w:val="a3"/>
        <w:spacing w:before="57"/>
      </w:pPr>
    </w:p>
    <w:p w14:paraId="57AE51DA" w14:textId="77777777" w:rsidR="00666A2C" w:rsidRDefault="00E8759C">
      <w:pPr>
        <w:pStyle w:val="a3"/>
        <w:ind w:left="640"/>
      </w:pPr>
      <w:r>
        <w:rPr>
          <w:spacing w:val="-2"/>
          <w:w w:val="110"/>
        </w:rPr>
        <w:t>Team/Resources:</w:t>
      </w:r>
    </w:p>
    <w:p w14:paraId="05E732E9" w14:textId="77777777" w:rsidR="00666A2C" w:rsidRDefault="00E8759C">
      <w:pPr>
        <w:pStyle w:val="a4"/>
        <w:numPr>
          <w:ilvl w:val="0"/>
          <w:numId w:val="10"/>
        </w:numPr>
        <w:tabs>
          <w:tab w:val="left" w:pos="1359"/>
        </w:tabs>
        <w:ind w:left="1359" w:hanging="359"/>
        <w:rPr>
          <w:sz w:val="21"/>
        </w:rPr>
      </w:pPr>
      <w:r>
        <w:rPr>
          <w:w w:val="105"/>
          <w:sz w:val="21"/>
        </w:rPr>
        <w:t>(1)</w:t>
      </w:r>
      <w:r>
        <w:rPr>
          <w:spacing w:val="10"/>
          <w:w w:val="105"/>
          <w:sz w:val="21"/>
        </w:rPr>
        <w:t xml:space="preserve"> </w:t>
      </w:r>
      <w:r>
        <w:rPr>
          <w:w w:val="105"/>
          <w:sz w:val="21"/>
        </w:rPr>
        <w:t>Creative</w:t>
      </w:r>
      <w:r>
        <w:rPr>
          <w:spacing w:val="11"/>
          <w:w w:val="105"/>
          <w:sz w:val="21"/>
        </w:rPr>
        <w:t xml:space="preserve"> </w:t>
      </w:r>
      <w:r>
        <w:rPr>
          <w:spacing w:val="-2"/>
          <w:w w:val="105"/>
          <w:sz w:val="21"/>
        </w:rPr>
        <w:t>Director</w:t>
      </w:r>
    </w:p>
    <w:p w14:paraId="5098E181" w14:textId="77777777" w:rsidR="00666A2C" w:rsidRDefault="00E8759C">
      <w:pPr>
        <w:pStyle w:val="a4"/>
        <w:numPr>
          <w:ilvl w:val="0"/>
          <w:numId w:val="10"/>
        </w:numPr>
        <w:tabs>
          <w:tab w:val="left" w:pos="1359"/>
        </w:tabs>
        <w:ind w:left="1359" w:hanging="359"/>
        <w:rPr>
          <w:sz w:val="21"/>
        </w:rPr>
      </w:pPr>
      <w:r>
        <w:rPr>
          <w:w w:val="105"/>
          <w:sz w:val="21"/>
        </w:rPr>
        <w:t>(1)</w:t>
      </w:r>
      <w:r>
        <w:rPr>
          <w:spacing w:val="18"/>
          <w:w w:val="105"/>
          <w:sz w:val="21"/>
        </w:rPr>
        <w:t xml:space="preserve"> </w:t>
      </w:r>
      <w:r>
        <w:rPr>
          <w:w w:val="105"/>
          <w:sz w:val="21"/>
        </w:rPr>
        <w:t>Strategy</w:t>
      </w:r>
      <w:r>
        <w:rPr>
          <w:spacing w:val="18"/>
          <w:w w:val="105"/>
          <w:sz w:val="21"/>
        </w:rPr>
        <w:t xml:space="preserve"> </w:t>
      </w:r>
      <w:r>
        <w:rPr>
          <w:w w:val="105"/>
          <w:sz w:val="21"/>
        </w:rPr>
        <w:t>&amp;</w:t>
      </w:r>
      <w:r>
        <w:rPr>
          <w:spacing w:val="19"/>
          <w:w w:val="105"/>
          <w:sz w:val="21"/>
        </w:rPr>
        <w:t xml:space="preserve"> </w:t>
      </w:r>
      <w:r>
        <w:rPr>
          <w:w w:val="105"/>
          <w:sz w:val="21"/>
        </w:rPr>
        <w:t>Copy</w:t>
      </w:r>
      <w:r>
        <w:rPr>
          <w:spacing w:val="18"/>
          <w:w w:val="105"/>
          <w:sz w:val="21"/>
        </w:rPr>
        <w:t xml:space="preserve"> </w:t>
      </w:r>
      <w:r>
        <w:rPr>
          <w:spacing w:val="-2"/>
          <w:w w:val="105"/>
          <w:sz w:val="21"/>
        </w:rPr>
        <w:t>Director</w:t>
      </w:r>
    </w:p>
    <w:p w14:paraId="3E843D0F" w14:textId="77777777" w:rsidR="00666A2C" w:rsidRDefault="00E8759C">
      <w:pPr>
        <w:pStyle w:val="a4"/>
        <w:numPr>
          <w:ilvl w:val="0"/>
          <w:numId w:val="10"/>
        </w:numPr>
        <w:tabs>
          <w:tab w:val="left" w:pos="1359"/>
        </w:tabs>
        <w:spacing w:before="28"/>
        <w:ind w:left="1359" w:hanging="359"/>
        <w:rPr>
          <w:sz w:val="21"/>
        </w:rPr>
      </w:pPr>
      <w:r>
        <w:rPr>
          <w:sz w:val="21"/>
        </w:rPr>
        <w:t xml:space="preserve">(1) </w:t>
      </w:r>
      <w:r>
        <w:rPr>
          <w:spacing w:val="-2"/>
          <w:sz w:val="21"/>
        </w:rPr>
        <w:t>Strategist</w:t>
      </w:r>
    </w:p>
    <w:p w14:paraId="6F3ADB4D" w14:textId="77777777" w:rsidR="00666A2C" w:rsidRDefault="00E8759C">
      <w:pPr>
        <w:pStyle w:val="a4"/>
        <w:numPr>
          <w:ilvl w:val="0"/>
          <w:numId w:val="10"/>
        </w:numPr>
        <w:tabs>
          <w:tab w:val="left" w:pos="1359"/>
        </w:tabs>
        <w:ind w:left="1359" w:hanging="359"/>
        <w:rPr>
          <w:sz w:val="21"/>
        </w:rPr>
      </w:pPr>
      <w:r>
        <w:rPr>
          <w:sz w:val="21"/>
        </w:rPr>
        <w:t xml:space="preserve">(1) </w:t>
      </w:r>
      <w:r>
        <w:rPr>
          <w:spacing w:val="-2"/>
          <w:sz w:val="21"/>
        </w:rPr>
        <w:t>Copywriter</w:t>
      </w:r>
    </w:p>
    <w:p w14:paraId="42E29830" w14:textId="77777777" w:rsidR="00666A2C" w:rsidRDefault="00E8759C">
      <w:pPr>
        <w:pStyle w:val="a4"/>
        <w:numPr>
          <w:ilvl w:val="0"/>
          <w:numId w:val="10"/>
        </w:numPr>
        <w:tabs>
          <w:tab w:val="left" w:pos="1359"/>
        </w:tabs>
        <w:ind w:left="1359" w:hanging="359"/>
        <w:rPr>
          <w:sz w:val="21"/>
        </w:rPr>
      </w:pPr>
      <w:r>
        <w:rPr>
          <w:w w:val="105"/>
          <w:sz w:val="21"/>
        </w:rPr>
        <w:t>(1)</w:t>
      </w:r>
      <w:r>
        <w:rPr>
          <w:spacing w:val="18"/>
          <w:w w:val="105"/>
          <w:sz w:val="21"/>
        </w:rPr>
        <w:t xml:space="preserve"> </w:t>
      </w:r>
      <w:r>
        <w:rPr>
          <w:w w:val="105"/>
          <w:sz w:val="21"/>
        </w:rPr>
        <w:t>Account</w:t>
      </w:r>
      <w:r>
        <w:rPr>
          <w:spacing w:val="18"/>
          <w:w w:val="105"/>
          <w:sz w:val="21"/>
        </w:rPr>
        <w:t xml:space="preserve"> </w:t>
      </w:r>
      <w:r>
        <w:rPr>
          <w:spacing w:val="-2"/>
          <w:w w:val="105"/>
          <w:sz w:val="21"/>
        </w:rPr>
        <w:t>Director</w:t>
      </w:r>
    </w:p>
    <w:p w14:paraId="00344FA1" w14:textId="77777777" w:rsidR="00666A2C" w:rsidRDefault="00E8759C">
      <w:pPr>
        <w:pStyle w:val="a4"/>
        <w:numPr>
          <w:ilvl w:val="0"/>
          <w:numId w:val="10"/>
        </w:numPr>
        <w:tabs>
          <w:tab w:val="left" w:pos="1359"/>
        </w:tabs>
        <w:spacing w:before="28"/>
        <w:ind w:left="1359" w:hanging="359"/>
        <w:rPr>
          <w:sz w:val="21"/>
        </w:rPr>
      </w:pPr>
      <w:r>
        <w:rPr>
          <w:w w:val="105"/>
          <w:sz w:val="21"/>
        </w:rPr>
        <w:t>(1)</w:t>
      </w:r>
      <w:r>
        <w:rPr>
          <w:spacing w:val="15"/>
          <w:w w:val="105"/>
          <w:sz w:val="21"/>
        </w:rPr>
        <w:t xml:space="preserve"> </w:t>
      </w:r>
      <w:r>
        <w:rPr>
          <w:w w:val="105"/>
          <w:sz w:val="21"/>
        </w:rPr>
        <w:t>Senior</w:t>
      </w:r>
      <w:r>
        <w:rPr>
          <w:spacing w:val="16"/>
          <w:w w:val="105"/>
          <w:sz w:val="21"/>
        </w:rPr>
        <w:t xml:space="preserve"> </w:t>
      </w:r>
      <w:r>
        <w:rPr>
          <w:w w:val="105"/>
          <w:sz w:val="21"/>
        </w:rPr>
        <w:t>Project</w:t>
      </w:r>
      <w:r>
        <w:rPr>
          <w:spacing w:val="16"/>
          <w:w w:val="105"/>
          <w:sz w:val="21"/>
        </w:rPr>
        <w:t xml:space="preserve"> </w:t>
      </w:r>
      <w:r>
        <w:rPr>
          <w:spacing w:val="-2"/>
          <w:w w:val="105"/>
          <w:sz w:val="21"/>
        </w:rPr>
        <w:t>Manager</w:t>
      </w:r>
    </w:p>
    <w:p w14:paraId="0C6C2CD5" w14:textId="77777777" w:rsidR="00666A2C" w:rsidRDefault="00666A2C">
      <w:pPr>
        <w:rPr>
          <w:sz w:val="21"/>
        </w:rPr>
        <w:sectPr w:rsidR="00666A2C">
          <w:pgSz w:w="12240" w:h="15840"/>
          <w:pgMar w:top="1360" w:right="980" w:bottom="1000" w:left="800" w:header="0" w:footer="808" w:gutter="0"/>
          <w:cols w:space="720"/>
        </w:sectPr>
      </w:pPr>
    </w:p>
    <w:p w14:paraId="338B5BB6" w14:textId="77777777" w:rsidR="00666A2C" w:rsidRDefault="00E8759C">
      <w:pPr>
        <w:pStyle w:val="1"/>
      </w:pPr>
      <w:r>
        <w:rPr>
          <w:w w:val="110"/>
        </w:rPr>
        <w:lastRenderedPageBreak/>
        <w:t>PHASE</w:t>
      </w:r>
      <w:r>
        <w:rPr>
          <w:spacing w:val="10"/>
          <w:w w:val="110"/>
        </w:rPr>
        <w:t xml:space="preserve"> </w:t>
      </w:r>
      <w:r>
        <w:rPr>
          <w:w w:val="110"/>
        </w:rPr>
        <w:t>5</w:t>
      </w:r>
      <w:r>
        <w:rPr>
          <w:spacing w:val="10"/>
          <w:w w:val="110"/>
        </w:rPr>
        <w:t xml:space="preserve"> </w:t>
      </w:r>
      <w:r>
        <w:rPr>
          <w:w w:val="110"/>
        </w:rPr>
        <w:t>—</w:t>
      </w:r>
      <w:r>
        <w:rPr>
          <w:spacing w:val="10"/>
          <w:w w:val="110"/>
        </w:rPr>
        <w:t xml:space="preserve"> </w:t>
      </w:r>
      <w:r>
        <w:rPr>
          <w:w w:val="110"/>
        </w:rPr>
        <w:t>Brand</w:t>
      </w:r>
      <w:r>
        <w:rPr>
          <w:spacing w:val="10"/>
          <w:w w:val="110"/>
        </w:rPr>
        <w:t xml:space="preserve"> </w:t>
      </w:r>
      <w:r>
        <w:rPr>
          <w:w w:val="110"/>
        </w:rPr>
        <w:t>Guidelines</w:t>
      </w:r>
      <w:r>
        <w:rPr>
          <w:spacing w:val="11"/>
          <w:w w:val="110"/>
        </w:rPr>
        <w:t xml:space="preserve"> </w:t>
      </w:r>
      <w:r>
        <w:rPr>
          <w:color w:val="B6B6B6"/>
          <w:w w:val="110"/>
        </w:rPr>
        <w:t>(Kickoﬀ</w:t>
      </w:r>
      <w:r>
        <w:rPr>
          <w:color w:val="B6B6B6"/>
          <w:spacing w:val="10"/>
          <w:w w:val="110"/>
        </w:rPr>
        <w:t xml:space="preserve"> </w:t>
      </w:r>
      <w:r>
        <w:rPr>
          <w:color w:val="B6B6B6"/>
          <w:w w:val="110"/>
        </w:rPr>
        <w:t>in</w:t>
      </w:r>
      <w:r>
        <w:rPr>
          <w:color w:val="B6B6B6"/>
          <w:spacing w:val="10"/>
          <w:w w:val="110"/>
        </w:rPr>
        <w:t xml:space="preserve"> </w:t>
      </w:r>
      <w:r>
        <w:rPr>
          <w:color w:val="B6B6B6"/>
          <w:w w:val="110"/>
        </w:rPr>
        <w:t>Parallel</w:t>
      </w:r>
      <w:r>
        <w:rPr>
          <w:color w:val="B6B6B6"/>
          <w:spacing w:val="10"/>
          <w:w w:val="110"/>
        </w:rPr>
        <w:t xml:space="preserve"> </w:t>
      </w:r>
      <w:r>
        <w:rPr>
          <w:color w:val="B6B6B6"/>
          <w:w w:val="110"/>
        </w:rPr>
        <w:t>with</w:t>
      </w:r>
      <w:r>
        <w:rPr>
          <w:color w:val="B6B6B6"/>
          <w:spacing w:val="11"/>
          <w:w w:val="110"/>
        </w:rPr>
        <w:t xml:space="preserve"> </w:t>
      </w:r>
      <w:r>
        <w:rPr>
          <w:color w:val="B6B6B6"/>
          <w:w w:val="110"/>
        </w:rPr>
        <w:t>Phase</w:t>
      </w:r>
      <w:r>
        <w:rPr>
          <w:color w:val="B6B6B6"/>
          <w:spacing w:val="10"/>
          <w:w w:val="110"/>
        </w:rPr>
        <w:t xml:space="preserve"> </w:t>
      </w:r>
      <w:r>
        <w:rPr>
          <w:color w:val="B6B6B6"/>
          <w:spacing w:val="-5"/>
          <w:w w:val="110"/>
        </w:rPr>
        <w:t>4)</w:t>
      </w:r>
    </w:p>
    <w:p w14:paraId="709E88E4" w14:textId="77777777" w:rsidR="00666A2C" w:rsidRDefault="00666A2C">
      <w:pPr>
        <w:pStyle w:val="a3"/>
        <w:spacing w:before="107"/>
        <w:rPr>
          <w:sz w:val="30"/>
        </w:rPr>
      </w:pPr>
    </w:p>
    <w:p w14:paraId="1D5A31C6" w14:textId="77777777" w:rsidR="00666A2C" w:rsidRDefault="00E8759C">
      <w:pPr>
        <w:pStyle w:val="a3"/>
        <w:ind w:left="640"/>
      </w:pPr>
      <w:r>
        <w:rPr>
          <w:spacing w:val="-2"/>
          <w:w w:val="110"/>
        </w:rPr>
        <w:t>Objective:</w:t>
      </w:r>
    </w:p>
    <w:p w14:paraId="4226EEE3" w14:textId="77777777" w:rsidR="00666A2C" w:rsidRDefault="00E8759C">
      <w:pPr>
        <w:pStyle w:val="a3"/>
        <w:spacing w:before="29" w:line="266" w:lineRule="auto"/>
        <w:ind w:left="640" w:right="465"/>
      </w:pPr>
      <w:r>
        <w:rPr>
          <w:w w:val="110"/>
        </w:rPr>
        <w:t xml:space="preserve">PORTO ROCHA to create intuitive </w:t>
      </w:r>
      <w:proofErr w:type="spellStart"/>
      <w:r>
        <w:rPr>
          <w:w w:val="110"/>
        </w:rPr>
        <w:t>Figma</w:t>
      </w:r>
      <w:proofErr w:type="spellEnd"/>
      <w:r>
        <w:rPr>
          <w:w w:val="110"/>
        </w:rPr>
        <w:t xml:space="preserve">-based guidelines to document the approved Tone of Voice and Design System </w:t>
      </w:r>
      <w:r>
        <w:rPr>
          <w:color w:val="B6B6B6"/>
          <w:w w:val="110"/>
        </w:rPr>
        <w:t>(PDF export not included).</w:t>
      </w:r>
    </w:p>
    <w:p w14:paraId="508C98E9" w14:textId="77777777" w:rsidR="00666A2C" w:rsidRDefault="00666A2C">
      <w:pPr>
        <w:pStyle w:val="a3"/>
        <w:spacing w:before="29"/>
      </w:pPr>
    </w:p>
    <w:p w14:paraId="4ABC51E3" w14:textId="77777777" w:rsidR="00666A2C" w:rsidRDefault="00E8759C">
      <w:pPr>
        <w:pStyle w:val="a3"/>
        <w:spacing w:line="266" w:lineRule="auto"/>
        <w:ind w:left="640" w:right="465"/>
      </w:pPr>
      <w:r>
        <w:rPr>
          <w:w w:val="110"/>
        </w:rPr>
        <w:t>These guides will consist of a set of rules and examples that will assist the FURSYS team and future collaborators in consistently implementing the brand to the highest standard, along with the most up-to-date assets and resources for tight version control. One round of revisions is included.</w:t>
      </w:r>
    </w:p>
    <w:p w14:paraId="779F8E76" w14:textId="77777777" w:rsidR="00666A2C" w:rsidRDefault="00666A2C">
      <w:pPr>
        <w:pStyle w:val="a3"/>
        <w:spacing w:before="30"/>
      </w:pPr>
    </w:p>
    <w:p w14:paraId="01702479" w14:textId="77777777" w:rsidR="00666A2C" w:rsidRDefault="00E8759C">
      <w:pPr>
        <w:pStyle w:val="a4"/>
        <w:numPr>
          <w:ilvl w:val="0"/>
          <w:numId w:val="9"/>
        </w:numPr>
        <w:tabs>
          <w:tab w:val="left" w:pos="1359"/>
        </w:tabs>
        <w:spacing w:before="0"/>
        <w:ind w:left="1359" w:hanging="359"/>
        <w:rPr>
          <w:sz w:val="21"/>
        </w:rPr>
      </w:pPr>
      <w:r>
        <w:rPr>
          <w:spacing w:val="-4"/>
          <w:w w:val="110"/>
          <w:sz w:val="21"/>
        </w:rPr>
        <w:t>Brand</w:t>
      </w:r>
    </w:p>
    <w:p w14:paraId="39C36743" w14:textId="77777777" w:rsidR="00666A2C" w:rsidRDefault="00E8759C">
      <w:pPr>
        <w:pStyle w:val="a4"/>
        <w:numPr>
          <w:ilvl w:val="1"/>
          <w:numId w:val="9"/>
        </w:numPr>
        <w:tabs>
          <w:tab w:val="left" w:pos="359"/>
        </w:tabs>
        <w:ind w:left="359" w:right="6975" w:hanging="359"/>
        <w:jc w:val="right"/>
        <w:rPr>
          <w:sz w:val="21"/>
        </w:rPr>
      </w:pPr>
      <w:r>
        <w:rPr>
          <w:w w:val="110"/>
          <w:sz w:val="21"/>
        </w:rPr>
        <w:t>Brand</w:t>
      </w:r>
      <w:r>
        <w:rPr>
          <w:spacing w:val="6"/>
          <w:w w:val="110"/>
          <w:sz w:val="21"/>
        </w:rPr>
        <w:t xml:space="preserve"> </w:t>
      </w:r>
      <w:r>
        <w:rPr>
          <w:spacing w:val="-2"/>
          <w:w w:val="110"/>
          <w:sz w:val="21"/>
        </w:rPr>
        <w:t>Strategy</w:t>
      </w:r>
    </w:p>
    <w:p w14:paraId="426690FC" w14:textId="77777777" w:rsidR="00666A2C" w:rsidRDefault="00E8759C">
      <w:pPr>
        <w:pStyle w:val="a4"/>
        <w:numPr>
          <w:ilvl w:val="2"/>
          <w:numId w:val="9"/>
        </w:numPr>
        <w:tabs>
          <w:tab w:val="left" w:pos="359"/>
        </w:tabs>
        <w:spacing w:before="28"/>
        <w:ind w:left="359" w:right="6876" w:hanging="359"/>
        <w:jc w:val="right"/>
        <w:rPr>
          <w:sz w:val="21"/>
        </w:rPr>
      </w:pPr>
      <w:r>
        <w:rPr>
          <w:spacing w:val="-2"/>
          <w:w w:val="110"/>
          <w:sz w:val="21"/>
        </w:rPr>
        <w:t>Purpose</w:t>
      </w:r>
    </w:p>
    <w:p w14:paraId="5D0E531D" w14:textId="77777777" w:rsidR="00666A2C" w:rsidRDefault="00E8759C">
      <w:pPr>
        <w:pStyle w:val="a4"/>
        <w:numPr>
          <w:ilvl w:val="2"/>
          <w:numId w:val="9"/>
        </w:numPr>
        <w:tabs>
          <w:tab w:val="left" w:pos="359"/>
        </w:tabs>
        <w:ind w:left="359" w:right="6895" w:hanging="359"/>
        <w:jc w:val="right"/>
        <w:rPr>
          <w:sz w:val="21"/>
        </w:rPr>
      </w:pPr>
      <w:r>
        <w:rPr>
          <w:spacing w:val="-2"/>
          <w:w w:val="110"/>
          <w:sz w:val="21"/>
        </w:rPr>
        <w:t>Promise</w:t>
      </w:r>
    </w:p>
    <w:p w14:paraId="1A1D1D94" w14:textId="77777777" w:rsidR="00666A2C" w:rsidRDefault="00E8759C">
      <w:pPr>
        <w:pStyle w:val="a4"/>
        <w:numPr>
          <w:ilvl w:val="2"/>
          <w:numId w:val="9"/>
        </w:numPr>
        <w:tabs>
          <w:tab w:val="left" w:pos="2799"/>
        </w:tabs>
        <w:ind w:left="2799" w:hanging="359"/>
        <w:rPr>
          <w:sz w:val="21"/>
        </w:rPr>
      </w:pPr>
      <w:r>
        <w:rPr>
          <w:spacing w:val="-2"/>
          <w:w w:val="110"/>
          <w:sz w:val="21"/>
        </w:rPr>
        <w:t>Positioning</w:t>
      </w:r>
    </w:p>
    <w:p w14:paraId="6DF5F33C" w14:textId="77777777" w:rsidR="00666A2C" w:rsidRDefault="00E8759C">
      <w:pPr>
        <w:pStyle w:val="a4"/>
        <w:numPr>
          <w:ilvl w:val="2"/>
          <w:numId w:val="9"/>
        </w:numPr>
        <w:tabs>
          <w:tab w:val="left" w:pos="2799"/>
        </w:tabs>
        <w:spacing w:before="28"/>
        <w:ind w:left="2799" w:hanging="359"/>
        <w:rPr>
          <w:sz w:val="21"/>
        </w:rPr>
      </w:pPr>
      <w:r>
        <w:rPr>
          <w:spacing w:val="-2"/>
          <w:w w:val="110"/>
          <w:sz w:val="21"/>
        </w:rPr>
        <w:t>Pillars</w:t>
      </w:r>
    </w:p>
    <w:p w14:paraId="78E2128A" w14:textId="77777777" w:rsidR="00666A2C" w:rsidRDefault="00E8759C">
      <w:pPr>
        <w:pStyle w:val="a4"/>
        <w:numPr>
          <w:ilvl w:val="1"/>
          <w:numId w:val="9"/>
        </w:numPr>
        <w:tabs>
          <w:tab w:val="left" w:pos="2079"/>
        </w:tabs>
        <w:ind w:left="2079" w:hanging="359"/>
        <w:rPr>
          <w:sz w:val="21"/>
        </w:rPr>
      </w:pPr>
      <w:r>
        <w:rPr>
          <w:w w:val="110"/>
          <w:sz w:val="21"/>
        </w:rPr>
        <w:t>Tone</w:t>
      </w:r>
      <w:r>
        <w:rPr>
          <w:spacing w:val="-12"/>
          <w:w w:val="110"/>
          <w:sz w:val="21"/>
        </w:rPr>
        <w:t xml:space="preserve"> </w:t>
      </w:r>
      <w:r>
        <w:rPr>
          <w:w w:val="110"/>
          <w:sz w:val="21"/>
        </w:rPr>
        <w:t>of</w:t>
      </w:r>
      <w:r>
        <w:rPr>
          <w:spacing w:val="-12"/>
          <w:w w:val="110"/>
          <w:sz w:val="21"/>
        </w:rPr>
        <w:t xml:space="preserve"> </w:t>
      </w:r>
      <w:r>
        <w:rPr>
          <w:spacing w:val="-2"/>
          <w:w w:val="110"/>
          <w:sz w:val="21"/>
        </w:rPr>
        <w:t>Voice</w:t>
      </w:r>
    </w:p>
    <w:p w14:paraId="08418352" w14:textId="77777777" w:rsidR="00666A2C" w:rsidRDefault="00E8759C">
      <w:pPr>
        <w:pStyle w:val="a4"/>
        <w:numPr>
          <w:ilvl w:val="2"/>
          <w:numId w:val="9"/>
        </w:numPr>
        <w:tabs>
          <w:tab w:val="left" w:pos="2799"/>
        </w:tabs>
        <w:ind w:left="2799" w:hanging="359"/>
        <w:rPr>
          <w:sz w:val="21"/>
        </w:rPr>
      </w:pPr>
      <w:r>
        <w:rPr>
          <w:spacing w:val="-2"/>
          <w:w w:val="110"/>
          <w:sz w:val="21"/>
        </w:rPr>
        <w:t>Persona</w:t>
      </w:r>
    </w:p>
    <w:p w14:paraId="4FD71C76" w14:textId="77777777" w:rsidR="00666A2C" w:rsidRDefault="00E8759C">
      <w:pPr>
        <w:pStyle w:val="a4"/>
        <w:numPr>
          <w:ilvl w:val="2"/>
          <w:numId w:val="9"/>
        </w:numPr>
        <w:tabs>
          <w:tab w:val="left" w:pos="2799"/>
        </w:tabs>
        <w:spacing w:before="28"/>
        <w:ind w:left="2799" w:hanging="359"/>
        <w:rPr>
          <w:sz w:val="21"/>
        </w:rPr>
      </w:pPr>
      <w:r>
        <w:rPr>
          <w:w w:val="105"/>
          <w:sz w:val="21"/>
        </w:rPr>
        <w:t>Writing</w:t>
      </w:r>
      <w:r>
        <w:rPr>
          <w:spacing w:val="-8"/>
          <w:w w:val="105"/>
          <w:sz w:val="21"/>
        </w:rPr>
        <w:t xml:space="preserve"> </w:t>
      </w:r>
      <w:r>
        <w:rPr>
          <w:spacing w:val="-2"/>
          <w:w w:val="110"/>
          <w:sz w:val="21"/>
        </w:rPr>
        <w:t>Tactics</w:t>
      </w:r>
    </w:p>
    <w:p w14:paraId="3AEC4FC9" w14:textId="77777777" w:rsidR="00666A2C" w:rsidRDefault="00E8759C">
      <w:pPr>
        <w:pStyle w:val="a4"/>
        <w:numPr>
          <w:ilvl w:val="2"/>
          <w:numId w:val="9"/>
        </w:numPr>
        <w:tabs>
          <w:tab w:val="left" w:pos="2799"/>
        </w:tabs>
        <w:ind w:left="2799" w:hanging="359"/>
        <w:rPr>
          <w:sz w:val="21"/>
        </w:rPr>
      </w:pPr>
      <w:r>
        <w:rPr>
          <w:w w:val="110"/>
          <w:sz w:val="21"/>
        </w:rPr>
        <w:t>Annotated</w:t>
      </w:r>
      <w:r>
        <w:rPr>
          <w:spacing w:val="1"/>
          <w:w w:val="110"/>
          <w:sz w:val="21"/>
        </w:rPr>
        <w:t xml:space="preserve"> </w:t>
      </w:r>
      <w:r>
        <w:rPr>
          <w:w w:val="110"/>
          <w:sz w:val="21"/>
        </w:rPr>
        <w:t>Copy</w:t>
      </w:r>
      <w:r>
        <w:rPr>
          <w:spacing w:val="1"/>
          <w:w w:val="110"/>
          <w:sz w:val="21"/>
        </w:rPr>
        <w:t xml:space="preserve"> </w:t>
      </w:r>
      <w:r>
        <w:rPr>
          <w:spacing w:val="-2"/>
          <w:w w:val="110"/>
          <w:sz w:val="21"/>
        </w:rPr>
        <w:t>Examples</w:t>
      </w:r>
    </w:p>
    <w:p w14:paraId="7818863E" w14:textId="77777777" w:rsidR="00666A2C" w:rsidRDefault="00666A2C">
      <w:pPr>
        <w:pStyle w:val="a3"/>
        <w:spacing w:before="57"/>
      </w:pPr>
    </w:p>
    <w:p w14:paraId="04FB0315" w14:textId="77777777" w:rsidR="00666A2C" w:rsidRDefault="00E8759C">
      <w:pPr>
        <w:pStyle w:val="a4"/>
        <w:numPr>
          <w:ilvl w:val="0"/>
          <w:numId w:val="9"/>
        </w:numPr>
        <w:tabs>
          <w:tab w:val="left" w:pos="1359"/>
        </w:tabs>
        <w:spacing w:before="0"/>
        <w:ind w:left="1359" w:hanging="359"/>
        <w:rPr>
          <w:sz w:val="21"/>
        </w:rPr>
      </w:pPr>
      <w:r>
        <w:rPr>
          <w:spacing w:val="-4"/>
          <w:w w:val="115"/>
          <w:sz w:val="21"/>
        </w:rPr>
        <w:t>Logo</w:t>
      </w:r>
    </w:p>
    <w:p w14:paraId="69FAF049" w14:textId="77777777" w:rsidR="00666A2C" w:rsidRDefault="00E8759C">
      <w:pPr>
        <w:pStyle w:val="a4"/>
        <w:numPr>
          <w:ilvl w:val="1"/>
          <w:numId w:val="9"/>
        </w:numPr>
        <w:tabs>
          <w:tab w:val="left" w:pos="2079"/>
        </w:tabs>
        <w:ind w:left="2079" w:hanging="359"/>
        <w:rPr>
          <w:sz w:val="21"/>
        </w:rPr>
      </w:pPr>
      <w:r>
        <w:rPr>
          <w:spacing w:val="-4"/>
          <w:w w:val="115"/>
          <w:sz w:val="21"/>
        </w:rPr>
        <w:t>Logo</w:t>
      </w:r>
    </w:p>
    <w:p w14:paraId="149F76A7" w14:textId="77777777" w:rsidR="00666A2C" w:rsidRDefault="00E8759C">
      <w:pPr>
        <w:pStyle w:val="a4"/>
        <w:numPr>
          <w:ilvl w:val="1"/>
          <w:numId w:val="9"/>
        </w:numPr>
        <w:tabs>
          <w:tab w:val="left" w:pos="2079"/>
        </w:tabs>
        <w:ind w:left="2079" w:hanging="359"/>
        <w:rPr>
          <w:sz w:val="21"/>
        </w:rPr>
      </w:pPr>
      <w:r>
        <w:rPr>
          <w:w w:val="115"/>
          <w:sz w:val="21"/>
        </w:rPr>
        <w:t>Lock-</w:t>
      </w:r>
      <w:r>
        <w:rPr>
          <w:spacing w:val="-5"/>
          <w:w w:val="120"/>
          <w:sz w:val="21"/>
        </w:rPr>
        <w:t>ups</w:t>
      </w:r>
    </w:p>
    <w:p w14:paraId="63ADC56B" w14:textId="77777777" w:rsidR="00666A2C" w:rsidRDefault="00E8759C">
      <w:pPr>
        <w:pStyle w:val="a4"/>
        <w:numPr>
          <w:ilvl w:val="1"/>
          <w:numId w:val="9"/>
        </w:numPr>
        <w:tabs>
          <w:tab w:val="left" w:pos="2079"/>
        </w:tabs>
        <w:spacing w:before="28"/>
        <w:ind w:left="2079" w:hanging="359"/>
        <w:rPr>
          <w:sz w:val="21"/>
        </w:rPr>
      </w:pPr>
      <w:r>
        <w:rPr>
          <w:spacing w:val="-2"/>
          <w:w w:val="110"/>
          <w:sz w:val="21"/>
        </w:rPr>
        <w:t>Scalability</w:t>
      </w:r>
    </w:p>
    <w:p w14:paraId="41BEE4D5" w14:textId="77777777" w:rsidR="00666A2C" w:rsidRDefault="00E8759C">
      <w:pPr>
        <w:pStyle w:val="a4"/>
        <w:numPr>
          <w:ilvl w:val="1"/>
          <w:numId w:val="9"/>
        </w:numPr>
        <w:tabs>
          <w:tab w:val="left" w:pos="2079"/>
        </w:tabs>
        <w:ind w:left="2079" w:hanging="359"/>
        <w:rPr>
          <w:sz w:val="21"/>
        </w:rPr>
      </w:pPr>
      <w:r>
        <w:rPr>
          <w:w w:val="115"/>
          <w:sz w:val="21"/>
        </w:rPr>
        <w:t>Clear</w:t>
      </w:r>
      <w:r>
        <w:rPr>
          <w:spacing w:val="-11"/>
          <w:w w:val="115"/>
          <w:sz w:val="21"/>
        </w:rPr>
        <w:t xml:space="preserve"> </w:t>
      </w:r>
      <w:r>
        <w:rPr>
          <w:spacing w:val="-2"/>
          <w:w w:val="115"/>
          <w:sz w:val="21"/>
        </w:rPr>
        <w:t>Space</w:t>
      </w:r>
    </w:p>
    <w:p w14:paraId="0EDD7BC0" w14:textId="77777777" w:rsidR="00666A2C" w:rsidRDefault="00E8759C">
      <w:pPr>
        <w:pStyle w:val="a4"/>
        <w:numPr>
          <w:ilvl w:val="1"/>
          <w:numId w:val="9"/>
        </w:numPr>
        <w:tabs>
          <w:tab w:val="left" w:pos="2079"/>
        </w:tabs>
        <w:ind w:left="2079" w:hanging="359"/>
        <w:rPr>
          <w:sz w:val="21"/>
        </w:rPr>
      </w:pPr>
      <w:r>
        <w:rPr>
          <w:w w:val="105"/>
          <w:sz w:val="21"/>
        </w:rPr>
        <w:t>Logo</w:t>
      </w:r>
      <w:r>
        <w:rPr>
          <w:spacing w:val="27"/>
          <w:w w:val="105"/>
          <w:sz w:val="21"/>
        </w:rPr>
        <w:t xml:space="preserve"> </w:t>
      </w:r>
      <w:r>
        <w:rPr>
          <w:w w:val="105"/>
          <w:sz w:val="21"/>
        </w:rPr>
        <w:t>in</w:t>
      </w:r>
      <w:r>
        <w:rPr>
          <w:spacing w:val="27"/>
          <w:w w:val="105"/>
          <w:sz w:val="21"/>
        </w:rPr>
        <w:t xml:space="preserve"> </w:t>
      </w:r>
      <w:r>
        <w:rPr>
          <w:spacing w:val="-2"/>
          <w:w w:val="105"/>
          <w:sz w:val="21"/>
        </w:rPr>
        <w:t>Motion</w:t>
      </w:r>
    </w:p>
    <w:p w14:paraId="5AE06660" w14:textId="77777777" w:rsidR="00666A2C" w:rsidRDefault="00E8759C">
      <w:pPr>
        <w:pStyle w:val="a4"/>
        <w:numPr>
          <w:ilvl w:val="1"/>
          <w:numId w:val="9"/>
        </w:numPr>
        <w:tabs>
          <w:tab w:val="left" w:pos="2079"/>
        </w:tabs>
        <w:spacing w:before="28"/>
        <w:ind w:left="2079" w:hanging="359"/>
        <w:rPr>
          <w:sz w:val="21"/>
        </w:rPr>
      </w:pPr>
      <w:r>
        <w:rPr>
          <w:w w:val="105"/>
          <w:sz w:val="21"/>
        </w:rPr>
        <w:t>Logo</w:t>
      </w:r>
      <w:r>
        <w:rPr>
          <w:spacing w:val="13"/>
          <w:w w:val="105"/>
          <w:sz w:val="21"/>
        </w:rPr>
        <w:t xml:space="preserve"> </w:t>
      </w:r>
      <w:r>
        <w:rPr>
          <w:w w:val="105"/>
          <w:sz w:val="21"/>
        </w:rPr>
        <w:t>Interaction</w:t>
      </w:r>
      <w:r>
        <w:rPr>
          <w:spacing w:val="13"/>
          <w:w w:val="105"/>
          <w:sz w:val="21"/>
        </w:rPr>
        <w:t xml:space="preserve"> </w:t>
      </w:r>
      <w:r>
        <w:rPr>
          <w:w w:val="105"/>
          <w:sz w:val="21"/>
        </w:rPr>
        <w:t>with</w:t>
      </w:r>
      <w:r>
        <w:rPr>
          <w:spacing w:val="14"/>
          <w:w w:val="105"/>
          <w:sz w:val="21"/>
        </w:rPr>
        <w:t xml:space="preserve"> </w:t>
      </w:r>
      <w:r>
        <w:rPr>
          <w:w w:val="105"/>
          <w:sz w:val="21"/>
        </w:rPr>
        <w:t>Other</w:t>
      </w:r>
      <w:r>
        <w:rPr>
          <w:spacing w:val="13"/>
          <w:w w:val="105"/>
          <w:sz w:val="21"/>
        </w:rPr>
        <w:t xml:space="preserve"> </w:t>
      </w:r>
      <w:r>
        <w:rPr>
          <w:spacing w:val="-2"/>
          <w:w w:val="105"/>
          <w:sz w:val="21"/>
        </w:rPr>
        <w:t>Brands</w:t>
      </w:r>
    </w:p>
    <w:p w14:paraId="4E0EE1AF" w14:textId="77777777" w:rsidR="00666A2C" w:rsidRDefault="00E8759C">
      <w:pPr>
        <w:pStyle w:val="a4"/>
        <w:numPr>
          <w:ilvl w:val="1"/>
          <w:numId w:val="9"/>
        </w:numPr>
        <w:tabs>
          <w:tab w:val="left" w:pos="2079"/>
        </w:tabs>
        <w:ind w:left="2079" w:hanging="359"/>
        <w:rPr>
          <w:sz w:val="21"/>
        </w:rPr>
      </w:pPr>
      <w:r>
        <w:rPr>
          <w:spacing w:val="-2"/>
          <w:w w:val="110"/>
          <w:sz w:val="21"/>
        </w:rPr>
        <w:t>Misuse</w:t>
      </w:r>
    </w:p>
    <w:p w14:paraId="44F69B9A" w14:textId="77777777" w:rsidR="00666A2C" w:rsidRDefault="00666A2C">
      <w:pPr>
        <w:pStyle w:val="a3"/>
        <w:spacing w:before="57"/>
      </w:pPr>
    </w:p>
    <w:p w14:paraId="3139D5A7" w14:textId="77777777" w:rsidR="00666A2C" w:rsidRDefault="00E8759C">
      <w:pPr>
        <w:pStyle w:val="a4"/>
        <w:numPr>
          <w:ilvl w:val="0"/>
          <w:numId w:val="9"/>
        </w:numPr>
        <w:tabs>
          <w:tab w:val="left" w:pos="1359"/>
        </w:tabs>
        <w:spacing w:before="0"/>
        <w:ind w:left="1359" w:hanging="359"/>
        <w:rPr>
          <w:sz w:val="21"/>
        </w:rPr>
      </w:pPr>
      <w:r>
        <w:rPr>
          <w:spacing w:val="-2"/>
          <w:w w:val="110"/>
          <w:sz w:val="21"/>
        </w:rPr>
        <w:t>Typography</w:t>
      </w:r>
    </w:p>
    <w:p w14:paraId="640D4C74" w14:textId="77777777" w:rsidR="00666A2C" w:rsidRDefault="00E8759C">
      <w:pPr>
        <w:pStyle w:val="a4"/>
        <w:numPr>
          <w:ilvl w:val="1"/>
          <w:numId w:val="9"/>
        </w:numPr>
        <w:tabs>
          <w:tab w:val="left" w:pos="2079"/>
        </w:tabs>
        <w:ind w:left="2079" w:hanging="359"/>
        <w:rPr>
          <w:sz w:val="21"/>
        </w:rPr>
      </w:pPr>
      <w:r>
        <w:rPr>
          <w:spacing w:val="-2"/>
          <w:w w:val="110"/>
          <w:sz w:val="21"/>
        </w:rPr>
        <w:t>Fonts</w:t>
      </w:r>
    </w:p>
    <w:p w14:paraId="1966C0D8" w14:textId="77777777" w:rsidR="00666A2C" w:rsidRDefault="00E8759C">
      <w:pPr>
        <w:pStyle w:val="a4"/>
        <w:numPr>
          <w:ilvl w:val="1"/>
          <w:numId w:val="9"/>
        </w:numPr>
        <w:tabs>
          <w:tab w:val="left" w:pos="2079"/>
        </w:tabs>
        <w:ind w:left="2079" w:hanging="359"/>
        <w:rPr>
          <w:sz w:val="21"/>
        </w:rPr>
      </w:pPr>
      <w:r>
        <w:rPr>
          <w:spacing w:val="-2"/>
          <w:w w:val="110"/>
          <w:sz w:val="21"/>
        </w:rPr>
        <w:t>Weights</w:t>
      </w:r>
    </w:p>
    <w:p w14:paraId="64FDD39C" w14:textId="77777777" w:rsidR="00666A2C" w:rsidRDefault="00E8759C">
      <w:pPr>
        <w:pStyle w:val="a4"/>
        <w:numPr>
          <w:ilvl w:val="1"/>
          <w:numId w:val="9"/>
        </w:numPr>
        <w:tabs>
          <w:tab w:val="left" w:pos="2079"/>
        </w:tabs>
        <w:spacing w:before="28"/>
        <w:ind w:left="2079" w:hanging="359"/>
        <w:rPr>
          <w:sz w:val="21"/>
        </w:rPr>
      </w:pPr>
      <w:r>
        <w:rPr>
          <w:w w:val="110"/>
          <w:sz w:val="21"/>
        </w:rPr>
        <w:t>Character</w:t>
      </w:r>
      <w:r>
        <w:rPr>
          <w:spacing w:val="-1"/>
          <w:w w:val="110"/>
          <w:sz w:val="21"/>
        </w:rPr>
        <w:t xml:space="preserve"> </w:t>
      </w:r>
      <w:r>
        <w:rPr>
          <w:spacing w:val="-4"/>
          <w:w w:val="115"/>
          <w:sz w:val="21"/>
        </w:rPr>
        <w:t>Sets</w:t>
      </w:r>
    </w:p>
    <w:p w14:paraId="03953858" w14:textId="77777777" w:rsidR="00666A2C" w:rsidRDefault="00E8759C">
      <w:pPr>
        <w:pStyle w:val="a4"/>
        <w:numPr>
          <w:ilvl w:val="1"/>
          <w:numId w:val="9"/>
        </w:numPr>
        <w:tabs>
          <w:tab w:val="left" w:pos="2079"/>
        </w:tabs>
        <w:ind w:left="2079" w:hanging="359"/>
        <w:rPr>
          <w:sz w:val="21"/>
        </w:rPr>
      </w:pPr>
      <w:r>
        <w:rPr>
          <w:w w:val="110"/>
          <w:sz w:val="21"/>
        </w:rPr>
        <w:t>Leading,</w:t>
      </w:r>
      <w:r>
        <w:rPr>
          <w:spacing w:val="-2"/>
          <w:w w:val="110"/>
          <w:sz w:val="21"/>
        </w:rPr>
        <w:t xml:space="preserve"> </w:t>
      </w:r>
      <w:r>
        <w:rPr>
          <w:w w:val="110"/>
          <w:sz w:val="21"/>
        </w:rPr>
        <w:t>Tracking</w:t>
      </w:r>
      <w:r>
        <w:rPr>
          <w:spacing w:val="-1"/>
          <w:w w:val="110"/>
          <w:sz w:val="21"/>
        </w:rPr>
        <w:t xml:space="preserve"> </w:t>
      </w:r>
      <w:r>
        <w:rPr>
          <w:w w:val="110"/>
          <w:sz w:val="21"/>
        </w:rPr>
        <w:t>&amp;</w:t>
      </w:r>
      <w:r>
        <w:rPr>
          <w:spacing w:val="-1"/>
          <w:w w:val="110"/>
          <w:sz w:val="21"/>
        </w:rPr>
        <w:t xml:space="preserve"> </w:t>
      </w:r>
      <w:r>
        <w:rPr>
          <w:spacing w:val="-2"/>
          <w:w w:val="110"/>
          <w:sz w:val="21"/>
        </w:rPr>
        <w:t>Kerning</w:t>
      </w:r>
    </w:p>
    <w:p w14:paraId="02F6F337" w14:textId="77777777" w:rsidR="00666A2C" w:rsidRDefault="00E8759C">
      <w:pPr>
        <w:pStyle w:val="a4"/>
        <w:numPr>
          <w:ilvl w:val="1"/>
          <w:numId w:val="9"/>
        </w:numPr>
        <w:tabs>
          <w:tab w:val="left" w:pos="2079"/>
        </w:tabs>
        <w:spacing w:before="28"/>
        <w:ind w:left="2079" w:hanging="359"/>
        <w:rPr>
          <w:sz w:val="21"/>
        </w:rPr>
      </w:pPr>
      <w:r>
        <w:rPr>
          <w:spacing w:val="-2"/>
          <w:w w:val="115"/>
          <w:sz w:val="21"/>
        </w:rPr>
        <w:t>Examples</w:t>
      </w:r>
    </w:p>
    <w:p w14:paraId="0DBE43E0" w14:textId="77777777" w:rsidR="00666A2C" w:rsidRDefault="00E8759C">
      <w:pPr>
        <w:pStyle w:val="a4"/>
        <w:numPr>
          <w:ilvl w:val="1"/>
          <w:numId w:val="9"/>
        </w:numPr>
        <w:tabs>
          <w:tab w:val="left" w:pos="2079"/>
        </w:tabs>
        <w:ind w:left="2079" w:hanging="359"/>
        <w:rPr>
          <w:sz w:val="21"/>
        </w:rPr>
      </w:pPr>
      <w:r>
        <w:rPr>
          <w:spacing w:val="-2"/>
          <w:w w:val="110"/>
          <w:sz w:val="21"/>
        </w:rPr>
        <w:t>Misuse</w:t>
      </w:r>
    </w:p>
    <w:p w14:paraId="5F07D11E" w14:textId="77777777" w:rsidR="00666A2C" w:rsidRDefault="00666A2C">
      <w:pPr>
        <w:pStyle w:val="a3"/>
        <w:spacing w:before="57"/>
      </w:pPr>
    </w:p>
    <w:p w14:paraId="41FB9573" w14:textId="77777777" w:rsidR="00666A2C" w:rsidRDefault="00E8759C">
      <w:pPr>
        <w:pStyle w:val="a4"/>
        <w:numPr>
          <w:ilvl w:val="0"/>
          <w:numId w:val="9"/>
        </w:numPr>
        <w:tabs>
          <w:tab w:val="left" w:pos="1359"/>
        </w:tabs>
        <w:spacing w:before="0"/>
        <w:ind w:left="1359" w:hanging="359"/>
        <w:rPr>
          <w:sz w:val="21"/>
        </w:rPr>
      </w:pPr>
      <w:r>
        <w:rPr>
          <w:spacing w:val="-2"/>
          <w:w w:val="110"/>
          <w:sz w:val="21"/>
        </w:rPr>
        <w:t>Color</w:t>
      </w:r>
    </w:p>
    <w:p w14:paraId="2C1CC7CA" w14:textId="77777777" w:rsidR="00666A2C" w:rsidRDefault="00E8759C">
      <w:pPr>
        <w:pStyle w:val="a4"/>
        <w:numPr>
          <w:ilvl w:val="1"/>
          <w:numId w:val="9"/>
        </w:numPr>
        <w:tabs>
          <w:tab w:val="left" w:pos="2079"/>
        </w:tabs>
        <w:ind w:left="2079" w:hanging="359"/>
        <w:rPr>
          <w:sz w:val="21"/>
        </w:rPr>
      </w:pPr>
      <w:r>
        <w:rPr>
          <w:w w:val="110"/>
          <w:sz w:val="21"/>
        </w:rPr>
        <w:t>Color</w:t>
      </w:r>
      <w:r>
        <w:rPr>
          <w:spacing w:val="9"/>
          <w:w w:val="110"/>
          <w:sz w:val="21"/>
        </w:rPr>
        <w:t xml:space="preserve"> </w:t>
      </w:r>
      <w:r>
        <w:rPr>
          <w:spacing w:val="-2"/>
          <w:w w:val="110"/>
          <w:sz w:val="21"/>
        </w:rPr>
        <w:t>Palette</w:t>
      </w:r>
    </w:p>
    <w:p w14:paraId="4C8038D2" w14:textId="77777777" w:rsidR="00666A2C" w:rsidRDefault="00E8759C">
      <w:pPr>
        <w:pStyle w:val="a4"/>
        <w:numPr>
          <w:ilvl w:val="1"/>
          <w:numId w:val="9"/>
        </w:numPr>
        <w:tabs>
          <w:tab w:val="left" w:pos="2079"/>
        </w:tabs>
        <w:ind w:left="2079" w:hanging="359"/>
        <w:rPr>
          <w:sz w:val="21"/>
        </w:rPr>
      </w:pPr>
      <w:r>
        <w:rPr>
          <w:w w:val="110"/>
          <w:sz w:val="21"/>
        </w:rPr>
        <w:t>RGB</w:t>
      </w:r>
      <w:r>
        <w:rPr>
          <w:spacing w:val="14"/>
          <w:w w:val="110"/>
          <w:sz w:val="21"/>
        </w:rPr>
        <w:t xml:space="preserve"> </w:t>
      </w:r>
      <w:r>
        <w:rPr>
          <w:w w:val="110"/>
          <w:sz w:val="21"/>
        </w:rPr>
        <w:t>/</w:t>
      </w:r>
      <w:r>
        <w:rPr>
          <w:spacing w:val="15"/>
          <w:w w:val="110"/>
          <w:sz w:val="21"/>
        </w:rPr>
        <w:t xml:space="preserve"> </w:t>
      </w:r>
      <w:r>
        <w:rPr>
          <w:w w:val="110"/>
          <w:sz w:val="21"/>
        </w:rPr>
        <w:t>PMS</w:t>
      </w:r>
      <w:r>
        <w:rPr>
          <w:spacing w:val="15"/>
          <w:w w:val="110"/>
          <w:sz w:val="21"/>
        </w:rPr>
        <w:t xml:space="preserve"> </w:t>
      </w:r>
      <w:r>
        <w:rPr>
          <w:w w:val="110"/>
          <w:sz w:val="21"/>
        </w:rPr>
        <w:t>/</w:t>
      </w:r>
      <w:r>
        <w:rPr>
          <w:spacing w:val="15"/>
          <w:w w:val="110"/>
          <w:sz w:val="21"/>
        </w:rPr>
        <w:t xml:space="preserve"> </w:t>
      </w:r>
      <w:r>
        <w:rPr>
          <w:spacing w:val="-4"/>
          <w:w w:val="110"/>
          <w:sz w:val="21"/>
        </w:rPr>
        <w:t>CMYK</w:t>
      </w:r>
    </w:p>
    <w:p w14:paraId="67A9B425" w14:textId="77777777" w:rsidR="00666A2C" w:rsidRDefault="00E8759C">
      <w:pPr>
        <w:pStyle w:val="a4"/>
        <w:numPr>
          <w:ilvl w:val="1"/>
          <w:numId w:val="9"/>
        </w:numPr>
        <w:tabs>
          <w:tab w:val="left" w:pos="2079"/>
        </w:tabs>
        <w:spacing w:before="28"/>
        <w:ind w:left="2079" w:hanging="359"/>
        <w:rPr>
          <w:sz w:val="21"/>
        </w:rPr>
      </w:pPr>
      <w:r>
        <w:rPr>
          <w:w w:val="110"/>
          <w:sz w:val="21"/>
        </w:rPr>
        <w:t>Color</w:t>
      </w:r>
      <w:r>
        <w:rPr>
          <w:spacing w:val="-4"/>
          <w:w w:val="110"/>
          <w:sz w:val="21"/>
        </w:rPr>
        <w:t xml:space="preserve"> </w:t>
      </w:r>
      <w:r>
        <w:rPr>
          <w:w w:val="110"/>
          <w:sz w:val="21"/>
        </w:rPr>
        <w:t>Combinations</w:t>
      </w:r>
      <w:r>
        <w:rPr>
          <w:spacing w:val="-4"/>
          <w:w w:val="110"/>
          <w:sz w:val="21"/>
        </w:rPr>
        <w:t xml:space="preserve"> </w:t>
      </w:r>
      <w:r>
        <w:rPr>
          <w:color w:val="B6B6B6"/>
          <w:w w:val="110"/>
          <w:sz w:val="21"/>
        </w:rPr>
        <w:t>(if</w:t>
      </w:r>
      <w:r>
        <w:rPr>
          <w:color w:val="B6B6B6"/>
          <w:spacing w:val="-4"/>
          <w:w w:val="110"/>
          <w:sz w:val="21"/>
        </w:rPr>
        <w:t xml:space="preserve"> </w:t>
      </w:r>
      <w:r>
        <w:rPr>
          <w:color w:val="B6B6B6"/>
          <w:spacing w:val="-2"/>
          <w:w w:val="110"/>
          <w:sz w:val="21"/>
        </w:rPr>
        <w:t>applicable)</w:t>
      </w:r>
    </w:p>
    <w:p w14:paraId="6DEE4982" w14:textId="77777777" w:rsidR="00666A2C" w:rsidRDefault="00E8759C">
      <w:pPr>
        <w:pStyle w:val="a4"/>
        <w:numPr>
          <w:ilvl w:val="1"/>
          <w:numId w:val="9"/>
        </w:numPr>
        <w:tabs>
          <w:tab w:val="left" w:pos="2079"/>
        </w:tabs>
        <w:ind w:left="2079" w:hanging="359"/>
        <w:rPr>
          <w:sz w:val="21"/>
        </w:rPr>
      </w:pPr>
      <w:r>
        <w:rPr>
          <w:spacing w:val="-2"/>
          <w:w w:val="115"/>
          <w:sz w:val="21"/>
        </w:rPr>
        <w:t>Examples</w:t>
      </w:r>
    </w:p>
    <w:p w14:paraId="02564431" w14:textId="77777777" w:rsidR="00666A2C" w:rsidRDefault="00E8759C">
      <w:pPr>
        <w:pStyle w:val="a4"/>
        <w:numPr>
          <w:ilvl w:val="1"/>
          <w:numId w:val="9"/>
        </w:numPr>
        <w:tabs>
          <w:tab w:val="left" w:pos="2079"/>
        </w:tabs>
        <w:ind w:left="2079" w:hanging="359"/>
        <w:rPr>
          <w:sz w:val="21"/>
        </w:rPr>
      </w:pPr>
      <w:r>
        <w:rPr>
          <w:spacing w:val="-2"/>
          <w:w w:val="110"/>
          <w:sz w:val="21"/>
        </w:rPr>
        <w:t>Misuse</w:t>
      </w:r>
    </w:p>
    <w:p w14:paraId="41508A3C" w14:textId="77777777" w:rsidR="00666A2C" w:rsidRDefault="00666A2C">
      <w:pPr>
        <w:rPr>
          <w:sz w:val="21"/>
        </w:rPr>
        <w:sectPr w:rsidR="00666A2C">
          <w:pgSz w:w="12240" w:h="15840"/>
          <w:pgMar w:top="1360" w:right="980" w:bottom="1000" w:left="800" w:header="0" w:footer="808" w:gutter="0"/>
          <w:cols w:space="720"/>
        </w:sectPr>
      </w:pPr>
    </w:p>
    <w:p w14:paraId="75F2A1E0" w14:textId="77777777" w:rsidR="00666A2C" w:rsidRDefault="00E8759C">
      <w:pPr>
        <w:pStyle w:val="a4"/>
        <w:numPr>
          <w:ilvl w:val="0"/>
          <w:numId w:val="9"/>
        </w:numPr>
        <w:tabs>
          <w:tab w:val="left" w:pos="1359"/>
        </w:tabs>
        <w:spacing w:before="86"/>
        <w:ind w:left="1359" w:hanging="359"/>
        <w:rPr>
          <w:sz w:val="21"/>
        </w:rPr>
      </w:pPr>
      <w:r>
        <w:rPr>
          <w:w w:val="110"/>
          <w:sz w:val="21"/>
        </w:rPr>
        <w:lastRenderedPageBreak/>
        <w:t>Layout</w:t>
      </w:r>
      <w:r>
        <w:rPr>
          <w:spacing w:val="5"/>
          <w:w w:val="110"/>
          <w:sz w:val="21"/>
        </w:rPr>
        <w:t xml:space="preserve"> </w:t>
      </w:r>
      <w:r>
        <w:rPr>
          <w:spacing w:val="-2"/>
          <w:w w:val="110"/>
          <w:sz w:val="21"/>
        </w:rPr>
        <w:t>System</w:t>
      </w:r>
    </w:p>
    <w:p w14:paraId="077E0967" w14:textId="77777777" w:rsidR="00666A2C" w:rsidRDefault="00E8759C">
      <w:pPr>
        <w:pStyle w:val="a4"/>
        <w:numPr>
          <w:ilvl w:val="1"/>
          <w:numId w:val="9"/>
        </w:numPr>
        <w:tabs>
          <w:tab w:val="left" w:pos="2079"/>
        </w:tabs>
        <w:ind w:left="2079" w:hanging="359"/>
        <w:rPr>
          <w:sz w:val="21"/>
        </w:rPr>
      </w:pPr>
      <w:r>
        <w:rPr>
          <w:spacing w:val="-4"/>
          <w:w w:val="115"/>
          <w:sz w:val="21"/>
        </w:rPr>
        <w:t>Grids</w:t>
      </w:r>
    </w:p>
    <w:p w14:paraId="18206702" w14:textId="77777777" w:rsidR="00666A2C" w:rsidRDefault="00E8759C">
      <w:pPr>
        <w:pStyle w:val="a4"/>
        <w:numPr>
          <w:ilvl w:val="1"/>
          <w:numId w:val="9"/>
        </w:numPr>
        <w:tabs>
          <w:tab w:val="left" w:pos="2079"/>
        </w:tabs>
        <w:ind w:left="2079" w:hanging="359"/>
        <w:rPr>
          <w:sz w:val="21"/>
        </w:rPr>
      </w:pPr>
      <w:r>
        <w:rPr>
          <w:spacing w:val="-2"/>
          <w:w w:val="110"/>
          <w:sz w:val="21"/>
        </w:rPr>
        <w:t>Margins</w:t>
      </w:r>
    </w:p>
    <w:p w14:paraId="1C82251E" w14:textId="77777777" w:rsidR="00666A2C" w:rsidRDefault="00E8759C">
      <w:pPr>
        <w:pStyle w:val="a4"/>
        <w:numPr>
          <w:ilvl w:val="1"/>
          <w:numId w:val="9"/>
        </w:numPr>
        <w:tabs>
          <w:tab w:val="left" w:pos="2079"/>
        </w:tabs>
        <w:spacing w:before="28"/>
        <w:ind w:left="2079" w:hanging="359"/>
        <w:rPr>
          <w:sz w:val="21"/>
        </w:rPr>
      </w:pPr>
      <w:r>
        <w:rPr>
          <w:w w:val="105"/>
          <w:sz w:val="21"/>
        </w:rPr>
        <w:t>Scalability</w:t>
      </w:r>
      <w:r>
        <w:rPr>
          <w:spacing w:val="25"/>
          <w:w w:val="105"/>
          <w:sz w:val="21"/>
        </w:rPr>
        <w:t xml:space="preserve"> </w:t>
      </w:r>
      <w:r>
        <w:rPr>
          <w:w w:val="105"/>
          <w:sz w:val="21"/>
        </w:rPr>
        <w:t>/</w:t>
      </w:r>
      <w:r>
        <w:rPr>
          <w:spacing w:val="26"/>
          <w:w w:val="105"/>
          <w:sz w:val="21"/>
        </w:rPr>
        <w:t xml:space="preserve"> </w:t>
      </w:r>
      <w:r>
        <w:rPr>
          <w:spacing w:val="-2"/>
          <w:w w:val="105"/>
          <w:sz w:val="21"/>
        </w:rPr>
        <w:t>Modularity</w:t>
      </w:r>
    </w:p>
    <w:p w14:paraId="405A4D16" w14:textId="77777777" w:rsidR="00666A2C" w:rsidRDefault="00E8759C">
      <w:pPr>
        <w:pStyle w:val="a4"/>
        <w:numPr>
          <w:ilvl w:val="1"/>
          <w:numId w:val="9"/>
        </w:numPr>
        <w:tabs>
          <w:tab w:val="left" w:pos="2079"/>
        </w:tabs>
        <w:ind w:left="2079" w:hanging="359"/>
        <w:rPr>
          <w:sz w:val="21"/>
        </w:rPr>
      </w:pPr>
      <w:r>
        <w:rPr>
          <w:spacing w:val="-2"/>
          <w:w w:val="115"/>
          <w:sz w:val="21"/>
        </w:rPr>
        <w:t>Examples</w:t>
      </w:r>
    </w:p>
    <w:p w14:paraId="43D6B1D6" w14:textId="77777777" w:rsidR="00666A2C" w:rsidRDefault="00666A2C">
      <w:pPr>
        <w:pStyle w:val="a3"/>
        <w:spacing w:before="57"/>
      </w:pPr>
    </w:p>
    <w:p w14:paraId="3746CBCE" w14:textId="77777777" w:rsidR="00666A2C" w:rsidRDefault="00E8759C">
      <w:pPr>
        <w:pStyle w:val="a4"/>
        <w:numPr>
          <w:ilvl w:val="0"/>
          <w:numId w:val="9"/>
        </w:numPr>
        <w:tabs>
          <w:tab w:val="left" w:pos="1359"/>
        </w:tabs>
        <w:spacing w:before="0"/>
        <w:ind w:left="1359" w:hanging="359"/>
        <w:rPr>
          <w:sz w:val="21"/>
        </w:rPr>
      </w:pPr>
      <w:r>
        <w:rPr>
          <w:spacing w:val="-2"/>
          <w:w w:val="110"/>
          <w:sz w:val="21"/>
        </w:rPr>
        <w:t>Photography</w:t>
      </w:r>
    </w:p>
    <w:p w14:paraId="1585AF6D" w14:textId="77777777" w:rsidR="00666A2C" w:rsidRDefault="00E8759C">
      <w:pPr>
        <w:pStyle w:val="a4"/>
        <w:numPr>
          <w:ilvl w:val="0"/>
          <w:numId w:val="8"/>
        </w:numPr>
        <w:tabs>
          <w:tab w:val="left" w:pos="2079"/>
        </w:tabs>
        <w:ind w:left="2079" w:hanging="359"/>
        <w:rPr>
          <w:sz w:val="21"/>
        </w:rPr>
      </w:pPr>
      <w:r>
        <w:rPr>
          <w:w w:val="110"/>
          <w:sz w:val="21"/>
        </w:rPr>
        <w:t>Photography</w:t>
      </w:r>
      <w:r>
        <w:rPr>
          <w:spacing w:val="-8"/>
          <w:w w:val="110"/>
          <w:sz w:val="21"/>
        </w:rPr>
        <w:t xml:space="preserve"> </w:t>
      </w:r>
      <w:r>
        <w:rPr>
          <w:spacing w:val="-2"/>
          <w:w w:val="110"/>
          <w:sz w:val="21"/>
        </w:rPr>
        <w:t>Boards</w:t>
      </w:r>
    </w:p>
    <w:p w14:paraId="39DE74AA" w14:textId="77777777" w:rsidR="00666A2C" w:rsidRDefault="00E8759C">
      <w:pPr>
        <w:pStyle w:val="a4"/>
        <w:numPr>
          <w:ilvl w:val="0"/>
          <w:numId w:val="8"/>
        </w:numPr>
        <w:tabs>
          <w:tab w:val="left" w:pos="2079"/>
        </w:tabs>
        <w:ind w:left="2079" w:hanging="359"/>
        <w:rPr>
          <w:sz w:val="21"/>
        </w:rPr>
      </w:pPr>
      <w:r>
        <w:rPr>
          <w:w w:val="105"/>
          <w:sz w:val="21"/>
        </w:rPr>
        <w:t>Usage</w:t>
      </w:r>
      <w:r>
        <w:rPr>
          <w:spacing w:val="24"/>
          <w:w w:val="105"/>
          <w:sz w:val="21"/>
        </w:rPr>
        <w:t xml:space="preserve"> </w:t>
      </w:r>
      <w:r>
        <w:rPr>
          <w:w w:val="105"/>
          <w:sz w:val="21"/>
        </w:rPr>
        <w:t>&amp;</w:t>
      </w:r>
      <w:r>
        <w:rPr>
          <w:spacing w:val="24"/>
          <w:w w:val="105"/>
          <w:sz w:val="21"/>
        </w:rPr>
        <w:t xml:space="preserve"> </w:t>
      </w:r>
      <w:r>
        <w:rPr>
          <w:spacing w:val="-2"/>
          <w:w w:val="105"/>
          <w:sz w:val="21"/>
        </w:rPr>
        <w:t>Examples</w:t>
      </w:r>
    </w:p>
    <w:p w14:paraId="0A0B4501" w14:textId="77777777" w:rsidR="00666A2C" w:rsidRDefault="00E8759C">
      <w:pPr>
        <w:pStyle w:val="a4"/>
        <w:numPr>
          <w:ilvl w:val="0"/>
          <w:numId w:val="8"/>
        </w:numPr>
        <w:tabs>
          <w:tab w:val="left" w:pos="2079"/>
        </w:tabs>
        <w:spacing w:before="28"/>
        <w:ind w:left="2079" w:hanging="359"/>
        <w:rPr>
          <w:sz w:val="21"/>
        </w:rPr>
      </w:pPr>
      <w:r>
        <w:rPr>
          <w:spacing w:val="-2"/>
          <w:w w:val="110"/>
          <w:sz w:val="21"/>
        </w:rPr>
        <w:t>Misuse</w:t>
      </w:r>
    </w:p>
    <w:p w14:paraId="17DBC151" w14:textId="77777777" w:rsidR="00666A2C" w:rsidRDefault="00666A2C">
      <w:pPr>
        <w:pStyle w:val="a3"/>
        <w:spacing w:before="57"/>
      </w:pPr>
    </w:p>
    <w:p w14:paraId="6DA3B4C2" w14:textId="77777777" w:rsidR="00666A2C" w:rsidRDefault="00E8759C">
      <w:pPr>
        <w:pStyle w:val="a4"/>
        <w:numPr>
          <w:ilvl w:val="0"/>
          <w:numId w:val="9"/>
        </w:numPr>
        <w:tabs>
          <w:tab w:val="left" w:pos="1359"/>
        </w:tabs>
        <w:spacing w:before="1"/>
        <w:ind w:left="1359" w:hanging="359"/>
        <w:rPr>
          <w:sz w:val="21"/>
        </w:rPr>
      </w:pPr>
      <w:r>
        <w:rPr>
          <w:spacing w:val="-2"/>
          <w:w w:val="105"/>
          <w:sz w:val="21"/>
        </w:rPr>
        <w:t>Motion</w:t>
      </w:r>
    </w:p>
    <w:p w14:paraId="1994C476" w14:textId="77777777" w:rsidR="00666A2C" w:rsidRDefault="00E8759C">
      <w:pPr>
        <w:pStyle w:val="a4"/>
        <w:numPr>
          <w:ilvl w:val="1"/>
          <w:numId w:val="9"/>
        </w:numPr>
        <w:tabs>
          <w:tab w:val="left" w:pos="2079"/>
        </w:tabs>
        <w:spacing w:before="28"/>
        <w:ind w:left="2079" w:hanging="359"/>
        <w:rPr>
          <w:sz w:val="21"/>
        </w:rPr>
      </w:pPr>
      <w:r>
        <w:rPr>
          <w:w w:val="105"/>
          <w:sz w:val="21"/>
        </w:rPr>
        <w:t>Motion</w:t>
      </w:r>
      <w:r>
        <w:rPr>
          <w:spacing w:val="-5"/>
          <w:w w:val="105"/>
          <w:sz w:val="21"/>
        </w:rPr>
        <w:t xml:space="preserve"> </w:t>
      </w:r>
      <w:r>
        <w:rPr>
          <w:spacing w:val="-2"/>
          <w:w w:val="105"/>
          <w:sz w:val="21"/>
        </w:rPr>
        <w:t>Direction</w:t>
      </w:r>
    </w:p>
    <w:p w14:paraId="7CE76857" w14:textId="77777777" w:rsidR="00666A2C" w:rsidRDefault="00E8759C">
      <w:pPr>
        <w:pStyle w:val="a4"/>
        <w:numPr>
          <w:ilvl w:val="1"/>
          <w:numId w:val="9"/>
        </w:numPr>
        <w:tabs>
          <w:tab w:val="left" w:pos="2079"/>
        </w:tabs>
        <w:ind w:left="2079" w:hanging="359"/>
        <w:rPr>
          <w:sz w:val="21"/>
        </w:rPr>
      </w:pPr>
      <w:r>
        <w:rPr>
          <w:w w:val="105"/>
          <w:sz w:val="21"/>
        </w:rPr>
        <w:t>Motion</w:t>
      </w:r>
      <w:r>
        <w:rPr>
          <w:spacing w:val="14"/>
          <w:w w:val="105"/>
          <w:sz w:val="21"/>
        </w:rPr>
        <w:t xml:space="preserve"> </w:t>
      </w:r>
      <w:r>
        <w:rPr>
          <w:w w:val="105"/>
          <w:sz w:val="21"/>
        </w:rPr>
        <w:t>Graphics</w:t>
      </w:r>
      <w:r>
        <w:rPr>
          <w:spacing w:val="14"/>
          <w:w w:val="105"/>
          <w:sz w:val="21"/>
        </w:rPr>
        <w:t xml:space="preserve"> </w:t>
      </w:r>
      <w:r>
        <w:rPr>
          <w:color w:val="B6B6B6"/>
          <w:w w:val="105"/>
          <w:sz w:val="21"/>
        </w:rPr>
        <w:t>(if</w:t>
      </w:r>
      <w:r>
        <w:rPr>
          <w:color w:val="B6B6B6"/>
          <w:spacing w:val="14"/>
          <w:w w:val="105"/>
          <w:sz w:val="21"/>
        </w:rPr>
        <w:t xml:space="preserve"> </w:t>
      </w:r>
      <w:r>
        <w:rPr>
          <w:color w:val="B6B6B6"/>
          <w:spacing w:val="-2"/>
          <w:w w:val="105"/>
          <w:sz w:val="21"/>
        </w:rPr>
        <w:t>applicable)</w:t>
      </w:r>
    </w:p>
    <w:p w14:paraId="182482B6" w14:textId="77777777" w:rsidR="00666A2C" w:rsidRDefault="00E8759C">
      <w:pPr>
        <w:pStyle w:val="a4"/>
        <w:numPr>
          <w:ilvl w:val="1"/>
          <w:numId w:val="9"/>
        </w:numPr>
        <w:tabs>
          <w:tab w:val="left" w:pos="2079"/>
        </w:tabs>
        <w:spacing w:before="28"/>
        <w:ind w:left="2079" w:hanging="359"/>
        <w:rPr>
          <w:sz w:val="21"/>
        </w:rPr>
      </w:pPr>
      <w:r>
        <w:rPr>
          <w:w w:val="105"/>
          <w:sz w:val="21"/>
        </w:rPr>
        <w:t>Usage</w:t>
      </w:r>
      <w:r>
        <w:rPr>
          <w:spacing w:val="24"/>
          <w:w w:val="105"/>
          <w:sz w:val="21"/>
        </w:rPr>
        <w:t xml:space="preserve"> </w:t>
      </w:r>
      <w:r>
        <w:rPr>
          <w:w w:val="105"/>
          <w:sz w:val="21"/>
        </w:rPr>
        <w:t>&amp;</w:t>
      </w:r>
      <w:r>
        <w:rPr>
          <w:spacing w:val="24"/>
          <w:w w:val="105"/>
          <w:sz w:val="21"/>
        </w:rPr>
        <w:t xml:space="preserve"> </w:t>
      </w:r>
      <w:r>
        <w:rPr>
          <w:spacing w:val="-2"/>
          <w:w w:val="105"/>
          <w:sz w:val="21"/>
        </w:rPr>
        <w:t>Examples</w:t>
      </w:r>
    </w:p>
    <w:p w14:paraId="13925C4F" w14:textId="77777777" w:rsidR="00666A2C" w:rsidRDefault="00E8759C">
      <w:pPr>
        <w:pStyle w:val="a4"/>
        <w:numPr>
          <w:ilvl w:val="1"/>
          <w:numId w:val="9"/>
        </w:numPr>
        <w:tabs>
          <w:tab w:val="left" w:pos="2079"/>
        </w:tabs>
        <w:ind w:left="2079" w:hanging="359"/>
        <w:rPr>
          <w:sz w:val="21"/>
        </w:rPr>
      </w:pPr>
      <w:r>
        <w:rPr>
          <w:spacing w:val="-2"/>
          <w:w w:val="110"/>
          <w:sz w:val="21"/>
        </w:rPr>
        <w:t>Misuse</w:t>
      </w:r>
    </w:p>
    <w:p w14:paraId="6F8BD81B" w14:textId="77777777" w:rsidR="00666A2C" w:rsidRDefault="00666A2C">
      <w:pPr>
        <w:pStyle w:val="a3"/>
        <w:spacing w:before="57"/>
      </w:pPr>
    </w:p>
    <w:p w14:paraId="343A8EB6" w14:textId="77777777" w:rsidR="00666A2C" w:rsidRDefault="00E8759C">
      <w:pPr>
        <w:pStyle w:val="a4"/>
        <w:numPr>
          <w:ilvl w:val="0"/>
          <w:numId w:val="9"/>
        </w:numPr>
        <w:tabs>
          <w:tab w:val="left" w:pos="1359"/>
        </w:tabs>
        <w:spacing w:before="0"/>
        <w:ind w:left="1359" w:hanging="359"/>
        <w:rPr>
          <w:sz w:val="21"/>
        </w:rPr>
      </w:pPr>
      <w:r>
        <w:rPr>
          <w:w w:val="105"/>
          <w:sz w:val="21"/>
        </w:rPr>
        <w:t>Graphics,</w:t>
      </w:r>
      <w:r>
        <w:rPr>
          <w:spacing w:val="17"/>
          <w:w w:val="105"/>
          <w:sz w:val="21"/>
        </w:rPr>
        <w:t xml:space="preserve"> </w:t>
      </w:r>
      <w:r>
        <w:rPr>
          <w:w w:val="105"/>
          <w:sz w:val="21"/>
        </w:rPr>
        <w:t>Illustration</w:t>
      </w:r>
      <w:r>
        <w:rPr>
          <w:spacing w:val="18"/>
          <w:w w:val="105"/>
          <w:sz w:val="21"/>
        </w:rPr>
        <w:t xml:space="preserve"> </w:t>
      </w:r>
      <w:r>
        <w:rPr>
          <w:w w:val="105"/>
          <w:sz w:val="21"/>
        </w:rPr>
        <w:t>&amp;</w:t>
      </w:r>
      <w:r>
        <w:rPr>
          <w:spacing w:val="18"/>
          <w:w w:val="105"/>
          <w:sz w:val="21"/>
        </w:rPr>
        <w:t xml:space="preserve"> </w:t>
      </w:r>
      <w:r>
        <w:rPr>
          <w:spacing w:val="-2"/>
          <w:w w:val="105"/>
          <w:sz w:val="21"/>
        </w:rPr>
        <w:t>Iconography</w:t>
      </w:r>
    </w:p>
    <w:p w14:paraId="4F621845" w14:textId="77777777" w:rsidR="00666A2C" w:rsidRDefault="00E8759C">
      <w:pPr>
        <w:pStyle w:val="a4"/>
        <w:numPr>
          <w:ilvl w:val="1"/>
          <w:numId w:val="9"/>
        </w:numPr>
        <w:tabs>
          <w:tab w:val="left" w:pos="2079"/>
        </w:tabs>
        <w:ind w:left="2079" w:hanging="359"/>
        <w:rPr>
          <w:sz w:val="21"/>
        </w:rPr>
      </w:pPr>
      <w:r>
        <w:rPr>
          <w:w w:val="105"/>
          <w:sz w:val="21"/>
        </w:rPr>
        <w:t xml:space="preserve">Illustration Direction </w:t>
      </w:r>
      <w:r>
        <w:rPr>
          <w:color w:val="B6B6B6"/>
          <w:w w:val="105"/>
          <w:sz w:val="21"/>
        </w:rPr>
        <w:t>(if</w:t>
      </w:r>
      <w:r>
        <w:rPr>
          <w:color w:val="B6B6B6"/>
          <w:spacing w:val="1"/>
          <w:w w:val="105"/>
          <w:sz w:val="21"/>
        </w:rPr>
        <w:t xml:space="preserve"> </w:t>
      </w:r>
      <w:r>
        <w:rPr>
          <w:color w:val="B6B6B6"/>
          <w:spacing w:val="-2"/>
          <w:w w:val="105"/>
          <w:sz w:val="21"/>
        </w:rPr>
        <w:t>applicable)</w:t>
      </w:r>
    </w:p>
    <w:p w14:paraId="58D8C3E0" w14:textId="77777777" w:rsidR="00666A2C" w:rsidRDefault="00E8759C">
      <w:pPr>
        <w:pStyle w:val="a4"/>
        <w:numPr>
          <w:ilvl w:val="1"/>
          <w:numId w:val="9"/>
        </w:numPr>
        <w:tabs>
          <w:tab w:val="left" w:pos="2079"/>
        </w:tabs>
        <w:ind w:left="2079" w:hanging="359"/>
        <w:rPr>
          <w:sz w:val="21"/>
        </w:rPr>
      </w:pPr>
      <w:r>
        <w:rPr>
          <w:w w:val="110"/>
          <w:sz w:val="21"/>
        </w:rPr>
        <w:t>Iconography</w:t>
      </w:r>
      <w:r>
        <w:rPr>
          <w:spacing w:val="-1"/>
          <w:w w:val="110"/>
          <w:sz w:val="21"/>
        </w:rPr>
        <w:t xml:space="preserve"> </w:t>
      </w:r>
      <w:r>
        <w:rPr>
          <w:spacing w:val="-2"/>
          <w:w w:val="110"/>
          <w:sz w:val="21"/>
        </w:rPr>
        <w:t>Direction</w:t>
      </w:r>
    </w:p>
    <w:p w14:paraId="4F5D4E9B" w14:textId="77777777" w:rsidR="00666A2C" w:rsidRDefault="00E8759C">
      <w:pPr>
        <w:pStyle w:val="a4"/>
        <w:numPr>
          <w:ilvl w:val="1"/>
          <w:numId w:val="9"/>
        </w:numPr>
        <w:tabs>
          <w:tab w:val="left" w:pos="2079"/>
        </w:tabs>
        <w:spacing w:before="28"/>
        <w:ind w:left="2079" w:hanging="359"/>
        <w:rPr>
          <w:sz w:val="21"/>
        </w:rPr>
      </w:pPr>
      <w:r>
        <w:rPr>
          <w:w w:val="110"/>
          <w:sz w:val="21"/>
        </w:rPr>
        <w:t>Key</w:t>
      </w:r>
      <w:r>
        <w:rPr>
          <w:spacing w:val="9"/>
          <w:w w:val="110"/>
          <w:sz w:val="21"/>
        </w:rPr>
        <w:t xml:space="preserve"> </w:t>
      </w:r>
      <w:r>
        <w:rPr>
          <w:w w:val="110"/>
          <w:sz w:val="21"/>
        </w:rPr>
        <w:t>Visual</w:t>
      </w:r>
      <w:r>
        <w:rPr>
          <w:spacing w:val="10"/>
          <w:w w:val="110"/>
          <w:sz w:val="21"/>
        </w:rPr>
        <w:t xml:space="preserve"> </w:t>
      </w:r>
      <w:r>
        <w:rPr>
          <w:w w:val="110"/>
          <w:sz w:val="21"/>
        </w:rPr>
        <w:t>Graphic</w:t>
      </w:r>
      <w:r>
        <w:rPr>
          <w:spacing w:val="10"/>
          <w:w w:val="110"/>
          <w:sz w:val="21"/>
        </w:rPr>
        <w:t xml:space="preserve"> </w:t>
      </w:r>
      <w:r>
        <w:rPr>
          <w:spacing w:val="-2"/>
          <w:w w:val="110"/>
          <w:sz w:val="21"/>
        </w:rPr>
        <w:t>Direction</w:t>
      </w:r>
    </w:p>
    <w:p w14:paraId="27D27BA0" w14:textId="77777777" w:rsidR="00666A2C" w:rsidRDefault="00E8759C">
      <w:pPr>
        <w:pStyle w:val="a4"/>
        <w:numPr>
          <w:ilvl w:val="1"/>
          <w:numId w:val="9"/>
        </w:numPr>
        <w:tabs>
          <w:tab w:val="left" w:pos="2079"/>
        </w:tabs>
        <w:ind w:left="2079" w:hanging="359"/>
        <w:rPr>
          <w:sz w:val="21"/>
        </w:rPr>
      </w:pPr>
      <w:r>
        <w:rPr>
          <w:w w:val="105"/>
          <w:sz w:val="21"/>
        </w:rPr>
        <w:t>Furniture</w:t>
      </w:r>
      <w:r>
        <w:rPr>
          <w:spacing w:val="17"/>
          <w:w w:val="105"/>
          <w:sz w:val="21"/>
        </w:rPr>
        <w:t xml:space="preserve"> </w:t>
      </w:r>
      <w:r>
        <w:rPr>
          <w:w w:val="105"/>
          <w:sz w:val="21"/>
        </w:rPr>
        <w:t>Graphic</w:t>
      </w:r>
      <w:r>
        <w:rPr>
          <w:spacing w:val="18"/>
          <w:w w:val="105"/>
          <w:sz w:val="21"/>
        </w:rPr>
        <w:t xml:space="preserve"> </w:t>
      </w:r>
      <w:r>
        <w:rPr>
          <w:spacing w:val="-2"/>
          <w:w w:val="105"/>
          <w:sz w:val="21"/>
        </w:rPr>
        <w:t>Direction</w:t>
      </w:r>
    </w:p>
    <w:p w14:paraId="4DDDFB46" w14:textId="77777777" w:rsidR="00666A2C" w:rsidRDefault="00E8759C">
      <w:pPr>
        <w:pStyle w:val="a4"/>
        <w:numPr>
          <w:ilvl w:val="1"/>
          <w:numId w:val="9"/>
        </w:numPr>
        <w:tabs>
          <w:tab w:val="left" w:pos="2079"/>
        </w:tabs>
        <w:ind w:left="2079" w:hanging="359"/>
        <w:rPr>
          <w:sz w:val="21"/>
        </w:rPr>
      </w:pPr>
      <w:r>
        <w:rPr>
          <w:w w:val="110"/>
          <w:sz w:val="21"/>
        </w:rPr>
        <w:t>Infographic</w:t>
      </w:r>
      <w:r>
        <w:rPr>
          <w:spacing w:val="-12"/>
          <w:w w:val="110"/>
          <w:sz w:val="21"/>
        </w:rPr>
        <w:t xml:space="preserve"> </w:t>
      </w:r>
      <w:r>
        <w:rPr>
          <w:spacing w:val="-2"/>
          <w:w w:val="110"/>
          <w:sz w:val="21"/>
        </w:rPr>
        <w:t>Direction</w:t>
      </w:r>
    </w:p>
    <w:p w14:paraId="2613E9C1" w14:textId="77777777" w:rsidR="00666A2C" w:rsidRDefault="00666A2C">
      <w:pPr>
        <w:pStyle w:val="a3"/>
        <w:spacing w:before="57"/>
      </w:pPr>
    </w:p>
    <w:p w14:paraId="5A1A87AA" w14:textId="77777777" w:rsidR="00666A2C" w:rsidRDefault="00E8759C">
      <w:pPr>
        <w:pStyle w:val="a4"/>
        <w:numPr>
          <w:ilvl w:val="0"/>
          <w:numId w:val="9"/>
        </w:numPr>
        <w:tabs>
          <w:tab w:val="left" w:pos="1359"/>
        </w:tabs>
        <w:spacing w:before="0"/>
        <w:ind w:left="1359" w:hanging="359"/>
        <w:rPr>
          <w:sz w:val="21"/>
        </w:rPr>
      </w:pPr>
      <w:r>
        <w:rPr>
          <w:w w:val="105"/>
          <w:sz w:val="21"/>
        </w:rPr>
        <w:t>Application</w:t>
      </w:r>
      <w:r>
        <w:rPr>
          <w:spacing w:val="34"/>
          <w:w w:val="110"/>
          <w:sz w:val="21"/>
        </w:rPr>
        <w:t xml:space="preserve"> </w:t>
      </w:r>
      <w:r>
        <w:rPr>
          <w:spacing w:val="-2"/>
          <w:w w:val="110"/>
          <w:sz w:val="21"/>
        </w:rPr>
        <w:t>Examples</w:t>
      </w:r>
    </w:p>
    <w:p w14:paraId="1A79158A" w14:textId="77777777" w:rsidR="00666A2C" w:rsidRDefault="00E8759C">
      <w:pPr>
        <w:pStyle w:val="a4"/>
        <w:numPr>
          <w:ilvl w:val="1"/>
          <w:numId w:val="9"/>
        </w:numPr>
        <w:tabs>
          <w:tab w:val="left" w:pos="2079"/>
        </w:tabs>
        <w:ind w:left="2079" w:hanging="359"/>
        <w:rPr>
          <w:sz w:val="21"/>
        </w:rPr>
      </w:pPr>
      <w:r>
        <w:rPr>
          <w:w w:val="110"/>
          <w:sz w:val="21"/>
        </w:rPr>
        <w:t>Examples</w:t>
      </w:r>
      <w:r>
        <w:rPr>
          <w:spacing w:val="5"/>
          <w:w w:val="110"/>
          <w:sz w:val="21"/>
        </w:rPr>
        <w:t xml:space="preserve"> </w:t>
      </w:r>
      <w:r>
        <w:rPr>
          <w:w w:val="110"/>
          <w:sz w:val="21"/>
        </w:rPr>
        <w:t>outlined</w:t>
      </w:r>
      <w:r>
        <w:rPr>
          <w:spacing w:val="6"/>
          <w:w w:val="110"/>
          <w:sz w:val="21"/>
        </w:rPr>
        <w:t xml:space="preserve"> </w:t>
      </w:r>
      <w:r>
        <w:rPr>
          <w:w w:val="110"/>
          <w:sz w:val="21"/>
        </w:rPr>
        <w:t>in</w:t>
      </w:r>
      <w:r>
        <w:rPr>
          <w:spacing w:val="6"/>
          <w:w w:val="110"/>
          <w:sz w:val="21"/>
        </w:rPr>
        <w:t xml:space="preserve"> </w:t>
      </w:r>
      <w:r>
        <w:rPr>
          <w:w w:val="110"/>
          <w:sz w:val="21"/>
        </w:rPr>
        <w:t>Phase</w:t>
      </w:r>
      <w:r>
        <w:rPr>
          <w:spacing w:val="6"/>
          <w:w w:val="110"/>
          <w:sz w:val="21"/>
        </w:rPr>
        <w:t xml:space="preserve"> </w:t>
      </w:r>
      <w:r>
        <w:rPr>
          <w:spacing w:val="-10"/>
          <w:w w:val="110"/>
          <w:sz w:val="21"/>
        </w:rPr>
        <w:t>3</w:t>
      </w:r>
    </w:p>
    <w:p w14:paraId="1037B8A3" w14:textId="77777777" w:rsidR="00666A2C" w:rsidRDefault="00666A2C">
      <w:pPr>
        <w:pStyle w:val="a3"/>
      </w:pPr>
    </w:p>
    <w:p w14:paraId="687C6DE0" w14:textId="77777777" w:rsidR="00666A2C" w:rsidRDefault="00666A2C">
      <w:pPr>
        <w:pStyle w:val="a3"/>
        <w:spacing w:before="85"/>
      </w:pPr>
    </w:p>
    <w:p w14:paraId="7B77BE6D" w14:textId="77777777" w:rsidR="00666A2C" w:rsidRDefault="00E8759C">
      <w:pPr>
        <w:pStyle w:val="a3"/>
        <w:spacing w:before="1"/>
        <w:ind w:left="640"/>
      </w:pPr>
      <w:r>
        <w:rPr>
          <w:spacing w:val="-2"/>
          <w:w w:val="105"/>
        </w:rPr>
        <w:t>Translation:</w:t>
      </w:r>
    </w:p>
    <w:p w14:paraId="73351DBF" w14:textId="77777777" w:rsidR="00666A2C" w:rsidRDefault="00E8759C">
      <w:pPr>
        <w:pStyle w:val="a3"/>
        <w:spacing w:before="28"/>
        <w:ind w:left="640"/>
      </w:pPr>
      <w:r>
        <w:rPr>
          <w:w w:val="105"/>
        </w:rPr>
        <w:t>Once</w:t>
      </w:r>
      <w:r>
        <w:rPr>
          <w:spacing w:val="21"/>
          <w:w w:val="105"/>
        </w:rPr>
        <w:t xml:space="preserve"> </w:t>
      </w:r>
      <w:r>
        <w:rPr>
          <w:w w:val="105"/>
        </w:rPr>
        <w:t>approved,</w:t>
      </w:r>
      <w:r>
        <w:rPr>
          <w:spacing w:val="22"/>
          <w:w w:val="105"/>
        </w:rPr>
        <w:t xml:space="preserve"> </w:t>
      </w:r>
      <w:r>
        <w:rPr>
          <w:w w:val="105"/>
        </w:rPr>
        <w:t>the</w:t>
      </w:r>
      <w:r>
        <w:rPr>
          <w:spacing w:val="22"/>
          <w:w w:val="105"/>
        </w:rPr>
        <w:t xml:space="preserve"> </w:t>
      </w:r>
      <w:r>
        <w:rPr>
          <w:w w:val="105"/>
        </w:rPr>
        <w:t>guidelines</w:t>
      </w:r>
      <w:r>
        <w:rPr>
          <w:spacing w:val="22"/>
          <w:w w:val="105"/>
        </w:rPr>
        <w:t xml:space="preserve"> </w:t>
      </w:r>
      <w:r>
        <w:rPr>
          <w:w w:val="105"/>
        </w:rPr>
        <w:t>will</w:t>
      </w:r>
      <w:r>
        <w:rPr>
          <w:spacing w:val="22"/>
          <w:w w:val="105"/>
        </w:rPr>
        <w:t xml:space="preserve"> </w:t>
      </w:r>
      <w:r>
        <w:rPr>
          <w:w w:val="105"/>
        </w:rPr>
        <w:t>be</w:t>
      </w:r>
      <w:r>
        <w:rPr>
          <w:spacing w:val="22"/>
          <w:w w:val="105"/>
        </w:rPr>
        <w:t xml:space="preserve"> </w:t>
      </w:r>
      <w:r>
        <w:rPr>
          <w:w w:val="105"/>
        </w:rPr>
        <w:t>translated</w:t>
      </w:r>
      <w:r>
        <w:rPr>
          <w:spacing w:val="22"/>
          <w:w w:val="105"/>
        </w:rPr>
        <w:t xml:space="preserve"> </w:t>
      </w:r>
      <w:r>
        <w:rPr>
          <w:w w:val="105"/>
        </w:rPr>
        <w:t>from</w:t>
      </w:r>
      <w:r>
        <w:rPr>
          <w:spacing w:val="22"/>
          <w:w w:val="105"/>
        </w:rPr>
        <w:t xml:space="preserve"> </w:t>
      </w:r>
      <w:r>
        <w:rPr>
          <w:w w:val="105"/>
        </w:rPr>
        <w:t>English</w:t>
      </w:r>
      <w:r>
        <w:rPr>
          <w:spacing w:val="22"/>
          <w:w w:val="105"/>
        </w:rPr>
        <w:t xml:space="preserve"> </w:t>
      </w:r>
      <w:r>
        <w:rPr>
          <w:w w:val="105"/>
        </w:rPr>
        <w:t>to</w:t>
      </w:r>
      <w:r>
        <w:rPr>
          <w:spacing w:val="22"/>
          <w:w w:val="105"/>
        </w:rPr>
        <w:t xml:space="preserve"> </w:t>
      </w:r>
      <w:r>
        <w:rPr>
          <w:w w:val="105"/>
        </w:rPr>
        <w:t>Korean.</w:t>
      </w:r>
      <w:r>
        <w:rPr>
          <w:spacing w:val="22"/>
          <w:w w:val="105"/>
        </w:rPr>
        <w:t xml:space="preserve"> </w:t>
      </w:r>
      <w:r>
        <w:rPr>
          <w:w w:val="105"/>
        </w:rPr>
        <w:t>No</w:t>
      </w:r>
      <w:r>
        <w:rPr>
          <w:spacing w:val="22"/>
          <w:w w:val="105"/>
        </w:rPr>
        <w:t xml:space="preserve"> </w:t>
      </w:r>
      <w:r>
        <w:rPr>
          <w:w w:val="105"/>
        </w:rPr>
        <w:t>revisions</w:t>
      </w:r>
      <w:r>
        <w:rPr>
          <w:spacing w:val="22"/>
          <w:w w:val="105"/>
        </w:rPr>
        <w:t xml:space="preserve"> </w:t>
      </w:r>
      <w:r>
        <w:rPr>
          <w:w w:val="105"/>
        </w:rPr>
        <w:t>are</w:t>
      </w:r>
      <w:r>
        <w:rPr>
          <w:spacing w:val="22"/>
          <w:w w:val="105"/>
        </w:rPr>
        <w:t xml:space="preserve"> </w:t>
      </w:r>
      <w:r>
        <w:rPr>
          <w:spacing w:val="-2"/>
          <w:w w:val="105"/>
        </w:rPr>
        <w:t>included.</w:t>
      </w:r>
    </w:p>
    <w:p w14:paraId="5B2F9378" w14:textId="77777777" w:rsidR="00666A2C" w:rsidRDefault="00666A2C">
      <w:pPr>
        <w:pStyle w:val="a3"/>
        <w:spacing w:before="57"/>
      </w:pPr>
    </w:p>
    <w:p w14:paraId="592CE3F4" w14:textId="77777777" w:rsidR="00666A2C" w:rsidRDefault="00E8759C">
      <w:pPr>
        <w:ind w:left="640"/>
        <w:rPr>
          <w:sz w:val="19"/>
        </w:rPr>
      </w:pPr>
      <w:r>
        <w:rPr>
          <w:color w:val="B6B6B6"/>
          <w:spacing w:val="-2"/>
          <w:w w:val="110"/>
          <w:sz w:val="19"/>
        </w:rPr>
        <w:t>Notes/Exclusions:</w:t>
      </w:r>
    </w:p>
    <w:p w14:paraId="3079C053" w14:textId="77777777" w:rsidR="00666A2C" w:rsidRDefault="00E8759C">
      <w:pPr>
        <w:pStyle w:val="a4"/>
        <w:numPr>
          <w:ilvl w:val="0"/>
          <w:numId w:val="7"/>
        </w:numPr>
        <w:tabs>
          <w:tab w:val="left" w:pos="1360"/>
        </w:tabs>
        <w:spacing w:before="23" w:line="264" w:lineRule="auto"/>
        <w:ind w:right="709"/>
        <w:rPr>
          <w:sz w:val="19"/>
        </w:rPr>
      </w:pPr>
      <w:r>
        <w:rPr>
          <w:color w:val="B6B6B6"/>
          <w:w w:val="105"/>
          <w:sz w:val="19"/>
        </w:rPr>
        <w:t>Video/photography production, stock footage/photography licensing, illustration, 3D models or animations,</w:t>
      </w:r>
      <w:r>
        <w:rPr>
          <w:color w:val="B6B6B6"/>
          <w:spacing w:val="30"/>
          <w:w w:val="105"/>
          <w:sz w:val="19"/>
        </w:rPr>
        <w:t xml:space="preserve"> </w:t>
      </w:r>
      <w:r>
        <w:rPr>
          <w:color w:val="B6B6B6"/>
          <w:w w:val="105"/>
          <w:sz w:val="19"/>
        </w:rPr>
        <w:t>soundtrack,</w:t>
      </w:r>
      <w:r>
        <w:rPr>
          <w:color w:val="B6B6B6"/>
          <w:spacing w:val="30"/>
          <w:w w:val="105"/>
          <w:sz w:val="19"/>
        </w:rPr>
        <w:t xml:space="preserve"> </w:t>
      </w:r>
      <w:r>
        <w:rPr>
          <w:color w:val="B6B6B6"/>
          <w:w w:val="105"/>
          <w:sz w:val="19"/>
        </w:rPr>
        <w:t>and</w:t>
      </w:r>
      <w:r>
        <w:rPr>
          <w:color w:val="B6B6B6"/>
          <w:spacing w:val="30"/>
          <w:w w:val="105"/>
          <w:sz w:val="19"/>
        </w:rPr>
        <w:t xml:space="preserve"> </w:t>
      </w:r>
      <w:r>
        <w:rPr>
          <w:color w:val="B6B6B6"/>
          <w:w w:val="105"/>
          <w:sz w:val="19"/>
        </w:rPr>
        <w:t>VO</w:t>
      </w:r>
      <w:r>
        <w:rPr>
          <w:color w:val="B6B6B6"/>
          <w:spacing w:val="30"/>
          <w:w w:val="105"/>
          <w:sz w:val="19"/>
        </w:rPr>
        <w:t xml:space="preserve"> </w:t>
      </w:r>
      <w:r>
        <w:rPr>
          <w:color w:val="B6B6B6"/>
          <w:w w:val="105"/>
          <w:sz w:val="19"/>
        </w:rPr>
        <w:t>licensing/production</w:t>
      </w:r>
      <w:r>
        <w:rPr>
          <w:color w:val="B6B6B6"/>
          <w:spacing w:val="30"/>
          <w:w w:val="105"/>
          <w:sz w:val="19"/>
        </w:rPr>
        <w:t xml:space="preserve"> </w:t>
      </w:r>
      <w:r>
        <w:rPr>
          <w:color w:val="B6B6B6"/>
          <w:w w:val="105"/>
          <w:sz w:val="19"/>
        </w:rPr>
        <w:t>are</w:t>
      </w:r>
      <w:r>
        <w:rPr>
          <w:color w:val="B6B6B6"/>
          <w:spacing w:val="30"/>
          <w:w w:val="105"/>
          <w:sz w:val="19"/>
        </w:rPr>
        <w:t xml:space="preserve"> </w:t>
      </w:r>
      <w:r>
        <w:rPr>
          <w:color w:val="B6B6B6"/>
          <w:w w:val="105"/>
          <w:sz w:val="19"/>
        </w:rPr>
        <w:t>not</w:t>
      </w:r>
      <w:r>
        <w:rPr>
          <w:color w:val="B6B6B6"/>
          <w:spacing w:val="30"/>
          <w:w w:val="105"/>
          <w:sz w:val="19"/>
        </w:rPr>
        <w:t xml:space="preserve"> </w:t>
      </w:r>
      <w:r>
        <w:rPr>
          <w:color w:val="B6B6B6"/>
          <w:w w:val="105"/>
          <w:sz w:val="19"/>
        </w:rPr>
        <w:t>included</w:t>
      </w:r>
      <w:r>
        <w:rPr>
          <w:color w:val="B6B6B6"/>
          <w:spacing w:val="30"/>
          <w:w w:val="105"/>
          <w:sz w:val="19"/>
        </w:rPr>
        <w:t xml:space="preserve"> </w:t>
      </w:r>
      <w:r>
        <w:rPr>
          <w:color w:val="B6B6B6"/>
          <w:w w:val="105"/>
          <w:sz w:val="19"/>
        </w:rPr>
        <w:t>in</w:t>
      </w:r>
      <w:r>
        <w:rPr>
          <w:color w:val="B6B6B6"/>
          <w:spacing w:val="30"/>
          <w:w w:val="105"/>
          <w:sz w:val="19"/>
        </w:rPr>
        <w:t xml:space="preserve"> </w:t>
      </w:r>
      <w:r>
        <w:rPr>
          <w:color w:val="B6B6B6"/>
          <w:w w:val="105"/>
          <w:sz w:val="19"/>
        </w:rPr>
        <w:t>this</w:t>
      </w:r>
      <w:r>
        <w:rPr>
          <w:color w:val="B6B6B6"/>
          <w:spacing w:val="30"/>
          <w:w w:val="105"/>
          <w:sz w:val="19"/>
        </w:rPr>
        <w:t xml:space="preserve"> </w:t>
      </w:r>
      <w:r>
        <w:rPr>
          <w:color w:val="B6B6B6"/>
          <w:w w:val="105"/>
          <w:sz w:val="19"/>
        </w:rPr>
        <w:t>scope.</w:t>
      </w:r>
      <w:r>
        <w:rPr>
          <w:color w:val="B6B6B6"/>
          <w:spacing w:val="30"/>
          <w:w w:val="105"/>
          <w:sz w:val="19"/>
        </w:rPr>
        <w:t xml:space="preserve"> </w:t>
      </w:r>
      <w:r>
        <w:rPr>
          <w:color w:val="B6B6B6"/>
          <w:w w:val="105"/>
          <w:sz w:val="19"/>
        </w:rPr>
        <w:t>Any</w:t>
      </w:r>
      <w:r>
        <w:rPr>
          <w:color w:val="B6B6B6"/>
          <w:spacing w:val="30"/>
          <w:w w:val="105"/>
          <w:sz w:val="19"/>
        </w:rPr>
        <w:t xml:space="preserve"> </w:t>
      </w:r>
      <w:r>
        <w:rPr>
          <w:color w:val="B6B6B6"/>
          <w:w w:val="105"/>
          <w:sz w:val="19"/>
        </w:rPr>
        <w:t>necessary assets will be approved with the client beforehand and billed separately.</w:t>
      </w:r>
    </w:p>
    <w:p w14:paraId="22D863EF" w14:textId="77777777" w:rsidR="00666A2C" w:rsidRDefault="00E8759C">
      <w:pPr>
        <w:pStyle w:val="a4"/>
        <w:numPr>
          <w:ilvl w:val="0"/>
          <w:numId w:val="7"/>
        </w:numPr>
        <w:tabs>
          <w:tab w:val="left" w:pos="1359"/>
        </w:tabs>
        <w:spacing w:before="0" w:line="232" w:lineRule="exact"/>
        <w:ind w:left="1359" w:hanging="359"/>
        <w:rPr>
          <w:sz w:val="19"/>
        </w:rPr>
      </w:pPr>
      <w:r>
        <w:rPr>
          <w:color w:val="B6B6B6"/>
          <w:w w:val="105"/>
          <w:sz w:val="19"/>
        </w:rPr>
        <w:t>Design</w:t>
      </w:r>
      <w:r>
        <w:rPr>
          <w:color w:val="B6B6B6"/>
          <w:spacing w:val="13"/>
          <w:w w:val="105"/>
          <w:sz w:val="19"/>
        </w:rPr>
        <w:t xml:space="preserve"> </w:t>
      </w:r>
      <w:r>
        <w:rPr>
          <w:color w:val="B6B6B6"/>
          <w:w w:val="105"/>
          <w:sz w:val="19"/>
        </w:rPr>
        <w:t>applications</w:t>
      </w:r>
      <w:r>
        <w:rPr>
          <w:color w:val="B6B6B6"/>
          <w:spacing w:val="14"/>
          <w:w w:val="105"/>
          <w:sz w:val="19"/>
        </w:rPr>
        <w:t xml:space="preserve"> </w:t>
      </w:r>
      <w:r>
        <w:rPr>
          <w:color w:val="B6B6B6"/>
          <w:w w:val="105"/>
          <w:sz w:val="19"/>
        </w:rPr>
        <w:t>are</w:t>
      </w:r>
      <w:r>
        <w:rPr>
          <w:color w:val="B6B6B6"/>
          <w:spacing w:val="13"/>
          <w:w w:val="105"/>
          <w:sz w:val="19"/>
        </w:rPr>
        <w:t xml:space="preserve"> </w:t>
      </w:r>
      <w:r>
        <w:rPr>
          <w:color w:val="B6B6B6"/>
          <w:w w:val="105"/>
          <w:sz w:val="19"/>
        </w:rPr>
        <w:t>for</w:t>
      </w:r>
      <w:r>
        <w:rPr>
          <w:color w:val="B6B6B6"/>
          <w:spacing w:val="14"/>
          <w:w w:val="105"/>
          <w:sz w:val="19"/>
        </w:rPr>
        <w:t xml:space="preserve"> </w:t>
      </w:r>
      <w:r>
        <w:rPr>
          <w:color w:val="B6B6B6"/>
          <w:w w:val="105"/>
          <w:sz w:val="19"/>
        </w:rPr>
        <w:t>proof-of-concept</w:t>
      </w:r>
      <w:r>
        <w:rPr>
          <w:color w:val="B6B6B6"/>
          <w:spacing w:val="14"/>
          <w:w w:val="105"/>
          <w:sz w:val="19"/>
        </w:rPr>
        <w:t xml:space="preserve"> </w:t>
      </w:r>
      <w:r>
        <w:rPr>
          <w:color w:val="B6B6B6"/>
          <w:w w:val="105"/>
          <w:sz w:val="19"/>
        </w:rPr>
        <w:t>only</w:t>
      </w:r>
      <w:r>
        <w:rPr>
          <w:color w:val="B6B6B6"/>
          <w:spacing w:val="13"/>
          <w:w w:val="105"/>
          <w:sz w:val="19"/>
        </w:rPr>
        <w:t xml:space="preserve"> </w:t>
      </w:r>
      <w:r>
        <w:rPr>
          <w:color w:val="B6B6B6"/>
          <w:w w:val="105"/>
          <w:sz w:val="19"/>
        </w:rPr>
        <w:t>and</w:t>
      </w:r>
      <w:r>
        <w:rPr>
          <w:color w:val="B6B6B6"/>
          <w:spacing w:val="14"/>
          <w:w w:val="105"/>
          <w:sz w:val="19"/>
        </w:rPr>
        <w:t xml:space="preserve"> </w:t>
      </w:r>
      <w:r>
        <w:rPr>
          <w:color w:val="B6B6B6"/>
          <w:w w:val="105"/>
          <w:sz w:val="19"/>
        </w:rPr>
        <w:t>are</w:t>
      </w:r>
      <w:r>
        <w:rPr>
          <w:color w:val="B6B6B6"/>
          <w:spacing w:val="14"/>
          <w:w w:val="105"/>
          <w:sz w:val="19"/>
        </w:rPr>
        <w:t xml:space="preserve"> </w:t>
      </w:r>
      <w:r>
        <w:rPr>
          <w:color w:val="B6B6B6"/>
          <w:w w:val="105"/>
          <w:sz w:val="19"/>
        </w:rPr>
        <w:t>not</w:t>
      </w:r>
      <w:r>
        <w:rPr>
          <w:color w:val="B6B6B6"/>
          <w:spacing w:val="13"/>
          <w:w w:val="105"/>
          <w:sz w:val="19"/>
        </w:rPr>
        <w:t xml:space="preserve"> </w:t>
      </w:r>
      <w:r>
        <w:rPr>
          <w:color w:val="B6B6B6"/>
          <w:w w:val="105"/>
          <w:sz w:val="19"/>
        </w:rPr>
        <w:t>intended</w:t>
      </w:r>
      <w:r>
        <w:rPr>
          <w:color w:val="B6B6B6"/>
          <w:spacing w:val="14"/>
          <w:w w:val="105"/>
          <w:sz w:val="19"/>
        </w:rPr>
        <w:t xml:space="preserve"> </w:t>
      </w:r>
      <w:r>
        <w:rPr>
          <w:color w:val="B6B6B6"/>
          <w:w w:val="105"/>
          <w:sz w:val="19"/>
        </w:rPr>
        <w:t>for</w:t>
      </w:r>
      <w:r>
        <w:rPr>
          <w:color w:val="B6B6B6"/>
          <w:spacing w:val="14"/>
          <w:w w:val="105"/>
          <w:sz w:val="19"/>
        </w:rPr>
        <w:t xml:space="preserve"> </w:t>
      </w:r>
      <w:r>
        <w:rPr>
          <w:color w:val="B6B6B6"/>
          <w:w w:val="105"/>
          <w:sz w:val="19"/>
        </w:rPr>
        <w:t>ﬁnal</w:t>
      </w:r>
      <w:r>
        <w:rPr>
          <w:color w:val="B6B6B6"/>
          <w:spacing w:val="13"/>
          <w:w w:val="105"/>
          <w:sz w:val="19"/>
        </w:rPr>
        <w:t xml:space="preserve"> </w:t>
      </w:r>
      <w:r>
        <w:rPr>
          <w:color w:val="B6B6B6"/>
          <w:spacing w:val="-2"/>
          <w:w w:val="105"/>
          <w:sz w:val="19"/>
        </w:rPr>
        <w:t>production.</w:t>
      </w:r>
    </w:p>
    <w:p w14:paraId="6AB68B9F" w14:textId="77777777" w:rsidR="00666A2C" w:rsidRDefault="00E8759C">
      <w:pPr>
        <w:pStyle w:val="a3"/>
        <w:spacing w:before="209"/>
        <w:rPr>
          <w:sz w:val="20"/>
        </w:rPr>
      </w:pPr>
      <w:r>
        <w:rPr>
          <w:noProof/>
        </w:rPr>
        <mc:AlternateContent>
          <mc:Choice Requires="wps">
            <w:drawing>
              <wp:anchor distT="0" distB="0" distL="0" distR="0" simplePos="0" relativeHeight="487605248" behindDoc="1" locked="0" layoutInCell="1" allowOverlap="1" wp14:anchorId="5F1F3347" wp14:editId="07777777">
                <wp:simplePos x="0" y="0"/>
                <wp:positionH relativeFrom="page">
                  <wp:posOffset>952500</wp:posOffset>
                </wp:positionH>
                <wp:positionV relativeFrom="paragraph">
                  <wp:posOffset>303121</wp:posOffset>
                </wp:positionV>
                <wp:extent cx="58674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21C1E2D" id="Graphic 37" o:spid="_x0000_s1026" style="position:absolute;left:0;text-align:left;margin-left:75pt;margin-top:23.85pt;width:462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" path="m,l5867400,e" filled="f" strokecolor="#878787" strokeweight="1pt">
                <v:path arrowok="t"/>
                <w10:wrap type="topAndBottom" anchorx="page"/>
              </v:shape>
            </w:pict>
          </mc:Fallback>
        </mc:AlternateContent>
      </w:r>
    </w:p>
    <w:p w14:paraId="1A5B5CA7" w14:textId="77777777" w:rsidR="00666A2C" w:rsidRDefault="00E8759C">
      <w:pPr>
        <w:pStyle w:val="a3"/>
        <w:spacing w:before="106"/>
        <w:ind w:left="640"/>
      </w:pPr>
      <w:r>
        <w:rPr>
          <w:w w:val="105"/>
        </w:rPr>
        <w:t>Final</w:t>
      </w:r>
      <w:r>
        <w:rPr>
          <w:spacing w:val="20"/>
          <w:w w:val="105"/>
        </w:rPr>
        <w:t xml:space="preserve"> </w:t>
      </w:r>
      <w:r>
        <w:rPr>
          <w:w w:val="105"/>
        </w:rPr>
        <w:t>output</w:t>
      </w:r>
      <w:r>
        <w:rPr>
          <w:spacing w:val="20"/>
          <w:w w:val="105"/>
        </w:rPr>
        <w:t xml:space="preserve"> </w:t>
      </w:r>
      <w:r>
        <w:rPr>
          <w:w w:val="105"/>
        </w:rPr>
        <w:t>for</w:t>
      </w:r>
      <w:r>
        <w:rPr>
          <w:spacing w:val="21"/>
          <w:w w:val="105"/>
        </w:rPr>
        <w:t xml:space="preserve"> </w:t>
      </w:r>
      <w:r>
        <w:rPr>
          <w:w w:val="105"/>
        </w:rPr>
        <w:t>Phase</w:t>
      </w:r>
      <w:r>
        <w:rPr>
          <w:spacing w:val="20"/>
          <w:w w:val="105"/>
        </w:rPr>
        <w:t xml:space="preserve"> </w:t>
      </w:r>
      <w:r>
        <w:rPr>
          <w:spacing w:val="-5"/>
          <w:w w:val="105"/>
        </w:rPr>
        <w:t>5:</w:t>
      </w:r>
    </w:p>
    <w:p w14:paraId="7B668254" w14:textId="77777777" w:rsidR="00666A2C" w:rsidRDefault="00E8759C">
      <w:pPr>
        <w:pStyle w:val="a4"/>
        <w:numPr>
          <w:ilvl w:val="0"/>
          <w:numId w:val="6"/>
        </w:numPr>
        <w:tabs>
          <w:tab w:val="left" w:pos="1359"/>
        </w:tabs>
        <w:ind w:left="1359" w:hanging="359"/>
        <w:rPr>
          <w:sz w:val="21"/>
        </w:rPr>
      </w:pPr>
      <w:r>
        <w:rPr>
          <w:w w:val="110"/>
          <w:sz w:val="21"/>
        </w:rPr>
        <w:t>Brand</w:t>
      </w:r>
      <w:r>
        <w:rPr>
          <w:spacing w:val="-7"/>
          <w:w w:val="110"/>
          <w:sz w:val="21"/>
        </w:rPr>
        <w:t xml:space="preserve"> </w:t>
      </w:r>
      <w:r>
        <w:rPr>
          <w:w w:val="110"/>
          <w:sz w:val="21"/>
        </w:rPr>
        <w:t>Guidelines</w:t>
      </w:r>
      <w:r>
        <w:rPr>
          <w:spacing w:val="-5"/>
          <w:w w:val="110"/>
          <w:sz w:val="21"/>
        </w:rPr>
        <w:t xml:space="preserve"> </w:t>
      </w:r>
      <w:r>
        <w:rPr>
          <w:w w:val="110"/>
          <w:sz w:val="21"/>
        </w:rPr>
        <w:t>with</w:t>
      </w:r>
      <w:r>
        <w:rPr>
          <w:spacing w:val="-4"/>
          <w:w w:val="110"/>
          <w:sz w:val="21"/>
        </w:rPr>
        <w:t xml:space="preserve"> </w:t>
      </w:r>
      <w:r>
        <w:rPr>
          <w:w w:val="110"/>
          <w:sz w:val="21"/>
        </w:rPr>
        <w:t>sections</w:t>
      </w:r>
      <w:r>
        <w:rPr>
          <w:spacing w:val="-5"/>
          <w:w w:val="110"/>
          <w:sz w:val="21"/>
        </w:rPr>
        <w:t xml:space="preserve"> </w:t>
      </w:r>
      <w:r>
        <w:rPr>
          <w:w w:val="110"/>
          <w:sz w:val="21"/>
        </w:rPr>
        <w:t>outlined</w:t>
      </w:r>
      <w:r>
        <w:rPr>
          <w:spacing w:val="-5"/>
          <w:w w:val="110"/>
          <w:sz w:val="21"/>
        </w:rPr>
        <w:t xml:space="preserve"> </w:t>
      </w:r>
      <w:r>
        <w:rPr>
          <w:w w:val="110"/>
          <w:sz w:val="21"/>
        </w:rPr>
        <w:t>above</w:t>
      </w:r>
      <w:r>
        <w:rPr>
          <w:spacing w:val="-4"/>
          <w:w w:val="110"/>
          <w:sz w:val="21"/>
        </w:rPr>
        <w:t xml:space="preserve"> </w:t>
      </w:r>
      <w:r>
        <w:rPr>
          <w:color w:val="B6B6B6"/>
          <w:spacing w:val="-2"/>
          <w:w w:val="110"/>
          <w:sz w:val="21"/>
        </w:rPr>
        <w:t>(</w:t>
      </w:r>
      <w:proofErr w:type="spellStart"/>
      <w:r>
        <w:rPr>
          <w:color w:val="B6B6B6"/>
          <w:spacing w:val="-2"/>
          <w:w w:val="110"/>
          <w:sz w:val="21"/>
        </w:rPr>
        <w:t>Figma</w:t>
      </w:r>
      <w:proofErr w:type="spellEnd"/>
      <w:r>
        <w:rPr>
          <w:color w:val="B6B6B6"/>
          <w:spacing w:val="-2"/>
          <w:w w:val="110"/>
          <w:sz w:val="21"/>
        </w:rPr>
        <w:t>);</w:t>
      </w:r>
    </w:p>
    <w:p w14:paraId="2BBF30A5" w14:textId="77777777" w:rsidR="00666A2C" w:rsidRDefault="00E8759C">
      <w:pPr>
        <w:pStyle w:val="a4"/>
        <w:numPr>
          <w:ilvl w:val="1"/>
          <w:numId w:val="6"/>
        </w:numPr>
        <w:tabs>
          <w:tab w:val="left" w:pos="2079"/>
        </w:tabs>
        <w:ind w:left="2079" w:hanging="359"/>
        <w:rPr>
          <w:sz w:val="21"/>
        </w:rPr>
      </w:pPr>
      <w:r>
        <w:rPr>
          <w:w w:val="110"/>
          <w:sz w:val="21"/>
        </w:rPr>
        <w:t>English</w:t>
      </w:r>
      <w:r>
        <w:rPr>
          <w:spacing w:val="23"/>
          <w:w w:val="110"/>
          <w:sz w:val="21"/>
        </w:rPr>
        <w:t xml:space="preserve"> </w:t>
      </w:r>
      <w:r>
        <w:rPr>
          <w:spacing w:val="-2"/>
          <w:w w:val="110"/>
          <w:sz w:val="21"/>
        </w:rPr>
        <w:t>Guidelines;</w:t>
      </w:r>
    </w:p>
    <w:p w14:paraId="6471DF94" w14:textId="77777777" w:rsidR="00666A2C" w:rsidRDefault="00E8759C">
      <w:pPr>
        <w:pStyle w:val="a4"/>
        <w:numPr>
          <w:ilvl w:val="1"/>
          <w:numId w:val="6"/>
        </w:numPr>
        <w:tabs>
          <w:tab w:val="left" w:pos="2079"/>
        </w:tabs>
        <w:spacing w:before="28"/>
        <w:ind w:left="2079" w:hanging="359"/>
        <w:rPr>
          <w:sz w:val="21"/>
        </w:rPr>
      </w:pPr>
      <w:r>
        <w:rPr>
          <w:w w:val="110"/>
          <w:sz w:val="21"/>
        </w:rPr>
        <w:t>Korean</w:t>
      </w:r>
      <w:r>
        <w:rPr>
          <w:spacing w:val="-2"/>
          <w:w w:val="110"/>
          <w:sz w:val="21"/>
        </w:rPr>
        <w:t xml:space="preserve"> Guidelines;</w:t>
      </w:r>
    </w:p>
    <w:p w14:paraId="39951192" w14:textId="77777777" w:rsidR="00666A2C" w:rsidRDefault="00E8759C">
      <w:pPr>
        <w:pStyle w:val="a4"/>
        <w:numPr>
          <w:ilvl w:val="0"/>
          <w:numId w:val="6"/>
        </w:numPr>
        <w:tabs>
          <w:tab w:val="left" w:pos="1359"/>
        </w:tabs>
        <w:ind w:left="1359" w:hanging="359"/>
        <w:rPr>
          <w:sz w:val="21"/>
        </w:rPr>
      </w:pPr>
      <w:r>
        <w:rPr>
          <w:w w:val="110"/>
          <w:sz w:val="21"/>
        </w:rPr>
        <w:t>Logo</w:t>
      </w:r>
      <w:r>
        <w:rPr>
          <w:spacing w:val="14"/>
          <w:w w:val="110"/>
          <w:sz w:val="21"/>
        </w:rPr>
        <w:t xml:space="preserve"> </w:t>
      </w:r>
      <w:r>
        <w:rPr>
          <w:w w:val="110"/>
          <w:sz w:val="21"/>
        </w:rPr>
        <w:t>ﬁles</w:t>
      </w:r>
      <w:r>
        <w:rPr>
          <w:spacing w:val="14"/>
          <w:w w:val="110"/>
          <w:sz w:val="21"/>
        </w:rPr>
        <w:t xml:space="preserve"> </w:t>
      </w:r>
      <w:r>
        <w:rPr>
          <w:color w:val="B6B6B6"/>
          <w:w w:val="110"/>
          <w:sz w:val="21"/>
        </w:rPr>
        <w:t>(SVG</w:t>
      </w:r>
      <w:r>
        <w:rPr>
          <w:color w:val="B6B6B6"/>
          <w:spacing w:val="14"/>
          <w:w w:val="110"/>
          <w:sz w:val="21"/>
        </w:rPr>
        <w:t xml:space="preserve"> </w:t>
      </w:r>
      <w:r>
        <w:rPr>
          <w:color w:val="B6B6B6"/>
          <w:w w:val="110"/>
          <w:sz w:val="21"/>
        </w:rPr>
        <w:t>/</w:t>
      </w:r>
      <w:r>
        <w:rPr>
          <w:color w:val="B6B6B6"/>
          <w:spacing w:val="14"/>
          <w:w w:val="110"/>
          <w:sz w:val="21"/>
        </w:rPr>
        <w:t xml:space="preserve"> </w:t>
      </w:r>
      <w:r>
        <w:rPr>
          <w:color w:val="B6B6B6"/>
          <w:w w:val="110"/>
          <w:sz w:val="21"/>
        </w:rPr>
        <w:t>PNG</w:t>
      </w:r>
      <w:r>
        <w:rPr>
          <w:color w:val="B6B6B6"/>
          <w:spacing w:val="14"/>
          <w:w w:val="110"/>
          <w:sz w:val="21"/>
        </w:rPr>
        <w:t xml:space="preserve"> </w:t>
      </w:r>
      <w:r>
        <w:rPr>
          <w:color w:val="B6B6B6"/>
          <w:w w:val="110"/>
          <w:sz w:val="21"/>
        </w:rPr>
        <w:t>/</w:t>
      </w:r>
      <w:r>
        <w:rPr>
          <w:color w:val="B6B6B6"/>
          <w:spacing w:val="14"/>
          <w:w w:val="110"/>
          <w:sz w:val="21"/>
        </w:rPr>
        <w:t xml:space="preserve"> </w:t>
      </w:r>
      <w:r>
        <w:rPr>
          <w:color w:val="B6B6B6"/>
          <w:w w:val="110"/>
          <w:sz w:val="21"/>
        </w:rPr>
        <w:t>EPS</w:t>
      </w:r>
      <w:r>
        <w:rPr>
          <w:color w:val="B6B6B6"/>
          <w:spacing w:val="14"/>
          <w:w w:val="110"/>
          <w:sz w:val="21"/>
        </w:rPr>
        <w:t xml:space="preserve"> </w:t>
      </w:r>
      <w:r>
        <w:rPr>
          <w:color w:val="B6B6B6"/>
          <w:w w:val="110"/>
          <w:sz w:val="21"/>
        </w:rPr>
        <w:t>/</w:t>
      </w:r>
      <w:r>
        <w:rPr>
          <w:color w:val="B6B6B6"/>
          <w:spacing w:val="14"/>
          <w:w w:val="110"/>
          <w:sz w:val="21"/>
        </w:rPr>
        <w:t xml:space="preserve"> </w:t>
      </w:r>
      <w:r>
        <w:rPr>
          <w:color w:val="B6B6B6"/>
          <w:spacing w:val="-4"/>
          <w:w w:val="110"/>
          <w:sz w:val="21"/>
        </w:rPr>
        <w:t>AI);</w:t>
      </w:r>
    </w:p>
    <w:p w14:paraId="5B549E04" w14:textId="77777777" w:rsidR="00666A2C" w:rsidRDefault="00E8759C">
      <w:pPr>
        <w:pStyle w:val="a4"/>
        <w:numPr>
          <w:ilvl w:val="0"/>
          <w:numId w:val="6"/>
        </w:numPr>
        <w:tabs>
          <w:tab w:val="left" w:pos="1359"/>
        </w:tabs>
        <w:ind w:left="1359" w:hanging="359"/>
        <w:rPr>
          <w:sz w:val="21"/>
        </w:rPr>
      </w:pPr>
      <w:r>
        <w:rPr>
          <w:w w:val="105"/>
          <w:sz w:val="21"/>
        </w:rPr>
        <w:t>Logo</w:t>
      </w:r>
      <w:r>
        <w:rPr>
          <w:spacing w:val="28"/>
          <w:w w:val="105"/>
          <w:sz w:val="21"/>
        </w:rPr>
        <w:t xml:space="preserve"> </w:t>
      </w:r>
      <w:r>
        <w:rPr>
          <w:w w:val="105"/>
          <w:sz w:val="21"/>
        </w:rPr>
        <w:t>animation</w:t>
      </w:r>
      <w:r>
        <w:rPr>
          <w:spacing w:val="29"/>
          <w:w w:val="105"/>
          <w:sz w:val="21"/>
        </w:rPr>
        <w:t xml:space="preserve"> </w:t>
      </w:r>
      <w:r>
        <w:rPr>
          <w:color w:val="B6B6B6"/>
          <w:spacing w:val="-2"/>
          <w:w w:val="105"/>
          <w:sz w:val="21"/>
        </w:rPr>
        <w:t>(MP4);</w:t>
      </w:r>
    </w:p>
    <w:p w14:paraId="62C9E4CF" w14:textId="77777777" w:rsidR="00666A2C" w:rsidRDefault="00E8759C">
      <w:pPr>
        <w:pStyle w:val="a4"/>
        <w:numPr>
          <w:ilvl w:val="0"/>
          <w:numId w:val="6"/>
        </w:numPr>
        <w:tabs>
          <w:tab w:val="left" w:pos="1359"/>
        </w:tabs>
        <w:spacing w:before="28"/>
        <w:ind w:left="1359" w:hanging="359"/>
        <w:rPr>
          <w:sz w:val="21"/>
        </w:rPr>
      </w:pPr>
      <w:r>
        <w:rPr>
          <w:w w:val="110"/>
          <w:sz w:val="21"/>
        </w:rPr>
        <w:t>App</w:t>
      </w:r>
      <w:r>
        <w:rPr>
          <w:spacing w:val="13"/>
          <w:w w:val="110"/>
          <w:sz w:val="21"/>
        </w:rPr>
        <w:t xml:space="preserve"> </w:t>
      </w:r>
      <w:r>
        <w:rPr>
          <w:w w:val="110"/>
          <w:sz w:val="21"/>
        </w:rPr>
        <w:t>icon</w:t>
      </w:r>
      <w:r>
        <w:rPr>
          <w:spacing w:val="13"/>
          <w:w w:val="110"/>
          <w:sz w:val="21"/>
        </w:rPr>
        <w:t xml:space="preserve"> </w:t>
      </w:r>
      <w:r>
        <w:rPr>
          <w:color w:val="B6B6B6"/>
          <w:w w:val="110"/>
          <w:sz w:val="21"/>
        </w:rPr>
        <w:t>(SVG</w:t>
      </w:r>
      <w:r>
        <w:rPr>
          <w:color w:val="B6B6B6"/>
          <w:spacing w:val="14"/>
          <w:w w:val="110"/>
          <w:sz w:val="21"/>
        </w:rPr>
        <w:t xml:space="preserve"> </w:t>
      </w:r>
      <w:r>
        <w:rPr>
          <w:color w:val="B6B6B6"/>
          <w:w w:val="110"/>
          <w:sz w:val="21"/>
        </w:rPr>
        <w:t>/</w:t>
      </w:r>
      <w:r>
        <w:rPr>
          <w:color w:val="B6B6B6"/>
          <w:spacing w:val="13"/>
          <w:w w:val="110"/>
          <w:sz w:val="21"/>
        </w:rPr>
        <w:t xml:space="preserve"> </w:t>
      </w:r>
      <w:r>
        <w:rPr>
          <w:color w:val="B6B6B6"/>
          <w:w w:val="110"/>
          <w:sz w:val="21"/>
        </w:rPr>
        <w:t>PNG</w:t>
      </w:r>
      <w:r>
        <w:rPr>
          <w:color w:val="B6B6B6"/>
          <w:spacing w:val="13"/>
          <w:w w:val="110"/>
          <w:sz w:val="21"/>
        </w:rPr>
        <w:t xml:space="preserve"> </w:t>
      </w:r>
      <w:r>
        <w:rPr>
          <w:color w:val="B6B6B6"/>
          <w:w w:val="110"/>
          <w:sz w:val="21"/>
        </w:rPr>
        <w:t>/</w:t>
      </w:r>
      <w:r>
        <w:rPr>
          <w:color w:val="B6B6B6"/>
          <w:spacing w:val="14"/>
          <w:w w:val="110"/>
          <w:sz w:val="21"/>
        </w:rPr>
        <w:t xml:space="preserve"> </w:t>
      </w:r>
      <w:r>
        <w:rPr>
          <w:color w:val="B6B6B6"/>
          <w:w w:val="110"/>
          <w:sz w:val="21"/>
        </w:rPr>
        <w:t>EPS</w:t>
      </w:r>
      <w:r>
        <w:rPr>
          <w:color w:val="B6B6B6"/>
          <w:spacing w:val="13"/>
          <w:w w:val="110"/>
          <w:sz w:val="21"/>
        </w:rPr>
        <w:t xml:space="preserve"> </w:t>
      </w:r>
      <w:r>
        <w:rPr>
          <w:color w:val="B6B6B6"/>
          <w:w w:val="110"/>
          <w:sz w:val="21"/>
        </w:rPr>
        <w:t>/</w:t>
      </w:r>
      <w:r>
        <w:rPr>
          <w:color w:val="B6B6B6"/>
          <w:spacing w:val="13"/>
          <w:w w:val="110"/>
          <w:sz w:val="21"/>
        </w:rPr>
        <w:t xml:space="preserve"> </w:t>
      </w:r>
      <w:r>
        <w:rPr>
          <w:color w:val="B6B6B6"/>
          <w:spacing w:val="-4"/>
          <w:w w:val="110"/>
          <w:sz w:val="21"/>
        </w:rPr>
        <w:t>AI);</w:t>
      </w:r>
    </w:p>
    <w:p w14:paraId="58E6DD4E" w14:textId="77777777" w:rsidR="00666A2C" w:rsidRDefault="00666A2C">
      <w:pPr>
        <w:rPr>
          <w:sz w:val="21"/>
        </w:rPr>
        <w:sectPr w:rsidR="00666A2C">
          <w:pgSz w:w="12240" w:h="15840"/>
          <w:pgMar w:top="1640" w:right="980" w:bottom="1000" w:left="800" w:header="0" w:footer="808" w:gutter="0"/>
          <w:cols w:space="720"/>
        </w:sectPr>
      </w:pPr>
    </w:p>
    <w:p w14:paraId="7FB773F1" w14:textId="77777777" w:rsidR="00666A2C" w:rsidRDefault="00E8759C">
      <w:pPr>
        <w:pStyle w:val="a4"/>
        <w:numPr>
          <w:ilvl w:val="0"/>
          <w:numId w:val="6"/>
        </w:numPr>
        <w:tabs>
          <w:tab w:val="left" w:pos="1359"/>
        </w:tabs>
        <w:spacing w:before="81"/>
        <w:ind w:left="1359" w:hanging="359"/>
        <w:rPr>
          <w:sz w:val="21"/>
        </w:rPr>
      </w:pPr>
      <w:r>
        <w:rPr>
          <w:w w:val="110"/>
          <w:sz w:val="21"/>
        </w:rPr>
        <w:lastRenderedPageBreak/>
        <w:t>Font</w:t>
      </w:r>
      <w:r>
        <w:rPr>
          <w:spacing w:val="-6"/>
          <w:w w:val="110"/>
          <w:sz w:val="21"/>
        </w:rPr>
        <w:t xml:space="preserve"> </w:t>
      </w:r>
      <w:r>
        <w:rPr>
          <w:w w:val="110"/>
          <w:sz w:val="21"/>
        </w:rPr>
        <w:t>ﬁles</w:t>
      </w:r>
      <w:r>
        <w:rPr>
          <w:spacing w:val="-5"/>
          <w:w w:val="110"/>
          <w:sz w:val="21"/>
        </w:rPr>
        <w:t xml:space="preserve"> </w:t>
      </w:r>
      <w:r>
        <w:rPr>
          <w:color w:val="B6B6B6"/>
          <w:w w:val="110"/>
          <w:sz w:val="21"/>
        </w:rPr>
        <w:t>(font</w:t>
      </w:r>
      <w:r>
        <w:rPr>
          <w:color w:val="B6B6B6"/>
          <w:spacing w:val="-5"/>
          <w:w w:val="110"/>
          <w:sz w:val="21"/>
        </w:rPr>
        <w:t xml:space="preserve"> </w:t>
      </w:r>
      <w:r>
        <w:rPr>
          <w:color w:val="B6B6B6"/>
          <w:w w:val="110"/>
          <w:sz w:val="21"/>
        </w:rPr>
        <w:t>licensing</w:t>
      </w:r>
      <w:r>
        <w:rPr>
          <w:color w:val="B6B6B6"/>
          <w:spacing w:val="-5"/>
          <w:w w:val="110"/>
          <w:sz w:val="21"/>
        </w:rPr>
        <w:t xml:space="preserve"> </w:t>
      </w:r>
      <w:r>
        <w:rPr>
          <w:color w:val="B6B6B6"/>
          <w:w w:val="110"/>
          <w:sz w:val="21"/>
        </w:rPr>
        <w:t>purchased</w:t>
      </w:r>
      <w:r>
        <w:rPr>
          <w:color w:val="B6B6B6"/>
          <w:spacing w:val="-5"/>
          <w:w w:val="110"/>
          <w:sz w:val="21"/>
        </w:rPr>
        <w:t xml:space="preserve"> </w:t>
      </w:r>
      <w:r>
        <w:rPr>
          <w:color w:val="B6B6B6"/>
          <w:w w:val="110"/>
          <w:sz w:val="21"/>
        </w:rPr>
        <w:t>by</w:t>
      </w:r>
      <w:r>
        <w:rPr>
          <w:color w:val="B6B6B6"/>
          <w:spacing w:val="-5"/>
          <w:w w:val="110"/>
          <w:sz w:val="21"/>
        </w:rPr>
        <w:t xml:space="preserve"> </w:t>
      </w:r>
      <w:r>
        <w:rPr>
          <w:color w:val="B6B6B6"/>
          <w:w w:val="110"/>
          <w:sz w:val="21"/>
        </w:rPr>
        <w:t>the</w:t>
      </w:r>
      <w:r>
        <w:rPr>
          <w:color w:val="B6B6B6"/>
          <w:spacing w:val="-5"/>
          <w:w w:val="110"/>
          <w:sz w:val="21"/>
        </w:rPr>
        <w:t xml:space="preserve"> </w:t>
      </w:r>
      <w:r>
        <w:rPr>
          <w:color w:val="B6B6B6"/>
          <w:spacing w:val="-2"/>
          <w:w w:val="110"/>
          <w:sz w:val="21"/>
        </w:rPr>
        <w:t>Client);</w:t>
      </w:r>
    </w:p>
    <w:p w14:paraId="235C4B4D" w14:textId="77777777" w:rsidR="00666A2C" w:rsidRDefault="00E8759C">
      <w:pPr>
        <w:pStyle w:val="a4"/>
        <w:numPr>
          <w:ilvl w:val="0"/>
          <w:numId w:val="6"/>
        </w:numPr>
        <w:tabs>
          <w:tab w:val="left" w:pos="1359"/>
        </w:tabs>
        <w:ind w:left="1359" w:hanging="359"/>
        <w:rPr>
          <w:sz w:val="21"/>
        </w:rPr>
      </w:pPr>
      <w:r>
        <w:rPr>
          <w:w w:val="110"/>
          <w:sz w:val="21"/>
        </w:rPr>
        <w:t>Color</w:t>
      </w:r>
      <w:r>
        <w:rPr>
          <w:spacing w:val="16"/>
          <w:w w:val="110"/>
          <w:sz w:val="21"/>
        </w:rPr>
        <w:t xml:space="preserve"> </w:t>
      </w:r>
      <w:r>
        <w:rPr>
          <w:w w:val="110"/>
          <w:sz w:val="21"/>
        </w:rPr>
        <w:t>codes</w:t>
      </w:r>
      <w:r>
        <w:rPr>
          <w:spacing w:val="17"/>
          <w:w w:val="110"/>
          <w:sz w:val="21"/>
        </w:rPr>
        <w:t xml:space="preserve"> </w:t>
      </w:r>
      <w:r>
        <w:rPr>
          <w:color w:val="B6B6B6"/>
          <w:w w:val="110"/>
          <w:sz w:val="21"/>
        </w:rPr>
        <w:t>(RGB</w:t>
      </w:r>
      <w:r>
        <w:rPr>
          <w:color w:val="B6B6B6"/>
          <w:spacing w:val="16"/>
          <w:w w:val="110"/>
          <w:sz w:val="21"/>
        </w:rPr>
        <w:t xml:space="preserve"> </w:t>
      </w:r>
      <w:r>
        <w:rPr>
          <w:color w:val="B6B6B6"/>
          <w:w w:val="110"/>
          <w:sz w:val="21"/>
        </w:rPr>
        <w:t>/</w:t>
      </w:r>
      <w:r>
        <w:rPr>
          <w:color w:val="B6B6B6"/>
          <w:spacing w:val="17"/>
          <w:w w:val="110"/>
          <w:sz w:val="21"/>
        </w:rPr>
        <w:t xml:space="preserve"> </w:t>
      </w:r>
      <w:r>
        <w:rPr>
          <w:color w:val="B6B6B6"/>
          <w:w w:val="110"/>
          <w:sz w:val="21"/>
        </w:rPr>
        <w:t>HEX</w:t>
      </w:r>
      <w:r>
        <w:rPr>
          <w:color w:val="B6B6B6"/>
          <w:spacing w:val="17"/>
          <w:w w:val="110"/>
          <w:sz w:val="21"/>
        </w:rPr>
        <w:t xml:space="preserve"> </w:t>
      </w:r>
      <w:r>
        <w:rPr>
          <w:color w:val="B6B6B6"/>
          <w:w w:val="110"/>
          <w:sz w:val="21"/>
        </w:rPr>
        <w:t>/</w:t>
      </w:r>
      <w:r>
        <w:rPr>
          <w:color w:val="B6B6B6"/>
          <w:spacing w:val="16"/>
          <w:w w:val="110"/>
          <w:sz w:val="21"/>
        </w:rPr>
        <w:t xml:space="preserve"> </w:t>
      </w:r>
      <w:r>
        <w:rPr>
          <w:color w:val="B6B6B6"/>
          <w:w w:val="110"/>
          <w:sz w:val="21"/>
        </w:rPr>
        <w:t>CMYK</w:t>
      </w:r>
      <w:r>
        <w:rPr>
          <w:color w:val="B6B6B6"/>
          <w:spacing w:val="17"/>
          <w:w w:val="110"/>
          <w:sz w:val="21"/>
        </w:rPr>
        <w:t xml:space="preserve"> </w:t>
      </w:r>
      <w:r>
        <w:rPr>
          <w:color w:val="B6B6B6"/>
          <w:w w:val="110"/>
          <w:sz w:val="21"/>
        </w:rPr>
        <w:t>/</w:t>
      </w:r>
      <w:r>
        <w:rPr>
          <w:color w:val="B6B6B6"/>
          <w:spacing w:val="17"/>
          <w:w w:val="110"/>
          <w:sz w:val="21"/>
        </w:rPr>
        <w:t xml:space="preserve"> </w:t>
      </w:r>
      <w:r>
        <w:rPr>
          <w:color w:val="B6B6B6"/>
          <w:spacing w:val="-4"/>
          <w:w w:val="110"/>
          <w:sz w:val="21"/>
        </w:rPr>
        <w:t>PMS)</w:t>
      </w:r>
    </w:p>
    <w:p w14:paraId="7D3BEE8F" w14:textId="77777777" w:rsidR="00666A2C" w:rsidRDefault="00666A2C">
      <w:pPr>
        <w:pStyle w:val="a3"/>
        <w:spacing w:before="57"/>
      </w:pPr>
    </w:p>
    <w:p w14:paraId="3A55DEE5" w14:textId="77777777" w:rsidR="00666A2C" w:rsidRDefault="00E8759C">
      <w:pPr>
        <w:pStyle w:val="a3"/>
        <w:ind w:left="640"/>
      </w:pPr>
      <w:r>
        <w:rPr>
          <w:spacing w:val="-2"/>
          <w:w w:val="110"/>
        </w:rPr>
        <w:t>Team/Resources:</w:t>
      </w:r>
    </w:p>
    <w:p w14:paraId="6A88311D" w14:textId="77777777" w:rsidR="00666A2C" w:rsidRDefault="00E8759C">
      <w:pPr>
        <w:pStyle w:val="a4"/>
        <w:numPr>
          <w:ilvl w:val="0"/>
          <w:numId w:val="6"/>
        </w:numPr>
        <w:tabs>
          <w:tab w:val="left" w:pos="1359"/>
        </w:tabs>
        <w:ind w:left="1359" w:hanging="359"/>
        <w:rPr>
          <w:sz w:val="21"/>
        </w:rPr>
      </w:pPr>
      <w:r>
        <w:rPr>
          <w:w w:val="105"/>
          <w:sz w:val="21"/>
        </w:rPr>
        <w:t>(1)</w:t>
      </w:r>
      <w:r>
        <w:rPr>
          <w:spacing w:val="10"/>
          <w:w w:val="105"/>
          <w:sz w:val="21"/>
        </w:rPr>
        <w:t xml:space="preserve"> </w:t>
      </w:r>
      <w:r>
        <w:rPr>
          <w:w w:val="105"/>
          <w:sz w:val="21"/>
        </w:rPr>
        <w:t>Creative</w:t>
      </w:r>
      <w:r>
        <w:rPr>
          <w:spacing w:val="11"/>
          <w:w w:val="105"/>
          <w:sz w:val="21"/>
        </w:rPr>
        <w:t xml:space="preserve"> </w:t>
      </w:r>
      <w:r>
        <w:rPr>
          <w:spacing w:val="-2"/>
          <w:w w:val="105"/>
          <w:sz w:val="21"/>
        </w:rPr>
        <w:t>Director</w:t>
      </w:r>
    </w:p>
    <w:p w14:paraId="59E053B0" w14:textId="77777777" w:rsidR="00666A2C" w:rsidRDefault="00E8759C">
      <w:pPr>
        <w:pStyle w:val="a4"/>
        <w:numPr>
          <w:ilvl w:val="0"/>
          <w:numId w:val="6"/>
        </w:numPr>
        <w:tabs>
          <w:tab w:val="left" w:pos="1359"/>
        </w:tabs>
        <w:ind w:left="1359" w:hanging="359"/>
        <w:rPr>
          <w:sz w:val="21"/>
        </w:rPr>
      </w:pPr>
      <w:r>
        <w:rPr>
          <w:w w:val="110"/>
          <w:sz w:val="21"/>
        </w:rPr>
        <w:t>(1)</w:t>
      </w:r>
      <w:r>
        <w:rPr>
          <w:spacing w:val="-3"/>
          <w:w w:val="110"/>
          <w:sz w:val="21"/>
        </w:rPr>
        <w:t xml:space="preserve"> </w:t>
      </w:r>
      <w:r>
        <w:rPr>
          <w:w w:val="110"/>
          <w:sz w:val="21"/>
        </w:rPr>
        <w:t>Design</w:t>
      </w:r>
      <w:r>
        <w:rPr>
          <w:spacing w:val="-3"/>
          <w:w w:val="110"/>
          <w:sz w:val="21"/>
        </w:rPr>
        <w:t xml:space="preserve"> </w:t>
      </w:r>
      <w:r>
        <w:rPr>
          <w:spacing w:val="-4"/>
          <w:w w:val="110"/>
          <w:sz w:val="21"/>
        </w:rPr>
        <w:t>Lead</w:t>
      </w:r>
    </w:p>
    <w:p w14:paraId="2872D214" w14:textId="77777777" w:rsidR="00666A2C" w:rsidRDefault="00E8759C">
      <w:pPr>
        <w:pStyle w:val="a4"/>
        <w:numPr>
          <w:ilvl w:val="0"/>
          <w:numId w:val="6"/>
        </w:numPr>
        <w:tabs>
          <w:tab w:val="left" w:pos="1359"/>
        </w:tabs>
        <w:spacing w:before="28"/>
        <w:ind w:left="1359" w:hanging="359"/>
        <w:rPr>
          <w:sz w:val="21"/>
        </w:rPr>
      </w:pPr>
      <w:r>
        <w:rPr>
          <w:w w:val="110"/>
          <w:sz w:val="21"/>
        </w:rPr>
        <w:t>(1)</w:t>
      </w:r>
      <w:r>
        <w:rPr>
          <w:spacing w:val="-12"/>
          <w:w w:val="110"/>
          <w:sz w:val="21"/>
        </w:rPr>
        <w:t xml:space="preserve"> </w:t>
      </w:r>
      <w:r>
        <w:rPr>
          <w:w w:val="110"/>
          <w:sz w:val="21"/>
        </w:rPr>
        <w:t>Senior</w:t>
      </w:r>
      <w:r>
        <w:rPr>
          <w:spacing w:val="-11"/>
          <w:w w:val="110"/>
          <w:sz w:val="21"/>
        </w:rPr>
        <w:t xml:space="preserve"> </w:t>
      </w:r>
      <w:r>
        <w:rPr>
          <w:spacing w:val="-2"/>
          <w:w w:val="110"/>
          <w:sz w:val="21"/>
        </w:rPr>
        <w:t>Designer</w:t>
      </w:r>
    </w:p>
    <w:p w14:paraId="4F64E1E9" w14:textId="77777777" w:rsidR="00666A2C" w:rsidRDefault="00E8759C">
      <w:pPr>
        <w:pStyle w:val="a4"/>
        <w:numPr>
          <w:ilvl w:val="0"/>
          <w:numId w:val="6"/>
        </w:numPr>
        <w:tabs>
          <w:tab w:val="left" w:pos="1359"/>
        </w:tabs>
        <w:ind w:left="1359" w:hanging="359"/>
        <w:rPr>
          <w:sz w:val="21"/>
        </w:rPr>
      </w:pPr>
      <w:r>
        <w:rPr>
          <w:w w:val="110"/>
          <w:sz w:val="21"/>
        </w:rPr>
        <w:t>(1)</w:t>
      </w:r>
      <w:r>
        <w:rPr>
          <w:spacing w:val="-1"/>
          <w:w w:val="110"/>
          <w:sz w:val="21"/>
        </w:rPr>
        <w:t xml:space="preserve"> </w:t>
      </w:r>
      <w:r>
        <w:rPr>
          <w:w w:val="110"/>
          <w:sz w:val="21"/>
        </w:rPr>
        <w:t xml:space="preserve">Associate </w:t>
      </w:r>
      <w:r>
        <w:rPr>
          <w:spacing w:val="-2"/>
          <w:w w:val="110"/>
          <w:sz w:val="21"/>
        </w:rPr>
        <w:t>Designer</w:t>
      </w:r>
    </w:p>
    <w:p w14:paraId="2BA3BC45" w14:textId="77777777" w:rsidR="00666A2C" w:rsidRDefault="00E8759C">
      <w:pPr>
        <w:pStyle w:val="a4"/>
        <w:numPr>
          <w:ilvl w:val="0"/>
          <w:numId w:val="6"/>
        </w:numPr>
        <w:tabs>
          <w:tab w:val="left" w:pos="1359"/>
        </w:tabs>
        <w:ind w:left="1359" w:hanging="359"/>
        <w:rPr>
          <w:sz w:val="21"/>
        </w:rPr>
      </w:pPr>
      <w:r>
        <w:rPr>
          <w:sz w:val="21"/>
        </w:rPr>
        <w:t>(1)</w:t>
      </w:r>
      <w:r>
        <w:rPr>
          <w:spacing w:val="45"/>
          <w:sz w:val="21"/>
        </w:rPr>
        <w:t xml:space="preserve"> </w:t>
      </w:r>
      <w:r>
        <w:rPr>
          <w:sz w:val="21"/>
        </w:rPr>
        <w:t>Interactive</w:t>
      </w:r>
      <w:r>
        <w:rPr>
          <w:spacing w:val="46"/>
          <w:sz w:val="21"/>
        </w:rPr>
        <w:t xml:space="preserve"> </w:t>
      </w:r>
      <w:r>
        <w:rPr>
          <w:sz w:val="21"/>
        </w:rPr>
        <w:t>Design</w:t>
      </w:r>
      <w:r>
        <w:rPr>
          <w:spacing w:val="46"/>
          <w:sz w:val="21"/>
        </w:rPr>
        <w:t xml:space="preserve"> </w:t>
      </w:r>
      <w:r>
        <w:rPr>
          <w:spacing w:val="-4"/>
          <w:sz w:val="21"/>
        </w:rPr>
        <w:t>Lead</w:t>
      </w:r>
    </w:p>
    <w:p w14:paraId="19BF068C" w14:textId="77777777" w:rsidR="00666A2C" w:rsidRDefault="00E8759C">
      <w:pPr>
        <w:pStyle w:val="a4"/>
        <w:numPr>
          <w:ilvl w:val="0"/>
          <w:numId w:val="6"/>
        </w:numPr>
        <w:tabs>
          <w:tab w:val="left" w:pos="1359"/>
        </w:tabs>
        <w:spacing w:before="28"/>
        <w:ind w:left="1359" w:hanging="359"/>
        <w:rPr>
          <w:sz w:val="21"/>
        </w:rPr>
      </w:pPr>
      <w:r>
        <w:rPr>
          <w:w w:val="105"/>
          <w:sz w:val="21"/>
        </w:rPr>
        <w:t>(1)</w:t>
      </w:r>
      <w:r>
        <w:rPr>
          <w:spacing w:val="8"/>
          <w:w w:val="105"/>
          <w:sz w:val="21"/>
        </w:rPr>
        <w:t xml:space="preserve"> </w:t>
      </w:r>
      <w:r>
        <w:rPr>
          <w:w w:val="105"/>
          <w:sz w:val="21"/>
        </w:rPr>
        <w:t>Senior</w:t>
      </w:r>
      <w:r>
        <w:rPr>
          <w:spacing w:val="9"/>
          <w:w w:val="105"/>
          <w:sz w:val="21"/>
        </w:rPr>
        <w:t xml:space="preserve"> </w:t>
      </w:r>
      <w:r>
        <w:rPr>
          <w:w w:val="105"/>
          <w:sz w:val="21"/>
        </w:rPr>
        <w:t>Interactive</w:t>
      </w:r>
      <w:r>
        <w:rPr>
          <w:spacing w:val="8"/>
          <w:w w:val="105"/>
          <w:sz w:val="21"/>
        </w:rPr>
        <w:t xml:space="preserve"> </w:t>
      </w:r>
      <w:r>
        <w:rPr>
          <w:spacing w:val="-2"/>
          <w:w w:val="105"/>
          <w:sz w:val="21"/>
        </w:rPr>
        <w:t>Designer</w:t>
      </w:r>
    </w:p>
    <w:p w14:paraId="52F71C61" w14:textId="77777777" w:rsidR="00666A2C" w:rsidRDefault="00E8759C">
      <w:pPr>
        <w:pStyle w:val="a4"/>
        <w:numPr>
          <w:ilvl w:val="0"/>
          <w:numId w:val="6"/>
        </w:numPr>
        <w:tabs>
          <w:tab w:val="left" w:pos="1359"/>
        </w:tabs>
        <w:ind w:left="1359" w:hanging="359"/>
        <w:rPr>
          <w:sz w:val="21"/>
        </w:rPr>
      </w:pPr>
      <w:r>
        <w:rPr>
          <w:sz w:val="21"/>
        </w:rPr>
        <w:t>(1)</w:t>
      </w:r>
      <w:r>
        <w:rPr>
          <w:spacing w:val="31"/>
          <w:sz w:val="21"/>
        </w:rPr>
        <w:t xml:space="preserve"> </w:t>
      </w:r>
      <w:r>
        <w:rPr>
          <w:sz w:val="21"/>
        </w:rPr>
        <w:t>Senior</w:t>
      </w:r>
      <w:r>
        <w:rPr>
          <w:spacing w:val="31"/>
          <w:sz w:val="21"/>
        </w:rPr>
        <w:t xml:space="preserve"> </w:t>
      </w:r>
      <w:r>
        <w:rPr>
          <w:sz w:val="21"/>
        </w:rPr>
        <w:t>Motion</w:t>
      </w:r>
      <w:r>
        <w:rPr>
          <w:spacing w:val="31"/>
          <w:sz w:val="21"/>
        </w:rPr>
        <w:t xml:space="preserve"> </w:t>
      </w:r>
      <w:r>
        <w:rPr>
          <w:spacing w:val="-2"/>
          <w:sz w:val="21"/>
        </w:rPr>
        <w:t>Designer</w:t>
      </w:r>
    </w:p>
    <w:p w14:paraId="63573BE6" w14:textId="77777777" w:rsidR="00666A2C" w:rsidRDefault="00E8759C">
      <w:pPr>
        <w:pStyle w:val="a4"/>
        <w:numPr>
          <w:ilvl w:val="0"/>
          <w:numId w:val="6"/>
        </w:numPr>
        <w:tabs>
          <w:tab w:val="left" w:pos="1359"/>
        </w:tabs>
        <w:ind w:left="1359" w:hanging="359"/>
        <w:rPr>
          <w:sz w:val="21"/>
        </w:rPr>
      </w:pPr>
      <w:r>
        <w:rPr>
          <w:w w:val="110"/>
          <w:sz w:val="21"/>
        </w:rPr>
        <w:t>(1)</w:t>
      </w:r>
      <w:r>
        <w:rPr>
          <w:spacing w:val="-9"/>
          <w:w w:val="110"/>
          <w:sz w:val="21"/>
        </w:rPr>
        <w:t xml:space="preserve"> </w:t>
      </w:r>
      <w:r>
        <w:rPr>
          <w:w w:val="110"/>
          <w:sz w:val="21"/>
        </w:rPr>
        <w:t>3D</w:t>
      </w:r>
      <w:r>
        <w:rPr>
          <w:spacing w:val="-9"/>
          <w:w w:val="110"/>
          <w:sz w:val="21"/>
        </w:rPr>
        <w:t xml:space="preserve"> </w:t>
      </w:r>
      <w:r>
        <w:rPr>
          <w:spacing w:val="-2"/>
          <w:w w:val="110"/>
          <w:sz w:val="21"/>
        </w:rPr>
        <w:t>Designer</w:t>
      </w:r>
    </w:p>
    <w:p w14:paraId="2DD2D537" w14:textId="77777777" w:rsidR="00666A2C" w:rsidRDefault="00E8759C">
      <w:pPr>
        <w:pStyle w:val="a4"/>
        <w:numPr>
          <w:ilvl w:val="0"/>
          <w:numId w:val="6"/>
        </w:numPr>
        <w:tabs>
          <w:tab w:val="left" w:pos="1359"/>
        </w:tabs>
        <w:spacing w:before="28"/>
        <w:ind w:left="1359" w:hanging="359"/>
        <w:rPr>
          <w:sz w:val="21"/>
        </w:rPr>
      </w:pPr>
      <w:r>
        <w:rPr>
          <w:w w:val="105"/>
          <w:sz w:val="21"/>
        </w:rPr>
        <w:t>(1)</w:t>
      </w:r>
      <w:r>
        <w:rPr>
          <w:spacing w:val="18"/>
          <w:w w:val="105"/>
          <w:sz w:val="21"/>
        </w:rPr>
        <w:t xml:space="preserve"> </w:t>
      </w:r>
      <w:r>
        <w:rPr>
          <w:w w:val="105"/>
          <w:sz w:val="21"/>
        </w:rPr>
        <w:t>Strategy</w:t>
      </w:r>
      <w:r>
        <w:rPr>
          <w:spacing w:val="18"/>
          <w:w w:val="105"/>
          <w:sz w:val="21"/>
        </w:rPr>
        <w:t xml:space="preserve"> </w:t>
      </w:r>
      <w:r>
        <w:rPr>
          <w:w w:val="105"/>
          <w:sz w:val="21"/>
        </w:rPr>
        <w:t>&amp;</w:t>
      </w:r>
      <w:r>
        <w:rPr>
          <w:spacing w:val="19"/>
          <w:w w:val="105"/>
          <w:sz w:val="21"/>
        </w:rPr>
        <w:t xml:space="preserve"> </w:t>
      </w:r>
      <w:r>
        <w:rPr>
          <w:w w:val="105"/>
          <w:sz w:val="21"/>
        </w:rPr>
        <w:t>Copy</w:t>
      </w:r>
      <w:r>
        <w:rPr>
          <w:spacing w:val="18"/>
          <w:w w:val="105"/>
          <w:sz w:val="21"/>
        </w:rPr>
        <w:t xml:space="preserve"> </w:t>
      </w:r>
      <w:r>
        <w:rPr>
          <w:spacing w:val="-2"/>
          <w:w w:val="105"/>
          <w:sz w:val="21"/>
        </w:rPr>
        <w:t>Director</w:t>
      </w:r>
    </w:p>
    <w:p w14:paraId="22D84388" w14:textId="77777777" w:rsidR="00666A2C" w:rsidRDefault="00E8759C">
      <w:pPr>
        <w:pStyle w:val="a4"/>
        <w:numPr>
          <w:ilvl w:val="0"/>
          <w:numId w:val="6"/>
        </w:numPr>
        <w:tabs>
          <w:tab w:val="left" w:pos="1359"/>
        </w:tabs>
        <w:ind w:left="1359" w:hanging="359"/>
        <w:rPr>
          <w:sz w:val="21"/>
        </w:rPr>
      </w:pPr>
      <w:r>
        <w:rPr>
          <w:sz w:val="21"/>
        </w:rPr>
        <w:t xml:space="preserve">(1) </w:t>
      </w:r>
      <w:r>
        <w:rPr>
          <w:spacing w:val="-2"/>
          <w:sz w:val="21"/>
        </w:rPr>
        <w:t>Strategist</w:t>
      </w:r>
    </w:p>
    <w:p w14:paraId="6CA2A893" w14:textId="77777777" w:rsidR="00666A2C" w:rsidRDefault="00E8759C">
      <w:pPr>
        <w:pStyle w:val="a4"/>
        <w:numPr>
          <w:ilvl w:val="0"/>
          <w:numId w:val="6"/>
        </w:numPr>
        <w:tabs>
          <w:tab w:val="left" w:pos="1359"/>
        </w:tabs>
        <w:spacing w:before="28"/>
        <w:ind w:left="1359" w:hanging="359"/>
        <w:rPr>
          <w:sz w:val="21"/>
        </w:rPr>
      </w:pPr>
      <w:r>
        <w:rPr>
          <w:sz w:val="21"/>
        </w:rPr>
        <w:t xml:space="preserve">(1) </w:t>
      </w:r>
      <w:r>
        <w:rPr>
          <w:spacing w:val="-2"/>
          <w:sz w:val="21"/>
        </w:rPr>
        <w:t>Copywriter</w:t>
      </w:r>
    </w:p>
    <w:p w14:paraId="3C36839C" w14:textId="77777777" w:rsidR="00666A2C" w:rsidRDefault="00E8759C">
      <w:pPr>
        <w:pStyle w:val="a4"/>
        <w:numPr>
          <w:ilvl w:val="0"/>
          <w:numId w:val="6"/>
        </w:numPr>
        <w:tabs>
          <w:tab w:val="left" w:pos="1359"/>
        </w:tabs>
        <w:ind w:left="1359" w:hanging="359"/>
        <w:rPr>
          <w:sz w:val="21"/>
        </w:rPr>
      </w:pPr>
      <w:r>
        <w:rPr>
          <w:w w:val="105"/>
          <w:sz w:val="21"/>
        </w:rPr>
        <w:t>(1)</w:t>
      </w:r>
      <w:r>
        <w:rPr>
          <w:spacing w:val="18"/>
          <w:w w:val="105"/>
          <w:sz w:val="21"/>
        </w:rPr>
        <w:t xml:space="preserve"> </w:t>
      </w:r>
      <w:r>
        <w:rPr>
          <w:w w:val="105"/>
          <w:sz w:val="21"/>
        </w:rPr>
        <w:t>Account</w:t>
      </w:r>
      <w:r>
        <w:rPr>
          <w:spacing w:val="18"/>
          <w:w w:val="105"/>
          <w:sz w:val="21"/>
        </w:rPr>
        <w:t xml:space="preserve"> </w:t>
      </w:r>
      <w:r>
        <w:rPr>
          <w:spacing w:val="-2"/>
          <w:w w:val="105"/>
          <w:sz w:val="21"/>
        </w:rPr>
        <w:t>Director</w:t>
      </w:r>
    </w:p>
    <w:p w14:paraId="393DA7C5" w14:textId="77777777" w:rsidR="00666A2C" w:rsidRDefault="00E8759C">
      <w:pPr>
        <w:pStyle w:val="a4"/>
        <w:numPr>
          <w:ilvl w:val="0"/>
          <w:numId w:val="6"/>
        </w:numPr>
        <w:tabs>
          <w:tab w:val="left" w:pos="1359"/>
        </w:tabs>
        <w:ind w:left="1359" w:hanging="359"/>
        <w:rPr>
          <w:sz w:val="21"/>
        </w:rPr>
      </w:pPr>
      <w:r>
        <w:rPr>
          <w:w w:val="105"/>
          <w:sz w:val="21"/>
        </w:rPr>
        <w:t>(1)</w:t>
      </w:r>
      <w:r>
        <w:rPr>
          <w:spacing w:val="15"/>
          <w:w w:val="105"/>
          <w:sz w:val="21"/>
        </w:rPr>
        <w:t xml:space="preserve"> </w:t>
      </w:r>
      <w:r>
        <w:rPr>
          <w:w w:val="105"/>
          <w:sz w:val="21"/>
        </w:rPr>
        <w:t>Senior</w:t>
      </w:r>
      <w:r>
        <w:rPr>
          <w:spacing w:val="16"/>
          <w:w w:val="105"/>
          <w:sz w:val="21"/>
        </w:rPr>
        <w:t xml:space="preserve"> </w:t>
      </w:r>
      <w:r>
        <w:rPr>
          <w:w w:val="105"/>
          <w:sz w:val="21"/>
        </w:rPr>
        <w:t>Project</w:t>
      </w:r>
      <w:r>
        <w:rPr>
          <w:spacing w:val="16"/>
          <w:w w:val="105"/>
          <w:sz w:val="21"/>
        </w:rPr>
        <w:t xml:space="preserve"> </w:t>
      </w:r>
      <w:r>
        <w:rPr>
          <w:spacing w:val="-2"/>
          <w:w w:val="105"/>
          <w:sz w:val="21"/>
        </w:rPr>
        <w:t>Manager</w:t>
      </w:r>
    </w:p>
    <w:p w14:paraId="3B88899E" w14:textId="77777777" w:rsidR="00666A2C" w:rsidRDefault="00666A2C">
      <w:pPr>
        <w:rPr>
          <w:sz w:val="21"/>
        </w:rPr>
        <w:sectPr w:rsidR="00666A2C">
          <w:pgSz w:w="12240" w:h="15840"/>
          <w:pgMar w:top="1360" w:right="980" w:bottom="1000" w:left="800" w:header="0" w:footer="808" w:gutter="0"/>
          <w:cols w:space="720"/>
        </w:sectPr>
      </w:pPr>
    </w:p>
    <w:p w14:paraId="0BA73B85" w14:textId="77777777" w:rsidR="00666A2C" w:rsidRDefault="00E8759C">
      <w:pPr>
        <w:pStyle w:val="1"/>
      </w:pPr>
      <w:r>
        <w:rPr>
          <w:w w:val="110"/>
        </w:rPr>
        <w:lastRenderedPageBreak/>
        <w:t>PHASE</w:t>
      </w:r>
      <w:r>
        <w:rPr>
          <w:spacing w:val="37"/>
          <w:w w:val="110"/>
        </w:rPr>
        <w:t xml:space="preserve"> </w:t>
      </w:r>
      <w:r>
        <w:rPr>
          <w:w w:val="110"/>
        </w:rPr>
        <w:t>6</w:t>
      </w:r>
      <w:r>
        <w:rPr>
          <w:spacing w:val="38"/>
          <w:w w:val="110"/>
        </w:rPr>
        <w:t xml:space="preserve"> </w:t>
      </w:r>
      <w:r>
        <w:rPr>
          <w:w w:val="110"/>
        </w:rPr>
        <w:t>—</w:t>
      </w:r>
      <w:r>
        <w:rPr>
          <w:spacing w:val="38"/>
          <w:w w:val="110"/>
        </w:rPr>
        <w:t xml:space="preserve"> </w:t>
      </w:r>
      <w:r>
        <w:rPr>
          <w:w w:val="110"/>
        </w:rPr>
        <w:t>Design</w:t>
      </w:r>
      <w:r>
        <w:rPr>
          <w:spacing w:val="38"/>
          <w:w w:val="110"/>
        </w:rPr>
        <w:t xml:space="preserve"> </w:t>
      </w:r>
      <w:r>
        <w:rPr>
          <w:spacing w:val="-2"/>
          <w:w w:val="110"/>
        </w:rPr>
        <w:t>Production</w:t>
      </w:r>
    </w:p>
    <w:p w14:paraId="69E2BB2B" w14:textId="77777777" w:rsidR="00666A2C" w:rsidRDefault="00666A2C">
      <w:pPr>
        <w:pStyle w:val="a3"/>
        <w:spacing w:before="107"/>
        <w:rPr>
          <w:sz w:val="30"/>
        </w:rPr>
      </w:pPr>
    </w:p>
    <w:p w14:paraId="577EE746" w14:textId="77777777" w:rsidR="00666A2C" w:rsidRDefault="00E8759C">
      <w:pPr>
        <w:pStyle w:val="a3"/>
        <w:ind w:left="640"/>
      </w:pPr>
      <w:r>
        <w:rPr>
          <w:w w:val="110"/>
        </w:rPr>
        <w:t>Print</w:t>
      </w:r>
      <w:r>
        <w:rPr>
          <w:spacing w:val="10"/>
          <w:w w:val="110"/>
        </w:rPr>
        <w:t xml:space="preserve"> </w:t>
      </w:r>
      <w:r>
        <w:rPr>
          <w:w w:val="110"/>
        </w:rPr>
        <w:t>Assets</w:t>
      </w:r>
      <w:r>
        <w:rPr>
          <w:spacing w:val="11"/>
          <w:w w:val="110"/>
        </w:rPr>
        <w:t xml:space="preserve"> </w:t>
      </w:r>
      <w:r>
        <w:rPr>
          <w:spacing w:val="-2"/>
          <w:w w:val="110"/>
        </w:rPr>
        <w:t>Deliverables:</w:t>
      </w:r>
    </w:p>
    <w:p w14:paraId="3D120CAA" w14:textId="77777777" w:rsidR="00666A2C" w:rsidRDefault="00E8759C">
      <w:pPr>
        <w:pStyle w:val="a3"/>
        <w:spacing w:before="29"/>
        <w:ind w:left="640"/>
      </w:pPr>
      <w:r>
        <w:rPr>
          <w:w w:val="110"/>
        </w:rPr>
        <w:t>Based</w:t>
      </w:r>
      <w:r>
        <w:rPr>
          <w:spacing w:val="8"/>
          <w:w w:val="110"/>
        </w:rPr>
        <w:t xml:space="preserve"> </w:t>
      </w:r>
      <w:r>
        <w:rPr>
          <w:w w:val="110"/>
        </w:rPr>
        <w:t>on</w:t>
      </w:r>
      <w:r>
        <w:rPr>
          <w:spacing w:val="9"/>
          <w:w w:val="110"/>
        </w:rPr>
        <w:t xml:space="preserve"> </w:t>
      </w:r>
      <w:r>
        <w:rPr>
          <w:w w:val="110"/>
        </w:rPr>
        <w:t>the</w:t>
      </w:r>
      <w:r>
        <w:rPr>
          <w:spacing w:val="9"/>
          <w:w w:val="110"/>
        </w:rPr>
        <w:t xml:space="preserve"> </w:t>
      </w:r>
      <w:r>
        <w:rPr>
          <w:w w:val="110"/>
        </w:rPr>
        <w:t>approved</w:t>
      </w:r>
      <w:r>
        <w:rPr>
          <w:spacing w:val="9"/>
          <w:w w:val="110"/>
        </w:rPr>
        <w:t xml:space="preserve"> </w:t>
      </w:r>
      <w:r>
        <w:rPr>
          <w:w w:val="110"/>
        </w:rPr>
        <w:t>Brand</w:t>
      </w:r>
      <w:r>
        <w:rPr>
          <w:spacing w:val="8"/>
          <w:w w:val="110"/>
        </w:rPr>
        <w:t xml:space="preserve"> </w:t>
      </w:r>
      <w:r>
        <w:rPr>
          <w:w w:val="110"/>
        </w:rPr>
        <w:t>Identity,</w:t>
      </w:r>
      <w:r>
        <w:rPr>
          <w:spacing w:val="9"/>
          <w:w w:val="110"/>
        </w:rPr>
        <w:t xml:space="preserve"> </w:t>
      </w:r>
      <w:r>
        <w:rPr>
          <w:w w:val="110"/>
        </w:rPr>
        <w:t>PORTO</w:t>
      </w:r>
      <w:r>
        <w:rPr>
          <w:spacing w:val="9"/>
          <w:w w:val="110"/>
        </w:rPr>
        <w:t xml:space="preserve"> </w:t>
      </w:r>
      <w:r>
        <w:rPr>
          <w:w w:val="110"/>
        </w:rPr>
        <w:t>ROCHA</w:t>
      </w:r>
      <w:r>
        <w:rPr>
          <w:spacing w:val="9"/>
          <w:w w:val="110"/>
        </w:rPr>
        <w:t xml:space="preserve"> </w:t>
      </w:r>
      <w:r>
        <w:rPr>
          <w:w w:val="110"/>
        </w:rPr>
        <w:t>will</w:t>
      </w:r>
      <w:r>
        <w:rPr>
          <w:spacing w:val="9"/>
          <w:w w:val="110"/>
        </w:rPr>
        <w:t xml:space="preserve"> </w:t>
      </w:r>
      <w:r>
        <w:rPr>
          <w:w w:val="110"/>
        </w:rPr>
        <w:t>design</w:t>
      </w:r>
      <w:r>
        <w:rPr>
          <w:spacing w:val="8"/>
          <w:w w:val="110"/>
        </w:rPr>
        <w:t xml:space="preserve"> </w:t>
      </w:r>
      <w:r>
        <w:rPr>
          <w:w w:val="110"/>
        </w:rPr>
        <w:t>key</w:t>
      </w:r>
      <w:r>
        <w:rPr>
          <w:spacing w:val="9"/>
          <w:w w:val="110"/>
        </w:rPr>
        <w:t xml:space="preserve"> </w:t>
      </w:r>
      <w:r>
        <w:rPr>
          <w:w w:val="110"/>
        </w:rPr>
        <w:t>brand</w:t>
      </w:r>
      <w:r>
        <w:rPr>
          <w:spacing w:val="9"/>
          <w:w w:val="110"/>
        </w:rPr>
        <w:t xml:space="preserve"> </w:t>
      </w:r>
      <w:r>
        <w:rPr>
          <w:spacing w:val="-2"/>
          <w:w w:val="110"/>
        </w:rPr>
        <w:t>touchpoints.</w:t>
      </w:r>
    </w:p>
    <w:p w14:paraId="57C0D796" w14:textId="77777777" w:rsidR="00666A2C" w:rsidRDefault="00666A2C">
      <w:pPr>
        <w:pStyle w:val="a3"/>
        <w:spacing w:before="57"/>
      </w:pPr>
    </w:p>
    <w:p w14:paraId="586462FC" w14:textId="77777777" w:rsidR="00666A2C" w:rsidRDefault="00E8759C">
      <w:pPr>
        <w:pStyle w:val="a3"/>
        <w:spacing w:line="266" w:lineRule="auto"/>
        <w:ind w:left="640" w:right="670"/>
        <w:jc w:val="both"/>
      </w:pPr>
      <w:r>
        <w:rPr>
          <w:w w:val="110"/>
        </w:rPr>
        <w:t>Work</w:t>
      </w:r>
      <w:r>
        <w:rPr>
          <w:spacing w:val="-4"/>
          <w:w w:val="110"/>
        </w:rPr>
        <w:t xml:space="preserve"> </w:t>
      </w:r>
      <w:r>
        <w:rPr>
          <w:w w:val="110"/>
        </w:rPr>
        <w:t>includes</w:t>
      </w:r>
      <w:r>
        <w:rPr>
          <w:spacing w:val="-4"/>
          <w:w w:val="110"/>
        </w:rPr>
        <w:t xml:space="preserve"> </w:t>
      </w:r>
      <w:r>
        <w:rPr>
          <w:w w:val="110"/>
        </w:rPr>
        <w:t>one</w:t>
      </w:r>
      <w:r>
        <w:rPr>
          <w:spacing w:val="-4"/>
          <w:w w:val="110"/>
        </w:rPr>
        <w:t xml:space="preserve"> </w:t>
      </w:r>
      <w:r>
        <w:rPr>
          <w:w w:val="110"/>
        </w:rPr>
        <w:t>round</w:t>
      </w:r>
      <w:r>
        <w:rPr>
          <w:spacing w:val="-4"/>
          <w:w w:val="110"/>
        </w:rPr>
        <w:t xml:space="preserve"> </w:t>
      </w:r>
      <w:r>
        <w:rPr>
          <w:w w:val="110"/>
        </w:rPr>
        <w:t>of</w:t>
      </w:r>
      <w:r>
        <w:rPr>
          <w:spacing w:val="-4"/>
          <w:w w:val="110"/>
        </w:rPr>
        <w:t xml:space="preserve"> </w:t>
      </w:r>
      <w:r>
        <w:rPr>
          <w:w w:val="110"/>
        </w:rPr>
        <w:t>revisions</w:t>
      </w:r>
      <w:r>
        <w:rPr>
          <w:spacing w:val="-4"/>
          <w:w w:val="110"/>
        </w:rPr>
        <w:t xml:space="preserve"> </w:t>
      </w:r>
      <w:r>
        <w:rPr>
          <w:w w:val="110"/>
        </w:rPr>
        <w:t>per</w:t>
      </w:r>
      <w:r>
        <w:rPr>
          <w:spacing w:val="-4"/>
          <w:w w:val="110"/>
        </w:rPr>
        <w:t xml:space="preserve"> </w:t>
      </w:r>
      <w:r>
        <w:rPr>
          <w:w w:val="110"/>
        </w:rPr>
        <w:t>asset,</w:t>
      </w:r>
      <w:r>
        <w:rPr>
          <w:spacing w:val="-4"/>
          <w:w w:val="110"/>
        </w:rPr>
        <w:t xml:space="preserve"> </w:t>
      </w:r>
      <w:r>
        <w:rPr>
          <w:w w:val="110"/>
        </w:rPr>
        <w:t>prior</w:t>
      </w:r>
      <w:r>
        <w:rPr>
          <w:spacing w:val="-4"/>
          <w:w w:val="110"/>
        </w:rPr>
        <w:t xml:space="preserve"> </w:t>
      </w:r>
      <w:r>
        <w:rPr>
          <w:w w:val="110"/>
        </w:rPr>
        <w:t>to</w:t>
      </w:r>
      <w:r>
        <w:rPr>
          <w:spacing w:val="-4"/>
          <w:w w:val="110"/>
        </w:rPr>
        <w:t xml:space="preserve"> </w:t>
      </w:r>
      <w:r>
        <w:rPr>
          <w:w w:val="110"/>
        </w:rPr>
        <w:t>ﬁnal</w:t>
      </w:r>
      <w:r>
        <w:rPr>
          <w:spacing w:val="-4"/>
          <w:w w:val="110"/>
        </w:rPr>
        <w:t xml:space="preserve"> </w:t>
      </w:r>
      <w:r>
        <w:rPr>
          <w:w w:val="110"/>
        </w:rPr>
        <w:t>delivery.</w:t>
      </w:r>
      <w:r>
        <w:rPr>
          <w:spacing w:val="-4"/>
          <w:w w:val="110"/>
        </w:rPr>
        <w:t xml:space="preserve"> </w:t>
      </w:r>
      <w:r>
        <w:rPr>
          <w:w w:val="110"/>
        </w:rPr>
        <w:t>The</w:t>
      </w:r>
      <w:r>
        <w:rPr>
          <w:spacing w:val="-4"/>
          <w:w w:val="110"/>
        </w:rPr>
        <w:t xml:space="preserve"> </w:t>
      </w:r>
      <w:r>
        <w:rPr>
          <w:w w:val="110"/>
        </w:rPr>
        <w:t>client</w:t>
      </w:r>
      <w:r>
        <w:rPr>
          <w:spacing w:val="-4"/>
          <w:w w:val="110"/>
        </w:rPr>
        <w:t xml:space="preserve"> </w:t>
      </w:r>
      <w:r>
        <w:rPr>
          <w:w w:val="110"/>
        </w:rPr>
        <w:t>is</w:t>
      </w:r>
      <w:r>
        <w:rPr>
          <w:spacing w:val="-4"/>
          <w:w w:val="110"/>
        </w:rPr>
        <w:t xml:space="preserve"> </w:t>
      </w:r>
      <w:r>
        <w:rPr>
          <w:w w:val="110"/>
        </w:rPr>
        <w:t>responsible</w:t>
      </w:r>
      <w:r>
        <w:rPr>
          <w:spacing w:val="-4"/>
          <w:w w:val="110"/>
        </w:rPr>
        <w:t xml:space="preserve"> </w:t>
      </w:r>
      <w:r>
        <w:rPr>
          <w:w w:val="110"/>
        </w:rPr>
        <w:t>for providing</w:t>
      </w:r>
      <w:r>
        <w:rPr>
          <w:spacing w:val="-1"/>
          <w:w w:val="110"/>
        </w:rPr>
        <w:t xml:space="preserve"> </w:t>
      </w:r>
      <w:r>
        <w:rPr>
          <w:w w:val="110"/>
        </w:rPr>
        <w:t>written</w:t>
      </w:r>
      <w:r>
        <w:rPr>
          <w:spacing w:val="-1"/>
          <w:w w:val="110"/>
        </w:rPr>
        <w:t xml:space="preserve"> </w:t>
      </w:r>
      <w:r>
        <w:rPr>
          <w:w w:val="110"/>
        </w:rPr>
        <w:t>content</w:t>
      </w:r>
      <w:r>
        <w:rPr>
          <w:spacing w:val="-1"/>
          <w:w w:val="110"/>
        </w:rPr>
        <w:t xml:space="preserve"> </w:t>
      </w:r>
      <w:r>
        <w:rPr>
          <w:w w:val="110"/>
        </w:rPr>
        <w:t>if</w:t>
      </w:r>
      <w:r>
        <w:rPr>
          <w:spacing w:val="-1"/>
          <w:w w:val="110"/>
        </w:rPr>
        <w:t xml:space="preserve"> </w:t>
      </w:r>
      <w:r>
        <w:rPr>
          <w:w w:val="110"/>
        </w:rPr>
        <w:t>necessary</w:t>
      </w:r>
      <w:r>
        <w:rPr>
          <w:spacing w:val="-1"/>
          <w:w w:val="110"/>
        </w:rPr>
        <w:t xml:space="preserve"> </w:t>
      </w:r>
      <w:r>
        <w:rPr>
          <w:w w:val="110"/>
        </w:rPr>
        <w:t>—</w:t>
      </w:r>
      <w:r>
        <w:rPr>
          <w:spacing w:val="-1"/>
          <w:w w:val="110"/>
        </w:rPr>
        <w:t xml:space="preserve"> </w:t>
      </w:r>
      <w:r>
        <w:rPr>
          <w:w w:val="110"/>
        </w:rPr>
        <w:t>PORTO</w:t>
      </w:r>
      <w:r>
        <w:rPr>
          <w:spacing w:val="-1"/>
          <w:w w:val="110"/>
        </w:rPr>
        <w:t xml:space="preserve"> </w:t>
      </w:r>
      <w:r>
        <w:rPr>
          <w:w w:val="110"/>
        </w:rPr>
        <w:t>ROCHA</w:t>
      </w:r>
      <w:r>
        <w:rPr>
          <w:spacing w:val="-1"/>
          <w:w w:val="110"/>
        </w:rPr>
        <w:t xml:space="preserve"> </w:t>
      </w:r>
      <w:r>
        <w:rPr>
          <w:w w:val="110"/>
        </w:rPr>
        <w:t>will</w:t>
      </w:r>
      <w:r>
        <w:rPr>
          <w:spacing w:val="-1"/>
          <w:w w:val="110"/>
        </w:rPr>
        <w:t xml:space="preserve"> </w:t>
      </w:r>
      <w:r>
        <w:rPr>
          <w:w w:val="110"/>
        </w:rPr>
        <w:t>use</w:t>
      </w:r>
      <w:r>
        <w:rPr>
          <w:spacing w:val="-1"/>
          <w:w w:val="110"/>
        </w:rPr>
        <w:t xml:space="preserve"> </w:t>
      </w:r>
      <w:r>
        <w:rPr>
          <w:w w:val="110"/>
        </w:rPr>
        <w:t>placeholder</w:t>
      </w:r>
      <w:r>
        <w:rPr>
          <w:spacing w:val="-1"/>
          <w:w w:val="110"/>
        </w:rPr>
        <w:t xml:space="preserve"> </w:t>
      </w:r>
      <w:r>
        <w:rPr>
          <w:w w:val="110"/>
        </w:rPr>
        <w:t>content</w:t>
      </w:r>
      <w:r>
        <w:rPr>
          <w:spacing w:val="-1"/>
          <w:w w:val="110"/>
        </w:rPr>
        <w:t xml:space="preserve"> </w:t>
      </w:r>
      <w:r>
        <w:rPr>
          <w:w w:val="110"/>
        </w:rPr>
        <w:t>to</w:t>
      </w:r>
      <w:r>
        <w:rPr>
          <w:spacing w:val="-1"/>
          <w:w w:val="110"/>
        </w:rPr>
        <w:t xml:space="preserve"> </w:t>
      </w:r>
      <w:r>
        <w:rPr>
          <w:w w:val="110"/>
        </w:rPr>
        <w:t>build</w:t>
      </w:r>
      <w:r>
        <w:rPr>
          <w:spacing w:val="-1"/>
          <w:w w:val="110"/>
        </w:rPr>
        <w:t xml:space="preserve"> </w:t>
      </w:r>
      <w:r>
        <w:rPr>
          <w:w w:val="110"/>
        </w:rPr>
        <w:t>the templates</w:t>
      </w:r>
      <w:r>
        <w:rPr>
          <w:spacing w:val="-5"/>
          <w:w w:val="110"/>
        </w:rPr>
        <w:t xml:space="preserve"> </w:t>
      </w:r>
      <w:r>
        <w:rPr>
          <w:w w:val="110"/>
        </w:rPr>
        <w:t>if</w:t>
      </w:r>
      <w:r>
        <w:rPr>
          <w:spacing w:val="-5"/>
          <w:w w:val="110"/>
        </w:rPr>
        <w:t xml:space="preserve"> </w:t>
      </w:r>
      <w:r>
        <w:rPr>
          <w:w w:val="110"/>
        </w:rPr>
        <w:t>the</w:t>
      </w:r>
      <w:r>
        <w:rPr>
          <w:spacing w:val="-5"/>
          <w:w w:val="110"/>
        </w:rPr>
        <w:t xml:space="preserve"> </w:t>
      </w:r>
      <w:r>
        <w:rPr>
          <w:w w:val="110"/>
        </w:rPr>
        <w:t>ﬁnal</w:t>
      </w:r>
      <w:r>
        <w:rPr>
          <w:spacing w:val="-5"/>
          <w:w w:val="110"/>
        </w:rPr>
        <w:t xml:space="preserve"> </w:t>
      </w:r>
      <w:r>
        <w:rPr>
          <w:w w:val="110"/>
        </w:rPr>
        <w:t>copy</w:t>
      </w:r>
      <w:r>
        <w:rPr>
          <w:spacing w:val="-5"/>
          <w:w w:val="110"/>
        </w:rPr>
        <w:t xml:space="preserve"> </w:t>
      </w:r>
      <w:r>
        <w:rPr>
          <w:w w:val="110"/>
        </w:rPr>
        <w:t>is</w:t>
      </w:r>
      <w:r>
        <w:rPr>
          <w:spacing w:val="-5"/>
          <w:w w:val="110"/>
        </w:rPr>
        <w:t xml:space="preserve"> </w:t>
      </w:r>
      <w:r>
        <w:rPr>
          <w:w w:val="110"/>
        </w:rPr>
        <w:t>not</w:t>
      </w:r>
      <w:r>
        <w:rPr>
          <w:spacing w:val="-5"/>
          <w:w w:val="110"/>
        </w:rPr>
        <w:t xml:space="preserve"> </w:t>
      </w:r>
      <w:r>
        <w:rPr>
          <w:w w:val="110"/>
        </w:rPr>
        <w:t>provided.</w:t>
      </w:r>
      <w:r>
        <w:rPr>
          <w:spacing w:val="-5"/>
          <w:w w:val="110"/>
        </w:rPr>
        <w:t xml:space="preserve"> </w:t>
      </w:r>
      <w:r>
        <w:rPr>
          <w:w w:val="110"/>
        </w:rPr>
        <w:t>Final</w:t>
      </w:r>
      <w:r>
        <w:rPr>
          <w:spacing w:val="-5"/>
          <w:w w:val="110"/>
        </w:rPr>
        <w:t xml:space="preserve"> </w:t>
      </w:r>
      <w:proofErr w:type="spellStart"/>
      <w:r>
        <w:rPr>
          <w:w w:val="110"/>
        </w:rPr>
        <w:t>dielines</w:t>
      </w:r>
      <w:proofErr w:type="spellEnd"/>
      <w:r>
        <w:rPr>
          <w:spacing w:val="-5"/>
          <w:w w:val="110"/>
        </w:rPr>
        <w:t xml:space="preserve"> </w:t>
      </w:r>
      <w:r>
        <w:rPr>
          <w:w w:val="110"/>
        </w:rPr>
        <w:t>and</w:t>
      </w:r>
      <w:r>
        <w:rPr>
          <w:spacing w:val="-5"/>
          <w:w w:val="110"/>
        </w:rPr>
        <w:t xml:space="preserve"> </w:t>
      </w:r>
      <w:r>
        <w:rPr>
          <w:w w:val="110"/>
        </w:rPr>
        <w:t>speciﬁcations</w:t>
      </w:r>
      <w:r>
        <w:rPr>
          <w:spacing w:val="-5"/>
          <w:w w:val="110"/>
        </w:rPr>
        <w:t xml:space="preserve"> </w:t>
      </w:r>
      <w:r>
        <w:rPr>
          <w:w w:val="110"/>
        </w:rPr>
        <w:t>must</w:t>
      </w:r>
      <w:r>
        <w:rPr>
          <w:spacing w:val="-5"/>
          <w:w w:val="110"/>
        </w:rPr>
        <w:t xml:space="preserve"> </w:t>
      </w:r>
      <w:r>
        <w:rPr>
          <w:w w:val="110"/>
        </w:rPr>
        <w:t>be</w:t>
      </w:r>
      <w:r>
        <w:rPr>
          <w:spacing w:val="-5"/>
          <w:w w:val="110"/>
        </w:rPr>
        <w:t xml:space="preserve"> </w:t>
      </w:r>
      <w:r>
        <w:rPr>
          <w:w w:val="110"/>
        </w:rPr>
        <w:t>provided</w:t>
      </w:r>
      <w:r>
        <w:rPr>
          <w:spacing w:val="-5"/>
          <w:w w:val="110"/>
        </w:rPr>
        <w:t xml:space="preserve"> </w:t>
      </w:r>
      <w:r>
        <w:rPr>
          <w:w w:val="110"/>
        </w:rPr>
        <w:t>prior to commencement of work.</w:t>
      </w:r>
    </w:p>
    <w:p w14:paraId="0D142F6F" w14:textId="77777777" w:rsidR="00666A2C" w:rsidRDefault="00666A2C">
      <w:pPr>
        <w:pStyle w:val="a3"/>
      </w:pPr>
    </w:p>
    <w:p w14:paraId="4475AD14" w14:textId="77777777" w:rsidR="00666A2C" w:rsidRDefault="00666A2C">
      <w:pPr>
        <w:pStyle w:val="a3"/>
        <w:spacing w:before="59"/>
      </w:pPr>
    </w:p>
    <w:p w14:paraId="12CDCBCB" w14:textId="77777777" w:rsidR="00666A2C" w:rsidRDefault="00E8759C">
      <w:pPr>
        <w:pStyle w:val="a4"/>
        <w:numPr>
          <w:ilvl w:val="0"/>
          <w:numId w:val="5"/>
        </w:numPr>
        <w:tabs>
          <w:tab w:val="left" w:pos="1359"/>
        </w:tabs>
        <w:spacing w:before="0"/>
        <w:ind w:left="1359" w:hanging="359"/>
        <w:rPr>
          <w:sz w:val="21"/>
        </w:rPr>
      </w:pPr>
      <w:r>
        <w:rPr>
          <w:w w:val="105"/>
          <w:sz w:val="21"/>
        </w:rPr>
        <w:t>Stationery</w:t>
      </w:r>
      <w:r>
        <w:rPr>
          <w:spacing w:val="33"/>
          <w:w w:val="105"/>
          <w:sz w:val="21"/>
        </w:rPr>
        <w:t xml:space="preserve"> </w:t>
      </w:r>
      <w:r>
        <w:rPr>
          <w:spacing w:val="-2"/>
          <w:w w:val="105"/>
          <w:sz w:val="21"/>
        </w:rPr>
        <w:t>templates</w:t>
      </w:r>
    </w:p>
    <w:p w14:paraId="73173220" w14:textId="77777777" w:rsidR="00666A2C" w:rsidRDefault="00E8759C">
      <w:pPr>
        <w:pStyle w:val="a4"/>
        <w:numPr>
          <w:ilvl w:val="1"/>
          <w:numId w:val="5"/>
        </w:numPr>
        <w:tabs>
          <w:tab w:val="left" w:pos="2079"/>
        </w:tabs>
        <w:ind w:left="2079" w:hanging="359"/>
        <w:rPr>
          <w:sz w:val="21"/>
        </w:rPr>
      </w:pPr>
      <w:r>
        <w:rPr>
          <w:w w:val="110"/>
          <w:sz w:val="21"/>
        </w:rPr>
        <w:t>Business</w:t>
      </w:r>
      <w:r>
        <w:rPr>
          <w:spacing w:val="34"/>
          <w:w w:val="110"/>
          <w:sz w:val="21"/>
        </w:rPr>
        <w:t xml:space="preserve"> </w:t>
      </w:r>
      <w:r>
        <w:rPr>
          <w:w w:val="110"/>
          <w:sz w:val="21"/>
        </w:rPr>
        <w:t>Card</w:t>
      </w:r>
      <w:r>
        <w:rPr>
          <w:spacing w:val="35"/>
          <w:w w:val="110"/>
          <w:sz w:val="21"/>
        </w:rPr>
        <w:t xml:space="preserve"> </w:t>
      </w:r>
      <w:r>
        <w:rPr>
          <w:color w:val="999999"/>
          <w:spacing w:val="-5"/>
          <w:w w:val="110"/>
          <w:sz w:val="21"/>
        </w:rPr>
        <w:t>(1)</w:t>
      </w:r>
    </w:p>
    <w:p w14:paraId="39FF1718" w14:textId="77777777" w:rsidR="00666A2C" w:rsidRDefault="00E8759C">
      <w:pPr>
        <w:pStyle w:val="a4"/>
        <w:numPr>
          <w:ilvl w:val="1"/>
          <w:numId w:val="5"/>
        </w:numPr>
        <w:tabs>
          <w:tab w:val="left" w:pos="2079"/>
        </w:tabs>
        <w:spacing w:before="28"/>
        <w:ind w:left="2079" w:hanging="359"/>
        <w:rPr>
          <w:sz w:val="21"/>
        </w:rPr>
      </w:pPr>
      <w:r>
        <w:rPr>
          <w:w w:val="105"/>
          <w:sz w:val="21"/>
        </w:rPr>
        <w:t>Letterhead</w:t>
      </w:r>
      <w:r>
        <w:rPr>
          <w:spacing w:val="21"/>
          <w:w w:val="105"/>
          <w:sz w:val="21"/>
        </w:rPr>
        <w:t xml:space="preserve"> </w:t>
      </w:r>
      <w:r>
        <w:rPr>
          <w:color w:val="B6B6B6"/>
          <w:spacing w:val="-5"/>
          <w:w w:val="105"/>
          <w:sz w:val="21"/>
        </w:rPr>
        <w:t>(1)</w:t>
      </w:r>
    </w:p>
    <w:p w14:paraId="1427A7ED" w14:textId="77777777" w:rsidR="00666A2C" w:rsidRDefault="00E8759C">
      <w:pPr>
        <w:pStyle w:val="a4"/>
        <w:numPr>
          <w:ilvl w:val="1"/>
          <w:numId w:val="5"/>
        </w:numPr>
        <w:tabs>
          <w:tab w:val="left" w:pos="2079"/>
        </w:tabs>
        <w:ind w:left="2079" w:hanging="359"/>
        <w:rPr>
          <w:sz w:val="21"/>
        </w:rPr>
      </w:pPr>
      <w:r>
        <w:rPr>
          <w:w w:val="105"/>
          <w:sz w:val="21"/>
        </w:rPr>
        <w:t>Envelope</w:t>
      </w:r>
      <w:r>
        <w:rPr>
          <w:spacing w:val="46"/>
          <w:w w:val="105"/>
          <w:sz w:val="21"/>
        </w:rPr>
        <w:t xml:space="preserve"> </w:t>
      </w:r>
      <w:r>
        <w:rPr>
          <w:color w:val="B6B6B6"/>
          <w:spacing w:val="-5"/>
          <w:w w:val="105"/>
          <w:sz w:val="21"/>
        </w:rPr>
        <w:t>(1)</w:t>
      </w:r>
    </w:p>
    <w:p w14:paraId="62F71E26" w14:textId="77777777" w:rsidR="00666A2C" w:rsidRDefault="00E8759C">
      <w:pPr>
        <w:pStyle w:val="a4"/>
        <w:numPr>
          <w:ilvl w:val="1"/>
          <w:numId w:val="5"/>
        </w:numPr>
        <w:tabs>
          <w:tab w:val="left" w:pos="2079"/>
        </w:tabs>
        <w:ind w:left="2079" w:hanging="359"/>
        <w:rPr>
          <w:sz w:val="21"/>
        </w:rPr>
      </w:pPr>
      <w:r>
        <w:rPr>
          <w:w w:val="110"/>
          <w:sz w:val="21"/>
        </w:rPr>
        <w:t>Post</w:t>
      </w:r>
      <w:r>
        <w:rPr>
          <w:spacing w:val="16"/>
          <w:w w:val="110"/>
          <w:sz w:val="21"/>
        </w:rPr>
        <w:t xml:space="preserve"> </w:t>
      </w:r>
      <w:r>
        <w:rPr>
          <w:w w:val="110"/>
          <w:sz w:val="21"/>
        </w:rPr>
        <w:t>Card</w:t>
      </w:r>
      <w:r>
        <w:rPr>
          <w:spacing w:val="16"/>
          <w:w w:val="110"/>
          <w:sz w:val="21"/>
        </w:rPr>
        <w:t xml:space="preserve"> </w:t>
      </w:r>
      <w:r>
        <w:rPr>
          <w:color w:val="B6B6B6"/>
          <w:spacing w:val="-5"/>
          <w:w w:val="110"/>
          <w:sz w:val="21"/>
        </w:rPr>
        <w:t>(1)</w:t>
      </w:r>
    </w:p>
    <w:p w14:paraId="0D1406A8" w14:textId="77777777" w:rsidR="00666A2C" w:rsidRDefault="00E8759C">
      <w:pPr>
        <w:pStyle w:val="a4"/>
        <w:numPr>
          <w:ilvl w:val="0"/>
          <w:numId w:val="5"/>
        </w:numPr>
        <w:tabs>
          <w:tab w:val="left" w:pos="1359"/>
        </w:tabs>
        <w:spacing w:before="28"/>
        <w:ind w:left="1359" w:hanging="359"/>
        <w:rPr>
          <w:sz w:val="21"/>
        </w:rPr>
      </w:pPr>
      <w:r>
        <w:rPr>
          <w:w w:val="110"/>
          <w:sz w:val="21"/>
        </w:rPr>
        <w:t>Branded</w:t>
      </w:r>
      <w:r>
        <w:rPr>
          <w:spacing w:val="-3"/>
          <w:w w:val="110"/>
          <w:sz w:val="21"/>
        </w:rPr>
        <w:t xml:space="preserve"> </w:t>
      </w:r>
      <w:r>
        <w:rPr>
          <w:w w:val="110"/>
          <w:sz w:val="21"/>
        </w:rPr>
        <w:t>Merchandise</w:t>
      </w:r>
      <w:r>
        <w:rPr>
          <w:spacing w:val="-3"/>
          <w:w w:val="110"/>
          <w:sz w:val="21"/>
        </w:rPr>
        <w:t xml:space="preserve"> </w:t>
      </w:r>
      <w:r>
        <w:rPr>
          <w:color w:val="B6B6B6"/>
          <w:spacing w:val="-5"/>
          <w:w w:val="110"/>
          <w:sz w:val="21"/>
        </w:rPr>
        <w:t>(2)</w:t>
      </w:r>
    </w:p>
    <w:p w14:paraId="4C05964C" w14:textId="77777777" w:rsidR="00666A2C" w:rsidRDefault="00E8759C">
      <w:pPr>
        <w:pStyle w:val="a4"/>
        <w:numPr>
          <w:ilvl w:val="0"/>
          <w:numId w:val="5"/>
        </w:numPr>
        <w:tabs>
          <w:tab w:val="left" w:pos="1359"/>
        </w:tabs>
        <w:ind w:left="1359" w:hanging="359"/>
        <w:rPr>
          <w:sz w:val="21"/>
        </w:rPr>
      </w:pPr>
      <w:r>
        <w:rPr>
          <w:w w:val="110"/>
          <w:sz w:val="21"/>
        </w:rPr>
        <w:t xml:space="preserve">Presentation Deck </w:t>
      </w:r>
      <w:r>
        <w:rPr>
          <w:spacing w:val="-2"/>
          <w:w w:val="110"/>
          <w:sz w:val="21"/>
        </w:rPr>
        <w:t>Template</w:t>
      </w:r>
    </w:p>
    <w:p w14:paraId="5F5DBD2A" w14:textId="77777777" w:rsidR="00666A2C" w:rsidRDefault="00E8759C">
      <w:pPr>
        <w:pStyle w:val="a4"/>
        <w:numPr>
          <w:ilvl w:val="1"/>
          <w:numId w:val="5"/>
        </w:numPr>
        <w:tabs>
          <w:tab w:val="left" w:pos="2079"/>
        </w:tabs>
        <w:ind w:left="2079" w:hanging="359"/>
        <w:rPr>
          <w:sz w:val="21"/>
        </w:rPr>
      </w:pPr>
      <w:r>
        <w:rPr>
          <w:w w:val="105"/>
          <w:sz w:val="21"/>
        </w:rPr>
        <w:t>Up</w:t>
      </w:r>
      <w:r>
        <w:rPr>
          <w:spacing w:val="11"/>
          <w:w w:val="105"/>
          <w:sz w:val="21"/>
        </w:rPr>
        <w:t xml:space="preserve"> </w:t>
      </w:r>
      <w:r>
        <w:rPr>
          <w:w w:val="105"/>
          <w:sz w:val="21"/>
        </w:rPr>
        <w:t>to</w:t>
      </w:r>
      <w:r>
        <w:rPr>
          <w:spacing w:val="11"/>
          <w:w w:val="105"/>
          <w:sz w:val="21"/>
        </w:rPr>
        <w:t xml:space="preserve"> </w:t>
      </w:r>
      <w:r>
        <w:rPr>
          <w:w w:val="105"/>
          <w:sz w:val="21"/>
        </w:rPr>
        <w:t>10</w:t>
      </w:r>
      <w:r>
        <w:rPr>
          <w:spacing w:val="12"/>
          <w:w w:val="105"/>
          <w:sz w:val="21"/>
        </w:rPr>
        <w:t xml:space="preserve"> </w:t>
      </w:r>
      <w:r>
        <w:rPr>
          <w:w w:val="105"/>
          <w:sz w:val="21"/>
        </w:rPr>
        <w:t>unique</w:t>
      </w:r>
      <w:r>
        <w:rPr>
          <w:spacing w:val="11"/>
          <w:w w:val="105"/>
          <w:sz w:val="21"/>
        </w:rPr>
        <w:t xml:space="preserve"> </w:t>
      </w:r>
      <w:r>
        <w:rPr>
          <w:w w:val="105"/>
          <w:sz w:val="21"/>
        </w:rPr>
        <w:t>template</w:t>
      </w:r>
      <w:r>
        <w:rPr>
          <w:spacing w:val="11"/>
          <w:w w:val="105"/>
          <w:sz w:val="21"/>
        </w:rPr>
        <w:t xml:space="preserve"> </w:t>
      </w:r>
      <w:r>
        <w:rPr>
          <w:spacing w:val="-2"/>
          <w:w w:val="105"/>
          <w:sz w:val="21"/>
        </w:rPr>
        <w:t>pages</w:t>
      </w:r>
    </w:p>
    <w:p w14:paraId="1CD725DD" w14:textId="77777777" w:rsidR="00666A2C" w:rsidRDefault="00E8759C">
      <w:pPr>
        <w:pStyle w:val="a4"/>
        <w:numPr>
          <w:ilvl w:val="1"/>
          <w:numId w:val="5"/>
        </w:numPr>
        <w:tabs>
          <w:tab w:val="left" w:pos="2079"/>
        </w:tabs>
        <w:spacing w:before="28"/>
        <w:ind w:left="2079" w:hanging="359"/>
        <w:rPr>
          <w:sz w:val="21"/>
        </w:rPr>
      </w:pPr>
      <w:r>
        <w:rPr>
          <w:w w:val="110"/>
          <w:sz w:val="21"/>
        </w:rPr>
        <w:t>Designed in Keynote,</w:t>
      </w:r>
      <w:r>
        <w:rPr>
          <w:spacing w:val="1"/>
          <w:w w:val="110"/>
          <w:sz w:val="21"/>
        </w:rPr>
        <w:t xml:space="preserve"> </w:t>
      </w:r>
      <w:r>
        <w:rPr>
          <w:w w:val="110"/>
          <w:sz w:val="21"/>
        </w:rPr>
        <w:t>no motion design</w:t>
      </w:r>
      <w:r>
        <w:rPr>
          <w:spacing w:val="1"/>
          <w:w w:val="110"/>
          <w:sz w:val="21"/>
        </w:rPr>
        <w:t xml:space="preserve"> </w:t>
      </w:r>
      <w:r>
        <w:rPr>
          <w:spacing w:val="-2"/>
          <w:w w:val="110"/>
          <w:sz w:val="21"/>
        </w:rPr>
        <w:t>included</w:t>
      </w:r>
    </w:p>
    <w:p w14:paraId="6CB5C983" w14:textId="77777777" w:rsidR="00666A2C" w:rsidRDefault="00E8759C">
      <w:pPr>
        <w:pStyle w:val="a4"/>
        <w:numPr>
          <w:ilvl w:val="0"/>
          <w:numId w:val="5"/>
        </w:numPr>
        <w:tabs>
          <w:tab w:val="left" w:pos="359"/>
        </w:tabs>
        <w:ind w:left="359" w:right="7047" w:hanging="359"/>
        <w:jc w:val="right"/>
        <w:rPr>
          <w:sz w:val="21"/>
        </w:rPr>
      </w:pPr>
      <w:r>
        <w:rPr>
          <w:w w:val="105"/>
          <w:sz w:val="21"/>
        </w:rPr>
        <w:t>Brochure</w:t>
      </w:r>
      <w:r>
        <w:rPr>
          <w:spacing w:val="18"/>
          <w:w w:val="105"/>
          <w:sz w:val="21"/>
        </w:rPr>
        <w:t xml:space="preserve"> </w:t>
      </w:r>
      <w:r>
        <w:rPr>
          <w:w w:val="105"/>
          <w:sz w:val="21"/>
        </w:rPr>
        <w:t>Template</w:t>
      </w:r>
      <w:r>
        <w:rPr>
          <w:spacing w:val="19"/>
          <w:w w:val="105"/>
          <w:sz w:val="21"/>
        </w:rPr>
        <w:t xml:space="preserve"> </w:t>
      </w:r>
      <w:r>
        <w:rPr>
          <w:color w:val="B6B6B6"/>
          <w:spacing w:val="-5"/>
          <w:w w:val="105"/>
          <w:sz w:val="21"/>
        </w:rPr>
        <w:t>(1)</w:t>
      </w:r>
    </w:p>
    <w:p w14:paraId="5BD6E52C" w14:textId="77777777" w:rsidR="00666A2C" w:rsidRDefault="00E8759C">
      <w:pPr>
        <w:pStyle w:val="a4"/>
        <w:numPr>
          <w:ilvl w:val="1"/>
          <w:numId w:val="5"/>
        </w:numPr>
        <w:tabs>
          <w:tab w:val="left" w:pos="359"/>
        </w:tabs>
        <w:ind w:left="359" w:right="7131" w:hanging="359"/>
        <w:jc w:val="right"/>
        <w:rPr>
          <w:sz w:val="21"/>
        </w:rPr>
      </w:pPr>
      <w:r>
        <w:rPr>
          <w:w w:val="115"/>
          <w:sz w:val="21"/>
        </w:rPr>
        <w:t>Up</w:t>
      </w:r>
      <w:r>
        <w:rPr>
          <w:spacing w:val="-11"/>
          <w:w w:val="115"/>
          <w:sz w:val="21"/>
        </w:rPr>
        <w:t xml:space="preserve"> </w:t>
      </w:r>
      <w:r>
        <w:rPr>
          <w:w w:val="115"/>
          <w:sz w:val="21"/>
        </w:rPr>
        <w:t>to</w:t>
      </w:r>
      <w:r>
        <w:rPr>
          <w:spacing w:val="-10"/>
          <w:w w:val="115"/>
          <w:sz w:val="21"/>
        </w:rPr>
        <w:t xml:space="preserve"> </w:t>
      </w:r>
      <w:r>
        <w:rPr>
          <w:w w:val="115"/>
          <w:sz w:val="21"/>
        </w:rPr>
        <w:t>6</w:t>
      </w:r>
      <w:r>
        <w:rPr>
          <w:spacing w:val="-10"/>
          <w:w w:val="115"/>
          <w:sz w:val="21"/>
        </w:rPr>
        <w:t xml:space="preserve"> </w:t>
      </w:r>
      <w:r>
        <w:rPr>
          <w:spacing w:val="-2"/>
          <w:w w:val="115"/>
          <w:sz w:val="21"/>
        </w:rPr>
        <w:t>sides</w:t>
      </w:r>
    </w:p>
    <w:p w14:paraId="0555AED0" w14:textId="77777777" w:rsidR="00666A2C" w:rsidRDefault="00E8759C">
      <w:pPr>
        <w:pStyle w:val="a4"/>
        <w:numPr>
          <w:ilvl w:val="0"/>
          <w:numId w:val="5"/>
        </w:numPr>
        <w:tabs>
          <w:tab w:val="left" w:pos="1359"/>
        </w:tabs>
        <w:spacing w:before="28"/>
        <w:ind w:left="1359" w:hanging="359"/>
        <w:rPr>
          <w:sz w:val="21"/>
        </w:rPr>
      </w:pPr>
      <w:r>
        <w:rPr>
          <w:w w:val="110"/>
          <w:sz w:val="21"/>
        </w:rPr>
        <w:t>Catalog</w:t>
      </w:r>
      <w:r>
        <w:rPr>
          <w:spacing w:val="24"/>
          <w:w w:val="110"/>
          <w:sz w:val="21"/>
        </w:rPr>
        <w:t xml:space="preserve"> </w:t>
      </w:r>
      <w:r>
        <w:rPr>
          <w:spacing w:val="-2"/>
          <w:w w:val="110"/>
          <w:sz w:val="21"/>
        </w:rPr>
        <w:t>Template</w:t>
      </w:r>
    </w:p>
    <w:p w14:paraId="331E1ACF" w14:textId="77777777" w:rsidR="00666A2C" w:rsidRDefault="00E8759C">
      <w:pPr>
        <w:pStyle w:val="a4"/>
        <w:numPr>
          <w:ilvl w:val="1"/>
          <w:numId w:val="5"/>
        </w:numPr>
        <w:tabs>
          <w:tab w:val="left" w:pos="2079"/>
        </w:tabs>
        <w:ind w:left="2079" w:hanging="359"/>
        <w:rPr>
          <w:sz w:val="21"/>
        </w:rPr>
      </w:pPr>
      <w:r>
        <w:rPr>
          <w:spacing w:val="-2"/>
          <w:w w:val="115"/>
          <w:sz w:val="21"/>
        </w:rPr>
        <w:t>Cover</w:t>
      </w:r>
    </w:p>
    <w:p w14:paraId="41752711" w14:textId="77777777" w:rsidR="00666A2C" w:rsidRDefault="00E8759C">
      <w:pPr>
        <w:pStyle w:val="a4"/>
        <w:numPr>
          <w:ilvl w:val="1"/>
          <w:numId w:val="5"/>
        </w:numPr>
        <w:tabs>
          <w:tab w:val="left" w:pos="2079"/>
        </w:tabs>
        <w:spacing w:before="28"/>
        <w:ind w:left="2079" w:hanging="359"/>
        <w:rPr>
          <w:sz w:val="21"/>
        </w:rPr>
      </w:pPr>
      <w:r>
        <w:rPr>
          <w:spacing w:val="-2"/>
          <w:w w:val="110"/>
          <w:sz w:val="21"/>
        </w:rPr>
        <w:t>Index</w:t>
      </w:r>
    </w:p>
    <w:p w14:paraId="683205AD" w14:textId="77777777" w:rsidR="00666A2C" w:rsidRDefault="00E8759C">
      <w:pPr>
        <w:pStyle w:val="a4"/>
        <w:numPr>
          <w:ilvl w:val="1"/>
          <w:numId w:val="5"/>
        </w:numPr>
        <w:tabs>
          <w:tab w:val="left" w:pos="2079"/>
        </w:tabs>
        <w:ind w:left="2079" w:hanging="359"/>
        <w:rPr>
          <w:sz w:val="21"/>
        </w:rPr>
      </w:pPr>
      <w:r>
        <w:rPr>
          <w:w w:val="110"/>
          <w:sz w:val="21"/>
        </w:rPr>
        <w:t>Section</w:t>
      </w:r>
      <w:r>
        <w:rPr>
          <w:spacing w:val="24"/>
          <w:w w:val="110"/>
          <w:sz w:val="21"/>
        </w:rPr>
        <w:t xml:space="preserve"> </w:t>
      </w:r>
      <w:r>
        <w:rPr>
          <w:spacing w:val="-2"/>
          <w:w w:val="110"/>
          <w:sz w:val="21"/>
        </w:rPr>
        <w:t>opener</w:t>
      </w:r>
    </w:p>
    <w:p w14:paraId="5B33838F" w14:textId="77777777" w:rsidR="00666A2C" w:rsidRDefault="00E8759C">
      <w:pPr>
        <w:pStyle w:val="a4"/>
        <w:numPr>
          <w:ilvl w:val="1"/>
          <w:numId w:val="5"/>
        </w:numPr>
        <w:tabs>
          <w:tab w:val="left" w:pos="2079"/>
        </w:tabs>
        <w:ind w:left="2079" w:hanging="359"/>
        <w:rPr>
          <w:sz w:val="21"/>
        </w:rPr>
      </w:pPr>
      <w:r>
        <w:rPr>
          <w:w w:val="110"/>
          <w:sz w:val="21"/>
        </w:rPr>
        <w:t>Product</w:t>
      </w:r>
      <w:r>
        <w:rPr>
          <w:spacing w:val="1"/>
          <w:w w:val="110"/>
          <w:sz w:val="21"/>
        </w:rPr>
        <w:t xml:space="preserve"> </w:t>
      </w:r>
      <w:r>
        <w:rPr>
          <w:spacing w:val="-4"/>
          <w:w w:val="110"/>
          <w:sz w:val="21"/>
        </w:rPr>
        <w:t>page</w:t>
      </w:r>
    </w:p>
    <w:p w14:paraId="0DA9513F" w14:textId="77777777" w:rsidR="00666A2C" w:rsidRDefault="00E8759C">
      <w:pPr>
        <w:pStyle w:val="a4"/>
        <w:numPr>
          <w:ilvl w:val="1"/>
          <w:numId w:val="5"/>
        </w:numPr>
        <w:tabs>
          <w:tab w:val="left" w:pos="2079"/>
        </w:tabs>
        <w:spacing w:before="28"/>
        <w:ind w:left="2079" w:hanging="359"/>
        <w:rPr>
          <w:sz w:val="21"/>
        </w:rPr>
      </w:pPr>
      <w:r>
        <w:rPr>
          <w:w w:val="110"/>
          <w:sz w:val="21"/>
        </w:rPr>
        <w:t>Product</w:t>
      </w:r>
      <w:r>
        <w:rPr>
          <w:spacing w:val="-9"/>
          <w:w w:val="110"/>
          <w:sz w:val="21"/>
        </w:rPr>
        <w:t xml:space="preserve"> </w:t>
      </w:r>
      <w:r>
        <w:rPr>
          <w:w w:val="110"/>
          <w:sz w:val="21"/>
        </w:rPr>
        <w:t>detail</w:t>
      </w:r>
      <w:r>
        <w:rPr>
          <w:spacing w:val="-9"/>
          <w:w w:val="110"/>
          <w:sz w:val="21"/>
        </w:rPr>
        <w:t xml:space="preserve"> </w:t>
      </w:r>
      <w:r>
        <w:rPr>
          <w:spacing w:val="-4"/>
          <w:w w:val="110"/>
          <w:sz w:val="21"/>
        </w:rPr>
        <w:t>page</w:t>
      </w:r>
    </w:p>
    <w:p w14:paraId="37084790" w14:textId="77777777" w:rsidR="00666A2C" w:rsidRDefault="00E8759C">
      <w:pPr>
        <w:pStyle w:val="a4"/>
        <w:numPr>
          <w:ilvl w:val="0"/>
          <w:numId w:val="5"/>
        </w:numPr>
        <w:tabs>
          <w:tab w:val="left" w:pos="359"/>
        </w:tabs>
        <w:ind w:left="359" w:right="7485" w:hanging="359"/>
        <w:jc w:val="right"/>
        <w:rPr>
          <w:sz w:val="21"/>
        </w:rPr>
      </w:pPr>
      <w:r>
        <w:rPr>
          <w:w w:val="105"/>
          <w:sz w:val="21"/>
        </w:rPr>
        <w:t>Flyer</w:t>
      </w:r>
      <w:r>
        <w:rPr>
          <w:spacing w:val="11"/>
          <w:w w:val="105"/>
          <w:sz w:val="21"/>
        </w:rPr>
        <w:t xml:space="preserve"> </w:t>
      </w:r>
      <w:r>
        <w:rPr>
          <w:w w:val="105"/>
          <w:sz w:val="21"/>
        </w:rPr>
        <w:t>template</w:t>
      </w:r>
      <w:r>
        <w:rPr>
          <w:spacing w:val="11"/>
          <w:w w:val="105"/>
          <w:sz w:val="21"/>
        </w:rPr>
        <w:t xml:space="preserve"> </w:t>
      </w:r>
      <w:r>
        <w:rPr>
          <w:color w:val="B6B6B6"/>
          <w:spacing w:val="-5"/>
          <w:w w:val="105"/>
          <w:sz w:val="21"/>
        </w:rPr>
        <w:t>(1)</w:t>
      </w:r>
    </w:p>
    <w:p w14:paraId="6D181D45" w14:textId="77777777" w:rsidR="00666A2C" w:rsidRDefault="00E8759C">
      <w:pPr>
        <w:pStyle w:val="a4"/>
        <w:numPr>
          <w:ilvl w:val="1"/>
          <w:numId w:val="5"/>
        </w:numPr>
        <w:tabs>
          <w:tab w:val="left" w:pos="359"/>
        </w:tabs>
        <w:ind w:left="359" w:right="7459" w:hanging="359"/>
        <w:jc w:val="right"/>
        <w:rPr>
          <w:sz w:val="21"/>
        </w:rPr>
      </w:pPr>
      <w:r>
        <w:rPr>
          <w:w w:val="110"/>
          <w:sz w:val="21"/>
        </w:rPr>
        <w:t>One</w:t>
      </w:r>
      <w:r>
        <w:rPr>
          <w:spacing w:val="1"/>
          <w:w w:val="110"/>
          <w:sz w:val="21"/>
        </w:rPr>
        <w:t xml:space="preserve"> </w:t>
      </w:r>
      <w:r>
        <w:rPr>
          <w:spacing w:val="-4"/>
          <w:w w:val="110"/>
          <w:sz w:val="21"/>
        </w:rPr>
        <w:t>page</w:t>
      </w:r>
    </w:p>
    <w:p w14:paraId="579EDE93" w14:textId="77777777" w:rsidR="00666A2C" w:rsidRDefault="00E8759C">
      <w:pPr>
        <w:pStyle w:val="a4"/>
        <w:numPr>
          <w:ilvl w:val="0"/>
          <w:numId w:val="5"/>
        </w:numPr>
        <w:tabs>
          <w:tab w:val="left" w:pos="1359"/>
        </w:tabs>
        <w:spacing w:before="28"/>
        <w:ind w:left="1359" w:hanging="359"/>
        <w:rPr>
          <w:sz w:val="21"/>
        </w:rPr>
      </w:pPr>
      <w:r>
        <w:rPr>
          <w:sz w:val="21"/>
        </w:rPr>
        <w:t>Brand</w:t>
      </w:r>
      <w:r>
        <w:rPr>
          <w:spacing w:val="30"/>
          <w:sz w:val="21"/>
        </w:rPr>
        <w:t xml:space="preserve"> </w:t>
      </w:r>
      <w:r>
        <w:rPr>
          <w:sz w:val="21"/>
        </w:rPr>
        <w:t>plate</w:t>
      </w:r>
      <w:r>
        <w:rPr>
          <w:spacing w:val="31"/>
          <w:sz w:val="21"/>
        </w:rPr>
        <w:t xml:space="preserve"> </w:t>
      </w:r>
      <w:r>
        <w:rPr>
          <w:sz w:val="21"/>
        </w:rPr>
        <w:t>for</w:t>
      </w:r>
      <w:r>
        <w:rPr>
          <w:spacing w:val="30"/>
          <w:sz w:val="21"/>
        </w:rPr>
        <w:t xml:space="preserve"> </w:t>
      </w:r>
      <w:r>
        <w:rPr>
          <w:sz w:val="21"/>
        </w:rPr>
        <w:t>furniture</w:t>
      </w:r>
      <w:r>
        <w:rPr>
          <w:spacing w:val="31"/>
          <w:sz w:val="21"/>
        </w:rPr>
        <w:t xml:space="preserve"> </w:t>
      </w:r>
      <w:r>
        <w:rPr>
          <w:color w:val="B6B6B6"/>
          <w:spacing w:val="-5"/>
          <w:sz w:val="21"/>
        </w:rPr>
        <w:t>(1)</w:t>
      </w:r>
    </w:p>
    <w:p w14:paraId="78084738" w14:textId="77777777" w:rsidR="00666A2C" w:rsidRDefault="00E8759C">
      <w:pPr>
        <w:pStyle w:val="a4"/>
        <w:numPr>
          <w:ilvl w:val="0"/>
          <w:numId w:val="5"/>
        </w:numPr>
        <w:tabs>
          <w:tab w:val="left" w:pos="1359"/>
        </w:tabs>
        <w:ind w:left="1359" w:hanging="359"/>
        <w:rPr>
          <w:sz w:val="21"/>
        </w:rPr>
      </w:pPr>
      <w:r>
        <w:rPr>
          <w:w w:val="110"/>
          <w:sz w:val="21"/>
        </w:rPr>
        <w:t>Building</w:t>
      </w:r>
      <w:r>
        <w:rPr>
          <w:spacing w:val="18"/>
          <w:w w:val="110"/>
          <w:sz w:val="21"/>
        </w:rPr>
        <w:t xml:space="preserve"> </w:t>
      </w:r>
      <w:r>
        <w:rPr>
          <w:w w:val="110"/>
          <w:sz w:val="21"/>
        </w:rPr>
        <w:t>signage</w:t>
      </w:r>
      <w:r>
        <w:rPr>
          <w:spacing w:val="18"/>
          <w:w w:val="110"/>
          <w:sz w:val="21"/>
        </w:rPr>
        <w:t xml:space="preserve"> </w:t>
      </w:r>
      <w:r>
        <w:rPr>
          <w:color w:val="B6B6B6"/>
          <w:spacing w:val="-5"/>
          <w:w w:val="110"/>
          <w:sz w:val="21"/>
        </w:rPr>
        <w:t>(1)</w:t>
      </w:r>
    </w:p>
    <w:p w14:paraId="4E655F6D" w14:textId="77777777" w:rsidR="00666A2C" w:rsidRDefault="00E8759C">
      <w:pPr>
        <w:pStyle w:val="a4"/>
        <w:numPr>
          <w:ilvl w:val="0"/>
          <w:numId w:val="5"/>
        </w:numPr>
        <w:tabs>
          <w:tab w:val="left" w:pos="1359"/>
        </w:tabs>
        <w:ind w:left="1359" w:hanging="359"/>
        <w:rPr>
          <w:sz w:val="21"/>
        </w:rPr>
      </w:pPr>
      <w:r>
        <w:rPr>
          <w:w w:val="110"/>
          <w:sz w:val="21"/>
        </w:rPr>
        <w:t>Showroom</w:t>
      </w:r>
      <w:r>
        <w:rPr>
          <w:spacing w:val="12"/>
          <w:w w:val="110"/>
          <w:sz w:val="21"/>
        </w:rPr>
        <w:t xml:space="preserve"> </w:t>
      </w:r>
      <w:r>
        <w:rPr>
          <w:w w:val="110"/>
          <w:sz w:val="21"/>
        </w:rPr>
        <w:t>signage</w:t>
      </w:r>
      <w:r>
        <w:rPr>
          <w:spacing w:val="13"/>
          <w:w w:val="110"/>
          <w:sz w:val="21"/>
        </w:rPr>
        <w:t xml:space="preserve"> </w:t>
      </w:r>
      <w:r>
        <w:rPr>
          <w:color w:val="B6B6B6"/>
          <w:spacing w:val="-4"/>
          <w:w w:val="110"/>
          <w:sz w:val="21"/>
        </w:rPr>
        <w:t>(15)</w:t>
      </w:r>
    </w:p>
    <w:p w14:paraId="0D69BEFF" w14:textId="77777777" w:rsidR="00666A2C" w:rsidRDefault="00E8759C">
      <w:pPr>
        <w:pStyle w:val="a4"/>
        <w:numPr>
          <w:ilvl w:val="0"/>
          <w:numId w:val="5"/>
        </w:numPr>
        <w:tabs>
          <w:tab w:val="left" w:pos="1359"/>
        </w:tabs>
        <w:spacing w:before="28"/>
        <w:ind w:left="1359" w:hanging="359"/>
        <w:rPr>
          <w:sz w:val="21"/>
        </w:rPr>
      </w:pPr>
      <w:r>
        <w:rPr>
          <w:w w:val="105"/>
          <w:sz w:val="21"/>
        </w:rPr>
        <w:t>Storefront</w:t>
      </w:r>
      <w:r>
        <w:rPr>
          <w:spacing w:val="43"/>
          <w:w w:val="105"/>
          <w:sz w:val="21"/>
        </w:rPr>
        <w:t xml:space="preserve"> </w:t>
      </w:r>
      <w:r>
        <w:rPr>
          <w:w w:val="105"/>
          <w:sz w:val="21"/>
        </w:rPr>
        <w:t>Signage</w:t>
      </w:r>
      <w:r>
        <w:rPr>
          <w:spacing w:val="43"/>
          <w:w w:val="105"/>
          <w:sz w:val="21"/>
        </w:rPr>
        <w:t xml:space="preserve"> </w:t>
      </w:r>
      <w:r>
        <w:rPr>
          <w:color w:val="B6B6B6"/>
          <w:spacing w:val="-5"/>
          <w:w w:val="105"/>
          <w:sz w:val="21"/>
        </w:rPr>
        <w:t>(1)</w:t>
      </w:r>
    </w:p>
    <w:p w14:paraId="00910968" w14:textId="77777777" w:rsidR="00666A2C" w:rsidRDefault="00E8759C">
      <w:pPr>
        <w:pStyle w:val="a4"/>
        <w:numPr>
          <w:ilvl w:val="0"/>
          <w:numId w:val="5"/>
        </w:numPr>
        <w:tabs>
          <w:tab w:val="left" w:pos="1359"/>
        </w:tabs>
        <w:ind w:left="1359" w:hanging="359"/>
        <w:rPr>
          <w:sz w:val="21"/>
        </w:rPr>
      </w:pPr>
      <w:r>
        <w:rPr>
          <w:w w:val="105"/>
          <w:sz w:val="21"/>
        </w:rPr>
        <w:t>Directory</w:t>
      </w:r>
      <w:r>
        <w:rPr>
          <w:spacing w:val="30"/>
          <w:w w:val="105"/>
          <w:sz w:val="21"/>
        </w:rPr>
        <w:t xml:space="preserve"> </w:t>
      </w:r>
      <w:r>
        <w:rPr>
          <w:w w:val="105"/>
          <w:sz w:val="21"/>
        </w:rPr>
        <w:t>Graphic</w:t>
      </w:r>
      <w:r>
        <w:rPr>
          <w:spacing w:val="31"/>
          <w:w w:val="105"/>
          <w:sz w:val="21"/>
        </w:rPr>
        <w:t xml:space="preserve"> </w:t>
      </w:r>
      <w:r>
        <w:rPr>
          <w:color w:val="B6B6B6"/>
          <w:spacing w:val="-5"/>
          <w:w w:val="105"/>
          <w:sz w:val="21"/>
        </w:rPr>
        <w:t>(1)</w:t>
      </w:r>
    </w:p>
    <w:p w14:paraId="5C7F7C61" w14:textId="77777777" w:rsidR="00666A2C" w:rsidRDefault="00E8759C">
      <w:pPr>
        <w:pStyle w:val="a4"/>
        <w:numPr>
          <w:ilvl w:val="0"/>
          <w:numId w:val="5"/>
        </w:numPr>
        <w:tabs>
          <w:tab w:val="left" w:pos="1359"/>
        </w:tabs>
        <w:ind w:left="1359" w:hanging="359"/>
        <w:rPr>
          <w:sz w:val="21"/>
        </w:rPr>
      </w:pPr>
      <w:r>
        <w:rPr>
          <w:w w:val="105"/>
          <w:sz w:val="21"/>
        </w:rPr>
        <w:t>Furniture</w:t>
      </w:r>
      <w:r>
        <w:rPr>
          <w:spacing w:val="17"/>
          <w:w w:val="105"/>
          <w:sz w:val="21"/>
        </w:rPr>
        <w:t xml:space="preserve"> </w:t>
      </w:r>
      <w:r>
        <w:rPr>
          <w:w w:val="105"/>
          <w:sz w:val="21"/>
        </w:rPr>
        <w:t>Graphic</w:t>
      </w:r>
      <w:r>
        <w:rPr>
          <w:spacing w:val="18"/>
          <w:w w:val="105"/>
          <w:sz w:val="21"/>
        </w:rPr>
        <w:t xml:space="preserve"> </w:t>
      </w:r>
      <w:r>
        <w:rPr>
          <w:color w:val="B6B6B6"/>
          <w:spacing w:val="-5"/>
          <w:w w:val="105"/>
          <w:sz w:val="21"/>
        </w:rPr>
        <w:t>(5)</w:t>
      </w:r>
    </w:p>
    <w:p w14:paraId="33497118" w14:textId="77777777" w:rsidR="00666A2C" w:rsidRDefault="00E8759C">
      <w:pPr>
        <w:pStyle w:val="a4"/>
        <w:numPr>
          <w:ilvl w:val="1"/>
          <w:numId w:val="5"/>
        </w:numPr>
        <w:tabs>
          <w:tab w:val="left" w:pos="2079"/>
        </w:tabs>
        <w:spacing w:before="28"/>
        <w:ind w:left="2079" w:hanging="359"/>
        <w:rPr>
          <w:sz w:val="21"/>
        </w:rPr>
      </w:pPr>
      <w:r>
        <w:rPr>
          <w:w w:val="105"/>
          <w:sz w:val="21"/>
        </w:rPr>
        <w:t>Up</w:t>
      </w:r>
      <w:r>
        <w:rPr>
          <w:spacing w:val="17"/>
          <w:w w:val="105"/>
          <w:sz w:val="21"/>
        </w:rPr>
        <w:t xml:space="preserve"> </w:t>
      </w:r>
      <w:r>
        <w:rPr>
          <w:w w:val="105"/>
          <w:sz w:val="21"/>
        </w:rPr>
        <w:t>to</w:t>
      </w:r>
      <w:r>
        <w:rPr>
          <w:spacing w:val="18"/>
          <w:w w:val="105"/>
          <w:sz w:val="21"/>
        </w:rPr>
        <w:t xml:space="preserve"> </w:t>
      </w:r>
      <w:r>
        <w:rPr>
          <w:w w:val="105"/>
          <w:sz w:val="21"/>
        </w:rPr>
        <w:t>one</w:t>
      </w:r>
      <w:r>
        <w:rPr>
          <w:spacing w:val="18"/>
          <w:w w:val="105"/>
          <w:sz w:val="21"/>
        </w:rPr>
        <w:t xml:space="preserve"> </w:t>
      </w:r>
      <w:r>
        <w:rPr>
          <w:w w:val="105"/>
          <w:sz w:val="21"/>
        </w:rPr>
        <w:t>variation</w:t>
      </w:r>
      <w:r>
        <w:rPr>
          <w:spacing w:val="18"/>
          <w:w w:val="105"/>
          <w:sz w:val="21"/>
        </w:rPr>
        <w:t xml:space="preserve"> </w:t>
      </w:r>
      <w:r>
        <w:rPr>
          <w:w w:val="105"/>
          <w:sz w:val="21"/>
        </w:rPr>
        <w:t>for</w:t>
      </w:r>
      <w:r>
        <w:rPr>
          <w:spacing w:val="18"/>
          <w:w w:val="105"/>
          <w:sz w:val="21"/>
        </w:rPr>
        <w:t xml:space="preserve"> </w:t>
      </w:r>
      <w:r>
        <w:rPr>
          <w:w w:val="105"/>
          <w:sz w:val="21"/>
        </w:rPr>
        <w:t>small-scale</w:t>
      </w:r>
      <w:r>
        <w:rPr>
          <w:spacing w:val="18"/>
          <w:w w:val="105"/>
          <w:sz w:val="21"/>
        </w:rPr>
        <w:t xml:space="preserve"> </w:t>
      </w:r>
      <w:r>
        <w:rPr>
          <w:w w:val="105"/>
          <w:sz w:val="21"/>
        </w:rPr>
        <w:t>optimization</w:t>
      </w:r>
      <w:r>
        <w:rPr>
          <w:spacing w:val="18"/>
          <w:w w:val="105"/>
          <w:sz w:val="21"/>
        </w:rPr>
        <w:t xml:space="preserve"> </w:t>
      </w:r>
      <w:r>
        <w:rPr>
          <w:w w:val="105"/>
          <w:sz w:val="21"/>
        </w:rPr>
        <w:t>if</w:t>
      </w:r>
      <w:r>
        <w:rPr>
          <w:spacing w:val="17"/>
          <w:w w:val="105"/>
          <w:sz w:val="21"/>
        </w:rPr>
        <w:t xml:space="preserve"> </w:t>
      </w:r>
      <w:r>
        <w:rPr>
          <w:spacing w:val="-2"/>
          <w:w w:val="105"/>
          <w:sz w:val="21"/>
        </w:rPr>
        <w:t>needed</w:t>
      </w:r>
    </w:p>
    <w:p w14:paraId="467CDFEF" w14:textId="77777777" w:rsidR="00666A2C" w:rsidRDefault="00E8759C">
      <w:pPr>
        <w:pStyle w:val="a4"/>
        <w:numPr>
          <w:ilvl w:val="0"/>
          <w:numId w:val="5"/>
        </w:numPr>
        <w:tabs>
          <w:tab w:val="left" w:pos="1359"/>
        </w:tabs>
        <w:ind w:left="1359" w:hanging="359"/>
        <w:rPr>
          <w:sz w:val="21"/>
        </w:rPr>
      </w:pPr>
      <w:r>
        <w:rPr>
          <w:w w:val="105"/>
          <w:sz w:val="21"/>
        </w:rPr>
        <w:t>Vehicle</w:t>
      </w:r>
      <w:r>
        <w:rPr>
          <w:spacing w:val="31"/>
          <w:w w:val="105"/>
          <w:sz w:val="21"/>
        </w:rPr>
        <w:t xml:space="preserve"> </w:t>
      </w:r>
      <w:r>
        <w:rPr>
          <w:w w:val="105"/>
          <w:sz w:val="21"/>
        </w:rPr>
        <w:t>Graphic</w:t>
      </w:r>
      <w:r>
        <w:rPr>
          <w:spacing w:val="31"/>
          <w:w w:val="105"/>
          <w:sz w:val="21"/>
        </w:rPr>
        <w:t xml:space="preserve"> </w:t>
      </w:r>
      <w:r>
        <w:rPr>
          <w:color w:val="B6B6B6"/>
          <w:spacing w:val="-5"/>
          <w:w w:val="105"/>
          <w:sz w:val="21"/>
        </w:rPr>
        <w:t>(1)</w:t>
      </w:r>
    </w:p>
    <w:p w14:paraId="6D1B2DCA" w14:textId="77777777" w:rsidR="00666A2C" w:rsidRDefault="00E8759C">
      <w:pPr>
        <w:pStyle w:val="a4"/>
        <w:numPr>
          <w:ilvl w:val="0"/>
          <w:numId w:val="5"/>
        </w:numPr>
        <w:tabs>
          <w:tab w:val="left" w:pos="1359"/>
        </w:tabs>
        <w:ind w:left="1359" w:hanging="359"/>
        <w:rPr>
          <w:sz w:val="21"/>
        </w:rPr>
      </w:pPr>
      <w:r>
        <w:rPr>
          <w:w w:val="110"/>
          <w:sz w:val="21"/>
        </w:rPr>
        <w:t>Packaging</w:t>
      </w:r>
      <w:r>
        <w:rPr>
          <w:spacing w:val="19"/>
          <w:w w:val="110"/>
          <w:sz w:val="21"/>
        </w:rPr>
        <w:t xml:space="preserve"> </w:t>
      </w:r>
      <w:r>
        <w:rPr>
          <w:w w:val="110"/>
          <w:sz w:val="21"/>
        </w:rPr>
        <w:t>Reskin,</w:t>
      </w:r>
      <w:r>
        <w:rPr>
          <w:spacing w:val="20"/>
          <w:w w:val="110"/>
          <w:sz w:val="21"/>
        </w:rPr>
        <w:t xml:space="preserve"> </w:t>
      </w:r>
      <w:r>
        <w:rPr>
          <w:w w:val="110"/>
          <w:sz w:val="21"/>
        </w:rPr>
        <w:t>based</w:t>
      </w:r>
      <w:r>
        <w:rPr>
          <w:spacing w:val="20"/>
          <w:w w:val="110"/>
          <w:sz w:val="21"/>
        </w:rPr>
        <w:t xml:space="preserve"> </w:t>
      </w:r>
      <w:r>
        <w:rPr>
          <w:w w:val="110"/>
          <w:sz w:val="21"/>
        </w:rPr>
        <w:t>on</w:t>
      </w:r>
      <w:r>
        <w:rPr>
          <w:spacing w:val="20"/>
          <w:w w:val="110"/>
          <w:sz w:val="21"/>
        </w:rPr>
        <w:t xml:space="preserve"> </w:t>
      </w:r>
      <w:r>
        <w:rPr>
          <w:w w:val="110"/>
          <w:sz w:val="21"/>
        </w:rPr>
        <w:t>existing</w:t>
      </w:r>
      <w:r>
        <w:rPr>
          <w:spacing w:val="20"/>
          <w:w w:val="110"/>
          <w:sz w:val="21"/>
        </w:rPr>
        <w:t xml:space="preserve"> </w:t>
      </w:r>
      <w:proofErr w:type="spellStart"/>
      <w:r>
        <w:rPr>
          <w:w w:val="110"/>
          <w:sz w:val="21"/>
        </w:rPr>
        <w:t>dielines</w:t>
      </w:r>
      <w:proofErr w:type="spellEnd"/>
      <w:r>
        <w:rPr>
          <w:w w:val="110"/>
          <w:sz w:val="21"/>
        </w:rPr>
        <w:t>/specs</w:t>
      </w:r>
      <w:r>
        <w:rPr>
          <w:spacing w:val="19"/>
          <w:w w:val="110"/>
          <w:sz w:val="21"/>
        </w:rPr>
        <w:t xml:space="preserve"> </w:t>
      </w:r>
      <w:r>
        <w:rPr>
          <w:color w:val="B6B6B6"/>
          <w:spacing w:val="-5"/>
          <w:w w:val="110"/>
          <w:sz w:val="21"/>
        </w:rPr>
        <w:t>(3)</w:t>
      </w:r>
    </w:p>
    <w:p w14:paraId="29D6F570" w14:textId="77777777" w:rsidR="00666A2C" w:rsidRDefault="00E8759C">
      <w:pPr>
        <w:pStyle w:val="a4"/>
        <w:numPr>
          <w:ilvl w:val="1"/>
          <w:numId w:val="5"/>
        </w:numPr>
        <w:tabs>
          <w:tab w:val="left" w:pos="2079"/>
        </w:tabs>
        <w:spacing w:before="28"/>
        <w:ind w:left="2079" w:hanging="359"/>
        <w:rPr>
          <w:sz w:val="21"/>
        </w:rPr>
      </w:pPr>
      <w:r>
        <w:rPr>
          <w:w w:val="115"/>
          <w:sz w:val="21"/>
        </w:rPr>
        <w:t>Small</w:t>
      </w:r>
      <w:r>
        <w:rPr>
          <w:spacing w:val="-7"/>
          <w:w w:val="115"/>
          <w:sz w:val="21"/>
        </w:rPr>
        <w:t xml:space="preserve"> </w:t>
      </w:r>
      <w:r>
        <w:rPr>
          <w:spacing w:val="-5"/>
          <w:w w:val="115"/>
          <w:sz w:val="21"/>
        </w:rPr>
        <w:t>Box</w:t>
      </w:r>
    </w:p>
    <w:p w14:paraId="15B0D040" w14:textId="77777777" w:rsidR="00666A2C" w:rsidRDefault="00E8759C">
      <w:pPr>
        <w:pStyle w:val="a4"/>
        <w:numPr>
          <w:ilvl w:val="1"/>
          <w:numId w:val="5"/>
        </w:numPr>
        <w:tabs>
          <w:tab w:val="left" w:pos="2079"/>
        </w:tabs>
        <w:ind w:left="2079" w:hanging="359"/>
        <w:rPr>
          <w:sz w:val="21"/>
        </w:rPr>
      </w:pPr>
      <w:r>
        <w:rPr>
          <w:w w:val="105"/>
          <w:sz w:val="21"/>
        </w:rPr>
        <w:t>Medium</w:t>
      </w:r>
      <w:r>
        <w:rPr>
          <w:spacing w:val="5"/>
          <w:w w:val="110"/>
          <w:sz w:val="21"/>
        </w:rPr>
        <w:t xml:space="preserve"> </w:t>
      </w:r>
      <w:r>
        <w:rPr>
          <w:spacing w:val="-5"/>
          <w:w w:val="110"/>
          <w:sz w:val="21"/>
        </w:rPr>
        <w:t>Box</w:t>
      </w:r>
    </w:p>
    <w:p w14:paraId="1FCFC35B" w14:textId="77777777" w:rsidR="00666A2C" w:rsidRDefault="00E8759C">
      <w:pPr>
        <w:pStyle w:val="a4"/>
        <w:numPr>
          <w:ilvl w:val="1"/>
          <w:numId w:val="5"/>
        </w:numPr>
        <w:tabs>
          <w:tab w:val="left" w:pos="2079"/>
        </w:tabs>
        <w:ind w:left="2079" w:hanging="359"/>
        <w:rPr>
          <w:sz w:val="21"/>
        </w:rPr>
      </w:pPr>
      <w:r>
        <w:rPr>
          <w:w w:val="115"/>
          <w:sz w:val="21"/>
        </w:rPr>
        <w:t>Large</w:t>
      </w:r>
      <w:r>
        <w:rPr>
          <w:spacing w:val="-6"/>
          <w:w w:val="115"/>
          <w:sz w:val="21"/>
        </w:rPr>
        <w:t xml:space="preserve"> </w:t>
      </w:r>
      <w:r>
        <w:rPr>
          <w:spacing w:val="-5"/>
          <w:w w:val="115"/>
          <w:sz w:val="21"/>
        </w:rPr>
        <w:t>Box</w:t>
      </w:r>
    </w:p>
    <w:p w14:paraId="373FD31B" w14:textId="77777777" w:rsidR="00666A2C" w:rsidRDefault="00E8759C">
      <w:pPr>
        <w:pStyle w:val="a4"/>
        <w:numPr>
          <w:ilvl w:val="0"/>
          <w:numId w:val="5"/>
        </w:numPr>
        <w:tabs>
          <w:tab w:val="left" w:pos="1359"/>
        </w:tabs>
        <w:spacing w:before="28"/>
        <w:ind w:left="1359" w:hanging="359"/>
        <w:rPr>
          <w:sz w:val="21"/>
        </w:rPr>
      </w:pPr>
      <w:r>
        <w:rPr>
          <w:w w:val="110"/>
          <w:sz w:val="21"/>
        </w:rPr>
        <w:t>Swatch</w:t>
      </w:r>
      <w:r>
        <w:rPr>
          <w:spacing w:val="24"/>
          <w:w w:val="110"/>
          <w:sz w:val="21"/>
        </w:rPr>
        <w:t xml:space="preserve"> </w:t>
      </w:r>
      <w:r>
        <w:rPr>
          <w:w w:val="110"/>
          <w:sz w:val="21"/>
        </w:rPr>
        <w:t>Label</w:t>
      </w:r>
      <w:r>
        <w:rPr>
          <w:spacing w:val="24"/>
          <w:w w:val="110"/>
          <w:sz w:val="21"/>
        </w:rPr>
        <w:t xml:space="preserve"> </w:t>
      </w:r>
      <w:r>
        <w:rPr>
          <w:color w:val="B6B6B6"/>
          <w:spacing w:val="-5"/>
          <w:w w:val="110"/>
          <w:sz w:val="21"/>
        </w:rPr>
        <w:t>(1)</w:t>
      </w:r>
    </w:p>
    <w:p w14:paraId="120C4E94" w14:textId="77777777" w:rsidR="00666A2C" w:rsidRDefault="00666A2C">
      <w:pPr>
        <w:rPr>
          <w:sz w:val="21"/>
        </w:rPr>
        <w:sectPr w:rsidR="00666A2C">
          <w:pgSz w:w="12240" w:h="15840"/>
          <w:pgMar w:top="1360" w:right="980" w:bottom="1000" w:left="800" w:header="0" w:footer="808" w:gutter="0"/>
          <w:cols w:space="720"/>
        </w:sectPr>
      </w:pPr>
    </w:p>
    <w:p w14:paraId="34B36EE1" w14:textId="77777777" w:rsidR="00666A2C" w:rsidRPr="00E8759C" w:rsidRDefault="00E8759C">
      <w:pPr>
        <w:spacing w:before="76"/>
        <w:ind w:left="640"/>
        <w:rPr>
          <w:color w:val="000000" w:themeColor="text1"/>
          <w:sz w:val="19"/>
        </w:rPr>
      </w:pPr>
      <w:r w:rsidRPr="00E8759C">
        <w:rPr>
          <w:color w:val="000000" w:themeColor="text1"/>
          <w:spacing w:val="-2"/>
          <w:w w:val="110"/>
          <w:sz w:val="19"/>
        </w:rPr>
        <w:lastRenderedPageBreak/>
        <w:t>Notes/Exclusions:</w:t>
      </w:r>
    </w:p>
    <w:p w14:paraId="2A198864" w14:textId="77777777" w:rsidR="00666A2C" w:rsidRPr="00E8759C" w:rsidRDefault="00E8759C">
      <w:pPr>
        <w:pStyle w:val="a4"/>
        <w:numPr>
          <w:ilvl w:val="0"/>
          <w:numId w:val="4"/>
        </w:numPr>
        <w:tabs>
          <w:tab w:val="left" w:pos="1359"/>
        </w:tabs>
        <w:spacing w:before="23"/>
        <w:ind w:left="1359" w:hanging="359"/>
        <w:rPr>
          <w:color w:val="000000" w:themeColor="text1"/>
          <w:sz w:val="19"/>
        </w:rPr>
      </w:pPr>
      <w:r w:rsidRPr="00E8759C">
        <w:rPr>
          <w:color w:val="000000" w:themeColor="text1"/>
          <w:w w:val="105"/>
          <w:sz w:val="19"/>
        </w:rPr>
        <w:t>The</w:t>
      </w:r>
      <w:r w:rsidRPr="00E8759C">
        <w:rPr>
          <w:color w:val="000000" w:themeColor="text1"/>
          <w:spacing w:val="9"/>
          <w:w w:val="105"/>
          <w:sz w:val="19"/>
        </w:rPr>
        <w:t xml:space="preserve"> </w:t>
      </w:r>
      <w:r w:rsidRPr="00E8759C">
        <w:rPr>
          <w:color w:val="000000" w:themeColor="text1"/>
          <w:w w:val="105"/>
          <w:sz w:val="19"/>
        </w:rPr>
        <w:t>Client</w:t>
      </w:r>
      <w:r w:rsidRPr="00E8759C">
        <w:rPr>
          <w:color w:val="000000" w:themeColor="text1"/>
          <w:spacing w:val="10"/>
          <w:w w:val="105"/>
          <w:sz w:val="19"/>
        </w:rPr>
        <w:t xml:space="preserve"> </w:t>
      </w:r>
      <w:r w:rsidRPr="00E8759C">
        <w:rPr>
          <w:color w:val="000000" w:themeColor="text1"/>
          <w:w w:val="105"/>
          <w:sz w:val="19"/>
        </w:rPr>
        <w:t>will</w:t>
      </w:r>
      <w:r w:rsidRPr="00E8759C">
        <w:rPr>
          <w:color w:val="000000" w:themeColor="text1"/>
          <w:spacing w:val="10"/>
          <w:w w:val="105"/>
          <w:sz w:val="19"/>
        </w:rPr>
        <w:t xml:space="preserve"> </w:t>
      </w:r>
      <w:r w:rsidRPr="00E8759C">
        <w:rPr>
          <w:color w:val="000000" w:themeColor="text1"/>
          <w:w w:val="105"/>
          <w:sz w:val="19"/>
        </w:rPr>
        <w:t>be</w:t>
      </w:r>
      <w:r w:rsidRPr="00E8759C">
        <w:rPr>
          <w:color w:val="000000" w:themeColor="text1"/>
          <w:spacing w:val="9"/>
          <w:w w:val="105"/>
          <w:sz w:val="19"/>
        </w:rPr>
        <w:t xml:space="preserve"> </w:t>
      </w:r>
      <w:r w:rsidRPr="00E8759C">
        <w:rPr>
          <w:color w:val="000000" w:themeColor="text1"/>
          <w:w w:val="105"/>
          <w:sz w:val="19"/>
        </w:rPr>
        <w:t>responsible</w:t>
      </w:r>
      <w:r w:rsidRPr="00E8759C">
        <w:rPr>
          <w:color w:val="000000" w:themeColor="text1"/>
          <w:spacing w:val="10"/>
          <w:w w:val="105"/>
          <w:sz w:val="19"/>
        </w:rPr>
        <w:t xml:space="preserve"> </w:t>
      </w:r>
      <w:r w:rsidRPr="00E8759C">
        <w:rPr>
          <w:color w:val="000000" w:themeColor="text1"/>
          <w:w w:val="105"/>
          <w:sz w:val="19"/>
        </w:rPr>
        <w:t>for</w:t>
      </w:r>
      <w:r w:rsidRPr="00E8759C">
        <w:rPr>
          <w:color w:val="000000" w:themeColor="text1"/>
          <w:spacing w:val="10"/>
          <w:w w:val="105"/>
          <w:sz w:val="19"/>
        </w:rPr>
        <w:t xml:space="preserve"> </w:t>
      </w:r>
      <w:r w:rsidRPr="00E8759C">
        <w:rPr>
          <w:color w:val="000000" w:themeColor="text1"/>
          <w:w w:val="105"/>
          <w:sz w:val="19"/>
        </w:rPr>
        <w:t>providing</w:t>
      </w:r>
      <w:r w:rsidRPr="00E8759C">
        <w:rPr>
          <w:color w:val="000000" w:themeColor="text1"/>
          <w:spacing w:val="10"/>
          <w:w w:val="105"/>
          <w:sz w:val="19"/>
        </w:rPr>
        <w:t xml:space="preserve"> </w:t>
      </w:r>
      <w:r w:rsidRPr="00E8759C">
        <w:rPr>
          <w:color w:val="000000" w:themeColor="text1"/>
          <w:w w:val="105"/>
          <w:sz w:val="19"/>
        </w:rPr>
        <w:t>all</w:t>
      </w:r>
      <w:r w:rsidRPr="00E8759C">
        <w:rPr>
          <w:color w:val="000000" w:themeColor="text1"/>
          <w:spacing w:val="9"/>
          <w:w w:val="105"/>
          <w:sz w:val="19"/>
        </w:rPr>
        <w:t xml:space="preserve"> </w:t>
      </w:r>
      <w:r w:rsidRPr="00E8759C">
        <w:rPr>
          <w:color w:val="000000" w:themeColor="text1"/>
          <w:w w:val="105"/>
          <w:sz w:val="19"/>
        </w:rPr>
        <w:t>written</w:t>
      </w:r>
      <w:r w:rsidRPr="00E8759C">
        <w:rPr>
          <w:color w:val="000000" w:themeColor="text1"/>
          <w:spacing w:val="10"/>
          <w:w w:val="105"/>
          <w:sz w:val="19"/>
        </w:rPr>
        <w:t xml:space="preserve"> </w:t>
      </w:r>
      <w:r w:rsidRPr="00E8759C">
        <w:rPr>
          <w:color w:val="000000" w:themeColor="text1"/>
          <w:w w:val="105"/>
          <w:sz w:val="19"/>
        </w:rPr>
        <w:t>content</w:t>
      </w:r>
      <w:r w:rsidRPr="00E8759C">
        <w:rPr>
          <w:color w:val="000000" w:themeColor="text1"/>
          <w:spacing w:val="10"/>
          <w:w w:val="105"/>
          <w:sz w:val="19"/>
        </w:rPr>
        <w:t xml:space="preserve"> </w:t>
      </w:r>
      <w:r w:rsidRPr="00E8759C">
        <w:rPr>
          <w:color w:val="000000" w:themeColor="text1"/>
          <w:w w:val="105"/>
          <w:sz w:val="19"/>
        </w:rPr>
        <w:t>and</w:t>
      </w:r>
      <w:r w:rsidRPr="00E8759C">
        <w:rPr>
          <w:color w:val="000000" w:themeColor="text1"/>
          <w:spacing w:val="9"/>
          <w:w w:val="105"/>
          <w:sz w:val="19"/>
        </w:rPr>
        <w:t xml:space="preserve"> </w:t>
      </w:r>
      <w:r w:rsidRPr="00E8759C">
        <w:rPr>
          <w:color w:val="000000" w:themeColor="text1"/>
          <w:w w:val="105"/>
          <w:sz w:val="19"/>
        </w:rPr>
        <w:t>product</w:t>
      </w:r>
      <w:r w:rsidRPr="00E8759C">
        <w:rPr>
          <w:color w:val="000000" w:themeColor="text1"/>
          <w:spacing w:val="10"/>
          <w:w w:val="105"/>
          <w:sz w:val="19"/>
        </w:rPr>
        <w:t xml:space="preserve"> </w:t>
      </w:r>
      <w:r w:rsidRPr="00E8759C">
        <w:rPr>
          <w:color w:val="000000" w:themeColor="text1"/>
          <w:spacing w:val="-2"/>
          <w:w w:val="105"/>
          <w:sz w:val="19"/>
        </w:rPr>
        <w:t>information.</w:t>
      </w:r>
    </w:p>
    <w:p w14:paraId="390876DE" w14:textId="77777777" w:rsidR="00666A2C" w:rsidRPr="00E8759C" w:rsidRDefault="00E8759C">
      <w:pPr>
        <w:pStyle w:val="a4"/>
        <w:numPr>
          <w:ilvl w:val="0"/>
          <w:numId w:val="4"/>
        </w:numPr>
        <w:tabs>
          <w:tab w:val="left" w:pos="1359"/>
        </w:tabs>
        <w:spacing w:before="23"/>
        <w:ind w:left="1359" w:hanging="359"/>
        <w:rPr>
          <w:color w:val="000000" w:themeColor="text1"/>
          <w:sz w:val="19"/>
        </w:rPr>
      </w:pPr>
      <w:r w:rsidRPr="00E8759C">
        <w:rPr>
          <w:color w:val="000000" w:themeColor="text1"/>
          <w:w w:val="105"/>
          <w:sz w:val="19"/>
        </w:rPr>
        <w:t>The</w:t>
      </w:r>
      <w:r w:rsidRPr="00E8759C">
        <w:rPr>
          <w:color w:val="000000" w:themeColor="text1"/>
          <w:spacing w:val="12"/>
          <w:w w:val="105"/>
          <w:sz w:val="19"/>
        </w:rPr>
        <w:t xml:space="preserve"> </w:t>
      </w:r>
      <w:r w:rsidRPr="00E8759C">
        <w:rPr>
          <w:color w:val="000000" w:themeColor="text1"/>
          <w:w w:val="105"/>
          <w:sz w:val="19"/>
        </w:rPr>
        <w:t>Client</w:t>
      </w:r>
      <w:r w:rsidRPr="00E8759C">
        <w:rPr>
          <w:color w:val="000000" w:themeColor="text1"/>
          <w:spacing w:val="12"/>
          <w:w w:val="105"/>
          <w:sz w:val="19"/>
        </w:rPr>
        <w:t xml:space="preserve"> </w:t>
      </w:r>
      <w:r w:rsidRPr="00E8759C">
        <w:rPr>
          <w:color w:val="000000" w:themeColor="text1"/>
          <w:w w:val="105"/>
          <w:sz w:val="19"/>
        </w:rPr>
        <w:t>will</w:t>
      </w:r>
      <w:r w:rsidRPr="00E8759C">
        <w:rPr>
          <w:color w:val="000000" w:themeColor="text1"/>
          <w:spacing w:val="12"/>
          <w:w w:val="105"/>
          <w:sz w:val="19"/>
        </w:rPr>
        <w:t xml:space="preserve"> </w:t>
      </w:r>
      <w:r w:rsidRPr="00E8759C">
        <w:rPr>
          <w:color w:val="000000" w:themeColor="text1"/>
          <w:w w:val="105"/>
          <w:sz w:val="19"/>
        </w:rPr>
        <w:t>be</w:t>
      </w:r>
      <w:r w:rsidRPr="00E8759C">
        <w:rPr>
          <w:color w:val="000000" w:themeColor="text1"/>
          <w:spacing w:val="12"/>
          <w:w w:val="105"/>
          <w:sz w:val="19"/>
        </w:rPr>
        <w:t xml:space="preserve"> </w:t>
      </w:r>
      <w:r w:rsidRPr="00E8759C">
        <w:rPr>
          <w:color w:val="000000" w:themeColor="text1"/>
          <w:w w:val="105"/>
          <w:sz w:val="19"/>
        </w:rPr>
        <w:t>responsible</w:t>
      </w:r>
      <w:r w:rsidRPr="00E8759C">
        <w:rPr>
          <w:color w:val="000000" w:themeColor="text1"/>
          <w:spacing w:val="13"/>
          <w:w w:val="105"/>
          <w:sz w:val="19"/>
        </w:rPr>
        <w:t xml:space="preserve"> </w:t>
      </w:r>
      <w:r w:rsidRPr="00E8759C">
        <w:rPr>
          <w:color w:val="000000" w:themeColor="text1"/>
          <w:w w:val="105"/>
          <w:sz w:val="19"/>
        </w:rPr>
        <w:t>for</w:t>
      </w:r>
      <w:r w:rsidRPr="00E8759C">
        <w:rPr>
          <w:color w:val="000000" w:themeColor="text1"/>
          <w:spacing w:val="12"/>
          <w:w w:val="105"/>
          <w:sz w:val="19"/>
        </w:rPr>
        <w:t xml:space="preserve"> </w:t>
      </w:r>
      <w:r w:rsidRPr="00E8759C">
        <w:rPr>
          <w:color w:val="000000" w:themeColor="text1"/>
          <w:w w:val="105"/>
          <w:sz w:val="19"/>
        </w:rPr>
        <w:t>procuring</w:t>
      </w:r>
      <w:r w:rsidRPr="00E8759C">
        <w:rPr>
          <w:color w:val="000000" w:themeColor="text1"/>
          <w:spacing w:val="12"/>
          <w:w w:val="105"/>
          <w:sz w:val="19"/>
        </w:rPr>
        <w:t xml:space="preserve"> </w:t>
      </w:r>
      <w:r w:rsidRPr="00E8759C">
        <w:rPr>
          <w:color w:val="000000" w:themeColor="text1"/>
          <w:w w:val="105"/>
          <w:sz w:val="19"/>
        </w:rPr>
        <w:t>and</w:t>
      </w:r>
      <w:r w:rsidRPr="00E8759C">
        <w:rPr>
          <w:color w:val="000000" w:themeColor="text1"/>
          <w:spacing w:val="12"/>
          <w:w w:val="105"/>
          <w:sz w:val="19"/>
        </w:rPr>
        <w:t xml:space="preserve"> </w:t>
      </w:r>
      <w:r w:rsidRPr="00E8759C">
        <w:rPr>
          <w:color w:val="000000" w:themeColor="text1"/>
          <w:w w:val="105"/>
          <w:sz w:val="19"/>
        </w:rPr>
        <w:t>coordinating</w:t>
      </w:r>
      <w:r w:rsidRPr="00E8759C">
        <w:rPr>
          <w:color w:val="000000" w:themeColor="text1"/>
          <w:spacing w:val="13"/>
          <w:w w:val="105"/>
          <w:sz w:val="19"/>
        </w:rPr>
        <w:t xml:space="preserve"> </w:t>
      </w:r>
      <w:r w:rsidRPr="00E8759C">
        <w:rPr>
          <w:color w:val="000000" w:themeColor="text1"/>
          <w:w w:val="105"/>
          <w:sz w:val="19"/>
        </w:rPr>
        <w:t>with</w:t>
      </w:r>
      <w:r w:rsidRPr="00E8759C">
        <w:rPr>
          <w:color w:val="000000" w:themeColor="text1"/>
          <w:spacing w:val="12"/>
          <w:w w:val="105"/>
          <w:sz w:val="19"/>
        </w:rPr>
        <w:t xml:space="preserve"> </w:t>
      </w:r>
      <w:r w:rsidRPr="00E8759C">
        <w:rPr>
          <w:color w:val="000000" w:themeColor="text1"/>
          <w:w w:val="105"/>
          <w:sz w:val="19"/>
        </w:rPr>
        <w:t>print</w:t>
      </w:r>
      <w:r w:rsidRPr="00E8759C">
        <w:rPr>
          <w:color w:val="000000" w:themeColor="text1"/>
          <w:spacing w:val="12"/>
          <w:w w:val="105"/>
          <w:sz w:val="19"/>
        </w:rPr>
        <w:t xml:space="preserve"> </w:t>
      </w:r>
      <w:r w:rsidRPr="00E8759C">
        <w:rPr>
          <w:color w:val="000000" w:themeColor="text1"/>
          <w:w w:val="105"/>
          <w:sz w:val="19"/>
        </w:rPr>
        <w:t>and</w:t>
      </w:r>
      <w:r w:rsidRPr="00E8759C">
        <w:rPr>
          <w:color w:val="000000" w:themeColor="text1"/>
          <w:spacing w:val="12"/>
          <w:w w:val="105"/>
          <w:sz w:val="19"/>
        </w:rPr>
        <w:t xml:space="preserve"> </w:t>
      </w:r>
      <w:r w:rsidRPr="00E8759C">
        <w:rPr>
          <w:color w:val="000000" w:themeColor="text1"/>
          <w:w w:val="105"/>
          <w:sz w:val="19"/>
        </w:rPr>
        <w:t>manufacturing</w:t>
      </w:r>
      <w:r w:rsidRPr="00E8759C">
        <w:rPr>
          <w:color w:val="000000" w:themeColor="text1"/>
          <w:spacing w:val="12"/>
          <w:w w:val="105"/>
          <w:sz w:val="19"/>
        </w:rPr>
        <w:t xml:space="preserve"> </w:t>
      </w:r>
      <w:r w:rsidRPr="00E8759C">
        <w:rPr>
          <w:color w:val="000000" w:themeColor="text1"/>
          <w:spacing w:val="-2"/>
          <w:w w:val="105"/>
          <w:sz w:val="19"/>
        </w:rPr>
        <w:t>vendors.</w:t>
      </w:r>
    </w:p>
    <w:p w14:paraId="37E968E9" w14:textId="77777777" w:rsidR="00666A2C" w:rsidRPr="00E8759C" w:rsidRDefault="00E8759C">
      <w:pPr>
        <w:spacing w:before="23"/>
        <w:ind w:left="1360"/>
        <w:rPr>
          <w:color w:val="000000" w:themeColor="text1"/>
          <w:sz w:val="19"/>
        </w:rPr>
      </w:pPr>
      <w:r w:rsidRPr="00E8759C">
        <w:rPr>
          <w:color w:val="000000" w:themeColor="text1"/>
          <w:w w:val="105"/>
          <w:sz w:val="19"/>
        </w:rPr>
        <w:t>Final</w:t>
      </w:r>
      <w:r w:rsidRPr="00E8759C">
        <w:rPr>
          <w:color w:val="000000" w:themeColor="text1"/>
          <w:spacing w:val="17"/>
          <w:w w:val="105"/>
          <w:sz w:val="19"/>
        </w:rPr>
        <w:t xml:space="preserve"> </w:t>
      </w:r>
      <w:proofErr w:type="spellStart"/>
      <w:r w:rsidRPr="00E8759C">
        <w:rPr>
          <w:color w:val="000000" w:themeColor="text1"/>
          <w:w w:val="105"/>
          <w:sz w:val="19"/>
        </w:rPr>
        <w:t>dielines</w:t>
      </w:r>
      <w:proofErr w:type="spellEnd"/>
      <w:r w:rsidRPr="00E8759C">
        <w:rPr>
          <w:color w:val="000000" w:themeColor="text1"/>
          <w:spacing w:val="17"/>
          <w:w w:val="105"/>
          <w:sz w:val="19"/>
        </w:rPr>
        <w:t xml:space="preserve"> </w:t>
      </w:r>
      <w:r w:rsidRPr="00E8759C">
        <w:rPr>
          <w:color w:val="000000" w:themeColor="text1"/>
          <w:w w:val="105"/>
          <w:sz w:val="19"/>
        </w:rPr>
        <w:t>and</w:t>
      </w:r>
      <w:r w:rsidRPr="00E8759C">
        <w:rPr>
          <w:color w:val="000000" w:themeColor="text1"/>
          <w:spacing w:val="18"/>
          <w:w w:val="105"/>
          <w:sz w:val="19"/>
        </w:rPr>
        <w:t xml:space="preserve"> </w:t>
      </w:r>
      <w:r w:rsidRPr="00E8759C">
        <w:rPr>
          <w:color w:val="000000" w:themeColor="text1"/>
          <w:w w:val="105"/>
          <w:sz w:val="19"/>
        </w:rPr>
        <w:t>speciﬁcations</w:t>
      </w:r>
      <w:r w:rsidRPr="00E8759C">
        <w:rPr>
          <w:color w:val="000000" w:themeColor="text1"/>
          <w:spacing w:val="17"/>
          <w:w w:val="105"/>
          <w:sz w:val="19"/>
        </w:rPr>
        <w:t xml:space="preserve"> </w:t>
      </w:r>
      <w:r w:rsidRPr="00E8759C">
        <w:rPr>
          <w:color w:val="000000" w:themeColor="text1"/>
          <w:w w:val="105"/>
          <w:sz w:val="19"/>
        </w:rPr>
        <w:t>must</w:t>
      </w:r>
      <w:r w:rsidRPr="00E8759C">
        <w:rPr>
          <w:color w:val="000000" w:themeColor="text1"/>
          <w:spacing w:val="18"/>
          <w:w w:val="105"/>
          <w:sz w:val="19"/>
        </w:rPr>
        <w:t xml:space="preserve"> </w:t>
      </w:r>
      <w:r w:rsidRPr="00E8759C">
        <w:rPr>
          <w:color w:val="000000" w:themeColor="text1"/>
          <w:w w:val="105"/>
          <w:sz w:val="19"/>
        </w:rPr>
        <w:t>be</w:t>
      </w:r>
      <w:r w:rsidRPr="00E8759C">
        <w:rPr>
          <w:color w:val="000000" w:themeColor="text1"/>
          <w:spacing w:val="17"/>
          <w:w w:val="105"/>
          <w:sz w:val="19"/>
        </w:rPr>
        <w:t xml:space="preserve"> </w:t>
      </w:r>
      <w:r w:rsidRPr="00E8759C">
        <w:rPr>
          <w:color w:val="000000" w:themeColor="text1"/>
          <w:w w:val="105"/>
          <w:sz w:val="19"/>
        </w:rPr>
        <w:t>provided</w:t>
      </w:r>
      <w:r w:rsidRPr="00E8759C">
        <w:rPr>
          <w:color w:val="000000" w:themeColor="text1"/>
          <w:spacing w:val="18"/>
          <w:w w:val="105"/>
          <w:sz w:val="19"/>
        </w:rPr>
        <w:t xml:space="preserve"> </w:t>
      </w:r>
      <w:r w:rsidRPr="00E8759C">
        <w:rPr>
          <w:color w:val="000000" w:themeColor="text1"/>
          <w:w w:val="105"/>
          <w:sz w:val="19"/>
        </w:rPr>
        <w:t>prior</w:t>
      </w:r>
      <w:r w:rsidRPr="00E8759C">
        <w:rPr>
          <w:color w:val="000000" w:themeColor="text1"/>
          <w:spacing w:val="17"/>
          <w:w w:val="105"/>
          <w:sz w:val="19"/>
        </w:rPr>
        <w:t xml:space="preserve"> </w:t>
      </w:r>
      <w:r w:rsidRPr="00E8759C">
        <w:rPr>
          <w:color w:val="000000" w:themeColor="text1"/>
          <w:w w:val="105"/>
          <w:sz w:val="19"/>
        </w:rPr>
        <w:t>to</w:t>
      </w:r>
      <w:r w:rsidRPr="00E8759C">
        <w:rPr>
          <w:color w:val="000000" w:themeColor="text1"/>
          <w:spacing w:val="18"/>
          <w:w w:val="105"/>
          <w:sz w:val="19"/>
        </w:rPr>
        <w:t xml:space="preserve"> </w:t>
      </w:r>
      <w:r w:rsidRPr="00E8759C">
        <w:rPr>
          <w:color w:val="000000" w:themeColor="text1"/>
          <w:w w:val="105"/>
          <w:sz w:val="19"/>
        </w:rPr>
        <w:t>commencement</w:t>
      </w:r>
      <w:r w:rsidRPr="00E8759C">
        <w:rPr>
          <w:color w:val="000000" w:themeColor="text1"/>
          <w:spacing w:val="17"/>
          <w:w w:val="105"/>
          <w:sz w:val="19"/>
        </w:rPr>
        <w:t xml:space="preserve"> </w:t>
      </w:r>
      <w:r w:rsidRPr="00E8759C">
        <w:rPr>
          <w:color w:val="000000" w:themeColor="text1"/>
          <w:w w:val="105"/>
          <w:sz w:val="19"/>
        </w:rPr>
        <w:t>of</w:t>
      </w:r>
      <w:r w:rsidRPr="00E8759C">
        <w:rPr>
          <w:color w:val="000000" w:themeColor="text1"/>
          <w:spacing w:val="18"/>
          <w:w w:val="105"/>
          <w:sz w:val="19"/>
        </w:rPr>
        <w:t xml:space="preserve"> </w:t>
      </w:r>
      <w:r w:rsidRPr="00E8759C">
        <w:rPr>
          <w:color w:val="000000" w:themeColor="text1"/>
          <w:spacing w:val="-2"/>
          <w:w w:val="105"/>
          <w:sz w:val="19"/>
        </w:rPr>
        <w:t>work.</w:t>
      </w:r>
    </w:p>
    <w:p w14:paraId="3A8BB360" w14:textId="77777777" w:rsidR="00666A2C" w:rsidRPr="00E8759C" w:rsidRDefault="00E8759C">
      <w:pPr>
        <w:pStyle w:val="a4"/>
        <w:numPr>
          <w:ilvl w:val="0"/>
          <w:numId w:val="4"/>
        </w:numPr>
        <w:tabs>
          <w:tab w:val="left" w:pos="1360"/>
        </w:tabs>
        <w:spacing w:before="23" w:line="264" w:lineRule="auto"/>
        <w:ind w:right="1102"/>
        <w:rPr>
          <w:color w:val="000000" w:themeColor="text1"/>
          <w:sz w:val="19"/>
        </w:rPr>
      </w:pPr>
      <w:r w:rsidRPr="00E8759C">
        <w:rPr>
          <w:color w:val="000000" w:themeColor="text1"/>
          <w:w w:val="105"/>
          <w:sz w:val="19"/>
        </w:rPr>
        <w:t>Signage</w:t>
      </w:r>
      <w:r w:rsidRPr="00E8759C">
        <w:rPr>
          <w:color w:val="000000" w:themeColor="text1"/>
          <w:spacing w:val="31"/>
          <w:w w:val="105"/>
          <w:sz w:val="19"/>
        </w:rPr>
        <w:t xml:space="preserve"> </w:t>
      </w:r>
      <w:r w:rsidRPr="00E8759C">
        <w:rPr>
          <w:color w:val="000000" w:themeColor="text1"/>
          <w:w w:val="105"/>
          <w:sz w:val="19"/>
        </w:rPr>
        <w:t>deliverables</w:t>
      </w:r>
      <w:r w:rsidRPr="00E8759C">
        <w:rPr>
          <w:color w:val="000000" w:themeColor="text1"/>
          <w:spacing w:val="31"/>
          <w:w w:val="105"/>
          <w:sz w:val="19"/>
        </w:rPr>
        <w:t xml:space="preserve"> </w:t>
      </w:r>
      <w:r w:rsidRPr="00E8759C">
        <w:rPr>
          <w:color w:val="000000" w:themeColor="text1"/>
          <w:w w:val="105"/>
          <w:sz w:val="19"/>
        </w:rPr>
        <w:t>include</w:t>
      </w:r>
      <w:r w:rsidRPr="00E8759C">
        <w:rPr>
          <w:color w:val="000000" w:themeColor="text1"/>
          <w:spacing w:val="31"/>
          <w:w w:val="105"/>
          <w:sz w:val="19"/>
        </w:rPr>
        <w:t xml:space="preserve"> </w:t>
      </w:r>
      <w:r w:rsidRPr="00E8759C">
        <w:rPr>
          <w:color w:val="000000" w:themeColor="text1"/>
          <w:w w:val="105"/>
          <w:sz w:val="19"/>
        </w:rPr>
        <w:t>concept</w:t>
      </w:r>
      <w:r w:rsidRPr="00E8759C">
        <w:rPr>
          <w:color w:val="000000" w:themeColor="text1"/>
          <w:spacing w:val="31"/>
          <w:w w:val="105"/>
          <w:sz w:val="19"/>
        </w:rPr>
        <w:t xml:space="preserve"> </w:t>
      </w:r>
      <w:r w:rsidRPr="00E8759C">
        <w:rPr>
          <w:color w:val="000000" w:themeColor="text1"/>
          <w:w w:val="105"/>
          <w:sz w:val="19"/>
        </w:rPr>
        <w:t>designs</w:t>
      </w:r>
      <w:r w:rsidRPr="00E8759C">
        <w:rPr>
          <w:color w:val="000000" w:themeColor="text1"/>
          <w:spacing w:val="31"/>
          <w:w w:val="105"/>
          <w:sz w:val="19"/>
        </w:rPr>
        <w:t xml:space="preserve"> </w:t>
      </w:r>
      <w:r w:rsidRPr="00E8759C">
        <w:rPr>
          <w:color w:val="000000" w:themeColor="text1"/>
          <w:w w:val="105"/>
          <w:sz w:val="19"/>
        </w:rPr>
        <w:t>and</w:t>
      </w:r>
      <w:r w:rsidRPr="00E8759C">
        <w:rPr>
          <w:color w:val="000000" w:themeColor="text1"/>
          <w:spacing w:val="31"/>
          <w:w w:val="105"/>
          <w:sz w:val="19"/>
        </w:rPr>
        <w:t xml:space="preserve"> </w:t>
      </w:r>
      <w:r w:rsidRPr="00E8759C">
        <w:rPr>
          <w:color w:val="000000" w:themeColor="text1"/>
          <w:w w:val="105"/>
          <w:sz w:val="19"/>
        </w:rPr>
        <w:t>ﬁnal</w:t>
      </w:r>
      <w:r w:rsidRPr="00E8759C">
        <w:rPr>
          <w:color w:val="000000" w:themeColor="text1"/>
          <w:spacing w:val="31"/>
          <w:w w:val="105"/>
          <w:sz w:val="19"/>
        </w:rPr>
        <w:t xml:space="preserve"> </w:t>
      </w:r>
      <w:r w:rsidRPr="00E8759C">
        <w:rPr>
          <w:color w:val="000000" w:themeColor="text1"/>
          <w:w w:val="105"/>
          <w:sz w:val="19"/>
        </w:rPr>
        <w:t>artwork,</w:t>
      </w:r>
      <w:r w:rsidRPr="00E8759C">
        <w:rPr>
          <w:color w:val="000000" w:themeColor="text1"/>
          <w:spacing w:val="31"/>
          <w:w w:val="105"/>
          <w:sz w:val="19"/>
        </w:rPr>
        <w:t xml:space="preserve"> </w:t>
      </w:r>
      <w:r w:rsidRPr="00E8759C">
        <w:rPr>
          <w:color w:val="000000" w:themeColor="text1"/>
          <w:w w:val="105"/>
          <w:sz w:val="19"/>
        </w:rPr>
        <w:t>manufacturing</w:t>
      </w:r>
      <w:r w:rsidRPr="00E8759C">
        <w:rPr>
          <w:color w:val="000000" w:themeColor="text1"/>
          <w:spacing w:val="31"/>
          <w:w w:val="105"/>
          <w:sz w:val="19"/>
        </w:rPr>
        <w:t xml:space="preserve"> </w:t>
      </w:r>
      <w:r w:rsidRPr="00E8759C">
        <w:rPr>
          <w:color w:val="000000" w:themeColor="text1"/>
          <w:w w:val="105"/>
          <w:sz w:val="19"/>
        </w:rPr>
        <w:t>vendors</w:t>
      </w:r>
      <w:r w:rsidRPr="00E8759C">
        <w:rPr>
          <w:color w:val="000000" w:themeColor="text1"/>
          <w:spacing w:val="31"/>
          <w:w w:val="105"/>
          <w:sz w:val="19"/>
        </w:rPr>
        <w:t xml:space="preserve"> </w:t>
      </w:r>
      <w:r w:rsidRPr="00E8759C">
        <w:rPr>
          <w:color w:val="000000" w:themeColor="text1"/>
          <w:w w:val="105"/>
          <w:sz w:val="19"/>
        </w:rPr>
        <w:t>will</w:t>
      </w:r>
      <w:r w:rsidRPr="00E8759C">
        <w:rPr>
          <w:color w:val="000000" w:themeColor="text1"/>
          <w:spacing w:val="31"/>
          <w:w w:val="105"/>
          <w:sz w:val="19"/>
        </w:rPr>
        <w:t xml:space="preserve"> </w:t>
      </w:r>
      <w:r w:rsidRPr="00E8759C">
        <w:rPr>
          <w:color w:val="000000" w:themeColor="text1"/>
          <w:w w:val="105"/>
          <w:sz w:val="19"/>
        </w:rPr>
        <w:t>be responsible</w:t>
      </w:r>
      <w:r w:rsidRPr="00E8759C">
        <w:rPr>
          <w:color w:val="000000" w:themeColor="text1"/>
          <w:spacing w:val="37"/>
          <w:w w:val="105"/>
          <w:sz w:val="19"/>
        </w:rPr>
        <w:t xml:space="preserve"> </w:t>
      </w:r>
      <w:r w:rsidRPr="00E8759C">
        <w:rPr>
          <w:color w:val="000000" w:themeColor="text1"/>
          <w:w w:val="105"/>
          <w:sz w:val="19"/>
        </w:rPr>
        <w:t>for</w:t>
      </w:r>
      <w:r w:rsidRPr="00E8759C">
        <w:rPr>
          <w:color w:val="000000" w:themeColor="text1"/>
          <w:spacing w:val="37"/>
          <w:w w:val="105"/>
          <w:sz w:val="19"/>
        </w:rPr>
        <w:t xml:space="preserve"> </w:t>
      </w:r>
      <w:r w:rsidRPr="00E8759C">
        <w:rPr>
          <w:color w:val="000000" w:themeColor="text1"/>
          <w:w w:val="105"/>
          <w:sz w:val="19"/>
        </w:rPr>
        <w:t>providing</w:t>
      </w:r>
      <w:r w:rsidRPr="00E8759C">
        <w:rPr>
          <w:color w:val="000000" w:themeColor="text1"/>
          <w:spacing w:val="37"/>
          <w:w w:val="105"/>
          <w:sz w:val="19"/>
        </w:rPr>
        <w:t xml:space="preserve"> </w:t>
      </w:r>
      <w:r w:rsidRPr="00E8759C">
        <w:rPr>
          <w:color w:val="000000" w:themeColor="text1"/>
          <w:w w:val="105"/>
          <w:sz w:val="19"/>
        </w:rPr>
        <w:t>technical</w:t>
      </w:r>
      <w:r w:rsidRPr="00E8759C">
        <w:rPr>
          <w:color w:val="000000" w:themeColor="text1"/>
          <w:spacing w:val="37"/>
          <w:w w:val="105"/>
          <w:sz w:val="19"/>
        </w:rPr>
        <w:t xml:space="preserve"> </w:t>
      </w:r>
      <w:r w:rsidRPr="00E8759C">
        <w:rPr>
          <w:color w:val="000000" w:themeColor="text1"/>
          <w:w w:val="105"/>
          <w:sz w:val="19"/>
        </w:rPr>
        <w:t>drawings</w:t>
      </w:r>
      <w:r w:rsidRPr="00E8759C">
        <w:rPr>
          <w:color w:val="000000" w:themeColor="text1"/>
          <w:spacing w:val="37"/>
          <w:w w:val="105"/>
          <w:sz w:val="19"/>
        </w:rPr>
        <w:t xml:space="preserve"> </w:t>
      </w:r>
      <w:r w:rsidRPr="00E8759C">
        <w:rPr>
          <w:color w:val="000000" w:themeColor="text1"/>
          <w:w w:val="105"/>
          <w:sz w:val="19"/>
        </w:rPr>
        <w:t>and</w:t>
      </w:r>
      <w:r w:rsidRPr="00E8759C">
        <w:rPr>
          <w:color w:val="000000" w:themeColor="text1"/>
          <w:spacing w:val="37"/>
          <w:w w:val="105"/>
          <w:sz w:val="19"/>
        </w:rPr>
        <w:t xml:space="preserve"> </w:t>
      </w:r>
      <w:r w:rsidRPr="00E8759C">
        <w:rPr>
          <w:color w:val="000000" w:themeColor="text1"/>
          <w:w w:val="105"/>
          <w:sz w:val="19"/>
        </w:rPr>
        <w:t>speciﬁcations</w:t>
      </w:r>
      <w:r w:rsidRPr="00E8759C">
        <w:rPr>
          <w:color w:val="000000" w:themeColor="text1"/>
          <w:spacing w:val="37"/>
          <w:w w:val="105"/>
          <w:sz w:val="19"/>
        </w:rPr>
        <w:t xml:space="preserve"> </w:t>
      </w:r>
      <w:r w:rsidRPr="00E8759C">
        <w:rPr>
          <w:color w:val="000000" w:themeColor="text1"/>
          <w:w w:val="105"/>
          <w:sz w:val="19"/>
        </w:rPr>
        <w:t>for</w:t>
      </w:r>
      <w:r w:rsidRPr="00E8759C">
        <w:rPr>
          <w:color w:val="000000" w:themeColor="text1"/>
          <w:spacing w:val="37"/>
          <w:w w:val="105"/>
          <w:sz w:val="19"/>
        </w:rPr>
        <w:t xml:space="preserve"> </w:t>
      </w:r>
      <w:r w:rsidRPr="00E8759C">
        <w:rPr>
          <w:color w:val="000000" w:themeColor="text1"/>
          <w:w w:val="105"/>
          <w:sz w:val="19"/>
        </w:rPr>
        <w:t>ﬁnal</w:t>
      </w:r>
      <w:r w:rsidRPr="00E8759C">
        <w:rPr>
          <w:color w:val="000000" w:themeColor="text1"/>
          <w:spacing w:val="37"/>
          <w:w w:val="105"/>
          <w:sz w:val="19"/>
        </w:rPr>
        <w:t xml:space="preserve"> </w:t>
      </w:r>
      <w:r w:rsidRPr="00E8759C">
        <w:rPr>
          <w:color w:val="000000" w:themeColor="text1"/>
          <w:w w:val="105"/>
          <w:sz w:val="19"/>
        </w:rPr>
        <w:t>artwork</w:t>
      </w:r>
      <w:r w:rsidRPr="00E8759C">
        <w:rPr>
          <w:color w:val="000000" w:themeColor="text1"/>
          <w:spacing w:val="37"/>
          <w:w w:val="105"/>
          <w:sz w:val="19"/>
        </w:rPr>
        <w:t xml:space="preserve"> </w:t>
      </w:r>
      <w:r w:rsidRPr="00E8759C">
        <w:rPr>
          <w:color w:val="000000" w:themeColor="text1"/>
          <w:w w:val="105"/>
          <w:sz w:val="19"/>
        </w:rPr>
        <w:t>ﬁles.</w:t>
      </w:r>
    </w:p>
    <w:p w14:paraId="5E9FA8E9" w14:textId="77777777" w:rsidR="00666A2C" w:rsidRPr="00E8759C" w:rsidRDefault="00E8759C">
      <w:pPr>
        <w:pStyle w:val="a4"/>
        <w:numPr>
          <w:ilvl w:val="0"/>
          <w:numId w:val="4"/>
        </w:numPr>
        <w:tabs>
          <w:tab w:val="left" w:pos="1360"/>
        </w:tabs>
        <w:spacing w:before="0" w:line="264" w:lineRule="auto"/>
        <w:ind w:right="703"/>
        <w:rPr>
          <w:color w:val="000000" w:themeColor="text1"/>
          <w:sz w:val="19"/>
        </w:rPr>
      </w:pPr>
      <w:r w:rsidRPr="00E8759C">
        <w:rPr>
          <w:color w:val="000000" w:themeColor="text1"/>
          <w:w w:val="105"/>
          <w:sz w:val="19"/>
        </w:rPr>
        <w:t>Technical drawings for signage, print production, video/photography production, stock</w:t>
      </w:r>
      <w:r w:rsidRPr="00E8759C">
        <w:rPr>
          <w:color w:val="000000" w:themeColor="text1"/>
          <w:spacing w:val="40"/>
          <w:w w:val="105"/>
          <w:sz w:val="19"/>
        </w:rPr>
        <w:t xml:space="preserve"> </w:t>
      </w:r>
      <w:r w:rsidRPr="00E8759C">
        <w:rPr>
          <w:color w:val="000000" w:themeColor="text1"/>
          <w:w w:val="105"/>
          <w:sz w:val="19"/>
        </w:rPr>
        <w:t>footage/photography licensing, illustration, 3D models or animations, soundtrack, and VO</w:t>
      </w:r>
      <w:r w:rsidRPr="00E8759C">
        <w:rPr>
          <w:color w:val="000000" w:themeColor="text1"/>
          <w:spacing w:val="40"/>
          <w:w w:val="105"/>
          <w:sz w:val="19"/>
        </w:rPr>
        <w:t xml:space="preserve"> </w:t>
      </w:r>
      <w:r w:rsidRPr="00E8759C">
        <w:rPr>
          <w:color w:val="000000" w:themeColor="text1"/>
          <w:w w:val="105"/>
          <w:sz w:val="19"/>
        </w:rPr>
        <w:t>licensing/production</w:t>
      </w:r>
      <w:r w:rsidRPr="00E8759C">
        <w:rPr>
          <w:color w:val="000000" w:themeColor="text1"/>
          <w:spacing w:val="25"/>
          <w:w w:val="105"/>
          <w:sz w:val="19"/>
        </w:rPr>
        <w:t xml:space="preserve"> </w:t>
      </w:r>
      <w:r w:rsidRPr="00E8759C">
        <w:rPr>
          <w:color w:val="000000" w:themeColor="text1"/>
          <w:w w:val="105"/>
          <w:sz w:val="19"/>
        </w:rPr>
        <w:t>are</w:t>
      </w:r>
      <w:r w:rsidRPr="00E8759C">
        <w:rPr>
          <w:color w:val="000000" w:themeColor="text1"/>
          <w:spacing w:val="25"/>
          <w:w w:val="105"/>
          <w:sz w:val="19"/>
        </w:rPr>
        <w:t xml:space="preserve"> </w:t>
      </w:r>
      <w:r w:rsidRPr="00E8759C">
        <w:rPr>
          <w:color w:val="000000" w:themeColor="text1"/>
          <w:w w:val="105"/>
          <w:sz w:val="19"/>
        </w:rPr>
        <w:t>not</w:t>
      </w:r>
      <w:r w:rsidRPr="00E8759C">
        <w:rPr>
          <w:color w:val="000000" w:themeColor="text1"/>
          <w:spacing w:val="25"/>
          <w:w w:val="105"/>
          <w:sz w:val="19"/>
        </w:rPr>
        <w:t xml:space="preserve"> </w:t>
      </w:r>
      <w:r w:rsidRPr="00E8759C">
        <w:rPr>
          <w:color w:val="000000" w:themeColor="text1"/>
          <w:w w:val="105"/>
          <w:sz w:val="19"/>
        </w:rPr>
        <w:t>included</w:t>
      </w:r>
      <w:r w:rsidRPr="00E8759C">
        <w:rPr>
          <w:color w:val="000000" w:themeColor="text1"/>
          <w:spacing w:val="25"/>
          <w:w w:val="105"/>
          <w:sz w:val="19"/>
        </w:rPr>
        <w:t xml:space="preserve"> </w:t>
      </w:r>
      <w:r w:rsidRPr="00E8759C">
        <w:rPr>
          <w:color w:val="000000" w:themeColor="text1"/>
          <w:w w:val="105"/>
          <w:sz w:val="19"/>
        </w:rPr>
        <w:t>in</w:t>
      </w:r>
      <w:r w:rsidRPr="00E8759C">
        <w:rPr>
          <w:color w:val="000000" w:themeColor="text1"/>
          <w:spacing w:val="25"/>
          <w:w w:val="105"/>
          <w:sz w:val="19"/>
        </w:rPr>
        <w:t xml:space="preserve"> </w:t>
      </w:r>
      <w:r w:rsidRPr="00E8759C">
        <w:rPr>
          <w:color w:val="000000" w:themeColor="text1"/>
          <w:w w:val="105"/>
          <w:sz w:val="19"/>
        </w:rPr>
        <w:t>this</w:t>
      </w:r>
      <w:r w:rsidRPr="00E8759C">
        <w:rPr>
          <w:color w:val="000000" w:themeColor="text1"/>
          <w:spacing w:val="25"/>
          <w:w w:val="105"/>
          <w:sz w:val="19"/>
        </w:rPr>
        <w:t xml:space="preserve"> </w:t>
      </w:r>
      <w:r w:rsidRPr="00E8759C">
        <w:rPr>
          <w:color w:val="000000" w:themeColor="text1"/>
          <w:w w:val="105"/>
          <w:sz w:val="19"/>
        </w:rPr>
        <w:t>scope.</w:t>
      </w:r>
      <w:r w:rsidRPr="00E8759C">
        <w:rPr>
          <w:color w:val="000000" w:themeColor="text1"/>
          <w:spacing w:val="25"/>
          <w:w w:val="105"/>
          <w:sz w:val="19"/>
        </w:rPr>
        <w:t xml:space="preserve"> </w:t>
      </w:r>
      <w:r w:rsidRPr="00E8759C">
        <w:rPr>
          <w:color w:val="000000" w:themeColor="text1"/>
          <w:w w:val="105"/>
          <w:sz w:val="19"/>
        </w:rPr>
        <w:t>Any</w:t>
      </w:r>
      <w:r w:rsidRPr="00E8759C">
        <w:rPr>
          <w:color w:val="000000" w:themeColor="text1"/>
          <w:spacing w:val="25"/>
          <w:w w:val="105"/>
          <w:sz w:val="19"/>
        </w:rPr>
        <w:t xml:space="preserve"> </w:t>
      </w:r>
      <w:r w:rsidRPr="00E8759C">
        <w:rPr>
          <w:color w:val="000000" w:themeColor="text1"/>
          <w:w w:val="105"/>
          <w:sz w:val="19"/>
        </w:rPr>
        <w:t>necessary</w:t>
      </w:r>
      <w:r w:rsidRPr="00E8759C">
        <w:rPr>
          <w:color w:val="000000" w:themeColor="text1"/>
          <w:spacing w:val="25"/>
          <w:w w:val="105"/>
          <w:sz w:val="19"/>
        </w:rPr>
        <w:t xml:space="preserve"> </w:t>
      </w:r>
      <w:r w:rsidRPr="00E8759C">
        <w:rPr>
          <w:color w:val="000000" w:themeColor="text1"/>
          <w:w w:val="105"/>
          <w:sz w:val="19"/>
        </w:rPr>
        <w:t>assets</w:t>
      </w:r>
      <w:r w:rsidRPr="00E8759C">
        <w:rPr>
          <w:color w:val="000000" w:themeColor="text1"/>
          <w:spacing w:val="25"/>
          <w:w w:val="105"/>
          <w:sz w:val="19"/>
        </w:rPr>
        <w:t xml:space="preserve"> </w:t>
      </w:r>
      <w:r w:rsidRPr="00E8759C">
        <w:rPr>
          <w:color w:val="000000" w:themeColor="text1"/>
          <w:w w:val="105"/>
          <w:sz w:val="19"/>
        </w:rPr>
        <w:t>will</w:t>
      </w:r>
      <w:r w:rsidRPr="00E8759C">
        <w:rPr>
          <w:color w:val="000000" w:themeColor="text1"/>
          <w:spacing w:val="25"/>
          <w:w w:val="105"/>
          <w:sz w:val="19"/>
        </w:rPr>
        <w:t xml:space="preserve"> </w:t>
      </w:r>
      <w:r w:rsidRPr="00E8759C">
        <w:rPr>
          <w:color w:val="000000" w:themeColor="text1"/>
          <w:w w:val="105"/>
          <w:sz w:val="19"/>
        </w:rPr>
        <w:t>be</w:t>
      </w:r>
      <w:r w:rsidRPr="00E8759C">
        <w:rPr>
          <w:color w:val="000000" w:themeColor="text1"/>
          <w:spacing w:val="25"/>
          <w:w w:val="105"/>
          <w:sz w:val="19"/>
        </w:rPr>
        <w:t xml:space="preserve"> </w:t>
      </w:r>
      <w:r w:rsidRPr="00E8759C">
        <w:rPr>
          <w:color w:val="000000" w:themeColor="text1"/>
          <w:w w:val="105"/>
          <w:sz w:val="19"/>
        </w:rPr>
        <w:t>approved</w:t>
      </w:r>
      <w:r w:rsidRPr="00E8759C">
        <w:rPr>
          <w:color w:val="000000" w:themeColor="text1"/>
          <w:spacing w:val="25"/>
          <w:w w:val="105"/>
          <w:sz w:val="19"/>
        </w:rPr>
        <w:t xml:space="preserve"> </w:t>
      </w:r>
      <w:r w:rsidRPr="00E8759C">
        <w:rPr>
          <w:color w:val="000000" w:themeColor="text1"/>
          <w:w w:val="105"/>
          <w:sz w:val="19"/>
        </w:rPr>
        <w:t>with</w:t>
      </w:r>
      <w:r w:rsidRPr="00E8759C">
        <w:rPr>
          <w:color w:val="000000" w:themeColor="text1"/>
          <w:spacing w:val="25"/>
          <w:w w:val="105"/>
          <w:sz w:val="19"/>
        </w:rPr>
        <w:t xml:space="preserve"> </w:t>
      </w:r>
      <w:r w:rsidRPr="00E8759C">
        <w:rPr>
          <w:color w:val="000000" w:themeColor="text1"/>
          <w:w w:val="105"/>
          <w:sz w:val="19"/>
        </w:rPr>
        <w:t>the client beforehand and billed separately.</w:t>
      </w:r>
    </w:p>
    <w:p w14:paraId="27A6AA29" w14:textId="77777777" w:rsidR="00666A2C" w:rsidRDefault="00E8759C">
      <w:pPr>
        <w:pStyle w:val="a3"/>
        <w:spacing w:before="195"/>
        <w:rPr>
          <w:sz w:val="20"/>
        </w:rPr>
      </w:pPr>
      <w:r>
        <w:rPr>
          <w:noProof/>
        </w:rPr>
        <mc:AlternateContent>
          <mc:Choice Requires="wps">
            <w:drawing>
              <wp:anchor distT="0" distB="0" distL="0" distR="0" simplePos="0" relativeHeight="487605760" behindDoc="1" locked="0" layoutInCell="1" allowOverlap="1" wp14:anchorId="3B5AC5A6" wp14:editId="07777777">
                <wp:simplePos x="0" y="0"/>
                <wp:positionH relativeFrom="page">
                  <wp:posOffset>952500</wp:posOffset>
                </wp:positionH>
                <wp:positionV relativeFrom="paragraph">
                  <wp:posOffset>294326</wp:posOffset>
                </wp:positionV>
                <wp:extent cx="58674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CB8549A" id="Graphic 38" o:spid="_x0000_s1026" style="position:absolute;left:0;text-align:left;margin-left:75pt;margin-top:23.2pt;width:462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" path="m,l5867400,e" filled="f" strokecolor="#878787" strokeweight="1pt">
                <v:path arrowok="t"/>
                <w10:wrap type="topAndBottom" anchorx="page"/>
              </v:shape>
            </w:pict>
          </mc:Fallback>
        </mc:AlternateContent>
      </w:r>
    </w:p>
    <w:p w14:paraId="1934813E" w14:textId="77777777" w:rsidR="00666A2C" w:rsidRDefault="00E8759C">
      <w:pPr>
        <w:pStyle w:val="a3"/>
        <w:spacing w:before="96"/>
        <w:ind w:left="640"/>
      </w:pPr>
      <w:r>
        <w:rPr>
          <w:w w:val="105"/>
        </w:rPr>
        <w:t>Final</w:t>
      </w:r>
      <w:r>
        <w:rPr>
          <w:spacing w:val="20"/>
          <w:w w:val="105"/>
        </w:rPr>
        <w:t xml:space="preserve"> </w:t>
      </w:r>
      <w:r>
        <w:rPr>
          <w:w w:val="105"/>
        </w:rPr>
        <w:t>output</w:t>
      </w:r>
      <w:r>
        <w:rPr>
          <w:spacing w:val="20"/>
          <w:w w:val="105"/>
        </w:rPr>
        <w:t xml:space="preserve"> </w:t>
      </w:r>
      <w:r>
        <w:rPr>
          <w:w w:val="105"/>
        </w:rPr>
        <w:t>for</w:t>
      </w:r>
      <w:r>
        <w:rPr>
          <w:spacing w:val="21"/>
          <w:w w:val="105"/>
        </w:rPr>
        <w:t xml:space="preserve"> </w:t>
      </w:r>
      <w:r>
        <w:rPr>
          <w:w w:val="105"/>
        </w:rPr>
        <w:t>Phase</w:t>
      </w:r>
      <w:r>
        <w:rPr>
          <w:spacing w:val="20"/>
          <w:w w:val="105"/>
        </w:rPr>
        <w:t xml:space="preserve"> </w:t>
      </w:r>
      <w:r>
        <w:rPr>
          <w:spacing w:val="-5"/>
          <w:w w:val="105"/>
        </w:rPr>
        <w:t>6:</w:t>
      </w:r>
    </w:p>
    <w:p w14:paraId="103E4345" w14:textId="77777777" w:rsidR="00666A2C" w:rsidRDefault="00E8759C">
      <w:pPr>
        <w:pStyle w:val="a4"/>
        <w:numPr>
          <w:ilvl w:val="0"/>
          <w:numId w:val="3"/>
        </w:numPr>
        <w:tabs>
          <w:tab w:val="left" w:pos="1359"/>
        </w:tabs>
        <w:ind w:left="1359" w:hanging="359"/>
        <w:rPr>
          <w:sz w:val="21"/>
        </w:rPr>
      </w:pPr>
      <w:r>
        <w:rPr>
          <w:w w:val="105"/>
          <w:sz w:val="21"/>
        </w:rPr>
        <w:t>Print</w:t>
      </w:r>
      <w:r>
        <w:rPr>
          <w:spacing w:val="10"/>
          <w:w w:val="105"/>
          <w:sz w:val="21"/>
        </w:rPr>
        <w:t xml:space="preserve"> </w:t>
      </w:r>
      <w:r>
        <w:rPr>
          <w:w w:val="105"/>
          <w:sz w:val="21"/>
        </w:rPr>
        <w:t>ready</w:t>
      </w:r>
      <w:r>
        <w:rPr>
          <w:spacing w:val="11"/>
          <w:w w:val="105"/>
          <w:sz w:val="21"/>
        </w:rPr>
        <w:t xml:space="preserve"> </w:t>
      </w:r>
      <w:r>
        <w:rPr>
          <w:w w:val="105"/>
          <w:sz w:val="21"/>
        </w:rPr>
        <w:t>ﬁles</w:t>
      </w:r>
      <w:r>
        <w:rPr>
          <w:spacing w:val="11"/>
          <w:w w:val="105"/>
          <w:sz w:val="21"/>
        </w:rPr>
        <w:t xml:space="preserve"> </w:t>
      </w:r>
      <w:r>
        <w:rPr>
          <w:color w:val="B6B6B6"/>
          <w:w w:val="105"/>
          <w:sz w:val="21"/>
        </w:rPr>
        <w:t>(INDD</w:t>
      </w:r>
      <w:r>
        <w:rPr>
          <w:color w:val="B6B6B6"/>
          <w:spacing w:val="10"/>
          <w:w w:val="105"/>
          <w:sz w:val="21"/>
        </w:rPr>
        <w:t xml:space="preserve"> </w:t>
      </w:r>
      <w:r>
        <w:rPr>
          <w:color w:val="B6B6B6"/>
          <w:w w:val="105"/>
          <w:sz w:val="21"/>
        </w:rPr>
        <w:t>/</w:t>
      </w:r>
      <w:r>
        <w:rPr>
          <w:color w:val="B6B6B6"/>
          <w:spacing w:val="11"/>
          <w:w w:val="105"/>
          <w:sz w:val="21"/>
        </w:rPr>
        <w:t xml:space="preserve"> </w:t>
      </w:r>
      <w:r>
        <w:rPr>
          <w:color w:val="B6B6B6"/>
          <w:spacing w:val="-4"/>
          <w:w w:val="105"/>
          <w:sz w:val="21"/>
        </w:rPr>
        <w:t>AI).</w:t>
      </w:r>
    </w:p>
    <w:p w14:paraId="42AFC42D" w14:textId="77777777" w:rsidR="00666A2C" w:rsidRDefault="00666A2C">
      <w:pPr>
        <w:pStyle w:val="a3"/>
        <w:spacing w:before="192"/>
      </w:pPr>
    </w:p>
    <w:p w14:paraId="78640524" w14:textId="77777777" w:rsidR="00666A2C" w:rsidRDefault="00E8759C">
      <w:pPr>
        <w:pStyle w:val="a3"/>
        <w:ind w:left="640"/>
      </w:pPr>
      <w:r>
        <w:rPr>
          <w:spacing w:val="-2"/>
          <w:w w:val="110"/>
        </w:rPr>
        <w:t>Team/Resources:</w:t>
      </w:r>
    </w:p>
    <w:p w14:paraId="2867F9AA" w14:textId="77777777" w:rsidR="00666A2C" w:rsidRDefault="00E8759C">
      <w:pPr>
        <w:pStyle w:val="a4"/>
        <w:numPr>
          <w:ilvl w:val="0"/>
          <w:numId w:val="3"/>
        </w:numPr>
        <w:tabs>
          <w:tab w:val="left" w:pos="1359"/>
        </w:tabs>
        <w:ind w:left="1359" w:hanging="359"/>
        <w:rPr>
          <w:sz w:val="21"/>
        </w:rPr>
      </w:pPr>
      <w:r>
        <w:rPr>
          <w:w w:val="105"/>
          <w:sz w:val="21"/>
        </w:rPr>
        <w:t>(1)</w:t>
      </w:r>
      <w:r>
        <w:rPr>
          <w:spacing w:val="10"/>
          <w:w w:val="105"/>
          <w:sz w:val="21"/>
        </w:rPr>
        <w:t xml:space="preserve"> </w:t>
      </w:r>
      <w:r>
        <w:rPr>
          <w:w w:val="105"/>
          <w:sz w:val="21"/>
        </w:rPr>
        <w:t>Creative</w:t>
      </w:r>
      <w:r>
        <w:rPr>
          <w:spacing w:val="11"/>
          <w:w w:val="105"/>
          <w:sz w:val="21"/>
        </w:rPr>
        <w:t xml:space="preserve"> </w:t>
      </w:r>
      <w:r>
        <w:rPr>
          <w:spacing w:val="-2"/>
          <w:w w:val="105"/>
          <w:sz w:val="21"/>
        </w:rPr>
        <w:t>Director</w:t>
      </w:r>
    </w:p>
    <w:p w14:paraId="0C001DDF" w14:textId="77777777" w:rsidR="00666A2C" w:rsidRDefault="00E8759C">
      <w:pPr>
        <w:pStyle w:val="a4"/>
        <w:numPr>
          <w:ilvl w:val="0"/>
          <w:numId w:val="3"/>
        </w:numPr>
        <w:tabs>
          <w:tab w:val="left" w:pos="1359"/>
        </w:tabs>
        <w:ind w:left="1359" w:hanging="359"/>
        <w:rPr>
          <w:sz w:val="21"/>
        </w:rPr>
      </w:pPr>
      <w:r>
        <w:rPr>
          <w:w w:val="110"/>
          <w:sz w:val="21"/>
        </w:rPr>
        <w:t>(1)</w:t>
      </w:r>
      <w:r>
        <w:rPr>
          <w:spacing w:val="-12"/>
          <w:w w:val="110"/>
          <w:sz w:val="21"/>
        </w:rPr>
        <w:t xml:space="preserve"> </w:t>
      </w:r>
      <w:r>
        <w:rPr>
          <w:w w:val="110"/>
          <w:sz w:val="21"/>
        </w:rPr>
        <w:t>Senior</w:t>
      </w:r>
      <w:r>
        <w:rPr>
          <w:spacing w:val="-11"/>
          <w:w w:val="110"/>
          <w:sz w:val="21"/>
        </w:rPr>
        <w:t xml:space="preserve"> </w:t>
      </w:r>
      <w:r>
        <w:rPr>
          <w:spacing w:val="-2"/>
          <w:w w:val="110"/>
          <w:sz w:val="21"/>
        </w:rPr>
        <w:t>Designer</w:t>
      </w:r>
    </w:p>
    <w:p w14:paraId="3B9F6492" w14:textId="77777777" w:rsidR="00666A2C" w:rsidRDefault="00E8759C">
      <w:pPr>
        <w:pStyle w:val="a4"/>
        <w:numPr>
          <w:ilvl w:val="0"/>
          <w:numId w:val="3"/>
        </w:numPr>
        <w:tabs>
          <w:tab w:val="left" w:pos="1359"/>
        </w:tabs>
        <w:spacing w:before="28"/>
        <w:ind w:left="1359" w:hanging="359"/>
        <w:rPr>
          <w:sz w:val="21"/>
        </w:rPr>
      </w:pPr>
      <w:r>
        <w:rPr>
          <w:sz w:val="21"/>
        </w:rPr>
        <w:t xml:space="preserve">(1) </w:t>
      </w:r>
      <w:r>
        <w:rPr>
          <w:spacing w:val="-2"/>
          <w:sz w:val="21"/>
        </w:rPr>
        <w:t>Designer</w:t>
      </w:r>
    </w:p>
    <w:p w14:paraId="39F9552D" w14:textId="77777777" w:rsidR="00666A2C" w:rsidRDefault="00E8759C">
      <w:pPr>
        <w:pStyle w:val="a4"/>
        <w:numPr>
          <w:ilvl w:val="0"/>
          <w:numId w:val="3"/>
        </w:numPr>
        <w:tabs>
          <w:tab w:val="left" w:pos="1359"/>
        </w:tabs>
        <w:ind w:left="1359" w:hanging="359"/>
        <w:rPr>
          <w:sz w:val="21"/>
        </w:rPr>
      </w:pPr>
      <w:r>
        <w:rPr>
          <w:w w:val="110"/>
          <w:sz w:val="21"/>
        </w:rPr>
        <w:t>(1)</w:t>
      </w:r>
      <w:r>
        <w:rPr>
          <w:spacing w:val="-1"/>
          <w:w w:val="110"/>
          <w:sz w:val="21"/>
        </w:rPr>
        <w:t xml:space="preserve"> </w:t>
      </w:r>
      <w:r>
        <w:rPr>
          <w:w w:val="110"/>
          <w:sz w:val="21"/>
        </w:rPr>
        <w:t xml:space="preserve">Associate </w:t>
      </w:r>
      <w:r>
        <w:rPr>
          <w:spacing w:val="-2"/>
          <w:w w:val="110"/>
          <w:sz w:val="21"/>
        </w:rPr>
        <w:t>Designer</w:t>
      </w:r>
    </w:p>
    <w:p w14:paraId="13C44B78" w14:textId="77777777" w:rsidR="00666A2C" w:rsidRDefault="00E8759C">
      <w:pPr>
        <w:pStyle w:val="a4"/>
        <w:numPr>
          <w:ilvl w:val="0"/>
          <w:numId w:val="3"/>
        </w:numPr>
        <w:tabs>
          <w:tab w:val="left" w:pos="1359"/>
        </w:tabs>
        <w:ind w:left="1359" w:hanging="359"/>
        <w:rPr>
          <w:sz w:val="21"/>
        </w:rPr>
      </w:pPr>
      <w:r>
        <w:rPr>
          <w:w w:val="110"/>
          <w:sz w:val="21"/>
        </w:rPr>
        <w:t>(1)</w:t>
      </w:r>
      <w:r>
        <w:rPr>
          <w:spacing w:val="-9"/>
          <w:w w:val="110"/>
          <w:sz w:val="21"/>
        </w:rPr>
        <w:t xml:space="preserve"> </w:t>
      </w:r>
      <w:r>
        <w:rPr>
          <w:w w:val="110"/>
          <w:sz w:val="21"/>
        </w:rPr>
        <w:t>3D</w:t>
      </w:r>
      <w:r>
        <w:rPr>
          <w:spacing w:val="-9"/>
          <w:w w:val="110"/>
          <w:sz w:val="21"/>
        </w:rPr>
        <w:t xml:space="preserve"> </w:t>
      </w:r>
      <w:r>
        <w:rPr>
          <w:spacing w:val="-2"/>
          <w:w w:val="110"/>
          <w:sz w:val="21"/>
        </w:rPr>
        <w:t>Designer</w:t>
      </w:r>
    </w:p>
    <w:p w14:paraId="487D60C2" w14:textId="77777777" w:rsidR="00666A2C" w:rsidRDefault="00E8759C">
      <w:pPr>
        <w:pStyle w:val="a4"/>
        <w:numPr>
          <w:ilvl w:val="0"/>
          <w:numId w:val="3"/>
        </w:numPr>
        <w:tabs>
          <w:tab w:val="left" w:pos="1359"/>
        </w:tabs>
        <w:spacing w:before="28"/>
        <w:ind w:left="1359" w:hanging="359"/>
        <w:rPr>
          <w:sz w:val="21"/>
        </w:rPr>
      </w:pPr>
      <w:r>
        <w:rPr>
          <w:w w:val="105"/>
          <w:sz w:val="21"/>
        </w:rPr>
        <w:t>(1)</w:t>
      </w:r>
      <w:r>
        <w:rPr>
          <w:spacing w:val="18"/>
          <w:w w:val="105"/>
          <w:sz w:val="21"/>
        </w:rPr>
        <w:t xml:space="preserve"> </w:t>
      </w:r>
      <w:r>
        <w:rPr>
          <w:w w:val="105"/>
          <w:sz w:val="21"/>
        </w:rPr>
        <w:t>Account</w:t>
      </w:r>
      <w:r>
        <w:rPr>
          <w:spacing w:val="18"/>
          <w:w w:val="105"/>
          <w:sz w:val="21"/>
        </w:rPr>
        <w:t xml:space="preserve"> </w:t>
      </w:r>
      <w:r>
        <w:rPr>
          <w:spacing w:val="-2"/>
          <w:w w:val="105"/>
          <w:sz w:val="21"/>
        </w:rPr>
        <w:t>Director</w:t>
      </w:r>
    </w:p>
    <w:p w14:paraId="5847930A" w14:textId="77777777" w:rsidR="00666A2C" w:rsidRDefault="00E8759C">
      <w:pPr>
        <w:pStyle w:val="a4"/>
        <w:numPr>
          <w:ilvl w:val="0"/>
          <w:numId w:val="3"/>
        </w:numPr>
        <w:tabs>
          <w:tab w:val="left" w:pos="1359"/>
        </w:tabs>
        <w:ind w:left="1359" w:hanging="359"/>
        <w:rPr>
          <w:sz w:val="21"/>
        </w:rPr>
      </w:pPr>
      <w:r>
        <w:rPr>
          <w:w w:val="105"/>
          <w:sz w:val="21"/>
        </w:rPr>
        <w:t>(1)</w:t>
      </w:r>
      <w:r>
        <w:rPr>
          <w:spacing w:val="15"/>
          <w:w w:val="105"/>
          <w:sz w:val="21"/>
        </w:rPr>
        <w:t xml:space="preserve"> </w:t>
      </w:r>
      <w:r>
        <w:rPr>
          <w:w w:val="105"/>
          <w:sz w:val="21"/>
        </w:rPr>
        <w:t>Senior</w:t>
      </w:r>
      <w:r>
        <w:rPr>
          <w:spacing w:val="16"/>
          <w:w w:val="105"/>
          <w:sz w:val="21"/>
        </w:rPr>
        <w:t xml:space="preserve"> </w:t>
      </w:r>
      <w:r>
        <w:rPr>
          <w:w w:val="105"/>
          <w:sz w:val="21"/>
        </w:rPr>
        <w:t>Project</w:t>
      </w:r>
      <w:r>
        <w:rPr>
          <w:spacing w:val="16"/>
          <w:w w:val="105"/>
          <w:sz w:val="21"/>
        </w:rPr>
        <w:t xml:space="preserve"> </w:t>
      </w:r>
      <w:r>
        <w:rPr>
          <w:spacing w:val="-2"/>
          <w:w w:val="105"/>
          <w:sz w:val="21"/>
        </w:rPr>
        <w:t>Manager</w:t>
      </w:r>
    </w:p>
    <w:p w14:paraId="271CA723" w14:textId="77777777" w:rsidR="00666A2C" w:rsidRDefault="00666A2C">
      <w:pPr>
        <w:rPr>
          <w:sz w:val="21"/>
        </w:rPr>
        <w:sectPr w:rsidR="00666A2C">
          <w:pgSz w:w="12240" w:h="15840"/>
          <w:pgMar w:top="1620" w:right="980" w:bottom="1000" w:left="800" w:header="0" w:footer="808" w:gutter="0"/>
          <w:cols w:space="720"/>
        </w:sectPr>
      </w:pPr>
    </w:p>
    <w:p w14:paraId="3549E0E9" w14:textId="77777777" w:rsidR="00666A2C" w:rsidRDefault="00E8759C">
      <w:pPr>
        <w:pStyle w:val="1"/>
      </w:pPr>
      <w:r>
        <w:rPr>
          <w:w w:val="105"/>
        </w:rPr>
        <w:lastRenderedPageBreak/>
        <w:t>Estimated</w:t>
      </w:r>
      <w:r>
        <w:rPr>
          <w:spacing w:val="59"/>
          <w:w w:val="105"/>
        </w:rPr>
        <w:t xml:space="preserve"> </w:t>
      </w:r>
      <w:r>
        <w:rPr>
          <w:spacing w:val="-2"/>
          <w:w w:val="105"/>
        </w:rPr>
        <w:t>Timeline</w:t>
      </w:r>
    </w:p>
    <w:p w14:paraId="1357AFB8" w14:textId="77777777" w:rsidR="00666A2C" w:rsidRDefault="00E8759C">
      <w:pPr>
        <w:spacing w:before="53" w:line="266" w:lineRule="auto"/>
        <w:ind w:left="640" w:right="6025"/>
        <w:rPr>
          <w:i/>
          <w:sz w:val="21"/>
        </w:rPr>
      </w:pPr>
      <w:r>
        <w:rPr>
          <w:i/>
          <w:w w:val="110"/>
          <w:sz w:val="21"/>
        </w:rPr>
        <w:t>Estimated</w:t>
      </w:r>
      <w:r>
        <w:rPr>
          <w:i/>
          <w:spacing w:val="-13"/>
          <w:w w:val="110"/>
          <w:sz w:val="21"/>
        </w:rPr>
        <w:t xml:space="preserve"> </w:t>
      </w:r>
      <w:r>
        <w:rPr>
          <w:i/>
          <w:w w:val="110"/>
          <w:sz w:val="21"/>
        </w:rPr>
        <w:t>start</w:t>
      </w:r>
      <w:r>
        <w:rPr>
          <w:i/>
          <w:spacing w:val="-13"/>
          <w:w w:val="110"/>
          <w:sz w:val="21"/>
        </w:rPr>
        <w:t xml:space="preserve"> </w:t>
      </w:r>
      <w:r>
        <w:rPr>
          <w:i/>
          <w:w w:val="110"/>
          <w:sz w:val="21"/>
        </w:rPr>
        <w:t>date:</w:t>
      </w:r>
      <w:r>
        <w:rPr>
          <w:i/>
          <w:spacing w:val="-13"/>
          <w:w w:val="110"/>
          <w:sz w:val="21"/>
        </w:rPr>
        <w:t xml:space="preserve"> </w:t>
      </w:r>
      <w:r>
        <w:rPr>
          <w:i/>
          <w:w w:val="110"/>
          <w:sz w:val="21"/>
        </w:rPr>
        <w:t>January</w:t>
      </w:r>
      <w:r>
        <w:rPr>
          <w:i/>
          <w:spacing w:val="-13"/>
          <w:w w:val="110"/>
          <w:sz w:val="21"/>
        </w:rPr>
        <w:t xml:space="preserve"> </w:t>
      </w:r>
      <w:r>
        <w:rPr>
          <w:i/>
          <w:w w:val="110"/>
          <w:sz w:val="21"/>
        </w:rPr>
        <w:t>6,</w:t>
      </w:r>
      <w:r>
        <w:rPr>
          <w:i/>
          <w:spacing w:val="-13"/>
          <w:w w:val="110"/>
          <w:sz w:val="21"/>
        </w:rPr>
        <w:t xml:space="preserve"> </w:t>
      </w:r>
      <w:r>
        <w:rPr>
          <w:i/>
          <w:w w:val="110"/>
          <w:sz w:val="21"/>
        </w:rPr>
        <w:t xml:space="preserve">2025 Link to full timeline </w:t>
      </w:r>
      <w:hyperlink r:id="rId42">
        <w:r>
          <w:rPr>
            <w:i/>
            <w:color w:val="1154CC"/>
            <w:w w:val="110"/>
            <w:sz w:val="21"/>
            <w:u w:val="thick" w:color="1154CC"/>
          </w:rPr>
          <w:t>HERE</w:t>
        </w:r>
      </w:hyperlink>
      <w:r>
        <w:rPr>
          <w:i/>
          <w:w w:val="110"/>
          <w:sz w:val="21"/>
        </w:rPr>
        <w:t>.</w:t>
      </w:r>
    </w:p>
    <w:p w14:paraId="75FBE423" w14:textId="77777777" w:rsidR="00666A2C" w:rsidRDefault="00666A2C">
      <w:pPr>
        <w:pStyle w:val="a3"/>
        <w:spacing w:before="30"/>
        <w:rPr>
          <w:i/>
        </w:rPr>
      </w:pPr>
    </w:p>
    <w:p w14:paraId="70267E4C" w14:textId="0BE4BAA0" w:rsidR="00666A2C" w:rsidRDefault="00E8759C">
      <w:pPr>
        <w:spacing w:line="266" w:lineRule="auto"/>
        <w:ind w:left="640" w:right="465"/>
        <w:rPr>
          <w:i/>
          <w:sz w:val="21"/>
        </w:rPr>
      </w:pPr>
      <w:r>
        <w:rPr>
          <w:i/>
          <w:w w:val="110"/>
          <w:sz w:val="21"/>
        </w:rPr>
        <w:t>The</w:t>
      </w:r>
      <w:r>
        <w:rPr>
          <w:i/>
          <w:spacing w:val="-2"/>
          <w:w w:val="110"/>
          <w:sz w:val="21"/>
        </w:rPr>
        <w:t xml:space="preserve"> </w:t>
      </w:r>
      <w:r>
        <w:rPr>
          <w:i/>
          <w:w w:val="110"/>
          <w:sz w:val="21"/>
        </w:rPr>
        <w:t>estimated</w:t>
      </w:r>
      <w:r>
        <w:rPr>
          <w:i/>
          <w:spacing w:val="-2"/>
          <w:w w:val="110"/>
          <w:sz w:val="21"/>
        </w:rPr>
        <w:t xml:space="preserve"> </w:t>
      </w:r>
      <w:r>
        <w:rPr>
          <w:i/>
          <w:w w:val="110"/>
          <w:sz w:val="21"/>
        </w:rPr>
        <w:t>timeline</w:t>
      </w:r>
      <w:r>
        <w:rPr>
          <w:i/>
          <w:spacing w:val="-2"/>
          <w:w w:val="110"/>
          <w:sz w:val="21"/>
        </w:rPr>
        <w:t xml:space="preserve"> </w:t>
      </w:r>
      <w:r>
        <w:rPr>
          <w:i/>
          <w:w w:val="110"/>
          <w:sz w:val="21"/>
        </w:rPr>
        <w:t>assumes</w:t>
      </w:r>
      <w:r>
        <w:rPr>
          <w:i/>
          <w:spacing w:val="-2"/>
          <w:w w:val="110"/>
          <w:sz w:val="21"/>
        </w:rPr>
        <w:t xml:space="preserve"> </w:t>
      </w:r>
      <w:r>
        <w:rPr>
          <w:i/>
          <w:w w:val="110"/>
          <w:sz w:val="21"/>
        </w:rPr>
        <w:t>that</w:t>
      </w:r>
      <w:r>
        <w:rPr>
          <w:i/>
          <w:spacing w:val="-2"/>
          <w:w w:val="110"/>
          <w:sz w:val="21"/>
        </w:rPr>
        <w:t xml:space="preserve"> </w:t>
      </w:r>
      <w:r>
        <w:rPr>
          <w:i/>
          <w:w w:val="110"/>
          <w:sz w:val="21"/>
        </w:rPr>
        <w:t>all</w:t>
      </w:r>
      <w:r>
        <w:rPr>
          <w:i/>
          <w:spacing w:val="-2"/>
          <w:w w:val="110"/>
          <w:sz w:val="21"/>
        </w:rPr>
        <w:t xml:space="preserve"> </w:t>
      </w:r>
      <w:r>
        <w:rPr>
          <w:i/>
          <w:w w:val="110"/>
          <w:sz w:val="21"/>
        </w:rPr>
        <w:t>US</w:t>
      </w:r>
      <w:r>
        <w:rPr>
          <w:i/>
          <w:spacing w:val="-2"/>
          <w:w w:val="110"/>
          <w:sz w:val="21"/>
        </w:rPr>
        <w:t xml:space="preserve"> </w:t>
      </w:r>
      <w:r>
        <w:rPr>
          <w:i/>
          <w:w w:val="110"/>
          <w:sz w:val="21"/>
        </w:rPr>
        <w:t>holidays</w:t>
      </w:r>
      <w:r>
        <w:rPr>
          <w:i/>
          <w:spacing w:val="-2"/>
          <w:w w:val="110"/>
          <w:sz w:val="21"/>
        </w:rPr>
        <w:t xml:space="preserve"> </w:t>
      </w:r>
      <w:r>
        <w:rPr>
          <w:i/>
          <w:w w:val="110"/>
          <w:sz w:val="21"/>
        </w:rPr>
        <w:t>are</w:t>
      </w:r>
      <w:r>
        <w:rPr>
          <w:i/>
          <w:spacing w:val="-2"/>
          <w:w w:val="110"/>
          <w:sz w:val="21"/>
        </w:rPr>
        <w:t xml:space="preserve"> </w:t>
      </w:r>
      <w:r>
        <w:rPr>
          <w:i/>
          <w:w w:val="110"/>
          <w:sz w:val="21"/>
        </w:rPr>
        <w:t>non-working</w:t>
      </w:r>
      <w:r>
        <w:rPr>
          <w:i/>
          <w:spacing w:val="-2"/>
          <w:w w:val="110"/>
          <w:sz w:val="21"/>
        </w:rPr>
        <w:t xml:space="preserve"> </w:t>
      </w:r>
      <w:r>
        <w:rPr>
          <w:i/>
          <w:w w:val="110"/>
          <w:sz w:val="21"/>
        </w:rPr>
        <w:t>days.</w:t>
      </w:r>
      <w:r>
        <w:rPr>
          <w:i/>
          <w:spacing w:val="-2"/>
          <w:w w:val="110"/>
          <w:sz w:val="21"/>
        </w:rPr>
        <w:t xml:space="preserve"> </w:t>
      </w:r>
      <w:r>
        <w:rPr>
          <w:i/>
          <w:w w:val="110"/>
          <w:sz w:val="21"/>
        </w:rPr>
        <w:t>The</w:t>
      </w:r>
      <w:r>
        <w:rPr>
          <w:i/>
          <w:spacing w:val="-2"/>
          <w:w w:val="110"/>
          <w:sz w:val="21"/>
        </w:rPr>
        <w:t xml:space="preserve"> </w:t>
      </w:r>
      <w:r>
        <w:rPr>
          <w:i/>
          <w:w w:val="110"/>
          <w:sz w:val="21"/>
        </w:rPr>
        <w:t>periods</w:t>
      </w:r>
      <w:r>
        <w:rPr>
          <w:i/>
          <w:spacing w:val="-2"/>
          <w:w w:val="110"/>
          <w:sz w:val="21"/>
        </w:rPr>
        <w:t xml:space="preserve"> </w:t>
      </w:r>
      <w:r>
        <w:rPr>
          <w:i/>
          <w:w w:val="110"/>
          <w:sz w:val="21"/>
        </w:rPr>
        <w:t>of</w:t>
      </w:r>
      <w:r>
        <w:rPr>
          <w:i/>
          <w:spacing w:val="-2"/>
          <w:w w:val="110"/>
          <w:sz w:val="21"/>
        </w:rPr>
        <w:t xml:space="preserve"> </w:t>
      </w:r>
      <w:r>
        <w:rPr>
          <w:i/>
          <w:w w:val="110"/>
          <w:sz w:val="21"/>
        </w:rPr>
        <w:t>May</w:t>
      </w:r>
      <w:r>
        <w:rPr>
          <w:i/>
          <w:spacing w:val="-2"/>
          <w:w w:val="110"/>
          <w:sz w:val="21"/>
        </w:rPr>
        <w:t xml:space="preserve"> </w:t>
      </w:r>
      <w:r>
        <w:rPr>
          <w:i/>
          <w:w w:val="110"/>
          <w:sz w:val="21"/>
        </w:rPr>
        <w:t>30</w:t>
      </w:r>
      <w:r>
        <w:rPr>
          <w:i/>
          <w:spacing w:val="-2"/>
          <w:w w:val="110"/>
          <w:sz w:val="21"/>
        </w:rPr>
        <w:t xml:space="preserve"> </w:t>
      </w:r>
      <w:r>
        <w:rPr>
          <w:i/>
          <w:w w:val="110"/>
          <w:sz w:val="21"/>
        </w:rPr>
        <w:t>- Jun 3 and July 7 will also be considered oﬀ time.</w:t>
      </w:r>
      <w:r w:rsidR="00065915" w:rsidRPr="00065915">
        <w:t xml:space="preserve"> </w:t>
      </w:r>
    </w:p>
    <w:p w14:paraId="2D3F0BEC" w14:textId="77777777" w:rsidR="00666A2C" w:rsidRDefault="00666A2C">
      <w:pPr>
        <w:pStyle w:val="a3"/>
        <w:spacing w:before="29"/>
        <w:rPr>
          <w:i/>
        </w:rPr>
      </w:pPr>
    </w:p>
    <w:p w14:paraId="64371876" w14:textId="77777777" w:rsidR="00666A2C" w:rsidRDefault="00E8759C">
      <w:pPr>
        <w:ind w:left="640"/>
        <w:rPr>
          <w:i/>
          <w:sz w:val="21"/>
        </w:rPr>
      </w:pPr>
      <w:r>
        <w:rPr>
          <w:i/>
          <w:w w:val="110"/>
          <w:sz w:val="21"/>
        </w:rPr>
        <w:t>All</w:t>
      </w:r>
      <w:r>
        <w:rPr>
          <w:i/>
          <w:spacing w:val="-3"/>
          <w:w w:val="110"/>
          <w:sz w:val="21"/>
        </w:rPr>
        <w:t xml:space="preserve"> </w:t>
      </w:r>
      <w:r>
        <w:rPr>
          <w:i/>
          <w:w w:val="110"/>
          <w:sz w:val="21"/>
        </w:rPr>
        <w:t>dates</w:t>
      </w:r>
      <w:r>
        <w:rPr>
          <w:i/>
          <w:spacing w:val="-2"/>
          <w:w w:val="110"/>
          <w:sz w:val="21"/>
        </w:rPr>
        <w:t xml:space="preserve"> </w:t>
      </w:r>
      <w:r>
        <w:rPr>
          <w:i/>
          <w:w w:val="110"/>
          <w:sz w:val="21"/>
        </w:rPr>
        <w:t>reference</w:t>
      </w:r>
      <w:r>
        <w:rPr>
          <w:i/>
          <w:spacing w:val="-2"/>
          <w:w w:val="110"/>
          <w:sz w:val="21"/>
        </w:rPr>
        <w:t xml:space="preserve"> </w:t>
      </w:r>
      <w:r>
        <w:rPr>
          <w:i/>
          <w:w w:val="110"/>
          <w:sz w:val="21"/>
        </w:rPr>
        <w:t>Eastern</w:t>
      </w:r>
      <w:r>
        <w:rPr>
          <w:i/>
          <w:spacing w:val="-2"/>
          <w:w w:val="110"/>
          <w:sz w:val="21"/>
        </w:rPr>
        <w:t xml:space="preserve"> Time.</w:t>
      </w:r>
    </w:p>
    <w:p w14:paraId="75CF4315" w14:textId="77777777" w:rsidR="00666A2C" w:rsidRDefault="00666A2C">
      <w:pPr>
        <w:pStyle w:val="a3"/>
        <w:spacing w:before="192"/>
        <w:rPr>
          <w:i/>
        </w:rPr>
      </w:pPr>
    </w:p>
    <w:p w14:paraId="64558A72" w14:textId="77777777" w:rsidR="00666A2C" w:rsidRDefault="00E8759C">
      <w:pPr>
        <w:pStyle w:val="a3"/>
        <w:spacing w:before="1" w:line="266" w:lineRule="auto"/>
        <w:ind w:left="640" w:right="6648"/>
      </w:pPr>
      <w:r>
        <w:rPr>
          <w:w w:val="110"/>
        </w:rPr>
        <w:t>Phase</w:t>
      </w:r>
      <w:r>
        <w:rPr>
          <w:spacing w:val="-14"/>
          <w:w w:val="110"/>
        </w:rPr>
        <w:t xml:space="preserve"> </w:t>
      </w:r>
      <w:r>
        <w:rPr>
          <w:w w:val="110"/>
        </w:rPr>
        <w:t>1</w:t>
      </w:r>
      <w:r>
        <w:rPr>
          <w:spacing w:val="-13"/>
          <w:w w:val="110"/>
        </w:rPr>
        <w:t xml:space="preserve"> </w:t>
      </w:r>
      <w:r>
        <w:rPr>
          <w:w w:val="110"/>
        </w:rPr>
        <w:t>—</w:t>
      </w:r>
      <w:r>
        <w:rPr>
          <w:spacing w:val="-13"/>
          <w:w w:val="110"/>
        </w:rPr>
        <w:t xml:space="preserve"> </w:t>
      </w:r>
      <w:r>
        <w:rPr>
          <w:w w:val="110"/>
        </w:rPr>
        <w:t>Opportunity</w:t>
      </w:r>
      <w:r>
        <w:rPr>
          <w:spacing w:val="-13"/>
          <w:w w:val="110"/>
        </w:rPr>
        <w:t xml:space="preserve"> </w:t>
      </w:r>
      <w:r>
        <w:rPr>
          <w:w w:val="110"/>
        </w:rPr>
        <w:t xml:space="preserve">Deﬁnition </w:t>
      </w:r>
      <w:r>
        <w:rPr>
          <w:w w:val="110"/>
          <w:u w:val="thick"/>
        </w:rPr>
        <w:t>Duration: 5 business weeks</w:t>
      </w:r>
    </w:p>
    <w:p w14:paraId="3CB648E9" w14:textId="77777777" w:rsidR="00666A2C" w:rsidRDefault="00666A2C">
      <w:pPr>
        <w:pStyle w:val="a3"/>
        <w:spacing w:before="29"/>
      </w:pPr>
    </w:p>
    <w:p w14:paraId="3F56C42D" w14:textId="77777777" w:rsidR="00666A2C" w:rsidRDefault="00E8759C">
      <w:pPr>
        <w:pStyle w:val="a4"/>
        <w:numPr>
          <w:ilvl w:val="0"/>
          <w:numId w:val="3"/>
        </w:numPr>
        <w:tabs>
          <w:tab w:val="left" w:pos="1359"/>
        </w:tabs>
        <w:spacing w:before="0"/>
        <w:ind w:left="1359" w:hanging="359"/>
        <w:rPr>
          <w:sz w:val="21"/>
        </w:rPr>
      </w:pPr>
      <w:r>
        <w:rPr>
          <w:spacing w:val="-2"/>
          <w:w w:val="115"/>
          <w:sz w:val="21"/>
        </w:rPr>
        <w:t>Kickoﬀ</w:t>
      </w:r>
    </w:p>
    <w:p w14:paraId="3653597F" w14:textId="77777777" w:rsidR="00666A2C" w:rsidRDefault="00E8759C">
      <w:pPr>
        <w:pStyle w:val="a3"/>
        <w:spacing w:before="29"/>
        <w:ind w:left="1360"/>
      </w:pPr>
      <w:r>
        <w:rPr>
          <w:w w:val="110"/>
          <w:u w:val="thick"/>
        </w:rPr>
        <w:t>January</w:t>
      </w:r>
      <w:r>
        <w:rPr>
          <w:spacing w:val="13"/>
          <w:w w:val="110"/>
          <w:u w:val="thick"/>
        </w:rPr>
        <w:t xml:space="preserve"> </w:t>
      </w:r>
      <w:r>
        <w:rPr>
          <w:w w:val="110"/>
          <w:u w:val="thick"/>
        </w:rPr>
        <w:t>6,</w:t>
      </w:r>
      <w:r>
        <w:rPr>
          <w:spacing w:val="14"/>
          <w:w w:val="110"/>
          <w:u w:val="thick"/>
        </w:rPr>
        <w:t xml:space="preserve"> </w:t>
      </w:r>
      <w:r>
        <w:rPr>
          <w:spacing w:val="-4"/>
          <w:w w:val="110"/>
          <w:u w:val="thick"/>
        </w:rPr>
        <w:t>2025</w:t>
      </w:r>
    </w:p>
    <w:p w14:paraId="0C178E9E" w14:textId="77777777" w:rsidR="00666A2C" w:rsidRDefault="00666A2C">
      <w:pPr>
        <w:pStyle w:val="a3"/>
        <w:spacing w:before="57"/>
      </w:pPr>
    </w:p>
    <w:p w14:paraId="1DC42ED5" w14:textId="77777777" w:rsidR="00666A2C" w:rsidRDefault="00E8759C">
      <w:pPr>
        <w:pStyle w:val="a4"/>
        <w:numPr>
          <w:ilvl w:val="0"/>
          <w:numId w:val="3"/>
        </w:numPr>
        <w:tabs>
          <w:tab w:val="left" w:pos="1359"/>
        </w:tabs>
        <w:spacing w:before="0"/>
        <w:ind w:left="1359" w:hanging="359"/>
        <w:rPr>
          <w:sz w:val="21"/>
        </w:rPr>
      </w:pPr>
      <w:r>
        <w:rPr>
          <w:spacing w:val="-2"/>
          <w:w w:val="105"/>
          <w:sz w:val="21"/>
        </w:rPr>
        <w:t>Immersion</w:t>
      </w:r>
    </w:p>
    <w:p w14:paraId="616E2CF0" w14:textId="77777777" w:rsidR="00666A2C" w:rsidRDefault="00E8759C">
      <w:pPr>
        <w:pStyle w:val="a3"/>
        <w:spacing w:before="29"/>
        <w:ind w:left="1360"/>
      </w:pPr>
      <w:r>
        <w:rPr>
          <w:w w:val="115"/>
          <w:u w:val="thick"/>
        </w:rPr>
        <w:t>10</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3C0395D3" w14:textId="77777777" w:rsidR="00666A2C" w:rsidRDefault="00666A2C">
      <w:pPr>
        <w:pStyle w:val="a3"/>
        <w:spacing w:before="57"/>
      </w:pPr>
    </w:p>
    <w:p w14:paraId="7A540B89" w14:textId="77777777" w:rsidR="00666A2C" w:rsidRDefault="00E8759C">
      <w:pPr>
        <w:pStyle w:val="a4"/>
        <w:numPr>
          <w:ilvl w:val="0"/>
          <w:numId w:val="3"/>
        </w:numPr>
        <w:tabs>
          <w:tab w:val="left" w:pos="1360"/>
        </w:tabs>
        <w:spacing w:before="0" w:line="266" w:lineRule="auto"/>
        <w:ind w:right="5800"/>
        <w:rPr>
          <w:sz w:val="21"/>
        </w:rPr>
      </w:pPr>
      <w:r>
        <w:rPr>
          <w:w w:val="110"/>
          <w:sz w:val="21"/>
        </w:rPr>
        <w:t>Stakeholder</w:t>
      </w:r>
      <w:r>
        <w:rPr>
          <w:spacing w:val="-14"/>
          <w:w w:val="110"/>
          <w:sz w:val="21"/>
        </w:rPr>
        <w:t xml:space="preserve"> </w:t>
      </w:r>
      <w:r>
        <w:rPr>
          <w:w w:val="110"/>
          <w:sz w:val="21"/>
        </w:rPr>
        <w:t>Interviews</w:t>
      </w:r>
      <w:r>
        <w:rPr>
          <w:spacing w:val="-13"/>
          <w:w w:val="110"/>
          <w:sz w:val="21"/>
        </w:rPr>
        <w:t xml:space="preserve"> </w:t>
      </w:r>
      <w:r>
        <w:rPr>
          <w:w w:val="110"/>
          <w:sz w:val="21"/>
        </w:rPr>
        <w:t>&amp;</w:t>
      </w:r>
      <w:r>
        <w:rPr>
          <w:spacing w:val="-13"/>
          <w:w w:val="110"/>
          <w:sz w:val="21"/>
        </w:rPr>
        <w:t xml:space="preserve"> </w:t>
      </w:r>
      <w:r>
        <w:rPr>
          <w:w w:val="110"/>
          <w:sz w:val="21"/>
        </w:rPr>
        <w:t>Site</w:t>
      </w:r>
      <w:r>
        <w:rPr>
          <w:spacing w:val="-13"/>
          <w:w w:val="110"/>
          <w:sz w:val="21"/>
        </w:rPr>
        <w:t xml:space="preserve"> </w:t>
      </w:r>
      <w:r>
        <w:rPr>
          <w:w w:val="110"/>
          <w:sz w:val="21"/>
        </w:rPr>
        <w:t xml:space="preserve">Visits </w:t>
      </w:r>
      <w:r>
        <w:rPr>
          <w:w w:val="110"/>
          <w:sz w:val="21"/>
          <w:u w:val="thick"/>
        </w:rPr>
        <w:t>3 business days</w:t>
      </w:r>
    </w:p>
    <w:p w14:paraId="3254BC2F" w14:textId="77777777" w:rsidR="00666A2C" w:rsidRDefault="00666A2C">
      <w:pPr>
        <w:pStyle w:val="a3"/>
        <w:spacing w:before="29"/>
      </w:pPr>
    </w:p>
    <w:p w14:paraId="17D843BF" w14:textId="77777777" w:rsidR="00666A2C" w:rsidRDefault="00E8759C">
      <w:pPr>
        <w:pStyle w:val="a4"/>
        <w:numPr>
          <w:ilvl w:val="0"/>
          <w:numId w:val="3"/>
        </w:numPr>
        <w:tabs>
          <w:tab w:val="left" w:pos="1360"/>
        </w:tabs>
        <w:spacing w:before="1" w:line="266" w:lineRule="auto"/>
        <w:ind w:right="4436"/>
        <w:rPr>
          <w:sz w:val="21"/>
        </w:rPr>
      </w:pPr>
      <w:r>
        <w:rPr>
          <w:w w:val="110"/>
          <w:sz w:val="21"/>
        </w:rPr>
        <w:t xml:space="preserve">Opportunity Deﬁnition [PR Closed Dec 23 - Jan 3] </w:t>
      </w:r>
      <w:r>
        <w:rPr>
          <w:w w:val="110"/>
          <w:sz w:val="21"/>
          <w:u w:val="thick"/>
        </w:rPr>
        <w:t>11 business days</w:t>
      </w:r>
    </w:p>
    <w:p w14:paraId="651E9592" w14:textId="77777777" w:rsidR="00666A2C" w:rsidRDefault="00666A2C">
      <w:pPr>
        <w:pStyle w:val="a3"/>
        <w:spacing w:before="29"/>
      </w:pPr>
    </w:p>
    <w:p w14:paraId="4434032A" w14:textId="77777777" w:rsidR="00666A2C" w:rsidRDefault="00E8759C">
      <w:pPr>
        <w:pStyle w:val="a4"/>
        <w:numPr>
          <w:ilvl w:val="0"/>
          <w:numId w:val="3"/>
        </w:numPr>
        <w:tabs>
          <w:tab w:val="left" w:pos="1360"/>
        </w:tabs>
        <w:spacing w:before="0" w:line="266" w:lineRule="auto"/>
        <w:ind w:right="5697"/>
        <w:rPr>
          <w:sz w:val="21"/>
        </w:rPr>
      </w:pPr>
      <w:r>
        <w:rPr>
          <w:w w:val="105"/>
          <w:sz w:val="21"/>
        </w:rPr>
        <w:t>[Presentation]</w:t>
      </w:r>
      <w:r>
        <w:rPr>
          <w:spacing w:val="-4"/>
          <w:w w:val="105"/>
          <w:sz w:val="21"/>
        </w:rPr>
        <w:t xml:space="preserve"> </w:t>
      </w:r>
      <w:r>
        <w:rPr>
          <w:w w:val="105"/>
          <w:sz w:val="21"/>
        </w:rPr>
        <w:t>Opportunity</w:t>
      </w:r>
      <w:r>
        <w:rPr>
          <w:spacing w:val="-4"/>
          <w:w w:val="105"/>
          <w:sz w:val="21"/>
        </w:rPr>
        <w:t xml:space="preserve"> </w:t>
      </w:r>
      <w:r>
        <w:rPr>
          <w:w w:val="105"/>
          <w:sz w:val="21"/>
        </w:rPr>
        <w:t xml:space="preserve">Deﬁnition </w:t>
      </w:r>
      <w:r>
        <w:rPr>
          <w:w w:val="105"/>
          <w:sz w:val="21"/>
          <w:u w:val="thick"/>
        </w:rPr>
        <w:t>February 6, 2025</w:t>
      </w:r>
    </w:p>
    <w:p w14:paraId="269E314A" w14:textId="77777777" w:rsidR="00666A2C" w:rsidRDefault="00666A2C">
      <w:pPr>
        <w:pStyle w:val="a3"/>
        <w:spacing w:before="30"/>
      </w:pPr>
    </w:p>
    <w:p w14:paraId="04CE9B70" w14:textId="77777777" w:rsidR="00666A2C" w:rsidRDefault="00E8759C">
      <w:pPr>
        <w:pStyle w:val="a4"/>
        <w:numPr>
          <w:ilvl w:val="0"/>
          <w:numId w:val="3"/>
        </w:numPr>
        <w:tabs>
          <w:tab w:val="left" w:pos="1360"/>
        </w:tabs>
        <w:spacing w:before="0" w:line="266" w:lineRule="auto"/>
        <w:ind w:right="6092"/>
        <w:rPr>
          <w:sz w:val="21"/>
        </w:rPr>
      </w:pPr>
      <w:r>
        <w:rPr>
          <w:w w:val="110"/>
          <w:sz w:val="21"/>
        </w:rPr>
        <w:t xml:space="preserve">Feedback &amp; Kick oﬀ for Phase 2 </w:t>
      </w:r>
      <w:r>
        <w:rPr>
          <w:w w:val="110"/>
          <w:sz w:val="21"/>
          <w:u w:val="thick"/>
        </w:rPr>
        <w:t>2 business days</w:t>
      </w:r>
    </w:p>
    <w:p w14:paraId="47341341" w14:textId="77777777" w:rsidR="00666A2C" w:rsidRDefault="00666A2C">
      <w:pPr>
        <w:pStyle w:val="a3"/>
      </w:pPr>
    </w:p>
    <w:p w14:paraId="42EF2083" w14:textId="77777777" w:rsidR="00666A2C" w:rsidRDefault="00666A2C">
      <w:pPr>
        <w:pStyle w:val="a3"/>
        <w:spacing w:before="58"/>
      </w:pPr>
    </w:p>
    <w:p w14:paraId="106A5651" w14:textId="77777777" w:rsidR="00666A2C" w:rsidRDefault="00E8759C">
      <w:pPr>
        <w:pStyle w:val="a3"/>
        <w:spacing w:line="266" w:lineRule="auto"/>
        <w:ind w:left="640" w:right="7130"/>
      </w:pPr>
      <w:r>
        <w:rPr>
          <w:w w:val="110"/>
        </w:rPr>
        <w:t xml:space="preserve">Phase 2 — Strategy </w:t>
      </w:r>
      <w:r>
        <w:rPr>
          <w:w w:val="110"/>
          <w:u w:val="thick"/>
        </w:rPr>
        <w:t>Duration:</w:t>
      </w:r>
      <w:r>
        <w:rPr>
          <w:spacing w:val="-8"/>
          <w:w w:val="110"/>
          <w:u w:val="thick"/>
        </w:rPr>
        <w:t xml:space="preserve"> </w:t>
      </w:r>
      <w:r>
        <w:rPr>
          <w:w w:val="110"/>
          <w:u w:val="thick"/>
        </w:rPr>
        <w:t>8</w:t>
      </w:r>
      <w:r>
        <w:rPr>
          <w:spacing w:val="-8"/>
          <w:w w:val="110"/>
          <w:u w:val="thick"/>
        </w:rPr>
        <w:t xml:space="preserve"> </w:t>
      </w:r>
      <w:r>
        <w:rPr>
          <w:w w:val="110"/>
          <w:u w:val="thick"/>
        </w:rPr>
        <w:t>business</w:t>
      </w:r>
      <w:r>
        <w:rPr>
          <w:spacing w:val="-8"/>
          <w:w w:val="110"/>
          <w:u w:val="thick"/>
        </w:rPr>
        <w:t xml:space="preserve"> </w:t>
      </w:r>
      <w:r>
        <w:rPr>
          <w:w w:val="110"/>
          <w:u w:val="thick"/>
        </w:rPr>
        <w:t>weeks</w:t>
      </w:r>
    </w:p>
    <w:p w14:paraId="7B40C951" w14:textId="77777777" w:rsidR="00666A2C" w:rsidRDefault="00666A2C">
      <w:pPr>
        <w:pStyle w:val="a3"/>
        <w:spacing w:before="29"/>
      </w:pPr>
    </w:p>
    <w:p w14:paraId="4D5AA65F" w14:textId="77777777" w:rsidR="00666A2C" w:rsidRDefault="00E8759C">
      <w:pPr>
        <w:pStyle w:val="a4"/>
        <w:numPr>
          <w:ilvl w:val="0"/>
          <w:numId w:val="3"/>
        </w:numPr>
        <w:tabs>
          <w:tab w:val="left" w:pos="1359"/>
        </w:tabs>
        <w:spacing w:before="0"/>
        <w:ind w:left="1359" w:hanging="359"/>
        <w:rPr>
          <w:sz w:val="21"/>
        </w:rPr>
      </w:pPr>
      <w:r>
        <w:rPr>
          <w:spacing w:val="-2"/>
          <w:w w:val="115"/>
          <w:sz w:val="21"/>
        </w:rPr>
        <w:t>Kickoﬀ</w:t>
      </w:r>
    </w:p>
    <w:p w14:paraId="3D839FC2" w14:textId="77777777" w:rsidR="00666A2C" w:rsidRDefault="00E8759C">
      <w:pPr>
        <w:pStyle w:val="a3"/>
        <w:spacing w:before="29"/>
        <w:ind w:left="1360"/>
      </w:pPr>
      <w:r>
        <w:rPr>
          <w:w w:val="110"/>
          <w:u w:val="thick"/>
        </w:rPr>
        <w:t>February</w:t>
      </w:r>
      <w:r>
        <w:rPr>
          <w:spacing w:val="-6"/>
          <w:w w:val="110"/>
          <w:u w:val="thick"/>
        </w:rPr>
        <w:t xml:space="preserve"> </w:t>
      </w:r>
      <w:r>
        <w:rPr>
          <w:w w:val="110"/>
          <w:u w:val="thick"/>
        </w:rPr>
        <w:t>11,</w:t>
      </w:r>
      <w:r>
        <w:rPr>
          <w:spacing w:val="-5"/>
          <w:w w:val="110"/>
          <w:u w:val="thick"/>
        </w:rPr>
        <w:t xml:space="preserve"> </w:t>
      </w:r>
      <w:r>
        <w:rPr>
          <w:spacing w:val="-4"/>
          <w:w w:val="110"/>
          <w:u w:val="thick"/>
        </w:rPr>
        <w:t>2025</w:t>
      </w:r>
    </w:p>
    <w:p w14:paraId="4B4D7232" w14:textId="77777777" w:rsidR="00666A2C" w:rsidRDefault="00666A2C">
      <w:pPr>
        <w:pStyle w:val="a3"/>
        <w:spacing w:before="57"/>
      </w:pPr>
    </w:p>
    <w:p w14:paraId="2D83D416" w14:textId="77777777" w:rsidR="00666A2C" w:rsidRDefault="00E8759C">
      <w:pPr>
        <w:pStyle w:val="a4"/>
        <w:numPr>
          <w:ilvl w:val="0"/>
          <w:numId w:val="3"/>
        </w:numPr>
        <w:tabs>
          <w:tab w:val="left" w:pos="1360"/>
        </w:tabs>
        <w:spacing w:before="0" w:line="266" w:lineRule="auto"/>
        <w:ind w:right="6142"/>
        <w:rPr>
          <w:sz w:val="21"/>
        </w:rPr>
      </w:pPr>
      <w:r>
        <w:rPr>
          <w:w w:val="115"/>
          <w:sz w:val="21"/>
        </w:rPr>
        <w:t>Strategy</w:t>
      </w:r>
      <w:r>
        <w:rPr>
          <w:spacing w:val="-10"/>
          <w:w w:val="115"/>
          <w:sz w:val="21"/>
        </w:rPr>
        <w:t xml:space="preserve"> </w:t>
      </w:r>
      <w:r>
        <w:rPr>
          <w:w w:val="115"/>
          <w:sz w:val="21"/>
        </w:rPr>
        <w:t>R1</w:t>
      </w:r>
      <w:r>
        <w:rPr>
          <w:spacing w:val="-10"/>
          <w:w w:val="115"/>
          <w:sz w:val="21"/>
        </w:rPr>
        <w:t xml:space="preserve"> </w:t>
      </w:r>
      <w:r>
        <w:rPr>
          <w:w w:val="115"/>
          <w:sz w:val="21"/>
        </w:rPr>
        <w:t>[PR</w:t>
      </w:r>
      <w:r>
        <w:rPr>
          <w:spacing w:val="-10"/>
          <w:w w:val="115"/>
          <w:sz w:val="21"/>
        </w:rPr>
        <w:t xml:space="preserve"> </w:t>
      </w:r>
      <w:r>
        <w:rPr>
          <w:w w:val="115"/>
          <w:sz w:val="21"/>
        </w:rPr>
        <w:t>Closed</w:t>
      </w:r>
      <w:r>
        <w:rPr>
          <w:spacing w:val="-10"/>
          <w:w w:val="115"/>
          <w:sz w:val="21"/>
        </w:rPr>
        <w:t xml:space="preserve"> </w:t>
      </w:r>
      <w:r>
        <w:rPr>
          <w:w w:val="115"/>
          <w:sz w:val="21"/>
        </w:rPr>
        <w:t>Jan</w:t>
      </w:r>
      <w:r>
        <w:rPr>
          <w:spacing w:val="-10"/>
          <w:w w:val="115"/>
          <w:sz w:val="21"/>
        </w:rPr>
        <w:t xml:space="preserve"> </w:t>
      </w:r>
      <w:r>
        <w:rPr>
          <w:w w:val="115"/>
          <w:sz w:val="21"/>
        </w:rPr>
        <w:t xml:space="preserve">20] </w:t>
      </w:r>
      <w:r>
        <w:rPr>
          <w:w w:val="115"/>
          <w:sz w:val="21"/>
          <w:u w:val="thick"/>
        </w:rPr>
        <w:t>16 business days</w:t>
      </w:r>
    </w:p>
    <w:p w14:paraId="2093CA67" w14:textId="77777777" w:rsidR="00666A2C" w:rsidRDefault="00666A2C">
      <w:pPr>
        <w:pStyle w:val="a3"/>
        <w:spacing w:before="30"/>
      </w:pPr>
    </w:p>
    <w:p w14:paraId="1F01CC5D" w14:textId="77777777" w:rsidR="00666A2C" w:rsidRDefault="00E8759C">
      <w:pPr>
        <w:pStyle w:val="a4"/>
        <w:numPr>
          <w:ilvl w:val="0"/>
          <w:numId w:val="3"/>
        </w:numPr>
        <w:tabs>
          <w:tab w:val="left" w:pos="1360"/>
        </w:tabs>
        <w:spacing w:before="0" w:line="266" w:lineRule="auto"/>
        <w:ind w:right="6656"/>
        <w:rPr>
          <w:sz w:val="21"/>
        </w:rPr>
      </w:pPr>
      <w:r>
        <w:rPr>
          <w:w w:val="105"/>
          <w:sz w:val="21"/>
        </w:rPr>
        <w:t xml:space="preserve">[Presentation] Strategy R1 </w:t>
      </w:r>
      <w:r>
        <w:rPr>
          <w:w w:val="105"/>
          <w:sz w:val="21"/>
          <w:u w:val="thick"/>
        </w:rPr>
        <w:t>March 5, 2025</w:t>
      </w:r>
    </w:p>
    <w:p w14:paraId="2503B197" w14:textId="77777777" w:rsidR="00666A2C" w:rsidRDefault="00666A2C">
      <w:pPr>
        <w:spacing w:line="266" w:lineRule="auto"/>
        <w:rPr>
          <w:sz w:val="21"/>
        </w:rPr>
        <w:sectPr w:rsidR="00666A2C">
          <w:pgSz w:w="12240" w:h="15840"/>
          <w:pgMar w:top="1360" w:right="980" w:bottom="1000" w:left="800" w:header="0" w:footer="808" w:gutter="0"/>
          <w:cols w:space="720"/>
        </w:sectPr>
      </w:pPr>
    </w:p>
    <w:p w14:paraId="6AC7B9AA" w14:textId="77777777" w:rsidR="00666A2C" w:rsidRDefault="00E8759C">
      <w:pPr>
        <w:pStyle w:val="a4"/>
        <w:numPr>
          <w:ilvl w:val="0"/>
          <w:numId w:val="3"/>
        </w:numPr>
        <w:tabs>
          <w:tab w:val="left" w:pos="1359"/>
        </w:tabs>
        <w:spacing w:before="81"/>
        <w:ind w:left="1359" w:hanging="359"/>
        <w:rPr>
          <w:sz w:val="21"/>
        </w:rPr>
      </w:pPr>
      <w:r>
        <w:rPr>
          <w:spacing w:val="-2"/>
          <w:w w:val="115"/>
          <w:sz w:val="21"/>
        </w:rPr>
        <w:lastRenderedPageBreak/>
        <w:t>Feedback</w:t>
      </w:r>
    </w:p>
    <w:p w14:paraId="785DCA00" w14:textId="77777777" w:rsidR="00666A2C" w:rsidRDefault="00E8759C">
      <w:pPr>
        <w:pStyle w:val="a3"/>
        <w:spacing w:before="29"/>
        <w:ind w:left="1360"/>
      </w:pPr>
      <w:r>
        <w:rPr>
          <w:w w:val="115"/>
          <w:u w:val="thick"/>
        </w:rPr>
        <w:t>2</w:t>
      </w:r>
      <w:r>
        <w:rPr>
          <w:spacing w:val="-6"/>
          <w:w w:val="115"/>
          <w:u w:val="thick"/>
        </w:rPr>
        <w:t xml:space="preserve"> </w:t>
      </w:r>
      <w:r>
        <w:rPr>
          <w:w w:val="115"/>
          <w:u w:val="thick"/>
        </w:rPr>
        <w:t>business</w:t>
      </w:r>
      <w:r>
        <w:rPr>
          <w:spacing w:val="-5"/>
          <w:w w:val="115"/>
          <w:u w:val="thick"/>
        </w:rPr>
        <w:t xml:space="preserve"> </w:t>
      </w:r>
      <w:r>
        <w:rPr>
          <w:spacing w:val="-4"/>
          <w:w w:val="115"/>
          <w:u w:val="thick"/>
        </w:rPr>
        <w:t>days</w:t>
      </w:r>
    </w:p>
    <w:p w14:paraId="38288749" w14:textId="77777777" w:rsidR="00666A2C" w:rsidRDefault="00666A2C">
      <w:pPr>
        <w:pStyle w:val="a3"/>
        <w:spacing w:before="57"/>
      </w:pPr>
    </w:p>
    <w:p w14:paraId="42485E2D" w14:textId="77777777" w:rsidR="00666A2C" w:rsidRDefault="00E8759C">
      <w:pPr>
        <w:pStyle w:val="a4"/>
        <w:numPr>
          <w:ilvl w:val="0"/>
          <w:numId w:val="3"/>
        </w:numPr>
        <w:tabs>
          <w:tab w:val="left" w:pos="1359"/>
        </w:tabs>
        <w:spacing w:before="0"/>
        <w:ind w:left="1359" w:hanging="359"/>
        <w:rPr>
          <w:sz w:val="21"/>
        </w:rPr>
      </w:pPr>
      <w:r>
        <w:rPr>
          <w:w w:val="110"/>
          <w:sz w:val="21"/>
        </w:rPr>
        <w:t>Strategy</w:t>
      </w:r>
      <w:r>
        <w:rPr>
          <w:spacing w:val="-2"/>
          <w:w w:val="115"/>
          <w:sz w:val="21"/>
        </w:rPr>
        <w:t xml:space="preserve"> </w:t>
      </w:r>
      <w:r>
        <w:rPr>
          <w:spacing w:val="-5"/>
          <w:w w:val="115"/>
          <w:sz w:val="21"/>
        </w:rPr>
        <w:t>R2</w:t>
      </w:r>
    </w:p>
    <w:p w14:paraId="42EB3920" w14:textId="77777777" w:rsidR="00666A2C" w:rsidRDefault="00E8759C">
      <w:pPr>
        <w:pStyle w:val="a3"/>
        <w:spacing w:before="29"/>
        <w:ind w:left="1360"/>
      </w:pPr>
      <w:r>
        <w:rPr>
          <w:w w:val="115"/>
          <w:u w:val="thick"/>
        </w:rPr>
        <w:t>11</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20BD9A1A" w14:textId="77777777" w:rsidR="00666A2C" w:rsidRDefault="00666A2C">
      <w:pPr>
        <w:pStyle w:val="a3"/>
        <w:spacing w:before="57"/>
      </w:pPr>
    </w:p>
    <w:p w14:paraId="1E383DB9" w14:textId="77777777" w:rsidR="00666A2C" w:rsidRDefault="00E8759C">
      <w:pPr>
        <w:pStyle w:val="a4"/>
        <w:numPr>
          <w:ilvl w:val="0"/>
          <w:numId w:val="3"/>
        </w:numPr>
        <w:tabs>
          <w:tab w:val="left" w:pos="1360"/>
        </w:tabs>
        <w:spacing w:before="0" w:line="266" w:lineRule="auto"/>
        <w:ind w:right="6656"/>
        <w:rPr>
          <w:sz w:val="21"/>
        </w:rPr>
      </w:pPr>
      <w:r>
        <w:rPr>
          <w:w w:val="105"/>
          <w:sz w:val="21"/>
        </w:rPr>
        <w:t xml:space="preserve">[Presentation] Strategy R2 </w:t>
      </w:r>
      <w:r>
        <w:rPr>
          <w:w w:val="105"/>
          <w:sz w:val="21"/>
          <w:u w:val="thick"/>
        </w:rPr>
        <w:t>March 25, 2025</w:t>
      </w:r>
    </w:p>
    <w:p w14:paraId="0C136CF1" w14:textId="77777777" w:rsidR="00666A2C" w:rsidRDefault="00666A2C">
      <w:pPr>
        <w:pStyle w:val="a3"/>
        <w:spacing w:before="30"/>
      </w:pPr>
    </w:p>
    <w:p w14:paraId="741D6CFA" w14:textId="77777777" w:rsidR="00666A2C" w:rsidRDefault="00E8759C">
      <w:pPr>
        <w:pStyle w:val="a4"/>
        <w:numPr>
          <w:ilvl w:val="0"/>
          <w:numId w:val="3"/>
        </w:numPr>
        <w:tabs>
          <w:tab w:val="left" w:pos="1359"/>
        </w:tabs>
        <w:spacing w:before="0"/>
        <w:ind w:left="1359" w:hanging="359"/>
        <w:rPr>
          <w:sz w:val="21"/>
        </w:rPr>
      </w:pPr>
      <w:r>
        <w:rPr>
          <w:spacing w:val="-2"/>
          <w:w w:val="115"/>
          <w:sz w:val="21"/>
        </w:rPr>
        <w:t>Feedback</w:t>
      </w:r>
    </w:p>
    <w:p w14:paraId="4BD59860" w14:textId="77777777" w:rsidR="00666A2C" w:rsidRDefault="00E8759C">
      <w:pPr>
        <w:pStyle w:val="a3"/>
        <w:spacing w:before="28"/>
        <w:ind w:left="1360"/>
      </w:pPr>
      <w:r>
        <w:rPr>
          <w:w w:val="115"/>
          <w:u w:val="thick"/>
        </w:rPr>
        <w:t>2</w:t>
      </w:r>
      <w:r>
        <w:rPr>
          <w:spacing w:val="-6"/>
          <w:w w:val="115"/>
          <w:u w:val="thick"/>
        </w:rPr>
        <w:t xml:space="preserve"> </w:t>
      </w:r>
      <w:r>
        <w:rPr>
          <w:w w:val="115"/>
          <w:u w:val="thick"/>
        </w:rPr>
        <w:t>business</w:t>
      </w:r>
      <w:r>
        <w:rPr>
          <w:spacing w:val="-5"/>
          <w:w w:val="115"/>
          <w:u w:val="thick"/>
        </w:rPr>
        <w:t xml:space="preserve"> </w:t>
      </w:r>
      <w:r>
        <w:rPr>
          <w:spacing w:val="-4"/>
          <w:w w:val="115"/>
          <w:u w:val="thick"/>
        </w:rPr>
        <w:t>days</w:t>
      </w:r>
    </w:p>
    <w:p w14:paraId="0A392C6A" w14:textId="77777777" w:rsidR="00666A2C" w:rsidRDefault="00666A2C">
      <w:pPr>
        <w:pStyle w:val="a3"/>
      </w:pPr>
    </w:p>
    <w:p w14:paraId="290583F9" w14:textId="77777777" w:rsidR="00666A2C" w:rsidRDefault="00666A2C">
      <w:pPr>
        <w:pStyle w:val="a3"/>
        <w:spacing w:before="86"/>
      </w:pPr>
    </w:p>
    <w:p w14:paraId="4008B5D2" w14:textId="77777777" w:rsidR="00666A2C" w:rsidRDefault="00E8759C">
      <w:pPr>
        <w:pStyle w:val="a3"/>
        <w:spacing w:line="266" w:lineRule="auto"/>
        <w:ind w:left="640" w:right="6648"/>
      </w:pPr>
      <w:r>
        <w:rPr>
          <w:w w:val="110"/>
        </w:rPr>
        <w:t>Phase</w:t>
      </w:r>
      <w:r>
        <w:rPr>
          <w:spacing w:val="-5"/>
          <w:w w:val="110"/>
        </w:rPr>
        <w:t xml:space="preserve"> </w:t>
      </w:r>
      <w:r>
        <w:rPr>
          <w:w w:val="110"/>
        </w:rPr>
        <w:t>3</w:t>
      </w:r>
      <w:r>
        <w:rPr>
          <w:spacing w:val="-5"/>
          <w:w w:val="110"/>
        </w:rPr>
        <w:t xml:space="preserve"> </w:t>
      </w:r>
      <w:r>
        <w:rPr>
          <w:w w:val="110"/>
        </w:rPr>
        <w:t>—</w:t>
      </w:r>
      <w:r>
        <w:rPr>
          <w:spacing w:val="-5"/>
          <w:w w:val="110"/>
        </w:rPr>
        <w:t xml:space="preserve"> </w:t>
      </w:r>
      <w:r>
        <w:rPr>
          <w:w w:val="110"/>
        </w:rPr>
        <w:t>Brand</w:t>
      </w:r>
      <w:r>
        <w:rPr>
          <w:spacing w:val="-5"/>
          <w:w w:val="110"/>
        </w:rPr>
        <w:t xml:space="preserve"> </w:t>
      </w:r>
      <w:r>
        <w:rPr>
          <w:w w:val="110"/>
        </w:rPr>
        <w:t xml:space="preserve">Identity </w:t>
      </w:r>
      <w:r>
        <w:rPr>
          <w:w w:val="110"/>
          <w:u w:val="thick"/>
        </w:rPr>
        <w:t>Duration: 10 weeks</w:t>
      </w:r>
    </w:p>
    <w:p w14:paraId="68F21D90" w14:textId="77777777" w:rsidR="00666A2C" w:rsidRDefault="00666A2C">
      <w:pPr>
        <w:pStyle w:val="a3"/>
        <w:spacing w:before="30"/>
      </w:pPr>
    </w:p>
    <w:p w14:paraId="35DD825B" w14:textId="77777777" w:rsidR="00666A2C" w:rsidRDefault="00E8759C">
      <w:pPr>
        <w:pStyle w:val="a4"/>
        <w:numPr>
          <w:ilvl w:val="0"/>
          <w:numId w:val="3"/>
        </w:numPr>
        <w:tabs>
          <w:tab w:val="left" w:pos="1360"/>
        </w:tabs>
        <w:spacing w:before="0" w:line="266" w:lineRule="auto"/>
        <w:ind w:right="7465"/>
        <w:rPr>
          <w:sz w:val="21"/>
        </w:rPr>
      </w:pPr>
      <w:r>
        <w:rPr>
          <w:w w:val="110"/>
          <w:sz w:val="21"/>
        </w:rPr>
        <w:t>Brand</w:t>
      </w:r>
      <w:r>
        <w:rPr>
          <w:spacing w:val="-14"/>
          <w:w w:val="110"/>
          <w:sz w:val="21"/>
        </w:rPr>
        <w:t xml:space="preserve"> </w:t>
      </w:r>
      <w:r>
        <w:rPr>
          <w:w w:val="110"/>
          <w:sz w:val="21"/>
        </w:rPr>
        <w:t>Identity</w:t>
      </w:r>
      <w:r>
        <w:rPr>
          <w:spacing w:val="-13"/>
          <w:w w:val="110"/>
          <w:sz w:val="21"/>
        </w:rPr>
        <w:t xml:space="preserve"> </w:t>
      </w:r>
      <w:r>
        <w:rPr>
          <w:w w:val="110"/>
          <w:sz w:val="21"/>
        </w:rPr>
        <w:t xml:space="preserve">R1 </w:t>
      </w:r>
      <w:r>
        <w:rPr>
          <w:w w:val="115"/>
          <w:sz w:val="21"/>
          <w:u w:val="thick"/>
        </w:rPr>
        <w:t>15</w:t>
      </w:r>
      <w:r>
        <w:rPr>
          <w:spacing w:val="-9"/>
          <w:w w:val="115"/>
          <w:sz w:val="21"/>
          <w:u w:val="thick"/>
        </w:rPr>
        <w:t xml:space="preserve"> </w:t>
      </w:r>
      <w:r>
        <w:rPr>
          <w:w w:val="115"/>
          <w:sz w:val="21"/>
          <w:u w:val="thick"/>
        </w:rPr>
        <w:t>business</w:t>
      </w:r>
      <w:r>
        <w:rPr>
          <w:spacing w:val="-8"/>
          <w:w w:val="115"/>
          <w:sz w:val="21"/>
          <w:u w:val="thick"/>
        </w:rPr>
        <w:t xml:space="preserve"> </w:t>
      </w:r>
      <w:r>
        <w:rPr>
          <w:spacing w:val="-4"/>
          <w:w w:val="115"/>
          <w:sz w:val="21"/>
          <w:u w:val="thick"/>
        </w:rPr>
        <w:t>days</w:t>
      </w:r>
    </w:p>
    <w:p w14:paraId="13C326F3" w14:textId="77777777" w:rsidR="00666A2C" w:rsidRDefault="00666A2C">
      <w:pPr>
        <w:pStyle w:val="a3"/>
        <w:spacing w:before="29"/>
      </w:pPr>
    </w:p>
    <w:p w14:paraId="36283089" w14:textId="77777777" w:rsidR="00666A2C" w:rsidRDefault="00E8759C">
      <w:pPr>
        <w:pStyle w:val="a4"/>
        <w:numPr>
          <w:ilvl w:val="0"/>
          <w:numId w:val="3"/>
        </w:numPr>
        <w:tabs>
          <w:tab w:val="left" w:pos="1360"/>
        </w:tabs>
        <w:spacing w:before="1" w:line="266" w:lineRule="auto"/>
        <w:ind w:right="6270"/>
        <w:rPr>
          <w:sz w:val="21"/>
        </w:rPr>
      </w:pPr>
      <w:r>
        <w:rPr>
          <w:w w:val="105"/>
          <w:sz w:val="21"/>
        </w:rPr>
        <w:t xml:space="preserve">[Presentation] Design R1 </w:t>
      </w:r>
      <w:r>
        <w:rPr>
          <w:w w:val="105"/>
          <w:sz w:val="21"/>
          <w:u w:val="thick"/>
        </w:rPr>
        <w:t>Estimated date: April 18, 2025</w:t>
      </w:r>
    </w:p>
    <w:p w14:paraId="4853B841" w14:textId="77777777" w:rsidR="00666A2C" w:rsidRDefault="00666A2C">
      <w:pPr>
        <w:pStyle w:val="a3"/>
        <w:spacing w:before="29"/>
      </w:pPr>
    </w:p>
    <w:p w14:paraId="22D0B9B2" w14:textId="77777777" w:rsidR="00666A2C" w:rsidRDefault="00E8759C">
      <w:pPr>
        <w:pStyle w:val="a4"/>
        <w:numPr>
          <w:ilvl w:val="0"/>
          <w:numId w:val="3"/>
        </w:numPr>
        <w:tabs>
          <w:tab w:val="left" w:pos="1359"/>
        </w:tabs>
        <w:spacing w:before="0"/>
        <w:ind w:left="1359" w:hanging="359"/>
        <w:rPr>
          <w:sz w:val="21"/>
        </w:rPr>
      </w:pPr>
      <w:r>
        <w:rPr>
          <w:w w:val="110"/>
          <w:sz w:val="21"/>
        </w:rPr>
        <w:t>Feedback</w:t>
      </w:r>
      <w:r>
        <w:rPr>
          <w:spacing w:val="29"/>
          <w:w w:val="110"/>
          <w:sz w:val="21"/>
        </w:rPr>
        <w:t xml:space="preserve"> </w:t>
      </w:r>
      <w:r>
        <w:rPr>
          <w:spacing w:val="-5"/>
          <w:w w:val="110"/>
          <w:sz w:val="21"/>
        </w:rPr>
        <w:t>due</w:t>
      </w:r>
    </w:p>
    <w:p w14:paraId="7F4C4E37" w14:textId="77777777" w:rsidR="00666A2C" w:rsidRDefault="00E8759C">
      <w:pPr>
        <w:pStyle w:val="a3"/>
        <w:spacing w:before="29"/>
        <w:ind w:left="1360"/>
      </w:pPr>
      <w:r>
        <w:rPr>
          <w:w w:val="115"/>
          <w:u w:val="thick"/>
        </w:rPr>
        <w:t>10</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50125231" w14:textId="77777777" w:rsidR="00666A2C" w:rsidRDefault="00666A2C">
      <w:pPr>
        <w:pStyle w:val="a3"/>
        <w:spacing w:before="57"/>
      </w:pPr>
    </w:p>
    <w:p w14:paraId="59B453CF" w14:textId="77777777" w:rsidR="00666A2C" w:rsidRDefault="00E8759C">
      <w:pPr>
        <w:pStyle w:val="a4"/>
        <w:numPr>
          <w:ilvl w:val="0"/>
          <w:numId w:val="3"/>
        </w:numPr>
        <w:tabs>
          <w:tab w:val="left" w:pos="1360"/>
        </w:tabs>
        <w:spacing w:before="0" w:line="266" w:lineRule="auto"/>
        <w:ind w:right="4686"/>
        <w:rPr>
          <w:sz w:val="21"/>
        </w:rPr>
      </w:pPr>
      <w:r>
        <w:rPr>
          <w:w w:val="115"/>
          <w:sz w:val="21"/>
        </w:rPr>
        <w:t>Design</w:t>
      </w:r>
      <w:r>
        <w:rPr>
          <w:spacing w:val="-9"/>
          <w:w w:val="115"/>
          <w:sz w:val="21"/>
        </w:rPr>
        <w:t xml:space="preserve"> </w:t>
      </w:r>
      <w:r>
        <w:rPr>
          <w:w w:val="115"/>
          <w:sz w:val="21"/>
        </w:rPr>
        <w:t>R2</w:t>
      </w:r>
      <w:r>
        <w:rPr>
          <w:spacing w:val="-9"/>
          <w:w w:val="115"/>
          <w:sz w:val="21"/>
        </w:rPr>
        <w:t xml:space="preserve"> </w:t>
      </w:r>
      <w:r>
        <w:rPr>
          <w:w w:val="115"/>
          <w:sz w:val="21"/>
        </w:rPr>
        <w:t>[PR</w:t>
      </w:r>
      <w:r>
        <w:rPr>
          <w:spacing w:val="-9"/>
          <w:w w:val="115"/>
          <w:sz w:val="21"/>
        </w:rPr>
        <w:t xml:space="preserve"> </w:t>
      </w:r>
      <w:r>
        <w:rPr>
          <w:w w:val="115"/>
          <w:sz w:val="21"/>
        </w:rPr>
        <w:t>Closed</w:t>
      </w:r>
      <w:r>
        <w:rPr>
          <w:spacing w:val="-9"/>
          <w:w w:val="115"/>
          <w:sz w:val="21"/>
        </w:rPr>
        <w:t xml:space="preserve"> </w:t>
      </w:r>
      <w:r>
        <w:rPr>
          <w:w w:val="115"/>
          <w:sz w:val="21"/>
        </w:rPr>
        <w:t>May</w:t>
      </w:r>
      <w:r>
        <w:rPr>
          <w:spacing w:val="-9"/>
          <w:w w:val="115"/>
          <w:sz w:val="21"/>
        </w:rPr>
        <w:t xml:space="preserve"> </w:t>
      </w:r>
      <w:r>
        <w:rPr>
          <w:w w:val="115"/>
          <w:sz w:val="21"/>
        </w:rPr>
        <w:t>26,</w:t>
      </w:r>
      <w:r>
        <w:rPr>
          <w:spacing w:val="-9"/>
          <w:w w:val="115"/>
          <w:sz w:val="21"/>
        </w:rPr>
        <w:t xml:space="preserve"> </w:t>
      </w:r>
      <w:r>
        <w:rPr>
          <w:w w:val="115"/>
          <w:sz w:val="21"/>
        </w:rPr>
        <w:t>May</w:t>
      </w:r>
      <w:r>
        <w:rPr>
          <w:spacing w:val="-9"/>
          <w:w w:val="115"/>
          <w:sz w:val="21"/>
        </w:rPr>
        <w:t xml:space="preserve"> </w:t>
      </w:r>
      <w:r>
        <w:rPr>
          <w:w w:val="115"/>
          <w:sz w:val="21"/>
        </w:rPr>
        <w:t>30</w:t>
      </w:r>
      <w:r>
        <w:rPr>
          <w:spacing w:val="-9"/>
          <w:w w:val="115"/>
          <w:sz w:val="21"/>
        </w:rPr>
        <w:t xml:space="preserve"> </w:t>
      </w:r>
      <w:r>
        <w:rPr>
          <w:w w:val="115"/>
          <w:sz w:val="21"/>
        </w:rPr>
        <w:t>-</w:t>
      </w:r>
      <w:r>
        <w:rPr>
          <w:spacing w:val="-9"/>
          <w:w w:val="115"/>
          <w:sz w:val="21"/>
        </w:rPr>
        <w:t xml:space="preserve"> </w:t>
      </w:r>
      <w:r>
        <w:rPr>
          <w:w w:val="115"/>
          <w:sz w:val="21"/>
        </w:rPr>
        <w:t>Jun</w:t>
      </w:r>
      <w:r>
        <w:rPr>
          <w:spacing w:val="-9"/>
          <w:w w:val="115"/>
          <w:sz w:val="21"/>
        </w:rPr>
        <w:t xml:space="preserve"> </w:t>
      </w:r>
      <w:r>
        <w:rPr>
          <w:w w:val="115"/>
          <w:sz w:val="21"/>
        </w:rPr>
        <w:t xml:space="preserve">3] </w:t>
      </w:r>
      <w:r>
        <w:rPr>
          <w:w w:val="115"/>
          <w:sz w:val="21"/>
          <w:u w:val="thick"/>
        </w:rPr>
        <w:t>13 business days</w:t>
      </w:r>
    </w:p>
    <w:p w14:paraId="5A25747A" w14:textId="77777777" w:rsidR="00666A2C" w:rsidRDefault="00666A2C">
      <w:pPr>
        <w:pStyle w:val="a3"/>
        <w:spacing w:before="29"/>
      </w:pPr>
    </w:p>
    <w:p w14:paraId="63AFC47C" w14:textId="77777777" w:rsidR="00666A2C" w:rsidRDefault="00E8759C">
      <w:pPr>
        <w:pStyle w:val="a4"/>
        <w:numPr>
          <w:ilvl w:val="0"/>
          <w:numId w:val="3"/>
        </w:numPr>
        <w:tabs>
          <w:tab w:val="left" w:pos="1360"/>
        </w:tabs>
        <w:spacing w:before="1" w:line="266" w:lineRule="auto"/>
        <w:ind w:right="6293"/>
        <w:rPr>
          <w:sz w:val="21"/>
        </w:rPr>
      </w:pPr>
      <w:r>
        <w:rPr>
          <w:w w:val="105"/>
          <w:sz w:val="21"/>
        </w:rPr>
        <w:t xml:space="preserve">[Presentation] Design R2 </w:t>
      </w:r>
      <w:r>
        <w:rPr>
          <w:w w:val="105"/>
          <w:sz w:val="21"/>
          <w:u w:val="thick"/>
        </w:rPr>
        <w:t>Estimated date: May 22, 2025</w:t>
      </w:r>
    </w:p>
    <w:p w14:paraId="09B8D95D" w14:textId="77777777" w:rsidR="00666A2C" w:rsidRDefault="00666A2C">
      <w:pPr>
        <w:pStyle w:val="a3"/>
        <w:spacing w:before="29"/>
      </w:pPr>
    </w:p>
    <w:p w14:paraId="03346704" w14:textId="77777777" w:rsidR="00666A2C" w:rsidRDefault="00E8759C">
      <w:pPr>
        <w:pStyle w:val="a4"/>
        <w:numPr>
          <w:ilvl w:val="0"/>
          <w:numId w:val="3"/>
        </w:numPr>
        <w:tabs>
          <w:tab w:val="left" w:pos="1359"/>
        </w:tabs>
        <w:spacing w:before="0"/>
        <w:ind w:left="1359" w:hanging="359"/>
        <w:rPr>
          <w:sz w:val="21"/>
        </w:rPr>
      </w:pPr>
      <w:r>
        <w:rPr>
          <w:w w:val="110"/>
          <w:sz w:val="21"/>
        </w:rPr>
        <w:t>Feedback</w:t>
      </w:r>
      <w:r>
        <w:rPr>
          <w:spacing w:val="29"/>
          <w:w w:val="110"/>
          <w:sz w:val="21"/>
        </w:rPr>
        <w:t xml:space="preserve"> </w:t>
      </w:r>
      <w:r>
        <w:rPr>
          <w:spacing w:val="-5"/>
          <w:w w:val="110"/>
          <w:sz w:val="21"/>
        </w:rPr>
        <w:t>due</w:t>
      </w:r>
    </w:p>
    <w:p w14:paraId="70D45264" w14:textId="77777777" w:rsidR="00666A2C" w:rsidRDefault="00E8759C">
      <w:pPr>
        <w:pStyle w:val="a3"/>
        <w:spacing w:before="29"/>
        <w:ind w:left="1360"/>
      </w:pPr>
      <w:r>
        <w:rPr>
          <w:w w:val="115"/>
          <w:u w:val="thick"/>
        </w:rPr>
        <w:t>10</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78BEFD2A" w14:textId="77777777" w:rsidR="00666A2C" w:rsidRDefault="00666A2C">
      <w:pPr>
        <w:pStyle w:val="a3"/>
        <w:spacing w:before="57"/>
      </w:pPr>
    </w:p>
    <w:p w14:paraId="1F27B130" w14:textId="77777777" w:rsidR="00666A2C" w:rsidRDefault="00E8759C">
      <w:pPr>
        <w:pStyle w:val="a4"/>
        <w:numPr>
          <w:ilvl w:val="0"/>
          <w:numId w:val="3"/>
        </w:numPr>
        <w:tabs>
          <w:tab w:val="left" w:pos="1359"/>
        </w:tabs>
        <w:spacing w:before="0"/>
        <w:ind w:left="1359" w:hanging="359"/>
        <w:rPr>
          <w:sz w:val="21"/>
        </w:rPr>
      </w:pPr>
      <w:r>
        <w:rPr>
          <w:w w:val="115"/>
          <w:sz w:val="21"/>
        </w:rPr>
        <w:t>Design</w:t>
      </w:r>
      <w:r>
        <w:rPr>
          <w:spacing w:val="-9"/>
          <w:w w:val="115"/>
          <w:sz w:val="21"/>
        </w:rPr>
        <w:t xml:space="preserve"> </w:t>
      </w:r>
      <w:r>
        <w:rPr>
          <w:spacing w:val="-5"/>
          <w:w w:val="115"/>
          <w:sz w:val="21"/>
        </w:rPr>
        <w:t>R3</w:t>
      </w:r>
    </w:p>
    <w:p w14:paraId="263D656B" w14:textId="77777777" w:rsidR="00666A2C" w:rsidRDefault="00E8759C">
      <w:pPr>
        <w:pStyle w:val="a3"/>
        <w:spacing w:before="29"/>
        <w:ind w:left="1360"/>
      </w:pPr>
      <w:r>
        <w:rPr>
          <w:w w:val="115"/>
          <w:u w:val="thick"/>
        </w:rPr>
        <w:t>11</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27A76422" w14:textId="77777777" w:rsidR="00666A2C" w:rsidRDefault="00666A2C">
      <w:pPr>
        <w:pStyle w:val="a3"/>
        <w:spacing w:before="57"/>
      </w:pPr>
    </w:p>
    <w:p w14:paraId="0B9E82A0" w14:textId="77777777" w:rsidR="00666A2C" w:rsidRDefault="00E8759C">
      <w:pPr>
        <w:pStyle w:val="a4"/>
        <w:numPr>
          <w:ilvl w:val="0"/>
          <w:numId w:val="3"/>
        </w:numPr>
        <w:tabs>
          <w:tab w:val="left" w:pos="1360"/>
        </w:tabs>
        <w:spacing w:before="0" w:line="266" w:lineRule="auto"/>
        <w:ind w:right="4928"/>
        <w:rPr>
          <w:sz w:val="21"/>
        </w:rPr>
      </w:pPr>
      <w:r>
        <w:rPr>
          <w:w w:val="110"/>
          <w:sz w:val="21"/>
        </w:rPr>
        <w:t xml:space="preserve">[Presentation] Design R3 [PR Closed Jun 19] </w:t>
      </w:r>
      <w:r>
        <w:rPr>
          <w:w w:val="110"/>
          <w:sz w:val="21"/>
          <w:u w:val="thick"/>
        </w:rPr>
        <w:t>Estimated date: June 23, 2025</w:t>
      </w:r>
    </w:p>
    <w:p w14:paraId="49206A88" w14:textId="77777777" w:rsidR="00666A2C" w:rsidRDefault="00666A2C">
      <w:pPr>
        <w:pStyle w:val="a3"/>
        <w:spacing w:before="29"/>
      </w:pPr>
    </w:p>
    <w:p w14:paraId="241ED1AB" w14:textId="77777777" w:rsidR="00666A2C" w:rsidRDefault="00E8759C">
      <w:pPr>
        <w:pStyle w:val="a4"/>
        <w:numPr>
          <w:ilvl w:val="0"/>
          <w:numId w:val="3"/>
        </w:numPr>
        <w:tabs>
          <w:tab w:val="left" w:pos="1360"/>
        </w:tabs>
        <w:spacing w:before="1" w:line="266" w:lineRule="auto"/>
        <w:ind w:right="3708"/>
        <w:rPr>
          <w:sz w:val="21"/>
        </w:rPr>
      </w:pPr>
      <w:r>
        <w:rPr>
          <w:w w:val="110"/>
          <w:sz w:val="21"/>
        </w:rPr>
        <w:t xml:space="preserve">Approval &amp; Kickoﬀ for Phase 4 [PR Closed July 4 - July 7] </w:t>
      </w:r>
      <w:r>
        <w:rPr>
          <w:w w:val="110"/>
          <w:sz w:val="21"/>
          <w:u w:val="thick"/>
        </w:rPr>
        <w:t>10 business days</w:t>
      </w:r>
    </w:p>
    <w:p w14:paraId="67B7A70C" w14:textId="77777777" w:rsidR="00666A2C" w:rsidRDefault="00666A2C">
      <w:pPr>
        <w:pStyle w:val="a3"/>
      </w:pPr>
    </w:p>
    <w:p w14:paraId="71887C79" w14:textId="77777777" w:rsidR="00666A2C" w:rsidRDefault="00666A2C">
      <w:pPr>
        <w:pStyle w:val="a3"/>
        <w:spacing w:before="58"/>
      </w:pPr>
    </w:p>
    <w:p w14:paraId="672EA099" w14:textId="77777777" w:rsidR="00666A2C" w:rsidRDefault="00E8759C">
      <w:pPr>
        <w:pStyle w:val="a3"/>
        <w:ind w:left="640"/>
      </w:pPr>
      <w:r>
        <w:rPr>
          <w:w w:val="110"/>
        </w:rPr>
        <w:t>Phase</w:t>
      </w:r>
      <w:r>
        <w:rPr>
          <w:spacing w:val="11"/>
          <w:w w:val="110"/>
        </w:rPr>
        <w:t xml:space="preserve"> </w:t>
      </w:r>
      <w:r>
        <w:rPr>
          <w:w w:val="110"/>
        </w:rPr>
        <w:t>4</w:t>
      </w:r>
      <w:r>
        <w:rPr>
          <w:spacing w:val="13"/>
          <w:w w:val="110"/>
        </w:rPr>
        <w:t xml:space="preserve"> </w:t>
      </w:r>
      <w:r>
        <w:rPr>
          <w:w w:val="110"/>
        </w:rPr>
        <w:t>—</w:t>
      </w:r>
      <w:r>
        <w:rPr>
          <w:spacing w:val="14"/>
          <w:w w:val="110"/>
        </w:rPr>
        <w:t xml:space="preserve"> </w:t>
      </w:r>
      <w:r>
        <w:rPr>
          <w:spacing w:val="-2"/>
          <w:w w:val="110"/>
        </w:rPr>
        <w:t>Messaging</w:t>
      </w:r>
    </w:p>
    <w:p w14:paraId="3B7FD67C" w14:textId="77777777" w:rsidR="00666A2C" w:rsidRDefault="00666A2C">
      <w:pPr>
        <w:sectPr w:rsidR="00666A2C">
          <w:pgSz w:w="12240" w:h="15840"/>
          <w:pgMar w:top="1360" w:right="980" w:bottom="1000" w:left="800" w:header="0" w:footer="808" w:gutter="0"/>
          <w:cols w:space="720"/>
        </w:sectPr>
      </w:pPr>
    </w:p>
    <w:p w14:paraId="68F5E3D9" w14:textId="77777777" w:rsidR="00666A2C" w:rsidRDefault="00E8759C">
      <w:pPr>
        <w:pStyle w:val="a3"/>
        <w:spacing w:before="81"/>
        <w:ind w:left="640"/>
      </w:pPr>
      <w:r>
        <w:rPr>
          <w:u w:val="thick"/>
        </w:rPr>
        <w:lastRenderedPageBreak/>
        <w:t>Duration:</w:t>
      </w:r>
      <w:r>
        <w:rPr>
          <w:spacing w:val="33"/>
          <w:u w:val="thick"/>
        </w:rPr>
        <w:t xml:space="preserve"> </w:t>
      </w:r>
      <w:r>
        <w:rPr>
          <w:u w:val="thick"/>
        </w:rPr>
        <w:t>7</w:t>
      </w:r>
      <w:r>
        <w:rPr>
          <w:spacing w:val="33"/>
          <w:u w:val="thick"/>
        </w:rPr>
        <w:t xml:space="preserve"> </w:t>
      </w:r>
      <w:r>
        <w:rPr>
          <w:spacing w:val="-2"/>
          <w:u w:val="thick"/>
        </w:rPr>
        <w:t>weeks</w:t>
      </w:r>
    </w:p>
    <w:p w14:paraId="38D6B9B6" w14:textId="77777777" w:rsidR="00666A2C" w:rsidRDefault="00666A2C">
      <w:pPr>
        <w:pStyle w:val="a3"/>
      </w:pPr>
    </w:p>
    <w:p w14:paraId="22F860BB" w14:textId="77777777" w:rsidR="00666A2C" w:rsidRDefault="00666A2C">
      <w:pPr>
        <w:pStyle w:val="a3"/>
        <w:spacing w:before="86"/>
      </w:pPr>
    </w:p>
    <w:p w14:paraId="1903F88C" w14:textId="77777777" w:rsidR="00666A2C" w:rsidRDefault="00E8759C">
      <w:pPr>
        <w:pStyle w:val="a4"/>
        <w:numPr>
          <w:ilvl w:val="0"/>
          <w:numId w:val="3"/>
        </w:numPr>
        <w:tabs>
          <w:tab w:val="left" w:pos="1359"/>
        </w:tabs>
        <w:spacing w:before="0"/>
        <w:ind w:left="1359" w:hanging="359"/>
        <w:rPr>
          <w:sz w:val="21"/>
        </w:rPr>
      </w:pPr>
      <w:r>
        <w:rPr>
          <w:w w:val="110"/>
          <w:sz w:val="21"/>
        </w:rPr>
        <w:t>Messaging</w:t>
      </w:r>
      <w:r>
        <w:rPr>
          <w:spacing w:val="32"/>
          <w:w w:val="110"/>
          <w:sz w:val="21"/>
        </w:rPr>
        <w:t xml:space="preserve"> </w:t>
      </w:r>
      <w:r>
        <w:rPr>
          <w:spacing w:val="-5"/>
          <w:w w:val="110"/>
          <w:sz w:val="21"/>
        </w:rPr>
        <w:t>R1</w:t>
      </w:r>
    </w:p>
    <w:p w14:paraId="78A05D83" w14:textId="77777777" w:rsidR="00666A2C" w:rsidRDefault="00E8759C">
      <w:pPr>
        <w:pStyle w:val="a3"/>
        <w:spacing w:before="29"/>
        <w:ind w:left="1360"/>
      </w:pPr>
      <w:r>
        <w:rPr>
          <w:w w:val="115"/>
          <w:u w:val="thick"/>
        </w:rPr>
        <w:t>15</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698536F5" w14:textId="77777777" w:rsidR="00666A2C" w:rsidRDefault="00666A2C">
      <w:pPr>
        <w:pStyle w:val="a3"/>
        <w:spacing w:before="57"/>
      </w:pPr>
    </w:p>
    <w:p w14:paraId="6173F050" w14:textId="77777777" w:rsidR="00666A2C" w:rsidRDefault="00E8759C">
      <w:pPr>
        <w:pStyle w:val="a4"/>
        <w:numPr>
          <w:ilvl w:val="0"/>
          <w:numId w:val="3"/>
        </w:numPr>
        <w:tabs>
          <w:tab w:val="left" w:pos="1360"/>
        </w:tabs>
        <w:spacing w:before="0" w:line="266" w:lineRule="auto"/>
        <w:ind w:right="6317"/>
        <w:rPr>
          <w:sz w:val="21"/>
        </w:rPr>
      </w:pPr>
      <w:r>
        <w:rPr>
          <w:w w:val="110"/>
          <w:sz w:val="21"/>
        </w:rPr>
        <w:t xml:space="preserve">[Delivery] Messaging R1 </w:t>
      </w:r>
      <w:r>
        <w:rPr>
          <w:w w:val="110"/>
          <w:sz w:val="21"/>
          <w:u w:val="thick"/>
        </w:rPr>
        <w:t>Estimated</w:t>
      </w:r>
      <w:r>
        <w:rPr>
          <w:spacing w:val="-2"/>
          <w:w w:val="110"/>
          <w:sz w:val="21"/>
          <w:u w:val="thick"/>
        </w:rPr>
        <w:t xml:space="preserve"> </w:t>
      </w:r>
      <w:r>
        <w:rPr>
          <w:w w:val="110"/>
          <w:sz w:val="21"/>
          <w:u w:val="thick"/>
        </w:rPr>
        <w:t>date:</w:t>
      </w:r>
      <w:r>
        <w:rPr>
          <w:spacing w:val="-2"/>
          <w:w w:val="110"/>
          <w:sz w:val="21"/>
          <w:u w:val="thick"/>
        </w:rPr>
        <w:t xml:space="preserve"> </w:t>
      </w:r>
      <w:r>
        <w:rPr>
          <w:w w:val="110"/>
          <w:sz w:val="21"/>
          <w:u w:val="thick"/>
        </w:rPr>
        <w:t>July</w:t>
      </w:r>
      <w:r>
        <w:rPr>
          <w:spacing w:val="-2"/>
          <w:w w:val="110"/>
          <w:sz w:val="21"/>
          <w:u w:val="thick"/>
        </w:rPr>
        <w:t xml:space="preserve"> </w:t>
      </w:r>
      <w:r>
        <w:rPr>
          <w:w w:val="110"/>
          <w:sz w:val="21"/>
          <w:u w:val="thick"/>
        </w:rPr>
        <w:t>29,</w:t>
      </w:r>
      <w:r>
        <w:rPr>
          <w:spacing w:val="-2"/>
          <w:w w:val="110"/>
          <w:sz w:val="21"/>
          <w:u w:val="thick"/>
        </w:rPr>
        <w:t xml:space="preserve"> </w:t>
      </w:r>
      <w:r>
        <w:rPr>
          <w:w w:val="110"/>
          <w:sz w:val="21"/>
          <w:u w:val="thick"/>
        </w:rPr>
        <w:t>2025</w:t>
      </w:r>
    </w:p>
    <w:p w14:paraId="7BC1BAF2" w14:textId="77777777" w:rsidR="00666A2C" w:rsidRDefault="00666A2C">
      <w:pPr>
        <w:pStyle w:val="a3"/>
        <w:spacing w:before="30"/>
      </w:pPr>
    </w:p>
    <w:p w14:paraId="0132F26A" w14:textId="77777777" w:rsidR="00666A2C" w:rsidRDefault="00E8759C">
      <w:pPr>
        <w:pStyle w:val="a4"/>
        <w:numPr>
          <w:ilvl w:val="0"/>
          <w:numId w:val="3"/>
        </w:numPr>
        <w:tabs>
          <w:tab w:val="left" w:pos="1360"/>
        </w:tabs>
        <w:spacing w:before="0" w:line="266" w:lineRule="auto"/>
        <w:ind w:right="7584"/>
        <w:rPr>
          <w:sz w:val="21"/>
        </w:rPr>
      </w:pPr>
      <w:r>
        <w:rPr>
          <w:w w:val="110"/>
          <w:sz w:val="21"/>
        </w:rPr>
        <w:t>Feedback Due</w:t>
      </w:r>
      <w:r>
        <w:rPr>
          <w:spacing w:val="80"/>
          <w:w w:val="110"/>
          <w:sz w:val="21"/>
        </w:rPr>
        <w:t xml:space="preserve"> </w:t>
      </w:r>
      <w:r>
        <w:rPr>
          <w:w w:val="110"/>
          <w:sz w:val="21"/>
          <w:u w:val="thick"/>
        </w:rPr>
        <w:t>2 business days</w:t>
      </w:r>
    </w:p>
    <w:p w14:paraId="61C988F9" w14:textId="77777777" w:rsidR="00666A2C" w:rsidRDefault="00666A2C">
      <w:pPr>
        <w:pStyle w:val="a3"/>
        <w:spacing w:before="29"/>
      </w:pPr>
    </w:p>
    <w:p w14:paraId="687385EC" w14:textId="77777777" w:rsidR="00666A2C" w:rsidRDefault="00E8759C">
      <w:pPr>
        <w:pStyle w:val="a4"/>
        <w:numPr>
          <w:ilvl w:val="0"/>
          <w:numId w:val="3"/>
        </w:numPr>
        <w:tabs>
          <w:tab w:val="left" w:pos="1359"/>
        </w:tabs>
        <w:spacing w:before="0"/>
        <w:ind w:left="1359" w:hanging="359"/>
        <w:rPr>
          <w:sz w:val="21"/>
        </w:rPr>
      </w:pPr>
      <w:r>
        <w:rPr>
          <w:w w:val="110"/>
          <w:sz w:val="21"/>
        </w:rPr>
        <w:t>Messaging</w:t>
      </w:r>
      <w:r>
        <w:rPr>
          <w:spacing w:val="27"/>
          <w:w w:val="120"/>
          <w:sz w:val="21"/>
        </w:rPr>
        <w:t xml:space="preserve"> </w:t>
      </w:r>
      <w:r>
        <w:rPr>
          <w:spacing w:val="-10"/>
          <w:w w:val="120"/>
          <w:sz w:val="21"/>
        </w:rPr>
        <w:t>R</w:t>
      </w:r>
    </w:p>
    <w:p w14:paraId="4167A6C3" w14:textId="77777777" w:rsidR="00666A2C" w:rsidRDefault="00E8759C">
      <w:pPr>
        <w:pStyle w:val="a3"/>
        <w:spacing w:before="29"/>
        <w:ind w:left="1360"/>
      </w:pPr>
      <w:r>
        <w:rPr>
          <w:w w:val="115"/>
          <w:u w:val="thick"/>
        </w:rPr>
        <w:t>13</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3B22BB7D" w14:textId="77777777" w:rsidR="00666A2C" w:rsidRDefault="00666A2C">
      <w:pPr>
        <w:pStyle w:val="a3"/>
        <w:spacing w:before="57"/>
      </w:pPr>
    </w:p>
    <w:p w14:paraId="5BDB7640" w14:textId="77777777" w:rsidR="00666A2C" w:rsidRDefault="00E8759C">
      <w:pPr>
        <w:pStyle w:val="a4"/>
        <w:numPr>
          <w:ilvl w:val="0"/>
          <w:numId w:val="3"/>
        </w:numPr>
        <w:tabs>
          <w:tab w:val="left" w:pos="1360"/>
        </w:tabs>
        <w:spacing w:before="0" w:line="266" w:lineRule="auto"/>
        <w:ind w:right="6033"/>
        <w:rPr>
          <w:sz w:val="21"/>
        </w:rPr>
      </w:pPr>
      <w:r>
        <w:rPr>
          <w:w w:val="110"/>
          <w:sz w:val="21"/>
        </w:rPr>
        <w:t xml:space="preserve">[Delivery] Messaging R2 </w:t>
      </w:r>
      <w:r>
        <w:rPr>
          <w:w w:val="110"/>
          <w:sz w:val="21"/>
          <w:u w:val="thick"/>
        </w:rPr>
        <w:t>Estimated</w:t>
      </w:r>
      <w:r>
        <w:rPr>
          <w:spacing w:val="-6"/>
          <w:w w:val="110"/>
          <w:sz w:val="21"/>
          <w:u w:val="thick"/>
        </w:rPr>
        <w:t xml:space="preserve"> </w:t>
      </w:r>
      <w:r>
        <w:rPr>
          <w:w w:val="110"/>
          <w:sz w:val="21"/>
          <w:u w:val="thick"/>
        </w:rPr>
        <w:t>date:</w:t>
      </w:r>
      <w:r>
        <w:rPr>
          <w:spacing w:val="-6"/>
          <w:w w:val="110"/>
          <w:sz w:val="21"/>
          <w:u w:val="thick"/>
        </w:rPr>
        <w:t xml:space="preserve"> </w:t>
      </w:r>
      <w:r>
        <w:rPr>
          <w:w w:val="110"/>
          <w:sz w:val="21"/>
          <w:u w:val="thick"/>
        </w:rPr>
        <w:t>August</w:t>
      </w:r>
      <w:r>
        <w:rPr>
          <w:spacing w:val="-6"/>
          <w:w w:val="110"/>
          <w:sz w:val="21"/>
          <w:u w:val="thick"/>
        </w:rPr>
        <w:t xml:space="preserve"> </w:t>
      </w:r>
      <w:r>
        <w:rPr>
          <w:w w:val="110"/>
          <w:sz w:val="21"/>
          <w:u w:val="thick"/>
        </w:rPr>
        <w:t>20,</w:t>
      </w:r>
      <w:r>
        <w:rPr>
          <w:spacing w:val="-6"/>
          <w:w w:val="110"/>
          <w:sz w:val="21"/>
          <w:u w:val="thick"/>
        </w:rPr>
        <w:t xml:space="preserve"> </w:t>
      </w:r>
      <w:r>
        <w:rPr>
          <w:w w:val="110"/>
          <w:sz w:val="21"/>
          <w:u w:val="thick"/>
        </w:rPr>
        <w:t>2025</w:t>
      </w:r>
    </w:p>
    <w:p w14:paraId="17B246DD" w14:textId="77777777" w:rsidR="00666A2C" w:rsidRDefault="00666A2C">
      <w:pPr>
        <w:pStyle w:val="a3"/>
        <w:spacing w:before="30"/>
      </w:pPr>
    </w:p>
    <w:p w14:paraId="4140968D" w14:textId="77777777" w:rsidR="00666A2C" w:rsidRDefault="00E8759C">
      <w:pPr>
        <w:pStyle w:val="a4"/>
        <w:numPr>
          <w:ilvl w:val="0"/>
          <w:numId w:val="3"/>
        </w:numPr>
        <w:tabs>
          <w:tab w:val="left" w:pos="1360"/>
        </w:tabs>
        <w:spacing w:before="0" w:line="266" w:lineRule="auto"/>
        <w:ind w:right="6678"/>
        <w:rPr>
          <w:sz w:val="21"/>
        </w:rPr>
      </w:pPr>
      <w:r>
        <w:rPr>
          <w:w w:val="110"/>
          <w:sz w:val="21"/>
        </w:rPr>
        <w:t>Messaging</w:t>
      </w:r>
      <w:r>
        <w:rPr>
          <w:spacing w:val="-5"/>
          <w:w w:val="110"/>
          <w:sz w:val="21"/>
        </w:rPr>
        <w:t xml:space="preserve"> </w:t>
      </w:r>
      <w:r>
        <w:rPr>
          <w:w w:val="110"/>
          <w:sz w:val="21"/>
        </w:rPr>
        <w:t>Final</w:t>
      </w:r>
      <w:r>
        <w:rPr>
          <w:spacing w:val="-5"/>
          <w:w w:val="110"/>
          <w:sz w:val="21"/>
        </w:rPr>
        <w:t xml:space="preserve"> </w:t>
      </w:r>
      <w:r>
        <w:rPr>
          <w:w w:val="110"/>
          <w:sz w:val="21"/>
        </w:rPr>
        <w:t xml:space="preserve">Approval </w:t>
      </w:r>
      <w:r>
        <w:rPr>
          <w:w w:val="110"/>
          <w:sz w:val="21"/>
          <w:u w:val="thick"/>
        </w:rPr>
        <w:t>3 business days</w:t>
      </w:r>
    </w:p>
    <w:p w14:paraId="6BF89DA3" w14:textId="77777777" w:rsidR="00666A2C" w:rsidRDefault="00666A2C">
      <w:pPr>
        <w:pStyle w:val="a3"/>
      </w:pPr>
    </w:p>
    <w:p w14:paraId="5C3E0E74" w14:textId="77777777" w:rsidR="00666A2C" w:rsidRDefault="00666A2C">
      <w:pPr>
        <w:pStyle w:val="a3"/>
        <w:spacing w:before="58"/>
      </w:pPr>
    </w:p>
    <w:p w14:paraId="7B785321" w14:textId="77777777" w:rsidR="00666A2C" w:rsidRDefault="00E8759C">
      <w:pPr>
        <w:pStyle w:val="a3"/>
        <w:spacing w:line="266" w:lineRule="auto"/>
        <w:ind w:left="640" w:right="3263"/>
      </w:pPr>
      <w:r>
        <w:rPr>
          <w:w w:val="110"/>
        </w:rPr>
        <w:t xml:space="preserve">Phase 5 — Brand Guidelines (Kickoﬀ in Parallel with Phase 4) </w:t>
      </w:r>
      <w:r>
        <w:rPr>
          <w:w w:val="110"/>
          <w:u w:val="thick"/>
        </w:rPr>
        <w:t>Duration: 7 weeks</w:t>
      </w:r>
    </w:p>
    <w:p w14:paraId="66A1FAB9" w14:textId="77777777" w:rsidR="00666A2C" w:rsidRDefault="00666A2C">
      <w:pPr>
        <w:pStyle w:val="a3"/>
      </w:pPr>
    </w:p>
    <w:p w14:paraId="76BB753C" w14:textId="77777777" w:rsidR="00666A2C" w:rsidRDefault="00666A2C">
      <w:pPr>
        <w:pStyle w:val="a3"/>
        <w:spacing w:before="58"/>
      </w:pPr>
    </w:p>
    <w:p w14:paraId="02EB6AF9" w14:textId="77777777" w:rsidR="00666A2C" w:rsidRDefault="00E8759C">
      <w:pPr>
        <w:pStyle w:val="a4"/>
        <w:numPr>
          <w:ilvl w:val="0"/>
          <w:numId w:val="3"/>
        </w:numPr>
        <w:tabs>
          <w:tab w:val="left" w:pos="1360"/>
        </w:tabs>
        <w:spacing w:before="0" w:line="266" w:lineRule="auto"/>
        <w:ind w:right="3726"/>
        <w:rPr>
          <w:sz w:val="21"/>
        </w:rPr>
      </w:pPr>
      <w:r>
        <w:rPr>
          <w:w w:val="115"/>
          <w:sz w:val="21"/>
        </w:rPr>
        <w:t>Brand</w:t>
      </w:r>
      <w:r>
        <w:rPr>
          <w:spacing w:val="-13"/>
          <w:w w:val="115"/>
          <w:sz w:val="21"/>
        </w:rPr>
        <w:t xml:space="preserve"> </w:t>
      </w:r>
      <w:r>
        <w:rPr>
          <w:w w:val="115"/>
          <w:sz w:val="21"/>
        </w:rPr>
        <w:t>Guidelines</w:t>
      </w:r>
      <w:r>
        <w:rPr>
          <w:spacing w:val="-13"/>
          <w:w w:val="115"/>
          <w:sz w:val="21"/>
        </w:rPr>
        <w:t xml:space="preserve"> </w:t>
      </w:r>
      <w:r>
        <w:rPr>
          <w:w w:val="115"/>
          <w:sz w:val="21"/>
        </w:rPr>
        <w:t>R1</w:t>
      </w:r>
      <w:r>
        <w:rPr>
          <w:spacing w:val="-13"/>
          <w:w w:val="115"/>
          <w:sz w:val="21"/>
        </w:rPr>
        <w:t xml:space="preserve"> </w:t>
      </w:r>
      <w:r>
        <w:rPr>
          <w:w w:val="115"/>
          <w:sz w:val="21"/>
        </w:rPr>
        <w:t>[PR</w:t>
      </w:r>
      <w:r>
        <w:rPr>
          <w:spacing w:val="-13"/>
          <w:w w:val="115"/>
          <w:sz w:val="21"/>
        </w:rPr>
        <w:t xml:space="preserve"> </w:t>
      </w:r>
      <w:r>
        <w:rPr>
          <w:w w:val="115"/>
          <w:sz w:val="21"/>
        </w:rPr>
        <w:t>Closed</w:t>
      </w:r>
      <w:r>
        <w:rPr>
          <w:spacing w:val="-13"/>
          <w:w w:val="115"/>
          <w:sz w:val="21"/>
        </w:rPr>
        <w:t xml:space="preserve"> </w:t>
      </w:r>
      <w:r>
        <w:rPr>
          <w:w w:val="115"/>
          <w:sz w:val="21"/>
        </w:rPr>
        <w:t>May</w:t>
      </w:r>
      <w:r>
        <w:rPr>
          <w:spacing w:val="-13"/>
          <w:w w:val="115"/>
          <w:sz w:val="21"/>
        </w:rPr>
        <w:t xml:space="preserve"> </w:t>
      </w:r>
      <w:r>
        <w:rPr>
          <w:w w:val="115"/>
          <w:sz w:val="21"/>
        </w:rPr>
        <w:t>26,</w:t>
      </w:r>
      <w:r>
        <w:rPr>
          <w:spacing w:val="-13"/>
          <w:w w:val="115"/>
          <w:sz w:val="21"/>
        </w:rPr>
        <w:t xml:space="preserve"> </w:t>
      </w:r>
      <w:r>
        <w:rPr>
          <w:w w:val="115"/>
          <w:sz w:val="21"/>
        </w:rPr>
        <w:t>May</w:t>
      </w:r>
      <w:r>
        <w:rPr>
          <w:spacing w:val="-13"/>
          <w:w w:val="115"/>
          <w:sz w:val="21"/>
        </w:rPr>
        <w:t xml:space="preserve"> </w:t>
      </w:r>
      <w:r>
        <w:rPr>
          <w:w w:val="115"/>
          <w:sz w:val="21"/>
        </w:rPr>
        <w:t>30</w:t>
      </w:r>
      <w:r>
        <w:rPr>
          <w:spacing w:val="-13"/>
          <w:w w:val="115"/>
          <w:sz w:val="21"/>
        </w:rPr>
        <w:t xml:space="preserve"> </w:t>
      </w:r>
      <w:r>
        <w:rPr>
          <w:w w:val="115"/>
          <w:sz w:val="21"/>
        </w:rPr>
        <w:t>-</w:t>
      </w:r>
      <w:r>
        <w:rPr>
          <w:spacing w:val="-13"/>
          <w:w w:val="115"/>
          <w:sz w:val="21"/>
        </w:rPr>
        <w:t xml:space="preserve"> </w:t>
      </w:r>
      <w:r>
        <w:rPr>
          <w:w w:val="115"/>
          <w:sz w:val="21"/>
        </w:rPr>
        <w:t>Jun</w:t>
      </w:r>
      <w:r>
        <w:rPr>
          <w:spacing w:val="-13"/>
          <w:w w:val="115"/>
          <w:sz w:val="21"/>
        </w:rPr>
        <w:t xml:space="preserve"> </w:t>
      </w:r>
      <w:r>
        <w:rPr>
          <w:w w:val="115"/>
          <w:sz w:val="21"/>
        </w:rPr>
        <w:t xml:space="preserve">3] </w:t>
      </w:r>
      <w:r>
        <w:rPr>
          <w:w w:val="115"/>
          <w:sz w:val="21"/>
          <w:u w:val="thick"/>
        </w:rPr>
        <w:t>15 business days</w:t>
      </w:r>
    </w:p>
    <w:p w14:paraId="513DA1E0" w14:textId="77777777" w:rsidR="00666A2C" w:rsidRDefault="00666A2C">
      <w:pPr>
        <w:pStyle w:val="a3"/>
        <w:spacing w:before="30"/>
      </w:pPr>
    </w:p>
    <w:p w14:paraId="4433F699" w14:textId="77777777" w:rsidR="00666A2C" w:rsidRDefault="00E8759C">
      <w:pPr>
        <w:pStyle w:val="a4"/>
        <w:numPr>
          <w:ilvl w:val="0"/>
          <w:numId w:val="3"/>
        </w:numPr>
        <w:tabs>
          <w:tab w:val="left" w:pos="1360"/>
        </w:tabs>
        <w:spacing w:before="0" w:line="266" w:lineRule="auto"/>
        <w:ind w:right="6239"/>
        <w:rPr>
          <w:sz w:val="21"/>
        </w:rPr>
      </w:pPr>
      <w:r>
        <w:rPr>
          <w:w w:val="110"/>
          <w:sz w:val="21"/>
        </w:rPr>
        <w:t>[Delivery]</w:t>
      </w:r>
      <w:r>
        <w:rPr>
          <w:spacing w:val="-13"/>
          <w:w w:val="110"/>
          <w:sz w:val="21"/>
        </w:rPr>
        <w:t xml:space="preserve"> </w:t>
      </w:r>
      <w:r>
        <w:rPr>
          <w:w w:val="110"/>
          <w:sz w:val="21"/>
        </w:rPr>
        <w:t>Brand</w:t>
      </w:r>
      <w:r>
        <w:rPr>
          <w:spacing w:val="-13"/>
          <w:w w:val="110"/>
          <w:sz w:val="21"/>
        </w:rPr>
        <w:t xml:space="preserve"> </w:t>
      </w:r>
      <w:r>
        <w:rPr>
          <w:w w:val="110"/>
          <w:sz w:val="21"/>
        </w:rPr>
        <w:t>Guidelines</w:t>
      </w:r>
      <w:r>
        <w:rPr>
          <w:spacing w:val="-13"/>
          <w:w w:val="110"/>
          <w:sz w:val="21"/>
        </w:rPr>
        <w:t xml:space="preserve"> </w:t>
      </w:r>
      <w:r>
        <w:rPr>
          <w:w w:val="110"/>
          <w:sz w:val="21"/>
        </w:rPr>
        <w:t xml:space="preserve">R1 </w:t>
      </w:r>
      <w:r>
        <w:rPr>
          <w:w w:val="110"/>
          <w:sz w:val="21"/>
          <w:u w:val="thick"/>
        </w:rPr>
        <w:t>Estimated</w:t>
      </w:r>
      <w:r>
        <w:rPr>
          <w:spacing w:val="3"/>
          <w:w w:val="110"/>
          <w:sz w:val="21"/>
          <w:u w:val="thick"/>
        </w:rPr>
        <w:t xml:space="preserve"> </w:t>
      </w:r>
      <w:r>
        <w:rPr>
          <w:w w:val="110"/>
          <w:sz w:val="21"/>
          <w:u w:val="thick"/>
        </w:rPr>
        <w:t>date:</w:t>
      </w:r>
      <w:r>
        <w:rPr>
          <w:spacing w:val="3"/>
          <w:w w:val="110"/>
          <w:sz w:val="21"/>
          <w:u w:val="thick"/>
        </w:rPr>
        <w:t xml:space="preserve"> </w:t>
      </w:r>
      <w:r>
        <w:rPr>
          <w:w w:val="110"/>
          <w:sz w:val="21"/>
          <w:u w:val="thick"/>
        </w:rPr>
        <w:t>June</w:t>
      </w:r>
      <w:r>
        <w:rPr>
          <w:spacing w:val="3"/>
          <w:w w:val="110"/>
          <w:sz w:val="21"/>
          <w:u w:val="thick"/>
        </w:rPr>
        <w:t xml:space="preserve"> </w:t>
      </w:r>
      <w:r>
        <w:rPr>
          <w:w w:val="110"/>
          <w:sz w:val="21"/>
          <w:u w:val="thick"/>
        </w:rPr>
        <w:t>29,</w:t>
      </w:r>
      <w:r>
        <w:rPr>
          <w:spacing w:val="4"/>
          <w:w w:val="110"/>
          <w:sz w:val="21"/>
          <w:u w:val="thick"/>
        </w:rPr>
        <w:t xml:space="preserve"> </w:t>
      </w:r>
      <w:r>
        <w:rPr>
          <w:spacing w:val="-4"/>
          <w:w w:val="110"/>
          <w:sz w:val="21"/>
          <w:u w:val="thick"/>
        </w:rPr>
        <w:t>2025</w:t>
      </w:r>
    </w:p>
    <w:p w14:paraId="75CAC6F5" w14:textId="77777777" w:rsidR="00666A2C" w:rsidRDefault="00666A2C">
      <w:pPr>
        <w:pStyle w:val="a3"/>
        <w:spacing w:before="29"/>
      </w:pPr>
    </w:p>
    <w:p w14:paraId="03E65383" w14:textId="77777777" w:rsidR="00666A2C" w:rsidRDefault="00E8759C">
      <w:pPr>
        <w:pStyle w:val="a4"/>
        <w:numPr>
          <w:ilvl w:val="0"/>
          <w:numId w:val="3"/>
        </w:numPr>
        <w:tabs>
          <w:tab w:val="left" w:pos="1360"/>
        </w:tabs>
        <w:spacing w:before="0" w:line="266" w:lineRule="auto"/>
        <w:ind w:right="7584"/>
        <w:rPr>
          <w:sz w:val="21"/>
        </w:rPr>
      </w:pPr>
      <w:r>
        <w:rPr>
          <w:w w:val="110"/>
          <w:sz w:val="21"/>
        </w:rPr>
        <w:t>Feedback Due</w:t>
      </w:r>
      <w:r>
        <w:rPr>
          <w:spacing w:val="80"/>
          <w:w w:val="110"/>
          <w:sz w:val="21"/>
        </w:rPr>
        <w:t xml:space="preserve"> </w:t>
      </w:r>
      <w:r>
        <w:rPr>
          <w:w w:val="110"/>
          <w:sz w:val="21"/>
          <w:u w:val="thick"/>
        </w:rPr>
        <w:t>2 business days</w:t>
      </w:r>
    </w:p>
    <w:p w14:paraId="66060428" w14:textId="77777777" w:rsidR="00666A2C" w:rsidRDefault="00666A2C">
      <w:pPr>
        <w:pStyle w:val="a3"/>
        <w:spacing w:before="30"/>
      </w:pPr>
    </w:p>
    <w:p w14:paraId="38C4DFE1" w14:textId="77777777" w:rsidR="00666A2C" w:rsidRDefault="00E8759C">
      <w:pPr>
        <w:pStyle w:val="a4"/>
        <w:numPr>
          <w:ilvl w:val="0"/>
          <w:numId w:val="3"/>
        </w:numPr>
        <w:tabs>
          <w:tab w:val="left" w:pos="1360"/>
        </w:tabs>
        <w:spacing w:before="0" w:line="266" w:lineRule="auto"/>
        <w:ind w:right="4641"/>
        <w:rPr>
          <w:sz w:val="21"/>
        </w:rPr>
      </w:pPr>
      <w:r>
        <w:rPr>
          <w:w w:val="115"/>
          <w:sz w:val="21"/>
        </w:rPr>
        <w:t>Brand</w:t>
      </w:r>
      <w:r>
        <w:rPr>
          <w:spacing w:val="-7"/>
          <w:w w:val="115"/>
          <w:sz w:val="21"/>
        </w:rPr>
        <w:t xml:space="preserve"> </w:t>
      </w:r>
      <w:r>
        <w:rPr>
          <w:w w:val="115"/>
          <w:sz w:val="21"/>
        </w:rPr>
        <w:t>Guidelines</w:t>
      </w:r>
      <w:r>
        <w:rPr>
          <w:spacing w:val="-7"/>
          <w:w w:val="115"/>
          <w:sz w:val="21"/>
        </w:rPr>
        <w:t xml:space="preserve"> </w:t>
      </w:r>
      <w:r>
        <w:rPr>
          <w:w w:val="115"/>
          <w:sz w:val="21"/>
        </w:rPr>
        <w:t>R2</w:t>
      </w:r>
      <w:r>
        <w:rPr>
          <w:spacing w:val="-7"/>
          <w:w w:val="115"/>
          <w:sz w:val="21"/>
        </w:rPr>
        <w:t xml:space="preserve"> </w:t>
      </w:r>
      <w:r>
        <w:rPr>
          <w:w w:val="115"/>
          <w:sz w:val="21"/>
        </w:rPr>
        <w:t>[PR</w:t>
      </w:r>
      <w:r>
        <w:rPr>
          <w:spacing w:val="-7"/>
          <w:w w:val="115"/>
          <w:sz w:val="21"/>
        </w:rPr>
        <w:t xml:space="preserve"> </w:t>
      </w:r>
      <w:r>
        <w:rPr>
          <w:w w:val="115"/>
          <w:sz w:val="21"/>
        </w:rPr>
        <w:t>Closed</w:t>
      </w:r>
      <w:r>
        <w:rPr>
          <w:spacing w:val="-7"/>
          <w:w w:val="115"/>
          <w:sz w:val="21"/>
        </w:rPr>
        <w:t xml:space="preserve"> </w:t>
      </w:r>
      <w:r>
        <w:rPr>
          <w:w w:val="115"/>
          <w:sz w:val="21"/>
        </w:rPr>
        <w:t>July</w:t>
      </w:r>
      <w:r>
        <w:rPr>
          <w:spacing w:val="-7"/>
          <w:w w:val="115"/>
          <w:sz w:val="21"/>
        </w:rPr>
        <w:t xml:space="preserve"> </w:t>
      </w:r>
      <w:r>
        <w:rPr>
          <w:w w:val="115"/>
          <w:sz w:val="21"/>
        </w:rPr>
        <w:t>4</w:t>
      </w:r>
      <w:r>
        <w:rPr>
          <w:spacing w:val="-7"/>
          <w:w w:val="115"/>
          <w:sz w:val="21"/>
        </w:rPr>
        <w:t xml:space="preserve"> </w:t>
      </w:r>
      <w:r>
        <w:rPr>
          <w:w w:val="115"/>
          <w:sz w:val="21"/>
        </w:rPr>
        <w:t>-</w:t>
      </w:r>
      <w:r>
        <w:rPr>
          <w:spacing w:val="-7"/>
          <w:w w:val="115"/>
          <w:sz w:val="21"/>
        </w:rPr>
        <w:t xml:space="preserve"> </w:t>
      </w:r>
      <w:r>
        <w:rPr>
          <w:w w:val="115"/>
          <w:sz w:val="21"/>
        </w:rPr>
        <w:t>July</w:t>
      </w:r>
      <w:r>
        <w:rPr>
          <w:spacing w:val="-7"/>
          <w:w w:val="115"/>
          <w:sz w:val="21"/>
        </w:rPr>
        <w:t xml:space="preserve"> </w:t>
      </w:r>
      <w:r>
        <w:rPr>
          <w:w w:val="115"/>
          <w:sz w:val="21"/>
        </w:rPr>
        <w:t xml:space="preserve">7] </w:t>
      </w:r>
      <w:r>
        <w:rPr>
          <w:w w:val="115"/>
          <w:sz w:val="21"/>
          <w:u w:val="thick"/>
        </w:rPr>
        <w:t>13 business days</w:t>
      </w:r>
    </w:p>
    <w:p w14:paraId="1D0656FE" w14:textId="77777777" w:rsidR="00666A2C" w:rsidRDefault="00666A2C">
      <w:pPr>
        <w:pStyle w:val="a3"/>
        <w:spacing w:before="29"/>
      </w:pPr>
    </w:p>
    <w:p w14:paraId="012B9325" w14:textId="77777777" w:rsidR="00666A2C" w:rsidRDefault="00E8759C">
      <w:pPr>
        <w:pStyle w:val="a4"/>
        <w:numPr>
          <w:ilvl w:val="0"/>
          <w:numId w:val="3"/>
        </w:numPr>
        <w:tabs>
          <w:tab w:val="left" w:pos="1360"/>
        </w:tabs>
        <w:spacing w:before="1" w:line="266" w:lineRule="auto"/>
        <w:ind w:right="6033"/>
        <w:rPr>
          <w:sz w:val="21"/>
        </w:rPr>
      </w:pPr>
      <w:r>
        <w:rPr>
          <w:w w:val="110"/>
          <w:sz w:val="21"/>
        </w:rPr>
        <w:t xml:space="preserve">[Delivery] Brand Guidelines R2 </w:t>
      </w:r>
      <w:r>
        <w:rPr>
          <w:w w:val="110"/>
          <w:sz w:val="21"/>
          <w:u w:val="thick"/>
        </w:rPr>
        <w:t>Estimated</w:t>
      </w:r>
      <w:r>
        <w:rPr>
          <w:spacing w:val="-6"/>
          <w:w w:val="110"/>
          <w:sz w:val="21"/>
          <w:u w:val="thick"/>
        </w:rPr>
        <w:t xml:space="preserve"> </w:t>
      </w:r>
      <w:r>
        <w:rPr>
          <w:w w:val="110"/>
          <w:sz w:val="21"/>
          <w:u w:val="thick"/>
        </w:rPr>
        <w:t>date:</w:t>
      </w:r>
      <w:r>
        <w:rPr>
          <w:spacing w:val="-6"/>
          <w:w w:val="110"/>
          <w:sz w:val="21"/>
          <w:u w:val="thick"/>
        </w:rPr>
        <w:t xml:space="preserve"> </w:t>
      </w:r>
      <w:r>
        <w:rPr>
          <w:w w:val="110"/>
          <w:sz w:val="21"/>
          <w:u w:val="thick"/>
        </w:rPr>
        <w:t>August</w:t>
      </w:r>
      <w:r>
        <w:rPr>
          <w:spacing w:val="-6"/>
          <w:w w:val="110"/>
          <w:sz w:val="21"/>
          <w:u w:val="thick"/>
        </w:rPr>
        <w:t xml:space="preserve"> </w:t>
      </w:r>
      <w:r>
        <w:rPr>
          <w:w w:val="110"/>
          <w:sz w:val="21"/>
          <w:u w:val="thick"/>
        </w:rPr>
        <w:t>20,</w:t>
      </w:r>
      <w:r>
        <w:rPr>
          <w:spacing w:val="-6"/>
          <w:w w:val="110"/>
          <w:sz w:val="21"/>
          <w:u w:val="thick"/>
        </w:rPr>
        <w:t xml:space="preserve"> </w:t>
      </w:r>
      <w:r>
        <w:rPr>
          <w:w w:val="110"/>
          <w:sz w:val="21"/>
          <w:u w:val="thick"/>
        </w:rPr>
        <w:t>2025</w:t>
      </w:r>
    </w:p>
    <w:p w14:paraId="7B37605A" w14:textId="77777777" w:rsidR="00666A2C" w:rsidRDefault="00666A2C">
      <w:pPr>
        <w:pStyle w:val="a3"/>
        <w:spacing w:before="29"/>
      </w:pPr>
    </w:p>
    <w:p w14:paraId="731738B3" w14:textId="77777777" w:rsidR="00666A2C" w:rsidRDefault="00E8759C">
      <w:pPr>
        <w:pStyle w:val="a4"/>
        <w:numPr>
          <w:ilvl w:val="0"/>
          <w:numId w:val="3"/>
        </w:numPr>
        <w:tabs>
          <w:tab w:val="left" w:pos="1360"/>
        </w:tabs>
        <w:spacing w:before="0" w:line="266" w:lineRule="auto"/>
        <w:ind w:right="6092"/>
        <w:rPr>
          <w:sz w:val="21"/>
        </w:rPr>
      </w:pPr>
      <w:r>
        <w:rPr>
          <w:w w:val="110"/>
          <w:sz w:val="21"/>
        </w:rPr>
        <w:t>Brand</w:t>
      </w:r>
      <w:r>
        <w:rPr>
          <w:spacing w:val="-10"/>
          <w:w w:val="110"/>
          <w:sz w:val="21"/>
        </w:rPr>
        <w:t xml:space="preserve"> </w:t>
      </w:r>
      <w:r>
        <w:rPr>
          <w:w w:val="110"/>
          <w:sz w:val="21"/>
        </w:rPr>
        <w:t>Guidelines</w:t>
      </w:r>
      <w:r>
        <w:rPr>
          <w:spacing w:val="-10"/>
          <w:w w:val="110"/>
          <w:sz w:val="21"/>
        </w:rPr>
        <w:t xml:space="preserve"> </w:t>
      </w:r>
      <w:r>
        <w:rPr>
          <w:w w:val="110"/>
          <w:sz w:val="21"/>
        </w:rPr>
        <w:t>Final</w:t>
      </w:r>
      <w:r>
        <w:rPr>
          <w:spacing w:val="-10"/>
          <w:w w:val="110"/>
          <w:sz w:val="21"/>
        </w:rPr>
        <w:t xml:space="preserve"> </w:t>
      </w:r>
      <w:r>
        <w:rPr>
          <w:w w:val="110"/>
          <w:sz w:val="21"/>
        </w:rPr>
        <w:t xml:space="preserve">Approval </w:t>
      </w:r>
      <w:r>
        <w:rPr>
          <w:w w:val="110"/>
          <w:sz w:val="21"/>
          <w:u w:val="thick"/>
        </w:rPr>
        <w:t>3 business days</w:t>
      </w:r>
    </w:p>
    <w:p w14:paraId="394798F2" w14:textId="77777777" w:rsidR="00666A2C" w:rsidRDefault="00666A2C">
      <w:pPr>
        <w:spacing w:line="266" w:lineRule="auto"/>
        <w:rPr>
          <w:sz w:val="21"/>
        </w:rPr>
        <w:sectPr w:rsidR="00666A2C">
          <w:pgSz w:w="12240" w:h="15840"/>
          <w:pgMar w:top="1360" w:right="980" w:bottom="1000" w:left="800" w:header="0" w:footer="808" w:gutter="0"/>
          <w:cols w:space="720"/>
        </w:sectPr>
      </w:pPr>
    </w:p>
    <w:p w14:paraId="39A51A38" w14:textId="77777777" w:rsidR="00666A2C" w:rsidRDefault="00E8759C">
      <w:pPr>
        <w:pStyle w:val="a3"/>
        <w:spacing w:before="81" w:line="266" w:lineRule="auto"/>
        <w:ind w:left="640" w:right="7130"/>
      </w:pPr>
      <w:r>
        <w:rPr>
          <w:w w:val="110"/>
        </w:rPr>
        <w:lastRenderedPageBreak/>
        <w:t>Phase</w:t>
      </w:r>
      <w:r>
        <w:rPr>
          <w:spacing w:val="-2"/>
          <w:w w:val="110"/>
        </w:rPr>
        <w:t xml:space="preserve"> </w:t>
      </w:r>
      <w:r>
        <w:rPr>
          <w:w w:val="110"/>
        </w:rPr>
        <w:t>6</w:t>
      </w:r>
      <w:r>
        <w:rPr>
          <w:spacing w:val="-2"/>
          <w:w w:val="110"/>
        </w:rPr>
        <w:t xml:space="preserve"> </w:t>
      </w:r>
      <w:r>
        <w:rPr>
          <w:w w:val="110"/>
        </w:rPr>
        <w:t>—</w:t>
      </w:r>
      <w:r>
        <w:rPr>
          <w:spacing w:val="-2"/>
          <w:w w:val="110"/>
        </w:rPr>
        <w:t xml:space="preserve"> </w:t>
      </w:r>
      <w:r>
        <w:rPr>
          <w:w w:val="110"/>
        </w:rPr>
        <w:t xml:space="preserve">Production </w:t>
      </w:r>
      <w:r>
        <w:rPr>
          <w:w w:val="110"/>
          <w:u w:val="thick"/>
        </w:rPr>
        <w:t>Duration: 12 weeks</w:t>
      </w:r>
    </w:p>
    <w:p w14:paraId="3889A505" w14:textId="77777777" w:rsidR="00666A2C" w:rsidRDefault="00666A2C">
      <w:pPr>
        <w:pStyle w:val="a3"/>
      </w:pPr>
    </w:p>
    <w:p w14:paraId="29079D35" w14:textId="77777777" w:rsidR="00666A2C" w:rsidRDefault="00666A2C">
      <w:pPr>
        <w:pStyle w:val="a3"/>
        <w:spacing w:before="58"/>
      </w:pPr>
    </w:p>
    <w:p w14:paraId="41B52EA8" w14:textId="77777777" w:rsidR="00666A2C" w:rsidRDefault="00E8759C">
      <w:pPr>
        <w:pStyle w:val="a4"/>
        <w:numPr>
          <w:ilvl w:val="0"/>
          <w:numId w:val="3"/>
        </w:numPr>
        <w:tabs>
          <w:tab w:val="left" w:pos="1359"/>
        </w:tabs>
        <w:spacing w:before="1"/>
        <w:ind w:left="1359" w:hanging="359"/>
        <w:rPr>
          <w:sz w:val="21"/>
        </w:rPr>
      </w:pPr>
      <w:r>
        <w:rPr>
          <w:spacing w:val="-2"/>
          <w:w w:val="110"/>
          <w:sz w:val="21"/>
        </w:rPr>
        <w:t>Production</w:t>
      </w:r>
      <w:r>
        <w:rPr>
          <w:spacing w:val="6"/>
          <w:w w:val="110"/>
          <w:sz w:val="21"/>
        </w:rPr>
        <w:t xml:space="preserve"> </w:t>
      </w:r>
      <w:r>
        <w:rPr>
          <w:spacing w:val="-5"/>
          <w:w w:val="110"/>
          <w:sz w:val="21"/>
        </w:rPr>
        <w:t>R1</w:t>
      </w:r>
    </w:p>
    <w:p w14:paraId="2F572189" w14:textId="77777777" w:rsidR="00666A2C" w:rsidRDefault="00E8759C">
      <w:pPr>
        <w:pStyle w:val="a3"/>
        <w:spacing w:before="28"/>
        <w:ind w:left="1360"/>
      </w:pPr>
      <w:r>
        <w:rPr>
          <w:w w:val="115"/>
          <w:u w:val="thick"/>
        </w:rPr>
        <w:t>15</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17686DC7" w14:textId="77777777" w:rsidR="00666A2C" w:rsidRDefault="00666A2C">
      <w:pPr>
        <w:pStyle w:val="a3"/>
        <w:spacing w:before="57"/>
      </w:pPr>
    </w:p>
    <w:p w14:paraId="176A2EDC" w14:textId="77777777" w:rsidR="00666A2C" w:rsidRDefault="00E8759C">
      <w:pPr>
        <w:pStyle w:val="a4"/>
        <w:numPr>
          <w:ilvl w:val="0"/>
          <w:numId w:val="3"/>
        </w:numPr>
        <w:tabs>
          <w:tab w:val="left" w:pos="1359"/>
        </w:tabs>
        <w:spacing w:before="1"/>
        <w:ind w:left="1359" w:hanging="359"/>
        <w:rPr>
          <w:sz w:val="21"/>
        </w:rPr>
      </w:pPr>
      <w:r>
        <w:rPr>
          <w:sz w:val="21"/>
        </w:rPr>
        <w:t>[Delivery]</w:t>
      </w:r>
      <w:r>
        <w:rPr>
          <w:spacing w:val="60"/>
          <w:sz w:val="21"/>
        </w:rPr>
        <w:t xml:space="preserve"> </w:t>
      </w:r>
      <w:r>
        <w:rPr>
          <w:sz w:val="21"/>
        </w:rPr>
        <w:t>Production</w:t>
      </w:r>
      <w:r>
        <w:rPr>
          <w:spacing w:val="61"/>
          <w:sz w:val="21"/>
        </w:rPr>
        <w:t xml:space="preserve"> </w:t>
      </w:r>
      <w:r>
        <w:rPr>
          <w:spacing w:val="-5"/>
          <w:sz w:val="21"/>
        </w:rPr>
        <w:t>R1</w:t>
      </w:r>
    </w:p>
    <w:p w14:paraId="14CD0A75" w14:textId="77777777" w:rsidR="00666A2C" w:rsidRDefault="00E8759C">
      <w:pPr>
        <w:pStyle w:val="a3"/>
        <w:spacing w:before="28"/>
        <w:ind w:left="1360"/>
      </w:pPr>
      <w:r>
        <w:rPr>
          <w:w w:val="110"/>
          <w:u w:val="thick"/>
        </w:rPr>
        <w:t>Estimated</w:t>
      </w:r>
      <w:r>
        <w:rPr>
          <w:spacing w:val="-4"/>
          <w:w w:val="110"/>
          <w:u w:val="thick"/>
        </w:rPr>
        <w:t xml:space="preserve"> </w:t>
      </w:r>
      <w:r>
        <w:rPr>
          <w:w w:val="110"/>
          <w:u w:val="thick"/>
        </w:rPr>
        <w:t>date:</w:t>
      </w:r>
      <w:r>
        <w:rPr>
          <w:spacing w:val="-4"/>
          <w:w w:val="110"/>
          <w:u w:val="thick"/>
        </w:rPr>
        <w:t xml:space="preserve"> </w:t>
      </w:r>
      <w:r>
        <w:rPr>
          <w:w w:val="110"/>
          <w:u w:val="thick"/>
        </w:rPr>
        <w:t>September</w:t>
      </w:r>
      <w:r>
        <w:rPr>
          <w:spacing w:val="-3"/>
          <w:w w:val="110"/>
          <w:u w:val="thick"/>
        </w:rPr>
        <w:t xml:space="preserve"> </w:t>
      </w:r>
      <w:r>
        <w:rPr>
          <w:w w:val="110"/>
          <w:u w:val="thick"/>
        </w:rPr>
        <w:t>16,</w:t>
      </w:r>
      <w:r>
        <w:rPr>
          <w:spacing w:val="-4"/>
          <w:w w:val="110"/>
          <w:u w:val="thick"/>
        </w:rPr>
        <w:t xml:space="preserve"> 2025</w:t>
      </w:r>
    </w:p>
    <w:p w14:paraId="53BD644D" w14:textId="77777777" w:rsidR="00666A2C" w:rsidRDefault="00666A2C">
      <w:pPr>
        <w:pStyle w:val="a3"/>
        <w:spacing w:before="57"/>
      </w:pPr>
    </w:p>
    <w:p w14:paraId="7F85B56B" w14:textId="77777777" w:rsidR="00666A2C" w:rsidRDefault="00E8759C">
      <w:pPr>
        <w:pStyle w:val="a4"/>
        <w:numPr>
          <w:ilvl w:val="0"/>
          <w:numId w:val="3"/>
        </w:numPr>
        <w:tabs>
          <w:tab w:val="left" w:pos="1360"/>
        </w:tabs>
        <w:spacing w:before="0" w:line="266" w:lineRule="auto"/>
        <w:ind w:right="7584"/>
        <w:rPr>
          <w:sz w:val="21"/>
        </w:rPr>
      </w:pPr>
      <w:r>
        <w:rPr>
          <w:w w:val="110"/>
          <w:sz w:val="21"/>
        </w:rPr>
        <w:t>Feedback Due</w:t>
      </w:r>
      <w:r>
        <w:rPr>
          <w:spacing w:val="80"/>
          <w:w w:val="110"/>
          <w:sz w:val="21"/>
        </w:rPr>
        <w:t xml:space="preserve"> </w:t>
      </w:r>
      <w:r>
        <w:rPr>
          <w:w w:val="110"/>
          <w:sz w:val="21"/>
          <w:u w:val="thick"/>
        </w:rPr>
        <w:t>2 business days</w:t>
      </w:r>
    </w:p>
    <w:p w14:paraId="1A3FAC43" w14:textId="77777777" w:rsidR="00666A2C" w:rsidRDefault="00666A2C">
      <w:pPr>
        <w:pStyle w:val="a3"/>
        <w:spacing w:before="30"/>
      </w:pPr>
    </w:p>
    <w:p w14:paraId="415A9BF0" w14:textId="77777777" w:rsidR="00666A2C" w:rsidRDefault="00E8759C">
      <w:pPr>
        <w:pStyle w:val="a4"/>
        <w:numPr>
          <w:ilvl w:val="0"/>
          <w:numId w:val="3"/>
        </w:numPr>
        <w:tabs>
          <w:tab w:val="left" w:pos="1359"/>
        </w:tabs>
        <w:spacing w:before="0"/>
        <w:ind w:left="1359" w:hanging="359"/>
        <w:rPr>
          <w:sz w:val="21"/>
        </w:rPr>
      </w:pPr>
      <w:r>
        <w:rPr>
          <w:spacing w:val="-2"/>
          <w:w w:val="110"/>
          <w:sz w:val="21"/>
        </w:rPr>
        <w:t>Production</w:t>
      </w:r>
      <w:r>
        <w:rPr>
          <w:spacing w:val="6"/>
          <w:w w:val="110"/>
          <w:sz w:val="21"/>
        </w:rPr>
        <w:t xml:space="preserve"> </w:t>
      </w:r>
      <w:r>
        <w:rPr>
          <w:spacing w:val="-5"/>
          <w:w w:val="110"/>
          <w:sz w:val="21"/>
        </w:rPr>
        <w:t>R2</w:t>
      </w:r>
    </w:p>
    <w:p w14:paraId="38C531B6" w14:textId="77777777" w:rsidR="00666A2C" w:rsidRDefault="00E8759C">
      <w:pPr>
        <w:pStyle w:val="a3"/>
        <w:spacing w:before="29"/>
        <w:ind w:left="1360"/>
      </w:pPr>
      <w:r>
        <w:rPr>
          <w:w w:val="115"/>
          <w:u w:val="thick"/>
        </w:rPr>
        <w:t>16</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2BBD94B2" w14:textId="77777777" w:rsidR="00666A2C" w:rsidRDefault="00666A2C">
      <w:pPr>
        <w:pStyle w:val="a3"/>
        <w:spacing w:before="57"/>
      </w:pPr>
    </w:p>
    <w:p w14:paraId="54600538" w14:textId="77777777" w:rsidR="00666A2C" w:rsidRDefault="00E8759C">
      <w:pPr>
        <w:pStyle w:val="a4"/>
        <w:numPr>
          <w:ilvl w:val="0"/>
          <w:numId w:val="3"/>
        </w:numPr>
        <w:tabs>
          <w:tab w:val="left" w:pos="1360"/>
        </w:tabs>
        <w:spacing w:before="0" w:line="266" w:lineRule="auto"/>
        <w:ind w:right="5930"/>
        <w:rPr>
          <w:sz w:val="21"/>
        </w:rPr>
      </w:pPr>
      <w:r>
        <w:rPr>
          <w:w w:val="110"/>
          <w:sz w:val="21"/>
        </w:rPr>
        <w:t xml:space="preserve">[Delivery] Production R2 </w:t>
      </w:r>
      <w:r>
        <w:rPr>
          <w:w w:val="110"/>
          <w:sz w:val="21"/>
          <w:u w:val="thick"/>
        </w:rPr>
        <w:t>Estimated</w:t>
      </w:r>
      <w:r>
        <w:rPr>
          <w:spacing w:val="-9"/>
          <w:w w:val="110"/>
          <w:sz w:val="21"/>
          <w:u w:val="thick"/>
        </w:rPr>
        <w:t xml:space="preserve"> </w:t>
      </w:r>
      <w:r>
        <w:rPr>
          <w:w w:val="110"/>
          <w:sz w:val="21"/>
          <w:u w:val="thick"/>
        </w:rPr>
        <w:t>date:</w:t>
      </w:r>
      <w:r>
        <w:rPr>
          <w:spacing w:val="-9"/>
          <w:w w:val="110"/>
          <w:sz w:val="21"/>
          <w:u w:val="thick"/>
        </w:rPr>
        <w:t xml:space="preserve"> </w:t>
      </w:r>
      <w:r>
        <w:rPr>
          <w:w w:val="110"/>
          <w:sz w:val="21"/>
          <w:u w:val="thick"/>
        </w:rPr>
        <w:t>October</w:t>
      </w:r>
      <w:r>
        <w:rPr>
          <w:spacing w:val="-9"/>
          <w:w w:val="110"/>
          <w:sz w:val="21"/>
          <w:u w:val="thick"/>
        </w:rPr>
        <w:t xml:space="preserve"> </w:t>
      </w:r>
      <w:r>
        <w:rPr>
          <w:w w:val="110"/>
          <w:sz w:val="21"/>
          <w:u w:val="thick"/>
        </w:rPr>
        <w:t>13,</w:t>
      </w:r>
      <w:r>
        <w:rPr>
          <w:spacing w:val="-9"/>
          <w:w w:val="110"/>
          <w:sz w:val="21"/>
          <w:u w:val="thick"/>
        </w:rPr>
        <w:t xml:space="preserve"> </w:t>
      </w:r>
      <w:r>
        <w:rPr>
          <w:w w:val="110"/>
          <w:sz w:val="21"/>
          <w:u w:val="thick"/>
        </w:rPr>
        <w:t>2025</w:t>
      </w:r>
    </w:p>
    <w:p w14:paraId="5854DE7F" w14:textId="77777777" w:rsidR="00666A2C" w:rsidRDefault="00666A2C">
      <w:pPr>
        <w:pStyle w:val="a3"/>
        <w:spacing w:before="29"/>
      </w:pPr>
    </w:p>
    <w:p w14:paraId="305FB362" w14:textId="77777777" w:rsidR="00666A2C" w:rsidRDefault="00E8759C">
      <w:pPr>
        <w:pStyle w:val="a4"/>
        <w:numPr>
          <w:ilvl w:val="0"/>
          <w:numId w:val="3"/>
        </w:numPr>
        <w:tabs>
          <w:tab w:val="left" w:pos="1360"/>
        </w:tabs>
        <w:spacing w:before="1" w:line="266" w:lineRule="auto"/>
        <w:ind w:right="7584"/>
        <w:rPr>
          <w:sz w:val="21"/>
        </w:rPr>
      </w:pPr>
      <w:r>
        <w:rPr>
          <w:w w:val="110"/>
          <w:sz w:val="21"/>
        </w:rPr>
        <w:t>Feedback Due</w:t>
      </w:r>
      <w:r>
        <w:rPr>
          <w:spacing w:val="80"/>
          <w:w w:val="110"/>
          <w:sz w:val="21"/>
        </w:rPr>
        <w:t xml:space="preserve"> </w:t>
      </w:r>
      <w:r>
        <w:rPr>
          <w:w w:val="110"/>
          <w:sz w:val="21"/>
          <w:u w:val="thick"/>
        </w:rPr>
        <w:t>2 business days</w:t>
      </w:r>
    </w:p>
    <w:p w14:paraId="2CA7ADD4" w14:textId="77777777" w:rsidR="00666A2C" w:rsidRDefault="00666A2C">
      <w:pPr>
        <w:pStyle w:val="a3"/>
        <w:spacing w:before="29"/>
      </w:pPr>
    </w:p>
    <w:p w14:paraId="0275711F" w14:textId="77777777" w:rsidR="00666A2C" w:rsidRDefault="00E8759C">
      <w:pPr>
        <w:pStyle w:val="a4"/>
        <w:numPr>
          <w:ilvl w:val="0"/>
          <w:numId w:val="3"/>
        </w:numPr>
        <w:tabs>
          <w:tab w:val="left" w:pos="1359"/>
        </w:tabs>
        <w:spacing w:before="0"/>
        <w:ind w:left="1359" w:hanging="359"/>
        <w:rPr>
          <w:sz w:val="21"/>
        </w:rPr>
      </w:pPr>
      <w:r>
        <w:rPr>
          <w:spacing w:val="-2"/>
          <w:w w:val="110"/>
          <w:sz w:val="21"/>
        </w:rPr>
        <w:t>Production</w:t>
      </w:r>
      <w:r>
        <w:rPr>
          <w:spacing w:val="6"/>
          <w:w w:val="110"/>
          <w:sz w:val="21"/>
        </w:rPr>
        <w:t xml:space="preserve"> </w:t>
      </w:r>
      <w:r>
        <w:rPr>
          <w:spacing w:val="-5"/>
          <w:w w:val="110"/>
          <w:sz w:val="21"/>
        </w:rPr>
        <w:t>R3</w:t>
      </w:r>
    </w:p>
    <w:p w14:paraId="6786A7F3" w14:textId="77777777" w:rsidR="00666A2C" w:rsidRDefault="00E8759C">
      <w:pPr>
        <w:pStyle w:val="a3"/>
        <w:spacing w:before="29"/>
        <w:ind w:left="1360"/>
      </w:pPr>
      <w:r>
        <w:rPr>
          <w:w w:val="115"/>
          <w:u w:val="thick"/>
        </w:rPr>
        <w:t>12</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314EE24A" w14:textId="77777777" w:rsidR="00666A2C" w:rsidRDefault="00666A2C">
      <w:pPr>
        <w:pStyle w:val="a3"/>
        <w:spacing w:before="57"/>
      </w:pPr>
    </w:p>
    <w:p w14:paraId="2AA43D41" w14:textId="77777777" w:rsidR="00666A2C" w:rsidRDefault="00E8759C">
      <w:pPr>
        <w:pStyle w:val="a4"/>
        <w:numPr>
          <w:ilvl w:val="0"/>
          <w:numId w:val="3"/>
        </w:numPr>
        <w:tabs>
          <w:tab w:val="left" w:pos="1360"/>
        </w:tabs>
        <w:spacing w:before="0" w:line="266" w:lineRule="auto"/>
        <w:ind w:right="6317"/>
        <w:rPr>
          <w:sz w:val="21"/>
        </w:rPr>
      </w:pPr>
      <w:r>
        <w:rPr>
          <w:w w:val="110"/>
          <w:sz w:val="21"/>
        </w:rPr>
        <w:t xml:space="preserve">[Delivery] Production R3 </w:t>
      </w:r>
      <w:r>
        <w:rPr>
          <w:w w:val="110"/>
          <w:sz w:val="21"/>
          <w:u w:val="thick"/>
        </w:rPr>
        <w:t>Estimated</w:t>
      </w:r>
      <w:r>
        <w:rPr>
          <w:spacing w:val="-8"/>
          <w:w w:val="110"/>
          <w:sz w:val="21"/>
          <w:u w:val="thick"/>
        </w:rPr>
        <w:t xml:space="preserve"> </w:t>
      </w:r>
      <w:r>
        <w:rPr>
          <w:w w:val="110"/>
          <w:sz w:val="21"/>
          <w:u w:val="thick"/>
        </w:rPr>
        <w:t>date:</w:t>
      </w:r>
      <w:r>
        <w:rPr>
          <w:spacing w:val="-8"/>
          <w:w w:val="110"/>
          <w:sz w:val="21"/>
          <w:u w:val="thick"/>
        </w:rPr>
        <w:t xml:space="preserve"> </w:t>
      </w:r>
      <w:r>
        <w:rPr>
          <w:w w:val="110"/>
          <w:sz w:val="21"/>
          <w:u w:val="thick"/>
        </w:rPr>
        <w:t>Nov</w:t>
      </w:r>
      <w:r>
        <w:rPr>
          <w:spacing w:val="-8"/>
          <w:w w:val="110"/>
          <w:sz w:val="21"/>
          <w:u w:val="thick"/>
        </w:rPr>
        <w:t xml:space="preserve"> </w:t>
      </w:r>
      <w:r>
        <w:rPr>
          <w:w w:val="110"/>
          <w:sz w:val="21"/>
          <w:u w:val="thick"/>
        </w:rPr>
        <w:t>13,</w:t>
      </w:r>
      <w:r>
        <w:rPr>
          <w:spacing w:val="-8"/>
          <w:w w:val="110"/>
          <w:sz w:val="21"/>
          <w:u w:val="thick"/>
        </w:rPr>
        <w:t xml:space="preserve"> </w:t>
      </w:r>
      <w:r>
        <w:rPr>
          <w:w w:val="110"/>
          <w:sz w:val="21"/>
          <w:u w:val="thick"/>
        </w:rPr>
        <w:t>2025</w:t>
      </w:r>
    </w:p>
    <w:p w14:paraId="76614669" w14:textId="77777777" w:rsidR="00666A2C" w:rsidRDefault="00666A2C">
      <w:pPr>
        <w:pStyle w:val="a3"/>
        <w:spacing w:before="29"/>
      </w:pPr>
    </w:p>
    <w:p w14:paraId="5E2F200F" w14:textId="77777777" w:rsidR="00666A2C" w:rsidRDefault="00E8759C">
      <w:pPr>
        <w:pStyle w:val="a4"/>
        <w:numPr>
          <w:ilvl w:val="0"/>
          <w:numId w:val="3"/>
        </w:numPr>
        <w:tabs>
          <w:tab w:val="left" w:pos="1359"/>
        </w:tabs>
        <w:spacing w:before="1"/>
        <w:ind w:left="1359" w:hanging="359"/>
        <w:rPr>
          <w:sz w:val="21"/>
        </w:rPr>
      </w:pPr>
      <w:r>
        <w:rPr>
          <w:spacing w:val="-2"/>
          <w:w w:val="110"/>
          <w:sz w:val="21"/>
        </w:rPr>
        <w:t>Production</w:t>
      </w:r>
      <w:r>
        <w:rPr>
          <w:spacing w:val="6"/>
          <w:w w:val="110"/>
          <w:sz w:val="21"/>
        </w:rPr>
        <w:t xml:space="preserve"> </w:t>
      </w:r>
      <w:r>
        <w:rPr>
          <w:spacing w:val="-5"/>
          <w:w w:val="110"/>
          <w:sz w:val="21"/>
        </w:rPr>
        <w:t>R4</w:t>
      </w:r>
    </w:p>
    <w:p w14:paraId="722A566F" w14:textId="77777777" w:rsidR="00666A2C" w:rsidRDefault="00E8759C">
      <w:pPr>
        <w:pStyle w:val="a3"/>
        <w:spacing w:before="28"/>
        <w:ind w:left="1360"/>
      </w:pPr>
      <w:r>
        <w:rPr>
          <w:w w:val="115"/>
          <w:u w:val="thick"/>
        </w:rPr>
        <w:t>12</w:t>
      </w:r>
      <w:r>
        <w:rPr>
          <w:spacing w:val="-9"/>
          <w:w w:val="115"/>
          <w:u w:val="thick"/>
        </w:rPr>
        <w:t xml:space="preserve"> </w:t>
      </w:r>
      <w:r>
        <w:rPr>
          <w:w w:val="115"/>
          <w:u w:val="thick"/>
        </w:rPr>
        <w:t>business</w:t>
      </w:r>
      <w:r>
        <w:rPr>
          <w:spacing w:val="-8"/>
          <w:w w:val="115"/>
          <w:u w:val="thick"/>
        </w:rPr>
        <w:t xml:space="preserve"> </w:t>
      </w:r>
      <w:r>
        <w:rPr>
          <w:spacing w:val="-4"/>
          <w:w w:val="115"/>
          <w:u w:val="thick"/>
        </w:rPr>
        <w:t>days</w:t>
      </w:r>
    </w:p>
    <w:p w14:paraId="57590049" w14:textId="77777777" w:rsidR="00666A2C" w:rsidRDefault="00666A2C">
      <w:pPr>
        <w:pStyle w:val="a3"/>
        <w:spacing w:before="57"/>
      </w:pPr>
    </w:p>
    <w:p w14:paraId="0AF6D294" w14:textId="77777777" w:rsidR="00666A2C" w:rsidRDefault="00E8759C">
      <w:pPr>
        <w:pStyle w:val="a4"/>
        <w:numPr>
          <w:ilvl w:val="0"/>
          <w:numId w:val="3"/>
        </w:numPr>
        <w:tabs>
          <w:tab w:val="left" w:pos="1360"/>
        </w:tabs>
        <w:spacing w:before="1" w:line="266" w:lineRule="auto"/>
        <w:ind w:right="6317"/>
        <w:rPr>
          <w:sz w:val="21"/>
        </w:rPr>
      </w:pPr>
      <w:r>
        <w:rPr>
          <w:w w:val="110"/>
          <w:sz w:val="21"/>
        </w:rPr>
        <w:t xml:space="preserve">[Delivery] Production R3 </w:t>
      </w:r>
      <w:r>
        <w:rPr>
          <w:w w:val="110"/>
          <w:sz w:val="21"/>
          <w:u w:val="thick"/>
        </w:rPr>
        <w:t>Estimated</w:t>
      </w:r>
      <w:r>
        <w:rPr>
          <w:spacing w:val="-8"/>
          <w:w w:val="110"/>
          <w:sz w:val="21"/>
          <w:u w:val="thick"/>
        </w:rPr>
        <w:t xml:space="preserve"> </w:t>
      </w:r>
      <w:r>
        <w:rPr>
          <w:w w:val="110"/>
          <w:sz w:val="21"/>
          <w:u w:val="thick"/>
        </w:rPr>
        <w:t>date:</w:t>
      </w:r>
      <w:r>
        <w:rPr>
          <w:spacing w:val="-8"/>
          <w:w w:val="110"/>
          <w:sz w:val="21"/>
          <w:u w:val="thick"/>
        </w:rPr>
        <w:t xml:space="preserve"> </w:t>
      </w:r>
      <w:r>
        <w:rPr>
          <w:w w:val="110"/>
          <w:sz w:val="21"/>
          <w:u w:val="thick"/>
        </w:rPr>
        <w:t>Nov</w:t>
      </w:r>
      <w:r>
        <w:rPr>
          <w:spacing w:val="-8"/>
          <w:w w:val="110"/>
          <w:sz w:val="21"/>
          <w:u w:val="thick"/>
        </w:rPr>
        <w:t xml:space="preserve"> </w:t>
      </w:r>
      <w:r>
        <w:rPr>
          <w:w w:val="110"/>
          <w:sz w:val="21"/>
          <w:u w:val="thick"/>
        </w:rPr>
        <w:t>26,</w:t>
      </w:r>
      <w:r>
        <w:rPr>
          <w:spacing w:val="-8"/>
          <w:w w:val="110"/>
          <w:sz w:val="21"/>
          <w:u w:val="thick"/>
        </w:rPr>
        <w:t xml:space="preserve"> </w:t>
      </w:r>
      <w:r>
        <w:rPr>
          <w:w w:val="110"/>
          <w:sz w:val="21"/>
          <w:u w:val="thick"/>
        </w:rPr>
        <w:t>2025</w:t>
      </w:r>
    </w:p>
    <w:p w14:paraId="0C5B615A" w14:textId="77777777" w:rsidR="00666A2C" w:rsidRDefault="00666A2C">
      <w:pPr>
        <w:pStyle w:val="a3"/>
        <w:spacing w:before="29"/>
      </w:pPr>
    </w:p>
    <w:p w14:paraId="5D91D1AC" w14:textId="77777777" w:rsidR="00666A2C" w:rsidRDefault="00E8759C">
      <w:pPr>
        <w:pStyle w:val="a4"/>
        <w:numPr>
          <w:ilvl w:val="0"/>
          <w:numId w:val="3"/>
        </w:numPr>
        <w:tabs>
          <w:tab w:val="left" w:pos="1360"/>
        </w:tabs>
        <w:spacing w:before="0" w:line="266" w:lineRule="auto"/>
        <w:ind w:right="6472"/>
        <w:rPr>
          <w:sz w:val="21"/>
        </w:rPr>
      </w:pPr>
      <w:r>
        <w:rPr>
          <w:w w:val="110"/>
          <w:sz w:val="21"/>
        </w:rPr>
        <w:t>Production</w:t>
      </w:r>
      <w:r>
        <w:rPr>
          <w:spacing w:val="-14"/>
          <w:w w:val="110"/>
          <w:sz w:val="21"/>
        </w:rPr>
        <w:t xml:space="preserve"> </w:t>
      </w:r>
      <w:r>
        <w:rPr>
          <w:w w:val="110"/>
          <w:sz w:val="21"/>
        </w:rPr>
        <w:t>Design</w:t>
      </w:r>
      <w:r>
        <w:rPr>
          <w:spacing w:val="-13"/>
          <w:w w:val="110"/>
          <w:sz w:val="21"/>
        </w:rPr>
        <w:t xml:space="preserve"> </w:t>
      </w:r>
      <w:r>
        <w:rPr>
          <w:w w:val="110"/>
          <w:sz w:val="21"/>
        </w:rPr>
        <w:t xml:space="preserve">Approval </w:t>
      </w:r>
      <w:r>
        <w:rPr>
          <w:w w:val="110"/>
          <w:sz w:val="21"/>
          <w:u w:val="thick"/>
        </w:rPr>
        <w:t>2 business days</w:t>
      </w:r>
    </w:p>
    <w:p w14:paraId="792F1AA2" w14:textId="77777777" w:rsidR="00666A2C" w:rsidRDefault="00666A2C">
      <w:pPr>
        <w:pStyle w:val="a3"/>
        <w:spacing w:before="30"/>
      </w:pPr>
    </w:p>
    <w:p w14:paraId="61F9437C" w14:textId="77777777" w:rsidR="00666A2C" w:rsidRDefault="00E8759C">
      <w:pPr>
        <w:pStyle w:val="a4"/>
        <w:numPr>
          <w:ilvl w:val="0"/>
          <w:numId w:val="3"/>
        </w:numPr>
        <w:tabs>
          <w:tab w:val="left" w:pos="1360"/>
        </w:tabs>
        <w:spacing w:before="0" w:line="266" w:lineRule="auto"/>
        <w:ind w:right="7147"/>
        <w:rPr>
          <w:sz w:val="21"/>
        </w:rPr>
      </w:pPr>
      <w:r>
        <w:rPr>
          <w:spacing w:val="-2"/>
          <w:w w:val="110"/>
          <w:sz w:val="21"/>
        </w:rPr>
        <w:t>Print</w:t>
      </w:r>
      <w:r>
        <w:rPr>
          <w:spacing w:val="-12"/>
          <w:w w:val="110"/>
          <w:sz w:val="21"/>
        </w:rPr>
        <w:t xml:space="preserve"> </w:t>
      </w:r>
      <w:r>
        <w:rPr>
          <w:spacing w:val="-2"/>
          <w:w w:val="110"/>
          <w:sz w:val="21"/>
        </w:rPr>
        <w:t>File</w:t>
      </w:r>
      <w:r>
        <w:rPr>
          <w:spacing w:val="-11"/>
          <w:w w:val="110"/>
          <w:sz w:val="21"/>
        </w:rPr>
        <w:t xml:space="preserve"> </w:t>
      </w:r>
      <w:r>
        <w:rPr>
          <w:spacing w:val="-2"/>
          <w:w w:val="110"/>
          <w:sz w:val="21"/>
        </w:rPr>
        <w:t xml:space="preserve">Preparation </w:t>
      </w:r>
      <w:r>
        <w:rPr>
          <w:w w:val="110"/>
          <w:sz w:val="21"/>
          <w:u w:val="thick"/>
        </w:rPr>
        <w:t>7 business days</w:t>
      </w:r>
    </w:p>
    <w:p w14:paraId="1A499DFC" w14:textId="77777777" w:rsidR="00666A2C" w:rsidRDefault="00666A2C">
      <w:pPr>
        <w:pStyle w:val="a3"/>
        <w:spacing w:before="29"/>
      </w:pPr>
    </w:p>
    <w:p w14:paraId="7CEF0648" w14:textId="77777777" w:rsidR="00666A2C" w:rsidRDefault="00E8759C">
      <w:pPr>
        <w:pStyle w:val="a4"/>
        <w:numPr>
          <w:ilvl w:val="0"/>
          <w:numId w:val="3"/>
        </w:numPr>
        <w:tabs>
          <w:tab w:val="left" w:pos="1359"/>
        </w:tabs>
        <w:spacing w:before="0"/>
        <w:ind w:left="1359" w:hanging="359"/>
        <w:rPr>
          <w:sz w:val="21"/>
        </w:rPr>
      </w:pPr>
      <w:r>
        <w:rPr>
          <w:w w:val="110"/>
          <w:sz w:val="21"/>
        </w:rPr>
        <w:t>Final</w:t>
      </w:r>
      <w:r>
        <w:rPr>
          <w:spacing w:val="1"/>
          <w:w w:val="110"/>
          <w:sz w:val="21"/>
        </w:rPr>
        <w:t xml:space="preserve"> </w:t>
      </w:r>
      <w:r>
        <w:rPr>
          <w:spacing w:val="-2"/>
          <w:w w:val="110"/>
          <w:sz w:val="21"/>
        </w:rPr>
        <w:t>Handoﬀ</w:t>
      </w:r>
    </w:p>
    <w:p w14:paraId="324CB6D7" w14:textId="77777777" w:rsidR="00666A2C" w:rsidRDefault="00E8759C">
      <w:pPr>
        <w:pStyle w:val="a3"/>
        <w:spacing w:before="29"/>
        <w:ind w:left="1360"/>
      </w:pPr>
      <w:r>
        <w:rPr>
          <w:w w:val="110"/>
          <w:u w:val="thick"/>
        </w:rPr>
        <w:t>Estimated</w:t>
      </w:r>
      <w:r>
        <w:rPr>
          <w:spacing w:val="-3"/>
          <w:w w:val="110"/>
          <w:u w:val="thick"/>
        </w:rPr>
        <w:t xml:space="preserve"> </w:t>
      </w:r>
      <w:r>
        <w:rPr>
          <w:w w:val="110"/>
          <w:u w:val="thick"/>
        </w:rPr>
        <w:t>date:</w:t>
      </w:r>
      <w:r>
        <w:rPr>
          <w:spacing w:val="-3"/>
          <w:w w:val="110"/>
          <w:u w:val="thick"/>
        </w:rPr>
        <w:t xml:space="preserve"> </w:t>
      </w:r>
      <w:r>
        <w:rPr>
          <w:w w:val="110"/>
          <w:u w:val="thick"/>
        </w:rPr>
        <w:t>December</w:t>
      </w:r>
      <w:r>
        <w:rPr>
          <w:spacing w:val="-3"/>
          <w:w w:val="110"/>
          <w:u w:val="thick"/>
        </w:rPr>
        <w:t xml:space="preserve"> </w:t>
      </w:r>
      <w:r>
        <w:rPr>
          <w:w w:val="110"/>
          <w:u w:val="thick"/>
        </w:rPr>
        <w:t>9,</w:t>
      </w:r>
      <w:r>
        <w:rPr>
          <w:spacing w:val="-3"/>
          <w:w w:val="110"/>
          <w:u w:val="thick"/>
        </w:rPr>
        <w:t xml:space="preserve"> </w:t>
      </w:r>
      <w:r>
        <w:rPr>
          <w:spacing w:val="-4"/>
          <w:w w:val="110"/>
          <w:u w:val="thick"/>
        </w:rPr>
        <w:t>2025</w:t>
      </w:r>
    </w:p>
    <w:p w14:paraId="5E7E3C41" w14:textId="77777777" w:rsidR="00666A2C" w:rsidRDefault="00666A2C">
      <w:pPr>
        <w:sectPr w:rsidR="00666A2C">
          <w:pgSz w:w="12240" w:h="15840"/>
          <w:pgMar w:top="1360" w:right="980" w:bottom="1000" w:left="800" w:header="0" w:footer="808" w:gutter="0"/>
          <w:cols w:space="720"/>
        </w:sectPr>
      </w:pPr>
    </w:p>
    <w:p w14:paraId="0399F2D6" w14:textId="77777777" w:rsidR="00666A2C" w:rsidRDefault="00E8759C">
      <w:pPr>
        <w:pStyle w:val="1"/>
      </w:pPr>
      <w:r>
        <w:rPr>
          <w:w w:val="110"/>
        </w:rPr>
        <w:lastRenderedPageBreak/>
        <w:t>Project</w:t>
      </w:r>
      <w:r>
        <w:rPr>
          <w:spacing w:val="-9"/>
          <w:w w:val="110"/>
        </w:rPr>
        <w:t xml:space="preserve"> </w:t>
      </w:r>
      <w:r>
        <w:rPr>
          <w:spacing w:val="-2"/>
          <w:w w:val="110"/>
        </w:rPr>
        <w:t>Assumptions</w:t>
      </w:r>
    </w:p>
    <w:p w14:paraId="3C9EE569" w14:textId="60D84897" w:rsidR="00666A2C" w:rsidRPr="00065915" w:rsidRDefault="00E8759C">
      <w:pPr>
        <w:pStyle w:val="a4"/>
        <w:numPr>
          <w:ilvl w:val="0"/>
          <w:numId w:val="2"/>
        </w:numPr>
        <w:tabs>
          <w:tab w:val="left" w:pos="1360"/>
        </w:tabs>
        <w:spacing w:before="338" w:line="266" w:lineRule="auto"/>
        <w:ind w:right="968"/>
        <w:rPr>
          <w:ins w:id="0" w:author="김현주 (Hyunjoo Kim)" w:date="2024-12-18T15:30:00Z"/>
          <w:sz w:val="21"/>
          <w:rPrChange w:id="1" w:author="김현주 (Hyunjoo Kim)" w:date="2024-12-18T15:30:00Z">
            <w:rPr>
              <w:ins w:id="2" w:author="김현주 (Hyunjoo Kim)" w:date="2024-12-18T15:30:00Z"/>
              <w:w w:val="110"/>
              <w:sz w:val="21"/>
            </w:rPr>
          </w:rPrChange>
        </w:rPr>
      </w:pPr>
      <w:r>
        <w:rPr>
          <w:w w:val="110"/>
          <w:sz w:val="21"/>
        </w:rPr>
        <w:t>Work</w:t>
      </w:r>
      <w:r>
        <w:rPr>
          <w:spacing w:val="-5"/>
          <w:w w:val="110"/>
          <w:sz w:val="21"/>
        </w:rPr>
        <w:t xml:space="preserve"> </w:t>
      </w:r>
      <w:r>
        <w:rPr>
          <w:w w:val="110"/>
          <w:sz w:val="21"/>
        </w:rPr>
        <w:t>will</w:t>
      </w:r>
      <w:r>
        <w:rPr>
          <w:spacing w:val="-5"/>
          <w:w w:val="110"/>
          <w:sz w:val="21"/>
        </w:rPr>
        <w:t xml:space="preserve"> </w:t>
      </w:r>
      <w:r>
        <w:rPr>
          <w:w w:val="110"/>
          <w:sz w:val="21"/>
        </w:rPr>
        <w:t>begin</w:t>
      </w:r>
      <w:r>
        <w:rPr>
          <w:spacing w:val="-5"/>
          <w:w w:val="110"/>
          <w:sz w:val="21"/>
        </w:rPr>
        <w:t xml:space="preserve"> </w:t>
      </w:r>
      <w:r>
        <w:rPr>
          <w:w w:val="110"/>
          <w:sz w:val="21"/>
        </w:rPr>
        <w:t>and</w:t>
      </w:r>
      <w:r>
        <w:rPr>
          <w:spacing w:val="-5"/>
          <w:w w:val="110"/>
          <w:sz w:val="21"/>
        </w:rPr>
        <w:t xml:space="preserve"> </w:t>
      </w:r>
      <w:r>
        <w:rPr>
          <w:w w:val="110"/>
          <w:sz w:val="21"/>
        </w:rPr>
        <w:t>the</w:t>
      </w:r>
      <w:r>
        <w:rPr>
          <w:spacing w:val="-5"/>
          <w:w w:val="110"/>
          <w:sz w:val="21"/>
        </w:rPr>
        <w:t xml:space="preserve"> </w:t>
      </w:r>
      <w:r>
        <w:rPr>
          <w:w w:val="110"/>
          <w:sz w:val="21"/>
        </w:rPr>
        <w:t>timeline</w:t>
      </w:r>
      <w:r>
        <w:rPr>
          <w:spacing w:val="-5"/>
          <w:w w:val="110"/>
          <w:sz w:val="21"/>
        </w:rPr>
        <w:t xml:space="preserve"> </w:t>
      </w:r>
      <w:r>
        <w:rPr>
          <w:w w:val="110"/>
          <w:sz w:val="21"/>
        </w:rPr>
        <w:t>will</w:t>
      </w:r>
      <w:r>
        <w:rPr>
          <w:spacing w:val="-5"/>
          <w:w w:val="110"/>
          <w:sz w:val="21"/>
        </w:rPr>
        <w:t xml:space="preserve"> </w:t>
      </w:r>
      <w:r>
        <w:rPr>
          <w:w w:val="110"/>
          <w:sz w:val="21"/>
        </w:rPr>
        <w:t>be</w:t>
      </w:r>
      <w:r>
        <w:rPr>
          <w:spacing w:val="-5"/>
          <w:w w:val="110"/>
          <w:sz w:val="21"/>
        </w:rPr>
        <w:t xml:space="preserve"> </w:t>
      </w:r>
      <w:r>
        <w:rPr>
          <w:w w:val="110"/>
          <w:sz w:val="21"/>
        </w:rPr>
        <w:t>updated</w:t>
      </w:r>
      <w:r>
        <w:rPr>
          <w:spacing w:val="-5"/>
          <w:w w:val="110"/>
          <w:sz w:val="21"/>
        </w:rPr>
        <w:t xml:space="preserve"> </w:t>
      </w:r>
      <w:r>
        <w:rPr>
          <w:w w:val="110"/>
          <w:sz w:val="21"/>
        </w:rPr>
        <w:t>when</w:t>
      </w:r>
      <w:r>
        <w:rPr>
          <w:spacing w:val="-5"/>
          <w:w w:val="110"/>
          <w:sz w:val="21"/>
        </w:rPr>
        <w:t xml:space="preserve"> </w:t>
      </w:r>
      <w:r>
        <w:rPr>
          <w:w w:val="110"/>
          <w:sz w:val="21"/>
        </w:rPr>
        <w:t>the</w:t>
      </w:r>
      <w:r>
        <w:rPr>
          <w:spacing w:val="-5"/>
          <w:w w:val="110"/>
          <w:sz w:val="21"/>
        </w:rPr>
        <w:t xml:space="preserve"> </w:t>
      </w:r>
      <w:r>
        <w:rPr>
          <w:w w:val="110"/>
          <w:sz w:val="21"/>
        </w:rPr>
        <w:t>SOW</w:t>
      </w:r>
      <w:r>
        <w:rPr>
          <w:spacing w:val="-5"/>
          <w:w w:val="110"/>
          <w:sz w:val="21"/>
        </w:rPr>
        <w:t xml:space="preserve"> </w:t>
      </w:r>
      <w:r>
        <w:rPr>
          <w:w w:val="110"/>
          <w:sz w:val="21"/>
        </w:rPr>
        <w:t>is</w:t>
      </w:r>
      <w:r>
        <w:rPr>
          <w:spacing w:val="-5"/>
          <w:w w:val="110"/>
          <w:sz w:val="21"/>
        </w:rPr>
        <w:t xml:space="preserve"> </w:t>
      </w:r>
      <w:r>
        <w:rPr>
          <w:w w:val="110"/>
          <w:sz w:val="21"/>
        </w:rPr>
        <w:t>signed</w:t>
      </w:r>
      <w:r>
        <w:rPr>
          <w:spacing w:val="-5"/>
          <w:w w:val="110"/>
          <w:sz w:val="21"/>
        </w:rPr>
        <w:t xml:space="preserve"> </w:t>
      </w:r>
      <w:r>
        <w:rPr>
          <w:w w:val="110"/>
          <w:sz w:val="21"/>
        </w:rPr>
        <w:t>by</w:t>
      </w:r>
      <w:r>
        <w:rPr>
          <w:spacing w:val="-5"/>
          <w:w w:val="110"/>
          <w:sz w:val="21"/>
        </w:rPr>
        <w:t xml:space="preserve"> </w:t>
      </w:r>
      <w:r>
        <w:rPr>
          <w:w w:val="110"/>
          <w:sz w:val="21"/>
        </w:rPr>
        <w:t>Client</w:t>
      </w:r>
      <w:r>
        <w:rPr>
          <w:spacing w:val="-5"/>
          <w:w w:val="110"/>
          <w:sz w:val="21"/>
        </w:rPr>
        <w:t xml:space="preserve"> </w:t>
      </w:r>
      <w:r>
        <w:rPr>
          <w:w w:val="110"/>
          <w:sz w:val="21"/>
        </w:rPr>
        <w:t>and returned to PORTO ROCHA.</w:t>
      </w:r>
    </w:p>
    <w:p w14:paraId="7E1C25B3" w14:textId="1200A432" w:rsidR="00065915" w:rsidRPr="00065915" w:rsidRDefault="00065915" w:rsidP="00065915">
      <w:pPr>
        <w:pStyle w:val="a4"/>
        <w:numPr>
          <w:ilvl w:val="0"/>
          <w:numId w:val="2"/>
        </w:numPr>
        <w:spacing w:line="266" w:lineRule="auto"/>
        <w:ind w:right="465"/>
        <w:rPr>
          <w:ins w:id="3" w:author="김현주 (Hyunjoo Kim)" w:date="2024-12-18T15:30:00Z"/>
          <w:i/>
          <w:sz w:val="21"/>
        </w:rPr>
      </w:pPr>
      <w:bookmarkStart w:id="4" w:name="_Hlk185428140"/>
      <w:commentRangeStart w:id="5"/>
      <w:ins w:id="6" w:author="김현주 (Hyunjoo Kim)" w:date="2024-12-18T15:30:00Z">
        <w:r>
          <w:t xml:space="preserve">The </w:t>
        </w:r>
      </w:ins>
      <w:ins w:id="7" w:author="김현주 (Hyunjoo Kim)" w:date="2024-12-18T15:32:00Z">
        <w:r>
          <w:t>PORTO ROCHA</w:t>
        </w:r>
      </w:ins>
      <w:ins w:id="8" w:author="김현주 (Hyunjoo Kim)" w:date="2024-12-18T15:30:00Z">
        <w:r>
          <w:t xml:space="preserve"> shall provide the deliverables specified </w:t>
        </w:r>
      </w:ins>
      <w:ins w:id="9" w:author="김현주 (Hyunjoo Kim)" w:date="2024-12-18T15:32:00Z">
        <w:r>
          <w:t xml:space="preserve">in this SOW </w:t>
        </w:r>
      </w:ins>
      <w:ins w:id="10" w:author="김현주 (Hyunjoo Kim)" w:date="2024-12-18T15:30:00Z">
        <w:r>
          <w:t xml:space="preserve">for each phase to the Client by the dates outlined in the </w:t>
        </w:r>
        <w:r w:rsidRPr="00065915">
          <w:rPr>
            <w:rFonts w:ascii="맑은 고딕" w:eastAsia="맑은 고딕" w:hAnsi="맑은 고딕" w:cs="맑은 고딕" w:hint="eastAsia"/>
            <w:lang w:eastAsia="ko-KR"/>
          </w:rPr>
          <w:t>S</w:t>
        </w:r>
        <w:r w:rsidRPr="00065915">
          <w:rPr>
            <w:rFonts w:ascii="맑은 고딕" w:eastAsia="맑은 고딕" w:hAnsi="맑은 고딕" w:cs="맑은 고딕"/>
            <w:lang w:eastAsia="ko-KR"/>
          </w:rPr>
          <w:t xml:space="preserve">OW </w:t>
        </w:r>
        <w:r>
          <w:t>timeline upon the completion of that phase and obtain written approval from the Client.</w:t>
        </w:r>
      </w:ins>
      <w:bookmarkEnd w:id="4"/>
      <w:commentRangeEnd w:id="5"/>
      <w:ins w:id="11" w:author="김현주 (Hyunjoo Kim)" w:date="2024-12-18T15:33:00Z">
        <w:r>
          <w:rPr>
            <w:rStyle w:val="a8"/>
          </w:rPr>
          <w:commentReference w:id="5"/>
        </w:r>
      </w:ins>
      <w:ins w:id="12" w:author="김현주 (Hyunjoo Kim)" w:date="2024-12-18T15:34:00Z">
        <w:r>
          <w:t xml:space="preserve"> </w:t>
        </w:r>
        <w:bookmarkStart w:id="13" w:name="_Hlk185429451"/>
        <w:r>
          <w:t xml:space="preserve">If the Client requests revisions after the deliverables are submitted, the </w:t>
        </w:r>
        <w:r>
          <w:t>PORTO ROCHA</w:t>
        </w:r>
        <w:r>
          <w:t xml:space="preserve"> shall revise the deliverables and resubmit them to the Client within 7 days.</w:t>
        </w:r>
      </w:ins>
    </w:p>
    <w:p w14:paraId="6465B919" w14:textId="78387E7B" w:rsidR="00065915" w:rsidRDefault="00065915">
      <w:pPr>
        <w:pStyle w:val="a4"/>
        <w:numPr>
          <w:ilvl w:val="0"/>
          <w:numId w:val="2"/>
        </w:numPr>
        <w:tabs>
          <w:tab w:val="left" w:pos="1360"/>
        </w:tabs>
        <w:spacing w:before="338" w:line="266" w:lineRule="auto"/>
        <w:ind w:right="968"/>
        <w:rPr>
          <w:sz w:val="21"/>
        </w:rPr>
      </w:pPr>
      <w:ins w:id="14" w:author="김현주 (Hyunjoo Kim)" w:date="2024-12-18T15:31:00Z">
        <w:r>
          <w:t xml:space="preserve">If the </w:t>
        </w:r>
      </w:ins>
      <w:ins w:id="15" w:author="김현주 (Hyunjoo Kim)" w:date="2024-12-18T15:32:00Z">
        <w:r>
          <w:t>PORTO ROCHA</w:t>
        </w:r>
      </w:ins>
      <w:ins w:id="16" w:author="김현주 (Hyunjoo Kim)" w:date="2024-12-18T15:31:00Z">
        <w:r>
          <w:t xml:space="preserve"> fails to deliver the deliverables within the specified time</w:t>
        </w:r>
      </w:ins>
      <w:ins w:id="17" w:author="김현주 (Hyunjoo Kim)" w:date="2024-12-18T15:32:00Z">
        <w:r>
          <w:t>line</w:t>
        </w:r>
      </w:ins>
      <w:ins w:id="18" w:author="김현주 (Hyunjoo Kim)" w:date="2024-12-18T16:08:00Z">
        <w:r w:rsidR="00FB2802">
          <w:t xml:space="preserve"> in this SOW</w:t>
        </w:r>
      </w:ins>
      <w:ins w:id="19" w:author="김현주 (Hyunjoo Kim)" w:date="2024-12-18T15:31:00Z">
        <w:r>
          <w:t xml:space="preserve">, it shall </w:t>
        </w:r>
      </w:ins>
      <w:ins w:id="20" w:author="김현주 (Hyunjoo Kim)" w:date="2024-12-18T16:08:00Z">
        <w:r w:rsidR="00FB2802">
          <w:t xml:space="preserve">constitute breach of contract. </w:t>
        </w:r>
      </w:ins>
    </w:p>
    <w:bookmarkEnd w:id="13"/>
    <w:p w14:paraId="2E3E5D4D" w14:textId="77777777" w:rsidR="00666A2C" w:rsidRDefault="00E8759C">
      <w:pPr>
        <w:pStyle w:val="a4"/>
        <w:numPr>
          <w:ilvl w:val="0"/>
          <w:numId w:val="2"/>
        </w:numPr>
        <w:tabs>
          <w:tab w:val="left" w:pos="1360"/>
        </w:tabs>
        <w:spacing w:before="1" w:line="266" w:lineRule="auto"/>
        <w:ind w:right="1195"/>
        <w:rPr>
          <w:sz w:val="21"/>
        </w:rPr>
      </w:pPr>
      <w:r>
        <w:rPr>
          <w:w w:val="105"/>
          <w:sz w:val="21"/>
        </w:rPr>
        <w:t>The client will ensure all project stakeholders and decision-makers are present for all</w:t>
      </w:r>
      <w:r>
        <w:rPr>
          <w:spacing w:val="80"/>
          <w:w w:val="150"/>
          <w:sz w:val="21"/>
        </w:rPr>
        <w:t xml:space="preserve"> </w:t>
      </w:r>
      <w:r>
        <w:rPr>
          <w:w w:val="105"/>
          <w:sz w:val="21"/>
        </w:rPr>
        <w:t>relevant meetings, reviews and presentations.</w:t>
      </w:r>
    </w:p>
    <w:p w14:paraId="0DE0B6A4" w14:textId="3303A7DD" w:rsidR="00666A2C" w:rsidRDefault="00E8759C">
      <w:pPr>
        <w:pStyle w:val="a4"/>
        <w:numPr>
          <w:ilvl w:val="0"/>
          <w:numId w:val="2"/>
        </w:numPr>
        <w:tabs>
          <w:tab w:val="left" w:pos="1360"/>
        </w:tabs>
        <w:spacing w:before="1" w:line="266" w:lineRule="auto"/>
        <w:ind w:right="528"/>
        <w:rPr>
          <w:sz w:val="21"/>
        </w:rPr>
      </w:pPr>
      <w:r>
        <w:rPr>
          <w:w w:val="105"/>
          <w:sz w:val="21"/>
        </w:rPr>
        <w:t>The</w:t>
      </w:r>
      <w:r>
        <w:rPr>
          <w:spacing w:val="40"/>
          <w:w w:val="105"/>
          <w:sz w:val="21"/>
        </w:rPr>
        <w:t xml:space="preserve"> </w:t>
      </w:r>
      <w:r>
        <w:rPr>
          <w:w w:val="105"/>
          <w:sz w:val="21"/>
        </w:rPr>
        <w:t>client</w:t>
      </w:r>
      <w:r>
        <w:rPr>
          <w:spacing w:val="40"/>
          <w:w w:val="105"/>
          <w:sz w:val="21"/>
        </w:rPr>
        <w:t xml:space="preserve"> </w:t>
      </w:r>
      <w:r>
        <w:rPr>
          <w:w w:val="105"/>
          <w:sz w:val="21"/>
        </w:rPr>
        <w:t>acknowledges</w:t>
      </w:r>
      <w:r>
        <w:rPr>
          <w:spacing w:val="40"/>
          <w:w w:val="105"/>
          <w:sz w:val="21"/>
        </w:rPr>
        <w:t xml:space="preserve"> </w:t>
      </w:r>
      <w:r>
        <w:rPr>
          <w:w w:val="105"/>
          <w:sz w:val="21"/>
        </w:rPr>
        <w:t>that</w:t>
      </w:r>
      <w:r>
        <w:rPr>
          <w:spacing w:val="40"/>
          <w:w w:val="105"/>
          <w:sz w:val="21"/>
        </w:rPr>
        <w:t xml:space="preserve"> </w:t>
      </w:r>
      <w:r>
        <w:rPr>
          <w:w w:val="105"/>
          <w:sz w:val="21"/>
        </w:rPr>
        <w:t>all</w:t>
      </w:r>
      <w:r>
        <w:rPr>
          <w:spacing w:val="40"/>
          <w:w w:val="105"/>
          <w:sz w:val="21"/>
        </w:rPr>
        <w:t xml:space="preserve"> </w:t>
      </w:r>
      <w:r>
        <w:rPr>
          <w:w w:val="105"/>
          <w:sz w:val="21"/>
        </w:rPr>
        <w:t>feedback</w:t>
      </w:r>
      <w:r>
        <w:rPr>
          <w:spacing w:val="40"/>
          <w:w w:val="105"/>
          <w:sz w:val="21"/>
        </w:rPr>
        <w:t xml:space="preserve"> </w:t>
      </w:r>
      <w:r>
        <w:rPr>
          <w:w w:val="105"/>
          <w:sz w:val="21"/>
        </w:rPr>
        <w:t>is</w:t>
      </w:r>
      <w:r>
        <w:rPr>
          <w:spacing w:val="40"/>
          <w:w w:val="105"/>
          <w:sz w:val="21"/>
        </w:rPr>
        <w:t xml:space="preserve"> </w:t>
      </w:r>
      <w:r>
        <w:rPr>
          <w:w w:val="105"/>
          <w:sz w:val="21"/>
        </w:rPr>
        <w:t>due</w:t>
      </w:r>
      <w:r>
        <w:rPr>
          <w:spacing w:val="40"/>
          <w:w w:val="105"/>
          <w:sz w:val="21"/>
        </w:rPr>
        <w:t xml:space="preserve"> </w:t>
      </w:r>
      <w:r>
        <w:rPr>
          <w:w w:val="105"/>
          <w:sz w:val="21"/>
        </w:rPr>
        <w:t>to</w:t>
      </w:r>
      <w:r>
        <w:rPr>
          <w:spacing w:val="40"/>
          <w:w w:val="105"/>
          <w:sz w:val="21"/>
        </w:rPr>
        <w:t xml:space="preserve"> </w:t>
      </w:r>
      <w:r>
        <w:rPr>
          <w:w w:val="105"/>
          <w:sz w:val="21"/>
        </w:rPr>
        <w:t>PORTO</w:t>
      </w:r>
      <w:r>
        <w:rPr>
          <w:spacing w:val="40"/>
          <w:w w:val="105"/>
          <w:sz w:val="21"/>
        </w:rPr>
        <w:t xml:space="preserve"> </w:t>
      </w:r>
      <w:r>
        <w:rPr>
          <w:w w:val="105"/>
          <w:sz w:val="21"/>
        </w:rPr>
        <w:t>ROCHA</w:t>
      </w:r>
      <w:r>
        <w:rPr>
          <w:spacing w:val="40"/>
          <w:w w:val="105"/>
          <w:sz w:val="21"/>
        </w:rPr>
        <w:t xml:space="preserve"> </w:t>
      </w:r>
      <w:r>
        <w:rPr>
          <w:w w:val="105"/>
          <w:sz w:val="21"/>
        </w:rPr>
        <w:t>within</w:t>
      </w:r>
      <w:r>
        <w:rPr>
          <w:spacing w:val="40"/>
          <w:w w:val="105"/>
          <w:sz w:val="21"/>
        </w:rPr>
        <w:t xml:space="preserve"> </w:t>
      </w:r>
      <w:commentRangeStart w:id="21"/>
      <w:ins w:id="22" w:author="김현주 (Hyunjoo Kim)" w:date="2024-12-18T15:36:00Z">
        <w:r w:rsidR="00C26E16">
          <w:rPr>
            <w:spacing w:val="40"/>
            <w:w w:val="105"/>
            <w:sz w:val="21"/>
          </w:rPr>
          <w:t>120</w:t>
        </w:r>
        <w:commentRangeEnd w:id="21"/>
        <w:r w:rsidR="00C26E16">
          <w:rPr>
            <w:rStyle w:val="a8"/>
          </w:rPr>
          <w:commentReference w:id="21"/>
        </w:r>
      </w:ins>
      <w:del w:id="23" w:author="김현주 (Hyunjoo Kim)" w:date="2024-12-18T15:36:00Z">
        <w:r w:rsidDel="00065915">
          <w:rPr>
            <w:w w:val="105"/>
            <w:sz w:val="21"/>
          </w:rPr>
          <w:delText>48</w:delText>
        </w:r>
      </w:del>
      <w:r>
        <w:rPr>
          <w:spacing w:val="40"/>
          <w:w w:val="105"/>
          <w:sz w:val="21"/>
        </w:rPr>
        <w:t xml:space="preserve"> </w:t>
      </w:r>
      <w:r>
        <w:rPr>
          <w:w w:val="105"/>
          <w:sz w:val="21"/>
        </w:rPr>
        <w:t>hours</w:t>
      </w:r>
      <w:r>
        <w:rPr>
          <w:spacing w:val="40"/>
          <w:w w:val="105"/>
          <w:sz w:val="21"/>
        </w:rPr>
        <w:t xml:space="preserve"> </w:t>
      </w:r>
      <w:r>
        <w:rPr>
          <w:w w:val="105"/>
          <w:sz w:val="21"/>
        </w:rPr>
        <w:t>(2 business</w:t>
      </w:r>
      <w:r>
        <w:rPr>
          <w:spacing w:val="32"/>
          <w:w w:val="105"/>
          <w:sz w:val="21"/>
        </w:rPr>
        <w:t xml:space="preserve"> </w:t>
      </w:r>
      <w:r>
        <w:rPr>
          <w:w w:val="105"/>
          <w:sz w:val="21"/>
        </w:rPr>
        <w:t>days)</w:t>
      </w:r>
      <w:r>
        <w:rPr>
          <w:spacing w:val="32"/>
          <w:w w:val="105"/>
          <w:sz w:val="21"/>
        </w:rPr>
        <w:t xml:space="preserve"> </w:t>
      </w:r>
      <w:r>
        <w:rPr>
          <w:w w:val="105"/>
          <w:sz w:val="21"/>
        </w:rPr>
        <w:t>following</w:t>
      </w:r>
      <w:r>
        <w:rPr>
          <w:spacing w:val="32"/>
          <w:w w:val="105"/>
          <w:sz w:val="21"/>
        </w:rPr>
        <w:t xml:space="preserve"> </w:t>
      </w:r>
      <w:r>
        <w:rPr>
          <w:w w:val="105"/>
          <w:sz w:val="21"/>
        </w:rPr>
        <w:t>the</w:t>
      </w:r>
      <w:r>
        <w:rPr>
          <w:spacing w:val="32"/>
          <w:w w:val="105"/>
          <w:sz w:val="21"/>
        </w:rPr>
        <w:t xml:space="preserve"> </w:t>
      </w:r>
      <w:r>
        <w:rPr>
          <w:w w:val="105"/>
          <w:sz w:val="21"/>
        </w:rPr>
        <w:t>presentation</w:t>
      </w:r>
      <w:r>
        <w:rPr>
          <w:spacing w:val="32"/>
          <w:w w:val="105"/>
          <w:sz w:val="21"/>
        </w:rPr>
        <w:t xml:space="preserve"> </w:t>
      </w:r>
      <w:r>
        <w:rPr>
          <w:w w:val="105"/>
          <w:sz w:val="21"/>
        </w:rPr>
        <w:t>and</w:t>
      </w:r>
      <w:r>
        <w:rPr>
          <w:spacing w:val="32"/>
          <w:w w:val="105"/>
          <w:sz w:val="21"/>
        </w:rPr>
        <w:t xml:space="preserve"> </w:t>
      </w:r>
      <w:r>
        <w:rPr>
          <w:w w:val="105"/>
          <w:sz w:val="21"/>
        </w:rPr>
        <w:t>must</w:t>
      </w:r>
      <w:r>
        <w:rPr>
          <w:spacing w:val="32"/>
          <w:w w:val="105"/>
          <w:sz w:val="21"/>
        </w:rPr>
        <w:t xml:space="preserve"> </w:t>
      </w:r>
      <w:r>
        <w:rPr>
          <w:w w:val="105"/>
          <w:sz w:val="21"/>
        </w:rPr>
        <w:t>be</w:t>
      </w:r>
      <w:r>
        <w:rPr>
          <w:spacing w:val="32"/>
          <w:w w:val="105"/>
          <w:sz w:val="21"/>
        </w:rPr>
        <w:t xml:space="preserve"> </w:t>
      </w:r>
      <w:r>
        <w:rPr>
          <w:w w:val="105"/>
          <w:sz w:val="21"/>
        </w:rPr>
        <w:t>consolidated</w:t>
      </w:r>
      <w:r>
        <w:rPr>
          <w:spacing w:val="32"/>
          <w:w w:val="105"/>
          <w:sz w:val="21"/>
        </w:rPr>
        <w:t xml:space="preserve"> </w:t>
      </w:r>
      <w:r>
        <w:rPr>
          <w:w w:val="105"/>
          <w:sz w:val="21"/>
        </w:rPr>
        <w:t>into</w:t>
      </w:r>
      <w:r>
        <w:rPr>
          <w:spacing w:val="32"/>
          <w:w w:val="105"/>
          <w:sz w:val="21"/>
        </w:rPr>
        <w:t xml:space="preserve"> </w:t>
      </w:r>
      <w:r>
        <w:rPr>
          <w:w w:val="105"/>
          <w:sz w:val="21"/>
        </w:rPr>
        <w:t>one</w:t>
      </w:r>
      <w:r>
        <w:rPr>
          <w:spacing w:val="32"/>
          <w:w w:val="105"/>
          <w:sz w:val="21"/>
        </w:rPr>
        <w:t xml:space="preserve"> </w:t>
      </w:r>
      <w:r>
        <w:rPr>
          <w:w w:val="105"/>
          <w:sz w:val="21"/>
        </w:rPr>
        <w:t>(1)</w:t>
      </w:r>
      <w:r>
        <w:rPr>
          <w:spacing w:val="32"/>
          <w:w w:val="105"/>
          <w:sz w:val="21"/>
        </w:rPr>
        <w:t xml:space="preserve"> </w:t>
      </w:r>
      <w:r>
        <w:rPr>
          <w:w w:val="105"/>
          <w:sz w:val="21"/>
        </w:rPr>
        <w:t>document with</w:t>
      </w:r>
      <w:r>
        <w:rPr>
          <w:spacing w:val="40"/>
          <w:w w:val="105"/>
          <w:sz w:val="21"/>
        </w:rPr>
        <w:t xml:space="preserve"> </w:t>
      </w:r>
      <w:r>
        <w:rPr>
          <w:w w:val="105"/>
          <w:sz w:val="21"/>
        </w:rPr>
        <w:t>consistent</w:t>
      </w:r>
      <w:r>
        <w:rPr>
          <w:spacing w:val="40"/>
          <w:w w:val="105"/>
          <w:sz w:val="21"/>
        </w:rPr>
        <w:t xml:space="preserve"> </w:t>
      </w:r>
      <w:r>
        <w:rPr>
          <w:w w:val="105"/>
          <w:sz w:val="21"/>
        </w:rPr>
        <w:t>feedback</w:t>
      </w:r>
      <w:r>
        <w:rPr>
          <w:spacing w:val="40"/>
          <w:w w:val="105"/>
          <w:sz w:val="21"/>
        </w:rPr>
        <w:t xml:space="preserve"> </w:t>
      </w:r>
      <w:r>
        <w:rPr>
          <w:w w:val="105"/>
          <w:sz w:val="21"/>
        </w:rPr>
        <w:t>from</w:t>
      </w:r>
      <w:r>
        <w:rPr>
          <w:spacing w:val="40"/>
          <w:w w:val="105"/>
          <w:sz w:val="21"/>
        </w:rPr>
        <w:t xml:space="preserve"> </w:t>
      </w:r>
      <w:r>
        <w:rPr>
          <w:w w:val="105"/>
          <w:sz w:val="21"/>
        </w:rPr>
        <w:t>all</w:t>
      </w:r>
      <w:r>
        <w:rPr>
          <w:spacing w:val="40"/>
          <w:w w:val="105"/>
          <w:sz w:val="21"/>
        </w:rPr>
        <w:t xml:space="preserve"> </w:t>
      </w:r>
      <w:r>
        <w:rPr>
          <w:w w:val="105"/>
          <w:sz w:val="21"/>
        </w:rPr>
        <w:t>key</w:t>
      </w:r>
      <w:r>
        <w:rPr>
          <w:spacing w:val="40"/>
          <w:w w:val="105"/>
          <w:sz w:val="21"/>
        </w:rPr>
        <w:t xml:space="preserve"> </w:t>
      </w:r>
      <w:r>
        <w:rPr>
          <w:w w:val="105"/>
          <w:sz w:val="21"/>
        </w:rPr>
        <w:t>decision-makers,</w:t>
      </w:r>
      <w:r>
        <w:rPr>
          <w:spacing w:val="40"/>
          <w:w w:val="105"/>
          <w:sz w:val="21"/>
        </w:rPr>
        <w:t xml:space="preserve"> </w:t>
      </w:r>
      <w:r>
        <w:rPr>
          <w:w w:val="105"/>
          <w:sz w:val="21"/>
        </w:rPr>
        <w:t>unless</w:t>
      </w:r>
      <w:r>
        <w:rPr>
          <w:spacing w:val="40"/>
          <w:w w:val="105"/>
          <w:sz w:val="21"/>
        </w:rPr>
        <w:t xml:space="preserve"> </w:t>
      </w:r>
      <w:r>
        <w:rPr>
          <w:w w:val="105"/>
          <w:sz w:val="21"/>
        </w:rPr>
        <w:t>otherwise</w:t>
      </w:r>
      <w:r>
        <w:rPr>
          <w:spacing w:val="40"/>
          <w:w w:val="105"/>
          <w:sz w:val="21"/>
        </w:rPr>
        <w:t xml:space="preserve"> </w:t>
      </w:r>
      <w:r>
        <w:rPr>
          <w:w w:val="105"/>
          <w:sz w:val="21"/>
        </w:rPr>
        <w:t>speciﬁed.</w:t>
      </w:r>
      <w:r>
        <w:rPr>
          <w:spacing w:val="40"/>
          <w:w w:val="105"/>
          <w:sz w:val="21"/>
        </w:rPr>
        <w:t xml:space="preserve"> </w:t>
      </w:r>
      <w:r>
        <w:rPr>
          <w:w w:val="105"/>
          <w:sz w:val="21"/>
        </w:rPr>
        <w:t>Any signiﬁcant</w:t>
      </w:r>
      <w:r>
        <w:rPr>
          <w:spacing w:val="31"/>
          <w:w w:val="105"/>
          <w:sz w:val="21"/>
        </w:rPr>
        <w:t xml:space="preserve"> </w:t>
      </w:r>
      <w:r>
        <w:rPr>
          <w:w w:val="105"/>
          <w:sz w:val="21"/>
        </w:rPr>
        <w:t>delays</w:t>
      </w:r>
      <w:r>
        <w:rPr>
          <w:spacing w:val="31"/>
          <w:w w:val="105"/>
          <w:sz w:val="21"/>
        </w:rPr>
        <w:t xml:space="preserve"> </w:t>
      </w:r>
      <w:r>
        <w:rPr>
          <w:w w:val="105"/>
          <w:sz w:val="21"/>
        </w:rPr>
        <w:t>or</w:t>
      </w:r>
      <w:r>
        <w:rPr>
          <w:spacing w:val="31"/>
          <w:w w:val="105"/>
          <w:sz w:val="21"/>
        </w:rPr>
        <w:t xml:space="preserve"> </w:t>
      </w:r>
      <w:r>
        <w:rPr>
          <w:w w:val="105"/>
          <w:sz w:val="21"/>
        </w:rPr>
        <w:t>additional</w:t>
      </w:r>
      <w:r>
        <w:rPr>
          <w:spacing w:val="31"/>
          <w:w w:val="105"/>
          <w:sz w:val="21"/>
        </w:rPr>
        <w:t xml:space="preserve"> </w:t>
      </w:r>
      <w:r>
        <w:rPr>
          <w:w w:val="105"/>
          <w:sz w:val="21"/>
        </w:rPr>
        <w:t>feedback</w:t>
      </w:r>
      <w:r>
        <w:rPr>
          <w:spacing w:val="31"/>
          <w:w w:val="105"/>
          <w:sz w:val="21"/>
        </w:rPr>
        <w:t xml:space="preserve"> </w:t>
      </w:r>
      <w:r>
        <w:rPr>
          <w:w w:val="105"/>
          <w:sz w:val="21"/>
        </w:rPr>
        <w:t>provided</w:t>
      </w:r>
      <w:r>
        <w:rPr>
          <w:spacing w:val="31"/>
          <w:w w:val="105"/>
          <w:sz w:val="21"/>
        </w:rPr>
        <w:t xml:space="preserve"> </w:t>
      </w:r>
      <w:r>
        <w:rPr>
          <w:w w:val="105"/>
          <w:sz w:val="21"/>
        </w:rPr>
        <w:t>may</w:t>
      </w:r>
      <w:r>
        <w:rPr>
          <w:spacing w:val="31"/>
          <w:w w:val="105"/>
          <w:sz w:val="21"/>
        </w:rPr>
        <w:t xml:space="preserve"> </w:t>
      </w:r>
      <w:r>
        <w:rPr>
          <w:w w:val="105"/>
          <w:sz w:val="21"/>
        </w:rPr>
        <w:t>have</w:t>
      </w:r>
      <w:r>
        <w:rPr>
          <w:spacing w:val="31"/>
          <w:w w:val="105"/>
          <w:sz w:val="21"/>
        </w:rPr>
        <w:t xml:space="preserve"> </w:t>
      </w:r>
      <w:r>
        <w:rPr>
          <w:w w:val="105"/>
          <w:sz w:val="21"/>
        </w:rPr>
        <w:t>timing</w:t>
      </w:r>
      <w:r>
        <w:rPr>
          <w:spacing w:val="31"/>
          <w:w w:val="105"/>
          <w:sz w:val="21"/>
        </w:rPr>
        <w:t xml:space="preserve"> </w:t>
      </w:r>
      <w:r>
        <w:rPr>
          <w:w w:val="105"/>
          <w:sz w:val="21"/>
        </w:rPr>
        <w:t>and</w:t>
      </w:r>
      <w:r>
        <w:rPr>
          <w:spacing w:val="31"/>
          <w:w w:val="105"/>
          <w:sz w:val="21"/>
        </w:rPr>
        <w:t xml:space="preserve"> </w:t>
      </w:r>
      <w:r>
        <w:rPr>
          <w:w w:val="105"/>
          <w:sz w:val="21"/>
        </w:rPr>
        <w:t>budget</w:t>
      </w:r>
      <w:r>
        <w:rPr>
          <w:spacing w:val="31"/>
          <w:w w:val="105"/>
          <w:sz w:val="21"/>
        </w:rPr>
        <w:t xml:space="preserve"> </w:t>
      </w:r>
      <w:r>
        <w:rPr>
          <w:w w:val="105"/>
          <w:sz w:val="21"/>
        </w:rPr>
        <w:t>implications which</w:t>
      </w:r>
      <w:r>
        <w:rPr>
          <w:spacing w:val="40"/>
          <w:w w:val="105"/>
          <w:sz w:val="21"/>
        </w:rPr>
        <w:t xml:space="preserve"> </w:t>
      </w:r>
      <w:r>
        <w:rPr>
          <w:w w:val="105"/>
          <w:sz w:val="21"/>
        </w:rPr>
        <w:t>will</w:t>
      </w:r>
      <w:r>
        <w:rPr>
          <w:spacing w:val="40"/>
          <w:w w:val="105"/>
          <w:sz w:val="21"/>
        </w:rPr>
        <w:t xml:space="preserve"> </w:t>
      </w:r>
      <w:r>
        <w:rPr>
          <w:w w:val="105"/>
          <w:sz w:val="21"/>
        </w:rPr>
        <w:t>be</w:t>
      </w:r>
      <w:r>
        <w:rPr>
          <w:spacing w:val="40"/>
          <w:w w:val="105"/>
          <w:sz w:val="21"/>
        </w:rPr>
        <w:t xml:space="preserve"> </w:t>
      </w:r>
      <w:r>
        <w:rPr>
          <w:w w:val="105"/>
          <w:sz w:val="21"/>
        </w:rPr>
        <w:t>discussed</w:t>
      </w:r>
      <w:r>
        <w:rPr>
          <w:spacing w:val="40"/>
          <w:w w:val="105"/>
          <w:sz w:val="21"/>
        </w:rPr>
        <w:t xml:space="preserve"> </w:t>
      </w:r>
      <w:r>
        <w:rPr>
          <w:w w:val="105"/>
          <w:sz w:val="21"/>
        </w:rPr>
        <w:t>with</w:t>
      </w:r>
      <w:r>
        <w:rPr>
          <w:spacing w:val="40"/>
          <w:w w:val="105"/>
          <w:sz w:val="21"/>
        </w:rPr>
        <w:t xml:space="preserve"> </w:t>
      </w:r>
      <w:r>
        <w:rPr>
          <w:w w:val="105"/>
          <w:sz w:val="21"/>
        </w:rPr>
        <w:t>and</w:t>
      </w:r>
      <w:r>
        <w:rPr>
          <w:spacing w:val="40"/>
          <w:w w:val="105"/>
          <w:sz w:val="21"/>
        </w:rPr>
        <w:t xml:space="preserve"> </w:t>
      </w:r>
      <w:r>
        <w:rPr>
          <w:w w:val="105"/>
          <w:sz w:val="21"/>
        </w:rPr>
        <w:t>approved</w:t>
      </w:r>
      <w:r>
        <w:rPr>
          <w:spacing w:val="40"/>
          <w:w w:val="105"/>
          <w:sz w:val="21"/>
        </w:rPr>
        <w:t xml:space="preserve"> </w:t>
      </w:r>
      <w:r>
        <w:rPr>
          <w:w w:val="105"/>
          <w:sz w:val="21"/>
        </w:rPr>
        <w:t>by</w:t>
      </w:r>
      <w:r>
        <w:rPr>
          <w:spacing w:val="40"/>
          <w:w w:val="105"/>
          <w:sz w:val="21"/>
        </w:rPr>
        <w:t xml:space="preserve"> </w:t>
      </w:r>
      <w:r>
        <w:rPr>
          <w:w w:val="105"/>
          <w:sz w:val="21"/>
        </w:rPr>
        <w:t>the</w:t>
      </w:r>
      <w:r>
        <w:rPr>
          <w:spacing w:val="40"/>
          <w:w w:val="105"/>
          <w:sz w:val="21"/>
        </w:rPr>
        <w:t xml:space="preserve"> </w:t>
      </w:r>
      <w:r>
        <w:rPr>
          <w:w w:val="105"/>
          <w:sz w:val="21"/>
        </w:rPr>
        <w:t>client</w:t>
      </w:r>
      <w:r>
        <w:rPr>
          <w:spacing w:val="40"/>
          <w:w w:val="105"/>
          <w:sz w:val="21"/>
        </w:rPr>
        <w:t xml:space="preserve"> </w:t>
      </w:r>
      <w:r>
        <w:rPr>
          <w:w w:val="105"/>
          <w:sz w:val="21"/>
        </w:rPr>
        <w:t>beforehand.</w:t>
      </w:r>
    </w:p>
    <w:p w14:paraId="74F3BEFA" w14:textId="77777777" w:rsidR="00666A2C" w:rsidRDefault="00E8759C">
      <w:pPr>
        <w:pStyle w:val="a4"/>
        <w:numPr>
          <w:ilvl w:val="0"/>
          <w:numId w:val="2"/>
        </w:numPr>
        <w:tabs>
          <w:tab w:val="left" w:pos="1360"/>
        </w:tabs>
        <w:spacing w:before="2" w:line="266" w:lineRule="auto"/>
        <w:ind w:right="791"/>
        <w:rPr>
          <w:sz w:val="21"/>
        </w:rPr>
      </w:pPr>
      <w:r>
        <w:rPr>
          <w:w w:val="110"/>
          <w:sz w:val="21"/>
        </w:rPr>
        <w:t>Design applications created during Phases 3 and 4 are for proof-of-concept only and are not intended for ﬁnal production, and as such will not be delivered as working ﬁles.</w:t>
      </w:r>
    </w:p>
    <w:p w14:paraId="3D53EC65" w14:textId="77777777" w:rsidR="00666A2C" w:rsidRDefault="00E8759C">
      <w:pPr>
        <w:pStyle w:val="a3"/>
        <w:spacing w:before="1"/>
        <w:ind w:left="1360"/>
      </w:pPr>
      <w:r>
        <w:rPr>
          <w:w w:val="110"/>
        </w:rPr>
        <w:t>Proof-of-concept</w:t>
      </w:r>
      <w:r>
        <w:rPr>
          <w:spacing w:val="-3"/>
          <w:w w:val="110"/>
        </w:rPr>
        <w:t xml:space="preserve"> </w:t>
      </w:r>
      <w:r>
        <w:rPr>
          <w:w w:val="110"/>
        </w:rPr>
        <w:t>is</w:t>
      </w:r>
      <w:r>
        <w:rPr>
          <w:spacing w:val="-3"/>
          <w:w w:val="110"/>
        </w:rPr>
        <w:t xml:space="preserve"> </w:t>
      </w:r>
      <w:r>
        <w:rPr>
          <w:w w:val="110"/>
        </w:rPr>
        <w:t>deﬁned</w:t>
      </w:r>
      <w:r>
        <w:rPr>
          <w:spacing w:val="-3"/>
          <w:w w:val="110"/>
        </w:rPr>
        <w:t xml:space="preserve"> </w:t>
      </w:r>
      <w:r>
        <w:rPr>
          <w:w w:val="110"/>
        </w:rPr>
        <w:t>as</w:t>
      </w:r>
      <w:r>
        <w:rPr>
          <w:spacing w:val="-3"/>
          <w:w w:val="110"/>
        </w:rPr>
        <w:t xml:space="preserve"> </w:t>
      </w:r>
      <w:r>
        <w:rPr>
          <w:w w:val="110"/>
        </w:rPr>
        <w:t>design</w:t>
      </w:r>
      <w:r>
        <w:rPr>
          <w:spacing w:val="-3"/>
          <w:w w:val="110"/>
        </w:rPr>
        <w:t xml:space="preserve"> </w:t>
      </w:r>
      <w:r>
        <w:rPr>
          <w:w w:val="110"/>
        </w:rPr>
        <w:t>mock-ups</w:t>
      </w:r>
      <w:r>
        <w:rPr>
          <w:spacing w:val="-2"/>
          <w:w w:val="110"/>
        </w:rPr>
        <w:t xml:space="preserve"> </w:t>
      </w:r>
      <w:r>
        <w:rPr>
          <w:w w:val="110"/>
        </w:rPr>
        <w:t>that</w:t>
      </w:r>
      <w:r>
        <w:rPr>
          <w:spacing w:val="-3"/>
          <w:w w:val="110"/>
        </w:rPr>
        <w:t xml:space="preserve"> </w:t>
      </w:r>
      <w:r>
        <w:rPr>
          <w:w w:val="110"/>
        </w:rPr>
        <w:t>further</w:t>
      </w:r>
      <w:r>
        <w:rPr>
          <w:spacing w:val="-3"/>
          <w:w w:val="110"/>
        </w:rPr>
        <w:t xml:space="preserve"> </w:t>
      </w:r>
      <w:r>
        <w:rPr>
          <w:w w:val="110"/>
        </w:rPr>
        <w:t>illustrate</w:t>
      </w:r>
      <w:r>
        <w:rPr>
          <w:spacing w:val="-3"/>
          <w:w w:val="110"/>
        </w:rPr>
        <w:t xml:space="preserve"> </w:t>
      </w:r>
      <w:r>
        <w:rPr>
          <w:w w:val="110"/>
        </w:rPr>
        <w:t>the</w:t>
      </w:r>
      <w:r>
        <w:rPr>
          <w:spacing w:val="-3"/>
          <w:w w:val="110"/>
        </w:rPr>
        <w:t xml:space="preserve"> </w:t>
      </w:r>
      <w:r>
        <w:rPr>
          <w:w w:val="110"/>
        </w:rPr>
        <w:t>design</w:t>
      </w:r>
      <w:r>
        <w:rPr>
          <w:spacing w:val="-3"/>
          <w:w w:val="110"/>
        </w:rPr>
        <w:t xml:space="preserve"> </w:t>
      </w:r>
      <w:r>
        <w:rPr>
          <w:spacing w:val="-2"/>
          <w:w w:val="110"/>
        </w:rPr>
        <w:t>concept.</w:t>
      </w:r>
    </w:p>
    <w:p w14:paraId="429E5156" w14:textId="77777777" w:rsidR="00666A2C" w:rsidRDefault="00E8759C">
      <w:pPr>
        <w:pStyle w:val="a4"/>
        <w:numPr>
          <w:ilvl w:val="0"/>
          <w:numId w:val="2"/>
        </w:numPr>
        <w:tabs>
          <w:tab w:val="left" w:pos="1360"/>
        </w:tabs>
        <w:spacing w:line="266" w:lineRule="auto"/>
        <w:ind w:right="655"/>
        <w:rPr>
          <w:sz w:val="21"/>
        </w:rPr>
      </w:pPr>
      <w:r>
        <w:rPr>
          <w:w w:val="110"/>
          <w:sz w:val="21"/>
        </w:rPr>
        <w:t>The</w:t>
      </w:r>
      <w:r>
        <w:rPr>
          <w:spacing w:val="-1"/>
          <w:w w:val="110"/>
          <w:sz w:val="21"/>
        </w:rPr>
        <w:t xml:space="preserve"> </w:t>
      </w:r>
      <w:r>
        <w:rPr>
          <w:w w:val="110"/>
          <w:sz w:val="21"/>
        </w:rPr>
        <w:t>estimated</w:t>
      </w:r>
      <w:r>
        <w:rPr>
          <w:spacing w:val="-1"/>
          <w:w w:val="110"/>
          <w:sz w:val="21"/>
        </w:rPr>
        <w:t xml:space="preserve"> </w:t>
      </w:r>
      <w:r>
        <w:rPr>
          <w:w w:val="110"/>
          <w:sz w:val="21"/>
        </w:rPr>
        <w:t>timeline</w:t>
      </w:r>
      <w:r>
        <w:rPr>
          <w:spacing w:val="-1"/>
          <w:w w:val="110"/>
          <w:sz w:val="21"/>
        </w:rPr>
        <w:t xml:space="preserve"> </w:t>
      </w:r>
      <w:r>
        <w:rPr>
          <w:w w:val="110"/>
          <w:sz w:val="21"/>
        </w:rPr>
        <w:t>assumes</w:t>
      </w:r>
      <w:r>
        <w:rPr>
          <w:spacing w:val="-1"/>
          <w:w w:val="110"/>
          <w:sz w:val="21"/>
        </w:rPr>
        <w:t xml:space="preserve"> </w:t>
      </w:r>
      <w:r>
        <w:rPr>
          <w:w w:val="110"/>
          <w:sz w:val="21"/>
        </w:rPr>
        <w:t>that</w:t>
      </w:r>
      <w:r>
        <w:rPr>
          <w:spacing w:val="-1"/>
          <w:w w:val="110"/>
          <w:sz w:val="21"/>
        </w:rPr>
        <w:t xml:space="preserve"> </w:t>
      </w:r>
      <w:r>
        <w:rPr>
          <w:w w:val="110"/>
          <w:sz w:val="21"/>
        </w:rPr>
        <w:t>all</w:t>
      </w:r>
      <w:r>
        <w:rPr>
          <w:spacing w:val="-1"/>
          <w:w w:val="110"/>
          <w:sz w:val="21"/>
        </w:rPr>
        <w:t xml:space="preserve"> </w:t>
      </w:r>
      <w:r>
        <w:rPr>
          <w:w w:val="110"/>
          <w:sz w:val="21"/>
        </w:rPr>
        <w:t>US</w:t>
      </w:r>
      <w:r>
        <w:rPr>
          <w:spacing w:val="-1"/>
          <w:w w:val="110"/>
          <w:sz w:val="21"/>
        </w:rPr>
        <w:t xml:space="preserve"> </w:t>
      </w:r>
      <w:r>
        <w:rPr>
          <w:w w:val="110"/>
          <w:sz w:val="21"/>
        </w:rPr>
        <w:t>holidays</w:t>
      </w:r>
      <w:r>
        <w:rPr>
          <w:spacing w:val="-1"/>
          <w:w w:val="110"/>
          <w:sz w:val="21"/>
        </w:rPr>
        <w:t xml:space="preserve"> </w:t>
      </w:r>
      <w:r>
        <w:rPr>
          <w:w w:val="110"/>
          <w:sz w:val="21"/>
        </w:rPr>
        <w:t>are</w:t>
      </w:r>
      <w:r>
        <w:rPr>
          <w:spacing w:val="-1"/>
          <w:w w:val="110"/>
          <w:sz w:val="21"/>
        </w:rPr>
        <w:t xml:space="preserve"> </w:t>
      </w:r>
      <w:r>
        <w:rPr>
          <w:w w:val="110"/>
          <w:sz w:val="21"/>
        </w:rPr>
        <w:t>non-working</w:t>
      </w:r>
      <w:r>
        <w:rPr>
          <w:spacing w:val="-1"/>
          <w:w w:val="110"/>
          <w:sz w:val="21"/>
        </w:rPr>
        <w:t xml:space="preserve"> </w:t>
      </w:r>
      <w:r>
        <w:rPr>
          <w:w w:val="110"/>
          <w:sz w:val="21"/>
        </w:rPr>
        <w:t>days.</w:t>
      </w:r>
      <w:r>
        <w:rPr>
          <w:spacing w:val="-1"/>
          <w:w w:val="110"/>
          <w:sz w:val="21"/>
        </w:rPr>
        <w:t xml:space="preserve"> </w:t>
      </w:r>
      <w:r>
        <w:rPr>
          <w:w w:val="110"/>
          <w:sz w:val="21"/>
        </w:rPr>
        <w:t>The</w:t>
      </w:r>
      <w:r>
        <w:rPr>
          <w:spacing w:val="-1"/>
          <w:w w:val="110"/>
          <w:sz w:val="21"/>
        </w:rPr>
        <w:t xml:space="preserve"> </w:t>
      </w:r>
      <w:r>
        <w:rPr>
          <w:w w:val="110"/>
          <w:sz w:val="21"/>
        </w:rPr>
        <w:t>periods</w:t>
      </w:r>
      <w:r>
        <w:rPr>
          <w:spacing w:val="-1"/>
          <w:w w:val="110"/>
          <w:sz w:val="21"/>
        </w:rPr>
        <w:t xml:space="preserve"> </w:t>
      </w:r>
      <w:r>
        <w:rPr>
          <w:w w:val="110"/>
          <w:sz w:val="21"/>
        </w:rPr>
        <w:t>of May 30 - Jun 3 and July 7 will also be considered oﬀ time.</w:t>
      </w:r>
    </w:p>
    <w:p w14:paraId="03F828E4" w14:textId="77777777" w:rsidR="00666A2C" w:rsidRDefault="00666A2C">
      <w:pPr>
        <w:spacing w:line="266" w:lineRule="auto"/>
        <w:rPr>
          <w:sz w:val="21"/>
        </w:rPr>
        <w:sectPr w:rsidR="00666A2C">
          <w:pgSz w:w="12240" w:h="15840"/>
          <w:pgMar w:top="1360" w:right="980" w:bottom="1000" w:left="800" w:header="0" w:footer="808" w:gutter="0"/>
          <w:cols w:space="720"/>
        </w:sectPr>
      </w:pPr>
    </w:p>
    <w:p w14:paraId="0A0BB98D" w14:textId="77777777" w:rsidR="00666A2C" w:rsidRDefault="00E8759C">
      <w:pPr>
        <w:pStyle w:val="1"/>
      </w:pPr>
      <w:r>
        <w:rPr>
          <w:w w:val="110"/>
        </w:rPr>
        <w:lastRenderedPageBreak/>
        <w:t>Budget</w:t>
      </w:r>
      <w:r>
        <w:rPr>
          <w:spacing w:val="25"/>
          <w:w w:val="110"/>
        </w:rPr>
        <w:t xml:space="preserve"> </w:t>
      </w:r>
      <w:r>
        <w:rPr>
          <w:spacing w:val="-2"/>
          <w:w w:val="110"/>
        </w:rPr>
        <w:t>Estimate</w:t>
      </w:r>
    </w:p>
    <w:p w14:paraId="2AC57CB0" w14:textId="77777777" w:rsidR="00666A2C" w:rsidRDefault="00666A2C">
      <w:pPr>
        <w:pStyle w:val="a3"/>
        <w:rPr>
          <w:sz w:val="20"/>
        </w:rPr>
      </w:pPr>
    </w:p>
    <w:p w14:paraId="5186B13D" w14:textId="77777777" w:rsidR="00666A2C" w:rsidRDefault="00666A2C">
      <w:pPr>
        <w:pStyle w:val="a3"/>
        <w:spacing w:before="123"/>
        <w:rPr>
          <w:sz w:val="20"/>
        </w:rPr>
      </w:pPr>
    </w:p>
    <w:tbl>
      <w:tblPr>
        <w:tblW w:w="0" w:type="auto"/>
        <w:tblInd w:w="6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7740"/>
        <w:gridCol w:w="1260"/>
      </w:tblGrid>
      <w:tr w:rsidR="00666A2C" w14:paraId="43C7DB81" w14:textId="77777777">
        <w:trPr>
          <w:trHeight w:val="360"/>
        </w:trPr>
        <w:tc>
          <w:tcPr>
            <w:tcW w:w="7740" w:type="dxa"/>
            <w:shd w:val="clear" w:color="auto" w:fill="F2F2F2"/>
          </w:tcPr>
          <w:p w14:paraId="234E0A0C" w14:textId="77777777" w:rsidR="00666A2C" w:rsidRDefault="00E8759C">
            <w:pPr>
              <w:pStyle w:val="TableParagraph"/>
              <w:spacing w:before="51"/>
              <w:ind w:left="34"/>
              <w:rPr>
                <w:sz w:val="20"/>
              </w:rPr>
            </w:pPr>
            <w:r>
              <w:rPr>
                <w:w w:val="105"/>
                <w:sz w:val="20"/>
              </w:rPr>
              <w:t>PHASE</w:t>
            </w:r>
            <w:r>
              <w:rPr>
                <w:spacing w:val="33"/>
                <w:w w:val="105"/>
                <w:sz w:val="20"/>
              </w:rPr>
              <w:t xml:space="preserve"> </w:t>
            </w:r>
            <w:r>
              <w:rPr>
                <w:w w:val="105"/>
                <w:sz w:val="20"/>
              </w:rPr>
              <w:t>1</w:t>
            </w:r>
            <w:r>
              <w:rPr>
                <w:spacing w:val="33"/>
                <w:w w:val="105"/>
                <w:sz w:val="20"/>
              </w:rPr>
              <w:t xml:space="preserve"> </w:t>
            </w:r>
            <w:r>
              <w:rPr>
                <w:w w:val="105"/>
                <w:sz w:val="20"/>
              </w:rPr>
              <w:t>—</w:t>
            </w:r>
            <w:r>
              <w:rPr>
                <w:spacing w:val="33"/>
                <w:w w:val="105"/>
                <w:sz w:val="20"/>
              </w:rPr>
              <w:t xml:space="preserve"> </w:t>
            </w:r>
            <w:r>
              <w:rPr>
                <w:w w:val="105"/>
                <w:sz w:val="20"/>
              </w:rPr>
              <w:t>Opportunity</w:t>
            </w:r>
            <w:r>
              <w:rPr>
                <w:spacing w:val="33"/>
                <w:w w:val="105"/>
                <w:sz w:val="20"/>
              </w:rPr>
              <w:t xml:space="preserve"> </w:t>
            </w:r>
            <w:r>
              <w:rPr>
                <w:spacing w:val="-2"/>
                <w:w w:val="105"/>
                <w:sz w:val="20"/>
              </w:rPr>
              <w:t>Deﬁnition</w:t>
            </w:r>
          </w:p>
        </w:tc>
        <w:tc>
          <w:tcPr>
            <w:tcW w:w="1260" w:type="dxa"/>
            <w:shd w:val="clear" w:color="auto" w:fill="F2F2F2"/>
          </w:tcPr>
          <w:p w14:paraId="35CC607F" w14:textId="77777777" w:rsidR="00666A2C" w:rsidRDefault="00E8759C">
            <w:pPr>
              <w:pStyle w:val="TableParagraph"/>
              <w:spacing w:before="51"/>
              <w:ind w:right="17"/>
              <w:jc w:val="right"/>
              <w:rPr>
                <w:sz w:val="20"/>
              </w:rPr>
            </w:pPr>
            <w:r>
              <w:rPr>
                <w:spacing w:val="-2"/>
                <w:w w:val="110"/>
                <w:sz w:val="20"/>
              </w:rPr>
              <w:t>$87,000</w:t>
            </w:r>
          </w:p>
        </w:tc>
      </w:tr>
      <w:tr w:rsidR="00666A2C" w14:paraId="64C2FCAC" w14:textId="77777777">
        <w:trPr>
          <w:trHeight w:val="360"/>
        </w:trPr>
        <w:tc>
          <w:tcPr>
            <w:tcW w:w="7740" w:type="dxa"/>
          </w:tcPr>
          <w:p w14:paraId="6DD2AE0D" w14:textId="77777777" w:rsidR="00666A2C" w:rsidRDefault="00E8759C">
            <w:pPr>
              <w:pStyle w:val="TableParagraph"/>
              <w:spacing w:before="46"/>
              <w:ind w:left="34"/>
              <w:rPr>
                <w:sz w:val="20"/>
              </w:rPr>
            </w:pPr>
            <w:r>
              <w:rPr>
                <w:w w:val="105"/>
                <w:sz w:val="20"/>
              </w:rPr>
              <w:t>Discovery</w:t>
            </w:r>
            <w:r>
              <w:rPr>
                <w:spacing w:val="20"/>
                <w:w w:val="105"/>
                <w:sz w:val="20"/>
              </w:rPr>
              <w:t xml:space="preserve"> </w:t>
            </w:r>
            <w:r>
              <w:rPr>
                <w:w w:val="105"/>
                <w:sz w:val="20"/>
              </w:rPr>
              <w:t>&amp;</w:t>
            </w:r>
            <w:r>
              <w:rPr>
                <w:spacing w:val="21"/>
                <w:w w:val="105"/>
                <w:sz w:val="20"/>
              </w:rPr>
              <w:t xml:space="preserve"> </w:t>
            </w:r>
            <w:r>
              <w:rPr>
                <w:spacing w:val="-2"/>
                <w:w w:val="105"/>
                <w:sz w:val="20"/>
              </w:rPr>
              <w:t>Insights</w:t>
            </w:r>
          </w:p>
        </w:tc>
        <w:tc>
          <w:tcPr>
            <w:tcW w:w="1260" w:type="dxa"/>
          </w:tcPr>
          <w:p w14:paraId="6887B682" w14:textId="77777777" w:rsidR="00666A2C" w:rsidRDefault="00E8759C">
            <w:pPr>
              <w:pStyle w:val="TableParagraph"/>
              <w:spacing w:before="46"/>
              <w:ind w:right="17"/>
              <w:jc w:val="right"/>
              <w:rPr>
                <w:sz w:val="20"/>
              </w:rPr>
            </w:pPr>
            <w:r>
              <w:rPr>
                <w:spacing w:val="-2"/>
                <w:w w:val="110"/>
                <w:sz w:val="20"/>
              </w:rPr>
              <w:t>$48,237</w:t>
            </w:r>
          </w:p>
        </w:tc>
      </w:tr>
      <w:tr w:rsidR="00666A2C" w14:paraId="7DD60D80" w14:textId="77777777">
        <w:trPr>
          <w:trHeight w:val="339"/>
        </w:trPr>
        <w:tc>
          <w:tcPr>
            <w:tcW w:w="7740" w:type="dxa"/>
          </w:tcPr>
          <w:p w14:paraId="1084DEA4" w14:textId="77777777" w:rsidR="00666A2C" w:rsidRDefault="00E8759C">
            <w:pPr>
              <w:pStyle w:val="TableParagraph"/>
              <w:ind w:left="34"/>
              <w:rPr>
                <w:sz w:val="20"/>
              </w:rPr>
            </w:pPr>
            <w:r>
              <w:rPr>
                <w:color w:val="B6B6B6"/>
                <w:w w:val="110"/>
                <w:sz w:val="20"/>
              </w:rPr>
              <w:t>Travel</w:t>
            </w:r>
            <w:r>
              <w:rPr>
                <w:color w:val="B6B6B6"/>
                <w:spacing w:val="9"/>
                <w:w w:val="110"/>
                <w:sz w:val="20"/>
              </w:rPr>
              <w:t xml:space="preserve"> </w:t>
            </w:r>
            <w:r>
              <w:rPr>
                <w:color w:val="B6B6B6"/>
                <w:w w:val="110"/>
                <w:sz w:val="20"/>
              </w:rPr>
              <w:t>OOP</w:t>
            </w:r>
            <w:r>
              <w:rPr>
                <w:color w:val="B6B6B6"/>
                <w:spacing w:val="9"/>
                <w:w w:val="110"/>
                <w:sz w:val="20"/>
              </w:rPr>
              <w:t xml:space="preserve"> </w:t>
            </w:r>
            <w:r>
              <w:rPr>
                <w:color w:val="B6B6B6"/>
                <w:w w:val="110"/>
                <w:sz w:val="20"/>
              </w:rPr>
              <w:t>Costs,</w:t>
            </w:r>
            <w:r>
              <w:rPr>
                <w:color w:val="B6B6B6"/>
                <w:spacing w:val="10"/>
                <w:w w:val="110"/>
                <w:sz w:val="20"/>
              </w:rPr>
              <w:t xml:space="preserve"> </w:t>
            </w:r>
            <w:r>
              <w:rPr>
                <w:color w:val="B6B6B6"/>
                <w:w w:val="110"/>
                <w:sz w:val="20"/>
              </w:rPr>
              <w:t>Flights</w:t>
            </w:r>
            <w:r>
              <w:rPr>
                <w:color w:val="B6B6B6"/>
                <w:spacing w:val="9"/>
                <w:w w:val="110"/>
                <w:sz w:val="20"/>
              </w:rPr>
              <w:t xml:space="preserve"> </w:t>
            </w:r>
            <w:r>
              <w:rPr>
                <w:color w:val="B6B6B6"/>
                <w:w w:val="110"/>
                <w:sz w:val="20"/>
              </w:rPr>
              <w:t>and</w:t>
            </w:r>
            <w:r>
              <w:rPr>
                <w:color w:val="B6B6B6"/>
                <w:spacing w:val="9"/>
                <w:w w:val="110"/>
                <w:sz w:val="20"/>
              </w:rPr>
              <w:t xml:space="preserve"> </w:t>
            </w:r>
            <w:r>
              <w:rPr>
                <w:color w:val="B6B6B6"/>
                <w:spacing w:val="-2"/>
                <w:w w:val="110"/>
                <w:sz w:val="20"/>
              </w:rPr>
              <w:t>Accommodation</w:t>
            </w:r>
          </w:p>
        </w:tc>
        <w:tc>
          <w:tcPr>
            <w:tcW w:w="1260" w:type="dxa"/>
          </w:tcPr>
          <w:p w14:paraId="04A9E487" w14:textId="77777777" w:rsidR="00666A2C" w:rsidRDefault="00E8759C">
            <w:pPr>
              <w:pStyle w:val="TableParagraph"/>
              <w:ind w:right="17"/>
              <w:jc w:val="right"/>
              <w:rPr>
                <w:sz w:val="20"/>
              </w:rPr>
            </w:pPr>
            <w:r>
              <w:rPr>
                <w:color w:val="B6B6B6"/>
                <w:spacing w:val="-2"/>
                <w:w w:val="110"/>
                <w:sz w:val="20"/>
              </w:rPr>
              <w:t>$38,763</w:t>
            </w:r>
          </w:p>
        </w:tc>
      </w:tr>
      <w:tr w:rsidR="00666A2C" w14:paraId="6C57C439" w14:textId="77777777">
        <w:trPr>
          <w:trHeight w:val="360"/>
        </w:trPr>
        <w:tc>
          <w:tcPr>
            <w:tcW w:w="7740" w:type="dxa"/>
          </w:tcPr>
          <w:p w14:paraId="3D404BC9" w14:textId="77777777" w:rsidR="00666A2C" w:rsidRDefault="00666A2C">
            <w:pPr>
              <w:pStyle w:val="TableParagraph"/>
              <w:spacing w:before="0"/>
              <w:rPr>
                <w:rFonts w:ascii="Times New Roman"/>
                <w:sz w:val="20"/>
              </w:rPr>
            </w:pPr>
          </w:p>
        </w:tc>
        <w:tc>
          <w:tcPr>
            <w:tcW w:w="1260" w:type="dxa"/>
          </w:tcPr>
          <w:p w14:paraId="61319B8A" w14:textId="77777777" w:rsidR="00666A2C" w:rsidRDefault="00666A2C">
            <w:pPr>
              <w:pStyle w:val="TableParagraph"/>
              <w:spacing w:before="0"/>
              <w:rPr>
                <w:rFonts w:ascii="Times New Roman"/>
                <w:sz w:val="20"/>
              </w:rPr>
            </w:pPr>
          </w:p>
        </w:tc>
      </w:tr>
      <w:tr w:rsidR="00666A2C" w14:paraId="72D8901A" w14:textId="77777777">
        <w:trPr>
          <w:trHeight w:val="360"/>
        </w:trPr>
        <w:tc>
          <w:tcPr>
            <w:tcW w:w="7740" w:type="dxa"/>
            <w:shd w:val="clear" w:color="auto" w:fill="F2F2F2"/>
          </w:tcPr>
          <w:p w14:paraId="2452969C" w14:textId="77777777" w:rsidR="00666A2C" w:rsidRDefault="00E8759C">
            <w:pPr>
              <w:pStyle w:val="TableParagraph"/>
              <w:spacing w:before="51"/>
              <w:ind w:left="34"/>
              <w:rPr>
                <w:sz w:val="20"/>
              </w:rPr>
            </w:pPr>
            <w:r>
              <w:rPr>
                <w:w w:val="110"/>
                <w:sz w:val="20"/>
              </w:rPr>
              <w:t>PHASE</w:t>
            </w:r>
            <w:r>
              <w:rPr>
                <w:spacing w:val="17"/>
                <w:w w:val="110"/>
                <w:sz w:val="20"/>
              </w:rPr>
              <w:t xml:space="preserve"> </w:t>
            </w:r>
            <w:r>
              <w:rPr>
                <w:w w:val="110"/>
                <w:sz w:val="20"/>
              </w:rPr>
              <w:t>2</w:t>
            </w:r>
            <w:r>
              <w:rPr>
                <w:spacing w:val="17"/>
                <w:w w:val="110"/>
                <w:sz w:val="20"/>
              </w:rPr>
              <w:t xml:space="preserve"> </w:t>
            </w:r>
            <w:r>
              <w:rPr>
                <w:w w:val="110"/>
                <w:sz w:val="20"/>
              </w:rPr>
              <w:t>—</w:t>
            </w:r>
            <w:r>
              <w:rPr>
                <w:spacing w:val="65"/>
                <w:w w:val="150"/>
                <w:sz w:val="20"/>
              </w:rPr>
              <w:t xml:space="preserve"> </w:t>
            </w:r>
            <w:r>
              <w:rPr>
                <w:w w:val="110"/>
                <w:sz w:val="20"/>
              </w:rPr>
              <w:t>Brand</w:t>
            </w:r>
            <w:r>
              <w:rPr>
                <w:spacing w:val="17"/>
                <w:w w:val="110"/>
                <w:sz w:val="20"/>
              </w:rPr>
              <w:t xml:space="preserve"> </w:t>
            </w:r>
            <w:r>
              <w:rPr>
                <w:spacing w:val="-2"/>
                <w:w w:val="110"/>
                <w:sz w:val="20"/>
              </w:rPr>
              <w:t>Strategy</w:t>
            </w:r>
          </w:p>
        </w:tc>
        <w:tc>
          <w:tcPr>
            <w:tcW w:w="1260" w:type="dxa"/>
            <w:shd w:val="clear" w:color="auto" w:fill="F2F2F2"/>
          </w:tcPr>
          <w:p w14:paraId="01FB03F8" w14:textId="77777777" w:rsidR="00666A2C" w:rsidRDefault="00E8759C">
            <w:pPr>
              <w:pStyle w:val="TableParagraph"/>
              <w:spacing w:before="51"/>
              <w:ind w:right="17"/>
              <w:jc w:val="right"/>
              <w:rPr>
                <w:sz w:val="20"/>
              </w:rPr>
            </w:pPr>
            <w:r>
              <w:rPr>
                <w:spacing w:val="-2"/>
                <w:w w:val="110"/>
                <w:sz w:val="20"/>
              </w:rPr>
              <w:t>$105,250</w:t>
            </w:r>
          </w:p>
        </w:tc>
      </w:tr>
      <w:tr w:rsidR="00666A2C" w14:paraId="41EF4251" w14:textId="77777777">
        <w:trPr>
          <w:trHeight w:val="360"/>
        </w:trPr>
        <w:tc>
          <w:tcPr>
            <w:tcW w:w="7740" w:type="dxa"/>
          </w:tcPr>
          <w:p w14:paraId="4FAC3C48" w14:textId="77777777" w:rsidR="00666A2C" w:rsidRDefault="00E8759C">
            <w:pPr>
              <w:pStyle w:val="TableParagraph"/>
              <w:spacing w:before="46"/>
              <w:ind w:left="34"/>
              <w:rPr>
                <w:sz w:val="20"/>
              </w:rPr>
            </w:pPr>
            <w:r>
              <w:rPr>
                <w:w w:val="105"/>
                <w:sz w:val="20"/>
              </w:rPr>
              <w:t>Foundational</w:t>
            </w:r>
            <w:r>
              <w:rPr>
                <w:spacing w:val="9"/>
                <w:w w:val="105"/>
                <w:sz w:val="20"/>
              </w:rPr>
              <w:t xml:space="preserve"> </w:t>
            </w:r>
            <w:r>
              <w:rPr>
                <w:w w:val="105"/>
                <w:sz w:val="20"/>
              </w:rPr>
              <w:t>strategy</w:t>
            </w:r>
            <w:r>
              <w:rPr>
                <w:spacing w:val="10"/>
                <w:w w:val="105"/>
                <w:sz w:val="20"/>
              </w:rPr>
              <w:t xml:space="preserve"> </w:t>
            </w:r>
            <w:r>
              <w:rPr>
                <w:w w:val="105"/>
                <w:sz w:val="20"/>
              </w:rPr>
              <w:t>&amp;</w:t>
            </w:r>
            <w:r>
              <w:rPr>
                <w:spacing w:val="10"/>
                <w:w w:val="105"/>
                <w:sz w:val="20"/>
              </w:rPr>
              <w:t xml:space="preserve"> </w:t>
            </w:r>
            <w:r>
              <w:rPr>
                <w:w w:val="105"/>
                <w:sz w:val="20"/>
              </w:rPr>
              <w:t>brand</w:t>
            </w:r>
            <w:r>
              <w:rPr>
                <w:spacing w:val="10"/>
                <w:w w:val="105"/>
                <w:sz w:val="20"/>
              </w:rPr>
              <w:t xml:space="preserve"> </w:t>
            </w:r>
            <w:r>
              <w:rPr>
                <w:spacing w:val="-2"/>
                <w:w w:val="105"/>
                <w:sz w:val="20"/>
              </w:rPr>
              <w:t>positioning</w:t>
            </w:r>
          </w:p>
        </w:tc>
        <w:tc>
          <w:tcPr>
            <w:tcW w:w="1260" w:type="dxa"/>
          </w:tcPr>
          <w:p w14:paraId="653DE77E" w14:textId="77777777" w:rsidR="00666A2C" w:rsidRDefault="00E8759C">
            <w:pPr>
              <w:pStyle w:val="TableParagraph"/>
              <w:spacing w:before="46"/>
              <w:ind w:right="17"/>
              <w:jc w:val="right"/>
              <w:rPr>
                <w:sz w:val="20"/>
              </w:rPr>
            </w:pPr>
            <w:r>
              <w:rPr>
                <w:spacing w:val="-2"/>
                <w:w w:val="110"/>
                <w:sz w:val="20"/>
              </w:rPr>
              <w:t>$105,250</w:t>
            </w:r>
          </w:p>
        </w:tc>
      </w:tr>
      <w:tr w:rsidR="00666A2C" w14:paraId="31A560F4" w14:textId="77777777">
        <w:trPr>
          <w:trHeight w:val="339"/>
        </w:trPr>
        <w:tc>
          <w:tcPr>
            <w:tcW w:w="7740" w:type="dxa"/>
          </w:tcPr>
          <w:p w14:paraId="70DF735C" w14:textId="77777777" w:rsidR="00666A2C" w:rsidRDefault="00666A2C">
            <w:pPr>
              <w:pStyle w:val="TableParagraph"/>
              <w:spacing w:before="0"/>
              <w:rPr>
                <w:rFonts w:ascii="Times New Roman"/>
                <w:sz w:val="20"/>
              </w:rPr>
            </w:pPr>
          </w:p>
        </w:tc>
        <w:tc>
          <w:tcPr>
            <w:tcW w:w="1260" w:type="dxa"/>
          </w:tcPr>
          <w:p w14:paraId="3A413BF6" w14:textId="77777777" w:rsidR="00666A2C" w:rsidRDefault="00666A2C">
            <w:pPr>
              <w:pStyle w:val="TableParagraph"/>
              <w:spacing w:before="0"/>
              <w:rPr>
                <w:rFonts w:ascii="Times New Roman"/>
                <w:sz w:val="20"/>
              </w:rPr>
            </w:pPr>
          </w:p>
        </w:tc>
      </w:tr>
      <w:tr w:rsidR="00666A2C" w14:paraId="7883B18D" w14:textId="77777777">
        <w:trPr>
          <w:trHeight w:val="359"/>
        </w:trPr>
        <w:tc>
          <w:tcPr>
            <w:tcW w:w="7740" w:type="dxa"/>
            <w:shd w:val="clear" w:color="auto" w:fill="F2F2F2"/>
          </w:tcPr>
          <w:p w14:paraId="275B89D7" w14:textId="77777777" w:rsidR="00666A2C" w:rsidRDefault="00E8759C">
            <w:pPr>
              <w:pStyle w:val="TableParagraph"/>
              <w:spacing w:before="56"/>
              <w:ind w:left="34"/>
              <w:rPr>
                <w:sz w:val="20"/>
              </w:rPr>
            </w:pPr>
            <w:r>
              <w:rPr>
                <w:w w:val="110"/>
                <w:sz w:val="20"/>
              </w:rPr>
              <w:t>PHASE</w:t>
            </w:r>
            <w:r>
              <w:rPr>
                <w:spacing w:val="17"/>
                <w:w w:val="110"/>
                <w:sz w:val="20"/>
              </w:rPr>
              <w:t xml:space="preserve"> </w:t>
            </w:r>
            <w:r>
              <w:rPr>
                <w:w w:val="110"/>
                <w:sz w:val="20"/>
              </w:rPr>
              <w:t>3</w:t>
            </w:r>
            <w:r>
              <w:rPr>
                <w:spacing w:val="17"/>
                <w:w w:val="110"/>
                <w:sz w:val="20"/>
              </w:rPr>
              <w:t xml:space="preserve"> </w:t>
            </w:r>
            <w:r>
              <w:rPr>
                <w:w w:val="110"/>
                <w:sz w:val="20"/>
              </w:rPr>
              <w:t>—</w:t>
            </w:r>
            <w:r>
              <w:rPr>
                <w:spacing w:val="65"/>
                <w:w w:val="150"/>
                <w:sz w:val="20"/>
              </w:rPr>
              <w:t xml:space="preserve"> </w:t>
            </w:r>
            <w:r>
              <w:rPr>
                <w:w w:val="110"/>
                <w:sz w:val="20"/>
              </w:rPr>
              <w:t>Brand</w:t>
            </w:r>
            <w:r>
              <w:rPr>
                <w:spacing w:val="17"/>
                <w:w w:val="110"/>
                <w:sz w:val="20"/>
              </w:rPr>
              <w:t xml:space="preserve"> </w:t>
            </w:r>
            <w:r>
              <w:rPr>
                <w:spacing w:val="-2"/>
                <w:w w:val="110"/>
                <w:sz w:val="20"/>
              </w:rPr>
              <w:t>Identity</w:t>
            </w:r>
          </w:p>
        </w:tc>
        <w:tc>
          <w:tcPr>
            <w:tcW w:w="1260" w:type="dxa"/>
            <w:shd w:val="clear" w:color="auto" w:fill="F2F2F2"/>
          </w:tcPr>
          <w:p w14:paraId="08E78C40" w14:textId="77777777" w:rsidR="00666A2C" w:rsidRDefault="00E8759C">
            <w:pPr>
              <w:pStyle w:val="TableParagraph"/>
              <w:spacing w:before="56"/>
              <w:ind w:right="17"/>
              <w:jc w:val="right"/>
              <w:rPr>
                <w:sz w:val="20"/>
              </w:rPr>
            </w:pPr>
            <w:r>
              <w:rPr>
                <w:spacing w:val="-2"/>
                <w:w w:val="110"/>
                <w:sz w:val="20"/>
              </w:rPr>
              <w:t>$201,400</w:t>
            </w:r>
          </w:p>
        </w:tc>
      </w:tr>
      <w:tr w:rsidR="00666A2C" w14:paraId="78760568" w14:textId="77777777">
        <w:trPr>
          <w:trHeight w:val="359"/>
        </w:trPr>
        <w:tc>
          <w:tcPr>
            <w:tcW w:w="7740" w:type="dxa"/>
          </w:tcPr>
          <w:p w14:paraId="6F4B752E" w14:textId="77777777" w:rsidR="00666A2C" w:rsidRDefault="00E8759C">
            <w:pPr>
              <w:pStyle w:val="TableParagraph"/>
              <w:spacing w:before="51"/>
              <w:ind w:left="34"/>
              <w:rPr>
                <w:sz w:val="20"/>
              </w:rPr>
            </w:pPr>
            <w:r>
              <w:rPr>
                <w:w w:val="105"/>
                <w:sz w:val="20"/>
              </w:rPr>
              <w:t>Identity</w:t>
            </w:r>
            <w:r>
              <w:rPr>
                <w:spacing w:val="19"/>
                <w:w w:val="105"/>
                <w:sz w:val="20"/>
              </w:rPr>
              <w:t xml:space="preserve"> </w:t>
            </w:r>
            <w:r>
              <w:rPr>
                <w:w w:val="105"/>
                <w:sz w:val="20"/>
              </w:rPr>
              <w:t>&amp;</w:t>
            </w:r>
            <w:r>
              <w:rPr>
                <w:spacing w:val="20"/>
                <w:w w:val="105"/>
                <w:sz w:val="20"/>
              </w:rPr>
              <w:t xml:space="preserve"> </w:t>
            </w:r>
            <w:r>
              <w:rPr>
                <w:w w:val="105"/>
                <w:sz w:val="20"/>
              </w:rPr>
              <w:t>Design</w:t>
            </w:r>
            <w:r>
              <w:rPr>
                <w:spacing w:val="20"/>
                <w:w w:val="105"/>
                <w:sz w:val="20"/>
              </w:rPr>
              <w:t xml:space="preserve"> </w:t>
            </w:r>
            <w:r>
              <w:rPr>
                <w:w w:val="105"/>
                <w:sz w:val="20"/>
              </w:rPr>
              <w:t>System</w:t>
            </w:r>
            <w:r>
              <w:rPr>
                <w:spacing w:val="20"/>
                <w:w w:val="105"/>
                <w:sz w:val="20"/>
              </w:rPr>
              <w:t xml:space="preserve"> </w:t>
            </w:r>
            <w:r>
              <w:rPr>
                <w:spacing w:val="-2"/>
                <w:w w:val="105"/>
                <w:sz w:val="20"/>
              </w:rPr>
              <w:t>Explore</w:t>
            </w:r>
          </w:p>
        </w:tc>
        <w:tc>
          <w:tcPr>
            <w:tcW w:w="1260" w:type="dxa"/>
          </w:tcPr>
          <w:p w14:paraId="5BEB3966" w14:textId="77777777" w:rsidR="00666A2C" w:rsidRDefault="00E8759C">
            <w:pPr>
              <w:pStyle w:val="TableParagraph"/>
              <w:spacing w:before="51"/>
              <w:ind w:right="17"/>
              <w:jc w:val="right"/>
              <w:rPr>
                <w:sz w:val="20"/>
              </w:rPr>
            </w:pPr>
            <w:r>
              <w:rPr>
                <w:spacing w:val="-2"/>
                <w:w w:val="110"/>
                <w:sz w:val="20"/>
              </w:rPr>
              <w:t>$70,500</w:t>
            </w:r>
          </w:p>
        </w:tc>
      </w:tr>
      <w:tr w:rsidR="00666A2C" w14:paraId="7BCC00FE" w14:textId="77777777">
        <w:trPr>
          <w:trHeight w:val="360"/>
        </w:trPr>
        <w:tc>
          <w:tcPr>
            <w:tcW w:w="7740" w:type="dxa"/>
          </w:tcPr>
          <w:p w14:paraId="4BEC2438" w14:textId="77777777" w:rsidR="00666A2C" w:rsidRDefault="00E8759C">
            <w:pPr>
              <w:pStyle w:val="TableParagraph"/>
              <w:spacing w:before="46"/>
              <w:ind w:left="34"/>
              <w:rPr>
                <w:sz w:val="20"/>
              </w:rPr>
            </w:pPr>
            <w:r>
              <w:rPr>
                <w:w w:val="110"/>
                <w:sz w:val="20"/>
              </w:rPr>
              <w:t>Design</w:t>
            </w:r>
            <w:r>
              <w:rPr>
                <w:spacing w:val="17"/>
                <w:w w:val="110"/>
                <w:sz w:val="20"/>
              </w:rPr>
              <w:t xml:space="preserve"> </w:t>
            </w:r>
            <w:r>
              <w:rPr>
                <w:w w:val="110"/>
                <w:sz w:val="20"/>
              </w:rPr>
              <w:t>System</w:t>
            </w:r>
            <w:r>
              <w:rPr>
                <w:spacing w:val="17"/>
                <w:w w:val="110"/>
                <w:sz w:val="20"/>
              </w:rPr>
              <w:t xml:space="preserve"> </w:t>
            </w:r>
            <w:r>
              <w:rPr>
                <w:spacing w:val="-2"/>
                <w:w w:val="110"/>
                <w:sz w:val="20"/>
              </w:rPr>
              <w:t>Development</w:t>
            </w:r>
          </w:p>
        </w:tc>
        <w:tc>
          <w:tcPr>
            <w:tcW w:w="1260" w:type="dxa"/>
          </w:tcPr>
          <w:p w14:paraId="39E03A5D" w14:textId="77777777" w:rsidR="00666A2C" w:rsidRDefault="00E8759C">
            <w:pPr>
              <w:pStyle w:val="TableParagraph"/>
              <w:spacing w:before="46"/>
              <w:ind w:right="17"/>
              <w:jc w:val="right"/>
              <w:rPr>
                <w:sz w:val="20"/>
              </w:rPr>
            </w:pPr>
            <w:r>
              <w:rPr>
                <w:spacing w:val="-2"/>
                <w:w w:val="110"/>
                <w:sz w:val="20"/>
              </w:rPr>
              <w:t>$62,400</w:t>
            </w:r>
          </w:p>
        </w:tc>
      </w:tr>
      <w:tr w:rsidR="00666A2C" w14:paraId="25E9C10D" w14:textId="77777777">
        <w:trPr>
          <w:trHeight w:val="339"/>
        </w:trPr>
        <w:tc>
          <w:tcPr>
            <w:tcW w:w="7740" w:type="dxa"/>
          </w:tcPr>
          <w:p w14:paraId="046B89AA" w14:textId="77777777" w:rsidR="00666A2C" w:rsidRDefault="00E8759C">
            <w:pPr>
              <w:pStyle w:val="TableParagraph"/>
              <w:ind w:left="34"/>
              <w:rPr>
                <w:sz w:val="20"/>
              </w:rPr>
            </w:pPr>
            <w:r>
              <w:rPr>
                <w:w w:val="105"/>
                <w:sz w:val="20"/>
              </w:rPr>
              <w:t>Tone</w:t>
            </w:r>
            <w:r>
              <w:rPr>
                <w:spacing w:val="11"/>
                <w:w w:val="105"/>
                <w:sz w:val="20"/>
              </w:rPr>
              <w:t xml:space="preserve"> </w:t>
            </w:r>
            <w:r>
              <w:rPr>
                <w:w w:val="105"/>
                <w:sz w:val="20"/>
              </w:rPr>
              <w:t>of</w:t>
            </w:r>
            <w:r>
              <w:rPr>
                <w:spacing w:val="11"/>
                <w:w w:val="105"/>
                <w:sz w:val="20"/>
              </w:rPr>
              <w:t xml:space="preserve"> </w:t>
            </w:r>
            <w:r>
              <w:rPr>
                <w:w w:val="105"/>
                <w:sz w:val="20"/>
              </w:rPr>
              <w:t>Voice</w:t>
            </w:r>
            <w:r>
              <w:rPr>
                <w:spacing w:val="11"/>
                <w:w w:val="105"/>
                <w:sz w:val="20"/>
              </w:rPr>
              <w:t xml:space="preserve"> </w:t>
            </w:r>
            <w:r>
              <w:rPr>
                <w:w w:val="105"/>
                <w:sz w:val="20"/>
              </w:rPr>
              <w:t>Development</w:t>
            </w:r>
            <w:r>
              <w:rPr>
                <w:spacing w:val="11"/>
                <w:w w:val="105"/>
                <w:sz w:val="20"/>
              </w:rPr>
              <w:t xml:space="preserve"> </w:t>
            </w:r>
            <w:r>
              <w:rPr>
                <w:spacing w:val="-4"/>
                <w:w w:val="105"/>
                <w:sz w:val="20"/>
              </w:rPr>
              <w:t>(EN)</w:t>
            </w:r>
          </w:p>
        </w:tc>
        <w:tc>
          <w:tcPr>
            <w:tcW w:w="1260" w:type="dxa"/>
          </w:tcPr>
          <w:p w14:paraId="48267A19" w14:textId="77777777" w:rsidR="00666A2C" w:rsidRDefault="00E8759C">
            <w:pPr>
              <w:pStyle w:val="TableParagraph"/>
              <w:ind w:right="17"/>
              <w:jc w:val="right"/>
              <w:rPr>
                <w:sz w:val="20"/>
              </w:rPr>
            </w:pPr>
            <w:r>
              <w:rPr>
                <w:spacing w:val="-2"/>
                <w:w w:val="110"/>
                <w:sz w:val="20"/>
              </w:rPr>
              <w:t>$40,500</w:t>
            </w:r>
          </w:p>
        </w:tc>
      </w:tr>
      <w:tr w:rsidR="00666A2C" w14:paraId="73BFA086" w14:textId="77777777">
        <w:trPr>
          <w:trHeight w:val="360"/>
        </w:trPr>
        <w:tc>
          <w:tcPr>
            <w:tcW w:w="7740" w:type="dxa"/>
          </w:tcPr>
          <w:p w14:paraId="57F28B77" w14:textId="77777777" w:rsidR="00666A2C" w:rsidRDefault="00E8759C">
            <w:pPr>
              <w:pStyle w:val="TableParagraph"/>
              <w:spacing w:before="56"/>
              <w:ind w:left="34"/>
              <w:rPr>
                <w:sz w:val="20"/>
              </w:rPr>
            </w:pPr>
            <w:r>
              <w:rPr>
                <w:w w:val="105"/>
                <w:sz w:val="20"/>
              </w:rPr>
              <w:t>Motion</w:t>
            </w:r>
            <w:r>
              <w:rPr>
                <w:spacing w:val="-10"/>
                <w:w w:val="105"/>
                <w:sz w:val="20"/>
              </w:rPr>
              <w:t xml:space="preserve"> </w:t>
            </w:r>
            <w:r>
              <w:rPr>
                <w:spacing w:val="-2"/>
                <w:w w:val="110"/>
                <w:sz w:val="20"/>
              </w:rPr>
              <w:t>Design</w:t>
            </w:r>
          </w:p>
        </w:tc>
        <w:tc>
          <w:tcPr>
            <w:tcW w:w="1260" w:type="dxa"/>
          </w:tcPr>
          <w:p w14:paraId="588A0DD0" w14:textId="77777777" w:rsidR="00666A2C" w:rsidRDefault="00E8759C">
            <w:pPr>
              <w:pStyle w:val="TableParagraph"/>
              <w:spacing w:before="56"/>
              <w:ind w:right="17"/>
              <w:jc w:val="right"/>
              <w:rPr>
                <w:sz w:val="20"/>
              </w:rPr>
            </w:pPr>
            <w:r>
              <w:rPr>
                <w:spacing w:val="-2"/>
                <w:w w:val="110"/>
                <w:sz w:val="20"/>
              </w:rPr>
              <w:t>$28,000</w:t>
            </w:r>
          </w:p>
        </w:tc>
      </w:tr>
      <w:tr w:rsidR="00666A2C" w14:paraId="33D28B4B" w14:textId="77777777">
        <w:trPr>
          <w:trHeight w:val="360"/>
        </w:trPr>
        <w:tc>
          <w:tcPr>
            <w:tcW w:w="7740" w:type="dxa"/>
          </w:tcPr>
          <w:p w14:paraId="37EFA3E3" w14:textId="77777777" w:rsidR="00666A2C" w:rsidRDefault="00666A2C">
            <w:pPr>
              <w:pStyle w:val="TableParagraph"/>
              <w:spacing w:before="0"/>
              <w:rPr>
                <w:rFonts w:ascii="Times New Roman"/>
                <w:sz w:val="20"/>
              </w:rPr>
            </w:pPr>
          </w:p>
        </w:tc>
        <w:tc>
          <w:tcPr>
            <w:tcW w:w="1260" w:type="dxa"/>
          </w:tcPr>
          <w:p w14:paraId="41C6AC2A" w14:textId="77777777" w:rsidR="00666A2C" w:rsidRDefault="00666A2C">
            <w:pPr>
              <w:pStyle w:val="TableParagraph"/>
              <w:spacing w:before="0"/>
              <w:rPr>
                <w:rFonts w:ascii="Times New Roman"/>
                <w:sz w:val="20"/>
              </w:rPr>
            </w:pPr>
          </w:p>
        </w:tc>
      </w:tr>
      <w:tr w:rsidR="00666A2C" w14:paraId="4A3F9EF0" w14:textId="77777777">
        <w:trPr>
          <w:trHeight w:val="359"/>
        </w:trPr>
        <w:tc>
          <w:tcPr>
            <w:tcW w:w="7740" w:type="dxa"/>
            <w:shd w:val="clear" w:color="auto" w:fill="F2F2F2"/>
          </w:tcPr>
          <w:p w14:paraId="45464472" w14:textId="77777777" w:rsidR="00666A2C" w:rsidRDefault="00E8759C">
            <w:pPr>
              <w:pStyle w:val="TableParagraph"/>
              <w:spacing w:before="46"/>
              <w:ind w:left="34"/>
              <w:rPr>
                <w:sz w:val="20"/>
              </w:rPr>
            </w:pPr>
            <w:r>
              <w:rPr>
                <w:w w:val="115"/>
                <w:sz w:val="20"/>
              </w:rPr>
              <w:t>PHASE</w:t>
            </w:r>
            <w:r>
              <w:rPr>
                <w:spacing w:val="8"/>
                <w:w w:val="115"/>
                <w:sz w:val="20"/>
              </w:rPr>
              <w:t xml:space="preserve"> </w:t>
            </w:r>
            <w:r>
              <w:rPr>
                <w:w w:val="115"/>
                <w:sz w:val="20"/>
              </w:rPr>
              <w:t>4</w:t>
            </w:r>
            <w:r>
              <w:rPr>
                <w:spacing w:val="8"/>
                <w:w w:val="115"/>
                <w:sz w:val="20"/>
              </w:rPr>
              <w:t xml:space="preserve"> </w:t>
            </w:r>
            <w:r>
              <w:rPr>
                <w:w w:val="115"/>
                <w:sz w:val="20"/>
              </w:rPr>
              <w:t>—</w:t>
            </w:r>
            <w:r>
              <w:rPr>
                <w:spacing w:val="68"/>
                <w:w w:val="115"/>
                <w:sz w:val="20"/>
              </w:rPr>
              <w:t xml:space="preserve"> </w:t>
            </w:r>
            <w:r>
              <w:rPr>
                <w:spacing w:val="-2"/>
                <w:w w:val="115"/>
                <w:sz w:val="20"/>
              </w:rPr>
              <w:t>Messaging</w:t>
            </w:r>
          </w:p>
        </w:tc>
        <w:tc>
          <w:tcPr>
            <w:tcW w:w="1260" w:type="dxa"/>
            <w:shd w:val="clear" w:color="auto" w:fill="F2F2F2"/>
          </w:tcPr>
          <w:p w14:paraId="2D79D3F7" w14:textId="77777777" w:rsidR="00666A2C" w:rsidRDefault="00E8759C">
            <w:pPr>
              <w:pStyle w:val="TableParagraph"/>
              <w:spacing w:before="46"/>
              <w:ind w:right="17"/>
              <w:jc w:val="right"/>
              <w:rPr>
                <w:sz w:val="20"/>
              </w:rPr>
            </w:pPr>
            <w:r>
              <w:rPr>
                <w:spacing w:val="-2"/>
                <w:w w:val="110"/>
                <w:sz w:val="20"/>
              </w:rPr>
              <w:t>$36,000</w:t>
            </w:r>
          </w:p>
        </w:tc>
      </w:tr>
      <w:tr w:rsidR="00666A2C" w14:paraId="406A25F4" w14:textId="77777777">
        <w:trPr>
          <w:trHeight w:val="340"/>
        </w:trPr>
        <w:tc>
          <w:tcPr>
            <w:tcW w:w="7740" w:type="dxa"/>
          </w:tcPr>
          <w:p w14:paraId="07B9F825" w14:textId="77777777" w:rsidR="00666A2C" w:rsidRDefault="00E8759C">
            <w:pPr>
              <w:pStyle w:val="TableParagraph"/>
              <w:ind w:left="34"/>
              <w:rPr>
                <w:sz w:val="20"/>
              </w:rPr>
            </w:pPr>
            <w:r>
              <w:rPr>
                <w:w w:val="110"/>
                <w:sz w:val="20"/>
              </w:rPr>
              <w:t>Key</w:t>
            </w:r>
            <w:r>
              <w:rPr>
                <w:spacing w:val="12"/>
                <w:w w:val="110"/>
                <w:sz w:val="20"/>
              </w:rPr>
              <w:t xml:space="preserve"> </w:t>
            </w:r>
            <w:r>
              <w:rPr>
                <w:w w:val="110"/>
                <w:sz w:val="20"/>
              </w:rPr>
              <w:t>Messaging</w:t>
            </w:r>
            <w:r>
              <w:rPr>
                <w:spacing w:val="12"/>
                <w:w w:val="110"/>
                <w:sz w:val="20"/>
              </w:rPr>
              <w:t xml:space="preserve"> </w:t>
            </w:r>
            <w:r>
              <w:rPr>
                <w:w w:val="110"/>
                <w:sz w:val="20"/>
              </w:rPr>
              <w:t>Suite</w:t>
            </w:r>
            <w:r>
              <w:rPr>
                <w:spacing w:val="12"/>
                <w:w w:val="110"/>
                <w:sz w:val="20"/>
              </w:rPr>
              <w:t xml:space="preserve"> </w:t>
            </w:r>
            <w:r>
              <w:rPr>
                <w:spacing w:val="-4"/>
                <w:w w:val="110"/>
                <w:sz w:val="20"/>
              </w:rPr>
              <w:t>(EN)</w:t>
            </w:r>
          </w:p>
        </w:tc>
        <w:tc>
          <w:tcPr>
            <w:tcW w:w="1260" w:type="dxa"/>
          </w:tcPr>
          <w:p w14:paraId="38F6F7E5" w14:textId="77777777" w:rsidR="00666A2C" w:rsidRDefault="00E8759C">
            <w:pPr>
              <w:pStyle w:val="TableParagraph"/>
              <w:ind w:right="17"/>
              <w:jc w:val="right"/>
              <w:rPr>
                <w:sz w:val="20"/>
              </w:rPr>
            </w:pPr>
            <w:r>
              <w:rPr>
                <w:spacing w:val="-2"/>
                <w:w w:val="110"/>
                <w:sz w:val="20"/>
              </w:rPr>
              <w:t>$36,000</w:t>
            </w:r>
          </w:p>
        </w:tc>
      </w:tr>
      <w:tr w:rsidR="00666A2C" w14:paraId="2DC44586" w14:textId="77777777">
        <w:trPr>
          <w:trHeight w:val="360"/>
        </w:trPr>
        <w:tc>
          <w:tcPr>
            <w:tcW w:w="7740" w:type="dxa"/>
          </w:tcPr>
          <w:p w14:paraId="4FFCBC07" w14:textId="77777777" w:rsidR="00666A2C" w:rsidRDefault="00666A2C">
            <w:pPr>
              <w:pStyle w:val="TableParagraph"/>
              <w:spacing w:before="0"/>
              <w:rPr>
                <w:rFonts w:ascii="Times New Roman"/>
                <w:sz w:val="20"/>
              </w:rPr>
            </w:pPr>
          </w:p>
        </w:tc>
        <w:tc>
          <w:tcPr>
            <w:tcW w:w="1260" w:type="dxa"/>
          </w:tcPr>
          <w:p w14:paraId="1728B4D0" w14:textId="77777777" w:rsidR="00666A2C" w:rsidRDefault="00666A2C">
            <w:pPr>
              <w:pStyle w:val="TableParagraph"/>
              <w:spacing w:before="0"/>
              <w:rPr>
                <w:rFonts w:ascii="Times New Roman"/>
                <w:sz w:val="20"/>
              </w:rPr>
            </w:pPr>
          </w:p>
        </w:tc>
      </w:tr>
      <w:tr w:rsidR="00666A2C" w14:paraId="6F4F8234" w14:textId="77777777">
        <w:trPr>
          <w:trHeight w:val="360"/>
        </w:trPr>
        <w:tc>
          <w:tcPr>
            <w:tcW w:w="7740" w:type="dxa"/>
            <w:shd w:val="clear" w:color="auto" w:fill="F2F2F2"/>
          </w:tcPr>
          <w:p w14:paraId="276621E0" w14:textId="77777777" w:rsidR="00666A2C" w:rsidRDefault="00E8759C">
            <w:pPr>
              <w:pStyle w:val="TableParagraph"/>
              <w:spacing w:before="51"/>
              <w:ind w:left="34"/>
              <w:rPr>
                <w:sz w:val="20"/>
              </w:rPr>
            </w:pPr>
            <w:r>
              <w:rPr>
                <w:w w:val="110"/>
                <w:sz w:val="20"/>
              </w:rPr>
              <w:t>PHASE</w:t>
            </w:r>
            <w:r>
              <w:rPr>
                <w:spacing w:val="17"/>
                <w:w w:val="110"/>
                <w:sz w:val="20"/>
              </w:rPr>
              <w:t xml:space="preserve"> </w:t>
            </w:r>
            <w:r>
              <w:rPr>
                <w:w w:val="110"/>
                <w:sz w:val="20"/>
              </w:rPr>
              <w:t>5</w:t>
            </w:r>
            <w:r>
              <w:rPr>
                <w:spacing w:val="17"/>
                <w:w w:val="110"/>
                <w:sz w:val="20"/>
              </w:rPr>
              <w:t xml:space="preserve"> </w:t>
            </w:r>
            <w:r>
              <w:rPr>
                <w:w w:val="110"/>
                <w:sz w:val="20"/>
              </w:rPr>
              <w:t>—</w:t>
            </w:r>
            <w:r>
              <w:rPr>
                <w:spacing w:val="65"/>
                <w:w w:val="150"/>
                <w:sz w:val="20"/>
              </w:rPr>
              <w:t xml:space="preserve"> </w:t>
            </w:r>
            <w:r>
              <w:rPr>
                <w:w w:val="110"/>
                <w:sz w:val="20"/>
              </w:rPr>
              <w:t>Brand</w:t>
            </w:r>
            <w:r>
              <w:rPr>
                <w:spacing w:val="17"/>
                <w:w w:val="110"/>
                <w:sz w:val="20"/>
              </w:rPr>
              <w:t xml:space="preserve"> </w:t>
            </w:r>
            <w:r>
              <w:rPr>
                <w:spacing w:val="-2"/>
                <w:w w:val="110"/>
                <w:sz w:val="20"/>
              </w:rPr>
              <w:t>Guidelines</w:t>
            </w:r>
          </w:p>
        </w:tc>
        <w:tc>
          <w:tcPr>
            <w:tcW w:w="1260" w:type="dxa"/>
            <w:shd w:val="clear" w:color="auto" w:fill="F2F2F2"/>
          </w:tcPr>
          <w:p w14:paraId="21755A5A" w14:textId="77777777" w:rsidR="00666A2C" w:rsidRDefault="00E8759C">
            <w:pPr>
              <w:pStyle w:val="TableParagraph"/>
              <w:spacing w:before="51"/>
              <w:ind w:right="17"/>
              <w:jc w:val="right"/>
              <w:rPr>
                <w:sz w:val="20"/>
              </w:rPr>
            </w:pPr>
            <w:r>
              <w:rPr>
                <w:spacing w:val="-2"/>
                <w:w w:val="110"/>
                <w:sz w:val="20"/>
              </w:rPr>
              <w:t>$105,550</w:t>
            </w:r>
          </w:p>
        </w:tc>
      </w:tr>
      <w:tr w:rsidR="00666A2C" w14:paraId="298E6FAB" w14:textId="77777777">
        <w:trPr>
          <w:trHeight w:val="359"/>
        </w:trPr>
        <w:tc>
          <w:tcPr>
            <w:tcW w:w="7740" w:type="dxa"/>
          </w:tcPr>
          <w:p w14:paraId="567A0FF0" w14:textId="77777777" w:rsidR="00666A2C" w:rsidRDefault="00E8759C">
            <w:pPr>
              <w:pStyle w:val="TableParagraph"/>
              <w:spacing w:before="46"/>
              <w:ind w:left="34"/>
              <w:rPr>
                <w:sz w:val="20"/>
              </w:rPr>
            </w:pPr>
            <w:r>
              <w:rPr>
                <w:w w:val="105"/>
                <w:sz w:val="20"/>
              </w:rPr>
              <w:t>Guidelines</w:t>
            </w:r>
            <w:r>
              <w:rPr>
                <w:spacing w:val="32"/>
                <w:w w:val="105"/>
                <w:sz w:val="20"/>
              </w:rPr>
              <w:t xml:space="preserve"> </w:t>
            </w:r>
            <w:r>
              <w:rPr>
                <w:w w:val="105"/>
                <w:sz w:val="20"/>
              </w:rPr>
              <w:t>Design</w:t>
            </w:r>
            <w:r>
              <w:rPr>
                <w:spacing w:val="33"/>
                <w:w w:val="105"/>
                <w:sz w:val="20"/>
              </w:rPr>
              <w:t xml:space="preserve"> </w:t>
            </w:r>
            <w:r>
              <w:rPr>
                <w:w w:val="105"/>
                <w:sz w:val="20"/>
              </w:rPr>
              <w:t>Development</w:t>
            </w:r>
            <w:r>
              <w:rPr>
                <w:spacing w:val="32"/>
                <w:w w:val="105"/>
                <w:sz w:val="20"/>
              </w:rPr>
              <w:t xml:space="preserve"> </w:t>
            </w:r>
            <w:r>
              <w:rPr>
                <w:spacing w:val="-2"/>
                <w:w w:val="105"/>
                <w:sz w:val="20"/>
              </w:rPr>
              <w:t>(</w:t>
            </w:r>
            <w:proofErr w:type="spellStart"/>
            <w:r>
              <w:rPr>
                <w:spacing w:val="-2"/>
                <w:w w:val="105"/>
                <w:sz w:val="20"/>
              </w:rPr>
              <w:t>Figma</w:t>
            </w:r>
            <w:proofErr w:type="spellEnd"/>
            <w:r>
              <w:rPr>
                <w:spacing w:val="-2"/>
                <w:w w:val="105"/>
                <w:sz w:val="20"/>
              </w:rPr>
              <w:t>)</w:t>
            </w:r>
          </w:p>
        </w:tc>
        <w:tc>
          <w:tcPr>
            <w:tcW w:w="1260" w:type="dxa"/>
          </w:tcPr>
          <w:p w14:paraId="724DDA28" w14:textId="77777777" w:rsidR="00666A2C" w:rsidRDefault="00E8759C">
            <w:pPr>
              <w:pStyle w:val="TableParagraph"/>
              <w:spacing w:before="46"/>
              <w:ind w:right="17"/>
              <w:jc w:val="right"/>
              <w:rPr>
                <w:sz w:val="20"/>
              </w:rPr>
            </w:pPr>
            <w:r>
              <w:rPr>
                <w:spacing w:val="-2"/>
                <w:w w:val="110"/>
                <w:sz w:val="20"/>
              </w:rPr>
              <w:t>$75,550</w:t>
            </w:r>
          </w:p>
        </w:tc>
      </w:tr>
      <w:tr w:rsidR="00666A2C" w14:paraId="6AB72570" w14:textId="77777777">
        <w:trPr>
          <w:trHeight w:val="340"/>
        </w:trPr>
        <w:tc>
          <w:tcPr>
            <w:tcW w:w="7740" w:type="dxa"/>
          </w:tcPr>
          <w:p w14:paraId="267E5A4F" w14:textId="77777777" w:rsidR="00666A2C" w:rsidRDefault="00E8759C">
            <w:pPr>
              <w:pStyle w:val="TableParagraph"/>
              <w:ind w:left="34"/>
              <w:rPr>
                <w:sz w:val="20"/>
              </w:rPr>
            </w:pPr>
            <w:r>
              <w:rPr>
                <w:w w:val="105"/>
                <w:sz w:val="20"/>
              </w:rPr>
              <w:t>Tone</w:t>
            </w:r>
            <w:r>
              <w:rPr>
                <w:spacing w:val="14"/>
                <w:w w:val="105"/>
                <w:sz w:val="20"/>
              </w:rPr>
              <w:t xml:space="preserve"> </w:t>
            </w:r>
            <w:r>
              <w:rPr>
                <w:w w:val="105"/>
                <w:sz w:val="20"/>
              </w:rPr>
              <w:t>of</w:t>
            </w:r>
            <w:r>
              <w:rPr>
                <w:spacing w:val="15"/>
                <w:w w:val="105"/>
                <w:sz w:val="20"/>
              </w:rPr>
              <w:t xml:space="preserve"> </w:t>
            </w:r>
            <w:r>
              <w:rPr>
                <w:w w:val="105"/>
                <w:sz w:val="20"/>
              </w:rPr>
              <w:t>Voice</w:t>
            </w:r>
            <w:r>
              <w:rPr>
                <w:spacing w:val="14"/>
                <w:w w:val="105"/>
                <w:sz w:val="20"/>
              </w:rPr>
              <w:t xml:space="preserve"> </w:t>
            </w:r>
            <w:r>
              <w:rPr>
                <w:w w:val="105"/>
                <w:sz w:val="20"/>
              </w:rPr>
              <w:t>Guidelines</w:t>
            </w:r>
            <w:r>
              <w:rPr>
                <w:spacing w:val="15"/>
                <w:w w:val="105"/>
                <w:sz w:val="20"/>
              </w:rPr>
              <w:t xml:space="preserve"> </w:t>
            </w:r>
            <w:r>
              <w:rPr>
                <w:spacing w:val="-4"/>
                <w:w w:val="105"/>
                <w:sz w:val="20"/>
              </w:rPr>
              <w:t>(EN)</w:t>
            </w:r>
          </w:p>
        </w:tc>
        <w:tc>
          <w:tcPr>
            <w:tcW w:w="1260" w:type="dxa"/>
          </w:tcPr>
          <w:p w14:paraId="43F6A849" w14:textId="77777777" w:rsidR="00666A2C" w:rsidRDefault="00E8759C">
            <w:pPr>
              <w:pStyle w:val="TableParagraph"/>
              <w:ind w:right="17"/>
              <w:jc w:val="right"/>
              <w:rPr>
                <w:sz w:val="20"/>
              </w:rPr>
            </w:pPr>
            <w:r>
              <w:rPr>
                <w:spacing w:val="-2"/>
                <w:w w:val="110"/>
                <w:sz w:val="20"/>
              </w:rPr>
              <w:t>$30,000</w:t>
            </w:r>
          </w:p>
        </w:tc>
      </w:tr>
      <w:tr w:rsidR="00666A2C" w14:paraId="34959D4B" w14:textId="77777777">
        <w:trPr>
          <w:trHeight w:val="360"/>
        </w:trPr>
        <w:tc>
          <w:tcPr>
            <w:tcW w:w="7740" w:type="dxa"/>
          </w:tcPr>
          <w:p w14:paraId="7BD58BA2" w14:textId="77777777" w:rsidR="00666A2C" w:rsidRDefault="00666A2C">
            <w:pPr>
              <w:pStyle w:val="TableParagraph"/>
              <w:spacing w:before="0"/>
              <w:rPr>
                <w:rFonts w:ascii="Times New Roman"/>
                <w:sz w:val="20"/>
              </w:rPr>
            </w:pPr>
          </w:p>
        </w:tc>
        <w:tc>
          <w:tcPr>
            <w:tcW w:w="1260" w:type="dxa"/>
          </w:tcPr>
          <w:p w14:paraId="4357A966" w14:textId="77777777" w:rsidR="00666A2C" w:rsidRDefault="00666A2C">
            <w:pPr>
              <w:pStyle w:val="TableParagraph"/>
              <w:spacing w:before="0"/>
              <w:rPr>
                <w:rFonts w:ascii="Times New Roman"/>
                <w:sz w:val="20"/>
              </w:rPr>
            </w:pPr>
          </w:p>
        </w:tc>
      </w:tr>
      <w:tr w:rsidR="00666A2C" w14:paraId="2935966E" w14:textId="77777777">
        <w:trPr>
          <w:trHeight w:val="359"/>
        </w:trPr>
        <w:tc>
          <w:tcPr>
            <w:tcW w:w="7740" w:type="dxa"/>
            <w:shd w:val="clear" w:color="auto" w:fill="F2F2F2"/>
          </w:tcPr>
          <w:p w14:paraId="30B6EE49" w14:textId="77777777" w:rsidR="00666A2C" w:rsidRDefault="00E8759C">
            <w:pPr>
              <w:pStyle w:val="TableParagraph"/>
              <w:spacing w:before="51"/>
              <w:ind w:left="34"/>
              <w:rPr>
                <w:sz w:val="20"/>
              </w:rPr>
            </w:pPr>
            <w:r>
              <w:rPr>
                <w:w w:val="110"/>
                <w:sz w:val="20"/>
              </w:rPr>
              <w:t>PHASE</w:t>
            </w:r>
            <w:r>
              <w:rPr>
                <w:spacing w:val="22"/>
                <w:w w:val="110"/>
                <w:sz w:val="20"/>
              </w:rPr>
              <w:t xml:space="preserve"> </w:t>
            </w:r>
            <w:r>
              <w:rPr>
                <w:w w:val="110"/>
                <w:sz w:val="20"/>
              </w:rPr>
              <w:t>6</w:t>
            </w:r>
            <w:r>
              <w:rPr>
                <w:spacing w:val="23"/>
                <w:w w:val="110"/>
                <w:sz w:val="20"/>
              </w:rPr>
              <w:t xml:space="preserve"> </w:t>
            </w:r>
            <w:r>
              <w:rPr>
                <w:w w:val="110"/>
                <w:sz w:val="20"/>
              </w:rPr>
              <w:t>—</w:t>
            </w:r>
            <w:r>
              <w:rPr>
                <w:spacing w:val="23"/>
                <w:w w:val="110"/>
                <w:sz w:val="20"/>
              </w:rPr>
              <w:t xml:space="preserve"> </w:t>
            </w:r>
            <w:r>
              <w:rPr>
                <w:w w:val="110"/>
                <w:sz w:val="20"/>
              </w:rPr>
              <w:t>Design</w:t>
            </w:r>
            <w:r>
              <w:rPr>
                <w:spacing w:val="23"/>
                <w:w w:val="110"/>
                <w:sz w:val="20"/>
              </w:rPr>
              <w:t xml:space="preserve"> </w:t>
            </w:r>
            <w:r>
              <w:rPr>
                <w:spacing w:val="-2"/>
                <w:w w:val="110"/>
                <w:sz w:val="20"/>
              </w:rPr>
              <w:t>Production</w:t>
            </w:r>
          </w:p>
        </w:tc>
        <w:tc>
          <w:tcPr>
            <w:tcW w:w="1260" w:type="dxa"/>
            <w:shd w:val="clear" w:color="auto" w:fill="F2F2F2"/>
          </w:tcPr>
          <w:p w14:paraId="6584A410" w14:textId="77777777" w:rsidR="00666A2C" w:rsidRDefault="00E8759C">
            <w:pPr>
              <w:pStyle w:val="TableParagraph"/>
              <w:spacing w:before="51"/>
              <w:ind w:right="17"/>
              <w:jc w:val="right"/>
              <w:rPr>
                <w:sz w:val="20"/>
              </w:rPr>
            </w:pPr>
            <w:r>
              <w:rPr>
                <w:spacing w:val="-2"/>
                <w:w w:val="110"/>
                <w:sz w:val="20"/>
              </w:rPr>
              <w:t>$65,500</w:t>
            </w:r>
          </w:p>
        </w:tc>
      </w:tr>
      <w:tr w:rsidR="00666A2C" w14:paraId="050B3170" w14:textId="77777777">
        <w:trPr>
          <w:trHeight w:val="360"/>
        </w:trPr>
        <w:tc>
          <w:tcPr>
            <w:tcW w:w="7740" w:type="dxa"/>
          </w:tcPr>
          <w:p w14:paraId="29237E28" w14:textId="77777777" w:rsidR="00666A2C" w:rsidRDefault="00E8759C">
            <w:pPr>
              <w:pStyle w:val="TableParagraph"/>
              <w:spacing w:before="46"/>
              <w:ind w:left="34"/>
              <w:rPr>
                <w:sz w:val="20"/>
              </w:rPr>
            </w:pPr>
            <w:r>
              <w:rPr>
                <w:w w:val="105"/>
                <w:sz w:val="20"/>
              </w:rPr>
              <w:t>Stationery</w:t>
            </w:r>
            <w:r>
              <w:rPr>
                <w:spacing w:val="20"/>
                <w:w w:val="105"/>
                <w:sz w:val="20"/>
              </w:rPr>
              <w:t xml:space="preserve"> </w:t>
            </w:r>
            <w:r>
              <w:rPr>
                <w:w w:val="105"/>
                <w:sz w:val="20"/>
              </w:rPr>
              <w:t>Templates</w:t>
            </w:r>
            <w:r>
              <w:rPr>
                <w:spacing w:val="20"/>
                <w:w w:val="105"/>
                <w:sz w:val="20"/>
              </w:rPr>
              <w:t xml:space="preserve"> </w:t>
            </w:r>
            <w:r>
              <w:rPr>
                <w:spacing w:val="-5"/>
                <w:w w:val="105"/>
                <w:sz w:val="20"/>
              </w:rPr>
              <w:t>(4)</w:t>
            </w:r>
          </w:p>
        </w:tc>
        <w:tc>
          <w:tcPr>
            <w:tcW w:w="1260" w:type="dxa"/>
          </w:tcPr>
          <w:p w14:paraId="3824A592" w14:textId="77777777" w:rsidR="00666A2C" w:rsidRDefault="00E8759C">
            <w:pPr>
              <w:pStyle w:val="TableParagraph"/>
              <w:spacing w:before="46"/>
              <w:ind w:right="17"/>
              <w:jc w:val="right"/>
              <w:rPr>
                <w:sz w:val="20"/>
              </w:rPr>
            </w:pPr>
            <w:r>
              <w:rPr>
                <w:spacing w:val="-2"/>
                <w:w w:val="110"/>
                <w:sz w:val="20"/>
              </w:rPr>
              <w:t>$3,200</w:t>
            </w:r>
          </w:p>
        </w:tc>
      </w:tr>
      <w:tr w:rsidR="00666A2C" w14:paraId="7327FF28" w14:textId="77777777">
        <w:trPr>
          <w:trHeight w:val="340"/>
        </w:trPr>
        <w:tc>
          <w:tcPr>
            <w:tcW w:w="7740" w:type="dxa"/>
          </w:tcPr>
          <w:p w14:paraId="456DF2A0" w14:textId="77777777" w:rsidR="00666A2C" w:rsidRDefault="00E8759C">
            <w:pPr>
              <w:pStyle w:val="TableParagraph"/>
              <w:ind w:left="34"/>
              <w:rPr>
                <w:sz w:val="20"/>
              </w:rPr>
            </w:pPr>
            <w:r>
              <w:rPr>
                <w:w w:val="105"/>
                <w:sz w:val="20"/>
              </w:rPr>
              <w:t>Branded</w:t>
            </w:r>
            <w:r>
              <w:rPr>
                <w:spacing w:val="21"/>
                <w:w w:val="105"/>
                <w:sz w:val="20"/>
              </w:rPr>
              <w:t xml:space="preserve"> </w:t>
            </w:r>
            <w:r>
              <w:rPr>
                <w:w w:val="105"/>
                <w:sz w:val="20"/>
              </w:rPr>
              <w:t>Merch</w:t>
            </w:r>
            <w:r>
              <w:rPr>
                <w:spacing w:val="22"/>
                <w:w w:val="105"/>
                <w:sz w:val="20"/>
              </w:rPr>
              <w:t xml:space="preserve"> </w:t>
            </w:r>
            <w:r>
              <w:rPr>
                <w:spacing w:val="-5"/>
                <w:w w:val="105"/>
                <w:sz w:val="20"/>
              </w:rPr>
              <w:t>(2)</w:t>
            </w:r>
          </w:p>
        </w:tc>
        <w:tc>
          <w:tcPr>
            <w:tcW w:w="1260" w:type="dxa"/>
          </w:tcPr>
          <w:p w14:paraId="649AB2F3" w14:textId="77777777" w:rsidR="00666A2C" w:rsidRDefault="00E8759C">
            <w:pPr>
              <w:pStyle w:val="TableParagraph"/>
              <w:ind w:right="17"/>
              <w:jc w:val="right"/>
              <w:rPr>
                <w:sz w:val="20"/>
              </w:rPr>
            </w:pPr>
            <w:r>
              <w:rPr>
                <w:spacing w:val="-2"/>
                <w:w w:val="110"/>
                <w:sz w:val="20"/>
              </w:rPr>
              <w:t>$1,200</w:t>
            </w:r>
          </w:p>
        </w:tc>
      </w:tr>
      <w:tr w:rsidR="00666A2C" w14:paraId="3FE32489" w14:textId="77777777">
        <w:trPr>
          <w:trHeight w:val="359"/>
        </w:trPr>
        <w:tc>
          <w:tcPr>
            <w:tcW w:w="7740" w:type="dxa"/>
          </w:tcPr>
          <w:p w14:paraId="1D30CE9C" w14:textId="77777777" w:rsidR="00666A2C" w:rsidRDefault="00E8759C">
            <w:pPr>
              <w:pStyle w:val="TableParagraph"/>
              <w:spacing w:before="56"/>
              <w:ind w:left="34"/>
              <w:rPr>
                <w:sz w:val="20"/>
              </w:rPr>
            </w:pPr>
            <w:r>
              <w:rPr>
                <w:w w:val="110"/>
                <w:sz w:val="20"/>
              </w:rPr>
              <w:t>Presentation</w:t>
            </w:r>
            <w:r>
              <w:rPr>
                <w:spacing w:val="-9"/>
                <w:w w:val="110"/>
                <w:sz w:val="20"/>
              </w:rPr>
              <w:t xml:space="preserve"> </w:t>
            </w:r>
            <w:r>
              <w:rPr>
                <w:w w:val="110"/>
                <w:sz w:val="20"/>
              </w:rPr>
              <w:t>Deck</w:t>
            </w:r>
            <w:r>
              <w:rPr>
                <w:spacing w:val="-8"/>
                <w:w w:val="110"/>
                <w:sz w:val="20"/>
              </w:rPr>
              <w:t xml:space="preserve"> </w:t>
            </w:r>
            <w:r>
              <w:rPr>
                <w:spacing w:val="-2"/>
                <w:w w:val="110"/>
                <w:sz w:val="20"/>
              </w:rPr>
              <w:t>Template</w:t>
            </w:r>
          </w:p>
        </w:tc>
        <w:tc>
          <w:tcPr>
            <w:tcW w:w="1260" w:type="dxa"/>
          </w:tcPr>
          <w:p w14:paraId="429BCE8E" w14:textId="77777777" w:rsidR="00666A2C" w:rsidRDefault="00E8759C">
            <w:pPr>
              <w:pStyle w:val="TableParagraph"/>
              <w:spacing w:before="56"/>
              <w:ind w:right="17"/>
              <w:jc w:val="right"/>
              <w:rPr>
                <w:sz w:val="20"/>
              </w:rPr>
            </w:pPr>
            <w:r>
              <w:rPr>
                <w:spacing w:val="-2"/>
                <w:w w:val="110"/>
                <w:sz w:val="20"/>
              </w:rPr>
              <w:t>$14,500</w:t>
            </w:r>
          </w:p>
        </w:tc>
      </w:tr>
      <w:tr w:rsidR="00666A2C" w14:paraId="1F8A013F" w14:textId="77777777">
        <w:trPr>
          <w:trHeight w:val="359"/>
        </w:trPr>
        <w:tc>
          <w:tcPr>
            <w:tcW w:w="7740" w:type="dxa"/>
          </w:tcPr>
          <w:p w14:paraId="76342397" w14:textId="77777777" w:rsidR="00666A2C" w:rsidRDefault="00E8759C">
            <w:pPr>
              <w:pStyle w:val="TableParagraph"/>
              <w:spacing w:before="51"/>
              <w:ind w:left="34"/>
              <w:rPr>
                <w:sz w:val="20"/>
              </w:rPr>
            </w:pPr>
            <w:r>
              <w:rPr>
                <w:w w:val="105"/>
                <w:sz w:val="20"/>
              </w:rPr>
              <w:t>Brochure</w:t>
            </w:r>
            <w:r>
              <w:rPr>
                <w:spacing w:val="26"/>
                <w:w w:val="105"/>
                <w:sz w:val="20"/>
              </w:rPr>
              <w:t xml:space="preserve"> </w:t>
            </w:r>
            <w:r>
              <w:rPr>
                <w:spacing w:val="-2"/>
                <w:w w:val="105"/>
                <w:sz w:val="20"/>
              </w:rPr>
              <w:t>Template</w:t>
            </w:r>
          </w:p>
        </w:tc>
        <w:tc>
          <w:tcPr>
            <w:tcW w:w="1260" w:type="dxa"/>
          </w:tcPr>
          <w:p w14:paraId="27B062D6" w14:textId="77777777" w:rsidR="00666A2C" w:rsidRDefault="00E8759C">
            <w:pPr>
              <w:pStyle w:val="TableParagraph"/>
              <w:spacing w:before="51"/>
              <w:ind w:right="17"/>
              <w:jc w:val="right"/>
              <w:rPr>
                <w:sz w:val="20"/>
              </w:rPr>
            </w:pPr>
            <w:r>
              <w:rPr>
                <w:spacing w:val="-2"/>
                <w:w w:val="110"/>
                <w:sz w:val="20"/>
              </w:rPr>
              <w:t>$7,200</w:t>
            </w:r>
          </w:p>
        </w:tc>
      </w:tr>
      <w:tr w:rsidR="00666A2C" w14:paraId="17C27B6A" w14:textId="77777777">
        <w:trPr>
          <w:trHeight w:val="360"/>
        </w:trPr>
        <w:tc>
          <w:tcPr>
            <w:tcW w:w="7740" w:type="dxa"/>
          </w:tcPr>
          <w:p w14:paraId="18C1E954" w14:textId="77777777" w:rsidR="00666A2C" w:rsidRDefault="00E8759C">
            <w:pPr>
              <w:pStyle w:val="TableParagraph"/>
              <w:spacing w:before="46"/>
              <w:ind w:left="34"/>
              <w:rPr>
                <w:sz w:val="20"/>
              </w:rPr>
            </w:pPr>
            <w:r>
              <w:rPr>
                <w:w w:val="110"/>
                <w:sz w:val="20"/>
              </w:rPr>
              <w:t>Catalog</w:t>
            </w:r>
            <w:r>
              <w:rPr>
                <w:spacing w:val="19"/>
                <w:w w:val="110"/>
                <w:sz w:val="20"/>
              </w:rPr>
              <w:t xml:space="preserve"> </w:t>
            </w:r>
            <w:r>
              <w:rPr>
                <w:spacing w:val="-2"/>
                <w:w w:val="110"/>
                <w:sz w:val="20"/>
              </w:rPr>
              <w:t>Template</w:t>
            </w:r>
          </w:p>
        </w:tc>
        <w:tc>
          <w:tcPr>
            <w:tcW w:w="1260" w:type="dxa"/>
          </w:tcPr>
          <w:p w14:paraId="36B17411" w14:textId="77777777" w:rsidR="00666A2C" w:rsidRDefault="00E8759C">
            <w:pPr>
              <w:pStyle w:val="TableParagraph"/>
              <w:spacing w:before="46"/>
              <w:ind w:right="17"/>
              <w:jc w:val="right"/>
              <w:rPr>
                <w:sz w:val="20"/>
              </w:rPr>
            </w:pPr>
            <w:r>
              <w:rPr>
                <w:spacing w:val="-2"/>
                <w:w w:val="110"/>
                <w:sz w:val="20"/>
              </w:rPr>
              <w:t>$5,000</w:t>
            </w:r>
          </w:p>
        </w:tc>
      </w:tr>
      <w:tr w:rsidR="00666A2C" w14:paraId="1BCB9E09" w14:textId="77777777">
        <w:trPr>
          <w:trHeight w:val="340"/>
        </w:trPr>
        <w:tc>
          <w:tcPr>
            <w:tcW w:w="7740" w:type="dxa"/>
          </w:tcPr>
          <w:p w14:paraId="66F8F0F3" w14:textId="77777777" w:rsidR="00666A2C" w:rsidRDefault="00E8759C">
            <w:pPr>
              <w:pStyle w:val="TableParagraph"/>
              <w:ind w:left="34"/>
              <w:rPr>
                <w:sz w:val="20"/>
              </w:rPr>
            </w:pPr>
            <w:r>
              <w:rPr>
                <w:w w:val="105"/>
                <w:sz w:val="20"/>
              </w:rPr>
              <w:t>Flyer</w:t>
            </w:r>
            <w:r>
              <w:rPr>
                <w:spacing w:val="16"/>
                <w:w w:val="105"/>
                <w:sz w:val="20"/>
              </w:rPr>
              <w:t xml:space="preserve"> </w:t>
            </w:r>
            <w:r>
              <w:rPr>
                <w:spacing w:val="-2"/>
                <w:w w:val="105"/>
                <w:sz w:val="20"/>
              </w:rPr>
              <w:t>Template</w:t>
            </w:r>
          </w:p>
        </w:tc>
        <w:tc>
          <w:tcPr>
            <w:tcW w:w="1260" w:type="dxa"/>
          </w:tcPr>
          <w:p w14:paraId="0A8E6E44" w14:textId="77777777" w:rsidR="00666A2C" w:rsidRDefault="00E8759C">
            <w:pPr>
              <w:pStyle w:val="TableParagraph"/>
              <w:ind w:right="17"/>
              <w:jc w:val="right"/>
              <w:rPr>
                <w:sz w:val="20"/>
              </w:rPr>
            </w:pPr>
            <w:r>
              <w:rPr>
                <w:spacing w:val="-2"/>
                <w:w w:val="110"/>
                <w:sz w:val="20"/>
              </w:rPr>
              <w:t>$1,600</w:t>
            </w:r>
          </w:p>
        </w:tc>
      </w:tr>
      <w:tr w:rsidR="00666A2C" w14:paraId="5ED6734E" w14:textId="77777777">
        <w:trPr>
          <w:trHeight w:val="359"/>
        </w:trPr>
        <w:tc>
          <w:tcPr>
            <w:tcW w:w="7740" w:type="dxa"/>
          </w:tcPr>
          <w:p w14:paraId="384F6934" w14:textId="77777777" w:rsidR="00666A2C" w:rsidRDefault="00E8759C">
            <w:pPr>
              <w:pStyle w:val="TableParagraph"/>
              <w:spacing w:before="56"/>
              <w:ind w:left="34"/>
              <w:rPr>
                <w:sz w:val="20"/>
              </w:rPr>
            </w:pPr>
            <w:r>
              <w:rPr>
                <w:w w:val="105"/>
                <w:sz w:val="20"/>
              </w:rPr>
              <w:t>Brand</w:t>
            </w:r>
            <w:r>
              <w:rPr>
                <w:spacing w:val="6"/>
                <w:w w:val="105"/>
                <w:sz w:val="20"/>
              </w:rPr>
              <w:t xml:space="preserve"> </w:t>
            </w:r>
            <w:r>
              <w:rPr>
                <w:w w:val="105"/>
                <w:sz w:val="20"/>
              </w:rPr>
              <w:t>Plate</w:t>
            </w:r>
            <w:r>
              <w:rPr>
                <w:spacing w:val="7"/>
                <w:w w:val="105"/>
                <w:sz w:val="20"/>
              </w:rPr>
              <w:t xml:space="preserve"> </w:t>
            </w:r>
            <w:r>
              <w:rPr>
                <w:w w:val="105"/>
                <w:sz w:val="20"/>
              </w:rPr>
              <w:t>for</w:t>
            </w:r>
            <w:r>
              <w:rPr>
                <w:spacing w:val="6"/>
                <w:w w:val="105"/>
                <w:sz w:val="20"/>
              </w:rPr>
              <w:t xml:space="preserve"> </w:t>
            </w:r>
            <w:r>
              <w:rPr>
                <w:w w:val="105"/>
                <w:sz w:val="20"/>
              </w:rPr>
              <w:t>Furniture</w:t>
            </w:r>
            <w:r>
              <w:rPr>
                <w:spacing w:val="7"/>
                <w:w w:val="105"/>
                <w:sz w:val="20"/>
              </w:rPr>
              <w:t xml:space="preserve"> </w:t>
            </w:r>
            <w:r>
              <w:rPr>
                <w:spacing w:val="-5"/>
                <w:w w:val="105"/>
                <w:sz w:val="20"/>
              </w:rPr>
              <w:t>(1)</w:t>
            </w:r>
          </w:p>
        </w:tc>
        <w:tc>
          <w:tcPr>
            <w:tcW w:w="1260" w:type="dxa"/>
          </w:tcPr>
          <w:p w14:paraId="0F153C54" w14:textId="77777777" w:rsidR="00666A2C" w:rsidRDefault="00E8759C">
            <w:pPr>
              <w:pStyle w:val="TableParagraph"/>
              <w:spacing w:before="56"/>
              <w:ind w:right="17"/>
              <w:jc w:val="right"/>
              <w:rPr>
                <w:sz w:val="20"/>
              </w:rPr>
            </w:pPr>
            <w:r>
              <w:rPr>
                <w:spacing w:val="-2"/>
                <w:w w:val="110"/>
                <w:sz w:val="20"/>
              </w:rPr>
              <w:t>$1,200</w:t>
            </w:r>
          </w:p>
        </w:tc>
      </w:tr>
      <w:tr w:rsidR="00666A2C" w14:paraId="7AFEF4F0" w14:textId="77777777">
        <w:trPr>
          <w:trHeight w:val="359"/>
        </w:trPr>
        <w:tc>
          <w:tcPr>
            <w:tcW w:w="7740" w:type="dxa"/>
          </w:tcPr>
          <w:p w14:paraId="48FB3A91" w14:textId="77777777" w:rsidR="00666A2C" w:rsidRDefault="00E8759C">
            <w:pPr>
              <w:pStyle w:val="TableParagraph"/>
              <w:spacing w:before="51"/>
              <w:ind w:left="34"/>
              <w:rPr>
                <w:sz w:val="20"/>
              </w:rPr>
            </w:pPr>
            <w:r>
              <w:rPr>
                <w:w w:val="110"/>
                <w:sz w:val="20"/>
              </w:rPr>
              <w:t>Signage</w:t>
            </w:r>
            <w:r>
              <w:rPr>
                <w:spacing w:val="35"/>
                <w:w w:val="110"/>
                <w:sz w:val="20"/>
              </w:rPr>
              <w:t xml:space="preserve"> </w:t>
            </w:r>
            <w:r>
              <w:rPr>
                <w:spacing w:val="-4"/>
                <w:w w:val="110"/>
                <w:sz w:val="20"/>
              </w:rPr>
              <w:t>(17)</w:t>
            </w:r>
          </w:p>
        </w:tc>
        <w:tc>
          <w:tcPr>
            <w:tcW w:w="1260" w:type="dxa"/>
          </w:tcPr>
          <w:p w14:paraId="4C5496C2" w14:textId="77777777" w:rsidR="00666A2C" w:rsidRDefault="00E8759C">
            <w:pPr>
              <w:pStyle w:val="TableParagraph"/>
              <w:spacing w:before="51"/>
              <w:ind w:right="17"/>
              <w:jc w:val="right"/>
              <w:rPr>
                <w:sz w:val="20"/>
              </w:rPr>
            </w:pPr>
            <w:r>
              <w:rPr>
                <w:spacing w:val="-2"/>
                <w:w w:val="110"/>
                <w:sz w:val="20"/>
              </w:rPr>
              <w:t>$18,000</w:t>
            </w:r>
          </w:p>
        </w:tc>
      </w:tr>
      <w:tr w:rsidR="00666A2C" w14:paraId="7DE28824" w14:textId="77777777">
        <w:trPr>
          <w:trHeight w:val="360"/>
        </w:trPr>
        <w:tc>
          <w:tcPr>
            <w:tcW w:w="7740" w:type="dxa"/>
          </w:tcPr>
          <w:p w14:paraId="43C7F423" w14:textId="77777777" w:rsidR="00666A2C" w:rsidRDefault="00E8759C">
            <w:pPr>
              <w:pStyle w:val="TableParagraph"/>
              <w:spacing w:before="46"/>
              <w:ind w:left="34"/>
              <w:rPr>
                <w:sz w:val="20"/>
              </w:rPr>
            </w:pPr>
            <w:r>
              <w:rPr>
                <w:w w:val="105"/>
                <w:sz w:val="20"/>
              </w:rPr>
              <w:t>Directory</w:t>
            </w:r>
            <w:r>
              <w:rPr>
                <w:spacing w:val="24"/>
                <w:w w:val="105"/>
                <w:sz w:val="20"/>
              </w:rPr>
              <w:t xml:space="preserve"> </w:t>
            </w:r>
            <w:r>
              <w:rPr>
                <w:w w:val="105"/>
                <w:sz w:val="20"/>
              </w:rPr>
              <w:t>Graphic</w:t>
            </w:r>
            <w:r>
              <w:rPr>
                <w:spacing w:val="24"/>
                <w:w w:val="105"/>
                <w:sz w:val="20"/>
              </w:rPr>
              <w:t xml:space="preserve"> </w:t>
            </w:r>
            <w:r>
              <w:rPr>
                <w:spacing w:val="-5"/>
                <w:w w:val="105"/>
                <w:sz w:val="20"/>
              </w:rPr>
              <w:t>(1)</w:t>
            </w:r>
          </w:p>
        </w:tc>
        <w:tc>
          <w:tcPr>
            <w:tcW w:w="1260" w:type="dxa"/>
          </w:tcPr>
          <w:p w14:paraId="77FB9C43" w14:textId="77777777" w:rsidR="00666A2C" w:rsidRDefault="00E8759C">
            <w:pPr>
              <w:pStyle w:val="TableParagraph"/>
              <w:spacing w:before="46"/>
              <w:ind w:right="17"/>
              <w:jc w:val="right"/>
              <w:rPr>
                <w:sz w:val="20"/>
              </w:rPr>
            </w:pPr>
            <w:r>
              <w:rPr>
                <w:spacing w:val="-4"/>
                <w:w w:val="110"/>
                <w:sz w:val="20"/>
              </w:rPr>
              <w:t>$800</w:t>
            </w:r>
          </w:p>
        </w:tc>
      </w:tr>
      <w:tr w:rsidR="00666A2C" w14:paraId="6B8941EA" w14:textId="77777777">
        <w:trPr>
          <w:trHeight w:val="340"/>
        </w:trPr>
        <w:tc>
          <w:tcPr>
            <w:tcW w:w="7740" w:type="dxa"/>
          </w:tcPr>
          <w:p w14:paraId="69199037" w14:textId="77777777" w:rsidR="00666A2C" w:rsidRDefault="00E8759C">
            <w:pPr>
              <w:pStyle w:val="TableParagraph"/>
              <w:ind w:left="34"/>
              <w:rPr>
                <w:sz w:val="20"/>
              </w:rPr>
            </w:pPr>
            <w:r>
              <w:rPr>
                <w:sz w:val="20"/>
              </w:rPr>
              <w:t>Furniture</w:t>
            </w:r>
            <w:r>
              <w:rPr>
                <w:spacing w:val="47"/>
                <w:sz w:val="20"/>
              </w:rPr>
              <w:t xml:space="preserve"> </w:t>
            </w:r>
            <w:r>
              <w:rPr>
                <w:sz w:val="20"/>
              </w:rPr>
              <w:t>Graphic</w:t>
            </w:r>
            <w:r>
              <w:rPr>
                <w:spacing w:val="47"/>
                <w:sz w:val="20"/>
              </w:rPr>
              <w:t xml:space="preserve"> </w:t>
            </w:r>
            <w:r>
              <w:rPr>
                <w:spacing w:val="-5"/>
                <w:sz w:val="20"/>
              </w:rPr>
              <w:t>(5)</w:t>
            </w:r>
          </w:p>
        </w:tc>
        <w:tc>
          <w:tcPr>
            <w:tcW w:w="1260" w:type="dxa"/>
          </w:tcPr>
          <w:p w14:paraId="524EBE8A" w14:textId="77777777" w:rsidR="00666A2C" w:rsidRDefault="00E8759C">
            <w:pPr>
              <w:pStyle w:val="TableParagraph"/>
              <w:ind w:right="17"/>
              <w:jc w:val="right"/>
              <w:rPr>
                <w:sz w:val="20"/>
              </w:rPr>
            </w:pPr>
            <w:r>
              <w:rPr>
                <w:spacing w:val="-2"/>
                <w:w w:val="110"/>
                <w:sz w:val="20"/>
              </w:rPr>
              <w:t>$3,400</w:t>
            </w:r>
          </w:p>
        </w:tc>
      </w:tr>
    </w:tbl>
    <w:p w14:paraId="44690661" w14:textId="77777777" w:rsidR="00666A2C" w:rsidRDefault="00666A2C">
      <w:pPr>
        <w:jc w:val="right"/>
        <w:rPr>
          <w:sz w:val="20"/>
        </w:rPr>
        <w:sectPr w:rsidR="00666A2C">
          <w:pgSz w:w="12240" w:h="15840"/>
          <w:pgMar w:top="1360" w:right="980" w:bottom="1622" w:left="800" w:header="0" w:footer="808" w:gutter="0"/>
          <w:cols w:space="720"/>
        </w:sectPr>
      </w:pPr>
    </w:p>
    <w:tbl>
      <w:tblPr>
        <w:tblW w:w="0" w:type="auto"/>
        <w:tblInd w:w="6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7740"/>
        <w:gridCol w:w="1260"/>
      </w:tblGrid>
      <w:tr w:rsidR="00666A2C" w14:paraId="6ECA5E57" w14:textId="77777777">
        <w:trPr>
          <w:trHeight w:val="339"/>
        </w:trPr>
        <w:tc>
          <w:tcPr>
            <w:tcW w:w="7740" w:type="dxa"/>
          </w:tcPr>
          <w:p w14:paraId="27221A2E" w14:textId="77777777" w:rsidR="00666A2C" w:rsidRDefault="00E8759C">
            <w:pPr>
              <w:pStyle w:val="TableParagraph"/>
              <w:ind w:left="34"/>
              <w:rPr>
                <w:sz w:val="20"/>
              </w:rPr>
            </w:pPr>
            <w:r>
              <w:rPr>
                <w:w w:val="105"/>
                <w:sz w:val="20"/>
              </w:rPr>
              <w:lastRenderedPageBreak/>
              <w:t>Vehicle</w:t>
            </w:r>
            <w:r>
              <w:rPr>
                <w:spacing w:val="24"/>
                <w:w w:val="105"/>
                <w:sz w:val="20"/>
              </w:rPr>
              <w:t xml:space="preserve"> </w:t>
            </w:r>
            <w:r>
              <w:rPr>
                <w:w w:val="105"/>
                <w:sz w:val="20"/>
              </w:rPr>
              <w:t>Graphic</w:t>
            </w:r>
            <w:r>
              <w:rPr>
                <w:spacing w:val="24"/>
                <w:w w:val="105"/>
                <w:sz w:val="20"/>
              </w:rPr>
              <w:t xml:space="preserve"> </w:t>
            </w:r>
            <w:r>
              <w:rPr>
                <w:spacing w:val="-5"/>
                <w:w w:val="105"/>
                <w:sz w:val="20"/>
              </w:rPr>
              <w:t>(1)</w:t>
            </w:r>
          </w:p>
        </w:tc>
        <w:tc>
          <w:tcPr>
            <w:tcW w:w="1260" w:type="dxa"/>
          </w:tcPr>
          <w:p w14:paraId="3C38D9AE" w14:textId="77777777" w:rsidR="00666A2C" w:rsidRDefault="00E8759C">
            <w:pPr>
              <w:pStyle w:val="TableParagraph"/>
              <w:ind w:right="17"/>
              <w:jc w:val="right"/>
              <w:rPr>
                <w:sz w:val="20"/>
              </w:rPr>
            </w:pPr>
            <w:r>
              <w:rPr>
                <w:spacing w:val="-2"/>
                <w:w w:val="110"/>
                <w:sz w:val="20"/>
              </w:rPr>
              <w:t>$2,000</w:t>
            </w:r>
          </w:p>
        </w:tc>
      </w:tr>
      <w:tr w:rsidR="00666A2C" w14:paraId="6ED4C5E7" w14:textId="77777777">
        <w:trPr>
          <w:trHeight w:val="360"/>
        </w:trPr>
        <w:tc>
          <w:tcPr>
            <w:tcW w:w="7740" w:type="dxa"/>
          </w:tcPr>
          <w:p w14:paraId="3A6470D5" w14:textId="77777777" w:rsidR="00666A2C" w:rsidRDefault="00E8759C">
            <w:pPr>
              <w:pStyle w:val="TableParagraph"/>
              <w:spacing w:before="56"/>
              <w:ind w:left="34"/>
              <w:rPr>
                <w:sz w:val="20"/>
              </w:rPr>
            </w:pPr>
            <w:r>
              <w:rPr>
                <w:w w:val="110"/>
                <w:sz w:val="20"/>
              </w:rPr>
              <w:t>Packaging</w:t>
            </w:r>
            <w:r>
              <w:rPr>
                <w:spacing w:val="27"/>
                <w:w w:val="110"/>
                <w:sz w:val="20"/>
              </w:rPr>
              <w:t xml:space="preserve"> </w:t>
            </w:r>
            <w:r>
              <w:rPr>
                <w:w w:val="110"/>
                <w:sz w:val="20"/>
              </w:rPr>
              <w:t>Boxes</w:t>
            </w:r>
            <w:r>
              <w:rPr>
                <w:spacing w:val="27"/>
                <w:w w:val="110"/>
                <w:sz w:val="20"/>
              </w:rPr>
              <w:t xml:space="preserve"> </w:t>
            </w:r>
            <w:r>
              <w:rPr>
                <w:w w:val="110"/>
                <w:sz w:val="20"/>
              </w:rPr>
              <w:t>Design</w:t>
            </w:r>
            <w:r>
              <w:rPr>
                <w:spacing w:val="27"/>
                <w:w w:val="110"/>
                <w:sz w:val="20"/>
              </w:rPr>
              <w:t xml:space="preserve"> </w:t>
            </w:r>
            <w:r>
              <w:rPr>
                <w:spacing w:val="-5"/>
                <w:w w:val="110"/>
                <w:sz w:val="20"/>
              </w:rPr>
              <w:t>(3)</w:t>
            </w:r>
          </w:p>
        </w:tc>
        <w:tc>
          <w:tcPr>
            <w:tcW w:w="1260" w:type="dxa"/>
          </w:tcPr>
          <w:p w14:paraId="426831CD" w14:textId="77777777" w:rsidR="00666A2C" w:rsidRDefault="00E8759C">
            <w:pPr>
              <w:pStyle w:val="TableParagraph"/>
              <w:spacing w:before="56"/>
              <w:ind w:right="17"/>
              <w:jc w:val="right"/>
              <w:rPr>
                <w:sz w:val="20"/>
              </w:rPr>
            </w:pPr>
            <w:r>
              <w:rPr>
                <w:spacing w:val="-2"/>
                <w:w w:val="110"/>
                <w:sz w:val="20"/>
              </w:rPr>
              <w:t>$6,600</w:t>
            </w:r>
          </w:p>
        </w:tc>
      </w:tr>
      <w:tr w:rsidR="00666A2C" w14:paraId="6A0195B6" w14:textId="77777777">
        <w:trPr>
          <w:trHeight w:val="360"/>
        </w:trPr>
        <w:tc>
          <w:tcPr>
            <w:tcW w:w="7740" w:type="dxa"/>
          </w:tcPr>
          <w:p w14:paraId="26CAEF8F" w14:textId="77777777" w:rsidR="00666A2C" w:rsidRDefault="00E8759C">
            <w:pPr>
              <w:pStyle w:val="TableParagraph"/>
              <w:spacing w:before="51"/>
              <w:ind w:left="34"/>
              <w:rPr>
                <w:sz w:val="20"/>
              </w:rPr>
            </w:pPr>
            <w:r>
              <w:rPr>
                <w:w w:val="105"/>
                <w:sz w:val="20"/>
              </w:rPr>
              <w:t>Swatch</w:t>
            </w:r>
            <w:r>
              <w:rPr>
                <w:spacing w:val="46"/>
                <w:w w:val="105"/>
                <w:sz w:val="20"/>
              </w:rPr>
              <w:t xml:space="preserve"> </w:t>
            </w:r>
            <w:r>
              <w:rPr>
                <w:w w:val="105"/>
                <w:sz w:val="20"/>
              </w:rPr>
              <w:t>Label</w:t>
            </w:r>
            <w:r>
              <w:rPr>
                <w:spacing w:val="47"/>
                <w:w w:val="105"/>
                <w:sz w:val="20"/>
              </w:rPr>
              <w:t xml:space="preserve"> </w:t>
            </w:r>
            <w:r>
              <w:rPr>
                <w:spacing w:val="-5"/>
                <w:w w:val="105"/>
                <w:sz w:val="20"/>
              </w:rPr>
              <w:t>(1)</w:t>
            </w:r>
          </w:p>
        </w:tc>
        <w:tc>
          <w:tcPr>
            <w:tcW w:w="1260" w:type="dxa"/>
          </w:tcPr>
          <w:p w14:paraId="39F01E63" w14:textId="77777777" w:rsidR="00666A2C" w:rsidRDefault="00E8759C">
            <w:pPr>
              <w:pStyle w:val="TableParagraph"/>
              <w:spacing w:before="51"/>
              <w:ind w:right="17"/>
              <w:jc w:val="right"/>
              <w:rPr>
                <w:sz w:val="20"/>
              </w:rPr>
            </w:pPr>
            <w:r>
              <w:rPr>
                <w:spacing w:val="-4"/>
                <w:w w:val="110"/>
                <w:sz w:val="20"/>
              </w:rPr>
              <w:t>$800</w:t>
            </w:r>
          </w:p>
        </w:tc>
      </w:tr>
      <w:tr w:rsidR="00666A2C" w14:paraId="74539910" w14:textId="77777777">
        <w:trPr>
          <w:trHeight w:val="359"/>
        </w:trPr>
        <w:tc>
          <w:tcPr>
            <w:tcW w:w="7740" w:type="dxa"/>
          </w:tcPr>
          <w:p w14:paraId="5A7E0CF2" w14:textId="77777777" w:rsidR="00666A2C" w:rsidRDefault="00666A2C">
            <w:pPr>
              <w:pStyle w:val="TableParagraph"/>
              <w:spacing w:before="0"/>
              <w:rPr>
                <w:rFonts w:ascii="Times New Roman"/>
                <w:sz w:val="20"/>
              </w:rPr>
            </w:pPr>
          </w:p>
        </w:tc>
        <w:tc>
          <w:tcPr>
            <w:tcW w:w="1260" w:type="dxa"/>
          </w:tcPr>
          <w:p w14:paraId="60FA6563" w14:textId="77777777" w:rsidR="00666A2C" w:rsidRDefault="00666A2C">
            <w:pPr>
              <w:pStyle w:val="TableParagraph"/>
              <w:spacing w:before="0"/>
              <w:rPr>
                <w:rFonts w:ascii="Times New Roman"/>
                <w:sz w:val="20"/>
              </w:rPr>
            </w:pPr>
          </w:p>
        </w:tc>
      </w:tr>
      <w:tr w:rsidR="00666A2C" w14:paraId="291CA69D" w14:textId="77777777">
        <w:trPr>
          <w:trHeight w:val="340"/>
        </w:trPr>
        <w:tc>
          <w:tcPr>
            <w:tcW w:w="7740" w:type="dxa"/>
            <w:shd w:val="clear" w:color="auto" w:fill="F2F2F2"/>
          </w:tcPr>
          <w:p w14:paraId="08670AAA" w14:textId="77777777" w:rsidR="00666A2C" w:rsidRDefault="00E8759C">
            <w:pPr>
              <w:pStyle w:val="TableParagraph"/>
              <w:ind w:left="34"/>
              <w:rPr>
                <w:sz w:val="20"/>
              </w:rPr>
            </w:pPr>
            <w:commentRangeStart w:id="24"/>
            <w:r>
              <w:rPr>
                <w:w w:val="110"/>
                <w:sz w:val="20"/>
              </w:rPr>
              <w:t xml:space="preserve">TOTAL — Strategy &amp; Brand </w:t>
            </w:r>
            <w:r>
              <w:rPr>
                <w:spacing w:val="-2"/>
                <w:w w:val="110"/>
                <w:sz w:val="20"/>
              </w:rPr>
              <w:t>Identity</w:t>
            </w:r>
          </w:p>
        </w:tc>
        <w:tc>
          <w:tcPr>
            <w:tcW w:w="1260" w:type="dxa"/>
            <w:shd w:val="clear" w:color="auto" w:fill="F2F2F2"/>
          </w:tcPr>
          <w:p w14:paraId="5E5D8BFE" w14:textId="77777777" w:rsidR="00666A2C" w:rsidRDefault="00E8759C">
            <w:pPr>
              <w:pStyle w:val="TableParagraph"/>
              <w:ind w:right="17"/>
              <w:jc w:val="right"/>
              <w:rPr>
                <w:sz w:val="20"/>
              </w:rPr>
            </w:pPr>
            <w:r>
              <w:rPr>
                <w:spacing w:val="-2"/>
                <w:w w:val="110"/>
                <w:sz w:val="20"/>
              </w:rPr>
              <w:t>$535,200</w:t>
            </w:r>
          </w:p>
        </w:tc>
      </w:tr>
      <w:tr w:rsidR="00666A2C" w14:paraId="4A669D7F" w14:textId="77777777">
        <w:trPr>
          <w:trHeight w:val="360"/>
        </w:trPr>
        <w:tc>
          <w:tcPr>
            <w:tcW w:w="7740" w:type="dxa"/>
            <w:shd w:val="clear" w:color="auto" w:fill="F2F2F2"/>
          </w:tcPr>
          <w:p w14:paraId="767C2635" w14:textId="77777777" w:rsidR="00666A2C" w:rsidRDefault="00E8759C">
            <w:pPr>
              <w:pStyle w:val="TableParagraph"/>
              <w:spacing w:before="56"/>
              <w:ind w:left="34"/>
              <w:rPr>
                <w:sz w:val="20"/>
              </w:rPr>
            </w:pPr>
            <w:r>
              <w:rPr>
                <w:w w:val="110"/>
                <w:sz w:val="20"/>
              </w:rPr>
              <w:t>TOTAL</w:t>
            </w:r>
            <w:r>
              <w:rPr>
                <w:spacing w:val="9"/>
                <w:w w:val="110"/>
                <w:sz w:val="20"/>
              </w:rPr>
              <w:t xml:space="preserve"> </w:t>
            </w:r>
            <w:r>
              <w:rPr>
                <w:w w:val="110"/>
                <w:sz w:val="20"/>
              </w:rPr>
              <w:t>—</w:t>
            </w:r>
            <w:r>
              <w:rPr>
                <w:spacing w:val="10"/>
                <w:w w:val="110"/>
                <w:sz w:val="20"/>
              </w:rPr>
              <w:t xml:space="preserve"> </w:t>
            </w:r>
            <w:r>
              <w:rPr>
                <w:spacing w:val="-2"/>
                <w:w w:val="110"/>
                <w:sz w:val="20"/>
              </w:rPr>
              <w:t>Production</w:t>
            </w:r>
          </w:p>
        </w:tc>
        <w:tc>
          <w:tcPr>
            <w:tcW w:w="1260" w:type="dxa"/>
            <w:shd w:val="clear" w:color="auto" w:fill="F2F2F2"/>
          </w:tcPr>
          <w:p w14:paraId="22D38A51" w14:textId="77777777" w:rsidR="00666A2C" w:rsidRDefault="00E8759C">
            <w:pPr>
              <w:pStyle w:val="TableParagraph"/>
              <w:spacing w:before="56"/>
              <w:ind w:right="17"/>
              <w:jc w:val="right"/>
              <w:rPr>
                <w:sz w:val="20"/>
              </w:rPr>
            </w:pPr>
            <w:r>
              <w:rPr>
                <w:spacing w:val="-2"/>
                <w:w w:val="110"/>
                <w:sz w:val="20"/>
              </w:rPr>
              <w:t>$65,500</w:t>
            </w:r>
          </w:p>
        </w:tc>
      </w:tr>
    </w:tbl>
    <w:p w14:paraId="1AC5CDBE" w14:textId="77777777" w:rsidR="00666A2C" w:rsidRDefault="00666A2C">
      <w:pPr>
        <w:pStyle w:val="a3"/>
      </w:pPr>
    </w:p>
    <w:p w14:paraId="342D4C27" w14:textId="77777777" w:rsidR="00666A2C" w:rsidRDefault="00666A2C">
      <w:pPr>
        <w:pStyle w:val="a3"/>
        <w:spacing w:before="85"/>
      </w:pPr>
    </w:p>
    <w:p w14:paraId="51AFF364" w14:textId="77777777" w:rsidR="00666A2C" w:rsidRDefault="00E8759C">
      <w:pPr>
        <w:pStyle w:val="a3"/>
        <w:spacing w:before="1" w:after="27"/>
        <w:ind w:left="640"/>
      </w:pPr>
      <w:r>
        <w:rPr>
          <w:w w:val="110"/>
        </w:rPr>
        <w:t>Payment</w:t>
      </w:r>
      <w:r>
        <w:rPr>
          <w:spacing w:val="-12"/>
          <w:w w:val="110"/>
        </w:rPr>
        <w:t xml:space="preserve"> </w:t>
      </w:r>
      <w:r>
        <w:rPr>
          <w:spacing w:val="-2"/>
          <w:w w:val="110"/>
        </w:rPr>
        <w:t>Schedule</w:t>
      </w:r>
    </w:p>
    <w:tbl>
      <w:tblPr>
        <w:tblW w:w="0" w:type="auto"/>
        <w:tblInd w:w="6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666A2C" w14:paraId="079230CE" w14:textId="77777777">
        <w:trPr>
          <w:trHeight w:val="460"/>
        </w:trPr>
        <w:tc>
          <w:tcPr>
            <w:tcW w:w="3120" w:type="dxa"/>
            <w:shd w:val="clear" w:color="auto" w:fill="EFEFEF"/>
          </w:tcPr>
          <w:p w14:paraId="18E60296" w14:textId="77777777" w:rsidR="00666A2C" w:rsidRDefault="00E8759C">
            <w:pPr>
              <w:pStyle w:val="TableParagraph"/>
              <w:spacing w:before="101"/>
              <w:ind w:left="94"/>
              <w:rPr>
                <w:sz w:val="20"/>
              </w:rPr>
            </w:pPr>
            <w:r>
              <w:rPr>
                <w:w w:val="105"/>
                <w:sz w:val="20"/>
              </w:rPr>
              <w:t>Payment</w:t>
            </w:r>
            <w:r>
              <w:rPr>
                <w:spacing w:val="24"/>
                <w:w w:val="105"/>
                <w:sz w:val="20"/>
              </w:rPr>
              <w:t xml:space="preserve"> </w:t>
            </w:r>
            <w:r>
              <w:rPr>
                <w:spacing w:val="-2"/>
                <w:w w:val="105"/>
                <w:sz w:val="20"/>
              </w:rPr>
              <w:t>Milestone</w:t>
            </w:r>
          </w:p>
        </w:tc>
        <w:tc>
          <w:tcPr>
            <w:tcW w:w="3120" w:type="dxa"/>
            <w:shd w:val="clear" w:color="auto" w:fill="EFEFEF"/>
          </w:tcPr>
          <w:p w14:paraId="4861851C" w14:textId="77777777" w:rsidR="00666A2C" w:rsidRDefault="00E8759C">
            <w:pPr>
              <w:pStyle w:val="TableParagraph"/>
              <w:spacing w:before="101"/>
              <w:ind w:left="94"/>
              <w:rPr>
                <w:sz w:val="20"/>
              </w:rPr>
            </w:pPr>
            <w:r>
              <w:rPr>
                <w:w w:val="110"/>
                <w:sz w:val="20"/>
              </w:rPr>
              <w:t xml:space="preserve">Due </w:t>
            </w:r>
            <w:r>
              <w:rPr>
                <w:spacing w:val="-4"/>
                <w:w w:val="110"/>
                <w:sz w:val="20"/>
              </w:rPr>
              <w:t>Date</w:t>
            </w:r>
          </w:p>
        </w:tc>
        <w:tc>
          <w:tcPr>
            <w:tcW w:w="3120" w:type="dxa"/>
            <w:shd w:val="clear" w:color="auto" w:fill="EFEFEF"/>
          </w:tcPr>
          <w:p w14:paraId="38EEB2D1" w14:textId="77777777" w:rsidR="00666A2C" w:rsidRDefault="00E8759C">
            <w:pPr>
              <w:pStyle w:val="TableParagraph"/>
              <w:spacing w:before="101"/>
              <w:ind w:left="94"/>
              <w:rPr>
                <w:sz w:val="20"/>
              </w:rPr>
            </w:pPr>
            <w:r>
              <w:rPr>
                <w:w w:val="105"/>
                <w:sz w:val="20"/>
              </w:rPr>
              <w:t>Payment</w:t>
            </w:r>
            <w:r>
              <w:rPr>
                <w:spacing w:val="24"/>
                <w:w w:val="105"/>
                <w:sz w:val="20"/>
              </w:rPr>
              <w:t xml:space="preserve"> </w:t>
            </w:r>
            <w:r>
              <w:rPr>
                <w:spacing w:val="-2"/>
                <w:w w:val="105"/>
                <w:sz w:val="20"/>
              </w:rPr>
              <w:t>Amount</w:t>
            </w:r>
          </w:p>
        </w:tc>
      </w:tr>
      <w:tr w:rsidR="00666A2C" w14:paraId="4C0F2DE7" w14:textId="77777777">
        <w:trPr>
          <w:trHeight w:val="459"/>
        </w:trPr>
        <w:tc>
          <w:tcPr>
            <w:tcW w:w="3120" w:type="dxa"/>
          </w:tcPr>
          <w:p w14:paraId="6E37DCCC" w14:textId="77777777" w:rsidR="00666A2C" w:rsidRDefault="00E8759C">
            <w:pPr>
              <w:pStyle w:val="TableParagraph"/>
              <w:spacing w:before="116"/>
              <w:ind w:left="94"/>
              <w:rPr>
                <w:sz w:val="20"/>
              </w:rPr>
            </w:pPr>
            <w:del w:id="25" w:author="김현주 (Hyunjoo Kim)" w:date="2024-12-18T15:51:00Z">
              <w:r w:rsidDel="006D6021">
                <w:rPr>
                  <w:w w:val="115"/>
                  <w:sz w:val="20"/>
                </w:rPr>
                <w:delText>70</w:delText>
              </w:r>
            </w:del>
            <w:r>
              <w:rPr>
                <w:w w:val="115"/>
                <w:sz w:val="20"/>
              </w:rPr>
              <w:t xml:space="preserve">% of Phases 1, </w:t>
            </w:r>
            <w:del w:id="26" w:author="김현주 (Hyunjoo Kim)" w:date="2024-12-18T15:51:00Z">
              <w:r w:rsidDel="006D6021">
                <w:rPr>
                  <w:w w:val="115"/>
                  <w:sz w:val="20"/>
                </w:rPr>
                <w:delText xml:space="preserve">2, </w:delText>
              </w:r>
              <w:r w:rsidDel="006D6021">
                <w:rPr>
                  <w:spacing w:val="-10"/>
                  <w:w w:val="115"/>
                  <w:sz w:val="20"/>
                </w:rPr>
                <w:delText>3</w:delText>
              </w:r>
            </w:del>
          </w:p>
        </w:tc>
        <w:tc>
          <w:tcPr>
            <w:tcW w:w="3120" w:type="dxa"/>
          </w:tcPr>
          <w:p w14:paraId="597F28FE" w14:textId="7C883135" w:rsidR="00666A2C" w:rsidRDefault="00E8759C">
            <w:pPr>
              <w:pStyle w:val="TableParagraph"/>
              <w:spacing w:before="116"/>
              <w:ind w:left="94"/>
              <w:rPr>
                <w:sz w:val="20"/>
              </w:rPr>
            </w:pPr>
            <w:del w:id="27" w:author="김현주 (Hyunjoo Kim)" w:date="2024-12-18T15:51:00Z">
              <w:r w:rsidDel="006D6021">
                <w:rPr>
                  <w:w w:val="105"/>
                  <w:sz w:val="20"/>
                </w:rPr>
                <w:delText>Due</w:delText>
              </w:r>
              <w:r w:rsidDel="006D6021">
                <w:rPr>
                  <w:spacing w:val="17"/>
                  <w:w w:val="105"/>
                  <w:sz w:val="20"/>
                </w:rPr>
                <w:delText xml:space="preserve"> </w:delText>
              </w:r>
              <w:r w:rsidDel="006D6021">
                <w:rPr>
                  <w:w w:val="105"/>
                  <w:sz w:val="20"/>
                </w:rPr>
                <w:delText>upon</w:delText>
              </w:r>
              <w:r w:rsidDel="006D6021">
                <w:rPr>
                  <w:spacing w:val="17"/>
                  <w:w w:val="105"/>
                  <w:sz w:val="20"/>
                </w:rPr>
                <w:delText xml:space="preserve"> </w:delText>
              </w:r>
              <w:r w:rsidDel="006D6021">
                <w:rPr>
                  <w:spacing w:val="-2"/>
                  <w:w w:val="105"/>
                  <w:sz w:val="20"/>
                </w:rPr>
                <w:delText>receipt</w:delText>
              </w:r>
            </w:del>
            <w:ins w:id="28" w:author="김현주 (Hyunjoo Kim)" w:date="2024-12-18T15:52:00Z">
              <w:r w:rsidR="006D6021">
                <w:t xml:space="preserve"> </w:t>
              </w:r>
              <w:r w:rsidR="006D6021">
                <w:t>Within 14 days after the contract is signed</w:t>
              </w:r>
            </w:ins>
          </w:p>
        </w:tc>
        <w:tc>
          <w:tcPr>
            <w:tcW w:w="3120" w:type="dxa"/>
          </w:tcPr>
          <w:p w14:paraId="184EA14C" w14:textId="77777777" w:rsidR="00666A2C" w:rsidRDefault="00E8759C">
            <w:pPr>
              <w:pStyle w:val="TableParagraph"/>
              <w:spacing w:before="116"/>
              <w:ind w:right="92"/>
              <w:jc w:val="right"/>
              <w:rPr>
                <w:sz w:val="20"/>
              </w:rPr>
            </w:pPr>
            <w:r>
              <w:rPr>
                <w:spacing w:val="-2"/>
                <w:w w:val="110"/>
                <w:sz w:val="20"/>
              </w:rPr>
              <w:t>$275,555</w:t>
            </w:r>
          </w:p>
        </w:tc>
      </w:tr>
      <w:tr w:rsidR="00666A2C" w14:paraId="5D8D0703" w14:textId="77777777">
        <w:trPr>
          <w:trHeight w:val="440"/>
        </w:trPr>
        <w:tc>
          <w:tcPr>
            <w:tcW w:w="3120" w:type="dxa"/>
          </w:tcPr>
          <w:p w14:paraId="53E398A5" w14:textId="77777777" w:rsidR="00666A2C" w:rsidRDefault="00E8759C">
            <w:pPr>
              <w:pStyle w:val="TableParagraph"/>
              <w:spacing w:before="101"/>
              <w:ind w:left="94"/>
              <w:rPr>
                <w:sz w:val="20"/>
              </w:rPr>
            </w:pPr>
            <w:r>
              <w:rPr>
                <w:w w:val="115"/>
                <w:sz w:val="20"/>
              </w:rPr>
              <w:t>30% of Phases 1</w:t>
            </w:r>
            <w:del w:id="29" w:author="김현주 (Hyunjoo Kim)" w:date="2024-12-18T15:51:00Z">
              <w:r w:rsidDel="006D6021">
                <w:rPr>
                  <w:w w:val="115"/>
                  <w:sz w:val="20"/>
                </w:rPr>
                <w:delText xml:space="preserve">, 2, </w:delText>
              </w:r>
              <w:r w:rsidDel="006D6021">
                <w:rPr>
                  <w:spacing w:val="-10"/>
                  <w:w w:val="115"/>
                  <w:sz w:val="20"/>
                </w:rPr>
                <w:delText>3</w:delText>
              </w:r>
            </w:del>
          </w:p>
        </w:tc>
        <w:tc>
          <w:tcPr>
            <w:tcW w:w="3120" w:type="dxa"/>
          </w:tcPr>
          <w:p w14:paraId="2917BDEF" w14:textId="44597E86" w:rsidR="00666A2C" w:rsidRDefault="006D6021">
            <w:pPr>
              <w:pStyle w:val="TableParagraph"/>
              <w:spacing w:before="101"/>
              <w:ind w:left="94"/>
              <w:rPr>
                <w:sz w:val="20"/>
              </w:rPr>
            </w:pPr>
            <w:ins w:id="30" w:author="김현주 (Hyunjoo Kim)" w:date="2024-12-18T15:53:00Z">
              <w:r>
                <w:t>After receiving the Client's final approval for the completion of Phase 3</w:t>
              </w:r>
            </w:ins>
            <w:del w:id="31" w:author="김현주 (Hyunjoo Kim)" w:date="2024-12-18T15:53:00Z">
              <w:r w:rsidR="00E8759C" w:rsidDel="006D6021">
                <w:rPr>
                  <w:w w:val="110"/>
                  <w:sz w:val="20"/>
                </w:rPr>
                <w:delText>Due</w:delText>
              </w:r>
              <w:r w:rsidR="00E8759C" w:rsidDel="006D6021">
                <w:rPr>
                  <w:spacing w:val="5"/>
                  <w:w w:val="110"/>
                  <w:sz w:val="20"/>
                </w:rPr>
                <w:delText xml:space="preserve"> </w:delText>
              </w:r>
              <w:r w:rsidR="00E8759C" w:rsidDel="006D6021">
                <w:rPr>
                  <w:w w:val="110"/>
                  <w:sz w:val="20"/>
                </w:rPr>
                <w:delText>upon</w:delText>
              </w:r>
              <w:r w:rsidR="00E8759C" w:rsidDel="006D6021">
                <w:rPr>
                  <w:spacing w:val="5"/>
                  <w:w w:val="110"/>
                  <w:sz w:val="20"/>
                </w:rPr>
                <w:delText xml:space="preserve"> </w:delText>
              </w:r>
              <w:r w:rsidR="00E8759C" w:rsidDel="006D6021">
                <w:rPr>
                  <w:w w:val="110"/>
                  <w:sz w:val="20"/>
                </w:rPr>
                <w:delText>Phase</w:delText>
              </w:r>
              <w:r w:rsidR="00E8759C" w:rsidDel="006D6021">
                <w:rPr>
                  <w:spacing w:val="5"/>
                  <w:w w:val="110"/>
                  <w:sz w:val="20"/>
                </w:rPr>
                <w:delText xml:space="preserve"> </w:delText>
              </w:r>
              <w:r w:rsidR="00E8759C" w:rsidDel="006D6021">
                <w:rPr>
                  <w:w w:val="110"/>
                  <w:sz w:val="20"/>
                </w:rPr>
                <w:delText>3</w:delText>
              </w:r>
              <w:r w:rsidR="00E8759C" w:rsidDel="006D6021">
                <w:rPr>
                  <w:spacing w:val="5"/>
                  <w:w w:val="110"/>
                  <w:sz w:val="20"/>
                </w:rPr>
                <w:delText xml:space="preserve"> </w:delText>
              </w:r>
              <w:r w:rsidR="00E8759C" w:rsidDel="006D6021">
                <w:rPr>
                  <w:spacing w:val="-2"/>
                  <w:w w:val="110"/>
                  <w:sz w:val="20"/>
                </w:rPr>
                <w:delText>completion</w:delText>
              </w:r>
            </w:del>
          </w:p>
        </w:tc>
        <w:tc>
          <w:tcPr>
            <w:tcW w:w="3120" w:type="dxa"/>
          </w:tcPr>
          <w:p w14:paraId="5AF34516" w14:textId="77777777" w:rsidR="00666A2C" w:rsidRDefault="00E8759C">
            <w:pPr>
              <w:pStyle w:val="TableParagraph"/>
              <w:spacing w:before="101"/>
              <w:ind w:right="92"/>
              <w:jc w:val="right"/>
              <w:rPr>
                <w:sz w:val="20"/>
              </w:rPr>
            </w:pPr>
            <w:r>
              <w:rPr>
                <w:spacing w:val="-2"/>
                <w:w w:val="110"/>
                <w:sz w:val="20"/>
              </w:rPr>
              <w:t>$118,095</w:t>
            </w:r>
          </w:p>
        </w:tc>
      </w:tr>
      <w:tr w:rsidR="00666A2C" w14:paraId="423C97C8" w14:textId="77777777">
        <w:trPr>
          <w:trHeight w:val="439"/>
        </w:trPr>
        <w:tc>
          <w:tcPr>
            <w:tcW w:w="3120" w:type="dxa"/>
          </w:tcPr>
          <w:p w14:paraId="42E606AD" w14:textId="77777777" w:rsidR="00666A2C" w:rsidRDefault="00E8759C">
            <w:pPr>
              <w:pStyle w:val="TableParagraph"/>
              <w:spacing w:before="106"/>
              <w:ind w:left="94"/>
              <w:rPr>
                <w:sz w:val="20"/>
              </w:rPr>
            </w:pPr>
            <w:r>
              <w:rPr>
                <w:w w:val="115"/>
                <w:sz w:val="20"/>
              </w:rPr>
              <w:t xml:space="preserve">50% of Phases 4, 5, </w:t>
            </w:r>
            <w:r>
              <w:rPr>
                <w:spacing w:val="-10"/>
                <w:w w:val="115"/>
                <w:sz w:val="20"/>
              </w:rPr>
              <w:t>6</w:t>
            </w:r>
          </w:p>
        </w:tc>
        <w:tc>
          <w:tcPr>
            <w:tcW w:w="3120" w:type="dxa"/>
          </w:tcPr>
          <w:p w14:paraId="059909B4" w14:textId="621AF969" w:rsidR="00666A2C" w:rsidRDefault="006D6021">
            <w:pPr>
              <w:pStyle w:val="TableParagraph"/>
              <w:spacing w:before="106"/>
              <w:ind w:left="94"/>
              <w:rPr>
                <w:sz w:val="20"/>
              </w:rPr>
            </w:pPr>
            <w:ins w:id="32" w:author="김현주 (Hyunjoo Kim)" w:date="2024-12-18T15:53:00Z">
              <w:r>
                <w:t>After receiving the Client's final approval for the completion of Phase 5</w:t>
              </w:r>
            </w:ins>
            <w:del w:id="33" w:author="김현주 (Hyunjoo Kim)" w:date="2024-12-18T15:53:00Z">
              <w:r w:rsidR="00E8759C" w:rsidDel="006D6021">
                <w:rPr>
                  <w:w w:val="110"/>
                  <w:sz w:val="20"/>
                </w:rPr>
                <w:delText>Due</w:delText>
              </w:r>
              <w:r w:rsidR="00E8759C" w:rsidDel="006D6021">
                <w:rPr>
                  <w:spacing w:val="5"/>
                  <w:w w:val="110"/>
                  <w:sz w:val="20"/>
                </w:rPr>
                <w:delText xml:space="preserve"> </w:delText>
              </w:r>
              <w:r w:rsidR="00E8759C" w:rsidDel="006D6021">
                <w:rPr>
                  <w:w w:val="110"/>
                  <w:sz w:val="20"/>
                </w:rPr>
                <w:delText>upon</w:delText>
              </w:r>
              <w:r w:rsidR="00E8759C" w:rsidDel="006D6021">
                <w:rPr>
                  <w:spacing w:val="5"/>
                  <w:w w:val="110"/>
                  <w:sz w:val="20"/>
                </w:rPr>
                <w:delText xml:space="preserve"> </w:delText>
              </w:r>
              <w:r w:rsidR="00E8759C" w:rsidDel="006D6021">
                <w:rPr>
                  <w:w w:val="110"/>
                  <w:sz w:val="20"/>
                </w:rPr>
                <w:delText>Phase</w:delText>
              </w:r>
              <w:r w:rsidR="00E8759C" w:rsidDel="006D6021">
                <w:rPr>
                  <w:spacing w:val="5"/>
                  <w:w w:val="110"/>
                  <w:sz w:val="20"/>
                </w:rPr>
                <w:delText xml:space="preserve"> </w:delText>
              </w:r>
              <w:r w:rsidR="00E8759C" w:rsidDel="006D6021">
                <w:rPr>
                  <w:w w:val="110"/>
                  <w:sz w:val="20"/>
                </w:rPr>
                <w:delText>5</w:delText>
              </w:r>
              <w:r w:rsidR="00E8759C" w:rsidDel="006D6021">
                <w:rPr>
                  <w:spacing w:val="5"/>
                  <w:w w:val="110"/>
                  <w:sz w:val="20"/>
                </w:rPr>
                <w:delText xml:space="preserve"> </w:delText>
              </w:r>
              <w:r w:rsidR="00E8759C" w:rsidDel="006D6021">
                <w:rPr>
                  <w:spacing w:val="-2"/>
                  <w:w w:val="110"/>
                  <w:sz w:val="20"/>
                </w:rPr>
                <w:delText>completion</w:delText>
              </w:r>
            </w:del>
          </w:p>
        </w:tc>
        <w:tc>
          <w:tcPr>
            <w:tcW w:w="3120" w:type="dxa"/>
          </w:tcPr>
          <w:p w14:paraId="37688DFA" w14:textId="77777777" w:rsidR="00666A2C" w:rsidRDefault="00E8759C">
            <w:pPr>
              <w:pStyle w:val="TableParagraph"/>
              <w:spacing w:before="106"/>
              <w:ind w:right="92"/>
              <w:jc w:val="right"/>
              <w:rPr>
                <w:sz w:val="20"/>
              </w:rPr>
            </w:pPr>
            <w:r>
              <w:rPr>
                <w:spacing w:val="-2"/>
                <w:w w:val="110"/>
                <w:sz w:val="20"/>
              </w:rPr>
              <w:t>$103,525</w:t>
            </w:r>
          </w:p>
        </w:tc>
      </w:tr>
      <w:tr w:rsidR="00666A2C" w14:paraId="15B29313" w14:textId="77777777">
        <w:trPr>
          <w:trHeight w:val="440"/>
        </w:trPr>
        <w:tc>
          <w:tcPr>
            <w:tcW w:w="3120" w:type="dxa"/>
          </w:tcPr>
          <w:p w14:paraId="3A0C06E6" w14:textId="77777777" w:rsidR="00666A2C" w:rsidRDefault="00E8759C">
            <w:pPr>
              <w:pStyle w:val="TableParagraph"/>
              <w:spacing w:before="111"/>
              <w:ind w:left="94"/>
              <w:rPr>
                <w:sz w:val="20"/>
              </w:rPr>
            </w:pPr>
            <w:r>
              <w:rPr>
                <w:w w:val="115"/>
                <w:sz w:val="20"/>
              </w:rPr>
              <w:t xml:space="preserve">50% of Phases 4, 5, </w:t>
            </w:r>
            <w:r>
              <w:rPr>
                <w:spacing w:val="-10"/>
                <w:w w:val="115"/>
                <w:sz w:val="20"/>
              </w:rPr>
              <w:t>6</w:t>
            </w:r>
          </w:p>
        </w:tc>
        <w:tc>
          <w:tcPr>
            <w:tcW w:w="3120" w:type="dxa"/>
          </w:tcPr>
          <w:p w14:paraId="660F5BD8" w14:textId="37F7AE5B" w:rsidR="00666A2C" w:rsidRDefault="006D6021">
            <w:pPr>
              <w:pStyle w:val="TableParagraph"/>
              <w:spacing w:before="111"/>
              <w:ind w:left="94"/>
              <w:rPr>
                <w:sz w:val="20"/>
              </w:rPr>
            </w:pPr>
            <w:ins w:id="34" w:author="김현주 (Hyunjoo Kim)" w:date="2024-12-18T15:53:00Z">
              <w:r>
                <w:rPr>
                  <w:rFonts w:ascii="맑은 고딕" w:eastAsia="맑은 고딕" w:hAnsi="맑은 고딕" w:cs="맑은 고딕" w:hint="eastAsia"/>
                  <w:spacing w:val="14"/>
                  <w:w w:val="105"/>
                  <w:sz w:val="20"/>
                  <w:lang w:eastAsia="ko-KR"/>
                </w:rPr>
                <w:t>A</w:t>
              </w:r>
              <w:r>
                <w:rPr>
                  <w:rFonts w:ascii="맑은 고딕" w:eastAsia="맑은 고딕" w:hAnsi="맑은 고딕" w:cs="맑은 고딕"/>
                  <w:spacing w:val="14"/>
                  <w:w w:val="105"/>
                  <w:sz w:val="20"/>
                  <w:lang w:eastAsia="ko-KR"/>
                </w:rPr>
                <w:t>f</w:t>
              </w:r>
            </w:ins>
            <w:ins w:id="35" w:author="김현주 (Hyunjoo Kim)" w:date="2024-12-18T15:54:00Z">
              <w:r>
                <w:rPr>
                  <w:rFonts w:ascii="맑은 고딕" w:eastAsia="맑은 고딕" w:hAnsi="맑은 고딕" w:cs="맑은 고딕"/>
                  <w:spacing w:val="14"/>
                  <w:w w:val="105"/>
                  <w:sz w:val="20"/>
                  <w:lang w:eastAsia="ko-KR"/>
                </w:rPr>
                <w:t>ter receiving the Client’s final approval for the completion of the Project</w:t>
              </w:r>
            </w:ins>
            <w:del w:id="36" w:author="김현주 (Hyunjoo Kim)" w:date="2024-12-18T15:53:00Z">
              <w:r w:rsidR="00E8759C" w:rsidDel="006D6021">
                <w:rPr>
                  <w:w w:val="105"/>
                  <w:sz w:val="20"/>
                </w:rPr>
                <w:delText>Due</w:delText>
              </w:r>
              <w:r w:rsidR="00E8759C" w:rsidDel="006D6021">
                <w:rPr>
                  <w:spacing w:val="14"/>
                  <w:w w:val="105"/>
                  <w:sz w:val="20"/>
                </w:rPr>
                <w:delText xml:space="preserve"> </w:delText>
              </w:r>
              <w:r w:rsidR="00E8759C" w:rsidDel="006D6021">
                <w:rPr>
                  <w:w w:val="105"/>
                  <w:sz w:val="20"/>
                </w:rPr>
                <w:delText>upon</w:delText>
              </w:r>
              <w:r w:rsidR="00E8759C" w:rsidDel="006D6021">
                <w:rPr>
                  <w:spacing w:val="14"/>
                  <w:w w:val="105"/>
                  <w:sz w:val="20"/>
                </w:rPr>
                <w:delText xml:space="preserve"> </w:delText>
              </w:r>
              <w:r w:rsidR="00E8759C" w:rsidDel="006D6021">
                <w:rPr>
                  <w:w w:val="105"/>
                  <w:sz w:val="20"/>
                </w:rPr>
                <w:delText>project</w:delText>
              </w:r>
              <w:r w:rsidR="00E8759C" w:rsidDel="006D6021">
                <w:rPr>
                  <w:spacing w:val="15"/>
                  <w:w w:val="105"/>
                  <w:sz w:val="20"/>
                </w:rPr>
                <w:delText xml:space="preserve"> </w:delText>
              </w:r>
              <w:r w:rsidR="00E8759C" w:rsidDel="006D6021">
                <w:rPr>
                  <w:spacing w:val="-2"/>
                  <w:w w:val="105"/>
                  <w:sz w:val="20"/>
                </w:rPr>
                <w:delText>completion</w:delText>
              </w:r>
            </w:del>
          </w:p>
        </w:tc>
        <w:tc>
          <w:tcPr>
            <w:tcW w:w="3120" w:type="dxa"/>
          </w:tcPr>
          <w:p w14:paraId="12885F12" w14:textId="77777777" w:rsidR="00666A2C" w:rsidRDefault="00E8759C">
            <w:pPr>
              <w:pStyle w:val="TableParagraph"/>
              <w:spacing w:before="111"/>
              <w:ind w:right="92"/>
              <w:jc w:val="right"/>
              <w:rPr>
                <w:sz w:val="20"/>
              </w:rPr>
            </w:pPr>
            <w:r>
              <w:rPr>
                <w:spacing w:val="-2"/>
                <w:w w:val="110"/>
                <w:sz w:val="20"/>
              </w:rPr>
              <w:t>$103,525</w:t>
            </w:r>
          </w:p>
        </w:tc>
      </w:tr>
    </w:tbl>
    <w:commentRangeEnd w:id="24"/>
    <w:p w14:paraId="3572E399" w14:textId="77777777" w:rsidR="00666A2C" w:rsidRDefault="00107BD1">
      <w:pPr>
        <w:pStyle w:val="a3"/>
      </w:pPr>
      <w:r>
        <w:rPr>
          <w:rStyle w:val="a8"/>
        </w:rPr>
        <w:commentReference w:id="24"/>
      </w:r>
    </w:p>
    <w:p w14:paraId="6CEB15CE" w14:textId="77777777" w:rsidR="00666A2C" w:rsidRDefault="00666A2C">
      <w:pPr>
        <w:pStyle w:val="a3"/>
      </w:pPr>
    </w:p>
    <w:p w14:paraId="66518E39" w14:textId="77777777" w:rsidR="00666A2C" w:rsidRDefault="00666A2C">
      <w:pPr>
        <w:pStyle w:val="a3"/>
        <w:spacing w:before="99"/>
      </w:pPr>
    </w:p>
    <w:p w14:paraId="4EBE074F" w14:textId="77777777" w:rsidR="00666A2C" w:rsidRDefault="00E8759C">
      <w:pPr>
        <w:pStyle w:val="a3"/>
        <w:spacing w:line="266" w:lineRule="auto"/>
        <w:ind w:left="640" w:right="465"/>
      </w:pPr>
      <w:r>
        <w:rPr>
          <w:w w:val="105"/>
        </w:rPr>
        <w:t>Legal</w:t>
      </w:r>
      <w:r>
        <w:rPr>
          <w:spacing w:val="26"/>
          <w:w w:val="105"/>
        </w:rPr>
        <w:t xml:space="preserve"> </w:t>
      </w:r>
      <w:r>
        <w:rPr>
          <w:w w:val="105"/>
        </w:rPr>
        <w:t>fees</w:t>
      </w:r>
      <w:r>
        <w:rPr>
          <w:spacing w:val="26"/>
          <w:w w:val="105"/>
        </w:rPr>
        <w:t xml:space="preserve"> </w:t>
      </w:r>
      <w:r>
        <w:rPr>
          <w:w w:val="105"/>
        </w:rPr>
        <w:t>associated</w:t>
      </w:r>
      <w:r>
        <w:rPr>
          <w:spacing w:val="26"/>
          <w:w w:val="105"/>
        </w:rPr>
        <w:t xml:space="preserve"> </w:t>
      </w:r>
      <w:r>
        <w:rPr>
          <w:w w:val="105"/>
        </w:rPr>
        <w:t>with</w:t>
      </w:r>
      <w:r>
        <w:rPr>
          <w:spacing w:val="26"/>
          <w:w w:val="105"/>
        </w:rPr>
        <w:t xml:space="preserve"> </w:t>
      </w:r>
      <w:r>
        <w:rPr>
          <w:w w:val="105"/>
        </w:rPr>
        <w:t>naming,</w:t>
      </w:r>
      <w:r>
        <w:rPr>
          <w:spacing w:val="26"/>
          <w:w w:val="105"/>
        </w:rPr>
        <w:t xml:space="preserve"> </w:t>
      </w:r>
      <w:r>
        <w:rPr>
          <w:w w:val="105"/>
        </w:rPr>
        <w:t>logo</w:t>
      </w:r>
      <w:r>
        <w:rPr>
          <w:spacing w:val="26"/>
          <w:w w:val="105"/>
        </w:rPr>
        <w:t xml:space="preserve"> </w:t>
      </w:r>
      <w:r>
        <w:rPr>
          <w:w w:val="105"/>
        </w:rPr>
        <w:t>vetting,</w:t>
      </w:r>
      <w:r>
        <w:rPr>
          <w:spacing w:val="26"/>
          <w:w w:val="105"/>
        </w:rPr>
        <w:t xml:space="preserve"> </w:t>
      </w:r>
      <w:r>
        <w:rPr>
          <w:w w:val="105"/>
        </w:rPr>
        <w:t>trademark</w:t>
      </w:r>
      <w:r>
        <w:rPr>
          <w:spacing w:val="26"/>
          <w:w w:val="105"/>
        </w:rPr>
        <w:t xml:space="preserve"> </w:t>
      </w:r>
      <w:r>
        <w:rPr>
          <w:w w:val="105"/>
        </w:rPr>
        <w:t>clearance</w:t>
      </w:r>
      <w:r>
        <w:rPr>
          <w:spacing w:val="26"/>
          <w:w w:val="105"/>
        </w:rPr>
        <w:t xml:space="preserve"> </w:t>
      </w:r>
      <w:proofErr w:type="gramStart"/>
      <w:r>
        <w:rPr>
          <w:w w:val="105"/>
        </w:rPr>
        <w:t>are</w:t>
      </w:r>
      <w:proofErr w:type="gramEnd"/>
      <w:r>
        <w:rPr>
          <w:spacing w:val="26"/>
          <w:w w:val="105"/>
        </w:rPr>
        <w:t xml:space="preserve"> </w:t>
      </w:r>
      <w:r>
        <w:rPr>
          <w:w w:val="105"/>
        </w:rPr>
        <w:t>not</w:t>
      </w:r>
      <w:r>
        <w:rPr>
          <w:spacing w:val="26"/>
          <w:w w:val="105"/>
        </w:rPr>
        <w:t xml:space="preserve"> </w:t>
      </w:r>
      <w:r>
        <w:rPr>
          <w:w w:val="105"/>
        </w:rPr>
        <w:t>included</w:t>
      </w:r>
      <w:r>
        <w:rPr>
          <w:spacing w:val="26"/>
          <w:w w:val="105"/>
        </w:rPr>
        <w:t xml:space="preserve"> </w:t>
      </w:r>
      <w:r>
        <w:rPr>
          <w:w w:val="105"/>
        </w:rPr>
        <w:t>in</w:t>
      </w:r>
      <w:r>
        <w:rPr>
          <w:spacing w:val="26"/>
          <w:w w:val="105"/>
        </w:rPr>
        <w:t xml:space="preserve"> </w:t>
      </w:r>
      <w:r>
        <w:rPr>
          <w:w w:val="105"/>
        </w:rPr>
        <w:t>studio</w:t>
      </w:r>
      <w:r>
        <w:rPr>
          <w:spacing w:val="26"/>
          <w:w w:val="105"/>
        </w:rPr>
        <w:t xml:space="preserve"> </w:t>
      </w:r>
      <w:r>
        <w:rPr>
          <w:w w:val="105"/>
        </w:rPr>
        <w:t>fee. The</w:t>
      </w:r>
      <w:r>
        <w:rPr>
          <w:spacing w:val="40"/>
          <w:w w:val="105"/>
        </w:rPr>
        <w:t xml:space="preserve"> </w:t>
      </w:r>
      <w:r>
        <w:rPr>
          <w:w w:val="105"/>
        </w:rPr>
        <w:t>client</w:t>
      </w:r>
      <w:r>
        <w:rPr>
          <w:spacing w:val="40"/>
          <w:w w:val="105"/>
        </w:rPr>
        <w:t xml:space="preserve"> </w:t>
      </w:r>
      <w:r>
        <w:rPr>
          <w:w w:val="105"/>
        </w:rPr>
        <w:t>is</w:t>
      </w:r>
      <w:r>
        <w:rPr>
          <w:spacing w:val="40"/>
          <w:w w:val="105"/>
        </w:rPr>
        <w:t xml:space="preserve"> </w:t>
      </w:r>
      <w:r>
        <w:rPr>
          <w:w w:val="105"/>
        </w:rPr>
        <w:t>responsible</w:t>
      </w:r>
      <w:r>
        <w:rPr>
          <w:spacing w:val="40"/>
          <w:w w:val="105"/>
        </w:rPr>
        <w:t xml:space="preserve"> </w:t>
      </w:r>
      <w:r>
        <w:rPr>
          <w:w w:val="105"/>
        </w:rPr>
        <w:t>for</w:t>
      </w:r>
      <w:r>
        <w:rPr>
          <w:spacing w:val="40"/>
          <w:w w:val="105"/>
        </w:rPr>
        <w:t xml:space="preserve"> </w:t>
      </w:r>
      <w:r>
        <w:rPr>
          <w:w w:val="105"/>
        </w:rPr>
        <w:t>all</w:t>
      </w:r>
      <w:r>
        <w:rPr>
          <w:spacing w:val="40"/>
          <w:w w:val="105"/>
        </w:rPr>
        <w:t xml:space="preserve"> </w:t>
      </w:r>
      <w:r>
        <w:rPr>
          <w:w w:val="105"/>
        </w:rPr>
        <w:t>legal</w:t>
      </w:r>
      <w:r>
        <w:rPr>
          <w:spacing w:val="40"/>
          <w:w w:val="105"/>
        </w:rPr>
        <w:t xml:space="preserve"> </w:t>
      </w:r>
      <w:r>
        <w:rPr>
          <w:w w:val="105"/>
        </w:rPr>
        <w:t>vetting.</w:t>
      </w:r>
      <w:r>
        <w:rPr>
          <w:spacing w:val="40"/>
          <w:w w:val="105"/>
        </w:rPr>
        <w:t xml:space="preserve"> </w:t>
      </w:r>
      <w:r>
        <w:rPr>
          <w:w w:val="105"/>
        </w:rPr>
        <w:t>Licensing</w:t>
      </w:r>
      <w:r>
        <w:rPr>
          <w:spacing w:val="40"/>
          <w:w w:val="105"/>
        </w:rPr>
        <w:t xml:space="preserve"> </w:t>
      </w:r>
      <w:r>
        <w:rPr>
          <w:w w:val="105"/>
        </w:rPr>
        <w:t>and/or</w:t>
      </w:r>
      <w:r>
        <w:rPr>
          <w:spacing w:val="40"/>
          <w:w w:val="105"/>
        </w:rPr>
        <w:t xml:space="preserve"> </w:t>
      </w:r>
      <w:r>
        <w:rPr>
          <w:w w:val="105"/>
        </w:rPr>
        <w:t>purchasing</w:t>
      </w:r>
      <w:r>
        <w:rPr>
          <w:spacing w:val="40"/>
          <w:w w:val="105"/>
        </w:rPr>
        <w:t xml:space="preserve"> </w:t>
      </w:r>
      <w:r>
        <w:rPr>
          <w:w w:val="105"/>
        </w:rPr>
        <w:t>costs</w:t>
      </w:r>
      <w:r>
        <w:rPr>
          <w:spacing w:val="40"/>
          <w:w w:val="105"/>
        </w:rPr>
        <w:t xml:space="preserve"> </w:t>
      </w:r>
      <w:r>
        <w:rPr>
          <w:w w:val="105"/>
        </w:rPr>
        <w:t>for typefaces/photo/art/image/voiceover</w:t>
      </w:r>
      <w:r>
        <w:rPr>
          <w:spacing w:val="40"/>
          <w:w w:val="105"/>
        </w:rPr>
        <w:t xml:space="preserve"> </w:t>
      </w:r>
      <w:r>
        <w:rPr>
          <w:w w:val="105"/>
        </w:rPr>
        <w:t>content</w:t>
      </w:r>
      <w:r>
        <w:rPr>
          <w:spacing w:val="40"/>
          <w:w w:val="105"/>
        </w:rPr>
        <w:t xml:space="preserve"> </w:t>
      </w:r>
      <w:r>
        <w:rPr>
          <w:w w:val="105"/>
        </w:rPr>
        <w:t>are</w:t>
      </w:r>
      <w:r>
        <w:rPr>
          <w:spacing w:val="40"/>
          <w:w w:val="105"/>
        </w:rPr>
        <w:t xml:space="preserve"> </w:t>
      </w:r>
      <w:r>
        <w:rPr>
          <w:w w:val="105"/>
        </w:rPr>
        <w:t>not</w:t>
      </w:r>
      <w:r>
        <w:rPr>
          <w:spacing w:val="40"/>
          <w:w w:val="105"/>
        </w:rPr>
        <w:t xml:space="preserve"> </w:t>
      </w:r>
      <w:r>
        <w:rPr>
          <w:w w:val="105"/>
        </w:rPr>
        <w:t>included</w:t>
      </w:r>
      <w:r>
        <w:rPr>
          <w:spacing w:val="40"/>
          <w:w w:val="105"/>
        </w:rPr>
        <w:t xml:space="preserve"> </w:t>
      </w:r>
      <w:r>
        <w:rPr>
          <w:w w:val="105"/>
        </w:rPr>
        <w:t>in</w:t>
      </w:r>
      <w:r>
        <w:rPr>
          <w:spacing w:val="40"/>
          <w:w w:val="105"/>
        </w:rPr>
        <w:t xml:space="preserve"> </w:t>
      </w:r>
      <w:r>
        <w:rPr>
          <w:w w:val="105"/>
        </w:rPr>
        <w:t>agency</w:t>
      </w:r>
      <w:r>
        <w:rPr>
          <w:spacing w:val="40"/>
          <w:w w:val="105"/>
        </w:rPr>
        <w:t xml:space="preserve"> </w:t>
      </w:r>
      <w:r>
        <w:rPr>
          <w:w w:val="105"/>
        </w:rPr>
        <w:t>fee.</w:t>
      </w:r>
    </w:p>
    <w:p w14:paraId="7E75FCD0" w14:textId="77777777" w:rsidR="00666A2C" w:rsidRDefault="00666A2C">
      <w:pPr>
        <w:pStyle w:val="a3"/>
        <w:spacing w:before="30"/>
      </w:pPr>
    </w:p>
    <w:p w14:paraId="75D52116" w14:textId="50FF68F4" w:rsidR="00666A2C" w:rsidDel="006D6021" w:rsidRDefault="00E8759C">
      <w:pPr>
        <w:pStyle w:val="a3"/>
        <w:spacing w:line="266" w:lineRule="auto"/>
        <w:ind w:left="640"/>
        <w:rPr>
          <w:del w:id="37" w:author="김현주 (Hyunjoo Kim)" w:date="2024-12-18T15:55:00Z"/>
        </w:rPr>
      </w:pPr>
      <w:r>
        <w:rPr>
          <w:w w:val="110"/>
        </w:rPr>
        <w:t>Any out-of-pocket expenses will be invoiced based on actual costs, including 3D renderings, commissioned illustrations, VO talent, and licensing</w:t>
      </w:r>
      <w:ins w:id="38" w:author="김현주 (Hyunjoo Kim)" w:date="2024-12-18T15:55:00Z">
        <w:r w:rsidR="006D6021">
          <w:rPr>
            <w:w w:val="110"/>
          </w:rPr>
          <w:t xml:space="preserve">, </w:t>
        </w:r>
        <w:commentRangeStart w:id="39"/>
        <w:r w:rsidR="006D6021">
          <w:rPr>
            <w:rFonts w:ascii="Times New Roman" w:hAnsi="Times New Roman"/>
          </w:rPr>
          <w:t xml:space="preserve">provided that </w:t>
        </w:r>
        <w:r w:rsidR="006D6021">
          <w:t>such costs and/or expenses are pre-approved in writing by the Client. In any event, such expenses shall be reasonable, necessary, and supported by adequate documentation.</w:t>
        </w:r>
        <w:commentRangeEnd w:id="39"/>
        <w:r w:rsidR="006D6021">
          <w:rPr>
            <w:rStyle w:val="a8"/>
          </w:rPr>
          <w:commentReference w:id="39"/>
        </w:r>
      </w:ins>
      <w:del w:id="40" w:author="김현주 (Hyunjoo Kim)" w:date="2024-12-18T15:55:00Z">
        <w:r w:rsidDel="006D6021">
          <w:rPr>
            <w:w w:val="110"/>
          </w:rPr>
          <w:delText>.</w:delText>
        </w:r>
      </w:del>
    </w:p>
    <w:p w14:paraId="10FDAA0E" w14:textId="77777777" w:rsidR="00666A2C" w:rsidRDefault="00666A2C" w:rsidP="006D6021">
      <w:pPr>
        <w:pStyle w:val="a3"/>
        <w:spacing w:line="266" w:lineRule="auto"/>
        <w:ind w:left="640"/>
        <w:sectPr w:rsidR="00666A2C">
          <w:type w:val="continuous"/>
          <w:pgSz w:w="12240" w:h="15840"/>
          <w:pgMar w:top="1420" w:right="980" w:bottom="1000" w:left="800" w:header="0" w:footer="808" w:gutter="0"/>
          <w:cols w:space="720"/>
        </w:sectPr>
        <w:pPrChange w:id="41" w:author="김현주 (Hyunjoo Kim)" w:date="2024-12-18T15:55:00Z">
          <w:pPr>
            <w:spacing w:line="266" w:lineRule="auto"/>
          </w:pPr>
        </w:pPrChange>
      </w:pPr>
    </w:p>
    <w:p w14:paraId="722E3AD7" w14:textId="77777777" w:rsidR="00666A2C" w:rsidRDefault="00E8759C">
      <w:pPr>
        <w:spacing w:before="81"/>
        <w:ind w:left="100"/>
        <w:rPr>
          <w:sz w:val="17"/>
        </w:rPr>
      </w:pPr>
      <w:r>
        <w:rPr>
          <w:spacing w:val="-4"/>
          <w:w w:val="110"/>
          <w:sz w:val="17"/>
        </w:rPr>
        <w:lastRenderedPageBreak/>
        <w:t>Terms</w:t>
      </w:r>
    </w:p>
    <w:p w14:paraId="774AF2BF" w14:textId="77777777" w:rsidR="00666A2C" w:rsidRDefault="00666A2C">
      <w:pPr>
        <w:pStyle w:val="a3"/>
        <w:spacing w:before="125"/>
        <w:rPr>
          <w:sz w:val="17"/>
        </w:rPr>
      </w:pPr>
    </w:p>
    <w:p w14:paraId="6C88C913" w14:textId="77777777" w:rsidR="00666A2C" w:rsidRDefault="00E8759C">
      <w:pPr>
        <w:pStyle w:val="a4"/>
        <w:numPr>
          <w:ilvl w:val="0"/>
          <w:numId w:val="1"/>
        </w:numPr>
        <w:tabs>
          <w:tab w:val="left" w:pos="820"/>
        </w:tabs>
        <w:spacing w:before="0" w:line="278" w:lineRule="auto"/>
        <w:ind w:right="368"/>
        <w:rPr>
          <w:sz w:val="17"/>
        </w:rPr>
      </w:pPr>
      <w:r>
        <w:rPr>
          <w:w w:val="110"/>
          <w:sz w:val="17"/>
        </w:rPr>
        <w:t>Work will begin when the Proposal is signed by FURSYS,</w:t>
      </w:r>
      <w:r>
        <w:rPr>
          <w:spacing w:val="-5"/>
          <w:w w:val="110"/>
          <w:sz w:val="17"/>
        </w:rPr>
        <w:t xml:space="preserve"> </w:t>
      </w:r>
      <w:r>
        <w:rPr>
          <w:w w:val="110"/>
          <w:sz w:val="17"/>
        </w:rPr>
        <w:t>henceforth</w:t>
      </w:r>
      <w:r>
        <w:rPr>
          <w:spacing w:val="-5"/>
          <w:w w:val="110"/>
          <w:sz w:val="17"/>
        </w:rPr>
        <w:t xml:space="preserve"> </w:t>
      </w:r>
      <w:r>
        <w:rPr>
          <w:w w:val="110"/>
          <w:sz w:val="17"/>
        </w:rPr>
        <w:t>referred</w:t>
      </w:r>
      <w:r>
        <w:rPr>
          <w:spacing w:val="-5"/>
          <w:w w:val="110"/>
          <w:sz w:val="17"/>
        </w:rPr>
        <w:t xml:space="preserve"> </w:t>
      </w:r>
      <w:r>
        <w:rPr>
          <w:w w:val="110"/>
          <w:sz w:val="17"/>
        </w:rPr>
        <w:t>to</w:t>
      </w:r>
      <w:r>
        <w:rPr>
          <w:spacing w:val="-5"/>
          <w:w w:val="110"/>
          <w:sz w:val="17"/>
        </w:rPr>
        <w:t xml:space="preserve"> </w:t>
      </w:r>
      <w:r>
        <w:rPr>
          <w:w w:val="110"/>
          <w:sz w:val="17"/>
        </w:rPr>
        <w:t>as</w:t>
      </w:r>
      <w:r>
        <w:rPr>
          <w:spacing w:val="-5"/>
          <w:w w:val="110"/>
          <w:sz w:val="17"/>
        </w:rPr>
        <w:t xml:space="preserve"> </w:t>
      </w:r>
      <w:r>
        <w:rPr>
          <w:w w:val="110"/>
          <w:sz w:val="17"/>
        </w:rPr>
        <w:t>“the</w:t>
      </w:r>
      <w:r>
        <w:rPr>
          <w:spacing w:val="-5"/>
          <w:w w:val="110"/>
          <w:sz w:val="17"/>
        </w:rPr>
        <w:t xml:space="preserve"> </w:t>
      </w:r>
      <w:r>
        <w:rPr>
          <w:w w:val="110"/>
          <w:sz w:val="17"/>
        </w:rPr>
        <w:t>Client”,</w:t>
      </w:r>
      <w:r>
        <w:rPr>
          <w:spacing w:val="-5"/>
          <w:w w:val="110"/>
          <w:sz w:val="17"/>
        </w:rPr>
        <w:t xml:space="preserve"> </w:t>
      </w:r>
      <w:r>
        <w:rPr>
          <w:w w:val="110"/>
          <w:sz w:val="17"/>
        </w:rPr>
        <w:t>and received by PORTO ROCHA.</w:t>
      </w:r>
    </w:p>
    <w:p w14:paraId="5C7FA3A7" w14:textId="77777777" w:rsidR="00666A2C" w:rsidRDefault="00E8759C">
      <w:pPr>
        <w:pStyle w:val="a4"/>
        <w:numPr>
          <w:ilvl w:val="0"/>
          <w:numId w:val="1"/>
        </w:numPr>
        <w:tabs>
          <w:tab w:val="left" w:pos="820"/>
        </w:tabs>
        <w:spacing w:before="0" w:line="278" w:lineRule="auto"/>
        <w:ind w:right="181"/>
        <w:rPr>
          <w:sz w:val="17"/>
        </w:rPr>
      </w:pPr>
      <w:r>
        <w:rPr>
          <w:w w:val="105"/>
          <w:sz w:val="17"/>
        </w:rPr>
        <w:t>The fee outlined in this proposal is for the deliverables and timeline speciﬁed.</w:t>
      </w:r>
    </w:p>
    <w:p w14:paraId="778D8A99" w14:textId="77777777" w:rsidR="00666A2C" w:rsidRDefault="00E8759C">
      <w:pPr>
        <w:pStyle w:val="a4"/>
        <w:numPr>
          <w:ilvl w:val="0"/>
          <w:numId w:val="1"/>
        </w:numPr>
        <w:tabs>
          <w:tab w:val="left" w:pos="820"/>
        </w:tabs>
        <w:spacing w:before="0" w:line="278" w:lineRule="auto"/>
        <w:ind w:right="81"/>
        <w:rPr>
          <w:sz w:val="17"/>
        </w:rPr>
      </w:pPr>
      <w:r>
        <w:rPr>
          <w:w w:val="105"/>
          <w:sz w:val="17"/>
        </w:rPr>
        <w:t>This Statement of Work is governed by the Master Services Agreement by and between the Client and PORTO ROCHA LLC. The terms of this agreement are</w:t>
      </w:r>
      <w:r>
        <w:rPr>
          <w:spacing w:val="80"/>
          <w:w w:val="105"/>
          <w:sz w:val="17"/>
        </w:rPr>
        <w:t xml:space="preserve"> </w:t>
      </w:r>
      <w:r>
        <w:rPr>
          <w:w w:val="105"/>
          <w:sz w:val="17"/>
        </w:rPr>
        <w:t>subject to the terms of the Master Services Agreement.</w:t>
      </w:r>
      <w:r>
        <w:rPr>
          <w:spacing w:val="80"/>
          <w:w w:val="105"/>
          <w:sz w:val="17"/>
        </w:rPr>
        <w:t xml:space="preserve"> </w:t>
      </w:r>
      <w:r>
        <w:rPr>
          <w:w w:val="105"/>
          <w:sz w:val="17"/>
        </w:rPr>
        <w:t>If there is any conﬂict between this SOW and the MSA, the MSA will supersede.</w:t>
      </w:r>
    </w:p>
    <w:p w14:paraId="2EFCE4B1" w14:textId="77777777" w:rsidR="00666A2C" w:rsidRDefault="00E8759C">
      <w:pPr>
        <w:pStyle w:val="a4"/>
        <w:numPr>
          <w:ilvl w:val="0"/>
          <w:numId w:val="1"/>
        </w:numPr>
        <w:tabs>
          <w:tab w:val="left" w:pos="820"/>
        </w:tabs>
        <w:spacing w:before="0" w:line="278" w:lineRule="auto"/>
        <w:ind w:right="60"/>
        <w:rPr>
          <w:sz w:val="17"/>
        </w:rPr>
      </w:pPr>
      <w:r>
        <w:rPr>
          <w:w w:val="105"/>
          <w:sz w:val="17"/>
        </w:rPr>
        <w:t>Any changes or additions to this document (including phase duration and/or additional deliverables) will be considered a change in scope of work for which</w:t>
      </w:r>
      <w:r>
        <w:rPr>
          <w:spacing w:val="40"/>
          <w:w w:val="105"/>
          <w:sz w:val="17"/>
        </w:rPr>
        <w:t xml:space="preserve"> </w:t>
      </w:r>
      <w:r>
        <w:rPr>
          <w:w w:val="105"/>
          <w:sz w:val="17"/>
        </w:rPr>
        <w:t>additional costs (additional design development and/or production fees) will be charged. An estimate for those charges will be provided to the client in advance.</w:t>
      </w:r>
      <w:r>
        <w:rPr>
          <w:spacing w:val="80"/>
          <w:w w:val="105"/>
          <w:sz w:val="17"/>
        </w:rPr>
        <w:t xml:space="preserve"> </w:t>
      </w:r>
      <w:r>
        <w:rPr>
          <w:w w:val="105"/>
          <w:sz w:val="17"/>
        </w:rPr>
        <w:t>Changes to the scope of Services or the Fee outlined in this SOW will have no eﬀect unless contained in a</w:t>
      </w:r>
      <w:r>
        <w:rPr>
          <w:spacing w:val="80"/>
          <w:w w:val="150"/>
          <w:sz w:val="17"/>
        </w:rPr>
        <w:t xml:space="preserve"> </w:t>
      </w:r>
      <w:r>
        <w:rPr>
          <w:w w:val="105"/>
          <w:sz w:val="17"/>
        </w:rPr>
        <w:t>written</w:t>
      </w:r>
      <w:r>
        <w:rPr>
          <w:spacing w:val="36"/>
          <w:w w:val="105"/>
          <w:sz w:val="17"/>
        </w:rPr>
        <w:t xml:space="preserve"> </w:t>
      </w:r>
      <w:r>
        <w:rPr>
          <w:w w:val="105"/>
          <w:sz w:val="17"/>
        </w:rPr>
        <w:t>amended</w:t>
      </w:r>
      <w:r>
        <w:rPr>
          <w:spacing w:val="36"/>
          <w:w w:val="105"/>
          <w:sz w:val="17"/>
        </w:rPr>
        <w:t xml:space="preserve"> </w:t>
      </w:r>
      <w:r>
        <w:rPr>
          <w:w w:val="105"/>
          <w:sz w:val="17"/>
        </w:rPr>
        <w:t>Statement</w:t>
      </w:r>
      <w:r>
        <w:rPr>
          <w:spacing w:val="36"/>
          <w:w w:val="105"/>
          <w:sz w:val="17"/>
        </w:rPr>
        <w:t xml:space="preserve"> </w:t>
      </w:r>
      <w:r>
        <w:rPr>
          <w:w w:val="105"/>
          <w:sz w:val="17"/>
        </w:rPr>
        <w:t>of</w:t>
      </w:r>
      <w:r>
        <w:rPr>
          <w:spacing w:val="36"/>
          <w:w w:val="105"/>
          <w:sz w:val="17"/>
        </w:rPr>
        <w:t xml:space="preserve"> </w:t>
      </w:r>
      <w:r>
        <w:rPr>
          <w:w w:val="105"/>
          <w:sz w:val="17"/>
        </w:rPr>
        <w:t>Work,</w:t>
      </w:r>
      <w:r>
        <w:rPr>
          <w:spacing w:val="36"/>
          <w:w w:val="105"/>
          <w:sz w:val="17"/>
        </w:rPr>
        <w:t xml:space="preserve"> </w:t>
      </w:r>
      <w:r>
        <w:rPr>
          <w:w w:val="105"/>
          <w:sz w:val="17"/>
        </w:rPr>
        <w:t>signed</w:t>
      </w:r>
      <w:r>
        <w:rPr>
          <w:spacing w:val="36"/>
          <w:w w:val="105"/>
          <w:sz w:val="17"/>
        </w:rPr>
        <w:t xml:space="preserve"> </w:t>
      </w:r>
      <w:r>
        <w:rPr>
          <w:w w:val="105"/>
          <w:sz w:val="17"/>
        </w:rPr>
        <w:t>by</w:t>
      </w:r>
      <w:r>
        <w:rPr>
          <w:spacing w:val="36"/>
          <w:w w:val="105"/>
          <w:sz w:val="17"/>
        </w:rPr>
        <w:t xml:space="preserve"> </w:t>
      </w:r>
      <w:r>
        <w:rPr>
          <w:w w:val="105"/>
          <w:sz w:val="17"/>
        </w:rPr>
        <w:t>both the Client and PORTO ROCHA.</w:t>
      </w:r>
    </w:p>
    <w:p w14:paraId="32A8FAFB" w14:textId="77777777" w:rsidR="00666A2C" w:rsidRDefault="00E8759C">
      <w:pPr>
        <w:pStyle w:val="a4"/>
        <w:numPr>
          <w:ilvl w:val="0"/>
          <w:numId w:val="1"/>
        </w:numPr>
        <w:tabs>
          <w:tab w:val="left" w:pos="820"/>
        </w:tabs>
        <w:spacing w:before="0" w:line="278" w:lineRule="auto"/>
        <w:ind w:right="95"/>
        <w:rPr>
          <w:sz w:val="17"/>
        </w:rPr>
      </w:pPr>
      <w:r>
        <w:rPr>
          <w:w w:val="105"/>
          <w:sz w:val="17"/>
        </w:rPr>
        <w:t>The timeline of this Statement of Work can be changed upon</w:t>
      </w:r>
      <w:r>
        <w:rPr>
          <w:spacing w:val="38"/>
          <w:w w:val="105"/>
          <w:sz w:val="17"/>
        </w:rPr>
        <w:t xml:space="preserve"> </w:t>
      </w:r>
      <w:r>
        <w:rPr>
          <w:w w:val="105"/>
          <w:sz w:val="17"/>
        </w:rPr>
        <w:t>mutual</w:t>
      </w:r>
      <w:r>
        <w:rPr>
          <w:spacing w:val="38"/>
          <w:w w:val="105"/>
          <w:sz w:val="17"/>
        </w:rPr>
        <w:t xml:space="preserve"> </w:t>
      </w:r>
      <w:r>
        <w:rPr>
          <w:w w:val="105"/>
          <w:sz w:val="17"/>
        </w:rPr>
        <w:t>agreement</w:t>
      </w:r>
      <w:r>
        <w:rPr>
          <w:spacing w:val="38"/>
          <w:w w:val="105"/>
          <w:sz w:val="17"/>
        </w:rPr>
        <w:t xml:space="preserve"> </w:t>
      </w:r>
      <w:r>
        <w:rPr>
          <w:w w:val="105"/>
          <w:sz w:val="17"/>
        </w:rPr>
        <w:t>by</w:t>
      </w:r>
      <w:r>
        <w:rPr>
          <w:spacing w:val="38"/>
          <w:w w:val="105"/>
          <w:sz w:val="17"/>
        </w:rPr>
        <w:t xml:space="preserve"> </w:t>
      </w:r>
      <w:r>
        <w:rPr>
          <w:w w:val="105"/>
          <w:sz w:val="17"/>
        </w:rPr>
        <w:t>both</w:t>
      </w:r>
      <w:r>
        <w:rPr>
          <w:spacing w:val="38"/>
          <w:w w:val="105"/>
          <w:sz w:val="17"/>
        </w:rPr>
        <w:t xml:space="preserve"> </w:t>
      </w:r>
      <w:r>
        <w:rPr>
          <w:w w:val="105"/>
          <w:sz w:val="17"/>
        </w:rPr>
        <w:t>parties,</w:t>
      </w:r>
      <w:r>
        <w:rPr>
          <w:spacing w:val="38"/>
          <w:w w:val="105"/>
          <w:sz w:val="17"/>
        </w:rPr>
        <w:t xml:space="preserve"> </w:t>
      </w:r>
      <w:r>
        <w:rPr>
          <w:w w:val="105"/>
          <w:sz w:val="17"/>
        </w:rPr>
        <w:t xml:space="preserve">email </w:t>
      </w:r>
      <w:r>
        <w:rPr>
          <w:spacing w:val="-2"/>
          <w:w w:val="105"/>
          <w:sz w:val="17"/>
        </w:rPr>
        <w:t>suﬃcient.</w:t>
      </w:r>
    </w:p>
    <w:p w14:paraId="64150312" w14:textId="77777777" w:rsidR="00666A2C" w:rsidRDefault="00E8759C">
      <w:pPr>
        <w:pStyle w:val="a4"/>
        <w:numPr>
          <w:ilvl w:val="0"/>
          <w:numId w:val="1"/>
        </w:numPr>
        <w:tabs>
          <w:tab w:val="left" w:pos="820"/>
        </w:tabs>
        <w:spacing w:before="0" w:line="278" w:lineRule="auto"/>
        <w:ind w:right="139"/>
        <w:rPr>
          <w:sz w:val="17"/>
        </w:rPr>
      </w:pPr>
      <w:r>
        <w:rPr>
          <w:w w:val="105"/>
          <w:sz w:val="17"/>
        </w:rPr>
        <w:t xml:space="preserve">The client assumes responsibility for obtaining all legal clearances for work selected for production and </w:t>
      </w:r>
      <w:r>
        <w:rPr>
          <w:spacing w:val="-2"/>
          <w:w w:val="105"/>
          <w:sz w:val="17"/>
        </w:rPr>
        <w:t>execution.</w:t>
      </w:r>
    </w:p>
    <w:p w14:paraId="2D74C7A2" w14:textId="77777777" w:rsidR="00666A2C" w:rsidRDefault="00E8759C">
      <w:pPr>
        <w:pStyle w:val="a4"/>
        <w:numPr>
          <w:ilvl w:val="0"/>
          <w:numId w:val="1"/>
        </w:numPr>
        <w:tabs>
          <w:tab w:val="left" w:pos="820"/>
        </w:tabs>
        <w:spacing w:before="0" w:line="278" w:lineRule="auto"/>
        <w:ind w:right="226"/>
        <w:rPr>
          <w:sz w:val="17"/>
        </w:rPr>
      </w:pPr>
      <w:r>
        <w:rPr>
          <w:w w:val="110"/>
          <w:sz w:val="17"/>
        </w:rPr>
        <w:t>The client agrees to initiate the payment process as outlined</w:t>
      </w:r>
      <w:r>
        <w:rPr>
          <w:spacing w:val="-9"/>
          <w:w w:val="110"/>
          <w:sz w:val="17"/>
        </w:rPr>
        <w:t xml:space="preserve"> </w:t>
      </w:r>
      <w:r>
        <w:rPr>
          <w:w w:val="110"/>
          <w:sz w:val="17"/>
        </w:rPr>
        <w:t>in</w:t>
      </w:r>
      <w:r>
        <w:rPr>
          <w:spacing w:val="-9"/>
          <w:w w:val="110"/>
          <w:sz w:val="17"/>
        </w:rPr>
        <w:t xml:space="preserve"> </w:t>
      </w:r>
      <w:r>
        <w:rPr>
          <w:w w:val="110"/>
          <w:sz w:val="17"/>
        </w:rPr>
        <w:t>the</w:t>
      </w:r>
      <w:r>
        <w:rPr>
          <w:spacing w:val="-9"/>
          <w:w w:val="110"/>
          <w:sz w:val="17"/>
        </w:rPr>
        <w:t xml:space="preserve"> </w:t>
      </w:r>
      <w:r>
        <w:rPr>
          <w:w w:val="110"/>
          <w:sz w:val="17"/>
        </w:rPr>
        <w:t>proposal,</w:t>
      </w:r>
      <w:r>
        <w:rPr>
          <w:spacing w:val="-9"/>
          <w:w w:val="110"/>
          <w:sz w:val="17"/>
        </w:rPr>
        <w:t xml:space="preserve"> </w:t>
      </w:r>
      <w:r>
        <w:rPr>
          <w:w w:val="110"/>
          <w:sz w:val="17"/>
        </w:rPr>
        <w:t>upon</w:t>
      </w:r>
      <w:r>
        <w:rPr>
          <w:spacing w:val="-9"/>
          <w:w w:val="110"/>
          <w:sz w:val="17"/>
        </w:rPr>
        <w:t xml:space="preserve"> </w:t>
      </w:r>
      <w:r>
        <w:rPr>
          <w:w w:val="110"/>
          <w:sz w:val="17"/>
        </w:rPr>
        <w:t>signing</w:t>
      </w:r>
      <w:r>
        <w:rPr>
          <w:spacing w:val="-9"/>
          <w:w w:val="110"/>
          <w:sz w:val="17"/>
        </w:rPr>
        <w:t xml:space="preserve"> </w:t>
      </w:r>
      <w:r>
        <w:rPr>
          <w:w w:val="110"/>
          <w:sz w:val="17"/>
        </w:rPr>
        <w:t>this</w:t>
      </w:r>
      <w:r>
        <w:rPr>
          <w:spacing w:val="-9"/>
          <w:w w:val="110"/>
          <w:sz w:val="17"/>
        </w:rPr>
        <w:t xml:space="preserve"> </w:t>
      </w:r>
      <w:r>
        <w:rPr>
          <w:w w:val="110"/>
          <w:sz w:val="17"/>
        </w:rPr>
        <w:t>document.</w:t>
      </w:r>
    </w:p>
    <w:p w14:paraId="7B9940FD" w14:textId="77777777" w:rsidR="00666A2C" w:rsidRDefault="00E8759C">
      <w:pPr>
        <w:pStyle w:val="a4"/>
        <w:numPr>
          <w:ilvl w:val="0"/>
          <w:numId w:val="1"/>
        </w:numPr>
        <w:tabs>
          <w:tab w:val="left" w:pos="819"/>
        </w:tabs>
        <w:spacing w:before="0" w:line="206" w:lineRule="exact"/>
        <w:ind w:left="819" w:hanging="359"/>
        <w:rPr>
          <w:sz w:val="17"/>
        </w:rPr>
      </w:pPr>
      <w:r>
        <w:rPr>
          <w:w w:val="110"/>
          <w:sz w:val="17"/>
        </w:rPr>
        <w:t xml:space="preserve">Miscellaneous charges such as travel and </w:t>
      </w:r>
      <w:r>
        <w:rPr>
          <w:spacing w:val="-2"/>
          <w:w w:val="110"/>
          <w:sz w:val="17"/>
        </w:rPr>
        <w:t>other</w:t>
      </w:r>
    </w:p>
    <w:p w14:paraId="2EAEF484" w14:textId="77777777" w:rsidR="00666A2C" w:rsidRDefault="00E8759C">
      <w:pPr>
        <w:spacing w:before="13" w:line="278" w:lineRule="auto"/>
        <w:ind w:left="820" w:right="318"/>
        <w:rPr>
          <w:sz w:val="17"/>
        </w:rPr>
      </w:pPr>
      <w:r>
        <w:rPr>
          <w:w w:val="105"/>
          <w:sz w:val="17"/>
        </w:rPr>
        <w:t xml:space="preserve">out-of-pocket expenses will be billed to the Client in addition to the project fee, provided that any such expenses are approved by the Client in writing in </w:t>
      </w:r>
      <w:r>
        <w:rPr>
          <w:spacing w:val="-2"/>
          <w:w w:val="105"/>
          <w:sz w:val="17"/>
        </w:rPr>
        <w:t>advance.</w:t>
      </w:r>
    </w:p>
    <w:p w14:paraId="34E6BBA2" w14:textId="77777777" w:rsidR="00666A2C" w:rsidRDefault="00E8759C">
      <w:pPr>
        <w:pStyle w:val="a4"/>
        <w:numPr>
          <w:ilvl w:val="0"/>
          <w:numId w:val="1"/>
        </w:numPr>
        <w:tabs>
          <w:tab w:val="left" w:pos="820"/>
        </w:tabs>
        <w:spacing w:before="0" w:line="278" w:lineRule="auto"/>
        <w:ind w:right="152"/>
        <w:rPr>
          <w:sz w:val="17"/>
        </w:rPr>
      </w:pPr>
      <w:r>
        <w:rPr>
          <w:w w:val="105"/>
          <w:sz w:val="17"/>
        </w:rPr>
        <w:t xml:space="preserve">Licensing fees for fonts, photography, illustrations and </w:t>
      </w:r>
      <w:proofErr w:type="gramStart"/>
      <w:r>
        <w:rPr>
          <w:w w:val="105"/>
          <w:sz w:val="17"/>
        </w:rPr>
        <w:t>other</w:t>
      </w:r>
      <w:proofErr w:type="gramEnd"/>
      <w:r>
        <w:rPr>
          <w:w w:val="105"/>
          <w:sz w:val="17"/>
        </w:rPr>
        <w:t xml:space="preserve"> artwork pertaining to a creative concept are incremental to any project fee.</w:t>
      </w:r>
    </w:p>
    <w:p w14:paraId="628A3368" w14:textId="37BBBA03" w:rsidR="00666A2C" w:rsidRDefault="00E8759C">
      <w:pPr>
        <w:pStyle w:val="a4"/>
        <w:numPr>
          <w:ilvl w:val="0"/>
          <w:numId w:val="1"/>
        </w:numPr>
        <w:tabs>
          <w:tab w:val="left" w:pos="817"/>
          <w:tab w:val="left" w:pos="820"/>
        </w:tabs>
        <w:spacing w:before="0" w:line="278" w:lineRule="auto"/>
        <w:ind w:right="107"/>
        <w:rPr>
          <w:sz w:val="17"/>
        </w:rPr>
      </w:pPr>
      <w:r>
        <w:rPr>
          <w:w w:val="105"/>
          <w:sz w:val="17"/>
        </w:rPr>
        <w:t>Following delivery, Client is required to purchase the</w:t>
      </w:r>
      <w:r>
        <w:rPr>
          <w:spacing w:val="80"/>
          <w:w w:val="105"/>
          <w:sz w:val="17"/>
        </w:rPr>
        <w:t xml:space="preserve"> </w:t>
      </w:r>
      <w:r>
        <w:rPr>
          <w:w w:val="105"/>
          <w:sz w:val="17"/>
        </w:rPr>
        <w:t xml:space="preserve">font usage rights and any artwork usage rights for their </w:t>
      </w:r>
      <w:del w:id="42" w:author="김현주 (Hyunjoo Kim)" w:date="2024-12-18T15:32:00Z">
        <w:r w:rsidDel="00065915">
          <w:rPr>
            <w:w w:val="105"/>
            <w:sz w:val="17"/>
          </w:rPr>
          <w:delText>company</w:delText>
        </w:r>
      </w:del>
      <w:ins w:id="43" w:author="김현주 (Hyunjoo Kim)" w:date="2024-12-18T15:32:00Z">
        <w:r w:rsidR="00065915">
          <w:rPr>
            <w:w w:val="105"/>
            <w:sz w:val="17"/>
          </w:rPr>
          <w:t>PORTO ROCHA</w:t>
        </w:r>
      </w:ins>
      <w:r>
        <w:rPr>
          <w:w w:val="105"/>
          <w:sz w:val="17"/>
        </w:rPr>
        <w:t>, if needed.</w:t>
      </w:r>
    </w:p>
    <w:p w14:paraId="6007B6A1" w14:textId="77777777" w:rsidR="00666A2C" w:rsidRDefault="00E8759C">
      <w:pPr>
        <w:pStyle w:val="a4"/>
        <w:numPr>
          <w:ilvl w:val="0"/>
          <w:numId w:val="1"/>
        </w:numPr>
        <w:tabs>
          <w:tab w:val="left" w:pos="817"/>
          <w:tab w:val="left" w:pos="820"/>
        </w:tabs>
        <w:spacing w:before="0" w:line="278" w:lineRule="auto"/>
        <w:ind w:right="38"/>
        <w:rPr>
          <w:sz w:val="17"/>
        </w:rPr>
      </w:pPr>
      <w:r>
        <w:rPr>
          <w:w w:val="105"/>
          <w:sz w:val="17"/>
        </w:rPr>
        <w:t>If the purchase of stock imagery or stock illustration for this project is necessary, those fees are not included in</w:t>
      </w:r>
      <w:r>
        <w:rPr>
          <w:spacing w:val="40"/>
          <w:w w:val="105"/>
          <w:sz w:val="17"/>
        </w:rPr>
        <w:t xml:space="preserve"> </w:t>
      </w:r>
      <w:r>
        <w:rPr>
          <w:w w:val="105"/>
          <w:sz w:val="17"/>
        </w:rPr>
        <w:t>this project fee and will be billed in addition, at a cost to the Client.</w:t>
      </w:r>
    </w:p>
    <w:p w14:paraId="057DBEBF" w14:textId="77777777" w:rsidR="00666A2C" w:rsidRDefault="00E8759C">
      <w:pPr>
        <w:pStyle w:val="a4"/>
        <w:numPr>
          <w:ilvl w:val="0"/>
          <w:numId w:val="1"/>
        </w:numPr>
        <w:tabs>
          <w:tab w:val="left" w:pos="817"/>
          <w:tab w:val="left" w:pos="820"/>
        </w:tabs>
        <w:spacing w:before="0" w:line="278" w:lineRule="auto"/>
        <w:ind w:right="268"/>
        <w:jc w:val="both"/>
        <w:rPr>
          <w:sz w:val="17"/>
        </w:rPr>
      </w:pPr>
      <w:r>
        <w:rPr>
          <w:w w:val="105"/>
          <w:sz w:val="17"/>
        </w:rPr>
        <w:t>All preparation materials, sketches, visuals, including the electronic ﬁles that are not selected by the client remain property of PORTO ROCHA.</w:t>
      </w:r>
    </w:p>
    <w:p w14:paraId="07B4F174" w14:textId="77777777" w:rsidR="00666A2C" w:rsidRDefault="00E8759C">
      <w:pPr>
        <w:pStyle w:val="a4"/>
        <w:numPr>
          <w:ilvl w:val="0"/>
          <w:numId w:val="1"/>
        </w:numPr>
        <w:tabs>
          <w:tab w:val="left" w:pos="817"/>
          <w:tab w:val="left" w:pos="820"/>
        </w:tabs>
        <w:spacing w:before="0" w:line="278" w:lineRule="auto"/>
        <w:ind w:right="355"/>
        <w:rPr>
          <w:sz w:val="17"/>
        </w:rPr>
      </w:pPr>
      <w:r>
        <w:rPr>
          <w:w w:val="105"/>
          <w:sz w:val="17"/>
        </w:rPr>
        <w:t>Ownership of ﬁnal design components and imagery selected as ﬁnal deliverables by the Client will be transferred to the Client upon full payment.</w:t>
      </w:r>
    </w:p>
    <w:p w14:paraId="3F46DE05" w14:textId="77777777" w:rsidR="00666A2C" w:rsidRDefault="00E8759C">
      <w:pPr>
        <w:pStyle w:val="a4"/>
        <w:numPr>
          <w:ilvl w:val="0"/>
          <w:numId w:val="1"/>
        </w:numPr>
        <w:tabs>
          <w:tab w:val="left" w:pos="817"/>
          <w:tab w:val="left" w:pos="820"/>
        </w:tabs>
        <w:spacing w:before="0" w:line="278" w:lineRule="auto"/>
        <w:ind w:right="190"/>
        <w:rPr>
          <w:sz w:val="17"/>
        </w:rPr>
      </w:pPr>
      <w:r>
        <w:rPr>
          <w:w w:val="105"/>
          <w:sz w:val="17"/>
        </w:rPr>
        <w:t>PORTO ROCHA has the right to publish, promote and</w:t>
      </w:r>
      <w:r>
        <w:rPr>
          <w:spacing w:val="40"/>
          <w:w w:val="105"/>
          <w:sz w:val="17"/>
        </w:rPr>
        <w:t xml:space="preserve"> </w:t>
      </w:r>
      <w:r>
        <w:rPr>
          <w:w w:val="105"/>
          <w:sz w:val="17"/>
        </w:rPr>
        <w:t>claim authorship of all ﬁnal deliverables subject to the</w:t>
      </w:r>
    </w:p>
    <w:p w14:paraId="56522E88" w14:textId="77777777" w:rsidR="00666A2C" w:rsidRDefault="00E8759C">
      <w:pPr>
        <w:spacing w:before="81" w:line="278" w:lineRule="auto"/>
        <w:ind w:left="820" w:right="369"/>
        <w:rPr>
          <w:sz w:val="17"/>
        </w:rPr>
      </w:pPr>
      <w:r>
        <w:br w:type="column"/>
      </w:r>
      <w:r>
        <w:rPr>
          <w:w w:val="105"/>
          <w:sz w:val="17"/>
        </w:rPr>
        <w:t xml:space="preserve">Client’s approval, which will not be unreasonably </w:t>
      </w:r>
      <w:r>
        <w:rPr>
          <w:spacing w:val="-2"/>
          <w:w w:val="105"/>
          <w:sz w:val="17"/>
        </w:rPr>
        <w:t>withheld.</w:t>
      </w:r>
    </w:p>
    <w:p w14:paraId="36C9B133" w14:textId="77777777" w:rsidR="00666A2C" w:rsidRDefault="00E8759C">
      <w:pPr>
        <w:pStyle w:val="a4"/>
        <w:numPr>
          <w:ilvl w:val="0"/>
          <w:numId w:val="1"/>
        </w:numPr>
        <w:tabs>
          <w:tab w:val="left" w:pos="817"/>
          <w:tab w:val="left" w:pos="820"/>
        </w:tabs>
        <w:spacing w:before="0" w:line="278" w:lineRule="auto"/>
        <w:ind w:right="142"/>
        <w:rPr>
          <w:sz w:val="17"/>
        </w:rPr>
      </w:pPr>
      <w:r>
        <w:rPr>
          <w:w w:val="105"/>
          <w:sz w:val="17"/>
        </w:rPr>
        <w:t>PORTO</w:t>
      </w:r>
      <w:r>
        <w:rPr>
          <w:spacing w:val="40"/>
          <w:w w:val="105"/>
          <w:sz w:val="17"/>
        </w:rPr>
        <w:t xml:space="preserve"> </w:t>
      </w:r>
      <w:r>
        <w:rPr>
          <w:w w:val="105"/>
          <w:sz w:val="17"/>
        </w:rPr>
        <w:t>ROCHA</w:t>
      </w:r>
      <w:r>
        <w:rPr>
          <w:spacing w:val="40"/>
          <w:w w:val="105"/>
          <w:sz w:val="17"/>
        </w:rPr>
        <w:t xml:space="preserve"> </w:t>
      </w:r>
      <w:r>
        <w:rPr>
          <w:w w:val="105"/>
          <w:sz w:val="17"/>
        </w:rPr>
        <w:t>reserves</w:t>
      </w:r>
      <w:r>
        <w:rPr>
          <w:spacing w:val="40"/>
          <w:w w:val="105"/>
          <w:sz w:val="17"/>
        </w:rPr>
        <w:t xml:space="preserve"> </w:t>
      </w:r>
      <w:r>
        <w:rPr>
          <w:w w:val="105"/>
          <w:sz w:val="17"/>
        </w:rPr>
        <w:t>the</w:t>
      </w:r>
      <w:r>
        <w:rPr>
          <w:spacing w:val="40"/>
          <w:w w:val="105"/>
          <w:sz w:val="17"/>
        </w:rPr>
        <w:t xml:space="preserve"> </w:t>
      </w:r>
      <w:r>
        <w:rPr>
          <w:w w:val="105"/>
          <w:sz w:val="17"/>
        </w:rPr>
        <w:t>right</w:t>
      </w:r>
      <w:r>
        <w:rPr>
          <w:spacing w:val="40"/>
          <w:w w:val="105"/>
          <w:sz w:val="17"/>
        </w:rPr>
        <w:t xml:space="preserve"> </w:t>
      </w:r>
      <w:r>
        <w:rPr>
          <w:w w:val="105"/>
          <w:sz w:val="17"/>
        </w:rPr>
        <w:t>to</w:t>
      </w:r>
      <w:r>
        <w:rPr>
          <w:spacing w:val="40"/>
          <w:w w:val="105"/>
          <w:sz w:val="17"/>
        </w:rPr>
        <w:t xml:space="preserve"> </w:t>
      </w:r>
      <w:r>
        <w:rPr>
          <w:w w:val="105"/>
          <w:sz w:val="17"/>
        </w:rPr>
        <w:t>suspend</w:t>
      </w:r>
      <w:r>
        <w:rPr>
          <w:spacing w:val="40"/>
          <w:w w:val="105"/>
          <w:sz w:val="17"/>
        </w:rPr>
        <w:t xml:space="preserve"> </w:t>
      </w:r>
      <w:r>
        <w:rPr>
          <w:w w:val="105"/>
          <w:sz w:val="17"/>
        </w:rPr>
        <w:t>the project if either of them falls ill, or are unable to</w:t>
      </w:r>
      <w:r>
        <w:rPr>
          <w:spacing w:val="40"/>
          <w:w w:val="105"/>
          <w:sz w:val="17"/>
        </w:rPr>
        <w:t xml:space="preserve"> </w:t>
      </w:r>
      <w:r>
        <w:rPr>
          <w:w w:val="105"/>
          <w:sz w:val="17"/>
        </w:rPr>
        <w:t>complete the project due to unforeseen circumstances,</w:t>
      </w:r>
      <w:r>
        <w:rPr>
          <w:spacing w:val="40"/>
          <w:w w:val="105"/>
          <w:sz w:val="17"/>
        </w:rPr>
        <w:t xml:space="preserve"> </w:t>
      </w:r>
      <w:r>
        <w:rPr>
          <w:w w:val="105"/>
          <w:sz w:val="17"/>
        </w:rPr>
        <w:t>in which case the entire budget will be refunded.</w:t>
      </w:r>
    </w:p>
    <w:p w14:paraId="28445549" w14:textId="10ACF907" w:rsidR="00666A2C" w:rsidRDefault="146C5FB1" w:rsidP="146C5FB1">
      <w:pPr>
        <w:pStyle w:val="a4"/>
        <w:numPr>
          <w:ilvl w:val="0"/>
          <w:numId w:val="1"/>
        </w:numPr>
        <w:tabs>
          <w:tab w:val="left" w:pos="817"/>
          <w:tab w:val="left" w:pos="820"/>
        </w:tabs>
        <w:spacing w:before="0" w:line="278" w:lineRule="auto"/>
        <w:ind w:right="102"/>
        <w:rPr>
          <w:sz w:val="17"/>
          <w:szCs w:val="17"/>
          <w:highlight w:val="yellow"/>
        </w:rPr>
      </w:pPr>
      <w:r w:rsidRPr="146C5FB1">
        <w:rPr>
          <w:w w:val="110"/>
          <w:sz w:val="17"/>
          <w:szCs w:val="17"/>
          <w:highlight w:val="yellow"/>
        </w:rPr>
        <w:t>Following the completion of Phase 3 and upon full payment</w:t>
      </w:r>
      <w:r w:rsidRPr="146C5FB1">
        <w:rPr>
          <w:spacing w:val="-9"/>
          <w:w w:val="110"/>
          <w:sz w:val="17"/>
          <w:szCs w:val="17"/>
          <w:highlight w:val="yellow"/>
        </w:rPr>
        <w:t xml:space="preserve"> </w:t>
      </w:r>
      <w:r w:rsidRPr="146C5FB1">
        <w:rPr>
          <w:w w:val="110"/>
          <w:sz w:val="17"/>
          <w:szCs w:val="17"/>
          <w:highlight w:val="yellow"/>
        </w:rPr>
        <w:t>for</w:t>
      </w:r>
      <w:r w:rsidRPr="146C5FB1">
        <w:rPr>
          <w:spacing w:val="-9"/>
          <w:w w:val="110"/>
          <w:sz w:val="17"/>
          <w:szCs w:val="17"/>
          <w:highlight w:val="yellow"/>
        </w:rPr>
        <w:t xml:space="preserve"> </w:t>
      </w:r>
      <w:r w:rsidRPr="146C5FB1">
        <w:rPr>
          <w:w w:val="110"/>
          <w:sz w:val="17"/>
          <w:szCs w:val="17"/>
          <w:highlight w:val="yellow"/>
        </w:rPr>
        <w:t>all</w:t>
      </w:r>
      <w:r w:rsidRPr="146C5FB1">
        <w:rPr>
          <w:spacing w:val="-9"/>
          <w:w w:val="110"/>
          <w:sz w:val="17"/>
          <w:szCs w:val="17"/>
          <w:highlight w:val="yellow"/>
        </w:rPr>
        <w:t xml:space="preserve"> </w:t>
      </w:r>
      <w:r w:rsidRPr="146C5FB1">
        <w:rPr>
          <w:w w:val="110"/>
          <w:sz w:val="17"/>
          <w:szCs w:val="17"/>
          <w:highlight w:val="yellow"/>
        </w:rPr>
        <w:t>work</w:t>
      </w:r>
      <w:r w:rsidRPr="146C5FB1">
        <w:rPr>
          <w:spacing w:val="-9"/>
          <w:w w:val="110"/>
          <w:sz w:val="17"/>
          <w:szCs w:val="17"/>
          <w:highlight w:val="yellow"/>
        </w:rPr>
        <w:t xml:space="preserve"> </w:t>
      </w:r>
      <w:r w:rsidRPr="146C5FB1">
        <w:rPr>
          <w:w w:val="110"/>
          <w:sz w:val="17"/>
          <w:szCs w:val="17"/>
          <w:highlight w:val="yellow"/>
        </w:rPr>
        <w:t>completed</w:t>
      </w:r>
      <w:r w:rsidRPr="146C5FB1">
        <w:rPr>
          <w:spacing w:val="-9"/>
          <w:w w:val="110"/>
          <w:sz w:val="17"/>
          <w:szCs w:val="17"/>
          <w:highlight w:val="yellow"/>
        </w:rPr>
        <w:t xml:space="preserve"> </w:t>
      </w:r>
      <w:r w:rsidRPr="146C5FB1">
        <w:rPr>
          <w:w w:val="110"/>
          <w:sz w:val="17"/>
          <w:szCs w:val="17"/>
          <w:highlight w:val="yellow"/>
        </w:rPr>
        <w:t>in</w:t>
      </w:r>
      <w:r w:rsidRPr="146C5FB1">
        <w:rPr>
          <w:spacing w:val="-9"/>
          <w:w w:val="110"/>
          <w:sz w:val="17"/>
          <w:szCs w:val="17"/>
          <w:highlight w:val="yellow"/>
        </w:rPr>
        <w:t xml:space="preserve"> </w:t>
      </w:r>
      <w:r w:rsidRPr="146C5FB1">
        <w:rPr>
          <w:w w:val="110"/>
          <w:sz w:val="17"/>
          <w:szCs w:val="17"/>
          <w:highlight w:val="yellow"/>
        </w:rPr>
        <w:t>this</w:t>
      </w:r>
      <w:r w:rsidRPr="146C5FB1">
        <w:rPr>
          <w:spacing w:val="-9"/>
          <w:w w:val="110"/>
          <w:sz w:val="17"/>
          <w:szCs w:val="17"/>
          <w:highlight w:val="yellow"/>
        </w:rPr>
        <w:t xml:space="preserve"> </w:t>
      </w:r>
      <w:r w:rsidRPr="146C5FB1">
        <w:rPr>
          <w:w w:val="110"/>
          <w:sz w:val="17"/>
          <w:szCs w:val="17"/>
          <w:highlight w:val="yellow"/>
        </w:rPr>
        <w:t>phase,</w:t>
      </w:r>
      <w:r w:rsidRPr="146C5FB1">
        <w:rPr>
          <w:spacing w:val="-9"/>
          <w:w w:val="110"/>
          <w:sz w:val="17"/>
          <w:szCs w:val="17"/>
          <w:highlight w:val="yellow"/>
        </w:rPr>
        <w:t xml:space="preserve"> </w:t>
      </w:r>
      <w:r w:rsidRPr="146C5FB1">
        <w:rPr>
          <w:w w:val="110"/>
          <w:sz w:val="17"/>
          <w:szCs w:val="17"/>
          <w:highlight w:val="yellow"/>
        </w:rPr>
        <w:t>the</w:t>
      </w:r>
      <w:r w:rsidRPr="146C5FB1">
        <w:rPr>
          <w:spacing w:val="-9"/>
          <w:w w:val="110"/>
          <w:sz w:val="17"/>
          <w:szCs w:val="17"/>
          <w:highlight w:val="yellow"/>
        </w:rPr>
        <w:t xml:space="preserve"> </w:t>
      </w:r>
      <w:r w:rsidRPr="146C5FB1">
        <w:rPr>
          <w:w w:val="110"/>
          <w:sz w:val="17"/>
          <w:szCs w:val="17"/>
          <w:highlight w:val="yellow"/>
        </w:rPr>
        <w:t>Client may choose to terminate the project</w:t>
      </w:r>
      <w:ins w:id="44" w:author="김현주 (Hyunjoo Kim)" w:date="2024-12-18T16:40:00Z">
        <w:r w:rsidR="00107BD1">
          <w:rPr>
            <w:w w:val="110"/>
            <w:sz w:val="17"/>
            <w:szCs w:val="17"/>
            <w:highlight w:val="yellow"/>
          </w:rPr>
          <w:t xml:space="preserve"> </w:t>
        </w:r>
        <w:r w:rsidR="00107BD1">
          <w:rPr>
            <w:rFonts w:ascii="맑은 고딕" w:eastAsia="맑은 고딕" w:hAnsi="맑은 고딕" w:cs="맑은 고딕" w:hint="eastAsia"/>
            <w:w w:val="110"/>
            <w:sz w:val="17"/>
            <w:szCs w:val="17"/>
            <w:highlight w:val="yellow"/>
            <w:lang w:eastAsia="ko-KR"/>
          </w:rPr>
          <w:t>at</w:t>
        </w:r>
        <w:r w:rsidR="00107BD1">
          <w:rPr>
            <w:rFonts w:ascii="맑은 고딕" w:eastAsia="맑은 고딕" w:hAnsi="맑은 고딕" w:cs="맑은 고딕"/>
            <w:w w:val="110"/>
            <w:sz w:val="17"/>
            <w:szCs w:val="17"/>
            <w:highlight w:val="yellow"/>
            <w:lang w:eastAsia="ko-KR"/>
          </w:rPr>
          <w:t xml:space="preserve"> will</w:t>
        </w:r>
      </w:ins>
      <w:bookmarkStart w:id="45" w:name="_GoBack"/>
      <w:bookmarkEnd w:id="45"/>
      <w:r w:rsidRPr="146C5FB1">
        <w:rPr>
          <w:w w:val="110"/>
          <w:sz w:val="17"/>
          <w:szCs w:val="17"/>
          <w:highlight w:val="yellow"/>
        </w:rPr>
        <w:t>. Such termination must be communicated in writing, and no further obligations</w:t>
      </w:r>
      <w:r w:rsidRPr="146C5FB1">
        <w:rPr>
          <w:spacing w:val="-1"/>
          <w:w w:val="110"/>
          <w:sz w:val="17"/>
          <w:szCs w:val="17"/>
          <w:highlight w:val="yellow"/>
        </w:rPr>
        <w:t xml:space="preserve"> </w:t>
      </w:r>
      <w:r w:rsidRPr="146C5FB1">
        <w:rPr>
          <w:w w:val="110"/>
          <w:sz w:val="17"/>
          <w:szCs w:val="17"/>
          <w:highlight w:val="yellow"/>
        </w:rPr>
        <w:t>will</w:t>
      </w:r>
      <w:r w:rsidRPr="146C5FB1">
        <w:rPr>
          <w:spacing w:val="-1"/>
          <w:w w:val="110"/>
          <w:sz w:val="17"/>
          <w:szCs w:val="17"/>
          <w:highlight w:val="yellow"/>
        </w:rPr>
        <w:t xml:space="preserve"> </w:t>
      </w:r>
      <w:r w:rsidRPr="146C5FB1">
        <w:rPr>
          <w:w w:val="110"/>
          <w:sz w:val="17"/>
          <w:szCs w:val="17"/>
          <w:highlight w:val="yellow"/>
        </w:rPr>
        <w:t>exist</w:t>
      </w:r>
      <w:r w:rsidRPr="146C5FB1">
        <w:rPr>
          <w:spacing w:val="-1"/>
          <w:w w:val="110"/>
          <w:sz w:val="17"/>
          <w:szCs w:val="17"/>
          <w:highlight w:val="yellow"/>
        </w:rPr>
        <w:t xml:space="preserve"> </w:t>
      </w:r>
      <w:r w:rsidRPr="146C5FB1">
        <w:rPr>
          <w:w w:val="110"/>
          <w:sz w:val="17"/>
          <w:szCs w:val="17"/>
          <w:highlight w:val="yellow"/>
        </w:rPr>
        <w:t>between</w:t>
      </w:r>
      <w:r w:rsidRPr="146C5FB1">
        <w:rPr>
          <w:spacing w:val="-1"/>
          <w:w w:val="110"/>
          <w:sz w:val="17"/>
          <w:szCs w:val="17"/>
          <w:highlight w:val="yellow"/>
        </w:rPr>
        <w:t xml:space="preserve"> </w:t>
      </w:r>
      <w:r w:rsidRPr="146C5FB1">
        <w:rPr>
          <w:w w:val="110"/>
          <w:sz w:val="17"/>
          <w:szCs w:val="17"/>
          <w:highlight w:val="yellow"/>
        </w:rPr>
        <w:t>the</w:t>
      </w:r>
      <w:r w:rsidRPr="146C5FB1">
        <w:rPr>
          <w:spacing w:val="-1"/>
          <w:w w:val="110"/>
          <w:sz w:val="17"/>
          <w:szCs w:val="17"/>
          <w:highlight w:val="yellow"/>
        </w:rPr>
        <w:t xml:space="preserve"> </w:t>
      </w:r>
      <w:r w:rsidRPr="146C5FB1">
        <w:rPr>
          <w:w w:val="110"/>
          <w:sz w:val="17"/>
          <w:szCs w:val="17"/>
          <w:highlight w:val="yellow"/>
        </w:rPr>
        <w:t>parties</w:t>
      </w:r>
      <w:r w:rsidRPr="146C5FB1">
        <w:rPr>
          <w:spacing w:val="-1"/>
          <w:w w:val="110"/>
          <w:sz w:val="17"/>
          <w:szCs w:val="17"/>
          <w:highlight w:val="yellow"/>
        </w:rPr>
        <w:t xml:space="preserve"> </w:t>
      </w:r>
      <w:r w:rsidRPr="146C5FB1">
        <w:rPr>
          <w:w w:val="110"/>
          <w:sz w:val="17"/>
          <w:szCs w:val="17"/>
          <w:highlight w:val="yellow"/>
        </w:rPr>
        <w:t>beyond</w:t>
      </w:r>
      <w:r w:rsidRPr="146C5FB1">
        <w:rPr>
          <w:spacing w:val="-1"/>
          <w:w w:val="110"/>
          <w:sz w:val="17"/>
          <w:szCs w:val="17"/>
          <w:highlight w:val="yellow"/>
        </w:rPr>
        <w:t xml:space="preserve"> </w:t>
      </w:r>
      <w:r w:rsidRPr="146C5FB1">
        <w:rPr>
          <w:w w:val="110"/>
          <w:sz w:val="17"/>
          <w:szCs w:val="17"/>
          <w:highlight w:val="yellow"/>
        </w:rPr>
        <w:t>those already accrued.</w:t>
      </w:r>
    </w:p>
    <w:p w14:paraId="7311E663" w14:textId="77777777" w:rsidR="00666A2C" w:rsidRDefault="00E8759C">
      <w:pPr>
        <w:pStyle w:val="a4"/>
        <w:numPr>
          <w:ilvl w:val="0"/>
          <w:numId w:val="1"/>
        </w:numPr>
        <w:tabs>
          <w:tab w:val="left" w:pos="817"/>
          <w:tab w:val="left" w:pos="820"/>
        </w:tabs>
        <w:spacing w:before="0" w:line="278" w:lineRule="auto"/>
        <w:ind w:right="264"/>
        <w:rPr>
          <w:sz w:val="17"/>
        </w:rPr>
      </w:pPr>
      <w:r>
        <w:rPr>
          <w:w w:val="105"/>
          <w:sz w:val="17"/>
        </w:rPr>
        <w:t>If payments are in a currency other than Dollars, then, such foreign currency amount will be converted into Dollars at the exchange rate between those two currencies quoted in the Wall Street Journal (Eastern Edition) ﬁve (5) business days immediately preceding the date on which payment is due.</w:t>
      </w:r>
    </w:p>
    <w:p w14:paraId="315ADD40" w14:textId="77777777" w:rsidR="00666A2C" w:rsidRDefault="00E8759C">
      <w:pPr>
        <w:pStyle w:val="a4"/>
        <w:numPr>
          <w:ilvl w:val="0"/>
          <w:numId w:val="1"/>
        </w:numPr>
        <w:tabs>
          <w:tab w:val="left" w:pos="817"/>
          <w:tab w:val="left" w:pos="820"/>
        </w:tabs>
        <w:spacing w:before="0" w:line="278" w:lineRule="auto"/>
        <w:ind w:right="187"/>
        <w:rPr>
          <w:sz w:val="17"/>
        </w:rPr>
      </w:pPr>
      <w:r>
        <w:rPr>
          <w:w w:val="110"/>
          <w:sz w:val="17"/>
        </w:rPr>
        <w:t xml:space="preserve">In the case a payment exceeds the due date by 15 business days, a fee totaling 5% of the invoice may be </w:t>
      </w:r>
      <w:r>
        <w:rPr>
          <w:spacing w:val="-2"/>
          <w:w w:val="110"/>
          <w:sz w:val="17"/>
        </w:rPr>
        <w:t>incurred.</w:t>
      </w:r>
    </w:p>
    <w:p w14:paraId="1036BB3F" w14:textId="77777777" w:rsidR="00666A2C" w:rsidRDefault="00E8759C">
      <w:pPr>
        <w:pStyle w:val="a4"/>
        <w:numPr>
          <w:ilvl w:val="0"/>
          <w:numId w:val="1"/>
        </w:numPr>
        <w:tabs>
          <w:tab w:val="left" w:pos="817"/>
          <w:tab w:val="left" w:pos="820"/>
        </w:tabs>
        <w:spacing w:before="0" w:line="278" w:lineRule="auto"/>
        <w:ind w:right="238"/>
        <w:rPr>
          <w:sz w:val="17"/>
        </w:rPr>
      </w:pPr>
      <w:r>
        <w:rPr>
          <w:w w:val="110"/>
          <w:sz w:val="17"/>
        </w:rPr>
        <w:t>All PORTO ROCHA team members have signed NDAs regarding projects developed in the studio. Leo Porto and/or Felipe Rocha may sign client NDAs, if necessary, on behalf of the entire studio.</w:t>
      </w:r>
    </w:p>
    <w:p w14:paraId="3EE57A8C" w14:textId="77777777" w:rsidR="00666A2C" w:rsidRDefault="00E8759C">
      <w:pPr>
        <w:pStyle w:val="a4"/>
        <w:numPr>
          <w:ilvl w:val="0"/>
          <w:numId w:val="1"/>
        </w:numPr>
        <w:tabs>
          <w:tab w:val="left" w:pos="817"/>
          <w:tab w:val="left" w:pos="820"/>
        </w:tabs>
        <w:spacing w:before="0" w:line="278" w:lineRule="auto"/>
        <w:ind w:right="178"/>
        <w:rPr>
          <w:sz w:val="17"/>
        </w:rPr>
      </w:pPr>
      <w:r>
        <w:rPr>
          <w:w w:val="110"/>
          <w:sz w:val="17"/>
        </w:rPr>
        <w:t>Once</w:t>
      </w:r>
      <w:r>
        <w:rPr>
          <w:spacing w:val="-3"/>
          <w:w w:val="110"/>
          <w:sz w:val="17"/>
        </w:rPr>
        <w:t xml:space="preserve"> </w:t>
      </w:r>
      <w:r>
        <w:rPr>
          <w:w w:val="110"/>
          <w:sz w:val="17"/>
        </w:rPr>
        <w:t>all</w:t>
      </w:r>
      <w:r>
        <w:rPr>
          <w:spacing w:val="-3"/>
          <w:w w:val="110"/>
          <w:sz w:val="17"/>
        </w:rPr>
        <w:t xml:space="preserve"> </w:t>
      </w:r>
      <w:r>
        <w:rPr>
          <w:w w:val="110"/>
          <w:sz w:val="17"/>
        </w:rPr>
        <w:t>project</w:t>
      </w:r>
      <w:r>
        <w:rPr>
          <w:spacing w:val="-3"/>
          <w:w w:val="110"/>
          <w:sz w:val="17"/>
        </w:rPr>
        <w:t xml:space="preserve"> </w:t>
      </w:r>
      <w:r>
        <w:rPr>
          <w:w w:val="110"/>
          <w:sz w:val="17"/>
        </w:rPr>
        <w:t>tasks</w:t>
      </w:r>
      <w:r>
        <w:rPr>
          <w:spacing w:val="-3"/>
          <w:w w:val="110"/>
          <w:sz w:val="17"/>
        </w:rPr>
        <w:t xml:space="preserve"> </w:t>
      </w:r>
      <w:r>
        <w:rPr>
          <w:w w:val="110"/>
          <w:sz w:val="17"/>
        </w:rPr>
        <w:t>have</w:t>
      </w:r>
      <w:r>
        <w:rPr>
          <w:spacing w:val="-3"/>
          <w:w w:val="110"/>
          <w:sz w:val="17"/>
        </w:rPr>
        <w:t xml:space="preserve"> </w:t>
      </w:r>
      <w:r>
        <w:rPr>
          <w:w w:val="110"/>
          <w:sz w:val="17"/>
        </w:rPr>
        <w:t>been</w:t>
      </w:r>
      <w:r>
        <w:rPr>
          <w:spacing w:val="-3"/>
          <w:w w:val="110"/>
          <w:sz w:val="17"/>
        </w:rPr>
        <w:t xml:space="preserve"> </w:t>
      </w:r>
      <w:r>
        <w:rPr>
          <w:w w:val="110"/>
          <w:sz w:val="17"/>
        </w:rPr>
        <w:t>completed,</w:t>
      </w:r>
      <w:r>
        <w:rPr>
          <w:spacing w:val="-3"/>
          <w:w w:val="110"/>
          <w:sz w:val="17"/>
        </w:rPr>
        <w:t xml:space="preserve"> </w:t>
      </w:r>
      <w:r>
        <w:rPr>
          <w:w w:val="110"/>
          <w:sz w:val="17"/>
        </w:rPr>
        <w:t>the</w:t>
      </w:r>
      <w:r>
        <w:rPr>
          <w:spacing w:val="-3"/>
          <w:w w:val="110"/>
          <w:sz w:val="17"/>
        </w:rPr>
        <w:t xml:space="preserve"> </w:t>
      </w:r>
      <w:r>
        <w:rPr>
          <w:w w:val="110"/>
          <w:sz w:val="17"/>
        </w:rPr>
        <w:t>Client must sign a document of acceptance to be sent by PORTO ROCHA. The acceptance of this document by the Client will acknowledge acceptance of all project deliverables and that PORTO ROCHA has met all assigned tasks.</w:t>
      </w:r>
    </w:p>
    <w:p w14:paraId="7A292896" w14:textId="77777777" w:rsidR="00666A2C" w:rsidRDefault="00666A2C">
      <w:pPr>
        <w:pStyle w:val="a3"/>
        <w:rPr>
          <w:sz w:val="17"/>
        </w:rPr>
      </w:pPr>
    </w:p>
    <w:p w14:paraId="2191599E" w14:textId="77777777" w:rsidR="00666A2C" w:rsidRDefault="00666A2C">
      <w:pPr>
        <w:pStyle w:val="a3"/>
        <w:rPr>
          <w:sz w:val="17"/>
        </w:rPr>
      </w:pPr>
    </w:p>
    <w:p w14:paraId="7673E5AE" w14:textId="77777777" w:rsidR="00666A2C" w:rsidRDefault="00666A2C">
      <w:pPr>
        <w:pStyle w:val="a3"/>
        <w:spacing w:before="75"/>
        <w:rPr>
          <w:sz w:val="17"/>
        </w:rPr>
      </w:pPr>
    </w:p>
    <w:p w14:paraId="79383320" w14:textId="77777777" w:rsidR="00666A2C" w:rsidRDefault="00E8759C">
      <w:pPr>
        <w:spacing w:line="278" w:lineRule="auto"/>
        <w:ind w:left="100" w:right="369"/>
        <w:rPr>
          <w:sz w:val="17"/>
        </w:rPr>
      </w:pPr>
      <w:r>
        <w:rPr>
          <w:w w:val="105"/>
          <w:sz w:val="17"/>
        </w:rPr>
        <w:t>By signing below, the Client agrees to the project scope, timeline, fees, and terms laid out in the SOW.</w:t>
      </w:r>
    </w:p>
    <w:p w14:paraId="041D98D7" w14:textId="77777777" w:rsidR="00666A2C" w:rsidRDefault="00666A2C">
      <w:pPr>
        <w:pStyle w:val="a3"/>
        <w:rPr>
          <w:sz w:val="20"/>
        </w:rPr>
      </w:pPr>
    </w:p>
    <w:p w14:paraId="5AB7C0C5" w14:textId="77777777" w:rsidR="00666A2C" w:rsidRDefault="00666A2C">
      <w:pPr>
        <w:pStyle w:val="a3"/>
        <w:rPr>
          <w:sz w:val="20"/>
        </w:rPr>
      </w:pPr>
    </w:p>
    <w:p w14:paraId="55B33694" w14:textId="77777777" w:rsidR="00666A2C" w:rsidRDefault="00666A2C">
      <w:pPr>
        <w:pStyle w:val="a3"/>
        <w:rPr>
          <w:sz w:val="20"/>
        </w:rPr>
      </w:pPr>
    </w:p>
    <w:p w14:paraId="4455F193" w14:textId="77777777" w:rsidR="00666A2C" w:rsidRDefault="00666A2C">
      <w:pPr>
        <w:pStyle w:val="a3"/>
        <w:rPr>
          <w:sz w:val="20"/>
        </w:rPr>
      </w:pPr>
    </w:p>
    <w:p w14:paraId="1C2776EB" w14:textId="77777777" w:rsidR="00666A2C" w:rsidRDefault="00666A2C">
      <w:pPr>
        <w:pStyle w:val="a3"/>
        <w:rPr>
          <w:sz w:val="20"/>
        </w:rPr>
      </w:pPr>
    </w:p>
    <w:p w14:paraId="4A621A56" w14:textId="77777777" w:rsidR="00666A2C" w:rsidRDefault="00E8759C">
      <w:pPr>
        <w:pStyle w:val="a3"/>
        <w:spacing w:before="78"/>
        <w:rPr>
          <w:sz w:val="20"/>
        </w:rPr>
      </w:pPr>
      <w:r>
        <w:rPr>
          <w:noProof/>
        </w:rPr>
        <mc:AlternateContent>
          <mc:Choice Requires="wps">
            <w:drawing>
              <wp:anchor distT="0" distB="0" distL="0" distR="0" simplePos="0" relativeHeight="487606272" behindDoc="1" locked="0" layoutInCell="1" allowOverlap="1" wp14:anchorId="514C9115" wp14:editId="07777777">
                <wp:simplePos x="0" y="0"/>
                <wp:positionH relativeFrom="page">
                  <wp:posOffset>3987800</wp:posOffset>
                </wp:positionH>
                <wp:positionV relativeFrom="paragraph">
                  <wp:posOffset>220277</wp:posOffset>
                </wp:positionV>
                <wp:extent cx="30607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0700" cy="1270"/>
                        </a:xfrm>
                        <a:custGeom>
                          <a:avLst/>
                          <a:gdLst/>
                          <a:ahLst/>
                          <a:cxnLst/>
                          <a:rect l="l" t="t" r="r" b="b"/>
                          <a:pathLst>
                            <a:path w="3060700">
                              <a:moveTo>
                                <a:pt x="0" y="0"/>
                              </a:moveTo>
                              <a:lnTo>
                                <a:pt x="30607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82712E5" id="Graphic 40" o:spid="_x0000_s1026" style="position:absolute;left:0;text-align:left;margin-left:314pt;margin-top:17.35pt;width:241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306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" path="m,l3060700,e" filled="f" strokecolor="#878787" strokeweight="1pt">
                <v:path arrowok="t"/>
                <w10:wrap type="topAndBottom" anchorx="page"/>
              </v:shape>
            </w:pict>
          </mc:Fallback>
        </mc:AlternateContent>
      </w:r>
    </w:p>
    <w:p w14:paraId="761F0E57" w14:textId="77777777" w:rsidR="00666A2C" w:rsidRDefault="00E8759C">
      <w:pPr>
        <w:tabs>
          <w:tab w:val="left" w:pos="3640"/>
        </w:tabs>
        <w:spacing w:before="101"/>
        <w:ind w:left="147"/>
        <w:rPr>
          <w:sz w:val="17"/>
        </w:rPr>
      </w:pPr>
      <w:r>
        <w:rPr>
          <w:w w:val="110"/>
          <w:sz w:val="17"/>
        </w:rPr>
        <w:t>Nicholas</w:t>
      </w:r>
      <w:r>
        <w:rPr>
          <w:spacing w:val="6"/>
          <w:w w:val="110"/>
          <w:sz w:val="17"/>
        </w:rPr>
        <w:t xml:space="preserve"> </w:t>
      </w:r>
      <w:r>
        <w:rPr>
          <w:spacing w:val="-2"/>
          <w:w w:val="110"/>
          <w:sz w:val="17"/>
        </w:rPr>
        <w:t>Schroder</w:t>
      </w:r>
      <w:r>
        <w:rPr>
          <w:sz w:val="17"/>
        </w:rPr>
        <w:tab/>
      </w:r>
      <w:r>
        <w:rPr>
          <w:spacing w:val="-4"/>
          <w:w w:val="110"/>
          <w:sz w:val="17"/>
        </w:rPr>
        <w:t>Date</w:t>
      </w:r>
    </w:p>
    <w:p w14:paraId="15342E60" w14:textId="77777777" w:rsidR="00666A2C" w:rsidRDefault="00666A2C">
      <w:pPr>
        <w:pStyle w:val="a3"/>
        <w:rPr>
          <w:sz w:val="20"/>
        </w:rPr>
      </w:pPr>
    </w:p>
    <w:p w14:paraId="5EB89DE8" w14:textId="77777777" w:rsidR="00666A2C" w:rsidRDefault="00666A2C">
      <w:pPr>
        <w:pStyle w:val="a3"/>
        <w:rPr>
          <w:sz w:val="20"/>
        </w:rPr>
      </w:pPr>
    </w:p>
    <w:p w14:paraId="7D62D461" w14:textId="77777777" w:rsidR="00666A2C" w:rsidRDefault="00666A2C">
      <w:pPr>
        <w:pStyle w:val="a3"/>
        <w:rPr>
          <w:sz w:val="20"/>
        </w:rPr>
      </w:pPr>
    </w:p>
    <w:p w14:paraId="078B034E" w14:textId="77777777" w:rsidR="00666A2C" w:rsidRDefault="00666A2C">
      <w:pPr>
        <w:pStyle w:val="a3"/>
        <w:rPr>
          <w:sz w:val="20"/>
        </w:rPr>
      </w:pPr>
    </w:p>
    <w:p w14:paraId="7E4CF5E4" w14:textId="77777777" w:rsidR="00666A2C" w:rsidRDefault="00E8759C">
      <w:pPr>
        <w:pStyle w:val="a3"/>
        <w:spacing w:before="116"/>
        <w:rPr>
          <w:sz w:val="20"/>
        </w:rPr>
      </w:pPr>
      <w:r>
        <w:rPr>
          <w:noProof/>
        </w:rPr>
        <mc:AlternateContent>
          <mc:Choice Requires="wps">
            <w:drawing>
              <wp:anchor distT="0" distB="0" distL="0" distR="0" simplePos="0" relativeHeight="487606784" behindDoc="1" locked="0" layoutInCell="1" allowOverlap="1" wp14:anchorId="79E00DB7" wp14:editId="07777777">
                <wp:simplePos x="0" y="0"/>
                <wp:positionH relativeFrom="page">
                  <wp:posOffset>3987800</wp:posOffset>
                </wp:positionH>
                <wp:positionV relativeFrom="paragraph">
                  <wp:posOffset>244422</wp:posOffset>
                </wp:positionV>
                <wp:extent cx="30607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0700" cy="1270"/>
                        </a:xfrm>
                        <a:custGeom>
                          <a:avLst/>
                          <a:gdLst/>
                          <a:ahLst/>
                          <a:cxnLst/>
                          <a:rect l="l" t="t" r="r" b="b"/>
                          <a:pathLst>
                            <a:path w="3060700">
                              <a:moveTo>
                                <a:pt x="0" y="0"/>
                              </a:moveTo>
                              <a:lnTo>
                                <a:pt x="30607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E62529F" id="Graphic 41" o:spid="_x0000_s1026" style="position:absolute;left:0;text-align:left;margin-left:314pt;margin-top:19.25pt;width:241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306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" path="m,l3060700,e" filled="f" strokecolor="#878787" strokeweight="1pt">
                <v:path arrowok="t"/>
                <w10:wrap type="topAndBottom" anchorx="page"/>
              </v:shape>
            </w:pict>
          </mc:Fallback>
        </mc:AlternateContent>
      </w:r>
    </w:p>
    <w:p w14:paraId="096B1C6A" w14:textId="77777777" w:rsidR="00666A2C" w:rsidRDefault="00E8759C">
      <w:pPr>
        <w:tabs>
          <w:tab w:val="left" w:pos="3593"/>
        </w:tabs>
        <w:spacing w:before="101"/>
        <w:ind w:left="100"/>
        <w:rPr>
          <w:sz w:val="17"/>
        </w:rPr>
      </w:pPr>
      <w:proofErr w:type="spellStart"/>
      <w:r>
        <w:rPr>
          <w:w w:val="110"/>
          <w:sz w:val="17"/>
        </w:rPr>
        <w:t>Sunghwa</w:t>
      </w:r>
      <w:proofErr w:type="spellEnd"/>
      <w:r>
        <w:rPr>
          <w:spacing w:val="14"/>
          <w:w w:val="110"/>
          <w:sz w:val="17"/>
        </w:rPr>
        <w:t xml:space="preserve"> </w:t>
      </w:r>
      <w:r>
        <w:rPr>
          <w:spacing w:val="-5"/>
          <w:w w:val="110"/>
          <w:sz w:val="17"/>
        </w:rPr>
        <w:t>Kim</w:t>
      </w:r>
      <w:r>
        <w:rPr>
          <w:sz w:val="17"/>
        </w:rPr>
        <w:tab/>
      </w:r>
      <w:r>
        <w:rPr>
          <w:spacing w:val="-4"/>
          <w:w w:val="110"/>
          <w:sz w:val="17"/>
        </w:rPr>
        <w:t>Date</w:t>
      </w:r>
    </w:p>
    <w:sectPr w:rsidR="00666A2C">
      <w:footerReference w:type="default" r:id="rId46"/>
      <w:pgSz w:w="12240" w:h="15840"/>
      <w:pgMar w:top="1360" w:right="980" w:bottom="1000" w:left="800" w:header="0" w:footer="808" w:gutter="0"/>
      <w:cols w:num="2" w:space="720" w:equalWidth="0">
        <w:col w:w="5088" w:space="222"/>
        <w:col w:w="515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김현주 (Hyunjoo Kim)" w:date="2024-12-18T15:33:00Z" w:initials="김(K">
    <w:p w14:paraId="26D6CD64" w14:textId="2325FF6C" w:rsidR="00065915" w:rsidRPr="00065915" w:rsidRDefault="00065915">
      <w:pPr>
        <w:pStyle w:val="a9"/>
        <w:rPr>
          <w:rFonts w:eastAsiaTheme="minorEastAsia" w:hint="eastAsia"/>
          <w:lang w:eastAsia="ko-KR"/>
        </w:rPr>
      </w:pPr>
      <w:r>
        <w:rPr>
          <w:rStyle w:val="a8"/>
        </w:rPr>
        <w:annotationRef/>
      </w:r>
      <w:r>
        <w:rPr>
          <w:rFonts w:eastAsiaTheme="minorEastAsia" w:hint="eastAsia"/>
          <w:lang w:eastAsia="ko-KR"/>
        </w:rPr>
        <w:t>기한</w:t>
      </w:r>
      <w:r>
        <w:rPr>
          <w:rFonts w:eastAsiaTheme="minorEastAsia"/>
          <w:lang w:eastAsia="ko-KR"/>
        </w:rPr>
        <w:t xml:space="preserve"> </w:t>
      </w:r>
      <w:r>
        <w:rPr>
          <w:rFonts w:eastAsiaTheme="minorEastAsia" w:hint="eastAsia"/>
          <w:lang w:eastAsia="ko-KR"/>
        </w:rPr>
        <w:t>내에</w:t>
      </w:r>
      <w:r>
        <w:rPr>
          <w:rFonts w:eastAsiaTheme="minorEastAsia" w:hint="eastAsia"/>
          <w:lang w:eastAsia="ko-KR"/>
        </w:rPr>
        <w:t xml:space="preserve"> </w:t>
      </w:r>
      <w:r>
        <w:rPr>
          <w:rFonts w:eastAsiaTheme="minorEastAsia" w:hint="eastAsia"/>
          <w:lang w:eastAsia="ko-KR"/>
        </w:rPr>
        <w:t>산출물을</w:t>
      </w:r>
      <w:r>
        <w:rPr>
          <w:rFonts w:eastAsiaTheme="minorEastAsia" w:hint="eastAsia"/>
          <w:lang w:eastAsia="ko-KR"/>
        </w:rPr>
        <w:t xml:space="preserve"> </w:t>
      </w:r>
      <w:r>
        <w:rPr>
          <w:rFonts w:eastAsiaTheme="minorEastAsia" w:hint="eastAsia"/>
          <w:lang w:eastAsia="ko-KR"/>
        </w:rPr>
        <w:t>제출하고</w:t>
      </w:r>
      <w:r>
        <w:rPr>
          <w:rFonts w:eastAsiaTheme="minorEastAsia" w:hint="eastAsia"/>
          <w:lang w:eastAsia="ko-KR"/>
        </w:rPr>
        <w:t xml:space="preserve"> </w:t>
      </w:r>
      <w:r>
        <w:rPr>
          <w:rFonts w:eastAsiaTheme="minorEastAsia" w:hint="eastAsia"/>
          <w:lang w:eastAsia="ko-KR"/>
        </w:rPr>
        <w:t>서면승인을</w:t>
      </w:r>
      <w:r>
        <w:rPr>
          <w:rFonts w:eastAsiaTheme="minorEastAsia" w:hint="eastAsia"/>
          <w:lang w:eastAsia="ko-KR"/>
        </w:rPr>
        <w:t xml:space="preserve"> </w:t>
      </w:r>
      <w:r>
        <w:rPr>
          <w:rFonts w:eastAsiaTheme="minorEastAsia" w:hint="eastAsia"/>
          <w:lang w:eastAsia="ko-KR"/>
        </w:rPr>
        <w:t>받도록</w:t>
      </w:r>
      <w:r>
        <w:rPr>
          <w:rFonts w:eastAsiaTheme="minorEastAsia" w:hint="eastAsia"/>
          <w:lang w:eastAsia="ko-KR"/>
        </w:rPr>
        <w:t xml:space="preserve"> </w:t>
      </w:r>
      <w:r>
        <w:rPr>
          <w:rFonts w:eastAsiaTheme="minorEastAsia" w:hint="eastAsia"/>
          <w:lang w:eastAsia="ko-KR"/>
        </w:rPr>
        <w:t>하는</w:t>
      </w:r>
      <w:r>
        <w:rPr>
          <w:rFonts w:eastAsiaTheme="minorEastAsia"/>
          <w:lang w:eastAsia="ko-KR"/>
        </w:rPr>
        <w:t xml:space="preserve"> </w:t>
      </w:r>
      <w:r>
        <w:rPr>
          <w:rFonts w:eastAsiaTheme="minorEastAsia" w:hint="eastAsia"/>
          <w:lang w:eastAsia="ko-KR"/>
        </w:rPr>
        <w:t>내용을</w:t>
      </w:r>
      <w:r>
        <w:rPr>
          <w:rFonts w:eastAsiaTheme="minorEastAsia" w:hint="eastAsia"/>
          <w:lang w:eastAsia="ko-KR"/>
        </w:rPr>
        <w:t xml:space="preserve"> </w:t>
      </w:r>
      <w:r>
        <w:rPr>
          <w:rFonts w:eastAsiaTheme="minorEastAsia" w:hint="eastAsia"/>
          <w:lang w:eastAsia="ko-KR"/>
        </w:rPr>
        <w:t>기재하였습니다</w:t>
      </w:r>
      <w:r>
        <w:rPr>
          <w:rFonts w:eastAsiaTheme="minorEastAsia" w:hint="eastAsia"/>
          <w:lang w:eastAsia="ko-KR"/>
        </w:rPr>
        <w:t>.</w:t>
      </w:r>
      <w:r>
        <w:rPr>
          <w:rFonts w:eastAsiaTheme="minorEastAsia"/>
          <w:lang w:eastAsia="ko-KR"/>
        </w:rPr>
        <w:t xml:space="preserve"> </w:t>
      </w:r>
    </w:p>
  </w:comment>
  <w:comment w:id="21" w:author="김현주 (Hyunjoo Kim)" w:date="2024-12-18T15:36:00Z" w:initials="김(K">
    <w:p w14:paraId="2E4B94AA" w14:textId="157EB239" w:rsidR="00C26E16" w:rsidRPr="00C26E16" w:rsidRDefault="00C26E16">
      <w:pPr>
        <w:pStyle w:val="a9"/>
        <w:rPr>
          <w:rFonts w:eastAsiaTheme="minorEastAsia" w:hint="eastAsia"/>
          <w:lang w:eastAsia="ko-KR"/>
        </w:rPr>
      </w:pPr>
      <w:r>
        <w:rPr>
          <w:rStyle w:val="a8"/>
        </w:rPr>
        <w:annotationRef/>
      </w:r>
      <w:r>
        <w:rPr>
          <w:rFonts w:eastAsiaTheme="minorEastAsia" w:hint="eastAsia"/>
          <w:lang w:eastAsia="ko-KR"/>
        </w:rPr>
        <w:t>4</w:t>
      </w:r>
      <w:r>
        <w:rPr>
          <w:rFonts w:eastAsiaTheme="minorEastAsia"/>
          <w:lang w:eastAsia="ko-KR"/>
        </w:rPr>
        <w:t>8</w:t>
      </w:r>
      <w:r>
        <w:rPr>
          <w:rFonts w:eastAsiaTheme="minorEastAsia" w:hint="eastAsia"/>
          <w:lang w:eastAsia="ko-KR"/>
        </w:rPr>
        <w:t>시간내</w:t>
      </w:r>
      <w:r>
        <w:rPr>
          <w:rFonts w:eastAsiaTheme="minorEastAsia" w:hint="eastAsia"/>
          <w:lang w:eastAsia="ko-KR"/>
        </w:rPr>
        <w:t xml:space="preserve"> </w:t>
      </w:r>
      <w:r>
        <w:rPr>
          <w:rFonts w:eastAsiaTheme="minorEastAsia" w:hint="eastAsia"/>
          <w:lang w:eastAsia="ko-KR"/>
        </w:rPr>
        <w:t>피드백</w:t>
      </w:r>
      <w:r>
        <w:rPr>
          <w:rFonts w:eastAsiaTheme="minorEastAsia" w:hint="eastAsia"/>
          <w:lang w:eastAsia="ko-KR"/>
        </w:rPr>
        <w:t xml:space="preserve"> </w:t>
      </w:r>
      <w:r>
        <w:rPr>
          <w:rFonts w:eastAsiaTheme="minorEastAsia" w:hint="eastAsia"/>
          <w:lang w:eastAsia="ko-KR"/>
        </w:rPr>
        <w:t>주는</w:t>
      </w:r>
      <w:r>
        <w:rPr>
          <w:rFonts w:eastAsiaTheme="minorEastAsia" w:hint="eastAsia"/>
          <w:lang w:eastAsia="ko-KR"/>
        </w:rPr>
        <w:t xml:space="preserve"> </w:t>
      </w:r>
      <w:r>
        <w:rPr>
          <w:rFonts w:eastAsiaTheme="minorEastAsia" w:hint="eastAsia"/>
          <w:lang w:eastAsia="ko-KR"/>
        </w:rPr>
        <w:t>것이</w:t>
      </w:r>
      <w:r>
        <w:rPr>
          <w:rFonts w:eastAsiaTheme="minorEastAsia" w:hint="eastAsia"/>
          <w:lang w:eastAsia="ko-KR"/>
        </w:rPr>
        <w:t xml:space="preserve"> </w:t>
      </w:r>
      <w:r>
        <w:rPr>
          <w:rFonts w:eastAsiaTheme="minorEastAsia" w:hint="eastAsia"/>
          <w:lang w:eastAsia="ko-KR"/>
        </w:rPr>
        <w:t>현실적으로</w:t>
      </w:r>
      <w:r>
        <w:rPr>
          <w:rFonts w:eastAsiaTheme="minorEastAsia" w:hint="eastAsia"/>
          <w:lang w:eastAsia="ko-KR"/>
        </w:rPr>
        <w:t xml:space="preserve"> </w:t>
      </w:r>
      <w:r>
        <w:rPr>
          <w:rFonts w:eastAsiaTheme="minorEastAsia" w:hint="eastAsia"/>
          <w:lang w:eastAsia="ko-KR"/>
        </w:rPr>
        <w:t>어려워</w:t>
      </w:r>
      <w:r>
        <w:rPr>
          <w:rFonts w:eastAsiaTheme="minorEastAsia" w:hint="eastAsia"/>
          <w:lang w:eastAsia="ko-KR"/>
        </w:rPr>
        <w:t xml:space="preserve"> </w:t>
      </w:r>
      <w:r>
        <w:rPr>
          <w:rFonts w:eastAsiaTheme="minorEastAsia" w:hint="eastAsia"/>
          <w:lang w:eastAsia="ko-KR"/>
        </w:rPr>
        <w:t>보여</w:t>
      </w:r>
      <w:r>
        <w:rPr>
          <w:rFonts w:eastAsiaTheme="minorEastAsia" w:hint="eastAsia"/>
          <w:lang w:eastAsia="ko-KR"/>
        </w:rPr>
        <w:t xml:space="preserve"> </w:t>
      </w:r>
      <w:r>
        <w:rPr>
          <w:rFonts w:eastAsiaTheme="minorEastAsia" w:hint="eastAsia"/>
          <w:lang w:eastAsia="ko-KR"/>
        </w:rPr>
        <w:t>수정하였습니다</w:t>
      </w:r>
      <w:r>
        <w:rPr>
          <w:rFonts w:eastAsiaTheme="minorEastAsia" w:hint="eastAsia"/>
          <w:lang w:eastAsia="ko-KR"/>
        </w:rPr>
        <w:t>.</w:t>
      </w:r>
      <w:r>
        <w:rPr>
          <w:rFonts w:eastAsiaTheme="minorEastAsia"/>
          <w:lang w:eastAsia="ko-KR"/>
        </w:rPr>
        <w:t xml:space="preserve"> </w:t>
      </w:r>
    </w:p>
  </w:comment>
  <w:comment w:id="24" w:author="김현주 (Hyunjoo Kim)" w:date="2024-12-18T16:40:00Z" w:initials="김(K">
    <w:p w14:paraId="7DB1610D" w14:textId="00AC4004" w:rsidR="00107BD1" w:rsidRDefault="00107BD1">
      <w:pPr>
        <w:pStyle w:val="a9"/>
        <w:rPr>
          <w:rFonts w:hint="eastAsia"/>
          <w:lang w:eastAsia="ko-KR"/>
        </w:rPr>
      </w:pPr>
      <w:r>
        <w:rPr>
          <w:rStyle w:val="a8"/>
        </w:rPr>
        <w:annotationRef/>
      </w:r>
      <w:r>
        <w:rPr>
          <w:rFonts w:ascii="맑은 고딕" w:eastAsia="맑은 고딕" w:hAnsi="맑은 고딕" w:cs="맑은 고딕" w:hint="eastAsia"/>
          <w:lang w:eastAsia="ko-KR"/>
        </w:rPr>
        <w:t>아래 내용은 새로 수정하신 내용대로 진행하시면 될 것 같습니다.</w:t>
      </w:r>
      <w:r>
        <w:rPr>
          <w:rFonts w:ascii="맑은 고딕" w:eastAsia="맑은 고딕" w:hAnsi="맑은 고딕" w:cs="맑은 고딕"/>
          <w:lang w:eastAsia="ko-KR"/>
        </w:rPr>
        <w:t xml:space="preserve"> </w:t>
      </w:r>
    </w:p>
  </w:comment>
  <w:comment w:id="39" w:author="김현주 (Hyunjoo Kim)" w:date="2024-12-17T16:45:00Z" w:initials="김(K">
    <w:p w14:paraId="716A388C" w14:textId="77777777" w:rsidR="006D6021" w:rsidRDefault="006D6021" w:rsidP="006D6021">
      <w:pPr>
        <w:pStyle w:val="a9"/>
        <w:rPr>
          <w:lang w:eastAsia="ko-KR"/>
        </w:rPr>
      </w:pPr>
      <w:r>
        <w:rPr>
          <w:rStyle w:val="a8"/>
        </w:rPr>
        <w:annotationRef/>
      </w:r>
      <w:r>
        <w:rPr>
          <w:rFonts w:ascii="맑은 고딕" w:eastAsia="맑은 고딕" w:hAnsi="맑은 고딕" w:cs="맑은 고딕" w:hint="eastAsia"/>
          <w:lang w:eastAsia="ko-KR"/>
        </w:rPr>
        <w:t xml:space="preserve">합리적인 비용지출에 대해서 미리 </w:t>
      </w:r>
      <w:proofErr w:type="spellStart"/>
      <w:r>
        <w:rPr>
          <w:rFonts w:ascii="맑은 고딕" w:eastAsia="맑은 고딕" w:hAnsi="맑은 고딕" w:cs="맑은 고딕" w:hint="eastAsia"/>
          <w:lang w:eastAsia="ko-KR"/>
        </w:rPr>
        <w:t>승인받도록</w:t>
      </w:r>
      <w:proofErr w:type="spellEnd"/>
      <w:r>
        <w:rPr>
          <w:rFonts w:ascii="맑은 고딕" w:eastAsia="맑은 고딕" w:hAnsi="맑은 고딕" w:cs="맑은 고딕" w:hint="eastAsia"/>
          <w:lang w:eastAsia="ko-KR"/>
        </w:rPr>
        <w:t xml:space="preserve"> 하는 내용 추가하였습니다.</w:t>
      </w:r>
      <w:r>
        <w:rPr>
          <w:rFonts w:ascii="맑은 고딕" w:eastAsia="맑은 고딕" w:hAnsi="맑은 고딕" w:cs="맑은 고딕"/>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6D6CD64" w15:done="0"/>
  <w15:commentEx w15:paraId="2E4B94AA" w15:done="0"/>
  <w15:commentEx w15:paraId="7DB1610D" w15:done="0"/>
  <w15:commentEx w15:paraId="716A388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6D6CD64" w16cid:durableId="2B0D69AF"/>
  <w16cid:commentId w16cid:paraId="2E4B94AA" w16cid:durableId="2B0D6A87"/>
  <w16cid:commentId w16cid:paraId="7DB1610D" w16cid:durableId="2B0D797F"/>
  <w16cid:commentId w16cid:paraId="716A388C" w16cid:durableId="2B0C29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909F1F" w14:textId="77777777" w:rsidR="001026FA" w:rsidRDefault="001026FA">
      <w:r>
        <w:separator/>
      </w:r>
    </w:p>
  </w:endnote>
  <w:endnote w:type="continuationSeparator" w:id="0">
    <w:p w14:paraId="47FF961B" w14:textId="77777777" w:rsidR="001026FA" w:rsidRDefault="00102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CC8C6" w14:textId="77777777" w:rsidR="00E8759C" w:rsidRDefault="00E8759C">
    <w:pPr>
      <w:pStyle w:val="a3"/>
      <w:spacing w:line="14" w:lineRule="auto"/>
      <w:rPr>
        <w:sz w:val="20"/>
      </w:rPr>
    </w:pPr>
    <w:r>
      <w:rPr>
        <w:noProof/>
      </w:rPr>
      <mc:AlternateContent>
        <mc:Choice Requires="wps">
          <w:drawing>
            <wp:anchor distT="0" distB="0" distL="0" distR="0" simplePos="0" relativeHeight="486987264" behindDoc="1" locked="0" layoutInCell="1" allowOverlap="1" wp14:anchorId="4AB12CE0" wp14:editId="07777777">
              <wp:simplePos x="0" y="0"/>
              <wp:positionH relativeFrom="page">
                <wp:posOffset>6664621</wp:posOffset>
              </wp:positionH>
              <wp:positionV relativeFrom="page">
                <wp:posOffset>9405645</wp:posOffset>
              </wp:positionV>
              <wp:extent cx="24447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14:paraId="4718821A" w14:textId="77777777" w:rsidR="00E8759C" w:rsidRDefault="00E8759C">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wps:txbx>
                    <wps:bodyPr wrap="square" lIns="0" tIns="0" rIns="0" bIns="0" rtlCol="0">
                      <a:noAutofit/>
                    </wps:bodyPr>
                  </wps:wsp>
                </a:graphicData>
              </a:graphic>
            </wp:anchor>
          </w:drawing>
        </mc:Choice>
        <mc:Fallback>
          <w:pict>
            <v:shapetype w14:anchorId="4AB12CE0" id="_x0000_t202" coordsize="21600,21600" o:spt="202" path="m,l,21600r21600,l21600,xe">
              <v:stroke joinstyle="miter"/>
              <v:path gradientshapeok="t" o:connecttype="rect"/>
            </v:shapetype>
            <v:shape id="Textbox 2" o:spid="_x0000_s1026" type="#_x0000_t202" style="position:absolute;margin-left:524.75pt;margin-top:740.6pt;width:19.25pt;height:14.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" filled="f" stroked="f">
              <v:textbox inset="0,0,0,0">
                <w:txbxContent>
                  <w:p w14:paraId="4718821A" w14:textId="77777777" w:rsidR="00E8759C" w:rsidRDefault="00E8759C">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9139F7" w14:textId="77777777" w:rsidR="00E8759C" w:rsidRDefault="00E8759C">
    <w:pPr>
      <w:pStyle w:val="a3"/>
      <w:spacing w:line="14" w:lineRule="auto"/>
      <w:rPr>
        <w:sz w:val="20"/>
      </w:rPr>
    </w:pPr>
    <w:r>
      <w:rPr>
        <w:noProof/>
      </w:rPr>
      <mc:AlternateContent>
        <mc:Choice Requires="wps">
          <w:drawing>
            <wp:anchor distT="0" distB="0" distL="0" distR="0" simplePos="0" relativeHeight="486987776" behindDoc="1" locked="0" layoutInCell="1" allowOverlap="1" wp14:anchorId="636C2D24" wp14:editId="07777777">
              <wp:simplePos x="0" y="0"/>
              <wp:positionH relativeFrom="page">
                <wp:posOffset>6918621</wp:posOffset>
              </wp:positionH>
              <wp:positionV relativeFrom="page">
                <wp:posOffset>9405645</wp:posOffset>
              </wp:positionV>
              <wp:extent cx="180975" cy="1816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1610"/>
                      </a:xfrm>
                      <a:prstGeom prst="rect">
                        <a:avLst/>
                      </a:prstGeom>
                    </wps:spPr>
                    <wps:txbx>
                      <w:txbxContent>
                        <w:p w14:paraId="72E4F76D" w14:textId="77777777" w:rsidR="00E8759C" w:rsidRDefault="00E8759C">
                          <w:pPr>
                            <w:spacing w:before="13"/>
                            <w:ind w:left="20"/>
                            <w:rPr>
                              <w:rFonts w:ascii="Arial"/>
                            </w:rPr>
                          </w:pPr>
                          <w:r>
                            <w:rPr>
                              <w:rFonts w:ascii="Arial"/>
                              <w:spacing w:val="-5"/>
                            </w:rPr>
                            <w:t>23</w:t>
                          </w:r>
                        </w:p>
                      </w:txbxContent>
                    </wps:txbx>
                    <wps:bodyPr wrap="square" lIns="0" tIns="0" rIns="0" bIns="0" rtlCol="0">
                      <a:noAutofit/>
                    </wps:bodyPr>
                  </wps:wsp>
                </a:graphicData>
              </a:graphic>
            </wp:anchor>
          </w:drawing>
        </mc:Choice>
        <mc:Fallback>
          <w:pict>
            <v:shapetype w14:anchorId="636C2D24" id="_x0000_t202" coordsize="21600,21600" o:spt="202" path="m,l,21600r21600,l21600,xe">
              <v:stroke joinstyle="miter"/>
              <v:path gradientshapeok="t" o:connecttype="rect"/>
            </v:shapetype>
            <v:shape id="Textbox 39" o:spid="_x0000_s1027" type="#_x0000_t202" style="position:absolute;margin-left:544.75pt;margin-top:740.6pt;width:14.25pt;height:14.3pt;z-index:-163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" filled="f" stroked="f">
              <v:textbox inset="0,0,0,0">
                <w:txbxContent>
                  <w:p w14:paraId="72E4F76D" w14:textId="77777777" w:rsidR="00E8759C" w:rsidRDefault="00E8759C">
                    <w:pPr>
                      <w:spacing w:before="13"/>
                      <w:ind w:left="20"/>
                      <w:rPr>
                        <w:rFonts w:ascii="Arial"/>
                      </w:rPr>
                    </w:pPr>
                    <w:r>
                      <w:rPr>
                        <w:rFonts w:ascii="Arial"/>
                        <w:spacing w:val="-5"/>
                      </w:rPr>
                      <w:t>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8E6929" w14:textId="77777777" w:rsidR="001026FA" w:rsidRDefault="001026FA">
      <w:r>
        <w:separator/>
      </w:r>
    </w:p>
  </w:footnote>
  <w:footnote w:type="continuationSeparator" w:id="0">
    <w:p w14:paraId="362B5046" w14:textId="77777777" w:rsidR="001026FA" w:rsidRDefault="00102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06F5B"/>
    <w:multiLevelType w:val="hybridMultilevel"/>
    <w:tmpl w:val="78282144"/>
    <w:lvl w:ilvl="0" w:tplc="B9B2759E">
      <w:numFmt w:val="bullet"/>
      <w:lvlText w:val="●"/>
      <w:lvlJc w:val="left"/>
      <w:pPr>
        <w:ind w:left="1360" w:hanging="360"/>
      </w:pPr>
      <w:rPr>
        <w:rFonts w:ascii="Arial" w:eastAsia="Arial" w:hAnsi="Arial" w:cs="Arial" w:hint="default"/>
        <w:b w:val="0"/>
        <w:bCs w:val="0"/>
        <w:i w:val="0"/>
        <w:iCs w:val="0"/>
        <w:spacing w:val="0"/>
        <w:w w:val="100"/>
        <w:sz w:val="21"/>
        <w:szCs w:val="21"/>
        <w:lang w:val="en-US" w:eastAsia="en-US" w:bidi="ar-SA"/>
      </w:rPr>
    </w:lvl>
    <w:lvl w:ilvl="1" w:tplc="A0A679C2">
      <w:numFmt w:val="bullet"/>
      <w:lvlText w:val="○"/>
      <w:lvlJc w:val="left"/>
      <w:pPr>
        <w:ind w:left="2080" w:hanging="360"/>
      </w:pPr>
      <w:rPr>
        <w:rFonts w:ascii="Arial" w:eastAsia="Arial" w:hAnsi="Arial" w:cs="Arial" w:hint="default"/>
        <w:b w:val="0"/>
        <w:bCs w:val="0"/>
        <w:i w:val="0"/>
        <w:iCs w:val="0"/>
        <w:spacing w:val="0"/>
        <w:w w:val="100"/>
        <w:sz w:val="21"/>
        <w:szCs w:val="21"/>
        <w:lang w:val="en-US" w:eastAsia="en-US" w:bidi="ar-SA"/>
      </w:rPr>
    </w:lvl>
    <w:lvl w:ilvl="2" w:tplc="A022D542">
      <w:numFmt w:val="bullet"/>
      <w:lvlText w:val="•"/>
      <w:lvlJc w:val="left"/>
      <w:pPr>
        <w:ind w:left="3011" w:hanging="360"/>
      </w:pPr>
      <w:rPr>
        <w:rFonts w:hint="default"/>
        <w:lang w:val="en-US" w:eastAsia="en-US" w:bidi="ar-SA"/>
      </w:rPr>
    </w:lvl>
    <w:lvl w:ilvl="3" w:tplc="DA86F702">
      <w:numFmt w:val="bullet"/>
      <w:lvlText w:val="•"/>
      <w:lvlJc w:val="left"/>
      <w:pPr>
        <w:ind w:left="3942" w:hanging="360"/>
      </w:pPr>
      <w:rPr>
        <w:rFonts w:hint="default"/>
        <w:lang w:val="en-US" w:eastAsia="en-US" w:bidi="ar-SA"/>
      </w:rPr>
    </w:lvl>
    <w:lvl w:ilvl="4" w:tplc="B12A2096">
      <w:numFmt w:val="bullet"/>
      <w:lvlText w:val="•"/>
      <w:lvlJc w:val="left"/>
      <w:pPr>
        <w:ind w:left="4873" w:hanging="360"/>
      </w:pPr>
      <w:rPr>
        <w:rFonts w:hint="default"/>
        <w:lang w:val="en-US" w:eastAsia="en-US" w:bidi="ar-SA"/>
      </w:rPr>
    </w:lvl>
    <w:lvl w:ilvl="5" w:tplc="820A2196">
      <w:numFmt w:val="bullet"/>
      <w:lvlText w:val="•"/>
      <w:lvlJc w:val="left"/>
      <w:pPr>
        <w:ind w:left="5804" w:hanging="360"/>
      </w:pPr>
      <w:rPr>
        <w:rFonts w:hint="default"/>
        <w:lang w:val="en-US" w:eastAsia="en-US" w:bidi="ar-SA"/>
      </w:rPr>
    </w:lvl>
    <w:lvl w:ilvl="6" w:tplc="D72C3D94">
      <w:numFmt w:val="bullet"/>
      <w:lvlText w:val="•"/>
      <w:lvlJc w:val="left"/>
      <w:pPr>
        <w:ind w:left="6735" w:hanging="360"/>
      </w:pPr>
      <w:rPr>
        <w:rFonts w:hint="default"/>
        <w:lang w:val="en-US" w:eastAsia="en-US" w:bidi="ar-SA"/>
      </w:rPr>
    </w:lvl>
    <w:lvl w:ilvl="7" w:tplc="BA201694">
      <w:numFmt w:val="bullet"/>
      <w:lvlText w:val="•"/>
      <w:lvlJc w:val="left"/>
      <w:pPr>
        <w:ind w:left="7666" w:hanging="360"/>
      </w:pPr>
      <w:rPr>
        <w:rFonts w:hint="default"/>
        <w:lang w:val="en-US" w:eastAsia="en-US" w:bidi="ar-SA"/>
      </w:rPr>
    </w:lvl>
    <w:lvl w:ilvl="8" w:tplc="736217F8">
      <w:numFmt w:val="bullet"/>
      <w:lvlText w:val="•"/>
      <w:lvlJc w:val="left"/>
      <w:pPr>
        <w:ind w:left="8597" w:hanging="360"/>
      </w:pPr>
      <w:rPr>
        <w:rFonts w:hint="default"/>
        <w:lang w:val="en-US" w:eastAsia="en-US" w:bidi="ar-SA"/>
      </w:rPr>
    </w:lvl>
  </w:abstractNum>
  <w:abstractNum w:abstractNumId="1" w15:restartNumberingAfterBreak="0">
    <w:nsid w:val="0AB7E37D"/>
    <w:multiLevelType w:val="hybridMultilevel"/>
    <w:tmpl w:val="F0E057CA"/>
    <w:lvl w:ilvl="0" w:tplc="3D4CFFB2">
      <w:start w:val="1"/>
      <w:numFmt w:val="decimal"/>
      <w:lvlText w:val="%1."/>
      <w:lvlJc w:val="left"/>
      <w:pPr>
        <w:ind w:left="1353" w:hanging="360"/>
        <w:jc w:val="left"/>
      </w:pPr>
      <w:rPr>
        <w:rFonts w:ascii="Calibri" w:eastAsia="Calibri" w:hAnsi="Calibri" w:cs="Calibri" w:hint="default"/>
        <w:b w:val="0"/>
        <w:bCs w:val="0"/>
        <w:i w:val="0"/>
        <w:iCs w:val="0"/>
        <w:spacing w:val="0"/>
        <w:w w:val="109"/>
        <w:sz w:val="21"/>
        <w:szCs w:val="21"/>
        <w:lang w:val="en-US" w:eastAsia="en-US" w:bidi="ar-SA"/>
      </w:rPr>
    </w:lvl>
    <w:lvl w:ilvl="1" w:tplc="F88A721A">
      <w:numFmt w:val="bullet"/>
      <w:lvlText w:val="•"/>
      <w:lvlJc w:val="left"/>
      <w:pPr>
        <w:ind w:left="2270" w:hanging="360"/>
      </w:pPr>
      <w:rPr>
        <w:rFonts w:hint="default"/>
        <w:lang w:val="en-US" w:eastAsia="en-US" w:bidi="ar-SA"/>
      </w:rPr>
    </w:lvl>
    <w:lvl w:ilvl="2" w:tplc="DB0885D4">
      <w:numFmt w:val="bullet"/>
      <w:lvlText w:val="•"/>
      <w:lvlJc w:val="left"/>
      <w:pPr>
        <w:ind w:left="3180" w:hanging="360"/>
      </w:pPr>
      <w:rPr>
        <w:rFonts w:hint="default"/>
        <w:lang w:val="en-US" w:eastAsia="en-US" w:bidi="ar-SA"/>
      </w:rPr>
    </w:lvl>
    <w:lvl w:ilvl="3" w:tplc="B248DFB2">
      <w:numFmt w:val="bullet"/>
      <w:lvlText w:val="•"/>
      <w:lvlJc w:val="left"/>
      <w:pPr>
        <w:ind w:left="4090" w:hanging="360"/>
      </w:pPr>
      <w:rPr>
        <w:rFonts w:hint="default"/>
        <w:lang w:val="en-US" w:eastAsia="en-US" w:bidi="ar-SA"/>
      </w:rPr>
    </w:lvl>
    <w:lvl w:ilvl="4" w:tplc="37D8E2AE">
      <w:numFmt w:val="bullet"/>
      <w:lvlText w:val="•"/>
      <w:lvlJc w:val="left"/>
      <w:pPr>
        <w:ind w:left="5000" w:hanging="360"/>
      </w:pPr>
      <w:rPr>
        <w:rFonts w:hint="default"/>
        <w:lang w:val="en-US" w:eastAsia="en-US" w:bidi="ar-SA"/>
      </w:rPr>
    </w:lvl>
    <w:lvl w:ilvl="5" w:tplc="E4B4684A">
      <w:numFmt w:val="bullet"/>
      <w:lvlText w:val="•"/>
      <w:lvlJc w:val="left"/>
      <w:pPr>
        <w:ind w:left="5910" w:hanging="360"/>
      </w:pPr>
      <w:rPr>
        <w:rFonts w:hint="default"/>
        <w:lang w:val="en-US" w:eastAsia="en-US" w:bidi="ar-SA"/>
      </w:rPr>
    </w:lvl>
    <w:lvl w:ilvl="6" w:tplc="51466A96">
      <w:numFmt w:val="bullet"/>
      <w:lvlText w:val="•"/>
      <w:lvlJc w:val="left"/>
      <w:pPr>
        <w:ind w:left="6820" w:hanging="360"/>
      </w:pPr>
      <w:rPr>
        <w:rFonts w:hint="default"/>
        <w:lang w:val="en-US" w:eastAsia="en-US" w:bidi="ar-SA"/>
      </w:rPr>
    </w:lvl>
    <w:lvl w:ilvl="7" w:tplc="546E70E8">
      <w:numFmt w:val="bullet"/>
      <w:lvlText w:val="•"/>
      <w:lvlJc w:val="left"/>
      <w:pPr>
        <w:ind w:left="7730" w:hanging="360"/>
      </w:pPr>
      <w:rPr>
        <w:rFonts w:hint="default"/>
        <w:lang w:val="en-US" w:eastAsia="en-US" w:bidi="ar-SA"/>
      </w:rPr>
    </w:lvl>
    <w:lvl w:ilvl="8" w:tplc="E42C147A">
      <w:numFmt w:val="bullet"/>
      <w:lvlText w:val="•"/>
      <w:lvlJc w:val="left"/>
      <w:pPr>
        <w:ind w:left="8640" w:hanging="360"/>
      </w:pPr>
      <w:rPr>
        <w:rFonts w:hint="default"/>
        <w:lang w:val="en-US" w:eastAsia="en-US" w:bidi="ar-SA"/>
      </w:rPr>
    </w:lvl>
  </w:abstractNum>
  <w:abstractNum w:abstractNumId="2" w15:restartNumberingAfterBreak="0">
    <w:nsid w:val="14296486"/>
    <w:multiLevelType w:val="hybridMultilevel"/>
    <w:tmpl w:val="229E7F16"/>
    <w:lvl w:ilvl="0" w:tplc="DAB4D87C">
      <w:numFmt w:val="bullet"/>
      <w:lvlText w:val="●"/>
      <w:lvlJc w:val="left"/>
      <w:pPr>
        <w:ind w:left="1360" w:hanging="360"/>
      </w:pPr>
      <w:rPr>
        <w:rFonts w:ascii="Arial" w:eastAsia="Arial" w:hAnsi="Arial" w:cs="Arial" w:hint="default"/>
        <w:b w:val="0"/>
        <w:bCs w:val="0"/>
        <w:i w:val="0"/>
        <w:iCs w:val="0"/>
        <w:spacing w:val="0"/>
        <w:w w:val="100"/>
        <w:sz w:val="21"/>
        <w:szCs w:val="21"/>
        <w:lang w:val="en-US" w:eastAsia="en-US" w:bidi="ar-SA"/>
      </w:rPr>
    </w:lvl>
    <w:lvl w:ilvl="1" w:tplc="9BD61240">
      <w:numFmt w:val="bullet"/>
      <w:lvlText w:val="○"/>
      <w:lvlJc w:val="left"/>
      <w:pPr>
        <w:ind w:left="2080" w:hanging="360"/>
      </w:pPr>
      <w:rPr>
        <w:rFonts w:ascii="Arial" w:eastAsia="Arial" w:hAnsi="Arial" w:cs="Arial" w:hint="default"/>
        <w:b w:val="0"/>
        <w:bCs w:val="0"/>
        <w:i w:val="0"/>
        <w:iCs w:val="0"/>
        <w:spacing w:val="0"/>
        <w:w w:val="100"/>
        <w:sz w:val="21"/>
        <w:szCs w:val="21"/>
        <w:lang w:val="en-US" w:eastAsia="en-US" w:bidi="ar-SA"/>
      </w:rPr>
    </w:lvl>
    <w:lvl w:ilvl="2" w:tplc="97A6588A">
      <w:numFmt w:val="bullet"/>
      <w:lvlText w:val="•"/>
      <w:lvlJc w:val="left"/>
      <w:pPr>
        <w:ind w:left="3011" w:hanging="360"/>
      </w:pPr>
      <w:rPr>
        <w:rFonts w:hint="default"/>
        <w:lang w:val="en-US" w:eastAsia="en-US" w:bidi="ar-SA"/>
      </w:rPr>
    </w:lvl>
    <w:lvl w:ilvl="3" w:tplc="2722B7E0">
      <w:numFmt w:val="bullet"/>
      <w:lvlText w:val="•"/>
      <w:lvlJc w:val="left"/>
      <w:pPr>
        <w:ind w:left="3942" w:hanging="360"/>
      </w:pPr>
      <w:rPr>
        <w:rFonts w:hint="default"/>
        <w:lang w:val="en-US" w:eastAsia="en-US" w:bidi="ar-SA"/>
      </w:rPr>
    </w:lvl>
    <w:lvl w:ilvl="4" w:tplc="B2FA9A64">
      <w:numFmt w:val="bullet"/>
      <w:lvlText w:val="•"/>
      <w:lvlJc w:val="left"/>
      <w:pPr>
        <w:ind w:left="4873" w:hanging="360"/>
      </w:pPr>
      <w:rPr>
        <w:rFonts w:hint="default"/>
        <w:lang w:val="en-US" w:eastAsia="en-US" w:bidi="ar-SA"/>
      </w:rPr>
    </w:lvl>
    <w:lvl w:ilvl="5" w:tplc="6884F6D0">
      <w:numFmt w:val="bullet"/>
      <w:lvlText w:val="•"/>
      <w:lvlJc w:val="left"/>
      <w:pPr>
        <w:ind w:left="5804" w:hanging="360"/>
      </w:pPr>
      <w:rPr>
        <w:rFonts w:hint="default"/>
        <w:lang w:val="en-US" w:eastAsia="en-US" w:bidi="ar-SA"/>
      </w:rPr>
    </w:lvl>
    <w:lvl w:ilvl="6" w:tplc="269A33B2">
      <w:numFmt w:val="bullet"/>
      <w:lvlText w:val="•"/>
      <w:lvlJc w:val="left"/>
      <w:pPr>
        <w:ind w:left="6735" w:hanging="360"/>
      </w:pPr>
      <w:rPr>
        <w:rFonts w:hint="default"/>
        <w:lang w:val="en-US" w:eastAsia="en-US" w:bidi="ar-SA"/>
      </w:rPr>
    </w:lvl>
    <w:lvl w:ilvl="7" w:tplc="AEF8F6BE">
      <w:numFmt w:val="bullet"/>
      <w:lvlText w:val="•"/>
      <w:lvlJc w:val="left"/>
      <w:pPr>
        <w:ind w:left="7666" w:hanging="360"/>
      </w:pPr>
      <w:rPr>
        <w:rFonts w:hint="default"/>
        <w:lang w:val="en-US" w:eastAsia="en-US" w:bidi="ar-SA"/>
      </w:rPr>
    </w:lvl>
    <w:lvl w:ilvl="8" w:tplc="8F7E5DBA">
      <w:numFmt w:val="bullet"/>
      <w:lvlText w:val="•"/>
      <w:lvlJc w:val="left"/>
      <w:pPr>
        <w:ind w:left="8597" w:hanging="360"/>
      </w:pPr>
      <w:rPr>
        <w:rFonts w:hint="default"/>
        <w:lang w:val="en-US" w:eastAsia="en-US" w:bidi="ar-SA"/>
      </w:rPr>
    </w:lvl>
  </w:abstractNum>
  <w:abstractNum w:abstractNumId="3" w15:restartNumberingAfterBreak="0">
    <w:nsid w:val="216066B9"/>
    <w:multiLevelType w:val="hybridMultilevel"/>
    <w:tmpl w:val="DAC677FE"/>
    <w:lvl w:ilvl="0" w:tplc="D556E300">
      <w:numFmt w:val="bullet"/>
      <w:lvlText w:val="-"/>
      <w:lvlJc w:val="left"/>
      <w:pPr>
        <w:ind w:left="1360" w:hanging="360"/>
      </w:pPr>
      <w:rPr>
        <w:rFonts w:ascii="Calibri" w:eastAsia="Calibri" w:hAnsi="Calibri" w:cs="Calibri" w:hint="default"/>
        <w:b w:val="0"/>
        <w:bCs w:val="0"/>
        <w:i w:val="0"/>
        <w:iCs w:val="0"/>
        <w:color w:val="B6B6B6"/>
        <w:spacing w:val="0"/>
        <w:w w:val="127"/>
        <w:sz w:val="19"/>
        <w:szCs w:val="19"/>
        <w:lang w:val="en-US" w:eastAsia="en-US" w:bidi="ar-SA"/>
      </w:rPr>
    </w:lvl>
    <w:lvl w:ilvl="1" w:tplc="0BFC3F3C">
      <w:numFmt w:val="bullet"/>
      <w:lvlText w:val="•"/>
      <w:lvlJc w:val="left"/>
      <w:pPr>
        <w:ind w:left="2270" w:hanging="360"/>
      </w:pPr>
      <w:rPr>
        <w:rFonts w:hint="default"/>
        <w:lang w:val="en-US" w:eastAsia="en-US" w:bidi="ar-SA"/>
      </w:rPr>
    </w:lvl>
    <w:lvl w:ilvl="2" w:tplc="5534FC58">
      <w:numFmt w:val="bullet"/>
      <w:lvlText w:val="•"/>
      <w:lvlJc w:val="left"/>
      <w:pPr>
        <w:ind w:left="3180" w:hanging="360"/>
      </w:pPr>
      <w:rPr>
        <w:rFonts w:hint="default"/>
        <w:lang w:val="en-US" w:eastAsia="en-US" w:bidi="ar-SA"/>
      </w:rPr>
    </w:lvl>
    <w:lvl w:ilvl="3" w:tplc="58483432">
      <w:numFmt w:val="bullet"/>
      <w:lvlText w:val="•"/>
      <w:lvlJc w:val="left"/>
      <w:pPr>
        <w:ind w:left="4090" w:hanging="360"/>
      </w:pPr>
      <w:rPr>
        <w:rFonts w:hint="default"/>
        <w:lang w:val="en-US" w:eastAsia="en-US" w:bidi="ar-SA"/>
      </w:rPr>
    </w:lvl>
    <w:lvl w:ilvl="4" w:tplc="E09668CE">
      <w:numFmt w:val="bullet"/>
      <w:lvlText w:val="•"/>
      <w:lvlJc w:val="left"/>
      <w:pPr>
        <w:ind w:left="5000" w:hanging="360"/>
      </w:pPr>
      <w:rPr>
        <w:rFonts w:hint="default"/>
        <w:lang w:val="en-US" w:eastAsia="en-US" w:bidi="ar-SA"/>
      </w:rPr>
    </w:lvl>
    <w:lvl w:ilvl="5" w:tplc="13C60F56">
      <w:numFmt w:val="bullet"/>
      <w:lvlText w:val="•"/>
      <w:lvlJc w:val="left"/>
      <w:pPr>
        <w:ind w:left="5910" w:hanging="360"/>
      </w:pPr>
      <w:rPr>
        <w:rFonts w:hint="default"/>
        <w:lang w:val="en-US" w:eastAsia="en-US" w:bidi="ar-SA"/>
      </w:rPr>
    </w:lvl>
    <w:lvl w:ilvl="6" w:tplc="B43E4CD6">
      <w:numFmt w:val="bullet"/>
      <w:lvlText w:val="•"/>
      <w:lvlJc w:val="left"/>
      <w:pPr>
        <w:ind w:left="6820" w:hanging="360"/>
      </w:pPr>
      <w:rPr>
        <w:rFonts w:hint="default"/>
        <w:lang w:val="en-US" w:eastAsia="en-US" w:bidi="ar-SA"/>
      </w:rPr>
    </w:lvl>
    <w:lvl w:ilvl="7" w:tplc="12AEDD7C">
      <w:numFmt w:val="bullet"/>
      <w:lvlText w:val="•"/>
      <w:lvlJc w:val="left"/>
      <w:pPr>
        <w:ind w:left="7730" w:hanging="360"/>
      </w:pPr>
      <w:rPr>
        <w:rFonts w:hint="default"/>
        <w:lang w:val="en-US" w:eastAsia="en-US" w:bidi="ar-SA"/>
      </w:rPr>
    </w:lvl>
    <w:lvl w:ilvl="8" w:tplc="9DA06B0A">
      <w:numFmt w:val="bullet"/>
      <w:lvlText w:val="•"/>
      <w:lvlJc w:val="left"/>
      <w:pPr>
        <w:ind w:left="8640" w:hanging="360"/>
      </w:pPr>
      <w:rPr>
        <w:rFonts w:hint="default"/>
        <w:lang w:val="en-US" w:eastAsia="en-US" w:bidi="ar-SA"/>
      </w:rPr>
    </w:lvl>
  </w:abstractNum>
  <w:abstractNum w:abstractNumId="4" w15:restartNumberingAfterBreak="0">
    <w:nsid w:val="245F2778"/>
    <w:multiLevelType w:val="hybridMultilevel"/>
    <w:tmpl w:val="9DE62D8A"/>
    <w:lvl w:ilvl="0" w:tplc="82AA597E">
      <w:numFmt w:val="bullet"/>
      <w:lvlText w:val="●"/>
      <w:lvlJc w:val="left"/>
      <w:pPr>
        <w:ind w:left="1360" w:hanging="360"/>
      </w:pPr>
      <w:rPr>
        <w:rFonts w:ascii="Arial" w:eastAsia="Arial" w:hAnsi="Arial" w:cs="Arial" w:hint="default"/>
        <w:b w:val="0"/>
        <w:bCs w:val="0"/>
        <w:i w:val="0"/>
        <w:iCs w:val="0"/>
        <w:spacing w:val="0"/>
        <w:w w:val="100"/>
        <w:sz w:val="21"/>
        <w:szCs w:val="21"/>
        <w:lang w:val="en-US" w:eastAsia="en-US" w:bidi="ar-SA"/>
      </w:rPr>
    </w:lvl>
    <w:lvl w:ilvl="1" w:tplc="C77C8592">
      <w:numFmt w:val="bullet"/>
      <w:lvlText w:val="○"/>
      <w:lvlJc w:val="left"/>
      <w:pPr>
        <w:ind w:left="2080" w:hanging="360"/>
      </w:pPr>
      <w:rPr>
        <w:rFonts w:ascii="Arial" w:eastAsia="Arial" w:hAnsi="Arial" w:cs="Arial" w:hint="default"/>
        <w:b w:val="0"/>
        <w:bCs w:val="0"/>
        <w:i w:val="0"/>
        <w:iCs w:val="0"/>
        <w:spacing w:val="0"/>
        <w:w w:val="100"/>
        <w:sz w:val="21"/>
        <w:szCs w:val="21"/>
        <w:lang w:val="en-US" w:eastAsia="en-US" w:bidi="ar-SA"/>
      </w:rPr>
    </w:lvl>
    <w:lvl w:ilvl="2" w:tplc="A2A418CC">
      <w:numFmt w:val="bullet"/>
      <w:lvlText w:val="•"/>
      <w:lvlJc w:val="left"/>
      <w:pPr>
        <w:ind w:left="3011" w:hanging="360"/>
      </w:pPr>
      <w:rPr>
        <w:rFonts w:hint="default"/>
        <w:lang w:val="en-US" w:eastAsia="en-US" w:bidi="ar-SA"/>
      </w:rPr>
    </w:lvl>
    <w:lvl w:ilvl="3" w:tplc="917E0E02">
      <w:numFmt w:val="bullet"/>
      <w:lvlText w:val="•"/>
      <w:lvlJc w:val="left"/>
      <w:pPr>
        <w:ind w:left="3942" w:hanging="360"/>
      </w:pPr>
      <w:rPr>
        <w:rFonts w:hint="default"/>
        <w:lang w:val="en-US" w:eastAsia="en-US" w:bidi="ar-SA"/>
      </w:rPr>
    </w:lvl>
    <w:lvl w:ilvl="4" w:tplc="B1127AB4">
      <w:numFmt w:val="bullet"/>
      <w:lvlText w:val="•"/>
      <w:lvlJc w:val="left"/>
      <w:pPr>
        <w:ind w:left="4873" w:hanging="360"/>
      </w:pPr>
      <w:rPr>
        <w:rFonts w:hint="default"/>
        <w:lang w:val="en-US" w:eastAsia="en-US" w:bidi="ar-SA"/>
      </w:rPr>
    </w:lvl>
    <w:lvl w:ilvl="5" w:tplc="E4E4913A">
      <w:numFmt w:val="bullet"/>
      <w:lvlText w:val="•"/>
      <w:lvlJc w:val="left"/>
      <w:pPr>
        <w:ind w:left="5804" w:hanging="360"/>
      </w:pPr>
      <w:rPr>
        <w:rFonts w:hint="default"/>
        <w:lang w:val="en-US" w:eastAsia="en-US" w:bidi="ar-SA"/>
      </w:rPr>
    </w:lvl>
    <w:lvl w:ilvl="6" w:tplc="0344AA4C">
      <w:numFmt w:val="bullet"/>
      <w:lvlText w:val="•"/>
      <w:lvlJc w:val="left"/>
      <w:pPr>
        <w:ind w:left="6735" w:hanging="360"/>
      </w:pPr>
      <w:rPr>
        <w:rFonts w:hint="default"/>
        <w:lang w:val="en-US" w:eastAsia="en-US" w:bidi="ar-SA"/>
      </w:rPr>
    </w:lvl>
    <w:lvl w:ilvl="7" w:tplc="CB983D04">
      <w:numFmt w:val="bullet"/>
      <w:lvlText w:val="•"/>
      <w:lvlJc w:val="left"/>
      <w:pPr>
        <w:ind w:left="7666" w:hanging="360"/>
      </w:pPr>
      <w:rPr>
        <w:rFonts w:hint="default"/>
        <w:lang w:val="en-US" w:eastAsia="en-US" w:bidi="ar-SA"/>
      </w:rPr>
    </w:lvl>
    <w:lvl w:ilvl="8" w:tplc="47D8C018">
      <w:numFmt w:val="bullet"/>
      <w:lvlText w:val="•"/>
      <w:lvlJc w:val="left"/>
      <w:pPr>
        <w:ind w:left="8597" w:hanging="360"/>
      </w:pPr>
      <w:rPr>
        <w:rFonts w:hint="default"/>
        <w:lang w:val="en-US" w:eastAsia="en-US" w:bidi="ar-SA"/>
      </w:rPr>
    </w:lvl>
  </w:abstractNum>
  <w:abstractNum w:abstractNumId="5" w15:restartNumberingAfterBreak="0">
    <w:nsid w:val="2FEA304F"/>
    <w:multiLevelType w:val="hybridMultilevel"/>
    <w:tmpl w:val="E2F44E46"/>
    <w:lvl w:ilvl="0" w:tplc="2136977E">
      <w:numFmt w:val="bullet"/>
      <w:lvlText w:val="-"/>
      <w:lvlJc w:val="left"/>
      <w:pPr>
        <w:ind w:left="1360" w:hanging="360"/>
      </w:pPr>
      <w:rPr>
        <w:rFonts w:ascii="Calibri" w:eastAsia="Calibri" w:hAnsi="Calibri" w:cs="Calibri" w:hint="default"/>
        <w:b w:val="0"/>
        <w:bCs w:val="0"/>
        <w:i w:val="0"/>
        <w:iCs w:val="0"/>
        <w:color w:val="B6B6B6"/>
        <w:spacing w:val="0"/>
        <w:w w:val="127"/>
        <w:sz w:val="19"/>
        <w:szCs w:val="19"/>
        <w:lang w:val="en-US" w:eastAsia="en-US" w:bidi="ar-SA"/>
      </w:rPr>
    </w:lvl>
    <w:lvl w:ilvl="1" w:tplc="3774D39C">
      <w:numFmt w:val="bullet"/>
      <w:lvlText w:val="•"/>
      <w:lvlJc w:val="left"/>
      <w:pPr>
        <w:ind w:left="2270" w:hanging="360"/>
      </w:pPr>
      <w:rPr>
        <w:rFonts w:hint="default"/>
        <w:lang w:val="en-US" w:eastAsia="en-US" w:bidi="ar-SA"/>
      </w:rPr>
    </w:lvl>
    <w:lvl w:ilvl="2" w:tplc="BAA8516E">
      <w:numFmt w:val="bullet"/>
      <w:lvlText w:val="•"/>
      <w:lvlJc w:val="left"/>
      <w:pPr>
        <w:ind w:left="3180" w:hanging="360"/>
      </w:pPr>
      <w:rPr>
        <w:rFonts w:hint="default"/>
        <w:lang w:val="en-US" w:eastAsia="en-US" w:bidi="ar-SA"/>
      </w:rPr>
    </w:lvl>
    <w:lvl w:ilvl="3" w:tplc="4588CC14">
      <w:numFmt w:val="bullet"/>
      <w:lvlText w:val="•"/>
      <w:lvlJc w:val="left"/>
      <w:pPr>
        <w:ind w:left="4090" w:hanging="360"/>
      </w:pPr>
      <w:rPr>
        <w:rFonts w:hint="default"/>
        <w:lang w:val="en-US" w:eastAsia="en-US" w:bidi="ar-SA"/>
      </w:rPr>
    </w:lvl>
    <w:lvl w:ilvl="4" w:tplc="D8829BB6">
      <w:numFmt w:val="bullet"/>
      <w:lvlText w:val="•"/>
      <w:lvlJc w:val="left"/>
      <w:pPr>
        <w:ind w:left="5000" w:hanging="360"/>
      </w:pPr>
      <w:rPr>
        <w:rFonts w:hint="default"/>
        <w:lang w:val="en-US" w:eastAsia="en-US" w:bidi="ar-SA"/>
      </w:rPr>
    </w:lvl>
    <w:lvl w:ilvl="5" w:tplc="2CDC3CC8">
      <w:numFmt w:val="bullet"/>
      <w:lvlText w:val="•"/>
      <w:lvlJc w:val="left"/>
      <w:pPr>
        <w:ind w:left="5910" w:hanging="360"/>
      </w:pPr>
      <w:rPr>
        <w:rFonts w:hint="default"/>
        <w:lang w:val="en-US" w:eastAsia="en-US" w:bidi="ar-SA"/>
      </w:rPr>
    </w:lvl>
    <w:lvl w:ilvl="6" w:tplc="3090806E">
      <w:numFmt w:val="bullet"/>
      <w:lvlText w:val="•"/>
      <w:lvlJc w:val="left"/>
      <w:pPr>
        <w:ind w:left="6820" w:hanging="360"/>
      </w:pPr>
      <w:rPr>
        <w:rFonts w:hint="default"/>
        <w:lang w:val="en-US" w:eastAsia="en-US" w:bidi="ar-SA"/>
      </w:rPr>
    </w:lvl>
    <w:lvl w:ilvl="7" w:tplc="73E23270">
      <w:numFmt w:val="bullet"/>
      <w:lvlText w:val="•"/>
      <w:lvlJc w:val="left"/>
      <w:pPr>
        <w:ind w:left="7730" w:hanging="360"/>
      </w:pPr>
      <w:rPr>
        <w:rFonts w:hint="default"/>
        <w:lang w:val="en-US" w:eastAsia="en-US" w:bidi="ar-SA"/>
      </w:rPr>
    </w:lvl>
    <w:lvl w:ilvl="8" w:tplc="59E07638">
      <w:numFmt w:val="bullet"/>
      <w:lvlText w:val="•"/>
      <w:lvlJc w:val="left"/>
      <w:pPr>
        <w:ind w:left="8640" w:hanging="360"/>
      </w:pPr>
      <w:rPr>
        <w:rFonts w:hint="default"/>
        <w:lang w:val="en-US" w:eastAsia="en-US" w:bidi="ar-SA"/>
      </w:rPr>
    </w:lvl>
  </w:abstractNum>
  <w:abstractNum w:abstractNumId="6" w15:restartNumberingAfterBreak="0">
    <w:nsid w:val="35F5BA2B"/>
    <w:multiLevelType w:val="hybridMultilevel"/>
    <w:tmpl w:val="107829E8"/>
    <w:lvl w:ilvl="0" w:tplc="27926BA4">
      <w:numFmt w:val="bullet"/>
      <w:lvlText w:val="-"/>
      <w:lvlJc w:val="left"/>
      <w:pPr>
        <w:ind w:left="1360" w:hanging="360"/>
      </w:pPr>
      <w:rPr>
        <w:rFonts w:ascii="Calibri" w:eastAsia="Calibri" w:hAnsi="Calibri" w:cs="Calibri" w:hint="default"/>
        <w:b w:val="0"/>
        <w:bCs w:val="0"/>
        <w:i w:val="0"/>
        <w:iCs w:val="0"/>
        <w:color w:val="B6B6B6"/>
        <w:spacing w:val="0"/>
        <w:w w:val="127"/>
        <w:sz w:val="19"/>
        <w:szCs w:val="19"/>
        <w:lang w:val="en-US" w:eastAsia="en-US" w:bidi="ar-SA"/>
      </w:rPr>
    </w:lvl>
    <w:lvl w:ilvl="1" w:tplc="10D2BA74">
      <w:numFmt w:val="bullet"/>
      <w:lvlText w:val="•"/>
      <w:lvlJc w:val="left"/>
      <w:pPr>
        <w:ind w:left="2270" w:hanging="360"/>
      </w:pPr>
      <w:rPr>
        <w:rFonts w:hint="default"/>
        <w:lang w:val="en-US" w:eastAsia="en-US" w:bidi="ar-SA"/>
      </w:rPr>
    </w:lvl>
    <w:lvl w:ilvl="2" w:tplc="93444494">
      <w:numFmt w:val="bullet"/>
      <w:lvlText w:val="•"/>
      <w:lvlJc w:val="left"/>
      <w:pPr>
        <w:ind w:left="3180" w:hanging="360"/>
      </w:pPr>
      <w:rPr>
        <w:rFonts w:hint="default"/>
        <w:lang w:val="en-US" w:eastAsia="en-US" w:bidi="ar-SA"/>
      </w:rPr>
    </w:lvl>
    <w:lvl w:ilvl="3" w:tplc="523E706E">
      <w:numFmt w:val="bullet"/>
      <w:lvlText w:val="•"/>
      <w:lvlJc w:val="left"/>
      <w:pPr>
        <w:ind w:left="4090" w:hanging="360"/>
      </w:pPr>
      <w:rPr>
        <w:rFonts w:hint="default"/>
        <w:lang w:val="en-US" w:eastAsia="en-US" w:bidi="ar-SA"/>
      </w:rPr>
    </w:lvl>
    <w:lvl w:ilvl="4" w:tplc="C1FA45BA">
      <w:numFmt w:val="bullet"/>
      <w:lvlText w:val="•"/>
      <w:lvlJc w:val="left"/>
      <w:pPr>
        <w:ind w:left="5000" w:hanging="360"/>
      </w:pPr>
      <w:rPr>
        <w:rFonts w:hint="default"/>
        <w:lang w:val="en-US" w:eastAsia="en-US" w:bidi="ar-SA"/>
      </w:rPr>
    </w:lvl>
    <w:lvl w:ilvl="5" w:tplc="592C5356">
      <w:numFmt w:val="bullet"/>
      <w:lvlText w:val="•"/>
      <w:lvlJc w:val="left"/>
      <w:pPr>
        <w:ind w:left="5910" w:hanging="360"/>
      </w:pPr>
      <w:rPr>
        <w:rFonts w:hint="default"/>
        <w:lang w:val="en-US" w:eastAsia="en-US" w:bidi="ar-SA"/>
      </w:rPr>
    </w:lvl>
    <w:lvl w:ilvl="6" w:tplc="A580BC68">
      <w:numFmt w:val="bullet"/>
      <w:lvlText w:val="•"/>
      <w:lvlJc w:val="left"/>
      <w:pPr>
        <w:ind w:left="6820" w:hanging="360"/>
      </w:pPr>
      <w:rPr>
        <w:rFonts w:hint="default"/>
        <w:lang w:val="en-US" w:eastAsia="en-US" w:bidi="ar-SA"/>
      </w:rPr>
    </w:lvl>
    <w:lvl w:ilvl="7" w:tplc="8A044B8A">
      <w:numFmt w:val="bullet"/>
      <w:lvlText w:val="•"/>
      <w:lvlJc w:val="left"/>
      <w:pPr>
        <w:ind w:left="7730" w:hanging="360"/>
      </w:pPr>
      <w:rPr>
        <w:rFonts w:hint="default"/>
        <w:lang w:val="en-US" w:eastAsia="en-US" w:bidi="ar-SA"/>
      </w:rPr>
    </w:lvl>
    <w:lvl w:ilvl="8" w:tplc="54F2360E">
      <w:numFmt w:val="bullet"/>
      <w:lvlText w:val="•"/>
      <w:lvlJc w:val="left"/>
      <w:pPr>
        <w:ind w:left="8640" w:hanging="360"/>
      </w:pPr>
      <w:rPr>
        <w:rFonts w:hint="default"/>
        <w:lang w:val="en-US" w:eastAsia="en-US" w:bidi="ar-SA"/>
      </w:rPr>
    </w:lvl>
  </w:abstractNum>
  <w:abstractNum w:abstractNumId="7" w15:restartNumberingAfterBreak="0">
    <w:nsid w:val="4BB028D7"/>
    <w:multiLevelType w:val="hybridMultilevel"/>
    <w:tmpl w:val="7E5CFB14"/>
    <w:lvl w:ilvl="0" w:tplc="E3FCE71A">
      <w:start w:val="1"/>
      <w:numFmt w:val="decimal"/>
      <w:lvlText w:val="%1."/>
      <w:lvlJc w:val="left"/>
      <w:pPr>
        <w:ind w:left="1360" w:hanging="360"/>
        <w:jc w:val="left"/>
      </w:pPr>
      <w:rPr>
        <w:rFonts w:ascii="Calibri" w:eastAsia="Calibri" w:hAnsi="Calibri" w:cs="Calibri" w:hint="default"/>
        <w:b w:val="0"/>
        <w:bCs w:val="0"/>
        <w:i w:val="0"/>
        <w:iCs w:val="0"/>
        <w:spacing w:val="0"/>
        <w:w w:val="109"/>
        <w:sz w:val="21"/>
        <w:szCs w:val="21"/>
        <w:lang w:val="en-US" w:eastAsia="en-US" w:bidi="ar-SA"/>
      </w:rPr>
    </w:lvl>
    <w:lvl w:ilvl="1" w:tplc="4EAEC1CA">
      <w:numFmt w:val="bullet"/>
      <w:lvlText w:val="●"/>
      <w:lvlJc w:val="left"/>
      <w:pPr>
        <w:ind w:left="2080" w:hanging="360"/>
      </w:pPr>
      <w:rPr>
        <w:rFonts w:ascii="Arial" w:eastAsia="Arial" w:hAnsi="Arial" w:cs="Arial" w:hint="default"/>
        <w:b w:val="0"/>
        <w:bCs w:val="0"/>
        <w:i w:val="0"/>
        <w:iCs w:val="0"/>
        <w:spacing w:val="0"/>
        <w:w w:val="100"/>
        <w:sz w:val="21"/>
        <w:szCs w:val="21"/>
        <w:lang w:val="en-US" w:eastAsia="en-US" w:bidi="ar-SA"/>
      </w:rPr>
    </w:lvl>
    <w:lvl w:ilvl="2" w:tplc="F648DF8E">
      <w:numFmt w:val="bullet"/>
      <w:lvlText w:val="○"/>
      <w:lvlJc w:val="left"/>
      <w:pPr>
        <w:ind w:left="2800" w:hanging="360"/>
      </w:pPr>
      <w:rPr>
        <w:rFonts w:ascii="Arial" w:eastAsia="Arial" w:hAnsi="Arial" w:cs="Arial" w:hint="default"/>
        <w:b w:val="0"/>
        <w:bCs w:val="0"/>
        <w:i w:val="0"/>
        <w:iCs w:val="0"/>
        <w:spacing w:val="0"/>
        <w:w w:val="100"/>
        <w:sz w:val="21"/>
        <w:szCs w:val="21"/>
        <w:lang w:val="en-US" w:eastAsia="en-US" w:bidi="ar-SA"/>
      </w:rPr>
    </w:lvl>
    <w:lvl w:ilvl="3" w:tplc="CFA8FEC8">
      <w:numFmt w:val="bullet"/>
      <w:lvlText w:val="•"/>
      <w:lvlJc w:val="left"/>
      <w:pPr>
        <w:ind w:left="3757" w:hanging="360"/>
      </w:pPr>
      <w:rPr>
        <w:rFonts w:hint="default"/>
        <w:lang w:val="en-US" w:eastAsia="en-US" w:bidi="ar-SA"/>
      </w:rPr>
    </w:lvl>
    <w:lvl w:ilvl="4" w:tplc="CCD830FE">
      <w:numFmt w:val="bullet"/>
      <w:lvlText w:val="•"/>
      <w:lvlJc w:val="left"/>
      <w:pPr>
        <w:ind w:left="4715" w:hanging="360"/>
      </w:pPr>
      <w:rPr>
        <w:rFonts w:hint="default"/>
        <w:lang w:val="en-US" w:eastAsia="en-US" w:bidi="ar-SA"/>
      </w:rPr>
    </w:lvl>
    <w:lvl w:ilvl="5" w:tplc="DCDC8084">
      <w:numFmt w:val="bullet"/>
      <w:lvlText w:val="•"/>
      <w:lvlJc w:val="left"/>
      <w:pPr>
        <w:ind w:left="5672" w:hanging="360"/>
      </w:pPr>
      <w:rPr>
        <w:rFonts w:hint="default"/>
        <w:lang w:val="en-US" w:eastAsia="en-US" w:bidi="ar-SA"/>
      </w:rPr>
    </w:lvl>
    <w:lvl w:ilvl="6" w:tplc="D884E8C8">
      <w:numFmt w:val="bullet"/>
      <w:lvlText w:val="•"/>
      <w:lvlJc w:val="left"/>
      <w:pPr>
        <w:ind w:left="6630" w:hanging="360"/>
      </w:pPr>
      <w:rPr>
        <w:rFonts w:hint="default"/>
        <w:lang w:val="en-US" w:eastAsia="en-US" w:bidi="ar-SA"/>
      </w:rPr>
    </w:lvl>
    <w:lvl w:ilvl="7" w:tplc="E876882A">
      <w:numFmt w:val="bullet"/>
      <w:lvlText w:val="•"/>
      <w:lvlJc w:val="left"/>
      <w:pPr>
        <w:ind w:left="7587" w:hanging="360"/>
      </w:pPr>
      <w:rPr>
        <w:rFonts w:hint="default"/>
        <w:lang w:val="en-US" w:eastAsia="en-US" w:bidi="ar-SA"/>
      </w:rPr>
    </w:lvl>
    <w:lvl w:ilvl="8" w:tplc="306279EA">
      <w:numFmt w:val="bullet"/>
      <w:lvlText w:val="•"/>
      <w:lvlJc w:val="left"/>
      <w:pPr>
        <w:ind w:left="8545" w:hanging="360"/>
      </w:pPr>
      <w:rPr>
        <w:rFonts w:hint="default"/>
        <w:lang w:val="en-US" w:eastAsia="en-US" w:bidi="ar-SA"/>
      </w:rPr>
    </w:lvl>
  </w:abstractNum>
  <w:abstractNum w:abstractNumId="8" w15:restartNumberingAfterBreak="0">
    <w:nsid w:val="4BF0C821"/>
    <w:multiLevelType w:val="hybridMultilevel"/>
    <w:tmpl w:val="1F80CDA2"/>
    <w:lvl w:ilvl="0" w:tplc="6ED0A448">
      <w:start w:val="1"/>
      <w:numFmt w:val="decimal"/>
      <w:lvlText w:val="%1."/>
      <w:lvlJc w:val="left"/>
      <w:pPr>
        <w:ind w:left="820" w:hanging="360"/>
        <w:jc w:val="left"/>
      </w:pPr>
      <w:rPr>
        <w:rFonts w:ascii="Calibri" w:eastAsia="Calibri" w:hAnsi="Calibri" w:cs="Calibri" w:hint="default"/>
        <w:b w:val="0"/>
        <w:bCs w:val="0"/>
        <w:i w:val="0"/>
        <w:iCs w:val="0"/>
        <w:spacing w:val="-1"/>
        <w:w w:val="109"/>
        <w:sz w:val="17"/>
        <w:szCs w:val="17"/>
        <w:lang w:val="en-US" w:eastAsia="en-US" w:bidi="ar-SA"/>
      </w:rPr>
    </w:lvl>
    <w:lvl w:ilvl="1" w:tplc="10481BF6">
      <w:numFmt w:val="bullet"/>
      <w:lvlText w:val="•"/>
      <w:lvlJc w:val="left"/>
      <w:pPr>
        <w:ind w:left="1246" w:hanging="360"/>
      </w:pPr>
      <w:rPr>
        <w:rFonts w:hint="default"/>
        <w:lang w:val="en-US" w:eastAsia="en-US" w:bidi="ar-SA"/>
      </w:rPr>
    </w:lvl>
    <w:lvl w:ilvl="2" w:tplc="FE04A35C">
      <w:numFmt w:val="bullet"/>
      <w:lvlText w:val="•"/>
      <w:lvlJc w:val="left"/>
      <w:pPr>
        <w:ind w:left="1673" w:hanging="360"/>
      </w:pPr>
      <w:rPr>
        <w:rFonts w:hint="default"/>
        <w:lang w:val="en-US" w:eastAsia="en-US" w:bidi="ar-SA"/>
      </w:rPr>
    </w:lvl>
    <w:lvl w:ilvl="3" w:tplc="7E82C06A">
      <w:numFmt w:val="bullet"/>
      <w:lvlText w:val="•"/>
      <w:lvlJc w:val="left"/>
      <w:pPr>
        <w:ind w:left="2100" w:hanging="360"/>
      </w:pPr>
      <w:rPr>
        <w:rFonts w:hint="default"/>
        <w:lang w:val="en-US" w:eastAsia="en-US" w:bidi="ar-SA"/>
      </w:rPr>
    </w:lvl>
    <w:lvl w:ilvl="4" w:tplc="5706ED94">
      <w:numFmt w:val="bullet"/>
      <w:lvlText w:val="•"/>
      <w:lvlJc w:val="left"/>
      <w:pPr>
        <w:ind w:left="2527" w:hanging="360"/>
      </w:pPr>
      <w:rPr>
        <w:rFonts w:hint="default"/>
        <w:lang w:val="en-US" w:eastAsia="en-US" w:bidi="ar-SA"/>
      </w:rPr>
    </w:lvl>
    <w:lvl w:ilvl="5" w:tplc="07D0FB98">
      <w:numFmt w:val="bullet"/>
      <w:lvlText w:val="•"/>
      <w:lvlJc w:val="left"/>
      <w:pPr>
        <w:ind w:left="2953" w:hanging="360"/>
      </w:pPr>
      <w:rPr>
        <w:rFonts w:hint="default"/>
        <w:lang w:val="en-US" w:eastAsia="en-US" w:bidi="ar-SA"/>
      </w:rPr>
    </w:lvl>
    <w:lvl w:ilvl="6" w:tplc="C1F42676">
      <w:numFmt w:val="bullet"/>
      <w:lvlText w:val="•"/>
      <w:lvlJc w:val="left"/>
      <w:pPr>
        <w:ind w:left="3380" w:hanging="360"/>
      </w:pPr>
      <w:rPr>
        <w:rFonts w:hint="default"/>
        <w:lang w:val="en-US" w:eastAsia="en-US" w:bidi="ar-SA"/>
      </w:rPr>
    </w:lvl>
    <w:lvl w:ilvl="7" w:tplc="EC704668">
      <w:numFmt w:val="bullet"/>
      <w:lvlText w:val="•"/>
      <w:lvlJc w:val="left"/>
      <w:pPr>
        <w:ind w:left="3807" w:hanging="360"/>
      </w:pPr>
      <w:rPr>
        <w:rFonts w:hint="default"/>
        <w:lang w:val="en-US" w:eastAsia="en-US" w:bidi="ar-SA"/>
      </w:rPr>
    </w:lvl>
    <w:lvl w:ilvl="8" w:tplc="940E8BCE">
      <w:numFmt w:val="bullet"/>
      <w:lvlText w:val="•"/>
      <w:lvlJc w:val="left"/>
      <w:pPr>
        <w:ind w:left="4234" w:hanging="360"/>
      </w:pPr>
      <w:rPr>
        <w:rFonts w:hint="default"/>
        <w:lang w:val="en-US" w:eastAsia="en-US" w:bidi="ar-SA"/>
      </w:rPr>
    </w:lvl>
  </w:abstractNum>
  <w:abstractNum w:abstractNumId="9" w15:restartNumberingAfterBreak="0">
    <w:nsid w:val="5FB5E14A"/>
    <w:multiLevelType w:val="hybridMultilevel"/>
    <w:tmpl w:val="2458B806"/>
    <w:lvl w:ilvl="0" w:tplc="59546A40">
      <w:start w:val="1"/>
      <w:numFmt w:val="decimal"/>
      <w:lvlText w:val="%1."/>
      <w:lvlJc w:val="left"/>
      <w:pPr>
        <w:ind w:left="1360" w:hanging="360"/>
        <w:jc w:val="left"/>
      </w:pPr>
      <w:rPr>
        <w:rFonts w:ascii="Calibri" w:eastAsia="Calibri" w:hAnsi="Calibri" w:cs="Calibri" w:hint="default"/>
        <w:b w:val="0"/>
        <w:bCs w:val="0"/>
        <w:i w:val="0"/>
        <w:iCs w:val="0"/>
        <w:spacing w:val="0"/>
        <w:w w:val="109"/>
        <w:sz w:val="21"/>
        <w:szCs w:val="21"/>
        <w:lang w:val="en-US" w:eastAsia="en-US" w:bidi="ar-SA"/>
      </w:rPr>
    </w:lvl>
    <w:lvl w:ilvl="1" w:tplc="B56A389C">
      <w:numFmt w:val="bullet"/>
      <w:lvlText w:val="●"/>
      <w:lvlJc w:val="left"/>
      <w:pPr>
        <w:ind w:left="2080" w:hanging="360"/>
      </w:pPr>
      <w:rPr>
        <w:rFonts w:ascii="Arial" w:eastAsia="Arial" w:hAnsi="Arial" w:cs="Arial" w:hint="default"/>
        <w:b w:val="0"/>
        <w:bCs w:val="0"/>
        <w:i w:val="0"/>
        <w:iCs w:val="0"/>
        <w:spacing w:val="0"/>
        <w:w w:val="100"/>
        <w:sz w:val="21"/>
        <w:szCs w:val="21"/>
        <w:lang w:val="en-US" w:eastAsia="en-US" w:bidi="ar-SA"/>
      </w:rPr>
    </w:lvl>
    <w:lvl w:ilvl="2" w:tplc="4AAC13B6">
      <w:numFmt w:val="bullet"/>
      <w:lvlText w:val="○"/>
      <w:lvlJc w:val="left"/>
      <w:pPr>
        <w:ind w:left="2800" w:hanging="360"/>
      </w:pPr>
      <w:rPr>
        <w:rFonts w:ascii="Arial" w:eastAsia="Arial" w:hAnsi="Arial" w:cs="Arial" w:hint="default"/>
        <w:b w:val="0"/>
        <w:bCs w:val="0"/>
        <w:i w:val="0"/>
        <w:iCs w:val="0"/>
        <w:spacing w:val="0"/>
        <w:w w:val="100"/>
        <w:sz w:val="21"/>
        <w:szCs w:val="21"/>
        <w:lang w:val="en-US" w:eastAsia="en-US" w:bidi="ar-SA"/>
      </w:rPr>
    </w:lvl>
    <w:lvl w:ilvl="3" w:tplc="82A8F462">
      <w:numFmt w:val="bullet"/>
      <w:lvlText w:val="•"/>
      <w:lvlJc w:val="left"/>
      <w:pPr>
        <w:ind w:left="3757" w:hanging="360"/>
      </w:pPr>
      <w:rPr>
        <w:rFonts w:hint="default"/>
        <w:lang w:val="en-US" w:eastAsia="en-US" w:bidi="ar-SA"/>
      </w:rPr>
    </w:lvl>
    <w:lvl w:ilvl="4" w:tplc="19285A84">
      <w:numFmt w:val="bullet"/>
      <w:lvlText w:val="•"/>
      <w:lvlJc w:val="left"/>
      <w:pPr>
        <w:ind w:left="4715" w:hanging="360"/>
      </w:pPr>
      <w:rPr>
        <w:rFonts w:hint="default"/>
        <w:lang w:val="en-US" w:eastAsia="en-US" w:bidi="ar-SA"/>
      </w:rPr>
    </w:lvl>
    <w:lvl w:ilvl="5" w:tplc="F3B646C8">
      <w:numFmt w:val="bullet"/>
      <w:lvlText w:val="•"/>
      <w:lvlJc w:val="left"/>
      <w:pPr>
        <w:ind w:left="5672" w:hanging="360"/>
      </w:pPr>
      <w:rPr>
        <w:rFonts w:hint="default"/>
        <w:lang w:val="en-US" w:eastAsia="en-US" w:bidi="ar-SA"/>
      </w:rPr>
    </w:lvl>
    <w:lvl w:ilvl="6" w:tplc="CF4C16C0">
      <w:numFmt w:val="bullet"/>
      <w:lvlText w:val="•"/>
      <w:lvlJc w:val="left"/>
      <w:pPr>
        <w:ind w:left="6630" w:hanging="360"/>
      </w:pPr>
      <w:rPr>
        <w:rFonts w:hint="default"/>
        <w:lang w:val="en-US" w:eastAsia="en-US" w:bidi="ar-SA"/>
      </w:rPr>
    </w:lvl>
    <w:lvl w:ilvl="7" w:tplc="0BC6FA1E">
      <w:numFmt w:val="bullet"/>
      <w:lvlText w:val="•"/>
      <w:lvlJc w:val="left"/>
      <w:pPr>
        <w:ind w:left="7587" w:hanging="360"/>
      </w:pPr>
      <w:rPr>
        <w:rFonts w:hint="default"/>
        <w:lang w:val="en-US" w:eastAsia="en-US" w:bidi="ar-SA"/>
      </w:rPr>
    </w:lvl>
    <w:lvl w:ilvl="8" w:tplc="DC8C9AF4">
      <w:numFmt w:val="bullet"/>
      <w:lvlText w:val="•"/>
      <w:lvlJc w:val="left"/>
      <w:pPr>
        <w:ind w:left="8545" w:hanging="360"/>
      </w:pPr>
      <w:rPr>
        <w:rFonts w:hint="default"/>
        <w:lang w:val="en-US" w:eastAsia="en-US" w:bidi="ar-SA"/>
      </w:rPr>
    </w:lvl>
  </w:abstractNum>
  <w:abstractNum w:abstractNumId="10" w15:restartNumberingAfterBreak="0">
    <w:nsid w:val="6128FEB4"/>
    <w:multiLevelType w:val="hybridMultilevel"/>
    <w:tmpl w:val="C6D21288"/>
    <w:lvl w:ilvl="0" w:tplc="32B6CAA0">
      <w:start w:val="1"/>
      <w:numFmt w:val="decimal"/>
      <w:lvlText w:val="%1."/>
      <w:lvlJc w:val="left"/>
      <w:pPr>
        <w:ind w:left="1360" w:hanging="360"/>
        <w:jc w:val="left"/>
      </w:pPr>
      <w:rPr>
        <w:rFonts w:ascii="Calibri" w:eastAsia="Calibri" w:hAnsi="Calibri" w:cs="Calibri" w:hint="default"/>
        <w:b w:val="0"/>
        <w:bCs w:val="0"/>
        <w:i w:val="0"/>
        <w:iCs w:val="0"/>
        <w:spacing w:val="0"/>
        <w:w w:val="109"/>
        <w:sz w:val="21"/>
        <w:szCs w:val="21"/>
        <w:lang w:val="en-US" w:eastAsia="en-US" w:bidi="ar-SA"/>
      </w:rPr>
    </w:lvl>
    <w:lvl w:ilvl="1" w:tplc="07628AB8">
      <w:numFmt w:val="bullet"/>
      <w:lvlText w:val="○"/>
      <w:lvlJc w:val="left"/>
      <w:pPr>
        <w:ind w:left="2080" w:hanging="360"/>
      </w:pPr>
      <w:rPr>
        <w:rFonts w:ascii="Arial" w:eastAsia="Arial" w:hAnsi="Arial" w:cs="Arial" w:hint="default"/>
        <w:b w:val="0"/>
        <w:bCs w:val="0"/>
        <w:i w:val="0"/>
        <w:iCs w:val="0"/>
        <w:spacing w:val="0"/>
        <w:w w:val="100"/>
        <w:sz w:val="21"/>
        <w:szCs w:val="21"/>
        <w:lang w:val="en-US" w:eastAsia="en-US" w:bidi="ar-SA"/>
      </w:rPr>
    </w:lvl>
    <w:lvl w:ilvl="2" w:tplc="4164EA90">
      <w:numFmt w:val="bullet"/>
      <w:lvlText w:val="•"/>
      <w:lvlJc w:val="left"/>
      <w:pPr>
        <w:ind w:left="3011" w:hanging="360"/>
      </w:pPr>
      <w:rPr>
        <w:rFonts w:hint="default"/>
        <w:lang w:val="en-US" w:eastAsia="en-US" w:bidi="ar-SA"/>
      </w:rPr>
    </w:lvl>
    <w:lvl w:ilvl="3" w:tplc="51D6132E">
      <w:numFmt w:val="bullet"/>
      <w:lvlText w:val="•"/>
      <w:lvlJc w:val="left"/>
      <w:pPr>
        <w:ind w:left="3942" w:hanging="360"/>
      </w:pPr>
      <w:rPr>
        <w:rFonts w:hint="default"/>
        <w:lang w:val="en-US" w:eastAsia="en-US" w:bidi="ar-SA"/>
      </w:rPr>
    </w:lvl>
    <w:lvl w:ilvl="4" w:tplc="2D685D8E">
      <w:numFmt w:val="bullet"/>
      <w:lvlText w:val="•"/>
      <w:lvlJc w:val="left"/>
      <w:pPr>
        <w:ind w:left="4873" w:hanging="360"/>
      </w:pPr>
      <w:rPr>
        <w:rFonts w:hint="default"/>
        <w:lang w:val="en-US" w:eastAsia="en-US" w:bidi="ar-SA"/>
      </w:rPr>
    </w:lvl>
    <w:lvl w:ilvl="5" w:tplc="66123300">
      <w:numFmt w:val="bullet"/>
      <w:lvlText w:val="•"/>
      <w:lvlJc w:val="left"/>
      <w:pPr>
        <w:ind w:left="5804" w:hanging="360"/>
      </w:pPr>
      <w:rPr>
        <w:rFonts w:hint="default"/>
        <w:lang w:val="en-US" w:eastAsia="en-US" w:bidi="ar-SA"/>
      </w:rPr>
    </w:lvl>
    <w:lvl w:ilvl="6" w:tplc="FAFE72F4">
      <w:numFmt w:val="bullet"/>
      <w:lvlText w:val="•"/>
      <w:lvlJc w:val="left"/>
      <w:pPr>
        <w:ind w:left="6735" w:hanging="360"/>
      </w:pPr>
      <w:rPr>
        <w:rFonts w:hint="default"/>
        <w:lang w:val="en-US" w:eastAsia="en-US" w:bidi="ar-SA"/>
      </w:rPr>
    </w:lvl>
    <w:lvl w:ilvl="7" w:tplc="7320FCE4">
      <w:numFmt w:val="bullet"/>
      <w:lvlText w:val="•"/>
      <w:lvlJc w:val="left"/>
      <w:pPr>
        <w:ind w:left="7666" w:hanging="360"/>
      </w:pPr>
      <w:rPr>
        <w:rFonts w:hint="default"/>
        <w:lang w:val="en-US" w:eastAsia="en-US" w:bidi="ar-SA"/>
      </w:rPr>
    </w:lvl>
    <w:lvl w:ilvl="8" w:tplc="7F3C8E96">
      <w:numFmt w:val="bullet"/>
      <w:lvlText w:val="•"/>
      <w:lvlJc w:val="left"/>
      <w:pPr>
        <w:ind w:left="8597" w:hanging="360"/>
      </w:pPr>
      <w:rPr>
        <w:rFonts w:hint="default"/>
        <w:lang w:val="en-US" w:eastAsia="en-US" w:bidi="ar-SA"/>
      </w:rPr>
    </w:lvl>
  </w:abstractNum>
  <w:abstractNum w:abstractNumId="11" w15:restartNumberingAfterBreak="0">
    <w:nsid w:val="6D5FCE4D"/>
    <w:multiLevelType w:val="hybridMultilevel"/>
    <w:tmpl w:val="E506C332"/>
    <w:lvl w:ilvl="0" w:tplc="DDEAD798">
      <w:numFmt w:val="bullet"/>
      <w:lvlText w:val="○"/>
      <w:lvlJc w:val="left"/>
      <w:pPr>
        <w:ind w:left="2080" w:hanging="360"/>
      </w:pPr>
      <w:rPr>
        <w:rFonts w:ascii="Arial" w:eastAsia="Arial" w:hAnsi="Arial" w:cs="Arial" w:hint="default"/>
        <w:b w:val="0"/>
        <w:bCs w:val="0"/>
        <w:i w:val="0"/>
        <w:iCs w:val="0"/>
        <w:spacing w:val="0"/>
        <w:w w:val="100"/>
        <w:sz w:val="21"/>
        <w:szCs w:val="21"/>
        <w:lang w:val="en-US" w:eastAsia="en-US" w:bidi="ar-SA"/>
      </w:rPr>
    </w:lvl>
    <w:lvl w:ilvl="1" w:tplc="7466E148">
      <w:numFmt w:val="bullet"/>
      <w:lvlText w:val="•"/>
      <w:lvlJc w:val="left"/>
      <w:pPr>
        <w:ind w:left="2918" w:hanging="360"/>
      </w:pPr>
      <w:rPr>
        <w:rFonts w:hint="default"/>
        <w:lang w:val="en-US" w:eastAsia="en-US" w:bidi="ar-SA"/>
      </w:rPr>
    </w:lvl>
    <w:lvl w:ilvl="2" w:tplc="3AAA1C26">
      <w:numFmt w:val="bullet"/>
      <w:lvlText w:val="•"/>
      <w:lvlJc w:val="left"/>
      <w:pPr>
        <w:ind w:left="3756" w:hanging="360"/>
      </w:pPr>
      <w:rPr>
        <w:rFonts w:hint="default"/>
        <w:lang w:val="en-US" w:eastAsia="en-US" w:bidi="ar-SA"/>
      </w:rPr>
    </w:lvl>
    <w:lvl w:ilvl="3" w:tplc="62F6D454">
      <w:numFmt w:val="bullet"/>
      <w:lvlText w:val="•"/>
      <w:lvlJc w:val="left"/>
      <w:pPr>
        <w:ind w:left="4594" w:hanging="360"/>
      </w:pPr>
      <w:rPr>
        <w:rFonts w:hint="default"/>
        <w:lang w:val="en-US" w:eastAsia="en-US" w:bidi="ar-SA"/>
      </w:rPr>
    </w:lvl>
    <w:lvl w:ilvl="4" w:tplc="1EA4D690">
      <w:numFmt w:val="bullet"/>
      <w:lvlText w:val="•"/>
      <w:lvlJc w:val="left"/>
      <w:pPr>
        <w:ind w:left="5432" w:hanging="360"/>
      </w:pPr>
      <w:rPr>
        <w:rFonts w:hint="default"/>
        <w:lang w:val="en-US" w:eastAsia="en-US" w:bidi="ar-SA"/>
      </w:rPr>
    </w:lvl>
    <w:lvl w:ilvl="5" w:tplc="030052F8">
      <w:numFmt w:val="bullet"/>
      <w:lvlText w:val="•"/>
      <w:lvlJc w:val="left"/>
      <w:pPr>
        <w:ind w:left="6270" w:hanging="360"/>
      </w:pPr>
      <w:rPr>
        <w:rFonts w:hint="default"/>
        <w:lang w:val="en-US" w:eastAsia="en-US" w:bidi="ar-SA"/>
      </w:rPr>
    </w:lvl>
    <w:lvl w:ilvl="6" w:tplc="77FA1912">
      <w:numFmt w:val="bullet"/>
      <w:lvlText w:val="•"/>
      <w:lvlJc w:val="left"/>
      <w:pPr>
        <w:ind w:left="7108" w:hanging="360"/>
      </w:pPr>
      <w:rPr>
        <w:rFonts w:hint="default"/>
        <w:lang w:val="en-US" w:eastAsia="en-US" w:bidi="ar-SA"/>
      </w:rPr>
    </w:lvl>
    <w:lvl w:ilvl="7" w:tplc="0A84AB82">
      <w:numFmt w:val="bullet"/>
      <w:lvlText w:val="•"/>
      <w:lvlJc w:val="left"/>
      <w:pPr>
        <w:ind w:left="7946" w:hanging="360"/>
      </w:pPr>
      <w:rPr>
        <w:rFonts w:hint="default"/>
        <w:lang w:val="en-US" w:eastAsia="en-US" w:bidi="ar-SA"/>
      </w:rPr>
    </w:lvl>
    <w:lvl w:ilvl="8" w:tplc="0CEC37FE">
      <w:numFmt w:val="bullet"/>
      <w:lvlText w:val="•"/>
      <w:lvlJc w:val="left"/>
      <w:pPr>
        <w:ind w:left="8784" w:hanging="360"/>
      </w:pPr>
      <w:rPr>
        <w:rFonts w:hint="default"/>
        <w:lang w:val="en-US" w:eastAsia="en-US" w:bidi="ar-SA"/>
      </w:rPr>
    </w:lvl>
  </w:abstractNum>
  <w:abstractNum w:abstractNumId="12" w15:restartNumberingAfterBreak="0">
    <w:nsid w:val="78F95550"/>
    <w:multiLevelType w:val="hybridMultilevel"/>
    <w:tmpl w:val="DD709CBA"/>
    <w:lvl w:ilvl="0" w:tplc="1E863AA6">
      <w:numFmt w:val="bullet"/>
      <w:lvlText w:val="●"/>
      <w:lvlJc w:val="left"/>
      <w:pPr>
        <w:ind w:left="1360" w:hanging="360"/>
      </w:pPr>
      <w:rPr>
        <w:rFonts w:ascii="Arial" w:eastAsia="Arial" w:hAnsi="Arial" w:cs="Arial" w:hint="default"/>
        <w:b w:val="0"/>
        <w:bCs w:val="0"/>
        <w:i w:val="0"/>
        <w:iCs w:val="0"/>
        <w:spacing w:val="0"/>
        <w:w w:val="100"/>
        <w:sz w:val="21"/>
        <w:szCs w:val="21"/>
        <w:lang w:val="en-US" w:eastAsia="en-US" w:bidi="ar-SA"/>
      </w:rPr>
    </w:lvl>
    <w:lvl w:ilvl="1" w:tplc="49E436AC">
      <w:numFmt w:val="bullet"/>
      <w:lvlText w:val="•"/>
      <w:lvlJc w:val="left"/>
      <w:pPr>
        <w:ind w:left="2270" w:hanging="360"/>
      </w:pPr>
      <w:rPr>
        <w:rFonts w:hint="default"/>
        <w:lang w:val="en-US" w:eastAsia="en-US" w:bidi="ar-SA"/>
      </w:rPr>
    </w:lvl>
    <w:lvl w:ilvl="2" w:tplc="BB9CFF3C">
      <w:numFmt w:val="bullet"/>
      <w:lvlText w:val="•"/>
      <w:lvlJc w:val="left"/>
      <w:pPr>
        <w:ind w:left="3180" w:hanging="360"/>
      </w:pPr>
      <w:rPr>
        <w:rFonts w:hint="default"/>
        <w:lang w:val="en-US" w:eastAsia="en-US" w:bidi="ar-SA"/>
      </w:rPr>
    </w:lvl>
    <w:lvl w:ilvl="3" w:tplc="2B28EA20">
      <w:numFmt w:val="bullet"/>
      <w:lvlText w:val="•"/>
      <w:lvlJc w:val="left"/>
      <w:pPr>
        <w:ind w:left="4090" w:hanging="360"/>
      </w:pPr>
      <w:rPr>
        <w:rFonts w:hint="default"/>
        <w:lang w:val="en-US" w:eastAsia="en-US" w:bidi="ar-SA"/>
      </w:rPr>
    </w:lvl>
    <w:lvl w:ilvl="4" w:tplc="504276D8">
      <w:numFmt w:val="bullet"/>
      <w:lvlText w:val="•"/>
      <w:lvlJc w:val="left"/>
      <w:pPr>
        <w:ind w:left="5000" w:hanging="360"/>
      </w:pPr>
      <w:rPr>
        <w:rFonts w:hint="default"/>
        <w:lang w:val="en-US" w:eastAsia="en-US" w:bidi="ar-SA"/>
      </w:rPr>
    </w:lvl>
    <w:lvl w:ilvl="5" w:tplc="B870430A">
      <w:numFmt w:val="bullet"/>
      <w:lvlText w:val="•"/>
      <w:lvlJc w:val="left"/>
      <w:pPr>
        <w:ind w:left="5910" w:hanging="360"/>
      </w:pPr>
      <w:rPr>
        <w:rFonts w:hint="default"/>
        <w:lang w:val="en-US" w:eastAsia="en-US" w:bidi="ar-SA"/>
      </w:rPr>
    </w:lvl>
    <w:lvl w:ilvl="6" w:tplc="6AD4BEB4">
      <w:numFmt w:val="bullet"/>
      <w:lvlText w:val="•"/>
      <w:lvlJc w:val="left"/>
      <w:pPr>
        <w:ind w:left="6820" w:hanging="360"/>
      </w:pPr>
      <w:rPr>
        <w:rFonts w:hint="default"/>
        <w:lang w:val="en-US" w:eastAsia="en-US" w:bidi="ar-SA"/>
      </w:rPr>
    </w:lvl>
    <w:lvl w:ilvl="7" w:tplc="B2227188">
      <w:numFmt w:val="bullet"/>
      <w:lvlText w:val="•"/>
      <w:lvlJc w:val="left"/>
      <w:pPr>
        <w:ind w:left="7730" w:hanging="360"/>
      </w:pPr>
      <w:rPr>
        <w:rFonts w:hint="default"/>
        <w:lang w:val="en-US" w:eastAsia="en-US" w:bidi="ar-SA"/>
      </w:rPr>
    </w:lvl>
    <w:lvl w:ilvl="8" w:tplc="C9B25EBC">
      <w:numFmt w:val="bullet"/>
      <w:lvlText w:val="•"/>
      <w:lvlJc w:val="left"/>
      <w:pPr>
        <w:ind w:left="8640" w:hanging="360"/>
      </w:pPr>
      <w:rPr>
        <w:rFonts w:hint="default"/>
        <w:lang w:val="en-US" w:eastAsia="en-US" w:bidi="ar-SA"/>
      </w:rPr>
    </w:lvl>
  </w:abstractNum>
  <w:num w:numId="1">
    <w:abstractNumId w:val="8"/>
  </w:num>
  <w:num w:numId="2">
    <w:abstractNumId w:val="1"/>
  </w:num>
  <w:num w:numId="3">
    <w:abstractNumId w:val="12"/>
  </w:num>
  <w:num w:numId="4">
    <w:abstractNumId w:val="3"/>
  </w:num>
  <w:num w:numId="5">
    <w:abstractNumId w:val="10"/>
  </w:num>
  <w:num w:numId="6">
    <w:abstractNumId w:val="0"/>
  </w:num>
  <w:num w:numId="7">
    <w:abstractNumId w:val="5"/>
  </w:num>
  <w:num w:numId="8">
    <w:abstractNumId w:val="11"/>
  </w:num>
  <w:num w:numId="9">
    <w:abstractNumId w:val="7"/>
  </w:num>
  <w:num w:numId="10">
    <w:abstractNumId w:val="4"/>
  </w:num>
  <w:num w:numId="11">
    <w:abstractNumId w:val="6"/>
  </w:num>
  <w:num w:numId="12">
    <w:abstractNumId w:val="9"/>
  </w:num>
  <w:num w:numId="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46C5FB1"/>
    <w:rsid w:val="00065915"/>
    <w:rsid w:val="001026FA"/>
    <w:rsid w:val="00107BD1"/>
    <w:rsid w:val="00152803"/>
    <w:rsid w:val="00666A2C"/>
    <w:rsid w:val="006D6021"/>
    <w:rsid w:val="00C26E16"/>
    <w:rsid w:val="00E8759C"/>
    <w:rsid w:val="00FB2802"/>
    <w:rsid w:val="146C5F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910D8"/>
  <w15:docId w15:val="{B5CCDE4F-CC6D-4D7C-B50A-F3B5518C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spacing w:before="82"/>
      <w:ind w:left="640"/>
      <w:outlineLvl w:val="0"/>
    </w:pPr>
    <w:rPr>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1"/>
      <w:szCs w:val="21"/>
    </w:rPr>
  </w:style>
  <w:style w:type="paragraph" w:styleId="a4">
    <w:name w:val="List Paragraph"/>
    <w:basedOn w:val="a"/>
    <w:uiPriority w:val="1"/>
    <w:qFormat/>
    <w:pPr>
      <w:spacing w:before="29"/>
      <w:ind w:left="1359" w:hanging="359"/>
    </w:pPr>
  </w:style>
  <w:style w:type="paragraph" w:customStyle="1" w:styleId="TableParagraph">
    <w:name w:val="Table Paragraph"/>
    <w:basedOn w:val="a"/>
    <w:uiPriority w:val="1"/>
    <w:qFormat/>
    <w:pPr>
      <w:spacing w:before="41"/>
    </w:pPr>
  </w:style>
  <w:style w:type="paragraph" w:styleId="a5">
    <w:name w:val="header"/>
    <w:basedOn w:val="a"/>
    <w:link w:val="Char"/>
    <w:uiPriority w:val="99"/>
    <w:unhideWhenUsed/>
    <w:rsid w:val="00E8759C"/>
    <w:pPr>
      <w:tabs>
        <w:tab w:val="center" w:pos="4513"/>
        <w:tab w:val="right" w:pos="9026"/>
      </w:tabs>
      <w:snapToGrid w:val="0"/>
    </w:pPr>
  </w:style>
  <w:style w:type="character" w:customStyle="1" w:styleId="Char">
    <w:name w:val="머리글 Char"/>
    <w:basedOn w:val="a0"/>
    <w:link w:val="a5"/>
    <w:uiPriority w:val="99"/>
    <w:rsid w:val="00E8759C"/>
    <w:rPr>
      <w:rFonts w:ascii="Calibri" w:eastAsia="Calibri" w:hAnsi="Calibri" w:cs="Calibri"/>
    </w:rPr>
  </w:style>
  <w:style w:type="paragraph" w:styleId="a6">
    <w:name w:val="footer"/>
    <w:basedOn w:val="a"/>
    <w:link w:val="Char0"/>
    <w:uiPriority w:val="99"/>
    <w:unhideWhenUsed/>
    <w:rsid w:val="00E8759C"/>
    <w:pPr>
      <w:tabs>
        <w:tab w:val="center" w:pos="4513"/>
        <w:tab w:val="right" w:pos="9026"/>
      </w:tabs>
      <w:snapToGrid w:val="0"/>
    </w:pPr>
  </w:style>
  <w:style w:type="character" w:customStyle="1" w:styleId="Char0">
    <w:name w:val="바닥글 Char"/>
    <w:basedOn w:val="a0"/>
    <w:link w:val="a6"/>
    <w:uiPriority w:val="99"/>
    <w:rsid w:val="00E8759C"/>
    <w:rPr>
      <w:rFonts w:ascii="Calibri" w:eastAsia="Calibri" w:hAnsi="Calibri" w:cs="Calibri"/>
    </w:rPr>
  </w:style>
  <w:style w:type="paragraph" w:styleId="a7">
    <w:name w:val="Balloon Text"/>
    <w:basedOn w:val="a"/>
    <w:link w:val="Char1"/>
    <w:uiPriority w:val="99"/>
    <w:semiHidden/>
    <w:unhideWhenUsed/>
    <w:rsid w:val="00065915"/>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065915"/>
    <w:rPr>
      <w:rFonts w:asciiTheme="majorHAnsi" w:eastAsiaTheme="majorEastAsia" w:hAnsiTheme="majorHAnsi" w:cstheme="majorBidi"/>
      <w:sz w:val="18"/>
      <w:szCs w:val="18"/>
    </w:rPr>
  </w:style>
  <w:style w:type="character" w:styleId="a8">
    <w:name w:val="annotation reference"/>
    <w:basedOn w:val="a0"/>
    <w:uiPriority w:val="99"/>
    <w:semiHidden/>
    <w:unhideWhenUsed/>
    <w:rsid w:val="00065915"/>
    <w:rPr>
      <w:sz w:val="18"/>
      <w:szCs w:val="18"/>
    </w:rPr>
  </w:style>
  <w:style w:type="paragraph" w:styleId="a9">
    <w:name w:val="annotation text"/>
    <w:basedOn w:val="a"/>
    <w:link w:val="Char2"/>
    <w:uiPriority w:val="99"/>
    <w:semiHidden/>
    <w:unhideWhenUsed/>
    <w:rsid w:val="00065915"/>
  </w:style>
  <w:style w:type="character" w:customStyle="1" w:styleId="Char2">
    <w:name w:val="메모 텍스트 Char"/>
    <w:basedOn w:val="a0"/>
    <w:link w:val="a9"/>
    <w:uiPriority w:val="99"/>
    <w:semiHidden/>
    <w:rsid w:val="00065915"/>
    <w:rPr>
      <w:rFonts w:ascii="Calibri" w:eastAsia="Calibri" w:hAnsi="Calibri" w:cs="Calibri"/>
    </w:rPr>
  </w:style>
  <w:style w:type="paragraph" w:styleId="aa">
    <w:name w:val="annotation subject"/>
    <w:basedOn w:val="a9"/>
    <w:next w:val="a9"/>
    <w:link w:val="Char3"/>
    <w:uiPriority w:val="99"/>
    <w:semiHidden/>
    <w:unhideWhenUsed/>
    <w:rsid w:val="00065915"/>
    <w:rPr>
      <w:b/>
      <w:bCs/>
    </w:rPr>
  </w:style>
  <w:style w:type="character" w:customStyle="1" w:styleId="Char3">
    <w:name w:val="메모 주제 Char"/>
    <w:basedOn w:val="Char2"/>
    <w:link w:val="aa"/>
    <w:uiPriority w:val="99"/>
    <w:semiHidden/>
    <w:rsid w:val="00065915"/>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hyperlink" Target="https://www.notion.so/portorocha/12e2998bfac781f2a5fee372c1b31b0d?v=12e2998bfac781069a20000c02e0a4fe&amp;pvs=4"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yperlink" Target="http://portorocha.com/"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1.jpeg"/><Relationship Id="rId44"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hyperlink" Target="mailto:nicholas@portorocha.com"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comments" Target="comments.xml"/><Relationship Id="rId48" Type="http://schemas.microsoft.com/office/2011/relationships/people" Target="people.xml"/><Relationship Id="rId8" Type="http://schemas.openxmlformats.org/officeDocument/2006/relationships/hyperlink" Target="mailto:sunghwa_kim@fursys.com" TargetMode="Externa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footer" Target="footer2.xml"/><Relationship Id="rId20" Type="http://schemas.openxmlformats.org/officeDocument/2006/relationships/image" Target="media/image10.jpeg"/><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3734</Words>
  <Characters>21285</Characters>
  <Application>Microsoft Office Word</Application>
  <DocSecurity>0</DocSecurity>
  <Lines>177</Lines>
  <Paragraphs>49</Paragraphs>
  <ScaleCrop>false</ScaleCrop>
  <HeadingPairs>
    <vt:vector size="2" baseType="variant">
      <vt:variant>
        <vt:lpstr>제목</vt:lpstr>
      </vt:variant>
      <vt:variant>
        <vt:i4>1</vt:i4>
      </vt:variant>
    </vt:vector>
  </HeadingPairs>
  <TitlesOfParts>
    <vt:vector size="1" baseType="lpstr">
      <vt:lpstr>FURSYS - Brand Identity SOW</vt:lpstr>
    </vt:vector>
  </TitlesOfParts>
  <Company>FURSYS GROUP</Company>
  <LinksUpToDate>false</LinksUpToDate>
  <CharactersWithSpaces>24970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FURSYS - Brand Identity SOW</dc:title>
  <dc:creator>김현주</dc:creator>
  <cp:lastModifiedBy>김현주 (Hyunjoo Kim)</cp:lastModifiedBy>
  <cp:revision>5</cp:revision>
  <dcterms:created xsi:type="dcterms:W3CDTF">2024-12-18T06:56:00Z</dcterms:created>
  <dcterms:modified xsi:type="dcterms:W3CDTF">2024-12-18T07:41:00Z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m133 Google Docs Renderer</vt:lpwstr>
  </property>
</Properties>
</file>