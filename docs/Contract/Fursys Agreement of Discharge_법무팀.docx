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D0415" w14:textId="4951BBB4" w:rsidR="00442C9F" w:rsidRPr="00EA63FE" w:rsidRDefault="006276D9">
      <w:pPr>
        <w:pStyle w:val="a9"/>
        <w:rPr>
          <w:rFonts w:ascii="Arial" w:hAnsi="Arial" w:cs="Arial"/>
          <w:sz w:val="20"/>
        </w:rPr>
      </w:pPr>
      <w:r w:rsidRPr="00EA63FE">
        <w:rPr>
          <w:rFonts w:ascii="Arial" w:hAnsi="Arial" w:cs="Arial"/>
          <w:sz w:val="20"/>
          <w:u w:val="none"/>
        </w:rPr>
        <w:t>AGREEMENT</w:t>
      </w:r>
      <w:r w:rsidR="00A0325E">
        <w:rPr>
          <w:rFonts w:ascii="Arial" w:hAnsi="Arial" w:cs="Arial"/>
          <w:sz w:val="20"/>
          <w:u w:val="none"/>
        </w:rPr>
        <w:t xml:space="preserve"> OF DISCHARGE</w:t>
      </w:r>
    </w:p>
    <w:p w14:paraId="577261B5" w14:textId="77777777" w:rsidR="00442C9F" w:rsidRPr="00EA63FE" w:rsidRDefault="00442C9F">
      <w:pPr>
        <w:jc w:val="both"/>
        <w:rPr>
          <w:rFonts w:ascii="Arial" w:hAnsi="Arial" w:cs="Arial"/>
        </w:rPr>
      </w:pPr>
    </w:p>
    <w:p w14:paraId="5A1B52EA" w14:textId="17EB283F" w:rsidR="00442C9F" w:rsidRPr="00EA63FE" w:rsidRDefault="006276D9" w:rsidP="00F2225E">
      <w:pPr>
        <w:jc w:val="both"/>
        <w:rPr>
          <w:rFonts w:ascii="Arial" w:hAnsi="Arial" w:cs="Arial"/>
        </w:rPr>
      </w:pPr>
      <w:r w:rsidRPr="00EA63FE">
        <w:rPr>
          <w:rFonts w:ascii="Arial" w:hAnsi="Arial" w:cs="Arial"/>
        </w:rPr>
        <w:tab/>
      </w:r>
      <w:r w:rsidRPr="00EA63FE">
        <w:rPr>
          <w:rFonts w:ascii="Arial" w:hAnsi="Arial" w:cs="Arial"/>
          <w:caps/>
        </w:rPr>
        <w:t>THIS AGREEMENT</w:t>
      </w:r>
      <w:r w:rsidR="00A0325E">
        <w:rPr>
          <w:rFonts w:ascii="Arial" w:hAnsi="Arial" w:cs="Arial"/>
          <w:caps/>
        </w:rPr>
        <w:t xml:space="preserve"> OF DISCHARGE</w:t>
      </w:r>
      <w:r w:rsidRPr="00EA63FE">
        <w:rPr>
          <w:rFonts w:ascii="Arial" w:hAnsi="Arial" w:cs="Arial"/>
        </w:rPr>
        <w:t xml:space="preserve"> (this “</w:t>
      </w:r>
      <w:r w:rsidRPr="00EA63FE">
        <w:rPr>
          <w:rFonts w:ascii="Arial" w:hAnsi="Arial" w:cs="Arial"/>
          <w:u w:val="single"/>
        </w:rPr>
        <w:t>Agreement</w:t>
      </w:r>
      <w:r w:rsidRPr="00EA63FE">
        <w:rPr>
          <w:rFonts w:ascii="Arial" w:hAnsi="Arial" w:cs="Arial"/>
        </w:rPr>
        <w:t xml:space="preserve">”) is entered into as of this </w:t>
      </w:r>
      <w:r w:rsidR="00A0325E">
        <w:rPr>
          <w:rFonts w:ascii="Arial" w:hAnsi="Arial" w:cs="Arial"/>
        </w:rPr>
        <w:t xml:space="preserve">[ </w:t>
      </w:r>
      <w:proofErr w:type="gramStart"/>
      <w:r w:rsidR="00A0325E">
        <w:rPr>
          <w:rFonts w:ascii="Arial" w:hAnsi="Arial" w:cs="Arial"/>
        </w:rPr>
        <w:t xml:space="preserve">  ]</w:t>
      </w:r>
      <w:proofErr w:type="spellStart"/>
      <w:r w:rsidR="002E3797" w:rsidRPr="00EA63FE">
        <w:rPr>
          <w:rFonts w:ascii="Arial" w:hAnsi="Arial" w:cs="Arial"/>
        </w:rPr>
        <w:t>th</w:t>
      </w:r>
      <w:proofErr w:type="spellEnd"/>
      <w:proofErr w:type="gramEnd"/>
      <w:r w:rsidRPr="00EA63FE">
        <w:rPr>
          <w:rFonts w:ascii="Arial" w:hAnsi="Arial" w:cs="Arial"/>
        </w:rPr>
        <w:t xml:space="preserve"> day of </w:t>
      </w:r>
      <w:r w:rsidR="00BD13E2" w:rsidRPr="00EA63FE">
        <w:rPr>
          <w:rFonts w:ascii="Arial" w:hAnsi="Arial" w:cs="Arial"/>
        </w:rPr>
        <w:t>March</w:t>
      </w:r>
      <w:r w:rsidRPr="00EA63FE">
        <w:rPr>
          <w:rFonts w:ascii="Arial" w:hAnsi="Arial" w:cs="Arial"/>
        </w:rPr>
        <w:t>, 20</w:t>
      </w:r>
      <w:r w:rsidR="00BD13E2" w:rsidRPr="00EA63FE">
        <w:rPr>
          <w:rFonts w:ascii="Arial" w:hAnsi="Arial" w:cs="Arial"/>
        </w:rPr>
        <w:t>2</w:t>
      </w:r>
      <w:r w:rsidR="00A510E1">
        <w:rPr>
          <w:rFonts w:ascii="Arial" w:hAnsi="Arial" w:cs="Arial"/>
        </w:rPr>
        <w:t>4</w:t>
      </w:r>
      <w:r w:rsidRPr="00EA63FE">
        <w:rPr>
          <w:rFonts w:ascii="Arial" w:hAnsi="Arial" w:cs="Arial"/>
        </w:rPr>
        <w:t xml:space="preserve"> (the “</w:t>
      </w:r>
      <w:r w:rsidRPr="00EA63FE">
        <w:rPr>
          <w:rFonts w:ascii="Arial" w:hAnsi="Arial" w:cs="Arial"/>
          <w:u w:val="single"/>
        </w:rPr>
        <w:t>Effective Date</w:t>
      </w:r>
      <w:r w:rsidRPr="00EA63FE">
        <w:rPr>
          <w:rFonts w:ascii="Arial" w:hAnsi="Arial" w:cs="Arial"/>
        </w:rPr>
        <w:t xml:space="preserve">”) by and </w:t>
      </w:r>
      <w:proofErr w:type="spellStart"/>
      <w:r w:rsidR="00A510E1">
        <w:rPr>
          <w:rFonts w:ascii="Arial" w:hAnsi="Arial" w:cs="Arial"/>
        </w:rPr>
        <w:t>Trendway</w:t>
      </w:r>
      <w:proofErr w:type="spellEnd"/>
      <w:r w:rsidR="00A510E1">
        <w:rPr>
          <w:rFonts w:ascii="Arial" w:hAnsi="Arial" w:cs="Arial"/>
        </w:rPr>
        <w:t xml:space="preserve"> </w:t>
      </w:r>
      <w:proofErr w:type="spellStart"/>
      <w:r w:rsidR="00A510E1">
        <w:rPr>
          <w:rFonts w:ascii="Arial" w:hAnsi="Arial" w:cs="Arial"/>
        </w:rPr>
        <w:t>Corporatioon</w:t>
      </w:r>
      <w:proofErr w:type="spellEnd"/>
      <w:r w:rsidRPr="00EA63FE">
        <w:rPr>
          <w:rFonts w:ascii="Arial" w:hAnsi="Arial" w:cs="Arial"/>
          <w:b/>
          <w:bCs/>
        </w:rPr>
        <w:t xml:space="preserve"> </w:t>
      </w:r>
      <w:r w:rsidRPr="00EA63FE">
        <w:rPr>
          <w:rFonts w:ascii="Arial" w:hAnsi="Arial" w:cs="Arial"/>
        </w:rPr>
        <w:t>(“</w:t>
      </w:r>
      <w:proofErr w:type="spellStart"/>
      <w:r w:rsidR="00A510E1">
        <w:rPr>
          <w:rFonts w:ascii="Arial" w:hAnsi="Arial" w:cs="Arial"/>
          <w:u w:val="single"/>
        </w:rPr>
        <w:t>Trendway</w:t>
      </w:r>
      <w:proofErr w:type="spellEnd"/>
      <w:r w:rsidRPr="00EA63FE">
        <w:rPr>
          <w:rFonts w:ascii="Arial" w:hAnsi="Arial" w:cs="Arial"/>
        </w:rPr>
        <w:t>”</w:t>
      </w:r>
      <w:r w:rsidR="00BD13E2" w:rsidRPr="00EA63FE">
        <w:rPr>
          <w:rFonts w:ascii="Arial" w:hAnsi="Arial" w:cs="Arial"/>
        </w:rPr>
        <w:t xml:space="preserve">) </w:t>
      </w:r>
      <w:commentRangeStart w:id="0"/>
      <w:r w:rsidR="00BD13E2" w:rsidRPr="00EA63FE">
        <w:rPr>
          <w:rFonts w:ascii="Arial" w:hAnsi="Arial" w:cs="Arial"/>
        </w:rPr>
        <w:t xml:space="preserve">and </w:t>
      </w:r>
      <w:proofErr w:type="spellStart"/>
      <w:r w:rsidR="00A510E1">
        <w:rPr>
          <w:rFonts w:ascii="Arial" w:hAnsi="Arial" w:cs="Arial"/>
        </w:rPr>
        <w:t>Fursys</w:t>
      </w:r>
      <w:proofErr w:type="spellEnd"/>
      <w:r w:rsidR="00A510E1">
        <w:rPr>
          <w:rFonts w:ascii="Arial" w:hAnsi="Arial" w:cs="Arial"/>
        </w:rPr>
        <w:t xml:space="preserve"> </w:t>
      </w:r>
      <w:ins w:id="1" w:author="김현주 (Hyunjoo Kim)" w:date="2024-03-11T12:29:00Z">
        <w:r w:rsidR="00C04EF7">
          <w:rPr>
            <w:rFonts w:ascii="Arial" w:hAnsi="Arial" w:cs="Arial" w:hint="eastAsia"/>
            <w:lang w:eastAsia="ko-KR"/>
          </w:rPr>
          <w:t>I</w:t>
        </w:r>
        <w:r w:rsidR="00C04EF7">
          <w:rPr>
            <w:rFonts w:ascii="Arial" w:hAnsi="Arial" w:cs="Arial"/>
            <w:lang w:eastAsia="ko-KR"/>
          </w:rPr>
          <w:t>nc</w:t>
        </w:r>
        <w:commentRangeEnd w:id="0"/>
        <w:r w:rsidR="00C04EF7">
          <w:rPr>
            <w:rStyle w:val="af0"/>
          </w:rPr>
          <w:commentReference w:id="0"/>
        </w:r>
        <w:r w:rsidR="00C04EF7">
          <w:rPr>
            <w:rFonts w:ascii="Arial" w:hAnsi="Arial" w:cs="Arial"/>
            <w:lang w:eastAsia="ko-KR"/>
          </w:rPr>
          <w:t>,</w:t>
        </w:r>
      </w:ins>
      <w:del w:id="2" w:author="김현주 (Hyunjoo Kim)" w:date="2024-03-11T12:28:00Z">
        <w:r w:rsidR="00A510E1" w:rsidDel="00C04EF7">
          <w:rPr>
            <w:rFonts w:ascii="Arial" w:hAnsi="Arial" w:cs="Arial"/>
          </w:rPr>
          <w:delText>Group</w:delText>
        </w:r>
        <w:r w:rsidR="00BD13E2" w:rsidRPr="00EA63FE" w:rsidDel="00C04EF7">
          <w:rPr>
            <w:rFonts w:ascii="Arial" w:hAnsi="Arial" w:cs="Arial"/>
          </w:rPr>
          <w:delText xml:space="preserve"> </w:delText>
        </w:r>
      </w:del>
      <w:r w:rsidRPr="00EA63FE">
        <w:rPr>
          <w:rFonts w:ascii="Arial" w:hAnsi="Arial" w:cs="Arial"/>
        </w:rPr>
        <w:t>(“</w:t>
      </w:r>
      <w:proofErr w:type="spellStart"/>
      <w:r w:rsidR="00A510E1">
        <w:rPr>
          <w:rFonts w:ascii="Arial" w:hAnsi="Arial" w:cs="Arial"/>
          <w:u w:val="single"/>
        </w:rPr>
        <w:t>Fursys</w:t>
      </w:r>
      <w:proofErr w:type="spellEnd"/>
      <w:r w:rsidRPr="00EA63FE">
        <w:rPr>
          <w:rFonts w:ascii="Arial" w:hAnsi="Arial" w:cs="Arial"/>
        </w:rPr>
        <w:t>”).</w:t>
      </w:r>
      <w:r w:rsidR="0016454E" w:rsidRPr="00EA63FE">
        <w:rPr>
          <w:rFonts w:ascii="Arial" w:hAnsi="Arial" w:cs="Arial"/>
        </w:rPr>
        <w:t xml:space="preserve"> As used herein, </w:t>
      </w:r>
      <w:r w:rsidR="00827AFC" w:rsidRPr="00EA63FE">
        <w:rPr>
          <w:rFonts w:ascii="Arial" w:hAnsi="Arial" w:cs="Arial"/>
        </w:rPr>
        <w:t xml:space="preserve">the </w:t>
      </w:r>
      <w:r w:rsidR="0016454E" w:rsidRPr="00EA63FE">
        <w:rPr>
          <w:rFonts w:ascii="Arial" w:hAnsi="Arial" w:cs="Arial"/>
        </w:rPr>
        <w:t>terms “</w:t>
      </w:r>
      <w:r w:rsidR="0016454E" w:rsidRPr="00EA63FE">
        <w:rPr>
          <w:rFonts w:ascii="Arial" w:hAnsi="Arial" w:cs="Arial"/>
          <w:u w:val="single"/>
        </w:rPr>
        <w:t>Party</w:t>
      </w:r>
      <w:r w:rsidR="0016454E" w:rsidRPr="00EA63FE">
        <w:rPr>
          <w:rFonts w:ascii="Arial" w:hAnsi="Arial" w:cs="Arial"/>
        </w:rPr>
        <w:t>” and “</w:t>
      </w:r>
      <w:r w:rsidR="0016454E" w:rsidRPr="00EA63FE">
        <w:rPr>
          <w:rFonts w:ascii="Arial" w:hAnsi="Arial" w:cs="Arial"/>
          <w:u w:val="single"/>
        </w:rPr>
        <w:t>Parties</w:t>
      </w:r>
      <w:r w:rsidR="00BD13E2" w:rsidRPr="00EA63FE">
        <w:rPr>
          <w:rFonts w:ascii="Arial" w:hAnsi="Arial" w:cs="Arial"/>
        </w:rPr>
        <w:t xml:space="preserve">” mean </w:t>
      </w:r>
      <w:proofErr w:type="spellStart"/>
      <w:r w:rsidR="00A510E1">
        <w:rPr>
          <w:rFonts w:ascii="Arial" w:hAnsi="Arial" w:cs="Arial"/>
        </w:rPr>
        <w:t>Trendway</w:t>
      </w:r>
      <w:proofErr w:type="spellEnd"/>
      <w:r w:rsidR="003A586B" w:rsidRPr="00EA63FE">
        <w:rPr>
          <w:rFonts w:ascii="Arial" w:hAnsi="Arial" w:cs="Arial"/>
        </w:rPr>
        <w:t xml:space="preserve"> and</w:t>
      </w:r>
      <w:r w:rsidR="0016454E" w:rsidRPr="00EA63FE">
        <w:rPr>
          <w:rFonts w:ascii="Arial" w:hAnsi="Arial" w:cs="Arial"/>
        </w:rPr>
        <w:t xml:space="preserve"> </w:t>
      </w:r>
      <w:proofErr w:type="spellStart"/>
      <w:r w:rsidR="00A510E1">
        <w:rPr>
          <w:rFonts w:ascii="Arial" w:hAnsi="Arial" w:cs="Arial"/>
        </w:rPr>
        <w:t>Fursys</w:t>
      </w:r>
      <w:proofErr w:type="spellEnd"/>
      <w:r w:rsidR="00827AFC" w:rsidRPr="00EA63FE">
        <w:rPr>
          <w:rFonts w:ascii="Arial" w:hAnsi="Arial" w:cs="Arial"/>
        </w:rPr>
        <w:t>.</w:t>
      </w:r>
    </w:p>
    <w:p w14:paraId="6548C601" w14:textId="77777777" w:rsidR="00442C9F" w:rsidRPr="00EA63FE" w:rsidRDefault="00442C9F">
      <w:pPr>
        <w:jc w:val="both"/>
        <w:rPr>
          <w:rFonts w:ascii="Arial" w:hAnsi="Arial" w:cs="Arial"/>
        </w:rPr>
      </w:pPr>
    </w:p>
    <w:p w14:paraId="33E0FCE4" w14:textId="4F4525B8" w:rsidR="00442C9F" w:rsidRPr="00EA63FE" w:rsidRDefault="006276D9" w:rsidP="00742457">
      <w:pPr>
        <w:ind w:firstLine="720"/>
        <w:jc w:val="both"/>
        <w:rPr>
          <w:rFonts w:ascii="Arial" w:hAnsi="Arial" w:cs="Arial"/>
        </w:rPr>
      </w:pPr>
      <w:r w:rsidRPr="00EA63FE">
        <w:rPr>
          <w:rFonts w:ascii="Arial" w:hAnsi="Arial" w:cs="Arial"/>
        </w:rPr>
        <w:t xml:space="preserve">WHEREAS, </w:t>
      </w:r>
      <w:proofErr w:type="spellStart"/>
      <w:r w:rsidR="00A510E1">
        <w:rPr>
          <w:rFonts w:ascii="Arial" w:hAnsi="Arial" w:cs="Arial"/>
        </w:rPr>
        <w:t>Trendway</w:t>
      </w:r>
      <w:proofErr w:type="spellEnd"/>
      <w:r w:rsidRPr="00EA63FE">
        <w:rPr>
          <w:rFonts w:ascii="Arial" w:hAnsi="Arial" w:cs="Arial"/>
        </w:rPr>
        <w:t xml:space="preserve"> and </w:t>
      </w:r>
      <w:proofErr w:type="spellStart"/>
      <w:r w:rsidR="00A510E1">
        <w:rPr>
          <w:rFonts w:ascii="Arial" w:hAnsi="Arial" w:cs="Arial"/>
        </w:rPr>
        <w:t>Fursys</w:t>
      </w:r>
      <w:proofErr w:type="spellEnd"/>
      <w:r w:rsidR="00742457" w:rsidRPr="00EA63FE">
        <w:rPr>
          <w:rFonts w:ascii="Arial" w:hAnsi="Arial" w:cs="Arial"/>
        </w:rPr>
        <w:t xml:space="preserve"> </w:t>
      </w:r>
      <w:r w:rsidRPr="00EA63FE">
        <w:rPr>
          <w:rFonts w:ascii="Arial" w:hAnsi="Arial" w:cs="Arial"/>
        </w:rPr>
        <w:t xml:space="preserve">entered into that certain </w:t>
      </w:r>
      <w:r w:rsidR="00A510E1">
        <w:rPr>
          <w:rFonts w:ascii="Arial" w:hAnsi="Arial" w:cs="Arial"/>
        </w:rPr>
        <w:t>North American Sales and Distribution</w:t>
      </w:r>
      <w:r w:rsidRPr="00EA63FE">
        <w:rPr>
          <w:rFonts w:ascii="Arial" w:hAnsi="Arial" w:cs="Arial"/>
        </w:rPr>
        <w:t xml:space="preserve"> Agreement</w:t>
      </w:r>
      <w:r w:rsidR="00742457" w:rsidRPr="00EA63FE">
        <w:rPr>
          <w:rFonts w:ascii="Arial" w:hAnsi="Arial" w:cs="Arial"/>
        </w:rPr>
        <w:t>,</w:t>
      </w:r>
      <w:r w:rsidRPr="00EA63FE">
        <w:rPr>
          <w:rFonts w:ascii="Arial" w:hAnsi="Arial" w:cs="Arial"/>
        </w:rPr>
        <w:t xml:space="preserve"> dated as of </w:t>
      </w:r>
      <w:r w:rsidR="00A510E1">
        <w:rPr>
          <w:rFonts w:ascii="Arial" w:hAnsi="Arial" w:cs="Arial"/>
        </w:rPr>
        <w:t>December 14, 2012</w:t>
      </w:r>
      <w:r w:rsidR="00BD13E2" w:rsidRPr="00EA63FE">
        <w:rPr>
          <w:rFonts w:ascii="Arial" w:hAnsi="Arial" w:cs="Arial"/>
        </w:rPr>
        <w:t>,</w:t>
      </w:r>
      <w:r w:rsidR="00A510E1">
        <w:rPr>
          <w:rFonts w:ascii="Arial" w:hAnsi="Arial" w:cs="Arial"/>
        </w:rPr>
        <w:t xml:space="preserve"> as amended on May 14, 2014, and extended on March 17, 2016;</w:t>
      </w:r>
      <w:r w:rsidR="00BD13E2" w:rsidRPr="00EA63FE">
        <w:rPr>
          <w:rFonts w:ascii="Arial" w:hAnsi="Arial" w:cs="Arial"/>
        </w:rPr>
        <w:t xml:space="preserve"> a</w:t>
      </w:r>
      <w:r w:rsidR="00A510E1">
        <w:rPr>
          <w:rFonts w:ascii="Arial" w:hAnsi="Arial" w:cs="Arial"/>
        </w:rPr>
        <w:t>ll of which are</w:t>
      </w:r>
      <w:r w:rsidR="00BD13E2" w:rsidRPr="00EA63FE">
        <w:rPr>
          <w:rFonts w:ascii="Arial" w:hAnsi="Arial" w:cs="Arial"/>
        </w:rPr>
        <w:t xml:space="preserve"> attached hereto as Exhibit A, </w:t>
      </w:r>
      <w:r w:rsidRPr="00EA63FE">
        <w:rPr>
          <w:rFonts w:ascii="Arial" w:hAnsi="Arial" w:cs="Arial"/>
        </w:rPr>
        <w:t>(</w:t>
      </w:r>
      <w:r w:rsidR="00A510E1">
        <w:rPr>
          <w:rFonts w:ascii="Arial" w:hAnsi="Arial" w:cs="Arial"/>
        </w:rPr>
        <w:t xml:space="preserve">collectively, </w:t>
      </w:r>
      <w:r w:rsidRPr="00EA63FE">
        <w:rPr>
          <w:rFonts w:ascii="Arial" w:hAnsi="Arial" w:cs="Arial"/>
        </w:rPr>
        <w:t>the “</w:t>
      </w:r>
      <w:r w:rsidR="00A510E1" w:rsidRPr="00A510E1">
        <w:rPr>
          <w:rFonts w:ascii="Arial" w:hAnsi="Arial" w:cs="Arial"/>
          <w:u w:val="single"/>
        </w:rPr>
        <w:t>Underlying</w:t>
      </w:r>
      <w:r w:rsidRPr="00EA63FE">
        <w:rPr>
          <w:rFonts w:ascii="Arial" w:hAnsi="Arial" w:cs="Arial"/>
          <w:u w:val="single"/>
        </w:rPr>
        <w:t xml:space="preserve"> Agreement</w:t>
      </w:r>
      <w:r w:rsidRPr="00EA63FE">
        <w:rPr>
          <w:rFonts w:ascii="Arial" w:hAnsi="Arial" w:cs="Arial"/>
        </w:rPr>
        <w:t xml:space="preserve">”); and </w:t>
      </w:r>
    </w:p>
    <w:p w14:paraId="59527937" w14:textId="77777777" w:rsidR="00442C9F" w:rsidRPr="00EA63FE" w:rsidRDefault="00442C9F">
      <w:pPr>
        <w:ind w:firstLine="720"/>
        <w:jc w:val="both"/>
        <w:rPr>
          <w:rFonts w:ascii="Arial" w:hAnsi="Arial" w:cs="Arial"/>
        </w:rPr>
      </w:pPr>
    </w:p>
    <w:p w14:paraId="4C010A46" w14:textId="7569384A" w:rsidR="00827AFC" w:rsidRPr="00EA63FE" w:rsidRDefault="00442C9F" w:rsidP="00786AA4">
      <w:pPr>
        <w:ind w:firstLine="720"/>
        <w:jc w:val="both"/>
        <w:rPr>
          <w:rFonts w:ascii="Arial" w:hAnsi="Arial" w:cs="Arial"/>
        </w:rPr>
      </w:pPr>
      <w:r w:rsidRPr="00EA63FE">
        <w:rPr>
          <w:rFonts w:ascii="Arial" w:hAnsi="Arial" w:cs="Arial"/>
        </w:rPr>
        <w:t xml:space="preserve">WHEREAS, </w:t>
      </w:r>
      <w:proofErr w:type="spellStart"/>
      <w:r w:rsidR="00A510E1">
        <w:rPr>
          <w:rFonts w:ascii="Arial" w:hAnsi="Arial" w:cs="Arial"/>
        </w:rPr>
        <w:t>Trendway</w:t>
      </w:r>
      <w:proofErr w:type="spellEnd"/>
      <w:r w:rsidRPr="00EA63FE">
        <w:rPr>
          <w:rFonts w:ascii="Arial" w:hAnsi="Arial" w:cs="Arial"/>
        </w:rPr>
        <w:t xml:space="preserve"> </w:t>
      </w:r>
      <w:r w:rsidR="006A5C30" w:rsidRPr="00EA63FE">
        <w:rPr>
          <w:rFonts w:ascii="Arial" w:hAnsi="Arial" w:cs="Arial"/>
        </w:rPr>
        <w:t xml:space="preserve">has requested </w:t>
      </w:r>
      <w:r w:rsidRPr="00EA63FE">
        <w:rPr>
          <w:rFonts w:ascii="Arial" w:hAnsi="Arial" w:cs="Arial"/>
        </w:rPr>
        <w:t xml:space="preserve">and </w:t>
      </w:r>
      <w:r w:rsidR="006A5C30" w:rsidRPr="00EA63FE">
        <w:rPr>
          <w:rFonts w:ascii="Arial" w:hAnsi="Arial" w:cs="Arial"/>
        </w:rPr>
        <w:t>the Parties</w:t>
      </w:r>
      <w:r w:rsidRPr="00EA63FE">
        <w:rPr>
          <w:rFonts w:ascii="Arial" w:hAnsi="Arial" w:cs="Arial"/>
        </w:rPr>
        <w:t xml:space="preserve"> have </w:t>
      </w:r>
      <w:r w:rsidR="00786AA4" w:rsidRPr="00EA63FE">
        <w:rPr>
          <w:rFonts w:ascii="Arial" w:hAnsi="Arial" w:cs="Arial"/>
        </w:rPr>
        <w:t xml:space="preserve">mutually </w:t>
      </w:r>
      <w:r w:rsidR="00BD13E2" w:rsidRPr="00EA63FE">
        <w:rPr>
          <w:rFonts w:ascii="Arial" w:hAnsi="Arial" w:cs="Arial"/>
        </w:rPr>
        <w:t xml:space="preserve">agreed to terminate the </w:t>
      </w:r>
      <w:r w:rsidR="00A510E1">
        <w:rPr>
          <w:rFonts w:ascii="Arial" w:hAnsi="Arial" w:cs="Arial"/>
        </w:rPr>
        <w:t>Underlying</w:t>
      </w:r>
      <w:r w:rsidRPr="00EA63FE">
        <w:rPr>
          <w:rFonts w:ascii="Arial" w:hAnsi="Arial" w:cs="Arial"/>
        </w:rPr>
        <w:t xml:space="preserve"> Agreement</w:t>
      </w:r>
      <w:r w:rsidR="006276D9" w:rsidRPr="00EA63FE">
        <w:rPr>
          <w:rFonts w:ascii="Arial" w:hAnsi="Arial" w:cs="Arial"/>
        </w:rPr>
        <w:t>; and</w:t>
      </w:r>
    </w:p>
    <w:p w14:paraId="5EF3EA5B" w14:textId="77777777" w:rsidR="00827AFC" w:rsidRPr="00EA63FE" w:rsidRDefault="00827AFC" w:rsidP="00827AFC">
      <w:pPr>
        <w:ind w:left="720"/>
        <w:jc w:val="both"/>
        <w:rPr>
          <w:rFonts w:ascii="Arial" w:hAnsi="Arial" w:cs="Arial"/>
        </w:rPr>
      </w:pPr>
    </w:p>
    <w:p w14:paraId="4E729779" w14:textId="77777777" w:rsidR="00442C9F" w:rsidRPr="00EA63FE" w:rsidRDefault="006276D9" w:rsidP="00BD13E2">
      <w:pPr>
        <w:ind w:firstLine="720"/>
        <w:jc w:val="both"/>
        <w:rPr>
          <w:rFonts w:ascii="Arial" w:hAnsi="Arial" w:cs="Arial"/>
        </w:rPr>
      </w:pPr>
      <w:r w:rsidRPr="00EA63FE">
        <w:rPr>
          <w:rFonts w:ascii="Arial" w:hAnsi="Arial" w:cs="Arial"/>
        </w:rPr>
        <w:t xml:space="preserve">NOW, THEREFORE, in consideration of the mutual promises and covenants contained herein, </w:t>
      </w:r>
      <w:r w:rsidR="002C1F67" w:rsidRPr="00EA63FE">
        <w:rPr>
          <w:rFonts w:ascii="Arial" w:hAnsi="Arial" w:cs="Arial"/>
        </w:rPr>
        <w:t xml:space="preserve">and other good and </w:t>
      </w:r>
      <w:r w:rsidR="0083211D" w:rsidRPr="00EA63FE">
        <w:rPr>
          <w:rFonts w:ascii="Arial" w:hAnsi="Arial" w:cs="Arial"/>
        </w:rPr>
        <w:t xml:space="preserve">valuable consideration, the sufficiency of which is hereby acknowledged, </w:t>
      </w:r>
      <w:r w:rsidRPr="00EA63FE">
        <w:rPr>
          <w:rFonts w:ascii="Arial" w:hAnsi="Arial" w:cs="Arial"/>
        </w:rPr>
        <w:t>the Parties hereby agree as follows:</w:t>
      </w:r>
    </w:p>
    <w:p w14:paraId="1D29E4CF" w14:textId="77777777" w:rsidR="00442C9F" w:rsidRPr="00EA63FE" w:rsidRDefault="00442C9F">
      <w:pPr>
        <w:jc w:val="both"/>
        <w:rPr>
          <w:rFonts w:ascii="Arial" w:hAnsi="Arial" w:cs="Arial"/>
        </w:rPr>
      </w:pPr>
    </w:p>
    <w:p w14:paraId="1AB06381" w14:textId="1EB86E61" w:rsidR="00795840" w:rsidRPr="00EA63FE" w:rsidRDefault="00BD13E2" w:rsidP="00973C97">
      <w:pPr>
        <w:numPr>
          <w:ilvl w:val="0"/>
          <w:numId w:val="7"/>
        </w:numPr>
        <w:tabs>
          <w:tab w:val="clear" w:pos="1440"/>
          <w:tab w:val="num" w:pos="720"/>
        </w:tabs>
        <w:ind w:left="0" w:firstLine="720"/>
        <w:jc w:val="both"/>
        <w:rPr>
          <w:rFonts w:ascii="Arial" w:hAnsi="Arial" w:cs="Arial"/>
        </w:rPr>
      </w:pPr>
      <w:r w:rsidRPr="00EA63FE">
        <w:rPr>
          <w:rFonts w:ascii="Arial" w:hAnsi="Arial" w:cs="Arial"/>
          <w:b/>
          <w:bCs/>
        </w:rPr>
        <w:t xml:space="preserve">Termination of the </w:t>
      </w:r>
      <w:r w:rsidR="00A510E1">
        <w:rPr>
          <w:rFonts w:ascii="Arial" w:hAnsi="Arial" w:cs="Arial"/>
          <w:b/>
          <w:bCs/>
        </w:rPr>
        <w:t>Underlying</w:t>
      </w:r>
      <w:r w:rsidR="00463DD8" w:rsidRPr="00EA63FE">
        <w:rPr>
          <w:rFonts w:ascii="Arial" w:hAnsi="Arial" w:cs="Arial"/>
          <w:b/>
          <w:bCs/>
        </w:rPr>
        <w:t xml:space="preserve"> Agreement</w:t>
      </w:r>
      <w:r w:rsidR="00463DD8" w:rsidRPr="00EA63FE">
        <w:rPr>
          <w:rFonts w:ascii="Arial" w:hAnsi="Arial" w:cs="Arial"/>
        </w:rPr>
        <w:t xml:space="preserve">. </w:t>
      </w:r>
      <w:r w:rsidR="00A510E1">
        <w:rPr>
          <w:rFonts w:ascii="Arial" w:hAnsi="Arial" w:cs="Arial"/>
        </w:rPr>
        <w:t>T</w:t>
      </w:r>
      <w:r w:rsidRPr="00EA63FE">
        <w:rPr>
          <w:rFonts w:ascii="Arial" w:hAnsi="Arial" w:cs="Arial"/>
        </w:rPr>
        <w:t xml:space="preserve">he Parties mutually agree to terminate the </w:t>
      </w:r>
      <w:r w:rsidR="00A510E1">
        <w:rPr>
          <w:rFonts w:ascii="Arial" w:hAnsi="Arial" w:cs="Arial"/>
        </w:rPr>
        <w:t>Underlying</w:t>
      </w:r>
      <w:r w:rsidRPr="00EA63FE">
        <w:rPr>
          <w:rFonts w:ascii="Arial" w:hAnsi="Arial" w:cs="Arial"/>
        </w:rPr>
        <w:t xml:space="preserve"> Agreement </w:t>
      </w:r>
      <w:r w:rsidR="00A510E1">
        <w:rPr>
          <w:rFonts w:ascii="Arial" w:hAnsi="Arial" w:cs="Arial"/>
        </w:rPr>
        <w:t>pursuant to Section XXI thereof</w:t>
      </w:r>
      <w:r w:rsidR="00A0325E">
        <w:rPr>
          <w:rFonts w:ascii="Arial" w:hAnsi="Arial" w:cs="Arial"/>
        </w:rPr>
        <w:t xml:space="preserve"> and effective as of December 31, 2024</w:t>
      </w:r>
      <w:r w:rsidR="00A510E1">
        <w:rPr>
          <w:rFonts w:ascii="Arial" w:hAnsi="Arial" w:cs="Arial"/>
        </w:rPr>
        <w:t xml:space="preserve">. </w:t>
      </w:r>
      <w:r w:rsidR="00A0325E">
        <w:rPr>
          <w:rFonts w:ascii="Arial" w:hAnsi="Arial" w:cs="Arial"/>
        </w:rPr>
        <w:t xml:space="preserve">In so executing this Agreement, the Parties acknowledge that appropriate notice of termination was provided by </w:t>
      </w:r>
      <w:proofErr w:type="spellStart"/>
      <w:r w:rsidR="00A0325E">
        <w:rPr>
          <w:rFonts w:ascii="Arial" w:hAnsi="Arial" w:cs="Arial"/>
        </w:rPr>
        <w:t>Trendway</w:t>
      </w:r>
      <w:proofErr w:type="spellEnd"/>
      <w:r w:rsidR="00A0325E">
        <w:rPr>
          <w:rFonts w:ascii="Arial" w:hAnsi="Arial" w:cs="Arial"/>
        </w:rPr>
        <w:t xml:space="preserve">, the reasons for termination were adequately described, further efforts to attain the commercial goals of the Underlying Agreement are not feasible, and this Agreement is the best possible resolution of the Underlying Agreement available to the Parties. </w:t>
      </w:r>
      <w:r w:rsidRPr="00EA63FE">
        <w:rPr>
          <w:rFonts w:ascii="Arial" w:hAnsi="Arial" w:cs="Arial"/>
        </w:rPr>
        <w:t xml:space="preserve">  </w:t>
      </w:r>
    </w:p>
    <w:p w14:paraId="7BE61152" w14:textId="77777777" w:rsidR="00D8786C" w:rsidRPr="00EA63FE" w:rsidRDefault="00D8786C" w:rsidP="00D8786C">
      <w:pPr>
        <w:pStyle w:val="ac"/>
        <w:rPr>
          <w:rFonts w:ascii="Arial" w:hAnsi="Arial" w:cs="Arial"/>
          <w:b/>
          <w:bCs/>
        </w:rPr>
      </w:pPr>
    </w:p>
    <w:p w14:paraId="44335F3D" w14:textId="74B16A25" w:rsidR="00830651" w:rsidRPr="00EA63FE" w:rsidRDefault="006276D9" w:rsidP="00FA17F7">
      <w:pPr>
        <w:numPr>
          <w:ilvl w:val="0"/>
          <w:numId w:val="7"/>
        </w:numPr>
        <w:tabs>
          <w:tab w:val="clear" w:pos="1440"/>
          <w:tab w:val="num" w:pos="810"/>
        </w:tabs>
        <w:ind w:left="0" w:firstLine="720"/>
        <w:jc w:val="both"/>
        <w:rPr>
          <w:rFonts w:ascii="Arial" w:hAnsi="Arial" w:cs="Arial"/>
        </w:rPr>
      </w:pPr>
      <w:r w:rsidRPr="00EA63FE">
        <w:rPr>
          <w:rFonts w:ascii="Arial" w:hAnsi="Arial" w:cs="Arial"/>
          <w:b/>
          <w:bCs/>
        </w:rPr>
        <w:t>Warranties</w:t>
      </w:r>
      <w:r w:rsidRPr="00EA63FE">
        <w:rPr>
          <w:rFonts w:ascii="Arial" w:hAnsi="Arial" w:cs="Arial"/>
        </w:rPr>
        <w:t>.</w:t>
      </w:r>
      <w:r w:rsidR="00FA17F7" w:rsidRPr="00EA63FE">
        <w:rPr>
          <w:rFonts w:ascii="Arial" w:hAnsi="Arial" w:cs="Arial"/>
        </w:rPr>
        <w:t xml:space="preserve"> Each </w:t>
      </w:r>
      <w:r w:rsidR="00D97D2B" w:rsidRPr="00EA63FE">
        <w:rPr>
          <w:rFonts w:ascii="Arial" w:hAnsi="Arial" w:cs="Arial"/>
        </w:rPr>
        <w:t>Party</w:t>
      </w:r>
      <w:r w:rsidR="00FA17F7" w:rsidRPr="00EA63FE">
        <w:rPr>
          <w:rFonts w:ascii="Arial" w:hAnsi="Arial" w:cs="Arial"/>
        </w:rPr>
        <w:t xml:space="preserve"> represents and warrants to the other </w:t>
      </w:r>
      <w:r w:rsidR="00D97D2B" w:rsidRPr="00EA63FE">
        <w:rPr>
          <w:rFonts w:ascii="Arial" w:hAnsi="Arial" w:cs="Arial"/>
        </w:rPr>
        <w:t>Party</w:t>
      </w:r>
      <w:r w:rsidR="00FA17F7" w:rsidRPr="00EA63FE">
        <w:rPr>
          <w:rFonts w:ascii="Arial" w:hAnsi="Arial" w:cs="Arial"/>
        </w:rPr>
        <w:t xml:space="preserve"> that: (a) it is duly organized, validly existing and in good standing as a corporation or other entity as represented herein under the laws and regulations of its jurisdiction of incorporation, organization or chartering; (b) it has the full right, power and authority to enter into this Agreement, to grant the rights and licenses granted hereunder and to perform its obligations hereunder; (c) the execution of this Agreement by its representative whose signature is set forth at the end hereof has been duly authorized by all necessary corporate action of the </w:t>
      </w:r>
      <w:r w:rsidR="00D97D2B" w:rsidRPr="00EA63FE">
        <w:rPr>
          <w:rFonts w:ascii="Arial" w:hAnsi="Arial" w:cs="Arial"/>
        </w:rPr>
        <w:t>Party</w:t>
      </w:r>
      <w:r w:rsidR="00FA17F7" w:rsidRPr="00EA63FE">
        <w:rPr>
          <w:rFonts w:ascii="Arial" w:hAnsi="Arial" w:cs="Arial"/>
        </w:rPr>
        <w:t xml:space="preserve">; (d) when executed and delivered by such </w:t>
      </w:r>
      <w:r w:rsidR="00D97D2B" w:rsidRPr="00EA63FE">
        <w:rPr>
          <w:rFonts w:ascii="Arial" w:hAnsi="Arial" w:cs="Arial"/>
        </w:rPr>
        <w:t>Party</w:t>
      </w:r>
      <w:r w:rsidR="00FA17F7" w:rsidRPr="00EA63FE">
        <w:rPr>
          <w:rFonts w:ascii="Arial" w:hAnsi="Arial" w:cs="Arial"/>
        </w:rPr>
        <w:t xml:space="preserve">, this Agreement will constitute the legal, valid and binding obligation of such </w:t>
      </w:r>
      <w:r w:rsidR="00D97D2B" w:rsidRPr="00EA63FE">
        <w:rPr>
          <w:rFonts w:ascii="Arial" w:hAnsi="Arial" w:cs="Arial"/>
        </w:rPr>
        <w:t>Party</w:t>
      </w:r>
      <w:r w:rsidR="00FA17F7" w:rsidRPr="00EA63FE">
        <w:rPr>
          <w:rFonts w:ascii="Arial" w:hAnsi="Arial" w:cs="Arial"/>
        </w:rPr>
        <w:t xml:space="preserve">, enforceable against such </w:t>
      </w:r>
      <w:r w:rsidR="00D97D2B" w:rsidRPr="00EA63FE">
        <w:rPr>
          <w:rFonts w:ascii="Arial" w:hAnsi="Arial" w:cs="Arial"/>
        </w:rPr>
        <w:t>Party</w:t>
      </w:r>
      <w:r w:rsidR="00FA17F7" w:rsidRPr="00EA63FE">
        <w:rPr>
          <w:rFonts w:ascii="Arial" w:hAnsi="Arial" w:cs="Arial"/>
        </w:rPr>
        <w:t xml:space="preserve"> in accordance with its terms.</w:t>
      </w:r>
    </w:p>
    <w:p w14:paraId="01D98918" w14:textId="77777777" w:rsidR="00830651" w:rsidRPr="00EA63FE" w:rsidRDefault="00830651" w:rsidP="00830651">
      <w:pPr>
        <w:pStyle w:val="ac"/>
        <w:rPr>
          <w:rFonts w:ascii="Arial" w:hAnsi="Arial" w:cs="Arial"/>
          <w:b/>
          <w:bCs/>
        </w:rPr>
      </w:pPr>
    </w:p>
    <w:p w14:paraId="2B9B3643" w14:textId="73CC239B" w:rsidR="00A0325E" w:rsidRDefault="00A0325E" w:rsidP="00CC279F">
      <w:pPr>
        <w:numPr>
          <w:ilvl w:val="0"/>
          <w:numId w:val="7"/>
        </w:numPr>
        <w:tabs>
          <w:tab w:val="clear" w:pos="1440"/>
        </w:tabs>
        <w:ind w:left="0" w:firstLine="720"/>
        <w:jc w:val="both"/>
        <w:rPr>
          <w:rFonts w:ascii="Arial" w:hAnsi="Arial" w:cs="Arial"/>
          <w:b/>
        </w:rPr>
      </w:pPr>
      <w:r>
        <w:rPr>
          <w:rFonts w:ascii="Arial" w:hAnsi="Arial" w:cs="Arial"/>
          <w:b/>
        </w:rPr>
        <w:t xml:space="preserve">Termination Consideration. </w:t>
      </w:r>
      <w:r>
        <w:rPr>
          <w:rFonts w:ascii="Arial" w:hAnsi="Arial" w:cs="Arial"/>
          <w:bCs/>
        </w:rPr>
        <w:t xml:space="preserve">In exchange for the accelerated termination date of December 31, 2024, </w:t>
      </w:r>
      <w:proofErr w:type="spellStart"/>
      <w:r>
        <w:rPr>
          <w:rFonts w:ascii="Arial" w:hAnsi="Arial" w:cs="Arial"/>
          <w:bCs/>
        </w:rPr>
        <w:t>Trendway</w:t>
      </w:r>
      <w:proofErr w:type="spellEnd"/>
      <w:r>
        <w:rPr>
          <w:rFonts w:ascii="Arial" w:hAnsi="Arial" w:cs="Arial"/>
          <w:bCs/>
        </w:rPr>
        <w:t xml:space="preserve"> agrees to submit payment for the 2024 minimum royalty in the amount of $500,000.00 on or before July 1, 2024; and in consideration of the accelerated 2024 minimum royalty payment by </w:t>
      </w:r>
      <w:proofErr w:type="spellStart"/>
      <w:r>
        <w:rPr>
          <w:rFonts w:ascii="Arial" w:hAnsi="Arial" w:cs="Arial"/>
          <w:bCs/>
        </w:rPr>
        <w:t>Trendway</w:t>
      </w:r>
      <w:proofErr w:type="spellEnd"/>
      <w:r>
        <w:rPr>
          <w:rFonts w:ascii="Arial" w:hAnsi="Arial" w:cs="Arial"/>
          <w:bCs/>
        </w:rPr>
        <w:t xml:space="preserve">, </w:t>
      </w:r>
      <w:proofErr w:type="spellStart"/>
      <w:r>
        <w:rPr>
          <w:rFonts w:ascii="Arial" w:hAnsi="Arial" w:cs="Arial"/>
          <w:bCs/>
        </w:rPr>
        <w:t>Fursys</w:t>
      </w:r>
      <w:proofErr w:type="spellEnd"/>
      <w:r>
        <w:rPr>
          <w:rFonts w:ascii="Arial" w:hAnsi="Arial" w:cs="Arial"/>
          <w:bCs/>
        </w:rPr>
        <w:t xml:space="preserve"> will discharge </w:t>
      </w:r>
      <w:proofErr w:type="spellStart"/>
      <w:r>
        <w:rPr>
          <w:rFonts w:ascii="Arial" w:hAnsi="Arial" w:cs="Arial"/>
          <w:bCs/>
        </w:rPr>
        <w:t>Trendway</w:t>
      </w:r>
      <w:proofErr w:type="spellEnd"/>
      <w:r>
        <w:rPr>
          <w:rFonts w:ascii="Arial" w:hAnsi="Arial" w:cs="Arial"/>
          <w:bCs/>
        </w:rPr>
        <w:t xml:space="preserve"> from any 2025 minimum royalty obligation. Additionally, </w:t>
      </w:r>
      <w:proofErr w:type="spellStart"/>
      <w:r>
        <w:rPr>
          <w:rFonts w:ascii="Arial" w:hAnsi="Arial" w:cs="Arial"/>
          <w:bCs/>
        </w:rPr>
        <w:t>Trendway</w:t>
      </w:r>
      <w:proofErr w:type="spellEnd"/>
      <w:r>
        <w:rPr>
          <w:rFonts w:ascii="Arial" w:hAnsi="Arial" w:cs="Arial"/>
          <w:bCs/>
        </w:rPr>
        <w:t xml:space="preserve"> will discharge </w:t>
      </w:r>
      <w:proofErr w:type="spellStart"/>
      <w:r>
        <w:rPr>
          <w:rFonts w:ascii="Arial" w:hAnsi="Arial" w:cs="Arial"/>
          <w:bCs/>
        </w:rPr>
        <w:t>Fursys</w:t>
      </w:r>
      <w:proofErr w:type="spellEnd"/>
      <w:r>
        <w:rPr>
          <w:rFonts w:ascii="Arial" w:hAnsi="Arial" w:cs="Arial"/>
          <w:bCs/>
        </w:rPr>
        <w:t xml:space="preserve"> from its obligation to supply parts for the Capture product for the </w:t>
      </w:r>
      <w:proofErr w:type="spellStart"/>
      <w:ins w:id="3" w:author="김현주 (Hyunjoo Kim)" w:date="2024-03-14T12:24:00Z">
        <w:r w:rsidR="007B2422">
          <w:rPr>
            <w:rFonts w:ascii="Arial" w:hAnsi="Arial" w:cs="Arial"/>
            <w:bCs/>
          </w:rPr>
          <w:t>remaining</w:t>
        </w:r>
      </w:ins>
      <w:del w:id="4" w:author="김현주 (Hyunjoo Kim)" w:date="2024-03-14T12:24:00Z">
        <w:r w:rsidDel="007B2422">
          <w:rPr>
            <w:rFonts w:ascii="Arial" w:hAnsi="Arial" w:cs="Arial"/>
            <w:bCs/>
          </w:rPr>
          <w:delText xml:space="preserve">twelve month </w:delText>
        </w:r>
      </w:del>
      <w:r>
        <w:rPr>
          <w:rFonts w:ascii="Arial" w:hAnsi="Arial" w:cs="Arial"/>
          <w:bCs/>
        </w:rPr>
        <w:t>period</w:t>
      </w:r>
      <w:proofErr w:type="spellEnd"/>
      <w:ins w:id="5" w:author="김현주 (Hyunjoo Kim)" w:date="2024-03-14T11:58:00Z">
        <w:r w:rsidR="00E62F0D">
          <w:rPr>
            <w:rFonts w:ascii="Arial" w:hAnsi="Arial" w:cs="Arial"/>
            <w:bCs/>
          </w:rPr>
          <w:t xml:space="preserve"> </w:t>
        </w:r>
        <w:r w:rsidR="00E62F0D">
          <w:rPr>
            <w:rFonts w:ascii="Arial" w:hAnsi="Arial" w:cs="Arial"/>
            <w:bCs/>
            <w:lang w:eastAsia="ko-KR"/>
          </w:rPr>
          <w:t xml:space="preserve">and </w:t>
        </w:r>
      </w:ins>
      <w:ins w:id="6" w:author="김현주 (Hyunjoo Kim)" w:date="2024-03-14T11:59:00Z">
        <w:r w:rsidR="00AC5366">
          <w:rPr>
            <w:rFonts w:ascii="Arial" w:hAnsi="Arial" w:cs="Arial"/>
            <w:bCs/>
            <w:lang w:eastAsia="ko-KR"/>
          </w:rPr>
          <w:t xml:space="preserve">discharge </w:t>
        </w:r>
      </w:ins>
      <w:proofErr w:type="spellStart"/>
      <w:ins w:id="7" w:author="김현주 (Hyunjoo Kim)" w:date="2024-03-14T12:24:00Z">
        <w:r w:rsidR="007B2422">
          <w:rPr>
            <w:rFonts w:ascii="Arial" w:hAnsi="Arial" w:cs="Arial"/>
            <w:bCs/>
            <w:lang w:eastAsia="ko-KR"/>
          </w:rPr>
          <w:t>Fursys</w:t>
        </w:r>
        <w:proofErr w:type="spellEnd"/>
        <w:r w:rsidR="007B2422">
          <w:rPr>
            <w:rFonts w:ascii="Arial" w:hAnsi="Arial" w:cs="Arial"/>
            <w:bCs/>
            <w:lang w:eastAsia="ko-KR"/>
          </w:rPr>
          <w:t xml:space="preserve"> from </w:t>
        </w:r>
      </w:ins>
      <w:ins w:id="8" w:author="김현주 (Hyunjoo Kim)" w:date="2024-03-14T11:59:00Z">
        <w:r w:rsidR="00AC5366">
          <w:rPr>
            <w:rFonts w:ascii="Arial" w:hAnsi="Arial" w:cs="Arial"/>
            <w:bCs/>
            <w:lang w:eastAsia="ko-KR"/>
          </w:rPr>
          <w:t xml:space="preserve">its </w:t>
        </w:r>
      </w:ins>
      <w:ins w:id="9" w:author="김현주 (Hyunjoo Kim)" w:date="2024-03-14T11:58:00Z">
        <w:r w:rsidR="00E62F0D">
          <w:rPr>
            <w:rFonts w:ascii="Arial" w:hAnsi="Arial" w:cs="Arial"/>
            <w:bCs/>
            <w:lang w:eastAsia="ko-KR"/>
          </w:rPr>
          <w:t xml:space="preserve">obligation </w:t>
        </w:r>
        <w:r w:rsidR="00AC5366">
          <w:rPr>
            <w:rFonts w:ascii="Arial" w:hAnsi="Arial" w:cs="Arial"/>
            <w:bCs/>
            <w:lang w:eastAsia="ko-KR"/>
          </w:rPr>
          <w:t xml:space="preserve">to distribute FT product exclusively by </w:t>
        </w:r>
        <w:proofErr w:type="spellStart"/>
        <w:r w:rsidR="00AC5366">
          <w:rPr>
            <w:rFonts w:ascii="Arial" w:hAnsi="Arial" w:cs="Arial"/>
            <w:bCs/>
            <w:lang w:eastAsia="ko-KR"/>
          </w:rPr>
          <w:t>Trendway</w:t>
        </w:r>
      </w:ins>
      <w:proofErr w:type="spellEnd"/>
      <w:r>
        <w:rPr>
          <w:rFonts w:ascii="Arial" w:hAnsi="Arial" w:cs="Arial"/>
          <w:bCs/>
        </w:rPr>
        <w:t xml:space="preserve"> </w:t>
      </w:r>
      <w:ins w:id="10" w:author="김현주 (Hyunjoo Kim)" w:date="2024-03-14T12:03:00Z">
        <w:r w:rsidR="00E509C3">
          <w:rPr>
            <w:rFonts w:ascii="Arial" w:hAnsi="Arial" w:cs="Arial"/>
            <w:bCs/>
          </w:rPr>
          <w:t>in No</w:t>
        </w:r>
      </w:ins>
      <w:ins w:id="11" w:author="김현주 (Hyunjoo Kim)" w:date="2024-03-14T12:25:00Z">
        <w:r w:rsidR="007B2422">
          <w:rPr>
            <w:rFonts w:ascii="Arial" w:hAnsi="Arial" w:cs="Arial"/>
            <w:bCs/>
          </w:rPr>
          <w:t>rth</w:t>
        </w:r>
      </w:ins>
      <w:bookmarkStart w:id="12" w:name="_GoBack"/>
      <w:bookmarkEnd w:id="12"/>
      <w:ins w:id="13" w:author="김현주 (Hyunjoo Kim)" w:date="2024-03-14T12:03:00Z">
        <w:r w:rsidR="00E509C3">
          <w:rPr>
            <w:rFonts w:ascii="Arial" w:hAnsi="Arial" w:cs="Arial"/>
            <w:bCs/>
          </w:rPr>
          <w:t xml:space="preserve"> American market </w:t>
        </w:r>
      </w:ins>
      <w:r>
        <w:rPr>
          <w:rFonts w:ascii="Arial" w:hAnsi="Arial" w:cs="Arial"/>
          <w:bCs/>
        </w:rPr>
        <w:t xml:space="preserve">following termination. </w:t>
      </w:r>
      <w:ins w:id="14" w:author="김현주 (Hyunjoo Kim)" w:date="2024-03-14T12:23:00Z">
        <w:r w:rsidR="007B2422">
          <w:rPr>
            <w:rFonts w:ascii="Segoe UI" w:hAnsi="Segoe UI" w:cs="Segoe UI"/>
            <w:color w:val="0D0D0D"/>
            <w:shd w:val="clear" w:color="auto" w:fill="FFFFFF"/>
          </w:rPr>
          <w:t xml:space="preserve">Design rights and all other rights related to FT products remain exclusively vested in </w:t>
        </w:r>
        <w:proofErr w:type="spellStart"/>
        <w:r w:rsidR="007B2422">
          <w:rPr>
            <w:rFonts w:ascii="Segoe UI" w:hAnsi="Segoe UI" w:cs="Segoe UI"/>
            <w:color w:val="0D0D0D"/>
            <w:shd w:val="clear" w:color="auto" w:fill="FFFFFF"/>
          </w:rPr>
          <w:t>Fursys</w:t>
        </w:r>
      </w:ins>
      <w:proofErr w:type="spellEnd"/>
      <w:ins w:id="15" w:author="김현주 (Hyunjoo Kim)" w:date="2024-03-14T12:24:00Z">
        <w:r w:rsidR="007B2422">
          <w:rPr>
            <w:rFonts w:ascii="Segoe UI" w:hAnsi="Segoe UI" w:cs="Segoe UI"/>
            <w:color w:val="0D0D0D"/>
            <w:shd w:val="clear" w:color="auto" w:fill="FFFFFF"/>
          </w:rPr>
          <w:t xml:space="preserve">. </w:t>
        </w:r>
      </w:ins>
    </w:p>
    <w:p w14:paraId="7C7D62DB" w14:textId="77777777" w:rsidR="00A0325E" w:rsidRDefault="00A0325E" w:rsidP="00A0325E">
      <w:pPr>
        <w:pStyle w:val="ac"/>
        <w:rPr>
          <w:rFonts w:ascii="Arial" w:hAnsi="Arial" w:cs="Arial"/>
          <w:b/>
        </w:rPr>
      </w:pPr>
    </w:p>
    <w:p w14:paraId="116D20B5" w14:textId="0B53DEE9" w:rsidR="00C438BE" w:rsidRPr="00EA63FE" w:rsidRDefault="006276D9" w:rsidP="00CC279F">
      <w:pPr>
        <w:numPr>
          <w:ilvl w:val="0"/>
          <w:numId w:val="7"/>
        </w:numPr>
        <w:tabs>
          <w:tab w:val="clear" w:pos="1440"/>
        </w:tabs>
        <w:ind w:left="0" w:firstLine="720"/>
        <w:jc w:val="both"/>
        <w:rPr>
          <w:rFonts w:ascii="Arial" w:hAnsi="Arial" w:cs="Arial"/>
          <w:b/>
        </w:rPr>
      </w:pPr>
      <w:r w:rsidRPr="00EA63FE">
        <w:rPr>
          <w:rFonts w:ascii="Arial" w:hAnsi="Arial" w:cs="Arial"/>
          <w:b/>
        </w:rPr>
        <w:t>Confidentiality</w:t>
      </w:r>
      <w:r w:rsidRPr="00EA63FE">
        <w:rPr>
          <w:rFonts w:ascii="Arial" w:hAnsi="Arial" w:cs="Arial"/>
        </w:rPr>
        <w:t>.  In consideration of the promises set forth in this Agreement,</w:t>
      </w:r>
      <w:r w:rsidR="00A72E1C" w:rsidRPr="00EA63FE">
        <w:rPr>
          <w:rFonts w:ascii="Arial" w:hAnsi="Arial" w:cs="Arial"/>
        </w:rPr>
        <w:t xml:space="preserve"> the Parties each further agree</w:t>
      </w:r>
      <w:r w:rsidRPr="00EA63FE">
        <w:rPr>
          <w:rFonts w:ascii="Arial" w:hAnsi="Arial" w:cs="Arial"/>
        </w:rPr>
        <w:t xml:space="preserve"> that the existence of this Agreement and the contents of each and every paragraph, term and provision of this Agreement, are and will remain strictly confidential and agree not to disclose the existence of this Agreement or the contents or terms hereof to any person not a party to this Agreement, without the express prior written approval and permission of the other Parties executing this Agreement.</w:t>
      </w:r>
      <w:r w:rsidR="00771295" w:rsidRPr="00EA63FE">
        <w:rPr>
          <w:rFonts w:ascii="Arial" w:hAnsi="Arial" w:cs="Arial"/>
        </w:rPr>
        <w:t xml:space="preserve"> </w:t>
      </w:r>
    </w:p>
    <w:p w14:paraId="228C8212" w14:textId="77777777" w:rsidR="00EA63FE" w:rsidRPr="00EA63FE" w:rsidRDefault="00EA63FE" w:rsidP="00EA63FE">
      <w:pPr>
        <w:pStyle w:val="ac"/>
        <w:rPr>
          <w:rFonts w:ascii="Arial" w:hAnsi="Arial" w:cs="Arial"/>
          <w:b/>
        </w:rPr>
      </w:pPr>
    </w:p>
    <w:p w14:paraId="0366AD82" w14:textId="77777777" w:rsidR="00AF7463" w:rsidRPr="00EA63FE" w:rsidRDefault="00442C9F" w:rsidP="00AF7463">
      <w:pPr>
        <w:numPr>
          <w:ilvl w:val="0"/>
          <w:numId w:val="7"/>
        </w:numPr>
        <w:tabs>
          <w:tab w:val="clear" w:pos="1440"/>
        </w:tabs>
        <w:ind w:left="0" w:firstLine="720"/>
        <w:jc w:val="both"/>
        <w:rPr>
          <w:rFonts w:ascii="Arial" w:hAnsi="Arial" w:cs="Arial"/>
        </w:rPr>
      </w:pPr>
      <w:r w:rsidRPr="00EA63FE">
        <w:rPr>
          <w:rFonts w:ascii="Arial" w:hAnsi="Arial" w:cs="Arial"/>
          <w:b/>
        </w:rPr>
        <w:t>Construction</w:t>
      </w:r>
      <w:r w:rsidRPr="00EA63FE">
        <w:rPr>
          <w:rFonts w:ascii="Arial" w:hAnsi="Arial" w:cs="Arial"/>
        </w:rPr>
        <w:t>.  The Parties have jointly participated in the negotiation and drafting of this Agreement.  In the event that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14:paraId="151AF3D9" w14:textId="77777777" w:rsidR="00AF7463" w:rsidRPr="00EA63FE" w:rsidRDefault="00AF7463" w:rsidP="00AF7463">
      <w:pPr>
        <w:pStyle w:val="ac"/>
        <w:rPr>
          <w:rFonts w:ascii="Arial" w:hAnsi="Arial" w:cs="Arial"/>
          <w:color w:val="000000"/>
        </w:rPr>
      </w:pPr>
    </w:p>
    <w:p w14:paraId="46099855" w14:textId="77777777" w:rsidR="00442C9F" w:rsidRPr="00EA63FE" w:rsidRDefault="006276D9">
      <w:pPr>
        <w:numPr>
          <w:ilvl w:val="0"/>
          <w:numId w:val="7"/>
        </w:numPr>
        <w:tabs>
          <w:tab w:val="clear" w:pos="1440"/>
        </w:tabs>
        <w:ind w:left="0" w:firstLine="720"/>
        <w:jc w:val="both"/>
        <w:rPr>
          <w:rFonts w:ascii="Arial" w:hAnsi="Arial" w:cs="Arial"/>
        </w:rPr>
      </w:pPr>
      <w:r w:rsidRPr="00EA63FE">
        <w:rPr>
          <w:rFonts w:ascii="Arial" w:hAnsi="Arial" w:cs="Arial"/>
          <w:b/>
        </w:rPr>
        <w:t>Successors and Assigns</w:t>
      </w:r>
      <w:r w:rsidRPr="00EA63FE">
        <w:rPr>
          <w:rFonts w:ascii="Arial" w:hAnsi="Arial" w:cs="Arial"/>
        </w:rPr>
        <w:t xml:space="preserve">.  All of the provisions of this Agreement apply to and bind each Party executing this Agreement, its successors and assigns, and also apply to and bind all other persons, </w:t>
      </w:r>
      <w:r w:rsidRPr="00EA63FE">
        <w:rPr>
          <w:rFonts w:ascii="Arial" w:hAnsi="Arial" w:cs="Arial"/>
        </w:rPr>
        <w:lastRenderedPageBreak/>
        <w:t>firms, corporations, associations, partnerships, subsidiaries, and entities in privity with or related to or affiliated with any Party executing this Agreement, his or its successors or assigns.</w:t>
      </w:r>
    </w:p>
    <w:p w14:paraId="7925E02C" w14:textId="77777777" w:rsidR="00442C9F" w:rsidRPr="00EA63FE" w:rsidRDefault="00442C9F">
      <w:pPr>
        <w:jc w:val="both"/>
        <w:rPr>
          <w:rFonts w:ascii="Arial" w:hAnsi="Arial" w:cs="Arial"/>
          <w:b/>
          <w:bCs/>
        </w:rPr>
      </w:pPr>
    </w:p>
    <w:p w14:paraId="3D15FC62" w14:textId="77777777" w:rsidR="00B440D1" w:rsidRPr="00EA63FE" w:rsidRDefault="006276D9" w:rsidP="00B440D1">
      <w:pPr>
        <w:numPr>
          <w:ilvl w:val="0"/>
          <w:numId w:val="7"/>
        </w:numPr>
        <w:tabs>
          <w:tab w:val="clear" w:pos="1440"/>
        </w:tabs>
        <w:ind w:left="0" w:firstLine="720"/>
        <w:jc w:val="both"/>
        <w:rPr>
          <w:rFonts w:ascii="Arial" w:hAnsi="Arial" w:cs="Arial"/>
        </w:rPr>
      </w:pPr>
      <w:r w:rsidRPr="00EA63FE">
        <w:rPr>
          <w:rFonts w:ascii="Arial" w:hAnsi="Arial" w:cs="Arial"/>
          <w:b/>
          <w:bCs/>
        </w:rPr>
        <w:t>Non-Disparagement</w:t>
      </w:r>
      <w:r w:rsidRPr="00EA63FE">
        <w:rPr>
          <w:rFonts w:ascii="Arial" w:hAnsi="Arial" w:cs="Arial"/>
        </w:rPr>
        <w:t xml:space="preserve">.  The Parties hereto agree that they and their agents and attorneys will not make any statements, written or verbal, or cause or encourage others to make such statements that could reasonably be expected to denigrate, defame or disparage the goodwill or reputation of the other Party or the other Party’s officers, directors and employees.  </w:t>
      </w:r>
    </w:p>
    <w:p w14:paraId="0F8013F2" w14:textId="77777777" w:rsidR="00B440D1" w:rsidRPr="00EA63FE" w:rsidRDefault="00B440D1" w:rsidP="00B440D1">
      <w:pPr>
        <w:pStyle w:val="ac"/>
        <w:rPr>
          <w:rFonts w:ascii="Arial" w:hAnsi="Arial" w:cs="Arial"/>
          <w:b/>
          <w:bCs/>
        </w:rPr>
      </w:pPr>
    </w:p>
    <w:p w14:paraId="3F89E44F" w14:textId="77777777" w:rsidR="00442C9F" w:rsidRPr="00EA63FE" w:rsidRDefault="006276D9">
      <w:pPr>
        <w:numPr>
          <w:ilvl w:val="0"/>
          <w:numId w:val="7"/>
        </w:numPr>
        <w:tabs>
          <w:tab w:val="clear" w:pos="1440"/>
        </w:tabs>
        <w:ind w:left="0" w:firstLine="720"/>
        <w:jc w:val="both"/>
        <w:rPr>
          <w:rFonts w:ascii="Arial" w:hAnsi="Arial" w:cs="Arial"/>
        </w:rPr>
      </w:pPr>
      <w:r w:rsidRPr="00EA63FE">
        <w:rPr>
          <w:rFonts w:ascii="Arial" w:hAnsi="Arial" w:cs="Arial"/>
          <w:b/>
          <w:bCs/>
        </w:rPr>
        <w:t>Attorneys’ Fees</w:t>
      </w:r>
      <w:r w:rsidRPr="00EA63FE">
        <w:rPr>
          <w:rFonts w:ascii="Arial" w:hAnsi="Arial" w:cs="Arial"/>
        </w:rPr>
        <w:t>.  Each Party shall bear its own attorneys’ fees, expenses and costs in connection with this Agreement and the matters and documents referred to herein, and any and all related matters. If legal action is commenced to enforce any provision of this Agreement, the prevailing Party in such action shall be entitled to recover its attorneys’ fees and expenses through all appellate levels in addition to any other relief that may be granted.</w:t>
      </w:r>
    </w:p>
    <w:p w14:paraId="280889C9" w14:textId="77777777" w:rsidR="00442C9F" w:rsidRPr="00EA63FE" w:rsidRDefault="00442C9F">
      <w:pPr>
        <w:jc w:val="both"/>
        <w:rPr>
          <w:rFonts w:ascii="Arial" w:hAnsi="Arial" w:cs="Arial"/>
          <w:b/>
        </w:rPr>
      </w:pPr>
    </w:p>
    <w:p w14:paraId="6A9AAAC0" w14:textId="7ADD110D" w:rsidR="006A1641" w:rsidRPr="00EA63FE" w:rsidRDefault="00442C9F" w:rsidP="006835F4">
      <w:pPr>
        <w:numPr>
          <w:ilvl w:val="0"/>
          <w:numId w:val="7"/>
        </w:numPr>
        <w:tabs>
          <w:tab w:val="clear" w:pos="1440"/>
        </w:tabs>
        <w:ind w:left="0" w:firstLine="720"/>
        <w:jc w:val="both"/>
        <w:rPr>
          <w:rFonts w:ascii="Arial" w:hAnsi="Arial" w:cs="Arial"/>
        </w:rPr>
      </w:pPr>
      <w:r w:rsidRPr="00EA63FE">
        <w:rPr>
          <w:rFonts w:ascii="Arial" w:hAnsi="Arial" w:cs="Arial"/>
          <w:b/>
        </w:rPr>
        <w:t xml:space="preserve">Governing Law; </w:t>
      </w:r>
      <w:r w:rsidR="00605B3B" w:rsidRPr="00EA63FE">
        <w:rPr>
          <w:rFonts w:ascii="Arial" w:hAnsi="Arial" w:cs="Arial"/>
          <w:b/>
        </w:rPr>
        <w:t>Venue</w:t>
      </w:r>
      <w:r w:rsidRPr="00EA63FE">
        <w:rPr>
          <w:rFonts w:ascii="Arial" w:hAnsi="Arial" w:cs="Arial"/>
        </w:rPr>
        <w:t xml:space="preserve">.  </w:t>
      </w:r>
      <w:r w:rsidR="00A97609" w:rsidRPr="00EA63FE">
        <w:rPr>
          <w:rFonts w:ascii="Arial" w:hAnsi="Arial" w:cs="Arial"/>
          <w:color w:val="000000"/>
        </w:rPr>
        <w:t>This Agreement and all rights and obligations hereunder, including matters of construction, validity, and performance, will be governed by</w:t>
      </w:r>
      <w:r w:rsidRPr="00EA63FE">
        <w:rPr>
          <w:rFonts w:ascii="Arial" w:hAnsi="Arial" w:cs="Arial"/>
        </w:rPr>
        <w:t xml:space="preserve"> the laws of </w:t>
      </w:r>
      <w:r w:rsidR="0048176C">
        <w:rPr>
          <w:rFonts w:ascii="Arial" w:hAnsi="Arial" w:cs="Arial"/>
        </w:rPr>
        <w:t>Singapore</w:t>
      </w:r>
      <w:r w:rsidR="00A97609" w:rsidRPr="00EA63FE">
        <w:rPr>
          <w:rFonts w:ascii="Arial" w:hAnsi="Arial" w:cs="Arial"/>
        </w:rPr>
        <w:t>, without regard to conflict of law rules</w:t>
      </w:r>
      <w:r w:rsidRPr="00EA63FE">
        <w:rPr>
          <w:rFonts w:ascii="Arial" w:hAnsi="Arial" w:cs="Arial"/>
        </w:rPr>
        <w:t xml:space="preserve">. </w:t>
      </w:r>
      <w:r w:rsidR="0048176C">
        <w:rPr>
          <w:rFonts w:ascii="Arial" w:hAnsi="Arial" w:cs="Arial"/>
        </w:rPr>
        <w:t>A</w:t>
      </w:r>
      <w:r w:rsidR="006276D9" w:rsidRPr="00EA63FE">
        <w:rPr>
          <w:rFonts w:ascii="Arial" w:hAnsi="Arial" w:cs="Arial"/>
        </w:rPr>
        <w:t xml:space="preserve">ny </w:t>
      </w:r>
      <w:r w:rsidR="0048176C">
        <w:rPr>
          <w:rFonts w:ascii="Arial" w:hAnsi="Arial" w:cs="Arial"/>
        </w:rPr>
        <w:t>dispute</w:t>
      </w:r>
      <w:r w:rsidR="006276D9" w:rsidRPr="00EA63FE">
        <w:rPr>
          <w:rFonts w:ascii="Arial" w:hAnsi="Arial" w:cs="Arial"/>
        </w:rPr>
        <w:t xml:space="preserve"> related to this Agreement</w:t>
      </w:r>
      <w:r w:rsidR="0048176C">
        <w:rPr>
          <w:rFonts w:ascii="Arial" w:hAnsi="Arial" w:cs="Arial"/>
        </w:rPr>
        <w:t xml:space="preserve"> or the Underlying Agreement</w:t>
      </w:r>
      <w:r w:rsidR="006276D9" w:rsidRPr="00EA63FE">
        <w:rPr>
          <w:rFonts w:ascii="Arial" w:hAnsi="Arial" w:cs="Arial"/>
        </w:rPr>
        <w:t xml:space="preserve">, </w:t>
      </w:r>
      <w:r w:rsidR="0048176C">
        <w:rPr>
          <w:rFonts w:ascii="Arial" w:hAnsi="Arial" w:cs="Arial"/>
        </w:rPr>
        <w:t>shall be finally settled in an arbitration to be conducted by the International Commercial Arbitration Board in Singapore.</w:t>
      </w:r>
      <w:r w:rsidR="006276D9" w:rsidRPr="00EA63FE">
        <w:rPr>
          <w:rFonts w:ascii="Arial" w:hAnsi="Arial" w:cs="Arial"/>
        </w:rPr>
        <w:t xml:space="preserve"> </w:t>
      </w:r>
    </w:p>
    <w:p w14:paraId="4A957392" w14:textId="77777777" w:rsidR="006A1641" w:rsidRPr="00EA63FE" w:rsidRDefault="006A1641" w:rsidP="006A1641">
      <w:pPr>
        <w:pStyle w:val="ac"/>
        <w:rPr>
          <w:rFonts w:ascii="Arial" w:hAnsi="Arial" w:cs="Arial"/>
        </w:rPr>
      </w:pPr>
    </w:p>
    <w:p w14:paraId="627F907D" w14:textId="77777777" w:rsidR="00442C9F" w:rsidRPr="00EA63FE" w:rsidRDefault="00A529D8" w:rsidP="00FA17F7">
      <w:pPr>
        <w:numPr>
          <w:ilvl w:val="0"/>
          <w:numId w:val="7"/>
        </w:numPr>
        <w:tabs>
          <w:tab w:val="clear" w:pos="1440"/>
        </w:tabs>
        <w:ind w:left="0" w:firstLine="720"/>
        <w:jc w:val="both"/>
        <w:rPr>
          <w:rFonts w:ascii="Arial" w:hAnsi="Arial" w:cs="Arial"/>
        </w:rPr>
      </w:pPr>
      <w:r w:rsidRPr="00EA63FE">
        <w:rPr>
          <w:rFonts w:ascii="Arial" w:hAnsi="Arial" w:cs="Arial"/>
          <w:b/>
          <w:bCs/>
        </w:rPr>
        <w:t>Severability</w:t>
      </w:r>
      <w:r w:rsidR="00FE3A03" w:rsidRPr="00EA63FE">
        <w:rPr>
          <w:rFonts w:ascii="Arial" w:hAnsi="Arial" w:cs="Arial"/>
          <w:b/>
          <w:bCs/>
        </w:rPr>
        <w:t>; Waiver; Amendment</w:t>
      </w:r>
      <w:r w:rsidRPr="00EA63FE">
        <w:rPr>
          <w:rFonts w:ascii="Arial" w:hAnsi="Arial" w:cs="Arial"/>
        </w:rPr>
        <w:t xml:space="preserve">. </w:t>
      </w:r>
      <w:r w:rsidR="00FA17F7" w:rsidRPr="00EA63FE">
        <w:rPr>
          <w:rFonts w:ascii="Arial" w:hAnsi="Arial" w:cs="Arial"/>
        </w:rPr>
        <w:t xml:space="preserve">No modification, amendment, or waiver of any provision of this Agreement shall be effective unless in writing and signed by the </w:t>
      </w:r>
      <w:r w:rsidR="00D97D2B" w:rsidRPr="00EA63FE">
        <w:rPr>
          <w:rFonts w:ascii="Arial" w:hAnsi="Arial" w:cs="Arial"/>
        </w:rPr>
        <w:t>Party</w:t>
      </w:r>
      <w:r w:rsidR="00FA17F7" w:rsidRPr="00EA63FE">
        <w:rPr>
          <w:rFonts w:ascii="Arial" w:hAnsi="Arial" w:cs="Arial"/>
        </w:rPr>
        <w:t xml:space="preserve"> against whom the modification, amendment or waiver is to be asserted. Any failure of a </w:t>
      </w:r>
      <w:r w:rsidR="00D97D2B" w:rsidRPr="00EA63FE">
        <w:rPr>
          <w:rFonts w:ascii="Arial" w:hAnsi="Arial" w:cs="Arial"/>
        </w:rPr>
        <w:t>Party</w:t>
      </w:r>
      <w:r w:rsidR="00FA17F7" w:rsidRPr="00EA63FE">
        <w:rPr>
          <w:rFonts w:ascii="Arial" w:hAnsi="Arial" w:cs="Arial"/>
        </w:rPr>
        <w:t xml:space="preserve"> to exercise or enforce any of its rights under this Agreement will not act as a waiver of such rights. If any provision of this Agreement is held by a court of competent jurisdiction to be contrary to law, the provision shall be modified by the court and interpreted so as best to accomplish the objectives of the original provision to the fullest extent permitted by law, and the remaining provisions of this Agreement shall remain in effect.</w:t>
      </w:r>
    </w:p>
    <w:p w14:paraId="52D6ED31" w14:textId="77777777" w:rsidR="00442C9F" w:rsidRPr="00EA63FE" w:rsidRDefault="00442C9F">
      <w:pPr>
        <w:jc w:val="both"/>
        <w:rPr>
          <w:rFonts w:ascii="Arial" w:hAnsi="Arial" w:cs="Arial"/>
        </w:rPr>
      </w:pPr>
    </w:p>
    <w:p w14:paraId="1A564C37" w14:textId="77777777" w:rsidR="00442C9F" w:rsidRPr="00EA63FE" w:rsidRDefault="006276D9">
      <w:pPr>
        <w:numPr>
          <w:ilvl w:val="0"/>
          <w:numId w:val="7"/>
        </w:numPr>
        <w:tabs>
          <w:tab w:val="clear" w:pos="1440"/>
        </w:tabs>
        <w:ind w:left="0" w:firstLine="720"/>
        <w:jc w:val="both"/>
        <w:rPr>
          <w:rFonts w:ascii="Arial" w:hAnsi="Arial" w:cs="Arial"/>
        </w:rPr>
      </w:pPr>
      <w:r w:rsidRPr="00EA63FE">
        <w:rPr>
          <w:rFonts w:ascii="Arial" w:hAnsi="Arial" w:cs="Arial"/>
          <w:b/>
          <w:bCs/>
        </w:rPr>
        <w:t>Entire Agreement; No Third Party Beneficiaries</w:t>
      </w:r>
      <w:r w:rsidRPr="00EA63FE">
        <w:rPr>
          <w:rFonts w:ascii="Arial" w:hAnsi="Arial" w:cs="Arial"/>
        </w:rPr>
        <w:t xml:space="preserve">.  This Agreement constitutes the entire understanding of the Parties and is intended by each Party to be absolute and unequivocal. </w:t>
      </w:r>
      <w:r w:rsidR="007B432F" w:rsidRPr="00EA63FE">
        <w:rPr>
          <w:rFonts w:ascii="Arial" w:hAnsi="Arial" w:cs="Arial"/>
        </w:rPr>
        <w:t xml:space="preserve">In the event of any conflict between the terms of this Agreement and the Services Agreement, this Agreement shall control. </w:t>
      </w:r>
      <w:r w:rsidRPr="00EA63FE">
        <w:rPr>
          <w:rFonts w:ascii="Arial" w:hAnsi="Arial" w:cs="Arial"/>
        </w:rPr>
        <w:t>It is not the intention of the Parties to confer, and this Agreement shall not be construed as to confer, any right or benefit upon any person or entity other than the Parties and their successors and permitted assigns.</w:t>
      </w:r>
    </w:p>
    <w:p w14:paraId="7BB6A488" w14:textId="77777777" w:rsidR="00FE3A03" w:rsidRPr="00EA63FE" w:rsidRDefault="00FE3A03" w:rsidP="00FE3A03">
      <w:pPr>
        <w:pStyle w:val="ac"/>
        <w:rPr>
          <w:rFonts w:ascii="Arial" w:hAnsi="Arial" w:cs="Arial"/>
        </w:rPr>
      </w:pPr>
    </w:p>
    <w:p w14:paraId="28D2EB58" w14:textId="77777777" w:rsidR="00EA63FE" w:rsidRDefault="006276D9" w:rsidP="00EA63FE">
      <w:pPr>
        <w:numPr>
          <w:ilvl w:val="0"/>
          <w:numId w:val="7"/>
        </w:numPr>
        <w:tabs>
          <w:tab w:val="clear" w:pos="1440"/>
        </w:tabs>
        <w:ind w:left="0" w:firstLine="720"/>
        <w:jc w:val="both"/>
        <w:rPr>
          <w:rFonts w:ascii="Arial" w:hAnsi="Arial" w:cs="Arial"/>
        </w:rPr>
      </w:pPr>
      <w:r w:rsidRPr="00EA63FE">
        <w:rPr>
          <w:rFonts w:ascii="Arial" w:hAnsi="Arial" w:cs="Arial"/>
          <w:b/>
        </w:rPr>
        <w:t>Execution in Counterparts</w:t>
      </w:r>
      <w:r w:rsidRPr="00EA63FE">
        <w:rPr>
          <w:rFonts w:ascii="Arial" w:hAnsi="Arial" w:cs="Arial"/>
        </w:rPr>
        <w:t>.  This Agreement may be executed in counterparts, each of which will be deemed an original, but all of which together will constitute one and the same agreement.  Signatures to this Agreement transmitted by facsimile transmission, by electronic mail in “portable document format” (“.pdf”) form, or by any other electronic means intended to preserve the original graphic and pictorial appearance of a document, will have the same effect as physical delivery of the paper document bearing the original signature.</w:t>
      </w:r>
    </w:p>
    <w:p w14:paraId="3E9B6536" w14:textId="77777777" w:rsidR="00EA63FE" w:rsidRDefault="00EA63FE" w:rsidP="00EA63FE">
      <w:pPr>
        <w:pStyle w:val="ac"/>
        <w:rPr>
          <w:rFonts w:ascii="Arial" w:hAnsi="Arial" w:cs="Arial"/>
        </w:rPr>
      </w:pPr>
    </w:p>
    <w:p w14:paraId="6A86A514" w14:textId="77777777" w:rsidR="00442C9F" w:rsidRPr="00EA63FE" w:rsidRDefault="006276D9" w:rsidP="00EA63FE">
      <w:pPr>
        <w:jc w:val="both"/>
        <w:rPr>
          <w:rFonts w:ascii="Arial" w:hAnsi="Arial" w:cs="Arial"/>
        </w:rPr>
      </w:pPr>
      <w:r w:rsidRPr="00EA63FE">
        <w:rPr>
          <w:rFonts w:ascii="Arial" w:hAnsi="Arial" w:cs="Arial"/>
        </w:rPr>
        <w:t>IN WITNESS WHEREOF, each Party has executed this Agreement or caused this Agreement to be executed by a duly authorized representative thereof, effective as of the Effective Date.</w:t>
      </w:r>
    </w:p>
    <w:p w14:paraId="4A77CFA6" w14:textId="77777777" w:rsidR="00D91B03" w:rsidRPr="00EA63FE" w:rsidRDefault="00D91B03" w:rsidP="00D91B03">
      <w:pPr>
        <w:pStyle w:val="BBSBodyDS1stIndent5Just"/>
        <w:spacing w:line="240" w:lineRule="auto"/>
        <w:ind w:firstLine="0"/>
        <w:rPr>
          <w:rFonts w:ascii="Arial" w:hAnsi="Arial" w:cs="Arial"/>
          <w:sz w:val="20"/>
        </w:rPr>
      </w:pPr>
    </w:p>
    <w:p w14:paraId="7165F5E8" w14:textId="03AD4DEF" w:rsidR="00D91B03" w:rsidRPr="00EA63FE" w:rsidRDefault="00A0325E" w:rsidP="00F2225E">
      <w:pPr>
        <w:pStyle w:val="BBSBodyDS1stIndent5Just"/>
        <w:spacing w:line="240" w:lineRule="auto"/>
        <w:ind w:firstLine="0"/>
        <w:rPr>
          <w:rFonts w:ascii="Arial" w:hAnsi="Arial" w:cs="Arial"/>
          <w:b/>
          <w:bCs/>
          <w:sz w:val="20"/>
        </w:rPr>
      </w:pPr>
      <w:r>
        <w:rPr>
          <w:rFonts w:ascii="Arial" w:hAnsi="Arial" w:cs="Arial"/>
          <w:b/>
          <w:bCs/>
          <w:sz w:val="20"/>
        </w:rPr>
        <w:t>TRENDWAY CORPORATION</w:t>
      </w:r>
      <w:r w:rsidR="00EA63FE" w:rsidRPr="00EA63FE">
        <w:rPr>
          <w:rFonts w:ascii="Arial" w:hAnsi="Arial" w:cs="Arial"/>
          <w:b/>
          <w:bCs/>
          <w:sz w:val="20"/>
        </w:rPr>
        <w:tab/>
      </w:r>
      <w:r w:rsidR="00EA63FE" w:rsidRPr="00EA63FE">
        <w:rPr>
          <w:rFonts w:ascii="Arial" w:hAnsi="Arial" w:cs="Arial"/>
          <w:b/>
          <w:bCs/>
          <w:sz w:val="20"/>
        </w:rPr>
        <w:tab/>
      </w:r>
      <w:r w:rsidR="009A1600" w:rsidRPr="00EA63FE">
        <w:rPr>
          <w:rFonts w:ascii="Arial" w:hAnsi="Arial" w:cs="Arial"/>
          <w:b/>
          <w:bCs/>
          <w:sz w:val="20"/>
        </w:rPr>
        <w:tab/>
      </w:r>
      <w:r w:rsidR="00F2225E" w:rsidRPr="00EA63FE">
        <w:rPr>
          <w:rFonts w:ascii="Arial" w:hAnsi="Arial" w:cs="Arial"/>
          <w:b/>
          <w:bCs/>
          <w:sz w:val="20"/>
        </w:rPr>
        <w:tab/>
      </w:r>
      <w:r>
        <w:rPr>
          <w:rFonts w:ascii="Arial" w:hAnsi="Arial" w:cs="Arial"/>
          <w:b/>
          <w:bCs/>
          <w:sz w:val="20"/>
        </w:rPr>
        <w:t xml:space="preserve">FURSYS </w:t>
      </w:r>
      <w:ins w:id="16" w:author="김현주 (Hyunjoo Kim)" w:date="2024-03-14T12:02:00Z">
        <w:r w:rsidR="00807810">
          <w:rPr>
            <w:rFonts w:ascii="Arial" w:hAnsi="Arial" w:cs="Arial"/>
            <w:b/>
            <w:bCs/>
            <w:sz w:val="20"/>
          </w:rPr>
          <w:t>Inc.</w:t>
        </w:r>
      </w:ins>
      <w:del w:id="17" w:author="김현주 (Hyunjoo Kim)" w:date="2024-03-14T12:02:00Z">
        <w:r w:rsidDel="00807810">
          <w:rPr>
            <w:rFonts w:ascii="Arial" w:hAnsi="Arial" w:cs="Arial"/>
            <w:b/>
            <w:bCs/>
            <w:sz w:val="20"/>
          </w:rPr>
          <w:delText>GROUP</w:delText>
        </w:r>
      </w:del>
    </w:p>
    <w:p w14:paraId="6F97C6FB" w14:textId="77777777" w:rsidR="009A1600" w:rsidRPr="00EA63FE" w:rsidRDefault="006276D9" w:rsidP="00D91B03">
      <w:pPr>
        <w:pStyle w:val="BBSBodyDS1stIndent5Just"/>
        <w:spacing w:line="240" w:lineRule="auto"/>
        <w:ind w:firstLine="0"/>
        <w:rPr>
          <w:rFonts w:ascii="Arial" w:hAnsi="Arial" w:cs="Arial"/>
          <w:sz w:val="20"/>
        </w:rPr>
        <w:sectPr w:rsidR="009A1600" w:rsidRPr="00EA63FE" w:rsidSect="00F2225E">
          <w:pgSz w:w="12240" w:h="15840" w:code="1"/>
          <w:pgMar w:top="1440" w:right="1440" w:bottom="1440" w:left="1440" w:header="720" w:footer="720" w:gutter="0"/>
          <w:cols w:space="720"/>
          <w:titlePg/>
        </w:sectPr>
      </w:pPr>
      <w:r w:rsidRPr="00EA63FE">
        <w:rPr>
          <w:rFonts w:ascii="Arial" w:hAnsi="Arial" w:cs="Arial"/>
          <w:sz w:val="20"/>
        </w:rPr>
        <w:tab/>
      </w:r>
    </w:p>
    <w:p w14:paraId="2CB97535" w14:textId="77777777" w:rsidR="008B65C2" w:rsidRPr="00EA63FE" w:rsidRDefault="009A1600" w:rsidP="00D91B03">
      <w:pPr>
        <w:pStyle w:val="BBSBodyDS1stIndent5Just"/>
        <w:spacing w:line="240" w:lineRule="auto"/>
        <w:ind w:firstLine="0"/>
        <w:rPr>
          <w:rFonts w:ascii="Arial" w:hAnsi="Arial" w:cs="Arial"/>
          <w:sz w:val="20"/>
        </w:rPr>
      </w:pPr>
      <w:r w:rsidRPr="00EA63FE">
        <w:rPr>
          <w:rFonts w:ascii="Arial" w:hAnsi="Arial" w:cs="Arial"/>
          <w:sz w:val="20"/>
        </w:rPr>
        <w:t>By:</w:t>
      </w:r>
      <w:r w:rsidRPr="00EA63FE">
        <w:rPr>
          <w:rFonts w:ascii="Arial" w:hAnsi="Arial" w:cs="Arial"/>
          <w:sz w:val="20"/>
        </w:rPr>
        <w:tab/>
        <w:t>________________________________</w:t>
      </w:r>
      <w:r w:rsidRPr="00EA63FE">
        <w:rPr>
          <w:rFonts w:ascii="Arial" w:hAnsi="Arial" w:cs="Arial"/>
          <w:sz w:val="20"/>
        </w:rPr>
        <w:tab/>
      </w:r>
      <w:r w:rsidRPr="00EA63FE">
        <w:rPr>
          <w:rFonts w:ascii="Arial" w:hAnsi="Arial" w:cs="Arial"/>
          <w:sz w:val="20"/>
        </w:rPr>
        <w:tab/>
        <w:t>By:</w:t>
      </w:r>
      <w:r w:rsidRPr="00EA63FE">
        <w:rPr>
          <w:rFonts w:ascii="Arial" w:hAnsi="Arial" w:cs="Arial"/>
          <w:sz w:val="20"/>
        </w:rPr>
        <w:tab/>
        <w:t>_______________________________</w:t>
      </w:r>
    </w:p>
    <w:p w14:paraId="61D24CFE" w14:textId="77777777" w:rsidR="009A1600" w:rsidRPr="00EA63FE" w:rsidRDefault="006276D9" w:rsidP="00D91B03">
      <w:pPr>
        <w:pStyle w:val="BBSBodyDS1stIndent5Just"/>
        <w:spacing w:line="240" w:lineRule="auto"/>
        <w:ind w:firstLine="0"/>
        <w:rPr>
          <w:rFonts w:ascii="Arial" w:hAnsi="Arial" w:cs="Arial"/>
          <w:i/>
          <w:iCs/>
          <w:sz w:val="20"/>
        </w:rPr>
      </w:pPr>
      <w:r w:rsidRPr="00EA63FE">
        <w:rPr>
          <w:rFonts w:ascii="Arial" w:hAnsi="Arial" w:cs="Arial"/>
          <w:sz w:val="20"/>
        </w:rPr>
        <w:tab/>
      </w:r>
      <w:r w:rsidRPr="00EA63FE">
        <w:rPr>
          <w:rFonts w:ascii="Arial" w:hAnsi="Arial" w:cs="Arial"/>
          <w:i/>
          <w:iCs/>
          <w:sz w:val="20"/>
        </w:rPr>
        <w:t>(Authorized Signature)</w:t>
      </w:r>
      <w:r w:rsidRPr="00EA63FE">
        <w:rPr>
          <w:rFonts w:ascii="Arial" w:hAnsi="Arial" w:cs="Arial"/>
          <w:i/>
          <w:iCs/>
          <w:sz w:val="20"/>
        </w:rPr>
        <w:tab/>
      </w:r>
      <w:r w:rsidRPr="00EA63FE">
        <w:rPr>
          <w:rFonts w:ascii="Arial" w:hAnsi="Arial" w:cs="Arial"/>
          <w:i/>
          <w:iCs/>
          <w:sz w:val="20"/>
        </w:rPr>
        <w:tab/>
      </w:r>
      <w:r w:rsidRPr="00EA63FE">
        <w:rPr>
          <w:rFonts w:ascii="Arial" w:hAnsi="Arial" w:cs="Arial"/>
          <w:i/>
          <w:iCs/>
          <w:sz w:val="20"/>
        </w:rPr>
        <w:tab/>
      </w:r>
      <w:r w:rsidRPr="00EA63FE">
        <w:rPr>
          <w:rFonts w:ascii="Arial" w:hAnsi="Arial" w:cs="Arial"/>
          <w:i/>
          <w:iCs/>
          <w:sz w:val="20"/>
        </w:rPr>
        <w:tab/>
      </w:r>
      <w:r w:rsidRPr="00EA63FE">
        <w:rPr>
          <w:rFonts w:ascii="Arial" w:hAnsi="Arial" w:cs="Arial"/>
          <w:i/>
          <w:iCs/>
          <w:sz w:val="20"/>
        </w:rPr>
        <w:tab/>
        <w:t>(Authorized Signature)</w:t>
      </w:r>
    </w:p>
    <w:p w14:paraId="5BE084D6" w14:textId="77777777" w:rsidR="009A1600" w:rsidRPr="00EA63FE" w:rsidRDefault="009A1600" w:rsidP="00D91B03">
      <w:pPr>
        <w:pStyle w:val="BBSBodyDS1stIndent5Just"/>
        <w:spacing w:line="240" w:lineRule="auto"/>
        <w:ind w:firstLine="0"/>
        <w:rPr>
          <w:rFonts w:ascii="Arial" w:hAnsi="Arial" w:cs="Arial"/>
          <w:sz w:val="20"/>
        </w:rPr>
      </w:pPr>
    </w:p>
    <w:p w14:paraId="4F54FA68" w14:textId="77777777" w:rsidR="009D0537" w:rsidRPr="00EA63FE" w:rsidRDefault="006276D9" w:rsidP="009D0537">
      <w:pPr>
        <w:pStyle w:val="BBSBodyDS1stIndent5Just"/>
        <w:spacing w:line="240" w:lineRule="auto"/>
        <w:ind w:firstLine="0"/>
        <w:rPr>
          <w:rFonts w:ascii="Arial" w:hAnsi="Arial" w:cs="Arial"/>
          <w:sz w:val="20"/>
        </w:rPr>
      </w:pPr>
      <w:r w:rsidRPr="00EA63FE">
        <w:rPr>
          <w:rFonts w:ascii="Arial" w:hAnsi="Arial" w:cs="Arial"/>
          <w:sz w:val="20"/>
        </w:rPr>
        <w:t>Name: _________________________________</w:t>
      </w:r>
      <w:r w:rsidRPr="00EA63FE">
        <w:rPr>
          <w:rFonts w:ascii="Arial" w:hAnsi="Arial" w:cs="Arial"/>
          <w:sz w:val="20"/>
        </w:rPr>
        <w:tab/>
      </w:r>
      <w:r w:rsidRPr="00EA63FE">
        <w:rPr>
          <w:rFonts w:ascii="Arial" w:hAnsi="Arial" w:cs="Arial"/>
          <w:sz w:val="20"/>
        </w:rPr>
        <w:tab/>
        <w:t>Name: _________________________________</w:t>
      </w:r>
    </w:p>
    <w:p w14:paraId="0A173A81" w14:textId="77777777" w:rsidR="009D0537" w:rsidRPr="00EA63FE" w:rsidRDefault="009D0537" w:rsidP="00D91B03">
      <w:pPr>
        <w:pStyle w:val="BBSBodyDS1stIndent5Just"/>
        <w:spacing w:line="240" w:lineRule="auto"/>
        <w:ind w:firstLine="0"/>
        <w:rPr>
          <w:rFonts w:ascii="Arial" w:hAnsi="Arial" w:cs="Arial"/>
          <w:sz w:val="20"/>
        </w:rPr>
      </w:pPr>
    </w:p>
    <w:p w14:paraId="382C2EB8" w14:textId="77777777" w:rsidR="009D0537" w:rsidRPr="00EA63FE" w:rsidRDefault="006276D9" w:rsidP="009D0537">
      <w:pPr>
        <w:pStyle w:val="BBSBodyDS1stIndent5Just"/>
        <w:spacing w:line="240" w:lineRule="auto"/>
        <w:ind w:firstLine="0"/>
        <w:rPr>
          <w:rFonts w:ascii="Arial" w:hAnsi="Arial" w:cs="Arial"/>
          <w:sz w:val="20"/>
        </w:rPr>
      </w:pPr>
      <w:r w:rsidRPr="00EA63FE">
        <w:rPr>
          <w:rFonts w:ascii="Arial" w:hAnsi="Arial" w:cs="Arial"/>
          <w:sz w:val="20"/>
        </w:rPr>
        <w:t>Title: __________________________________</w:t>
      </w:r>
      <w:r w:rsidRPr="00EA63FE">
        <w:rPr>
          <w:rFonts w:ascii="Arial" w:hAnsi="Arial" w:cs="Arial"/>
          <w:sz w:val="20"/>
        </w:rPr>
        <w:tab/>
      </w:r>
      <w:r w:rsidRPr="00EA63FE">
        <w:rPr>
          <w:rFonts w:ascii="Arial" w:hAnsi="Arial" w:cs="Arial"/>
          <w:sz w:val="20"/>
        </w:rPr>
        <w:tab/>
        <w:t>Title: __________________________________</w:t>
      </w:r>
    </w:p>
    <w:p w14:paraId="12092A1B" w14:textId="77777777" w:rsidR="009D0537" w:rsidRPr="00EA63FE" w:rsidRDefault="009D0537" w:rsidP="00D91B03">
      <w:pPr>
        <w:pStyle w:val="BBSBodyDS1stIndent5Just"/>
        <w:spacing w:line="240" w:lineRule="auto"/>
        <w:ind w:firstLine="0"/>
        <w:rPr>
          <w:rFonts w:ascii="Arial" w:hAnsi="Arial" w:cs="Arial"/>
          <w:sz w:val="20"/>
        </w:rPr>
      </w:pPr>
    </w:p>
    <w:p w14:paraId="26D11A8B" w14:textId="0CB73ABD" w:rsidR="009A1600" w:rsidRPr="00EA63FE" w:rsidRDefault="006276D9" w:rsidP="00A0325E">
      <w:pPr>
        <w:pStyle w:val="BBSBodyDS1stIndent5Just"/>
        <w:spacing w:line="240" w:lineRule="auto"/>
        <w:ind w:firstLine="0"/>
        <w:rPr>
          <w:rFonts w:ascii="Arial" w:hAnsi="Arial" w:cs="Arial"/>
          <w:sz w:val="20"/>
        </w:rPr>
        <w:sectPr w:rsidR="009A1600" w:rsidRPr="00EA63FE" w:rsidSect="009D0537">
          <w:footerReference w:type="first" r:id="rId10"/>
          <w:type w:val="continuous"/>
          <w:pgSz w:w="12240" w:h="15840" w:code="1"/>
          <w:pgMar w:top="1440" w:right="1440" w:bottom="1440" w:left="1440" w:header="720" w:footer="720" w:gutter="0"/>
          <w:cols w:space="720"/>
          <w:titlePg/>
        </w:sectPr>
      </w:pPr>
      <w:r w:rsidRPr="00EA63FE">
        <w:rPr>
          <w:rFonts w:ascii="Arial" w:hAnsi="Arial" w:cs="Arial"/>
          <w:sz w:val="20"/>
        </w:rPr>
        <w:t>Date: __________________________________</w:t>
      </w:r>
      <w:r w:rsidRPr="00EA63FE">
        <w:rPr>
          <w:rFonts w:ascii="Arial" w:hAnsi="Arial" w:cs="Arial"/>
          <w:sz w:val="20"/>
        </w:rPr>
        <w:tab/>
      </w:r>
      <w:r w:rsidRPr="00EA63FE">
        <w:rPr>
          <w:rFonts w:ascii="Arial" w:hAnsi="Arial" w:cs="Arial"/>
          <w:sz w:val="20"/>
        </w:rPr>
        <w:tab/>
        <w:t>Date: __________________________________</w:t>
      </w:r>
    </w:p>
    <w:p w14:paraId="5233330B" w14:textId="77777777" w:rsidR="00812115" w:rsidRPr="00EA63FE" w:rsidRDefault="00812115" w:rsidP="00A0325E">
      <w:pPr>
        <w:rPr>
          <w:rFonts w:ascii="Arial" w:hAnsi="Arial" w:cs="Arial"/>
        </w:rPr>
      </w:pPr>
    </w:p>
    <w:sectPr w:rsidR="00812115" w:rsidRPr="00EA63FE" w:rsidSect="00A00EB2">
      <w:footerReference w:type="first" r:id="rId11"/>
      <w:pgSz w:w="12240" w:h="15840" w:code="1"/>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4-03-11T12:29:00Z" w:initials="김(K">
    <w:p w14:paraId="7899B297" w14:textId="31D9873F" w:rsidR="00C04EF7" w:rsidRDefault="00C04EF7">
      <w:pPr>
        <w:pStyle w:val="af1"/>
        <w:rPr>
          <w:lang w:eastAsia="ko-KR"/>
        </w:rPr>
      </w:pPr>
      <w:r>
        <w:rPr>
          <w:rStyle w:val="af0"/>
        </w:rPr>
        <w:annotationRef/>
      </w:r>
      <w:r>
        <w:rPr>
          <w:rFonts w:hint="eastAsia"/>
          <w:lang w:eastAsia="ko-KR"/>
        </w:rPr>
        <w:t>계약주체는</w:t>
      </w:r>
      <w:r>
        <w:rPr>
          <w:rFonts w:hint="eastAsia"/>
          <w:lang w:eastAsia="ko-KR"/>
        </w:rPr>
        <w:t xml:space="preserve"> </w:t>
      </w:r>
      <w:proofErr w:type="spellStart"/>
      <w:r>
        <w:rPr>
          <w:rFonts w:hint="eastAsia"/>
          <w:lang w:eastAsia="ko-KR"/>
        </w:rPr>
        <w:t>퍼시스</w:t>
      </w:r>
      <w:proofErr w:type="spellEnd"/>
      <w:r>
        <w:rPr>
          <w:rFonts w:hint="eastAsia"/>
          <w:lang w:eastAsia="ko-KR"/>
        </w:rPr>
        <w:t xml:space="preserve"> </w:t>
      </w:r>
      <w:r>
        <w:rPr>
          <w:rFonts w:hint="eastAsia"/>
          <w:lang w:eastAsia="ko-KR"/>
        </w:rPr>
        <w:t>그룹이</w:t>
      </w:r>
      <w:r>
        <w:rPr>
          <w:rFonts w:hint="eastAsia"/>
          <w:lang w:eastAsia="ko-KR"/>
        </w:rPr>
        <w:t xml:space="preserve"> </w:t>
      </w:r>
      <w:r>
        <w:rPr>
          <w:rFonts w:hint="eastAsia"/>
          <w:lang w:eastAsia="ko-KR"/>
        </w:rPr>
        <w:t>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없고</w:t>
      </w:r>
      <w:r>
        <w:rPr>
          <w:rFonts w:hint="eastAsia"/>
          <w:lang w:eastAsia="ko-KR"/>
        </w:rPr>
        <w:t xml:space="preserve"> </w:t>
      </w:r>
      <w:r>
        <w:rPr>
          <w:rFonts w:hint="eastAsia"/>
          <w:lang w:eastAsia="ko-KR"/>
        </w:rPr>
        <w:t>㈜</w:t>
      </w:r>
      <w:proofErr w:type="spellStart"/>
      <w:r>
        <w:rPr>
          <w:rFonts w:hint="eastAsia"/>
          <w:lang w:eastAsia="ko-KR"/>
        </w:rPr>
        <w:t>퍼시스가</w:t>
      </w:r>
      <w:proofErr w:type="spellEnd"/>
      <w:r>
        <w:rPr>
          <w:rFonts w:hint="eastAsia"/>
          <w:lang w:eastAsia="ko-KR"/>
        </w:rPr>
        <w:t xml:space="preserve"> </w:t>
      </w:r>
      <w:r>
        <w:rPr>
          <w:rFonts w:hint="eastAsia"/>
          <w:lang w:eastAsia="ko-KR"/>
        </w:rPr>
        <w:t>되어야</w:t>
      </w:r>
      <w:r>
        <w:rPr>
          <w:rFonts w:hint="eastAsia"/>
          <w:lang w:eastAsia="ko-KR"/>
        </w:rPr>
        <w:t xml:space="preserve"> </w:t>
      </w:r>
      <w:r>
        <w:rPr>
          <w:rFonts w:hint="eastAsia"/>
          <w:lang w:eastAsia="ko-KR"/>
        </w:rPr>
        <w:t>합니다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99B2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99B297" w16cid:durableId="299977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FBB7EA" w14:textId="77777777" w:rsidR="003330B1" w:rsidRDefault="003330B1">
      <w:r>
        <w:separator/>
      </w:r>
    </w:p>
  </w:endnote>
  <w:endnote w:type="continuationSeparator" w:id="0">
    <w:p w14:paraId="1D7EF6F4" w14:textId="77777777" w:rsidR="003330B1" w:rsidRDefault="00333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1539B" w14:textId="77777777" w:rsidR="00690610" w:rsidRPr="00D6623D" w:rsidRDefault="00690610" w:rsidP="00A00EB2">
    <w:pPr>
      <w:pStyle w:val="a5"/>
      <w:jc w:val="center"/>
      <w:rPr>
        <w:i/>
        <w:iCs/>
        <w:sz w:val="20"/>
      </w:rPr>
    </w:pPr>
    <w:r w:rsidRPr="00D6623D">
      <w:rPr>
        <w:i/>
        <w:iCs/>
        <w:sz w:val="20"/>
      </w:rPr>
      <w:t>Signature Page to the Mutual Termination of Services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A3E2C" w14:textId="77777777" w:rsidR="00690610" w:rsidRPr="00FD7150" w:rsidRDefault="00690610" w:rsidP="006555D0">
    <w:pPr>
      <w:pStyle w:val="a5"/>
      <w:jc w:val="center"/>
      <w:rPr>
        <w:i/>
        <w:iCs/>
        <w:sz w:val="20"/>
      </w:rPr>
    </w:pPr>
    <w:r w:rsidRPr="00FD7150">
      <w:rPr>
        <w:i/>
        <w:iCs/>
        <w:sz w:val="20"/>
      </w:rPr>
      <w:t xml:space="preserve">Exhibit </w:t>
    </w:r>
    <w:r w:rsidR="00EA63FE">
      <w:rPr>
        <w:i/>
        <w:iCs/>
        <w:sz w:val="20"/>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58433" w14:textId="77777777" w:rsidR="003330B1" w:rsidRDefault="003330B1">
      <w:r>
        <w:separator/>
      </w:r>
    </w:p>
  </w:footnote>
  <w:footnote w:type="continuationSeparator" w:id="0">
    <w:p w14:paraId="4B41F16F" w14:textId="77777777" w:rsidR="003330B1" w:rsidRDefault="00333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3B5F"/>
    <w:multiLevelType w:val="hybridMultilevel"/>
    <w:tmpl w:val="CBC85C42"/>
    <w:lvl w:ilvl="0" w:tplc="B7B4289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54523"/>
    <w:multiLevelType w:val="multilevel"/>
    <w:tmpl w:val="6C72B5AC"/>
    <w:lvl w:ilvl="0">
      <w:start w:val="1"/>
      <w:numFmt w:val="decimal"/>
      <w:pStyle w:val="ArticleL1"/>
      <w:suff w:val="nothing"/>
      <w:lvlText w:val="ARTICLE %1"/>
      <w:lvlJc w:val="left"/>
      <w:pPr>
        <w:tabs>
          <w:tab w:val="num" w:pos="720"/>
        </w:tabs>
        <w:ind w:left="0" w:firstLine="0"/>
      </w:pPr>
      <w:rPr>
        <w:b/>
        <w:i w:val="0"/>
        <w:caps/>
        <w:smallCaps w:val="0"/>
        <w:color w:val="auto"/>
        <w:u w:val="none"/>
      </w:rPr>
    </w:lvl>
    <w:lvl w:ilvl="1">
      <w:start w:val="1"/>
      <w:numFmt w:val="decimal"/>
      <w:pStyle w:val="ArticleL2"/>
      <w:isLgl/>
      <w:lvlText w:val="%1.%2"/>
      <w:lvlJc w:val="left"/>
      <w:pPr>
        <w:tabs>
          <w:tab w:val="num" w:pos="1710"/>
        </w:tabs>
        <w:ind w:left="270" w:firstLine="720"/>
      </w:pPr>
      <w:rPr>
        <w:rFonts w:ascii="Times New Roman" w:hAnsi="Times New Roman" w:cs="Times New Roman"/>
        <w:b/>
        <w:i w:val="0"/>
        <w:caps w:val="0"/>
        <w:color w:val="auto"/>
        <w:u w:val="none"/>
      </w:rPr>
    </w:lvl>
    <w:lvl w:ilvl="2">
      <w:start w:val="1"/>
      <w:numFmt w:val="decimal"/>
      <w:pStyle w:val="ArticleL3"/>
      <w:isLgl/>
      <w:lvlText w:val="%1.%2.%3"/>
      <w:lvlJc w:val="left"/>
      <w:pPr>
        <w:tabs>
          <w:tab w:val="num" w:pos="2160"/>
        </w:tabs>
        <w:ind w:left="0" w:firstLine="1440"/>
      </w:pPr>
      <w:rPr>
        <w:rFonts w:ascii="Times New Roman" w:hAnsi="Times New Roman" w:cs="Times New Roman"/>
        <w:b/>
        <w:i w:val="0"/>
        <w:caps w:val="0"/>
        <w:color w:val="auto"/>
        <w:u w:val="none"/>
      </w:rPr>
    </w:lvl>
    <w:lvl w:ilvl="3">
      <w:start w:val="1"/>
      <w:numFmt w:val="lowerLetter"/>
      <w:pStyle w:val="ArticleL4"/>
      <w:lvlText w:val="(%4)"/>
      <w:lvlJc w:val="left"/>
      <w:pPr>
        <w:tabs>
          <w:tab w:val="num" w:pos="2880"/>
        </w:tabs>
        <w:ind w:left="0" w:firstLine="2160"/>
      </w:pPr>
      <w:rPr>
        <w:b w:val="0"/>
        <w:i w:val="0"/>
        <w:caps w:val="0"/>
        <w:u w:val="none"/>
      </w:rPr>
    </w:lvl>
    <w:lvl w:ilvl="4">
      <w:start w:val="1"/>
      <w:numFmt w:val="lowerRoman"/>
      <w:pStyle w:val="ArticleL5"/>
      <w:lvlText w:val="(%5)"/>
      <w:lvlJc w:val="left"/>
      <w:pPr>
        <w:tabs>
          <w:tab w:val="num" w:pos="3600"/>
        </w:tabs>
        <w:ind w:left="0" w:firstLine="2880"/>
      </w:pPr>
      <w:rPr>
        <w:b w:val="0"/>
        <w:i w:val="0"/>
        <w:caps w:val="0"/>
        <w:u w:val="none"/>
      </w:rPr>
    </w:lvl>
    <w:lvl w:ilvl="5">
      <w:start w:val="1"/>
      <w:numFmt w:val="decimal"/>
      <w:pStyle w:val="ArticleL1"/>
      <w:lvlText w:val="(%6)"/>
      <w:lvlJc w:val="left"/>
      <w:pPr>
        <w:tabs>
          <w:tab w:val="num" w:pos="4320"/>
        </w:tabs>
        <w:ind w:left="0" w:firstLine="3600"/>
      </w:pPr>
      <w:rPr>
        <w:b w:val="0"/>
        <w:i w:val="0"/>
        <w:caps w:val="0"/>
        <w:u w:val="none"/>
      </w:rPr>
    </w:lvl>
    <w:lvl w:ilvl="6">
      <w:start w:val="1"/>
      <w:numFmt w:val="lowerLetter"/>
      <w:pStyle w:val="ArticleL2"/>
      <w:lvlText w:val="%7."/>
      <w:lvlJc w:val="left"/>
      <w:pPr>
        <w:tabs>
          <w:tab w:val="num" w:pos="5040"/>
        </w:tabs>
        <w:ind w:left="0" w:firstLine="4320"/>
      </w:pPr>
      <w:rPr>
        <w:b w:val="0"/>
        <w:i w:val="0"/>
        <w:caps w:val="0"/>
        <w:color w:val="auto"/>
        <w:u w:val="none"/>
      </w:rPr>
    </w:lvl>
    <w:lvl w:ilvl="7">
      <w:start w:val="1"/>
      <w:numFmt w:val="lowerRoman"/>
      <w:pStyle w:val="ArticleL8"/>
      <w:lvlText w:val="%8."/>
      <w:lvlJc w:val="left"/>
      <w:pPr>
        <w:tabs>
          <w:tab w:val="num" w:pos="5760"/>
        </w:tabs>
        <w:ind w:left="0" w:firstLine="5040"/>
      </w:pPr>
      <w:rPr>
        <w:b w:val="0"/>
        <w:i w:val="0"/>
        <w:caps w:val="0"/>
        <w:color w:val="auto"/>
        <w:u w:val="none"/>
      </w:rPr>
    </w:lvl>
    <w:lvl w:ilvl="8">
      <w:start w:val="1"/>
      <w:numFmt w:val="decimal"/>
      <w:pStyle w:val="ArticleL3"/>
      <w:lvlText w:val="%9."/>
      <w:lvlJc w:val="left"/>
      <w:pPr>
        <w:tabs>
          <w:tab w:val="num" w:pos="1440"/>
        </w:tabs>
        <w:ind w:left="0" w:firstLine="720"/>
      </w:pPr>
      <w:rPr>
        <w:b w:val="0"/>
        <w:i w:val="0"/>
        <w:caps w:val="0"/>
        <w:color w:val="auto"/>
        <w:u w:val="none"/>
      </w:rPr>
    </w:lvl>
  </w:abstractNum>
  <w:abstractNum w:abstractNumId="2" w15:restartNumberingAfterBreak="0">
    <w:nsid w:val="11801ABD"/>
    <w:multiLevelType w:val="singleLevel"/>
    <w:tmpl w:val="EBACE196"/>
    <w:lvl w:ilvl="0">
      <w:start w:val="5"/>
      <w:numFmt w:val="upperLetter"/>
      <w:lvlText w:val="%1."/>
      <w:lvlJc w:val="left"/>
      <w:pPr>
        <w:tabs>
          <w:tab w:val="num" w:pos="1800"/>
        </w:tabs>
        <w:ind w:left="1800" w:hanging="360"/>
      </w:pPr>
      <w:rPr>
        <w:rFonts w:hint="default"/>
        <w:b/>
      </w:rPr>
    </w:lvl>
  </w:abstractNum>
  <w:abstractNum w:abstractNumId="3" w15:restartNumberingAfterBreak="0">
    <w:nsid w:val="11E12442"/>
    <w:multiLevelType w:val="singleLevel"/>
    <w:tmpl w:val="6F80FFF6"/>
    <w:lvl w:ilvl="0">
      <w:start w:val="1"/>
      <w:numFmt w:val="upperLetter"/>
      <w:lvlText w:val="%1."/>
      <w:lvlJc w:val="left"/>
      <w:pPr>
        <w:tabs>
          <w:tab w:val="num" w:pos="2160"/>
        </w:tabs>
        <w:ind w:left="2160" w:hanging="720"/>
      </w:pPr>
      <w:rPr>
        <w:rFonts w:hint="default"/>
      </w:rPr>
    </w:lvl>
  </w:abstractNum>
  <w:abstractNum w:abstractNumId="4" w15:restartNumberingAfterBreak="0">
    <w:nsid w:val="19C304DD"/>
    <w:multiLevelType w:val="singleLevel"/>
    <w:tmpl w:val="62EC59EE"/>
    <w:lvl w:ilvl="0">
      <w:start w:val="2"/>
      <w:numFmt w:val="upperLetter"/>
      <w:lvlText w:val="%1."/>
      <w:lvlJc w:val="left"/>
      <w:pPr>
        <w:tabs>
          <w:tab w:val="num" w:pos="1440"/>
        </w:tabs>
        <w:ind w:left="1440" w:hanging="720"/>
      </w:pPr>
      <w:rPr>
        <w:rFonts w:hint="default"/>
      </w:rPr>
    </w:lvl>
  </w:abstractNum>
  <w:abstractNum w:abstractNumId="5" w15:restartNumberingAfterBreak="0">
    <w:nsid w:val="1BB81B18"/>
    <w:multiLevelType w:val="singleLevel"/>
    <w:tmpl w:val="55B0CE7E"/>
    <w:lvl w:ilvl="0">
      <w:start w:val="11"/>
      <w:numFmt w:val="decimal"/>
      <w:lvlText w:val="%1."/>
      <w:lvlJc w:val="left"/>
      <w:pPr>
        <w:tabs>
          <w:tab w:val="num" w:pos="1440"/>
        </w:tabs>
        <w:ind w:left="1440" w:hanging="720"/>
      </w:pPr>
      <w:rPr>
        <w:rFonts w:hint="default"/>
      </w:rPr>
    </w:lvl>
  </w:abstractNum>
  <w:abstractNum w:abstractNumId="6" w15:restartNumberingAfterBreak="0">
    <w:nsid w:val="1C617E83"/>
    <w:multiLevelType w:val="singleLevel"/>
    <w:tmpl w:val="93549A66"/>
    <w:lvl w:ilvl="0">
      <w:start w:val="13"/>
      <w:numFmt w:val="upperLetter"/>
      <w:lvlText w:val="%1."/>
      <w:lvlJc w:val="left"/>
      <w:pPr>
        <w:tabs>
          <w:tab w:val="num" w:pos="1800"/>
        </w:tabs>
        <w:ind w:left="1800" w:hanging="360"/>
      </w:pPr>
      <w:rPr>
        <w:rFonts w:hint="default"/>
      </w:rPr>
    </w:lvl>
  </w:abstractNum>
  <w:abstractNum w:abstractNumId="7" w15:restartNumberingAfterBreak="0">
    <w:nsid w:val="20715330"/>
    <w:multiLevelType w:val="hybridMultilevel"/>
    <w:tmpl w:val="3332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1266997"/>
    <w:multiLevelType w:val="singleLevel"/>
    <w:tmpl w:val="465C956C"/>
    <w:lvl w:ilvl="0">
      <w:start w:val="1"/>
      <w:numFmt w:val="decimal"/>
      <w:lvlText w:val="%1."/>
      <w:lvlJc w:val="left"/>
      <w:pPr>
        <w:tabs>
          <w:tab w:val="num" w:pos="1440"/>
        </w:tabs>
        <w:ind w:left="1440" w:hanging="720"/>
      </w:pPr>
      <w:rPr>
        <w:rFonts w:hint="default"/>
      </w:rPr>
    </w:lvl>
  </w:abstractNum>
  <w:abstractNum w:abstractNumId="9" w15:restartNumberingAfterBreak="0">
    <w:nsid w:val="243B2499"/>
    <w:multiLevelType w:val="singleLevel"/>
    <w:tmpl w:val="52E0BEA4"/>
    <w:lvl w:ilvl="0">
      <w:start w:val="1"/>
      <w:numFmt w:val="decimal"/>
      <w:lvlText w:val="(%1)"/>
      <w:lvlJc w:val="left"/>
      <w:pPr>
        <w:tabs>
          <w:tab w:val="num" w:pos="1800"/>
        </w:tabs>
        <w:ind w:left="1800" w:hanging="360"/>
      </w:pPr>
      <w:rPr>
        <w:rFonts w:hint="default"/>
      </w:rPr>
    </w:lvl>
  </w:abstractNum>
  <w:abstractNum w:abstractNumId="10" w15:restartNumberingAfterBreak="0">
    <w:nsid w:val="277B524B"/>
    <w:multiLevelType w:val="singleLevel"/>
    <w:tmpl w:val="90B61C4E"/>
    <w:lvl w:ilvl="0">
      <w:start w:val="1"/>
      <w:numFmt w:val="upperLetter"/>
      <w:lvlText w:val="%1."/>
      <w:lvlJc w:val="left"/>
      <w:pPr>
        <w:tabs>
          <w:tab w:val="num" w:pos="2160"/>
        </w:tabs>
        <w:ind w:left="2160" w:hanging="720"/>
      </w:pPr>
      <w:rPr>
        <w:rFonts w:hint="default"/>
      </w:rPr>
    </w:lvl>
  </w:abstractNum>
  <w:abstractNum w:abstractNumId="11" w15:restartNumberingAfterBreak="0">
    <w:nsid w:val="28364843"/>
    <w:multiLevelType w:val="singleLevel"/>
    <w:tmpl w:val="CE46FBE4"/>
    <w:lvl w:ilvl="0">
      <w:start w:val="6"/>
      <w:numFmt w:val="decimal"/>
      <w:lvlText w:val="%1."/>
      <w:lvlJc w:val="left"/>
      <w:pPr>
        <w:tabs>
          <w:tab w:val="num" w:pos="1440"/>
        </w:tabs>
        <w:ind w:left="1440" w:hanging="720"/>
      </w:pPr>
      <w:rPr>
        <w:rFonts w:hint="default"/>
      </w:rPr>
    </w:lvl>
  </w:abstractNum>
  <w:abstractNum w:abstractNumId="12" w15:restartNumberingAfterBreak="0">
    <w:nsid w:val="28700014"/>
    <w:multiLevelType w:val="singleLevel"/>
    <w:tmpl w:val="67E4EE9C"/>
    <w:lvl w:ilvl="0">
      <w:start w:val="1"/>
      <w:numFmt w:val="upperLetter"/>
      <w:lvlText w:val="%1."/>
      <w:lvlJc w:val="left"/>
      <w:pPr>
        <w:tabs>
          <w:tab w:val="num" w:pos="2160"/>
        </w:tabs>
        <w:ind w:left="2160" w:hanging="720"/>
      </w:pPr>
      <w:rPr>
        <w:rFonts w:hint="default"/>
      </w:rPr>
    </w:lvl>
  </w:abstractNum>
  <w:abstractNum w:abstractNumId="13" w15:restartNumberingAfterBreak="0">
    <w:nsid w:val="2B080626"/>
    <w:multiLevelType w:val="singleLevel"/>
    <w:tmpl w:val="0E08885C"/>
    <w:lvl w:ilvl="0">
      <w:start w:val="2"/>
      <w:numFmt w:val="upperLetter"/>
      <w:lvlText w:val="%1."/>
      <w:lvlJc w:val="left"/>
      <w:pPr>
        <w:tabs>
          <w:tab w:val="num" w:pos="1800"/>
        </w:tabs>
        <w:ind w:left="1800" w:hanging="360"/>
      </w:pPr>
      <w:rPr>
        <w:rFonts w:hint="default"/>
      </w:rPr>
    </w:lvl>
  </w:abstractNum>
  <w:abstractNum w:abstractNumId="14" w15:restartNumberingAfterBreak="0">
    <w:nsid w:val="2F021699"/>
    <w:multiLevelType w:val="multilevel"/>
    <w:tmpl w:val="C8063304"/>
    <w:lvl w:ilvl="0">
      <w:start w:val="1"/>
      <w:numFmt w:val="decimal"/>
      <w:lvlText w:val="%1."/>
      <w:lvlJc w:val="left"/>
      <w:pPr>
        <w:tabs>
          <w:tab w:val="num" w:pos="1440"/>
        </w:tabs>
        <w:ind w:left="1440" w:hanging="720"/>
      </w:pPr>
      <w:rPr>
        <w:rFonts w:hint="default"/>
        <w:b w:val="0"/>
      </w:rPr>
    </w:lvl>
    <w:lvl w:ilvl="1">
      <w:start w:val="4"/>
      <w:numFmt w:val="decimal"/>
      <w:isLgl/>
      <w:lvlText w:val="%1.%2"/>
      <w:lvlJc w:val="left"/>
      <w:pPr>
        <w:ind w:left="180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600" w:hanging="720"/>
      </w:pPr>
      <w:rPr>
        <w:rFonts w:hint="default"/>
        <w:b/>
      </w:rPr>
    </w:lvl>
    <w:lvl w:ilvl="4">
      <w:start w:val="1"/>
      <w:numFmt w:val="decimal"/>
      <w:isLgl/>
      <w:lvlText w:val="%1.%2.%3.%4.%5"/>
      <w:lvlJc w:val="left"/>
      <w:pPr>
        <w:ind w:left="4680" w:hanging="1080"/>
      </w:pPr>
      <w:rPr>
        <w:rFonts w:hint="default"/>
        <w:b/>
      </w:rPr>
    </w:lvl>
    <w:lvl w:ilvl="5">
      <w:start w:val="1"/>
      <w:numFmt w:val="decimal"/>
      <w:isLgl/>
      <w:lvlText w:val="%1.%2.%3.%4.%5.%6"/>
      <w:lvlJc w:val="left"/>
      <w:pPr>
        <w:ind w:left="540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00" w:hanging="1440"/>
      </w:pPr>
      <w:rPr>
        <w:rFonts w:hint="default"/>
        <w:b/>
      </w:rPr>
    </w:lvl>
    <w:lvl w:ilvl="8">
      <w:start w:val="1"/>
      <w:numFmt w:val="decimal"/>
      <w:isLgl/>
      <w:lvlText w:val="%1.%2.%3.%4.%5.%6.%7.%8.%9"/>
      <w:lvlJc w:val="left"/>
      <w:pPr>
        <w:ind w:left="8280" w:hanging="1800"/>
      </w:pPr>
      <w:rPr>
        <w:rFonts w:hint="default"/>
        <w:b/>
      </w:rPr>
    </w:lvl>
  </w:abstractNum>
  <w:abstractNum w:abstractNumId="15" w15:restartNumberingAfterBreak="0">
    <w:nsid w:val="320F1B39"/>
    <w:multiLevelType w:val="singleLevel"/>
    <w:tmpl w:val="18D06152"/>
    <w:lvl w:ilvl="0">
      <w:start w:val="1"/>
      <w:numFmt w:val="upperLetter"/>
      <w:lvlText w:val="%1."/>
      <w:lvlJc w:val="left"/>
      <w:pPr>
        <w:tabs>
          <w:tab w:val="num" w:pos="1800"/>
        </w:tabs>
        <w:ind w:left="1800" w:hanging="360"/>
      </w:pPr>
      <w:rPr>
        <w:rFonts w:hint="default"/>
        <w:b/>
      </w:rPr>
    </w:lvl>
  </w:abstractNum>
  <w:abstractNum w:abstractNumId="16" w15:restartNumberingAfterBreak="0">
    <w:nsid w:val="38CA6694"/>
    <w:multiLevelType w:val="singleLevel"/>
    <w:tmpl w:val="F8CE8268"/>
    <w:lvl w:ilvl="0">
      <w:start w:val="4"/>
      <w:numFmt w:val="upperLetter"/>
      <w:lvlText w:val="%1."/>
      <w:lvlJc w:val="left"/>
      <w:pPr>
        <w:tabs>
          <w:tab w:val="num" w:pos="1800"/>
        </w:tabs>
        <w:ind w:left="1800" w:hanging="360"/>
      </w:pPr>
      <w:rPr>
        <w:rFonts w:hint="default"/>
      </w:rPr>
    </w:lvl>
  </w:abstractNum>
  <w:abstractNum w:abstractNumId="17" w15:restartNumberingAfterBreak="0">
    <w:nsid w:val="396A62D6"/>
    <w:multiLevelType w:val="hybridMultilevel"/>
    <w:tmpl w:val="BA24853A"/>
    <w:lvl w:ilvl="0" w:tplc="A0DA5ABA">
      <w:start w:val="1"/>
      <w:numFmt w:val="decimal"/>
      <w:lvlText w:val="%1."/>
      <w:lvlJc w:val="left"/>
      <w:pPr>
        <w:ind w:left="810" w:hanging="360"/>
      </w:pPr>
      <w:rPr>
        <w:rFonts w:hint="default"/>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DA76090"/>
    <w:multiLevelType w:val="singleLevel"/>
    <w:tmpl w:val="8DDE1B12"/>
    <w:lvl w:ilvl="0">
      <w:start w:val="12"/>
      <w:numFmt w:val="upperLetter"/>
      <w:lvlText w:val="%1."/>
      <w:lvlJc w:val="left"/>
      <w:pPr>
        <w:tabs>
          <w:tab w:val="num" w:pos="2160"/>
        </w:tabs>
        <w:ind w:left="2160" w:hanging="720"/>
      </w:pPr>
      <w:rPr>
        <w:rFonts w:hint="default"/>
      </w:rPr>
    </w:lvl>
  </w:abstractNum>
  <w:abstractNum w:abstractNumId="19" w15:restartNumberingAfterBreak="0">
    <w:nsid w:val="3E187205"/>
    <w:multiLevelType w:val="singleLevel"/>
    <w:tmpl w:val="FFB44F44"/>
    <w:lvl w:ilvl="0">
      <w:start w:val="1"/>
      <w:numFmt w:val="upperLetter"/>
      <w:lvlText w:val="%1."/>
      <w:lvlJc w:val="left"/>
      <w:pPr>
        <w:tabs>
          <w:tab w:val="num" w:pos="2160"/>
        </w:tabs>
        <w:ind w:left="2160" w:hanging="720"/>
      </w:pPr>
      <w:rPr>
        <w:rFonts w:hint="default"/>
      </w:rPr>
    </w:lvl>
  </w:abstractNum>
  <w:abstractNum w:abstractNumId="20" w15:restartNumberingAfterBreak="0">
    <w:nsid w:val="401E7CFB"/>
    <w:multiLevelType w:val="multilevel"/>
    <w:tmpl w:val="0F6C2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48D13B0"/>
    <w:multiLevelType w:val="singleLevel"/>
    <w:tmpl w:val="F16A2956"/>
    <w:lvl w:ilvl="0">
      <w:start w:val="6"/>
      <w:numFmt w:val="lowerRoman"/>
      <w:lvlText w:val="(%1)"/>
      <w:lvlJc w:val="left"/>
      <w:pPr>
        <w:tabs>
          <w:tab w:val="num" w:pos="2880"/>
        </w:tabs>
        <w:ind w:left="2880" w:hanging="720"/>
      </w:pPr>
      <w:rPr>
        <w:rFonts w:hint="default"/>
      </w:rPr>
    </w:lvl>
  </w:abstractNum>
  <w:abstractNum w:abstractNumId="22" w15:restartNumberingAfterBreak="0">
    <w:nsid w:val="46114819"/>
    <w:multiLevelType w:val="hybridMultilevel"/>
    <w:tmpl w:val="50A2B88C"/>
    <w:lvl w:ilvl="0" w:tplc="0409000F">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48419B4"/>
    <w:multiLevelType w:val="singleLevel"/>
    <w:tmpl w:val="70DACA7A"/>
    <w:lvl w:ilvl="0">
      <w:start w:val="2"/>
      <w:numFmt w:val="upperLetter"/>
      <w:lvlText w:val="%1."/>
      <w:lvlJc w:val="left"/>
      <w:pPr>
        <w:tabs>
          <w:tab w:val="num" w:pos="1800"/>
        </w:tabs>
        <w:ind w:left="1800" w:hanging="360"/>
      </w:pPr>
      <w:rPr>
        <w:rFonts w:hint="default"/>
      </w:rPr>
    </w:lvl>
  </w:abstractNum>
  <w:abstractNum w:abstractNumId="24" w15:restartNumberingAfterBreak="0">
    <w:nsid w:val="54993CF0"/>
    <w:multiLevelType w:val="singleLevel"/>
    <w:tmpl w:val="1CF2B242"/>
    <w:lvl w:ilvl="0">
      <w:start w:val="1"/>
      <w:numFmt w:val="upperLetter"/>
      <w:lvlText w:val="%1."/>
      <w:lvlJc w:val="left"/>
      <w:pPr>
        <w:tabs>
          <w:tab w:val="num" w:pos="2160"/>
        </w:tabs>
        <w:ind w:left="2160" w:hanging="720"/>
      </w:pPr>
      <w:rPr>
        <w:rFonts w:hint="default"/>
      </w:rPr>
    </w:lvl>
  </w:abstractNum>
  <w:abstractNum w:abstractNumId="25" w15:restartNumberingAfterBreak="0">
    <w:nsid w:val="5E674CD2"/>
    <w:multiLevelType w:val="singleLevel"/>
    <w:tmpl w:val="9620D376"/>
    <w:lvl w:ilvl="0">
      <w:start w:val="1"/>
      <w:numFmt w:val="decimal"/>
      <w:lvlText w:val="(%1)"/>
      <w:lvlJc w:val="left"/>
      <w:pPr>
        <w:tabs>
          <w:tab w:val="num" w:pos="2880"/>
        </w:tabs>
        <w:ind w:left="2880" w:hanging="720"/>
      </w:pPr>
      <w:rPr>
        <w:rFonts w:hint="default"/>
      </w:rPr>
    </w:lvl>
  </w:abstractNum>
  <w:abstractNum w:abstractNumId="26" w15:restartNumberingAfterBreak="0">
    <w:nsid w:val="5F185AA7"/>
    <w:multiLevelType w:val="singleLevel"/>
    <w:tmpl w:val="1F14BF96"/>
    <w:lvl w:ilvl="0">
      <w:start w:val="11"/>
      <w:numFmt w:val="upperLetter"/>
      <w:lvlText w:val="%1."/>
      <w:lvlJc w:val="left"/>
      <w:pPr>
        <w:tabs>
          <w:tab w:val="num" w:pos="1800"/>
        </w:tabs>
        <w:ind w:left="1800" w:hanging="360"/>
      </w:pPr>
      <w:rPr>
        <w:rFonts w:hint="default"/>
      </w:rPr>
    </w:lvl>
  </w:abstractNum>
  <w:abstractNum w:abstractNumId="27" w15:restartNumberingAfterBreak="0">
    <w:nsid w:val="6B0325E0"/>
    <w:multiLevelType w:val="singleLevel"/>
    <w:tmpl w:val="7286DB80"/>
    <w:lvl w:ilvl="0">
      <w:start w:val="4"/>
      <w:numFmt w:val="decimal"/>
      <w:lvlText w:val="%1."/>
      <w:lvlJc w:val="left"/>
      <w:pPr>
        <w:tabs>
          <w:tab w:val="num" w:pos="360"/>
        </w:tabs>
        <w:ind w:left="360" w:hanging="360"/>
      </w:pPr>
      <w:rPr>
        <w:rFonts w:hint="default"/>
        <w:b/>
      </w:rPr>
    </w:lvl>
  </w:abstractNum>
  <w:abstractNum w:abstractNumId="28" w15:restartNumberingAfterBreak="0">
    <w:nsid w:val="6FC63CE6"/>
    <w:multiLevelType w:val="hybridMultilevel"/>
    <w:tmpl w:val="90707C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34F7D88"/>
    <w:multiLevelType w:val="singleLevel"/>
    <w:tmpl w:val="511AE9E4"/>
    <w:lvl w:ilvl="0">
      <w:start w:val="1"/>
      <w:numFmt w:val="upperLetter"/>
      <w:lvlText w:val="%1."/>
      <w:lvlJc w:val="left"/>
      <w:pPr>
        <w:tabs>
          <w:tab w:val="num" w:pos="1800"/>
        </w:tabs>
        <w:ind w:left="1800" w:hanging="360"/>
      </w:pPr>
      <w:rPr>
        <w:rFonts w:hint="default"/>
        <w:b/>
      </w:rPr>
    </w:lvl>
  </w:abstractNum>
  <w:abstractNum w:abstractNumId="30" w15:restartNumberingAfterBreak="0">
    <w:nsid w:val="738C016D"/>
    <w:multiLevelType w:val="singleLevel"/>
    <w:tmpl w:val="EC74D8C0"/>
    <w:lvl w:ilvl="0">
      <w:start w:val="5"/>
      <w:numFmt w:val="upperLetter"/>
      <w:pStyle w:val="1"/>
      <w:lvlText w:val="%1."/>
      <w:lvlJc w:val="left"/>
      <w:pPr>
        <w:tabs>
          <w:tab w:val="num" w:pos="1800"/>
        </w:tabs>
        <w:ind w:left="1800" w:hanging="360"/>
      </w:pPr>
      <w:rPr>
        <w:rFonts w:hint="default"/>
      </w:rPr>
    </w:lvl>
  </w:abstractNum>
  <w:abstractNum w:abstractNumId="31" w15:restartNumberingAfterBreak="0">
    <w:nsid w:val="7BE375F1"/>
    <w:multiLevelType w:val="singleLevel"/>
    <w:tmpl w:val="CA6C3EA2"/>
    <w:lvl w:ilvl="0">
      <w:start w:val="5"/>
      <w:numFmt w:val="upperLetter"/>
      <w:lvlText w:val="%1."/>
      <w:lvlJc w:val="left"/>
      <w:pPr>
        <w:tabs>
          <w:tab w:val="num" w:pos="1800"/>
        </w:tabs>
        <w:ind w:left="1800" w:hanging="360"/>
      </w:pPr>
      <w:rPr>
        <w:rFonts w:hint="default"/>
        <w:b/>
      </w:rPr>
    </w:lvl>
  </w:abstractNum>
  <w:abstractNum w:abstractNumId="32" w15:restartNumberingAfterBreak="0">
    <w:nsid w:val="7C5060A5"/>
    <w:multiLevelType w:val="hybridMultilevel"/>
    <w:tmpl w:val="C3BA5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9"/>
  </w:num>
  <w:num w:numId="4">
    <w:abstractNumId w:val="10"/>
  </w:num>
  <w:num w:numId="5">
    <w:abstractNumId w:val="12"/>
  </w:num>
  <w:num w:numId="6">
    <w:abstractNumId w:val="19"/>
  </w:num>
  <w:num w:numId="7">
    <w:abstractNumId w:val="14"/>
  </w:num>
  <w:num w:numId="8">
    <w:abstractNumId w:val="21"/>
  </w:num>
  <w:num w:numId="9">
    <w:abstractNumId w:val="8"/>
  </w:num>
  <w:num w:numId="10">
    <w:abstractNumId w:val="31"/>
  </w:num>
  <w:num w:numId="11">
    <w:abstractNumId w:val="2"/>
  </w:num>
  <w:num w:numId="12">
    <w:abstractNumId w:val="18"/>
  </w:num>
  <w:num w:numId="13">
    <w:abstractNumId w:val="16"/>
  </w:num>
  <w:num w:numId="14">
    <w:abstractNumId w:val="6"/>
  </w:num>
  <w:num w:numId="15">
    <w:abstractNumId w:val="26"/>
  </w:num>
  <w:num w:numId="16">
    <w:abstractNumId w:val="4"/>
  </w:num>
  <w:num w:numId="17">
    <w:abstractNumId w:val="23"/>
  </w:num>
  <w:num w:numId="18">
    <w:abstractNumId w:val="13"/>
  </w:num>
  <w:num w:numId="19">
    <w:abstractNumId w:val="30"/>
  </w:num>
  <w:num w:numId="20">
    <w:abstractNumId w:val="25"/>
  </w:num>
  <w:num w:numId="21">
    <w:abstractNumId w:val="27"/>
  </w:num>
  <w:num w:numId="22">
    <w:abstractNumId w:val="5"/>
  </w:num>
  <w:num w:numId="23">
    <w:abstractNumId w:val="11"/>
  </w:num>
  <w:num w:numId="24">
    <w:abstractNumId w:val="29"/>
  </w:num>
  <w:num w:numId="25">
    <w:abstractNumId w:val="15"/>
  </w:num>
  <w:num w:numId="26">
    <w:abstractNumId w:val="1"/>
  </w:num>
  <w:num w:numId="27">
    <w:abstractNumId w:val="17"/>
  </w:num>
  <w:num w:numId="28">
    <w:abstractNumId w:val="0"/>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7"/>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trackRevision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662"/>
    <w:rsid w:val="000052B5"/>
    <w:rsid w:val="00012A63"/>
    <w:rsid w:val="00017786"/>
    <w:rsid w:val="00030BF8"/>
    <w:rsid w:val="0003582A"/>
    <w:rsid w:val="00035C84"/>
    <w:rsid w:val="00040945"/>
    <w:rsid w:val="00043B77"/>
    <w:rsid w:val="000516DF"/>
    <w:rsid w:val="000601D1"/>
    <w:rsid w:val="00064808"/>
    <w:rsid w:val="00085DDB"/>
    <w:rsid w:val="00091285"/>
    <w:rsid w:val="00091B0B"/>
    <w:rsid w:val="0009495C"/>
    <w:rsid w:val="000B133C"/>
    <w:rsid w:val="000C1C8A"/>
    <w:rsid w:val="000C6AE0"/>
    <w:rsid w:val="000E5967"/>
    <w:rsid w:val="000F2509"/>
    <w:rsid w:val="000F5FD4"/>
    <w:rsid w:val="0010304E"/>
    <w:rsid w:val="0011213C"/>
    <w:rsid w:val="001243E1"/>
    <w:rsid w:val="00124991"/>
    <w:rsid w:val="00130B5C"/>
    <w:rsid w:val="00143580"/>
    <w:rsid w:val="00151F94"/>
    <w:rsid w:val="001565F2"/>
    <w:rsid w:val="001639E8"/>
    <w:rsid w:val="0016454E"/>
    <w:rsid w:val="00185556"/>
    <w:rsid w:val="001953EB"/>
    <w:rsid w:val="001B63A7"/>
    <w:rsid w:val="001B6422"/>
    <w:rsid w:val="001C2B47"/>
    <w:rsid w:val="001C5C93"/>
    <w:rsid w:val="001C72C9"/>
    <w:rsid w:val="001C759B"/>
    <w:rsid w:val="001D65C5"/>
    <w:rsid w:val="001D75D3"/>
    <w:rsid w:val="001E0A42"/>
    <w:rsid w:val="001F3255"/>
    <w:rsid w:val="0022711F"/>
    <w:rsid w:val="00235B4A"/>
    <w:rsid w:val="00270B26"/>
    <w:rsid w:val="00274707"/>
    <w:rsid w:val="00276A76"/>
    <w:rsid w:val="00282F17"/>
    <w:rsid w:val="002A0A0C"/>
    <w:rsid w:val="002A1F14"/>
    <w:rsid w:val="002B540B"/>
    <w:rsid w:val="002C1F67"/>
    <w:rsid w:val="002E1151"/>
    <w:rsid w:val="002E1826"/>
    <w:rsid w:val="002E3797"/>
    <w:rsid w:val="002E632B"/>
    <w:rsid w:val="002F1E19"/>
    <w:rsid w:val="002F2511"/>
    <w:rsid w:val="003015D2"/>
    <w:rsid w:val="00304CAC"/>
    <w:rsid w:val="0031048E"/>
    <w:rsid w:val="00323C9B"/>
    <w:rsid w:val="003262FF"/>
    <w:rsid w:val="003268F9"/>
    <w:rsid w:val="003330B1"/>
    <w:rsid w:val="00345B03"/>
    <w:rsid w:val="003525BE"/>
    <w:rsid w:val="00380970"/>
    <w:rsid w:val="00381510"/>
    <w:rsid w:val="00382DB6"/>
    <w:rsid w:val="0038328E"/>
    <w:rsid w:val="00384C2D"/>
    <w:rsid w:val="003877F3"/>
    <w:rsid w:val="003901FA"/>
    <w:rsid w:val="00391CFA"/>
    <w:rsid w:val="00396069"/>
    <w:rsid w:val="003A3EE7"/>
    <w:rsid w:val="003A586B"/>
    <w:rsid w:val="003B5E7E"/>
    <w:rsid w:val="003C317C"/>
    <w:rsid w:val="003D6010"/>
    <w:rsid w:val="003E4699"/>
    <w:rsid w:val="003F14B7"/>
    <w:rsid w:val="003F6503"/>
    <w:rsid w:val="00402975"/>
    <w:rsid w:val="00425D67"/>
    <w:rsid w:val="004271F2"/>
    <w:rsid w:val="00434F44"/>
    <w:rsid w:val="00442C9F"/>
    <w:rsid w:val="00450DEC"/>
    <w:rsid w:val="00463DD8"/>
    <w:rsid w:val="004641B7"/>
    <w:rsid w:val="0047263D"/>
    <w:rsid w:val="0048176C"/>
    <w:rsid w:val="00497474"/>
    <w:rsid w:val="004A1871"/>
    <w:rsid w:val="004A4853"/>
    <w:rsid w:val="004C0605"/>
    <w:rsid w:val="004C553D"/>
    <w:rsid w:val="004C70A7"/>
    <w:rsid w:val="004D69D0"/>
    <w:rsid w:val="004D7A8C"/>
    <w:rsid w:val="005139B3"/>
    <w:rsid w:val="005232E7"/>
    <w:rsid w:val="00540C5A"/>
    <w:rsid w:val="005417EF"/>
    <w:rsid w:val="00560937"/>
    <w:rsid w:val="005866E1"/>
    <w:rsid w:val="005946CA"/>
    <w:rsid w:val="005A0730"/>
    <w:rsid w:val="005A4992"/>
    <w:rsid w:val="005A50A1"/>
    <w:rsid w:val="005A6E59"/>
    <w:rsid w:val="005B7153"/>
    <w:rsid w:val="005C3291"/>
    <w:rsid w:val="005C337C"/>
    <w:rsid w:val="005C4007"/>
    <w:rsid w:val="005D302C"/>
    <w:rsid w:val="005F230C"/>
    <w:rsid w:val="005F364D"/>
    <w:rsid w:val="005F3C6D"/>
    <w:rsid w:val="005F7B9D"/>
    <w:rsid w:val="00605B3B"/>
    <w:rsid w:val="00615030"/>
    <w:rsid w:val="00617AFA"/>
    <w:rsid w:val="006218D2"/>
    <w:rsid w:val="006276D9"/>
    <w:rsid w:val="00631A9C"/>
    <w:rsid w:val="006555D0"/>
    <w:rsid w:val="006635D1"/>
    <w:rsid w:val="00670180"/>
    <w:rsid w:val="00672839"/>
    <w:rsid w:val="00674001"/>
    <w:rsid w:val="006827EB"/>
    <w:rsid w:val="006835F4"/>
    <w:rsid w:val="00685BB1"/>
    <w:rsid w:val="00690610"/>
    <w:rsid w:val="00691E4E"/>
    <w:rsid w:val="00697006"/>
    <w:rsid w:val="006A1641"/>
    <w:rsid w:val="006A5C30"/>
    <w:rsid w:val="006B109F"/>
    <w:rsid w:val="006B191D"/>
    <w:rsid w:val="006C04C1"/>
    <w:rsid w:val="006D32E6"/>
    <w:rsid w:val="006D4D83"/>
    <w:rsid w:val="006F0A63"/>
    <w:rsid w:val="006F1D22"/>
    <w:rsid w:val="006F360E"/>
    <w:rsid w:val="00700F01"/>
    <w:rsid w:val="00704D3B"/>
    <w:rsid w:val="00716D40"/>
    <w:rsid w:val="0072463B"/>
    <w:rsid w:val="00742457"/>
    <w:rsid w:val="00743378"/>
    <w:rsid w:val="00755DDA"/>
    <w:rsid w:val="007569DA"/>
    <w:rsid w:val="007617DB"/>
    <w:rsid w:val="007650FE"/>
    <w:rsid w:val="00765D65"/>
    <w:rsid w:val="007670E6"/>
    <w:rsid w:val="00770290"/>
    <w:rsid w:val="00771295"/>
    <w:rsid w:val="00774128"/>
    <w:rsid w:val="00781CEE"/>
    <w:rsid w:val="00784A9A"/>
    <w:rsid w:val="00784F8E"/>
    <w:rsid w:val="00786AA4"/>
    <w:rsid w:val="00786FCD"/>
    <w:rsid w:val="00795840"/>
    <w:rsid w:val="00796CAD"/>
    <w:rsid w:val="007A5747"/>
    <w:rsid w:val="007B07FB"/>
    <w:rsid w:val="007B2422"/>
    <w:rsid w:val="007B4002"/>
    <w:rsid w:val="007B432F"/>
    <w:rsid w:val="007D49DD"/>
    <w:rsid w:val="007D63CE"/>
    <w:rsid w:val="007D68C7"/>
    <w:rsid w:val="007E0C44"/>
    <w:rsid w:val="007F4AF4"/>
    <w:rsid w:val="00807810"/>
    <w:rsid w:val="00812115"/>
    <w:rsid w:val="00820456"/>
    <w:rsid w:val="00827AFC"/>
    <w:rsid w:val="00830651"/>
    <w:rsid w:val="0083211D"/>
    <w:rsid w:val="0083390D"/>
    <w:rsid w:val="00841A66"/>
    <w:rsid w:val="008427D7"/>
    <w:rsid w:val="0085056B"/>
    <w:rsid w:val="0086552E"/>
    <w:rsid w:val="0087457B"/>
    <w:rsid w:val="0088139A"/>
    <w:rsid w:val="00881687"/>
    <w:rsid w:val="008B08F3"/>
    <w:rsid w:val="008B1CC1"/>
    <w:rsid w:val="008B4D8F"/>
    <w:rsid w:val="008B65C2"/>
    <w:rsid w:val="008C4468"/>
    <w:rsid w:val="008E4A4B"/>
    <w:rsid w:val="008E5956"/>
    <w:rsid w:val="008E6359"/>
    <w:rsid w:val="008E7972"/>
    <w:rsid w:val="008F2FD4"/>
    <w:rsid w:val="00901A15"/>
    <w:rsid w:val="00903C12"/>
    <w:rsid w:val="0091433C"/>
    <w:rsid w:val="00935AA6"/>
    <w:rsid w:val="009362CF"/>
    <w:rsid w:val="00940221"/>
    <w:rsid w:val="00941C09"/>
    <w:rsid w:val="009519C9"/>
    <w:rsid w:val="00951EAF"/>
    <w:rsid w:val="00973C97"/>
    <w:rsid w:val="00974A83"/>
    <w:rsid w:val="0099239C"/>
    <w:rsid w:val="009A1600"/>
    <w:rsid w:val="009B4A3F"/>
    <w:rsid w:val="009C0519"/>
    <w:rsid w:val="009C07A0"/>
    <w:rsid w:val="009C3F5D"/>
    <w:rsid w:val="009D0537"/>
    <w:rsid w:val="009D601F"/>
    <w:rsid w:val="009E634B"/>
    <w:rsid w:val="009F4E27"/>
    <w:rsid w:val="00A00EB2"/>
    <w:rsid w:val="00A0325E"/>
    <w:rsid w:val="00A0372D"/>
    <w:rsid w:val="00A03A3A"/>
    <w:rsid w:val="00A16886"/>
    <w:rsid w:val="00A1708C"/>
    <w:rsid w:val="00A170B4"/>
    <w:rsid w:val="00A218FF"/>
    <w:rsid w:val="00A24FBE"/>
    <w:rsid w:val="00A26EDB"/>
    <w:rsid w:val="00A32A06"/>
    <w:rsid w:val="00A34383"/>
    <w:rsid w:val="00A402C1"/>
    <w:rsid w:val="00A4087F"/>
    <w:rsid w:val="00A475BA"/>
    <w:rsid w:val="00A510E1"/>
    <w:rsid w:val="00A529D8"/>
    <w:rsid w:val="00A65B8A"/>
    <w:rsid w:val="00A66C77"/>
    <w:rsid w:val="00A72E1C"/>
    <w:rsid w:val="00A76A8B"/>
    <w:rsid w:val="00A92FC1"/>
    <w:rsid w:val="00A93224"/>
    <w:rsid w:val="00A97609"/>
    <w:rsid w:val="00AA204E"/>
    <w:rsid w:val="00AA56BD"/>
    <w:rsid w:val="00AC113E"/>
    <w:rsid w:val="00AC227D"/>
    <w:rsid w:val="00AC5366"/>
    <w:rsid w:val="00AD2D93"/>
    <w:rsid w:val="00AE2662"/>
    <w:rsid w:val="00AF7463"/>
    <w:rsid w:val="00B17B33"/>
    <w:rsid w:val="00B42328"/>
    <w:rsid w:val="00B440D1"/>
    <w:rsid w:val="00B51C7B"/>
    <w:rsid w:val="00B62EC7"/>
    <w:rsid w:val="00B634CD"/>
    <w:rsid w:val="00B70EFF"/>
    <w:rsid w:val="00B770A7"/>
    <w:rsid w:val="00B813F6"/>
    <w:rsid w:val="00B87FAF"/>
    <w:rsid w:val="00BB05AF"/>
    <w:rsid w:val="00BB0885"/>
    <w:rsid w:val="00BC6528"/>
    <w:rsid w:val="00BD13E2"/>
    <w:rsid w:val="00BD483D"/>
    <w:rsid w:val="00BD7D42"/>
    <w:rsid w:val="00BE47FB"/>
    <w:rsid w:val="00BF484B"/>
    <w:rsid w:val="00BF4A35"/>
    <w:rsid w:val="00BF529F"/>
    <w:rsid w:val="00C0405F"/>
    <w:rsid w:val="00C04EF7"/>
    <w:rsid w:val="00C07D57"/>
    <w:rsid w:val="00C20376"/>
    <w:rsid w:val="00C273C8"/>
    <w:rsid w:val="00C3272C"/>
    <w:rsid w:val="00C432CD"/>
    <w:rsid w:val="00C438BE"/>
    <w:rsid w:val="00C6730D"/>
    <w:rsid w:val="00C675B5"/>
    <w:rsid w:val="00C737C1"/>
    <w:rsid w:val="00C8243F"/>
    <w:rsid w:val="00C831FD"/>
    <w:rsid w:val="00C86CAC"/>
    <w:rsid w:val="00CC4EF3"/>
    <w:rsid w:val="00CD12E7"/>
    <w:rsid w:val="00CD6028"/>
    <w:rsid w:val="00CD7CA9"/>
    <w:rsid w:val="00CE060E"/>
    <w:rsid w:val="00CE7ECD"/>
    <w:rsid w:val="00D13655"/>
    <w:rsid w:val="00D17EC4"/>
    <w:rsid w:val="00D30A66"/>
    <w:rsid w:val="00D314C1"/>
    <w:rsid w:val="00D4138D"/>
    <w:rsid w:val="00D45AB4"/>
    <w:rsid w:val="00D576E4"/>
    <w:rsid w:val="00D6623D"/>
    <w:rsid w:val="00D772ED"/>
    <w:rsid w:val="00D858A6"/>
    <w:rsid w:val="00D8786C"/>
    <w:rsid w:val="00D91B03"/>
    <w:rsid w:val="00D92222"/>
    <w:rsid w:val="00D95B19"/>
    <w:rsid w:val="00D96903"/>
    <w:rsid w:val="00D97D2B"/>
    <w:rsid w:val="00DA02AC"/>
    <w:rsid w:val="00DA731B"/>
    <w:rsid w:val="00DB0CBB"/>
    <w:rsid w:val="00DB721C"/>
    <w:rsid w:val="00DC6C4C"/>
    <w:rsid w:val="00DE459E"/>
    <w:rsid w:val="00DE4F0C"/>
    <w:rsid w:val="00DE5B46"/>
    <w:rsid w:val="00DF11DA"/>
    <w:rsid w:val="00E13883"/>
    <w:rsid w:val="00E23DE0"/>
    <w:rsid w:val="00E33055"/>
    <w:rsid w:val="00E3681A"/>
    <w:rsid w:val="00E46F25"/>
    <w:rsid w:val="00E509C3"/>
    <w:rsid w:val="00E61534"/>
    <w:rsid w:val="00E62F0D"/>
    <w:rsid w:val="00E73D55"/>
    <w:rsid w:val="00E976EF"/>
    <w:rsid w:val="00EA2422"/>
    <w:rsid w:val="00EA35DF"/>
    <w:rsid w:val="00EA63FE"/>
    <w:rsid w:val="00EA64FD"/>
    <w:rsid w:val="00EB12B3"/>
    <w:rsid w:val="00EB29E2"/>
    <w:rsid w:val="00EC285F"/>
    <w:rsid w:val="00EF1B39"/>
    <w:rsid w:val="00F02E79"/>
    <w:rsid w:val="00F0497B"/>
    <w:rsid w:val="00F16F32"/>
    <w:rsid w:val="00F2225E"/>
    <w:rsid w:val="00F40152"/>
    <w:rsid w:val="00F44597"/>
    <w:rsid w:val="00F54236"/>
    <w:rsid w:val="00F64951"/>
    <w:rsid w:val="00FA088C"/>
    <w:rsid w:val="00FA17F7"/>
    <w:rsid w:val="00FC0F35"/>
    <w:rsid w:val="00FD2746"/>
    <w:rsid w:val="00FD7150"/>
    <w:rsid w:val="00FE30D2"/>
    <w:rsid w:val="00FE3A03"/>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0ABE7F"/>
  <w15:docId w15:val="{74BBE1A6-DB1D-41C9-97D2-D21E0337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519C9"/>
  </w:style>
  <w:style w:type="paragraph" w:styleId="1">
    <w:name w:val="heading 1"/>
    <w:basedOn w:val="a"/>
    <w:next w:val="a"/>
    <w:qFormat/>
    <w:pPr>
      <w:keepNext/>
      <w:numPr>
        <w:numId w:val="19"/>
      </w:numPr>
      <w:jc w:val="both"/>
      <w:outlineLvl w:val="0"/>
    </w:pPr>
    <w:rPr>
      <w:sz w:val="24"/>
    </w:rPr>
  </w:style>
  <w:style w:type="paragraph" w:styleId="2">
    <w:name w:val="heading 2"/>
    <w:basedOn w:val="a"/>
    <w:next w:val="a"/>
    <w:link w:val="2Char"/>
    <w:uiPriority w:val="9"/>
    <w:semiHidden/>
    <w:unhideWhenUsed/>
    <w:qFormat/>
    <w:rsid w:val="0010304E"/>
    <w:pPr>
      <w:keepNext/>
      <w:spacing w:before="240" w:after="60"/>
      <w:outlineLvl w:val="1"/>
    </w:pPr>
    <w:rPr>
      <w:rFonts w:ascii="Calibri Light" w:hAnsi="Calibri Light"/>
      <w:b/>
      <w:bCs/>
      <w:i/>
      <w:iCs/>
      <w:sz w:val="28"/>
      <w:szCs w:val="28"/>
    </w:rPr>
  </w:style>
  <w:style w:type="paragraph" w:styleId="3">
    <w:name w:val="heading 3"/>
    <w:basedOn w:val="a"/>
    <w:next w:val="a"/>
    <w:link w:val="3Char"/>
    <w:uiPriority w:val="9"/>
    <w:semiHidden/>
    <w:unhideWhenUsed/>
    <w:qFormat/>
    <w:rsid w:val="0010304E"/>
    <w:pPr>
      <w:keepNext/>
      <w:spacing w:before="240" w:after="60"/>
      <w:outlineLvl w:val="2"/>
    </w:pPr>
    <w:rPr>
      <w:rFonts w:ascii="Calibri Light" w:hAnsi="Calibri Light"/>
      <w:b/>
      <w:bCs/>
      <w:sz w:val="26"/>
      <w:szCs w:val="26"/>
    </w:rPr>
  </w:style>
  <w:style w:type="paragraph" w:styleId="4">
    <w:name w:val="heading 4"/>
    <w:basedOn w:val="a"/>
    <w:next w:val="a"/>
    <w:link w:val="4Char"/>
    <w:uiPriority w:val="9"/>
    <w:semiHidden/>
    <w:unhideWhenUsed/>
    <w:qFormat/>
    <w:rsid w:val="009519C9"/>
    <w:pPr>
      <w:keepNext/>
      <w:keepLines/>
      <w:spacing w:before="20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velope address"/>
    <w:basedOn w:val="a"/>
    <w:semiHidden/>
    <w:pPr>
      <w:framePr w:w="7920" w:h="1980" w:hRule="exact" w:hSpace="180" w:wrap="auto" w:hAnchor="page" w:xAlign="center" w:yAlign="bottom"/>
      <w:ind w:left="2880"/>
    </w:pPr>
    <w:rPr>
      <w:sz w:val="24"/>
    </w:rPr>
  </w:style>
  <w:style w:type="paragraph" w:styleId="a4">
    <w:name w:val="header"/>
    <w:basedOn w:val="a"/>
    <w:semiHidden/>
    <w:pPr>
      <w:tabs>
        <w:tab w:val="center" w:pos="4680"/>
        <w:tab w:val="right" w:pos="9360"/>
      </w:tabs>
      <w:jc w:val="both"/>
    </w:pPr>
    <w:rPr>
      <w:sz w:val="24"/>
    </w:rPr>
  </w:style>
  <w:style w:type="paragraph" w:styleId="a5">
    <w:name w:val="footer"/>
    <w:basedOn w:val="a"/>
    <w:link w:val="Char"/>
    <w:uiPriority w:val="99"/>
    <w:pPr>
      <w:tabs>
        <w:tab w:val="center" w:pos="4680"/>
        <w:tab w:val="right" w:pos="9360"/>
      </w:tabs>
      <w:jc w:val="both"/>
    </w:pPr>
    <w:rPr>
      <w:sz w:val="24"/>
    </w:rPr>
  </w:style>
  <w:style w:type="character" w:styleId="a6">
    <w:name w:val="page number"/>
    <w:basedOn w:val="a0"/>
    <w:semiHidden/>
  </w:style>
  <w:style w:type="paragraph" w:styleId="20">
    <w:name w:val="Body Text Indent 2"/>
    <w:basedOn w:val="a"/>
    <w:semiHidden/>
    <w:pPr>
      <w:spacing w:line="480" w:lineRule="auto"/>
      <w:ind w:left="720" w:firstLine="720"/>
      <w:jc w:val="both"/>
    </w:pPr>
    <w:rPr>
      <w:sz w:val="24"/>
    </w:rPr>
  </w:style>
  <w:style w:type="paragraph" w:styleId="30">
    <w:name w:val="Body Text Indent 3"/>
    <w:basedOn w:val="a"/>
    <w:semiHidden/>
    <w:pPr>
      <w:spacing w:line="480" w:lineRule="auto"/>
      <w:ind w:left="720"/>
      <w:jc w:val="both"/>
    </w:pPr>
    <w:rPr>
      <w:sz w:val="24"/>
    </w:rPr>
  </w:style>
  <w:style w:type="paragraph" w:styleId="a7">
    <w:name w:val="Body Text Indent"/>
    <w:basedOn w:val="a"/>
    <w:semiHidden/>
    <w:pPr>
      <w:ind w:left="720" w:firstLine="720"/>
    </w:pPr>
  </w:style>
  <w:style w:type="character" w:styleId="a8">
    <w:name w:val="Hyperlink"/>
    <w:semiHidden/>
    <w:rPr>
      <w:color w:val="0000FF"/>
      <w:u w:val="single"/>
    </w:rPr>
  </w:style>
  <w:style w:type="paragraph" w:customStyle="1" w:styleId="BBSBodyDS1stIndent5Just">
    <w:name w:val="BBS Body DS 1st Indent 5 Just"/>
    <w:basedOn w:val="a"/>
    <w:pPr>
      <w:spacing w:line="480" w:lineRule="auto"/>
      <w:ind w:firstLine="720"/>
      <w:jc w:val="both"/>
    </w:pPr>
    <w:rPr>
      <w:sz w:val="24"/>
    </w:rPr>
  </w:style>
  <w:style w:type="paragraph" w:styleId="a9">
    <w:name w:val="Title"/>
    <w:basedOn w:val="a"/>
    <w:link w:val="Char0"/>
    <w:qFormat/>
    <w:pPr>
      <w:jc w:val="center"/>
    </w:pPr>
    <w:rPr>
      <w:b/>
      <w:sz w:val="22"/>
      <w:u w:val="single"/>
    </w:rPr>
  </w:style>
  <w:style w:type="paragraph" w:customStyle="1" w:styleId="DocID">
    <w:name w:val="DocID"/>
    <w:basedOn w:val="a5"/>
    <w:next w:val="a5"/>
    <w:link w:val="DocIDChar"/>
    <w:rsid w:val="00A16886"/>
    <w:pPr>
      <w:tabs>
        <w:tab w:val="clear" w:pos="4680"/>
        <w:tab w:val="clear" w:pos="9360"/>
      </w:tabs>
      <w:spacing w:before="480"/>
      <w:jc w:val="left"/>
    </w:pPr>
    <w:rPr>
      <w:sz w:val="16"/>
    </w:rPr>
  </w:style>
  <w:style w:type="character" w:customStyle="1" w:styleId="Char0">
    <w:name w:val="제목 Char"/>
    <w:link w:val="a9"/>
    <w:rsid w:val="00A16886"/>
    <w:rPr>
      <w:b/>
      <w:sz w:val="22"/>
      <w:u w:val="single"/>
    </w:rPr>
  </w:style>
  <w:style w:type="character" w:customStyle="1" w:styleId="DocIDChar">
    <w:name w:val="DocID Char"/>
    <w:link w:val="DocID"/>
    <w:rsid w:val="00A16886"/>
    <w:rPr>
      <w:sz w:val="16"/>
      <w:u w:val="single"/>
    </w:rPr>
  </w:style>
  <w:style w:type="paragraph" w:styleId="aa">
    <w:name w:val="footnote text"/>
    <w:basedOn w:val="a"/>
    <w:link w:val="Char1"/>
    <w:uiPriority w:val="99"/>
    <w:semiHidden/>
    <w:unhideWhenUsed/>
    <w:rsid w:val="00425D67"/>
  </w:style>
  <w:style w:type="character" w:customStyle="1" w:styleId="Char1">
    <w:name w:val="각주 텍스트 Char"/>
    <w:basedOn w:val="a0"/>
    <w:link w:val="aa"/>
    <w:uiPriority w:val="99"/>
    <w:semiHidden/>
    <w:rsid w:val="00425D67"/>
  </w:style>
  <w:style w:type="character" w:styleId="ab">
    <w:name w:val="footnote reference"/>
    <w:uiPriority w:val="99"/>
    <w:semiHidden/>
    <w:unhideWhenUsed/>
    <w:rsid w:val="00425D67"/>
    <w:rPr>
      <w:vertAlign w:val="superscript"/>
    </w:rPr>
  </w:style>
  <w:style w:type="paragraph" w:styleId="ac">
    <w:name w:val="List Paragraph"/>
    <w:basedOn w:val="a"/>
    <w:uiPriority w:val="34"/>
    <w:qFormat/>
    <w:rsid w:val="00391CFA"/>
    <w:pPr>
      <w:ind w:left="720"/>
    </w:pPr>
  </w:style>
  <w:style w:type="paragraph" w:customStyle="1" w:styleId="ArticleL1">
    <w:name w:val="Article_L1"/>
    <w:basedOn w:val="a"/>
    <w:next w:val="ad"/>
    <w:uiPriority w:val="99"/>
    <w:rsid w:val="00FD2746"/>
    <w:pPr>
      <w:keepNext/>
      <w:keepLines/>
      <w:numPr>
        <w:ilvl w:val="5"/>
        <w:numId w:val="26"/>
      </w:numPr>
      <w:tabs>
        <w:tab w:val="clear" w:pos="4320"/>
        <w:tab w:val="num" w:pos="720"/>
      </w:tabs>
      <w:spacing w:after="240"/>
      <w:ind w:firstLine="0"/>
      <w:jc w:val="center"/>
      <w:outlineLvl w:val="0"/>
    </w:pPr>
    <w:rPr>
      <w:b/>
      <w:caps/>
      <w:sz w:val="24"/>
    </w:rPr>
  </w:style>
  <w:style w:type="paragraph" w:customStyle="1" w:styleId="ArticleL2">
    <w:name w:val="Article_L2"/>
    <w:basedOn w:val="ArticleL1"/>
    <w:next w:val="ad"/>
    <w:link w:val="ArticleL2Char"/>
    <w:uiPriority w:val="99"/>
    <w:rsid w:val="00FD2746"/>
    <w:pPr>
      <w:keepNext w:val="0"/>
      <w:keepLines w:val="0"/>
      <w:numPr>
        <w:ilvl w:val="6"/>
      </w:numPr>
      <w:tabs>
        <w:tab w:val="clear" w:pos="5040"/>
        <w:tab w:val="num" w:pos="1710"/>
      </w:tabs>
      <w:ind w:left="270" w:firstLine="720"/>
      <w:jc w:val="both"/>
      <w:outlineLvl w:val="1"/>
    </w:pPr>
    <w:rPr>
      <w:b w:val="0"/>
      <w:caps w:val="0"/>
    </w:rPr>
  </w:style>
  <w:style w:type="character" w:customStyle="1" w:styleId="ArticleL2Char">
    <w:name w:val="Article_L2 Char"/>
    <w:link w:val="ArticleL2"/>
    <w:uiPriority w:val="99"/>
    <w:rsid w:val="00FD2746"/>
    <w:rPr>
      <w:sz w:val="24"/>
    </w:rPr>
  </w:style>
  <w:style w:type="paragraph" w:customStyle="1" w:styleId="ArticleL3">
    <w:name w:val="Article_L3"/>
    <w:basedOn w:val="ArticleL2"/>
    <w:next w:val="ad"/>
    <w:uiPriority w:val="99"/>
    <w:rsid w:val="00FD2746"/>
    <w:pPr>
      <w:numPr>
        <w:ilvl w:val="8"/>
      </w:numPr>
      <w:tabs>
        <w:tab w:val="clear" w:pos="1440"/>
        <w:tab w:val="num" w:pos="1800"/>
        <w:tab w:val="num" w:pos="2160"/>
        <w:tab w:val="num" w:pos="6480"/>
      </w:tabs>
      <w:ind w:left="6480" w:firstLine="1440"/>
      <w:outlineLvl w:val="2"/>
    </w:pPr>
  </w:style>
  <w:style w:type="paragraph" w:customStyle="1" w:styleId="ArticleL4">
    <w:name w:val="Article_L4"/>
    <w:basedOn w:val="ArticleL3"/>
    <w:next w:val="ad"/>
    <w:uiPriority w:val="99"/>
    <w:rsid w:val="00FD2746"/>
    <w:pPr>
      <w:numPr>
        <w:ilvl w:val="3"/>
      </w:numPr>
      <w:tabs>
        <w:tab w:val="clear" w:pos="2880"/>
        <w:tab w:val="num" w:pos="1800"/>
        <w:tab w:val="num" w:pos="2160"/>
        <w:tab w:val="num" w:pos="3600"/>
      </w:tabs>
      <w:ind w:left="3600" w:hanging="720"/>
      <w:outlineLvl w:val="3"/>
    </w:pPr>
  </w:style>
  <w:style w:type="paragraph" w:customStyle="1" w:styleId="ArticleL5">
    <w:name w:val="Article_L5"/>
    <w:basedOn w:val="ArticleL4"/>
    <w:next w:val="ad"/>
    <w:uiPriority w:val="99"/>
    <w:rsid w:val="00FD2746"/>
    <w:pPr>
      <w:numPr>
        <w:ilvl w:val="4"/>
      </w:numPr>
      <w:tabs>
        <w:tab w:val="clear" w:pos="3600"/>
        <w:tab w:val="num" w:pos="1800"/>
        <w:tab w:val="num" w:pos="2160"/>
        <w:tab w:val="num" w:pos="4320"/>
      </w:tabs>
      <w:ind w:left="4320" w:hanging="720"/>
      <w:jc w:val="left"/>
      <w:outlineLvl w:val="4"/>
    </w:pPr>
  </w:style>
  <w:style w:type="paragraph" w:customStyle="1" w:styleId="ArticleL8">
    <w:name w:val="Article_L8"/>
    <w:basedOn w:val="a"/>
    <w:next w:val="ad"/>
    <w:uiPriority w:val="99"/>
    <w:rsid w:val="00FD2746"/>
    <w:pPr>
      <w:numPr>
        <w:ilvl w:val="7"/>
        <w:numId w:val="26"/>
      </w:numPr>
      <w:spacing w:after="240"/>
      <w:outlineLvl w:val="7"/>
    </w:pPr>
    <w:rPr>
      <w:sz w:val="24"/>
    </w:rPr>
  </w:style>
  <w:style w:type="paragraph" w:styleId="ad">
    <w:name w:val="Body Text"/>
    <w:basedOn w:val="a"/>
    <w:link w:val="Char2"/>
    <w:uiPriority w:val="99"/>
    <w:semiHidden/>
    <w:unhideWhenUsed/>
    <w:rsid w:val="00FD2746"/>
    <w:pPr>
      <w:spacing w:after="120"/>
    </w:pPr>
  </w:style>
  <w:style w:type="character" w:customStyle="1" w:styleId="Char2">
    <w:name w:val="본문 Char"/>
    <w:basedOn w:val="a0"/>
    <w:link w:val="ad"/>
    <w:uiPriority w:val="99"/>
    <w:semiHidden/>
    <w:rsid w:val="00FD2746"/>
  </w:style>
  <w:style w:type="paragraph" w:styleId="ae">
    <w:name w:val="Balloon Text"/>
    <w:basedOn w:val="a"/>
    <w:link w:val="Char3"/>
    <w:uiPriority w:val="99"/>
    <w:semiHidden/>
    <w:unhideWhenUsed/>
    <w:rsid w:val="003A586B"/>
    <w:rPr>
      <w:rFonts w:ascii="Segoe UI" w:hAnsi="Segoe UI" w:cs="Segoe UI"/>
      <w:sz w:val="18"/>
      <w:szCs w:val="18"/>
    </w:rPr>
  </w:style>
  <w:style w:type="character" w:customStyle="1" w:styleId="Char3">
    <w:name w:val="풍선 도움말 텍스트 Char"/>
    <w:link w:val="ae"/>
    <w:uiPriority w:val="99"/>
    <w:semiHidden/>
    <w:rsid w:val="003A586B"/>
    <w:rPr>
      <w:rFonts w:ascii="Segoe UI" w:hAnsi="Segoe UI" w:cs="Segoe UI"/>
      <w:sz w:val="18"/>
      <w:szCs w:val="18"/>
    </w:rPr>
  </w:style>
  <w:style w:type="character" w:customStyle="1" w:styleId="2Char">
    <w:name w:val="제목 2 Char"/>
    <w:link w:val="2"/>
    <w:uiPriority w:val="9"/>
    <w:semiHidden/>
    <w:rsid w:val="0010304E"/>
    <w:rPr>
      <w:rFonts w:ascii="Calibri Light" w:eastAsia="Times New Roman" w:hAnsi="Calibri Light" w:cs="Times New Roman"/>
      <w:b/>
      <w:bCs/>
      <w:i/>
      <w:iCs/>
      <w:sz w:val="28"/>
      <w:szCs w:val="28"/>
    </w:rPr>
  </w:style>
  <w:style w:type="character" w:customStyle="1" w:styleId="3Char">
    <w:name w:val="제목 3 Char"/>
    <w:link w:val="3"/>
    <w:uiPriority w:val="9"/>
    <w:semiHidden/>
    <w:rsid w:val="0010304E"/>
    <w:rPr>
      <w:rFonts w:ascii="Calibri Light" w:eastAsia="Times New Roman" w:hAnsi="Calibri Light" w:cs="Times New Roman"/>
      <w:b/>
      <w:bCs/>
      <w:sz w:val="26"/>
      <w:szCs w:val="26"/>
    </w:rPr>
  </w:style>
  <w:style w:type="table" w:styleId="af">
    <w:name w:val="Table Grid"/>
    <w:basedOn w:val="a1"/>
    <w:uiPriority w:val="39"/>
    <w:rsid w:val="00D13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닥글 Char"/>
    <w:basedOn w:val="a0"/>
    <w:link w:val="a5"/>
    <w:uiPriority w:val="99"/>
    <w:rsid w:val="006A5C30"/>
    <w:rPr>
      <w:sz w:val="24"/>
    </w:rPr>
  </w:style>
  <w:style w:type="character" w:styleId="af0">
    <w:name w:val="annotation reference"/>
    <w:basedOn w:val="a0"/>
    <w:uiPriority w:val="99"/>
    <w:semiHidden/>
    <w:unhideWhenUsed/>
    <w:rsid w:val="0031048E"/>
    <w:rPr>
      <w:sz w:val="16"/>
      <w:szCs w:val="16"/>
    </w:rPr>
  </w:style>
  <w:style w:type="paragraph" w:styleId="af1">
    <w:name w:val="annotation text"/>
    <w:basedOn w:val="a"/>
    <w:link w:val="Char4"/>
    <w:uiPriority w:val="99"/>
    <w:semiHidden/>
    <w:unhideWhenUsed/>
    <w:rsid w:val="0031048E"/>
  </w:style>
  <w:style w:type="character" w:customStyle="1" w:styleId="Char4">
    <w:name w:val="메모 텍스트 Char"/>
    <w:basedOn w:val="a0"/>
    <w:link w:val="af1"/>
    <w:uiPriority w:val="99"/>
    <w:semiHidden/>
    <w:rsid w:val="0031048E"/>
  </w:style>
  <w:style w:type="paragraph" w:styleId="af2">
    <w:name w:val="annotation subject"/>
    <w:basedOn w:val="af1"/>
    <w:next w:val="af1"/>
    <w:link w:val="Char5"/>
    <w:uiPriority w:val="99"/>
    <w:semiHidden/>
    <w:unhideWhenUsed/>
    <w:rsid w:val="0031048E"/>
    <w:rPr>
      <w:b/>
      <w:bCs/>
    </w:rPr>
  </w:style>
  <w:style w:type="character" w:customStyle="1" w:styleId="Char5">
    <w:name w:val="메모 주제 Char"/>
    <w:basedOn w:val="Char4"/>
    <w:link w:val="af2"/>
    <w:uiPriority w:val="99"/>
    <w:semiHidden/>
    <w:rsid w:val="0031048E"/>
    <w:rPr>
      <w:b/>
      <w:bCs/>
    </w:rPr>
  </w:style>
  <w:style w:type="character" w:customStyle="1" w:styleId="apple-converted-space">
    <w:name w:val="apple-converted-space"/>
    <w:basedOn w:val="a0"/>
    <w:rsid w:val="00F0497B"/>
  </w:style>
  <w:style w:type="character" w:customStyle="1" w:styleId="4Char">
    <w:name w:val="제목 4 Char"/>
    <w:basedOn w:val="a0"/>
    <w:link w:val="4"/>
    <w:uiPriority w:val="9"/>
    <w:semiHidden/>
    <w:rsid w:val="009519C9"/>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4645">
      <w:bodyDiv w:val="1"/>
      <w:marLeft w:val="0"/>
      <w:marRight w:val="0"/>
      <w:marTop w:val="0"/>
      <w:marBottom w:val="0"/>
      <w:divBdr>
        <w:top w:val="none" w:sz="0" w:space="0" w:color="auto"/>
        <w:left w:val="none" w:sz="0" w:space="0" w:color="auto"/>
        <w:bottom w:val="none" w:sz="0" w:space="0" w:color="auto"/>
        <w:right w:val="none" w:sz="0" w:space="0" w:color="auto"/>
      </w:divBdr>
    </w:div>
    <w:div w:id="742065726">
      <w:bodyDiv w:val="1"/>
      <w:marLeft w:val="0"/>
      <w:marRight w:val="0"/>
      <w:marTop w:val="0"/>
      <w:marBottom w:val="0"/>
      <w:divBdr>
        <w:top w:val="none" w:sz="0" w:space="0" w:color="auto"/>
        <w:left w:val="none" w:sz="0" w:space="0" w:color="auto"/>
        <w:bottom w:val="none" w:sz="0" w:space="0" w:color="auto"/>
        <w:right w:val="none" w:sz="0" w:space="0" w:color="auto"/>
      </w:divBdr>
    </w:div>
    <w:div w:id="1091118574">
      <w:bodyDiv w:val="1"/>
      <w:marLeft w:val="0"/>
      <w:marRight w:val="0"/>
      <w:marTop w:val="0"/>
      <w:marBottom w:val="0"/>
      <w:divBdr>
        <w:top w:val="none" w:sz="0" w:space="0" w:color="auto"/>
        <w:left w:val="none" w:sz="0" w:space="0" w:color="auto"/>
        <w:bottom w:val="none" w:sz="0" w:space="0" w:color="auto"/>
        <w:right w:val="none" w:sz="0" w:space="0" w:color="auto"/>
      </w:divBdr>
    </w:div>
    <w:div w:id="1443381332">
      <w:bodyDiv w:val="1"/>
      <w:marLeft w:val="0"/>
      <w:marRight w:val="0"/>
      <w:marTop w:val="0"/>
      <w:marBottom w:val="0"/>
      <w:divBdr>
        <w:top w:val="none" w:sz="0" w:space="0" w:color="auto"/>
        <w:left w:val="none" w:sz="0" w:space="0" w:color="auto"/>
        <w:bottom w:val="none" w:sz="0" w:space="0" w:color="auto"/>
        <w:right w:val="none" w:sz="0" w:space="0" w:color="auto"/>
      </w:divBdr>
    </w:div>
    <w:div w:id="15722352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1190</Words>
  <Characters>6787</Characters>
  <Application>Microsoft Office Word</Application>
  <DocSecurity>0</DocSecurity>
  <Lines>56</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Kuehne + Nagel Inc</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Eisenmenger, Jameson</dc:creator>
  <cp:lastModifiedBy>김현주 (Hyunjoo Kim)</cp:lastModifiedBy>
  <cp:revision>6</cp:revision>
  <dcterms:created xsi:type="dcterms:W3CDTF">2024-03-11T23:56:00Z</dcterms:created>
  <dcterms:modified xsi:type="dcterms:W3CDTF">2024-03-14T03:25:00Z</dcterms:modified>
</cp:coreProperties>
</file>