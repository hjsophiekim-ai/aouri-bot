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78F2" w:rsidRPr="007446FE" w:rsidRDefault="004078F2" w:rsidP="00AB259D">
      <w:pPr>
        <w:jc w:val="center"/>
        <w:rPr>
          <w:b/>
          <w:bCs/>
          <w:sz w:val="28"/>
        </w:rPr>
      </w:pPr>
      <w:r w:rsidRPr="007446FE">
        <w:rPr>
          <w:b/>
          <w:bCs/>
          <w:sz w:val="28"/>
        </w:rPr>
        <w:t>Business Transfer Agreement</w:t>
      </w:r>
    </w:p>
    <w:p w:rsidR="00AB259D" w:rsidRPr="00AB259D" w:rsidRDefault="00AB259D" w:rsidP="00AB259D">
      <w:pPr>
        <w:jc w:val="center"/>
        <w:rPr>
          <w:b/>
          <w:sz w:val="24"/>
        </w:rPr>
      </w:pPr>
    </w:p>
    <w:p w:rsidR="004078F2" w:rsidRPr="007446FE" w:rsidRDefault="004078F2" w:rsidP="004078F2">
      <w:pPr>
        <w:rPr>
          <w:sz w:val="22"/>
        </w:rPr>
      </w:pPr>
      <w:r w:rsidRPr="007446FE">
        <w:rPr>
          <w:sz w:val="22"/>
        </w:rPr>
        <w:t>This Agreement (hereinafter referred to as the "Agreement") is entered into on ____, 2025 (the "Effective Date") by and between FURSYS Co., Ltd. (the "Transferor") and FURSYS America, Inc. (the "Transferee").</w:t>
      </w:r>
    </w:p>
    <w:p w:rsidR="00AB259D" w:rsidRPr="007446FE" w:rsidRDefault="00AB259D" w:rsidP="004078F2">
      <w:pPr>
        <w:rPr>
          <w:sz w:val="22"/>
        </w:rPr>
      </w:pPr>
    </w:p>
    <w:p w:rsidR="004078F2" w:rsidRPr="007446FE" w:rsidRDefault="004078F2" w:rsidP="004078F2">
      <w:pPr>
        <w:rPr>
          <w:b/>
          <w:bCs/>
          <w:sz w:val="22"/>
        </w:rPr>
      </w:pPr>
      <w:r w:rsidRPr="007446FE">
        <w:rPr>
          <w:b/>
          <w:bCs/>
          <w:sz w:val="22"/>
        </w:rPr>
        <w:t>Article 1 (Purpose)</w:t>
      </w:r>
    </w:p>
    <w:p w:rsidR="004078F2" w:rsidRPr="007446FE" w:rsidRDefault="004078F2" w:rsidP="004078F2">
      <w:pPr>
        <w:rPr>
          <w:sz w:val="22"/>
        </w:rPr>
      </w:pPr>
      <w:r w:rsidRPr="007446FE">
        <w:rPr>
          <w:sz w:val="22"/>
        </w:rPr>
        <w:t>The purpose of this Agreement is to set forth the terms and conditions under which the Transferor transfers its business rights in the U.S. market (the "Transferred Business Rights") to the Transferee, and the Transferee acquires such rights.</w:t>
      </w:r>
    </w:p>
    <w:p w:rsidR="004078F2" w:rsidRPr="007446FE" w:rsidRDefault="004078F2" w:rsidP="004078F2">
      <w:pPr>
        <w:rPr>
          <w:b/>
          <w:bCs/>
          <w:sz w:val="22"/>
        </w:rPr>
      </w:pPr>
    </w:p>
    <w:p w:rsidR="004078F2" w:rsidRPr="007446FE" w:rsidRDefault="004078F2" w:rsidP="004078F2">
      <w:pPr>
        <w:rPr>
          <w:b/>
          <w:bCs/>
          <w:sz w:val="22"/>
        </w:rPr>
      </w:pPr>
      <w:r w:rsidRPr="007446FE">
        <w:rPr>
          <w:b/>
          <w:bCs/>
          <w:sz w:val="22"/>
        </w:rPr>
        <w:t>Article 2 (Reference Date of Transfer)</w:t>
      </w:r>
    </w:p>
    <w:p w:rsidR="004078F2" w:rsidRPr="007446FE" w:rsidRDefault="004078F2" w:rsidP="004078F2">
      <w:pPr>
        <w:rPr>
          <w:sz w:val="22"/>
        </w:rPr>
      </w:pPr>
      <w:r w:rsidRPr="007446FE">
        <w:rPr>
          <w:sz w:val="22"/>
        </w:rPr>
        <w:t xml:space="preserve">The reference date for the transfer of the Transferred Business Rights shall be </w:t>
      </w:r>
      <w:proofErr w:type="gramStart"/>
      <w:r w:rsidRPr="007446FE">
        <w:rPr>
          <w:sz w:val="22"/>
        </w:rPr>
        <w:t>[ ]</w:t>
      </w:r>
      <w:proofErr w:type="gramEnd"/>
      <w:r w:rsidRPr="007446FE">
        <w:rPr>
          <w:sz w:val="22"/>
        </w:rPr>
        <w:t xml:space="preserve"> year [ ] month [ ] day.</w:t>
      </w:r>
    </w:p>
    <w:p w:rsidR="004078F2" w:rsidRPr="007446FE" w:rsidRDefault="004078F2" w:rsidP="004078F2">
      <w:pPr>
        <w:rPr>
          <w:b/>
          <w:bCs/>
          <w:sz w:val="22"/>
        </w:rPr>
      </w:pPr>
    </w:p>
    <w:p w:rsidR="004078F2" w:rsidRPr="007446FE" w:rsidRDefault="004078F2" w:rsidP="004078F2">
      <w:pPr>
        <w:rPr>
          <w:b/>
          <w:bCs/>
          <w:sz w:val="22"/>
        </w:rPr>
      </w:pPr>
      <w:r w:rsidRPr="007446FE">
        <w:rPr>
          <w:b/>
          <w:bCs/>
          <w:sz w:val="22"/>
        </w:rPr>
        <w:t>Article 3 (Scope of the Transferred Business Rights)</w:t>
      </w:r>
    </w:p>
    <w:p w:rsidR="001249F1" w:rsidRPr="001249F1" w:rsidRDefault="004078F2" w:rsidP="001249F1">
      <w:pPr>
        <w:rPr>
          <w:ins w:id="0" w:author="김현주 (Hyunjoo Kim)" w:date="2025-05-16T14:36:00Z"/>
          <w:sz w:val="22"/>
        </w:rPr>
      </w:pPr>
      <w:r w:rsidRPr="007446FE">
        <w:rPr>
          <w:sz w:val="22"/>
        </w:rPr>
        <w:t>The Transferred Business Rights include all business rights held by the Transferor in the U.S. market, including the following</w:t>
      </w:r>
      <w:ins w:id="1" w:author="김현주 (Hyunjoo Kim)" w:date="2025-05-16T14:36:00Z">
        <w:r w:rsidR="001249F1">
          <w:rPr>
            <w:sz w:val="22"/>
          </w:rPr>
          <w:t xml:space="preserve"> </w:t>
        </w:r>
        <w:r w:rsidR="001249F1">
          <w:rPr>
            <w:rFonts w:hint="eastAsia"/>
            <w:sz w:val="22"/>
          </w:rPr>
          <w:t>r</w:t>
        </w:r>
        <w:r w:rsidR="001249F1">
          <w:rPr>
            <w:sz w:val="22"/>
          </w:rPr>
          <w:t xml:space="preserve">ight. </w:t>
        </w:r>
        <w:r w:rsidR="001249F1" w:rsidRPr="001249F1">
          <w:rPr>
            <w:sz w:val="22"/>
          </w:rPr>
          <w:t>For the avoidance of doubt, the Transferor</w:t>
        </w:r>
        <w:r w:rsidR="001249F1" w:rsidRPr="001249F1">
          <w:rPr>
            <w:sz w:val="22"/>
          </w:rPr>
          <w:t>’</w:t>
        </w:r>
        <w:r w:rsidR="001249F1" w:rsidRPr="001249F1">
          <w:rPr>
            <w:sz w:val="22"/>
          </w:rPr>
          <w:t>s debts or contractual obligations are not included in the scope of transfer:</w:t>
        </w:r>
      </w:ins>
    </w:p>
    <w:p w:rsidR="004078F2" w:rsidRPr="001249F1" w:rsidRDefault="004078F2" w:rsidP="004078F2">
      <w:pPr>
        <w:rPr>
          <w:rFonts w:hint="eastAsia"/>
          <w:sz w:val="22"/>
        </w:rPr>
      </w:pPr>
    </w:p>
    <w:p w:rsidR="004078F2" w:rsidRPr="007446FE" w:rsidRDefault="004078F2" w:rsidP="004078F2">
      <w:pPr>
        <w:numPr>
          <w:ilvl w:val="0"/>
          <w:numId w:val="1"/>
        </w:numPr>
        <w:rPr>
          <w:sz w:val="22"/>
        </w:rPr>
      </w:pPr>
      <w:r w:rsidRPr="007446FE">
        <w:rPr>
          <w:sz w:val="22"/>
        </w:rPr>
        <w:t>Business goodwill and customer information derived from operations in the U.S. market.</w:t>
      </w:r>
    </w:p>
    <w:p w:rsidR="004078F2" w:rsidRPr="007446FE" w:rsidRDefault="004078F2" w:rsidP="004078F2">
      <w:pPr>
        <w:numPr>
          <w:ilvl w:val="0"/>
          <w:numId w:val="1"/>
        </w:numPr>
        <w:rPr>
          <w:sz w:val="22"/>
        </w:rPr>
      </w:pPr>
      <w:r w:rsidRPr="007446FE">
        <w:rPr>
          <w:sz w:val="22"/>
        </w:rPr>
        <w:t>Trademark and trade name usage rights.</w:t>
      </w:r>
    </w:p>
    <w:p w:rsidR="004078F2" w:rsidRPr="007446FE" w:rsidRDefault="001249F1" w:rsidP="004078F2">
      <w:pPr>
        <w:numPr>
          <w:ilvl w:val="0"/>
          <w:numId w:val="1"/>
        </w:numPr>
        <w:rPr>
          <w:sz w:val="22"/>
        </w:rPr>
      </w:pPr>
      <w:ins w:id="2" w:author="김현주 (Hyunjoo Kim)" w:date="2025-05-16T14:36:00Z">
        <w:r>
          <w:rPr>
            <w:sz w:val="22"/>
          </w:rPr>
          <w:t>Con</w:t>
        </w:r>
      </w:ins>
      <w:ins w:id="3" w:author="김현주 (Hyunjoo Kim)" w:date="2025-05-16T14:37:00Z">
        <w:r>
          <w:rPr>
            <w:sz w:val="22"/>
          </w:rPr>
          <w:t xml:space="preserve">tractual rights under </w:t>
        </w:r>
      </w:ins>
      <w:r w:rsidR="004078F2" w:rsidRPr="007446FE">
        <w:rPr>
          <w:sz w:val="22"/>
        </w:rPr>
        <w:t>Existing contracts and business relationships</w:t>
      </w:r>
      <w:ins w:id="4" w:author="김현주 (Hyunjoo Kim)" w:date="2025-05-16T14:37:00Z">
        <w:r>
          <w:rPr>
            <w:sz w:val="22"/>
          </w:rPr>
          <w:t xml:space="preserve"> </w:t>
        </w:r>
        <w:r w:rsidRPr="001249F1">
          <w:rPr>
            <w:sz w:val="22"/>
          </w:rPr>
          <w:t xml:space="preserve">that have been expressly accepted by the Transferee (provided, however, that </w:t>
        </w:r>
        <w:r w:rsidRPr="001249F1">
          <w:rPr>
            <w:sz w:val="22"/>
          </w:rPr>
          <w:lastRenderedPageBreak/>
          <w:t>any obligations or liabilities, including damages, arising from such contracts are not included);</w:t>
        </w:r>
      </w:ins>
      <w:del w:id="5" w:author="김현주 (Hyunjoo Kim)" w:date="2025-05-16T14:37:00Z">
        <w:r w:rsidR="004078F2" w:rsidRPr="007446FE" w:rsidDel="001249F1">
          <w:rPr>
            <w:sz w:val="22"/>
          </w:rPr>
          <w:delText>.</w:delText>
        </w:r>
      </w:del>
    </w:p>
    <w:p w:rsidR="004078F2" w:rsidRPr="007446FE" w:rsidRDefault="001249F1" w:rsidP="004078F2">
      <w:pPr>
        <w:numPr>
          <w:ilvl w:val="0"/>
          <w:numId w:val="1"/>
        </w:numPr>
        <w:rPr>
          <w:sz w:val="22"/>
        </w:rPr>
      </w:pPr>
      <w:ins w:id="6" w:author="김현주 (Hyunjoo Kim)" w:date="2025-05-16T14:37:00Z">
        <w:r w:rsidRPr="001249F1">
          <w:rPr>
            <w:sz w:val="22"/>
          </w:rPr>
          <w:t>Other rights related to business activities in the U.S. market, limited to those of a proprietary nature.</w:t>
        </w:r>
      </w:ins>
      <w:del w:id="7" w:author="김현주 (Hyunjoo Kim)" w:date="2025-05-16T14:37:00Z">
        <w:r w:rsidR="004078F2" w:rsidRPr="007446FE" w:rsidDel="001249F1">
          <w:rPr>
            <w:sz w:val="22"/>
          </w:rPr>
          <w:delText>All other rights related to business activities in the U.S. market.</w:delText>
        </w:r>
      </w:del>
    </w:p>
    <w:p w:rsidR="00122587" w:rsidRPr="00122587" w:rsidRDefault="00122587" w:rsidP="00122587">
      <w:pPr>
        <w:ind w:left="360"/>
        <w:rPr>
          <w:ins w:id="8" w:author="김현주 (Hyunjoo Kim)" w:date="2025-05-16T14:41:00Z"/>
          <w:sz w:val="22"/>
          <w:rPrChange w:id="9" w:author="김현주 (Hyunjoo Kim)" w:date="2025-05-16T14:41:00Z">
            <w:rPr>
              <w:ins w:id="10" w:author="김현주 (Hyunjoo Kim)" w:date="2025-05-16T14:41:00Z"/>
            </w:rPr>
          </w:rPrChange>
        </w:rPr>
        <w:pPrChange w:id="11" w:author="김현주 (Hyunjoo Kim)" w:date="2025-05-16T14:41:00Z">
          <w:pPr>
            <w:pStyle w:val="a6"/>
            <w:numPr>
              <w:numId w:val="1"/>
            </w:numPr>
            <w:tabs>
              <w:tab w:val="num" w:pos="720"/>
            </w:tabs>
            <w:ind w:leftChars="0" w:left="720" w:hanging="360"/>
          </w:pPr>
        </w:pPrChange>
      </w:pPr>
      <w:ins w:id="12" w:author="김현주 (Hyunjoo Kim)" w:date="2025-05-16T14:41:00Z">
        <w:r w:rsidRPr="00122587">
          <w:rPr>
            <w:sz w:val="22"/>
            <w:rPrChange w:id="13" w:author="김현주 (Hyunjoo Kim)" w:date="2025-05-16T14:41:00Z">
              <w:rPr/>
            </w:rPrChange>
          </w:rPr>
          <w:t xml:space="preserve">The Transferor and the Transferee confirm that there are no additional claims or obligations beyond the Transferred Business Rights specified above, and the Transferee is not obligated to assume the Transferor's employees or additional </w:t>
        </w:r>
        <w:r>
          <w:rPr>
            <w:sz w:val="22"/>
          </w:rPr>
          <w:t>responsibilities</w:t>
        </w:r>
        <w:bookmarkStart w:id="14" w:name="_GoBack"/>
        <w:bookmarkEnd w:id="14"/>
        <w:r w:rsidRPr="00122587">
          <w:rPr>
            <w:sz w:val="22"/>
            <w:rPrChange w:id="15" w:author="김현주 (Hyunjoo Kim)" w:date="2025-05-16T14:41:00Z">
              <w:rPr/>
            </w:rPrChange>
          </w:rPr>
          <w:t>.</w:t>
        </w:r>
      </w:ins>
    </w:p>
    <w:p w:rsidR="004078F2" w:rsidRPr="00122587" w:rsidRDefault="004078F2" w:rsidP="004078F2">
      <w:pPr>
        <w:rPr>
          <w:b/>
          <w:bCs/>
          <w:sz w:val="22"/>
        </w:rPr>
      </w:pPr>
    </w:p>
    <w:p w:rsidR="004078F2" w:rsidRPr="007446FE" w:rsidRDefault="004078F2" w:rsidP="004078F2">
      <w:pPr>
        <w:rPr>
          <w:b/>
          <w:bCs/>
          <w:sz w:val="22"/>
        </w:rPr>
      </w:pPr>
      <w:r w:rsidRPr="007446FE">
        <w:rPr>
          <w:b/>
          <w:bCs/>
          <w:sz w:val="22"/>
        </w:rPr>
        <w:t>Article 4 (Transfer Price and Payment Terms)</w:t>
      </w:r>
    </w:p>
    <w:p w:rsidR="004078F2" w:rsidRPr="007446FE" w:rsidRDefault="004078F2" w:rsidP="004078F2">
      <w:pPr>
        <w:numPr>
          <w:ilvl w:val="0"/>
          <w:numId w:val="2"/>
        </w:numPr>
        <w:rPr>
          <w:sz w:val="22"/>
        </w:rPr>
      </w:pPr>
      <w:r w:rsidRPr="007446FE">
        <w:rPr>
          <w:sz w:val="22"/>
        </w:rPr>
        <w:t>The Transferee agrees to pay the Transferor the amount of ___________ KRW as consideration for the Transferred Business Rights</w:t>
      </w:r>
      <w:r w:rsidR="009D2B4A">
        <w:rPr>
          <w:sz w:val="22"/>
        </w:rPr>
        <w:t xml:space="preserve"> </w:t>
      </w:r>
      <w:r w:rsidR="009D2B4A" w:rsidRPr="009D2B4A">
        <w:rPr>
          <w:sz w:val="22"/>
        </w:rPr>
        <w:t xml:space="preserve">and upon payment completion, the </w:t>
      </w:r>
      <w:r w:rsidR="009D2B4A">
        <w:rPr>
          <w:rFonts w:hint="eastAsia"/>
          <w:sz w:val="22"/>
        </w:rPr>
        <w:t>T</w:t>
      </w:r>
      <w:r w:rsidR="009D2B4A" w:rsidRPr="009D2B4A">
        <w:rPr>
          <w:sz w:val="22"/>
        </w:rPr>
        <w:t>ransferor shall immediately complete all necessary procedures for the transfer of rights.</w:t>
      </w:r>
    </w:p>
    <w:p w:rsidR="004078F2" w:rsidRPr="007446FE" w:rsidRDefault="004078F2" w:rsidP="004078F2">
      <w:pPr>
        <w:numPr>
          <w:ilvl w:val="0"/>
          <w:numId w:val="2"/>
        </w:numPr>
        <w:rPr>
          <w:sz w:val="22"/>
        </w:rPr>
      </w:pPr>
      <w:r w:rsidRPr="007446FE">
        <w:rPr>
          <w:sz w:val="22"/>
        </w:rPr>
        <w:t xml:space="preserve">Both parties confirm that the transfer price is based on the business valuation determined by two independent appraisal firms (Refer to the attached </w:t>
      </w:r>
      <w:proofErr w:type="gramStart"/>
      <w:r w:rsidRPr="007446FE">
        <w:rPr>
          <w:sz w:val="22"/>
        </w:rPr>
        <w:t>[ ]</w:t>
      </w:r>
      <w:proofErr w:type="gramEnd"/>
      <w:r w:rsidRPr="007446FE">
        <w:rPr>
          <w:sz w:val="22"/>
        </w:rPr>
        <w:t>).</w:t>
      </w:r>
    </w:p>
    <w:p w:rsidR="004078F2" w:rsidRPr="007446FE" w:rsidRDefault="004078F2" w:rsidP="004078F2">
      <w:pPr>
        <w:numPr>
          <w:ilvl w:val="0"/>
          <w:numId w:val="2"/>
        </w:numPr>
        <w:rPr>
          <w:sz w:val="22"/>
        </w:rPr>
      </w:pPr>
      <w:r w:rsidRPr="007446FE">
        <w:rPr>
          <w:sz w:val="22"/>
        </w:rPr>
        <w:t>The Transferee shall pay the transfer price in a lump sum within ___ days from the Effective Date.</w:t>
      </w:r>
    </w:p>
    <w:p w:rsidR="004078F2" w:rsidRPr="007446FE" w:rsidRDefault="004078F2" w:rsidP="004078F2">
      <w:pPr>
        <w:rPr>
          <w:b/>
          <w:bCs/>
          <w:sz w:val="22"/>
        </w:rPr>
      </w:pPr>
    </w:p>
    <w:p w:rsidR="004078F2" w:rsidRPr="007446FE" w:rsidRDefault="004078F2" w:rsidP="004078F2">
      <w:pPr>
        <w:rPr>
          <w:b/>
          <w:bCs/>
          <w:sz w:val="22"/>
        </w:rPr>
      </w:pPr>
      <w:r w:rsidRPr="007446FE">
        <w:rPr>
          <w:b/>
          <w:bCs/>
          <w:sz w:val="22"/>
        </w:rPr>
        <w:t>Article 5 (Transfer Procedures)</w:t>
      </w:r>
    </w:p>
    <w:p w:rsidR="004078F2" w:rsidRPr="007446FE" w:rsidRDefault="004078F2" w:rsidP="004078F2">
      <w:pPr>
        <w:numPr>
          <w:ilvl w:val="0"/>
          <w:numId w:val="3"/>
        </w:numPr>
        <w:rPr>
          <w:sz w:val="22"/>
        </w:rPr>
      </w:pPr>
      <w:r w:rsidRPr="007446FE">
        <w:rPr>
          <w:sz w:val="22"/>
        </w:rPr>
        <w:t>The Transferor shall provide the Transferee with all documents and materials necessary for the transfer of the Transferred Business Rights within ___ days from the Effective Date.</w:t>
      </w:r>
    </w:p>
    <w:p w:rsidR="004078F2" w:rsidRPr="007446FE" w:rsidRDefault="004078F2" w:rsidP="004078F2">
      <w:pPr>
        <w:numPr>
          <w:ilvl w:val="0"/>
          <w:numId w:val="3"/>
        </w:numPr>
        <w:rPr>
          <w:sz w:val="22"/>
        </w:rPr>
      </w:pPr>
      <w:r w:rsidRPr="007446FE">
        <w:rPr>
          <w:sz w:val="22"/>
        </w:rPr>
        <w:t>The Transferor shall cooperate in all necessary actions required to effectuate the transfer of rights to the Transferee within ___ days from the Effective Date.</w:t>
      </w:r>
    </w:p>
    <w:p w:rsidR="004078F2" w:rsidRPr="007446FE" w:rsidRDefault="004078F2" w:rsidP="004078F2">
      <w:pPr>
        <w:rPr>
          <w:b/>
          <w:bCs/>
          <w:sz w:val="22"/>
        </w:rPr>
      </w:pPr>
    </w:p>
    <w:p w:rsidR="004078F2" w:rsidRPr="007446FE" w:rsidRDefault="004078F2" w:rsidP="004078F2">
      <w:pPr>
        <w:rPr>
          <w:b/>
          <w:bCs/>
          <w:sz w:val="22"/>
        </w:rPr>
      </w:pPr>
      <w:r w:rsidRPr="007446FE">
        <w:rPr>
          <w:b/>
          <w:bCs/>
          <w:sz w:val="22"/>
        </w:rPr>
        <w:t>Article 6 (Representations and Warranties of the Transferor)</w:t>
      </w:r>
    </w:p>
    <w:p w:rsidR="004078F2" w:rsidRPr="007446FE" w:rsidRDefault="004078F2" w:rsidP="004078F2">
      <w:pPr>
        <w:rPr>
          <w:sz w:val="22"/>
        </w:rPr>
      </w:pPr>
      <w:r w:rsidRPr="007446FE">
        <w:rPr>
          <w:sz w:val="22"/>
        </w:rPr>
        <w:t>The Transferor represents and warrants the following:</w:t>
      </w:r>
    </w:p>
    <w:p w:rsidR="004078F2" w:rsidRPr="007446FE" w:rsidRDefault="004078F2" w:rsidP="004078F2">
      <w:pPr>
        <w:numPr>
          <w:ilvl w:val="0"/>
          <w:numId w:val="4"/>
        </w:numPr>
        <w:rPr>
          <w:sz w:val="22"/>
        </w:rPr>
      </w:pPr>
      <w:r w:rsidRPr="007446FE">
        <w:rPr>
          <w:sz w:val="22"/>
        </w:rPr>
        <w:t>The Transferor holds lawful rights to the Transferred Business Rights and confirms that there is no infringement of any third-party rights.</w:t>
      </w:r>
    </w:p>
    <w:p w:rsidR="004078F2" w:rsidRDefault="004078F2" w:rsidP="004078F2">
      <w:pPr>
        <w:numPr>
          <w:ilvl w:val="0"/>
          <w:numId w:val="4"/>
        </w:numPr>
        <w:rPr>
          <w:sz w:val="22"/>
        </w:rPr>
      </w:pPr>
      <w:r w:rsidRPr="007446FE">
        <w:rPr>
          <w:sz w:val="22"/>
        </w:rPr>
        <w:t>The execution and performance of this Agreement do not violate any applicable laws or third-party agreements.</w:t>
      </w:r>
    </w:p>
    <w:p w:rsidR="00CC10F6" w:rsidRPr="007446FE" w:rsidRDefault="00CC10F6" w:rsidP="004078F2">
      <w:pPr>
        <w:numPr>
          <w:ilvl w:val="0"/>
          <w:numId w:val="4"/>
        </w:numPr>
        <w:rPr>
          <w:sz w:val="22"/>
        </w:rPr>
      </w:pPr>
      <w:r w:rsidRPr="00CC10F6">
        <w:rPr>
          <w:sz w:val="22"/>
        </w:rPr>
        <w:t>The Transferor represents that there are no outstanding debts, undisclosed liabilities, pending litigation, or tax obligations associated with the Transferred Business Rights, and further confirms that there are no obligations regarding the succession of employees or the transfer or acquisition of any additional assets.</w:t>
      </w:r>
    </w:p>
    <w:p w:rsidR="004078F2" w:rsidRPr="007446FE" w:rsidRDefault="004078F2" w:rsidP="004078F2">
      <w:pPr>
        <w:rPr>
          <w:b/>
          <w:bCs/>
          <w:sz w:val="22"/>
        </w:rPr>
      </w:pPr>
    </w:p>
    <w:p w:rsidR="004078F2" w:rsidRPr="007446FE" w:rsidRDefault="004078F2" w:rsidP="004078F2">
      <w:pPr>
        <w:rPr>
          <w:b/>
          <w:bCs/>
          <w:sz w:val="22"/>
        </w:rPr>
      </w:pPr>
      <w:r w:rsidRPr="007446FE">
        <w:rPr>
          <w:b/>
          <w:bCs/>
          <w:sz w:val="22"/>
        </w:rPr>
        <w:t>Article 7 (Representations and Warranties of the Transferee)</w:t>
      </w:r>
    </w:p>
    <w:p w:rsidR="004078F2" w:rsidRPr="007446FE" w:rsidRDefault="004078F2" w:rsidP="004078F2">
      <w:pPr>
        <w:rPr>
          <w:sz w:val="22"/>
        </w:rPr>
      </w:pPr>
      <w:r w:rsidRPr="007446FE">
        <w:rPr>
          <w:sz w:val="22"/>
        </w:rPr>
        <w:t>The Transferee represents and warrants the following:</w:t>
      </w:r>
    </w:p>
    <w:p w:rsidR="004078F2" w:rsidRPr="007446FE" w:rsidRDefault="004078F2" w:rsidP="004078F2">
      <w:pPr>
        <w:numPr>
          <w:ilvl w:val="0"/>
          <w:numId w:val="5"/>
        </w:numPr>
        <w:rPr>
          <w:sz w:val="22"/>
        </w:rPr>
      </w:pPr>
      <w:r w:rsidRPr="007446FE">
        <w:rPr>
          <w:sz w:val="22"/>
        </w:rPr>
        <w:t>The Transferee holds all necessary authority to execute and perform this Agreement.</w:t>
      </w:r>
    </w:p>
    <w:p w:rsidR="004078F2" w:rsidRPr="007446FE" w:rsidRDefault="004078F2" w:rsidP="004078F2">
      <w:pPr>
        <w:numPr>
          <w:ilvl w:val="0"/>
          <w:numId w:val="5"/>
        </w:numPr>
        <w:rPr>
          <w:sz w:val="22"/>
        </w:rPr>
      </w:pPr>
      <w:r w:rsidRPr="007446FE">
        <w:rPr>
          <w:sz w:val="22"/>
        </w:rPr>
        <w:t>The execution and performance of this Agreement do not violate any applicable laws or contracts binding upon the Transferee.</w:t>
      </w:r>
    </w:p>
    <w:p w:rsidR="004078F2" w:rsidRPr="007446FE" w:rsidRDefault="004078F2" w:rsidP="004078F2">
      <w:pPr>
        <w:rPr>
          <w:b/>
          <w:bCs/>
          <w:sz w:val="22"/>
        </w:rPr>
      </w:pPr>
    </w:p>
    <w:p w:rsidR="004078F2" w:rsidRPr="007446FE" w:rsidRDefault="004078F2" w:rsidP="004078F2">
      <w:pPr>
        <w:rPr>
          <w:b/>
          <w:bCs/>
          <w:sz w:val="22"/>
        </w:rPr>
      </w:pPr>
      <w:r w:rsidRPr="007446FE">
        <w:rPr>
          <w:b/>
          <w:bCs/>
          <w:sz w:val="22"/>
        </w:rPr>
        <w:t>Article 8 (Confidentiality)</w:t>
      </w:r>
    </w:p>
    <w:p w:rsidR="004078F2" w:rsidRPr="007446FE" w:rsidRDefault="004078F2" w:rsidP="004078F2">
      <w:pPr>
        <w:rPr>
          <w:sz w:val="22"/>
        </w:rPr>
      </w:pPr>
      <w:r w:rsidRPr="007446FE">
        <w:rPr>
          <w:sz w:val="22"/>
        </w:rPr>
        <w:t>Both parties agree not to disclose any confidential information obtained in connection with this Agreement to any third party or use it for any purpose other than executing this Agreement.</w:t>
      </w:r>
    </w:p>
    <w:p w:rsidR="004078F2" w:rsidRPr="007446FE" w:rsidRDefault="004078F2" w:rsidP="004078F2">
      <w:pPr>
        <w:rPr>
          <w:b/>
          <w:bCs/>
          <w:sz w:val="22"/>
        </w:rPr>
      </w:pPr>
    </w:p>
    <w:p w:rsidR="004078F2" w:rsidRPr="007446FE" w:rsidRDefault="004078F2" w:rsidP="004078F2">
      <w:pPr>
        <w:rPr>
          <w:b/>
          <w:bCs/>
          <w:sz w:val="22"/>
        </w:rPr>
      </w:pPr>
      <w:r w:rsidRPr="007446FE">
        <w:rPr>
          <w:b/>
          <w:bCs/>
          <w:sz w:val="22"/>
        </w:rPr>
        <w:t>Article 9 (Liquidated Damages and Compensation)</w:t>
      </w:r>
    </w:p>
    <w:p w:rsidR="004078F2" w:rsidRPr="007446FE" w:rsidRDefault="004078F2" w:rsidP="004078F2">
      <w:pPr>
        <w:rPr>
          <w:sz w:val="22"/>
        </w:rPr>
      </w:pPr>
      <w:r w:rsidRPr="007446FE">
        <w:rPr>
          <w:sz w:val="22"/>
        </w:rPr>
        <w:lastRenderedPageBreak/>
        <w:t>In the event of any breach of this Agreement by either party, the breaching party shall indemnify the non-breaching party for any resulting damages.</w:t>
      </w:r>
    </w:p>
    <w:p w:rsidR="004078F2" w:rsidRPr="007446FE" w:rsidRDefault="004078F2" w:rsidP="004078F2">
      <w:pPr>
        <w:rPr>
          <w:b/>
          <w:bCs/>
          <w:sz w:val="22"/>
        </w:rPr>
      </w:pPr>
    </w:p>
    <w:p w:rsidR="004078F2" w:rsidRPr="007446FE" w:rsidRDefault="004078F2" w:rsidP="004078F2">
      <w:pPr>
        <w:rPr>
          <w:b/>
          <w:bCs/>
          <w:sz w:val="22"/>
        </w:rPr>
      </w:pPr>
      <w:r w:rsidRPr="007446FE">
        <w:rPr>
          <w:b/>
          <w:bCs/>
          <w:sz w:val="22"/>
        </w:rPr>
        <w:t>Article 10 (Termination of Agreement)</w:t>
      </w:r>
    </w:p>
    <w:p w:rsidR="004078F2" w:rsidRPr="007446FE" w:rsidRDefault="004078F2" w:rsidP="004078F2">
      <w:pPr>
        <w:rPr>
          <w:sz w:val="22"/>
        </w:rPr>
      </w:pPr>
      <w:r w:rsidRPr="007446FE">
        <w:rPr>
          <w:sz w:val="22"/>
        </w:rPr>
        <w:t>This Agreement shall be terminated under any of the following conditions:</w:t>
      </w:r>
    </w:p>
    <w:p w:rsidR="004078F2" w:rsidRPr="007446FE" w:rsidRDefault="004078F2" w:rsidP="004078F2">
      <w:pPr>
        <w:numPr>
          <w:ilvl w:val="0"/>
          <w:numId w:val="6"/>
        </w:numPr>
        <w:rPr>
          <w:sz w:val="22"/>
        </w:rPr>
      </w:pPr>
      <w:r w:rsidRPr="007446FE">
        <w:rPr>
          <w:sz w:val="22"/>
        </w:rPr>
        <w:t>Upon the completion of payment and transfer of rights.</w:t>
      </w:r>
    </w:p>
    <w:p w:rsidR="004078F2" w:rsidRDefault="004078F2" w:rsidP="004078F2">
      <w:pPr>
        <w:numPr>
          <w:ilvl w:val="0"/>
          <w:numId w:val="6"/>
        </w:numPr>
        <w:rPr>
          <w:sz w:val="22"/>
        </w:rPr>
      </w:pPr>
      <w:r w:rsidRPr="007446FE">
        <w:rPr>
          <w:sz w:val="22"/>
        </w:rPr>
        <w:t>Upon mutual written consent of the Transferor and the Transferee.</w:t>
      </w:r>
    </w:p>
    <w:p w:rsidR="00C701BA" w:rsidRPr="007446FE" w:rsidRDefault="00947886" w:rsidP="004078F2">
      <w:pPr>
        <w:numPr>
          <w:ilvl w:val="0"/>
          <w:numId w:val="6"/>
        </w:numPr>
        <w:rPr>
          <w:sz w:val="22"/>
        </w:rPr>
      </w:pPr>
      <w:r>
        <w:t>If either party materially breaches this Agreement and fails to remedy such breach within [30] days of receiving written notice from the other party requesting correction.</w:t>
      </w:r>
    </w:p>
    <w:p w:rsidR="004078F2" w:rsidRPr="007446FE" w:rsidRDefault="004078F2" w:rsidP="004078F2">
      <w:pPr>
        <w:rPr>
          <w:b/>
          <w:bCs/>
          <w:sz w:val="22"/>
        </w:rPr>
      </w:pPr>
    </w:p>
    <w:p w:rsidR="004078F2" w:rsidRPr="007446FE" w:rsidRDefault="004078F2" w:rsidP="004078F2">
      <w:pPr>
        <w:rPr>
          <w:b/>
          <w:bCs/>
          <w:sz w:val="22"/>
        </w:rPr>
      </w:pPr>
      <w:r w:rsidRPr="007446FE">
        <w:rPr>
          <w:b/>
          <w:bCs/>
          <w:sz w:val="22"/>
        </w:rPr>
        <w:t>Article 11 (Miscellaneous)</w:t>
      </w:r>
    </w:p>
    <w:p w:rsidR="004078F2" w:rsidRPr="007446FE" w:rsidRDefault="004078F2" w:rsidP="004078F2">
      <w:pPr>
        <w:numPr>
          <w:ilvl w:val="0"/>
          <w:numId w:val="7"/>
        </w:numPr>
        <w:rPr>
          <w:sz w:val="22"/>
        </w:rPr>
      </w:pPr>
      <w:r w:rsidRPr="007446FE">
        <w:rPr>
          <w:sz w:val="22"/>
        </w:rPr>
        <w:t>This Agreement shall be governed by and construed in accordance with the laws of the Republic of Korea. Any disputes arising from or in connection with this Agreement shall be subject to the exclusive jurisdiction of the Seoul Central District Court.</w:t>
      </w:r>
    </w:p>
    <w:p w:rsidR="004078F2" w:rsidRPr="007446FE" w:rsidRDefault="004078F2" w:rsidP="004078F2">
      <w:pPr>
        <w:numPr>
          <w:ilvl w:val="0"/>
          <w:numId w:val="7"/>
        </w:numPr>
        <w:rPr>
          <w:sz w:val="22"/>
        </w:rPr>
      </w:pPr>
      <w:r w:rsidRPr="007446FE">
        <w:rPr>
          <w:sz w:val="22"/>
        </w:rPr>
        <w:t>Any amendments or modifications to this Agreement shall be made in writing and signed by both parties.</w:t>
      </w:r>
    </w:p>
    <w:p w:rsidR="004078F2" w:rsidRPr="007446FE" w:rsidRDefault="004078F2" w:rsidP="004078F2">
      <w:pPr>
        <w:rPr>
          <w:b/>
          <w:bCs/>
          <w:sz w:val="22"/>
        </w:rPr>
      </w:pPr>
    </w:p>
    <w:p w:rsidR="004078F2" w:rsidRPr="007446FE" w:rsidRDefault="004078F2" w:rsidP="004078F2">
      <w:pPr>
        <w:rPr>
          <w:b/>
          <w:bCs/>
          <w:sz w:val="22"/>
        </w:rPr>
      </w:pPr>
      <w:r w:rsidRPr="007446FE">
        <w:rPr>
          <w:b/>
          <w:bCs/>
          <w:sz w:val="22"/>
        </w:rPr>
        <w:t>Article 12 (Special Provisions)</w:t>
      </w:r>
    </w:p>
    <w:p w:rsidR="004078F2" w:rsidRPr="007446FE" w:rsidRDefault="004078F2" w:rsidP="004078F2">
      <w:pPr>
        <w:rPr>
          <w:sz w:val="22"/>
        </w:rPr>
      </w:pPr>
      <w:r w:rsidRPr="007446FE">
        <w:rPr>
          <w:sz w:val="22"/>
        </w:rPr>
        <w:t>(If applicable, specify here.)</w:t>
      </w:r>
    </w:p>
    <w:p w:rsidR="004078F2" w:rsidRPr="007446FE" w:rsidRDefault="004078F2" w:rsidP="004078F2">
      <w:pPr>
        <w:rPr>
          <w:sz w:val="22"/>
        </w:rPr>
      </w:pPr>
    </w:p>
    <w:p w:rsidR="004078F2" w:rsidRPr="007446FE" w:rsidRDefault="004078F2" w:rsidP="004078F2">
      <w:pPr>
        <w:rPr>
          <w:sz w:val="22"/>
        </w:rPr>
      </w:pPr>
      <w:r w:rsidRPr="007446FE">
        <w:rPr>
          <w:sz w:val="22"/>
        </w:rPr>
        <w:t>This Agreement has been executed in duplicate, with each party retaining one original copy as evidence thereof.</w:t>
      </w:r>
    </w:p>
    <w:p w:rsidR="004078F2" w:rsidRPr="007446FE" w:rsidRDefault="004078F2" w:rsidP="004078F2">
      <w:pPr>
        <w:rPr>
          <w:sz w:val="22"/>
        </w:rPr>
      </w:pPr>
    </w:p>
    <w:p w:rsidR="004078F2" w:rsidRPr="007446FE" w:rsidRDefault="004078F2" w:rsidP="004078F2">
      <w:pPr>
        <w:rPr>
          <w:sz w:val="22"/>
        </w:rPr>
      </w:pPr>
      <w:r w:rsidRPr="007446FE">
        <w:rPr>
          <w:sz w:val="22"/>
        </w:rPr>
        <w:t>Attachment: Business Valuation Report by Appraisal Firms (One copy each).</w:t>
      </w:r>
    </w:p>
    <w:p w:rsidR="004078F2" w:rsidRPr="007446FE" w:rsidRDefault="004078F2" w:rsidP="004078F2">
      <w:pPr>
        <w:rPr>
          <w:sz w:val="22"/>
        </w:rPr>
      </w:pPr>
    </w:p>
    <w:p w:rsidR="004078F2" w:rsidRPr="007446FE" w:rsidRDefault="004078F2" w:rsidP="004078F2">
      <w:pPr>
        <w:rPr>
          <w:sz w:val="22"/>
        </w:rPr>
      </w:pPr>
      <w:r w:rsidRPr="007446FE">
        <w:rPr>
          <w:sz w:val="22"/>
        </w:rPr>
        <w:t>Date: ____, 2025</w:t>
      </w:r>
    </w:p>
    <w:p w:rsidR="004078F2" w:rsidRPr="007446FE" w:rsidRDefault="004078F2" w:rsidP="004078F2">
      <w:pPr>
        <w:rPr>
          <w:b/>
          <w:bCs/>
          <w:sz w:val="22"/>
        </w:rPr>
      </w:pPr>
    </w:p>
    <w:p w:rsidR="004078F2" w:rsidRPr="007446FE" w:rsidRDefault="004078F2" w:rsidP="004078F2">
      <w:pPr>
        <w:rPr>
          <w:b/>
          <w:bCs/>
          <w:sz w:val="22"/>
        </w:rPr>
      </w:pPr>
      <w:r w:rsidRPr="007446FE">
        <w:rPr>
          <w:b/>
          <w:bCs/>
          <w:sz w:val="22"/>
        </w:rPr>
        <w:t>Transferor:</w:t>
      </w:r>
      <w:r w:rsidRPr="007446FE">
        <w:rPr>
          <w:sz w:val="22"/>
        </w:rPr>
        <w:t xml:space="preserve"> FURSYS Co., Ltd. (Signature or Seal)</w:t>
      </w:r>
      <w:r w:rsidRPr="007446FE">
        <w:rPr>
          <w:sz w:val="22"/>
        </w:rPr>
        <w:br/>
      </w:r>
    </w:p>
    <w:p w:rsidR="004078F2" w:rsidRPr="007446FE" w:rsidRDefault="004078F2" w:rsidP="004078F2">
      <w:pPr>
        <w:rPr>
          <w:sz w:val="22"/>
        </w:rPr>
      </w:pPr>
      <w:r w:rsidRPr="007446FE">
        <w:rPr>
          <w:b/>
          <w:bCs/>
          <w:sz w:val="22"/>
        </w:rPr>
        <w:t>Transferee:</w:t>
      </w:r>
      <w:r w:rsidRPr="007446FE">
        <w:rPr>
          <w:sz w:val="22"/>
        </w:rPr>
        <w:t xml:space="preserve"> FURSYS America, Inc. (Signature or Seal)</w:t>
      </w:r>
    </w:p>
    <w:p w:rsidR="001128D2" w:rsidRDefault="001128D2"/>
    <w:sectPr w:rsidR="001128D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A26C8" w:rsidRDefault="002A26C8" w:rsidP="009D2B4A">
      <w:pPr>
        <w:spacing w:after="0" w:line="240" w:lineRule="auto"/>
      </w:pPr>
      <w:r>
        <w:separator/>
      </w:r>
    </w:p>
  </w:endnote>
  <w:endnote w:type="continuationSeparator" w:id="0">
    <w:p w:rsidR="002A26C8" w:rsidRDefault="002A26C8" w:rsidP="009D2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HY신명조">
    <w:panose1 w:val="02030600000101010101"/>
    <w:charset w:val="81"/>
    <w:family w:val="roman"/>
    <w:pitch w:val="variable"/>
    <w:sig w:usb0="900002A7" w:usb1="29D77CF9"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A26C8" w:rsidRDefault="002A26C8" w:rsidP="009D2B4A">
      <w:pPr>
        <w:spacing w:after="0" w:line="240" w:lineRule="auto"/>
      </w:pPr>
      <w:r>
        <w:separator/>
      </w:r>
    </w:p>
  </w:footnote>
  <w:footnote w:type="continuationSeparator" w:id="0">
    <w:p w:rsidR="002A26C8" w:rsidRDefault="002A26C8" w:rsidP="009D2B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7333D"/>
    <w:multiLevelType w:val="multilevel"/>
    <w:tmpl w:val="EF88F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A678AD"/>
    <w:multiLevelType w:val="multilevel"/>
    <w:tmpl w:val="CE426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7D5A97"/>
    <w:multiLevelType w:val="multilevel"/>
    <w:tmpl w:val="5D669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EC61D9"/>
    <w:multiLevelType w:val="multilevel"/>
    <w:tmpl w:val="365CD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967926"/>
    <w:multiLevelType w:val="multilevel"/>
    <w:tmpl w:val="D708C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546D96"/>
    <w:multiLevelType w:val="multilevel"/>
    <w:tmpl w:val="A9304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C12006"/>
    <w:multiLevelType w:val="multilevel"/>
    <w:tmpl w:val="7B62F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2"/>
  </w:num>
  <w:num w:numId="3">
    <w:abstractNumId w:val="5"/>
  </w:num>
  <w:num w:numId="4">
    <w:abstractNumId w:val="3"/>
  </w:num>
  <w:num w:numId="5">
    <w:abstractNumId w:val="1"/>
  </w:num>
  <w:num w:numId="6">
    <w:abstractNumId w:val="4"/>
  </w:num>
  <w:num w:numId="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김현주 (Hyunjoo Kim)">
    <w15:presenceInfo w15:providerId="AD" w15:userId="S-1-12-1-959339916-1126444457-3701622442-21065328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trackRevisions/>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8F2"/>
    <w:rsid w:val="00001219"/>
    <w:rsid w:val="001128D2"/>
    <w:rsid w:val="00122587"/>
    <w:rsid w:val="001249F1"/>
    <w:rsid w:val="00142EA0"/>
    <w:rsid w:val="001A2819"/>
    <w:rsid w:val="001E44AC"/>
    <w:rsid w:val="002A26C8"/>
    <w:rsid w:val="0038023D"/>
    <w:rsid w:val="004078F2"/>
    <w:rsid w:val="007365D9"/>
    <w:rsid w:val="007375D2"/>
    <w:rsid w:val="007446FE"/>
    <w:rsid w:val="00947886"/>
    <w:rsid w:val="009D2B4A"/>
    <w:rsid w:val="00A66BE7"/>
    <w:rsid w:val="00AB259D"/>
    <w:rsid w:val="00AD67FC"/>
    <w:rsid w:val="00C701BA"/>
    <w:rsid w:val="00CC10F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529A5A"/>
  <w15:chartTrackingRefBased/>
  <w15:docId w15:val="{1C13999F-376A-4676-940D-2B644834F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HY신명조" w:eastAsia="HY신명조" w:hAnsiTheme="minorHAnsi" w:cstheme="minorBidi"/>
        <w:kern w:val="2"/>
        <w:szCs w:val="22"/>
        <w:lang w:val="en-US" w:eastAsia="ko-KR" w:bidi="ar-SA"/>
      </w:rPr>
    </w:rPrDefault>
    <w:pPrDefault>
      <w:pPr>
        <w:spacing w:after="160"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D2B4A"/>
    <w:pPr>
      <w:tabs>
        <w:tab w:val="center" w:pos="4513"/>
        <w:tab w:val="right" w:pos="9026"/>
      </w:tabs>
      <w:snapToGrid w:val="0"/>
    </w:pPr>
  </w:style>
  <w:style w:type="character" w:customStyle="1" w:styleId="Char">
    <w:name w:val="머리글 Char"/>
    <w:basedOn w:val="a0"/>
    <w:link w:val="a3"/>
    <w:uiPriority w:val="99"/>
    <w:rsid w:val="009D2B4A"/>
  </w:style>
  <w:style w:type="paragraph" w:styleId="a4">
    <w:name w:val="footer"/>
    <w:basedOn w:val="a"/>
    <w:link w:val="Char0"/>
    <w:uiPriority w:val="99"/>
    <w:unhideWhenUsed/>
    <w:rsid w:val="009D2B4A"/>
    <w:pPr>
      <w:tabs>
        <w:tab w:val="center" w:pos="4513"/>
        <w:tab w:val="right" w:pos="9026"/>
      </w:tabs>
      <w:snapToGrid w:val="0"/>
    </w:pPr>
  </w:style>
  <w:style w:type="character" w:customStyle="1" w:styleId="Char0">
    <w:name w:val="바닥글 Char"/>
    <w:basedOn w:val="a0"/>
    <w:link w:val="a4"/>
    <w:uiPriority w:val="99"/>
    <w:rsid w:val="009D2B4A"/>
  </w:style>
  <w:style w:type="paragraph" w:styleId="a5">
    <w:name w:val="Balloon Text"/>
    <w:basedOn w:val="a"/>
    <w:link w:val="Char1"/>
    <w:uiPriority w:val="99"/>
    <w:semiHidden/>
    <w:unhideWhenUsed/>
    <w:rsid w:val="00CC10F6"/>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CC10F6"/>
    <w:rPr>
      <w:rFonts w:asciiTheme="majorHAnsi" w:eastAsiaTheme="majorEastAsia" w:hAnsiTheme="majorHAnsi" w:cstheme="majorBidi"/>
      <w:sz w:val="18"/>
      <w:szCs w:val="18"/>
    </w:rPr>
  </w:style>
  <w:style w:type="paragraph" w:styleId="a6">
    <w:name w:val="List Paragraph"/>
    <w:basedOn w:val="a"/>
    <w:uiPriority w:val="34"/>
    <w:qFormat/>
    <w:rsid w:val="00122587"/>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698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787</Words>
  <Characters>4490</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FURSYS GROUP</Company>
  <LinksUpToDate>false</LinksUpToDate>
  <CharactersWithSpaces>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최규현 (Kyoohyun Choi)</dc:creator>
  <cp:keywords/>
  <dc:description/>
  <cp:lastModifiedBy>김현주 (Hyunjoo Kim)</cp:lastModifiedBy>
  <cp:revision>3</cp:revision>
  <dcterms:created xsi:type="dcterms:W3CDTF">2025-05-16T05:28:00Z</dcterms:created>
  <dcterms:modified xsi:type="dcterms:W3CDTF">2025-05-16T05:58:00Z</dcterms:modified>
</cp:coreProperties>
</file>