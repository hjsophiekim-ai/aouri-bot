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6D546" w14:textId="77777777" w:rsidR="00F666ED" w:rsidRPr="001B616F" w:rsidRDefault="00F666ED" w:rsidP="00F666ED">
      <w:pPr>
        <w:wordWrap/>
        <w:spacing w:after="0" w:line="312" w:lineRule="auto"/>
        <w:jc w:val="center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32"/>
          <w:szCs w:val="32"/>
          <w:u w:val="single" w:color="000000"/>
        </w:rPr>
        <w:t>임 대 차 계 약 서</w:t>
      </w:r>
    </w:p>
    <w:p w14:paraId="39909F8B" w14:textId="77777777" w:rsidR="00F666ED" w:rsidRPr="001B616F" w:rsidRDefault="00F666ED" w:rsidP="00F666ED">
      <w:pPr>
        <w:wordWrap/>
        <w:spacing w:after="0" w:line="312" w:lineRule="auto"/>
        <w:jc w:val="center"/>
        <w:textAlignment w:val="baseline"/>
        <w:rPr>
          <w:rFonts w:eastAsiaTheme="minorHAnsi" w:cs="굴림"/>
          <w:b/>
          <w:bCs/>
          <w:color w:val="000000"/>
          <w:kern w:val="0"/>
          <w:sz w:val="32"/>
          <w:szCs w:val="32"/>
        </w:rPr>
      </w:pPr>
    </w:p>
    <w:p w14:paraId="62765A1C" w14:textId="3D2616FF" w:rsidR="00F666ED" w:rsidRPr="001B616F" w:rsidRDefault="00C432CE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ins w:id="0" w:author="김현주 (Hyunjoo Kim)" w:date="2024-04-05T11:30:00Z">
        <w:r>
          <w:rPr>
            <w:rFonts w:eastAsiaTheme="minorHAnsi" w:cs="굴림" w:hint="eastAsia"/>
            <w:color w:val="000000"/>
            <w:spacing w:val="-2"/>
            <w:kern w:val="0"/>
            <w:sz w:val="18"/>
            <w:szCs w:val="18"/>
          </w:rPr>
          <w:t xml:space="preserve">주식회사 </w:t>
        </w:r>
        <w:proofErr w:type="spellStart"/>
        <w:r w:rsidR="00791EB4">
          <w:rPr>
            <w:rFonts w:eastAsiaTheme="minorHAnsi" w:cs="굴림" w:hint="eastAsia"/>
            <w:color w:val="000000"/>
            <w:spacing w:val="-2"/>
            <w:kern w:val="0"/>
            <w:sz w:val="18"/>
            <w:szCs w:val="18"/>
          </w:rPr>
          <w:t>지리페</w:t>
        </w:r>
      </w:ins>
      <w:proofErr w:type="spellEnd"/>
      <w:r w:rsidR="00F666ED" w:rsidRPr="001B616F">
        <w:rPr>
          <w:rFonts w:eastAsiaTheme="minorHAnsi" w:cs="굴림" w:hint="eastAsia"/>
          <w:color w:val="000000"/>
          <w:spacing w:val="-2"/>
          <w:kern w:val="0"/>
          <w:sz w:val="18"/>
          <w:szCs w:val="18"/>
        </w:rPr>
        <w:t>(</w:t>
      </w:r>
      <w:proofErr w:type="spellStart"/>
      <w:r w:rsidR="00F666ED" w:rsidRPr="001B616F">
        <w:rPr>
          <w:rFonts w:eastAsiaTheme="minorHAnsi" w:cs="굴림" w:hint="eastAsia"/>
          <w:color w:val="000000"/>
          <w:spacing w:val="-2"/>
          <w:kern w:val="0"/>
          <w:sz w:val="18"/>
          <w:szCs w:val="18"/>
        </w:rPr>
        <w:t>이하‘임대인</w:t>
      </w:r>
      <w:proofErr w:type="spellEnd"/>
      <w:r w:rsidR="00F666ED" w:rsidRPr="001B616F">
        <w:rPr>
          <w:rFonts w:eastAsiaTheme="minorHAnsi" w:cs="굴림" w:hint="eastAsia"/>
          <w:color w:val="000000"/>
          <w:spacing w:val="-2"/>
          <w:kern w:val="0"/>
          <w:sz w:val="18"/>
          <w:szCs w:val="18"/>
        </w:rPr>
        <w:t>’)</w:t>
      </w:r>
      <w:r w:rsidR="00F666ED" w:rsidRPr="001B616F">
        <w:rPr>
          <w:rFonts w:eastAsiaTheme="minorHAnsi" w:cs="굴림" w:hint="eastAsia"/>
          <w:color w:val="000000"/>
          <w:spacing w:val="-2"/>
          <w:kern w:val="0"/>
          <w:sz w:val="22"/>
        </w:rPr>
        <w:t>과</w:t>
      </w:r>
      <w:r w:rsidR="00F2204D" w:rsidRPr="001B616F">
        <w:rPr>
          <w:rFonts w:eastAsiaTheme="minorHAnsi" w:cs="굴림" w:hint="eastAsia"/>
          <w:color w:val="000000"/>
          <w:spacing w:val="-2"/>
          <w:kern w:val="0"/>
          <w:sz w:val="22"/>
        </w:rPr>
        <w:t xml:space="preserve"> 주식회사 </w:t>
      </w:r>
      <w:r w:rsidR="006C06B9" w:rsidRPr="001B616F">
        <w:rPr>
          <w:rFonts w:eastAsiaTheme="minorHAnsi" w:cs="굴림"/>
          <w:b/>
          <w:bCs/>
          <w:color w:val="000000"/>
          <w:spacing w:val="-2"/>
          <w:kern w:val="0"/>
          <w:sz w:val="22"/>
        </w:rPr>
        <w:t>㈜</w:t>
      </w:r>
      <w:proofErr w:type="spellStart"/>
      <w:r w:rsidR="00F2204D" w:rsidRPr="001B616F">
        <w:rPr>
          <w:rFonts w:eastAsiaTheme="minorHAnsi" w:cs="굴림" w:hint="eastAsia"/>
          <w:b/>
          <w:bCs/>
          <w:color w:val="000000"/>
          <w:spacing w:val="-2"/>
          <w:kern w:val="0"/>
          <w:sz w:val="22"/>
        </w:rPr>
        <w:t>시디즈</w:t>
      </w:r>
      <w:proofErr w:type="spellEnd"/>
      <w:r w:rsidR="00F666ED" w:rsidRPr="001B616F">
        <w:rPr>
          <w:rFonts w:eastAsiaTheme="minorHAnsi" w:cs="굴림" w:hint="eastAsia"/>
          <w:color w:val="000000"/>
          <w:spacing w:val="-2"/>
          <w:kern w:val="0"/>
          <w:sz w:val="18"/>
          <w:szCs w:val="18"/>
        </w:rPr>
        <w:t>(</w:t>
      </w:r>
      <w:proofErr w:type="spellStart"/>
      <w:r w:rsidR="00F666ED" w:rsidRPr="001B616F">
        <w:rPr>
          <w:rFonts w:eastAsiaTheme="minorHAnsi" w:cs="굴림" w:hint="eastAsia"/>
          <w:color w:val="000000"/>
          <w:spacing w:val="-2"/>
          <w:kern w:val="0"/>
          <w:sz w:val="18"/>
          <w:szCs w:val="18"/>
        </w:rPr>
        <w:t>이하‘임차</w:t>
      </w:r>
      <w:r w:rsidR="00F666ED" w:rsidRPr="001B616F">
        <w:rPr>
          <w:rFonts w:eastAsiaTheme="minorHAnsi" w:cs="굴림" w:hint="eastAsia"/>
          <w:color w:val="000000"/>
          <w:spacing w:val="-10"/>
          <w:kern w:val="0"/>
          <w:sz w:val="18"/>
          <w:szCs w:val="18"/>
        </w:rPr>
        <w:t>인</w:t>
      </w:r>
      <w:proofErr w:type="spellEnd"/>
      <w:r w:rsidR="00F666ED" w:rsidRPr="001B616F">
        <w:rPr>
          <w:rFonts w:eastAsiaTheme="minorHAnsi" w:cs="굴림" w:hint="eastAsia"/>
          <w:color w:val="000000"/>
          <w:spacing w:val="-10"/>
          <w:kern w:val="0"/>
          <w:sz w:val="18"/>
          <w:szCs w:val="18"/>
        </w:rPr>
        <w:t>’)</w:t>
      </w:r>
      <w:r w:rsidR="006C06B9"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는 </w:t>
      </w:r>
      <w:r w:rsidR="00F666ED"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본 </w:t>
      </w:r>
      <w:r w:rsidR="00F666ED" w:rsidRPr="001B616F">
        <w:rPr>
          <w:rFonts w:eastAsiaTheme="minorHAnsi" w:cs="굴림" w:hint="eastAsia"/>
          <w:color w:val="000000"/>
          <w:kern w:val="0"/>
          <w:sz w:val="22"/>
        </w:rPr>
        <w:t>계약의 취지와 내용에 대한 충분한 이해와 검토를 거친 후, 아래와 같이 임대차 계약을 체결하기로 한다.</w:t>
      </w:r>
    </w:p>
    <w:p w14:paraId="716BC221" w14:textId="77777777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4E0363A6" w14:textId="779FF688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 조</w:t>
      </w:r>
      <w:proofErr w:type="gramStart"/>
      <w:r w:rsidRPr="001B616F">
        <w:rPr>
          <w:rFonts w:eastAsiaTheme="minorHAnsi" w:cs="굴림"/>
          <w:color w:val="000000"/>
          <w:kern w:val="0"/>
          <w:szCs w:val="20"/>
        </w:rPr>
        <w:tab/>
      </w:r>
      <w:r w:rsidR="00C603A0" w:rsidRPr="001B616F">
        <w:rPr>
          <w:rFonts w:eastAsiaTheme="minorHAnsi" w:cs="굴림" w:hint="eastAsia"/>
          <w:color w:val="000000"/>
          <w:kern w:val="0"/>
          <w:szCs w:val="20"/>
        </w:rPr>
        <w:t xml:space="preserve">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임대차의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목적물</w:t>
      </w:r>
    </w:p>
    <w:tbl>
      <w:tblPr>
        <w:tblOverlap w:val="never"/>
        <w:tblW w:w="900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37"/>
        <w:gridCol w:w="1966"/>
        <w:gridCol w:w="3105"/>
      </w:tblGrid>
      <w:tr w:rsidR="00F666ED" w:rsidRPr="001B616F" w14:paraId="77F3C1D6" w14:textId="77777777" w:rsidTr="003B0AEE">
        <w:trPr>
          <w:trHeight w:val="341"/>
          <w:jc w:val="center"/>
        </w:trPr>
        <w:tc>
          <w:tcPr>
            <w:tcW w:w="179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64AF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소 재 지</w:t>
            </w:r>
          </w:p>
        </w:tc>
        <w:tc>
          <w:tcPr>
            <w:tcW w:w="7208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7725354" w14:textId="66C05905" w:rsidR="00F666ED" w:rsidRPr="001B616F" w:rsidRDefault="00977476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서울시 송파구 </w:t>
            </w:r>
            <w:proofErr w:type="spellStart"/>
            <w:r w:rsidR="009D0D5E"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오금로</w:t>
            </w:r>
            <w:proofErr w:type="spellEnd"/>
            <w:r w:rsidR="009D0D5E"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235</w:t>
            </w:r>
          </w:p>
        </w:tc>
      </w:tr>
      <w:tr w:rsidR="00F666ED" w:rsidRPr="001B616F" w14:paraId="2AC49F00" w14:textId="77777777" w:rsidTr="003B0AEE">
        <w:trPr>
          <w:trHeight w:val="341"/>
          <w:jc w:val="center"/>
        </w:trPr>
        <w:tc>
          <w:tcPr>
            <w:tcW w:w="179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0268D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건 물 명</w:t>
            </w:r>
          </w:p>
        </w:tc>
        <w:tc>
          <w:tcPr>
            <w:tcW w:w="72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3DA25" w14:textId="31704CFE" w:rsidR="00F666ED" w:rsidRPr="001B616F" w:rsidRDefault="00977476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젬스빌딩</w:t>
            </w:r>
            <w:proofErr w:type="spellEnd"/>
          </w:p>
        </w:tc>
      </w:tr>
      <w:tr w:rsidR="00F666ED" w:rsidRPr="001B616F" w14:paraId="11B19E30" w14:textId="77777777" w:rsidTr="003B0AEE">
        <w:trPr>
          <w:trHeight w:val="534"/>
          <w:jc w:val="center"/>
        </w:trPr>
        <w:tc>
          <w:tcPr>
            <w:tcW w:w="179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48982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물 건 표 시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0B4E5" w14:textId="3E801785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지상 1층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55FEA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임 대 면 적</w:t>
            </w:r>
          </w:p>
          <w:p w14:paraId="1B686F7D" w14:textId="64E64E1D" w:rsidR="009447F4" w:rsidRPr="001B616F" w:rsidRDefault="009447F4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전 용 면 적</w:t>
            </w:r>
          </w:p>
        </w:tc>
        <w:tc>
          <w:tcPr>
            <w:tcW w:w="3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FF7D1" w14:textId="2EDF5E10" w:rsidR="00F666ED" w:rsidRPr="001B616F" w:rsidRDefault="009447F4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18"/>
                <w:szCs w:val="18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약 150평</w:t>
            </w:r>
            <w:r w:rsidR="00F666ED"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F666ED" w:rsidRPr="001B616F">
              <w:rPr>
                <w:rFonts w:eastAsiaTheme="minorHAnsi" w:cs="굴림" w:hint="eastAsia"/>
                <w:color w:val="000000"/>
                <w:kern w:val="0"/>
                <w:sz w:val="18"/>
                <w:szCs w:val="18"/>
              </w:rPr>
              <w:t>(공유면적 포함)</w:t>
            </w:r>
          </w:p>
          <w:p w14:paraId="1089CE07" w14:textId="3A2633DC" w:rsidR="009447F4" w:rsidRPr="001B616F" w:rsidRDefault="009447F4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약 110평</w:t>
            </w:r>
          </w:p>
        </w:tc>
      </w:tr>
      <w:tr w:rsidR="00F666ED" w:rsidRPr="001B616F" w14:paraId="38E00070" w14:textId="77777777" w:rsidTr="003B0AEE">
        <w:trPr>
          <w:trHeight w:val="546"/>
          <w:jc w:val="center"/>
        </w:trPr>
        <w:tc>
          <w:tcPr>
            <w:tcW w:w="17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E6164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업 태</w:t>
            </w:r>
          </w:p>
        </w:tc>
        <w:tc>
          <w:tcPr>
            <w:tcW w:w="213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BB1DE2" w14:textId="60B512E5" w:rsidR="00F666ED" w:rsidRPr="001B616F" w:rsidRDefault="00F2204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</w:rPr>
              <w:t>제조업,</w:t>
            </w:r>
            <w:r w:rsidR="006D0F4F" w:rsidRPr="001B616F">
              <w:rPr>
                <w:rFonts w:eastAsiaTheme="minorHAnsi" w:cs="굴림"/>
                <w:b/>
                <w:bCs/>
                <w:color w:val="000000"/>
                <w:kern w:val="0"/>
              </w:rPr>
              <w:t xml:space="preserve"> </w:t>
            </w: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</w:rPr>
              <w:t>도매 및 소매업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637CD" w14:textId="77777777" w:rsidR="00F666ED" w:rsidRPr="001B616F" w:rsidRDefault="00F666E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color w:val="000000"/>
                <w:kern w:val="0"/>
                <w:sz w:val="22"/>
              </w:rPr>
              <w:t>종 목</w:t>
            </w:r>
          </w:p>
        </w:tc>
        <w:tc>
          <w:tcPr>
            <w:tcW w:w="31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C610E" w14:textId="77777777" w:rsidR="00F666ED" w:rsidRPr="001B616F" w:rsidRDefault="00F2204D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금속 가구 제조업</w:t>
            </w:r>
          </w:p>
          <w:p w14:paraId="13477F01" w14:textId="7A1FF9F1" w:rsidR="006D0F4F" w:rsidRPr="001B616F" w:rsidRDefault="006D0F4F" w:rsidP="00CB2F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전자상거래업</w:t>
            </w:r>
          </w:p>
        </w:tc>
      </w:tr>
    </w:tbl>
    <w:p w14:paraId="047D8F93" w14:textId="77777777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spacing w:val="8"/>
          <w:kern w:val="0"/>
          <w:sz w:val="22"/>
        </w:rPr>
        <w:t>단</w:t>
      </w:r>
      <w:r w:rsidRPr="001B616F">
        <w:rPr>
          <w:rFonts w:eastAsiaTheme="minorHAnsi" w:cs="굴림" w:hint="eastAsia"/>
          <w:color w:val="000000"/>
          <w:spacing w:val="6"/>
          <w:kern w:val="0"/>
          <w:sz w:val="22"/>
        </w:rPr>
        <w:t xml:space="preserve">, 임대 면적은 시공 및 점포분할 과정상 약간의 증감이 있을 수 있으며, </w:t>
      </w:r>
    </w:p>
    <w:p w14:paraId="5FF9A76F" w14:textId="77777777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spacing w:val="6"/>
          <w:kern w:val="0"/>
          <w:sz w:val="22"/>
        </w:rPr>
        <w:t>임차인은 이에 대하여 이의를 제기하지 않기로 한다.</w:t>
      </w:r>
    </w:p>
    <w:p w14:paraId="07992D89" w14:textId="77777777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1A749CF1" w14:textId="77777777" w:rsidR="00F666ED" w:rsidRPr="001B616F" w:rsidRDefault="00F666ED" w:rsidP="00CB2FA4">
      <w:pPr>
        <w:spacing w:after="0" w:line="240" w:lineRule="auto"/>
        <w:ind w:left="316" w:hanging="316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spacing w:val="-8"/>
          <w:kern w:val="0"/>
          <w:sz w:val="22"/>
        </w:rPr>
        <w:t>1.</w:t>
      </w:r>
      <w:r w:rsidRPr="001B616F">
        <w:rPr>
          <w:rFonts w:eastAsiaTheme="minorHAnsi" w:cs="굴림"/>
          <w:color w:val="000000"/>
          <w:spacing w:val="-8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spacing w:val="-8"/>
          <w:kern w:val="0"/>
          <w:sz w:val="22"/>
        </w:rPr>
        <w:t>임</w:t>
      </w:r>
      <w:r w:rsidRPr="001B616F">
        <w:rPr>
          <w:rFonts w:eastAsiaTheme="minorHAnsi" w:cs="굴림" w:hint="eastAsia"/>
          <w:color w:val="000000"/>
          <w:spacing w:val="-12"/>
          <w:kern w:val="0"/>
          <w:sz w:val="22"/>
        </w:rPr>
        <w:t>차인은 어떠한 경우에도 권리금, 유익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비, </w:t>
      </w:r>
      <w:proofErr w:type="spellStart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필요비</w:t>
      </w:r>
      <w:proofErr w:type="spellEnd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, 기타 </w:t>
      </w:r>
      <w:r w:rsidRPr="001B616F">
        <w:rPr>
          <w:rFonts w:eastAsiaTheme="minorHAnsi" w:cs="굴림" w:hint="eastAsia"/>
          <w:color w:val="000000"/>
          <w:kern w:val="0"/>
          <w:sz w:val="22"/>
        </w:rPr>
        <w:t>명목으로 임대인에 대하여 권리를 주장할 수 없다.</w:t>
      </w:r>
    </w:p>
    <w:p w14:paraId="7AB870A7" w14:textId="24B344A8" w:rsidR="00F666ED" w:rsidRPr="001B616F" w:rsidRDefault="00F666ED" w:rsidP="00CB2FA4">
      <w:pPr>
        <w:spacing w:after="0" w:line="240" w:lineRule="auto"/>
        <w:ind w:left="318" w:hanging="318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</w:rPr>
        <w:t>2.</w:t>
      </w:r>
      <w:r w:rsidRPr="001B616F">
        <w:rPr>
          <w:rFonts w:eastAsiaTheme="minorHAnsi" w:cs="굴림"/>
          <w:color w:val="000000"/>
          <w:spacing w:val="-4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임차인은 </w:t>
      </w:r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  <w:u w:val="single" w:color="000000"/>
        </w:rPr>
        <w:t xml:space="preserve">계약 종목 </w:t>
      </w:r>
      <w:proofErr w:type="gramStart"/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  <w:u w:val="single" w:color="000000"/>
        </w:rPr>
        <w:t>( 가구</w:t>
      </w:r>
      <w:proofErr w:type="gramEnd"/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  <w:u w:val="single" w:color="000000"/>
        </w:rPr>
        <w:t xml:space="preserve"> 전시 판매점 )에 한하여 영업행위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를 하기로 하며, 그 이외</w:t>
      </w:r>
      <w:r w:rsidRPr="001B616F">
        <w:rPr>
          <w:rFonts w:eastAsiaTheme="minorHAnsi" w:cs="굴림" w:hint="eastAsia"/>
          <w:color w:val="000000"/>
          <w:spacing w:val="4"/>
          <w:kern w:val="0"/>
          <w:sz w:val="22"/>
        </w:rPr>
        <w:t>의 종목으로</w:t>
      </w:r>
      <w:r w:rsidR="009447F4" w:rsidRPr="001B616F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1B616F">
        <w:rPr>
          <w:rFonts w:eastAsiaTheme="minorHAnsi" w:cs="굴림" w:hint="eastAsia"/>
          <w:color w:val="000000"/>
          <w:spacing w:val="4"/>
          <w:kern w:val="0"/>
          <w:sz w:val="22"/>
        </w:rPr>
        <w:t>변경 운영하거나 다른 업종을 동시에 운영할</w:t>
      </w:r>
      <w:r w:rsidR="001B616F">
        <w:rPr>
          <w:rFonts w:eastAsiaTheme="minorHAnsi" w:cs="굴림" w:hint="eastAsia"/>
          <w:color w:val="000000"/>
          <w:spacing w:val="4"/>
          <w:kern w:val="0"/>
          <w:sz w:val="22"/>
        </w:rPr>
        <w:t xml:space="preserve"> 시에는 임대인의 </w:t>
      </w:r>
      <w:r w:rsidR="00222EC7">
        <w:rPr>
          <w:rFonts w:eastAsiaTheme="minorHAnsi" w:cs="굴림" w:hint="eastAsia"/>
          <w:color w:val="000000"/>
          <w:spacing w:val="4"/>
          <w:kern w:val="0"/>
          <w:sz w:val="22"/>
        </w:rPr>
        <w:t>동의</w:t>
      </w:r>
      <w:r w:rsidR="001B616F">
        <w:rPr>
          <w:rFonts w:eastAsiaTheme="minorHAnsi" w:cs="굴림" w:hint="eastAsia"/>
          <w:color w:val="000000"/>
          <w:spacing w:val="4"/>
          <w:kern w:val="0"/>
          <w:sz w:val="22"/>
        </w:rPr>
        <w:t>를 득해야 한다.</w:t>
      </w:r>
    </w:p>
    <w:p w14:paraId="316845F0" w14:textId="77777777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084FC87B" w14:textId="206DD2C5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2 조</w:t>
      </w:r>
      <w:proofErr w:type="gramStart"/>
      <w:r w:rsidRPr="001B616F">
        <w:rPr>
          <w:rFonts w:eastAsiaTheme="minorHAnsi" w:cs="굴림"/>
          <w:color w:val="000000"/>
          <w:kern w:val="0"/>
          <w:szCs w:val="20"/>
        </w:rPr>
        <w:tab/>
      </w:r>
      <w:r w:rsidR="00C603A0" w:rsidRPr="001B616F">
        <w:rPr>
          <w:rFonts w:eastAsiaTheme="minorHAnsi" w:cs="굴림" w:hint="eastAsia"/>
          <w:color w:val="000000"/>
          <w:kern w:val="0"/>
          <w:szCs w:val="20"/>
        </w:rPr>
        <w:t xml:space="preserve">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기간</w:t>
      </w:r>
    </w:p>
    <w:p w14:paraId="38DA22A8" w14:textId="1B2365BA" w:rsidR="00F666ED" w:rsidRPr="001B616F" w:rsidRDefault="00F666ED" w:rsidP="00CB2FA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○</w:t>
      </w:r>
      <w:r w:rsidRPr="001B616F"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임대기간 :</w:t>
      </w:r>
      <w:proofErr w:type="gramEnd"/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202</w:t>
      </w:r>
      <w:r w:rsidRPr="001B616F">
        <w:rPr>
          <w:rFonts w:eastAsiaTheme="minorHAnsi" w:cs="굴림"/>
          <w:b/>
          <w:bCs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년 </w:t>
      </w:r>
      <w:r w:rsidR="00F433A6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월 </w:t>
      </w:r>
      <w:r w:rsidR="00F433A6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0</w:t>
      </w:r>
      <w:r w:rsidR="009447F4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5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일 ~ 202</w:t>
      </w:r>
      <w:r w:rsidRPr="001B616F">
        <w:rPr>
          <w:rFonts w:eastAsiaTheme="minorHAnsi" w:cs="굴림"/>
          <w:b/>
          <w:bCs/>
          <w:color w:val="000000"/>
          <w:kern w:val="0"/>
          <w:sz w:val="22"/>
        </w:rPr>
        <w:t>9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년 </w:t>
      </w:r>
      <w:r w:rsidR="00F433A6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월 </w:t>
      </w:r>
      <w:r w:rsidR="0050083D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04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일 (5년간)</w:t>
      </w:r>
    </w:p>
    <w:p w14:paraId="622AD0DB" w14:textId="77777777" w:rsidR="00C042E4" w:rsidRPr="001B616F" w:rsidRDefault="00C042E4" w:rsidP="00F666ED">
      <w:pPr>
        <w:spacing w:after="0" w:line="312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3704898" w14:textId="796948C6" w:rsidR="00F666ED" w:rsidRPr="001B616F" w:rsidRDefault="00F666ED" w:rsidP="00F666ED">
      <w:pPr>
        <w:spacing w:after="0" w:line="312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3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조 </w:t>
      </w:r>
      <w:r w:rsidR="00C603A0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보증금 및 월 임대료</w:t>
      </w:r>
    </w:p>
    <w:p w14:paraId="30D83A64" w14:textId="463C1BB7" w:rsidR="00F666ED" w:rsidRPr="001B616F" w:rsidRDefault="00F666ED" w:rsidP="00F666ED">
      <w:pPr>
        <w:spacing w:after="0" w:line="312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○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임대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보증금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: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 xml:space="preserve">일금 </w:t>
      </w:r>
      <w:r w:rsidR="00DE3D86"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삼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억원정 (￦</w:t>
      </w:r>
      <w:r w:rsidR="00DE3D86"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3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 xml:space="preserve">00,000,000) </w:t>
      </w:r>
      <w:r w:rsidRPr="001B616F">
        <w:rPr>
          <w:rFonts w:eastAsiaTheme="minorHAnsi" w:cs="굴림" w:hint="eastAsia"/>
          <w:b/>
          <w:bCs/>
          <w:color w:val="000000"/>
          <w:kern w:val="0"/>
          <w:sz w:val="18"/>
          <w:szCs w:val="18"/>
        </w:rPr>
        <w:t xml:space="preserve">* 임대보증금은 무이자로 함 </w:t>
      </w:r>
    </w:p>
    <w:p w14:paraId="7244D642" w14:textId="6AC94762" w:rsidR="00F666ED" w:rsidRPr="001B616F" w:rsidRDefault="00F666ED" w:rsidP="00F666ED">
      <w:pPr>
        <w:spacing w:after="0" w:line="312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- 계 약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금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: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일금 </w:t>
      </w:r>
      <w:r w:rsidR="00DE3D86" w:rsidRPr="001B616F">
        <w:rPr>
          <w:rFonts w:eastAsiaTheme="minorHAnsi" w:cs="굴림" w:hint="eastAsia"/>
          <w:color w:val="000000"/>
          <w:kern w:val="0"/>
          <w:sz w:val="22"/>
        </w:rPr>
        <w:t>삼</w:t>
      </w:r>
      <w:r w:rsidRPr="001B616F">
        <w:rPr>
          <w:rFonts w:eastAsiaTheme="minorHAnsi" w:cs="굴림" w:hint="eastAsia"/>
          <w:color w:val="000000"/>
          <w:kern w:val="0"/>
          <w:sz w:val="22"/>
        </w:rPr>
        <w:t>천만원정 (\</w:t>
      </w:r>
      <w:r w:rsidRPr="001B616F">
        <w:rPr>
          <w:rFonts w:eastAsiaTheme="minorHAnsi" w:cs="굴림"/>
          <w:color w:val="FF0000"/>
          <w:kern w:val="0"/>
          <w:sz w:val="22"/>
        </w:rPr>
        <w:t xml:space="preserve"> </w:t>
      </w:r>
      <w:r w:rsidR="00DE3D86" w:rsidRPr="001B616F">
        <w:rPr>
          <w:rFonts w:eastAsiaTheme="minorHAnsi" w:cs="굴림" w:hint="eastAsia"/>
          <w:color w:val="000000"/>
          <w:kern w:val="0"/>
          <w:sz w:val="22"/>
        </w:rPr>
        <w:t>3</w:t>
      </w:r>
      <w:r w:rsidRPr="001B616F">
        <w:rPr>
          <w:rFonts w:eastAsiaTheme="minorHAnsi" w:cs="굴림" w:hint="eastAsia"/>
          <w:color w:val="000000"/>
          <w:kern w:val="0"/>
          <w:sz w:val="22"/>
        </w:rPr>
        <w:t>0,000,000) (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계약시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>)</w:t>
      </w:r>
      <w:r w:rsidR="00953306"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</w:p>
    <w:p w14:paraId="08AEB9D8" w14:textId="13C9508B" w:rsidR="00F666ED" w:rsidRPr="001B616F" w:rsidRDefault="00F666ED" w:rsidP="00F666ED">
      <w:pPr>
        <w:spacing w:after="0" w:line="312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- 잔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금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: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일금 </w:t>
      </w:r>
      <w:proofErr w:type="spellStart"/>
      <w:r w:rsidR="00DE3D86" w:rsidRPr="001B616F">
        <w:rPr>
          <w:rFonts w:eastAsiaTheme="minorHAnsi" w:cs="굴림" w:hint="eastAsia"/>
          <w:color w:val="000000"/>
          <w:kern w:val="0"/>
          <w:sz w:val="22"/>
        </w:rPr>
        <w:t>이</w:t>
      </w:r>
      <w:r w:rsidRPr="001B616F">
        <w:rPr>
          <w:rFonts w:eastAsiaTheme="minorHAnsi" w:cs="굴림" w:hint="eastAsia"/>
          <w:color w:val="000000"/>
          <w:kern w:val="0"/>
          <w:sz w:val="22"/>
        </w:rPr>
        <w:t>억</w:t>
      </w:r>
      <w:r w:rsidR="009447F4" w:rsidRPr="001B616F">
        <w:rPr>
          <w:rFonts w:eastAsiaTheme="minorHAnsi" w:cs="굴림" w:hint="eastAsia"/>
          <w:color w:val="000000"/>
          <w:kern w:val="0"/>
          <w:sz w:val="22"/>
        </w:rPr>
        <w:t>칠</w:t>
      </w:r>
      <w:r w:rsidRPr="001B616F">
        <w:rPr>
          <w:rFonts w:eastAsiaTheme="minorHAnsi" w:cs="굴림" w:hint="eastAsia"/>
          <w:color w:val="000000"/>
          <w:kern w:val="0"/>
          <w:sz w:val="22"/>
        </w:rPr>
        <w:t>천만원정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(\</w:t>
      </w:r>
      <w:r w:rsidR="00DE3D86" w:rsidRPr="001B616F">
        <w:rPr>
          <w:rFonts w:eastAsiaTheme="minorHAnsi" w:cs="굴림" w:hint="eastAsia"/>
          <w:color w:val="000000"/>
          <w:kern w:val="0"/>
          <w:sz w:val="22"/>
        </w:rPr>
        <w:t>2</w:t>
      </w:r>
      <w:r w:rsidR="009447F4" w:rsidRPr="001B616F">
        <w:rPr>
          <w:rFonts w:eastAsiaTheme="minorHAnsi" w:cs="굴림" w:hint="eastAsia"/>
          <w:color w:val="000000"/>
          <w:kern w:val="0"/>
          <w:sz w:val="22"/>
        </w:rPr>
        <w:t>7</w:t>
      </w:r>
      <w:r w:rsidRPr="001B616F">
        <w:rPr>
          <w:rFonts w:eastAsiaTheme="minorHAnsi" w:cs="굴림" w:hint="eastAsia"/>
          <w:color w:val="000000"/>
          <w:kern w:val="0"/>
          <w:sz w:val="22"/>
        </w:rPr>
        <w:t>0,000,000) (202</w:t>
      </w:r>
      <w:r w:rsidR="00CA6D97">
        <w:rPr>
          <w:rFonts w:eastAsiaTheme="minorHAnsi" w:cs="굴림" w:hint="eastAsia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년 </w:t>
      </w:r>
      <w:r w:rsidR="00342EC8" w:rsidRPr="001B616F">
        <w:rPr>
          <w:rFonts w:eastAsiaTheme="minorHAnsi" w:cs="굴림" w:hint="eastAsia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월 </w:t>
      </w:r>
      <w:r w:rsidR="0050083D" w:rsidRPr="001B616F">
        <w:rPr>
          <w:rFonts w:eastAsiaTheme="minorHAnsi" w:cs="굴림" w:hint="eastAsia"/>
          <w:color w:val="000000"/>
          <w:kern w:val="0"/>
          <w:sz w:val="22"/>
        </w:rPr>
        <w:t>19</w:t>
      </w:r>
      <w:r w:rsidRPr="001B616F">
        <w:rPr>
          <w:rFonts w:eastAsiaTheme="minorHAnsi" w:cs="굴림" w:hint="eastAsia"/>
          <w:color w:val="000000"/>
          <w:kern w:val="0"/>
          <w:sz w:val="22"/>
        </w:rPr>
        <w:t>일)</w:t>
      </w:r>
      <w:r w:rsidR="00953306"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</w:p>
    <w:p w14:paraId="321C5BDA" w14:textId="77777777" w:rsidR="00F666ED" w:rsidRPr="001B616F" w:rsidRDefault="00F666ED" w:rsidP="00F666ED">
      <w:pPr>
        <w:spacing w:after="0" w:line="312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○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월 임대료 (부가세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별도 :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임차인 부담)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: </w:t>
      </w:r>
    </w:p>
    <w:p w14:paraId="04FC7F82" w14:textId="3CB69B91" w:rsidR="00F666ED" w:rsidRPr="001B616F" w:rsidRDefault="00F666ED" w:rsidP="00F666ED">
      <w:pPr>
        <w:spacing w:after="0" w:line="384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- 202</w:t>
      </w:r>
      <w:r w:rsidR="005B0258" w:rsidRPr="001B616F">
        <w:rPr>
          <w:rFonts w:eastAsiaTheme="minorHAnsi" w:cs="굴림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년 </w:t>
      </w:r>
      <w:r w:rsidR="00342EC8" w:rsidRPr="001B616F">
        <w:rPr>
          <w:rFonts w:eastAsiaTheme="minorHAnsi" w:cs="굴림" w:hint="eastAsia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월 </w:t>
      </w:r>
      <w:r w:rsidR="00342EC8" w:rsidRPr="001B616F">
        <w:rPr>
          <w:rFonts w:eastAsiaTheme="minorHAnsi" w:cs="굴림" w:hint="eastAsia"/>
          <w:color w:val="000000"/>
          <w:kern w:val="0"/>
          <w:sz w:val="22"/>
        </w:rPr>
        <w:t>0</w:t>
      </w:r>
      <w:r w:rsidR="009447F4" w:rsidRPr="001B616F">
        <w:rPr>
          <w:rFonts w:eastAsiaTheme="minorHAnsi" w:cs="굴림" w:hint="eastAsia"/>
          <w:color w:val="000000"/>
          <w:kern w:val="0"/>
          <w:sz w:val="22"/>
        </w:rPr>
        <w:t>5</w:t>
      </w:r>
      <w:r w:rsidRPr="001B616F">
        <w:rPr>
          <w:rFonts w:eastAsiaTheme="minorHAnsi" w:cs="굴림" w:hint="eastAsia"/>
          <w:color w:val="000000"/>
          <w:kern w:val="0"/>
          <w:sz w:val="22"/>
        </w:rPr>
        <w:t>일 ~ 202</w:t>
      </w:r>
      <w:r w:rsidR="005B0258" w:rsidRPr="001B616F">
        <w:rPr>
          <w:rFonts w:eastAsiaTheme="minorHAnsi" w:cs="굴림"/>
          <w:color w:val="000000"/>
          <w:kern w:val="0"/>
          <w:sz w:val="22"/>
        </w:rPr>
        <w:t>9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년 </w:t>
      </w:r>
      <w:r w:rsidR="00342EC8" w:rsidRPr="001B616F">
        <w:rPr>
          <w:rFonts w:eastAsiaTheme="minorHAnsi" w:cs="굴림" w:hint="eastAsia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월 </w:t>
      </w:r>
      <w:r w:rsidR="002C197C" w:rsidRPr="001B616F">
        <w:rPr>
          <w:rFonts w:eastAsiaTheme="minorHAnsi" w:cs="굴림" w:hint="eastAsia"/>
          <w:color w:val="000000"/>
          <w:kern w:val="0"/>
          <w:sz w:val="22"/>
        </w:rPr>
        <w:t>04</w:t>
      </w:r>
      <w:r w:rsidRPr="001B616F">
        <w:rPr>
          <w:rFonts w:eastAsiaTheme="minorHAnsi" w:cs="굴림" w:hint="eastAsia"/>
          <w:color w:val="000000"/>
          <w:kern w:val="0"/>
          <w:sz w:val="22"/>
        </w:rPr>
        <w:t>일(5년간</w:t>
      </w:r>
      <w:proofErr w:type="gramStart"/>
      <w:r w:rsidRPr="001B616F">
        <w:rPr>
          <w:rFonts w:eastAsiaTheme="minorHAnsi" w:cs="굴림" w:hint="eastAsia"/>
          <w:color w:val="000000"/>
          <w:kern w:val="0"/>
          <w:sz w:val="22"/>
        </w:rPr>
        <w:t>) ;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  <w:u w:val="single" w:color="000000"/>
        </w:rPr>
        <w:t xml:space="preserve">일금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  <w:u w:val="single" w:color="000000"/>
        </w:rPr>
        <w:t>일천</w:t>
      </w:r>
      <w:r w:rsidR="00301215" w:rsidRPr="001B616F">
        <w:rPr>
          <w:rFonts w:eastAsiaTheme="minorHAnsi" w:cs="굴림" w:hint="eastAsia"/>
          <w:color w:val="000000"/>
          <w:kern w:val="0"/>
          <w:sz w:val="22"/>
          <w:u w:val="single" w:color="000000"/>
        </w:rPr>
        <w:t>삼</w:t>
      </w:r>
      <w:r w:rsidRPr="001B616F">
        <w:rPr>
          <w:rFonts w:eastAsiaTheme="minorHAnsi" w:cs="굴림" w:hint="eastAsia"/>
          <w:color w:val="000000"/>
          <w:kern w:val="0"/>
          <w:sz w:val="22"/>
          <w:u w:val="single" w:color="000000"/>
        </w:rPr>
        <w:t>백만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원정</w:t>
      </w:r>
      <w:proofErr w:type="spellEnd"/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 xml:space="preserve"> (\1</w:t>
      </w:r>
      <w:r w:rsidR="00301215"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3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,000,000)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</w:p>
    <w:p w14:paraId="65B45260" w14:textId="3F7CA923" w:rsidR="00F666ED" w:rsidRPr="001B616F" w:rsidRDefault="00F666ED" w:rsidP="00F666ED">
      <w:pPr>
        <w:spacing w:after="0" w:line="384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(단. </w:t>
      </w:r>
      <w:proofErr w:type="spellStart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입점공사</w:t>
      </w:r>
      <w:proofErr w:type="spellEnd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 등을 위해 임대 </w:t>
      </w:r>
      <w:r w:rsidR="009447F4"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잔금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일로부터 3개월은 </w:t>
      </w:r>
      <w:proofErr w:type="spellStart"/>
      <w:ins w:id="1" w:author="김현주 (Hyunjoo Kim)" w:date="2024-04-05T16:45:00Z">
        <w:r w:rsidR="00C20D41">
          <w:rPr>
            <w:rFonts w:eastAsiaTheme="minorHAnsi" w:cs="굴림" w:hint="eastAsia"/>
            <w:color w:val="000000"/>
            <w:spacing w:val="-4"/>
            <w:kern w:val="0"/>
            <w:sz w:val="22"/>
          </w:rPr>
          <w:t>렌트프리</w:t>
        </w:r>
        <w:proofErr w:type="spellEnd"/>
        <w:r w:rsidR="00C20D41">
          <w:rPr>
            <w:rFonts w:eastAsiaTheme="minorHAnsi" w:cs="굴림" w:hint="eastAsia"/>
            <w:color w:val="000000"/>
            <w:spacing w:val="-4"/>
            <w:kern w:val="0"/>
            <w:sz w:val="22"/>
          </w:rPr>
          <w:t xml:space="preserve"> 기간으로서 </w:t>
        </w:r>
      </w:ins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임대료를 면제하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lastRenderedPageBreak/>
        <w:t xml:space="preserve">되, </w:t>
      </w:r>
    </w:p>
    <w:p w14:paraId="51C916E6" w14:textId="3C9CBB0E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 w:hint="eastAsia"/>
          <w:color w:val="000000"/>
          <w:spacing w:val="-4"/>
          <w:kern w:val="0"/>
          <w:sz w:val="22"/>
        </w:rPr>
      </w:pPr>
      <w:proofErr w:type="spellStart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입점공사</w:t>
      </w:r>
      <w:proofErr w:type="spellEnd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 </w:t>
      </w:r>
      <w:proofErr w:type="spellStart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시작시</w:t>
      </w:r>
      <w:proofErr w:type="spellEnd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 </w:t>
      </w:r>
      <w:proofErr w:type="spellStart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부터</w:t>
      </w:r>
      <w:proofErr w:type="spellEnd"/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 관리비는 부과함</w:t>
      </w:r>
      <w:r w:rsidR="001B616F"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.</w:t>
      </w:r>
      <w:ins w:id="2" w:author="김현주 (Hyunjoo Kim)" w:date="2024-04-05T16:45:00Z">
        <w:r w:rsidR="00C20D41">
          <w:rPr>
            <w:rFonts w:eastAsiaTheme="minorHAnsi" w:cs="굴림"/>
            <w:color w:val="000000"/>
            <w:spacing w:val="-4"/>
            <w:kern w:val="0"/>
            <w:sz w:val="22"/>
          </w:rPr>
          <w:t xml:space="preserve"> </w:t>
        </w:r>
        <w:r w:rsidR="00C20D41">
          <w:rPr>
            <w:rFonts w:eastAsiaTheme="minorHAnsi" w:cs="굴림" w:hint="eastAsia"/>
            <w:color w:val="000000"/>
            <w:spacing w:val="-4"/>
            <w:kern w:val="0"/>
            <w:sz w:val="22"/>
          </w:rPr>
          <w:t xml:space="preserve">월 임대료는 임대차 기간 동안 </w:t>
        </w:r>
      </w:ins>
      <w:ins w:id="3" w:author="김현주 (Hyunjoo Kim)" w:date="2024-04-05T16:46:00Z">
        <w:r w:rsidR="00C20D41">
          <w:rPr>
            <w:rFonts w:eastAsiaTheme="minorHAnsi" w:cs="굴림" w:hint="eastAsia"/>
            <w:color w:val="000000"/>
            <w:spacing w:val="-4"/>
            <w:kern w:val="0"/>
            <w:sz w:val="22"/>
          </w:rPr>
          <w:t>증액하지 않기로</w:t>
        </w:r>
      </w:ins>
      <w:ins w:id="4" w:author="김현주 (Hyunjoo Kim)" w:date="2024-04-05T16:45:00Z">
        <w:r w:rsidR="00C20D41">
          <w:rPr>
            <w:rFonts w:eastAsiaTheme="minorHAnsi" w:cs="굴림"/>
            <w:color w:val="000000"/>
            <w:spacing w:val="-4"/>
            <w:kern w:val="0"/>
            <w:sz w:val="22"/>
          </w:rPr>
          <w:t xml:space="preserve"> </w:t>
        </w:r>
        <w:r w:rsidR="00C20D41">
          <w:rPr>
            <w:rFonts w:eastAsiaTheme="minorHAnsi" w:cs="굴림" w:hint="eastAsia"/>
            <w:color w:val="000000"/>
            <w:spacing w:val="-4"/>
            <w:kern w:val="0"/>
            <w:sz w:val="22"/>
          </w:rPr>
          <w:t>함.</w:t>
        </w:r>
      </w:ins>
    </w:p>
    <w:p w14:paraId="5025E235" w14:textId="77777777" w:rsidR="00AA0AE7" w:rsidRPr="001B616F" w:rsidRDefault="00AA0AE7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2A805038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4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 보증금, 임대료 등 납부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</w:p>
    <w:p w14:paraId="179245F2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spacing w:val="8"/>
          <w:kern w:val="0"/>
          <w:sz w:val="22"/>
        </w:rPr>
        <w:t xml:space="preserve">1. </w:t>
      </w:r>
      <w:r w:rsidRPr="001B616F">
        <w:rPr>
          <w:rFonts w:eastAsiaTheme="minorHAnsi" w:cs="굴림" w:hint="eastAsia"/>
          <w:color w:val="000000"/>
          <w:spacing w:val="8"/>
          <w:kern w:val="0"/>
          <w:sz w:val="22"/>
        </w:rPr>
        <w:t xml:space="preserve">임차인은 계약금, 잔금, 임대료, 관리비, 연체료 등을 반드시 아래 예금계좌에 납부하 여야 하며, </w:t>
      </w:r>
      <w:r w:rsidRPr="001B616F">
        <w:rPr>
          <w:rFonts w:eastAsiaTheme="minorHAnsi" w:cs="굴림" w:hint="eastAsia"/>
          <w:color w:val="000000"/>
          <w:spacing w:val="-2"/>
          <w:kern w:val="0"/>
          <w:sz w:val="22"/>
        </w:rPr>
        <w:t>지정된 계좌 이외의 납</w:t>
      </w:r>
      <w:r w:rsidRPr="001B616F">
        <w:rPr>
          <w:rFonts w:eastAsiaTheme="minorHAnsi" w:cs="굴림" w:hint="eastAsia"/>
          <w:color w:val="000000"/>
          <w:spacing w:val="6"/>
          <w:kern w:val="0"/>
          <w:sz w:val="22"/>
        </w:rPr>
        <w:t>부를 이유로 대금납부</w:t>
      </w:r>
      <w:r w:rsidRPr="001B616F">
        <w:rPr>
          <w:rFonts w:eastAsiaTheme="minorHAnsi" w:cs="굴림" w:hint="eastAsia"/>
          <w:color w:val="000000"/>
          <w:spacing w:val="8"/>
          <w:kern w:val="0"/>
          <w:sz w:val="22"/>
        </w:rPr>
        <w:t>를 주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장할 수 없다.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2"/>
      </w:tblGrid>
      <w:tr w:rsidR="00F666ED" w:rsidRPr="001B616F" w14:paraId="53100437" w14:textId="77777777" w:rsidTr="00CB2FA4">
        <w:trPr>
          <w:trHeight w:val="815"/>
        </w:trPr>
        <w:tc>
          <w:tcPr>
            <w:tcW w:w="708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200F8" w14:textId="11EFD72E" w:rsidR="00F666ED" w:rsidRPr="001B616F" w:rsidRDefault="00F666ED" w:rsidP="000A20F4">
            <w:pPr>
              <w:spacing w:after="0" w:line="240" w:lineRule="auto"/>
              <w:ind w:left="3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※ 납 부 계 </w:t>
            </w:r>
            <w:proofErr w:type="gramStart"/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좌 :</w:t>
            </w:r>
            <w:proofErr w:type="gramEnd"/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A80573"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신한</w:t>
            </w: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은행 </w:t>
            </w:r>
            <w:r w:rsidR="00A80573"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140</w:t>
            </w: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- </w:t>
            </w:r>
            <w:r w:rsidR="00A80573"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006</w:t>
            </w: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- </w:t>
            </w:r>
            <w:r w:rsidR="00DF2222"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768981</w:t>
            </w:r>
          </w:p>
          <w:p w14:paraId="393C22CE" w14:textId="78C40879" w:rsidR="00F666ED" w:rsidRPr="001B616F" w:rsidRDefault="00F666ED" w:rsidP="000A20F4">
            <w:pPr>
              <w:spacing w:after="0" w:line="240" w:lineRule="auto"/>
              <w:ind w:left="3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예</w:t>
            </w:r>
            <w:r w:rsidRPr="001B616F">
              <w:rPr>
                <w:rFonts w:eastAsiaTheme="minorHAnsi" w:cs="굴림"/>
                <w:b/>
                <w:bCs/>
                <w:color w:val="000000"/>
                <w:spacing w:val="16"/>
                <w:kern w:val="0"/>
                <w:szCs w:val="20"/>
              </w:rPr>
              <w:t xml:space="preserve"> </w:t>
            </w:r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금</w:t>
            </w:r>
            <w:r w:rsidRPr="001B616F">
              <w:rPr>
                <w:rFonts w:eastAsiaTheme="minorHAnsi" w:cs="굴림"/>
                <w:b/>
                <w:bCs/>
                <w:color w:val="000000"/>
                <w:spacing w:val="16"/>
                <w:kern w:val="0"/>
                <w:szCs w:val="20"/>
              </w:rPr>
              <w:t xml:space="preserve"> </w:t>
            </w:r>
            <w:proofErr w:type="gramStart"/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주 :</w:t>
            </w:r>
            <w:proofErr w:type="gramEnd"/>
            <w:r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 xml:space="preserve"> (주)</w:t>
            </w:r>
            <w:proofErr w:type="spellStart"/>
            <w:r w:rsidR="00DF2222" w:rsidRPr="001B616F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지리페</w:t>
            </w:r>
            <w:proofErr w:type="spellEnd"/>
          </w:p>
        </w:tc>
      </w:tr>
    </w:tbl>
    <w:p w14:paraId="287E817B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2.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임차인은 월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임대료를 매월 말일까지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납부하기로 한다.</w:t>
      </w:r>
    </w:p>
    <w:p w14:paraId="183A1AD0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(임대차 계약이 월중에 시작 또는 해지, 종결되는 경우 임대료는 일수에 따라 계산한다.)</w:t>
      </w:r>
    </w:p>
    <w:p w14:paraId="082349D9" w14:textId="77777777" w:rsidR="00F666ED" w:rsidRPr="001B616F" w:rsidRDefault="00F666ED" w:rsidP="000A20F4">
      <w:pPr>
        <w:spacing w:after="0" w:line="240" w:lineRule="auto"/>
        <w:ind w:left="328" w:hanging="328"/>
        <w:textAlignment w:val="baseline"/>
        <w:rPr>
          <w:rFonts w:eastAsiaTheme="minorHAnsi" w:cs="굴림"/>
          <w:b/>
          <w:bCs/>
          <w:color w:val="000000"/>
          <w:spacing w:val="-8"/>
          <w:kern w:val="0"/>
          <w:sz w:val="22"/>
        </w:rPr>
      </w:pPr>
    </w:p>
    <w:p w14:paraId="4CD4CAB8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5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 연체료, 단전 및 단수 등</w:t>
      </w:r>
      <w:r w:rsidRPr="001B616F">
        <w:rPr>
          <w:rFonts w:eastAsiaTheme="minorHAnsi" w:cs="굴림"/>
          <w:color w:val="000000"/>
          <w:kern w:val="0"/>
          <w:szCs w:val="20"/>
        </w:rPr>
        <w:tab/>
      </w:r>
      <w:r w:rsidRPr="001B616F"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</w:p>
    <w:p w14:paraId="1CCD8D55" w14:textId="7BBBA585" w:rsidR="00F666ED" w:rsidRPr="001B616F" w:rsidRDefault="00F666ED" w:rsidP="000A20F4">
      <w:pPr>
        <w:spacing w:after="0" w:line="240" w:lineRule="auto"/>
        <w:ind w:left="328" w:hanging="328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1.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임대료 와 관리비 등 본 계약상의 모든 금전 채무를 기일내에 납부치 않을 시에는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연 12% 연체료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를 </w:t>
      </w:r>
      <w:r w:rsidR="009430A1">
        <w:rPr>
          <w:rFonts w:eastAsiaTheme="minorHAnsi" w:cs="굴림" w:hint="eastAsia"/>
          <w:color w:val="000000"/>
          <w:kern w:val="0"/>
          <w:sz w:val="22"/>
        </w:rPr>
        <w:t xml:space="preserve">납부 기일 익일부터 </w:t>
      </w:r>
      <w:r w:rsidR="008C1987">
        <w:rPr>
          <w:rFonts w:eastAsiaTheme="minorHAnsi" w:cs="굴림" w:hint="eastAsia"/>
          <w:color w:val="000000"/>
          <w:kern w:val="0"/>
          <w:sz w:val="22"/>
        </w:rPr>
        <w:t xml:space="preserve">납부 완료일까지 일할 정산하여 </w:t>
      </w:r>
      <w:r w:rsidRPr="001B616F">
        <w:rPr>
          <w:rFonts w:eastAsiaTheme="minorHAnsi" w:cs="굴림" w:hint="eastAsia"/>
          <w:color w:val="000000"/>
          <w:kern w:val="0"/>
          <w:sz w:val="22"/>
        </w:rPr>
        <w:t>가산 납부하여야 한다. 이 경우 연체 기간은 60일을 초과할 수 없다.</w:t>
      </w:r>
    </w:p>
    <w:p w14:paraId="14B3BA71" w14:textId="77777777" w:rsidR="00F666ED" w:rsidRPr="001B616F" w:rsidRDefault="00F666ED" w:rsidP="000A20F4">
      <w:pPr>
        <w:spacing w:after="0" w:line="240" w:lineRule="auto"/>
        <w:ind w:left="328" w:hanging="328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4E043C3E" w14:textId="3A2396E1" w:rsidR="00F666ED" w:rsidRPr="001B616F" w:rsidRDefault="00F666ED" w:rsidP="000A20F4">
      <w:pPr>
        <w:spacing w:after="0" w:line="240" w:lineRule="auto"/>
        <w:ind w:left="322" w:hanging="322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2.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</w:t>
      </w:r>
      <w:r w:rsidRPr="001B616F">
        <w:rPr>
          <w:rFonts w:eastAsiaTheme="minorHAnsi" w:cs="굴림" w:hint="eastAsia"/>
          <w:color w:val="000000"/>
          <w:spacing w:val="4"/>
          <w:kern w:val="0"/>
          <w:sz w:val="22"/>
        </w:rPr>
        <w:t xml:space="preserve">차인이 임대료 및 관리비를 </w:t>
      </w:r>
      <w:ins w:id="5" w:author="김현주 (Hyunjoo Kim)" w:date="2024-04-05T16:43:00Z">
        <w:r w:rsidR="00D8511A">
          <w:rPr>
            <w:rFonts w:eastAsiaTheme="minorHAnsi" w:cs="굴림"/>
            <w:color w:val="000000"/>
            <w:spacing w:val="4"/>
            <w:kern w:val="0"/>
            <w:sz w:val="22"/>
          </w:rPr>
          <w:t>3</w:t>
        </w:r>
      </w:ins>
      <w:del w:id="6" w:author="김현주 (Hyunjoo Kim)" w:date="2024-04-05T16:43:00Z">
        <w:r w:rsidRPr="001B616F" w:rsidDel="00D8511A">
          <w:rPr>
            <w:rFonts w:eastAsiaTheme="minorHAnsi" w:cs="굴림" w:hint="eastAsia"/>
            <w:color w:val="000000"/>
            <w:spacing w:val="4"/>
            <w:kern w:val="0"/>
            <w:sz w:val="22"/>
          </w:rPr>
          <w:delText>2</w:delText>
        </w:r>
      </w:del>
      <w:r w:rsidRPr="001B616F">
        <w:rPr>
          <w:rFonts w:eastAsiaTheme="minorHAnsi" w:cs="굴림" w:hint="eastAsia"/>
          <w:color w:val="000000"/>
          <w:spacing w:val="4"/>
          <w:kern w:val="0"/>
          <w:sz w:val="22"/>
        </w:rPr>
        <w:t>개월 이상 납부치 않을 시에는 임대인은 임의로 계약</w:t>
      </w:r>
      <w:r w:rsidRPr="001B616F">
        <w:rPr>
          <w:rFonts w:eastAsiaTheme="minorHAnsi" w:cs="굴림" w:hint="eastAsia"/>
          <w:color w:val="000000"/>
          <w:kern w:val="0"/>
          <w:sz w:val="22"/>
        </w:rPr>
        <w:t>을 해</w:t>
      </w:r>
      <w:r w:rsidRPr="001B616F">
        <w:rPr>
          <w:rFonts w:eastAsiaTheme="minorHAnsi" w:cs="굴림" w:hint="eastAsia"/>
          <w:color w:val="000000"/>
          <w:spacing w:val="-2"/>
          <w:kern w:val="0"/>
          <w:sz w:val="22"/>
        </w:rPr>
        <w:t xml:space="preserve">지할 수 있으며, 이러한 경우 임차인은 </w:t>
      </w:r>
      <w:r w:rsidRPr="001B616F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 xml:space="preserve">해당 점포가 </w:t>
      </w:r>
      <w:proofErr w:type="spellStart"/>
      <w:r w:rsidRPr="001B616F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>재임대될</w:t>
      </w:r>
      <w:proofErr w:type="spellEnd"/>
      <w:r w:rsidRPr="001B616F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 xml:space="preserve"> 때 까지의 임대료와 관리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비</w:t>
      </w:r>
      <w:r w:rsidRPr="001B616F">
        <w:rPr>
          <w:rFonts w:eastAsiaTheme="minorHAnsi" w:cs="굴림" w:hint="eastAsia"/>
          <w:color w:val="000000"/>
          <w:kern w:val="0"/>
          <w:sz w:val="22"/>
        </w:rPr>
        <w:t>를 부담하기로 한다.</w:t>
      </w:r>
    </w:p>
    <w:p w14:paraId="13880366" w14:textId="77777777" w:rsidR="00F666ED" w:rsidRPr="001B616F" w:rsidRDefault="00F666ED" w:rsidP="000A20F4">
      <w:pPr>
        <w:spacing w:after="0" w:line="240" w:lineRule="auto"/>
        <w:ind w:left="322" w:hanging="322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63F7109B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6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</w:t>
      </w:r>
      <w:r w:rsidRPr="001B616F">
        <w:rPr>
          <w:rFonts w:eastAsiaTheme="minorHAnsi" w:cs="굴림"/>
          <w:color w:val="000000"/>
          <w:kern w:val="0"/>
          <w:szCs w:val="20"/>
        </w:rPr>
        <w:tab/>
      </w:r>
      <w:r w:rsidRPr="001B616F">
        <w:rPr>
          <w:rFonts w:eastAsiaTheme="minorHAnsi" w:cs="굴림"/>
          <w:b/>
          <w:bCs/>
          <w:color w:val="000000"/>
          <w:kern w:val="0"/>
          <w:sz w:val="22"/>
        </w:rPr>
        <w:t xml:space="preserve"> 영업 인허가 등의 취득 및 말소</w:t>
      </w:r>
    </w:p>
    <w:p w14:paraId="29FC28EC" w14:textId="71831C86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1. 임</w:t>
      </w:r>
      <w:r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차인은 영업개시를 하는데 필요한 용도변경, </w:t>
      </w:r>
      <w:proofErr w:type="spellStart"/>
      <w:r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>영업허가·신고</w:t>
      </w:r>
      <w:proofErr w:type="spellEnd"/>
      <w:r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 등 행정관청의 모든 인</w:t>
      </w:r>
      <w:r w:rsidRPr="001B616F">
        <w:rPr>
          <w:rFonts w:eastAsiaTheme="minorHAnsi" w:cs="굴림" w:hint="eastAsia"/>
          <w:color w:val="000000"/>
          <w:spacing w:val="-6"/>
          <w:kern w:val="0"/>
          <w:sz w:val="22"/>
        </w:rPr>
        <w:t>허가</w:t>
      </w:r>
      <w:r w:rsidRPr="001B616F">
        <w:rPr>
          <w:rFonts w:ascii="MS Gothic" w:eastAsia="MS Gothic" w:hAnsi="MS Gothic" w:cs="MS Gothic" w:hint="eastAsia"/>
          <w:color w:val="000000"/>
          <w:spacing w:val="-6"/>
          <w:kern w:val="0"/>
          <w:sz w:val="22"/>
        </w:rPr>
        <w:t>․</w:t>
      </w:r>
      <w:r w:rsidRPr="001B616F">
        <w:rPr>
          <w:rFonts w:eastAsiaTheme="minorHAnsi" w:cs="굴림" w:hint="eastAsia"/>
          <w:color w:val="000000"/>
          <w:spacing w:val="-6"/>
          <w:kern w:val="0"/>
          <w:sz w:val="22"/>
        </w:rPr>
        <w:t xml:space="preserve"> 신고 사항 등을</w:t>
      </w:r>
      <w:r w:rsidRPr="001B616F">
        <w:rPr>
          <w:rFonts w:eastAsiaTheme="minorHAnsi" w:cs="굴림"/>
          <w:color w:val="000000"/>
          <w:spacing w:val="-16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spacing w:val="-16"/>
          <w:kern w:val="0"/>
          <w:sz w:val="22"/>
        </w:rPr>
        <w:t>임차인의 책임 하에 처리하기로 하며, 이를 이행하지 못하여 영업 개시를 하</w:t>
      </w:r>
      <w:r w:rsidRPr="001B616F">
        <w:rPr>
          <w:rFonts w:eastAsiaTheme="minorHAnsi" w:cs="굴림" w:hint="eastAsia"/>
          <w:color w:val="000000"/>
          <w:spacing w:val="-12"/>
          <w:kern w:val="0"/>
          <w:sz w:val="22"/>
        </w:rPr>
        <w:t>지 못 할 경우 임차</w:t>
      </w:r>
      <w:r w:rsidRPr="001B616F">
        <w:rPr>
          <w:rFonts w:eastAsiaTheme="minorHAnsi" w:cs="굴림" w:hint="eastAsia"/>
          <w:color w:val="000000"/>
          <w:kern w:val="0"/>
          <w:sz w:val="22"/>
        </w:rPr>
        <w:t>인은 이를 이유로 계약해지를 요구할 수 없다.</w:t>
      </w:r>
    </w:p>
    <w:p w14:paraId="49BAA559" w14:textId="4DEA30D9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2. 임</w:t>
      </w:r>
      <w:r w:rsidRPr="001B616F">
        <w:rPr>
          <w:rFonts w:eastAsiaTheme="minorHAnsi" w:cs="굴림" w:hint="eastAsia"/>
          <w:color w:val="000000"/>
          <w:spacing w:val="2"/>
          <w:kern w:val="0"/>
          <w:sz w:val="22"/>
        </w:rPr>
        <w:t xml:space="preserve">차인은 영업허가 및 사업장 </w:t>
      </w:r>
      <w:proofErr w:type="spellStart"/>
      <w:r w:rsidRPr="001B616F">
        <w:rPr>
          <w:rFonts w:eastAsiaTheme="minorHAnsi" w:cs="굴림" w:hint="eastAsia"/>
          <w:color w:val="000000"/>
          <w:spacing w:val="2"/>
          <w:kern w:val="0"/>
          <w:sz w:val="22"/>
        </w:rPr>
        <w:t>등록시</w:t>
      </w:r>
      <w:proofErr w:type="spellEnd"/>
      <w:r w:rsidRPr="001B616F">
        <w:rPr>
          <w:rFonts w:eastAsiaTheme="minorHAnsi" w:cs="굴림" w:hint="eastAsia"/>
          <w:color w:val="000000"/>
          <w:spacing w:val="2"/>
          <w:kern w:val="0"/>
          <w:sz w:val="22"/>
        </w:rPr>
        <w:t xml:space="preserve"> 계약서상의 </w:t>
      </w:r>
      <w:r w:rsidRPr="001B616F">
        <w:rPr>
          <w:rFonts w:eastAsiaTheme="minorHAnsi" w:cs="굴림" w:hint="eastAsia"/>
          <w:b/>
          <w:bCs/>
          <w:color w:val="000000"/>
          <w:spacing w:val="2"/>
          <w:kern w:val="0"/>
          <w:sz w:val="22"/>
          <w:u w:val="single" w:color="000000"/>
        </w:rPr>
        <w:t>임차인 명의와 일치하게 허가</w:t>
      </w:r>
      <w:r w:rsidRPr="001B616F">
        <w:rPr>
          <w:rFonts w:eastAsiaTheme="minorHAnsi" w:cs="굴림"/>
          <w:color w:val="000000"/>
          <w:spacing w:val="2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spacing w:val="2"/>
          <w:kern w:val="0"/>
          <w:sz w:val="22"/>
        </w:rPr>
        <w:t>및 등</w:t>
      </w:r>
      <w:r w:rsidRPr="001B616F">
        <w:rPr>
          <w:rFonts w:eastAsiaTheme="minorHAnsi" w:cs="굴림" w:hint="eastAsia"/>
          <w:color w:val="000000"/>
          <w:spacing w:val="10"/>
          <w:kern w:val="0"/>
          <w:sz w:val="22"/>
        </w:rPr>
        <w:t>록</w:t>
      </w:r>
      <w:r w:rsidRPr="001B616F">
        <w:rPr>
          <w:rFonts w:eastAsiaTheme="minorHAnsi" w:cs="굴림" w:hint="eastAsia"/>
          <w:color w:val="000000"/>
          <w:kern w:val="0"/>
          <w:sz w:val="22"/>
        </w:rPr>
        <w:t>을 하</w:t>
      </w:r>
      <w:r w:rsidRPr="001B616F">
        <w:rPr>
          <w:rFonts w:eastAsiaTheme="minorHAnsi" w:cs="굴림" w:hint="eastAsia"/>
          <w:color w:val="000000"/>
          <w:spacing w:val="2"/>
          <w:kern w:val="0"/>
          <w:sz w:val="22"/>
        </w:rPr>
        <w:t>여야 하며, 임대차 계약의 만료나 해지사유 발생시 임대인이 별도 요구한 경우를 제</w:t>
      </w:r>
      <w:r w:rsidRPr="001B616F">
        <w:rPr>
          <w:rFonts w:eastAsiaTheme="minorHAnsi" w:cs="굴림" w:hint="eastAsia"/>
          <w:color w:val="000000"/>
          <w:kern w:val="0"/>
          <w:sz w:val="22"/>
        </w:rPr>
        <w:t>외하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 xml:space="preserve">고는 </w:t>
      </w:r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  <w:u w:val="single" w:color="000000"/>
        </w:rPr>
        <w:t>영업 허가증의 말소 절차를 이행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하여야 하고, 해당 절차가 완료된 이후에 임대 보증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금을 반환하기로 한다. </w:t>
      </w:r>
    </w:p>
    <w:p w14:paraId="224CB890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74512A80" w14:textId="6727708E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7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조 </w:t>
      </w:r>
      <w:r w:rsidR="00C603A0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건물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관리비 </w:t>
      </w:r>
    </w:p>
    <w:p w14:paraId="68D8678F" w14:textId="09A62ECB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 w:hint="eastAsia"/>
          <w:strike/>
          <w:color w:val="FF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1.임</w:t>
      </w:r>
      <w:r w:rsidRP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차인은 </w:t>
      </w:r>
      <w:r w:rsidR="001B616F">
        <w:rPr>
          <w:rFonts w:eastAsiaTheme="minorHAnsi" w:cs="굴림" w:hint="eastAsia"/>
          <w:color w:val="000000"/>
          <w:spacing w:val="-10"/>
          <w:kern w:val="0"/>
          <w:sz w:val="22"/>
        </w:rPr>
        <w:t xml:space="preserve">계약기간 동안 </w:t>
      </w:r>
      <w:r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22"/>
          <w:u w:val="single" w:color="000000"/>
        </w:rPr>
        <w:t xml:space="preserve">월 </w:t>
      </w:r>
      <w:r w:rsidR="004171BA"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22"/>
          <w:u w:val="single" w:color="000000"/>
        </w:rPr>
        <w:t>삼백만원 (\3</w:t>
      </w:r>
      <w:r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22"/>
          <w:u w:val="single" w:color="000000"/>
        </w:rPr>
        <w:t>,000</w:t>
      </w:r>
      <w:r w:rsidR="004171BA"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22"/>
          <w:u w:val="single" w:color="000000"/>
        </w:rPr>
        <w:t>,000</w:t>
      </w:r>
      <w:r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22"/>
          <w:u w:val="single" w:color="000000"/>
        </w:rPr>
        <w:t>원</w:t>
      </w:r>
      <w:r w:rsidRPr="001B616F">
        <w:rPr>
          <w:rFonts w:eastAsiaTheme="minorHAnsi" w:cs="굴림" w:hint="eastAsia"/>
          <w:b/>
          <w:bCs/>
          <w:color w:val="000000"/>
          <w:spacing w:val="-10"/>
          <w:kern w:val="0"/>
          <w:sz w:val="18"/>
          <w:szCs w:val="18"/>
          <w:u w:val="single" w:color="000000"/>
        </w:rPr>
        <w:t>(부가세 별</w:t>
      </w:r>
      <w:r w:rsidRPr="001B616F">
        <w:rPr>
          <w:rFonts w:eastAsiaTheme="minorHAnsi" w:cs="굴림" w:hint="eastAsia"/>
          <w:b/>
          <w:bCs/>
          <w:color w:val="000000"/>
          <w:spacing w:val="10"/>
          <w:kern w:val="0"/>
          <w:sz w:val="18"/>
          <w:szCs w:val="18"/>
          <w:u w:val="single" w:color="000000"/>
        </w:rPr>
        <w:t>도)</w:t>
      </w:r>
      <w:r w:rsidRPr="001B616F">
        <w:rPr>
          <w:rFonts w:eastAsiaTheme="minorHAnsi" w:cs="굴림" w:hint="eastAsia"/>
          <w:b/>
          <w:bCs/>
          <w:color w:val="000000"/>
          <w:spacing w:val="10"/>
          <w:kern w:val="0"/>
          <w:sz w:val="22"/>
          <w:u w:val="single" w:color="000000"/>
        </w:rPr>
        <w:t>의 관리비를</w:t>
      </w:r>
      <w:r w:rsidRPr="001B616F">
        <w:rPr>
          <w:rFonts w:eastAsiaTheme="minorHAnsi" w:cs="굴림"/>
          <w:b/>
          <w:bCs/>
          <w:color w:val="000000"/>
          <w:spacing w:val="10"/>
          <w:kern w:val="0"/>
          <w:sz w:val="18"/>
          <w:szCs w:val="18"/>
          <w:u w:val="single" w:color="000000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납부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하기로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하며, </w:t>
      </w:r>
      <w:r w:rsidR="00C859F7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직접 사용하는 </w:t>
      </w:r>
      <w:proofErr w:type="spellStart"/>
      <w:r w:rsidR="00C859F7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수도광열비는</w:t>
      </w:r>
      <w:proofErr w:type="spellEnd"/>
      <w:r w:rsidR="00C859F7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별도로 한다</w:t>
      </w:r>
      <w:r w:rsidR="00C859F7"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.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  <w:ins w:id="7" w:author="김현주 (Hyunjoo Kim)" w:date="2024-04-05T16:47:00Z">
        <w:r w:rsidR="00C20D41">
          <w:rPr>
            <w:rFonts w:eastAsiaTheme="minorHAnsi" w:cs="굴림" w:hint="eastAsia"/>
            <w:color w:val="000000"/>
            <w:kern w:val="0"/>
            <w:sz w:val="22"/>
          </w:rPr>
          <w:t>관리비에는 승강기유지비,</w:t>
        </w:r>
        <w:r w:rsidR="00C20D41">
          <w:rPr>
            <w:rFonts w:eastAsiaTheme="minorHAnsi" w:cs="굴림"/>
            <w:color w:val="000000"/>
            <w:kern w:val="0"/>
            <w:sz w:val="22"/>
          </w:rPr>
          <w:t xml:space="preserve"> </w:t>
        </w:r>
        <w:r w:rsidR="00C20D41">
          <w:rPr>
            <w:rFonts w:eastAsiaTheme="minorHAnsi" w:cs="굴림" w:hint="eastAsia"/>
            <w:color w:val="000000"/>
            <w:kern w:val="0"/>
            <w:sz w:val="22"/>
          </w:rPr>
          <w:t>공용</w:t>
        </w:r>
      </w:ins>
      <w:ins w:id="8" w:author="김현주 (Hyunjoo Kim)" w:date="2024-04-05T16:48:00Z">
        <w:r w:rsidR="00C20D41">
          <w:rPr>
            <w:rFonts w:eastAsiaTheme="minorHAnsi" w:cs="굴림" w:hint="eastAsia"/>
            <w:color w:val="000000"/>
            <w:kern w:val="0"/>
            <w:sz w:val="22"/>
          </w:rPr>
          <w:t>부분</w:t>
        </w:r>
      </w:ins>
      <w:ins w:id="9" w:author="김현주 (Hyunjoo Kim)" w:date="2024-04-05T16:47:00Z">
        <w:r w:rsidR="00C20D41">
          <w:rPr>
            <w:rFonts w:eastAsiaTheme="minorHAnsi" w:cs="굴림" w:hint="eastAsia"/>
            <w:color w:val="000000"/>
            <w:kern w:val="0"/>
            <w:sz w:val="22"/>
          </w:rPr>
          <w:t xml:space="preserve"> 유지관리비,</w:t>
        </w:r>
        <w:r w:rsidR="00C20D41">
          <w:rPr>
            <w:rFonts w:eastAsiaTheme="minorHAnsi" w:cs="굴림"/>
            <w:color w:val="000000"/>
            <w:kern w:val="0"/>
            <w:sz w:val="22"/>
          </w:rPr>
          <w:t xml:space="preserve"> </w:t>
        </w:r>
        <w:r w:rsidR="00C20D41">
          <w:rPr>
            <w:rFonts w:eastAsiaTheme="minorHAnsi" w:cs="굴림" w:hint="eastAsia"/>
            <w:color w:val="000000"/>
            <w:kern w:val="0"/>
            <w:sz w:val="22"/>
          </w:rPr>
          <w:t>대수선비</w:t>
        </w:r>
      </w:ins>
      <w:ins w:id="10" w:author="김현주 (Hyunjoo Kim)" w:date="2024-04-05T16:48:00Z">
        <w:r w:rsidR="00C20D41">
          <w:rPr>
            <w:rFonts w:eastAsiaTheme="minorHAnsi" w:cs="굴림" w:hint="eastAsia"/>
            <w:color w:val="000000"/>
            <w:kern w:val="0"/>
            <w:sz w:val="22"/>
          </w:rPr>
          <w:t>,</w:t>
        </w:r>
        <w:r w:rsidR="00C20D41">
          <w:rPr>
            <w:rFonts w:eastAsiaTheme="minorHAnsi" w:cs="굴림"/>
            <w:color w:val="000000"/>
            <w:kern w:val="0"/>
            <w:sz w:val="22"/>
          </w:rPr>
          <w:t xml:space="preserve"> </w:t>
        </w:r>
        <w:r w:rsidR="00C20D41">
          <w:rPr>
            <w:rFonts w:eastAsiaTheme="minorHAnsi" w:cs="굴림" w:hint="eastAsia"/>
            <w:color w:val="000000"/>
            <w:kern w:val="0"/>
            <w:sz w:val="22"/>
          </w:rPr>
          <w:t>제세공과금</w:t>
        </w:r>
      </w:ins>
      <w:ins w:id="11" w:author="김현주 (Hyunjoo Kim)" w:date="2024-04-05T16:47:00Z">
        <w:r w:rsidR="00C20D41">
          <w:rPr>
            <w:rFonts w:eastAsiaTheme="minorHAnsi" w:cs="굴림" w:hint="eastAsia"/>
            <w:color w:val="000000"/>
            <w:kern w:val="0"/>
            <w:sz w:val="22"/>
          </w:rPr>
          <w:t xml:space="preserve"> 등 모든 비용이 포함된 금액이며 </w:t>
        </w:r>
      </w:ins>
      <w:ins w:id="12" w:author="김현주 (Hyunjoo Kim)" w:date="2024-04-05T16:48:00Z">
        <w:r w:rsidR="00C20D41">
          <w:rPr>
            <w:rFonts w:eastAsiaTheme="minorHAnsi" w:cs="굴림" w:hint="eastAsia"/>
            <w:color w:val="000000"/>
            <w:kern w:val="0"/>
            <w:sz w:val="22"/>
          </w:rPr>
          <w:t>임대인은 관리비 외 별</w:t>
        </w:r>
        <w:r w:rsidR="00C20D41">
          <w:rPr>
            <w:rFonts w:eastAsiaTheme="minorHAnsi" w:cs="굴림" w:hint="eastAsia"/>
            <w:color w:val="000000"/>
            <w:kern w:val="0"/>
            <w:sz w:val="22"/>
          </w:rPr>
          <w:lastRenderedPageBreak/>
          <w:t>도의 비용을 청구하지 아니 한다.</w:t>
        </w:r>
        <w:r w:rsidR="00C20D41">
          <w:rPr>
            <w:rFonts w:eastAsiaTheme="minorHAnsi" w:cs="굴림"/>
            <w:color w:val="000000"/>
            <w:kern w:val="0"/>
            <w:sz w:val="22"/>
          </w:rPr>
          <w:t xml:space="preserve"> </w:t>
        </w:r>
      </w:ins>
    </w:p>
    <w:p w14:paraId="5109CAEA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2.임대료 부과 이전에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입점공사가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시행될 경우 관리비 및 전기료는 시공시점부터 부과한다.</w:t>
      </w:r>
    </w:p>
    <w:p w14:paraId="26458C0B" w14:textId="77777777" w:rsidR="00891231" w:rsidRPr="001B616F" w:rsidRDefault="00891231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2AB84045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8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 건물관리, 주차장 운영, 입주, 간판 등</w:t>
      </w:r>
    </w:p>
    <w:p w14:paraId="34C0504D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1. 임차인은 임대인의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건물 및 주차장 운영관리 방침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에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따르기로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한다.</w:t>
      </w:r>
    </w:p>
    <w:p w14:paraId="3BD398D5" w14:textId="30E3F370" w:rsidR="009E6764" w:rsidRPr="001B616F" w:rsidRDefault="009E6764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임차인은 </w:t>
      </w:r>
      <w:r w:rsidR="000A0D85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건물 1층 전면부 주차장</w:t>
      </w:r>
      <w:r w:rsidR="00222EC7">
        <w:rPr>
          <w:rFonts w:eastAsiaTheme="minorHAnsi" w:cs="굴림" w:hint="eastAsia"/>
          <w:b/>
          <w:bCs/>
          <w:color w:val="000000"/>
          <w:kern w:val="0"/>
          <w:sz w:val="22"/>
        </w:rPr>
        <w:t>을</w:t>
      </w:r>
      <w:r w:rsidR="001B5E3E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r w:rsidR="009447F4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전용으로</w:t>
      </w:r>
      <w:r w:rsidR="000A0D85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사용하기로 </w:t>
      </w:r>
      <w:r w:rsidR="009447F4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하고 </w:t>
      </w:r>
      <w:proofErr w:type="spellStart"/>
      <w:r w:rsidR="009447F4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후면부</w:t>
      </w:r>
      <w:proofErr w:type="spellEnd"/>
      <w:r w:rsidR="009447F4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주차장에 </w:t>
      </w:r>
      <w:r w:rsidR="001B616F">
        <w:rPr>
          <w:rFonts w:eastAsiaTheme="minorHAnsi" w:cs="굴림" w:hint="eastAsia"/>
          <w:b/>
          <w:bCs/>
          <w:color w:val="000000"/>
          <w:kern w:val="0"/>
          <w:sz w:val="22"/>
        </w:rPr>
        <w:t>4대를 추가로 사용한다. 단 후면주차 사용은 주차타워</w:t>
      </w:r>
      <w:r w:rsidR="00823AEA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2대, 지상주차 2대</w:t>
      </w:r>
      <w:r w:rsidR="001B616F">
        <w:rPr>
          <w:rFonts w:eastAsiaTheme="minorHAnsi" w:cs="굴림" w:hint="eastAsia"/>
          <w:b/>
          <w:bCs/>
          <w:color w:val="000000"/>
          <w:kern w:val="0"/>
          <w:sz w:val="22"/>
        </w:rPr>
        <w:t>를 기본으로하며 주차장 운영 상황에 따라서 지상 주차는 협의하여 운영하기로 한다.</w:t>
      </w:r>
    </w:p>
    <w:p w14:paraId="50D563ED" w14:textId="067EBB16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2. 임대인은 임대차 공간을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계약 당시 현재의 상태로 임대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하며, 임차인은 필요한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입점공사를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잔금 지불</w:t>
      </w:r>
      <w:r w:rsidR="00064E53" w:rsidRPr="001B616F">
        <w:rPr>
          <w:rFonts w:eastAsiaTheme="minorHAnsi" w:cs="굴림" w:hint="eastAsia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이후에 시작하여야 하고, 입점에 따른 시공 도면을 반드시 사전에 임대인에게 제출하여 승인을 받은 후 시공하여야 한다.</w:t>
      </w:r>
    </w:p>
    <w:p w14:paraId="25675FA7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3. 간판 등 각종 광고물 설치는 반드시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 xml:space="preserve">임대인이 지정한 위치에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설치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하여야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하며, 관련법 과 행정관청의 설치기준에 적합하고 필요시에는 임대인이 관련 인허가를 득하여야 한다.</w:t>
      </w:r>
    </w:p>
    <w:p w14:paraId="09CD5A5F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임차인은 점포내 상품 및 시설 등의 화재, 안전 등에 대비하여 보험에 가입하여야 한다.</w:t>
      </w:r>
    </w:p>
    <w:p w14:paraId="261093AE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5. 임차인은 예기치 못한 건물 내의 단전, 단수에 따른 손해는 임대인에게 요구하지 않기로 하며, 임차인은 임대차 공간 내에서 어떠한 경우에도 숙박 및 주거 행위를 할 수 없다.</w:t>
      </w:r>
    </w:p>
    <w:p w14:paraId="64FE3148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kern w:val="0"/>
          <w:szCs w:val="20"/>
        </w:rPr>
      </w:pPr>
      <w:r w:rsidRPr="001B616F">
        <w:rPr>
          <w:rFonts w:eastAsiaTheme="minorHAnsi" w:cs="굴림" w:hint="eastAsia"/>
          <w:kern w:val="0"/>
          <w:sz w:val="22"/>
        </w:rPr>
        <w:t>6. 임</w:t>
      </w:r>
      <w:r w:rsidRPr="001B616F">
        <w:rPr>
          <w:rFonts w:eastAsiaTheme="minorHAnsi" w:cs="굴림" w:hint="eastAsia"/>
          <w:spacing w:val="-6"/>
          <w:kern w:val="0"/>
          <w:sz w:val="22"/>
        </w:rPr>
        <w:t xml:space="preserve">대인은 계약기간 중 임대목적물을 임차인이 사용, 수익에 필요한 상태로 </w:t>
      </w:r>
      <w:proofErr w:type="gramStart"/>
      <w:r w:rsidRPr="001B616F">
        <w:rPr>
          <w:rFonts w:eastAsiaTheme="minorHAnsi" w:cs="굴림" w:hint="eastAsia"/>
          <w:spacing w:val="-6"/>
          <w:kern w:val="0"/>
          <w:sz w:val="22"/>
        </w:rPr>
        <w:t>유지 하여야</w:t>
      </w:r>
      <w:proofErr w:type="gramEnd"/>
      <w:r w:rsidRPr="001B616F">
        <w:rPr>
          <w:rFonts w:eastAsiaTheme="minorHAnsi" w:cs="굴림" w:hint="eastAsia"/>
          <w:spacing w:val="-6"/>
          <w:kern w:val="0"/>
          <w:sz w:val="22"/>
        </w:rPr>
        <w:t xml:space="preserve"> 한</w:t>
      </w:r>
      <w:r w:rsidRPr="001B616F">
        <w:rPr>
          <w:rFonts w:eastAsiaTheme="minorHAnsi" w:cs="굴림" w:hint="eastAsia"/>
          <w:kern w:val="0"/>
          <w:sz w:val="22"/>
        </w:rPr>
        <w:t>다.</w:t>
      </w:r>
    </w:p>
    <w:p w14:paraId="06B58468" w14:textId="729CDD2B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06DDBF79" w14:textId="2B14E2FD" w:rsidR="00FB5B35" w:rsidRPr="001B616F" w:rsidRDefault="00FB5B35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9</w:t>
      </w:r>
      <w:proofErr w:type="gramEnd"/>
      <w:r w:rsidRPr="001B616F"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조 수선 의무</w:t>
      </w:r>
    </w:p>
    <w:p w14:paraId="0EF85B4E" w14:textId="0B4FC3EF" w:rsidR="00FB5B35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1. 임차인은 점유하고 있는 전유부분에 대한 관리책임이 있으며,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임대인은 부동산을 본 임대차 목적에 부합하게 유지,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보수,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관리하며,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건물시설 노후화로 인한 유지,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보수에 대한 책임이 있다.</w:t>
      </w:r>
    </w:p>
    <w:p w14:paraId="0E1C6233" w14:textId="35174AD7" w:rsidR="00FB5B35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t xml:space="preserve">2. </w:t>
      </w:r>
      <w:r w:rsidRPr="001B616F">
        <w:rPr>
          <w:rFonts w:eastAsiaTheme="minorHAnsi" w:cs="굴림" w:hint="eastAsia"/>
          <w:color w:val="000000"/>
          <w:kern w:val="0"/>
          <w:sz w:val="22"/>
        </w:rPr>
        <w:t>건물 누수 발생 시 임대인은 누수 관련 보수 공사를 진행하여야 한다.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누수 발생 시 원인 규명의 책임은 임대인에게 있다.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단,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누수 발생 원인이 임차인에게 있을 시 보수 공사에 발생한 비용은 임차인의 책임으로 한다.</w:t>
      </w:r>
    </w:p>
    <w:p w14:paraId="599EF511" w14:textId="19DB06D9" w:rsidR="00FB5B35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t>3. ‘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임대인이 설치한 전기,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소방,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수도,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가스 통신과 관련한 경비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’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및 </w:t>
      </w:r>
      <w:r w:rsidRPr="001B616F">
        <w:rPr>
          <w:rFonts w:eastAsiaTheme="minorHAnsi" w:cs="굴림"/>
          <w:color w:val="000000"/>
          <w:kern w:val="0"/>
          <w:sz w:val="22"/>
        </w:rPr>
        <w:t>‘</w:t>
      </w:r>
      <w:r w:rsidRPr="001B616F">
        <w:rPr>
          <w:rFonts w:eastAsiaTheme="minorHAnsi" w:cs="굴림" w:hint="eastAsia"/>
          <w:color w:val="000000"/>
          <w:kern w:val="0"/>
          <w:sz w:val="22"/>
        </w:rPr>
        <w:t>건물 관리와 관련하여 처리되는 제반 경비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’ </w:t>
      </w:r>
      <w:r w:rsidRPr="001B616F">
        <w:rPr>
          <w:rFonts w:eastAsiaTheme="minorHAnsi" w:cs="굴림" w:hint="eastAsia"/>
          <w:color w:val="000000"/>
          <w:kern w:val="0"/>
          <w:sz w:val="22"/>
        </w:rPr>
        <w:t>등 주요 설비의 노후 및 고장이 있을 시 해당 건의 대응 및 비용처리는 임대인이 진행하여야 한다.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단 임차인의 사용상의 책임으로 일어난 고장은 임차인이 부담한다.</w:t>
      </w:r>
    </w:p>
    <w:p w14:paraId="02A264BD" w14:textId="28CDB7F5" w:rsidR="00FB5B35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t xml:space="preserve">4.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임차인 책임이 아닌 문제로 발생하는 화재사고 또는 승강기 사고 발생 시,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대응 및 복구 비용은 임대인이 진행하여야 한다.</w:t>
      </w:r>
    </w:p>
    <w:p w14:paraId="7716ED32" w14:textId="00FD2264" w:rsidR="00FB5B35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lastRenderedPageBreak/>
        <w:t xml:space="preserve">5.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임차인이 전항에 따라 임대인의 부담에 속하는 수선이 필요한 경우 임대인의 허락없이 수선이 불가능하고,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임대인에게 수선을 요구할 수 있다.</w:t>
      </w:r>
    </w:p>
    <w:p w14:paraId="245788A3" w14:textId="0A1D0F21" w:rsidR="00FB5B35" w:rsidRPr="001B616F" w:rsidRDefault="00FB5B35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1CD75B8A" w14:textId="757E54E1" w:rsidR="00FB5B35" w:rsidRPr="001B616F" w:rsidRDefault="00FB5B35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10</w:t>
      </w:r>
      <w:proofErr w:type="gramEnd"/>
      <w:r w:rsidRPr="001B616F"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조 불가항력</w:t>
      </w:r>
    </w:p>
    <w:p w14:paraId="2199B874" w14:textId="09546638" w:rsidR="002668D9" w:rsidRPr="001B616F" w:rsidRDefault="00FB5B35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1. </w:t>
      </w:r>
      <w:r w:rsidR="002668D9" w:rsidRPr="001B616F">
        <w:rPr>
          <w:rFonts w:eastAsiaTheme="minorHAnsi" w:cs="굴림" w:hint="eastAsia"/>
          <w:color w:val="000000"/>
          <w:kern w:val="0"/>
          <w:sz w:val="22"/>
        </w:rPr>
        <w:t>천재지변,</w:t>
      </w:r>
      <w:r w:rsidR="002668D9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2668D9" w:rsidRPr="001B616F">
        <w:rPr>
          <w:rFonts w:eastAsiaTheme="minorHAnsi" w:cs="굴림" w:hint="eastAsia"/>
          <w:color w:val="000000"/>
          <w:kern w:val="0"/>
          <w:sz w:val="22"/>
        </w:rPr>
        <w:t>전쟁,</w:t>
      </w:r>
      <w:r w:rsidR="002668D9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2668D9" w:rsidRPr="001B616F">
        <w:rPr>
          <w:rFonts w:eastAsiaTheme="minorHAnsi" w:cs="굴림" w:hint="eastAsia"/>
          <w:color w:val="000000"/>
          <w:kern w:val="0"/>
          <w:sz w:val="22"/>
        </w:rPr>
        <w:t>소동,</w:t>
      </w:r>
      <w:r w:rsidR="002668D9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2668D9" w:rsidRPr="001B616F">
        <w:rPr>
          <w:rFonts w:eastAsiaTheme="minorHAnsi" w:cs="굴림" w:hint="eastAsia"/>
          <w:color w:val="000000"/>
          <w:kern w:val="0"/>
          <w:sz w:val="22"/>
        </w:rPr>
        <w:t>기타 법률상 불가항력적 사유나 그 밖에 임대인 또는 임차인의 책임으로 돌릴 수 없는 사유로 인하여 상대방 또는 제3자가 입은 모든 손해에 대하여 임대인 또는 임차인은 민사 및 형사상 책임을 지지 아니하며,</w:t>
      </w:r>
      <w:r w:rsidR="002668D9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2668D9" w:rsidRPr="001B616F">
        <w:rPr>
          <w:rFonts w:eastAsiaTheme="minorHAnsi" w:cs="굴림" w:hint="eastAsia"/>
          <w:color w:val="000000"/>
          <w:kern w:val="0"/>
          <w:sz w:val="22"/>
        </w:rPr>
        <w:t>상대방에게 그로 인한 손해의 배상 등을 주장할 수 없다.</w:t>
      </w:r>
    </w:p>
    <w:p w14:paraId="036F94A4" w14:textId="161FCDB5" w:rsidR="002668D9" w:rsidRPr="001B616F" w:rsidRDefault="002668D9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t xml:space="preserve">2. </w:t>
      </w:r>
      <w:r w:rsidR="00007237" w:rsidRPr="001B616F">
        <w:rPr>
          <w:rFonts w:eastAsiaTheme="minorHAnsi" w:cs="굴림" w:hint="eastAsia"/>
          <w:color w:val="000000"/>
          <w:kern w:val="0"/>
          <w:sz w:val="22"/>
        </w:rPr>
        <w:t>전항의 불가항력적 사유가 생기더라도 본 계약에 의하여 이미 발생한 금전지급 및 채무이행 등 기간은 연장되지 아니한다.</w:t>
      </w:r>
      <w:r w:rsidR="00007237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007237" w:rsidRPr="001B616F">
        <w:rPr>
          <w:rFonts w:eastAsiaTheme="minorHAnsi" w:cs="굴림" w:hint="eastAsia"/>
          <w:color w:val="000000"/>
          <w:kern w:val="0"/>
          <w:sz w:val="22"/>
        </w:rPr>
        <w:t>다만,</w:t>
      </w:r>
      <w:r w:rsidR="00007237"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="00007237" w:rsidRPr="001B616F">
        <w:rPr>
          <w:rFonts w:eastAsiaTheme="minorHAnsi" w:cs="굴림" w:hint="eastAsia"/>
          <w:color w:val="000000"/>
          <w:kern w:val="0"/>
          <w:sz w:val="22"/>
        </w:rPr>
        <w:t>금전지급채무 이외의 채무이행에 관하여는 양 당사자의 협의를 통해 연장될 수 있다.</w:t>
      </w:r>
    </w:p>
    <w:p w14:paraId="5D234C01" w14:textId="23BE93B1" w:rsidR="00007237" w:rsidRPr="001B616F" w:rsidRDefault="00007237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/>
          <w:color w:val="000000"/>
          <w:kern w:val="0"/>
          <w:sz w:val="22"/>
        </w:rPr>
        <w:t xml:space="preserve">3. </w:t>
      </w:r>
      <w:r w:rsidRPr="001B616F">
        <w:rPr>
          <w:rFonts w:eastAsiaTheme="minorHAnsi" w:cs="굴림" w:hint="eastAsia"/>
          <w:color w:val="000000"/>
          <w:kern w:val="0"/>
          <w:sz w:val="22"/>
        </w:rPr>
        <w:t>본 조 제1항에 명시된 불가항력 사유로 인하여 임차인이 임대차목적물을 사용할 수 없게 된 경우,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임차인은 해당기간 동안 관리비를 지급할 의무로부터 면제된다.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임차인이 이러한 불가항력적 사유로 인하여 임대차목적물을 </w:t>
      </w:r>
      <w:r w:rsidRPr="001B616F">
        <w:rPr>
          <w:rFonts w:eastAsiaTheme="minorHAnsi" w:cs="굴림"/>
          <w:color w:val="000000"/>
          <w:kern w:val="0"/>
          <w:sz w:val="22"/>
        </w:rPr>
        <w:t>30</w:t>
      </w:r>
      <w:r w:rsidRPr="001B616F">
        <w:rPr>
          <w:rFonts w:eastAsiaTheme="minorHAnsi" w:cs="굴림" w:hint="eastAsia"/>
          <w:color w:val="000000"/>
          <w:kern w:val="0"/>
          <w:sz w:val="22"/>
        </w:rPr>
        <w:t>일 이상 사용하지 못한 경우 각 당사자는 본 계약을 해지할 수 있다.</w:t>
      </w:r>
    </w:p>
    <w:p w14:paraId="633EBC37" w14:textId="77777777" w:rsidR="002668D9" w:rsidRPr="001B616F" w:rsidRDefault="002668D9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  <w:highlight w:val="yellow"/>
        </w:rPr>
      </w:pPr>
    </w:p>
    <w:p w14:paraId="7CA536CF" w14:textId="1AE919E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</w:t>
      </w:r>
      <w:r w:rsidR="00562D2C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1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조 </w:t>
      </w:r>
      <w:r w:rsidR="006E5908" w:rsidRPr="001B616F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임대차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목적물내의 출입 권한</w:t>
      </w:r>
    </w:p>
    <w:p w14:paraId="6934A9C5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461CD19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1. 임대인 또는 임대인의 피고용인이 사전에 임차인의 양해를 구할 시간적 여유가 없는 화 재 및 관리상 급박한 경우에는 임차인 부재시라도 사전 통보 없이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시건장치를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해지하여 필요한 긴급조치를 할 수 있다.</w:t>
      </w:r>
    </w:p>
    <w:p w14:paraId="57060C73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2. 임대인은 임차인과 연접(</w:t>
      </w:r>
      <w:proofErr w:type="gramStart"/>
      <w:r w:rsidRPr="001B616F">
        <w:rPr>
          <w:rFonts w:eastAsiaTheme="minorHAnsi" w:cs="굴림" w:hint="eastAsia"/>
          <w:color w:val="000000"/>
          <w:kern w:val="0"/>
          <w:sz w:val="22"/>
        </w:rPr>
        <w:t>상.하층</w:t>
      </w:r>
      <w:proofErr w:type="gram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포함)된 다른 임차인의 설비 등의 시설, 유지보수 공사 의 목적으로 임차인의 목적물내 출입이 필요할 경우 사전에 통보 후 출입할 수 있으며, 임차인은 관련 시설 및 유지보수 공사에 지장이 없도록 적극 협조하기로 한다.</w:t>
      </w:r>
    </w:p>
    <w:p w14:paraId="2DD3A927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2C0D1669" w14:textId="63C5C01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2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조 </w:t>
      </w:r>
      <w:r w:rsidR="00086383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권리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의무의 이전, 전대 등의 금지</w:t>
      </w:r>
    </w:p>
    <w:p w14:paraId="0D217A70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5862C851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임차인은 제3자에게 본 임대차 계약상의 권리, 의무나 지위를 양도</w:t>
      </w:r>
      <w:r w:rsidRPr="001B616F">
        <w:rPr>
          <w:rFonts w:ascii="MS Gothic" w:eastAsia="MS Gothic" w:hAnsi="MS Gothic" w:cs="MS Gothic" w:hint="eastAsia"/>
          <w:color w:val="000000"/>
          <w:kern w:val="0"/>
          <w:sz w:val="22"/>
        </w:rPr>
        <w:t>․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인계하거나, 임대차 물 건의 전부나 일부를 전대할 수 없다. 단 사전에 임대인의 동의를 받은 경우에는 예외로 한다</w:t>
      </w:r>
    </w:p>
    <w:p w14:paraId="60ABBD04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377F2A61" w14:textId="734E092C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3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조</w:t>
      </w:r>
      <w:r w:rsidR="00086383" w:rsidRPr="001B616F">
        <w:rPr>
          <w:rFonts w:eastAsiaTheme="minorHAnsi" w:cs="굴림" w:hint="eastAsia"/>
          <w:color w:val="000000"/>
          <w:kern w:val="0"/>
          <w:szCs w:val="20"/>
        </w:rPr>
        <w:t xml:space="preserve">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임대인의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계약해지권</w:t>
      </w:r>
    </w:p>
    <w:p w14:paraId="2489A29B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4F2FE634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1.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임대인은 임</w:t>
      </w:r>
      <w:r w:rsidRPr="001B616F">
        <w:rPr>
          <w:rFonts w:eastAsiaTheme="minorHAnsi" w:cs="굴림" w:hint="eastAsia"/>
          <w:color w:val="000000"/>
          <w:spacing w:val="-2"/>
          <w:kern w:val="0"/>
          <w:sz w:val="22"/>
        </w:rPr>
        <w:t>차인이 다음 각 호에 해당하는 경우에는 14일 이상, 1회의 최고를 거쳐서, 본 계약을 해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제 또는 해지할 수 있다. </w:t>
      </w:r>
    </w:p>
    <w:p w14:paraId="7B9F472F" w14:textId="77777777" w:rsidR="00F666ED" w:rsidRPr="001B616F" w:rsidRDefault="00F666ED" w:rsidP="000A20F4">
      <w:pPr>
        <w:spacing w:after="0" w:line="240" w:lineRule="auto"/>
        <w:ind w:left="504" w:hanging="50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lastRenderedPageBreak/>
        <w:t xml:space="preserve">① </w:t>
      </w:r>
      <w:r w:rsidRPr="001B616F">
        <w:rPr>
          <w:rFonts w:eastAsiaTheme="minorHAnsi" w:cs="굴림" w:hint="eastAsia"/>
          <w:color w:val="000000"/>
          <w:spacing w:val="-6"/>
          <w:kern w:val="0"/>
          <w:sz w:val="22"/>
        </w:rPr>
        <w:t>임대보증금의 중도금 및 잔금을 납부기일이 지나도 납부하지 아니한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때.</w:t>
      </w:r>
    </w:p>
    <w:p w14:paraId="287ABE4D" w14:textId="77777777" w:rsidR="00F666ED" w:rsidRPr="001B616F" w:rsidRDefault="00F666ED" w:rsidP="000A20F4">
      <w:pPr>
        <w:spacing w:after="0" w:line="240" w:lineRule="auto"/>
        <w:ind w:left="504" w:hanging="50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② 임대료, 관리비 등 본 계약상 제반 금전채무의 이행을 2개월 이상 연체한 때.</w:t>
      </w:r>
    </w:p>
    <w:p w14:paraId="07E35CEE" w14:textId="77777777" w:rsidR="00F666ED" w:rsidRPr="001B616F" w:rsidRDefault="00F666ED" w:rsidP="000A20F4">
      <w:pPr>
        <w:spacing w:after="0" w:line="240" w:lineRule="auto"/>
        <w:ind w:left="508" w:hanging="508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③ 기타, 관계 법령과 본 계약의 각 조항 위반 및 제반 관리 지침을 위반한 때.</w:t>
      </w:r>
    </w:p>
    <w:p w14:paraId="3870B87B" w14:textId="77777777" w:rsidR="00F666ED" w:rsidRPr="001B616F" w:rsidRDefault="00F666ED" w:rsidP="000A20F4">
      <w:pPr>
        <w:spacing w:after="0" w:line="240" w:lineRule="auto"/>
        <w:ind w:left="508" w:hanging="508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57620BFE" w14:textId="36D17EFE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4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조</w:t>
      </w:r>
      <w:r w:rsidR="00086383" w:rsidRPr="001B616F">
        <w:rPr>
          <w:rFonts w:eastAsiaTheme="minorHAnsi" w:cs="굴림" w:hint="eastAsia"/>
          <w:color w:val="000000"/>
          <w:kern w:val="0"/>
          <w:szCs w:val="20"/>
        </w:rPr>
        <w:t xml:space="preserve">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계약의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갱신</w:t>
      </w:r>
    </w:p>
    <w:p w14:paraId="6772E9C9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3E7FAE0B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① 임대인과 임차인은 계약기간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만료 2개월 전까지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어느 일방으로부터 서면으로 별도</w:t>
      </w:r>
      <w:r w:rsidRPr="001B616F">
        <w:rPr>
          <w:rFonts w:eastAsiaTheme="minorHAnsi" w:cs="굴림" w:hint="eastAsia"/>
          <w:color w:val="000000"/>
          <w:spacing w:val="-6"/>
          <w:kern w:val="0"/>
          <w:sz w:val="22"/>
        </w:rPr>
        <w:t>의 의사 표시가 없는 한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본 임대차 계약은 동일조건으로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1년간 연장</w:t>
      </w:r>
      <w:r w:rsidRPr="001B616F">
        <w:rPr>
          <w:rFonts w:eastAsiaTheme="minorHAnsi" w:cs="굴림" w:hint="eastAsia"/>
          <w:color w:val="000000"/>
          <w:kern w:val="0"/>
          <w:sz w:val="22"/>
        </w:rPr>
        <w:t>하는 것으로 한다.</w:t>
      </w:r>
    </w:p>
    <w:p w14:paraId="4344B6A9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② 양 당사자가 임대료 등 계약조건을 달리하여 연장을 희망할 경우에는 적어도 계약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만료 1개월 전까지는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계약을 체결하기로 한다.</w:t>
      </w:r>
    </w:p>
    <w:p w14:paraId="3E2042FE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603D6B02" w14:textId="43076C1C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5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조</w:t>
      </w:r>
      <w:r w:rsidR="00086383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 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명도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및 원상복구</w:t>
      </w:r>
    </w:p>
    <w:p w14:paraId="2F3F1D8B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35D33F7" w14:textId="77777777" w:rsidR="00F666ED" w:rsidRPr="001B616F" w:rsidRDefault="00F666ED" w:rsidP="000A20F4">
      <w:pPr>
        <w:spacing w:after="0" w:line="240" w:lineRule="auto"/>
        <w:ind w:left="324" w:hanging="324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0A20F4">
        <w:rPr>
          <w:rFonts w:eastAsiaTheme="minorHAnsi" w:cs="굴림" w:hint="eastAsia"/>
          <w:color w:val="000000"/>
          <w:kern w:val="0"/>
          <w:sz w:val="22"/>
        </w:rPr>
        <w:t>1.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임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차인은 본 임대차 계약의 만료나 계약의 해지 시에는 각종 인테리어, 시설 및 설비 등을</w:t>
      </w:r>
      <w:r w:rsidRPr="001B616F">
        <w:rPr>
          <w:rFonts w:eastAsiaTheme="minorHAnsi" w:cs="굴림"/>
          <w:color w:val="000000"/>
          <w:kern w:val="0"/>
          <w:sz w:val="22"/>
        </w:rPr>
        <w:t xml:space="preserve"> </w:t>
      </w:r>
      <w:r w:rsidRPr="001B616F">
        <w:rPr>
          <w:rFonts w:eastAsiaTheme="minorHAnsi" w:cs="굴림" w:hint="eastAsia"/>
          <w:color w:val="000000"/>
          <w:kern w:val="0"/>
          <w:sz w:val="22"/>
        </w:rPr>
        <w:t>철</w:t>
      </w:r>
      <w:r w:rsidRPr="001B616F">
        <w:rPr>
          <w:rFonts w:eastAsiaTheme="minorHAnsi" w:cs="굴림" w:hint="eastAsia"/>
          <w:color w:val="000000"/>
          <w:spacing w:val="-4"/>
          <w:kern w:val="0"/>
          <w:sz w:val="22"/>
        </w:rPr>
        <w:t>거하고 본 임대차 계약 체결 당시의 원상</w:t>
      </w:r>
      <w:r w:rsidRPr="001B616F">
        <w:rPr>
          <w:rFonts w:eastAsiaTheme="minorHAnsi" w:cs="굴림" w:hint="eastAsia"/>
          <w:b/>
          <w:bCs/>
          <w:color w:val="000000"/>
          <w:spacing w:val="-4"/>
          <w:kern w:val="0"/>
          <w:sz w:val="22"/>
          <w:u w:val="single" w:color="000000"/>
        </w:rPr>
        <w:t>(앞선 임차인 시설을 양수한 경우에는 건물 준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공 직후 상태)</w:t>
      </w:r>
      <w:r w:rsidRPr="001B616F">
        <w:rPr>
          <w:rFonts w:eastAsiaTheme="minorHAnsi" w:cs="굴림" w:hint="eastAsia"/>
          <w:color w:val="000000"/>
          <w:kern w:val="0"/>
          <w:sz w:val="22"/>
        </w:rPr>
        <w:t>으로 복구하여 명도 하여야 한다.</w:t>
      </w:r>
    </w:p>
    <w:p w14:paraId="499F55BC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2. 계</w:t>
      </w:r>
      <w:r w:rsidRPr="001B616F">
        <w:rPr>
          <w:rFonts w:eastAsiaTheme="minorHAnsi" w:cs="굴림" w:hint="eastAsia"/>
          <w:color w:val="000000"/>
          <w:spacing w:val="4"/>
          <w:kern w:val="0"/>
          <w:sz w:val="22"/>
        </w:rPr>
        <w:t>약의 해지 또는 종료 후에도 임차인이 전항의 명도 및 원상회복 의무를 이행하지 않 은 경</w:t>
      </w:r>
      <w:r w:rsidRPr="001B616F">
        <w:rPr>
          <w:rFonts w:eastAsiaTheme="minorHAnsi" w:cs="굴림" w:hint="eastAsia"/>
          <w:color w:val="000000"/>
          <w:kern w:val="0"/>
          <w:sz w:val="22"/>
        </w:rPr>
        <w:t>우 임대인은 임차인의 동의 없이도 임차인의 책임과 부담아래 임차인 및 그 사용인 소유의 물건을 철거하기로 하고, 본 임대차 계약서 상의 임차인의 주소나 제3의 장소로 반출할 수 있으며, 이에 대하여 어떠한 경우에도 민형사상 이의제기를 하지 않기로 한다.</w:t>
      </w:r>
    </w:p>
    <w:p w14:paraId="69B26727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C2C3A4D" w14:textId="29317A45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제 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6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 중개업소, 임대인의 직원 등 서면 및 구두 약속 등의 효력</w:t>
      </w:r>
    </w:p>
    <w:p w14:paraId="47C5A04C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03A3550F" w14:textId="77777777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>본 임대차 계약과 관련하여 중개업소, 임대인의 직원 등의 어떠한 서면이나 구두 약속은 법적 효력을 가지지 않으며, 오직 본 계약서의 내용만이 유효하기로 한다.</w:t>
      </w:r>
    </w:p>
    <w:p w14:paraId="06157F6B" w14:textId="6134A366" w:rsidR="00F666ED" w:rsidRPr="001B616F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spacing w:val="-4"/>
          <w:kern w:val="0"/>
          <w:sz w:val="22"/>
        </w:rPr>
      </w:pPr>
    </w:p>
    <w:p w14:paraId="3B6D5F70" w14:textId="4681C8A7" w:rsidR="00007237" w:rsidRPr="001B616F" w:rsidRDefault="00007237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  <w:proofErr w:type="gramStart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제 </w:t>
      </w:r>
      <w:r w:rsidR="00562D2C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1</w:t>
      </w:r>
      <w:r w:rsidR="003B0AEE">
        <w:rPr>
          <w:rFonts w:eastAsiaTheme="minorHAnsi" w:cs="굴림" w:hint="eastAsia"/>
          <w:b/>
          <w:bCs/>
          <w:color w:val="000000"/>
          <w:kern w:val="0"/>
          <w:sz w:val="22"/>
        </w:rPr>
        <w:t>7</w:t>
      </w:r>
      <w:proofErr w:type="gramEnd"/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조 분쟁</w:t>
      </w:r>
      <w:r w:rsidR="00562D2C"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해</w:t>
      </w:r>
      <w:r w:rsidRPr="001B616F">
        <w:rPr>
          <w:rFonts w:eastAsiaTheme="minorHAnsi" w:cs="굴림" w:hint="eastAsia"/>
          <w:b/>
          <w:bCs/>
          <w:color w:val="000000"/>
          <w:kern w:val="0"/>
          <w:sz w:val="22"/>
        </w:rPr>
        <w:t>결</w:t>
      </w:r>
    </w:p>
    <w:p w14:paraId="77D1B4DF" w14:textId="4314C121" w:rsidR="00007237" w:rsidRPr="001B616F" w:rsidRDefault="00007237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0E41DB0B" w14:textId="7BAB5985" w:rsidR="00007237" w:rsidRPr="001B616F" w:rsidRDefault="00007237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본 계약과 관련하여 발생하는 일체의 분쟁은 서울중앙지방법원을 전속적 </w:t>
      </w:r>
      <w:proofErr w:type="spellStart"/>
      <w:r w:rsidRPr="001B616F">
        <w:rPr>
          <w:rFonts w:eastAsiaTheme="minorHAnsi" w:cs="굴림" w:hint="eastAsia"/>
          <w:color w:val="000000"/>
          <w:kern w:val="0"/>
          <w:sz w:val="22"/>
        </w:rPr>
        <w:t>합의관할로하여</w:t>
      </w:r>
      <w:proofErr w:type="spellEnd"/>
      <w:r w:rsidRPr="001B616F">
        <w:rPr>
          <w:rFonts w:eastAsiaTheme="minorHAnsi" w:cs="굴림" w:hint="eastAsia"/>
          <w:color w:val="000000"/>
          <w:kern w:val="0"/>
          <w:sz w:val="22"/>
        </w:rPr>
        <w:t xml:space="preserve"> 해결하기로 한다.</w:t>
      </w:r>
    </w:p>
    <w:p w14:paraId="2543CE96" w14:textId="77777777" w:rsidR="00007237" w:rsidRPr="001B616F" w:rsidRDefault="00007237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spacing w:val="-4"/>
          <w:kern w:val="0"/>
          <w:sz w:val="22"/>
        </w:rPr>
      </w:pPr>
    </w:p>
    <w:p w14:paraId="7E993366" w14:textId="5655D6B3" w:rsidR="003B0AEE" w:rsidRDefault="003B0AEE" w:rsidP="000A20F4">
      <w:pPr>
        <w:widowControl/>
        <w:wordWrap/>
        <w:autoSpaceDE/>
        <w:autoSpaceDN/>
        <w:spacing w:line="240" w:lineRule="auto"/>
        <w:rPr>
          <w:rFonts w:eastAsiaTheme="minorHAnsi" w:cs="굴림"/>
          <w:b/>
          <w:bCs/>
          <w:color w:val="000000"/>
          <w:spacing w:val="-4"/>
          <w:kern w:val="0"/>
          <w:sz w:val="24"/>
          <w:szCs w:val="24"/>
        </w:rPr>
      </w:pPr>
    </w:p>
    <w:p w14:paraId="01C5D024" w14:textId="7BFB9BE9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18"/>
          <w:szCs w:val="18"/>
        </w:rPr>
      </w:pPr>
      <w:proofErr w:type="gramStart"/>
      <w:r w:rsidRPr="003B0AEE">
        <w:rPr>
          <w:rFonts w:eastAsiaTheme="minorHAnsi" w:cs="굴림" w:hint="eastAsia"/>
          <w:b/>
          <w:bCs/>
          <w:color w:val="000000"/>
          <w:spacing w:val="-4"/>
          <w:kern w:val="0"/>
          <w:sz w:val="24"/>
          <w:szCs w:val="24"/>
        </w:rPr>
        <w:t xml:space="preserve">특약사항 </w:t>
      </w:r>
      <w:r w:rsidRPr="003B0AEE">
        <w:rPr>
          <w:rFonts w:eastAsiaTheme="minorHAnsi" w:cs="굴림"/>
          <w:b/>
          <w:bCs/>
          <w:color w:val="000000"/>
          <w:spacing w:val="-4"/>
          <w:kern w:val="0"/>
          <w:sz w:val="24"/>
          <w:szCs w:val="24"/>
        </w:rPr>
        <w:t>;</w:t>
      </w:r>
      <w:proofErr w:type="gramEnd"/>
      <w:r w:rsidRPr="003B0AEE">
        <w:rPr>
          <w:rFonts w:eastAsiaTheme="minorHAnsi" w:cs="굴림"/>
          <w:b/>
          <w:bCs/>
          <w:color w:val="000000"/>
          <w:spacing w:val="-4"/>
          <w:kern w:val="0"/>
          <w:sz w:val="24"/>
          <w:szCs w:val="24"/>
        </w:rPr>
        <w:t xml:space="preserve"> </w:t>
      </w:r>
      <w:r w:rsidRPr="003B0AEE">
        <w:rPr>
          <w:rFonts w:eastAsiaTheme="minorHAnsi" w:cs="굴림" w:hint="eastAsia"/>
          <w:b/>
          <w:bCs/>
          <w:color w:val="000000"/>
          <w:spacing w:val="-4"/>
          <w:kern w:val="0"/>
          <w:sz w:val="24"/>
          <w:szCs w:val="24"/>
        </w:rPr>
        <w:t xml:space="preserve">본 특약사항의 내용과 계약서의 내용이 상이한 경우 특약사항이 </w:t>
      </w:r>
    </w:p>
    <w:p w14:paraId="1CCEA542" w14:textId="77777777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18"/>
          <w:szCs w:val="18"/>
        </w:rPr>
      </w:pPr>
      <w:r w:rsidRPr="003B0AEE">
        <w:rPr>
          <w:rFonts w:eastAsiaTheme="minorHAnsi" w:cs="굴림" w:hint="eastAsia"/>
          <w:b/>
          <w:bCs/>
          <w:color w:val="000000"/>
          <w:spacing w:val="-4"/>
          <w:kern w:val="0"/>
          <w:sz w:val="24"/>
          <w:szCs w:val="24"/>
        </w:rPr>
        <w:t>우선한다</w:t>
      </w:r>
      <w:r w:rsidRPr="003B0AEE">
        <w:rPr>
          <w:rFonts w:eastAsiaTheme="minorHAnsi" w:cs="굴림"/>
          <w:b/>
          <w:bCs/>
          <w:color w:val="000000"/>
          <w:spacing w:val="-4"/>
          <w:kern w:val="0"/>
          <w:sz w:val="24"/>
          <w:szCs w:val="24"/>
        </w:rPr>
        <w:t>.</w:t>
      </w:r>
    </w:p>
    <w:p w14:paraId="3EA6A6F3" w14:textId="77777777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spacing w:val="-4"/>
          <w:kern w:val="0"/>
          <w:szCs w:val="20"/>
        </w:rPr>
      </w:pPr>
    </w:p>
    <w:p w14:paraId="1A5F9E2F" w14:textId="77777777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18"/>
          <w:szCs w:val="18"/>
        </w:rPr>
      </w:pPr>
      <w:r w:rsidRPr="003B0AEE">
        <w:rPr>
          <w:rFonts w:eastAsiaTheme="minorHAnsi" w:cs="굴림"/>
          <w:b/>
          <w:bCs/>
          <w:color w:val="000000"/>
          <w:kern w:val="0"/>
          <w:sz w:val="22"/>
        </w:rPr>
        <w:t xml:space="preserve">1. 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본 계약의 위약금 </w:t>
      </w:r>
    </w:p>
    <w:p w14:paraId="614425BF" w14:textId="40E508F1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18"/>
          <w:szCs w:val="18"/>
        </w:rPr>
      </w:pPr>
      <w:r w:rsidRPr="003B0AEE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본 계약을 임대인이 위약 시에는 계약금의 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배액</w:t>
      </w:r>
      <w:r w:rsidRPr="003B0AEE">
        <w:rPr>
          <w:rFonts w:eastAsiaTheme="minorHAnsi" w:cs="굴림"/>
          <w:b/>
          <w:bCs/>
          <w:color w:val="000000"/>
          <w:kern w:val="0"/>
          <w:sz w:val="22"/>
          <w:u w:val="single" w:color="000000"/>
        </w:rPr>
        <w:t>(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 xml:space="preserve">일금 </w:t>
      </w:r>
      <w:r w:rsidR="0064462A"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육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천만원</w:t>
      </w:r>
      <w:r w:rsidRPr="003B0AEE">
        <w:rPr>
          <w:rFonts w:eastAsiaTheme="minorHAnsi" w:cs="굴림"/>
          <w:b/>
          <w:bCs/>
          <w:color w:val="000000"/>
          <w:kern w:val="0"/>
          <w:sz w:val="22"/>
          <w:u w:val="single" w:color="000000"/>
        </w:rPr>
        <w:t xml:space="preserve">, 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￦</w:t>
      </w:r>
      <w:r w:rsidR="0064462A"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6</w:t>
      </w:r>
      <w:r w:rsidRPr="003B0AEE">
        <w:rPr>
          <w:rFonts w:eastAsiaTheme="minorHAnsi" w:cs="굴림"/>
          <w:b/>
          <w:bCs/>
          <w:color w:val="000000"/>
          <w:kern w:val="0"/>
          <w:sz w:val="22"/>
          <w:u w:val="single" w:color="000000"/>
        </w:rPr>
        <w:t>0,000,000)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  <w:u w:val="single" w:color="000000"/>
        </w:rPr>
        <w:t>을 배</w:t>
      </w:r>
      <w:r w:rsidRPr="003B0AEE">
        <w:rPr>
          <w:rFonts w:eastAsiaTheme="minorHAnsi" w:cs="굴림" w:hint="eastAsia"/>
          <w:b/>
          <w:bCs/>
          <w:color w:val="000000"/>
          <w:spacing w:val="-18"/>
          <w:kern w:val="0"/>
          <w:sz w:val="22"/>
          <w:u w:val="single" w:color="000000"/>
        </w:rPr>
        <w:t>상</w:t>
      </w:r>
      <w:r w:rsidRPr="003B0AEE">
        <w:rPr>
          <w:rFonts w:eastAsiaTheme="minorHAnsi" w:cs="굴림" w:hint="eastAsia"/>
          <w:b/>
          <w:bCs/>
          <w:color w:val="000000"/>
          <w:spacing w:val="-18"/>
          <w:kern w:val="0"/>
          <w:sz w:val="22"/>
        </w:rPr>
        <w:t>하며</w:t>
      </w:r>
      <w:r w:rsidRPr="003B0AEE">
        <w:rPr>
          <w:rFonts w:eastAsiaTheme="minorHAnsi" w:cs="굴림"/>
          <w:b/>
          <w:bCs/>
          <w:color w:val="000000"/>
          <w:spacing w:val="-2"/>
          <w:kern w:val="0"/>
          <w:sz w:val="22"/>
        </w:rPr>
        <w:t xml:space="preserve">, 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</w:rPr>
        <w:t>임차인이 잔금지급일까지 잔금 등을 납부하지 못할 경우 등 임차</w:t>
      </w:r>
      <w:r w:rsidRPr="003B0AEE">
        <w:rPr>
          <w:rFonts w:eastAsiaTheme="minorHAnsi" w:cs="굴림" w:hint="eastAsia"/>
          <w:b/>
          <w:bCs/>
          <w:color w:val="000000"/>
          <w:spacing w:val="16"/>
          <w:kern w:val="0"/>
          <w:sz w:val="22"/>
        </w:rPr>
        <w:t>인이 위</w:t>
      </w:r>
      <w:r w:rsidRPr="003B0AEE">
        <w:rPr>
          <w:rFonts w:eastAsiaTheme="minorHAnsi" w:cs="굴림" w:hint="eastAsia"/>
          <w:b/>
          <w:bCs/>
          <w:color w:val="000000"/>
          <w:spacing w:val="14"/>
          <w:kern w:val="0"/>
          <w:sz w:val="22"/>
        </w:rPr>
        <w:t>약시에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</w:rPr>
        <w:t xml:space="preserve">는 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 xml:space="preserve">계약금 </w:t>
      </w:r>
      <w:r w:rsidRPr="003B0AEE">
        <w:rPr>
          <w:rFonts w:eastAsiaTheme="minorHAnsi" w:cs="굴림"/>
          <w:b/>
          <w:bCs/>
          <w:color w:val="000000"/>
          <w:spacing w:val="-2"/>
          <w:kern w:val="0"/>
          <w:sz w:val="22"/>
          <w:u w:val="single" w:color="000000"/>
        </w:rPr>
        <w:t>(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 xml:space="preserve">일금 </w:t>
      </w:r>
      <w:r w:rsidR="0064462A"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>삼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>천만원</w:t>
      </w:r>
      <w:r w:rsidRPr="003B0AEE">
        <w:rPr>
          <w:rFonts w:eastAsiaTheme="minorHAnsi" w:cs="굴림"/>
          <w:b/>
          <w:bCs/>
          <w:color w:val="000000"/>
          <w:spacing w:val="-2"/>
          <w:kern w:val="0"/>
          <w:sz w:val="22"/>
          <w:u w:val="single" w:color="000000"/>
        </w:rPr>
        <w:t xml:space="preserve">, 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 xml:space="preserve">￦ </w:t>
      </w:r>
      <w:r w:rsidR="0064462A"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  <w:u w:val="single" w:color="000000"/>
        </w:rPr>
        <w:t>3</w:t>
      </w:r>
      <w:r w:rsidRPr="003B0AEE">
        <w:rPr>
          <w:rFonts w:eastAsiaTheme="minorHAnsi" w:cs="굴림"/>
          <w:b/>
          <w:bCs/>
          <w:color w:val="000000"/>
          <w:spacing w:val="-2"/>
          <w:kern w:val="0"/>
          <w:sz w:val="22"/>
          <w:u w:val="single" w:color="000000"/>
        </w:rPr>
        <w:t>0,000,000)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</w:rPr>
        <w:t>을 포기하고</w:t>
      </w:r>
      <w:r w:rsidRPr="003B0AEE">
        <w:rPr>
          <w:rFonts w:eastAsiaTheme="minorHAnsi" w:cs="굴림"/>
          <w:b/>
          <w:bCs/>
          <w:color w:val="000000"/>
          <w:spacing w:val="-2"/>
          <w:kern w:val="0"/>
          <w:sz w:val="22"/>
        </w:rPr>
        <w:t xml:space="preserve">, </w:t>
      </w:r>
      <w:r w:rsidRPr="003B0AEE">
        <w:rPr>
          <w:rFonts w:eastAsiaTheme="minorHAnsi" w:cs="굴림" w:hint="eastAsia"/>
          <w:b/>
          <w:bCs/>
          <w:color w:val="000000"/>
          <w:spacing w:val="-2"/>
          <w:kern w:val="0"/>
          <w:sz w:val="22"/>
        </w:rPr>
        <w:t>반환을 청구하</w:t>
      </w:r>
      <w:r w:rsidRPr="003B0AEE">
        <w:rPr>
          <w:rFonts w:eastAsiaTheme="minorHAnsi" w:cs="굴림" w:hint="eastAsia"/>
          <w:b/>
          <w:bCs/>
          <w:color w:val="000000"/>
          <w:kern w:val="0"/>
          <w:sz w:val="22"/>
        </w:rPr>
        <w:t>지 않기로 한다</w:t>
      </w:r>
      <w:r w:rsidRPr="003B0AEE">
        <w:rPr>
          <w:rFonts w:eastAsiaTheme="minorHAnsi" w:cs="굴림"/>
          <w:b/>
          <w:bCs/>
          <w:color w:val="000000"/>
          <w:kern w:val="0"/>
          <w:sz w:val="22"/>
        </w:rPr>
        <w:t>.</w:t>
      </w:r>
    </w:p>
    <w:p w14:paraId="0E6904D4" w14:textId="77777777" w:rsidR="00F666ED" w:rsidRPr="003B0AEE" w:rsidRDefault="00F666ED" w:rsidP="000A20F4">
      <w:pPr>
        <w:spacing w:after="0" w:line="240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DEAF6D4" w14:textId="00DA5781" w:rsidR="00F666ED" w:rsidRPr="003B0AEE" w:rsidRDefault="00F666ED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 w:hint="eastAsia"/>
          <w:b/>
          <w:bCs/>
          <w:kern w:val="0"/>
          <w:sz w:val="22"/>
        </w:rPr>
      </w:pPr>
      <w:r w:rsidRPr="003B0AEE">
        <w:rPr>
          <w:rFonts w:eastAsiaTheme="minorHAnsi" w:cs="굴림"/>
          <w:b/>
          <w:bCs/>
          <w:kern w:val="0"/>
          <w:sz w:val="22"/>
        </w:rPr>
        <w:t xml:space="preserve">2. </w:t>
      </w:r>
      <w:r w:rsidRPr="003B0AEE">
        <w:rPr>
          <w:rFonts w:eastAsiaTheme="minorHAnsi" w:cs="굴림" w:hint="eastAsia"/>
          <w:b/>
          <w:bCs/>
          <w:kern w:val="0"/>
          <w:sz w:val="22"/>
        </w:rPr>
        <w:t>임대차보증금 잔금 완납</w:t>
      </w:r>
      <w:ins w:id="13" w:author="김현주 (Hyunjoo Kim)" w:date="2024-04-05T17:04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과 동시에</w:t>
        </w:r>
      </w:ins>
      <w:del w:id="14" w:author="김현주 (Hyunjoo Kim)" w:date="2024-04-05T17:04:00Z">
        <w:r w:rsidRPr="003B0AEE" w:rsidDel="00697491">
          <w:rPr>
            <w:rFonts w:eastAsiaTheme="minorHAnsi" w:cs="굴림" w:hint="eastAsia"/>
            <w:b/>
            <w:bCs/>
            <w:kern w:val="0"/>
            <w:sz w:val="22"/>
          </w:rPr>
          <w:delText xml:space="preserve"> 시</w:delText>
        </w:r>
      </w:del>
      <w:ins w:id="15" w:author="김현주 (Hyunjoo Kim)" w:date="2024-04-05T17:04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,</w:t>
        </w:r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  <w:r w:rsidR="00697491">
          <w:rPr>
            <w:rFonts w:eastAsiaTheme="minorHAnsi" w:cs="굴림" w:hint="eastAsia"/>
            <w:b/>
            <w:bCs/>
            <w:kern w:val="0"/>
            <w:sz w:val="22"/>
          </w:rPr>
          <w:t>임대인은</w:t>
        </w:r>
      </w:ins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임대보증금</w:t>
      </w:r>
      <w:ins w:id="16" w:author="김현주 (Hyunjoo Kim)" w:date="2024-04-05T17:07:00Z"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  <w:r w:rsidR="00697491">
          <w:rPr>
            <w:rFonts w:eastAsiaTheme="minorHAnsi" w:cs="굴림" w:hint="eastAsia"/>
            <w:b/>
            <w:bCs/>
            <w:kern w:val="0"/>
            <w:sz w:val="22"/>
          </w:rPr>
          <w:t xml:space="preserve">전액을 </w:t>
        </w:r>
        <w:proofErr w:type="spellStart"/>
        <w:r w:rsidR="00697491">
          <w:rPr>
            <w:rFonts w:eastAsiaTheme="minorHAnsi" w:cs="굴림" w:hint="eastAsia"/>
            <w:b/>
            <w:bCs/>
            <w:kern w:val="0"/>
            <w:sz w:val="22"/>
          </w:rPr>
          <w:t>지급보장하는</w:t>
        </w:r>
      </w:ins>
      <w:del w:id="17" w:author="김현주 (Hyunjoo Kim)" w:date="2024-04-05T17:07:00Z">
        <w:r w:rsidRPr="003B0AEE" w:rsidDel="00697491">
          <w:rPr>
            <w:rFonts w:eastAsiaTheme="minorHAnsi" w:cs="굴림" w:hint="eastAsia"/>
            <w:b/>
            <w:bCs/>
            <w:kern w:val="0"/>
            <w:sz w:val="22"/>
          </w:rPr>
          <w:delText xml:space="preserve">에 해당하는 금액을 </w:delText>
        </w:r>
      </w:del>
      <w:r w:rsidR="0079080A" w:rsidRPr="003B0AEE">
        <w:rPr>
          <w:rFonts w:eastAsiaTheme="minorHAnsi" w:cs="굴림" w:hint="eastAsia"/>
          <w:b/>
          <w:bCs/>
          <w:kern w:val="0"/>
          <w:sz w:val="22"/>
        </w:rPr>
        <w:t>임대차</w:t>
      </w:r>
      <w:proofErr w:type="spellEnd"/>
      <w:r w:rsidR="0079080A" w:rsidRPr="003B0AEE">
        <w:rPr>
          <w:rFonts w:eastAsiaTheme="minorHAnsi" w:cs="굴림" w:hint="eastAsia"/>
          <w:b/>
          <w:bCs/>
          <w:kern w:val="0"/>
          <w:sz w:val="22"/>
        </w:rPr>
        <w:t xml:space="preserve"> 지급보증보험에 가입하</w:t>
      </w:r>
      <w:ins w:id="18" w:author="김현주 (Hyunjoo Kim)" w:date="2024-04-05T17:04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여 보</w:t>
        </w:r>
      </w:ins>
      <w:ins w:id="19" w:author="김현주 (Hyunjoo Kim)" w:date="2024-04-05T17:06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험서</w:t>
        </w:r>
      </w:ins>
      <w:ins w:id="20" w:author="김현주 (Hyunjoo Kim)" w:date="2024-04-05T17:04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를 임차인에게 제출하여야 하며</w:t>
        </w:r>
      </w:ins>
      <w:del w:id="21" w:author="김현주 (Hyunjoo Kim)" w:date="2024-04-05T17:04:00Z">
        <w:r w:rsidR="0079080A" w:rsidRPr="003B0AEE" w:rsidDel="00697491">
          <w:rPr>
            <w:rFonts w:eastAsiaTheme="minorHAnsi" w:cs="굴림" w:hint="eastAsia"/>
            <w:b/>
            <w:bCs/>
            <w:kern w:val="0"/>
            <w:sz w:val="22"/>
          </w:rPr>
          <w:delText>며</w:delText>
        </w:r>
      </w:del>
      <w:r w:rsidR="0079080A" w:rsidRPr="003B0AEE">
        <w:rPr>
          <w:rFonts w:eastAsiaTheme="minorHAnsi" w:cs="굴림" w:hint="eastAsia"/>
          <w:b/>
          <w:bCs/>
          <w:kern w:val="0"/>
          <w:sz w:val="22"/>
        </w:rPr>
        <w:t xml:space="preserve"> 비용은 쌍방이 반반 부담한다. 또한 임차인이 </w:t>
      </w:r>
      <w:r w:rsidRPr="003B0AEE">
        <w:rPr>
          <w:rFonts w:eastAsiaTheme="minorHAnsi" w:cs="굴림" w:hint="eastAsia"/>
          <w:b/>
          <w:bCs/>
          <w:kern w:val="0"/>
          <w:sz w:val="22"/>
        </w:rPr>
        <w:t>전세권 설정</w:t>
      </w:r>
      <w:r w:rsidR="0079080A" w:rsidRPr="003B0AEE">
        <w:rPr>
          <w:rFonts w:eastAsiaTheme="minorHAnsi" w:cs="굴림" w:hint="eastAsia"/>
          <w:b/>
          <w:bCs/>
          <w:kern w:val="0"/>
          <w:sz w:val="22"/>
        </w:rPr>
        <w:t>을 할 경우</w:t>
      </w:r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</w:t>
      </w:r>
      <w:r w:rsidR="0079080A" w:rsidRPr="003B0AEE">
        <w:rPr>
          <w:rFonts w:eastAsiaTheme="minorHAnsi" w:cs="굴림" w:hint="eastAsia"/>
          <w:b/>
          <w:bCs/>
          <w:kern w:val="0"/>
          <w:sz w:val="22"/>
        </w:rPr>
        <w:t>임대인은 협조한다. 이때 전세권 설정비용은 임차인이 지불한다.</w:t>
      </w:r>
      <w:ins w:id="22" w:author="김현주 (Hyunjoo Kim)" w:date="2024-04-05T17:03:00Z"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</w:ins>
      <w:commentRangeStart w:id="23"/>
      <w:ins w:id="24" w:author="김현주 (Hyunjoo Kim)" w:date="2024-04-05T17:04:00Z">
        <w:r w:rsidR="00697491">
          <w:rPr>
            <w:rFonts w:eastAsiaTheme="minorHAnsi" w:cs="굴림" w:hint="eastAsia"/>
            <w:b/>
            <w:bCs/>
            <w:kern w:val="0"/>
            <w:sz w:val="22"/>
          </w:rPr>
          <w:t xml:space="preserve">만일 </w:t>
        </w:r>
      </w:ins>
      <w:ins w:id="25" w:author="김현주 (Hyunjoo Kim)" w:date="2024-04-05T17:05:00Z">
        <w:r w:rsidR="00697491">
          <w:rPr>
            <w:rFonts w:eastAsiaTheme="minorHAnsi" w:cs="굴림" w:hint="eastAsia"/>
            <w:b/>
            <w:bCs/>
            <w:kern w:val="0"/>
            <w:sz w:val="22"/>
          </w:rPr>
          <w:t xml:space="preserve">임대인이 </w:t>
        </w:r>
      </w:ins>
      <w:ins w:id="26" w:author="김현주 (Hyunjoo Kim)" w:date="2024-04-05T17:07:00Z">
        <w:r w:rsidR="00697491">
          <w:rPr>
            <w:rFonts w:eastAsiaTheme="minorHAnsi" w:cs="굴림" w:hint="eastAsia"/>
            <w:b/>
            <w:bCs/>
            <w:kern w:val="0"/>
            <w:sz w:val="22"/>
          </w:rPr>
          <w:t xml:space="preserve">적법한 </w:t>
        </w:r>
      </w:ins>
      <w:ins w:id="27" w:author="김현주 (Hyunjoo Kim)" w:date="2024-04-05T17:05:00Z">
        <w:r w:rsidR="00697491">
          <w:rPr>
            <w:rFonts w:eastAsiaTheme="minorHAnsi" w:cs="굴림" w:hint="eastAsia"/>
            <w:b/>
            <w:bCs/>
            <w:kern w:val="0"/>
            <w:sz w:val="22"/>
          </w:rPr>
          <w:t>임대차 지급보증보험서를 지급하지 않거나,</w:t>
        </w:r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  <w:r w:rsidR="00697491">
          <w:rPr>
            <w:rFonts w:eastAsiaTheme="minorHAnsi" w:cs="굴림" w:hint="eastAsia"/>
            <w:b/>
            <w:bCs/>
            <w:kern w:val="0"/>
            <w:sz w:val="22"/>
          </w:rPr>
          <w:t>임대인의 귀책사유로 전세권 설정이 되지 않는 경우 임차인은 임대차 계약을 해지할 수 있으며,</w:t>
        </w:r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  <w:r w:rsidR="00697491">
          <w:rPr>
            <w:rFonts w:eastAsiaTheme="minorHAnsi" w:cs="굴림" w:hint="eastAsia"/>
            <w:b/>
            <w:bCs/>
            <w:kern w:val="0"/>
            <w:sz w:val="22"/>
          </w:rPr>
          <w:t>이 경우 임대인은 계약금의</w:t>
        </w:r>
      </w:ins>
      <w:ins w:id="28" w:author="김현주 (Hyunjoo Kim)" w:date="2024-04-05T17:06:00Z">
        <w:r w:rsidR="00697491">
          <w:rPr>
            <w:rFonts w:eastAsiaTheme="minorHAnsi" w:cs="굴림" w:hint="eastAsia"/>
            <w:b/>
            <w:bCs/>
            <w:kern w:val="0"/>
            <w:sz w:val="22"/>
          </w:rPr>
          <w:t xml:space="preserve"> 배액을 임차인에게 지급하여야 한다.</w:t>
        </w:r>
        <w:r w:rsidR="00697491">
          <w:rPr>
            <w:rFonts w:eastAsiaTheme="minorHAnsi" w:cs="굴림"/>
            <w:b/>
            <w:bCs/>
            <w:kern w:val="0"/>
            <w:sz w:val="22"/>
          </w:rPr>
          <w:t xml:space="preserve"> </w:t>
        </w:r>
        <w:commentRangeEnd w:id="23"/>
        <w:r w:rsidR="00697491">
          <w:rPr>
            <w:rStyle w:val="a7"/>
          </w:rPr>
          <w:commentReference w:id="23"/>
        </w:r>
      </w:ins>
    </w:p>
    <w:p w14:paraId="5A50F6A3" w14:textId="77777777" w:rsidR="001B616F" w:rsidRPr="003B0AEE" w:rsidRDefault="001B616F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  <w:bookmarkStart w:id="29" w:name="_GoBack"/>
      <w:bookmarkEnd w:id="29"/>
    </w:p>
    <w:p w14:paraId="3D2FAF45" w14:textId="269B123A" w:rsidR="001B616F" w:rsidRPr="003B0AEE" w:rsidRDefault="001B616F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>3. 간판</w:t>
      </w:r>
    </w:p>
    <w:p w14:paraId="5D70587E" w14:textId="090C0EE9" w:rsidR="001B616F" w:rsidRPr="003B0AEE" w:rsidRDefault="001B616F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 송파구 간판 법규</w:t>
      </w:r>
      <w:r w:rsidR="00222EC7" w:rsidRPr="003B0AEE">
        <w:rPr>
          <w:rFonts w:eastAsiaTheme="minorHAnsi" w:cs="굴림" w:hint="eastAsia"/>
          <w:b/>
          <w:bCs/>
          <w:kern w:val="0"/>
          <w:sz w:val="22"/>
        </w:rPr>
        <w:t>(규정)</w:t>
      </w:r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가 허용하는 범위에서 </w:t>
      </w:r>
      <w:r w:rsidR="00222EC7" w:rsidRPr="003B0AEE">
        <w:rPr>
          <w:rFonts w:eastAsiaTheme="minorHAnsi" w:cs="굴림" w:hint="eastAsia"/>
          <w:b/>
          <w:bCs/>
          <w:kern w:val="0"/>
          <w:sz w:val="22"/>
        </w:rPr>
        <w:t>임대인은 최대한 협조한다.</w:t>
      </w:r>
    </w:p>
    <w:p w14:paraId="02944308" w14:textId="77777777" w:rsidR="00222EC7" w:rsidRPr="003B0AEE" w:rsidRDefault="00222EC7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</w:p>
    <w:p w14:paraId="0048734F" w14:textId="601C9860" w:rsidR="00222EC7" w:rsidRPr="003B0AEE" w:rsidRDefault="00222EC7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>4. 원상복구</w:t>
      </w:r>
    </w:p>
    <w:p w14:paraId="130F7F21" w14:textId="750C485D" w:rsidR="00222EC7" w:rsidRPr="003B0AEE" w:rsidRDefault="00222EC7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  전 임차인이 시공한 화장실을 존치해서 </w:t>
      </w:r>
      <w:proofErr w:type="gramStart"/>
      <w:r w:rsidRPr="003B0AEE">
        <w:rPr>
          <w:rFonts w:eastAsiaTheme="minorHAnsi" w:cs="굴림" w:hint="eastAsia"/>
          <w:b/>
          <w:bCs/>
          <w:kern w:val="0"/>
          <w:sz w:val="22"/>
        </w:rPr>
        <w:t>인수 받을</w:t>
      </w:r>
      <w:proofErr w:type="gramEnd"/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경우, 추후 명도시에 화장실 부분은 원상복구 의무에서 제외하고 화장실 외의 인테리어 시설은 원상복구 한다.</w:t>
      </w:r>
    </w:p>
    <w:p w14:paraId="7A2A5BF1" w14:textId="23339EFB" w:rsidR="00222EC7" w:rsidRDefault="00222EC7" w:rsidP="000A20F4">
      <w:pPr>
        <w:wordWrap/>
        <w:spacing w:after="0" w:line="240" w:lineRule="auto"/>
        <w:ind w:left="366" w:hanging="366"/>
        <w:jc w:val="left"/>
        <w:textAlignment w:val="baseline"/>
        <w:rPr>
          <w:ins w:id="30" w:author="김현주 (Hyunjoo Kim)" w:date="2024-04-05T16:44:00Z"/>
          <w:rFonts w:eastAsiaTheme="minorHAnsi" w:cs="굴림"/>
          <w:b/>
          <w:bCs/>
          <w:kern w:val="0"/>
          <w:sz w:val="22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  화장실 이외의 모든 시설은 </w:t>
      </w:r>
      <w:proofErr w:type="spellStart"/>
      <w:r w:rsidRPr="003B0AEE">
        <w:rPr>
          <w:rFonts w:eastAsiaTheme="minorHAnsi" w:cs="굴림" w:hint="eastAsia"/>
          <w:b/>
          <w:bCs/>
          <w:kern w:val="0"/>
          <w:sz w:val="22"/>
        </w:rPr>
        <w:t>원상복구하여</w:t>
      </w:r>
      <w:proofErr w:type="spellEnd"/>
      <w:r w:rsidRPr="003B0AEE">
        <w:rPr>
          <w:rFonts w:eastAsiaTheme="minorHAnsi" w:cs="굴림" w:hint="eastAsia"/>
          <w:b/>
          <w:bCs/>
          <w:kern w:val="0"/>
          <w:sz w:val="22"/>
        </w:rPr>
        <w:t xml:space="preserve"> 임차인에게 제공한다.</w:t>
      </w:r>
    </w:p>
    <w:p w14:paraId="1EEFE7FE" w14:textId="4D49A651" w:rsidR="00C20D41" w:rsidRPr="003B0AEE" w:rsidRDefault="00C20D41" w:rsidP="00697491">
      <w:pPr>
        <w:wordWrap/>
        <w:spacing w:after="0" w:line="240" w:lineRule="auto"/>
        <w:jc w:val="left"/>
        <w:textAlignment w:val="baseline"/>
        <w:rPr>
          <w:rFonts w:eastAsiaTheme="minorHAnsi" w:cs="굴림" w:hint="eastAsia"/>
          <w:b/>
          <w:bCs/>
          <w:kern w:val="0"/>
          <w:sz w:val="22"/>
        </w:rPr>
        <w:pPrChange w:id="31" w:author="김현주 (Hyunjoo Kim)" w:date="2024-04-05T17:06:00Z">
          <w:pPr>
            <w:wordWrap/>
            <w:spacing w:after="0" w:line="240" w:lineRule="auto"/>
            <w:ind w:left="366" w:hanging="366"/>
            <w:jc w:val="left"/>
            <w:textAlignment w:val="baseline"/>
          </w:pPr>
        </w:pPrChange>
      </w:pPr>
    </w:p>
    <w:p w14:paraId="27A99FDF" w14:textId="77777777" w:rsidR="00F666ED" w:rsidRPr="003B0AEE" w:rsidRDefault="00F666ED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b/>
          <w:bCs/>
          <w:kern w:val="0"/>
          <w:sz w:val="22"/>
        </w:rPr>
      </w:pPr>
    </w:p>
    <w:p w14:paraId="6DD856B6" w14:textId="60438C8F" w:rsidR="00F666ED" w:rsidRPr="003B0AEE" w:rsidRDefault="00222EC7" w:rsidP="000A20F4">
      <w:pPr>
        <w:wordWrap/>
        <w:spacing w:after="0" w:line="240" w:lineRule="auto"/>
        <w:ind w:left="366" w:hanging="366"/>
        <w:jc w:val="left"/>
        <w:textAlignment w:val="baseline"/>
        <w:rPr>
          <w:rFonts w:eastAsiaTheme="minorHAnsi" w:cs="굴림"/>
          <w:kern w:val="0"/>
          <w:sz w:val="18"/>
          <w:szCs w:val="18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>5</w:t>
      </w:r>
      <w:r w:rsidR="00F666ED" w:rsidRPr="003B0AEE">
        <w:rPr>
          <w:rFonts w:eastAsiaTheme="minorHAnsi" w:cs="굴림"/>
          <w:b/>
          <w:bCs/>
          <w:kern w:val="0"/>
          <w:sz w:val="22"/>
        </w:rPr>
        <w:t xml:space="preserve">. </w:t>
      </w:r>
      <w:r w:rsidR="00F666ED" w:rsidRPr="003B0AEE">
        <w:rPr>
          <w:rFonts w:eastAsiaTheme="minorHAnsi" w:cs="굴림" w:hint="eastAsia"/>
          <w:b/>
          <w:bCs/>
          <w:kern w:val="0"/>
          <w:sz w:val="22"/>
        </w:rPr>
        <w:t>분쟁해결</w:t>
      </w:r>
    </w:p>
    <w:p w14:paraId="1F83860C" w14:textId="77777777" w:rsidR="00F666ED" w:rsidRPr="003B0AEE" w:rsidRDefault="00F666ED" w:rsidP="000A20F4">
      <w:pPr>
        <w:spacing w:after="0" w:line="240" w:lineRule="auto"/>
        <w:ind w:left="366"/>
        <w:textAlignment w:val="baseline"/>
        <w:rPr>
          <w:rFonts w:eastAsiaTheme="minorHAnsi" w:cs="굴림"/>
          <w:kern w:val="0"/>
          <w:sz w:val="18"/>
          <w:szCs w:val="18"/>
        </w:rPr>
      </w:pPr>
      <w:r w:rsidRPr="003B0AEE">
        <w:rPr>
          <w:rFonts w:eastAsiaTheme="minorHAnsi" w:cs="굴림" w:hint="eastAsia"/>
          <w:b/>
          <w:bCs/>
          <w:kern w:val="0"/>
          <w:sz w:val="22"/>
        </w:rPr>
        <w:t>본 계약의 해석이나 이행에 관하여 양 당사자간에 의견차이 또는 분쟁이 발생하는 경우 양 당사자는 원만한 합의를 통해 해결함을 원칙으로 하며</w:t>
      </w:r>
      <w:r w:rsidRPr="003B0AEE">
        <w:rPr>
          <w:rFonts w:eastAsiaTheme="minorHAnsi" w:cs="굴림"/>
          <w:b/>
          <w:bCs/>
          <w:kern w:val="0"/>
          <w:sz w:val="22"/>
        </w:rPr>
        <w:t xml:space="preserve">, </w:t>
      </w:r>
      <w:r w:rsidRPr="003B0AEE">
        <w:rPr>
          <w:rFonts w:eastAsiaTheme="minorHAnsi" w:cs="굴림" w:hint="eastAsia"/>
          <w:b/>
          <w:bCs/>
          <w:kern w:val="0"/>
          <w:sz w:val="22"/>
        </w:rPr>
        <w:t>합의가 이루어지지 아니한 경우에는 서울중앙지방법원을 제</w:t>
      </w:r>
      <w:r w:rsidRPr="003B0AEE">
        <w:rPr>
          <w:rFonts w:eastAsiaTheme="minorHAnsi" w:cs="굴림"/>
          <w:b/>
          <w:bCs/>
          <w:kern w:val="0"/>
          <w:sz w:val="22"/>
        </w:rPr>
        <w:t>1</w:t>
      </w:r>
      <w:r w:rsidRPr="003B0AEE">
        <w:rPr>
          <w:rFonts w:eastAsiaTheme="minorHAnsi" w:cs="굴림" w:hint="eastAsia"/>
          <w:b/>
          <w:bCs/>
          <w:kern w:val="0"/>
          <w:sz w:val="22"/>
        </w:rPr>
        <w:t>심의 전속적 합의 관할 법원으로 하여 소송을 통해 분쟁을 해결한다</w:t>
      </w:r>
      <w:r w:rsidRPr="003B0AEE">
        <w:rPr>
          <w:rFonts w:eastAsiaTheme="minorHAnsi" w:cs="굴림"/>
          <w:b/>
          <w:bCs/>
          <w:kern w:val="0"/>
          <w:sz w:val="22"/>
        </w:rPr>
        <w:t>.</w:t>
      </w:r>
    </w:p>
    <w:p w14:paraId="6F775E81" w14:textId="77777777" w:rsidR="00F666ED" w:rsidRPr="001B616F" w:rsidRDefault="00F666ED" w:rsidP="00F666ED">
      <w:pPr>
        <w:wordWrap/>
        <w:spacing w:after="0" w:line="384" w:lineRule="auto"/>
        <w:jc w:val="center"/>
        <w:textAlignment w:val="baseline"/>
        <w:rPr>
          <w:rFonts w:eastAsiaTheme="minorHAnsi" w:cs="굴림"/>
          <w:color w:val="000000"/>
          <w:kern w:val="0"/>
          <w:sz w:val="24"/>
          <w:szCs w:val="24"/>
        </w:rPr>
      </w:pPr>
    </w:p>
    <w:p w14:paraId="51715D9E" w14:textId="17F2F179" w:rsidR="00F666ED" w:rsidRPr="001B616F" w:rsidRDefault="00F666ED" w:rsidP="00F666ED">
      <w:pPr>
        <w:wordWrap/>
        <w:spacing w:after="0" w:line="384" w:lineRule="auto"/>
        <w:jc w:val="center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>202</w:t>
      </w:r>
      <w:r w:rsidRPr="001B616F">
        <w:rPr>
          <w:rFonts w:eastAsiaTheme="minorHAnsi" w:cs="굴림"/>
          <w:b/>
          <w:bCs/>
          <w:color w:val="000000"/>
          <w:w w:val="111"/>
          <w:kern w:val="0"/>
          <w:sz w:val="26"/>
          <w:szCs w:val="26"/>
        </w:rPr>
        <w:t>4</w:t>
      </w:r>
      <w:r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 xml:space="preserve">년 </w:t>
      </w:r>
      <w:r w:rsidR="0045543D"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>4</w:t>
      </w:r>
      <w:r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 xml:space="preserve">월 </w:t>
      </w:r>
      <w:r w:rsidR="002C197C"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>05</w:t>
      </w:r>
      <w:r w:rsidRPr="001B616F">
        <w:rPr>
          <w:rFonts w:eastAsiaTheme="minorHAnsi" w:cs="굴림" w:hint="eastAsia"/>
          <w:b/>
          <w:bCs/>
          <w:color w:val="000000"/>
          <w:w w:val="111"/>
          <w:kern w:val="0"/>
          <w:sz w:val="26"/>
          <w:szCs w:val="26"/>
        </w:rPr>
        <w:t>일</w:t>
      </w:r>
    </w:p>
    <w:p w14:paraId="6C65EAEE" w14:textId="77777777" w:rsidR="00F666ED" w:rsidRPr="001B616F" w:rsidRDefault="00F666ED" w:rsidP="00F666ED">
      <w:pPr>
        <w:spacing w:after="0" w:line="384" w:lineRule="auto"/>
        <w:textAlignment w:val="baseline"/>
        <w:rPr>
          <w:rFonts w:eastAsiaTheme="minorHAnsi" w:cs="굴림"/>
          <w:color w:val="000000"/>
          <w:kern w:val="0"/>
          <w:sz w:val="28"/>
          <w:szCs w:val="28"/>
        </w:rPr>
      </w:pPr>
    </w:p>
    <w:p w14:paraId="782CEA3B" w14:textId="77777777" w:rsidR="00222EC7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22"/>
        </w:rPr>
      </w:pPr>
      <w:r w:rsidRPr="000A20F4">
        <w:rPr>
          <w:rFonts w:eastAsiaTheme="minorHAnsi" w:cs="굴림" w:hint="eastAsia"/>
          <w:color w:val="000000"/>
          <w:kern w:val="0"/>
          <w:sz w:val="22"/>
        </w:rPr>
        <w:t xml:space="preserve">(임 대 인) </w:t>
      </w:r>
    </w:p>
    <w:p w14:paraId="1CF29F07" w14:textId="566B9481" w:rsidR="00F666ED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16"/>
          <w:szCs w:val="16"/>
        </w:rPr>
      </w:pPr>
      <w:r w:rsidRPr="000A20F4">
        <w:rPr>
          <w:rFonts w:eastAsiaTheme="minorHAnsi" w:cs="굴림" w:hint="eastAsia"/>
          <w:color w:val="000000"/>
          <w:kern w:val="0"/>
          <w:sz w:val="22"/>
        </w:rPr>
        <w:t xml:space="preserve">주 </w:t>
      </w:r>
      <w:proofErr w:type="gramStart"/>
      <w:r w:rsidRPr="000A20F4">
        <w:rPr>
          <w:rFonts w:eastAsiaTheme="minorHAnsi" w:cs="굴림" w:hint="eastAsia"/>
          <w:color w:val="000000"/>
          <w:kern w:val="0"/>
          <w:sz w:val="22"/>
        </w:rPr>
        <w:t>소 :</w:t>
      </w:r>
      <w:proofErr w:type="gramEnd"/>
      <w:r w:rsidR="001B5E3E" w:rsidRPr="000A20F4">
        <w:rPr>
          <w:rFonts w:eastAsiaTheme="minorHAnsi" w:cs="굴림" w:hint="eastAsia"/>
          <w:color w:val="000000"/>
          <w:kern w:val="0"/>
          <w:sz w:val="22"/>
        </w:rPr>
        <w:t xml:space="preserve"> 서울특별시</w:t>
      </w:r>
      <w:r w:rsidR="005F6752" w:rsidRPr="000A20F4">
        <w:rPr>
          <w:rFonts w:eastAsiaTheme="minorHAnsi" w:cs="굴림" w:hint="eastAsia"/>
          <w:color w:val="000000"/>
          <w:kern w:val="0"/>
          <w:sz w:val="22"/>
        </w:rPr>
        <w:t xml:space="preserve"> 송파구 </w:t>
      </w:r>
      <w:proofErr w:type="spellStart"/>
      <w:r w:rsidR="005F6752" w:rsidRPr="000A20F4">
        <w:rPr>
          <w:rFonts w:eastAsiaTheme="minorHAnsi" w:cs="굴림" w:hint="eastAsia"/>
          <w:color w:val="000000"/>
          <w:kern w:val="0"/>
          <w:sz w:val="22"/>
        </w:rPr>
        <w:t>오금로</w:t>
      </w:r>
      <w:proofErr w:type="spellEnd"/>
      <w:r w:rsidR="005F6752" w:rsidRPr="000A20F4">
        <w:rPr>
          <w:rFonts w:eastAsiaTheme="minorHAnsi" w:cs="굴림" w:hint="eastAsia"/>
          <w:color w:val="000000"/>
          <w:kern w:val="0"/>
          <w:sz w:val="22"/>
        </w:rPr>
        <w:t xml:space="preserve"> 235(방이동)</w:t>
      </w:r>
    </w:p>
    <w:p w14:paraId="22CB9F0B" w14:textId="6B8A137C" w:rsidR="00F666ED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16"/>
          <w:szCs w:val="16"/>
        </w:rPr>
      </w:pPr>
      <w:r w:rsidRPr="000A20F4">
        <w:rPr>
          <w:rFonts w:eastAsiaTheme="minorHAnsi" w:cs="굴림" w:hint="eastAsia"/>
          <w:color w:val="000000"/>
          <w:kern w:val="0"/>
          <w:sz w:val="22"/>
        </w:rPr>
        <w:lastRenderedPageBreak/>
        <w:t xml:space="preserve">상 </w:t>
      </w:r>
      <w:proofErr w:type="gramStart"/>
      <w:r w:rsidRPr="000A20F4">
        <w:rPr>
          <w:rFonts w:eastAsiaTheme="minorHAnsi" w:cs="굴림" w:hint="eastAsia"/>
          <w:color w:val="000000"/>
          <w:kern w:val="0"/>
          <w:sz w:val="22"/>
        </w:rPr>
        <w:t>호 :</w:t>
      </w:r>
      <w:proofErr w:type="gramEnd"/>
      <w:r w:rsidRPr="000A20F4">
        <w:rPr>
          <w:rFonts w:eastAsiaTheme="minorHAnsi" w:cs="굴림" w:hint="eastAsia"/>
          <w:color w:val="000000"/>
          <w:kern w:val="0"/>
          <w:sz w:val="22"/>
        </w:rPr>
        <w:t xml:space="preserve"> (주)</w:t>
      </w:r>
      <w:proofErr w:type="spellStart"/>
      <w:r w:rsidR="00AC75C5" w:rsidRPr="000A20F4">
        <w:rPr>
          <w:rFonts w:eastAsiaTheme="minorHAnsi" w:cs="굴림" w:hint="eastAsia"/>
          <w:color w:val="000000"/>
          <w:kern w:val="0"/>
          <w:sz w:val="22"/>
        </w:rPr>
        <w:t>지리페</w:t>
      </w:r>
      <w:proofErr w:type="spellEnd"/>
      <w:r w:rsidR="00AC75C5" w:rsidRPr="000A20F4">
        <w:rPr>
          <w:rFonts w:eastAsiaTheme="minorHAnsi" w:cs="굴림" w:hint="eastAsia"/>
          <w:color w:val="000000"/>
          <w:kern w:val="0"/>
          <w:sz w:val="22"/>
        </w:rPr>
        <w:t xml:space="preserve"> 방이</w:t>
      </w:r>
      <w:r w:rsidRPr="000A20F4">
        <w:rPr>
          <w:rFonts w:eastAsiaTheme="minorHAnsi" w:cs="굴림" w:hint="eastAsia"/>
          <w:color w:val="000000"/>
          <w:kern w:val="0"/>
          <w:sz w:val="22"/>
        </w:rPr>
        <w:t xml:space="preserve"> (법인등록번호 : </w:t>
      </w:r>
      <w:r w:rsidR="005F6752" w:rsidRPr="000A20F4">
        <w:rPr>
          <w:rFonts w:eastAsiaTheme="minorHAnsi" w:cs="굴림" w:hint="eastAsia"/>
          <w:color w:val="000000"/>
          <w:kern w:val="0"/>
          <w:sz w:val="22"/>
        </w:rPr>
        <w:t>110111-3170399</w:t>
      </w:r>
      <w:r w:rsidRPr="000A20F4">
        <w:rPr>
          <w:rFonts w:eastAsiaTheme="minorHAnsi" w:cs="굴림" w:hint="eastAsia"/>
          <w:color w:val="000000"/>
          <w:kern w:val="0"/>
          <w:sz w:val="22"/>
        </w:rPr>
        <w:t>)</w:t>
      </w:r>
    </w:p>
    <w:p w14:paraId="78A1381E" w14:textId="2BEEDDEB" w:rsidR="00F666ED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16"/>
          <w:szCs w:val="16"/>
        </w:rPr>
      </w:pPr>
      <w:proofErr w:type="gramStart"/>
      <w:r w:rsidRPr="000A20F4">
        <w:rPr>
          <w:rFonts w:eastAsiaTheme="minorHAnsi" w:cs="굴림" w:hint="eastAsia"/>
          <w:color w:val="000000"/>
          <w:spacing w:val="86"/>
          <w:kern w:val="0"/>
          <w:sz w:val="22"/>
        </w:rPr>
        <w:t>대표이사 :</w:t>
      </w:r>
      <w:proofErr w:type="gramEnd"/>
      <w:r w:rsidRPr="000A20F4">
        <w:rPr>
          <w:rFonts w:eastAsiaTheme="minorHAnsi" w:cs="굴림" w:hint="eastAsia"/>
          <w:color w:val="000000"/>
          <w:spacing w:val="86"/>
          <w:kern w:val="0"/>
          <w:sz w:val="22"/>
        </w:rPr>
        <w:t xml:space="preserve"> </w:t>
      </w:r>
      <w:r w:rsidR="00AC75C5" w:rsidRPr="000A20F4">
        <w:rPr>
          <w:rFonts w:eastAsiaTheme="minorHAnsi" w:cs="굴림" w:hint="eastAsia"/>
          <w:color w:val="000000"/>
          <w:spacing w:val="86"/>
          <w:kern w:val="0"/>
          <w:sz w:val="22"/>
        </w:rPr>
        <w:t>박 영 서</w:t>
      </w:r>
      <w:r w:rsidRPr="000A20F4">
        <w:rPr>
          <w:rFonts w:eastAsiaTheme="minorHAnsi" w:cs="굴림" w:hint="eastAsia"/>
          <w:color w:val="000000"/>
          <w:spacing w:val="86"/>
          <w:kern w:val="0"/>
          <w:sz w:val="22"/>
        </w:rPr>
        <w:t xml:space="preserve"> </w:t>
      </w:r>
      <w:r w:rsidRPr="000A20F4">
        <w:rPr>
          <w:rFonts w:eastAsiaTheme="minorHAnsi" w:cs="굴림" w:hint="eastAsia"/>
          <w:color w:val="000000"/>
          <w:kern w:val="0"/>
          <w:sz w:val="22"/>
        </w:rPr>
        <w:t>(인)</w:t>
      </w:r>
    </w:p>
    <w:p w14:paraId="5BF2CFE8" w14:textId="77777777" w:rsidR="00F666ED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22"/>
        </w:rPr>
      </w:pPr>
    </w:p>
    <w:p w14:paraId="4B8542A2" w14:textId="77777777" w:rsidR="00222EC7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kern w:val="0"/>
          <w:sz w:val="22"/>
        </w:rPr>
      </w:pPr>
      <w:r w:rsidRPr="000A20F4">
        <w:rPr>
          <w:rFonts w:eastAsiaTheme="minorHAnsi" w:cs="굴림" w:hint="eastAsia"/>
          <w:kern w:val="0"/>
          <w:sz w:val="22"/>
        </w:rPr>
        <w:t xml:space="preserve">(임 차 인) </w:t>
      </w:r>
    </w:p>
    <w:p w14:paraId="0D1EDE9C" w14:textId="6E22E3AC" w:rsidR="00F666ED" w:rsidRPr="000A20F4" w:rsidRDefault="00F666ED" w:rsidP="000A20F4">
      <w:pPr>
        <w:spacing w:after="0" w:line="276" w:lineRule="auto"/>
        <w:textAlignment w:val="baseline"/>
        <w:rPr>
          <w:rFonts w:eastAsiaTheme="minorHAnsi" w:cs="굴림"/>
          <w:kern w:val="0"/>
          <w:sz w:val="22"/>
        </w:rPr>
      </w:pPr>
      <w:r w:rsidRPr="000A20F4">
        <w:rPr>
          <w:rFonts w:eastAsiaTheme="minorHAnsi" w:cs="굴림" w:hint="eastAsia"/>
          <w:spacing w:val="8"/>
          <w:kern w:val="0"/>
          <w:sz w:val="22"/>
        </w:rPr>
        <w:t>주</w:t>
      </w:r>
      <w:r w:rsidRPr="000A20F4">
        <w:rPr>
          <w:rFonts w:eastAsiaTheme="minorHAnsi" w:cs="굴림"/>
          <w:spacing w:val="16"/>
          <w:kern w:val="0"/>
          <w:sz w:val="22"/>
        </w:rPr>
        <w:t xml:space="preserve"> </w:t>
      </w:r>
      <w:proofErr w:type="gramStart"/>
      <w:r w:rsidRPr="000A20F4">
        <w:rPr>
          <w:rFonts w:eastAsiaTheme="minorHAnsi" w:cs="굴림" w:hint="eastAsia"/>
          <w:kern w:val="0"/>
          <w:sz w:val="22"/>
        </w:rPr>
        <w:t>소 :</w:t>
      </w:r>
      <w:proofErr w:type="gramEnd"/>
      <w:r w:rsidRPr="000A20F4">
        <w:rPr>
          <w:rFonts w:eastAsiaTheme="minorHAnsi" w:cs="굴림" w:hint="eastAsia"/>
          <w:kern w:val="0"/>
          <w:sz w:val="22"/>
        </w:rPr>
        <w:t xml:space="preserve"> </w:t>
      </w:r>
      <w:r w:rsidR="006D0F4F" w:rsidRPr="000A20F4">
        <w:rPr>
          <w:rFonts w:eastAsiaTheme="minorHAnsi" w:cs="굴림" w:hint="eastAsia"/>
          <w:kern w:val="0"/>
          <w:sz w:val="22"/>
        </w:rPr>
        <w:t xml:space="preserve">경기도 평택시 </w:t>
      </w:r>
      <w:proofErr w:type="spellStart"/>
      <w:r w:rsidR="006D0F4F" w:rsidRPr="000A20F4">
        <w:rPr>
          <w:rFonts w:eastAsiaTheme="minorHAnsi" w:cs="굴림" w:hint="eastAsia"/>
          <w:kern w:val="0"/>
          <w:sz w:val="22"/>
        </w:rPr>
        <w:t>세교산단로</w:t>
      </w:r>
      <w:proofErr w:type="spellEnd"/>
      <w:r w:rsidR="006D0F4F" w:rsidRPr="000A20F4">
        <w:rPr>
          <w:rFonts w:eastAsiaTheme="minorHAnsi" w:cs="굴림" w:hint="eastAsia"/>
          <w:kern w:val="0"/>
          <w:sz w:val="22"/>
        </w:rPr>
        <w:t xml:space="preserve"> </w:t>
      </w:r>
      <w:r w:rsidR="006D0F4F" w:rsidRPr="000A20F4">
        <w:rPr>
          <w:rFonts w:eastAsiaTheme="minorHAnsi" w:cs="굴림"/>
          <w:kern w:val="0"/>
          <w:sz w:val="22"/>
        </w:rPr>
        <w:t>67-20 (</w:t>
      </w:r>
      <w:proofErr w:type="spellStart"/>
      <w:r w:rsidR="006D0F4F" w:rsidRPr="000A20F4">
        <w:rPr>
          <w:rFonts w:eastAsiaTheme="minorHAnsi" w:cs="굴림" w:hint="eastAsia"/>
          <w:kern w:val="0"/>
          <w:sz w:val="22"/>
        </w:rPr>
        <w:t>세교동</w:t>
      </w:r>
      <w:proofErr w:type="spellEnd"/>
      <w:r w:rsidR="006D0F4F" w:rsidRPr="000A20F4">
        <w:rPr>
          <w:rFonts w:eastAsiaTheme="minorHAnsi" w:cs="굴림" w:hint="eastAsia"/>
          <w:kern w:val="0"/>
          <w:sz w:val="22"/>
        </w:rPr>
        <w:t>)</w:t>
      </w:r>
    </w:p>
    <w:p w14:paraId="744ECCA7" w14:textId="32F531A3" w:rsidR="00F666ED" w:rsidRPr="000A20F4" w:rsidRDefault="006D0F4F" w:rsidP="000A20F4">
      <w:pPr>
        <w:spacing w:after="0" w:line="276" w:lineRule="auto"/>
        <w:textAlignment w:val="baseline"/>
        <w:rPr>
          <w:rFonts w:eastAsiaTheme="minorHAnsi" w:cs="굴림"/>
          <w:kern w:val="0"/>
          <w:sz w:val="16"/>
          <w:szCs w:val="16"/>
        </w:rPr>
      </w:pPr>
      <w:r w:rsidRPr="000A20F4">
        <w:rPr>
          <w:rFonts w:eastAsiaTheme="minorHAnsi" w:cs="굴림" w:hint="eastAsia"/>
          <w:kern w:val="0"/>
          <w:sz w:val="22"/>
        </w:rPr>
        <w:t xml:space="preserve">상 </w:t>
      </w:r>
      <w:proofErr w:type="gramStart"/>
      <w:r w:rsidRPr="000A20F4">
        <w:rPr>
          <w:rFonts w:eastAsiaTheme="minorHAnsi" w:cs="굴림" w:hint="eastAsia"/>
          <w:kern w:val="0"/>
          <w:sz w:val="22"/>
        </w:rPr>
        <w:t xml:space="preserve">호 </w:t>
      </w:r>
      <w:r w:rsidRPr="000A20F4">
        <w:rPr>
          <w:rFonts w:eastAsiaTheme="minorHAnsi" w:cs="굴림"/>
          <w:kern w:val="0"/>
          <w:sz w:val="22"/>
        </w:rPr>
        <w:t>:</w:t>
      </w:r>
      <w:proofErr w:type="gramEnd"/>
      <w:r w:rsidRPr="000A20F4">
        <w:rPr>
          <w:rFonts w:eastAsiaTheme="minorHAnsi" w:cs="굴림"/>
          <w:kern w:val="0"/>
          <w:sz w:val="22"/>
        </w:rPr>
        <w:t xml:space="preserve"> </w:t>
      </w:r>
      <w:r w:rsidRPr="000A20F4">
        <w:rPr>
          <w:rFonts w:eastAsiaTheme="minorHAnsi" w:cs="굴림" w:hint="eastAsia"/>
          <w:kern w:val="0"/>
          <w:sz w:val="22"/>
        </w:rPr>
        <w:t xml:space="preserve">주식회사 </w:t>
      </w:r>
      <w:proofErr w:type="spellStart"/>
      <w:r w:rsidRPr="000A20F4">
        <w:rPr>
          <w:rFonts w:eastAsiaTheme="minorHAnsi" w:cs="굴림" w:hint="eastAsia"/>
          <w:kern w:val="0"/>
          <w:sz w:val="22"/>
        </w:rPr>
        <w:t>시디즈</w:t>
      </w:r>
      <w:proofErr w:type="spellEnd"/>
      <w:r w:rsidRPr="000A20F4">
        <w:rPr>
          <w:rFonts w:eastAsiaTheme="minorHAnsi" w:cs="굴림" w:hint="eastAsia"/>
          <w:kern w:val="0"/>
          <w:sz w:val="22"/>
        </w:rPr>
        <w:t xml:space="preserve"> </w:t>
      </w:r>
      <w:r w:rsidRPr="000A20F4">
        <w:rPr>
          <w:rFonts w:eastAsiaTheme="minorHAnsi" w:cs="굴림"/>
          <w:kern w:val="0"/>
          <w:sz w:val="22"/>
        </w:rPr>
        <w:t>(</w:t>
      </w:r>
      <w:r w:rsidRPr="000A20F4">
        <w:rPr>
          <w:rFonts w:eastAsiaTheme="minorHAnsi" w:cs="굴림" w:hint="eastAsia"/>
          <w:kern w:val="0"/>
          <w:sz w:val="22"/>
        </w:rPr>
        <w:t>법인등록번호 : 110111-4493344)</w:t>
      </w:r>
    </w:p>
    <w:p w14:paraId="1B70D467" w14:textId="7A962C85" w:rsidR="00B64496" w:rsidRPr="000A20F4" w:rsidRDefault="006D0F4F" w:rsidP="000A20F4">
      <w:pPr>
        <w:spacing w:after="0" w:line="276" w:lineRule="auto"/>
        <w:textAlignment w:val="baseline"/>
        <w:rPr>
          <w:rFonts w:eastAsiaTheme="minorHAnsi" w:cs="굴림"/>
          <w:kern w:val="0"/>
          <w:sz w:val="16"/>
          <w:szCs w:val="16"/>
        </w:rPr>
      </w:pPr>
      <w:proofErr w:type="gramStart"/>
      <w:r w:rsidRPr="000A20F4">
        <w:rPr>
          <w:rFonts w:eastAsiaTheme="minorHAnsi" w:cs="굴림" w:hint="eastAsia"/>
          <w:spacing w:val="86"/>
          <w:kern w:val="0"/>
          <w:sz w:val="22"/>
        </w:rPr>
        <w:t>대표이사 :</w:t>
      </w:r>
      <w:proofErr w:type="gramEnd"/>
      <w:r w:rsidRPr="000A20F4">
        <w:rPr>
          <w:rFonts w:eastAsiaTheme="minorHAnsi" w:cs="굴림" w:hint="eastAsia"/>
          <w:spacing w:val="86"/>
          <w:kern w:val="0"/>
          <w:sz w:val="22"/>
        </w:rPr>
        <w:t xml:space="preserve"> 강 성 문 </w:t>
      </w:r>
      <w:r w:rsidRPr="000A20F4">
        <w:rPr>
          <w:rFonts w:eastAsiaTheme="minorHAnsi" w:cs="굴림" w:hint="eastAsia"/>
          <w:kern w:val="0"/>
          <w:sz w:val="22"/>
        </w:rPr>
        <w:t>(인)</w:t>
      </w:r>
    </w:p>
    <w:sectPr w:rsidR="00B64496" w:rsidRPr="000A20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3" w:author="김현주 (Hyunjoo Kim)" w:date="2024-04-05T17:06:00Z" w:initials="김(K">
    <w:p w14:paraId="595D75F1" w14:textId="4FDFA73D" w:rsidR="00697491" w:rsidRDefault="00697491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보증서를 지급받은 경우 반드시 서울보증보험에 보증서의 유효성에 대해서 확인하시기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95D75F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95D75F1" w16cid:durableId="29BAAE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0BA44" w14:textId="77777777" w:rsidR="004C35D9" w:rsidRDefault="004C35D9" w:rsidP="009447F4">
      <w:pPr>
        <w:spacing w:after="0" w:line="240" w:lineRule="auto"/>
      </w:pPr>
      <w:r>
        <w:separator/>
      </w:r>
    </w:p>
  </w:endnote>
  <w:endnote w:type="continuationSeparator" w:id="0">
    <w:p w14:paraId="3210D91A" w14:textId="77777777" w:rsidR="004C35D9" w:rsidRDefault="004C35D9" w:rsidP="0094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CEE04" w14:textId="77777777" w:rsidR="004C35D9" w:rsidRDefault="004C35D9" w:rsidP="009447F4">
      <w:pPr>
        <w:spacing w:after="0" w:line="240" w:lineRule="auto"/>
      </w:pPr>
      <w:r>
        <w:separator/>
      </w:r>
    </w:p>
  </w:footnote>
  <w:footnote w:type="continuationSeparator" w:id="0">
    <w:p w14:paraId="3AFD0BEB" w14:textId="77777777" w:rsidR="004C35D9" w:rsidRDefault="004C35D9" w:rsidP="009447F4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6ED"/>
    <w:rsid w:val="00007237"/>
    <w:rsid w:val="00064E53"/>
    <w:rsid w:val="00086383"/>
    <w:rsid w:val="000A0D85"/>
    <w:rsid w:val="000A20F4"/>
    <w:rsid w:val="000E369C"/>
    <w:rsid w:val="00126E9D"/>
    <w:rsid w:val="001B5E3E"/>
    <w:rsid w:val="001B616F"/>
    <w:rsid w:val="001D294B"/>
    <w:rsid w:val="00222EC7"/>
    <w:rsid w:val="002668D9"/>
    <w:rsid w:val="00286B44"/>
    <w:rsid w:val="002C197C"/>
    <w:rsid w:val="00301215"/>
    <w:rsid w:val="00342EC8"/>
    <w:rsid w:val="00343668"/>
    <w:rsid w:val="003B0AEE"/>
    <w:rsid w:val="003D5DD7"/>
    <w:rsid w:val="004171BA"/>
    <w:rsid w:val="0045543D"/>
    <w:rsid w:val="004C35D9"/>
    <w:rsid w:val="004C647C"/>
    <w:rsid w:val="0050083D"/>
    <w:rsid w:val="00562D2C"/>
    <w:rsid w:val="005B0258"/>
    <w:rsid w:val="005F6752"/>
    <w:rsid w:val="0064462A"/>
    <w:rsid w:val="00697491"/>
    <w:rsid w:val="006C06B9"/>
    <w:rsid w:val="006D0F4F"/>
    <w:rsid w:val="006E5908"/>
    <w:rsid w:val="00724935"/>
    <w:rsid w:val="0079080A"/>
    <w:rsid w:val="00791EB4"/>
    <w:rsid w:val="0081557B"/>
    <w:rsid w:val="00823AEA"/>
    <w:rsid w:val="00891231"/>
    <w:rsid w:val="008C1987"/>
    <w:rsid w:val="009430A1"/>
    <w:rsid w:val="009447F4"/>
    <w:rsid w:val="00953306"/>
    <w:rsid w:val="00977476"/>
    <w:rsid w:val="009C7594"/>
    <w:rsid w:val="009D0D5E"/>
    <w:rsid w:val="009E6764"/>
    <w:rsid w:val="00A217FA"/>
    <w:rsid w:val="00A22B80"/>
    <w:rsid w:val="00A24D40"/>
    <w:rsid w:val="00A80573"/>
    <w:rsid w:val="00AA0AE7"/>
    <w:rsid w:val="00AC75C5"/>
    <w:rsid w:val="00B00751"/>
    <w:rsid w:val="00B35470"/>
    <w:rsid w:val="00B64496"/>
    <w:rsid w:val="00BB1E47"/>
    <w:rsid w:val="00C042E4"/>
    <w:rsid w:val="00C04A10"/>
    <w:rsid w:val="00C20D41"/>
    <w:rsid w:val="00C432CE"/>
    <w:rsid w:val="00C603A0"/>
    <w:rsid w:val="00C6151C"/>
    <w:rsid w:val="00C859F7"/>
    <w:rsid w:val="00CA6D97"/>
    <w:rsid w:val="00CB2FA4"/>
    <w:rsid w:val="00D3556A"/>
    <w:rsid w:val="00D36B2B"/>
    <w:rsid w:val="00D8511A"/>
    <w:rsid w:val="00DE3D86"/>
    <w:rsid w:val="00DF2222"/>
    <w:rsid w:val="00E838B0"/>
    <w:rsid w:val="00EF56D4"/>
    <w:rsid w:val="00F2204D"/>
    <w:rsid w:val="00F3173B"/>
    <w:rsid w:val="00F433A6"/>
    <w:rsid w:val="00F666ED"/>
    <w:rsid w:val="00F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D2099"/>
  <w15:chartTrackingRefBased/>
  <w15:docId w15:val="{4652D0BC-E36E-4440-B42C-1706C4E8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666ED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9447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447F4"/>
  </w:style>
  <w:style w:type="paragraph" w:styleId="a5">
    <w:name w:val="footer"/>
    <w:basedOn w:val="a"/>
    <w:link w:val="Char0"/>
    <w:uiPriority w:val="99"/>
    <w:unhideWhenUsed/>
    <w:rsid w:val="009447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447F4"/>
  </w:style>
  <w:style w:type="paragraph" w:styleId="a6">
    <w:name w:val="Balloon Text"/>
    <w:basedOn w:val="a"/>
    <w:link w:val="Char1"/>
    <w:uiPriority w:val="99"/>
    <w:semiHidden/>
    <w:unhideWhenUsed/>
    <w:rsid w:val="0069749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97491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697491"/>
    <w:rPr>
      <w:sz w:val="18"/>
      <w:szCs w:val="18"/>
    </w:rPr>
  </w:style>
  <w:style w:type="paragraph" w:styleId="a8">
    <w:name w:val="annotation text"/>
    <w:basedOn w:val="a"/>
    <w:link w:val="Char2"/>
    <w:uiPriority w:val="99"/>
    <w:semiHidden/>
    <w:unhideWhenUsed/>
    <w:rsid w:val="00697491"/>
    <w:pPr>
      <w:jc w:val="left"/>
    </w:pPr>
  </w:style>
  <w:style w:type="character" w:customStyle="1" w:styleId="Char2">
    <w:name w:val="메모 텍스트 Char"/>
    <w:basedOn w:val="a0"/>
    <w:link w:val="a8"/>
    <w:uiPriority w:val="99"/>
    <w:semiHidden/>
    <w:rsid w:val="00697491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697491"/>
    <w:rPr>
      <w:b/>
      <w:bCs/>
    </w:rPr>
  </w:style>
  <w:style w:type="character" w:customStyle="1" w:styleId="Char3">
    <w:name w:val="메모 주제 Char"/>
    <w:basedOn w:val="Char2"/>
    <w:link w:val="a9"/>
    <w:uiPriority w:val="99"/>
    <w:semiHidden/>
    <w:rsid w:val="00697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1D2D6-B7D5-4ED5-8CDA-22B30AE4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김현주 (Hyunjoo Kim)</cp:lastModifiedBy>
  <cp:revision>2</cp:revision>
  <dcterms:created xsi:type="dcterms:W3CDTF">2024-04-05T08:08:00Z</dcterms:created>
  <dcterms:modified xsi:type="dcterms:W3CDTF">2024-04-05T08:08:00Z</dcterms:modified>
</cp:coreProperties>
</file>