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90E05" w14:textId="77777777" w:rsidR="009D393A" w:rsidRPr="00154F36" w:rsidRDefault="00D64A9B" w:rsidP="00D64A9B">
      <w:pPr>
        <w:jc w:val="center"/>
        <w:rPr>
          <w:b/>
          <w:sz w:val="24"/>
        </w:rPr>
      </w:pPr>
      <w:proofErr w:type="spellStart"/>
      <w:r w:rsidRPr="00154F36">
        <w:rPr>
          <w:rFonts w:hint="eastAsia"/>
          <w:b/>
          <w:sz w:val="24"/>
        </w:rPr>
        <w:t>퍼시스</w:t>
      </w:r>
      <w:proofErr w:type="spellEnd"/>
      <w:r w:rsidRPr="00154F36">
        <w:rPr>
          <w:rFonts w:hint="eastAsia"/>
          <w:b/>
          <w:sz w:val="24"/>
        </w:rPr>
        <w:t xml:space="preserve"> </w:t>
      </w:r>
      <w:proofErr w:type="spellStart"/>
      <w:r w:rsidRPr="00154F36">
        <w:rPr>
          <w:rFonts w:hint="eastAsia"/>
          <w:b/>
          <w:sz w:val="24"/>
        </w:rPr>
        <w:t>목훈재단</w:t>
      </w:r>
      <w:proofErr w:type="spellEnd"/>
      <w:r w:rsidRPr="00154F36">
        <w:rPr>
          <w:b/>
          <w:sz w:val="24"/>
        </w:rPr>
        <w:t xml:space="preserve"> </w:t>
      </w:r>
      <w:r w:rsidRPr="00154F36">
        <w:rPr>
          <w:rFonts w:hint="eastAsia"/>
          <w:b/>
          <w:sz w:val="24"/>
        </w:rPr>
        <w:t>이용약관</w:t>
      </w:r>
    </w:p>
    <w:p w14:paraId="331B8DCA" w14:textId="77777777" w:rsidR="00D64A9B" w:rsidRDefault="00D64A9B" w:rsidP="00D64A9B">
      <w:pPr>
        <w:jc w:val="center"/>
      </w:pPr>
    </w:p>
    <w:p w14:paraId="431B4C29" w14:textId="77777777" w:rsidR="00D64A9B" w:rsidRPr="003160C1" w:rsidRDefault="00D64A9B" w:rsidP="00D64A9B">
      <w:pPr>
        <w:rPr>
          <w:b/>
        </w:rPr>
      </w:pPr>
      <w:r w:rsidRPr="003160C1">
        <w:rPr>
          <w:rFonts w:hint="eastAsia"/>
          <w:b/>
        </w:rPr>
        <w:t>제1조 목적</w:t>
      </w:r>
    </w:p>
    <w:p w14:paraId="09458934" w14:textId="77777777" w:rsidR="00D64A9B" w:rsidRDefault="00D64A9B" w:rsidP="00D64A9B">
      <w:r>
        <w:rPr>
          <w:rFonts w:hint="eastAsia"/>
        </w:rPr>
        <w:t xml:space="preserve">이 약관은 </w:t>
      </w:r>
      <w:proofErr w:type="spellStart"/>
      <w:r>
        <w:rPr>
          <w:rFonts w:hint="eastAsia"/>
        </w:rPr>
        <w:t>퍼시스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목훈재단</w:t>
      </w:r>
      <w:proofErr w:type="spellEnd"/>
      <w:r>
        <w:t>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재단</w:t>
      </w:r>
      <w:r>
        <w:t>”</w:t>
      </w:r>
      <w:r>
        <w:t>)</w:t>
      </w:r>
      <w:r>
        <w:rPr>
          <w:rFonts w:hint="eastAsia"/>
        </w:rPr>
        <w:t>이 제공하는 서비스 이용에 관한 사항을 규정하는 것을 목적으로 합니다.</w:t>
      </w:r>
      <w:r>
        <w:t xml:space="preserve"> </w:t>
      </w:r>
    </w:p>
    <w:p w14:paraId="4BAD4E3B" w14:textId="77777777" w:rsidR="00D64A9B" w:rsidRDefault="00D64A9B" w:rsidP="00D64A9B"/>
    <w:p w14:paraId="529F0C11" w14:textId="77777777" w:rsidR="00D64A9B" w:rsidRPr="003160C1" w:rsidRDefault="00D64A9B" w:rsidP="00D64A9B">
      <w:pPr>
        <w:rPr>
          <w:b/>
        </w:rPr>
      </w:pPr>
      <w:r w:rsidRPr="003160C1">
        <w:rPr>
          <w:rFonts w:hint="eastAsia"/>
          <w:b/>
        </w:rPr>
        <w:t>제2조 약관의 효력</w:t>
      </w:r>
    </w:p>
    <w:p w14:paraId="3A9ED1D3" w14:textId="77777777" w:rsidR="00D64A9B" w:rsidRDefault="00D64A9B" w:rsidP="00D64A9B">
      <w:r>
        <w:rPr>
          <w:rFonts w:hint="eastAsia"/>
        </w:rPr>
        <w:t>①</w:t>
      </w:r>
      <w:r>
        <w:t xml:space="preserve"> 이 약관의 내용은 재단에서 제공하는 서비스를 이용하고자 하는 모든 회원에게 공지함으로써 효력을 발생합니다.</w:t>
      </w:r>
    </w:p>
    <w:p w14:paraId="79E469D6" w14:textId="77777777" w:rsidR="00D64A9B" w:rsidRDefault="00D64A9B" w:rsidP="00D64A9B">
      <w:r>
        <w:rPr>
          <w:rFonts w:hint="eastAsia"/>
        </w:rPr>
        <w:t>②</w:t>
      </w:r>
      <w:r>
        <w:t xml:space="preserve"> 이 약관의 내용은 서비스 화면에 게시하거나 기타의 방법으로 회원에게 공시하고, 이에 동의한 회원이 서비스에 가입함으로써 효력이 발생합니다.</w:t>
      </w:r>
    </w:p>
    <w:p w14:paraId="4ABD1CF2" w14:textId="77777777" w:rsidR="00D64A9B" w:rsidRDefault="00D64A9B" w:rsidP="00D64A9B">
      <w:r>
        <w:rPr>
          <w:rFonts w:hint="eastAsia"/>
        </w:rPr>
        <w:t>③</w:t>
      </w:r>
      <w:r>
        <w:t xml:space="preserve"> 재단은 필요하다고 인정되는 경우 이 약관을 변경할 수 있으며, 약관이 변경된 경우에는 지체 없이 제2항과 같은 방법으로 공지함으로써 효력을 발생합니다. 다만, 이용자의 권리 또는 의무에 관한 중요한 규정의 변경은 최소한 </w:t>
      </w:r>
      <w:commentRangeStart w:id="0"/>
      <w:ins w:id="1" w:author="김현주 (Hyunjoo Kim)" w:date="2026-04-09T15:51:00Z">
        <w:r w:rsidR="004150AA">
          <w:t>30</w:t>
        </w:r>
      </w:ins>
      <w:commentRangeEnd w:id="0"/>
      <w:ins w:id="2" w:author="김현주 (Hyunjoo Kim)" w:date="2026-04-09T16:04:00Z">
        <w:r w:rsidR="008A40B6">
          <w:rPr>
            <w:rStyle w:val="a3"/>
          </w:rPr>
          <w:commentReference w:id="0"/>
        </w:r>
      </w:ins>
      <w:del w:id="3" w:author="김현주 (Hyunjoo Kim)" w:date="2026-04-09T15:51:00Z">
        <w:r w:rsidR="004150AA" w:rsidDel="004150AA">
          <w:delText>7</w:delText>
        </w:r>
      </w:del>
      <w:r>
        <w:t>일전에 공시합니다.</w:t>
      </w:r>
    </w:p>
    <w:p w14:paraId="540C4076" w14:textId="77777777" w:rsidR="00EA054D" w:rsidRDefault="00EA054D" w:rsidP="00D64A9B"/>
    <w:p w14:paraId="7511D2D2" w14:textId="77777777" w:rsidR="00EA054D" w:rsidRPr="0048472F" w:rsidRDefault="0048472F" w:rsidP="00D64A9B">
      <w:pPr>
        <w:rPr>
          <w:b/>
        </w:rPr>
      </w:pPr>
      <w:r w:rsidRPr="0048472F">
        <w:rPr>
          <w:rFonts w:hint="eastAsia"/>
          <w:b/>
        </w:rPr>
        <w:t>제3조 약관 외 준칙</w:t>
      </w:r>
    </w:p>
    <w:p w14:paraId="47D1A7F7" w14:textId="77777777" w:rsidR="0048472F" w:rsidRDefault="0048472F" w:rsidP="00D64A9B">
      <w:r w:rsidRPr="0048472F">
        <w:rPr>
          <w:rFonts w:hint="eastAsia"/>
        </w:rPr>
        <w:t>이</w:t>
      </w:r>
      <w:r w:rsidRPr="0048472F">
        <w:t xml:space="preserve"> 약관에 명시되지 않은 사항에 대해서는 정보통신망 이용촉진 및 정보보호 등에 관한 법률 등 관계법령 및 재단이 정한 서비스의 세부이용지침 등의 규정에 의합니다.</w:t>
      </w:r>
    </w:p>
    <w:p w14:paraId="51259B4D" w14:textId="77777777" w:rsidR="0048472F" w:rsidRDefault="0048472F" w:rsidP="00D64A9B"/>
    <w:p w14:paraId="2AC3BA62" w14:textId="77777777" w:rsidR="0048472F" w:rsidRPr="0048472F" w:rsidRDefault="0048472F" w:rsidP="00D64A9B">
      <w:pPr>
        <w:rPr>
          <w:b/>
        </w:rPr>
      </w:pPr>
      <w:r w:rsidRPr="0048472F">
        <w:rPr>
          <w:rFonts w:hint="eastAsia"/>
          <w:b/>
        </w:rPr>
        <w:t>제4조 이용계약의 성립</w:t>
      </w:r>
    </w:p>
    <w:p w14:paraId="31D1FA2C" w14:textId="77777777" w:rsidR="0048472F" w:rsidRDefault="0048472F" w:rsidP="00D64A9B">
      <w:r w:rsidRPr="0048472F">
        <w:rPr>
          <w:rFonts w:hint="eastAsia"/>
        </w:rPr>
        <w:t>이용계약은</w:t>
      </w:r>
      <w:r w:rsidRPr="0048472F">
        <w:t xml:space="preserve"> 이용자의 신청에 대한 재단의 응낙과 이용자의 약관 내용에 대한 동의로 성립됩니다.</w:t>
      </w:r>
    </w:p>
    <w:p w14:paraId="5F774924" w14:textId="77777777" w:rsidR="0048472F" w:rsidRDefault="0048472F" w:rsidP="00D64A9B"/>
    <w:p w14:paraId="7E3DDE23" w14:textId="77777777" w:rsidR="0048472F" w:rsidRPr="0048472F" w:rsidRDefault="0048472F" w:rsidP="00D64A9B">
      <w:pPr>
        <w:rPr>
          <w:b/>
        </w:rPr>
      </w:pPr>
      <w:r w:rsidRPr="0048472F">
        <w:rPr>
          <w:rFonts w:hint="eastAsia"/>
          <w:b/>
        </w:rPr>
        <w:t>제5조 용어의 정의</w:t>
      </w:r>
    </w:p>
    <w:p w14:paraId="267FF2C8" w14:textId="77777777" w:rsidR="0048472F" w:rsidRDefault="0048472F" w:rsidP="0048472F">
      <w:r>
        <w:rPr>
          <w:rFonts w:hint="eastAsia"/>
        </w:rPr>
        <w:t>①</w:t>
      </w:r>
      <w:r>
        <w:t xml:space="preserve"> 이 약관에서 사용하는 용어의 정의는 다음과 같습니다.</w:t>
      </w:r>
    </w:p>
    <w:p w14:paraId="1591A51F" w14:textId="77777777" w:rsidR="0048472F" w:rsidRDefault="0048472F" w:rsidP="0048472F">
      <w:r>
        <w:t xml:space="preserve">1. </w:t>
      </w:r>
      <w:proofErr w:type="gramStart"/>
      <w:r>
        <w:t>회원 :</w:t>
      </w:r>
      <w:proofErr w:type="gramEnd"/>
      <w:r>
        <w:t xml:space="preserve"> 서비스에 접속하여 이 약관에 동의하고, 개인정보를 제공하여 ID(고유번호)와 PASSWORD(비밀번호)를 발급 받아 회원등록을 한 이용자로, 서비스의 정보를 지속적으로 제공받으며 이용할 수 있는 자를 말합니다.</w:t>
      </w:r>
    </w:p>
    <w:p w14:paraId="0F784E29" w14:textId="77777777" w:rsidR="0048472F" w:rsidRDefault="0048472F" w:rsidP="0048472F">
      <w:r>
        <w:t xml:space="preserve">2. </w:t>
      </w:r>
      <w:proofErr w:type="gramStart"/>
      <w:r>
        <w:t>이용자 :</w:t>
      </w:r>
      <w:proofErr w:type="gramEnd"/>
      <w:r>
        <w:t xml:space="preserve"> 본 약관에 따라 재단이 제공하는 서비스를 받는 회원을 말합니다.</w:t>
      </w:r>
    </w:p>
    <w:p w14:paraId="155B41B4" w14:textId="77777777" w:rsidR="0048472F" w:rsidRDefault="0048472F" w:rsidP="0048472F">
      <w:r>
        <w:t>3. ID(아이디</w:t>
      </w:r>
      <w:proofErr w:type="gramStart"/>
      <w:r>
        <w:t>) :</w:t>
      </w:r>
      <w:proofErr w:type="gramEnd"/>
      <w:r>
        <w:t xml:space="preserve"> 회원 식별과 회원의 서비스 이용을 위하여 회원이 선정하고 재단이 승인하는 영문자 및 숫자조합으로, 하나의 ID만 발급 및 이용 가능합니다.</w:t>
      </w:r>
    </w:p>
    <w:p w14:paraId="68F462D1" w14:textId="77777777" w:rsidR="0048472F" w:rsidRDefault="0048472F" w:rsidP="0048472F">
      <w:r>
        <w:lastRenderedPageBreak/>
        <w:t>4. PASSWORD(비밀번호</w:t>
      </w:r>
      <w:proofErr w:type="gramStart"/>
      <w:r>
        <w:t>) :</w:t>
      </w:r>
      <w:proofErr w:type="gramEnd"/>
      <w:r>
        <w:t xml:space="preserve"> 회원이 통신상 자신의 비밀을 보호하기 위하여 선정한 문자와 숫자의 조합을 말합니다.</w:t>
      </w:r>
    </w:p>
    <w:p w14:paraId="027FD042" w14:textId="77777777" w:rsidR="0048472F" w:rsidRDefault="0048472F" w:rsidP="0048472F">
      <w:r>
        <w:t xml:space="preserve">5. </w:t>
      </w:r>
      <w:proofErr w:type="gramStart"/>
      <w:r>
        <w:t>운영자 :</w:t>
      </w:r>
      <w:proofErr w:type="gramEnd"/>
      <w:r>
        <w:t xml:space="preserve"> 서비스의 전반적인 관리와 원활한 운영을 위하여 재단이 선정한 자를 말합니다.</w:t>
      </w:r>
    </w:p>
    <w:p w14:paraId="7C652FC4" w14:textId="77777777" w:rsidR="0048472F" w:rsidRDefault="0048472F" w:rsidP="0048472F">
      <w:r>
        <w:t xml:space="preserve">6. </w:t>
      </w:r>
      <w:proofErr w:type="gramStart"/>
      <w:r>
        <w:t>서비스 :</w:t>
      </w:r>
      <w:proofErr w:type="gramEnd"/>
      <w:r>
        <w:t xml:space="preserve"> 재단에서 제공하는 장학사업 및 기타 프로그램 신청 등을 의미하며 회원에 한하여 신청 가능합니다.</w:t>
      </w:r>
    </w:p>
    <w:p w14:paraId="50E67075" w14:textId="77777777" w:rsidR="0048472F" w:rsidRDefault="0048472F" w:rsidP="0048472F">
      <w:r>
        <w:t xml:space="preserve">7. 서비스 </w:t>
      </w:r>
      <w:proofErr w:type="gramStart"/>
      <w:r>
        <w:t>중지 :</w:t>
      </w:r>
      <w:proofErr w:type="gramEnd"/>
      <w:r>
        <w:t xml:space="preserve"> 정상 이용 중 재단이 정한 일정한 요건에 따라 일정 기간 동안 서비스의 제공을 중지하는 것을 말합니다.</w:t>
      </w:r>
    </w:p>
    <w:p w14:paraId="33752BD2" w14:textId="77777777" w:rsidR="0048472F" w:rsidRDefault="0048472F" w:rsidP="0048472F">
      <w:r>
        <w:t>8. 전자우편(E-mail</w:t>
      </w:r>
      <w:proofErr w:type="gramStart"/>
      <w:r>
        <w:t>) :</w:t>
      </w:r>
      <w:proofErr w:type="gramEnd"/>
      <w:r>
        <w:t xml:space="preserve"> 인터넷을 통한 우편입니다.</w:t>
      </w:r>
    </w:p>
    <w:p w14:paraId="311EDFAC" w14:textId="77777777" w:rsidR="0048472F" w:rsidRDefault="0048472F" w:rsidP="0048472F">
      <w:r>
        <w:t xml:space="preserve">9. </w:t>
      </w:r>
      <w:proofErr w:type="gramStart"/>
      <w:r>
        <w:t>해지 :</w:t>
      </w:r>
      <w:proofErr w:type="gramEnd"/>
      <w:r>
        <w:t xml:space="preserve"> 재단 또는 회원이 서비스 이용 이후 그 이용계약을 종료 시키는 의사표시를 말합니다.</w:t>
      </w:r>
    </w:p>
    <w:p w14:paraId="08778ECC" w14:textId="77777777" w:rsidR="0048472F" w:rsidRDefault="0048472F" w:rsidP="0048472F">
      <w:r>
        <w:rPr>
          <w:rFonts w:hint="eastAsia"/>
        </w:rPr>
        <w:t>②</w:t>
      </w:r>
      <w:r>
        <w:t xml:space="preserve"> 이 약관에서 사용하는 용어의 정의는 제1항에서 정하는 것을 제외하고는 관계 법령 및 서비스별 안내에서 정하는 바에 의합니다.</w:t>
      </w:r>
    </w:p>
    <w:p w14:paraId="6DADDC42" w14:textId="77777777" w:rsidR="002A429A" w:rsidRDefault="002A429A" w:rsidP="0048472F"/>
    <w:p w14:paraId="41E7BA00" w14:textId="77777777" w:rsidR="002A429A" w:rsidRPr="002A429A" w:rsidRDefault="002A429A" w:rsidP="0048472F">
      <w:pPr>
        <w:rPr>
          <w:b/>
        </w:rPr>
      </w:pPr>
      <w:r w:rsidRPr="002A429A">
        <w:rPr>
          <w:rFonts w:hint="eastAsia"/>
          <w:b/>
        </w:rPr>
        <w:t>제6조 이용신청</w:t>
      </w:r>
    </w:p>
    <w:p w14:paraId="71D76CBC" w14:textId="77777777" w:rsidR="002A429A" w:rsidRDefault="002A429A" w:rsidP="002A429A">
      <w:r>
        <w:rPr>
          <w:rFonts w:hint="eastAsia"/>
        </w:rPr>
        <w:t>①</w:t>
      </w:r>
      <w:r>
        <w:t xml:space="preserve"> 회원 가입은 온라인으로 가입신청 양식에 기록하여 재단에 제출함으로써 신청을 할 수 있습니다.</w:t>
      </w:r>
    </w:p>
    <w:p w14:paraId="70736739" w14:textId="77777777" w:rsidR="002A429A" w:rsidRDefault="002A429A" w:rsidP="002A429A">
      <w:r>
        <w:rPr>
          <w:rFonts w:hint="eastAsia"/>
        </w:rPr>
        <w:t>②</w:t>
      </w:r>
      <w:r>
        <w:t xml:space="preserve"> 가입희망 회원은 반드시 자신의 본명으로 신청하여야 하며, 1개의 ID만 부여될 수 있습니다.</w:t>
      </w:r>
    </w:p>
    <w:p w14:paraId="164BEA86" w14:textId="77777777" w:rsidR="002A429A" w:rsidRDefault="002A429A" w:rsidP="002A429A">
      <w:r>
        <w:rPr>
          <w:rFonts w:hint="eastAsia"/>
        </w:rPr>
        <w:t>③</w:t>
      </w:r>
      <w:r>
        <w:t xml:space="preserve"> 만14세 미만인 가입희망 회원은 친권자, 후견인 등 아동보호자 또는 법적대리인의 동의가 필요합니다.</w:t>
      </w:r>
    </w:p>
    <w:p w14:paraId="7970D10C" w14:textId="77777777" w:rsidR="00ED452C" w:rsidRDefault="00ED452C" w:rsidP="002A429A"/>
    <w:p w14:paraId="7810A64D" w14:textId="77777777" w:rsidR="00ED452C" w:rsidRPr="005A27BE" w:rsidRDefault="005A27BE" w:rsidP="002A429A">
      <w:pPr>
        <w:rPr>
          <w:b/>
        </w:rPr>
      </w:pPr>
      <w:r w:rsidRPr="005A27BE">
        <w:rPr>
          <w:rFonts w:hint="eastAsia"/>
          <w:b/>
        </w:rPr>
        <w:t>제7조 회원가입의 승낙</w:t>
      </w:r>
    </w:p>
    <w:p w14:paraId="31C8DC5F" w14:textId="77777777" w:rsidR="005A27BE" w:rsidRDefault="005A27BE" w:rsidP="002A429A">
      <w:r w:rsidRPr="005A27BE">
        <w:rPr>
          <w:rFonts w:hint="eastAsia"/>
        </w:rPr>
        <w:t>재단은</w:t>
      </w:r>
      <w:r w:rsidRPr="005A27BE">
        <w:t xml:space="preserve"> 제6조에서 정한 사항을 정확히 기재하여 가입 신청한 회원에 대하여 가입을 승인하고 가입이 승인된 회원은 서비스를 이용할 수 있습니다.</w:t>
      </w:r>
    </w:p>
    <w:p w14:paraId="01BB00DB" w14:textId="77777777" w:rsidR="005A27BE" w:rsidRDefault="005A27BE" w:rsidP="002A429A"/>
    <w:p w14:paraId="7E1C8AF3" w14:textId="77777777" w:rsidR="005A27BE" w:rsidRPr="005A27BE" w:rsidRDefault="005A27BE" w:rsidP="002A429A">
      <w:pPr>
        <w:rPr>
          <w:b/>
        </w:rPr>
      </w:pPr>
      <w:r w:rsidRPr="005A27BE">
        <w:rPr>
          <w:rFonts w:hint="eastAsia"/>
          <w:b/>
        </w:rPr>
        <w:t>제8조 회원가입 신청 거절</w:t>
      </w:r>
    </w:p>
    <w:p w14:paraId="280B91BB" w14:textId="77777777" w:rsidR="005A27BE" w:rsidRDefault="005A27BE" w:rsidP="002A429A">
      <w:r w:rsidRPr="005A27BE">
        <w:rPr>
          <w:rFonts w:hint="eastAsia"/>
        </w:rPr>
        <w:t>재단은</w:t>
      </w:r>
      <w:r w:rsidRPr="005A27BE">
        <w:t xml:space="preserve"> 다음에 해당하는 이용 신청에 대해서는 회원가입을 거절할 수 있습니다.</w:t>
      </w:r>
    </w:p>
    <w:p w14:paraId="5EE26A4E" w14:textId="77777777" w:rsidR="005A27BE" w:rsidRDefault="005A27BE" w:rsidP="005A27BE">
      <w:r>
        <w:rPr>
          <w:rFonts w:hint="eastAsia"/>
        </w:rPr>
        <w:t>1</w:t>
      </w:r>
      <w:r>
        <w:t>. 이름이 실명이 아닌 경우</w:t>
      </w:r>
    </w:p>
    <w:p w14:paraId="2F151518" w14:textId="77777777" w:rsidR="005A27BE" w:rsidRDefault="005A27BE" w:rsidP="005A27BE">
      <w:r>
        <w:t>2. 다른 사람의 명의로 신청한 경우</w:t>
      </w:r>
    </w:p>
    <w:p w14:paraId="56D6FCA1" w14:textId="77777777" w:rsidR="005A27BE" w:rsidRDefault="005A27BE" w:rsidP="005A27BE">
      <w:r>
        <w:t>3. 신청 양식을 허위로 기재해 신청한 경우</w:t>
      </w:r>
    </w:p>
    <w:p w14:paraId="10A68E33" w14:textId="77777777" w:rsidR="005A27BE" w:rsidRDefault="005A27BE" w:rsidP="005A27BE">
      <w:r>
        <w:t>4. 신청 요건이 미비 되어있는 경우</w:t>
      </w:r>
    </w:p>
    <w:p w14:paraId="60A9E89B" w14:textId="77777777" w:rsidR="005A27BE" w:rsidRDefault="005A27BE" w:rsidP="005A27BE">
      <w:r>
        <w:t>5. 공공질서 및 미풍양속을 저해할 목적으로 신청한 경우</w:t>
      </w:r>
    </w:p>
    <w:p w14:paraId="714D7758" w14:textId="77777777" w:rsidR="005A27BE" w:rsidRDefault="005A27BE" w:rsidP="005A27BE">
      <w:r>
        <w:lastRenderedPageBreak/>
        <w:t>6. 기타 관계법령과 재단에서 정한 규정에 위배되는 경우</w:t>
      </w:r>
    </w:p>
    <w:p w14:paraId="43E86088" w14:textId="77777777" w:rsidR="008002D7" w:rsidRDefault="008002D7" w:rsidP="005A27BE"/>
    <w:p w14:paraId="44CC1B18" w14:textId="77777777" w:rsidR="008002D7" w:rsidRPr="00854479" w:rsidRDefault="007A0C3F" w:rsidP="005A27BE">
      <w:pPr>
        <w:rPr>
          <w:b/>
        </w:rPr>
      </w:pPr>
      <w:r w:rsidRPr="00854479">
        <w:rPr>
          <w:rFonts w:hint="eastAsia"/>
          <w:b/>
        </w:rPr>
        <w:t>제9조 계약사항의 변경</w:t>
      </w:r>
    </w:p>
    <w:p w14:paraId="653851D1" w14:textId="77777777" w:rsidR="007A0C3F" w:rsidRDefault="00854479" w:rsidP="005A27BE">
      <w:r w:rsidRPr="00854479">
        <w:rPr>
          <w:rFonts w:hint="eastAsia"/>
        </w:rPr>
        <w:t>회원은</w:t>
      </w:r>
      <w:r w:rsidRPr="00854479">
        <w:t xml:space="preserve"> 이용 신청 시 기재한 사항이 변경되었을 경우 재단이 정한 별도의 이용 방법으로 정해진 양식 및 방법에 의하여 수정하여야 합니다.</w:t>
      </w:r>
    </w:p>
    <w:p w14:paraId="3CA7A08F" w14:textId="77777777" w:rsidR="00854479" w:rsidRDefault="00854479" w:rsidP="005A27BE"/>
    <w:p w14:paraId="05C75B6E" w14:textId="77777777" w:rsidR="00854479" w:rsidRPr="00E74FEA" w:rsidRDefault="00854479" w:rsidP="005A27BE">
      <w:pPr>
        <w:rPr>
          <w:b/>
        </w:rPr>
      </w:pPr>
      <w:r w:rsidRPr="00E74FEA">
        <w:rPr>
          <w:rFonts w:hint="eastAsia"/>
          <w:b/>
        </w:rPr>
        <w:t>제1</w:t>
      </w:r>
      <w:r w:rsidRPr="00E74FEA">
        <w:rPr>
          <w:b/>
        </w:rPr>
        <w:t>0</w:t>
      </w:r>
      <w:r w:rsidRPr="00E74FEA">
        <w:rPr>
          <w:rFonts w:hint="eastAsia"/>
          <w:b/>
        </w:rPr>
        <w:t>조 서비스의 이용 개시</w:t>
      </w:r>
    </w:p>
    <w:p w14:paraId="4C0B3765" w14:textId="77777777" w:rsidR="00402C4B" w:rsidRDefault="00402C4B" w:rsidP="00402C4B">
      <w:r>
        <w:rPr>
          <w:rFonts w:hint="eastAsia"/>
        </w:rPr>
        <w:t>①</w:t>
      </w:r>
      <w:r>
        <w:t xml:space="preserve"> 재단은 회원의 이용 신청을 승낙한 때부터 서비스를 개시합니다. 단, 일부 서비스의 경우에는 지정된 일자부터 서비스를 개시합니다.</w:t>
      </w:r>
    </w:p>
    <w:p w14:paraId="6558EC84" w14:textId="77777777" w:rsidR="00854479" w:rsidRDefault="00402C4B" w:rsidP="00402C4B">
      <w:r>
        <w:rPr>
          <w:rFonts w:hint="eastAsia"/>
        </w:rPr>
        <w:t>②</w:t>
      </w:r>
      <w:r>
        <w:t xml:space="preserve"> 재단의 업무상 또는 기술상의 장애로 인하여 서비스를 개시하지 못하는 경우에는 사이트에 공지하거나 회원에게 이를 공지합니다.</w:t>
      </w:r>
    </w:p>
    <w:p w14:paraId="1F766117" w14:textId="77777777" w:rsidR="00AA331F" w:rsidRDefault="00AA331F" w:rsidP="00402C4B"/>
    <w:p w14:paraId="1B7780BB" w14:textId="77777777" w:rsidR="00AA331F" w:rsidRPr="003F7F0E" w:rsidRDefault="00AA331F" w:rsidP="00402C4B">
      <w:pPr>
        <w:rPr>
          <w:b/>
        </w:rPr>
      </w:pPr>
      <w:r w:rsidRPr="003F7F0E">
        <w:rPr>
          <w:rFonts w:hint="eastAsia"/>
          <w:b/>
        </w:rPr>
        <w:t>제1</w:t>
      </w:r>
      <w:r w:rsidRPr="003F7F0E">
        <w:rPr>
          <w:b/>
        </w:rPr>
        <w:t>1</w:t>
      </w:r>
      <w:r w:rsidRPr="003F7F0E">
        <w:rPr>
          <w:rFonts w:hint="eastAsia"/>
          <w:b/>
        </w:rPr>
        <w:t>조 재단의 의무</w:t>
      </w:r>
    </w:p>
    <w:p w14:paraId="52924373" w14:textId="77777777" w:rsidR="003F7F0E" w:rsidRDefault="003F7F0E" w:rsidP="003F7F0E">
      <w:r>
        <w:rPr>
          <w:rFonts w:hint="eastAsia"/>
        </w:rPr>
        <w:t>①</w:t>
      </w:r>
      <w:r>
        <w:t xml:space="preserve"> 재단은 계속적, 안정적으로 서비스를 제공할 수 있도록 합니다.</w:t>
      </w:r>
    </w:p>
    <w:p w14:paraId="5032717C" w14:textId="77777777" w:rsidR="003F7F0E" w:rsidRDefault="003F7F0E" w:rsidP="003F7F0E">
      <w:r>
        <w:rPr>
          <w:rFonts w:hint="eastAsia"/>
        </w:rPr>
        <w:t>②</w:t>
      </w:r>
      <w:r>
        <w:t xml:space="preserve"> 재단은 회원의 개인정보 일체의 보안에 대하여 관리에 만전을 기합니다.</w:t>
      </w:r>
    </w:p>
    <w:p w14:paraId="3A3892AA" w14:textId="77777777" w:rsidR="003F7F0E" w:rsidRDefault="003F7F0E" w:rsidP="003F7F0E">
      <w:r>
        <w:rPr>
          <w:rFonts w:hint="eastAsia"/>
        </w:rPr>
        <w:t>③</w:t>
      </w:r>
      <w:r>
        <w:t xml:space="preserve"> 재단은 회원의 개인정보를 본인의 승낙 없이 </w:t>
      </w:r>
      <w:proofErr w:type="gramStart"/>
      <w:r>
        <w:t>제 3</w:t>
      </w:r>
      <w:proofErr w:type="gramEnd"/>
      <w:r>
        <w:t>자에게 누설하지 않습니다.</w:t>
      </w:r>
      <w:r w:rsidR="00E858FE">
        <w:rPr>
          <w:rFonts w:hint="eastAsia"/>
        </w:rPr>
        <w:t xml:space="preserve"> </w:t>
      </w:r>
      <w:r>
        <w:rPr>
          <w:rFonts w:hint="eastAsia"/>
        </w:rPr>
        <w:t>단</w:t>
      </w:r>
      <w:r>
        <w:t>, 전기통신기본법 등 법률 규정에 의한 국가기관의 요구, 정보통신윤리위원회의 요청, 범죄 수사상의 목적 또는 기타 관계법령의 절차에 따른 요청이 있는 경우에는 그러하지 않습니다.</w:t>
      </w:r>
    </w:p>
    <w:p w14:paraId="275F5DD3" w14:textId="77777777" w:rsidR="003F7F0E" w:rsidDel="009B67AA" w:rsidRDefault="003F7F0E" w:rsidP="003F7F0E">
      <w:pPr>
        <w:rPr>
          <w:del w:id="4" w:author="김현주 (Hyunjoo Kim)" w:date="2026-04-09T16:15:00Z"/>
        </w:rPr>
      </w:pPr>
      <w:r>
        <w:rPr>
          <w:rFonts w:hint="eastAsia"/>
        </w:rPr>
        <w:t>④</w:t>
      </w:r>
      <w:r>
        <w:t xml:space="preserve"> 재단은 회원이 서비스 이용 중 필요가 있다고 인정되는 다양한 정보에 대해 전자우편이나 SMS 등으로 제공</w:t>
      </w:r>
      <w:ins w:id="5" w:author="김현주 (Hyunjoo Kim)" w:date="2026-04-09T16:05:00Z">
        <w:r w:rsidR="00DD5711">
          <w:rPr>
            <w:rFonts w:hint="eastAsia"/>
          </w:rPr>
          <w:t>할 수 있</w:t>
        </w:r>
      </w:ins>
      <w:ins w:id="6" w:author="김현주 (Hyunjoo Kim)" w:date="2026-04-09T16:15:00Z">
        <w:r w:rsidR="009B67AA">
          <w:rPr>
            <w:rFonts w:hint="eastAsia"/>
          </w:rPr>
          <w:t>습니다.</w:t>
        </w:r>
        <w:r w:rsidR="009B67AA">
          <w:t xml:space="preserve"> </w:t>
        </w:r>
        <w:r w:rsidR="009B67AA" w:rsidRPr="009B67AA">
          <w:rPr>
            <w:rPrChange w:id="7" w:author="김현주 (Hyunjoo Kim)" w:date="2026-04-09T16:16:00Z">
              <w:rPr>
                <w:rFonts w:ascii="Noto Sans CJK KR" w:eastAsia="Noto Sans CJK KR" w:hAnsi="Noto Sans CJK KR"/>
              </w:rPr>
            </w:rPrChange>
          </w:rPr>
          <w:t>다만, 광고성 정보의 전송은 회원의 사전 동의를 받거나 관계 법령이 허용하는 범위에서만</w:t>
        </w:r>
      </w:ins>
      <w:ins w:id="8" w:author="김현주 (Hyunjoo Kim)" w:date="2026-04-09T16:16:00Z">
        <w:r w:rsidR="009B67AA">
          <w:t xml:space="preserve"> </w:t>
        </w:r>
        <w:r w:rsidR="009B67AA">
          <w:rPr>
            <w:rFonts w:hint="eastAsia"/>
          </w:rPr>
          <w:t>합니다.</w:t>
        </w:r>
      </w:ins>
      <w:ins w:id="9" w:author="김현주 (Hyunjoo Kim)" w:date="2026-04-09T16:15:00Z">
        <w:r w:rsidR="009B67AA" w:rsidRPr="009B67AA">
          <w:rPr>
            <w:rPrChange w:id="10" w:author="김현주 (Hyunjoo Kim)" w:date="2026-04-09T16:16:00Z">
              <w:rPr>
                <w:rFonts w:ascii="Noto Sans CJK KR" w:eastAsia="Noto Sans CJK KR" w:hAnsi="Noto Sans CJK KR"/>
              </w:rPr>
            </w:rPrChange>
          </w:rPr>
          <w:t>.</w:t>
        </w:r>
      </w:ins>
      <w:del w:id="11" w:author="김현주 (Hyunjoo Kim)" w:date="2026-04-09T16:05:00Z">
        <w:r w:rsidDel="00DD5711">
          <w:delText>합니다.</w:delText>
        </w:r>
      </w:del>
    </w:p>
    <w:p w14:paraId="109F27DE" w14:textId="77777777" w:rsidR="00AA331F" w:rsidRDefault="003F7F0E" w:rsidP="003F7F0E">
      <w:r>
        <w:rPr>
          <w:rFonts w:hint="eastAsia"/>
        </w:rPr>
        <w:t>⑤</w:t>
      </w:r>
      <w:r>
        <w:t xml:space="preserve"> 재단은 회원으로부터 제기되는 불만이 정당하다고 인정할 경우에는 즉시 처리합니다. 다만 즉시 처리가 곤란한 경우에는 회원에게 그 사유와 처리 일정을 통보합니다.</w:t>
      </w:r>
    </w:p>
    <w:p w14:paraId="44C93CAD" w14:textId="77777777" w:rsidR="00DC5D51" w:rsidRDefault="00DC5D51" w:rsidP="003F7F0E"/>
    <w:p w14:paraId="77298832" w14:textId="77777777" w:rsidR="00DC5D51" w:rsidRPr="00C43246" w:rsidRDefault="00C43246" w:rsidP="003F7F0E">
      <w:pPr>
        <w:rPr>
          <w:b/>
        </w:rPr>
      </w:pPr>
      <w:r w:rsidRPr="00C43246">
        <w:rPr>
          <w:rFonts w:hint="eastAsia"/>
          <w:b/>
        </w:rPr>
        <w:t>제1</w:t>
      </w:r>
      <w:r w:rsidRPr="00C43246">
        <w:rPr>
          <w:b/>
        </w:rPr>
        <w:t>2</w:t>
      </w:r>
      <w:r w:rsidRPr="00C43246">
        <w:rPr>
          <w:rFonts w:hint="eastAsia"/>
          <w:b/>
        </w:rPr>
        <w:t>조 회원의 의무</w:t>
      </w:r>
    </w:p>
    <w:p w14:paraId="0F5ACDB8" w14:textId="77777777" w:rsidR="00C43246" w:rsidRDefault="00C43246" w:rsidP="00C43246">
      <w:r>
        <w:rPr>
          <w:rFonts w:hint="eastAsia"/>
        </w:rPr>
        <w:t>①</w:t>
      </w:r>
      <w:r>
        <w:t xml:space="preserve"> 회원은 이 약관에서 규정하는 안내를 준수해야 합니다.</w:t>
      </w:r>
    </w:p>
    <w:p w14:paraId="2992C085" w14:textId="77777777" w:rsidR="00C43246" w:rsidRDefault="00C43246" w:rsidP="00C43246">
      <w:r>
        <w:rPr>
          <w:rFonts w:hint="eastAsia"/>
        </w:rPr>
        <w:t>②</w:t>
      </w:r>
      <w:r>
        <w:t xml:space="preserve"> 회원은 재단이 별도로 공지하는 이용제한 사항이나 서비스 공지사항을 준수해야 합니다.</w:t>
      </w:r>
    </w:p>
    <w:p w14:paraId="7DF07C63" w14:textId="77777777" w:rsidR="00C43246" w:rsidRDefault="00C43246" w:rsidP="00C43246">
      <w:r>
        <w:rPr>
          <w:rFonts w:hint="eastAsia"/>
        </w:rPr>
        <w:t>③</w:t>
      </w:r>
      <w:r>
        <w:t xml:space="preserve"> 회원은 서비스를 이용할 때 다음의 행위를 하지 않아야 합니다.</w:t>
      </w:r>
    </w:p>
    <w:p w14:paraId="0DE0EC83" w14:textId="77777777" w:rsidR="00C43246" w:rsidRDefault="00C43246" w:rsidP="00C43246">
      <w:r>
        <w:t>1. 이용 신청 또는 변경 시 허위 사실을 기재하거나 다른 회원의 아이디(ID)를 부정 사용하는 행위</w:t>
      </w:r>
    </w:p>
    <w:p w14:paraId="08DE0B86" w14:textId="77777777" w:rsidR="00C43246" w:rsidRDefault="00C43246" w:rsidP="00C43246">
      <w:r>
        <w:lastRenderedPageBreak/>
        <w:t>2. 범죄행위를 목적으로 하거나 기타 범죄행위와 관련된 행위</w:t>
      </w:r>
    </w:p>
    <w:p w14:paraId="496CD46B" w14:textId="77777777" w:rsidR="00C43246" w:rsidRDefault="00C43246" w:rsidP="00C43246">
      <w:r>
        <w:t>3. 선량한 풍속, 기타 사회질서를 해하는 행위</w:t>
      </w:r>
    </w:p>
    <w:p w14:paraId="6F1DE44F" w14:textId="77777777" w:rsidR="00C43246" w:rsidRDefault="00C43246" w:rsidP="00C43246">
      <w:r>
        <w:t>4. 타인의 명예를 훼손하거나 모욕하는 행위</w:t>
      </w:r>
    </w:p>
    <w:p w14:paraId="68CCA9ED" w14:textId="77777777" w:rsidR="00C43246" w:rsidRDefault="00C43246" w:rsidP="00C43246">
      <w:r>
        <w:t>5. 타인의 지적재산권 등의 권리를 침해하는 행위</w:t>
      </w:r>
    </w:p>
    <w:p w14:paraId="0E9FD36D" w14:textId="77777777" w:rsidR="00C43246" w:rsidRDefault="00C43246" w:rsidP="00C43246">
      <w:r>
        <w:t>6. 타인의 의사에 반하여 광고성 정보 등 일정한 내용을 지속적으로 전송하는 행위</w:t>
      </w:r>
    </w:p>
    <w:p w14:paraId="247EA669" w14:textId="77777777" w:rsidR="00C43246" w:rsidRDefault="00C43246" w:rsidP="00C43246">
      <w:r>
        <w:t>7. 타인으로 가장하는 행위 및 타인과의 관계를 허위로 명시하는 행위</w:t>
      </w:r>
    </w:p>
    <w:p w14:paraId="29C2CB42" w14:textId="77777777" w:rsidR="00C43246" w:rsidRDefault="00C43246" w:rsidP="00C43246">
      <w:r>
        <w:t>8. 공공질서 및 미풍양속에 위반되는 내용의 정보, 문장, 도형, 음성 등을 타인에게 유포하는 행위</w:t>
      </w:r>
    </w:p>
    <w:p w14:paraId="30FC76E6" w14:textId="77777777" w:rsidR="00C43246" w:rsidRDefault="00C43246" w:rsidP="00C43246">
      <w:r>
        <w:t>9. 재단의 서비스 정보를 이용하여 얻은 정보를 재단의 사전 승낙 없이 복제 또는 유통시키거나 상업적으로 이용하는 행위</w:t>
      </w:r>
    </w:p>
    <w:p w14:paraId="606A19D0" w14:textId="77777777" w:rsidR="00C43246" w:rsidRDefault="00C43246" w:rsidP="00C43246">
      <w:r>
        <w:t>10. 재단의 저작권, 제3자의 저작권 등 기타 권리를 침해하는 행위</w:t>
      </w:r>
    </w:p>
    <w:p w14:paraId="616D2C9B" w14:textId="77777777" w:rsidR="00C43246" w:rsidRDefault="00C43246" w:rsidP="00C43246">
      <w:r>
        <w:t>11. 재단의 직원이나 운영자를 가장하거나 사칭하여 또는 타인의 명의를 도용하여 글을 게시하거나 메일을 발송하는 행위</w:t>
      </w:r>
    </w:p>
    <w:p w14:paraId="345533AA" w14:textId="77777777" w:rsidR="00C43246" w:rsidRDefault="00C43246" w:rsidP="00C43246">
      <w:r>
        <w:t>12. 서비스에 게시된 정보를 변경하는 행위</w:t>
      </w:r>
    </w:p>
    <w:p w14:paraId="43ABD62D" w14:textId="77777777" w:rsidR="00C43246" w:rsidRDefault="00C43246" w:rsidP="00C43246">
      <w:r>
        <w:t>13. 해킹행위 또는 컴퓨터바이러스의 유포행위</w:t>
      </w:r>
    </w:p>
    <w:p w14:paraId="324458E3" w14:textId="77777777" w:rsidR="00C43246" w:rsidRDefault="00C43246" w:rsidP="00C43246">
      <w:r>
        <w:t>14. 서비스의 안전적인 운영에 지장을 주거나 줄 우려가 있는 일체의 행위</w:t>
      </w:r>
    </w:p>
    <w:p w14:paraId="0312BC75" w14:textId="77777777" w:rsidR="00C43246" w:rsidRDefault="00C43246" w:rsidP="00C43246">
      <w:r>
        <w:t>15. 자기 또는 타인에게 재산상의 이익을 주거나 타인에게 손해를 가할 목적으로 허위의 정보를 유통시키는 행위</w:t>
      </w:r>
    </w:p>
    <w:p w14:paraId="00D48CA1" w14:textId="77777777" w:rsidR="00C43246" w:rsidRDefault="00C43246" w:rsidP="00C43246">
      <w:r>
        <w:t>16. 커뮤니티를 통한 상업적 광고홍보 또는 상거래 행위</w:t>
      </w:r>
    </w:p>
    <w:p w14:paraId="7523B1D6" w14:textId="77777777" w:rsidR="00C43246" w:rsidRDefault="00C43246" w:rsidP="00C43246">
      <w:r>
        <w:t>17. 기타 관계법령에 위배되는 행위</w:t>
      </w:r>
    </w:p>
    <w:p w14:paraId="756A5C2A" w14:textId="77777777" w:rsidR="00C43246" w:rsidRDefault="00C43246" w:rsidP="00C43246">
      <w:r>
        <w:rPr>
          <w:rFonts w:hint="eastAsia"/>
        </w:rPr>
        <w:t>④</w:t>
      </w:r>
      <w:r>
        <w:t xml:space="preserve"> 회원은 관계 법령, 본 약관의 규정, 이용안내 및 서비스상에 공지한 주의사항, 재단이 통지하는 사항 등을 준수하여야 하며, 기타 재단의 업무에 방해되는 행위를 하여서는 아니 됩니다.</w:t>
      </w:r>
    </w:p>
    <w:p w14:paraId="0C5EA6FB" w14:textId="77777777" w:rsidR="00C43246" w:rsidRDefault="00C43246" w:rsidP="00C43246">
      <w:r>
        <w:rPr>
          <w:rFonts w:hint="eastAsia"/>
        </w:rPr>
        <w:t>⑤</w:t>
      </w:r>
      <w:r>
        <w:t xml:space="preserve"> 회원은 재단에서 제공하는 서비스를 이용하여 상업적으로 </w:t>
      </w:r>
      <w:proofErr w:type="gramStart"/>
      <w:r>
        <w:t>이용 할</w:t>
      </w:r>
      <w:proofErr w:type="gramEnd"/>
      <w:r>
        <w:t xml:space="preserve"> 수 없으며 특히 해킹, 광고를 통한 수익, 음란사이트를 통한 상업행위, 상용소프트웨어 불법배포 등을 할 수 없습니다. 이를 위반하여 발생한 영업 활동의 결과 및 손실, 관계기관에 의한 구속 등 법적 조치 등에 관해서는 재단이 책임을 지지 않으며, 회원은 이와 같은 행위와 관련하여 재단에 대하여 손해배상 의무를 집니다.</w:t>
      </w:r>
    </w:p>
    <w:p w14:paraId="26389811" w14:textId="77777777" w:rsidR="00C43246" w:rsidRDefault="00C43246" w:rsidP="00C43246">
      <w:r>
        <w:rPr>
          <w:rFonts w:hint="eastAsia"/>
        </w:rPr>
        <w:t>⑥</w:t>
      </w:r>
      <w:r>
        <w:t xml:space="preserve"> 회원은 서비스 이용을 위해 등록할 경우 현재의 사실과 일치하는 완전한 정보(이하 "등록정보")를 제공하여야 합니다.</w:t>
      </w:r>
    </w:p>
    <w:p w14:paraId="642E9672" w14:textId="77777777" w:rsidR="00C43246" w:rsidRDefault="00C43246" w:rsidP="00C43246">
      <w:r>
        <w:rPr>
          <w:rFonts w:hint="eastAsia"/>
        </w:rPr>
        <w:lastRenderedPageBreak/>
        <w:t>⑦</w:t>
      </w:r>
      <w:r>
        <w:t xml:space="preserve"> 회원은 등록정보에 변경사항이 발생할 경우 즉시 갱신하여야 합니다. 회원이 제공한 등록정보 및 갱신한 등록정보가 부정확할 경우, 기타 회원이 본 조 제3항에 명시된 행위를 한 경우에 재단은 본 서비스 약관에 의해 회원의 서비스 이용을 제한 또는 </w:t>
      </w:r>
      <w:proofErr w:type="gramStart"/>
      <w:r>
        <w:t>중지 할</w:t>
      </w:r>
      <w:proofErr w:type="gramEnd"/>
      <w:r>
        <w:t xml:space="preserve"> 수 있습니다.</w:t>
      </w:r>
    </w:p>
    <w:p w14:paraId="6A4E7E2F" w14:textId="77777777" w:rsidR="00A23C3C" w:rsidRDefault="00A23C3C" w:rsidP="00C43246"/>
    <w:p w14:paraId="604BCB0E" w14:textId="77777777" w:rsidR="00A23C3C" w:rsidRPr="00576EEF" w:rsidRDefault="00236D3A" w:rsidP="00C43246">
      <w:pPr>
        <w:rPr>
          <w:b/>
        </w:rPr>
      </w:pPr>
      <w:r w:rsidRPr="00576EEF">
        <w:rPr>
          <w:rFonts w:hint="eastAsia"/>
          <w:b/>
        </w:rPr>
        <w:t>제1</w:t>
      </w:r>
      <w:r w:rsidRPr="00576EEF">
        <w:rPr>
          <w:b/>
        </w:rPr>
        <w:t>3</w:t>
      </w:r>
      <w:r w:rsidRPr="00576EEF">
        <w:rPr>
          <w:rFonts w:hint="eastAsia"/>
          <w:b/>
        </w:rPr>
        <w:t>조 회원</w:t>
      </w:r>
      <w:r w:rsidRPr="00576EEF">
        <w:rPr>
          <w:b/>
        </w:rPr>
        <w:t xml:space="preserve"> ID(아이디)와 PASSWORD(비밀번호) 관리에 대한 의무와 책임</w:t>
      </w:r>
    </w:p>
    <w:p w14:paraId="56B9CD33" w14:textId="77777777" w:rsidR="00E379FC" w:rsidRDefault="00E379FC" w:rsidP="00E379FC">
      <w:r>
        <w:rPr>
          <w:rFonts w:hint="eastAsia"/>
        </w:rPr>
        <w:t>①</w:t>
      </w:r>
      <w:r>
        <w:t xml:space="preserve"> 회원 ID(아이디)와 PASSWORD(비밀번호)의 관리 소홀, 부정사용에 의하여 발생하는 모든 결과에 대한 책임은 회원 본인에게 있습니다.</w:t>
      </w:r>
    </w:p>
    <w:p w14:paraId="3101F3B2" w14:textId="77777777" w:rsidR="00E379FC" w:rsidRDefault="00E379FC" w:rsidP="00E379FC">
      <w:r>
        <w:rPr>
          <w:rFonts w:hint="eastAsia"/>
        </w:rPr>
        <w:t>②</w:t>
      </w:r>
      <w:r>
        <w:t xml:space="preserve"> 회원은 본인의 회원 ID(아이디)와 PASSWORD(비밀번호)를 제3자에게 이용하게 해서는 안되며, 회원 본인의 회원 ID(아이디)와 PASSWORD(비밀번호)를 </w:t>
      </w:r>
      <w:proofErr w:type="spellStart"/>
      <w:r>
        <w:t>도난당하거나</w:t>
      </w:r>
      <w:proofErr w:type="spellEnd"/>
      <w:r>
        <w:t xml:space="preserve"> 제3자가 사용하고 있음을 인지하는 경우에는 바로 재단에 통보하고 회사의 안내가 있는 경우 그에 따라야 합니다.</w:t>
      </w:r>
    </w:p>
    <w:p w14:paraId="32EEC929" w14:textId="77777777" w:rsidR="00236D3A" w:rsidRDefault="00E379FC" w:rsidP="00E379FC">
      <w:r>
        <w:rPr>
          <w:rFonts w:hint="eastAsia"/>
        </w:rPr>
        <w:t>③</w:t>
      </w:r>
      <w:r>
        <w:t xml:space="preserve"> 회원의 ID(고유번호)는 재단의 사전 동의 없이 변경할 수 없습니다.</w:t>
      </w:r>
    </w:p>
    <w:p w14:paraId="0DA7E70A" w14:textId="77777777" w:rsidR="00576EEF" w:rsidRDefault="00576EEF" w:rsidP="00E379FC"/>
    <w:p w14:paraId="7D57267F" w14:textId="77777777" w:rsidR="00576EEF" w:rsidRPr="00FC35D5" w:rsidRDefault="00576EEF" w:rsidP="00E379FC">
      <w:pPr>
        <w:rPr>
          <w:b/>
        </w:rPr>
      </w:pPr>
      <w:r w:rsidRPr="00FC35D5">
        <w:rPr>
          <w:rFonts w:hint="eastAsia"/>
          <w:b/>
        </w:rPr>
        <w:t>제1</w:t>
      </w:r>
      <w:r w:rsidRPr="00FC35D5">
        <w:rPr>
          <w:b/>
        </w:rPr>
        <w:t>4</w:t>
      </w:r>
      <w:r w:rsidRPr="00FC35D5">
        <w:rPr>
          <w:rFonts w:hint="eastAsia"/>
          <w:b/>
        </w:rPr>
        <w:t xml:space="preserve">조 </w:t>
      </w:r>
      <w:r w:rsidR="00FC35D5" w:rsidRPr="00FC35D5">
        <w:rPr>
          <w:rFonts w:hint="eastAsia"/>
          <w:b/>
        </w:rPr>
        <w:t>양도금지</w:t>
      </w:r>
    </w:p>
    <w:p w14:paraId="136CDB5D" w14:textId="77777777" w:rsidR="00FC35D5" w:rsidRDefault="00FC35D5" w:rsidP="00E379FC">
      <w:r w:rsidRPr="00FC35D5">
        <w:rPr>
          <w:rFonts w:hint="eastAsia"/>
        </w:rPr>
        <w:t>회원이</w:t>
      </w:r>
      <w:r w:rsidRPr="00FC35D5">
        <w:t xml:space="preserve"> 서비스의 이용권한, 기타 이용계약상 지위를 타인에게 양도, 증여할 수 없으며, 이를 담보로 제공할 수 없습니다.</w:t>
      </w:r>
    </w:p>
    <w:p w14:paraId="522830C3" w14:textId="77777777" w:rsidR="00FC35D5" w:rsidRDefault="00FC35D5" w:rsidP="00E379FC"/>
    <w:p w14:paraId="6AE38899" w14:textId="77777777" w:rsidR="00FC35D5" w:rsidRPr="00FC35D5" w:rsidRDefault="00FC35D5" w:rsidP="00E379FC">
      <w:pPr>
        <w:rPr>
          <w:b/>
        </w:rPr>
      </w:pPr>
      <w:r w:rsidRPr="00FC35D5">
        <w:rPr>
          <w:rFonts w:hint="eastAsia"/>
          <w:b/>
        </w:rPr>
        <w:t>제1</w:t>
      </w:r>
      <w:r w:rsidRPr="00FC35D5">
        <w:rPr>
          <w:b/>
        </w:rPr>
        <w:t>5</w:t>
      </w:r>
      <w:r w:rsidRPr="00FC35D5">
        <w:rPr>
          <w:rFonts w:hint="eastAsia"/>
          <w:b/>
        </w:rPr>
        <w:t>조 서비스의 이용</w:t>
      </w:r>
    </w:p>
    <w:p w14:paraId="35FC34AB" w14:textId="77777777" w:rsidR="00FC35D5" w:rsidRDefault="00FC35D5" w:rsidP="00FC35D5">
      <w:r>
        <w:rPr>
          <w:rFonts w:hint="eastAsia"/>
        </w:rPr>
        <w:t>①</w:t>
      </w:r>
      <w:r>
        <w:t xml:space="preserve"> 서비스의 이용은 </w:t>
      </w:r>
      <w:r w:rsidR="001C0D45">
        <w:rPr>
          <w:rFonts w:hint="eastAsia"/>
        </w:rPr>
        <w:t xml:space="preserve">다음의 경우와 같이 </w:t>
      </w:r>
      <w:r>
        <w:t>업무상의 특별한 지장이 있거나 정기 점검 등의 필요로 재단이 정한 날</w:t>
      </w:r>
      <w:r>
        <w:t>·</w:t>
      </w:r>
      <w:r>
        <w:t xml:space="preserve">시간을 </w:t>
      </w:r>
      <w:proofErr w:type="gramStart"/>
      <w:r>
        <w:t>제외 하고는</w:t>
      </w:r>
      <w:proofErr w:type="gramEnd"/>
      <w:r>
        <w:t xml:space="preserve"> 연중무휴, 1일 24시간을 원칙으로 제공합니다.</w:t>
      </w:r>
    </w:p>
    <w:p w14:paraId="277D4AEE" w14:textId="77777777" w:rsidR="001C0D45" w:rsidRDefault="001C0D45" w:rsidP="001C0D45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긴급한</w:t>
      </w:r>
      <w:r>
        <w:t xml:space="preserve"> 시스템 점검, 증설, 교체, 고장 혹은 오동작을 일으키는 경우</w:t>
      </w:r>
    </w:p>
    <w:p w14:paraId="0CB058E4" w14:textId="77777777" w:rsidR="001C0D45" w:rsidRDefault="001C0D45" w:rsidP="001C0D45">
      <w:r>
        <w:t>2. 국가비상사태, 정전, 천재지변 등의 불가항력적인 사유가 있는 경우</w:t>
      </w:r>
    </w:p>
    <w:p w14:paraId="644EE0CB" w14:textId="77777777" w:rsidR="001C0D45" w:rsidRDefault="001C0D45" w:rsidP="001C0D45">
      <w:r>
        <w:t>3. 전기통신사업법에 규정된 기간통신사업자가 전기통신 서비스를 중지한 경우</w:t>
      </w:r>
    </w:p>
    <w:p w14:paraId="4112ADE7" w14:textId="77777777" w:rsidR="001C0D45" w:rsidRDefault="001C0D45" w:rsidP="001C0D45">
      <w:r>
        <w:t>4. 서비스 이용의 폭주 등으로 정상적인 서비스 이용에 지장이 있는 경우</w:t>
      </w:r>
    </w:p>
    <w:p w14:paraId="04A64ED0" w14:textId="77777777" w:rsidR="00DA2203" w:rsidRDefault="00FC35D5" w:rsidP="00DA2203">
      <w:r>
        <w:rPr>
          <w:rFonts w:hint="eastAsia"/>
        </w:rPr>
        <w:t>②</w:t>
      </w:r>
      <w:r>
        <w:t xml:space="preserve"> </w:t>
      </w:r>
      <w:r w:rsidR="00DA2203">
        <w:t>전항에 의한 서비스 중단의 경우 재단은 사전에 공지사항 등을 통하여 회원에게 통지합니다. 단, 재단이 통제할 수 없는 사유로 발생한 서비스의 중단에 대하여 사전공지가 불가능한 경우에는 사후공지로 대신합니다.</w:t>
      </w:r>
    </w:p>
    <w:p w14:paraId="7B2A3782" w14:textId="77777777" w:rsidR="00FC35D5" w:rsidRDefault="00FC35D5" w:rsidP="00FC35D5"/>
    <w:p w14:paraId="1DA06E0A" w14:textId="77777777" w:rsidR="00D9765A" w:rsidRPr="00D9765A" w:rsidRDefault="00D9765A" w:rsidP="00FC35D5">
      <w:pPr>
        <w:rPr>
          <w:b/>
        </w:rPr>
      </w:pPr>
      <w:r w:rsidRPr="00D9765A">
        <w:rPr>
          <w:rFonts w:hint="eastAsia"/>
          <w:b/>
        </w:rPr>
        <w:t>제1</w:t>
      </w:r>
      <w:r w:rsidRPr="00D9765A">
        <w:rPr>
          <w:b/>
        </w:rPr>
        <w:t>6</w:t>
      </w:r>
      <w:r w:rsidRPr="00D9765A">
        <w:rPr>
          <w:rFonts w:hint="eastAsia"/>
          <w:b/>
        </w:rPr>
        <w:t>조 회원에 대한 통지</w:t>
      </w:r>
    </w:p>
    <w:p w14:paraId="2EAA3A32" w14:textId="77777777" w:rsidR="00D9765A" w:rsidRDefault="00D9765A" w:rsidP="00D9765A">
      <w:r>
        <w:rPr>
          <w:rFonts w:hint="eastAsia"/>
        </w:rPr>
        <w:t>①</w:t>
      </w:r>
      <w:r>
        <w:t xml:space="preserve"> 회원에 대한 통지를 하는 경우 재단은 회원이 등록한 e-mail 주소 또는 SMS 등으로 할 수 있습니다.</w:t>
      </w:r>
    </w:p>
    <w:p w14:paraId="53874B5B" w14:textId="77777777" w:rsidR="00D9765A" w:rsidRDefault="00D9765A" w:rsidP="00D9765A">
      <w:r>
        <w:rPr>
          <w:rFonts w:hint="eastAsia"/>
        </w:rPr>
        <w:lastRenderedPageBreak/>
        <w:t>②</w:t>
      </w:r>
      <w:r>
        <w:t xml:space="preserve"> 재단은 불특정 다수 회원에 대한 통지의 경우 서비스 게시판 등에 게시함으로써 개별 통지에 갈음할 수 있습니다.</w:t>
      </w:r>
    </w:p>
    <w:p w14:paraId="0862CEEF" w14:textId="77777777" w:rsidR="00294742" w:rsidRDefault="00294742" w:rsidP="00D9765A"/>
    <w:p w14:paraId="51A95761" w14:textId="77777777" w:rsidR="00294742" w:rsidRPr="00CF3B00" w:rsidRDefault="00CF3B00" w:rsidP="00D9765A">
      <w:pPr>
        <w:rPr>
          <w:b/>
        </w:rPr>
      </w:pPr>
      <w:r w:rsidRPr="00CF3B00">
        <w:rPr>
          <w:rFonts w:hint="eastAsia"/>
          <w:b/>
        </w:rPr>
        <w:t>제1</w:t>
      </w:r>
      <w:r w:rsidRPr="00CF3B00">
        <w:rPr>
          <w:b/>
        </w:rPr>
        <w:t>7</w:t>
      </w:r>
      <w:r w:rsidRPr="00CF3B00">
        <w:rPr>
          <w:rFonts w:hint="eastAsia"/>
          <w:b/>
        </w:rPr>
        <w:t>조 개인정보의 위탁</w:t>
      </w:r>
    </w:p>
    <w:p w14:paraId="6889F2B0" w14:textId="77777777" w:rsidR="00CF3B00" w:rsidRDefault="00CF3B00" w:rsidP="00D9765A">
      <w:r w:rsidRPr="00CF3B00">
        <w:rPr>
          <w:rFonts w:hint="eastAsia"/>
        </w:rPr>
        <w:t>재단은</w:t>
      </w:r>
      <w:r w:rsidRPr="00CF3B00">
        <w:t xml:space="preserve"> 수집된 개인정보의 취급 및 관리 등의 업무(이하 "업무")를 스스로 수행함을 원칙으로 하나, 필요한 경우 </w:t>
      </w:r>
      <w:ins w:id="12" w:author="김현주 (Hyunjoo Kim)" w:date="2026-04-09T16:17:00Z">
        <w:r w:rsidR="009B67AA">
          <w:rPr>
            <w:rFonts w:hint="eastAsia"/>
          </w:rPr>
          <w:t xml:space="preserve">관계 법령이 정하는 바에 따라 </w:t>
        </w:r>
      </w:ins>
      <w:r w:rsidRPr="00CF3B00">
        <w:t>업무의 일부를 재단이 선정한 회사에 위탁할 수 있습니다.</w:t>
      </w:r>
      <w:bookmarkStart w:id="13" w:name="_GoBack"/>
      <w:bookmarkEnd w:id="13"/>
    </w:p>
    <w:p w14:paraId="0F302A99" w14:textId="77777777" w:rsidR="00CF3B00" w:rsidRDefault="00CF3B00" w:rsidP="00D9765A"/>
    <w:p w14:paraId="45DEEF32" w14:textId="77777777" w:rsidR="00CF3B00" w:rsidRPr="00562277" w:rsidRDefault="00CF3B00" w:rsidP="00D9765A">
      <w:pPr>
        <w:rPr>
          <w:b/>
        </w:rPr>
      </w:pPr>
      <w:r w:rsidRPr="00562277">
        <w:rPr>
          <w:rFonts w:hint="eastAsia"/>
          <w:b/>
        </w:rPr>
        <w:t>제1</w:t>
      </w:r>
      <w:r w:rsidRPr="00562277">
        <w:rPr>
          <w:b/>
        </w:rPr>
        <w:t>8</w:t>
      </w:r>
      <w:r w:rsidRPr="00562277">
        <w:rPr>
          <w:rFonts w:hint="eastAsia"/>
          <w:b/>
        </w:rPr>
        <w:t>조 계약해지 및 이용제한</w:t>
      </w:r>
    </w:p>
    <w:p w14:paraId="148B332C" w14:textId="77777777" w:rsidR="00CF3B00" w:rsidRDefault="00CF3B00" w:rsidP="00CF3B00">
      <w:r>
        <w:rPr>
          <w:rFonts w:hint="eastAsia"/>
        </w:rPr>
        <w:t>①</w:t>
      </w:r>
      <w:r>
        <w:t xml:space="preserve"> 회원이 서비스 이용계약을 해지하고자 할 경우에는 본인이 사이트 상에서 또는 재단이 정한 별도의 이용방법으로 재단에 해지신청을 하여야 합니다.</w:t>
      </w:r>
    </w:p>
    <w:p w14:paraId="3B36E8F0" w14:textId="77777777" w:rsidR="00CF3B00" w:rsidRDefault="00CF3B00" w:rsidP="00CF3B00">
      <w:r>
        <w:rPr>
          <w:rFonts w:hint="eastAsia"/>
        </w:rPr>
        <w:t>②</w:t>
      </w:r>
      <w:r>
        <w:t xml:space="preserve"> 재단은 회원이 제12조에 규정한 회원의 의무를 이행하지 않을 경우 사전 통지 없이 즉시 이용계약을 해지하거나 또는 서비스 이용을 중지할 수 있습니다.</w:t>
      </w:r>
    </w:p>
    <w:p w14:paraId="449323BE" w14:textId="77777777" w:rsidR="00CF3B00" w:rsidRDefault="00CF3B00" w:rsidP="00CF3B00">
      <w:r>
        <w:rPr>
          <w:rFonts w:hint="eastAsia"/>
        </w:rPr>
        <w:t>③</w:t>
      </w:r>
      <w:r>
        <w:t xml:space="preserve"> 재단은 회원이 이용계약을 체결하여 회원 ID(아이디)와 PASSWORD(비밀번호)를 </w:t>
      </w:r>
      <w:proofErr w:type="gramStart"/>
      <w:r>
        <w:t>부여 받은</w:t>
      </w:r>
      <w:proofErr w:type="gramEnd"/>
      <w:r>
        <w:t xml:space="preserve"> </w:t>
      </w:r>
      <w:proofErr w:type="spellStart"/>
      <w:r>
        <w:t>후에라도</w:t>
      </w:r>
      <w:proofErr w:type="spellEnd"/>
      <w:r>
        <w:t xml:space="preserve"> 회원의 자격에 따른 서비스 이용을 제한할 수 있습니다.</w:t>
      </w:r>
    </w:p>
    <w:p w14:paraId="5BCF00B8" w14:textId="77777777" w:rsidR="00CF3B00" w:rsidRDefault="00CF3B00" w:rsidP="00CF3B00">
      <w:r>
        <w:rPr>
          <w:rFonts w:hint="eastAsia"/>
        </w:rPr>
        <w:t>④</w:t>
      </w:r>
      <w:r>
        <w:t xml:space="preserve"> 본 조 제2항 및 제3항의 재단 조치에 대하여 회원은 재단이 정한 절차에 따라 이의신청을 할 수 있습니다.</w:t>
      </w:r>
    </w:p>
    <w:p w14:paraId="2F5B84BC" w14:textId="77777777" w:rsidR="00CF3B00" w:rsidRDefault="00CF3B00" w:rsidP="00CF3B00">
      <w:r>
        <w:rPr>
          <w:rFonts w:hint="eastAsia"/>
        </w:rPr>
        <w:t>⑤</w:t>
      </w:r>
      <w:r>
        <w:t xml:space="preserve"> 본 조 제5항의 이의가 정당하다고 재단이 인정하는 경우, 재단은 즉시 서비스의 이용을 재개합니다.</w:t>
      </w:r>
    </w:p>
    <w:p w14:paraId="64FFFDBB" w14:textId="77777777" w:rsidR="00A02402" w:rsidRDefault="00A02402" w:rsidP="00CF3B00"/>
    <w:p w14:paraId="4BB5DC2E" w14:textId="77777777" w:rsidR="00A02402" w:rsidRPr="005C6307" w:rsidRDefault="005C6307" w:rsidP="00CF3B00">
      <w:pPr>
        <w:rPr>
          <w:b/>
        </w:rPr>
      </w:pPr>
      <w:r w:rsidRPr="005C6307">
        <w:rPr>
          <w:rFonts w:hint="eastAsia"/>
          <w:b/>
        </w:rPr>
        <w:t>제19조 손해배상</w:t>
      </w:r>
    </w:p>
    <w:p w14:paraId="1ACCA41C" w14:textId="77777777" w:rsidR="005C6307" w:rsidRDefault="005C6307" w:rsidP="005C6307">
      <w:r>
        <w:rPr>
          <w:rFonts w:hint="eastAsia"/>
        </w:rPr>
        <w:t>①</w:t>
      </w:r>
      <w:r>
        <w:t xml:space="preserve"> 회원이 본 약관의 규정을 위반함으로 인하여 재단에 손해가 발생하게 되는 경우, 이 약관을 위반한 회원은 재단에 발생하는 모든 손해를 배상하여야 합니다.</w:t>
      </w:r>
    </w:p>
    <w:p w14:paraId="37C08004" w14:textId="77777777" w:rsidR="005C6307" w:rsidRDefault="005C6307" w:rsidP="005C6307">
      <w:r>
        <w:rPr>
          <w:rFonts w:hint="eastAsia"/>
        </w:rPr>
        <w:t>②</w:t>
      </w:r>
      <w:r>
        <w:t xml:space="preserve"> 회원이 서비스를 이용함에 있어 행한 불법행위나 본 약관 위반행위로 인하여 재단이 당해 회원 이외의 제3자로부터 손해배상 청구 또는 소송을 비롯한 각종 이의제기를 받는 경우 당해 회원은 자신의 책임과 비용으로 재단을 </w:t>
      </w:r>
      <w:proofErr w:type="gramStart"/>
      <w:r>
        <w:t>면책 시켜야</w:t>
      </w:r>
      <w:proofErr w:type="gramEnd"/>
      <w:r>
        <w:t xml:space="preserve"> 하며, 재단이 면책되지 못한 경우 당해 회원은 그로 인하여 재단에 발생한 모든 손해를 배상하여야 합니다.</w:t>
      </w:r>
    </w:p>
    <w:p w14:paraId="6EFBFBFB" w14:textId="77777777" w:rsidR="005C6307" w:rsidRDefault="005C6307" w:rsidP="005C6307"/>
    <w:p w14:paraId="53FEC6EA" w14:textId="77777777" w:rsidR="005C6307" w:rsidRPr="005C6307" w:rsidRDefault="005C6307" w:rsidP="005C6307">
      <w:pPr>
        <w:rPr>
          <w:b/>
        </w:rPr>
      </w:pPr>
      <w:r w:rsidRPr="005C6307">
        <w:rPr>
          <w:rFonts w:hint="eastAsia"/>
          <w:b/>
        </w:rPr>
        <w:t>제2</w:t>
      </w:r>
      <w:r w:rsidRPr="005C6307">
        <w:rPr>
          <w:b/>
        </w:rPr>
        <w:t>0</w:t>
      </w:r>
      <w:r w:rsidRPr="005C6307">
        <w:rPr>
          <w:rFonts w:hint="eastAsia"/>
          <w:b/>
        </w:rPr>
        <w:t>조 면책사항</w:t>
      </w:r>
    </w:p>
    <w:p w14:paraId="7021ED3A" w14:textId="77777777" w:rsidR="005C6307" w:rsidRDefault="005C6307" w:rsidP="005C6307">
      <w:r>
        <w:rPr>
          <w:rFonts w:hint="eastAsia"/>
        </w:rPr>
        <w:t>①</w:t>
      </w:r>
      <w:r>
        <w:t xml:space="preserve"> 재단은 천재지변 또는 이에 준하는 불가항력으로 인하여 서비스를 제공할 수 없는 경우에는 서비스 제공에 관한 책임이 면제됩니다.</w:t>
      </w:r>
    </w:p>
    <w:p w14:paraId="6096AB53" w14:textId="77777777" w:rsidR="005C6307" w:rsidRDefault="005C6307" w:rsidP="005C6307">
      <w:r>
        <w:rPr>
          <w:rFonts w:hint="eastAsia"/>
        </w:rPr>
        <w:t>②</w:t>
      </w:r>
      <w:r>
        <w:t xml:space="preserve"> 재단은 회원의 귀책사유로 인한 서비스의 이용장애에 대하여 책임을 지지 않습니다.</w:t>
      </w:r>
    </w:p>
    <w:p w14:paraId="0F3786AB" w14:textId="77777777" w:rsidR="005C6307" w:rsidRDefault="005C6307" w:rsidP="005C6307">
      <w:r>
        <w:rPr>
          <w:rFonts w:hint="eastAsia"/>
        </w:rPr>
        <w:lastRenderedPageBreak/>
        <w:t>재단은</w:t>
      </w:r>
      <w:r>
        <w:t xml:space="preserve"> 회원이 서비스를 이용하여 기대하는 수익을 상실한 것에 대하여 책임을 지지 않으며 그 밖에 서비스를 통하여 얻은 자료로 인한 손해 등에 대하여도 책임을 지지 않습니다.</w:t>
      </w:r>
    </w:p>
    <w:p w14:paraId="6035F6BB" w14:textId="77777777" w:rsidR="005C6307" w:rsidRDefault="005C6307" w:rsidP="005C6307">
      <w:r>
        <w:rPr>
          <w:rFonts w:hint="eastAsia"/>
        </w:rPr>
        <w:t>④</w:t>
      </w:r>
      <w:r>
        <w:t xml:space="preserve"> 재단은 회원 상호간 또는 회원과 제3자 상호간에 서비스를 매개로 발생한 분쟁에 대해서는 개입할 의무가 없으며 이로 인한 손해를 배상할 책임도 없습니다.</w:t>
      </w:r>
    </w:p>
    <w:p w14:paraId="11474F02" w14:textId="77777777" w:rsidR="005C6307" w:rsidRDefault="005C6307" w:rsidP="005C6307"/>
    <w:p w14:paraId="77AEC8DA" w14:textId="77777777" w:rsidR="005C6307" w:rsidRPr="005C6307" w:rsidRDefault="005C6307" w:rsidP="005C6307">
      <w:pPr>
        <w:rPr>
          <w:b/>
        </w:rPr>
      </w:pPr>
      <w:r w:rsidRPr="005C6307">
        <w:rPr>
          <w:rFonts w:hint="eastAsia"/>
          <w:b/>
        </w:rPr>
        <w:t>제2</w:t>
      </w:r>
      <w:r w:rsidRPr="005C6307">
        <w:rPr>
          <w:b/>
        </w:rPr>
        <w:t>1</w:t>
      </w:r>
      <w:r w:rsidRPr="005C6307">
        <w:rPr>
          <w:rFonts w:hint="eastAsia"/>
          <w:b/>
        </w:rPr>
        <w:t>조 관할법원</w:t>
      </w:r>
    </w:p>
    <w:p w14:paraId="075C5E31" w14:textId="77777777" w:rsidR="005C6307" w:rsidRDefault="005C6307" w:rsidP="005C6307">
      <w:r>
        <w:rPr>
          <w:rFonts w:hint="eastAsia"/>
        </w:rPr>
        <w:t>①</w:t>
      </w:r>
      <w:r>
        <w:t xml:space="preserve"> 서비스 이용과 관련하여 재단과 회원 사이에 분쟁이 발생한 경우, 재단과 회원은 분쟁의 해결을 위해 성실히 협의합니다.</w:t>
      </w:r>
    </w:p>
    <w:p w14:paraId="7D962F2D" w14:textId="77777777" w:rsidR="005C6307" w:rsidRPr="00DA2203" w:rsidRDefault="005C6307" w:rsidP="005C6307">
      <w:r>
        <w:rPr>
          <w:rFonts w:hint="eastAsia"/>
        </w:rPr>
        <w:t>②</w:t>
      </w:r>
      <w:r>
        <w:t xml:space="preserve"> 본 조 제1항의 협의에서도 분쟁이 해결되지 않을 경우 소송은 재단의 소재지를 관할하는 법원의 관할로 합니다.</w:t>
      </w:r>
    </w:p>
    <w:sectPr w:rsidR="005C6307" w:rsidRPr="00DA22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김현주 (Hyunjoo Kim)" w:date="2026-04-09T16:04:00Z" w:initials="김(K">
    <w:p w14:paraId="2D1B601D" w14:textId="77777777" w:rsidR="008A40B6" w:rsidRDefault="008A40B6">
      <w:pPr>
        <w:pStyle w:val="a4"/>
      </w:pPr>
      <w:r>
        <w:rPr>
          <w:rStyle w:val="a3"/>
        </w:rPr>
        <w:annotationRef/>
      </w:r>
      <w:r w:rsidR="00DD5711">
        <w:rPr>
          <w:rFonts w:hint="eastAsia"/>
        </w:rPr>
        <w:t xml:space="preserve">이용자에게 불리하거나 중요한 사항의 </w:t>
      </w:r>
      <w:proofErr w:type="spellStart"/>
      <w:r w:rsidR="00DD5711">
        <w:rPr>
          <w:rFonts w:hint="eastAsia"/>
        </w:rPr>
        <w:t>ㄱㅕㅇ우</w:t>
      </w:r>
      <w:proofErr w:type="spellEnd"/>
      <w:r w:rsidR="00DD5711">
        <w:rPr>
          <w:rFonts w:hint="eastAsia"/>
        </w:rPr>
        <w:t xml:space="preserve"> </w:t>
      </w:r>
      <w:r w:rsidR="00DD5711">
        <w:t>30</w:t>
      </w:r>
      <w:r w:rsidR="00DD5711">
        <w:rPr>
          <w:rFonts w:hint="eastAsia"/>
        </w:rPr>
        <w:t xml:space="preserve">일 전에 공지하도록 하고 있으므로 </w:t>
      </w:r>
      <w:r w:rsidR="00DD5711">
        <w:t>30</w:t>
      </w:r>
      <w:r w:rsidR="00DD5711">
        <w:rPr>
          <w:rFonts w:hint="eastAsia"/>
        </w:rPr>
        <w:t>일로 수정해 주시기 바랍니다.</w:t>
      </w:r>
      <w:r w:rsidR="00DD5711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D1B601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D1B601D" w16cid:durableId="2D824C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2158528993-3912262144-1649455121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9B"/>
    <w:rsid w:val="00154F36"/>
    <w:rsid w:val="001C0D45"/>
    <w:rsid w:val="00236D3A"/>
    <w:rsid w:val="00294742"/>
    <w:rsid w:val="002A429A"/>
    <w:rsid w:val="002E45C4"/>
    <w:rsid w:val="003160C1"/>
    <w:rsid w:val="003F7F0E"/>
    <w:rsid w:val="00402C4B"/>
    <w:rsid w:val="004150AA"/>
    <w:rsid w:val="00444006"/>
    <w:rsid w:val="0048472F"/>
    <w:rsid w:val="00562277"/>
    <w:rsid w:val="00576EEF"/>
    <w:rsid w:val="005A27BE"/>
    <w:rsid w:val="005C6307"/>
    <w:rsid w:val="0062035E"/>
    <w:rsid w:val="007A0C3F"/>
    <w:rsid w:val="008002D7"/>
    <w:rsid w:val="00854479"/>
    <w:rsid w:val="00856F3A"/>
    <w:rsid w:val="008A40B6"/>
    <w:rsid w:val="009B67AA"/>
    <w:rsid w:val="00A02402"/>
    <w:rsid w:val="00A23C3C"/>
    <w:rsid w:val="00AA331F"/>
    <w:rsid w:val="00C43246"/>
    <w:rsid w:val="00CF3B00"/>
    <w:rsid w:val="00D64A9B"/>
    <w:rsid w:val="00D9765A"/>
    <w:rsid w:val="00DA2203"/>
    <w:rsid w:val="00DC5D51"/>
    <w:rsid w:val="00DD5711"/>
    <w:rsid w:val="00E1760C"/>
    <w:rsid w:val="00E379FC"/>
    <w:rsid w:val="00E609A7"/>
    <w:rsid w:val="00E74FEA"/>
    <w:rsid w:val="00E858FE"/>
    <w:rsid w:val="00EA054D"/>
    <w:rsid w:val="00ED452C"/>
    <w:rsid w:val="00FC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BD32"/>
  <w15:chartTrackingRefBased/>
  <w15:docId w15:val="{059C07D9-7A05-4F97-9845-4B6C4F9F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="바탕" w:cstheme="minorBidi"/>
        <w:kern w:val="2"/>
        <w:szCs w:val="22"/>
        <w:lang w:val="en-US" w:eastAsia="ko-KR" w:bidi="ar-SA"/>
      </w:rPr>
    </w:rPrDefault>
    <w:pPrDefault>
      <w:pPr>
        <w:spacing w:after="160" w:line="31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A40B6"/>
    <w:rPr>
      <w:sz w:val="18"/>
      <w:szCs w:val="18"/>
    </w:rPr>
  </w:style>
  <w:style w:type="paragraph" w:styleId="a4">
    <w:name w:val="annotation text"/>
    <w:basedOn w:val="a"/>
    <w:link w:val="Char"/>
    <w:uiPriority w:val="99"/>
    <w:semiHidden/>
    <w:unhideWhenUsed/>
    <w:rsid w:val="008A40B6"/>
    <w:pPr>
      <w:jc w:val="left"/>
    </w:pPr>
  </w:style>
  <w:style w:type="character" w:customStyle="1" w:styleId="Char">
    <w:name w:val="메모 텍스트 Char"/>
    <w:basedOn w:val="a0"/>
    <w:link w:val="a4"/>
    <w:uiPriority w:val="99"/>
    <w:semiHidden/>
    <w:rsid w:val="008A40B6"/>
  </w:style>
  <w:style w:type="paragraph" w:styleId="a5">
    <w:name w:val="annotation subject"/>
    <w:basedOn w:val="a4"/>
    <w:next w:val="a4"/>
    <w:link w:val="Char0"/>
    <w:uiPriority w:val="99"/>
    <w:semiHidden/>
    <w:unhideWhenUsed/>
    <w:rsid w:val="008A40B6"/>
    <w:rPr>
      <w:b/>
      <w:bCs/>
    </w:rPr>
  </w:style>
  <w:style w:type="character" w:customStyle="1" w:styleId="Char0">
    <w:name w:val="메모 주제 Char"/>
    <w:basedOn w:val="Char"/>
    <w:link w:val="a5"/>
    <w:uiPriority w:val="99"/>
    <w:semiHidden/>
    <w:rsid w:val="008A40B6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8A40B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A40B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2026-04-09T07:19:00Z</dcterms:created>
  <dcterms:modified xsi:type="dcterms:W3CDTF">2026-04-09T07:19:00Z</dcterms:modified>
</cp:coreProperties>
</file>