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230656" w14:textId="77777777" w:rsidR="00533BFB" w:rsidRPr="00F27463" w:rsidRDefault="00533BFB" w:rsidP="00533BFB">
      <w:pPr>
        <w:jc w:val="center"/>
        <w:rPr>
          <w:b/>
          <w:sz w:val="36"/>
        </w:rPr>
      </w:pPr>
      <w:r w:rsidRPr="00F27463">
        <w:rPr>
          <w:rFonts w:hint="eastAsia"/>
          <w:b/>
          <w:sz w:val="36"/>
        </w:rPr>
        <w:t>전략적 업무</w:t>
      </w:r>
      <w:r>
        <w:rPr>
          <w:rFonts w:hint="eastAsia"/>
          <w:b/>
          <w:sz w:val="36"/>
        </w:rPr>
        <w:t xml:space="preserve"> 제휴 </w:t>
      </w:r>
      <w:r w:rsidRPr="00F27463">
        <w:rPr>
          <w:rFonts w:hint="eastAsia"/>
          <w:b/>
          <w:sz w:val="36"/>
        </w:rPr>
        <w:t>협약서</w:t>
      </w:r>
    </w:p>
    <w:p w14:paraId="60BF2B1F" w14:textId="77777777" w:rsidR="00A674BE" w:rsidRDefault="00A674BE"/>
    <w:p w14:paraId="20E63C00" w14:textId="5EB3B30E" w:rsidR="00F27463" w:rsidRPr="003130FC" w:rsidRDefault="00F27463">
      <w:r>
        <w:rPr>
          <w:rFonts w:hint="eastAsia"/>
        </w:rPr>
        <w:t xml:space="preserve">주식회사 </w:t>
      </w:r>
      <w:proofErr w:type="spellStart"/>
      <w:r w:rsidR="00EE3988">
        <w:rPr>
          <w:rFonts w:hint="eastAsia"/>
        </w:rPr>
        <w:t>비알랩</w:t>
      </w:r>
      <w:proofErr w:type="spellEnd"/>
      <w:r>
        <w:rPr>
          <w:rFonts w:hint="eastAsia"/>
        </w:rPr>
        <w:t xml:space="preserve">(이하 </w:t>
      </w:r>
      <w:r>
        <w:t>‘</w:t>
      </w:r>
      <w:proofErr w:type="spellStart"/>
      <w:r w:rsidR="00EE3988">
        <w:rPr>
          <w:rFonts w:hint="eastAsia"/>
        </w:rPr>
        <w:t>비알랩</w:t>
      </w:r>
      <w:proofErr w:type="spellEnd"/>
      <w:r>
        <w:t>’</w:t>
      </w:r>
      <w:r w:rsidR="00486223">
        <w:rPr>
          <w:rFonts w:hint="eastAsia"/>
        </w:rPr>
        <w:t>이라 한다</w:t>
      </w:r>
      <w:r>
        <w:t>)</w:t>
      </w:r>
      <w:r w:rsidR="00A949AE">
        <w:rPr>
          <w:rFonts w:hint="eastAsia"/>
        </w:rPr>
        <w:t>,</w:t>
      </w:r>
      <w:r>
        <w:rPr>
          <w:rFonts w:hint="eastAsia"/>
        </w:rPr>
        <w:t xml:space="preserve"> </w:t>
      </w:r>
      <w:r w:rsidR="003130FC">
        <w:rPr>
          <w:rFonts w:hint="eastAsia"/>
        </w:rPr>
        <w:t xml:space="preserve">주식회사 </w:t>
      </w:r>
      <w:proofErr w:type="spellStart"/>
      <w:r w:rsidR="003130FC">
        <w:rPr>
          <w:rFonts w:hint="eastAsia"/>
        </w:rPr>
        <w:t>일룸</w:t>
      </w:r>
      <w:proofErr w:type="spellEnd"/>
      <w:r w:rsidR="003130FC">
        <w:rPr>
          <w:rFonts w:hint="eastAsia"/>
        </w:rPr>
        <w:t xml:space="preserve">(이하 </w:t>
      </w:r>
      <w:r w:rsidR="003130FC">
        <w:t>‘</w:t>
      </w:r>
      <w:proofErr w:type="spellStart"/>
      <w:r w:rsidR="003130FC">
        <w:rPr>
          <w:rFonts w:hint="eastAsia"/>
        </w:rPr>
        <w:t>일룸</w:t>
      </w:r>
      <w:proofErr w:type="spellEnd"/>
      <w:r w:rsidR="003130FC">
        <w:t>’</w:t>
      </w:r>
      <w:r w:rsidR="003130FC">
        <w:rPr>
          <w:rFonts w:hint="eastAsia"/>
        </w:rPr>
        <w:t>이라 한다</w:t>
      </w:r>
      <w:r w:rsidR="003130FC">
        <w:t>)</w:t>
      </w:r>
      <w:r w:rsidR="003130FC">
        <w:rPr>
          <w:rFonts w:hint="eastAsia"/>
        </w:rPr>
        <w:t xml:space="preserve">은 다음의 사항을 상호신뢰를 바탕으로 성실하게 이행키로 합의하고 아래와 같은 전략적 업무 제휴 협약(이하 </w:t>
      </w:r>
      <w:r w:rsidR="003130FC">
        <w:t>‘</w:t>
      </w:r>
      <w:r w:rsidR="003130FC">
        <w:rPr>
          <w:rFonts w:hint="eastAsia"/>
        </w:rPr>
        <w:t>이 협약</w:t>
      </w:r>
      <w:r w:rsidR="003130FC">
        <w:t>’</w:t>
      </w:r>
      <w:r w:rsidR="003130FC">
        <w:rPr>
          <w:rFonts w:hint="eastAsia"/>
        </w:rPr>
        <w:t>이라 한다)을 체결하기로 한다.</w:t>
      </w:r>
    </w:p>
    <w:p w14:paraId="3B988984" w14:textId="77777777" w:rsidR="00486223" w:rsidRDefault="00486223"/>
    <w:p w14:paraId="65E06BA9" w14:textId="77777777" w:rsidR="00486223" w:rsidRPr="00486223" w:rsidRDefault="00486223">
      <w:pPr>
        <w:rPr>
          <w:b/>
        </w:rPr>
      </w:pPr>
      <w:proofErr w:type="gramStart"/>
      <w:r w:rsidRPr="00486223">
        <w:rPr>
          <w:rFonts w:hint="eastAsia"/>
          <w:b/>
        </w:rPr>
        <w:t xml:space="preserve">제 </w:t>
      </w:r>
      <w:r w:rsidRPr="00486223">
        <w:rPr>
          <w:b/>
        </w:rPr>
        <w:t>1</w:t>
      </w:r>
      <w:proofErr w:type="gramEnd"/>
      <w:r w:rsidRPr="00486223">
        <w:rPr>
          <w:rFonts w:hint="eastAsia"/>
          <w:b/>
        </w:rPr>
        <w:t xml:space="preserve"> 조 </w:t>
      </w:r>
      <w:r w:rsidRPr="00486223">
        <w:rPr>
          <w:b/>
        </w:rPr>
        <w:t>(</w:t>
      </w:r>
      <w:r w:rsidRPr="00486223">
        <w:rPr>
          <w:rFonts w:hint="eastAsia"/>
          <w:b/>
        </w:rPr>
        <w:t>목적)</w:t>
      </w:r>
    </w:p>
    <w:p w14:paraId="273F0428" w14:textId="2E6F6D31" w:rsidR="00486223" w:rsidRDefault="00EE3988">
      <w:proofErr w:type="spellStart"/>
      <w:r>
        <w:rPr>
          <w:rFonts w:hint="eastAsia"/>
        </w:rPr>
        <w:t>비알랩</w:t>
      </w:r>
      <w:proofErr w:type="spellEnd"/>
      <w:r w:rsidR="00DB10EE">
        <w:rPr>
          <w:rFonts w:hint="eastAsia"/>
        </w:rPr>
        <w:t>,</w:t>
      </w:r>
      <w:r w:rsidR="00486223">
        <w:rPr>
          <w:rFonts w:hint="eastAsia"/>
        </w:rPr>
        <w:t xml:space="preserve"> </w:t>
      </w:r>
      <w:proofErr w:type="spellStart"/>
      <w:r w:rsidR="003130FC">
        <w:rPr>
          <w:rFonts w:hint="eastAsia"/>
        </w:rPr>
        <w:t>일룸은</w:t>
      </w:r>
      <w:proofErr w:type="spellEnd"/>
      <w:r w:rsidR="003130FC">
        <w:t>(</w:t>
      </w:r>
      <w:r w:rsidR="003130FC">
        <w:rPr>
          <w:rFonts w:hint="eastAsia"/>
        </w:rPr>
        <w:t xml:space="preserve">이하 </w:t>
      </w:r>
      <w:r w:rsidR="003130FC">
        <w:t>‘</w:t>
      </w:r>
      <w:r w:rsidR="003130FC">
        <w:rPr>
          <w:rFonts w:hint="eastAsia"/>
        </w:rPr>
        <w:t>협약당사자들</w:t>
      </w:r>
      <w:r w:rsidR="003130FC">
        <w:t>’</w:t>
      </w:r>
      <w:r w:rsidR="003130FC">
        <w:rPr>
          <w:rFonts w:hint="eastAsia"/>
        </w:rPr>
        <w:t>이라 한다)는 상호 존중과 신뢰를 바탕으로 이업종 간의 연계 판촉 행사를 추진함으로써 상호간의 공동의 이익을 증진시키고자 전략적 업무 제휴 관계를 개시한다.</w:t>
      </w:r>
    </w:p>
    <w:p w14:paraId="6F52D6CB" w14:textId="77777777" w:rsidR="003130FC" w:rsidRPr="00DB10EE" w:rsidRDefault="003130FC">
      <w:pPr>
        <w:rPr>
          <w:b/>
        </w:rPr>
      </w:pPr>
    </w:p>
    <w:p w14:paraId="378F32E5" w14:textId="77777777" w:rsidR="00486223" w:rsidRPr="00A674BE" w:rsidRDefault="00486223">
      <w:pPr>
        <w:rPr>
          <w:b/>
        </w:rPr>
      </w:pPr>
      <w:proofErr w:type="gramStart"/>
      <w:r w:rsidRPr="00A674BE">
        <w:rPr>
          <w:rFonts w:hint="eastAsia"/>
          <w:b/>
        </w:rPr>
        <w:t xml:space="preserve">제 </w:t>
      </w:r>
      <w:r w:rsidRPr="00A674BE">
        <w:rPr>
          <w:b/>
        </w:rPr>
        <w:t>2</w:t>
      </w:r>
      <w:proofErr w:type="gramEnd"/>
      <w:r w:rsidRPr="00A674BE">
        <w:rPr>
          <w:rFonts w:hint="eastAsia"/>
          <w:b/>
        </w:rPr>
        <w:t xml:space="preserve"> 조 </w:t>
      </w:r>
      <w:r w:rsidRPr="00A674BE">
        <w:rPr>
          <w:b/>
        </w:rPr>
        <w:t>(</w:t>
      </w:r>
      <w:r w:rsidRPr="00A674BE">
        <w:rPr>
          <w:rFonts w:hint="eastAsia"/>
          <w:b/>
        </w:rPr>
        <w:t>제휴업무의 범위)</w:t>
      </w:r>
    </w:p>
    <w:p w14:paraId="0BA05628" w14:textId="10308F92" w:rsidR="00486223" w:rsidRDefault="00DB10EE">
      <w:r>
        <w:rPr>
          <w:rFonts w:hint="eastAsia"/>
        </w:rPr>
        <w:t>협약당사자들</w:t>
      </w:r>
      <w:r w:rsidR="00486223">
        <w:rPr>
          <w:rFonts w:hint="eastAsia"/>
        </w:rPr>
        <w:t xml:space="preserve">은 </w:t>
      </w:r>
      <w:proofErr w:type="spellStart"/>
      <w:r w:rsidR="00486223">
        <w:rPr>
          <w:rFonts w:hint="eastAsia"/>
        </w:rPr>
        <w:t>각사가</w:t>
      </w:r>
      <w:proofErr w:type="spellEnd"/>
      <w:r w:rsidR="00486223">
        <w:rPr>
          <w:rFonts w:hint="eastAsia"/>
        </w:rPr>
        <w:t xml:space="preserve"> 보유하고 있는 역량과 자원을 최대한 활용하여 </w:t>
      </w:r>
      <w:r>
        <w:rPr>
          <w:rFonts w:hint="eastAsia"/>
        </w:rPr>
        <w:t>협약당사자들 모두에게</w:t>
      </w:r>
      <w:r w:rsidR="00486223">
        <w:rPr>
          <w:rFonts w:hint="eastAsia"/>
        </w:rPr>
        <w:t xml:space="preserve"> 이익이 될 수 있도록 다음 사항에 대하여 협력한다.</w:t>
      </w:r>
    </w:p>
    <w:p w14:paraId="211603A4" w14:textId="7250D1D8" w:rsidR="00A674BE" w:rsidRDefault="00A674BE" w:rsidP="00A674BE">
      <w:r>
        <w:rPr>
          <w:rFonts w:hint="eastAsia"/>
        </w:rPr>
        <w:t>1</w:t>
      </w:r>
      <w:r>
        <w:t xml:space="preserve">. </w:t>
      </w:r>
      <w:r w:rsidR="00FE67CF">
        <w:rPr>
          <w:rFonts w:hint="eastAsia"/>
        </w:rPr>
        <w:t>고객 소개 업무 및 수수료 지급</w:t>
      </w:r>
      <w:r w:rsidR="005548B2">
        <w:rPr>
          <w:rFonts w:hint="eastAsia"/>
        </w:rPr>
        <w:t>에 관한 업무</w:t>
      </w:r>
      <w:r w:rsidR="00D57670">
        <w:br/>
      </w:r>
      <w:r w:rsidR="00EE3988">
        <w:t>2</w:t>
      </w:r>
      <w:r w:rsidR="005548B2">
        <w:t>.</w:t>
      </w:r>
      <w:r w:rsidR="00EE3988">
        <w:t xml:space="preserve"> </w:t>
      </w:r>
      <w:r>
        <w:rPr>
          <w:rFonts w:hint="eastAsia"/>
        </w:rPr>
        <w:t>기타 업무 연계 및 협력이 필요한 사항</w:t>
      </w:r>
    </w:p>
    <w:p w14:paraId="64966C83" w14:textId="77777777" w:rsidR="00486223" w:rsidRDefault="00486223" w:rsidP="00A674BE"/>
    <w:p w14:paraId="79CDD7CB" w14:textId="77777777" w:rsidR="00A674BE" w:rsidRPr="00A674BE" w:rsidRDefault="00A674BE" w:rsidP="00A674BE">
      <w:pPr>
        <w:rPr>
          <w:b/>
        </w:rPr>
      </w:pPr>
      <w:proofErr w:type="gramStart"/>
      <w:r w:rsidRPr="00A674BE">
        <w:rPr>
          <w:rFonts w:hint="eastAsia"/>
          <w:b/>
        </w:rPr>
        <w:t xml:space="preserve">제 </w:t>
      </w:r>
      <w:r w:rsidRPr="00A674BE">
        <w:rPr>
          <w:b/>
        </w:rPr>
        <w:t>3</w:t>
      </w:r>
      <w:proofErr w:type="gramEnd"/>
      <w:r w:rsidRPr="00A674BE">
        <w:rPr>
          <w:rFonts w:hint="eastAsia"/>
          <w:b/>
        </w:rPr>
        <w:t xml:space="preserve"> 조 </w:t>
      </w:r>
      <w:r w:rsidRPr="00A674BE">
        <w:rPr>
          <w:b/>
        </w:rPr>
        <w:t>(</w:t>
      </w:r>
      <w:r w:rsidRPr="00A674BE">
        <w:rPr>
          <w:rFonts w:hint="eastAsia"/>
          <w:b/>
        </w:rPr>
        <w:t>제휴업무의 내용)</w:t>
      </w:r>
    </w:p>
    <w:p w14:paraId="68DC90C3" w14:textId="26930CD3" w:rsidR="00F27463" w:rsidRDefault="00EE3988" w:rsidP="00A674BE">
      <w:pPr>
        <w:pStyle w:val="a3"/>
        <w:numPr>
          <w:ilvl w:val="0"/>
          <w:numId w:val="4"/>
        </w:numPr>
        <w:ind w:leftChars="0"/>
      </w:pPr>
      <w:bookmarkStart w:id="0" w:name="_Hlk143156338"/>
      <w:proofErr w:type="spellStart"/>
      <w:r>
        <w:rPr>
          <w:rFonts w:hint="eastAsia"/>
        </w:rPr>
        <w:t>비알랩은</w:t>
      </w:r>
      <w:proofErr w:type="spellEnd"/>
      <w:r w:rsidR="00A674BE">
        <w:rPr>
          <w:rFonts w:hint="eastAsia"/>
        </w:rPr>
        <w:t xml:space="preserve"> 계약</w:t>
      </w:r>
      <w:r w:rsidR="009E2CFF">
        <w:rPr>
          <w:rFonts w:hint="eastAsia"/>
        </w:rPr>
        <w:t>을 진행한</w:t>
      </w:r>
      <w:r w:rsidR="00A674BE">
        <w:rPr>
          <w:rFonts w:hint="eastAsia"/>
        </w:rPr>
        <w:t xml:space="preserve"> 고객 중 </w:t>
      </w:r>
      <w:proofErr w:type="spellStart"/>
      <w:r w:rsidR="00A674BE">
        <w:rPr>
          <w:rFonts w:hint="eastAsia"/>
        </w:rPr>
        <w:t>일룸</w:t>
      </w:r>
      <w:proofErr w:type="spellEnd"/>
      <w:r w:rsidR="00A674BE">
        <w:rPr>
          <w:rFonts w:hint="eastAsia"/>
        </w:rPr>
        <w:t xml:space="preserve"> 제품 구매상담을 원하는 고객</w:t>
      </w:r>
      <w:r w:rsidR="00547A8E">
        <w:rPr>
          <w:rFonts w:hint="eastAsia"/>
        </w:rPr>
        <w:t xml:space="preserve">에게 </w:t>
      </w:r>
      <w:ins w:id="1" w:author="최규현 (Kyoohyun Choi)" w:date="2025-11-17T15:41:00Z">
        <w:r w:rsidR="00454F56">
          <w:rPr>
            <w:rFonts w:hint="eastAsia"/>
          </w:rPr>
          <w:t>다음</w:t>
        </w:r>
        <w:r w:rsidR="00454F56">
          <w:t xml:space="preserve"> </w:t>
        </w:r>
        <w:r w:rsidR="00454F56">
          <w:rPr>
            <w:rFonts w:hint="eastAsia"/>
          </w:rPr>
          <w:t xml:space="preserve">절차를 참고하여 </w:t>
        </w:r>
      </w:ins>
      <w:proofErr w:type="spellStart"/>
      <w:r>
        <w:rPr>
          <w:rFonts w:hint="eastAsia"/>
        </w:rPr>
        <w:t>일룸이</w:t>
      </w:r>
      <w:proofErr w:type="spellEnd"/>
      <w:r>
        <w:rPr>
          <w:rFonts w:hint="eastAsia"/>
        </w:rPr>
        <w:t xml:space="preserve"> 지정한 직영 영업사원에게</w:t>
      </w:r>
      <w:r w:rsidR="00547A8E">
        <w:rPr>
          <w:rFonts w:hint="eastAsia"/>
        </w:rPr>
        <w:t xml:space="preserve"> </w:t>
      </w:r>
      <w:commentRangeStart w:id="2"/>
      <w:proofErr w:type="spellStart"/>
      <w:r w:rsidR="00547A8E">
        <w:rPr>
          <w:rFonts w:hint="eastAsia"/>
        </w:rPr>
        <w:t>소개시켜주기로</w:t>
      </w:r>
      <w:proofErr w:type="spellEnd"/>
      <w:r w:rsidR="00547A8E">
        <w:rPr>
          <w:rFonts w:hint="eastAsia"/>
        </w:rPr>
        <w:t xml:space="preserve"> 한다.</w:t>
      </w:r>
      <w:commentRangeEnd w:id="2"/>
      <w:r w:rsidR="00454F56">
        <w:rPr>
          <w:rStyle w:val="a6"/>
        </w:rPr>
        <w:commentReference w:id="2"/>
      </w:r>
    </w:p>
    <w:p w14:paraId="725FC73A" w14:textId="75D80F60" w:rsidR="00454F56" w:rsidRDefault="00454F56" w:rsidP="00454F56">
      <w:pPr>
        <w:pStyle w:val="a3"/>
        <w:ind w:leftChars="0" w:left="360"/>
        <w:rPr>
          <w:ins w:id="3" w:author="최규현 (Kyoohyun Choi)" w:date="2025-11-17T15:41:00Z"/>
        </w:rPr>
      </w:pPr>
      <w:ins w:id="4" w:author="최규현 (Kyoohyun Choi)" w:date="2025-11-17T15:41:00Z">
        <w:r>
          <w:rPr>
            <w:rFonts w:hint="eastAsia"/>
          </w:rPr>
          <w:t>1</w:t>
        </w:r>
        <w:r>
          <w:t xml:space="preserve">. </w:t>
        </w:r>
        <w:r>
          <w:rPr>
            <w:rFonts w:hint="eastAsia"/>
          </w:rPr>
          <w:t xml:space="preserve">고객 의사 </w:t>
        </w:r>
        <w:proofErr w:type="gramStart"/>
        <w:r>
          <w:rPr>
            <w:rFonts w:hint="eastAsia"/>
          </w:rPr>
          <w:t xml:space="preserve">확인 </w:t>
        </w:r>
        <w:r>
          <w:t>:</w:t>
        </w:r>
        <w:proofErr w:type="gramEnd"/>
        <w:r>
          <w:t xml:space="preserve"> </w:t>
        </w:r>
        <w:proofErr w:type="spellStart"/>
        <w:r>
          <w:rPr>
            <w:rFonts w:hint="eastAsia"/>
          </w:rPr>
          <w:t>비알랩은</w:t>
        </w:r>
        <w:proofErr w:type="spellEnd"/>
        <w:r>
          <w:rPr>
            <w:rFonts w:hint="eastAsia"/>
          </w:rPr>
          <w:t xml:space="preserve"> 고객으로부터 </w:t>
        </w:r>
        <w:proofErr w:type="spellStart"/>
        <w:r>
          <w:rPr>
            <w:rFonts w:hint="eastAsia"/>
          </w:rPr>
          <w:t>일룸</w:t>
        </w:r>
        <w:proofErr w:type="spellEnd"/>
        <w:r>
          <w:rPr>
            <w:rFonts w:hint="eastAsia"/>
          </w:rPr>
          <w:t xml:space="preserve"> 제품 상담 의사를 명확히 확인</w:t>
        </w:r>
      </w:ins>
    </w:p>
    <w:p w14:paraId="2B2B9A99" w14:textId="10D54C8E" w:rsidR="00454F56" w:rsidRDefault="00454F56" w:rsidP="00454F56">
      <w:pPr>
        <w:pStyle w:val="a3"/>
        <w:ind w:leftChars="0" w:left="360"/>
        <w:rPr>
          <w:ins w:id="5" w:author="최규현 (Kyoohyun Choi)" w:date="2025-11-17T15:42:00Z"/>
        </w:rPr>
      </w:pPr>
      <w:ins w:id="6" w:author="최규현 (Kyoohyun Choi)" w:date="2025-11-17T15:41:00Z">
        <w:r>
          <w:rPr>
            <w:rFonts w:hint="eastAsia"/>
          </w:rPr>
          <w:t>2</w:t>
        </w:r>
        <w:r>
          <w:t xml:space="preserve">. </w:t>
        </w:r>
        <w:r>
          <w:rPr>
            <w:rFonts w:hint="eastAsia"/>
          </w:rPr>
          <w:t xml:space="preserve">정보 제공 동의 </w:t>
        </w:r>
        <w:proofErr w:type="gramStart"/>
        <w:r>
          <w:rPr>
            <w:rFonts w:hint="eastAsia"/>
          </w:rPr>
          <w:t xml:space="preserve">확보 </w:t>
        </w:r>
        <w:r>
          <w:t>:</w:t>
        </w:r>
        <w:proofErr w:type="gramEnd"/>
        <w:r>
          <w:t xml:space="preserve"> </w:t>
        </w:r>
        <w:proofErr w:type="spellStart"/>
        <w:r>
          <w:rPr>
            <w:rFonts w:hint="eastAsia"/>
          </w:rPr>
          <w:t>비알랩은</w:t>
        </w:r>
        <w:proofErr w:type="spellEnd"/>
        <w:r>
          <w:rPr>
            <w:rFonts w:hint="eastAsia"/>
          </w:rPr>
          <w:t xml:space="preserve"> 고객에게 개인정보 제공 및 전달 동의 여부를 </w:t>
        </w:r>
      </w:ins>
      <w:ins w:id="7" w:author="최규현 (Kyoohyun Choi)" w:date="2025-11-17T15:42:00Z">
        <w:r>
          <w:rPr>
            <w:rFonts w:hint="eastAsia"/>
          </w:rPr>
          <w:t>안내하고 동의를 받은 경우에 한해 고객 정보를 영업사원에게 전달한다.</w:t>
        </w:r>
        <w:r>
          <w:t xml:space="preserve"> </w:t>
        </w:r>
      </w:ins>
    </w:p>
    <w:p w14:paraId="61E68EBE" w14:textId="1176E4E1" w:rsidR="00454F56" w:rsidRDefault="00454F56" w:rsidP="00454F56">
      <w:pPr>
        <w:pStyle w:val="a3"/>
        <w:ind w:leftChars="0" w:left="360"/>
        <w:rPr>
          <w:ins w:id="8" w:author="최규현 (Kyoohyun Choi)" w:date="2025-11-17T15:42:00Z"/>
        </w:rPr>
      </w:pPr>
      <w:ins w:id="9" w:author="최규현 (Kyoohyun Choi)" w:date="2025-11-17T15:42:00Z">
        <w:r>
          <w:rPr>
            <w:rFonts w:hint="eastAsia"/>
          </w:rPr>
          <w:t>3</w:t>
        </w:r>
        <w:r>
          <w:t xml:space="preserve">. </w:t>
        </w:r>
        <w:r>
          <w:rPr>
            <w:rFonts w:hint="eastAsia"/>
          </w:rPr>
          <w:t xml:space="preserve">고객 정보 </w:t>
        </w:r>
        <w:proofErr w:type="gramStart"/>
        <w:r>
          <w:rPr>
            <w:rFonts w:hint="eastAsia"/>
          </w:rPr>
          <w:t xml:space="preserve">전달 </w:t>
        </w:r>
        <w:r>
          <w:t>:</w:t>
        </w:r>
        <w:proofErr w:type="gramEnd"/>
        <w:r>
          <w:t xml:space="preserve"> </w:t>
        </w:r>
        <w:r>
          <w:rPr>
            <w:rFonts w:hint="eastAsia"/>
          </w:rPr>
          <w:t>고객의 성명,</w:t>
        </w:r>
        <w:r>
          <w:t xml:space="preserve"> </w:t>
        </w:r>
        <w:r>
          <w:rPr>
            <w:rFonts w:hint="eastAsia"/>
          </w:rPr>
          <w:t>연락처,</w:t>
        </w:r>
        <w:r>
          <w:t xml:space="preserve"> </w:t>
        </w:r>
        <w:r>
          <w:rPr>
            <w:rFonts w:hint="eastAsia"/>
          </w:rPr>
          <w:t xml:space="preserve">상담 요청 내용 등 필요 최소한의 정보를 </w:t>
        </w:r>
        <w:proofErr w:type="spellStart"/>
        <w:r>
          <w:rPr>
            <w:rFonts w:hint="eastAsia"/>
          </w:rPr>
          <w:t>일룸의</w:t>
        </w:r>
        <w:proofErr w:type="spellEnd"/>
        <w:r>
          <w:rPr>
            <w:rFonts w:hint="eastAsia"/>
          </w:rPr>
          <w:t xml:space="preserve"> 영업사원에게 전달한다.</w:t>
        </w:r>
        <w:r>
          <w:t xml:space="preserve"> </w:t>
        </w:r>
      </w:ins>
    </w:p>
    <w:p w14:paraId="193734E1" w14:textId="0DEB7F0C" w:rsidR="00454F56" w:rsidRDefault="00454F56" w:rsidP="00454F56">
      <w:pPr>
        <w:pStyle w:val="a3"/>
        <w:ind w:leftChars="0" w:left="360"/>
      </w:pPr>
      <w:ins w:id="10" w:author="최규현 (Kyoohyun Choi)" w:date="2025-11-17T15:42:00Z">
        <w:r>
          <w:rPr>
            <w:rFonts w:hint="eastAsia"/>
          </w:rPr>
          <w:t>4</w:t>
        </w:r>
        <w:r>
          <w:t xml:space="preserve">. </w:t>
        </w:r>
        <w:r w:rsidR="00980104">
          <w:rPr>
            <w:rFonts w:hint="eastAsia"/>
          </w:rPr>
          <w:t xml:space="preserve">통지 </w:t>
        </w:r>
        <w:proofErr w:type="gramStart"/>
        <w:r w:rsidR="00980104">
          <w:rPr>
            <w:rFonts w:hint="eastAsia"/>
          </w:rPr>
          <w:t xml:space="preserve">등 </w:t>
        </w:r>
        <w:r w:rsidR="00980104">
          <w:t>:</w:t>
        </w:r>
        <w:proofErr w:type="gramEnd"/>
        <w:r w:rsidR="00980104">
          <w:t xml:space="preserve"> </w:t>
        </w:r>
        <w:proofErr w:type="spellStart"/>
        <w:r w:rsidR="00980104">
          <w:rPr>
            <w:rFonts w:hint="eastAsia"/>
          </w:rPr>
          <w:t>비알랩은</w:t>
        </w:r>
        <w:proofErr w:type="spellEnd"/>
        <w:r w:rsidR="00980104">
          <w:rPr>
            <w:rFonts w:hint="eastAsia"/>
          </w:rPr>
          <w:t xml:space="preserve"> 고객 소개 완료 시점에 </w:t>
        </w:r>
        <w:proofErr w:type="spellStart"/>
        <w:r w:rsidR="00980104">
          <w:rPr>
            <w:rFonts w:hint="eastAsia"/>
          </w:rPr>
          <w:t>일룸</w:t>
        </w:r>
        <w:proofErr w:type="spellEnd"/>
        <w:r w:rsidR="00980104">
          <w:rPr>
            <w:rFonts w:hint="eastAsia"/>
          </w:rPr>
          <w:t xml:space="preserve"> 담당자에게 소개 사실을 </w:t>
        </w:r>
      </w:ins>
      <w:ins w:id="11" w:author="최규현 (Kyoohyun Choi)" w:date="2025-11-17T15:43:00Z">
        <w:r w:rsidR="00980104">
          <w:rPr>
            <w:rFonts w:hint="eastAsia"/>
          </w:rPr>
          <w:t>통보하며,</w:t>
        </w:r>
        <w:r w:rsidR="00980104">
          <w:t xml:space="preserve"> </w:t>
        </w:r>
        <w:proofErr w:type="spellStart"/>
        <w:r w:rsidR="00980104">
          <w:rPr>
            <w:rFonts w:hint="eastAsia"/>
          </w:rPr>
          <w:t>일룸은</w:t>
        </w:r>
        <w:proofErr w:type="spellEnd"/>
        <w:r w:rsidR="00980104">
          <w:rPr>
            <w:rFonts w:hint="eastAsia"/>
          </w:rPr>
          <w:t xml:space="preserve"> 소개 접수 여부를 </w:t>
        </w:r>
        <w:proofErr w:type="spellStart"/>
        <w:r w:rsidR="00980104">
          <w:rPr>
            <w:rFonts w:hint="eastAsia"/>
          </w:rPr>
          <w:t>비알랩에</w:t>
        </w:r>
        <w:proofErr w:type="spellEnd"/>
        <w:r w:rsidR="00980104">
          <w:rPr>
            <w:rFonts w:hint="eastAsia"/>
          </w:rPr>
          <w:t xml:space="preserve"> 회신한다.</w:t>
        </w:r>
        <w:r w:rsidR="00980104">
          <w:t xml:space="preserve"> </w:t>
        </w:r>
      </w:ins>
    </w:p>
    <w:p w14:paraId="0176D593" w14:textId="505C3876" w:rsidR="00447BA7" w:rsidRDefault="003E5C39" w:rsidP="00A674BE">
      <w:pPr>
        <w:pStyle w:val="a3"/>
        <w:numPr>
          <w:ilvl w:val="0"/>
          <w:numId w:val="4"/>
        </w:numPr>
        <w:ind w:leftChars="0"/>
      </w:pPr>
      <w:proofErr w:type="spellStart"/>
      <w:r>
        <w:rPr>
          <w:rFonts w:hint="eastAsia"/>
        </w:rPr>
        <w:t>비알랩</w:t>
      </w:r>
      <w:r w:rsidR="004629CF">
        <w:rPr>
          <w:rFonts w:hint="eastAsia"/>
        </w:rPr>
        <w:t>에서</w:t>
      </w:r>
      <w:proofErr w:type="spellEnd"/>
      <w:r w:rsidR="004629CF">
        <w:rPr>
          <w:rFonts w:hint="eastAsia"/>
        </w:rPr>
        <w:t xml:space="preserve"> </w:t>
      </w:r>
      <w:r w:rsidR="00512A9D">
        <w:rPr>
          <w:rFonts w:hint="eastAsia"/>
        </w:rPr>
        <w:t>소개</w:t>
      </w:r>
      <w:r w:rsidR="004629CF">
        <w:rPr>
          <w:rFonts w:hint="eastAsia"/>
        </w:rPr>
        <w:t>한 고객이</w:t>
      </w:r>
      <w:r w:rsidR="00B00D3C">
        <w:rPr>
          <w:rFonts w:hint="eastAsia"/>
        </w:rPr>
        <w:t xml:space="preserve"> </w:t>
      </w:r>
      <w:proofErr w:type="spellStart"/>
      <w:r w:rsidR="00B00D3C">
        <w:rPr>
          <w:rFonts w:hint="eastAsia"/>
        </w:rPr>
        <w:t>일룸이</w:t>
      </w:r>
      <w:proofErr w:type="spellEnd"/>
      <w:r w:rsidR="004629CF">
        <w:rPr>
          <w:rFonts w:hint="eastAsia"/>
        </w:rPr>
        <w:t xml:space="preserve"> </w:t>
      </w:r>
      <w:r w:rsidR="00B00D3C">
        <w:rPr>
          <w:rFonts w:hint="eastAsia"/>
        </w:rPr>
        <w:t>지정한 영업사원에게</w:t>
      </w:r>
      <w:r w:rsidR="004629CF">
        <w:rPr>
          <w:rFonts w:hint="eastAsia"/>
        </w:rPr>
        <w:t xml:space="preserve"> </w:t>
      </w:r>
      <w:proofErr w:type="spellStart"/>
      <w:r w:rsidR="004629CF">
        <w:rPr>
          <w:rFonts w:hint="eastAsia"/>
        </w:rPr>
        <w:t>일룸</w:t>
      </w:r>
      <w:proofErr w:type="spellEnd"/>
      <w:r w:rsidR="004629CF">
        <w:rPr>
          <w:rFonts w:hint="eastAsia"/>
        </w:rPr>
        <w:t xml:space="preserve"> 제품을 구매하는 경우,</w:t>
      </w:r>
      <w:r w:rsidR="004629CF">
        <w:t xml:space="preserve"> </w:t>
      </w:r>
      <w:r w:rsidR="004629CF">
        <w:rPr>
          <w:rFonts w:hint="eastAsia"/>
        </w:rPr>
        <w:t xml:space="preserve">해당 </w:t>
      </w:r>
      <w:proofErr w:type="spellStart"/>
      <w:r w:rsidR="00B00D3C">
        <w:rPr>
          <w:rFonts w:hint="eastAsia"/>
        </w:rPr>
        <w:t>일</w:t>
      </w:r>
      <w:r w:rsidR="00B00D3C">
        <w:rPr>
          <w:rFonts w:hint="eastAsia"/>
        </w:rPr>
        <w:lastRenderedPageBreak/>
        <w:t>룸</w:t>
      </w:r>
      <w:r w:rsidR="004629CF">
        <w:rPr>
          <w:rFonts w:hint="eastAsia"/>
        </w:rPr>
        <w:t>은</w:t>
      </w:r>
      <w:proofErr w:type="spellEnd"/>
      <w:r w:rsidR="004629CF">
        <w:rPr>
          <w:rFonts w:hint="eastAsia"/>
        </w:rPr>
        <w:t xml:space="preserve"> 매출금액의 </w:t>
      </w:r>
      <w:r w:rsidR="00DF7FD0" w:rsidRPr="005B24D7">
        <w:t>3</w:t>
      </w:r>
      <w:r w:rsidR="004629CF" w:rsidRPr="005B24D7">
        <w:t xml:space="preserve">%(VAT </w:t>
      </w:r>
      <w:r w:rsidR="00D57670" w:rsidRPr="005B24D7">
        <w:rPr>
          <w:rFonts w:hint="eastAsia"/>
        </w:rPr>
        <w:t>별도</w:t>
      </w:r>
      <w:r w:rsidR="004629CF" w:rsidRPr="005B24D7">
        <w:rPr>
          <w:rFonts w:hint="eastAsia"/>
        </w:rPr>
        <w:t>)를</w:t>
      </w:r>
      <w:r w:rsidR="004629CF">
        <w:rPr>
          <w:rFonts w:hint="eastAsia"/>
        </w:rPr>
        <w:t xml:space="preserve"> 판매 인센티브로 </w:t>
      </w:r>
      <w:r w:rsidR="00512A9D">
        <w:rPr>
          <w:rFonts w:hint="eastAsia"/>
        </w:rPr>
        <w:t>소개</w:t>
      </w:r>
      <w:r>
        <w:rPr>
          <w:rFonts w:hint="eastAsia"/>
        </w:rPr>
        <w:t xml:space="preserve"> </w:t>
      </w:r>
      <w:r w:rsidR="004629CF">
        <w:rPr>
          <w:rFonts w:hint="eastAsia"/>
        </w:rPr>
        <w:t xml:space="preserve">행위를 한 </w:t>
      </w:r>
      <w:proofErr w:type="spellStart"/>
      <w:r w:rsidR="00EE3988">
        <w:rPr>
          <w:rFonts w:hint="eastAsia"/>
        </w:rPr>
        <w:t>비알랩</w:t>
      </w:r>
      <w:r w:rsidR="004629CF">
        <w:rPr>
          <w:rFonts w:hint="eastAsia"/>
        </w:rPr>
        <w:t>에게</w:t>
      </w:r>
      <w:proofErr w:type="spellEnd"/>
      <w:r w:rsidR="008A3F55">
        <w:rPr>
          <w:rFonts w:hint="eastAsia"/>
        </w:rPr>
        <w:t xml:space="preserve"> 익월</w:t>
      </w:r>
      <w:r w:rsidR="004629CF">
        <w:rPr>
          <w:rFonts w:hint="eastAsia"/>
        </w:rPr>
        <w:t xml:space="preserve"> 지급하기로 한다.</w:t>
      </w:r>
      <w:r w:rsidR="004629CF">
        <w:t xml:space="preserve"> </w:t>
      </w:r>
      <w:r w:rsidR="00B00D3C">
        <w:t>(</w:t>
      </w:r>
      <w:proofErr w:type="spellStart"/>
      <w:r w:rsidR="00B00D3C">
        <w:rPr>
          <w:rFonts w:hint="eastAsia"/>
        </w:rPr>
        <w:t>일룸의</w:t>
      </w:r>
      <w:proofErr w:type="spellEnd"/>
      <w:r w:rsidR="00B00D3C">
        <w:rPr>
          <w:rFonts w:hint="eastAsia"/>
        </w:rPr>
        <w:t xml:space="preserve"> 매출금액은</w:t>
      </w:r>
      <w:r w:rsidR="000E0F3B">
        <w:rPr>
          <w:rFonts w:hint="eastAsia"/>
        </w:rPr>
        <w:t xml:space="preserve"> </w:t>
      </w:r>
      <w:proofErr w:type="spellStart"/>
      <w:r w:rsidR="000E0F3B">
        <w:rPr>
          <w:rFonts w:hint="eastAsia"/>
        </w:rPr>
        <w:t>비알랩의</w:t>
      </w:r>
      <w:proofErr w:type="spellEnd"/>
      <w:r w:rsidR="000E0F3B">
        <w:rPr>
          <w:rFonts w:hint="eastAsia"/>
        </w:rPr>
        <w:t xml:space="preserve"> 소개를 통하여</w:t>
      </w:r>
      <w:r w:rsidR="00B00D3C">
        <w:rPr>
          <w:rFonts w:hint="eastAsia"/>
        </w:rPr>
        <w:t xml:space="preserve"> 최종 소비자에게 납품을 완료한 공급가액을 의미</w:t>
      </w:r>
      <w:r w:rsidR="000E0F3B">
        <w:rPr>
          <w:rFonts w:hint="eastAsia"/>
        </w:rPr>
        <w:t>(부가세 제외)</w:t>
      </w:r>
      <w:r w:rsidR="00B00D3C">
        <w:rPr>
          <w:rFonts w:hint="eastAsia"/>
        </w:rPr>
        <w:t>하며 매출일자 또한 납품을 완료한 월 기준으로 한다.</w:t>
      </w:r>
      <w:r w:rsidR="00B00D3C">
        <w:t>)</w:t>
      </w:r>
    </w:p>
    <w:p w14:paraId="6ABC40D9" w14:textId="2C3EA16B" w:rsidR="00322952" w:rsidRDefault="00322952" w:rsidP="00A674BE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판매인센티브는 </w:t>
      </w:r>
      <w:proofErr w:type="spellStart"/>
      <w:r w:rsidR="00580669">
        <w:rPr>
          <w:rFonts w:hint="eastAsia"/>
        </w:rPr>
        <w:t>일룸</w:t>
      </w:r>
      <w:r>
        <w:rPr>
          <w:rFonts w:hint="eastAsia"/>
        </w:rPr>
        <w:t>이</w:t>
      </w:r>
      <w:proofErr w:type="spellEnd"/>
      <w:r>
        <w:t xml:space="preserve"> </w:t>
      </w:r>
      <w:r>
        <w:rPr>
          <w:rFonts w:hint="eastAsia"/>
        </w:rPr>
        <w:t xml:space="preserve">매월 산정하여 </w:t>
      </w:r>
      <w:proofErr w:type="spellStart"/>
      <w:r w:rsidR="00EE3988">
        <w:rPr>
          <w:rFonts w:hint="eastAsia"/>
        </w:rPr>
        <w:t>비알랩</w:t>
      </w:r>
      <w:r>
        <w:rPr>
          <w:rFonts w:hint="eastAsia"/>
        </w:rPr>
        <w:t>에게</w:t>
      </w:r>
      <w:proofErr w:type="spellEnd"/>
      <w:r>
        <w:rPr>
          <w:rFonts w:hint="eastAsia"/>
        </w:rPr>
        <w:t xml:space="preserve"> 익월 </w:t>
      </w:r>
      <w:r>
        <w:t>1</w:t>
      </w:r>
      <w:r w:rsidR="00580669">
        <w:rPr>
          <w:rFonts w:hint="eastAsia"/>
        </w:rPr>
        <w:t>0</w:t>
      </w:r>
      <w:r>
        <w:rPr>
          <w:rFonts w:hint="eastAsia"/>
        </w:rPr>
        <w:t xml:space="preserve">일에 전달하기로 하며 </w:t>
      </w:r>
      <w:proofErr w:type="spellStart"/>
      <w:r w:rsidR="003E5C39">
        <w:rPr>
          <w:rFonts w:hint="eastAsia"/>
        </w:rPr>
        <w:t>비알랩</w:t>
      </w:r>
      <w:r>
        <w:rPr>
          <w:rFonts w:hint="eastAsia"/>
        </w:rPr>
        <w:t>은</w:t>
      </w:r>
      <w:proofErr w:type="spellEnd"/>
      <w:r>
        <w:rPr>
          <w:rFonts w:hint="eastAsia"/>
        </w:rPr>
        <w:t xml:space="preserve"> 이의가 </w:t>
      </w:r>
      <w:proofErr w:type="spellStart"/>
      <w:r>
        <w:rPr>
          <w:rFonts w:hint="eastAsia"/>
        </w:rPr>
        <w:t>있는경우</w:t>
      </w:r>
      <w:proofErr w:type="spellEnd"/>
      <w:r>
        <w:rPr>
          <w:rFonts w:hint="eastAsia"/>
        </w:rPr>
        <w:t xml:space="preserve"> 익월 </w:t>
      </w:r>
      <w:r w:rsidR="00580669">
        <w:rPr>
          <w:rFonts w:hint="eastAsia"/>
        </w:rPr>
        <w:t>1</w:t>
      </w:r>
      <w:r>
        <w:t>5</w:t>
      </w:r>
      <w:r>
        <w:rPr>
          <w:rFonts w:hint="eastAsia"/>
        </w:rPr>
        <w:t xml:space="preserve">일까지 </w:t>
      </w:r>
      <w:proofErr w:type="spellStart"/>
      <w:r w:rsidR="00B00D3C">
        <w:rPr>
          <w:rFonts w:hint="eastAsia"/>
        </w:rPr>
        <w:t>일룸</w:t>
      </w:r>
      <w:r>
        <w:rPr>
          <w:rFonts w:hint="eastAsia"/>
        </w:rPr>
        <w:t>에게</w:t>
      </w:r>
      <w:proofErr w:type="spellEnd"/>
      <w:r>
        <w:rPr>
          <w:rFonts w:hint="eastAsia"/>
        </w:rPr>
        <w:t xml:space="preserve"> 이의제기를 하여야 한다.</w:t>
      </w:r>
      <w:r>
        <w:t xml:space="preserve"> </w:t>
      </w:r>
      <w:r>
        <w:rPr>
          <w:rFonts w:hint="eastAsia"/>
        </w:rPr>
        <w:t xml:space="preserve">이의제기가 없는 경우 </w:t>
      </w:r>
      <w:proofErr w:type="spellStart"/>
      <w:r w:rsidR="00EE3988">
        <w:rPr>
          <w:rFonts w:hint="eastAsia"/>
        </w:rPr>
        <w:t>비알랩은</w:t>
      </w:r>
      <w:proofErr w:type="spellEnd"/>
      <w:r>
        <w:rPr>
          <w:rFonts w:hint="eastAsia"/>
        </w:rPr>
        <w:t xml:space="preserve"> 익월 </w:t>
      </w:r>
      <w:r w:rsidR="00580669">
        <w:rPr>
          <w:rFonts w:hint="eastAsia"/>
        </w:rPr>
        <w:t>20</w:t>
      </w:r>
      <w:r>
        <w:rPr>
          <w:rFonts w:hint="eastAsia"/>
        </w:rPr>
        <w:t xml:space="preserve">일까지 세금계산서 발행을 통해 인센티브 </w:t>
      </w:r>
      <w:r w:rsidR="0026338B">
        <w:rPr>
          <w:rFonts w:hint="eastAsia"/>
        </w:rPr>
        <w:t xml:space="preserve">대금 </w:t>
      </w:r>
      <w:r>
        <w:rPr>
          <w:rFonts w:hint="eastAsia"/>
        </w:rPr>
        <w:t xml:space="preserve">지급을 청구하고 </w:t>
      </w:r>
      <w:proofErr w:type="spellStart"/>
      <w:r w:rsidR="00EE3988">
        <w:rPr>
          <w:rFonts w:hint="eastAsia"/>
        </w:rPr>
        <w:t>일룸</w:t>
      </w:r>
      <w:r>
        <w:rPr>
          <w:rFonts w:hint="eastAsia"/>
        </w:rPr>
        <w:t>은</w:t>
      </w:r>
      <w:proofErr w:type="spellEnd"/>
      <w:r>
        <w:rPr>
          <w:rFonts w:hint="eastAsia"/>
        </w:rPr>
        <w:t xml:space="preserve"> 익월</w:t>
      </w:r>
      <w:r w:rsidR="00723888">
        <w:rPr>
          <w:rFonts w:hint="eastAsia"/>
        </w:rPr>
        <w:t xml:space="preserve"> </w:t>
      </w:r>
      <w:r>
        <w:rPr>
          <w:rFonts w:hint="eastAsia"/>
        </w:rPr>
        <w:t xml:space="preserve">말일까지 </w:t>
      </w:r>
      <w:proofErr w:type="spellStart"/>
      <w:r w:rsidR="00EE3988">
        <w:rPr>
          <w:rFonts w:hint="eastAsia"/>
        </w:rPr>
        <w:t>비알랩</w:t>
      </w:r>
      <w:r>
        <w:rPr>
          <w:rFonts w:hint="eastAsia"/>
        </w:rPr>
        <w:t>에게</w:t>
      </w:r>
      <w:proofErr w:type="spellEnd"/>
      <w:r>
        <w:rPr>
          <w:rFonts w:hint="eastAsia"/>
        </w:rPr>
        <w:t xml:space="preserve"> 인센티브 대금을</w:t>
      </w:r>
      <w:r>
        <w:t xml:space="preserve"> </w:t>
      </w:r>
      <w:r>
        <w:rPr>
          <w:rFonts w:hint="eastAsia"/>
        </w:rPr>
        <w:t>현금으로 지급한다.</w:t>
      </w:r>
      <w:r>
        <w:t xml:space="preserve"> </w:t>
      </w:r>
      <w:r>
        <w:rPr>
          <w:rFonts w:hint="eastAsia"/>
        </w:rPr>
        <w:t xml:space="preserve">세금계산서의 </w:t>
      </w:r>
      <w:proofErr w:type="spellStart"/>
      <w:r>
        <w:rPr>
          <w:rFonts w:hint="eastAsia"/>
        </w:rPr>
        <w:t>미발행</w:t>
      </w:r>
      <w:proofErr w:type="spellEnd"/>
      <w:r>
        <w:rPr>
          <w:rFonts w:hint="eastAsia"/>
        </w:rPr>
        <w:t xml:space="preserve"> 및 지연발행의 책임은 </w:t>
      </w:r>
      <w:proofErr w:type="spellStart"/>
      <w:r w:rsidR="003E5C39">
        <w:rPr>
          <w:rFonts w:hint="eastAsia"/>
        </w:rPr>
        <w:t>비알랩이</w:t>
      </w:r>
      <w:proofErr w:type="spellEnd"/>
      <w:r>
        <w:rPr>
          <w:rFonts w:hint="eastAsia"/>
        </w:rPr>
        <w:t xml:space="preserve"> 진다.</w:t>
      </w:r>
    </w:p>
    <w:p w14:paraId="33BD5F3A" w14:textId="4540E1C6" w:rsidR="00EE3988" w:rsidRDefault="00F351F3" w:rsidP="00EE3988">
      <w:pPr>
        <w:pStyle w:val="a3"/>
        <w:numPr>
          <w:ilvl w:val="0"/>
          <w:numId w:val="4"/>
        </w:numPr>
        <w:ind w:leftChars="0"/>
      </w:pPr>
      <w:r>
        <w:rPr>
          <w:rFonts w:hint="eastAsia"/>
        </w:rPr>
        <w:t xml:space="preserve">본 협약에 따른 제휴기간은 </w:t>
      </w:r>
      <w:r w:rsidRPr="00FC630D">
        <w:rPr>
          <w:highlight w:val="yellow"/>
        </w:rPr>
        <w:t>20</w:t>
      </w:r>
      <w:r w:rsidR="00DF7FD0" w:rsidRPr="00FC630D">
        <w:rPr>
          <w:highlight w:val="yellow"/>
        </w:rPr>
        <w:t>2</w:t>
      </w:r>
      <w:r w:rsidR="00FC630D" w:rsidRPr="00FC630D">
        <w:rPr>
          <w:highlight w:val="yellow"/>
        </w:rPr>
        <w:t>5</w:t>
      </w:r>
      <w:r w:rsidRPr="00FC630D">
        <w:rPr>
          <w:rFonts w:hint="eastAsia"/>
          <w:highlight w:val="yellow"/>
        </w:rPr>
        <w:t xml:space="preserve">년 </w:t>
      </w:r>
      <w:r w:rsidR="00EE3988">
        <w:rPr>
          <w:highlight w:val="yellow"/>
        </w:rPr>
        <w:t>12</w:t>
      </w:r>
      <w:r w:rsidRPr="00FC630D">
        <w:rPr>
          <w:rFonts w:hint="eastAsia"/>
          <w:highlight w:val="yellow"/>
        </w:rPr>
        <w:t xml:space="preserve">월 </w:t>
      </w:r>
      <w:r w:rsidR="00D57670" w:rsidRPr="00FC630D">
        <w:rPr>
          <w:highlight w:val="yellow"/>
        </w:rPr>
        <w:t>1</w:t>
      </w:r>
      <w:r w:rsidRPr="00FC630D">
        <w:rPr>
          <w:rFonts w:hint="eastAsia"/>
          <w:highlight w:val="yellow"/>
        </w:rPr>
        <w:t xml:space="preserve">일부터 </w:t>
      </w:r>
      <w:r w:rsidRPr="00FC630D">
        <w:rPr>
          <w:highlight w:val="yellow"/>
        </w:rPr>
        <w:t>202</w:t>
      </w:r>
      <w:r w:rsidR="00FC630D" w:rsidRPr="00FC630D">
        <w:rPr>
          <w:highlight w:val="yellow"/>
        </w:rPr>
        <w:t>6</w:t>
      </w:r>
      <w:r w:rsidRPr="00FC630D">
        <w:rPr>
          <w:rFonts w:hint="eastAsia"/>
          <w:highlight w:val="yellow"/>
        </w:rPr>
        <w:t xml:space="preserve">년 </w:t>
      </w:r>
      <w:r w:rsidR="00EE3988">
        <w:rPr>
          <w:highlight w:val="yellow"/>
        </w:rPr>
        <w:t>5</w:t>
      </w:r>
      <w:r w:rsidRPr="00FC630D">
        <w:rPr>
          <w:rFonts w:hint="eastAsia"/>
          <w:highlight w:val="yellow"/>
        </w:rPr>
        <w:t>월</w:t>
      </w:r>
      <w:r w:rsidR="00DF7FD0" w:rsidRPr="00FC630D">
        <w:rPr>
          <w:highlight w:val="yellow"/>
        </w:rPr>
        <w:t xml:space="preserve"> </w:t>
      </w:r>
      <w:r w:rsidR="00D57670" w:rsidRPr="00FC630D">
        <w:rPr>
          <w:highlight w:val="yellow"/>
        </w:rPr>
        <w:t>31</w:t>
      </w:r>
      <w:r w:rsidRPr="00FC630D">
        <w:rPr>
          <w:rFonts w:hint="eastAsia"/>
          <w:highlight w:val="yellow"/>
        </w:rPr>
        <w:t>일</w:t>
      </w:r>
      <w:r>
        <w:rPr>
          <w:rFonts w:hint="eastAsia"/>
        </w:rPr>
        <w:t>까지로 한다.</w:t>
      </w:r>
      <w:r w:rsidR="00EE3988">
        <w:t xml:space="preserve"> </w:t>
      </w:r>
      <w:r w:rsidR="00EE3988">
        <w:rPr>
          <w:rFonts w:hint="eastAsia"/>
        </w:rPr>
        <w:t>단,</w:t>
      </w:r>
      <w:r w:rsidR="00EE3988">
        <w:t xml:space="preserve"> </w:t>
      </w:r>
      <w:r w:rsidR="00EE3988">
        <w:rPr>
          <w:rFonts w:hint="eastAsia"/>
        </w:rPr>
        <w:t>계약기간 종료 후에도</w:t>
      </w:r>
      <w:r w:rsidR="00B00D3C">
        <w:rPr>
          <w:rFonts w:hint="eastAsia"/>
        </w:rPr>
        <w:t xml:space="preserve"> 제휴기간에 </w:t>
      </w:r>
      <w:proofErr w:type="spellStart"/>
      <w:r w:rsidR="00B00D3C">
        <w:rPr>
          <w:rFonts w:hint="eastAsia"/>
        </w:rPr>
        <w:t>인입된</w:t>
      </w:r>
      <w:proofErr w:type="spellEnd"/>
      <w:r w:rsidR="00B00D3C">
        <w:rPr>
          <w:rFonts w:hint="eastAsia"/>
        </w:rPr>
        <w:t xml:space="preserve"> </w:t>
      </w:r>
      <w:proofErr w:type="spellStart"/>
      <w:r w:rsidR="00B00D3C">
        <w:rPr>
          <w:rFonts w:hint="eastAsia"/>
        </w:rPr>
        <w:t>고객중</w:t>
      </w:r>
      <w:proofErr w:type="spellEnd"/>
      <w:r w:rsidR="00B00D3C">
        <w:rPr>
          <w:rFonts w:hint="eastAsia"/>
        </w:rPr>
        <w:t xml:space="preserve"> </w:t>
      </w:r>
      <w:r w:rsidR="00B00D3C">
        <w:t>26</w:t>
      </w:r>
      <w:r w:rsidR="00B00D3C">
        <w:rPr>
          <w:rFonts w:hint="eastAsia"/>
        </w:rPr>
        <w:t xml:space="preserve">년 </w:t>
      </w:r>
      <w:r w:rsidR="00B00D3C">
        <w:t>8</w:t>
      </w:r>
      <w:r w:rsidR="00B00D3C">
        <w:rPr>
          <w:rFonts w:hint="eastAsia"/>
        </w:rPr>
        <w:t xml:space="preserve">월 </w:t>
      </w:r>
      <w:proofErr w:type="spellStart"/>
      <w:r w:rsidR="00B00D3C">
        <w:rPr>
          <w:rFonts w:hint="eastAsia"/>
        </w:rPr>
        <w:t>말일자</w:t>
      </w:r>
      <w:proofErr w:type="spellEnd"/>
      <w:r w:rsidR="00B00D3C">
        <w:rPr>
          <w:rFonts w:hint="eastAsia"/>
        </w:rPr>
        <w:t xml:space="preserve"> 이전 납품 </w:t>
      </w:r>
      <w:proofErr w:type="spellStart"/>
      <w:r w:rsidR="00B00D3C">
        <w:rPr>
          <w:rFonts w:hint="eastAsia"/>
        </w:rPr>
        <w:t>매출건</w:t>
      </w:r>
      <w:proofErr w:type="spellEnd"/>
      <w:r w:rsidR="00B00D3C">
        <w:rPr>
          <w:rFonts w:hint="eastAsia"/>
        </w:rPr>
        <w:t xml:space="preserve"> 한하여</w:t>
      </w:r>
      <w:r w:rsidR="00EE3988">
        <w:rPr>
          <w:rFonts w:hint="eastAsia"/>
        </w:rPr>
        <w:t xml:space="preserve"> </w:t>
      </w:r>
      <w:proofErr w:type="spellStart"/>
      <w:r w:rsidR="00B00D3C">
        <w:rPr>
          <w:rFonts w:hint="eastAsia"/>
        </w:rPr>
        <w:t>일</w:t>
      </w:r>
      <w:r w:rsidR="003E5C39">
        <w:rPr>
          <w:rFonts w:hint="eastAsia"/>
        </w:rPr>
        <w:t>룸은</w:t>
      </w:r>
      <w:proofErr w:type="spellEnd"/>
      <w:r w:rsidR="00B00D3C">
        <w:rPr>
          <w:rFonts w:hint="eastAsia"/>
        </w:rPr>
        <w:t xml:space="preserve"> </w:t>
      </w:r>
      <w:proofErr w:type="spellStart"/>
      <w:r w:rsidR="00B00D3C">
        <w:rPr>
          <w:rFonts w:hint="eastAsia"/>
        </w:rPr>
        <w:t>비알랩에게</w:t>
      </w:r>
      <w:proofErr w:type="spellEnd"/>
      <w:r w:rsidR="003E5C39">
        <w:rPr>
          <w:rFonts w:hint="eastAsia"/>
        </w:rPr>
        <w:t xml:space="preserve"> 소개수수료 </w:t>
      </w:r>
      <w:r w:rsidR="003E5C39">
        <w:t>3%</w:t>
      </w:r>
      <w:r w:rsidR="003E5C39">
        <w:rPr>
          <w:rFonts w:hint="eastAsia"/>
        </w:rPr>
        <w:t xml:space="preserve">를 지급하기로 </w:t>
      </w:r>
      <w:r w:rsidR="00B00D3C">
        <w:rPr>
          <w:rFonts w:hint="eastAsia"/>
        </w:rPr>
        <w:t>한다.</w:t>
      </w:r>
    </w:p>
    <w:p w14:paraId="65225460" w14:textId="2736E148" w:rsidR="00F116E8" w:rsidRDefault="00F116E8" w:rsidP="00EE3988">
      <w:pPr>
        <w:pStyle w:val="a3"/>
        <w:numPr>
          <w:ilvl w:val="0"/>
          <w:numId w:val="4"/>
        </w:numPr>
        <w:ind w:leftChars="0"/>
      </w:pPr>
      <w:commentRangeStart w:id="12"/>
      <w:proofErr w:type="spellStart"/>
      <w:ins w:id="13" w:author="최규현 (Kyoohyun Choi)" w:date="2025-11-17T15:33:00Z">
        <w:r>
          <w:t>비알랩이</w:t>
        </w:r>
        <w:proofErr w:type="spellEnd"/>
        <w:r>
          <w:t xml:space="preserve"> 소개한 고객의 매출이 취소·철회되는 경우, 해당 매출에 대해 지급된 소개수수료는 </w:t>
        </w:r>
        <w:proofErr w:type="spellStart"/>
        <w:r>
          <w:t>비알랩이</w:t>
        </w:r>
        <w:proofErr w:type="spellEnd"/>
        <w:r>
          <w:t xml:space="preserve"> </w:t>
        </w:r>
        <w:proofErr w:type="spellStart"/>
        <w:r>
          <w:t>일룸에게</w:t>
        </w:r>
        <w:proofErr w:type="spellEnd"/>
        <w:r>
          <w:t xml:space="preserve"> 반환하여야 한다. </w:t>
        </w:r>
        <w:proofErr w:type="spellStart"/>
        <w:r>
          <w:t>비알랩이</w:t>
        </w:r>
        <w:proofErr w:type="spellEnd"/>
        <w:r>
          <w:t xml:space="preserve"> 정해진 기한 내에 반환하지 않을 경우, </w:t>
        </w:r>
        <w:proofErr w:type="spellStart"/>
        <w:r>
          <w:t>일룸은</w:t>
        </w:r>
        <w:proofErr w:type="spellEnd"/>
        <w:r>
          <w:t xml:space="preserve"> 차기 지급될 소개수수료에서 해당 금액을 공제하여 지급할 수 있다.</w:t>
        </w:r>
      </w:ins>
      <w:commentRangeEnd w:id="12"/>
      <w:ins w:id="14" w:author="최규현 (Kyoohyun Choi)" w:date="2025-11-17T15:43:00Z">
        <w:r w:rsidR="005B30B4">
          <w:rPr>
            <w:rStyle w:val="a6"/>
          </w:rPr>
          <w:commentReference w:id="12"/>
        </w:r>
      </w:ins>
    </w:p>
    <w:p w14:paraId="529CF3C7" w14:textId="27E87A6C" w:rsidR="00F351F3" w:rsidRDefault="00F351F3" w:rsidP="00A674BE">
      <w:pPr>
        <w:pStyle w:val="a3"/>
        <w:numPr>
          <w:ilvl w:val="0"/>
          <w:numId w:val="4"/>
        </w:numPr>
        <w:ind w:leftChars="0"/>
        <w:rPr>
          <w:ins w:id="15" w:author="김현주 (Hyunjoo Kim)" w:date="2025-11-18T15:43:00Z"/>
        </w:rPr>
      </w:pPr>
      <w:r>
        <w:rPr>
          <w:rFonts w:hint="eastAsia"/>
        </w:rPr>
        <w:t>기타 이 협약에서 정하지 아니한 구체적인 행사</w:t>
      </w:r>
      <w:r w:rsidR="008460E3">
        <w:rPr>
          <w:rFonts w:hint="eastAsia"/>
        </w:rPr>
        <w:t xml:space="preserve"> </w:t>
      </w:r>
      <w:r>
        <w:rPr>
          <w:rFonts w:hint="eastAsia"/>
        </w:rPr>
        <w:t>내용 및 방법은 추후 상호 협의하여 정하기로 한다.</w:t>
      </w:r>
      <w:r>
        <w:t xml:space="preserve"> </w:t>
      </w:r>
      <w:r>
        <w:rPr>
          <w:rFonts w:hint="eastAsia"/>
        </w:rPr>
        <w:t>또한 영업</w:t>
      </w:r>
      <w:r w:rsidR="008460E3">
        <w:rPr>
          <w:rFonts w:hint="eastAsia"/>
        </w:rPr>
        <w:t xml:space="preserve"> </w:t>
      </w:r>
      <w:r>
        <w:rPr>
          <w:rFonts w:hint="eastAsia"/>
        </w:rPr>
        <w:t>정책에 의한 제휴 업무 변경은 양사 사전 합의 후 진행하기로 한다.</w:t>
      </w:r>
    </w:p>
    <w:p w14:paraId="68071D39" w14:textId="6877FB20" w:rsidR="00070437" w:rsidRDefault="00070437" w:rsidP="00070437">
      <w:pPr>
        <w:pStyle w:val="ac"/>
        <w:numPr>
          <w:ilvl w:val="0"/>
          <w:numId w:val="4"/>
        </w:numPr>
        <w:rPr>
          <w:ins w:id="16" w:author="김현주 (Hyunjoo Kim)" w:date="2025-11-18T15:44:00Z"/>
          <w:rFonts w:asciiTheme="minorHAnsi" w:eastAsiaTheme="minorEastAsia" w:hAnsiTheme="minorHAnsi" w:cstheme="minorBidi"/>
          <w:kern w:val="2"/>
          <w:sz w:val="20"/>
          <w:szCs w:val="22"/>
        </w:rPr>
      </w:pPr>
      <w:proofErr w:type="spellStart"/>
      <w:ins w:id="17" w:author="김현주 (Hyunjoo Kim)" w:date="2025-11-18T15:43:00Z">
        <w:r w:rsidRPr="00070437">
          <w:rPr>
            <w:rFonts w:asciiTheme="minorHAnsi" w:eastAsiaTheme="minorEastAsia" w:hAnsiTheme="minorHAnsi" w:cstheme="minorBidi"/>
            <w:bCs/>
            <w:kern w:val="2"/>
            <w:sz w:val="20"/>
            <w:szCs w:val="22"/>
            <w:rPrChange w:id="18" w:author="김현주 (Hyunjoo Kim)" w:date="2025-11-18T15:43:00Z">
              <w:rPr>
                <w:rStyle w:val="ad"/>
              </w:rPr>
            </w:rPrChange>
          </w:rPr>
          <w:t>비알랩은</w:t>
        </w:r>
        <w:proofErr w:type="spellEnd"/>
        <w:r w:rsidRPr="00070437">
          <w:rPr>
            <w:rFonts w:asciiTheme="minorHAnsi" w:eastAsiaTheme="minorEastAsia" w:hAnsiTheme="minorHAnsi" w:cstheme="minorBidi"/>
            <w:bCs/>
            <w:kern w:val="2"/>
            <w:sz w:val="20"/>
            <w:szCs w:val="22"/>
            <w:rPrChange w:id="19" w:author="김현주 (Hyunjoo Kim)" w:date="2025-11-18T15:43:00Z">
              <w:rPr>
                <w:rStyle w:val="ad"/>
              </w:rPr>
            </w:rPrChange>
          </w:rPr>
          <w:t xml:space="preserve"> 고객에게 </w:t>
        </w:r>
        <w:proofErr w:type="spellStart"/>
        <w:r w:rsidRPr="00070437">
          <w:rPr>
            <w:rFonts w:asciiTheme="minorHAnsi" w:eastAsiaTheme="minorEastAsia" w:hAnsiTheme="minorHAnsi" w:cstheme="minorBidi"/>
            <w:bCs/>
            <w:kern w:val="2"/>
            <w:sz w:val="20"/>
            <w:szCs w:val="22"/>
            <w:rPrChange w:id="20" w:author="김현주 (Hyunjoo Kim)" w:date="2025-11-18T15:43:00Z">
              <w:rPr>
                <w:rStyle w:val="ad"/>
              </w:rPr>
            </w:rPrChange>
          </w:rPr>
          <w:t>일룸</w:t>
        </w:r>
        <w:proofErr w:type="spellEnd"/>
        <w:r w:rsidRPr="00070437">
          <w:rPr>
            <w:rFonts w:asciiTheme="minorHAnsi" w:eastAsiaTheme="minorEastAsia" w:hAnsiTheme="minorHAnsi" w:cstheme="minorBidi"/>
            <w:bCs/>
            <w:kern w:val="2"/>
            <w:sz w:val="20"/>
            <w:szCs w:val="22"/>
            <w:rPrChange w:id="21" w:author="김현주 (Hyunjoo Kim)" w:date="2025-11-18T15:43:00Z">
              <w:rPr>
                <w:rStyle w:val="ad"/>
              </w:rPr>
            </w:rPrChange>
          </w:rPr>
          <w:t xml:space="preserve"> 제품 추천 또는 상담 연결을 안내할 때, </w:t>
        </w:r>
      </w:ins>
      <w:proofErr w:type="spellStart"/>
      <w:ins w:id="22" w:author="김현주 (Hyunjoo Kim)" w:date="2025-11-18T15:48:00Z">
        <w:r>
          <w:rPr>
            <w:rFonts w:asciiTheme="minorHAnsi" w:eastAsiaTheme="minorEastAsia" w:hAnsiTheme="minorHAnsi" w:cstheme="minorBidi" w:hint="eastAsia"/>
            <w:bCs/>
            <w:kern w:val="2"/>
            <w:sz w:val="20"/>
            <w:szCs w:val="22"/>
          </w:rPr>
          <w:t>일룸과의</w:t>
        </w:r>
        <w:proofErr w:type="spellEnd"/>
        <w:r>
          <w:rPr>
            <w:rFonts w:asciiTheme="minorHAnsi" w:eastAsiaTheme="minorEastAsia" w:hAnsiTheme="minorHAnsi" w:cstheme="minorBidi" w:hint="eastAsia"/>
            <w:bCs/>
            <w:kern w:val="2"/>
            <w:sz w:val="20"/>
            <w:szCs w:val="22"/>
          </w:rPr>
          <w:t xml:space="preserve"> 협업사실을 고지하는 등 </w:t>
        </w:r>
      </w:ins>
      <w:ins w:id="23" w:author="김현주 (Hyunjoo Kim)" w:date="2025-11-18T15:43:00Z">
        <w:r w:rsidRPr="00070437">
          <w:rPr>
            <w:rFonts w:asciiTheme="minorHAnsi" w:eastAsiaTheme="minorEastAsia" w:hAnsiTheme="minorHAnsi" w:cstheme="minorBidi"/>
            <w:bCs/>
            <w:kern w:val="2"/>
            <w:sz w:val="20"/>
            <w:szCs w:val="22"/>
            <w:rPrChange w:id="24" w:author="김현주 (Hyunjoo Kim)" w:date="2025-11-18T15:43:00Z">
              <w:rPr>
                <w:rStyle w:val="ad"/>
              </w:rPr>
            </w:rPrChange>
          </w:rPr>
          <w:t>표시광고의 공정화에 관한 법률 등 관련 법령</w:t>
        </w:r>
      </w:ins>
      <w:ins w:id="25" w:author="김현주 (Hyunjoo Kim)" w:date="2025-11-18T15:48:00Z">
        <w:r>
          <w:rPr>
            <w:rFonts w:asciiTheme="minorHAnsi" w:eastAsiaTheme="minorEastAsia" w:hAnsiTheme="minorHAnsi" w:cstheme="minorBidi" w:hint="eastAsia"/>
            <w:bCs/>
            <w:kern w:val="2"/>
            <w:sz w:val="20"/>
            <w:szCs w:val="22"/>
          </w:rPr>
          <w:t>을 준수 해야 한다.</w:t>
        </w:r>
        <w:r>
          <w:rPr>
            <w:rFonts w:asciiTheme="minorHAnsi" w:eastAsiaTheme="minorEastAsia" w:hAnsiTheme="minorHAnsi" w:cstheme="minorBidi"/>
            <w:bCs/>
            <w:kern w:val="2"/>
            <w:sz w:val="20"/>
            <w:szCs w:val="22"/>
          </w:rPr>
          <w:t xml:space="preserve"> </w:t>
        </w:r>
      </w:ins>
      <w:bookmarkStart w:id="26" w:name="_GoBack"/>
      <w:bookmarkEnd w:id="26"/>
    </w:p>
    <w:p w14:paraId="00FBC7D4" w14:textId="1348B9A8" w:rsidR="00070437" w:rsidRPr="00070437" w:rsidRDefault="00070437" w:rsidP="00070437">
      <w:pPr>
        <w:pStyle w:val="ac"/>
        <w:numPr>
          <w:ilvl w:val="0"/>
          <w:numId w:val="4"/>
        </w:numPr>
        <w:rPr>
          <w:ins w:id="27" w:author="김현주 (Hyunjoo Kim)" w:date="2025-11-18T15:43:00Z"/>
          <w:rFonts w:asciiTheme="minorHAnsi" w:eastAsiaTheme="minorEastAsia" w:hAnsiTheme="minorHAnsi" w:cstheme="minorBidi"/>
          <w:kern w:val="2"/>
          <w:sz w:val="20"/>
          <w:szCs w:val="22"/>
          <w:rPrChange w:id="28" w:author="김현주 (Hyunjoo Kim)" w:date="2025-11-18T15:44:00Z">
            <w:rPr>
              <w:ins w:id="29" w:author="김현주 (Hyunjoo Kim)" w:date="2025-11-18T15:43:00Z"/>
            </w:rPr>
          </w:rPrChange>
        </w:rPr>
      </w:pPr>
      <w:ins w:id="30" w:author="김현주 (Hyunjoo Kim)" w:date="2025-11-18T15:43:00Z">
        <w:r w:rsidRPr="00070437">
          <w:rPr>
            <w:rFonts w:asciiTheme="minorHAnsi" w:eastAsiaTheme="minorEastAsia" w:hAnsiTheme="minorHAnsi" w:cstheme="minorBidi"/>
            <w:bCs/>
            <w:kern w:val="2"/>
            <w:sz w:val="20"/>
            <w:szCs w:val="22"/>
            <w:rPrChange w:id="31" w:author="김현주 (Hyunjoo Kim)" w:date="2025-11-18T15:44:00Z">
              <w:rPr>
                <w:rStyle w:val="ad"/>
              </w:rPr>
            </w:rPrChange>
          </w:rPr>
          <w:t xml:space="preserve">협약당사자들은 추천·광고·홍보 활동을 수행함에 있어 표시광고법, 전자상거래법 등 관련 법령을 준수하며, 소비자를 기만하거나 </w:t>
        </w:r>
        <w:proofErr w:type="spellStart"/>
        <w:r w:rsidRPr="00070437">
          <w:rPr>
            <w:rFonts w:asciiTheme="minorHAnsi" w:eastAsiaTheme="minorEastAsia" w:hAnsiTheme="minorHAnsi" w:cstheme="minorBidi"/>
            <w:bCs/>
            <w:kern w:val="2"/>
            <w:sz w:val="20"/>
            <w:szCs w:val="22"/>
            <w:rPrChange w:id="32" w:author="김현주 (Hyunjoo Kim)" w:date="2025-11-18T15:44:00Z">
              <w:rPr>
                <w:rStyle w:val="ad"/>
              </w:rPr>
            </w:rPrChange>
          </w:rPr>
          <w:t>오인시킬</w:t>
        </w:r>
        <w:proofErr w:type="spellEnd"/>
        <w:r w:rsidRPr="00070437">
          <w:rPr>
            <w:rFonts w:asciiTheme="minorHAnsi" w:eastAsiaTheme="minorEastAsia" w:hAnsiTheme="minorHAnsi" w:cstheme="minorBidi"/>
            <w:bCs/>
            <w:kern w:val="2"/>
            <w:sz w:val="20"/>
            <w:szCs w:val="22"/>
            <w:rPrChange w:id="33" w:author="김현주 (Hyunjoo Kim)" w:date="2025-11-18T15:44:00Z">
              <w:rPr>
                <w:rStyle w:val="ad"/>
              </w:rPr>
            </w:rPrChange>
          </w:rPr>
          <w:t xml:space="preserve"> 소지가 있는 표현을 금지한다. 특히 사실과 다르게 상대방 상품을 과장하거나, 경쟁 업체에 대한 부정확한 비교·비방 정보 제공을 해서는 안 된다.</w:t>
        </w:r>
      </w:ins>
    </w:p>
    <w:p w14:paraId="1CAD5395" w14:textId="77777777" w:rsidR="00070437" w:rsidRDefault="00070437" w:rsidP="00A674BE">
      <w:pPr>
        <w:pStyle w:val="a3"/>
        <w:numPr>
          <w:ilvl w:val="0"/>
          <w:numId w:val="4"/>
        </w:numPr>
        <w:ind w:leftChars="0"/>
      </w:pPr>
    </w:p>
    <w:bookmarkEnd w:id="0"/>
    <w:p w14:paraId="6A40EEA2" w14:textId="77777777" w:rsidR="00F351F3" w:rsidRDefault="00F351F3" w:rsidP="00F351F3">
      <w:pPr>
        <w:pStyle w:val="a3"/>
        <w:ind w:leftChars="0" w:left="360"/>
      </w:pPr>
    </w:p>
    <w:p w14:paraId="580FB8C8" w14:textId="77777777" w:rsidR="00F351F3" w:rsidRDefault="00F351F3" w:rsidP="00F351F3">
      <w:pPr>
        <w:pStyle w:val="a3"/>
        <w:ind w:leftChars="0" w:left="0"/>
        <w:jc w:val="left"/>
        <w:rPr>
          <w:b/>
        </w:rPr>
      </w:pPr>
      <w:proofErr w:type="gramStart"/>
      <w:r w:rsidRPr="00F351F3">
        <w:rPr>
          <w:rFonts w:hint="eastAsia"/>
          <w:b/>
        </w:rPr>
        <w:t xml:space="preserve">제 </w:t>
      </w:r>
      <w:r w:rsidRPr="00F351F3">
        <w:rPr>
          <w:b/>
        </w:rPr>
        <w:t>4</w:t>
      </w:r>
      <w:proofErr w:type="gramEnd"/>
      <w:r w:rsidRPr="00F351F3">
        <w:rPr>
          <w:b/>
        </w:rPr>
        <w:t xml:space="preserve"> </w:t>
      </w:r>
      <w:r w:rsidRPr="00F351F3">
        <w:rPr>
          <w:rFonts w:hint="eastAsia"/>
          <w:b/>
        </w:rPr>
        <w:t xml:space="preserve">조 </w:t>
      </w:r>
      <w:r w:rsidRPr="00F351F3">
        <w:rPr>
          <w:b/>
        </w:rPr>
        <w:t>(</w:t>
      </w:r>
      <w:r w:rsidRPr="00F351F3">
        <w:rPr>
          <w:rFonts w:hint="eastAsia"/>
          <w:b/>
        </w:rPr>
        <w:t>업무진행 방법)</w:t>
      </w:r>
    </w:p>
    <w:p w14:paraId="5E87BF19" w14:textId="02FD5B65" w:rsidR="00F351F3" w:rsidRDefault="002857DE" w:rsidP="00F351F3">
      <w:pPr>
        <w:pStyle w:val="a3"/>
        <w:numPr>
          <w:ilvl w:val="0"/>
          <w:numId w:val="6"/>
        </w:numPr>
        <w:ind w:leftChars="0"/>
        <w:jc w:val="left"/>
      </w:pPr>
      <w:r>
        <w:rPr>
          <w:rFonts w:hint="eastAsia"/>
        </w:rPr>
        <w:t>협약당사자들</w:t>
      </w:r>
      <w:r w:rsidR="00F351F3">
        <w:rPr>
          <w:rFonts w:hint="eastAsia"/>
        </w:rPr>
        <w:t>은 제3조</w:t>
      </w:r>
      <w:r>
        <w:rPr>
          <w:rFonts w:hint="eastAsia"/>
        </w:rPr>
        <w:t>의 업무수행을 위하여</w:t>
      </w:r>
      <w:r w:rsidR="00F351F3">
        <w:rPr>
          <w:rFonts w:hint="eastAsia"/>
        </w:rPr>
        <w:t xml:space="preserve"> </w:t>
      </w:r>
      <w:r w:rsidR="00F351F3">
        <w:t>구매계약서를 고객에게 발급하기로 하며, 구매계약서가 제3자에 의하여 위조·변조 및 남용·오용되지 않고 안전하게 사용될 수 있도록 조치 및 관리하여야 한다.</w:t>
      </w:r>
    </w:p>
    <w:p w14:paraId="18BB0152" w14:textId="1FF9D5C5" w:rsidR="00F351F3" w:rsidRDefault="00F351F3" w:rsidP="00F351F3">
      <w:pPr>
        <w:pStyle w:val="a3"/>
        <w:numPr>
          <w:ilvl w:val="0"/>
          <w:numId w:val="6"/>
        </w:numPr>
        <w:ind w:leftChars="0"/>
        <w:jc w:val="left"/>
      </w:pPr>
      <w:r>
        <w:t xml:space="preserve">제휴업무 수행 과정에서 </w:t>
      </w:r>
      <w:r w:rsidR="0008459C">
        <w:rPr>
          <w:rFonts w:hint="eastAsia"/>
        </w:rPr>
        <w:t>협약당사자 중 어느 당사자(들)</w:t>
      </w:r>
      <w:r>
        <w:t>의 고의 또는 과실에 의하여 고객의 불만사항이나 분쟁이 발생할 경우 이와 관련하여 귀책이 있는 당사자</w:t>
      </w:r>
      <w:r w:rsidR="0008459C">
        <w:rPr>
          <w:rFonts w:hint="eastAsia"/>
        </w:rPr>
        <w:t>(들)</w:t>
      </w:r>
      <w:r>
        <w:t xml:space="preserve">의 비용과 책임으로 고객 불만사항 및 분쟁을 처리하고 해결하여야 하며, </w:t>
      </w:r>
      <w:r w:rsidR="0008459C">
        <w:rPr>
          <w:rFonts w:hint="eastAsia"/>
        </w:rPr>
        <w:t xml:space="preserve">귀책당사자가 아닌 </w:t>
      </w:r>
      <w:r>
        <w:t xml:space="preserve">상대방을 </w:t>
      </w:r>
      <w:proofErr w:type="gramStart"/>
      <w:r>
        <w:t>면책</w:t>
      </w:r>
      <w:r w:rsidR="008460E3">
        <w:rPr>
          <w:rFonts w:hint="eastAsia"/>
        </w:rPr>
        <w:t xml:space="preserve"> </w:t>
      </w:r>
      <w:r>
        <w:t>시켜야</w:t>
      </w:r>
      <w:proofErr w:type="gramEnd"/>
      <w:r>
        <w:t xml:space="preserve"> 한다</w:t>
      </w:r>
    </w:p>
    <w:p w14:paraId="592E5518" w14:textId="77777777" w:rsidR="00F351F3" w:rsidRDefault="00F351F3" w:rsidP="00F351F3">
      <w:pPr>
        <w:pStyle w:val="a3"/>
        <w:numPr>
          <w:ilvl w:val="0"/>
          <w:numId w:val="6"/>
        </w:numPr>
        <w:ind w:leftChars="0"/>
        <w:jc w:val="left"/>
      </w:pPr>
      <w:r>
        <w:lastRenderedPageBreak/>
        <w:t>기타 제휴업무의 수행과정에서 발생하는 제 비용은 상호 합의</w:t>
      </w:r>
      <w:r>
        <w:rPr>
          <w:rFonts w:hint="eastAsia"/>
        </w:rPr>
        <w:t>된 바에 따라 분담 및 처리하기로 한다.</w:t>
      </w:r>
    </w:p>
    <w:p w14:paraId="61835D4C" w14:textId="77777777" w:rsidR="00F351F3" w:rsidRDefault="00F351F3" w:rsidP="00F351F3">
      <w:pPr>
        <w:jc w:val="left"/>
      </w:pPr>
    </w:p>
    <w:p w14:paraId="079F15D0" w14:textId="77777777" w:rsidR="00F351F3" w:rsidRPr="00F351F3" w:rsidRDefault="00F351F3" w:rsidP="00F351F3">
      <w:pPr>
        <w:jc w:val="left"/>
        <w:rPr>
          <w:b/>
        </w:rPr>
      </w:pPr>
      <w:proofErr w:type="gramStart"/>
      <w:r w:rsidRPr="00F351F3">
        <w:rPr>
          <w:rFonts w:hint="eastAsia"/>
          <w:b/>
        </w:rPr>
        <w:t xml:space="preserve">제 </w:t>
      </w:r>
      <w:r w:rsidRPr="00F351F3">
        <w:rPr>
          <w:b/>
        </w:rPr>
        <w:t>5</w:t>
      </w:r>
      <w:proofErr w:type="gramEnd"/>
      <w:r w:rsidRPr="00F351F3">
        <w:rPr>
          <w:b/>
        </w:rPr>
        <w:t xml:space="preserve"> </w:t>
      </w:r>
      <w:r w:rsidRPr="00F351F3">
        <w:rPr>
          <w:rFonts w:hint="eastAsia"/>
          <w:b/>
        </w:rPr>
        <w:t xml:space="preserve">조 </w:t>
      </w:r>
      <w:r w:rsidRPr="00F351F3">
        <w:rPr>
          <w:b/>
        </w:rPr>
        <w:t>(</w:t>
      </w:r>
      <w:r w:rsidRPr="00F351F3">
        <w:rPr>
          <w:rFonts w:hint="eastAsia"/>
          <w:b/>
        </w:rPr>
        <w:t>상표권 등 보호의무)</w:t>
      </w:r>
    </w:p>
    <w:p w14:paraId="7D1480EF" w14:textId="76D5EEB2" w:rsidR="00F351F3" w:rsidRDefault="0008459C" w:rsidP="00F351F3">
      <w:pPr>
        <w:pStyle w:val="a3"/>
        <w:numPr>
          <w:ilvl w:val="0"/>
          <w:numId w:val="7"/>
        </w:numPr>
        <w:ind w:leftChars="0"/>
        <w:jc w:val="left"/>
      </w:pPr>
      <w:r>
        <w:rPr>
          <w:rFonts w:hint="eastAsia"/>
        </w:rPr>
        <w:t>협약당사자들</w:t>
      </w:r>
      <w:r w:rsidR="00F351F3">
        <w:rPr>
          <w:rFonts w:hint="eastAsia"/>
        </w:rPr>
        <w:t>은 서면 동의 없이 상호,</w:t>
      </w:r>
      <w:r w:rsidR="00F351F3">
        <w:t xml:space="preserve"> </w:t>
      </w:r>
      <w:r w:rsidR="00F351F3">
        <w:rPr>
          <w:rFonts w:hint="eastAsia"/>
        </w:rPr>
        <w:t>상표,</w:t>
      </w:r>
      <w:r w:rsidR="00F351F3">
        <w:t xml:space="preserve"> </w:t>
      </w:r>
      <w:r w:rsidR="00F351F3">
        <w:rPr>
          <w:rFonts w:hint="eastAsia"/>
        </w:rPr>
        <w:t>의장,</w:t>
      </w:r>
      <w:r w:rsidR="00F351F3">
        <w:t xml:space="preserve"> </w:t>
      </w:r>
      <w:r w:rsidR="00F351F3">
        <w:rPr>
          <w:rFonts w:hint="eastAsia"/>
        </w:rPr>
        <w:t>서비스표,</w:t>
      </w:r>
      <w:r w:rsidR="00F351F3">
        <w:t xml:space="preserve"> </w:t>
      </w:r>
      <w:r w:rsidR="00F351F3">
        <w:rPr>
          <w:rFonts w:hint="eastAsia"/>
        </w:rPr>
        <w:t xml:space="preserve">휘장 등 상대방의 영업 관련 </w:t>
      </w:r>
      <w:proofErr w:type="spellStart"/>
      <w:r w:rsidR="00F351F3">
        <w:rPr>
          <w:rFonts w:hint="eastAsia"/>
        </w:rPr>
        <w:t>표장</w:t>
      </w:r>
      <w:proofErr w:type="spellEnd"/>
      <w:r w:rsidR="00F351F3">
        <w:rPr>
          <w:rFonts w:hint="eastAsia"/>
        </w:rPr>
        <w:t xml:space="preserve">(이하 </w:t>
      </w:r>
      <w:r w:rsidR="00F351F3">
        <w:t>‘</w:t>
      </w:r>
      <w:r w:rsidR="00F351F3">
        <w:rPr>
          <w:rFonts w:hint="eastAsia"/>
        </w:rPr>
        <w:t>영업표장</w:t>
      </w:r>
      <w:r w:rsidR="00F351F3">
        <w:t>’</w:t>
      </w:r>
      <w:r w:rsidR="00F351F3">
        <w:rPr>
          <w:rFonts w:hint="eastAsia"/>
        </w:rPr>
        <w:t>이라 한다)을 사용할 수 없다.</w:t>
      </w:r>
    </w:p>
    <w:p w14:paraId="4E90C577" w14:textId="0EAEE201" w:rsidR="00BB27A8" w:rsidRDefault="005F014E" w:rsidP="00BB27A8">
      <w:pPr>
        <w:pStyle w:val="a3"/>
        <w:numPr>
          <w:ilvl w:val="0"/>
          <w:numId w:val="7"/>
        </w:numPr>
        <w:ind w:leftChars="0"/>
        <w:jc w:val="left"/>
      </w:pPr>
      <w:r>
        <w:rPr>
          <w:rFonts w:hint="eastAsia"/>
        </w:rPr>
        <w:t>협약당사자들</w:t>
      </w:r>
      <w:r w:rsidR="00F351F3">
        <w:rPr>
          <w:rFonts w:hint="eastAsia"/>
        </w:rPr>
        <w:t>은 서면 동의를 얻어 상대방의 영업표장을 사용하는 경우라도 이를 임의로 오용,</w:t>
      </w:r>
      <w:r w:rsidR="00F351F3">
        <w:t xml:space="preserve"> </w:t>
      </w:r>
      <w:r w:rsidR="00F351F3">
        <w:rPr>
          <w:rFonts w:hint="eastAsia"/>
        </w:rPr>
        <w:t>전용할 수 없으며,</w:t>
      </w:r>
      <w:r w:rsidR="00F351F3">
        <w:t xml:space="preserve"> </w:t>
      </w:r>
      <w:r w:rsidR="00F351F3">
        <w:rPr>
          <w:rFonts w:hint="eastAsia"/>
        </w:rPr>
        <w:t xml:space="preserve">그 관리 사용 및 운영에 관한 상대방의 </w:t>
      </w:r>
      <w:r w:rsidR="00BB27A8">
        <w:rPr>
          <w:rFonts w:hint="eastAsia"/>
        </w:rPr>
        <w:t>요구사항</w:t>
      </w:r>
      <w:r w:rsidR="00F351F3">
        <w:rPr>
          <w:rFonts w:hint="eastAsia"/>
        </w:rPr>
        <w:t>을 준수하여야 한다.</w:t>
      </w:r>
    </w:p>
    <w:p w14:paraId="136CF7F8" w14:textId="3DEF212E" w:rsidR="00BB27A8" w:rsidRDefault="00BB27A8" w:rsidP="00BB27A8">
      <w:pPr>
        <w:pStyle w:val="a3"/>
        <w:numPr>
          <w:ilvl w:val="0"/>
          <w:numId w:val="7"/>
        </w:numPr>
        <w:ind w:leftChars="0"/>
        <w:jc w:val="left"/>
      </w:pPr>
      <w:r>
        <w:rPr>
          <w:rFonts w:hint="eastAsia"/>
        </w:rPr>
        <w:t>본 협약이 종료</w:t>
      </w:r>
      <w:r>
        <w:t xml:space="preserve"> </w:t>
      </w:r>
      <w:r>
        <w:rPr>
          <w:rFonts w:hint="eastAsia"/>
        </w:rPr>
        <w:t>또는</w:t>
      </w:r>
      <w:r>
        <w:t xml:space="preserve"> </w:t>
      </w:r>
      <w:proofErr w:type="gramStart"/>
      <w:r>
        <w:rPr>
          <w:rFonts w:hint="eastAsia"/>
        </w:rPr>
        <w:t>해지 되는</w:t>
      </w:r>
      <w:proofErr w:type="gramEnd"/>
      <w:r>
        <w:rPr>
          <w:rFonts w:hint="eastAsia"/>
        </w:rPr>
        <w:t xml:space="preserve"> 경우에는 상대방의 영업표장 사용을 즉시 중지하고 상대방의 요구에 따라 영업표장은 파기 또는 반환하여야 한다.</w:t>
      </w:r>
      <w:r>
        <w:t xml:space="preserve"> </w:t>
      </w:r>
    </w:p>
    <w:p w14:paraId="12376D91" w14:textId="77777777" w:rsidR="00F351F3" w:rsidRDefault="00F351F3" w:rsidP="00F351F3">
      <w:pPr>
        <w:jc w:val="left"/>
      </w:pPr>
    </w:p>
    <w:p w14:paraId="73730DF8" w14:textId="77777777" w:rsidR="00F351F3" w:rsidRPr="00FF279E" w:rsidRDefault="00F351F3" w:rsidP="00F351F3">
      <w:pPr>
        <w:jc w:val="left"/>
        <w:rPr>
          <w:b/>
        </w:rPr>
      </w:pPr>
      <w:proofErr w:type="gramStart"/>
      <w:r w:rsidRPr="00FF279E">
        <w:rPr>
          <w:rFonts w:hint="eastAsia"/>
          <w:b/>
        </w:rPr>
        <w:t xml:space="preserve">제 </w:t>
      </w:r>
      <w:r w:rsidRPr="00FF279E">
        <w:rPr>
          <w:b/>
        </w:rPr>
        <w:t>6</w:t>
      </w:r>
      <w:proofErr w:type="gramEnd"/>
      <w:r w:rsidRPr="00FF279E">
        <w:rPr>
          <w:rFonts w:hint="eastAsia"/>
          <w:b/>
        </w:rPr>
        <w:t xml:space="preserve"> 조 </w:t>
      </w:r>
      <w:r w:rsidRPr="00FF279E">
        <w:rPr>
          <w:b/>
        </w:rPr>
        <w:t>(</w:t>
      </w:r>
      <w:r w:rsidRPr="00FF279E">
        <w:rPr>
          <w:rFonts w:hint="eastAsia"/>
          <w:b/>
        </w:rPr>
        <w:t>권리 및 의무의 양도 금지)</w:t>
      </w:r>
    </w:p>
    <w:p w14:paraId="1FEBC913" w14:textId="466C7A26" w:rsidR="00F351F3" w:rsidRDefault="00463907" w:rsidP="00880E01">
      <w:pPr>
        <w:ind w:left="200" w:hangingChars="100" w:hanging="200"/>
        <w:jc w:val="left"/>
      </w:pPr>
      <w:r>
        <w:rPr>
          <w:rFonts w:hint="eastAsia"/>
        </w:rPr>
        <w:t>협약당사자들</w:t>
      </w:r>
      <w:r w:rsidR="00FF772E">
        <w:rPr>
          <w:rFonts w:hint="eastAsia"/>
        </w:rPr>
        <w:t>은 상대방의 서면승인 없이는 이 협약을 통해 발생된 권리</w:t>
      </w:r>
      <w:r>
        <w:rPr>
          <w:rFonts w:hint="eastAsia"/>
        </w:rPr>
        <w:t xml:space="preserve"> 및</w:t>
      </w:r>
      <w:r w:rsidR="00723888">
        <w:rPr>
          <w:rFonts w:hint="eastAsia"/>
        </w:rPr>
        <w:t xml:space="preserve"> </w:t>
      </w:r>
      <w:r>
        <w:rPr>
          <w:rFonts w:hint="eastAsia"/>
        </w:rPr>
        <w:t>의무의 전부 또는 부를</w:t>
      </w:r>
      <w:r w:rsidR="00FF772E">
        <w:rPr>
          <w:rFonts w:hint="eastAsia"/>
        </w:rPr>
        <w:t xml:space="preserve"> 제3자에게 양도하거나 </w:t>
      </w:r>
      <w:r w:rsidR="00FF279E">
        <w:rPr>
          <w:rFonts w:hint="eastAsia"/>
        </w:rPr>
        <w:t>담보로 제공할 수 없으며,</w:t>
      </w:r>
      <w:r w:rsidR="00FF279E">
        <w:t xml:space="preserve"> </w:t>
      </w:r>
      <w:r w:rsidR="00FF279E">
        <w:rPr>
          <w:rFonts w:hint="eastAsia"/>
        </w:rPr>
        <w:t>이를 위반한 경우 그에 대한 손해배상의 책임을 진다.</w:t>
      </w:r>
    </w:p>
    <w:p w14:paraId="338D999F" w14:textId="77777777" w:rsidR="00806172" w:rsidRDefault="00806172" w:rsidP="00806172">
      <w:pPr>
        <w:jc w:val="left"/>
      </w:pPr>
    </w:p>
    <w:p w14:paraId="5A4B39AF" w14:textId="77777777" w:rsidR="00806172" w:rsidRPr="00806172" w:rsidRDefault="00806172" w:rsidP="00806172">
      <w:pPr>
        <w:jc w:val="left"/>
        <w:rPr>
          <w:b/>
        </w:rPr>
      </w:pPr>
      <w:proofErr w:type="gramStart"/>
      <w:r w:rsidRPr="00806172">
        <w:rPr>
          <w:rFonts w:hint="eastAsia"/>
          <w:b/>
        </w:rPr>
        <w:t xml:space="preserve">제 </w:t>
      </w:r>
      <w:r w:rsidRPr="00806172">
        <w:rPr>
          <w:b/>
        </w:rPr>
        <w:t>7</w:t>
      </w:r>
      <w:proofErr w:type="gramEnd"/>
      <w:r w:rsidRPr="00806172">
        <w:rPr>
          <w:b/>
        </w:rPr>
        <w:t xml:space="preserve"> </w:t>
      </w:r>
      <w:r w:rsidRPr="00806172">
        <w:rPr>
          <w:rFonts w:hint="eastAsia"/>
          <w:b/>
        </w:rPr>
        <w:t xml:space="preserve">조 </w:t>
      </w:r>
      <w:r w:rsidRPr="00806172">
        <w:rPr>
          <w:b/>
        </w:rPr>
        <w:t>(</w:t>
      </w:r>
      <w:r w:rsidRPr="00806172">
        <w:rPr>
          <w:rFonts w:hint="eastAsia"/>
          <w:b/>
        </w:rPr>
        <w:t>제휴기간 및 효력)</w:t>
      </w:r>
    </w:p>
    <w:p w14:paraId="12F0CF03" w14:textId="23E9E1E5" w:rsidR="00806172" w:rsidRDefault="00806172" w:rsidP="00806172">
      <w:pPr>
        <w:pStyle w:val="a3"/>
        <w:numPr>
          <w:ilvl w:val="0"/>
          <w:numId w:val="9"/>
        </w:numPr>
        <w:ind w:leftChars="0"/>
        <w:jc w:val="left"/>
      </w:pPr>
      <w:r>
        <w:rPr>
          <w:rFonts w:hint="eastAsia"/>
        </w:rPr>
        <w:t xml:space="preserve">이 협약의 제휴기간은 본 계약 제3조 </w:t>
      </w:r>
      <w:r w:rsidR="00A41C60">
        <w:t>7</w:t>
      </w:r>
      <w:r>
        <w:rPr>
          <w:rFonts w:hint="eastAsia"/>
        </w:rPr>
        <w:t>항에서 정한 기간으로 하며,</w:t>
      </w:r>
      <w:r>
        <w:t xml:space="preserve"> </w:t>
      </w:r>
      <w:r>
        <w:rPr>
          <w:rFonts w:hint="eastAsia"/>
        </w:rPr>
        <w:t xml:space="preserve">제휴기간 중이라도 제휴내용의 변경사유가 있을 경우 </w:t>
      </w:r>
      <w:r w:rsidR="00463907">
        <w:rPr>
          <w:rFonts w:hint="eastAsia"/>
        </w:rPr>
        <w:t>협약당사자들의</w:t>
      </w:r>
      <w:r>
        <w:rPr>
          <w:rFonts w:hint="eastAsia"/>
        </w:rPr>
        <w:t xml:space="preserve"> 합의에 의하여 변경할 수 있다.</w:t>
      </w:r>
    </w:p>
    <w:p w14:paraId="3B4250CD" w14:textId="5F07860F" w:rsidR="00806172" w:rsidRDefault="00FF279E" w:rsidP="00806172">
      <w:pPr>
        <w:pStyle w:val="a3"/>
        <w:numPr>
          <w:ilvl w:val="0"/>
          <w:numId w:val="9"/>
        </w:numPr>
        <w:ind w:leftChars="0"/>
        <w:jc w:val="left"/>
      </w:pPr>
      <w:r>
        <w:rPr>
          <w:rFonts w:hint="eastAsia"/>
        </w:rPr>
        <w:t xml:space="preserve">이 협약 만료 </w:t>
      </w:r>
      <w:r>
        <w:t>15</w:t>
      </w:r>
      <w:r>
        <w:rPr>
          <w:rFonts w:hint="eastAsia"/>
        </w:rPr>
        <w:t xml:space="preserve">일 전까지 </w:t>
      </w:r>
      <w:r w:rsidR="00463907">
        <w:rPr>
          <w:rFonts w:hint="eastAsia"/>
        </w:rPr>
        <w:t>협약당사자들이</w:t>
      </w:r>
      <w:r>
        <w:rPr>
          <w:rFonts w:hint="eastAsia"/>
        </w:rPr>
        <w:t xml:space="preserve"> 서면으로 협약의 조건 변경,</w:t>
      </w:r>
      <w:r>
        <w:t xml:space="preserve"> </w:t>
      </w:r>
      <w:r>
        <w:rPr>
          <w:rFonts w:hint="eastAsia"/>
        </w:rPr>
        <w:t xml:space="preserve">해지에 관해 </w:t>
      </w:r>
      <w:r w:rsidR="00463907">
        <w:rPr>
          <w:rFonts w:hint="eastAsia"/>
        </w:rPr>
        <w:t>협의</w:t>
      </w:r>
      <w:r>
        <w:rPr>
          <w:rFonts w:hint="eastAsia"/>
        </w:rPr>
        <w:t>를 하지 않을 경우 이 협약은 제휴기간 만료로 종료된다.</w:t>
      </w:r>
    </w:p>
    <w:p w14:paraId="7A22907A" w14:textId="77777777" w:rsidR="00FF279E" w:rsidRDefault="00FF279E" w:rsidP="00FF279E">
      <w:pPr>
        <w:pStyle w:val="a3"/>
        <w:numPr>
          <w:ilvl w:val="0"/>
          <w:numId w:val="9"/>
        </w:numPr>
        <w:ind w:leftChars="0"/>
        <w:jc w:val="left"/>
      </w:pPr>
      <w:r>
        <w:rPr>
          <w:rFonts w:hint="eastAsia"/>
        </w:rPr>
        <w:t>이 협약에 의하여 협약기간 내에 발생한 상대에 대한 의무에 대해서는 협약기간 종료 후라도 그 의무가 완전히 이행될 때까지 책임이 있다.</w:t>
      </w:r>
    </w:p>
    <w:p w14:paraId="1B0D8784" w14:textId="77777777" w:rsidR="00806172" w:rsidRDefault="00806172" w:rsidP="00806172">
      <w:pPr>
        <w:jc w:val="left"/>
      </w:pPr>
    </w:p>
    <w:p w14:paraId="71149BB5" w14:textId="77777777" w:rsidR="00806172" w:rsidRPr="00806172" w:rsidRDefault="00806172" w:rsidP="00806172">
      <w:pPr>
        <w:jc w:val="left"/>
        <w:rPr>
          <w:b/>
        </w:rPr>
      </w:pPr>
      <w:proofErr w:type="gramStart"/>
      <w:r w:rsidRPr="00806172">
        <w:rPr>
          <w:rFonts w:hint="eastAsia"/>
          <w:b/>
        </w:rPr>
        <w:t xml:space="preserve">제 </w:t>
      </w:r>
      <w:r w:rsidRPr="00806172">
        <w:rPr>
          <w:b/>
        </w:rPr>
        <w:t>8</w:t>
      </w:r>
      <w:proofErr w:type="gramEnd"/>
      <w:r w:rsidRPr="00806172">
        <w:rPr>
          <w:b/>
        </w:rPr>
        <w:t xml:space="preserve"> </w:t>
      </w:r>
      <w:r w:rsidRPr="00806172">
        <w:rPr>
          <w:rFonts w:hint="eastAsia"/>
          <w:b/>
        </w:rPr>
        <w:t xml:space="preserve">조 </w:t>
      </w:r>
      <w:r w:rsidRPr="00806172">
        <w:rPr>
          <w:b/>
        </w:rPr>
        <w:t>(</w:t>
      </w:r>
      <w:r w:rsidRPr="00806172">
        <w:rPr>
          <w:rFonts w:hint="eastAsia"/>
          <w:b/>
        </w:rPr>
        <w:t>협약의 해지)</w:t>
      </w:r>
    </w:p>
    <w:p w14:paraId="30E5B79B" w14:textId="7B27E7BE" w:rsidR="0093679B" w:rsidRDefault="0093679B" w:rsidP="00806172">
      <w:pPr>
        <w:jc w:val="left"/>
      </w:pPr>
      <w:r>
        <w:rPr>
          <w:rFonts w:asciiTheme="minorEastAsia" w:hAnsiTheme="minorEastAsia" w:hint="eastAsia"/>
        </w:rPr>
        <w:t>①</w:t>
      </w:r>
      <w:r>
        <w:rPr>
          <w:rFonts w:hint="eastAsia"/>
        </w:rPr>
        <w:t xml:space="preserve"> 협약당사자들 중 일방에게 아래 각호의 사유가 발생하는 경우 다른 협약당사자는</w:t>
      </w:r>
      <w:r>
        <w:t xml:space="preserve"> </w:t>
      </w:r>
      <w:r>
        <w:rPr>
          <w:rFonts w:hint="eastAsia"/>
        </w:rPr>
        <w:t>본인 이외에 다른 모든 협약당사자들에게 서면에 의한 통지를 함으로서 본 협약을 해지할 수 있다.</w:t>
      </w:r>
    </w:p>
    <w:p w14:paraId="79705B34" w14:textId="2FE60B05" w:rsidR="0093679B" w:rsidRDefault="0093679B" w:rsidP="00806172">
      <w:pPr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협약당사자 중 일방</w:t>
      </w:r>
      <w:r w:rsidR="00D22792">
        <w:rPr>
          <w:rFonts w:hint="eastAsia"/>
        </w:rPr>
        <w:t>에게</w:t>
      </w:r>
      <w:r>
        <w:rPr>
          <w:rFonts w:hint="eastAsia"/>
        </w:rPr>
        <w:t xml:space="preserve"> 파산,</w:t>
      </w:r>
      <w:r>
        <w:t xml:space="preserve"> </w:t>
      </w:r>
      <w:r>
        <w:rPr>
          <w:rFonts w:hint="eastAsia"/>
        </w:rPr>
        <w:t>회생</w:t>
      </w:r>
      <w:r w:rsidR="00D22792">
        <w:rPr>
          <w:rFonts w:hint="eastAsia"/>
        </w:rPr>
        <w:t xml:space="preserve"> 등 이와 유사한 절차의 신청이 있는 경우</w:t>
      </w:r>
    </w:p>
    <w:p w14:paraId="274191B0" w14:textId="7C0DFB6B" w:rsidR="00D22792" w:rsidRDefault="00D22792" w:rsidP="00806172">
      <w:pPr>
        <w:jc w:val="left"/>
      </w:pPr>
      <w:r>
        <w:rPr>
          <w:rFonts w:hint="eastAsia"/>
        </w:rPr>
        <w:t>2</w:t>
      </w:r>
      <w:r>
        <w:t xml:space="preserve">. </w:t>
      </w:r>
      <w:r>
        <w:rPr>
          <w:rFonts w:hint="eastAsia"/>
        </w:rPr>
        <w:t>협약당사자 중 일방의 주요재산이 압류,</w:t>
      </w:r>
      <w:r>
        <w:t xml:space="preserve"> </w:t>
      </w:r>
      <w:r>
        <w:rPr>
          <w:rFonts w:hint="eastAsia"/>
        </w:rPr>
        <w:t>가압류</w:t>
      </w:r>
      <w:r>
        <w:t xml:space="preserve">, </w:t>
      </w:r>
      <w:r>
        <w:rPr>
          <w:rFonts w:hint="eastAsia"/>
        </w:rPr>
        <w:t>강제집행 등이</w:t>
      </w:r>
      <w:r>
        <w:t xml:space="preserve"> </w:t>
      </w:r>
      <w:r>
        <w:rPr>
          <w:rFonts w:hint="eastAsia"/>
        </w:rPr>
        <w:t>되어 본 협약을 이행하기 어려</w:t>
      </w:r>
      <w:r>
        <w:rPr>
          <w:rFonts w:hint="eastAsia"/>
        </w:rPr>
        <w:lastRenderedPageBreak/>
        <w:t>운 경우</w:t>
      </w:r>
    </w:p>
    <w:p w14:paraId="0864F1E5" w14:textId="28E9EEED" w:rsidR="00D22792" w:rsidRDefault="00D22792" w:rsidP="00806172">
      <w:pPr>
        <w:jc w:val="left"/>
      </w:pPr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 xml:space="preserve">기타 </w:t>
      </w:r>
      <w:r w:rsidR="00806172">
        <w:rPr>
          <w:rFonts w:hint="eastAsia"/>
        </w:rPr>
        <w:t>이 협약서에 명시된 사항에 대하여</w:t>
      </w:r>
      <w:r>
        <w:rPr>
          <w:rFonts w:hint="eastAsia"/>
        </w:rPr>
        <w:t xml:space="preserve"> 협약당사자 중 일방이</w:t>
      </w:r>
      <w:r w:rsidR="00806172">
        <w:rPr>
          <w:rFonts w:hint="eastAsia"/>
        </w:rPr>
        <w:t xml:space="preserve"> 중대한 위반행위를 하였을 경우 </w:t>
      </w:r>
    </w:p>
    <w:p w14:paraId="61772500" w14:textId="354CBADF" w:rsidR="00D22792" w:rsidRDefault="00D22792" w:rsidP="00806172">
      <w:pPr>
        <w:jc w:val="left"/>
      </w:pPr>
      <w:r>
        <w:rPr>
          <w:rFonts w:asciiTheme="minorEastAsia" w:hAnsiTheme="minorEastAsia" w:hint="eastAsia"/>
        </w:rPr>
        <w:t>②</w:t>
      </w:r>
      <w:r>
        <w:rPr>
          <w:rFonts w:hint="eastAsia"/>
        </w:rPr>
        <w:t xml:space="preserve"> 협약의 해지는 손해배상청구에 영향을 미치지 아니한다</w:t>
      </w:r>
      <w:r>
        <w:t>.</w:t>
      </w:r>
    </w:p>
    <w:p w14:paraId="0E60C858" w14:textId="77777777" w:rsidR="00806172" w:rsidRPr="00806172" w:rsidRDefault="00806172" w:rsidP="00806172">
      <w:pPr>
        <w:jc w:val="left"/>
        <w:rPr>
          <w:b/>
        </w:rPr>
      </w:pPr>
    </w:p>
    <w:p w14:paraId="31F28514" w14:textId="77777777" w:rsidR="00806172" w:rsidRPr="00806172" w:rsidRDefault="00806172" w:rsidP="00806172">
      <w:pPr>
        <w:jc w:val="left"/>
        <w:rPr>
          <w:b/>
        </w:rPr>
      </w:pPr>
      <w:proofErr w:type="gramStart"/>
      <w:r w:rsidRPr="00806172">
        <w:rPr>
          <w:rFonts w:hint="eastAsia"/>
          <w:b/>
        </w:rPr>
        <w:t xml:space="preserve">제 </w:t>
      </w:r>
      <w:r w:rsidRPr="00806172">
        <w:rPr>
          <w:b/>
        </w:rPr>
        <w:t>9</w:t>
      </w:r>
      <w:proofErr w:type="gramEnd"/>
      <w:r w:rsidRPr="00806172">
        <w:rPr>
          <w:b/>
        </w:rPr>
        <w:t xml:space="preserve"> </w:t>
      </w:r>
      <w:r w:rsidRPr="00806172">
        <w:rPr>
          <w:rFonts w:hint="eastAsia"/>
          <w:b/>
        </w:rPr>
        <w:t xml:space="preserve">조 </w:t>
      </w:r>
      <w:r w:rsidRPr="00806172">
        <w:rPr>
          <w:b/>
        </w:rPr>
        <w:t>(</w:t>
      </w:r>
      <w:r w:rsidRPr="00806172">
        <w:rPr>
          <w:rFonts w:hint="eastAsia"/>
          <w:b/>
        </w:rPr>
        <w:t>협약의 변경)</w:t>
      </w:r>
    </w:p>
    <w:p w14:paraId="3FE81114" w14:textId="23722561" w:rsidR="00806172" w:rsidRDefault="00D22792" w:rsidP="00806172">
      <w:pPr>
        <w:jc w:val="left"/>
      </w:pPr>
      <w:r>
        <w:rPr>
          <w:rFonts w:hint="eastAsia"/>
        </w:rPr>
        <w:t>협약당사자들</w:t>
      </w:r>
      <w:r w:rsidR="00806172">
        <w:rPr>
          <w:rFonts w:hint="eastAsia"/>
        </w:rPr>
        <w:t>은 이 협약서에서 정한 내용을 변경하거나 보완할 필요가 있을 경우에는 합의하여 변경협약을 체결할 수 있다.</w:t>
      </w:r>
    </w:p>
    <w:p w14:paraId="44E40AAD" w14:textId="77777777" w:rsidR="00806172" w:rsidRPr="00D22792" w:rsidRDefault="00806172" w:rsidP="00806172">
      <w:pPr>
        <w:jc w:val="left"/>
      </w:pPr>
    </w:p>
    <w:p w14:paraId="7B7A6397" w14:textId="77777777" w:rsidR="00806172" w:rsidRPr="00806172" w:rsidRDefault="00806172" w:rsidP="00806172">
      <w:pPr>
        <w:jc w:val="left"/>
        <w:rPr>
          <w:b/>
        </w:rPr>
      </w:pPr>
      <w:proofErr w:type="gramStart"/>
      <w:r w:rsidRPr="00806172">
        <w:rPr>
          <w:rFonts w:hint="eastAsia"/>
          <w:b/>
        </w:rPr>
        <w:t xml:space="preserve">제 </w:t>
      </w:r>
      <w:r w:rsidRPr="00806172">
        <w:rPr>
          <w:b/>
        </w:rPr>
        <w:t>10</w:t>
      </w:r>
      <w:proofErr w:type="gramEnd"/>
      <w:r w:rsidRPr="00806172">
        <w:rPr>
          <w:b/>
        </w:rPr>
        <w:t xml:space="preserve"> </w:t>
      </w:r>
      <w:r w:rsidRPr="00806172">
        <w:rPr>
          <w:rFonts w:hint="eastAsia"/>
          <w:b/>
        </w:rPr>
        <w:t xml:space="preserve">조 </w:t>
      </w:r>
      <w:r w:rsidRPr="00806172">
        <w:rPr>
          <w:b/>
        </w:rPr>
        <w:t>(</w:t>
      </w:r>
      <w:r w:rsidRPr="00806172">
        <w:rPr>
          <w:rFonts w:hint="eastAsia"/>
          <w:b/>
        </w:rPr>
        <w:t>개인정보보호 의무)</w:t>
      </w:r>
    </w:p>
    <w:p w14:paraId="214B8268" w14:textId="2F99C180" w:rsidR="00806172" w:rsidRDefault="00806172" w:rsidP="00806172">
      <w:pPr>
        <w:pStyle w:val="a3"/>
        <w:numPr>
          <w:ilvl w:val="0"/>
          <w:numId w:val="12"/>
        </w:numPr>
        <w:ind w:leftChars="0"/>
        <w:jc w:val="left"/>
      </w:pPr>
      <w:r>
        <w:rPr>
          <w:rFonts w:hint="eastAsia"/>
        </w:rPr>
        <w:t xml:space="preserve">이 협약에서 </w:t>
      </w:r>
      <w:r>
        <w:t>‘</w:t>
      </w:r>
      <w:r>
        <w:rPr>
          <w:rFonts w:hint="eastAsia"/>
        </w:rPr>
        <w:t>개인정보</w:t>
      </w:r>
      <w:r>
        <w:t>’</w:t>
      </w:r>
      <w:r>
        <w:rPr>
          <w:rFonts w:hint="eastAsia"/>
        </w:rPr>
        <w:t xml:space="preserve">라 함은 </w:t>
      </w:r>
      <w:proofErr w:type="spellStart"/>
      <w:r>
        <w:rPr>
          <w:rFonts w:hint="eastAsia"/>
        </w:rPr>
        <w:t>일룸이</w:t>
      </w:r>
      <w:proofErr w:type="spellEnd"/>
      <w:r>
        <w:rPr>
          <w:rFonts w:hint="eastAsia"/>
        </w:rPr>
        <w:t xml:space="preserve"> 이 협약과 관련하여 구두,</w:t>
      </w:r>
      <w:r>
        <w:t xml:space="preserve"> </w:t>
      </w:r>
      <w:r>
        <w:rPr>
          <w:rFonts w:hint="eastAsia"/>
        </w:rPr>
        <w:t>문서,</w:t>
      </w:r>
      <w:r>
        <w:t xml:space="preserve"> </w:t>
      </w:r>
      <w:r>
        <w:rPr>
          <w:rFonts w:hint="eastAsia"/>
        </w:rPr>
        <w:t>컴퓨터 파일 등 그 형식과 방법을 불문하고 고객으로부터 제공받거나 직접 수집한 각종 정보로서 개인정보보호법 제</w:t>
      </w:r>
      <w:r>
        <w:t>2</w:t>
      </w:r>
      <w:r>
        <w:rPr>
          <w:rFonts w:hint="eastAsia"/>
        </w:rPr>
        <w:t>조 제1호의 규정에 해당하는 것을 말한다.</w:t>
      </w:r>
    </w:p>
    <w:p w14:paraId="3074FC29" w14:textId="5A2A92FF" w:rsidR="004E2FC4" w:rsidRDefault="004E2FC4" w:rsidP="004E2FC4">
      <w:pPr>
        <w:pStyle w:val="a3"/>
        <w:numPr>
          <w:ilvl w:val="0"/>
          <w:numId w:val="12"/>
        </w:numPr>
        <w:ind w:leftChars="0"/>
        <w:jc w:val="left"/>
        <w:rPr>
          <w:ins w:id="34" w:author="최규현 (Kyoohyun Choi)" w:date="2025-11-17T15:48:00Z"/>
        </w:rPr>
      </w:pPr>
      <w:proofErr w:type="spellStart"/>
      <w:ins w:id="35" w:author="최규현 (Kyoohyun Choi)" w:date="2025-11-17T15:48:00Z">
        <w:r>
          <w:rPr>
            <w:rFonts w:hint="eastAsia"/>
          </w:rPr>
          <w:t>비알랩은</w:t>
        </w:r>
        <w:proofErr w:type="spellEnd"/>
        <w:r>
          <w:t xml:space="preserve"> 본 계약에 따른 영업정보 제공 과정에서 고객의 성명, 연락처, 주소 등 개인정보를 </w:t>
        </w:r>
      </w:ins>
      <w:proofErr w:type="spellStart"/>
      <w:ins w:id="36" w:author="최규현 (Kyoohyun Choi)" w:date="2025-11-17T15:49:00Z">
        <w:r>
          <w:t>일룸</w:t>
        </w:r>
      </w:ins>
      <w:ins w:id="37" w:author="최규현 (Kyoohyun Choi)" w:date="2025-11-17T15:48:00Z">
        <w:r>
          <w:t>에게</w:t>
        </w:r>
        <w:proofErr w:type="spellEnd"/>
        <w:r>
          <w:t xml:space="preserve"> 제공하는 경우, 「</w:t>
        </w:r>
        <w:proofErr w:type="spellStart"/>
        <w:r>
          <w:t>개인정보보호법」등</w:t>
        </w:r>
        <w:proofErr w:type="spellEnd"/>
        <w:r>
          <w:t xml:space="preserve"> 관계 법령에 따라 고객으로부터 사전에 개인정보 수집·이용 및 제3자 제공에 관한 동의를 받아야 한다.</w:t>
        </w:r>
      </w:ins>
    </w:p>
    <w:p w14:paraId="12FA8771" w14:textId="20E2F134" w:rsidR="004E2FC4" w:rsidRDefault="004E2FC4" w:rsidP="004E2FC4">
      <w:pPr>
        <w:pStyle w:val="a3"/>
        <w:numPr>
          <w:ilvl w:val="0"/>
          <w:numId w:val="12"/>
        </w:numPr>
        <w:ind w:leftChars="0"/>
        <w:jc w:val="left"/>
        <w:rPr>
          <w:ins w:id="38" w:author="최규현 (Kyoohyun Choi)" w:date="2025-11-17T15:48:00Z"/>
        </w:rPr>
      </w:pPr>
      <w:proofErr w:type="spellStart"/>
      <w:ins w:id="39" w:author="최규현 (Kyoohyun Choi)" w:date="2025-11-17T15:48:00Z">
        <w:r>
          <w:rPr>
            <w:rFonts w:hint="eastAsia"/>
          </w:rPr>
          <w:t>비알랩은</w:t>
        </w:r>
        <w:proofErr w:type="spellEnd"/>
        <w:r>
          <w:t xml:space="preserve"> 고객으로부터 동의를 받은 사실을 입증할 수 있는 서면(전자적 동의 포함)을 보관하여야 하며, </w:t>
        </w:r>
      </w:ins>
      <w:proofErr w:type="spellStart"/>
      <w:ins w:id="40" w:author="최규현 (Kyoohyun Choi)" w:date="2025-11-17T15:49:00Z">
        <w:r>
          <w:t>일룸</w:t>
        </w:r>
      </w:ins>
      <w:ins w:id="41" w:author="최규현 (Kyoohyun Choi)" w:date="2025-11-17T15:48:00Z">
        <w:r>
          <w:t>의</w:t>
        </w:r>
        <w:proofErr w:type="spellEnd"/>
        <w:r>
          <w:t xml:space="preserve"> 요청이 있을 경우 이를 즉시 제시하여야 한다.</w:t>
        </w:r>
      </w:ins>
    </w:p>
    <w:p w14:paraId="302AA5A9" w14:textId="29D5ACE4" w:rsidR="004E2FC4" w:rsidRDefault="004E2FC4" w:rsidP="004E2FC4">
      <w:pPr>
        <w:pStyle w:val="a3"/>
        <w:numPr>
          <w:ilvl w:val="0"/>
          <w:numId w:val="12"/>
        </w:numPr>
        <w:ind w:leftChars="0"/>
        <w:jc w:val="left"/>
        <w:rPr>
          <w:ins w:id="42" w:author="최규현 (Kyoohyun Choi)" w:date="2025-11-17T15:48:00Z"/>
        </w:rPr>
      </w:pPr>
      <w:proofErr w:type="spellStart"/>
      <w:ins w:id="43" w:author="최규현 (Kyoohyun Choi)" w:date="2025-11-17T15:49:00Z">
        <w:r>
          <w:rPr>
            <w:rFonts w:hint="eastAsia"/>
          </w:rPr>
          <w:t>일룸</w:t>
        </w:r>
      </w:ins>
      <w:ins w:id="44" w:author="최규현 (Kyoohyun Choi)" w:date="2025-11-17T15:48:00Z">
        <w:r>
          <w:rPr>
            <w:rFonts w:hint="eastAsia"/>
          </w:rPr>
          <w:t>은</w:t>
        </w:r>
        <w:proofErr w:type="spellEnd"/>
        <w:r>
          <w:t xml:space="preserve"> </w:t>
        </w:r>
        <w:proofErr w:type="spellStart"/>
        <w:r>
          <w:t>비알랩으로부터로부터</w:t>
        </w:r>
        <w:proofErr w:type="spellEnd"/>
        <w:r>
          <w:t xml:space="preserve"> 제공받은 개인정보를 본 계약의 목적 범위 내에서만 사용하며, 고객의 동의 범위를 초과하여 이용하거나 제3자에게 제공·유출해서는 아니 된다.</w:t>
        </w:r>
      </w:ins>
    </w:p>
    <w:p w14:paraId="38A11B86" w14:textId="6F22134B" w:rsidR="004E2FC4" w:rsidRDefault="004E2FC4" w:rsidP="004E2FC4">
      <w:pPr>
        <w:pStyle w:val="a3"/>
        <w:numPr>
          <w:ilvl w:val="0"/>
          <w:numId w:val="12"/>
        </w:numPr>
        <w:ind w:leftChars="0"/>
        <w:jc w:val="left"/>
      </w:pPr>
      <w:ins w:id="45" w:author="최규현 (Kyoohyun Choi)" w:date="2025-11-17T15:48:00Z">
        <w:r>
          <w:rPr>
            <w:rFonts w:hint="eastAsia"/>
          </w:rPr>
          <w:t>개인정보</w:t>
        </w:r>
        <w:r>
          <w:t xml:space="preserve"> 처리와 관련하여 당사자 일방의 귀책사유로 상대방에게 손해가 발생한 경우, 귀책 당사자는 그 손해를 배상한다.</w:t>
        </w:r>
      </w:ins>
    </w:p>
    <w:p w14:paraId="68D68EA5" w14:textId="1366F0F9" w:rsidR="00806172" w:rsidRDefault="00946F20" w:rsidP="00F80C5B">
      <w:pPr>
        <w:pStyle w:val="a3"/>
        <w:numPr>
          <w:ilvl w:val="0"/>
          <w:numId w:val="12"/>
        </w:numPr>
        <w:ind w:leftChars="0"/>
        <w:jc w:val="left"/>
      </w:pPr>
      <w:r>
        <w:rPr>
          <w:rFonts w:hint="eastAsia"/>
        </w:rPr>
        <w:t>협약당사자들</w:t>
      </w:r>
      <w:r w:rsidR="00F80C5B">
        <w:rPr>
          <w:rFonts w:hint="eastAsia"/>
        </w:rPr>
        <w:t xml:space="preserve">은 고객에게 동의를 받아 본 협약 수행을 목적으로만 고객의 개인정보를 다른 협약당사자에게 제공할 수 있으며 </w:t>
      </w:r>
      <w:r w:rsidR="00087F8F">
        <w:rPr>
          <w:rFonts w:hint="eastAsia"/>
        </w:rPr>
        <w:t>고객의 개인정보를 다른 협약당사자에게 위탁하는 경우에는</w:t>
      </w:r>
      <w:r w:rsidR="00F80C5B">
        <w:rPr>
          <w:rFonts w:hint="eastAsia"/>
        </w:rPr>
        <w:t xml:space="preserve"> 개인정보 위탁계약을 체결한다.</w:t>
      </w:r>
      <w:r w:rsidR="00F80C5B">
        <w:t xml:space="preserve">  </w:t>
      </w:r>
    </w:p>
    <w:p w14:paraId="0A2B38FF" w14:textId="77777777" w:rsidR="00806172" w:rsidRDefault="00806172" w:rsidP="00806172">
      <w:pPr>
        <w:pStyle w:val="a3"/>
        <w:numPr>
          <w:ilvl w:val="0"/>
          <w:numId w:val="12"/>
        </w:numPr>
        <w:ind w:leftChars="0"/>
        <w:jc w:val="left"/>
      </w:pPr>
      <w:r>
        <w:rPr>
          <w:rFonts w:hint="eastAsia"/>
        </w:rPr>
        <w:t>본 조의 규정을 위반하여 관계기관의 제재</w:t>
      </w:r>
      <w:r>
        <w:t xml:space="preserve"> </w:t>
      </w:r>
      <w:r>
        <w:rPr>
          <w:rFonts w:hint="eastAsia"/>
        </w:rPr>
        <w:t>또는 방문객과의 소비자 불만사항,</w:t>
      </w:r>
      <w:r>
        <w:t xml:space="preserve"> </w:t>
      </w:r>
      <w:r>
        <w:rPr>
          <w:rFonts w:hint="eastAsia"/>
        </w:rPr>
        <w:t>기타 분쟁이 발생한 경우,</w:t>
      </w:r>
      <w:r>
        <w:t xml:space="preserve"> </w:t>
      </w:r>
      <w:r>
        <w:rPr>
          <w:rFonts w:hint="eastAsia"/>
        </w:rPr>
        <w:t xml:space="preserve">위반당사자는 본인의 부담과 책임으로 문제를 해결하고 대응하여야 하며 상대방을 </w:t>
      </w:r>
      <w:proofErr w:type="gramStart"/>
      <w:r>
        <w:rPr>
          <w:rFonts w:hint="eastAsia"/>
        </w:rPr>
        <w:t>면책</w:t>
      </w:r>
      <w:r w:rsidR="00287B1A">
        <w:rPr>
          <w:rFonts w:hint="eastAsia"/>
        </w:rPr>
        <w:t xml:space="preserve"> </w:t>
      </w:r>
      <w:r>
        <w:rPr>
          <w:rFonts w:hint="eastAsia"/>
        </w:rPr>
        <w:t>시키고</w:t>
      </w:r>
      <w:proofErr w:type="gramEnd"/>
      <w:r>
        <w:rPr>
          <w:rFonts w:hint="eastAsia"/>
        </w:rPr>
        <w:t xml:space="preserve"> 방어하여야 한다.</w:t>
      </w:r>
    </w:p>
    <w:p w14:paraId="37363513" w14:textId="77777777" w:rsidR="00806172" w:rsidRPr="001904B5" w:rsidRDefault="00806172" w:rsidP="00806172">
      <w:pPr>
        <w:jc w:val="left"/>
      </w:pPr>
    </w:p>
    <w:p w14:paraId="359EFAB6" w14:textId="77777777" w:rsidR="00806172" w:rsidRPr="00806172" w:rsidRDefault="00806172" w:rsidP="00806172">
      <w:pPr>
        <w:jc w:val="left"/>
        <w:rPr>
          <w:b/>
        </w:rPr>
      </w:pPr>
      <w:proofErr w:type="gramStart"/>
      <w:r w:rsidRPr="00806172">
        <w:rPr>
          <w:rFonts w:hint="eastAsia"/>
          <w:b/>
        </w:rPr>
        <w:lastRenderedPageBreak/>
        <w:t xml:space="preserve">제 </w:t>
      </w:r>
      <w:r w:rsidRPr="00806172">
        <w:rPr>
          <w:b/>
        </w:rPr>
        <w:t>11</w:t>
      </w:r>
      <w:proofErr w:type="gramEnd"/>
      <w:r w:rsidRPr="00806172">
        <w:rPr>
          <w:rFonts w:hint="eastAsia"/>
          <w:b/>
        </w:rPr>
        <w:t xml:space="preserve"> 조 </w:t>
      </w:r>
      <w:r w:rsidRPr="00806172">
        <w:rPr>
          <w:b/>
        </w:rPr>
        <w:t>(</w:t>
      </w:r>
      <w:r w:rsidRPr="00806172">
        <w:rPr>
          <w:rFonts w:hint="eastAsia"/>
          <w:b/>
        </w:rPr>
        <w:t>비밀준수 및 지적 재산권에 관한 분쟁)</w:t>
      </w:r>
    </w:p>
    <w:p w14:paraId="2F04E5AB" w14:textId="2896EB3F" w:rsidR="00806172" w:rsidRDefault="00946F20" w:rsidP="00806172">
      <w:pPr>
        <w:pStyle w:val="a3"/>
        <w:numPr>
          <w:ilvl w:val="0"/>
          <w:numId w:val="13"/>
        </w:numPr>
        <w:ind w:leftChars="0"/>
        <w:jc w:val="left"/>
      </w:pPr>
      <w:r>
        <w:rPr>
          <w:rFonts w:hint="eastAsia"/>
        </w:rPr>
        <w:t>협약당사자들</w:t>
      </w:r>
      <w:r w:rsidR="00806172">
        <w:rPr>
          <w:rFonts w:hint="eastAsia"/>
        </w:rPr>
        <w:t>은 이 협약 체결 및 이행으로 취득한 상대방의 업무상 비밀에 대해서 협약 종료 이후에도 그 사항을 상대방의 서면 승인 없이 제3자에게 유출할 수 없다.</w:t>
      </w:r>
      <w:r w:rsidR="00806172">
        <w:t xml:space="preserve"> </w:t>
      </w:r>
      <w:r w:rsidR="00806172">
        <w:rPr>
          <w:rFonts w:hint="eastAsia"/>
        </w:rPr>
        <w:t xml:space="preserve">또한 이와 관련하여 </w:t>
      </w:r>
      <w:r>
        <w:rPr>
          <w:rFonts w:hint="eastAsia"/>
        </w:rPr>
        <w:t>본인의</w:t>
      </w:r>
      <w:r w:rsidR="00806172">
        <w:rPr>
          <w:rFonts w:hint="eastAsia"/>
        </w:rPr>
        <w:t xml:space="preserve"> 피고용인에게도 유출 방지를 위한 교육을 시킬 의무가 있다.</w:t>
      </w:r>
    </w:p>
    <w:p w14:paraId="69EBAAE2" w14:textId="569A9D9C" w:rsidR="00806172" w:rsidRDefault="00806172" w:rsidP="00806172">
      <w:pPr>
        <w:pStyle w:val="a3"/>
        <w:numPr>
          <w:ilvl w:val="0"/>
          <w:numId w:val="13"/>
        </w:numPr>
        <w:ind w:leftChars="0"/>
        <w:jc w:val="left"/>
      </w:pPr>
      <w:r>
        <w:rPr>
          <w:rFonts w:hint="eastAsia"/>
        </w:rPr>
        <w:t>이 협약과 관련하여 상호간 전달된 정보 및 자료는 엄격히 비밀로 유지되고 이 협약상의 목적으로만 이용되어야 하며 사전 합의 없이 제3자에게 누설할 수 없다.</w:t>
      </w:r>
    </w:p>
    <w:p w14:paraId="049D5DF7" w14:textId="59ED4BB1" w:rsidR="00A41C60" w:rsidRDefault="00A41C60" w:rsidP="00806172">
      <w:pPr>
        <w:pStyle w:val="a3"/>
        <w:numPr>
          <w:ilvl w:val="0"/>
          <w:numId w:val="13"/>
        </w:numPr>
        <w:ind w:leftChars="0"/>
        <w:jc w:val="left"/>
      </w:pPr>
      <w:r>
        <w:rPr>
          <w:rFonts w:hint="eastAsia"/>
        </w:rPr>
        <w:t xml:space="preserve">본 협약 이행과정에서 협약당사자 중 일방이 홍보물 등을 제작하여 전달하는 경우 그 </w:t>
      </w:r>
      <w:r w:rsidR="00025022">
        <w:rPr>
          <w:rFonts w:hint="eastAsia"/>
        </w:rPr>
        <w:t>전달</w:t>
      </w:r>
      <w:r>
        <w:rPr>
          <w:rFonts w:hint="eastAsia"/>
        </w:rPr>
        <w:t>물에 대한 저작권,</w:t>
      </w:r>
      <w:r>
        <w:t xml:space="preserve"> 2</w:t>
      </w:r>
      <w:r>
        <w:rPr>
          <w:rFonts w:hint="eastAsia"/>
        </w:rPr>
        <w:t xml:space="preserve">차저작권 등 모든 지식재산권 일체는 제작자에게 있으며 전달받은 협약당사자가 임의로 이를 수정하거나 </w:t>
      </w:r>
      <w:r w:rsidR="00025022">
        <w:rPr>
          <w:rFonts w:hint="eastAsia"/>
        </w:rPr>
        <w:t>권리를 주장할 수 없다.</w:t>
      </w:r>
    </w:p>
    <w:p w14:paraId="6010A89A" w14:textId="3C4EA4FF" w:rsidR="00A4414A" w:rsidRDefault="00A4414A" w:rsidP="00806172">
      <w:pPr>
        <w:pStyle w:val="a3"/>
        <w:numPr>
          <w:ilvl w:val="0"/>
          <w:numId w:val="13"/>
        </w:numPr>
        <w:ind w:leftChars="0"/>
        <w:jc w:val="left"/>
      </w:pPr>
      <w:r>
        <w:rPr>
          <w:rFonts w:hint="eastAsia"/>
        </w:rPr>
        <w:t xml:space="preserve">협약당사자 중 일방이 </w:t>
      </w:r>
      <w:proofErr w:type="spellStart"/>
      <w:r>
        <w:rPr>
          <w:rFonts w:hint="eastAsia"/>
        </w:rPr>
        <w:t>본조를</w:t>
      </w:r>
      <w:proofErr w:type="spellEnd"/>
      <w:r>
        <w:rPr>
          <w:rFonts w:hint="eastAsia"/>
        </w:rPr>
        <w:t xml:space="preserve"> 위반한 경우 </w:t>
      </w:r>
      <w:proofErr w:type="gramStart"/>
      <w:r>
        <w:rPr>
          <w:rFonts w:hint="eastAsia"/>
        </w:rPr>
        <w:t xml:space="preserve">제 </w:t>
      </w:r>
      <w:r>
        <w:t>12</w:t>
      </w:r>
      <w:proofErr w:type="gramEnd"/>
      <w:r>
        <w:rPr>
          <w:rFonts w:hint="eastAsia"/>
        </w:rPr>
        <w:t>조의 손해배상 책임을 진다.</w:t>
      </w:r>
    </w:p>
    <w:p w14:paraId="6A58FC21" w14:textId="77777777" w:rsidR="00806172" w:rsidRDefault="00806172" w:rsidP="00806172">
      <w:pPr>
        <w:jc w:val="left"/>
      </w:pPr>
    </w:p>
    <w:p w14:paraId="72CD7233" w14:textId="77777777" w:rsidR="00806172" w:rsidRPr="00806172" w:rsidRDefault="00806172" w:rsidP="00806172">
      <w:pPr>
        <w:jc w:val="left"/>
        <w:rPr>
          <w:b/>
        </w:rPr>
      </w:pPr>
      <w:proofErr w:type="gramStart"/>
      <w:r w:rsidRPr="00806172">
        <w:rPr>
          <w:rFonts w:hint="eastAsia"/>
          <w:b/>
        </w:rPr>
        <w:t xml:space="preserve">제 </w:t>
      </w:r>
      <w:r w:rsidRPr="00806172">
        <w:rPr>
          <w:b/>
        </w:rPr>
        <w:t>12</w:t>
      </w:r>
      <w:proofErr w:type="gramEnd"/>
      <w:r w:rsidRPr="00806172">
        <w:rPr>
          <w:b/>
        </w:rPr>
        <w:t xml:space="preserve"> </w:t>
      </w:r>
      <w:r w:rsidRPr="00806172">
        <w:rPr>
          <w:rFonts w:hint="eastAsia"/>
          <w:b/>
        </w:rPr>
        <w:t xml:space="preserve">조 </w:t>
      </w:r>
      <w:r w:rsidRPr="00806172">
        <w:rPr>
          <w:b/>
        </w:rPr>
        <w:t>(</w:t>
      </w:r>
      <w:r w:rsidRPr="00806172">
        <w:rPr>
          <w:rFonts w:hint="eastAsia"/>
          <w:b/>
        </w:rPr>
        <w:t>손해배상)</w:t>
      </w:r>
    </w:p>
    <w:p w14:paraId="4EA3042A" w14:textId="37E0FF38" w:rsidR="00806172" w:rsidRDefault="00A4414A" w:rsidP="00806172">
      <w:pPr>
        <w:pStyle w:val="a3"/>
        <w:numPr>
          <w:ilvl w:val="0"/>
          <w:numId w:val="14"/>
        </w:numPr>
        <w:ind w:leftChars="0"/>
        <w:jc w:val="left"/>
      </w:pPr>
      <w:r>
        <w:rPr>
          <w:rFonts w:hint="eastAsia"/>
        </w:rPr>
        <w:t>협약당사자</w:t>
      </w:r>
      <w:r w:rsidR="00806172">
        <w:rPr>
          <w:rFonts w:hint="eastAsia"/>
        </w:rPr>
        <w:t xml:space="preserve"> 중 일방 당사자가 고의 또는 과실로 이 협약 의무사항을 위반한 경우 일방당사자는 이로 인하여 </w:t>
      </w:r>
      <w:r>
        <w:rPr>
          <w:rFonts w:hint="eastAsia"/>
        </w:rPr>
        <w:t>다른 협약당사자가 입은 모든</w:t>
      </w:r>
      <w:r w:rsidR="00806172">
        <w:rPr>
          <w:rFonts w:hint="eastAsia"/>
        </w:rPr>
        <w:t xml:space="preserve"> 손해를 배상하여야 한다.</w:t>
      </w:r>
    </w:p>
    <w:p w14:paraId="5EE39FFD" w14:textId="77777777" w:rsidR="00806172" w:rsidRDefault="00806172" w:rsidP="00806172">
      <w:pPr>
        <w:pStyle w:val="a3"/>
        <w:numPr>
          <w:ilvl w:val="0"/>
          <w:numId w:val="14"/>
        </w:numPr>
        <w:ind w:leftChars="0"/>
        <w:jc w:val="left"/>
      </w:pPr>
      <w:r>
        <w:rPr>
          <w:rFonts w:hint="eastAsia"/>
        </w:rPr>
        <w:t>제8조의 협약해지는 양 당사자 사이의 이미 발생된 권리 및 손해배상 청구에 영향을 미치지 아니한다.</w:t>
      </w:r>
    </w:p>
    <w:p w14:paraId="5D7D99DB" w14:textId="77777777" w:rsidR="00806172" w:rsidRDefault="00806172" w:rsidP="00806172">
      <w:pPr>
        <w:jc w:val="left"/>
      </w:pPr>
    </w:p>
    <w:p w14:paraId="36844472" w14:textId="77777777" w:rsidR="00806172" w:rsidRPr="00806172" w:rsidRDefault="00806172" w:rsidP="00806172">
      <w:pPr>
        <w:jc w:val="left"/>
        <w:rPr>
          <w:b/>
        </w:rPr>
      </w:pPr>
      <w:proofErr w:type="gramStart"/>
      <w:r w:rsidRPr="00806172">
        <w:rPr>
          <w:rFonts w:hint="eastAsia"/>
          <w:b/>
        </w:rPr>
        <w:t xml:space="preserve">제 </w:t>
      </w:r>
      <w:r w:rsidRPr="00806172">
        <w:rPr>
          <w:b/>
        </w:rPr>
        <w:t>13</w:t>
      </w:r>
      <w:proofErr w:type="gramEnd"/>
      <w:r w:rsidRPr="00806172">
        <w:rPr>
          <w:b/>
        </w:rPr>
        <w:t xml:space="preserve"> </w:t>
      </w:r>
      <w:r w:rsidRPr="00806172">
        <w:rPr>
          <w:rFonts w:hint="eastAsia"/>
          <w:b/>
        </w:rPr>
        <w:t xml:space="preserve">조 </w:t>
      </w:r>
      <w:r w:rsidRPr="00806172">
        <w:rPr>
          <w:b/>
        </w:rPr>
        <w:t>(</w:t>
      </w:r>
      <w:r w:rsidRPr="00806172">
        <w:rPr>
          <w:rFonts w:hint="eastAsia"/>
          <w:b/>
        </w:rPr>
        <w:t>협약의 해석)</w:t>
      </w:r>
    </w:p>
    <w:p w14:paraId="0B4293BF" w14:textId="77777777" w:rsidR="00806172" w:rsidRDefault="00806172" w:rsidP="00806172">
      <w:pPr>
        <w:jc w:val="left"/>
      </w:pPr>
      <w:r>
        <w:rPr>
          <w:rFonts w:hint="eastAsia"/>
        </w:rPr>
        <w:t>이 협약의 해석상 이견이 있을 경우 또는 이 협약에 규정되지 아니한 사항은 당사자간의 합의에 의해 결정하며,</w:t>
      </w:r>
      <w:r>
        <w:t xml:space="preserve"> </w:t>
      </w:r>
      <w:r>
        <w:rPr>
          <w:rFonts w:hint="eastAsia"/>
        </w:rPr>
        <w:t>합의에 달하지 못한 때에는 상법,</w:t>
      </w:r>
      <w:r>
        <w:t xml:space="preserve"> </w:t>
      </w:r>
      <w:r>
        <w:rPr>
          <w:rFonts w:hint="eastAsia"/>
        </w:rPr>
        <w:t>민법 기타 통상의 상관례에 따른다.</w:t>
      </w:r>
    </w:p>
    <w:p w14:paraId="142AC10F" w14:textId="77777777" w:rsidR="00806172" w:rsidRDefault="00806172" w:rsidP="00806172">
      <w:pPr>
        <w:jc w:val="left"/>
      </w:pPr>
    </w:p>
    <w:p w14:paraId="473D188B" w14:textId="77777777" w:rsidR="00806172" w:rsidRPr="00806172" w:rsidRDefault="00806172" w:rsidP="00806172">
      <w:pPr>
        <w:jc w:val="left"/>
        <w:rPr>
          <w:b/>
        </w:rPr>
      </w:pPr>
      <w:proofErr w:type="gramStart"/>
      <w:r w:rsidRPr="00806172">
        <w:rPr>
          <w:rFonts w:hint="eastAsia"/>
          <w:b/>
        </w:rPr>
        <w:t xml:space="preserve">제 </w:t>
      </w:r>
      <w:r w:rsidRPr="00806172">
        <w:rPr>
          <w:b/>
        </w:rPr>
        <w:t>14</w:t>
      </w:r>
      <w:proofErr w:type="gramEnd"/>
      <w:r w:rsidRPr="00806172">
        <w:rPr>
          <w:b/>
        </w:rPr>
        <w:t xml:space="preserve"> </w:t>
      </w:r>
      <w:r w:rsidRPr="00806172">
        <w:rPr>
          <w:rFonts w:hint="eastAsia"/>
          <w:b/>
        </w:rPr>
        <w:t xml:space="preserve">조 </w:t>
      </w:r>
      <w:r w:rsidRPr="00806172">
        <w:rPr>
          <w:b/>
        </w:rPr>
        <w:t>(</w:t>
      </w:r>
      <w:r w:rsidRPr="00806172">
        <w:rPr>
          <w:rFonts w:hint="eastAsia"/>
          <w:b/>
        </w:rPr>
        <w:t>변동사항의 통지)</w:t>
      </w:r>
    </w:p>
    <w:p w14:paraId="0DE359E7" w14:textId="57D2E031" w:rsidR="00FF279E" w:rsidRDefault="00A4414A" w:rsidP="00806172">
      <w:pPr>
        <w:pStyle w:val="a3"/>
        <w:numPr>
          <w:ilvl w:val="0"/>
          <w:numId w:val="15"/>
        </w:numPr>
        <w:ind w:leftChars="0"/>
        <w:jc w:val="left"/>
      </w:pPr>
      <w:r>
        <w:rPr>
          <w:rFonts w:hint="eastAsia"/>
        </w:rPr>
        <w:t>협약당사자들</w:t>
      </w:r>
      <w:r w:rsidR="00806172">
        <w:rPr>
          <w:rFonts w:hint="eastAsia"/>
        </w:rPr>
        <w:t xml:space="preserve">은 다음 각 호의 경우 해당 사실을 즉시 </w:t>
      </w:r>
      <w:r>
        <w:rPr>
          <w:rFonts w:hint="eastAsia"/>
        </w:rPr>
        <w:t>다른 협약당사자</w:t>
      </w:r>
      <w:r w:rsidR="00806172">
        <w:rPr>
          <w:rFonts w:hint="eastAsia"/>
        </w:rPr>
        <w:t>에게 서면 통지하여야 한다.</w:t>
      </w:r>
    </w:p>
    <w:p w14:paraId="65FC9861" w14:textId="77777777" w:rsidR="00806172" w:rsidRDefault="00806172" w:rsidP="00287B1A">
      <w:pPr>
        <w:pStyle w:val="a3"/>
        <w:numPr>
          <w:ilvl w:val="0"/>
          <w:numId w:val="16"/>
        </w:numPr>
        <w:spacing w:line="240" w:lineRule="auto"/>
        <w:ind w:leftChars="0"/>
        <w:jc w:val="left"/>
      </w:pPr>
      <w:r>
        <w:rPr>
          <w:rFonts w:hint="eastAsia"/>
        </w:rPr>
        <w:t>상호,</w:t>
      </w:r>
      <w:r>
        <w:t xml:space="preserve"> </w:t>
      </w:r>
      <w:r>
        <w:rPr>
          <w:rFonts w:hint="eastAsia"/>
        </w:rPr>
        <w:t>대표자,</w:t>
      </w:r>
      <w:r>
        <w:t xml:space="preserve"> </w:t>
      </w:r>
      <w:r>
        <w:rPr>
          <w:rFonts w:hint="eastAsia"/>
        </w:rPr>
        <w:t>사업자등록번호</w:t>
      </w:r>
      <w:r>
        <w:t xml:space="preserve">, </w:t>
      </w:r>
      <w:r>
        <w:rPr>
          <w:rFonts w:hint="eastAsia"/>
        </w:rPr>
        <w:t>소재지,</w:t>
      </w:r>
      <w:r>
        <w:t xml:space="preserve"> </w:t>
      </w:r>
      <w:r>
        <w:rPr>
          <w:rFonts w:hint="eastAsia"/>
        </w:rPr>
        <w:t>연락처,</w:t>
      </w:r>
      <w:r>
        <w:t xml:space="preserve"> </w:t>
      </w:r>
      <w:r>
        <w:rPr>
          <w:rFonts w:hint="eastAsia"/>
        </w:rPr>
        <w:t>업종 등의 변경</w:t>
      </w:r>
    </w:p>
    <w:p w14:paraId="266EBA8D" w14:textId="77777777" w:rsidR="00806172" w:rsidRDefault="00806172" w:rsidP="00287B1A">
      <w:pPr>
        <w:pStyle w:val="a3"/>
        <w:numPr>
          <w:ilvl w:val="0"/>
          <w:numId w:val="16"/>
        </w:numPr>
        <w:spacing w:line="240" w:lineRule="auto"/>
        <w:ind w:leftChars="0"/>
        <w:jc w:val="left"/>
      </w:pPr>
      <w:r>
        <w:rPr>
          <w:rFonts w:hint="eastAsia"/>
        </w:rPr>
        <w:t>담당자의 변경</w:t>
      </w:r>
    </w:p>
    <w:p w14:paraId="00F769A0" w14:textId="77777777" w:rsidR="00806172" w:rsidRDefault="00806172" w:rsidP="00287B1A">
      <w:pPr>
        <w:pStyle w:val="a3"/>
        <w:numPr>
          <w:ilvl w:val="0"/>
          <w:numId w:val="16"/>
        </w:numPr>
        <w:spacing w:line="240" w:lineRule="auto"/>
        <w:ind w:leftChars="0"/>
        <w:jc w:val="left"/>
      </w:pPr>
      <w:r>
        <w:rPr>
          <w:rFonts w:hint="eastAsia"/>
        </w:rPr>
        <w:t>기타 주요 사항의 변경</w:t>
      </w:r>
    </w:p>
    <w:p w14:paraId="2E9BCDA8" w14:textId="03C2E1D0" w:rsidR="00806172" w:rsidRDefault="00A4414A" w:rsidP="00806172">
      <w:pPr>
        <w:pStyle w:val="a3"/>
        <w:numPr>
          <w:ilvl w:val="0"/>
          <w:numId w:val="15"/>
        </w:numPr>
        <w:ind w:leftChars="0"/>
        <w:jc w:val="left"/>
      </w:pPr>
      <w:r>
        <w:rPr>
          <w:rFonts w:hint="eastAsia"/>
        </w:rPr>
        <w:t>협약당사자들</w:t>
      </w:r>
      <w:r w:rsidR="009E2CFF">
        <w:rPr>
          <w:rFonts w:hint="eastAsia"/>
        </w:rPr>
        <w:t>은 전항의 변경사항 통보 지연으로 인하여 손해 발생시 이로 인하여 상대방에게 발생한 손해를 배상하여야 한다.</w:t>
      </w:r>
    </w:p>
    <w:p w14:paraId="2A2D7828" w14:textId="5C8303F3" w:rsidR="009E2CFF" w:rsidRDefault="009E2CFF" w:rsidP="00806172">
      <w:pPr>
        <w:pStyle w:val="a3"/>
        <w:numPr>
          <w:ilvl w:val="0"/>
          <w:numId w:val="15"/>
        </w:numPr>
        <w:ind w:leftChars="0"/>
        <w:jc w:val="left"/>
      </w:pPr>
      <w:r>
        <w:rPr>
          <w:rFonts w:hint="eastAsia"/>
        </w:rPr>
        <w:lastRenderedPageBreak/>
        <w:t xml:space="preserve">이 협약과 관련한 모든 통지는 서명 </w:t>
      </w:r>
      <w:proofErr w:type="spellStart"/>
      <w:r>
        <w:rPr>
          <w:rFonts w:hint="eastAsia"/>
        </w:rPr>
        <w:t>날인란에</w:t>
      </w:r>
      <w:proofErr w:type="spellEnd"/>
      <w:r>
        <w:rPr>
          <w:rFonts w:hint="eastAsia"/>
        </w:rPr>
        <w:t xml:space="preserve"> 명시된 수신인에게 서면으로 이루어져야 </w:t>
      </w:r>
      <w:proofErr w:type="gramStart"/>
      <w:r w:rsidR="000779FF">
        <w:rPr>
          <w:rFonts w:hint="eastAsia"/>
        </w:rPr>
        <w:t>한다.</w:t>
      </w:r>
      <w:r>
        <w:rPr>
          <w:rFonts w:hint="eastAsia"/>
        </w:rPr>
        <w:t>.</w:t>
      </w:r>
      <w:proofErr w:type="gramEnd"/>
    </w:p>
    <w:p w14:paraId="70BB375F" w14:textId="77777777" w:rsidR="009E2CFF" w:rsidRDefault="009E2CFF" w:rsidP="009E2CFF">
      <w:pPr>
        <w:jc w:val="left"/>
      </w:pPr>
    </w:p>
    <w:p w14:paraId="59482C49" w14:textId="77777777" w:rsidR="009E2CFF" w:rsidRPr="009E2CFF" w:rsidRDefault="009E2CFF" w:rsidP="009E2CFF">
      <w:pPr>
        <w:jc w:val="left"/>
        <w:rPr>
          <w:b/>
        </w:rPr>
      </w:pPr>
      <w:proofErr w:type="gramStart"/>
      <w:r w:rsidRPr="009E2CFF">
        <w:rPr>
          <w:rFonts w:hint="eastAsia"/>
          <w:b/>
        </w:rPr>
        <w:t xml:space="preserve">제 </w:t>
      </w:r>
      <w:r w:rsidRPr="009E2CFF">
        <w:rPr>
          <w:b/>
        </w:rPr>
        <w:t>15</w:t>
      </w:r>
      <w:proofErr w:type="gramEnd"/>
      <w:r w:rsidRPr="009E2CFF">
        <w:rPr>
          <w:b/>
        </w:rPr>
        <w:t xml:space="preserve"> </w:t>
      </w:r>
      <w:r w:rsidRPr="009E2CFF">
        <w:rPr>
          <w:rFonts w:hint="eastAsia"/>
          <w:b/>
        </w:rPr>
        <w:t xml:space="preserve">조 </w:t>
      </w:r>
      <w:r w:rsidRPr="009E2CFF">
        <w:rPr>
          <w:b/>
        </w:rPr>
        <w:t>(</w:t>
      </w:r>
      <w:r w:rsidRPr="009E2CFF">
        <w:rPr>
          <w:rFonts w:hint="eastAsia"/>
          <w:b/>
        </w:rPr>
        <w:t>정도경영 준수 의무)</w:t>
      </w:r>
    </w:p>
    <w:p w14:paraId="40D7DCFD" w14:textId="77777777" w:rsidR="009E2CFF" w:rsidRDefault="009E2CFF" w:rsidP="009E2CFF">
      <w:pPr>
        <w:jc w:val="left"/>
      </w:pPr>
      <w:r>
        <w:rPr>
          <w:rFonts w:hint="eastAsia"/>
        </w:rPr>
        <w:t xml:space="preserve">각 당사자는 본협약서 체결 과정에서 상대방임직원으로부터 부정 및 비리행위를 </w:t>
      </w:r>
      <w:proofErr w:type="spellStart"/>
      <w:r>
        <w:rPr>
          <w:rFonts w:hint="eastAsia"/>
        </w:rPr>
        <w:t>제의받거나</w:t>
      </w:r>
      <w:proofErr w:type="spellEnd"/>
      <w:r>
        <w:rPr>
          <w:rFonts w:hint="eastAsia"/>
        </w:rPr>
        <w:t xml:space="preserve"> 그러한 사실을 인지하였을 경우에는 즉시 상대방에게 알리고,</w:t>
      </w:r>
      <w:r>
        <w:t xml:space="preserve"> </w:t>
      </w:r>
      <w:r>
        <w:rPr>
          <w:rFonts w:hint="eastAsia"/>
        </w:rPr>
        <w:t>부정 및 비리행위 여부에 대한 상대방의 조사 협조 요청이 있을 경우에는 요청하는 관련자료(부정 및 비리행위를 조사하는 데 필요한 서류,</w:t>
      </w:r>
      <w:r>
        <w:t xml:space="preserve"> </w:t>
      </w:r>
      <w:r>
        <w:rPr>
          <w:rFonts w:hint="eastAsia"/>
        </w:rPr>
        <w:t>금융자료 포함)의 제출 등 모든 협조를 다하기로 한다.</w:t>
      </w:r>
    </w:p>
    <w:p w14:paraId="3445A20A" w14:textId="77777777" w:rsidR="009E2CFF" w:rsidRDefault="009E2CFF" w:rsidP="009E2CFF">
      <w:pPr>
        <w:jc w:val="left"/>
      </w:pPr>
    </w:p>
    <w:p w14:paraId="6E662216" w14:textId="77777777" w:rsidR="009E2CFF" w:rsidRPr="009E2CFF" w:rsidRDefault="009E2CFF" w:rsidP="009E2CFF">
      <w:pPr>
        <w:jc w:val="left"/>
        <w:rPr>
          <w:b/>
        </w:rPr>
      </w:pPr>
      <w:proofErr w:type="gramStart"/>
      <w:r w:rsidRPr="009E2CFF">
        <w:rPr>
          <w:rFonts w:hint="eastAsia"/>
          <w:b/>
        </w:rPr>
        <w:t xml:space="preserve">제 </w:t>
      </w:r>
      <w:r w:rsidRPr="009E2CFF">
        <w:rPr>
          <w:b/>
        </w:rPr>
        <w:t>16</w:t>
      </w:r>
      <w:proofErr w:type="gramEnd"/>
      <w:r w:rsidRPr="009E2CFF">
        <w:rPr>
          <w:b/>
        </w:rPr>
        <w:t xml:space="preserve"> </w:t>
      </w:r>
      <w:r w:rsidRPr="009E2CFF">
        <w:rPr>
          <w:rFonts w:hint="eastAsia"/>
          <w:b/>
        </w:rPr>
        <w:t xml:space="preserve">조 </w:t>
      </w:r>
      <w:r w:rsidRPr="009E2CFF">
        <w:rPr>
          <w:b/>
        </w:rPr>
        <w:t>(</w:t>
      </w:r>
      <w:r w:rsidRPr="009E2CFF">
        <w:rPr>
          <w:rFonts w:hint="eastAsia"/>
          <w:b/>
        </w:rPr>
        <w:t>분쟁해결 및 관할 법원)</w:t>
      </w:r>
    </w:p>
    <w:p w14:paraId="5F3698A2" w14:textId="5ED0B3AE" w:rsidR="009E2CFF" w:rsidRDefault="009E2CFF" w:rsidP="009E2CFF">
      <w:pPr>
        <w:jc w:val="left"/>
      </w:pPr>
      <w:r>
        <w:rPr>
          <w:rFonts w:hint="eastAsia"/>
        </w:rPr>
        <w:t>이 협약 또는 이 협약 이외의 당사자간의 문제로 소송사건이 발생한 경우에 관할법원은 서울중앙지방법원을 제</w:t>
      </w:r>
      <w:r>
        <w:t>1</w:t>
      </w:r>
      <w:r>
        <w:rPr>
          <w:rFonts w:hint="eastAsia"/>
        </w:rPr>
        <w:t>심의 전속적 합의 관할 법원으로 한다.</w:t>
      </w:r>
    </w:p>
    <w:p w14:paraId="4C8A5565" w14:textId="77777777" w:rsidR="009E2CFF" w:rsidRPr="009E2CFF" w:rsidRDefault="009E2CFF" w:rsidP="009E2CFF">
      <w:pPr>
        <w:jc w:val="left"/>
        <w:rPr>
          <w:b/>
        </w:rPr>
      </w:pPr>
    </w:p>
    <w:p w14:paraId="71FAD5A9" w14:textId="775FD868" w:rsidR="009E2CFF" w:rsidRPr="009E2CFF" w:rsidRDefault="009E2CFF" w:rsidP="009E2CFF">
      <w:pPr>
        <w:jc w:val="left"/>
        <w:rPr>
          <w:b/>
        </w:rPr>
      </w:pPr>
      <w:proofErr w:type="gramStart"/>
      <w:r w:rsidRPr="009E2CFF">
        <w:rPr>
          <w:rFonts w:hint="eastAsia"/>
          <w:b/>
        </w:rPr>
        <w:t xml:space="preserve">제 </w:t>
      </w:r>
      <w:r w:rsidRPr="009E2CFF">
        <w:rPr>
          <w:b/>
        </w:rPr>
        <w:t>17</w:t>
      </w:r>
      <w:proofErr w:type="gramEnd"/>
      <w:r w:rsidRPr="009E2CFF">
        <w:rPr>
          <w:b/>
        </w:rPr>
        <w:t xml:space="preserve"> </w:t>
      </w:r>
      <w:r w:rsidRPr="009E2CFF">
        <w:rPr>
          <w:rFonts w:hint="eastAsia"/>
          <w:b/>
        </w:rPr>
        <w:t xml:space="preserve">조 </w:t>
      </w:r>
      <w:r w:rsidRPr="009E2CFF">
        <w:rPr>
          <w:b/>
        </w:rPr>
        <w:t>(</w:t>
      </w:r>
      <w:r w:rsidRPr="009E2CFF">
        <w:rPr>
          <w:rFonts w:hint="eastAsia"/>
          <w:b/>
        </w:rPr>
        <w:t xml:space="preserve">기타 </w:t>
      </w:r>
      <w:r w:rsidR="0026338B">
        <w:rPr>
          <w:rFonts w:hint="eastAsia"/>
          <w:b/>
        </w:rPr>
        <w:t>특약</w:t>
      </w:r>
      <w:r w:rsidRPr="009E2CFF">
        <w:rPr>
          <w:rFonts w:hint="eastAsia"/>
          <w:b/>
        </w:rPr>
        <w:t>사항)</w:t>
      </w:r>
    </w:p>
    <w:p w14:paraId="1CAB9947" w14:textId="20FC4792" w:rsidR="0026338B" w:rsidRDefault="0019058A" w:rsidP="009E2CFF">
      <w:pPr>
        <w:jc w:val="left"/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본 협약은 어떠한 경우에도 어느</w:t>
      </w:r>
      <w:r>
        <w:t xml:space="preserve"> </w:t>
      </w:r>
      <w:r>
        <w:rPr>
          <w:rFonts w:hint="eastAsia"/>
        </w:rPr>
        <w:t xml:space="preserve">협약당사자에게 </w:t>
      </w:r>
      <w:r w:rsidR="0026338B">
        <w:rPr>
          <w:rFonts w:hint="eastAsia"/>
        </w:rPr>
        <w:t>독점적 지위를 부여한 것으로 해석될 수 없다.</w:t>
      </w:r>
    </w:p>
    <w:p w14:paraId="3EE3A9A8" w14:textId="1459D332" w:rsidR="009E2CFF" w:rsidRDefault="000779FF" w:rsidP="009E2CFF">
      <w:pPr>
        <w:jc w:val="left"/>
      </w:pPr>
      <w:r>
        <w:rPr>
          <w:rFonts w:hint="eastAsia"/>
        </w:rPr>
        <w:t>협약당사자들</w:t>
      </w:r>
      <w:r w:rsidR="009E2CFF">
        <w:rPr>
          <w:rFonts w:hint="eastAsia"/>
        </w:rPr>
        <w:t>은 성실하게 기업 윤리에 적합한 사업 운영을 하여 상호간 기업 이미지를 승화,</w:t>
      </w:r>
      <w:r w:rsidR="009E2CFF">
        <w:t xml:space="preserve"> </w:t>
      </w:r>
      <w:r w:rsidR="009E2CFF">
        <w:rPr>
          <w:rFonts w:hint="eastAsia"/>
        </w:rPr>
        <w:t>발전시키는데 기여하여야 한다.</w:t>
      </w:r>
    </w:p>
    <w:p w14:paraId="3EF07636" w14:textId="77777777" w:rsidR="009E2CFF" w:rsidRDefault="009E2CFF" w:rsidP="009E2CFF">
      <w:pPr>
        <w:jc w:val="left"/>
      </w:pPr>
    </w:p>
    <w:p w14:paraId="29F3C9D7" w14:textId="1322CA4E" w:rsidR="009E2CFF" w:rsidRDefault="009E2CFF" w:rsidP="009E2CFF">
      <w:pPr>
        <w:jc w:val="left"/>
      </w:pPr>
      <w:r>
        <w:rPr>
          <w:rFonts w:hint="eastAsia"/>
        </w:rPr>
        <w:t xml:space="preserve">이 업무 제휴 협약이 성립함을 증명하기 위하여 이 협약서 </w:t>
      </w:r>
      <w:r w:rsidR="003E5C39">
        <w:t>2</w:t>
      </w:r>
      <w:r>
        <w:rPr>
          <w:rFonts w:hint="eastAsia"/>
        </w:rPr>
        <w:t>부를 작성,</w:t>
      </w:r>
      <w:r>
        <w:t xml:space="preserve"> </w:t>
      </w:r>
      <w:proofErr w:type="spellStart"/>
      <w:r w:rsidR="003E5C39">
        <w:rPr>
          <w:rFonts w:hint="eastAsia"/>
        </w:rPr>
        <w:t>비알랩</w:t>
      </w:r>
      <w:proofErr w:type="spellEnd"/>
      <w:r w:rsidR="003E5C39">
        <w:rPr>
          <w:rFonts w:hint="eastAsia"/>
        </w:rPr>
        <w:t>,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일룸</w:t>
      </w:r>
      <w:r w:rsidR="003130FC">
        <w:rPr>
          <w:rFonts w:hint="eastAsia"/>
        </w:rPr>
        <w:t>이</w:t>
      </w:r>
      <w:proofErr w:type="spellEnd"/>
      <w:r w:rsidR="003130FC">
        <w:rPr>
          <w:rFonts w:hint="eastAsia"/>
        </w:rPr>
        <w:t xml:space="preserve"> </w:t>
      </w:r>
      <w:r>
        <w:rPr>
          <w:rFonts w:hint="eastAsia"/>
        </w:rPr>
        <w:t xml:space="preserve">날인 후 각 </w:t>
      </w:r>
      <w:r>
        <w:t>1</w:t>
      </w:r>
      <w:r>
        <w:rPr>
          <w:rFonts w:hint="eastAsia"/>
        </w:rPr>
        <w:t>부씩 보관하기로 한다.</w:t>
      </w:r>
    </w:p>
    <w:p w14:paraId="0892F6E1" w14:textId="77777777" w:rsidR="009E2CFF" w:rsidRDefault="009E2CFF" w:rsidP="009E2CFF">
      <w:pPr>
        <w:jc w:val="left"/>
      </w:pPr>
    </w:p>
    <w:p w14:paraId="0915CAF1" w14:textId="2219F3C1" w:rsidR="009E2CFF" w:rsidRDefault="009E2CFF" w:rsidP="009E2CFF">
      <w:pPr>
        <w:jc w:val="center"/>
      </w:pPr>
      <w:r>
        <w:rPr>
          <w:rFonts w:hint="eastAsia"/>
        </w:rPr>
        <w:t>2</w:t>
      </w:r>
      <w:r>
        <w:t>02</w:t>
      </w:r>
      <w:r w:rsidR="00FC630D">
        <w:t>5</w:t>
      </w:r>
      <w:r>
        <w:rPr>
          <w:rFonts w:hint="eastAsia"/>
        </w:rPr>
        <w:t xml:space="preserve">년 </w:t>
      </w:r>
      <w:r w:rsidR="00D57670">
        <w:t>0</w:t>
      </w:r>
      <w:r w:rsidR="005B24D7">
        <w:t>0</w:t>
      </w:r>
      <w:r>
        <w:rPr>
          <w:rFonts w:hint="eastAsia"/>
        </w:rPr>
        <w:t xml:space="preserve">월 </w:t>
      </w:r>
      <w:r w:rsidR="00D57670">
        <w:t>0</w:t>
      </w:r>
      <w:r w:rsidR="005B24D7">
        <w:t>0</w:t>
      </w:r>
      <w:r>
        <w:rPr>
          <w:rFonts w:hint="eastAsia"/>
        </w:rPr>
        <w:t>일</w:t>
      </w:r>
    </w:p>
    <w:p w14:paraId="241731AE" w14:textId="77777777" w:rsidR="009E2CFF" w:rsidRDefault="009E2CFF" w:rsidP="009E2CFF">
      <w:pPr>
        <w:jc w:val="left"/>
      </w:pPr>
    </w:p>
    <w:tbl>
      <w:tblPr>
        <w:tblW w:w="863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097"/>
        <w:gridCol w:w="4536"/>
      </w:tblGrid>
      <w:tr w:rsidR="003130FC" w:rsidRPr="00D41012" w14:paraId="51E60F16" w14:textId="6438D66B" w:rsidTr="003130FC">
        <w:trPr>
          <w:trHeight w:val="343"/>
        </w:trPr>
        <w:tc>
          <w:tcPr>
            <w:tcW w:w="4097" w:type="dxa"/>
            <w:shd w:val="clear" w:color="auto" w:fill="F2F2F2"/>
            <w:vAlign w:val="center"/>
          </w:tcPr>
          <w:p w14:paraId="28D9A78B" w14:textId="67E1D49D" w:rsidR="003130FC" w:rsidRPr="00B119E4" w:rsidRDefault="003130FC" w:rsidP="003E3302">
            <w:pPr>
              <w:wordWrap/>
              <w:spacing w:before="50"/>
              <w:ind w:left="6"/>
              <w:contextualSpacing/>
              <w:jc w:val="left"/>
              <w:rPr>
                <w:rFonts w:eastAsiaTheme="minorHAnsi"/>
                <w:b/>
                <w:color w:val="000000" w:themeColor="text1"/>
              </w:rPr>
            </w:pPr>
            <w:r w:rsidRPr="00B119E4">
              <w:rPr>
                <w:rFonts w:eastAsiaTheme="minorHAnsi" w:hint="eastAsia"/>
                <w:b/>
                <w:color w:val="000000" w:themeColor="text1"/>
              </w:rPr>
              <w:t xml:space="preserve">주식회사 </w:t>
            </w:r>
            <w:proofErr w:type="spellStart"/>
            <w:r w:rsidR="003E5C39">
              <w:rPr>
                <w:rFonts w:eastAsiaTheme="minorHAnsi" w:hint="eastAsia"/>
                <w:b/>
                <w:color w:val="000000" w:themeColor="text1"/>
              </w:rPr>
              <w:t>비알랩</w:t>
            </w:r>
            <w:proofErr w:type="spellEnd"/>
          </w:p>
        </w:tc>
        <w:tc>
          <w:tcPr>
            <w:tcW w:w="4536" w:type="dxa"/>
            <w:shd w:val="clear" w:color="auto" w:fill="F2F2F2"/>
            <w:vAlign w:val="center"/>
          </w:tcPr>
          <w:p w14:paraId="40FD5657" w14:textId="77777777" w:rsidR="003130FC" w:rsidRPr="00B119E4" w:rsidRDefault="003130FC" w:rsidP="003E3302">
            <w:pPr>
              <w:wordWrap/>
              <w:spacing w:before="50"/>
              <w:ind w:left="6"/>
              <w:contextualSpacing/>
              <w:jc w:val="left"/>
              <w:rPr>
                <w:rFonts w:eastAsiaTheme="minorHAnsi"/>
                <w:b/>
                <w:color w:val="000000" w:themeColor="text1"/>
              </w:rPr>
            </w:pPr>
            <w:proofErr w:type="spellStart"/>
            <w:r w:rsidRPr="00B119E4">
              <w:rPr>
                <w:rFonts w:eastAsiaTheme="minorHAnsi" w:hint="eastAsia"/>
                <w:b/>
                <w:color w:val="000000" w:themeColor="text1"/>
              </w:rPr>
              <w:t>일룸</w:t>
            </w:r>
            <w:proofErr w:type="spellEnd"/>
          </w:p>
        </w:tc>
      </w:tr>
      <w:tr w:rsidR="003130FC" w:rsidRPr="00D41012" w14:paraId="1D9ABC6B" w14:textId="0F7C5405" w:rsidTr="003130FC">
        <w:trPr>
          <w:trHeight w:val="1545"/>
        </w:trPr>
        <w:tc>
          <w:tcPr>
            <w:tcW w:w="4097" w:type="dxa"/>
          </w:tcPr>
          <w:p w14:paraId="5AB2DD14" w14:textId="264CE826" w:rsidR="003130FC" w:rsidRPr="00B119E4" w:rsidRDefault="003130FC" w:rsidP="005E4EB6">
            <w:pPr>
              <w:wordWrap/>
              <w:spacing w:before="50" w:after="50" w:line="340" w:lineRule="exact"/>
              <w:rPr>
                <w:rFonts w:eastAsiaTheme="minorHAnsi" w:cs="Arial"/>
                <w:color w:val="000000" w:themeColor="text1"/>
                <w:sz w:val="22"/>
              </w:rPr>
            </w:pPr>
            <w:proofErr w:type="gramStart"/>
            <w:r w:rsidRPr="00B119E4">
              <w:rPr>
                <w:rFonts w:eastAsiaTheme="minorHAnsi" w:cs="Arial"/>
                <w:color w:val="000000" w:themeColor="text1"/>
                <w:sz w:val="22"/>
              </w:rPr>
              <w:t>주  소</w:t>
            </w:r>
            <w:proofErr w:type="gramEnd"/>
            <w:r w:rsidRPr="00B119E4">
              <w:rPr>
                <w:rFonts w:eastAsiaTheme="minorHAnsi" w:cs="Arial"/>
                <w:color w:val="000000" w:themeColor="text1"/>
                <w:sz w:val="22"/>
              </w:rPr>
              <w:t xml:space="preserve"> </w:t>
            </w:r>
          </w:p>
          <w:p w14:paraId="01DDA3C6" w14:textId="2A442BE9" w:rsidR="003130FC" w:rsidRPr="00B119E4" w:rsidRDefault="003130FC" w:rsidP="003E5C39">
            <w:pPr>
              <w:wordWrap/>
              <w:spacing w:before="50" w:after="50" w:line="340" w:lineRule="exact"/>
              <w:rPr>
                <w:rFonts w:eastAsiaTheme="minorHAnsi" w:cs="Arial"/>
                <w:color w:val="000000" w:themeColor="text1"/>
                <w:sz w:val="22"/>
              </w:rPr>
            </w:pPr>
            <w:r w:rsidRPr="00B119E4">
              <w:rPr>
                <w:rFonts w:eastAsiaTheme="minorHAnsi" w:cs="Arial"/>
                <w:color w:val="000000" w:themeColor="text1"/>
                <w:sz w:val="22"/>
              </w:rPr>
              <w:t xml:space="preserve">: </w:t>
            </w:r>
            <w:r w:rsidR="000E0F3B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2"/>
                <w:shd w:val="clear" w:color="auto" w:fill="FFFFFF"/>
              </w:rPr>
              <w:t xml:space="preserve">서울특별시 강남구 </w:t>
            </w:r>
            <w:proofErr w:type="spellStart"/>
            <w:r w:rsidR="000E0F3B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2"/>
                <w:shd w:val="clear" w:color="auto" w:fill="FFFFFF"/>
              </w:rPr>
              <w:t>테헤란로</w:t>
            </w:r>
            <w:proofErr w:type="spellEnd"/>
            <w:r w:rsidR="000E0F3B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2"/>
                <w:shd w:val="clear" w:color="auto" w:fill="FFFFFF"/>
              </w:rPr>
              <w:t xml:space="preserve"> </w:t>
            </w:r>
            <w:r w:rsidR="000E0F3B">
              <w:rPr>
                <w:rFonts w:asciiTheme="majorHAnsi" w:eastAsiaTheme="majorHAnsi" w:hAnsiTheme="majorHAnsi" w:cs="함초롬바탕"/>
                <w:color w:val="000000"/>
                <w:kern w:val="0"/>
                <w:sz w:val="22"/>
                <w:shd w:val="clear" w:color="auto" w:fill="FFFFFF"/>
              </w:rPr>
              <w:t>413, 5</w:t>
            </w:r>
            <w:r w:rsidR="000E0F3B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2"/>
                <w:shd w:val="clear" w:color="auto" w:fill="FFFFFF"/>
              </w:rPr>
              <w:t>층(삼성동,</w:t>
            </w:r>
            <w:r w:rsidR="000E0F3B">
              <w:rPr>
                <w:rFonts w:asciiTheme="majorHAnsi" w:eastAsiaTheme="majorHAnsi" w:hAnsiTheme="majorHAnsi" w:cs="함초롬바탕"/>
                <w:color w:val="000000"/>
                <w:kern w:val="0"/>
                <w:sz w:val="22"/>
                <w:shd w:val="clear" w:color="auto" w:fill="FFFFFF"/>
              </w:rPr>
              <w:t xml:space="preserve"> </w:t>
            </w:r>
            <w:r w:rsidR="000E0F3B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2"/>
                <w:shd w:val="clear" w:color="auto" w:fill="FFFFFF"/>
              </w:rPr>
              <w:t>태양빌딩)</w:t>
            </w:r>
          </w:p>
          <w:p w14:paraId="4AF59E8F" w14:textId="77777777" w:rsidR="003130FC" w:rsidRPr="00B119E4" w:rsidRDefault="003130FC" w:rsidP="005E4EB6">
            <w:pPr>
              <w:wordWrap/>
              <w:spacing w:before="50" w:after="50" w:line="340" w:lineRule="exact"/>
              <w:rPr>
                <w:rFonts w:eastAsiaTheme="minorHAnsi" w:cs="Arial"/>
                <w:color w:val="000000" w:themeColor="text1"/>
                <w:sz w:val="21"/>
                <w:szCs w:val="21"/>
              </w:rPr>
            </w:pPr>
          </w:p>
          <w:p w14:paraId="2632AE00" w14:textId="7C19C5EF" w:rsidR="003130FC" w:rsidRPr="00B119E4" w:rsidRDefault="003130FC" w:rsidP="006630D3">
            <w:pPr>
              <w:wordWrap/>
              <w:spacing w:before="50" w:after="50" w:line="340" w:lineRule="exact"/>
              <w:rPr>
                <w:rFonts w:eastAsiaTheme="minorHAnsi" w:cs="Arial"/>
                <w:color w:val="000000" w:themeColor="text1"/>
                <w:sz w:val="22"/>
              </w:rPr>
            </w:pPr>
            <w:proofErr w:type="gramStart"/>
            <w:r w:rsidRPr="00B119E4">
              <w:rPr>
                <w:rFonts w:eastAsiaTheme="minorHAnsi" w:cs="Arial"/>
                <w:color w:val="000000" w:themeColor="text1"/>
                <w:sz w:val="22"/>
              </w:rPr>
              <w:t>상  호</w:t>
            </w:r>
            <w:proofErr w:type="gramEnd"/>
            <w:r w:rsidRPr="00B119E4">
              <w:rPr>
                <w:rFonts w:eastAsiaTheme="minorHAnsi" w:cs="Arial"/>
                <w:color w:val="000000" w:themeColor="text1"/>
                <w:sz w:val="22"/>
              </w:rPr>
              <w:t xml:space="preserve"> </w:t>
            </w:r>
          </w:p>
          <w:p w14:paraId="4929FDDE" w14:textId="088286F2" w:rsidR="003130FC" w:rsidRPr="000E0F3B" w:rsidRDefault="003130FC" w:rsidP="000E0F3B">
            <w:pPr>
              <w:shd w:val="clear" w:color="auto" w:fill="FFFFFF"/>
              <w:snapToGrid w:val="0"/>
              <w:spacing w:after="0" w:line="384" w:lineRule="auto"/>
              <w:textAlignment w:val="baseline"/>
              <w:rPr>
                <w:rFonts w:asciiTheme="majorHAnsi" w:eastAsiaTheme="majorHAnsi" w:hAnsiTheme="majorHAnsi" w:cs="함초롬바탕"/>
                <w:color w:val="000000"/>
                <w:kern w:val="0"/>
                <w:sz w:val="22"/>
                <w:shd w:val="clear" w:color="auto" w:fill="FFFFFF"/>
              </w:rPr>
            </w:pPr>
            <w:r w:rsidRPr="00B119E4">
              <w:rPr>
                <w:rFonts w:eastAsiaTheme="minorHAnsi" w:cs="Arial"/>
                <w:color w:val="000000" w:themeColor="text1"/>
                <w:sz w:val="22"/>
              </w:rPr>
              <w:lastRenderedPageBreak/>
              <w:t xml:space="preserve">: </w:t>
            </w:r>
            <w:r w:rsidR="000E0F3B">
              <w:rPr>
                <w:rFonts w:asciiTheme="majorHAnsi" w:eastAsiaTheme="majorHAnsi" w:hAnsiTheme="majorHAnsi" w:cs="함초롬바탕"/>
                <w:color w:val="000000"/>
                <w:kern w:val="0"/>
                <w:sz w:val="22"/>
                <w:shd w:val="clear" w:color="auto" w:fill="FFFFFF"/>
              </w:rPr>
              <w:t xml:space="preserve">㈜ </w:t>
            </w:r>
            <w:proofErr w:type="spellStart"/>
            <w:r w:rsidR="000E0F3B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2"/>
                <w:shd w:val="clear" w:color="auto" w:fill="FFFFFF"/>
              </w:rPr>
              <w:t>비알랩</w:t>
            </w:r>
            <w:proofErr w:type="spellEnd"/>
          </w:p>
          <w:p w14:paraId="7ABA3126" w14:textId="0E1F63EE" w:rsidR="003130FC" w:rsidRPr="00B119E4" w:rsidRDefault="003130FC" w:rsidP="00C50C30">
            <w:pPr>
              <w:wordWrap/>
              <w:spacing w:before="50" w:after="50" w:line="340" w:lineRule="exact"/>
              <w:rPr>
                <w:rFonts w:eastAsiaTheme="minorHAnsi" w:cs="Arial"/>
                <w:color w:val="000000" w:themeColor="text1"/>
                <w:sz w:val="18"/>
              </w:rPr>
            </w:pPr>
            <w:r w:rsidRPr="00B119E4">
              <w:rPr>
                <w:rFonts w:eastAsiaTheme="minorHAnsi" w:cs="Arial"/>
                <w:color w:val="000000" w:themeColor="text1"/>
                <w:sz w:val="21"/>
                <w:szCs w:val="21"/>
              </w:rPr>
              <w:t xml:space="preserve">대표이사 </w:t>
            </w:r>
            <w:r w:rsidR="000E0F3B">
              <w:rPr>
                <w:rFonts w:asciiTheme="majorHAnsi" w:eastAsiaTheme="majorHAnsi" w:hAnsiTheme="majorHAnsi" w:cs="함초롬바탕" w:hint="eastAsia"/>
                <w:color w:val="000000"/>
                <w:kern w:val="0"/>
                <w:sz w:val="22"/>
                <w:shd w:val="clear" w:color="auto" w:fill="FFFFFF"/>
              </w:rPr>
              <w:t>이 종 민</w:t>
            </w:r>
            <w:r w:rsidRPr="00B119E4">
              <w:rPr>
                <w:rFonts w:eastAsiaTheme="minorHAnsi" w:cs="Arial"/>
                <w:color w:val="000000" w:themeColor="text1"/>
              </w:rPr>
              <w:t xml:space="preserve"> </w:t>
            </w:r>
            <w:r w:rsidRPr="00B119E4">
              <w:rPr>
                <w:rFonts w:eastAsiaTheme="minorHAnsi" w:cs="Arial"/>
                <w:color w:val="000000" w:themeColor="text1"/>
                <w:sz w:val="18"/>
              </w:rPr>
              <w:t>(인)</w:t>
            </w:r>
          </w:p>
          <w:p w14:paraId="2056EC28" w14:textId="77777777" w:rsidR="003130FC" w:rsidRPr="00B119E4" w:rsidRDefault="003130FC" w:rsidP="00880E01">
            <w:pPr>
              <w:wordWrap/>
              <w:spacing w:before="50" w:after="50" w:line="340" w:lineRule="exact"/>
              <w:rPr>
                <w:rFonts w:eastAsiaTheme="minorHAnsi" w:cs="Arial"/>
                <w:color w:val="000000" w:themeColor="text1"/>
                <w:sz w:val="18"/>
              </w:rPr>
            </w:pPr>
          </w:p>
          <w:p w14:paraId="53FC745E" w14:textId="0A0BD641" w:rsidR="003130FC" w:rsidRPr="00B119E4" w:rsidRDefault="003130FC" w:rsidP="006630D3">
            <w:pPr>
              <w:wordWrap/>
              <w:spacing w:before="50" w:after="50" w:line="420" w:lineRule="exact"/>
              <w:rPr>
                <w:rFonts w:eastAsiaTheme="minorHAnsi"/>
                <w:color w:val="000000" w:themeColor="text1"/>
              </w:rPr>
            </w:pPr>
            <w:r w:rsidRPr="00B119E4">
              <w:rPr>
                <w:rFonts w:eastAsiaTheme="minorHAnsi" w:cs="Arial"/>
                <w:color w:val="000000" w:themeColor="text1"/>
                <w:sz w:val="22"/>
              </w:rPr>
              <w:t xml:space="preserve"> </w:t>
            </w:r>
          </w:p>
        </w:tc>
        <w:tc>
          <w:tcPr>
            <w:tcW w:w="4536" w:type="dxa"/>
          </w:tcPr>
          <w:p w14:paraId="2419FFF0" w14:textId="712A1329" w:rsidR="003130FC" w:rsidRPr="00B119E4" w:rsidRDefault="003130FC" w:rsidP="006630D3">
            <w:pPr>
              <w:wordWrap/>
              <w:spacing w:before="50" w:after="50" w:line="340" w:lineRule="exact"/>
              <w:rPr>
                <w:rFonts w:eastAsiaTheme="minorHAnsi" w:cs="Arial"/>
                <w:color w:val="000000" w:themeColor="text1"/>
                <w:sz w:val="22"/>
              </w:rPr>
            </w:pPr>
            <w:proofErr w:type="gramStart"/>
            <w:r w:rsidRPr="00B119E4">
              <w:rPr>
                <w:rFonts w:eastAsiaTheme="minorHAnsi" w:cs="Arial"/>
                <w:color w:val="000000" w:themeColor="text1"/>
                <w:sz w:val="22"/>
              </w:rPr>
              <w:lastRenderedPageBreak/>
              <w:t>주</w:t>
            </w:r>
            <w:r w:rsidRPr="00B119E4">
              <w:rPr>
                <w:rFonts w:eastAsiaTheme="minorHAnsi" w:cs="Arial" w:hint="eastAsia"/>
                <w:color w:val="000000" w:themeColor="text1"/>
                <w:sz w:val="22"/>
              </w:rPr>
              <w:t xml:space="preserve"> </w:t>
            </w:r>
            <w:r w:rsidRPr="00B119E4">
              <w:rPr>
                <w:rFonts w:eastAsiaTheme="minorHAnsi" w:cs="Arial"/>
                <w:color w:val="000000" w:themeColor="text1"/>
                <w:sz w:val="22"/>
              </w:rPr>
              <w:t xml:space="preserve"> 소</w:t>
            </w:r>
            <w:proofErr w:type="gramEnd"/>
          </w:p>
          <w:p w14:paraId="025166B0" w14:textId="6E0330A7" w:rsidR="003130FC" w:rsidRPr="00B119E4" w:rsidRDefault="003130FC" w:rsidP="006630D3">
            <w:pPr>
              <w:wordWrap/>
              <w:spacing w:before="50" w:after="50" w:line="340" w:lineRule="exact"/>
              <w:rPr>
                <w:rFonts w:eastAsiaTheme="minorHAnsi" w:cs="Arial"/>
                <w:color w:val="000000" w:themeColor="text1"/>
                <w:sz w:val="21"/>
                <w:szCs w:val="21"/>
              </w:rPr>
            </w:pPr>
            <w:r w:rsidRPr="00B119E4">
              <w:rPr>
                <w:rFonts w:eastAsiaTheme="minorHAnsi" w:cs="Arial"/>
                <w:color w:val="000000" w:themeColor="text1"/>
                <w:sz w:val="22"/>
              </w:rPr>
              <w:t xml:space="preserve">: </w:t>
            </w:r>
            <w:r w:rsidRPr="00B119E4">
              <w:rPr>
                <w:rFonts w:eastAsiaTheme="minorHAnsi" w:cs="Arial" w:hint="eastAsia"/>
                <w:color w:val="000000" w:themeColor="text1"/>
                <w:sz w:val="21"/>
                <w:szCs w:val="21"/>
              </w:rPr>
              <w:t>서울</w:t>
            </w:r>
            <w:r w:rsidRPr="00B119E4">
              <w:rPr>
                <w:rFonts w:eastAsiaTheme="minorHAnsi" w:cs="Arial"/>
                <w:color w:val="000000" w:themeColor="text1"/>
                <w:sz w:val="21"/>
                <w:szCs w:val="21"/>
              </w:rPr>
              <w:t xml:space="preserve"> </w:t>
            </w:r>
            <w:r w:rsidRPr="00B119E4">
              <w:rPr>
                <w:rFonts w:eastAsiaTheme="minorHAnsi" w:cs="Arial" w:hint="eastAsia"/>
                <w:color w:val="000000" w:themeColor="text1"/>
                <w:sz w:val="21"/>
                <w:szCs w:val="21"/>
              </w:rPr>
              <w:t xml:space="preserve">송파구 </w:t>
            </w:r>
            <w:proofErr w:type="spellStart"/>
            <w:r w:rsidRPr="00B119E4">
              <w:rPr>
                <w:rFonts w:eastAsiaTheme="minorHAnsi" w:cs="Arial" w:hint="eastAsia"/>
                <w:color w:val="000000" w:themeColor="text1"/>
                <w:sz w:val="21"/>
                <w:szCs w:val="21"/>
              </w:rPr>
              <w:t>오금로</w:t>
            </w:r>
            <w:proofErr w:type="spellEnd"/>
            <w:r w:rsidRPr="00B119E4">
              <w:rPr>
                <w:rFonts w:eastAsiaTheme="minorHAnsi" w:cs="Arial" w:hint="eastAsia"/>
                <w:color w:val="000000" w:themeColor="text1"/>
                <w:sz w:val="21"/>
                <w:szCs w:val="21"/>
              </w:rPr>
              <w:t xml:space="preserve"> </w:t>
            </w:r>
            <w:r w:rsidRPr="00B119E4">
              <w:rPr>
                <w:rFonts w:eastAsiaTheme="minorHAnsi" w:cs="Arial"/>
                <w:color w:val="000000" w:themeColor="text1"/>
                <w:sz w:val="21"/>
                <w:szCs w:val="21"/>
              </w:rPr>
              <w:t xml:space="preserve">311 </w:t>
            </w:r>
            <w:proofErr w:type="spellStart"/>
            <w:r w:rsidRPr="00B119E4">
              <w:rPr>
                <w:rFonts w:eastAsiaTheme="minorHAnsi" w:cs="Arial" w:hint="eastAsia"/>
                <w:color w:val="000000" w:themeColor="text1"/>
                <w:sz w:val="21"/>
                <w:szCs w:val="21"/>
              </w:rPr>
              <w:t>퍼시스빌딩</w:t>
            </w:r>
            <w:proofErr w:type="spellEnd"/>
          </w:p>
          <w:p w14:paraId="524AE2D7" w14:textId="2DADD8E4" w:rsidR="003130FC" w:rsidRPr="00B119E4" w:rsidRDefault="003130FC" w:rsidP="00880E01">
            <w:pPr>
              <w:wordWrap/>
              <w:spacing w:before="50" w:after="50" w:line="340" w:lineRule="exact"/>
              <w:rPr>
                <w:rFonts w:eastAsiaTheme="minorHAnsi" w:cs="Arial"/>
                <w:color w:val="000000" w:themeColor="text1"/>
                <w:sz w:val="22"/>
              </w:rPr>
            </w:pPr>
          </w:p>
          <w:p w14:paraId="2B4E092E" w14:textId="0B6E6890" w:rsidR="003130FC" w:rsidRPr="00B119E4" w:rsidRDefault="003130FC" w:rsidP="006630D3">
            <w:pPr>
              <w:wordWrap/>
              <w:spacing w:before="50" w:after="50" w:line="340" w:lineRule="exact"/>
              <w:jc w:val="left"/>
              <w:rPr>
                <w:rFonts w:eastAsiaTheme="minorHAnsi" w:cs="Arial"/>
                <w:color w:val="000000" w:themeColor="text1"/>
                <w:sz w:val="22"/>
              </w:rPr>
            </w:pPr>
            <w:proofErr w:type="gramStart"/>
            <w:r w:rsidRPr="00B119E4">
              <w:rPr>
                <w:rFonts w:eastAsiaTheme="minorHAnsi" w:cs="Arial"/>
                <w:color w:val="000000" w:themeColor="text1"/>
                <w:sz w:val="22"/>
              </w:rPr>
              <w:t>상  호</w:t>
            </w:r>
            <w:proofErr w:type="gramEnd"/>
            <w:r w:rsidRPr="00B119E4">
              <w:rPr>
                <w:rFonts w:eastAsiaTheme="minorHAnsi" w:cs="Arial"/>
                <w:color w:val="000000" w:themeColor="text1"/>
                <w:sz w:val="22"/>
              </w:rPr>
              <w:t xml:space="preserve"> </w:t>
            </w:r>
          </w:p>
          <w:p w14:paraId="1DED33BD" w14:textId="12EFC3E4" w:rsidR="003130FC" w:rsidRDefault="003130FC" w:rsidP="006630D3">
            <w:pPr>
              <w:wordWrap/>
              <w:spacing w:before="50" w:after="50" w:line="340" w:lineRule="exact"/>
              <w:jc w:val="left"/>
              <w:rPr>
                <w:rFonts w:eastAsiaTheme="minorHAnsi" w:cs="Arial"/>
                <w:color w:val="000000" w:themeColor="text1"/>
                <w:sz w:val="22"/>
              </w:rPr>
            </w:pPr>
            <w:r w:rsidRPr="00B119E4">
              <w:rPr>
                <w:rFonts w:eastAsiaTheme="minorHAnsi" w:cs="Arial"/>
                <w:color w:val="000000" w:themeColor="text1"/>
                <w:sz w:val="22"/>
              </w:rPr>
              <w:t xml:space="preserve">: 주식회사 </w:t>
            </w:r>
            <w:proofErr w:type="spellStart"/>
            <w:r w:rsidRPr="00B119E4">
              <w:rPr>
                <w:rFonts w:eastAsiaTheme="minorHAnsi" w:cs="Arial" w:hint="eastAsia"/>
                <w:color w:val="000000" w:themeColor="text1"/>
                <w:sz w:val="22"/>
              </w:rPr>
              <w:t>일룸</w:t>
            </w:r>
            <w:proofErr w:type="spellEnd"/>
          </w:p>
          <w:p w14:paraId="133AB8C2" w14:textId="77777777" w:rsidR="003E5C39" w:rsidRPr="00B119E4" w:rsidRDefault="003E5C39" w:rsidP="006630D3">
            <w:pPr>
              <w:wordWrap/>
              <w:spacing w:before="50" w:after="50" w:line="340" w:lineRule="exact"/>
              <w:jc w:val="left"/>
              <w:rPr>
                <w:rFonts w:eastAsiaTheme="minorHAnsi" w:cs="Arial"/>
                <w:b/>
                <w:color w:val="000000" w:themeColor="text1"/>
                <w:sz w:val="28"/>
              </w:rPr>
            </w:pPr>
          </w:p>
          <w:p w14:paraId="31E23B9D" w14:textId="7320D729" w:rsidR="003130FC" w:rsidRPr="00B119E4" w:rsidRDefault="003130FC" w:rsidP="006630D3">
            <w:pPr>
              <w:wordWrap/>
              <w:spacing w:before="50" w:after="50" w:line="340" w:lineRule="exact"/>
              <w:rPr>
                <w:rFonts w:eastAsiaTheme="minorHAnsi" w:cs="Arial"/>
                <w:color w:val="000000" w:themeColor="text1"/>
                <w:sz w:val="22"/>
              </w:rPr>
            </w:pPr>
            <w:r w:rsidRPr="00B119E4">
              <w:rPr>
                <w:rFonts w:eastAsiaTheme="minorHAnsi" w:cs="Arial"/>
                <w:color w:val="000000" w:themeColor="text1"/>
                <w:sz w:val="21"/>
                <w:szCs w:val="21"/>
              </w:rPr>
              <w:t xml:space="preserve">대표이사 </w:t>
            </w:r>
            <w:r w:rsidRPr="00B119E4">
              <w:rPr>
                <w:rFonts w:eastAsiaTheme="minorHAnsi" w:cs="Arial" w:hint="eastAsia"/>
                <w:color w:val="000000" w:themeColor="text1"/>
                <w:sz w:val="21"/>
                <w:szCs w:val="21"/>
              </w:rPr>
              <w:t xml:space="preserve">정 보 </w:t>
            </w:r>
            <w:proofErr w:type="gramStart"/>
            <w:r w:rsidRPr="00B119E4">
              <w:rPr>
                <w:rFonts w:eastAsiaTheme="minorHAnsi" w:cs="Arial" w:hint="eastAsia"/>
                <w:color w:val="000000" w:themeColor="text1"/>
                <w:sz w:val="21"/>
                <w:szCs w:val="21"/>
              </w:rPr>
              <w:t>은</w:t>
            </w:r>
            <w:r>
              <w:rPr>
                <w:rFonts w:eastAsiaTheme="minorHAnsi" w:cs="Arial" w:hint="eastAsia"/>
                <w:color w:val="000000" w:themeColor="text1"/>
                <w:sz w:val="21"/>
                <w:szCs w:val="21"/>
              </w:rPr>
              <w:t xml:space="preserve"> </w:t>
            </w:r>
            <w:r w:rsidRPr="00B119E4">
              <w:rPr>
                <w:rFonts w:eastAsiaTheme="minorHAnsi" w:cs="Arial"/>
                <w:color w:val="000000" w:themeColor="text1"/>
              </w:rPr>
              <w:t xml:space="preserve"> </w:t>
            </w:r>
            <w:r w:rsidRPr="00B119E4">
              <w:rPr>
                <w:rFonts w:eastAsiaTheme="minorHAnsi" w:cs="Arial"/>
                <w:color w:val="000000" w:themeColor="text1"/>
                <w:sz w:val="18"/>
              </w:rPr>
              <w:t>(</w:t>
            </w:r>
            <w:proofErr w:type="gramEnd"/>
            <w:r w:rsidRPr="00B119E4">
              <w:rPr>
                <w:rFonts w:eastAsiaTheme="minorHAnsi" w:cs="Arial"/>
                <w:color w:val="000000" w:themeColor="text1"/>
                <w:sz w:val="18"/>
              </w:rPr>
              <w:t>인)</w:t>
            </w:r>
          </w:p>
          <w:p w14:paraId="11256973" w14:textId="77777777" w:rsidR="003130FC" w:rsidRPr="00B119E4" w:rsidRDefault="003130FC" w:rsidP="006630D3">
            <w:pPr>
              <w:wordWrap/>
              <w:spacing w:before="50" w:after="50" w:line="340" w:lineRule="exact"/>
              <w:rPr>
                <w:rFonts w:eastAsiaTheme="minorHAnsi" w:cs="Arial"/>
                <w:color w:val="000000" w:themeColor="text1"/>
                <w:sz w:val="22"/>
              </w:rPr>
            </w:pPr>
          </w:p>
          <w:p w14:paraId="3EA6BC83" w14:textId="03273A2F" w:rsidR="003130FC" w:rsidRPr="00B119E4" w:rsidRDefault="003130FC" w:rsidP="006630D3">
            <w:pPr>
              <w:wordWrap/>
              <w:spacing w:before="50" w:after="50" w:line="340" w:lineRule="exact"/>
              <w:rPr>
                <w:rFonts w:eastAsiaTheme="minorHAnsi"/>
                <w:color w:val="000000" w:themeColor="text1"/>
              </w:rPr>
            </w:pPr>
          </w:p>
        </w:tc>
      </w:tr>
    </w:tbl>
    <w:p w14:paraId="543B0BA5" w14:textId="77777777" w:rsidR="009E2CFF" w:rsidRPr="00F351F3" w:rsidRDefault="009E2CFF" w:rsidP="009E2CFF">
      <w:pPr>
        <w:jc w:val="left"/>
      </w:pPr>
    </w:p>
    <w:sectPr w:rsidR="009E2CFF" w:rsidRPr="00F351F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" w:author="최규현 (Kyoohyun Choi)" w:date="2025-11-17T15:39:00Z" w:initials="최(C">
    <w:p w14:paraId="371B6735" w14:textId="71CDA39A" w:rsidR="0070193A" w:rsidRDefault="00454F56">
      <w:pPr>
        <w:pStyle w:val="a7"/>
      </w:pPr>
      <w:r>
        <w:rPr>
          <w:rStyle w:val="a6"/>
        </w:rPr>
        <w:annotationRef/>
      </w:r>
      <w:r w:rsidR="0070193A">
        <w:rPr>
          <w:rFonts w:hint="eastAsia"/>
        </w:rPr>
        <w:t>예를 들어 내용 추가하였습니다.</w:t>
      </w:r>
      <w:r w:rsidR="0070193A">
        <w:t xml:space="preserve"> </w:t>
      </w:r>
      <w:r>
        <w:rPr>
          <w:rFonts w:hint="eastAsia"/>
        </w:rPr>
        <w:t xml:space="preserve">추후 불필요한 분쟁 예방을 위해 </w:t>
      </w:r>
      <w:proofErr w:type="spellStart"/>
      <w:r>
        <w:rPr>
          <w:rFonts w:hint="eastAsia"/>
        </w:rPr>
        <w:t>비알랩이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일룸에</w:t>
      </w:r>
      <w:proofErr w:type="spellEnd"/>
      <w:r>
        <w:rPr>
          <w:rFonts w:hint="eastAsia"/>
        </w:rPr>
        <w:t xml:space="preserve"> 고객을 소개하는 방법을 구체적으로 정해 주실 것을 권고 드립니다.</w:t>
      </w:r>
      <w:r>
        <w:t xml:space="preserve"> </w:t>
      </w:r>
    </w:p>
  </w:comment>
  <w:comment w:id="12" w:author="최규현 (Kyoohyun Choi)" w:date="2025-11-17T15:43:00Z" w:initials="최(C">
    <w:p w14:paraId="2129AA3C" w14:textId="4C7D3C14" w:rsidR="005B30B4" w:rsidRDefault="005B30B4">
      <w:pPr>
        <w:pStyle w:val="a7"/>
      </w:pPr>
      <w:r>
        <w:rPr>
          <w:rStyle w:val="a6"/>
        </w:rPr>
        <w:annotationRef/>
      </w:r>
      <w:r>
        <w:rPr>
          <w:rFonts w:hint="eastAsia"/>
        </w:rPr>
        <w:t xml:space="preserve">고객이 제품 구매의사를 철회하는 경우 수수료 </w:t>
      </w:r>
      <w:proofErr w:type="spellStart"/>
      <w:r>
        <w:rPr>
          <w:rFonts w:hint="eastAsia"/>
        </w:rPr>
        <w:t>반환받을</w:t>
      </w:r>
      <w:proofErr w:type="spellEnd"/>
      <w:r>
        <w:rPr>
          <w:rFonts w:hint="eastAsia"/>
        </w:rPr>
        <w:t xml:space="preserve"> 수 있도록 내용 추가하였습니다.</w:t>
      </w: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371B6735" w15:done="0"/>
  <w15:commentEx w15:paraId="2129AA3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371B6735" w16cid:durableId="2CC5C032"/>
  <w16cid:commentId w16cid:paraId="2129AA3C" w16cid:durableId="2CC5C12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FB57C0" w14:textId="77777777" w:rsidR="00CC1A4F" w:rsidRDefault="00CC1A4F" w:rsidP="00580669">
      <w:pPr>
        <w:spacing w:after="0" w:line="240" w:lineRule="auto"/>
      </w:pPr>
      <w:r>
        <w:separator/>
      </w:r>
    </w:p>
  </w:endnote>
  <w:endnote w:type="continuationSeparator" w:id="0">
    <w:p w14:paraId="5A26FEC7" w14:textId="77777777" w:rsidR="00CC1A4F" w:rsidRDefault="00CC1A4F" w:rsidP="005806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C9C9B2" w14:textId="77777777" w:rsidR="00CC1A4F" w:rsidRDefault="00CC1A4F" w:rsidP="00580669">
      <w:pPr>
        <w:spacing w:after="0" w:line="240" w:lineRule="auto"/>
      </w:pPr>
      <w:r>
        <w:separator/>
      </w:r>
    </w:p>
  </w:footnote>
  <w:footnote w:type="continuationSeparator" w:id="0">
    <w:p w14:paraId="4871DDB4" w14:textId="77777777" w:rsidR="00CC1A4F" w:rsidRDefault="00CC1A4F" w:rsidP="005806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34567"/>
    <w:multiLevelType w:val="hybridMultilevel"/>
    <w:tmpl w:val="35987F96"/>
    <w:lvl w:ilvl="0" w:tplc="094E5BDA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1F506E92"/>
    <w:multiLevelType w:val="hybridMultilevel"/>
    <w:tmpl w:val="71041B76"/>
    <w:lvl w:ilvl="0" w:tplc="81B230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2" w15:restartNumberingAfterBreak="0">
    <w:nsid w:val="297C2243"/>
    <w:multiLevelType w:val="hybridMultilevel"/>
    <w:tmpl w:val="7C02C584"/>
    <w:lvl w:ilvl="0" w:tplc="094E5BDA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2ABD4475"/>
    <w:multiLevelType w:val="hybridMultilevel"/>
    <w:tmpl w:val="966E6E50"/>
    <w:lvl w:ilvl="0" w:tplc="A92681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34F1898"/>
    <w:multiLevelType w:val="hybridMultilevel"/>
    <w:tmpl w:val="ABEA9FF8"/>
    <w:lvl w:ilvl="0" w:tplc="094E5BDA">
      <w:start w:val="1"/>
      <w:numFmt w:val="decimalEnclosedCircle"/>
      <w:lvlText w:val="%1"/>
      <w:lvlJc w:val="left"/>
      <w:pPr>
        <w:ind w:left="400" w:hanging="40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5" w15:restartNumberingAfterBreak="0">
    <w:nsid w:val="37A44654"/>
    <w:multiLevelType w:val="hybridMultilevel"/>
    <w:tmpl w:val="28CC7FB0"/>
    <w:lvl w:ilvl="0" w:tplc="094E5BDA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6" w15:restartNumberingAfterBreak="0">
    <w:nsid w:val="37AA3836"/>
    <w:multiLevelType w:val="hybridMultilevel"/>
    <w:tmpl w:val="6DA854DA"/>
    <w:lvl w:ilvl="0" w:tplc="094E5BDA">
      <w:start w:val="1"/>
      <w:numFmt w:val="decimalEnclosedCircle"/>
      <w:lvlText w:val="%1"/>
      <w:lvlJc w:val="left"/>
      <w:pPr>
        <w:ind w:left="400" w:hanging="40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3A627C19"/>
    <w:multiLevelType w:val="hybridMultilevel"/>
    <w:tmpl w:val="5B8EC662"/>
    <w:lvl w:ilvl="0" w:tplc="094E5BDA">
      <w:start w:val="1"/>
      <w:numFmt w:val="decimalEnclosedCircle"/>
      <w:lvlText w:val="%1"/>
      <w:lvlJc w:val="left"/>
      <w:pPr>
        <w:ind w:left="400" w:hanging="40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3FE60C0D"/>
    <w:multiLevelType w:val="hybridMultilevel"/>
    <w:tmpl w:val="FA206276"/>
    <w:lvl w:ilvl="0" w:tplc="094E5BDA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9" w15:restartNumberingAfterBreak="0">
    <w:nsid w:val="43ED27CB"/>
    <w:multiLevelType w:val="hybridMultilevel"/>
    <w:tmpl w:val="37ECD0D4"/>
    <w:lvl w:ilvl="0" w:tplc="094E5BDA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4AE8715F"/>
    <w:multiLevelType w:val="hybridMultilevel"/>
    <w:tmpl w:val="4AEA4802"/>
    <w:lvl w:ilvl="0" w:tplc="094E5BDA">
      <w:start w:val="1"/>
      <w:numFmt w:val="decimalEnclosedCircle"/>
      <w:lvlText w:val="%1"/>
      <w:lvlJc w:val="left"/>
      <w:pPr>
        <w:ind w:left="11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1" w15:restartNumberingAfterBreak="0">
    <w:nsid w:val="5162666F"/>
    <w:multiLevelType w:val="hybridMultilevel"/>
    <w:tmpl w:val="2DA0DEC6"/>
    <w:lvl w:ilvl="0" w:tplc="094E5BDA">
      <w:start w:val="1"/>
      <w:numFmt w:val="decimalEnclosedCircle"/>
      <w:lvlText w:val="%1"/>
      <w:lvlJc w:val="left"/>
      <w:pPr>
        <w:ind w:left="7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52A77A4"/>
    <w:multiLevelType w:val="hybridMultilevel"/>
    <w:tmpl w:val="35F0C6BA"/>
    <w:lvl w:ilvl="0" w:tplc="094E5BDA">
      <w:start w:val="1"/>
      <w:numFmt w:val="decimalEnclosedCircle"/>
      <w:lvlText w:val="%1"/>
      <w:lvlJc w:val="left"/>
      <w:pPr>
        <w:ind w:left="400" w:hanging="40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55F14722"/>
    <w:multiLevelType w:val="hybridMultilevel"/>
    <w:tmpl w:val="6F8E06C6"/>
    <w:lvl w:ilvl="0" w:tplc="094E5BDA">
      <w:start w:val="1"/>
      <w:numFmt w:val="decimalEnclosedCircle"/>
      <w:lvlText w:val="%1"/>
      <w:lvlJc w:val="left"/>
      <w:pPr>
        <w:ind w:left="400" w:hanging="40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4" w15:restartNumberingAfterBreak="0">
    <w:nsid w:val="644D37B1"/>
    <w:multiLevelType w:val="hybridMultilevel"/>
    <w:tmpl w:val="DBDE96D4"/>
    <w:lvl w:ilvl="0" w:tplc="094E5BDA">
      <w:start w:val="1"/>
      <w:numFmt w:val="decimalEnclosedCircle"/>
      <w:lvlText w:val="%1"/>
      <w:lvlJc w:val="left"/>
      <w:pPr>
        <w:ind w:left="7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77490B25"/>
    <w:multiLevelType w:val="hybridMultilevel"/>
    <w:tmpl w:val="7EB42E0E"/>
    <w:lvl w:ilvl="0" w:tplc="094E5BDA">
      <w:start w:val="1"/>
      <w:numFmt w:val="decimalEnclosedCircle"/>
      <w:lvlText w:val="%1"/>
      <w:lvlJc w:val="left"/>
      <w:pPr>
        <w:ind w:left="360" w:hanging="360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3"/>
  </w:num>
  <w:num w:numId="2">
    <w:abstractNumId w:val="11"/>
  </w:num>
  <w:num w:numId="3">
    <w:abstractNumId w:val="10"/>
  </w:num>
  <w:num w:numId="4">
    <w:abstractNumId w:val="0"/>
  </w:num>
  <w:num w:numId="5">
    <w:abstractNumId w:val="7"/>
  </w:num>
  <w:num w:numId="6">
    <w:abstractNumId w:val="6"/>
  </w:num>
  <w:num w:numId="7">
    <w:abstractNumId w:val="13"/>
  </w:num>
  <w:num w:numId="8">
    <w:abstractNumId w:val="4"/>
  </w:num>
  <w:num w:numId="9">
    <w:abstractNumId w:val="8"/>
  </w:num>
  <w:num w:numId="10">
    <w:abstractNumId w:val="14"/>
  </w:num>
  <w:num w:numId="11">
    <w:abstractNumId w:val="12"/>
  </w:num>
  <w:num w:numId="12">
    <w:abstractNumId w:val="15"/>
  </w:num>
  <w:num w:numId="13">
    <w:abstractNumId w:val="5"/>
  </w:num>
  <w:num w:numId="14">
    <w:abstractNumId w:val="9"/>
  </w:num>
  <w:num w:numId="15">
    <w:abstractNumId w:val="2"/>
  </w:num>
  <w:num w:numId="1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최규현 (Kyoohyun Choi)">
    <w15:presenceInfo w15:providerId="AD" w15:userId="S-1-5-21-2509653191-2681279221-3321279642-1000"/>
  </w15:person>
  <w15:person w15:author="김현주 (Hyunjoo Kim)">
    <w15:presenceInfo w15:providerId="AD" w15:userId="S-1-12-1-959339916-1126444457-3701622442-21065328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463"/>
    <w:rsid w:val="00025022"/>
    <w:rsid w:val="00070437"/>
    <w:rsid w:val="000712CF"/>
    <w:rsid w:val="000779FF"/>
    <w:rsid w:val="0008459C"/>
    <w:rsid w:val="00087F8F"/>
    <w:rsid w:val="000E0F3B"/>
    <w:rsid w:val="0011133F"/>
    <w:rsid w:val="0016128D"/>
    <w:rsid w:val="001904B5"/>
    <w:rsid w:val="0019058A"/>
    <w:rsid w:val="001B68F3"/>
    <w:rsid w:val="001E531B"/>
    <w:rsid w:val="0020070F"/>
    <w:rsid w:val="0026338B"/>
    <w:rsid w:val="002857DE"/>
    <w:rsid w:val="00287B1A"/>
    <w:rsid w:val="002B375B"/>
    <w:rsid w:val="002F55BA"/>
    <w:rsid w:val="003130FC"/>
    <w:rsid w:val="00322952"/>
    <w:rsid w:val="00377C66"/>
    <w:rsid w:val="003E19F1"/>
    <w:rsid w:val="003E3302"/>
    <w:rsid w:val="003E5C39"/>
    <w:rsid w:val="004263F9"/>
    <w:rsid w:val="00447BA7"/>
    <w:rsid w:val="00454F56"/>
    <w:rsid w:val="004629CF"/>
    <w:rsid w:val="00463907"/>
    <w:rsid w:val="00486223"/>
    <w:rsid w:val="00487AE8"/>
    <w:rsid w:val="004E2FC4"/>
    <w:rsid w:val="00512A9D"/>
    <w:rsid w:val="00533BFB"/>
    <w:rsid w:val="00547A8E"/>
    <w:rsid w:val="0055454D"/>
    <w:rsid w:val="005548B2"/>
    <w:rsid w:val="0055639A"/>
    <w:rsid w:val="00577863"/>
    <w:rsid w:val="00580669"/>
    <w:rsid w:val="005B24D7"/>
    <w:rsid w:val="005B30B4"/>
    <w:rsid w:val="005E4EB6"/>
    <w:rsid w:val="005E7546"/>
    <w:rsid w:val="005F014E"/>
    <w:rsid w:val="006630D3"/>
    <w:rsid w:val="00666981"/>
    <w:rsid w:val="006752E5"/>
    <w:rsid w:val="006B78C9"/>
    <w:rsid w:val="006D37D5"/>
    <w:rsid w:val="006D7B90"/>
    <w:rsid w:val="0070193A"/>
    <w:rsid w:val="00723888"/>
    <w:rsid w:val="007C2C53"/>
    <w:rsid w:val="007C3AFC"/>
    <w:rsid w:val="007D3E82"/>
    <w:rsid w:val="00806172"/>
    <w:rsid w:val="00825174"/>
    <w:rsid w:val="008460E3"/>
    <w:rsid w:val="0086536D"/>
    <w:rsid w:val="00880E01"/>
    <w:rsid w:val="008A11C4"/>
    <w:rsid w:val="008A3F55"/>
    <w:rsid w:val="0093679B"/>
    <w:rsid w:val="00946F20"/>
    <w:rsid w:val="00980104"/>
    <w:rsid w:val="009810A4"/>
    <w:rsid w:val="00983B19"/>
    <w:rsid w:val="009B08F9"/>
    <w:rsid w:val="009E2CFF"/>
    <w:rsid w:val="00A41C60"/>
    <w:rsid w:val="00A4414A"/>
    <w:rsid w:val="00A674BE"/>
    <w:rsid w:val="00A73AEB"/>
    <w:rsid w:val="00A949AE"/>
    <w:rsid w:val="00AA034D"/>
    <w:rsid w:val="00B00D3C"/>
    <w:rsid w:val="00B07C26"/>
    <w:rsid w:val="00B119E4"/>
    <w:rsid w:val="00B45C23"/>
    <w:rsid w:val="00B64370"/>
    <w:rsid w:val="00B66FD3"/>
    <w:rsid w:val="00B7016E"/>
    <w:rsid w:val="00BB27A8"/>
    <w:rsid w:val="00BB4323"/>
    <w:rsid w:val="00BD6A8E"/>
    <w:rsid w:val="00BE0463"/>
    <w:rsid w:val="00BF27E7"/>
    <w:rsid w:val="00C23179"/>
    <w:rsid w:val="00C50C30"/>
    <w:rsid w:val="00C51834"/>
    <w:rsid w:val="00CC1A4F"/>
    <w:rsid w:val="00CD6FEA"/>
    <w:rsid w:val="00CE4AB0"/>
    <w:rsid w:val="00CF6AB4"/>
    <w:rsid w:val="00D16565"/>
    <w:rsid w:val="00D22792"/>
    <w:rsid w:val="00D57670"/>
    <w:rsid w:val="00D81DF3"/>
    <w:rsid w:val="00DB10EE"/>
    <w:rsid w:val="00DE03C3"/>
    <w:rsid w:val="00DF7FD0"/>
    <w:rsid w:val="00EE3988"/>
    <w:rsid w:val="00EF4442"/>
    <w:rsid w:val="00F116E8"/>
    <w:rsid w:val="00F27463"/>
    <w:rsid w:val="00F351F3"/>
    <w:rsid w:val="00F40C7A"/>
    <w:rsid w:val="00F522A2"/>
    <w:rsid w:val="00F80C5B"/>
    <w:rsid w:val="00F96660"/>
    <w:rsid w:val="00F96BCA"/>
    <w:rsid w:val="00FB33E4"/>
    <w:rsid w:val="00FC630D"/>
    <w:rsid w:val="00FE4283"/>
    <w:rsid w:val="00FE67CF"/>
    <w:rsid w:val="00FF279E"/>
    <w:rsid w:val="00FF7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95EBB1"/>
  <w15:docId w15:val="{A0349D25-FB32-4C09-95D2-F885E2A1D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E2FC4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33BFB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6223"/>
    <w:pPr>
      <w:ind w:leftChars="400" w:left="800"/>
    </w:pPr>
  </w:style>
  <w:style w:type="paragraph" w:styleId="a4">
    <w:name w:val="Date"/>
    <w:basedOn w:val="a"/>
    <w:next w:val="a"/>
    <w:link w:val="Char"/>
    <w:uiPriority w:val="99"/>
    <w:semiHidden/>
    <w:unhideWhenUsed/>
    <w:rsid w:val="009E2CFF"/>
  </w:style>
  <w:style w:type="character" w:customStyle="1" w:styleId="Char">
    <w:name w:val="날짜 Char"/>
    <w:basedOn w:val="a0"/>
    <w:link w:val="a4"/>
    <w:uiPriority w:val="99"/>
    <w:semiHidden/>
    <w:rsid w:val="009E2CFF"/>
  </w:style>
  <w:style w:type="paragraph" w:styleId="a5">
    <w:name w:val="Balloon Text"/>
    <w:basedOn w:val="a"/>
    <w:link w:val="Char0"/>
    <w:uiPriority w:val="99"/>
    <w:semiHidden/>
    <w:unhideWhenUsed/>
    <w:rsid w:val="009810A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5"/>
    <w:uiPriority w:val="99"/>
    <w:semiHidden/>
    <w:rsid w:val="009810A4"/>
    <w:rPr>
      <w:rFonts w:asciiTheme="majorHAnsi" w:eastAsiaTheme="majorEastAsia" w:hAnsiTheme="majorHAnsi" w:cstheme="majorBidi"/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A949AE"/>
    <w:rPr>
      <w:sz w:val="18"/>
      <w:szCs w:val="18"/>
    </w:rPr>
  </w:style>
  <w:style w:type="paragraph" w:styleId="a7">
    <w:name w:val="annotation text"/>
    <w:basedOn w:val="a"/>
    <w:link w:val="Char1"/>
    <w:uiPriority w:val="99"/>
    <w:semiHidden/>
    <w:unhideWhenUsed/>
    <w:rsid w:val="00A949AE"/>
    <w:pPr>
      <w:jc w:val="left"/>
    </w:pPr>
  </w:style>
  <w:style w:type="character" w:customStyle="1" w:styleId="Char1">
    <w:name w:val="메모 텍스트 Char"/>
    <w:basedOn w:val="a0"/>
    <w:link w:val="a7"/>
    <w:uiPriority w:val="99"/>
    <w:semiHidden/>
    <w:rsid w:val="00A949AE"/>
  </w:style>
  <w:style w:type="paragraph" w:styleId="a8">
    <w:name w:val="annotation subject"/>
    <w:basedOn w:val="a7"/>
    <w:next w:val="a7"/>
    <w:link w:val="Char2"/>
    <w:uiPriority w:val="99"/>
    <w:semiHidden/>
    <w:unhideWhenUsed/>
    <w:rsid w:val="00A949AE"/>
    <w:rPr>
      <w:b/>
      <w:bCs/>
    </w:rPr>
  </w:style>
  <w:style w:type="character" w:customStyle="1" w:styleId="Char2">
    <w:name w:val="메모 주제 Char"/>
    <w:basedOn w:val="Char1"/>
    <w:link w:val="a8"/>
    <w:uiPriority w:val="99"/>
    <w:semiHidden/>
    <w:rsid w:val="00A949AE"/>
    <w:rPr>
      <w:b/>
      <w:bCs/>
    </w:rPr>
  </w:style>
  <w:style w:type="paragraph" w:styleId="a9">
    <w:name w:val="header"/>
    <w:basedOn w:val="a"/>
    <w:link w:val="Char3"/>
    <w:uiPriority w:val="99"/>
    <w:unhideWhenUsed/>
    <w:rsid w:val="0058066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9"/>
    <w:uiPriority w:val="99"/>
    <w:rsid w:val="00580669"/>
  </w:style>
  <w:style w:type="paragraph" w:styleId="aa">
    <w:name w:val="footer"/>
    <w:basedOn w:val="a"/>
    <w:link w:val="Char4"/>
    <w:uiPriority w:val="99"/>
    <w:unhideWhenUsed/>
    <w:rsid w:val="0058066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a"/>
    <w:uiPriority w:val="99"/>
    <w:rsid w:val="00580669"/>
  </w:style>
  <w:style w:type="paragraph" w:styleId="ab">
    <w:name w:val="Revision"/>
    <w:hidden/>
    <w:uiPriority w:val="99"/>
    <w:semiHidden/>
    <w:rsid w:val="00F96BCA"/>
    <w:pPr>
      <w:spacing w:after="0" w:line="240" w:lineRule="auto"/>
      <w:jc w:val="left"/>
    </w:pPr>
  </w:style>
  <w:style w:type="character" w:customStyle="1" w:styleId="2Char">
    <w:name w:val="제목 2 Char"/>
    <w:basedOn w:val="a0"/>
    <w:link w:val="2"/>
    <w:uiPriority w:val="9"/>
    <w:rsid w:val="00533BFB"/>
    <w:rPr>
      <w:rFonts w:asciiTheme="majorHAnsi" w:eastAsiaTheme="majorEastAsia" w:hAnsiTheme="majorHAnsi" w:cstheme="majorBidi"/>
    </w:rPr>
  </w:style>
  <w:style w:type="character" w:customStyle="1" w:styleId="1Char">
    <w:name w:val="제목 1 Char"/>
    <w:basedOn w:val="a0"/>
    <w:link w:val="1"/>
    <w:uiPriority w:val="9"/>
    <w:rsid w:val="004E2FC4"/>
    <w:rPr>
      <w:rFonts w:asciiTheme="majorHAnsi" w:eastAsiaTheme="majorEastAsia" w:hAnsiTheme="majorHAnsi" w:cstheme="majorBidi"/>
      <w:sz w:val="28"/>
      <w:szCs w:val="28"/>
    </w:rPr>
  </w:style>
  <w:style w:type="paragraph" w:styleId="ac">
    <w:name w:val="Normal (Web)"/>
    <w:basedOn w:val="a"/>
    <w:uiPriority w:val="99"/>
    <w:semiHidden/>
    <w:unhideWhenUsed/>
    <w:rsid w:val="0007043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d">
    <w:name w:val="Strong"/>
    <w:basedOn w:val="a0"/>
    <w:uiPriority w:val="22"/>
    <w:qFormat/>
    <w:rsid w:val="000704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08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840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psuin</dc:creator>
  <cp:keywords/>
  <dc:description/>
  <cp:lastModifiedBy>김현주 (Hyunjoo Kim)</cp:lastModifiedBy>
  <cp:revision>2</cp:revision>
  <dcterms:created xsi:type="dcterms:W3CDTF">2025-11-18T06:50:00Z</dcterms:created>
  <dcterms:modified xsi:type="dcterms:W3CDTF">2025-11-18T06:50:00Z</dcterms:modified>
</cp:coreProperties>
</file>