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75EC" w:rsidRDefault="00A507E8" w:rsidP="006A4D05">
      <w:pPr>
        <w:spacing w:before="120" w:after="120"/>
        <w:jc w:val="center"/>
        <w:rPr>
          <w:b/>
          <w:sz w:val="28"/>
        </w:rPr>
      </w:pPr>
      <w:r>
        <w:rPr>
          <w:rFonts w:hint="eastAsia"/>
          <w:b/>
          <w:sz w:val="28"/>
        </w:rPr>
        <w:t>정보</w:t>
      </w:r>
      <w:r w:rsidR="00763509">
        <w:rPr>
          <w:rFonts w:hint="eastAsia"/>
          <w:b/>
          <w:sz w:val="28"/>
        </w:rPr>
        <w:t>폐기</w:t>
      </w:r>
      <w:r w:rsidR="00D77123">
        <w:rPr>
          <w:rFonts w:hint="eastAsia"/>
          <w:b/>
          <w:sz w:val="28"/>
        </w:rPr>
        <w:t xml:space="preserve"> </w:t>
      </w:r>
      <w:r w:rsidR="00D77123">
        <w:rPr>
          <w:rFonts w:hint="eastAsia"/>
          <w:b/>
          <w:sz w:val="28"/>
        </w:rPr>
        <w:t>및</w:t>
      </w:r>
      <w:r w:rsidR="00D77123">
        <w:rPr>
          <w:rFonts w:hint="eastAsia"/>
          <w:b/>
          <w:sz w:val="28"/>
        </w:rPr>
        <w:t xml:space="preserve"> </w:t>
      </w:r>
      <w:r w:rsidR="00D77123">
        <w:rPr>
          <w:rFonts w:hint="eastAsia"/>
          <w:b/>
          <w:sz w:val="28"/>
        </w:rPr>
        <w:t>활용금지</w:t>
      </w:r>
      <w:r w:rsidR="00763509">
        <w:rPr>
          <w:rFonts w:hint="eastAsia"/>
          <w:b/>
          <w:sz w:val="28"/>
        </w:rPr>
        <w:t xml:space="preserve"> </w:t>
      </w:r>
      <w:r w:rsidR="00763509">
        <w:rPr>
          <w:rFonts w:hint="eastAsia"/>
          <w:b/>
          <w:sz w:val="28"/>
        </w:rPr>
        <w:t>확</w:t>
      </w:r>
      <w:r w:rsidR="00D77123">
        <w:rPr>
          <w:rFonts w:hint="eastAsia"/>
          <w:b/>
          <w:sz w:val="28"/>
        </w:rPr>
        <w:t>약</w:t>
      </w:r>
      <w:r w:rsidR="00763509">
        <w:rPr>
          <w:rFonts w:hint="eastAsia"/>
          <w:b/>
          <w:sz w:val="28"/>
        </w:rPr>
        <w:t>서</w:t>
      </w:r>
      <w:r w:rsidR="00763509">
        <w:rPr>
          <w:rFonts w:hint="eastAsia"/>
          <w:b/>
          <w:sz w:val="28"/>
        </w:rPr>
        <w:t xml:space="preserve"> </w:t>
      </w:r>
    </w:p>
    <w:p w:rsidR="00915604" w:rsidRDefault="00915604" w:rsidP="006A4D05">
      <w:pPr>
        <w:spacing w:before="120" w:after="120"/>
        <w:jc w:val="center"/>
        <w:rPr>
          <w:b/>
          <w:sz w:val="28"/>
        </w:rPr>
      </w:pPr>
    </w:p>
    <w:p w:rsidR="00763509" w:rsidDel="006176FB" w:rsidRDefault="00A507E8" w:rsidP="00915604">
      <w:pPr>
        <w:spacing w:before="120" w:after="120"/>
        <w:rPr>
          <w:del w:id="0" w:author="김현주 (Hyunjoo Kim)" w:date="2024-03-25T14:39:00Z"/>
          <w:b/>
          <w:sz w:val="22"/>
        </w:rPr>
      </w:pPr>
      <w:del w:id="1" w:author="김현주 (Hyunjoo Kim)" w:date="2024-03-25T14:39:00Z">
        <w:r w:rsidDel="006176FB">
          <w:rPr>
            <w:rFonts w:hint="eastAsia"/>
            <w:b/>
            <w:sz w:val="22"/>
          </w:rPr>
          <w:delText>정보</w:delText>
        </w:r>
        <w:r w:rsidR="00763509" w:rsidDel="006176FB">
          <w:rPr>
            <w:rFonts w:hint="eastAsia"/>
            <w:b/>
            <w:sz w:val="22"/>
          </w:rPr>
          <w:delText>폐기</w:delText>
        </w:r>
        <w:r w:rsidR="00763509" w:rsidDel="006176FB">
          <w:rPr>
            <w:rFonts w:hint="eastAsia"/>
            <w:b/>
            <w:sz w:val="22"/>
          </w:rPr>
          <w:delText xml:space="preserve"> </w:delText>
        </w:r>
        <w:r w:rsidR="00763509" w:rsidDel="006176FB">
          <w:rPr>
            <w:rFonts w:hint="eastAsia"/>
            <w:b/>
            <w:sz w:val="22"/>
          </w:rPr>
          <w:delText>및</w:delText>
        </w:r>
        <w:r w:rsidR="00763509" w:rsidDel="006176FB">
          <w:rPr>
            <w:rFonts w:hint="eastAsia"/>
            <w:b/>
            <w:sz w:val="22"/>
          </w:rPr>
          <w:delText xml:space="preserve"> </w:delText>
        </w:r>
        <w:r w:rsidR="00763509" w:rsidDel="006176FB">
          <w:rPr>
            <w:rFonts w:hint="eastAsia"/>
            <w:b/>
            <w:sz w:val="22"/>
          </w:rPr>
          <w:delText>활용금지</w:delText>
        </w:r>
        <w:r w:rsidR="00763509" w:rsidDel="006176FB">
          <w:rPr>
            <w:rFonts w:hint="eastAsia"/>
            <w:b/>
            <w:sz w:val="22"/>
          </w:rPr>
          <w:delText xml:space="preserve"> </w:delText>
        </w:r>
        <w:r w:rsidR="00763509" w:rsidDel="006176FB">
          <w:rPr>
            <w:rFonts w:hint="eastAsia"/>
            <w:b/>
            <w:sz w:val="22"/>
          </w:rPr>
          <w:delText>확약</w:delText>
        </w:r>
      </w:del>
    </w:p>
    <w:p w:rsidR="00915604" w:rsidRPr="00AA337F" w:rsidRDefault="00AA337F" w:rsidP="00AA337F">
      <w:pPr>
        <w:pStyle w:val="a6"/>
        <w:numPr>
          <w:ilvl w:val="0"/>
          <w:numId w:val="1"/>
        </w:numPr>
        <w:spacing w:before="120" w:after="120"/>
        <w:ind w:leftChars="0"/>
        <w:rPr>
          <w:sz w:val="22"/>
          <w:rPrChange w:id="2" w:author="김현주 (Hyunjoo Kim)" w:date="2024-03-25T14:36:00Z">
            <w:rPr/>
          </w:rPrChange>
        </w:rPr>
        <w:pPrChange w:id="3" w:author="김현주 (Hyunjoo Kim)" w:date="2024-03-25T14:35:00Z">
          <w:pPr>
            <w:spacing w:before="120" w:after="120"/>
          </w:pPr>
        </w:pPrChange>
      </w:pPr>
      <w:ins w:id="4" w:author="김현주 (Hyunjoo Kim)" w:date="2024-03-25T14:35:00Z">
        <w:r w:rsidRPr="00AA337F">
          <w:rPr>
            <w:rFonts w:hint="eastAsia"/>
            <w:sz w:val="22"/>
            <w:rPrChange w:id="5" w:author="김현주 (Hyunjoo Kim)" w:date="2024-03-25T14:36:00Z">
              <w:rPr>
                <w:rFonts w:hint="eastAsia"/>
                <w:b/>
                <w:sz w:val="22"/>
              </w:rPr>
            </w:rPrChange>
          </w:rPr>
          <w:t>본인은</w:t>
        </w:r>
        <w:r w:rsidRPr="00AA337F">
          <w:rPr>
            <w:rFonts w:hint="eastAsia"/>
            <w:sz w:val="22"/>
            <w:rPrChange w:id="6" w:author="김현주 (Hyunjoo Kim)" w:date="2024-03-25T14:36:00Z">
              <w:rPr>
                <w:rFonts w:hint="eastAsia"/>
                <w:b/>
                <w:sz w:val="22"/>
              </w:rPr>
            </w:rPrChange>
          </w:rPr>
          <w:t xml:space="preserve"> </w:t>
        </w:r>
        <w:r w:rsidRPr="00AA337F">
          <w:rPr>
            <w:rFonts w:hint="eastAsia"/>
            <w:sz w:val="22"/>
            <w:rPrChange w:id="7" w:author="김현주 (Hyunjoo Kim)" w:date="2024-03-25T14:36:00Z">
              <w:rPr>
                <w:rFonts w:hint="eastAsia"/>
                <w:b/>
                <w:sz w:val="22"/>
              </w:rPr>
            </w:rPrChange>
          </w:rPr>
          <w:t>회사의</w:t>
        </w:r>
        <w:r w:rsidRPr="00AA337F">
          <w:rPr>
            <w:rFonts w:hint="eastAsia"/>
            <w:sz w:val="22"/>
            <w:rPrChange w:id="8" w:author="김현주 (Hyunjoo Kim)" w:date="2024-03-25T14:36:00Z">
              <w:rPr>
                <w:rFonts w:hint="eastAsia"/>
                <w:b/>
                <w:sz w:val="22"/>
              </w:rPr>
            </w:rPrChange>
          </w:rPr>
          <w:t xml:space="preserve"> </w:t>
        </w:r>
        <w:r w:rsidRPr="00AA337F">
          <w:rPr>
            <w:rFonts w:hint="eastAsia"/>
            <w:sz w:val="22"/>
            <w:rPrChange w:id="9" w:author="김현주 (Hyunjoo Kim)" w:date="2024-03-25T14:36:00Z">
              <w:rPr>
                <w:rFonts w:hint="eastAsia"/>
                <w:b/>
                <w:sz w:val="22"/>
              </w:rPr>
            </w:rPrChange>
          </w:rPr>
          <w:t>보안</w:t>
        </w:r>
        <w:r w:rsidRPr="00AA337F">
          <w:rPr>
            <w:rFonts w:hint="eastAsia"/>
            <w:sz w:val="22"/>
            <w:rPrChange w:id="10" w:author="김현주 (Hyunjoo Kim)" w:date="2024-03-25T14:36:00Z">
              <w:rPr>
                <w:rFonts w:hint="eastAsia"/>
                <w:b/>
                <w:sz w:val="22"/>
              </w:rPr>
            </w:rPrChange>
          </w:rPr>
          <w:t xml:space="preserve"> </w:t>
        </w:r>
        <w:r w:rsidRPr="00AA337F">
          <w:rPr>
            <w:rFonts w:hint="eastAsia"/>
            <w:sz w:val="22"/>
            <w:rPrChange w:id="11" w:author="김현주 (Hyunjoo Kim)" w:date="2024-03-25T14:36:00Z">
              <w:rPr>
                <w:rFonts w:hint="eastAsia"/>
                <w:b/>
                <w:sz w:val="22"/>
              </w:rPr>
            </w:rPrChange>
          </w:rPr>
          <w:t>정책과</w:t>
        </w:r>
        <w:r w:rsidRPr="00AA337F">
          <w:rPr>
            <w:rFonts w:hint="eastAsia"/>
            <w:sz w:val="22"/>
            <w:rPrChange w:id="12" w:author="김현주 (Hyunjoo Kim)" w:date="2024-03-25T14:36:00Z">
              <w:rPr>
                <w:rFonts w:hint="eastAsia"/>
                <w:b/>
                <w:sz w:val="22"/>
              </w:rPr>
            </w:rPrChange>
          </w:rPr>
          <w:t xml:space="preserve"> </w:t>
        </w:r>
        <w:r w:rsidRPr="00AA337F">
          <w:rPr>
            <w:rFonts w:hint="eastAsia"/>
            <w:sz w:val="22"/>
            <w:rPrChange w:id="13" w:author="김현주 (Hyunjoo Kim)" w:date="2024-03-25T14:36:00Z">
              <w:rPr>
                <w:rFonts w:hint="eastAsia"/>
                <w:b/>
                <w:sz w:val="22"/>
              </w:rPr>
            </w:rPrChange>
          </w:rPr>
          <w:t>관련하여</w:t>
        </w:r>
        <w:r w:rsidRPr="00AA337F">
          <w:rPr>
            <w:rFonts w:hint="eastAsia"/>
            <w:sz w:val="22"/>
            <w:rPrChange w:id="14" w:author="김현주 (Hyunjoo Kim)" w:date="2024-03-25T14:36:00Z">
              <w:rPr>
                <w:rFonts w:hint="eastAsia"/>
                <w:b/>
                <w:sz w:val="22"/>
              </w:rPr>
            </w:rPrChange>
          </w:rPr>
          <w:t xml:space="preserve"> </w:t>
        </w:r>
        <w:r w:rsidRPr="00AA337F">
          <w:rPr>
            <w:rFonts w:hint="eastAsia"/>
            <w:sz w:val="22"/>
            <w:rPrChange w:id="15" w:author="김현주 (Hyunjoo Kim)" w:date="2024-03-25T14:36:00Z">
              <w:rPr>
                <w:rFonts w:hint="eastAsia"/>
                <w:b/>
                <w:sz w:val="22"/>
              </w:rPr>
            </w:rPrChange>
          </w:rPr>
          <w:t>아래</w:t>
        </w:r>
        <w:r w:rsidRPr="00AA337F">
          <w:rPr>
            <w:rFonts w:hint="eastAsia"/>
            <w:sz w:val="22"/>
            <w:rPrChange w:id="16" w:author="김현주 (Hyunjoo Kim)" w:date="2024-03-25T14:36:00Z">
              <w:rPr>
                <w:rFonts w:hint="eastAsia"/>
                <w:b/>
                <w:sz w:val="22"/>
              </w:rPr>
            </w:rPrChange>
          </w:rPr>
          <w:t xml:space="preserve"> </w:t>
        </w:r>
        <w:r w:rsidRPr="00AA337F">
          <w:rPr>
            <w:rFonts w:hint="eastAsia"/>
            <w:sz w:val="22"/>
            <w:rPrChange w:id="17" w:author="김현주 (Hyunjoo Kim)" w:date="2024-03-25T14:36:00Z">
              <w:rPr>
                <w:rFonts w:hint="eastAsia"/>
                <w:b/>
                <w:sz w:val="22"/>
              </w:rPr>
            </w:rPrChange>
          </w:rPr>
          <w:t>사항에</w:t>
        </w:r>
        <w:r w:rsidRPr="00AA337F">
          <w:rPr>
            <w:rFonts w:hint="eastAsia"/>
            <w:sz w:val="22"/>
            <w:rPrChange w:id="18" w:author="김현주 (Hyunjoo Kim)" w:date="2024-03-25T14:36:00Z">
              <w:rPr>
                <w:rFonts w:hint="eastAsia"/>
                <w:b/>
                <w:sz w:val="22"/>
              </w:rPr>
            </w:rPrChange>
          </w:rPr>
          <w:t xml:space="preserve"> </w:t>
        </w:r>
        <w:r w:rsidRPr="00AA337F">
          <w:rPr>
            <w:rFonts w:hint="eastAsia"/>
            <w:sz w:val="22"/>
            <w:rPrChange w:id="19" w:author="김현주 (Hyunjoo Kim)" w:date="2024-03-25T14:36:00Z">
              <w:rPr>
                <w:rFonts w:hint="eastAsia"/>
                <w:b/>
                <w:sz w:val="22"/>
              </w:rPr>
            </w:rPrChange>
          </w:rPr>
          <w:t>동의하며</w:t>
        </w:r>
        <w:r w:rsidRPr="00AA337F">
          <w:rPr>
            <w:rFonts w:hint="eastAsia"/>
            <w:sz w:val="22"/>
            <w:rPrChange w:id="20" w:author="김현주 (Hyunjoo Kim)" w:date="2024-03-25T14:36:00Z">
              <w:rPr>
                <w:rFonts w:hint="eastAsia"/>
                <w:b/>
                <w:sz w:val="22"/>
              </w:rPr>
            </w:rPrChange>
          </w:rPr>
          <w:t xml:space="preserve"> </w:t>
        </w:r>
        <w:r w:rsidRPr="00AA337F">
          <w:rPr>
            <w:rFonts w:hint="eastAsia"/>
            <w:sz w:val="22"/>
            <w:rPrChange w:id="21" w:author="김현주 (Hyunjoo Kim)" w:date="2024-03-25T14:36:00Z">
              <w:rPr>
                <w:rFonts w:hint="eastAsia"/>
                <w:b/>
                <w:sz w:val="22"/>
              </w:rPr>
            </w:rPrChange>
          </w:rPr>
          <w:t>일체의</w:t>
        </w:r>
        <w:r w:rsidRPr="00AA337F">
          <w:rPr>
            <w:rFonts w:hint="eastAsia"/>
            <w:sz w:val="22"/>
            <w:rPrChange w:id="22" w:author="김현주 (Hyunjoo Kim)" w:date="2024-03-25T14:36:00Z">
              <w:rPr>
                <w:rFonts w:hint="eastAsia"/>
                <w:b/>
                <w:sz w:val="22"/>
              </w:rPr>
            </w:rPrChange>
          </w:rPr>
          <w:t xml:space="preserve"> </w:t>
        </w:r>
        <w:r w:rsidRPr="00AA337F">
          <w:rPr>
            <w:rFonts w:hint="eastAsia"/>
            <w:sz w:val="22"/>
            <w:rPrChange w:id="23" w:author="김현주 (Hyunjoo Kim)" w:date="2024-03-25T14:36:00Z">
              <w:rPr>
                <w:rFonts w:hint="eastAsia"/>
                <w:b/>
                <w:sz w:val="22"/>
              </w:rPr>
            </w:rPrChange>
          </w:rPr>
          <w:t>이의를</w:t>
        </w:r>
        <w:r w:rsidRPr="00AA337F">
          <w:rPr>
            <w:rFonts w:hint="eastAsia"/>
            <w:sz w:val="22"/>
            <w:rPrChange w:id="24" w:author="김현주 (Hyunjoo Kim)" w:date="2024-03-25T14:36:00Z">
              <w:rPr>
                <w:rFonts w:hint="eastAsia"/>
                <w:b/>
                <w:sz w:val="22"/>
              </w:rPr>
            </w:rPrChange>
          </w:rPr>
          <w:t xml:space="preserve"> </w:t>
        </w:r>
        <w:r w:rsidRPr="00AA337F">
          <w:rPr>
            <w:rFonts w:hint="eastAsia"/>
            <w:sz w:val="22"/>
            <w:rPrChange w:id="25" w:author="김현주 (Hyunjoo Kim)" w:date="2024-03-25T14:36:00Z">
              <w:rPr>
                <w:rFonts w:hint="eastAsia"/>
                <w:b/>
                <w:sz w:val="22"/>
              </w:rPr>
            </w:rPrChange>
          </w:rPr>
          <w:t>제기하지</w:t>
        </w:r>
        <w:r w:rsidRPr="00AA337F">
          <w:rPr>
            <w:rFonts w:hint="eastAsia"/>
            <w:sz w:val="22"/>
            <w:rPrChange w:id="26" w:author="김현주 (Hyunjoo Kim)" w:date="2024-03-25T14:36:00Z">
              <w:rPr>
                <w:rFonts w:hint="eastAsia"/>
                <w:b/>
                <w:sz w:val="22"/>
              </w:rPr>
            </w:rPrChange>
          </w:rPr>
          <w:t xml:space="preserve"> </w:t>
        </w:r>
        <w:r w:rsidRPr="00AA337F">
          <w:rPr>
            <w:rFonts w:hint="eastAsia"/>
            <w:sz w:val="22"/>
            <w:rPrChange w:id="27" w:author="김현주 (Hyunjoo Kim)" w:date="2024-03-25T14:36:00Z">
              <w:rPr>
                <w:rFonts w:hint="eastAsia"/>
                <w:b/>
                <w:sz w:val="22"/>
              </w:rPr>
            </w:rPrChange>
          </w:rPr>
          <w:t>않겠습니다</w:t>
        </w:r>
        <w:r w:rsidRPr="00AA337F">
          <w:rPr>
            <w:rFonts w:hint="eastAsia"/>
            <w:sz w:val="22"/>
            <w:rPrChange w:id="28" w:author="김현주 (Hyunjoo Kim)" w:date="2024-03-25T14:36:00Z">
              <w:rPr>
                <w:rFonts w:hint="eastAsia"/>
                <w:b/>
                <w:sz w:val="22"/>
              </w:rPr>
            </w:rPrChange>
          </w:rPr>
          <w:t>.</w:t>
        </w:r>
        <w:r w:rsidRPr="00AA337F">
          <w:rPr>
            <w:sz w:val="22"/>
            <w:rPrChange w:id="29" w:author="김현주 (Hyunjoo Kim)" w:date="2024-03-25T14:36:00Z">
              <w:rPr>
                <w:b/>
                <w:sz w:val="22"/>
              </w:rPr>
            </w:rPrChange>
          </w:rPr>
          <w:t xml:space="preserve"> </w:t>
        </w:r>
      </w:ins>
    </w:p>
    <w:p w:rsidR="002C2937" w:rsidRPr="00763509" w:rsidRDefault="00915604" w:rsidP="00763509">
      <w:pPr>
        <w:pStyle w:val="a6"/>
        <w:numPr>
          <w:ilvl w:val="0"/>
          <w:numId w:val="1"/>
        </w:numPr>
        <w:spacing w:before="120" w:after="120"/>
        <w:ind w:leftChars="0"/>
        <w:rPr>
          <w:sz w:val="22"/>
        </w:rPr>
      </w:pPr>
      <w:r w:rsidRPr="00763509">
        <w:rPr>
          <w:rFonts w:hint="eastAsia"/>
          <w:sz w:val="22"/>
        </w:rPr>
        <w:t>본인은</w:t>
      </w:r>
      <w:r w:rsidRPr="00763509">
        <w:rPr>
          <w:rFonts w:hint="eastAsia"/>
          <w:sz w:val="22"/>
        </w:rPr>
        <w:t xml:space="preserve"> </w:t>
      </w:r>
      <w:r w:rsidR="00763509" w:rsidRPr="00763509">
        <w:rPr>
          <w:rFonts w:hint="eastAsia"/>
          <w:sz w:val="22"/>
        </w:rPr>
        <w:t>주식회사</w:t>
      </w:r>
      <w:r w:rsidR="00763509" w:rsidRPr="00763509">
        <w:rPr>
          <w:rFonts w:hint="eastAsia"/>
          <w:sz w:val="22"/>
        </w:rPr>
        <w:t xml:space="preserve"> </w:t>
      </w:r>
      <w:proofErr w:type="spellStart"/>
      <w:ins w:id="30" w:author="김현주 (Hyunjoo Kim)" w:date="2024-03-25T14:50:00Z">
        <w:r w:rsidR="00887EF7">
          <w:rPr>
            <w:rFonts w:hint="eastAsia"/>
            <w:sz w:val="22"/>
          </w:rPr>
          <w:t>시디즈</w:t>
        </w:r>
      </w:ins>
      <w:proofErr w:type="spellEnd"/>
      <w:del w:id="31" w:author="김현주 (Hyunjoo Kim)" w:date="2024-03-25T14:50:00Z">
        <w:r w:rsidR="00763509" w:rsidRPr="00763509" w:rsidDel="00887EF7">
          <w:rPr>
            <w:rFonts w:hint="eastAsia"/>
            <w:sz w:val="22"/>
          </w:rPr>
          <w:delText>[</w:delText>
        </w:r>
        <w:r w:rsidR="00763509" w:rsidRPr="00763509" w:rsidDel="00887EF7">
          <w:rPr>
            <w:sz w:val="22"/>
          </w:rPr>
          <w:delText xml:space="preserve">  </w:delText>
        </w:r>
        <w:r w:rsidR="00763509" w:rsidRPr="00763509" w:rsidDel="00887EF7">
          <w:rPr>
            <w:rFonts w:hint="eastAsia"/>
            <w:sz w:val="22"/>
          </w:rPr>
          <w:delText>]</w:delText>
        </w:r>
      </w:del>
      <w:r w:rsidR="00156A61">
        <w:rPr>
          <w:rFonts w:hint="eastAsia"/>
          <w:sz w:val="22"/>
        </w:rPr>
        <w:t>(</w:t>
      </w:r>
      <w:r w:rsidR="00156A61">
        <w:rPr>
          <w:rFonts w:hint="eastAsia"/>
          <w:sz w:val="22"/>
        </w:rPr>
        <w:t>이하</w:t>
      </w:r>
      <w:r w:rsidR="00156A61">
        <w:rPr>
          <w:rFonts w:hint="eastAsia"/>
          <w:sz w:val="22"/>
        </w:rPr>
        <w:t xml:space="preserve"> '</w:t>
      </w:r>
      <w:r w:rsidR="00156A61">
        <w:rPr>
          <w:rFonts w:hint="eastAsia"/>
          <w:sz w:val="22"/>
        </w:rPr>
        <w:t>회사</w:t>
      </w:r>
      <w:r w:rsidR="00156A61">
        <w:rPr>
          <w:rFonts w:hint="eastAsia"/>
          <w:sz w:val="22"/>
        </w:rPr>
        <w:t>')</w:t>
      </w:r>
      <w:r w:rsidR="00763509" w:rsidRPr="00763509">
        <w:rPr>
          <w:rFonts w:hint="eastAsia"/>
          <w:sz w:val="22"/>
        </w:rPr>
        <w:t>에</w:t>
      </w:r>
      <w:r w:rsidR="00763509" w:rsidRPr="00763509">
        <w:rPr>
          <w:rFonts w:hint="eastAsia"/>
          <w:sz w:val="22"/>
        </w:rPr>
        <w:t xml:space="preserve"> </w:t>
      </w:r>
      <w:r w:rsidR="00763509" w:rsidRPr="00763509">
        <w:rPr>
          <w:rFonts w:hint="eastAsia"/>
          <w:sz w:val="22"/>
        </w:rPr>
        <w:t>재직할</w:t>
      </w:r>
      <w:r w:rsidR="00763509" w:rsidRPr="00763509">
        <w:rPr>
          <w:rFonts w:hint="eastAsia"/>
          <w:sz w:val="22"/>
        </w:rPr>
        <w:t xml:space="preserve"> </w:t>
      </w:r>
      <w:r w:rsidR="00763509" w:rsidRPr="00763509">
        <w:rPr>
          <w:rFonts w:hint="eastAsia"/>
          <w:sz w:val="22"/>
        </w:rPr>
        <w:t>당시</w:t>
      </w:r>
      <w:r w:rsidR="00763509" w:rsidRPr="00763509">
        <w:rPr>
          <w:rFonts w:hint="eastAsia"/>
          <w:sz w:val="22"/>
        </w:rPr>
        <w:t xml:space="preserve"> </w:t>
      </w:r>
      <w:r w:rsidR="00913862">
        <w:rPr>
          <w:rFonts w:hint="eastAsia"/>
          <w:sz w:val="22"/>
        </w:rPr>
        <w:t>회사와</w:t>
      </w:r>
      <w:r w:rsidR="00913862">
        <w:rPr>
          <w:rFonts w:hint="eastAsia"/>
          <w:sz w:val="22"/>
        </w:rPr>
        <w:t xml:space="preserve"> </w:t>
      </w:r>
      <w:r w:rsidR="00913862">
        <w:rPr>
          <w:rFonts w:hint="eastAsia"/>
          <w:sz w:val="22"/>
        </w:rPr>
        <w:t>관련하여</w:t>
      </w:r>
      <w:r w:rsidR="00913862">
        <w:rPr>
          <w:rFonts w:hint="eastAsia"/>
          <w:sz w:val="22"/>
        </w:rPr>
        <w:t xml:space="preserve"> </w:t>
      </w:r>
      <w:r w:rsidR="00913862">
        <w:rPr>
          <w:rFonts w:hint="eastAsia"/>
          <w:sz w:val="22"/>
        </w:rPr>
        <w:t>취득한</w:t>
      </w:r>
      <w:r w:rsidR="00913862">
        <w:rPr>
          <w:rFonts w:hint="eastAsia"/>
          <w:sz w:val="22"/>
        </w:rPr>
        <w:t xml:space="preserve"> </w:t>
      </w:r>
      <w:ins w:id="32" w:author="김현주 (Hyunjoo Kim)" w:date="2024-03-25T14:50:00Z">
        <w:r w:rsidR="00887EF7">
          <w:rPr>
            <w:rFonts w:hint="eastAsia"/>
            <w:sz w:val="22"/>
          </w:rPr>
          <w:t>모든</w:t>
        </w:r>
      </w:ins>
      <w:del w:id="33" w:author="김현주 (Hyunjoo Kim)" w:date="2024-03-25T14:50:00Z">
        <w:r w:rsidR="00D30281" w:rsidDel="00887EF7">
          <w:rPr>
            <w:rFonts w:hint="eastAsia"/>
            <w:sz w:val="22"/>
          </w:rPr>
          <w:delText>일체의</w:delText>
        </w:r>
      </w:del>
      <w:r w:rsidR="00D30281">
        <w:rPr>
          <w:rFonts w:hint="eastAsia"/>
          <w:sz w:val="22"/>
        </w:rPr>
        <w:t xml:space="preserve"> </w:t>
      </w:r>
      <w:r w:rsidR="003303F7">
        <w:rPr>
          <w:rFonts w:hint="eastAsia"/>
          <w:sz w:val="22"/>
        </w:rPr>
        <w:t>정보를</w:t>
      </w:r>
      <w:r w:rsidR="003303F7">
        <w:rPr>
          <w:rFonts w:hint="eastAsia"/>
          <w:sz w:val="22"/>
        </w:rPr>
        <w:t xml:space="preserve"> </w:t>
      </w:r>
      <w:ins w:id="34" w:author="김현주 (Hyunjoo Kim)" w:date="2024-03-25T14:36:00Z">
        <w:r w:rsidR="00AA337F">
          <w:rPr>
            <w:rFonts w:hint="eastAsia"/>
            <w:sz w:val="22"/>
          </w:rPr>
          <w:t>회사가</w:t>
        </w:r>
        <w:r w:rsidR="00AA337F">
          <w:rPr>
            <w:rFonts w:hint="eastAsia"/>
            <w:sz w:val="22"/>
          </w:rPr>
          <w:t xml:space="preserve"> </w:t>
        </w:r>
        <w:r w:rsidR="00AA337F">
          <w:rPr>
            <w:rFonts w:hint="eastAsia"/>
            <w:sz w:val="22"/>
          </w:rPr>
          <w:t>검색</w:t>
        </w:r>
      </w:ins>
      <w:ins w:id="35" w:author="김현주 (Hyunjoo Kim)" w:date="2024-03-25T14:37:00Z">
        <w:r w:rsidR="00AA337F">
          <w:rPr>
            <w:rFonts w:hint="eastAsia"/>
            <w:sz w:val="22"/>
          </w:rPr>
          <w:t xml:space="preserve"> </w:t>
        </w:r>
      </w:ins>
      <w:ins w:id="36" w:author="김현주 (Hyunjoo Kim)" w:date="2024-03-25T14:36:00Z">
        <w:r w:rsidR="00AA337F">
          <w:rPr>
            <w:rFonts w:ascii="맑은 고딕" w:eastAsia="맑은 고딕" w:hAnsi="맑은 고딕" w:hint="eastAsia"/>
            <w:sz w:val="22"/>
          </w:rPr>
          <w:t>·</w:t>
        </w:r>
      </w:ins>
      <w:ins w:id="37" w:author="김현주 (Hyunjoo Kim)" w:date="2024-03-25T14:37:00Z">
        <w:r w:rsidR="00AA337F">
          <w:rPr>
            <w:rFonts w:ascii="맑은 고딕" w:eastAsia="맑은 고딕" w:hAnsi="맑은 고딕" w:hint="eastAsia"/>
            <w:sz w:val="22"/>
          </w:rPr>
          <w:t xml:space="preserve"> </w:t>
        </w:r>
      </w:ins>
      <w:ins w:id="38" w:author="김현주 (Hyunjoo Kim)" w:date="2024-03-25T14:36:00Z">
        <w:r w:rsidR="00AA337F">
          <w:rPr>
            <w:rFonts w:hint="eastAsia"/>
            <w:sz w:val="22"/>
          </w:rPr>
          <w:t>열람</w:t>
        </w:r>
      </w:ins>
      <w:ins w:id="39" w:author="김현주 (Hyunjoo Kim)" w:date="2024-03-25T14:40:00Z">
        <w:r w:rsidR="00EC3953">
          <w:rPr>
            <w:rFonts w:hint="eastAsia"/>
            <w:sz w:val="22"/>
          </w:rPr>
          <w:t>하고</w:t>
        </w:r>
      </w:ins>
      <w:ins w:id="40" w:author="김현주 (Hyunjoo Kim)" w:date="2024-03-25T14:39:00Z">
        <w:r w:rsidR="001A7B12">
          <w:rPr>
            <w:rFonts w:hint="eastAsia"/>
            <w:sz w:val="22"/>
          </w:rPr>
          <w:t>,</w:t>
        </w:r>
      </w:ins>
      <w:ins w:id="41" w:author="김현주 (Hyunjoo Kim)" w:date="2024-03-25T14:36:00Z">
        <w:r w:rsidR="00AA337F">
          <w:rPr>
            <w:rFonts w:hint="eastAsia"/>
            <w:sz w:val="22"/>
          </w:rPr>
          <w:t xml:space="preserve"> </w:t>
        </w:r>
      </w:ins>
      <w:ins w:id="42" w:author="김현주 (Hyunjoo Kim)" w:date="2024-03-25T14:47:00Z">
        <w:r w:rsidR="00410D81">
          <w:rPr>
            <w:rFonts w:hint="eastAsia"/>
            <w:sz w:val="22"/>
          </w:rPr>
          <w:t>개인</w:t>
        </w:r>
        <w:r w:rsidR="00410D81">
          <w:rPr>
            <w:rFonts w:hint="eastAsia"/>
            <w:sz w:val="22"/>
          </w:rPr>
          <w:t xml:space="preserve"> </w:t>
        </w:r>
        <w:r w:rsidR="00410D81">
          <w:rPr>
            <w:rFonts w:hint="eastAsia"/>
            <w:sz w:val="22"/>
          </w:rPr>
          <w:t>컴퓨터</w:t>
        </w:r>
        <w:r w:rsidR="00410D81">
          <w:rPr>
            <w:rFonts w:hint="eastAsia"/>
            <w:sz w:val="22"/>
          </w:rPr>
          <w:t xml:space="preserve"> </w:t>
        </w:r>
        <w:r w:rsidR="00410D81">
          <w:rPr>
            <w:rFonts w:hint="eastAsia"/>
            <w:sz w:val="22"/>
          </w:rPr>
          <w:t>및</w:t>
        </w:r>
        <w:r w:rsidR="00410D81">
          <w:rPr>
            <w:rFonts w:hint="eastAsia"/>
            <w:sz w:val="22"/>
          </w:rPr>
          <w:t xml:space="preserve"> </w:t>
        </w:r>
        <w:r w:rsidR="00410D81">
          <w:rPr>
            <w:rFonts w:hint="eastAsia"/>
            <w:sz w:val="22"/>
          </w:rPr>
          <w:t>클라우드를</w:t>
        </w:r>
        <w:r w:rsidR="00410D81">
          <w:rPr>
            <w:rFonts w:hint="eastAsia"/>
            <w:sz w:val="22"/>
          </w:rPr>
          <w:t xml:space="preserve"> </w:t>
        </w:r>
        <w:r w:rsidR="00410D81">
          <w:rPr>
            <w:rFonts w:hint="eastAsia"/>
            <w:sz w:val="22"/>
          </w:rPr>
          <w:t>포함하여</w:t>
        </w:r>
        <w:r w:rsidR="00AD3123">
          <w:rPr>
            <w:sz w:val="22"/>
          </w:rPr>
          <w:t xml:space="preserve"> </w:t>
        </w:r>
      </w:ins>
      <w:ins w:id="43" w:author="김현주 (Hyunjoo Kim)" w:date="2024-03-25T14:50:00Z">
        <w:r w:rsidR="00887EF7">
          <w:rPr>
            <w:rFonts w:hint="eastAsia"/>
            <w:sz w:val="22"/>
          </w:rPr>
          <w:t>일체의</w:t>
        </w:r>
      </w:ins>
      <w:ins w:id="44" w:author="김현주 (Hyunjoo Kim)" w:date="2024-03-25T14:37:00Z">
        <w:r w:rsidR="00AA337F">
          <w:rPr>
            <w:rFonts w:hint="eastAsia"/>
            <w:sz w:val="22"/>
          </w:rPr>
          <w:t xml:space="preserve"> </w:t>
        </w:r>
        <w:r w:rsidR="00AA337F">
          <w:rPr>
            <w:rFonts w:hint="eastAsia"/>
            <w:sz w:val="22"/>
          </w:rPr>
          <w:t>정보를</w:t>
        </w:r>
        <w:r w:rsidR="00AA337F">
          <w:rPr>
            <w:rFonts w:hint="eastAsia"/>
            <w:sz w:val="22"/>
          </w:rPr>
          <w:t xml:space="preserve"> </w:t>
        </w:r>
      </w:ins>
      <w:proofErr w:type="spellStart"/>
      <w:r w:rsidR="00763509" w:rsidRPr="00763509">
        <w:rPr>
          <w:rFonts w:hint="eastAsia"/>
          <w:sz w:val="22"/>
        </w:rPr>
        <w:t>삭제</w:t>
      </w:r>
      <w:r w:rsidR="00D30281">
        <w:rPr>
          <w:rFonts w:ascii="HY신명조" w:hint="eastAsia"/>
          <w:sz w:val="22"/>
        </w:rPr>
        <w:t>·</w:t>
      </w:r>
      <w:r w:rsidR="00D30281">
        <w:rPr>
          <w:rFonts w:hint="eastAsia"/>
          <w:sz w:val="22"/>
        </w:rPr>
        <w:t>폐기하</w:t>
      </w:r>
      <w:ins w:id="45" w:author="김현주 (Hyunjoo Kim)" w:date="2024-03-25T14:34:00Z">
        <w:r w:rsidR="00AA337F">
          <w:rPr>
            <w:rFonts w:hint="eastAsia"/>
            <w:sz w:val="22"/>
          </w:rPr>
          <w:t>는</w:t>
        </w:r>
        <w:proofErr w:type="spellEnd"/>
        <w:r w:rsidR="00AA337F">
          <w:rPr>
            <w:rFonts w:hint="eastAsia"/>
            <w:sz w:val="22"/>
          </w:rPr>
          <w:t xml:space="preserve"> </w:t>
        </w:r>
        <w:r w:rsidR="00AA337F">
          <w:rPr>
            <w:rFonts w:hint="eastAsia"/>
            <w:sz w:val="22"/>
          </w:rPr>
          <w:t>것에</w:t>
        </w:r>
        <w:r w:rsidR="00AA337F">
          <w:rPr>
            <w:rFonts w:hint="eastAsia"/>
            <w:sz w:val="22"/>
          </w:rPr>
          <w:t xml:space="preserve"> </w:t>
        </w:r>
        <w:r w:rsidR="00AA337F">
          <w:rPr>
            <w:rFonts w:hint="eastAsia"/>
            <w:sz w:val="22"/>
          </w:rPr>
          <w:t>동의하며</w:t>
        </w:r>
        <w:r w:rsidR="00AA337F">
          <w:rPr>
            <w:rFonts w:hint="eastAsia"/>
            <w:sz w:val="22"/>
          </w:rPr>
          <w:t>,</w:t>
        </w:r>
        <w:r w:rsidR="00AA337F">
          <w:rPr>
            <w:sz w:val="22"/>
          </w:rPr>
          <w:t xml:space="preserve"> </w:t>
        </w:r>
      </w:ins>
      <w:del w:id="46" w:author="김현주 (Hyunjoo Kim)" w:date="2024-03-25T14:34:00Z">
        <w:r w:rsidR="00D30281" w:rsidDel="00AA337F">
          <w:rPr>
            <w:rFonts w:hint="eastAsia"/>
            <w:sz w:val="22"/>
          </w:rPr>
          <w:delText>거나</w:delText>
        </w:r>
      </w:del>
      <w:del w:id="47" w:author="김현주 (Hyunjoo Kim)" w:date="2024-03-25T14:35:00Z">
        <w:r w:rsidR="00D30281" w:rsidDel="00AA337F">
          <w:rPr>
            <w:rFonts w:hint="eastAsia"/>
            <w:sz w:val="22"/>
          </w:rPr>
          <w:delText xml:space="preserve"> </w:delText>
        </w:r>
        <w:r w:rsidR="00AE7CE8" w:rsidDel="00AA337F">
          <w:rPr>
            <w:rFonts w:hint="eastAsia"/>
            <w:sz w:val="22"/>
          </w:rPr>
          <w:delText>회사에</w:delText>
        </w:r>
        <w:r w:rsidR="00AE7CE8" w:rsidDel="00AA337F">
          <w:rPr>
            <w:rFonts w:hint="eastAsia"/>
            <w:sz w:val="22"/>
          </w:rPr>
          <w:delText xml:space="preserve"> </w:delText>
        </w:r>
        <w:r w:rsidR="00D30281" w:rsidDel="00AA337F">
          <w:rPr>
            <w:rFonts w:hint="eastAsia"/>
            <w:sz w:val="22"/>
          </w:rPr>
          <w:delText>반</w:delText>
        </w:r>
        <w:r w:rsidR="00DA40E8" w:rsidDel="00AA337F">
          <w:rPr>
            <w:rFonts w:hint="eastAsia"/>
            <w:sz w:val="22"/>
          </w:rPr>
          <w:delText>납</w:delText>
        </w:r>
        <w:r w:rsidR="00763509" w:rsidRPr="00763509" w:rsidDel="00AA337F">
          <w:rPr>
            <w:rFonts w:hint="eastAsia"/>
            <w:sz w:val="22"/>
          </w:rPr>
          <w:delText>하였</w:delText>
        </w:r>
        <w:r w:rsidR="00DA40E8" w:rsidDel="00AA337F">
          <w:rPr>
            <w:rFonts w:hint="eastAsia"/>
            <w:sz w:val="22"/>
          </w:rPr>
          <w:delText>으며</w:delText>
        </w:r>
      </w:del>
      <w:del w:id="48" w:author="김현주 (Hyunjoo Kim)" w:date="2024-03-25T14:40:00Z">
        <w:r w:rsidR="00DA40E8" w:rsidDel="001A7B12">
          <w:rPr>
            <w:rFonts w:hint="eastAsia"/>
            <w:sz w:val="22"/>
          </w:rPr>
          <w:delText>,</w:delText>
        </w:r>
      </w:del>
      <w:r w:rsidR="00DA40E8">
        <w:rPr>
          <w:sz w:val="22"/>
        </w:rPr>
        <w:t xml:space="preserve"> </w:t>
      </w:r>
      <w:r w:rsidR="00DA40E8">
        <w:rPr>
          <w:rFonts w:hint="eastAsia"/>
          <w:sz w:val="22"/>
        </w:rPr>
        <w:t>이에</w:t>
      </w:r>
      <w:r w:rsidR="00DA40E8">
        <w:rPr>
          <w:rFonts w:hint="eastAsia"/>
          <w:sz w:val="22"/>
        </w:rPr>
        <w:t xml:space="preserve"> </w:t>
      </w:r>
      <w:r w:rsidR="00DA40E8">
        <w:rPr>
          <w:rFonts w:hint="eastAsia"/>
          <w:sz w:val="22"/>
        </w:rPr>
        <w:t>관한</w:t>
      </w:r>
      <w:r w:rsidR="00DA40E8">
        <w:rPr>
          <w:rFonts w:hint="eastAsia"/>
          <w:sz w:val="22"/>
        </w:rPr>
        <w:t xml:space="preserve"> </w:t>
      </w:r>
      <w:r w:rsidR="00DA40E8">
        <w:rPr>
          <w:rFonts w:hint="eastAsia"/>
          <w:sz w:val="22"/>
        </w:rPr>
        <w:t>어떠한</w:t>
      </w:r>
      <w:r w:rsidR="00DA40E8">
        <w:rPr>
          <w:rFonts w:hint="eastAsia"/>
          <w:sz w:val="22"/>
        </w:rPr>
        <w:t xml:space="preserve"> </w:t>
      </w:r>
      <w:r w:rsidR="00DA40E8">
        <w:rPr>
          <w:rFonts w:hint="eastAsia"/>
          <w:sz w:val="22"/>
        </w:rPr>
        <w:t>형태의</w:t>
      </w:r>
      <w:r w:rsidR="00DA40E8">
        <w:rPr>
          <w:rFonts w:hint="eastAsia"/>
          <w:sz w:val="22"/>
        </w:rPr>
        <w:t xml:space="preserve"> </w:t>
      </w:r>
      <w:r w:rsidR="00DA40E8">
        <w:rPr>
          <w:rFonts w:hint="eastAsia"/>
          <w:sz w:val="22"/>
        </w:rPr>
        <w:t>사본도</w:t>
      </w:r>
      <w:r w:rsidR="00DA40E8">
        <w:rPr>
          <w:rFonts w:hint="eastAsia"/>
          <w:sz w:val="22"/>
        </w:rPr>
        <w:t xml:space="preserve"> </w:t>
      </w:r>
      <w:r w:rsidR="00DA40E8">
        <w:rPr>
          <w:rFonts w:hint="eastAsia"/>
          <w:sz w:val="22"/>
        </w:rPr>
        <w:t>개인적으로</w:t>
      </w:r>
      <w:r w:rsidR="00DA40E8">
        <w:rPr>
          <w:rFonts w:hint="eastAsia"/>
          <w:sz w:val="22"/>
        </w:rPr>
        <w:t xml:space="preserve"> </w:t>
      </w:r>
      <w:r w:rsidR="00DA40E8">
        <w:rPr>
          <w:rFonts w:hint="eastAsia"/>
          <w:sz w:val="22"/>
        </w:rPr>
        <w:t>보유하지</w:t>
      </w:r>
      <w:r w:rsidR="00DA40E8">
        <w:rPr>
          <w:rFonts w:hint="eastAsia"/>
          <w:sz w:val="22"/>
        </w:rPr>
        <w:t xml:space="preserve"> </w:t>
      </w:r>
      <w:r w:rsidR="00DA40E8">
        <w:rPr>
          <w:rFonts w:hint="eastAsia"/>
          <w:sz w:val="22"/>
        </w:rPr>
        <w:t>않</w:t>
      </w:r>
      <w:ins w:id="49" w:author="김현주 (Hyunjoo Kim)" w:date="2024-03-25T14:35:00Z">
        <w:r w:rsidR="00AA337F">
          <w:rPr>
            <w:rFonts w:hint="eastAsia"/>
            <w:sz w:val="22"/>
          </w:rPr>
          <w:t>을</w:t>
        </w:r>
        <w:r w:rsidR="00AA337F">
          <w:rPr>
            <w:rFonts w:hint="eastAsia"/>
            <w:sz w:val="22"/>
          </w:rPr>
          <w:t xml:space="preserve"> </w:t>
        </w:r>
        <w:r w:rsidR="00AA337F">
          <w:rPr>
            <w:rFonts w:hint="eastAsia"/>
            <w:sz w:val="22"/>
          </w:rPr>
          <w:t>것임을</w:t>
        </w:r>
        <w:r w:rsidR="00AA337F">
          <w:rPr>
            <w:rFonts w:hint="eastAsia"/>
            <w:sz w:val="22"/>
          </w:rPr>
          <w:t xml:space="preserve"> </w:t>
        </w:r>
        <w:r w:rsidR="00AA337F">
          <w:rPr>
            <w:rFonts w:hint="eastAsia"/>
            <w:sz w:val="22"/>
          </w:rPr>
          <w:t>확약합니다</w:t>
        </w:r>
        <w:r w:rsidR="00AA337F">
          <w:rPr>
            <w:rFonts w:hint="eastAsia"/>
            <w:sz w:val="22"/>
          </w:rPr>
          <w:t>.</w:t>
        </w:r>
        <w:r w:rsidR="00AA337F">
          <w:rPr>
            <w:sz w:val="22"/>
          </w:rPr>
          <w:t xml:space="preserve"> </w:t>
        </w:r>
      </w:ins>
      <w:del w:id="50" w:author="김현주 (Hyunjoo Kim)" w:date="2024-03-25T14:35:00Z">
        <w:r w:rsidR="00DA40E8" w:rsidDel="00AA337F">
          <w:rPr>
            <w:rFonts w:hint="eastAsia"/>
            <w:sz w:val="22"/>
          </w:rPr>
          <w:delText>음을</w:delText>
        </w:r>
        <w:r w:rsidR="00DA40E8" w:rsidDel="00AA337F">
          <w:rPr>
            <w:rFonts w:hint="eastAsia"/>
            <w:sz w:val="22"/>
          </w:rPr>
          <w:delText xml:space="preserve"> </w:delText>
        </w:r>
        <w:r w:rsidR="00DA40E8" w:rsidDel="00AA337F">
          <w:rPr>
            <w:rFonts w:hint="eastAsia"/>
            <w:sz w:val="22"/>
          </w:rPr>
          <w:delText>확약합니다</w:delText>
        </w:r>
      </w:del>
      <w:bookmarkStart w:id="51" w:name="_GoBack"/>
      <w:bookmarkEnd w:id="51"/>
      <w:del w:id="52" w:author="김현주 (Hyunjoo Kim)" w:date="2024-03-25T14:53:00Z">
        <w:r w:rsidR="00DA40E8" w:rsidDel="00600635">
          <w:rPr>
            <w:rFonts w:hint="eastAsia"/>
            <w:sz w:val="22"/>
          </w:rPr>
          <w:delText>.</w:delText>
        </w:r>
        <w:r w:rsidR="00DA40E8" w:rsidDel="00600635">
          <w:rPr>
            <w:sz w:val="22"/>
          </w:rPr>
          <w:delText xml:space="preserve"> </w:delText>
        </w:r>
      </w:del>
    </w:p>
    <w:p w:rsidR="00E370CA" w:rsidRDefault="00E370CA" w:rsidP="00915604">
      <w:pPr>
        <w:pStyle w:val="a6"/>
        <w:numPr>
          <w:ilvl w:val="0"/>
          <w:numId w:val="1"/>
        </w:numPr>
        <w:spacing w:before="120" w:after="120"/>
        <w:ind w:leftChars="0"/>
        <w:rPr>
          <w:sz w:val="22"/>
        </w:rPr>
      </w:pPr>
      <w:r>
        <w:rPr>
          <w:rFonts w:hint="eastAsia"/>
          <w:sz w:val="22"/>
        </w:rPr>
        <w:t>본인은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회사에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재직중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취득한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영업비밀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및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영업자산을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포함하여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그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밖에</w:t>
      </w:r>
      <w:r>
        <w:rPr>
          <w:rFonts w:hint="eastAsia"/>
          <w:sz w:val="22"/>
        </w:rPr>
        <w:t xml:space="preserve"> </w:t>
      </w:r>
      <w:r w:rsidR="00AF09B4">
        <w:rPr>
          <w:rFonts w:hint="eastAsia"/>
          <w:sz w:val="22"/>
        </w:rPr>
        <w:t>회사와</w:t>
      </w:r>
      <w:r w:rsidR="00AF09B4">
        <w:rPr>
          <w:rFonts w:hint="eastAsia"/>
          <w:sz w:val="22"/>
        </w:rPr>
        <w:t xml:space="preserve"> </w:t>
      </w:r>
      <w:r w:rsidR="00AF09B4">
        <w:rPr>
          <w:rFonts w:hint="eastAsia"/>
          <w:sz w:val="22"/>
        </w:rPr>
        <w:t>관련한</w:t>
      </w:r>
      <w:r w:rsidR="00AF09B4">
        <w:rPr>
          <w:rFonts w:hint="eastAsia"/>
          <w:sz w:val="22"/>
        </w:rPr>
        <w:t xml:space="preserve"> </w:t>
      </w:r>
      <w:r w:rsidR="00AF09B4">
        <w:rPr>
          <w:rFonts w:hint="eastAsia"/>
          <w:sz w:val="22"/>
        </w:rPr>
        <w:t>일체의</w:t>
      </w:r>
      <w:r w:rsidR="00AF09B4">
        <w:rPr>
          <w:rFonts w:hint="eastAsia"/>
          <w:sz w:val="22"/>
        </w:rPr>
        <w:t xml:space="preserve"> </w:t>
      </w:r>
      <w:r w:rsidR="00AF09B4">
        <w:rPr>
          <w:rFonts w:hint="eastAsia"/>
          <w:sz w:val="22"/>
        </w:rPr>
        <w:t>정보가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회사의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소유임을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분명히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인식하고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있으며</w:t>
      </w:r>
      <w:r>
        <w:rPr>
          <w:rFonts w:hint="eastAsia"/>
          <w:sz w:val="22"/>
        </w:rPr>
        <w:t>,</w:t>
      </w:r>
      <w:r>
        <w:rPr>
          <w:sz w:val="22"/>
        </w:rPr>
        <w:t xml:space="preserve"> </w:t>
      </w:r>
      <w:r>
        <w:rPr>
          <w:rFonts w:hint="eastAsia"/>
          <w:sz w:val="22"/>
        </w:rPr>
        <w:t>퇴사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후에도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이를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비밀로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유지함은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물론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회사의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사전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서면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동의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없이는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경쟁업체나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제</w:t>
      </w:r>
      <w:r>
        <w:rPr>
          <w:rFonts w:hint="eastAsia"/>
          <w:sz w:val="22"/>
        </w:rPr>
        <w:t>3</w:t>
      </w:r>
      <w:r>
        <w:rPr>
          <w:rFonts w:hint="eastAsia"/>
          <w:sz w:val="22"/>
        </w:rPr>
        <w:t>자에게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제공하거나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누설하지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않으며</w:t>
      </w:r>
      <w:r>
        <w:rPr>
          <w:rFonts w:hint="eastAsia"/>
          <w:sz w:val="22"/>
        </w:rPr>
        <w:t>,</w:t>
      </w:r>
      <w:r>
        <w:rPr>
          <w:sz w:val="22"/>
        </w:rPr>
        <w:t xml:space="preserve"> </w:t>
      </w:r>
      <w:r>
        <w:rPr>
          <w:rFonts w:hint="eastAsia"/>
          <w:sz w:val="22"/>
        </w:rPr>
        <w:t>부정한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목적으로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사용하지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않을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것을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서약합니다</w:t>
      </w:r>
      <w:r>
        <w:rPr>
          <w:rFonts w:hint="eastAsia"/>
          <w:sz w:val="22"/>
        </w:rPr>
        <w:t>.</w:t>
      </w:r>
      <w:r>
        <w:rPr>
          <w:sz w:val="22"/>
        </w:rPr>
        <w:t xml:space="preserve"> </w:t>
      </w:r>
    </w:p>
    <w:p w:rsidR="00C33A3F" w:rsidRDefault="00C33A3F" w:rsidP="00C33A3F">
      <w:pPr>
        <w:spacing w:before="120" w:after="120"/>
        <w:rPr>
          <w:sz w:val="22"/>
        </w:rPr>
      </w:pPr>
    </w:p>
    <w:p w:rsidR="001A70B7" w:rsidRDefault="001A70B7" w:rsidP="00C33A3F">
      <w:pPr>
        <w:spacing w:before="120" w:after="120"/>
        <w:rPr>
          <w:sz w:val="22"/>
        </w:rPr>
      </w:pPr>
    </w:p>
    <w:p w:rsidR="004A6275" w:rsidRDefault="002A0263" w:rsidP="002A0263">
      <w:pPr>
        <w:spacing w:before="120" w:after="120"/>
        <w:jc w:val="center"/>
        <w:rPr>
          <w:sz w:val="22"/>
        </w:rPr>
      </w:pPr>
      <w:r>
        <w:rPr>
          <w:rFonts w:hint="eastAsia"/>
          <w:sz w:val="22"/>
        </w:rPr>
        <w:t>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내용을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확약하고</w:t>
      </w:r>
      <w:r>
        <w:rPr>
          <w:rFonts w:hint="eastAsia"/>
          <w:sz w:val="22"/>
        </w:rPr>
        <w:t>,</w:t>
      </w:r>
      <w:r>
        <w:rPr>
          <w:sz w:val="22"/>
        </w:rPr>
        <w:t xml:space="preserve"> </w:t>
      </w:r>
      <w:r>
        <w:rPr>
          <w:rFonts w:hint="eastAsia"/>
          <w:sz w:val="22"/>
        </w:rPr>
        <w:t>이에</w:t>
      </w:r>
      <w:r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서명함</w:t>
      </w:r>
    </w:p>
    <w:p w:rsidR="002A0263" w:rsidRDefault="002A0263" w:rsidP="00C33A3F">
      <w:pPr>
        <w:spacing w:before="120" w:after="120"/>
        <w:rPr>
          <w:sz w:val="22"/>
        </w:rPr>
      </w:pPr>
    </w:p>
    <w:p w:rsidR="004A6275" w:rsidRDefault="004A6275" w:rsidP="004A6275">
      <w:pPr>
        <w:spacing w:before="120" w:after="120"/>
        <w:jc w:val="center"/>
        <w:rPr>
          <w:sz w:val="22"/>
        </w:rPr>
      </w:pP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 </w:t>
      </w:r>
      <w:r>
        <w:rPr>
          <w:rFonts w:hint="eastAsia"/>
          <w:sz w:val="22"/>
        </w:rPr>
        <w:t>년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 </w:t>
      </w:r>
      <w:r>
        <w:rPr>
          <w:rFonts w:hint="eastAsia"/>
          <w:sz w:val="22"/>
        </w:rPr>
        <w:t>월</w:t>
      </w:r>
      <w:r>
        <w:rPr>
          <w:rFonts w:hint="eastAsia"/>
          <w:sz w:val="22"/>
        </w:rPr>
        <w:t xml:space="preserve"> </w:t>
      </w:r>
      <w:r>
        <w:rPr>
          <w:sz w:val="22"/>
        </w:rPr>
        <w:t xml:space="preserve">  </w:t>
      </w:r>
      <w:r>
        <w:rPr>
          <w:rFonts w:hint="eastAsia"/>
          <w:sz w:val="22"/>
        </w:rPr>
        <w:t>일</w:t>
      </w:r>
    </w:p>
    <w:p w:rsidR="004A6275" w:rsidRDefault="004A6275" w:rsidP="004A6275">
      <w:pPr>
        <w:spacing w:before="120" w:after="120"/>
        <w:jc w:val="center"/>
        <w:rPr>
          <w:sz w:val="22"/>
        </w:rPr>
      </w:pPr>
    </w:p>
    <w:tbl>
      <w:tblPr>
        <w:tblStyle w:val="a3"/>
        <w:tblW w:w="4414" w:type="dxa"/>
        <w:tblInd w:w="23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16"/>
        <w:gridCol w:w="2798"/>
      </w:tblGrid>
      <w:tr w:rsidR="004A6275" w:rsidTr="00B63A21">
        <w:tc>
          <w:tcPr>
            <w:tcW w:w="1616" w:type="dxa"/>
          </w:tcPr>
          <w:p w:rsidR="004A6275" w:rsidRPr="00FD0F68" w:rsidRDefault="004A6275" w:rsidP="004A6275">
            <w:pPr>
              <w:spacing w:before="120" w:after="120"/>
              <w:jc w:val="distribute"/>
              <w:rPr>
                <w:sz w:val="22"/>
              </w:rPr>
            </w:pPr>
            <w:r w:rsidRPr="00FD0F68">
              <w:rPr>
                <w:rFonts w:hint="eastAsia"/>
                <w:sz w:val="22"/>
              </w:rPr>
              <w:t>주소</w:t>
            </w:r>
          </w:p>
        </w:tc>
        <w:tc>
          <w:tcPr>
            <w:tcW w:w="2798" w:type="dxa"/>
          </w:tcPr>
          <w:p w:rsidR="004A6275" w:rsidRPr="00FD0F68" w:rsidRDefault="00D03673" w:rsidP="004A6275">
            <w:pPr>
              <w:spacing w:before="120" w:after="120"/>
              <w:jc w:val="center"/>
              <w:rPr>
                <w:sz w:val="22"/>
              </w:rPr>
            </w:pPr>
            <w:ins w:id="53" w:author="김현주 (Hyunjoo Kim)" w:date="2024-03-25T14:38:00Z">
              <w:r>
                <w:rPr>
                  <w:sz w:val="22"/>
                </w:rPr>
                <w:t xml:space="preserve">                 </w:t>
              </w:r>
            </w:ins>
            <w:del w:id="54" w:author="김현주 (Hyunjoo Kim)" w:date="2024-03-25T14:38:00Z">
              <w:r w:rsidR="00B63A21" w:rsidDel="00D03673">
                <w:rPr>
                  <w:rFonts w:hint="eastAsia"/>
                  <w:sz w:val="22"/>
                </w:rPr>
                <w:delText>[</w:delText>
              </w:r>
              <w:r w:rsidR="00B63A21" w:rsidDel="00D03673">
                <w:rPr>
                  <w:sz w:val="22"/>
                </w:rPr>
                <w:delText xml:space="preserve">  </w:delText>
              </w:r>
              <w:r w:rsidR="00B63A21" w:rsidDel="00D03673">
                <w:rPr>
                  <w:rFonts w:hint="eastAsia"/>
                  <w:sz w:val="22"/>
                </w:rPr>
                <w:delText>]</w:delText>
              </w:r>
            </w:del>
          </w:p>
        </w:tc>
      </w:tr>
      <w:tr w:rsidR="004A6275" w:rsidTr="00B63A21">
        <w:tc>
          <w:tcPr>
            <w:tcW w:w="1616" w:type="dxa"/>
          </w:tcPr>
          <w:p w:rsidR="004A6275" w:rsidRPr="00FD0F68" w:rsidRDefault="00B63A21" w:rsidP="004A6275">
            <w:pPr>
              <w:spacing w:before="120" w:after="120"/>
              <w:jc w:val="distribute"/>
              <w:rPr>
                <w:sz w:val="22"/>
              </w:rPr>
            </w:pPr>
            <w:r>
              <w:rPr>
                <w:rFonts w:hint="eastAsia"/>
                <w:sz w:val="22"/>
              </w:rPr>
              <w:t>주민등록번호</w:t>
            </w:r>
          </w:p>
        </w:tc>
        <w:tc>
          <w:tcPr>
            <w:tcW w:w="2798" w:type="dxa"/>
          </w:tcPr>
          <w:p w:rsidR="004A6275" w:rsidRPr="00FD0F68" w:rsidDel="00D03673" w:rsidRDefault="00B63A21" w:rsidP="00D03673">
            <w:pPr>
              <w:spacing w:before="120" w:after="120"/>
              <w:jc w:val="center"/>
              <w:rPr>
                <w:del w:id="55" w:author="김현주 (Hyunjoo Kim)" w:date="2024-03-25T14:38:00Z"/>
                <w:sz w:val="22"/>
              </w:rPr>
            </w:pPr>
            <w:del w:id="56" w:author="김현주 (Hyunjoo Kim)" w:date="2024-03-25T14:38:00Z">
              <w:r w:rsidDel="00D03673">
                <w:rPr>
                  <w:rFonts w:hint="eastAsia"/>
                  <w:sz w:val="22"/>
                </w:rPr>
                <w:delText>[</w:delText>
              </w:r>
              <w:r w:rsidDel="00D03673">
                <w:rPr>
                  <w:sz w:val="22"/>
                </w:rPr>
                <w:delText xml:space="preserve">  </w:delText>
              </w:r>
              <w:r w:rsidDel="00D03673">
                <w:rPr>
                  <w:rFonts w:hint="eastAsia"/>
                  <w:sz w:val="22"/>
                </w:rPr>
                <w:delText>]</w:delText>
              </w:r>
            </w:del>
            <w:ins w:id="57" w:author="김현주 (Hyunjoo Kim)" w:date="2024-03-25T14:38:00Z">
              <w:r w:rsidR="00D03673" w:rsidRPr="00FD0F68" w:rsidDel="00D03673">
                <w:rPr>
                  <w:sz w:val="22"/>
                </w:rPr>
                <w:t xml:space="preserve"> </w:t>
              </w:r>
            </w:ins>
          </w:p>
        </w:tc>
      </w:tr>
      <w:tr w:rsidR="004A6275" w:rsidTr="00B63A21">
        <w:tc>
          <w:tcPr>
            <w:tcW w:w="1616" w:type="dxa"/>
          </w:tcPr>
          <w:p w:rsidR="004A6275" w:rsidRPr="00FD0F68" w:rsidRDefault="00EE0177" w:rsidP="004A6275">
            <w:pPr>
              <w:spacing w:before="120" w:after="120"/>
              <w:jc w:val="distribute"/>
              <w:rPr>
                <w:sz w:val="22"/>
              </w:rPr>
            </w:pPr>
            <w:r>
              <w:rPr>
                <w:rFonts w:hint="eastAsia"/>
                <w:sz w:val="22"/>
              </w:rPr>
              <w:t>성명</w:t>
            </w:r>
          </w:p>
        </w:tc>
        <w:tc>
          <w:tcPr>
            <w:tcW w:w="2798" w:type="dxa"/>
          </w:tcPr>
          <w:p w:rsidR="004A6275" w:rsidRPr="00FD0F68" w:rsidRDefault="00AA1EA8" w:rsidP="004A6275">
            <w:pPr>
              <w:spacing w:before="120" w:after="120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     </w:t>
            </w:r>
            <w:del w:id="58" w:author="김현주 (Hyunjoo Kim)" w:date="2024-03-25T14:38:00Z">
              <w:r w:rsidDel="00D03673">
                <w:rPr>
                  <w:sz w:val="22"/>
                </w:rPr>
                <w:delText xml:space="preserve"> </w:delText>
              </w:r>
              <w:r w:rsidDel="00D03673">
                <w:rPr>
                  <w:rFonts w:hint="eastAsia"/>
                  <w:sz w:val="22"/>
                </w:rPr>
                <w:delText>[</w:delText>
              </w:r>
              <w:r w:rsidDel="00D03673">
                <w:rPr>
                  <w:sz w:val="22"/>
                </w:rPr>
                <w:delText xml:space="preserve">  </w:delText>
              </w:r>
              <w:r w:rsidDel="00D03673">
                <w:rPr>
                  <w:rFonts w:hint="eastAsia"/>
                  <w:sz w:val="22"/>
                </w:rPr>
                <w:delText>]</w:delText>
              </w:r>
            </w:del>
            <w:r>
              <w:rPr>
                <w:sz w:val="22"/>
              </w:rPr>
              <w:t xml:space="preserve">  </w:t>
            </w:r>
            <w:r w:rsidR="00FD0F68" w:rsidRPr="00FD0F68">
              <w:rPr>
                <w:sz w:val="22"/>
              </w:rPr>
              <w:t>(</w:t>
            </w:r>
            <w:r w:rsidR="00FD0F68" w:rsidRPr="00FD0F68">
              <w:rPr>
                <w:rFonts w:hint="eastAsia"/>
                <w:sz w:val="22"/>
              </w:rPr>
              <w:t>인</w:t>
            </w:r>
            <w:r w:rsidR="00FD0F68" w:rsidRPr="00FD0F68">
              <w:rPr>
                <w:rFonts w:hint="eastAsia"/>
                <w:sz w:val="22"/>
              </w:rPr>
              <w:t>)</w:t>
            </w:r>
          </w:p>
        </w:tc>
      </w:tr>
    </w:tbl>
    <w:p w:rsidR="004A6275" w:rsidRDefault="004A6275" w:rsidP="004A6275">
      <w:pPr>
        <w:spacing w:before="120" w:after="120"/>
        <w:jc w:val="center"/>
        <w:rPr>
          <w:sz w:val="22"/>
        </w:rPr>
      </w:pPr>
    </w:p>
    <w:p w:rsidR="004A6275" w:rsidRDefault="004A6275" w:rsidP="004A6275">
      <w:pPr>
        <w:spacing w:before="120" w:after="120"/>
        <w:jc w:val="center"/>
        <w:rPr>
          <w:sz w:val="22"/>
        </w:rPr>
      </w:pPr>
    </w:p>
    <w:p w:rsidR="004A6275" w:rsidRDefault="004A6275" w:rsidP="004A6275">
      <w:pPr>
        <w:spacing w:before="120" w:after="120"/>
        <w:jc w:val="right"/>
        <w:rPr>
          <w:b/>
          <w:sz w:val="28"/>
        </w:rPr>
      </w:pPr>
      <w:r w:rsidRPr="004A6275">
        <w:rPr>
          <w:rFonts w:hint="eastAsia"/>
          <w:b/>
          <w:sz w:val="28"/>
        </w:rPr>
        <w:t>(</w:t>
      </w:r>
      <w:r w:rsidRPr="004A6275">
        <w:rPr>
          <w:rFonts w:hint="eastAsia"/>
          <w:b/>
          <w:sz w:val="28"/>
        </w:rPr>
        <w:t>주</w:t>
      </w:r>
      <w:r w:rsidRPr="004A6275">
        <w:rPr>
          <w:rFonts w:hint="eastAsia"/>
          <w:b/>
          <w:sz w:val="28"/>
        </w:rPr>
        <w:t>)</w:t>
      </w:r>
      <w:r w:rsidRPr="004A6275">
        <w:rPr>
          <w:b/>
          <w:sz w:val="28"/>
        </w:rPr>
        <w:t xml:space="preserve"> </w:t>
      </w:r>
      <w:proofErr w:type="spellStart"/>
      <w:ins w:id="59" w:author="김현주 (Hyunjoo Kim)" w:date="2024-03-25T14:38:00Z">
        <w:r w:rsidR="00D03673">
          <w:rPr>
            <w:rFonts w:hint="eastAsia"/>
            <w:b/>
            <w:sz w:val="28"/>
          </w:rPr>
          <w:t>시디즈</w:t>
        </w:r>
      </w:ins>
      <w:proofErr w:type="spellEnd"/>
      <w:del w:id="60" w:author="김현주 (Hyunjoo Kim)" w:date="2024-03-25T14:38:00Z">
        <w:r w:rsidR="00EE0177" w:rsidDel="00D03673">
          <w:rPr>
            <w:rFonts w:hint="eastAsia"/>
            <w:b/>
            <w:sz w:val="28"/>
          </w:rPr>
          <w:delText>[</w:delText>
        </w:r>
        <w:r w:rsidR="00EE0177" w:rsidDel="00D03673">
          <w:rPr>
            <w:b/>
            <w:sz w:val="28"/>
          </w:rPr>
          <w:delText xml:space="preserve">  </w:delText>
        </w:r>
        <w:r w:rsidR="00EE0177" w:rsidDel="00D03673">
          <w:rPr>
            <w:rFonts w:hint="eastAsia"/>
            <w:b/>
            <w:sz w:val="28"/>
          </w:rPr>
          <w:delText>]</w:delText>
        </w:r>
      </w:del>
      <w:r w:rsidRPr="004A6275">
        <w:rPr>
          <w:rFonts w:hint="eastAsia"/>
          <w:b/>
          <w:sz w:val="28"/>
        </w:rPr>
        <w:t xml:space="preserve"> </w:t>
      </w:r>
      <w:r w:rsidRPr="004A6275">
        <w:rPr>
          <w:rFonts w:hint="eastAsia"/>
          <w:b/>
          <w:sz w:val="28"/>
        </w:rPr>
        <w:t>귀중</w:t>
      </w:r>
    </w:p>
    <w:sectPr w:rsidR="004A62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0988" w:rsidRDefault="00D80988" w:rsidP="00347F99">
      <w:pPr>
        <w:spacing w:before="120" w:after="120" w:line="240" w:lineRule="auto"/>
      </w:pPr>
      <w:r>
        <w:separator/>
      </w:r>
    </w:p>
  </w:endnote>
  <w:endnote w:type="continuationSeparator" w:id="0">
    <w:p w:rsidR="00D80988" w:rsidRDefault="00D80988" w:rsidP="00347F99">
      <w:pPr>
        <w:spacing w:before="120"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7F99" w:rsidRDefault="00347F99">
    <w:pPr>
      <w:pStyle w:val="a5"/>
      <w:spacing w:before="120"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7F99" w:rsidRDefault="00347F99">
    <w:pPr>
      <w:pStyle w:val="a5"/>
      <w:spacing w:before="120"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7F99" w:rsidRDefault="00347F99">
    <w:pPr>
      <w:pStyle w:val="a5"/>
      <w:spacing w:before="120"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0988" w:rsidRDefault="00D80988" w:rsidP="00347F99">
      <w:pPr>
        <w:spacing w:before="120" w:after="120" w:line="240" w:lineRule="auto"/>
      </w:pPr>
      <w:r>
        <w:separator/>
      </w:r>
    </w:p>
  </w:footnote>
  <w:footnote w:type="continuationSeparator" w:id="0">
    <w:p w:rsidR="00D80988" w:rsidRDefault="00D80988" w:rsidP="00347F99">
      <w:pPr>
        <w:spacing w:before="120"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7F99" w:rsidRDefault="00347F99">
    <w:pPr>
      <w:pStyle w:val="a4"/>
      <w:spacing w:before="120"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7F99" w:rsidRDefault="00347F99">
    <w:pPr>
      <w:pStyle w:val="a4"/>
      <w:spacing w:before="120" w:after="12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47F99" w:rsidRDefault="00347F99">
    <w:pPr>
      <w:pStyle w:val="a4"/>
      <w:spacing w:before="120"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56B65"/>
    <w:multiLevelType w:val="hybridMultilevel"/>
    <w:tmpl w:val="A0BE4A2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5-21-1736683614-2563811058-4185544484-100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D05"/>
    <w:rsid w:val="00024EDE"/>
    <w:rsid w:val="000375EC"/>
    <w:rsid w:val="00071A81"/>
    <w:rsid w:val="000A3794"/>
    <w:rsid w:val="00100D0D"/>
    <w:rsid w:val="001514BE"/>
    <w:rsid w:val="001566F6"/>
    <w:rsid w:val="00156A61"/>
    <w:rsid w:val="00181126"/>
    <w:rsid w:val="001A70B7"/>
    <w:rsid w:val="001A7B12"/>
    <w:rsid w:val="001B2BF7"/>
    <w:rsid w:val="001E68A0"/>
    <w:rsid w:val="001F2997"/>
    <w:rsid w:val="002018E6"/>
    <w:rsid w:val="002053A3"/>
    <w:rsid w:val="00215127"/>
    <w:rsid w:val="002172BA"/>
    <w:rsid w:val="00260711"/>
    <w:rsid w:val="002667FF"/>
    <w:rsid w:val="0028030C"/>
    <w:rsid w:val="00292952"/>
    <w:rsid w:val="00297370"/>
    <w:rsid w:val="002A0263"/>
    <w:rsid w:val="002C2937"/>
    <w:rsid w:val="002D6632"/>
    <w:rsid w:val="00317EF1"/>
    <w:rsid w:val="003303F7"/>
    <w:rsid w:val="00347F99"/>
    <w:rsid w:val="00366EFB"/>
    <w:rsid w:val="003970EA"/>
    <w:rsid w:val="003B7A50"/>
    <w:rsid w:val="00410D81"/>
    <w:rsid w:val="00410DDC"/>
    <w:rsid w:val="0042137D"/>
    <w:rsid w:val="0046625C"/>
    <w:rsid w:val="00491659"/>
    <w:rsid w:val="004A3660"/>
    <w:rsid w:val="004A6275"/>
    <w:rsid w:val="004C07CC"/>
    <w:rsid w:val="004D47CE"/>
    <w:rsid w:val="00504DB6"/>
    <w:rsid w:val="00514A35"/>
    <w:rsid w:val="00540CFB"/>
    <w:rsid w:val="005563C0"/>
    <w:rsid w:val="00600635"/>
    <w:rsid w:val="006176FB"/>
    <w:rsid w:val="00637FAC"/>
    <w:rsid w:val="00664FF4"/>
    <w:rsid w:val="006746B9"/>
    <w:rsid w:val="0067487C"/>
    <w:rsid w:val="006A4D05"/>
    <w:rsid w:val="006C2F89"/>
    <w:rsid w:val="006E05B5"/>
    <w:rsid w:val="00701F56"/>
    <w:rsid w:val="00722B22"/>
    <w:rsid w:val="00724328"/>
    <w:rsid w:val="007315D5"/>
    <w:rsid w:val="007418A8"/>
    <w:rsid w:val="00763509"/>
    <w:rsid w:val="00787F46"/>
    <w:rsid w:val="007B2042"/>
    <w:rsid w:val="007C780E"/>
    <w:rsid w:val="0080695E"/>
    <w:rsid w:val="008269C4"/>
    <w:rsid w:val="00887EF7"/>
    <w:rsid w:val="008A2862"/>
    <w:rsid w:val="008E2C01"/>
    <w:rsid w:val="009021CC"/>
    <w:rsid w:val="00913862"/>
    <w:rsid w:val="00915604"/>
    <w:rsid w:val="00917EFE"/>
    <w:rsid w:val="00991DD1"/>
    <w:rsid w:val="009B48F5"/>
    <w:rsid w:val="009D163F"/>
    <w:rsid w:val="009E0091"/>
    <w:rsid w:val="009E1EBA"/>
    <w:rsid w:val="00A00206"/>
    <w:rsid w:val="00A507E8"/>
    <w:rsid w:val="00A668DA"/>
    <w:rsid w:val="00A71592"/>
    <w:rsid w:val="00A92936"/>
    <w:rsid w:val="00AA1EA8"/>
    <w:rsid w:val="00AA337F"/>
    <w:rsid w:val="00AB0BFF"/>
    <w:rsid w:val="00AD3123"/>
    <w:rsid w:val="00AE5975"/>
    <w:rsid w:val="00AE7CE8"/>
    <w:rsid w:val="00AF09B4"/>
    <w:rsid w:val="00AF14FA"/>
    <w:rsid w:val="00B04F33"/>
    <w:rsid w:val="00B05BF8"/>
    <w:rsid w:val="00B62197"/>
    <w:rsid w:val="00B63A21"/>
    <w:rsid w:val="00BC2638"/>
    <w:rsid w:val="00BF1F53"/>
    <w:rsid w:val="00C073BE"/>
    <w:rsid w:val="00C27183"/>
    <w:rsid w:val="00C33A3F"/>
    <w:rsid w:val="00C421FD"/>
    <w:rsid w:val="00C552E4"/>
    <w:rsid w:val="00C576F4"/>
    <w:rsid w:val="00D01E05"/>
    <w:rsid w:val="00D01E5C"/>
    <w:rsid w:val="00D03673"/>
    <w:rsid w:val="00D10812"/>
    <w:rsid w:val="00D30281"/>
    <w:rsid w:val="00D3468E"/>
    <w:rsid w:val="00D77123"/>
    <w:rsid w:val="00D80988"/>
    <w:rsid w:val="00D97E51"/>
    <w:rsid w:val="00DA40E8"/>
    <w:rsid w:val="00DB2D04"/>
    <w:rsid w:val="00DD172C"/>
    <w:rsid w:val="00DF0F36"/>
    <w:rsid w:val="00E22EAA"/>
    <w:rsid w:val="00E370CA"/>
    <w:rsid w:val="00E502E6"/>
    <w:rsid w:val="00E51D51"/>
    <w:rsid w:val="00E83D30"/>
    <w:rsid w:val="00EC3953"/>
    <w:rsid w:val="00EC762F"/>
    <w:rsid w:val="00EE0177"/>
    <w:rsid w:val="00EE2EA1"/>
    <w:rsid w:val="00F00181"/>
    <w:rsid w:val="00F75DC1"/>
    <w:rsid w:val="00FA760B"/>
    <w:rsid w:val="00FD0F68"/>
    <w:rsid w:val="00FD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50E15E"/>
  <w15:chartTrackingRefBased/>
  <w15:docId w15:val="{DB92ED09-C2E8-4878-8DAB-B10155A2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HY신명조" w:hAnsi="Times New Roman" w:cs="맑은 고딕"/>
        <w:color w:val="000000"/>
        <w:kern w:val="2"/>
        <w:szCs w:val="28"/>
        <w:lang w:val="en-US" w:eastAsia="ko-KR" w:bidi="ar-SA"/>
      </w:rPr>
    </w:rPrDefault>
    <w:pPrDefault>
      <w:pPr>
        <w:spacing w:beforeLines="50" w:before="50" w:afterLines="50" w:after="50" w:line="360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4D0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347F9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347F99"/>
  </w:style>
  <w:style w:type="paragraph" w:styleId="a5">
    <w:name w:val="footer"/>
    <w:basedOn w:val="a"/>
    <w:link w:val="Char0"/>
    <w:uiPriority w:val="99"/>
    <w:unhideWhenUsed/>
    <w:rsid w:val="00347F9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347F99"/>
  </w:style>
  <w:style w:type="paragraph" w:styleId="a6">
    <w:name w:val="List Paragraph"/>
    <w:basedOn w:val="a"/>
    <w:uiPriority w:val="34"/>
    <w:qFormat/>
    <w:rsid w:val="00915604"/>
    <w:pPr>
      <w:ind w:leftChars="400" w:left="800"/>
    </w:pPr>
  </w:style>
  <w:style w:type="paragraph" w:styleId="a7">
    <w:name w:val="Balloon Text"/>
    <w:basedOn w:val="a"/>
    <w:link w:val="Char1"/>
    <w:uiPriority w:val="99"/>
    <w:semiHidden/>
    <w:unhideWhenUsed/>
    <w:rsid w:val="00AA337F"/>
    <w:pPr>
      <w:spacing w:before="0"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AA337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465E93-52C5-46C9-9AE5-1427D26AEB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최규현 (Kyoohyun Choi)</dc:creator>
  <cp:keywords/>
  <dc:description/>
  <cp:lastModifiedBy>김현주 (Hyunjoo Kim)</cp:lastModifiedBy>
  <cp:revision>11</cp:revision>
  <cp:lastPrinted>2024-03-25T05:51:00Z</cp:lastPrinted>
  <dcterms:created xsi:type="dcterms:W3CDTF">2024-03-25T05:38:00Z</dcterms:created>
  <dcterms:modified xsi:type="dcterms:W3CDTF">2024-03-25T05:53:00Z</dcterms:modified>
</cp:coreProperties>
</file>