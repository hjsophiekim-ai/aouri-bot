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7229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29"/>
      </w:tblGrid>
      <w:tr w:rsidR="00987DC3" w14:paraId="11020D06" w14:textId="77777777" w:rsidTr="00DC6EB7">
        <w:trPr>
          <w:trHeight w:val="643"/>
          <w:jc w:val="center"/>
        </w:trPr>
        <w:tc>
          <w:tcPr>
            <w:tcW w:w="7229" w:type="dxa"/>
            <w:tcBorders>
              <w:top w:val="none" w:sz="3" w:space="0" w:color="000000"/>
              <w:left w:val="none" w:sz="3" w:space="0" w:color="000000"/>
              <w:bottom w:val="double" w:sz="5" w:space="0" w:color="000000"/>
              <w:right w:val="none" w:sz="3" w:space="0" w:color="000000"/>
            </w:tcBorders>
            <w:vAlign w:val="center"/>
          </w:tcPr>
          <w:p w14:paraId="311F18AA" w14:textId="5CA40F3A" w:rsidR="00987DC3" w:rsidRDefault="00DC6EB7">
            <w:pPr>
              <w:pStyle w:val="a6"/>
              <w:wordWrap/>
              <w:spacing w:line="240" w:lineRule="auto"/>
              <w:jc w:val="center"/>
            </w:pPr>
            <w:r>
              <w:rPr>
                <w:rFonts w:ascii="굴림" w:eastAsia="굴림"/>
                <w:b/>
                <w:sz w:val="36"/>
              </w:rPr>
              <w:t>MOU (Memorandum of Understanding)</w:t>
            </w:r>
          </w:p>
        </w:tc>
      </w:tr>
    </w:tbl>
    <w:p w14:paraId="16BA5BCD" w14:textId="77777777" w:rsidR="00987DC3" w:rsidRDefault="00AA728B">
      <w:pPr>
        <w:pStyle w:val="11"/>
      </w:pPr>
      <w:proofErr w:type="spellStart"/>
      <w:r>
        <w:rPr>
          <w:rFonts w:eastAsia="굴림"/>
          <w:color w:val="FFFFFF"/>
          <w:sz w:val="2"/>
        </w:rPr>
        <w:t>문서서식포탈비즈폼</w:t>
      </w:r>
      <w:proofErr w:type="spellEnd"/>
    </w:p>
    <w:p w14:paraId="066078EE" w14:textId="77777777" w:rsidR="00987DC3" w:rsidRDefault="00987DC3">
      <w:pPr>
        <w:pStyle w:val="a6"/>
        <w:wordWrap/>
        <w:spacing w:line="312" w:lineRule="auto"/>
        <w:jc w:val="center"/>
        <w:rPr>
          <w:rFonts w:ascii="굴림" w:eastAsia="굴림"/>
          <w:sz w:val="2"/>
        </w:rPr>
      </w:pPr>
    </w:p>
    <w:p w14:paraId="3E0BF171" w14:textId="77777777" w:rsidR="00987DC3" w:rsidRDefault="00987DC3">
      <w:pPr>
        <w:pStyle w:val="a6"/>
        <w:spacing w:line="312" w:lineRule="auto"/>
        <w:rPr>
          <w:rFonts w:ascii="굴림" w:eastAsia="굴림"/>
        </w:rPr>
      </w:pPr>
    </w:p>
    <w:p w14:paraId="6B3A519E" w14:textId="77777777" w:rsidR="00987DC3" w:rsidRDefault="00987DC3">
      <w:pPr>
        <w:pStyle w:val="a6"/>
        <w:spacing w:line="312" w:lineRule="auto"/>
        <w:rPr>
          <w:rFonts w:ascii="굴림" w:eastAsia="굴림"/>
        </w:rPr>
      </w:pPr>
    </w:p>
    <w:p w14:paraId="375A04DF" w14:textId="77777777" w:rsidR="00987DC3" w:rsidRDefault="00AA728B">
      <w:pPr>
        <w:pStyle w:val="a6"/>
        <w:spacing w:line="312" w:lineRule="auto"/>
        <w:ind w:firstLine="200"/>
      </w:pPr>
      <w:proofErr w:type="spellStart"/>
      <w:r>
        <w:rPr>
          <w:rFonts w:ascii="굴림" w:eastAsia="굴림"/>
        </w:rPr>
        <w:t>주식회사일룸</w:t>
      </w:r>
      <w:proofErr w:type="spellEnd"/>
      <w:r>
        <w:rPr>
          <w:rFonts w:ascii="굴림" w:eastAsia="굴림"/>
        </w:rPr>
        <w:t xml:space="preserve">(이하 </w:t>
      </w:r>
      <w:r>
        <w:rPr>
          <w:rFonts w:ascii="굴림" w:eastAsia="굴림"/>
        </w:rPr>
        <w:t>“</w:t>
      </w:r>
      <w:proofErr w:type="spellStart"/>
      <w:r>
        <w:rPr>
          <w:rFonts w:ascii="굴림" w:eastAsia="굴림"/>
        </w:rPr>
        <w:t>슬로우베드</w:t>
      </w:r>
      <w:proofErr w:type="spellEnd"/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이라 칭한다)와 </w:t>
      </w:r>
      <w:proofErr w:type="spellStart"/>
      <w:r>
        <w:rPr>
          <w:rFonts w:ascii="굴림" w:eastAsia="굴림"/>
        </w:rPr>
        <w:t>주식회사비알랩</w:t>
      </w:r>
      <w:proofErr w:type="spellEnd"/>
      <w:r>
        <w:rPr>
          <w:rFonts w:ascii="굴림" w:eastAsia="굴림"/>
        </w:rPr>
        <w:t xml:space="preserve">(이하 </w:t>
      </w:r>
      <w:r>
        <w:rPr>
          <w:rFonts w:ascii="굴림" w:eastAsia="굴림"/>
        </w:rPr>
        <w:t>“</w:t>
      </w:r>
      <w:proofErr w:type="spellStart"/>
      <w:r>
        <w:rPr>
          <w:rFonts w:ascii="굴림" w:eastAsia="굴림"/>
        </w:rPr>
        <w:t>비알랩</w:t>
      </w:r>
      <w:proofErr w:type="spellEnd"/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이라 칭한다)는 다음과 같이 </w:t>
      </w:r>
      <w:r w:rsidRPr="00DD04A0">
        <w:rPr>
          <w:rFonts w:ascii="굴림" w:eastAsia="굴림"/>
          <w:strike/>
          <w:color w:val="FF0000"/>
        </w:rPr>
        <w:t xml:space="preserve">연구개발 </w:t>
      </w:r>
      <w:r>
        <w:rPr>
          <w:rFonts w:ascii="굴림" w:eastAsia="굴림"/>
        </w:rPr>
        <w:t xml:space="preserve">양해각서를 작성 교환한다. </w:t>
      </w:r>
    </w:p>
    <w:p w14:paraId="11A30EC2" w14:textId="77777777" w:rsidR="008938CC" w:rsidRPr="008938CC" w:rsidRDefault="008938CC">
      <w:pPr>
        <w:pStyle w:val="a6"/>
        <w:spacing w:line="312" w:lineRule="auto"/>
        <w:rPr>
          <w:rFonts w:ascii="굴림" w:eastAsia="굴림"/>
        </w:rPr>
      </w:pPr>
    </w:p>
    <w:p w14:paraId="405C0D5E" w14:textId="77777777" w:rsidR="00987DC3" w:rsidRDefault="00987DC3">
      <w:pPr>
        <w:pStyle w:val="a6"/>
        <w:spacing w:line="312" w:lineRule="auto"/>
        <w:rPr>
          <w:rFonts w:ascii="굴림" w:eastAsia="굴림"/>
        </w:rPr>
      </w:pPr>
    </w:p>
    <w:p w14:paraId="26799FB3" w14:textId="77777777" w:rsidR="00987DC3" w:rsidRDefault="00AA728B">
      <w:pPr>
        <w:pStyle w:val="a6"/>
        <w:spacing w:line="312" w:lineRule="auto"/>
      </w:pPr>
      <w:r>
        <w:rPr>
          <w:rFonts w:ascii="굴림" w:eastAsia="굴림"/>
          <w:b/>
        </w:rPr>
        <w:t xml:space="preserve">제 1 </w:t>
      </w:r>
      <w:proofErr w:type="spellStart"/>
      <w:r>
        <w:rPr>
          <w:rFonts w:ascii="굴림" w:eastAsia="굴림"/>
          <w:b/>
        </w:rPr>
        <w:t>조【목</w:t>
      </w:r>
      <w:proofErr w:type="spellEnd"/>
      <w:r>
        <w:rPr>
          <w:rFonts w:ascii="굴림" w:eastAsia="굴림"/>
          <w:b/>
        </w:rPr>
        <w:t xml:space="preserve">  적</w:t>
      </w:r>
      <w:r>
        <w:rPr>
          <w:rFonts w:ascii="굴림"/>
          <w:b/>
        </w:rPr>
        <w:t>】</w:t>
      </w:r>
    </w:p>
    <w:p w14:paraId="22F0539F" w14:textId="51956DC4" w:rsidR="00987DC3" w:rsidRPr="00DD04A0" w:rsidRDefault="00AA728B">
      <w:pPr>
        <w:pStyle w:val="a4"/>
        <w:rPr>
          <w:rFonts w:ascii="굴림" w:eastAsia="굴림"/>
          <w:sz w:val="22"/>
          <w:szCs w:val="22"/>
        </w:rPr>
      </w:pPr>
      <w:r w:rsidRPr="003A6508">
        <w:rPr>
          <w:rFonts w:ascii="굴림" w:eastAsia="굴림"/>
          <w:sz w:val="22"/>
        </w:rPr>
        <w:t xml:space="preserve">본 </w:t>
      </w:r>
      <w:r w:rsidRPr="00DD04A0">
        <w:rPr>
          <w:rFonts w:ascii="굴림" w:eastAsia="굴림"/>
          <w:sz w:val="22"/>
          <w:szCs w:val="22"/>
        </w:rPr>
        <w:t xml:space="preserve">양해각서는 </w:t>
      </w:r>
      <w:r w:rsidRPr="00DD04A0">
        <w:rPr>
          <w:rFonts w:ascii="굴림" w:eastAsia="굴림"/>
          <w:sz w:val="22"/>
          <w:szCs w:val="22"/>
        </w:rPr>
        <w:t>“</w:t>
      </w:r>
      <w:proofErr w:type="spellStart"/>
      <w:r w:rsidRPr="00DD04A0">
        <w:rPr>
          <w:rFonts w:ascii="굴림" w:eastAsia="굴림"/>
          <w:sz w:val="22"/>
          <w:szCs w:val="22"/>
        </w:rPr>
        <w:t>슬로우베드</w:t>
      </w:r>
      <w:proofErr w:type="spellEnd"/>
      <w:r w:rsidRPr="00DD04A0">
        <w:rPr>
          <w:rFonts w:ascii="굴림" w:eastAsia="굴림"/>
          <w:sz w:val="22"/>
          <w:szCs w:val="22"/>
        </w:rPr>
        <w:t>”</w:t>
      </w:r>
      <w:r w:rsidRPr="00DD04A0">
        <w:rPr>
          <w:rFonts w:ascii="굴림" w:eastAsia="굴림"/>
          <w:sz w:val="22"/>
          <w:szCs w:val="22"/>
        </w:rPr>
        <w:t xml:space="preserve"> </w:t>
      </w:r>
      <w:r w:rsidRPr="00DD04A0">
        <w:rPr>
          <w:rFonts w:ascii="굴림" w:eastAsia="굴림"/>
          <w:sz w:val="22"/>
          <w:szCs w:val="22"/>
        </w:rPr>
        <w:t>“</w:t>
      </w:r>
      <w:proofErr w:type="spellStart"/>
      <w:r w:rsidRPr="00DD04A0">
        <w:rPr>
          <w:rFonts w:ascii="굴림" w:eastAsia="굴림"/>
          <w:sz w:val="22"/>
          <w:szCs w:val="22"/>
        </w:rPr>
        <w:t>비알랩</w:t>
      </w:r>
      <w:proofErr w:type="spellEnd"/>
      <w:r w:rsidRPr="00DD04A0">
        <w:rPr>
          <w:rFonts w:ascii="굴림" w:eastAsia="굴림"/>
          <w:sz w:val="22"/>
          <w:szCs w:val="22"/>
        </w:rPr>
        <w:t>”</w:t>
      </w:r>
      <w:r w:rsidRPr="00DD04A0">
        <w:rPr>
          <w:rFonts w:ascii="굴림" w:eastAsia="굴림"/>
          <w:sz w:val="22"/>
          <w:szCs w:val="22"/>
        </w:rPr>
        <w:t>의 두 기업간에 공동의 프로젝트를 설정하여 공동으로 연구 및 시제품 및 양산품을 생산하</w:t>
      </w:r>
      <w:r w:rsidR="00DD04A0" w:rsidRPr="00DD04A0">
        <w:rPr>
          <w:rFonts w:ascii="굴림" w:eastAsia="굴림" w:hint="eastAsia"/>
          <w:color w:val="FF0000"/>
          <w:sz w:val="22"/>
          <w:szCs w:val="22"/>
        </w:rPr>
        <w:t>고 사업화 하</w:t>
      </w:r>
      <w:r w:rsidRPr="00DD04A0">
        <w:rPr>
          <w:rFonts w:ascii="굴림" w:eastAsia="굴림"/>
          <w:sz w:val="22"/>
          <w:szCs w:val="22"/>
        </w:rPr>
        <w:t>기 위한 일련의 사전 준비사항 및 연구의 대강을 정함을 목적으로 한다.</w:t>
      </w:r>
    </w:p>
    <w:p w14:paraId="78C4BA13" w14:textId="77777777" w:rsidR="00987DC3" w:rsidRPr="003A6508" w:rsidRDefault="00987DC3" w:rsidP="008938CC">
      <w:pPr>
        <w:pStyle w:val="a6"/>
        <w:spacing w:line="312" w:lineRule="auto"/>
        <w:rPr>
          <w:rFonts w:ascii="굴림" w:eastAsia="굴림"/>
        </w:rPr>
      </w:pPr>
    </w:p>
    <w:p w14:paraId="2E235766" w14:textId="77777777" w:rsidR="00987DC3" w:rsidRDefault="00987DC3">
      <w:pPr>
        <w:pStyle w:val="a6"/>
        <w:spacing w:line="312" w:lineRule="auto"/>
        <w:rPr>
          <w:rFonts w:ascii="굴림" w:eastAsia="굴림"/>
        </w:rPr>
      </w:pPr>
    </w:p>
    <w:p w14:paraId="1CDCBE7F" w14:textId="77777777" w:rsidR="00987DC3" w:rsidRDefault="00AA728B">
      <w:pPr>
        <w:pStyle w:val="a6"/>
        <w:spacing w:line="312" w:lineRule="auto"/>
      </w:pPr>
      <w:r>
        <w:rPr>
          <w:rFonts w:ascii="굴림" w:eastAsia="굴림"/>
          <w:b/>
        </w:rPr>
        <w:t xml:space="preserve">제 2 </w:t>
      </w:r>
      <w:proofErr w:type="spellStart"/>
      <w:r>
        <w:rPr>
          <w:rFonts w:ascii="굴림" w:eastAsia="굴림"/>
          <w:b/>
        </w:rPr>
        <w:t>조【프로젝트</w:t>
      </w:r>
      <w:proofErr w:type="spellEnd"/>
      <w:r>
        <w:rPr>
          <w:rFonts w:ascii="굴림" w:eastAsia="굴림"/>
          <w:b/>
        </w:rPr>
        <w:t>】</w:t>
      </w:r>
    </w:p>
    <w:p w14:paraId="5B84CAD4" w14:textId="77777777" w:rsidR="00987DC3" w:rsidRDefault="00AA728B">
      <w:pPr>
        <w:pStyle w:val="a6"/>
        <w:spacing w:line="312" w:lineRule="auto"/>
        <w:ind w:left="200"/>
      </w:pPr>
      <w:r>
        <w:rPr>
          <w:rFonts w:ascii="굴림" w:eastAsia="굴림"/>
        </w:rPr>
        <w:t xml:space="preserve">1. 당사자 쌍방은 </w:t>
      </w:r>
      <w:r>
        <w:rPr>
          <w:rFonts w:ascii="굴림" w:eastAsia="굴림"/>
        </w:rPr>
        <w:t>“</w:t>
      </w:r>
      <w:r>
        <w:rPr>
          <w:rFonts w:ascii="굴림" w:eastAsia="굴림"/>
        </w:rPr>
        <w:t>수면분석 및 생체 동기화를 통한 수면 유도 기술</w:t>
      </w:r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(이하 </w:t>
      </w:r>
      <w:r>
        <w:rPr>
          <w:rFonts w:ascii="굴림" w:eastAsia="굴림"/>
        </w:rPr>
        <w:t>“</w:t>
      </w:r>
      <w:r>
        <w:rPr>
          <w:rFonts w:ascii="굴림" w:eastAsia="굴림"/>
        </w:rPr>
        <w:t>연구기술</w:t>
      </w:r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이라 칭한다)에 관한 침대 연구 및 개발을 수행하기로 한다. </w:t>
      </w:r>
    </w:p>
    <w:p w14:paraId="106605CE" w14:textId="77777777" w:rsidR="00987DC3" w:rsidRDefault="00987DC3">
      <w:pPr>
        <w:pStyle w:val="a6"/>
        <w:spacing w:line="312" w:lineRule="auto"/>
        <w:ind w:left="200"/>
        <w:rPr>
          <w:rFonts w:ascii="굴림" w:eastAsia="굴림"/>
        </w:rPr>
      </w:pPr>
    </w:p>
    <w:p w14:paraId="6EB85984" w14:textId="6C5DE5FB" w:rsidR="003A6508" w:rsidRDefault="00AA728B">
      <w:pPr>
        <w:pStyle w:val="a6"/>
        <w:spacing w:line="312" w:lineRule="auto"/>
        <w:ind w:left="200"/>
        <w:rPr>
          <w:rFonts w:ascii="굴림" w:eastAsia="굴림"/>
        </w:rPr>
      </w:pPr>
      <w:r>
        <w:rPr>
          <w:rFonts w:ascii="굴림" w:eastAsia="굴림"/>
        </w:rPr>
        <w:t>2. 구체적 협력범위는 다음과 같다.</w:t>
      </w:r>
      <w:r>
        <w:br/>
      </w:r>
      <w:r>
        <w:rPr>
          <w:rFonts w:ascii="굴림" w:eastAsia="굴림"/>
        </w:rPr>
        <w:t xml:space="preserve">1) </w:t>
      </w:r>
      <w:r>
        <w:rPr>
          <w:rFonts w:ascii="굴림" w:eastAsia="굴림"/>
        </w:rPr>
        <w:t>“</w:t>
      </w:r>
      <w:proofErr w:type="spellStart"/>
      <w:r>
        <w:rPr>
          <w:rFonts w:ascii="굴림" w:eastAsia="굴림"/>
        </w:rPr>
        <w:t>슬로우베드</w:t>
      </w:r>
      <w:proofErr w:type="spellEnd"/>
      <w:r>
        <w:rPr>
          <w:rFonts w:ascii="굴림" w:eastAsia="굴림"/>
        </w:rPr>
        <w:t>”</w:t>
      </w:r>
      <w:r>
        <w:rPr>
          <w:rFonts w:ascii="굴림" w:eastAsia="굴림"/>
        </w:rPr>
        <w:t>의 의무</w:t>
      </w:r>
      <w:r>
        <w:br/>
      </w:r>
      <w:r>
        <w:rPr>
          <w:rFonts w:ascii="굴림" w:eastAsia="굴림"/>
        </w:rPr>
        <w:t xml:space="preserve">가. </w:t>
      </w:r>
      <w:r>
        <w:rPr>
          <w:rFonts w:ascii="굴림" w:eastAsia="굴림"/>
        </w:rPr>
        <w:t>“</w:t>
      </w:r>
      <w:r>
        <w:rPr>
          <w:rFonts w:ascii="굴림" w:eastAsia="굴림"/>
        </w:rPr>
        <w:t>연구기술</w:t>
      </w:r>
      <w:r>
        <w:rPr>
          <w:rFonts w:ascii="굴림" w:eastAsia="굴림"/>
        </w:rPr>
        <w:t>”</w:t>
      </w:r>
      <w:r>
        <w:rPr>
          <w:rFonts w:ascii="굴림" w:eastAsia="굴림"/>
        </w:rPr>
        <w:t>을 적용한 제품 개발</w:t>
      </w:r>
      <w:r w:rsidR="003A6508">
        <w:rPr>
          <w:rFonts w:ascii="굴림" w:eastAsia="굴림" w:hint="eastAsia"/>
          <w:color w:val="FF0000"/>
        </w:rPr>
        <w:t xml:space="preserve"> </w:t>
      </w:r>
    </w:p>
    <w:p w14:paraId="5D19349B" w14:textId="77777777" w:rsidR="00987DC3" w:rsidRDefault="00AA728B">
      <w:pPr>
        <w:pStyle w:val="a6"/>
        <w:spacing w:line="312" w:lineRule="auto"/>
        <w:ind w:left="200"/>
        <w:rPr>
          <w:rFonts w:ascii="굴림" w:eastAsia="굴림"/>
        </w:rPr>
      </w:pPr>
      <w:r>
        <w:rPr>
          <w:rFonts w:ascii="굴림" w:eastAsia="굴림"/>
        </w:rPr>
        <w:t xml:space="preserve">나. </w:t>
      </w:r>
      <w:r>
        <w:rPr>
          <w:rFonts w:ascii="굴림" w:eastAsia="굴림"/>
        </w:rPr>
        <w:t>“</w:t>
      </w:r>
      <w:r>
        <w:rPr>
          <w:rFonts w:ascii="굴림" w:eastAsia="굴림"/>
        </w:rPr>
        <w:t>연구기술</w:t>
      </w:r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에 모션, 온도조절, 기타 </w:t>
      </w:r>
      <w:proofErr w:type="spellStart"/>
      <w:r>
        <w:rPr>
          <w:rFonts w:ascii="굴림" w:eastAsia="굴림"/>
        </w:rPr>
        <w:t>슬립테크를</w:t>
      </w:r>
      <w:proofErr w:type="spellEnd"/>
      <w:r>
        <w:rPr>
          <w:rFonts w:ascii="굴림" w:eastAsia="굴림"/>
        </w:rPr>
        <w:t xml:space="preserve"> 연계방법 고안</w:t>
      </w:r>
    </w:p>
    <w:p w14:paraId="301EA48B" w14:textId="0207F8E6" w:rsidR="003A6508" w:rsidRPr="003A6508" w:rsidRDefault="003A6508">
      <w:pPr>
        <w:pStyle w:val="a6"/>
        <w:spacing w:line="312" w:lineRule="auto"/>
        <w:ind w:left="200"/>
      </w:pPr>
    </w:p>
    <w:p w14:paraId="2B040543" w14:textId="77777777" w:rsidR="00987DC3" w:rsidRDefault="00AA728B">
      <w:pPr>
        <w:pStyle w:val="a6"/>
        <w:spacing w:line="312" w:lineRule="auto"/>
        <w:ind w:left="200"/>
      </w:pPr>
      <w:r>
        <w:rPr>
          <w:rFonts w:ascii="굴림" w:eastAsia="굴림"/>
        </w:rPr>
        <w:t xml:space="preserve">2) </w:t>
      </w:r>
      <w:r>
        <w:rPr>
          <w:rFonts w:ascii="굴림" w:eastAsia="굴림"/>
        </w:rPr>
        <w:t>“</w:t>
      </w:r>
      <w:proofErr w:type="spellStart"/>
      <w:r>
        <w:rPr>
          <w:rFonts w:ascii="굴림" w:eastAsia="굴림"/>
        </w:rPr>
        <w:t>비알랩</w:t>
      </w:r>
      <w:proofErr w:type="spellEnd"/>
      <w:r>
        <w:rPr>
          <w:rFonts w:ascii="굴림" w:eastAsia="굴림"/>
        </w:rPr>
        <w:t>”</w:t>
      </w:r>
      <w:r>
        <w:rPr>
          <w:rFonts w:ascii="굴림" w:eastAsia="굴림"/>
        </w:rPr>
        <w:t>의 의무</w:t>
      </w:r>
    </w:p>
    <w:p w14:paraId="2D8B2A88" w14:textId="77777777" w:rsidR="003A6508" w:rsidRDefault="00AA728B">
      <w:pPr>
        <w:pStyle w:val="a6"/>
        <w:spacing w:line="312" w:lineRule="auto"/>
        <w:ind w:left="200"/>
        <w:rPr>
          <w:rFonts w:ascii="굴림" w:eastAsia="굴림"/>
        </w:rPr>
      </w:pPr>
      <w:r>
        <w:rPr>
          <w:rFonts w:ascii="굴림" w:eastAsia="굴림"/>
        </w:rPr>
        <w:t xml:space="preserve">가. </w:t>
      </w:r>
      <w:r>
        <w:rPr>
          <w:rFonts w:ascii="굴림" w:eastAsia="굴림"/>
        </w:rPr>
        <w:t>“</w:t>
      </w:r>
      <w:proofErr w:type="spellStart"/>
      <w:r>
        <w:rPr>
          <w:rFonts w:ascii="굴림" w:eastAsia="굴림"/>
        </w:rPr>
        <w:t>비알랩</w:t>
      </w:r>
      <w:proofErr w:type="spellEnd"/>
      <w:r>
        <w:rPr>
          <w:rFonts w:ascii="굴림" w:eastAsia="굴림"/>
        </w:rPr>
        <w:t>”</w:t>
      </w:r>
      <w:r>
        <w:rPr>
          <w:rFonts w:ascii="굴림" w:eastAsia="굴림"/>
        </w:rPr>
        <w:t>이 보유한 수면분석기술 및 생체 동기화 데이터 공유</w:t>
      </w:r>
      <w:r>
        <w:br/>
      </w:r>
    </w:p>
    <w:p w14:paraId="544AA4D8" w14:textId="2683E8EA" w:rsidR="00987DC3" w:rsidRPr="00DD04A0" w:rsidRDefault="00AA728B">
      <w:pPr>
        <w:pStyle w:val="a6"/>
        <w:spacing w:line="312" w:lineRule="auto"/>
        <w:ind w:left="200"/>
        <w:rPr>
          <w:szCs w:val="22"/>
        </w:rPr>
      </w:pPr>
      <w:r w:rsidRPr="00DD04A0">
        <w:rPr>
          <w:rFonts w:ascii="굴림" w:eastAsia="굴림"/>
          <w:szCs w:val="22"/>
        </w:rPr>
        <w:t>3) 공동의 의무</w:t>
      </w:r>
    </w:p>
    <w:p w14:paraId="4799AAC1" w14:textId="1887C368" w:rsidR="003A6508" w:rsidRPr="00DD04A0" w:rsidRDefault="003A6508" w:rsidP="003A6508">
      <w:pPr>
        <w:pStyle w:val="a6"/>
        <w:spacing w:line="312" w:lineRule="auto"/>
        <w:ind w:left="200"/>
        <w:rPr>
          <w:rFonts w:ascii="굴림" w:eastAsia="굴림"/>
          <w:szCs w:val="22"/>
        </w:rPr>
      </w:pPr>
      <w:r w:rsidRPr="00DD04A0">
        <w:rPr>
          <w:rFonts w:ascii="굴림" w:eastAsia="굴림" w:hint="eastAsia"/>
          <w:color w:val="FF0000"/>
          <w:szCs w:val="22"/>
        </w:rPr>
        <w:t xml:space="preserve">가. </w:t>
      </w:r>
      <w:r w:rsidRPr="00DD04A0">
        <w:rPr>
          <w:rFonts w:ascii="굴림" w:eastAsia="굴림"/>
          <w:color w:val="FF0000"/>
          <w:szCs w:val="22"/>
        </w:rPr>
        <w:t>“</w:t>
      </w:r>
      <w:r w:rsidRPr="00DD04A0">
        <w:rPr>
          <w:rFonts w:ascii="굴림" w:eastAsia="굴림" w:hint="eastAsia"/>
          <w:color w:val="FF0000"/>
          <w:szCs w:val="22"/>
        </w:rPr>
        <w:t>연구기술</w:t>
      </w:r>
      <w:r w:rsidRPr="00DD04A0">
        <w:rPr>
          <w:rFonts w:ascii="굴림" w:eastAsia="굴림"/>
          <w:color w:val="FF0000"/>
          <w:szCs w:val="22"/>
        </w:rPr>
        <w:t>”</w:t>
      </w:r>
      <w:r w:rsidRPr="00DD04A0">
        <w:rPr>
          <w:rFonts w:ascii="굴림" w:eastAsia="굴림" w:hint="eastAsia"/>
          <w:color w:val="FF0000"/>
          <w:szCs w:val="22"/>
        </w:rPr>
        <w:t>을 적용한 제품의 생산 및 유통, 마케팅 협력</w:t>
      </w:r>
    </w:p>
    <w:p w14:paraId="4EA2D393" w14:textId="6D377B86" w:rsidR="00987DC3" w:rsidRPr="00DD04A0" w:rsidRDefault="003A6508" w:rsidP="003A6508">
      <w:pPr>
        <w:pStyle w:val="a6"/>
        <w:spacing w:line="312" w:lineRule="auto"/>
        <w:ind w:left="200"/>
        <w:rPr>
          <w:rFonts w:ascii="굴림" w:eastAsia="굴림"/>
          <w:szCs w:val="22"/>
        </w:rPr>
      </w:pPr>
      <w:r w:rsidRPr="00DD04A0">
        <w:rPr>
          <w:rFonts w:ascii="굴림" w:eastAsia="굴림" w:hint="eastAsia"/>
          <w:color w:val="FF0000"/>
          <w:szCs w:val="22"/>
        </w:rPr>
        <w:t xml:space="preserve">나. </w:t>
      </w:r>
      <w:r w:rsidRPr="00DD04A0">
        <w:rPr>
          <w:rFonts w:ascii="굴림" w:eastAsia="굴림"/>
          <w:szCs w:val="22"/>
        </w:rPr>
        <w:t xml:space="preserve">현재 </w:t>
      </w:r>
      <w:r w:rsidRPr="00DD04A0">
        <w:rPr>
          <w:rFonts w:ascii="굴림" w:eastAsia="굴림"/>
          <w:szCs w:val="22"/>
        </w:rPr>
        <w:t>“</w:t>
      </w:r>
      <w:proofErr w:type="spellStart"/>
      <w:r w:rsidRPr="00DD04A0">
        <w:rPr>
          <w:rFonts w:ascii="굴림" w:eastAsia="굴림"/>
          <w:szCs w:val="22"/>
        </w:rPr>
        <w:t>비알랩</w:t>
      </w:r>
      <w:proofErr w:type="spellEnd"/>
      <w:r w:rsidRPr="00DD04A0">
        <w:rPr>
          <w:rFonts w:ascii="굴림" w:eastAsia="굴림"/>
          <w:szCs w:val="22"/>
        </w:rPr>
        <w:t>”</w:t>
      </w:r>
      <w:r w:rsidRPr="00DD04A0">
        <w:rPr>
          <w:rFonts w:ascii="굴림" w:eastAsia="굴림"/>
          <w:szCs w:val="22"/>
        </w:rPr>
        <w:t xml:space="preserve">의 수면분석기술 및 생체 동기화 데이터를 통하여 </w:t>
      </w:r>
      <w:r w:rsidRPr="00DD04A0">
        <w:rPr>
          <w:rFonts w:ascii="굴림" w:eastAsia="굴림"/>
          <w:szCs w:val="22"/>
        </w:rPr>
        <w:t>“</w:t>
      </w:r>
      <w:r w:rsidRPr="00DD04A0">
        <w:rPr>
          <w:rFonts w:ascii="굴림" w:eastAsia="굴림"/>
          <w:szCs w:val="22"/>
        </w:rPr>
        <w:t>연구기술</w:t>
      </w:r>
      <w:r w:rsidRPr="00DD04A0">
        <w:rPr>
          <w:rFonts w:ascii="굴림" w:eastAsia="굴림"/>
          <w:szCs w:val="22"/>
        </w:rPr>
        <w:t>”</w:t>
      </w:r>
      <w:r w:rsidRPr="00DD04A0">
        <w:rPr>
          <w:rFonts w:ascii="굴림" w:eastAsia="굴림"/>
          <w:szCs w:val="22"/>
        </w:rPr>
        <w:t>을 고도화하고 이를 반영한 침대제품을 개발</w:t>
      </w:r>
    </w:p>
    <w:p w14:paraId="579B97D3" w14:textId="77777777" w:rsidR="00987DC3" w:rsidRPr="003A6508" w:rsidRDefault="00987DC3">
      <w:pPr>
        <w:pStyle w:val="a6"/>
        <w:spacing w:line="312" w:lineRule="auto"/>
        <w:ind w:left="200"/>
        <w:rPr>
          <w:rFonts w:ascii="굴림" w:eastAsia="굴림"/>
        </w:rPr>
      </w:pPr>
    </w:p>
    <w:p w14:paraId="462BC318" w14:textId="77777777" w:rsidR="003A6508" w:rsidRDefault="003A6508">
      <w:pPr>
        <w:pStyle w:val="a6"/>
        <w:spacing w:line="312" w:lineRule="auto"/>
        <w:ind w:left="200"/>
        <w:rPr>
          <w:rFonts w:ascii="굴림" w:eastAsia="굴림"/>
        </w:rPr>
      </w:pPr>
    </w:p>
    <w:p w14:paraId="071C694D" w14:textId="77777777" w:rsidR="00987DC3" w:rsidRDefault="00AA728B">
      <w:pPr>
        <w:pStyle w:val="a6"/>
        <w:spacing w:line="312" w:lineRule="auto"/>
        <w:ind w:left="200"/>
      </w:pPr>
      <w:r>
        <w:rPr>
          <w:rFonts w:ascii="굴림" w:eastAsia="굴림"/>
        </w:rPr>
        <w:t xml:space="preserve">3. 연구를 통해 개발된 침대제품의 판매방법과 수익배분에 대한 논의는 추후 제품 개발완료 후 정하기로 한다. </w:t>
      </w:r>
      <w:r>
        <w:br/>
      </w:r>
    </w:p>
    <w:p w14:paraId="680054CF" w14:textId="77777777" w:rsidR="00987DC3" w:rsidRDefault="00987DC3">
      <w:pPr>
        <w:pStyle w:val="a6"/>
        <w:spacing w:line="312" w:lineRule="auto"/>
        <w:rPr>
          <w:rFonts w:ascii="굴림" w:eastAsia="굴림"/>
        </w:rPr>
      </w:pPr>
    </w:p>
    <w:p w14:paraId="6FC27EFC" w14:textId="77777777" w:rsidR="00987DC3" w:rsidRDefault="00AA728B">
      <w:pPr>
        <w:pStyle w:val="a6"/>
        <w:spacing w:line="312" w:lineRule="auto"/>
      </w:pPr>
      <w:r>
        <w:rPr>
          <w:rFonts w:ascii="굴림" w:eastAsia="굴림"/>
          <w:b/>
        </w:rPr>
        <w:t xml:space="preserve">제 3 </w:t>
      </w:r>
      <w:proofErr w:type="spellStart"/>
      <w:r>
        <w:rPr>
          <w:rFonts w:ascii="굴림" w:eastAsia="굴림"/>
          <w:b/>
        </w:rPr>
        <w:t>조【연구준비</w:t>
      </w:r>
      <w:proofErr w:type="spellEnd"/>
      <w:r>
        <w:rPr>
          <w:rFonts w:ascii="굴림" w:eastAsia="굴림"/>
          <w:b/>
        </w:rPr>
        <w:t>】</w:t>
      </w:r>
    </w:p>
    <w:p w14:paraId="138E7812" w14:textId="77777777" w:rsidR="00987DC3" w:rsidRDefault="00AA728B">
      <w:pPr>
        <w:pStyle w:val="a6"/>
        <w:spacing w:line="312" w:lineRule="auto"/>
        <w:ind w:left="477" w:hanging="277"/>
      </w:pPr>
      <w:r>
        <w:rPr>
          <w:rFonts w:ascii="굴림" w:eastAsia="굴림"/>
        </w:rPr>
        <w:t xml:space="preserve">당사자 쌍방은 제2조에 따라 </w:t>
      </w:r>
      <w:r>
        <w:rPr>
          <w:rFonts w:ascii="굴림" w:eastAsia="굴림"/>
        </w:rPr>
        <w:t>“</w:t>
      </w:r>
      <w:r>
        <w:rPr>
          <w:rFonts w:ascii="굴림" w:eastAsia="굴림"/>
        </w:rPr>
        <w:t>연구추진 위원회</w:t>
      </w:r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 </w:t>
      </w:r>
      <w:r>
        <w:rPr>
          <w:rFonts w:eastAsia="굴림"/>
          <w:color w:val="FF0000"/>
        </w:rPr>
        <w:t>를</w:t>
      </w:r>
      <w:r>
        <w:rPr>
          <w:rFonts w:ascii="굴림" w:eastAsia="굴림"/>
        </w:rPr>
        <w:t xml:space="preserve"> 구성하고 상호협력을 통해 </w:t>
      </w:r>
      <w:r>
        <w:rPr>
          <w:rFonts w:ascii="굴림" w:eastAsia="굴림"/>
        </w:rPr>
        <w:t>“</w:t>
      </w:r>
      <w:r>
        <w:rPr>
          <w:rFonts w:ascii="굴림" w:eastAsia="굴림"/>
        </w:rPr>
        <w:t>연구기술</w:t>
      </w:r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을 연구하기로 한다. </w:t>
      </w:r>
    </w:p>
    <w:p w14:paraId="5BA0FB04" w14:textId="77777777" w:rsidR="00987DC3" w:rsidRDefault="00987DC3">
      <w:pPr>
        <w:pStyle w:val="a6"/>
        <w:spacing w:line="312" w:lineRule="auto"/>
        <w:rPr>
          <w:rFonts w:ascii="굴림" w:eastAsia="굴림"/>
        </w:rPr>
      </w:pPr>
    </w:p>
    <w:p w14:paraId="49CAB64C" w14:textId="77777777" w:rsidR="00987DC3" w:rsidRDefault="00AA728B">
      <w:pPr>
        <w:pStyle w:val="a6"/>
        <w:spacing w:line="312" w:lineRule="auto"/>
      </w:pPr>
      <w:r>
        <w:rPr>
          <w:rFonts w:ascii="굴림" w:eastAsia="굴림"/>
          <w:b/>
        </w:rPr>
        <w:t xml:space="preserve">제 4 </w:t>
      </w:r>
      <w:proofErr w:type="spellStart"/>
      <w:r>
        <w:rPr>
          <w:rFonts w:ascii="굴림" w:eastAsia="굴림"/>
          <w:b/>
        </w:rPr>
        <w:t>조【추진위원회</w:t>
      </w:r>
      <w:proofErr w:type="spellEnd"/>
      <w:r>
        <w:rPr>
          <w:rFonts w:ascii="굴림" w:eastAsia="굴림"/>
          <w:b/>
        </w:rPr>
        <w:t>】</w:t>
      </w:r>
    </w:p>
    <w:p w14:paraId="00C06664" w14:textId="77777777" w:rsidR="00987DC3" w:rsidRDefault="00AA728B">
      <w:pPr>
        <w:pStyle w:val="a6"/>
        <w:spacing w:line="312" w:lineRule="auto"/>
        <w:ind w:left="200"/>
      </w:pPr>
      <w:r>
        <w:rPr>
          <w:rFonts w:ascii="굴림" w:eastAsia="굴림"/>
        </w:rPr>
        <w:t xml:space="preserve">본 계약에 따른 </w:t>
      </w:r>
      <w:r>
        <w:rPr>
          <w:rFonts w:ascii="굴림" w:eastAsia="굴림"/>
        </w:rPr>
        <w:t>“</w:t>
      </w:r>
      <w:r>
        <w:rPr>
          <w:rFonts w:ascii="굴림" w:eastAsia="굴림"/>
        </w:rPr>
        <w:t>연구추진 위원회</w:t>
      </w:r>
      <w:r>
        <w:rPr>
          <w:rFonts w:ascii="굴림" w:eastAsia="굴림"/>
        </w:rPr>
        <w:t>”</w:t>
      </w:r>
      <w:r>
        <w:rPr>
          <w:rFonts w:ascii="굴림" w:eastAsia="굴림"/>
        </w:rPr>
        <w:t>에는 당사자 쌍방이 각 [</w:t>
      </w:r>
      <w:commentRangeStart w:id="0"/>
      <w:r>
        <w:rPr>
          <w:rFonts w:ascii="굴림"/>
        </w:rPr>
        <w:commentReference w:id="0"/>
      </w:r>
      <w:r>
        <w:rPr>
          <w:rFonts w:ascii="굴림"/>
        </w:rPr>
        <w:t>●</w:t>
      </w:r>
      <w:commentRangeEnd w:id="0"/>
      <w:r>
        <w:rPr>
          <w:rFonts w:ascii="굴림" w:eastAsia="굴림"/>
        </w:rPr>
        <w:t xml:space="preserve">]명을 </w:t>
      </w:r>
      <w:proofErr w:type="spellStart"/>
      <w:r>
        <w:rPr>
          <w:rFonts w:ascii="굴림" w:eastAsia="굴림"/>
        </w:rPr>
        <w:t>파견하여야하며</w:t>
      </w:r>
      <w:proofErr w:type="spellEnd"/>
      <w:r>
        <w:rPr>
          <w:rFonts w:ascii="굴림" w:eastAsia="굴림"/>
        </w:rPr>
        <w:t xml:space="preserve"> 각의 당사자 측에서 팀장 각 1인씩을 선발하여 공동대표를 하도록 한다.</w:t>
      </w:r>
    </w:p>
    <w:p w14:paraId="7024C991" w14:textId="77777777" w:rsidR="00987DC3" w:rsidRDefault="00987DC3">
      <w:pPr>
        <w:pStyle w:val="a6"/>
        <w:spacing w:line="312" w:lineRule="auto"/>
        <w:rPr>
          <w:rFonts w:ascii="굴림" w:eastAsia="굴림"/>
        </w:rPr>
      </w:pPr>
    </w:p>
    <w:p w14:paraId="4E55A534" w14:textId="77777777" w:rsidR="00987DC3" w:rsidRDefault="00AA728B">
      <w:pPr>
        <w:pStyle w:val="a6"/>
        <w:spacing w:line="312" w:lineRule="auto"/>
      </w:pPr>
      <w:r>
        <w:rPr>
          <w:rFonts w:ascii="굴림" w:eastAsia="굴림"/>
          <w:b/>
        </w:rPr>
        <w:t xml:space="preserve">제 5 </w:t>
      </w:r>
      <w:proofErr w:type="spellStart"/>
      <w:r>
        <w:rPr>
          <w:rFonts w:ascii="굴림" w:eastAsia="굴림"/>
          <w:b/>
        </w:rPr>
        <w:t>조【지식재산권</w:t>
      </w:r>
      <w:proofErr w:type="spellEnd"/>
      <w:r>
        <w:rPr>
          <w:rFonts w:ascii="굴림" w:eastAsia="굴림"/>
          <w:b/>
        </w:rPr>
        <w:t>】</w:t>
      </w:r>
    </w:p>
    <w:p w14:paraId="46AFA5EA" w14:textId="77777777" w:rsidR="00987DC3" w:rsidRDefault="00987DC3">
      <w:pPr>
        <w:pStyle w:val="a6"/>
        <w:spacing w:line="312" w:lineRule="auto"/>
        <w:ind w:left="200"/>
        <w:rPr>
          <w:rFonts w:ascii="굴림" w:eastAsia="굴림"/>
        </w:rPr>
      </w:pPr>
    </w:p>
    <w:p w14:paraId="5B7CDCAB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1. 본 양해각서 체결 이전에 "</w:t>
      </w:r>
      <w:proofErr w:type="spellStart"/>
      <w:r>
        <w:rPr>
          <w:rFonts w:ascii="굴림" w:eastAsia="굴림"/>
          <w:color w:val="FF0000"/>
        </w:rPr>
        <w:t>비알랩</w:t>
      </w:r>
      <w:proofErr w:type="spellEnd"/>
      <w:r>
        <w:rPr>
          <w:rFonts w:ascii="굴림" w:eastAsia="굴림"/>
          <w:color w:val="FF0000"/>
        </w:rPr>
        <w:t>"이 보유하고 있던 수면분석기술 및 생체 동기화 기술(이하 "기존 기술"이라 한다)에 대한 지식재산권은 전적으로 "</w:t>
      </w:r>
      <w:proofErr w:type="spellStart"/>
      <w:r>
        <w:rPr>
          <w:rFonts w:ascii="굴림" w:eastAsia="굴림"/>
          <w:color w:val="FF0000"/>
        </w:rPr>
        <w:t>비알랩</w:t>
      </w:r>
      <w:proofErr w:type="spellEnd"/>
      <w:r>
        <w:rPr>
          <w:rFonts w:ascii="굴림" w:eastAsia="굴림"/>
          <w:color w:val="FF0000"/>
        </w:rPr>
        <w:t>"에 귀속되며, "</w:t>
      </w:r>
      <w:proofErr w:type="spellStart"/>
      <w:r>
        <w:rPr>
          <w:rFonts w:ascii="굴림" w:eastAsia="굴림"/>
          <w:color w:val="FF0000"/>
        </w:rPr>
        <w:t>슬로우베드</w:t>
      </w:r>
      <w:proofErr w:type="spellEnd"/>
      <w:r>
        <w:rPr>
          <w:rFonts w:ascii="굴림" w:eastAsia="굴림"/>
          <w:color w:val="FF0000"/>
        </w:rPr>
        <w:t>"는 이에 대한 어떠한 권리도 주장할 수 없다.</w:t>
      </w:r>
    </w:p>
    <w:p w14:paraId="602A8414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2. 본 연구를 통해 "기존 기술"을 바탕으로 파생되거나 개량된 기술(이하 "파생기술"이라 한다)의 지식재산권은 다음 각 호와 같이 귀속한다.</w:t>
      </w:r>
    </w:p>
    <w:p w14:paraId="5A19EC0C" w14:textId="55A2825B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 xml:space="preserve">1) </w:t>
      </w:r>
      <w:ins w:id="1" w:author="김현주 (Hyunjoo Kim)" w:date="2026-01-22T10:49:00Z">
        <w:r w:rsidR="00345884" w:rsidRPr="00345884">
          <w:rPr>
            <w:rFonts w:ascii="굴림" w:eastAsia="굴림"/>
            <w:color w:val="FF0000"/>
            <w:rPrChange w:id="2" w:author="김현주 (Hyunjoo Kim)" w:date="2026-01-22T10:50:00Z">
              <w:rPr/>
            </w:rPrChange>
          </w:rPr>
          <w:t>기존</w:t>
        </w:r>
        <w:r w:rsidR="00345884" w:rsidRPr="00345884">
          <w:rPr>
            <w:rFonts w:ascii="굴림" w:eastAsia="굴림"/>
            <w:color w:val="FF0000"/>
            <w:rPrChange w:id="3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4" w:author="김현주 (Hyunjoo Kim)" w:date="2026-01-22T10:50:00Z">
              <w:rPr/>
            </w:rPrChange>
          </w:rPr>
          <w:t>기술</w:t>
        </w:r>
        <w:r w:rsidR="00345884" w:rsidRPr="00345884">
          <w:rPr>
            <w:rFonts w:ascii="굴림" w:eastAsia="굴림"/>
            <w:color w:val="FF0000"/>
            <w:rPrChange w:id="5" w:author="김현주 (Hyunjoo Kim)" w:date="2026-01-22T10:50:00Z">
              <w:rPr/>
            </w:rPrChange>
          </w:rPr>
          <w:t>"</w:t>
        </w:r>
        <w:r w:rsidR="00345884" w:rsidRPr="00345884">
          <w:rPr>
            <w:rFonts w:ascii="굴림" w:eastAsia="굴림"/>
            <w:color w:val="FF0000"/>
            <w:rPrChange w:id="6" w:author="김현주 (Hyunjoo Kim)" w:date="2026-01-22T10:50:00Z">
              <w:rPr/>
            </w:rPrChange>
          </w:rPr>
          <w:t>의</w:t>
        </w:r>
        <w:r w:rsidR="00345884" w:rsidRPr="00345884">
          <w:rPr>
            <w:rFonts w:ascii="굴림" w:eastAsia="굴림"/>
            <w:color w:val="FF0000"/>
            <w:rPrChange w:id="7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8" w:author="김현주 (Hyunjoo Kim)" w:date="2026-01-22T10:50:00Z">
              <w:rPr>
                <w:rStyle w:val="af"/>
              </w:rPr>
            </w:rPrChange>
          </w:rPr>
          <w:t>범용적인</w:t>
        </w:r>
        <w:r w:rsidR="00345884" w:rsidRPr="00345884">
          <w:rPr>
            <w:rFonts w:ascii="굴림" w:eastAsia="굴림"/>
            <w:b/>
            <w:bCs/>
            <w:color w:val="FF0000"/>
            <w:rPrChange w:id="9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10" w:author="김현주 (Hyunjoo Kim)" w:date="2026-01-22T10:50:00Z">
              <w:rPr>
                <w:rStyle w:val="af"/>
              </w:rPr>
            </w:rPrChange>
          </w:rPr>
          <w:t>핵심</w:t>
        </w:r>
        <w:r w:rsidR="00345884" w:rsidRPr="00345884">
          <w:rPr>
            <w:rFonts w:ascii="굴림" w:eastAsia="굴림"/>
            <w:b/>
            <w:bCs/>
            <w:color w:val="FF0000"/>
            <w:rPrChange w:id="11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12" w:author="김현주 (Hyunjoo Kim)" w:date="2026-01-22T10:50:00Z">
              <w:rPr>
                <w:rStyle w:val="af"/>
              </w:rPr>
            </w:rPrChange>
          </w:rPr>
          <w:t>알고리즘</w:t>
        </w:r>
        <w:r w:rsidR="00345884" w:rsidRPr="00345884">
          <w:rPr>
            <w:rFonts w:ascii="굴림" w:eastAsia="굴림"/>
            <w:b/>
            <w:bCs/>
            <w:color w:val="FF0000"/>
            <w:rPrChange w:id="13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14" w:author="김현주 (Hyunjoo Kim)" w:date="2026-01-22T10:50:00Z">
              <w:rPr>
                <w:rStyle w:val="af"/>
              </w:rPr>
            </w:rPrChange>
          </w:rPr>
          <w:t>및</w:t>
        </w:r>
        <w:r w:rsidR="00345884" w:rsidRPr="00345884">
          <w:rPr>
            <w:rFonts w:ascii="굴림" w:eastAsia="굴림"/>
            <w:b/>
            <w:bCs/>
            <w:color w:val="FF0000"/>
            <w:rPrChange w:id="15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16" w:author="김현주 (Hyunjoo Kim)" w:date="2026-01-22T10:50:00Z">
              <w:rPr>
                <w:rStyle w:val="af"/>
              </w:rPr>
            </w:rPrChange>
          </w:rPr>
          <w:t>소프트웨어</w:t>
        </w:r>
        <w:r w:rsidR="00345884" w:rsidRPr="00345884">
          <w:rPr>
            <w:rFonts w:ascii="굴림" w:eastAsia="굴림"/>
            <w:b/>
            <w:bCs/>
            <w:color w:val="FF0000"/>
            <w:rPrChange w:id="17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18" w:author="김현주 (Hyunjoo Kim)" w:date="2026-01-22T10:50:00Z">
              <w:rPr>
                <w:rStyle w:val="af"/>
              </w:rPr>
            </w:rPrChange>
          </w:rPr>
          <w:t>자체</w:t>
        </w:r>
        <w:r w:rsidR="00345884" w:rsidRPr="00345884">
          <w:rPr>
            <w:rFonts w:ascii="굴림" w:eastAsia="굴림"/>
            <w:color w:val="FF0000"/>
            <w:rPrChange w:id="19" w:author="김현주 (Hyunjoo Kim)" w:date="2026-01-22T10:50:00Z">
              <w:rPr/>
            </w:rPrChange>
          </w:rPr>
          <w:t>를</w:t>
        </w:r>
        <w:r w:rsidR="00345884" w:rsidRPr="00345884">
          <w:rPr>
            <w:rFonts w:ascii="굴림" w:eastAsia="굴림"/>
            <w:color w:val="FF0000"/>
            <w:rPrChange w:id="20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21" w:author="김현주 (Hyunjoo Kim)" w:date="2026-01-22T10:50:00Z">
              <w:rPr/>
            </w:rPrChange>
          </w:rPr>
          <w:t>개량</w:t>
        </w:r>
        <w:r w:rsidR="00345884" w:rsidRPr="00345884">
          <w:rPr>
            <w:rFonts w:ascii="굴림" w:eastAsia="굴림"/>
            <w:color w:val="FF0000"/>
            <w:rPrChange w:id="22" w:author="김현주 (Hyunjoo Kim)" w:date="2026-01-22T10:50:00Z">
              <w:rPr/>
            </w:rPrChange>
          </w:rPr>
          <w:t>·</w:t>
        </w:r>
        <w:r w:rsidR="00345884" w:rsidRPr="00345884">
          <w:rPr>
            <w:rFonts w:ascii="굴림" w:eastAsia="굴림"/>
            <w:color w:val="FF0000"/>
            <w:rPrChange w:id="23" w:author="김현주 (Hyunjoo Kim)" w:date="2026-01-22T10:50:00Z">
              <w:rPr/>
            </w:rPrChange>
          </w:rPr>
          <w:t>고도화한</w:t>
        </w:r>
        <w:r w:rsidR="00345884" w:rsidRPr="00345884">
          <w:rPr>
            <w:rFonts w:ascii="굴림" w:eastAsia="굴림"/>
            <w:color w:val="FF0000"/>
            <w:rPrChange w:id="24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25" w:author="김현주 (Hyunjoo Kim)" w:date="2026-01-22T10:50:00Z">
              <w:rPr/>
            </w:rPrChange>
          </w:rPr>
          <w:t>기술의</w:t>
        </w:r>
        <w:r w:rsidR="00345884" w:rsidRPr="00345884">
          <w:rPr>
            <w:rFonts w:ascii="굴림" w:eastAsia="굴림"/>
            <w:color w:val="FF0000"/>
            <w:rPrChange w:id="26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27" w:author="김현주 (Hyunjoo Kim)" w:date="2026-01-22T10:50:00Z">
              <w:rPr/>
            </w:rPrChange>
          </w:rPr>
          <w:t>지식재산권은</w:t>
        </w:r>
        <w:r w:rsidR="00345884" w:rsidRPr="00345884">
          <w:rPr>
            <w:rFonts w:ascii="굴림" w:eastAsia="굴림"/>
            <w:color w:val="FF0000"/>
            <w:rPrChange w:id="28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29" w:author="김현주 (Hyunjoo Kim)" w:date="2026-01-22T10:50:00Z">
              <w:rPr/>
            </w:rPrChange>
          </w:rPr>
          <w:t>원천</w:t>
        </w:r>
        <w:r w:rsidR="00345884" w:rsidRPr="00345884">
          <w:rPr>
            <w:rFonts w:ascii="굴림" w:eastAsia="굴림"/>
            <w:color w:val="FF0000"/>
            <w:rPrChange w:id="30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31" w:author="김현주 (Hyunjoo Kim)" w:date="2026-01-22T10:50:00Z">
              <w:rPr/>
            </w:rPrChange>
          </w:rPr>
          <w:t>기술</w:t>
        </w:r>
        <w:r w:rsidR="00345884" w:rsidRPr="00345884">
          <w:rPr>
            <w:rFonts w:ascii="굴림" w:eastAsia="굴림"/>
            <w:color w:val="FF0000"/>
            <w:rPrChange w:id="32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33" w:author="김현주 (Hyunjoo Kim)" w:date="2026-01-22T10:50:00Z">
              <w:rPr/>
            </w:rPrChange>
          </w:rPr>
          <w:t>보유자인</w:t>
        </w:r>
        <w:r w:rsidR="00345884" w:rsidRPr="00345884">
          <w:rPr>
            <w:rFonts w:ascii="굴림" w:eastAsia="굴림"/>
            <w:color w:val="FF0000"/>
            <w:rPrChange w:id="34" w:author="김현주 (Hyunjoo Kim)" w:date="2026-01-22T10:50:00Z">
              <w:rPr/>
            </w:rPrChange>
          </w:rPr>
          <w:t xml:space="preserve"> "</w:t>
        </w:r>
        <w:proofErr w:type="spellStart"/>
        <w:r w:rsidR="00345884" w:rsidRPr="00345884">
          <w:rPr>
            <w:rFonts w:ascii="굴림" w:eastAsia="굴림"/>
            <w:color w:val="FF0000"/>
            <w:rPrChange w:id="35" w:author="김현주 (Hyunjoo Kim)" w:date="2026-01-22T10:50:00Z">
              <w:rPr/>
            </w:rPrChange>
          </w:rPr>
          <w:t>비알랩</w:t>
        </w:r>
        <w:proofErr w:type="spellEnd"/>
        <w:r w:rsidR="00345884" w:rsidRPr="00345884">
          <w:rPr>
            <w:rFonts w:ascii="굴림" w:eastAsia="굴림"/>
            <w:color w:val="FF0000"/>
            <w:rPrChange w:id="36" w:author="김현주 (Hyunjoo Kim)" w:date="2026-01-22T10:50:00Z">
              <w:rPr/>
            </w:rPrChange>
          </w:rPr>
          <w:t>"</w:t>
        </w:r>
        <w:r w:rsidR="00345884" w:rsidRPr="00345884">
          <w:rPr>
            <w:rFonts w:ascii="굴림" w:eastAsia="굴림"/>
            <w:color w:val="FF0000"/>
            <w:rPrChange w:id="37" w:author="김현주 (Hyunjoo Kim)" w:date="2026-01-22T10:50:00Z">
              <w:rPr/>
            </w:rPrChange>
          </w:rPr>
          <w:t>에</w:t>
        </w:r>
        <w:r w:rsidR="00345884" w:rsidRPr="00345884">
          <w:rPr>
            <w:rFonts w:ascii="굴림" w:eastAsia="굴림"/>
            <w:color w:val="FF0000"/>
            <w:rPrChange w:id="38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39" w:author="김현주 (Hyunjoo Kim)" w:date="2026-01-22T10:50:00Z">
              <w:rPr/>
            </w:rPrChange>
          </w:rPr>
          <w:t>귀속한다</w:t>
        </w:r>
        <w:r w:rsidR="00345884" w:rsidRPr="00345884">
          <w:rPr>
            <w:rFonts w:ascii="굴림" w:eastAsia="굴림"/>
            <w:color w:val="FF0000"/>
            <w:rPrChange w:id="40" w:author="김현주 (Hyunjoo Kim)" w:date="2026-01-22T10:50:00Z">
              <w:rPr/>
            </w:rPrChange>
          </w:rPr>
          <w:t>.</w:t>
        </w:r>
        <w:r w:rsidR="00345884" w:rsidRPr="00345884">
          <w:rPr>
            <w:rFonts w:ascii="굴림" w:eastAsia="굴림"/>
            <w:color w:val="FF0000"/>
            <w:rPrChange w:id="41" w:author="김현주 (Hyunjoo Kim)" w:date="2026-01-22T10:50:00Z">
              <w:rPr/>
            </w:rPrChange>
          </w:rPr>
          <w:br/>
        </w:r>
        <w:r w:rsidR="00345884" w:rsidRPr="00345884">
          <w:rPr>
            <w:rFonts w:ascii="굴림" w:eastAsia="굴림"/>
            <w:color w:val="FF0000"/>
            <w:rPrChange w:id="42" w:author="김현주 (Hyunjoo Kim)" w:date="2026-01-22T10:50:00Z">
              <w:rPr/>
            </w:rPrChange>
          </w:rPr>
          <w:t>다만</w:t>
        </w:r>
        <w:r w:rsidR="00345884" w:rsidRPr="00345884">
          <w:rPr>
            <w:rFonts w:ascii="굴림" w:eastAsia="굴림"/>
            <w:color w:val="FF0000"/>
            <w:rPrChange w:id="43" w:author="김현주 (Hyunjoo Kim)" w:date="2026-01-22T10:50:00Z">
              <w:rPr/>
            </w:rPrChange>
          </w:rPr>
          <w:t xml:space="preserve">, </w:t>
        </w:r>
        <w:r w:rsidR="00345884" w:rsidRPr="00345884">
          <w:rPr>
            <w:rFonts w:ascii="굴림" w:eastAsia="굴림"/>
            <w:b/>
            <w:bCs/>
            <w:color w:val="FF0000"/>
            <w:rPrChange w:id="44" w:author="김현주 (Hyunjoo Kim)" w:date="2026-01-22T10:50:00Z">
              <w:rPr>
                <w:rStyle w:val="af"/>
              </w:rPr>
            </w:rPrChange>
          </w:rPr>
          <w:t>"</w:t>
        </w:r>
        <w:proofErr w:type="spellStart"/>
        <w:r w:rsidR="00345884" w:rsidRPr="00345884">
          <w:rPr>
            <w:rFonts w:ascii="굴림" w:eastAsia="굴림"/>
            <w:b/>
            <w:bCs/>
            <w:color w:val="FF0000"/>
            <w:rPrChange w:id="45" w:author="김현주 (Hyunjoo Kim)" w:date="2026-01-22T10:50:00Z">
              <w:rPr>
                <w:rStyle w:val="af"/>
              </w:rPr>
            </w:rPrChange>
          </w:rPr>
          <w:t>슬로우베드</w:t>
        </w:r>
        <w:proofErr w:type="spellEnd"/>
        <w:r w:rsidR="00345884" w:rsidRPr="00345884">
          <w:rPr>
            <w:rFonts w:ascii="굴림" w:eastAsia="굴림"/>
            <w:b/>
            <w:bCs/>
            <w:color w:val="FF0000"/>
            <w:rPrChange w:id="46" w:author="김현주 (Hyunjoo Kim)" w:date="2026-01-22T10:50:00Z">
              <w:rPr>
                <w:rStyle w:val="af"/>
              </w:rPr>
            </w:rPrChange>
          </w:rPr>
          <w:t>"</w:t>
        </w:r>
        <w:r w:rsidR="00345884" w:rsidRPr="00345884">
          <w:rPr>
            <w:rFonts w:ascii="굴림" w:eastAsia="굴림"/>
            <w:b/>
            <w:bCs/>
            <w:color w:val="FF0000"/>
            <w:rPrChange w:id="47" w:author="김현주 (Hyunjoo Kim)" w:date="2026-01-22T10:50:00Z">
              <w:rPr>
                <w:rStyle w:val="af"/>
              </w:rPr>
            </w:rPrChange>
          </w:rPr>
          <w:t>의</w:t>
        </w:r>
        <w:r w:rsidR="00345884" w:rsidRPr="00345884">
          <w:rPr>
            <w:rFonts w:ascii="굴림" w:eastAsia="굴림"/>
            <w:b/>
            <w:bCs/>
            <w:color w:val="FF0000"/>
            <w:rPrChange w:id="48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49" w:author="김현주 (Hyunjoo Kim)" w:date="2026-01-22T10:50:00Z">
              <w:rPr>
                <w:rStyle w:val="af"/>
              </w:rPr>
            </w:rPrChange>
          </w:rPr>
          <w:t>제품</w:t>
        </w:r>
        <w:r w:rsidR="00345884" w:rsidRPr="00345884">
          <w:rPr>
            <w:rFonts w:ascii="굴림" w:eastAsia="굴림"/>
            <w:b/>
            <w:bCs/>
            <w:color w:val="FF0000"/>
            <w:rPrChange w:id="50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51" w:author="김현주 (Hyunjoo Kim)" w:date="2026-01-22T10:50:00Z">
              <w:rPr>
                <w:rStyle w:val="af"/>
              </w:rPr>
            </w:rPrChange>
          </w:rPr>
          <w:t>기획</w:t>
        </w:r>
        <w:r w:rsidR="00345884" w:rsidRPr="00345884">
          <w:rPr>
            <w:rFonts w:ascii="굴림" w:eastAsia="굴림"/>
            <w:b/>
            <w:bCs/>
            <w:color w:val="FF0000"/>
            <w:rPrChange w:id="52" w:author="김현주 (Hyunjoo Kim)" w:date="2026-01-22T10:50:00Z">
              <w:rPr>
                <w:rStyle w:val="af"/>
              </w:rPr>
            </w:rPrChange>
          </w:rPr>
          <w:t xml:space="preserve">, </w:t>
        </w:r>
        <w:r w:rsidR="00345884" w:rsidRPr="00345884">
          <w:rPr>
            <w:rFonts w:ascii="굴림" w:eastAsia="굴림"/>
            <w:b/>
            <w:bCs/>
            <w:color w:val="FF0000"/>
            <w:rPrChange w:id="53" w:author="김현주 (Hyunjoo Kim)" w:date="2026-01-22T10:50:00Z">
              <w:rPr>
                <w:rStyle w:val="af"/>
              </w:rPr>
            </w:rPrChange>
          </w:rPr>
          <w:t>요구사항</w:t>
        </w:r>
        <w:r w:rsidR="00345884" w:rsidRPr="00345884">
          <w:rPr>
            <w:rFonts w:ascii="굴림" w:eastAsia="굴림"/>
            <w:b/>
            <w:bCs/>
            <w:color w:val="FF0000"/>
            <w:rPrChange w:id="54" w:author="김현주 (Hyunjoo Kim)" w:date="2026-01-22T10:50:00Z">
              <w:rPr>
                <w:rStyle w:val="af"/>
              </w:rPr>
            </w:rPrChange>
          </w:rPr>
          <w:t xml:space="preserve">, </w:t>
        </w:r>
        <w:r w:rsidR="00345884" w:rsidRPr="00345884">
          <w:rPr>
            <w:rFonts w:ascii="굴림" w:eastAsia="굴림"/>
            <w:b/>
            <w:bCs/>
            <w:color w:val="FF0000"/>
            <w:rPrChange w:id="55" w:author="김현주 (Hyunjoo Kim)" w:date="2026-01-22T10:50:00Z">
              <w:rPr>
                <w:rStyle w:val="af"/>
              </w:rPr>
            </w:rPrChange>
          </w:rPr>
          <w:t>사용</w:t>
        </w:r>
        <w:r w:rsidR="00345884" w:rsidRPr="00345884">
          <w:rPr>
            <w:rFonts w:ascii="굴림" w:eastAsia="굴림"/>
            <w:b/>
            <w:bCs/>
            <w:color w:val="FF0000"/>
            <w:rPrChange w:id="56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57" w:author="김현주 (Hyunjoo Kim)" w:date="2026-01-22T10:50:00Z">
              <w:rPr>
                <w:rStyle w:val="af"/>
              </w:rPr>
            </w:rPrChange>
          </w:rPr>
          <w:t>시나리오</w:t>
        </w:r>
        <w:r w:rsidR="00345884" w:rsidRPr="00345884">
          <w:rPr>
            <w:rFonts w:ascii="굴림" w:eastAsia="굴림"/>
            <w:b/>
            <w:bCs/>
            <w:color w:val="FF0000"/>
            <w:rPrChange w:id="58" w:author="김현주 (Hyunjoo Kim)" w:date="2026-01-22T10:50:00Z">
              <w:rPr>
                <w:rStyle w:val="af"/>
              </w:rPr>
            </w:rPrChange>
          </w:rPr>
          <w:t xml:space="preserve">, </w:t>
        </w:r>
        <w:r w:rsidR="00345884" w:rsidRPr="00345884">
          <w:rPr>
            <w:rFonts w:ascii="굴림" w:eastAsia="굴림"/>
            <w:b/>
            <w:bCs/>
            <w:color w:val="FF0000"/>
            <w:rPrChange w:id="59" w:author="김현주 (Hyunjoo Kim)" w:date="2026-01-22T10:50:00Z">
              <w:rPr>
                <w:rStyle w:val="af"/>
              </w:rPr>
            </w:rPrChange>
          </w:rPr>
          <w:t>하드웨어</w:t>
        </w:r>
        <w:r w:rsidR="00345884" w:rsidRPr="00345884">
          <w:rPr>
            <w:rFonts w:ascii="굴림" w:eastAsia="굴림"/>
            <w:b/>
            <w:bCs/>
            <w:color w:val="FF0000"/>
            <w:rPrChange w:id="60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61" w:author="김현주 (Hyunjoo Kim)" w:date="2026-01-22T10:50:00Z">
              <w:rPr>
                <w:rStyle w:val="af"/>
              </w:rPr>
            </w:rPrChange>
          </w:rPr>
          <w:t>연동</w:t>
        </w:r>
        <w:r w:rsidR="00345884" w:rsidRPr="00345884">
          <w:rPr>
            <w:rFonts w:ascii="굴림" w:eastAsia="굴림"/>
            <w:b/>
            <w:bCs/>
            <w:color w:val="FF0000"/>
            <w:rPrChange w:id="62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63" w:author="김현주 (Hyunjoo Kim)" w:date="2026-01-22T10:50:00Z">
              <w:rPr>
                <w:rStyle w:val="af"/>
              </w:rPr>
            </w:rPrChange>
          </w:rPr>
          <w:t>방식</w:t>
        </w:r>
        <w:r w:rsidR="00345884" w:rsidRPr="00345884">
          <w:rPr>
            <w:rFonts w:ascii="굴림" w:eastAsia="굴림"/>
            <w:b/>
            <w:bCs/>
            <w:color w:val="FF0000"/>
            <w:rPrChange w:id="64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65" w:author="김현주 (Hyunjoo Kim)" w:date="2026-01-22T10:50:00Z">
              <w:rPr>
                <w:rStyle w:val="af"/>
              </w:rPr>
            </w:rPrChange>
          </w:rPr>
          <w:t>등이</w:t>
        </w:r>
        <w:r w:rsidR="00345884" w:rsidRPr="00345884">
          <w:rPr>
            <w:rFonts w:ascii="굴림" w:eastAsia="굴림"/>
            <w:b/>
            <w:bCs/>
            <w:color w:val="FF0000"/>
            <w:rPrChange w:id="66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67" w:author="김현주 (Hyunjoo Kim)" w:date="2026-01-22T10:50:00Z">
              <w:rPr>
                <w:rStyle w:val="af"/>
              </w:rPr>
            </w:rPrChange>
          </w:rPr>
          <w:t>반영되어</w:t>
        </w:r>
        <w:r w:rsidR="00345884" w:rsidRPr="00345884">
          <w:rPr>
            <w:rFonts w:ascii="굴림" w:eastAsia="굴림"/>
            <w:b/>
            <w:bCs/>
            <w:color w:val="FF0000"/>
            <w:rPrChange w:id="68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69" w:author="김현주 (Hyunjoo Kim)" w:date="2026-01-22T10:50:00Z">
              <w:rPr>
                <w:rStyle w:val="af"/>
              </w:rPr>
            </w:rPrChange>
          </w:rPr>
          <w:t>침대</w:t>
        </w:r>
        <w:r w:rsidR="00345884" w:rsidRPr="00345884">
          <w:rPr>
            <w:rFonts w:ascii="굴림" w:eastAsia="굴림"/>
            <w:b/>
            <w:bCs/>
            <w:color w:val="FF0000"/>
            <w:rPrChange w:id="70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71" w:author="김현주 (Hyunjoo Kim)" w:date="2026-01-22T10:50:00Z">
              <w:rPr>
                <w:rStyle w:val="af"/>
              </w:rPr>
            </w:rPrChange>
          </w:rPr>
          <w:t>제품에</w:t>
        </w:r>
        <w:r w:rsidR="00345884" w:rsidRPr="00345884">
          <w:rPr>
            <w:rFonts w:ascii="굴림" w:eastAsia="굴림"/>
            <w:b/>
            <w:bCs/>
            <w:color w:val="FF0000"/>
            <w:rPrChange w:id="72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73" w:author="김현주 (Hyunjoo Kim)" w:date="2026-01-22T10:50:00Z">
              <w:rPr>
                <w:rStyle w:val="af"/>
              </w:rPr>
            </w:rPrChange>
          </w:rPr>
          <w:t>특화되어</w:t>
        </w:r>
        <w:r w:rsidR="00345884" w:rsidRPr="00345884">
          <w:rPr>
            <w:rFonts w:ascii="굴림" w:eastAsia="굴림"/>
            <w:b/>
            <w:bCs/>
            <w:color w:val="FF0000"/>
            <w:rPrChange w:id="74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75" w:author="김현주 (Hyunjoo Kim)" w:date="2026-01-22T10:50:00Z">
              <w:rPr>
                <w:rStyle w:val="af"/>
              </w:rPr>
            </w:rPrChange>
          </w:rPr>
          <w:t>개발된</w:t>
        </w:r>
        <w:r w:rsidR="00345884" w:rsidRPr="00345884">
          <w:rPr>
            <w:rFonts w:ascii="굴림" w:eastAsia="굴림"/>
            <w:b/>
            <w:bCs/>
            <w:color w:val="FF0000"/>
            <w:rPrChange w:id="76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77" w:author="김현주 (Hyunjoo Kim)" w:date="2026-01-22T10:50:00Z">
              <w:rPr>
                <w:rStyle w:val="af"/>
              </w:rPr>
            </w:rPrChange>
          </w:rPr>
          <w:t>알고리즘</w:t>
        </w:r>
        <w:r w:rsidR="00345884" w:rsidRPr="00345884">
          <w:rPr>
            <w:rFonts w:ascii="굴림" w:eastAsia="굴림"/>
            <w:b/>
            <w:bCs/>
            <w:color w:val="FF0000"/>
            <w:rPrChange w:id="78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79" w:author="김현주 (Hyunjoo Kim)" w:date="2026-01-22T10:50:00Z">
              <w:rPr>
                <w:rStyle w:val="af"/>
              </w:rPr>
            </w:rPrChange>
          </w:rPr>
          <w:t>또는</w:t>
        </w:r>
        <w:r w:rsidR="00345884" w:rsidRPr="00345884">
          <w:rPr>
            <w:rFonts w:ascii="굴림" w:eastAsia="굴림"/>
            <w:b/>
            <w:bCs/>
            <w:color w:val="FF0000"/>
            <w:rPrChange w:id="80" w:author="김현주 (Hyunjoo Kim)" w:date="2026-01-22T10:50:00Z">
              <w:rPr>
                <w:rStyle w:val="af"/>
              </w:rPr>
            </w:rPrChange>
          </w:rPr>
          <w:t xml:space="preserve"> </w:t>
        </w:r>
        <w:r w:rsidR="00345884" w:rsidRPr="00345884">
          <w:rPr>
            <w:rFonts w:ascii="굴림" w:eastAsia="굴림"/>
            <w:b/>
            <w:bCs/>
            <w:color w:val="FF0000"/>
            <w:rPrChange w:id="81" w:author="김현주 (Hyunjoo Kim)" w:date="2026-01-22T10:50:00Z">
              <w:rPr>
                <w:rStyle w:val="af"/>
              </w:rPr>
            </w:rPrChange>
          </w:rPr>
          <w:t>소프트웨어</w:t>
        </w:r>
        <w:r w:rsidR="00345884" w:rsidRPr="00345884">
          <w:rPr>
            <w:rFonts w:ascii="굴림" w:eastAsia="굴림"/>
            <w:color w:val="FF0000"/>
            <w:rPrChange w:id="82" w:author="김현주 (Hyunjoo Kim)" w:date="2026-01-22T10:50:00Z">
              <w:rPr/>
            </w:rPrChange>
          </w:rPr>
          <w:t>의</w:t>
        </w:r>
        <w:r w:rsidR="00345884" w:rsidRPr="00345884">
          <w:rPr>
            <w:rFonts w:ascii="굴림" w:eastAsia="굴림"/>
            <w:color w:val="FF0000"/>
            <w:rPrChange w:id="83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84" w:author="김현주 (Hyunjoo Kim)" w:date="2026-01-22T10:50:00Z">
              <w:rPr/>
            </w:rPrChange>
          </w:rPr>
          <w:t>경우에는</w:t>
        </w:r>
        <w:r w:rsidR="00345884" w:rsidRPr="00345884">
          <w:rPr>
            <w:rFonts w:ascii="굴림" w:eastAsia="굴림"/>
            <w:color w:val="FF0000"/>
            <w:rPrChange w:id="85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86" w:author="김현주 (Hyunjoo Kim)" w:date="2026-01-22T10:50:00Z">
              <w:rPr/>
            </w:rPrChange>
          </w:rPr>
          <w:t>제</w:t>
        </w:r>
        <w:r w:rsidR="00345884" w:rsidRPr="00345884">
          <w:rPr>
            <w:rFonts w:ascii="굴림" w:eastAsia="굴림"/>
            <w:color w:val="FF0000"/>
            <w:rPrChange w:id="87" w:author="김현주 (Hyunjoo Kim)" w:date="2026-01-22T10:50:00Z">
              <w:rPr/>
            </w:rPrChange>
          </w:rPr>
          <w:t>3)</w:t>
        </w:r>
        <w:r w:rsidR="00345884" w:rsidRPr="00345884">
          <w:rPr>
            <w:rFonts w:ascii="굴림" w:eastAsia="굴림"/>
            <w:color w:val="FF0000"/>
            <w:rPrChange w:id="88" w:author="김현주 (Hyunjoo Kim)" w:date="2026-01-22T10:50:00Z">
              <w:rPr/>
            </w:rPrChange>
          </w:rPr>
          <w:t>호에</w:t>
        </w:r>
        <w:r w:rsidR="00345884" w:rsidRPr="00345884">
          <w:rPr>
            <w:rFonts w:ascii="굴림" w:eastAsia="굴림"/>
            <w:color w:val="FF0000"/>
            <w:rPrChange w:id="89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90" w:author="김현주 (Hyunjoo Kim)" w:date="2026-01-22T10:50:00Z">
              <w:rPr/>
            </w:rPrChange>
          </w:rPr>
          <w:t>따른</w:t>
        </w:r>
        <w:r w:rsidR="00345884" w:rsidRPr="00345884">
          <w:rPr>
            <w:rFonts w:ascii="굴림" w:eastAsia="굴림"/>
            <w:color w:val="FF0000"/>
            <w:rPrChange w:id="91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92" w:author="김현주 (Hyunjoo Kim)" w:date="2026-01-22T10:50:00Z">
              <w:rPr/>
            </w:rPrChange>
          </w:rPr>
          <w:t>공동</w:t>
        </w:r>
        <w:r w:rsidR="00345884" w:rsidRPr="00345884">
          <w:rPr>
            <w:rFonts w:ascii="굴림" w:eastAsia="굴림"/>
            <w:color w:val="FF0000"/>
            <w:rPrChange w:id="93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94" w:author="김현주 (Hyunjoo Kim)" w:date="2026-01-22T10:50:00Z">
              <w:rPr/>
            </w:rPrChange>
          </w:rPr>
          <w:t>기여</w:t>
        </w:r>
        <w:r w:rsidR="00345884" w:rsidRPr="00345884">
          <w:rPr>
            <w:rFonts w:ascii="굴림" w:eastAsia="굴림"/>
            <w:color w:val="FF0000"/>
            <w:rPrChange w:id="95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96" w:author="김현주 (Hyunjoo Kim)" w:date="2026-01-22T10:50:00Z">
              <w:rPr/>
            </w:rPrChange>
          </w:rPr>
          <w:t>기술로</w:t>
        </w:r>
        <w:r w:rsidR="00345884" w:rsidRPr="00345884">
          <w:rPr>
            <w:rFonts w:ascii="굴림" w:eastAsia="굴림"/>
            <w:color w:val="FF0000"/>
            <w:rPrChange w:id="97" w:author="김현주 (Hyunjoo Kim)" w:date="2026-01-22T10:50:00Z">
              <w:rPr/>
            </w:rPrChange>
          </w:rPr>
          <w:t xml:space="preserve"> </w:t>
        </w:r>
        <w:r w:rsidR="00345884" w:rsidRPr="00345884">
          <w:rPr>
            <w:rFonts w:ascii="굴림" w:eastAsia="굴림"/>
            <w:color w:val="FF0000"/>
            <w:rPrChange w:id="98" w:author="김현주 (Hyunjoo Kim)" w:date="2026-01-22T10:50:00Z">
              <w:rPr/>
            </w:rPrChange>
          </w:rPr>
          <w:t>본다</w:t>
        </w:r>
        <w:r w:rsidR="00345884" w:rsidRPr="00345884">
          <w:rPr>
            <w:rFonts w:ascii="굴림" w:eastAsia="굴림"/>
            <w:color w:val="FF0000"/>
            <w:rPrChange w:id="99" w:author="김현주 (Hyunjoo Kim)" w:date="2026-01-22T10:50:00Z">
              <w:rPr/>
            </w:rPrChange>
          </w:rPr>
          <w:t>.</w:t>
        </w:r>
      </w:ins>
      <w:del w:id="100" w:author="김현주 (Hyunjoo Kim)" w:date="2026-01-22T10:49:00Z">
        <w:r w:rsidDel="00345884">
          <w:rPr>
            <w:rFonts w:ascii="굴림" w:eastAsia="굴림"/>
            <w:color w:val="FF0000"/>
          </w:rPr>
          <w:delText>"기존 기술"의 핵심 알고리즘 및 소프트웨어를 개량</w:delText>
        </w:r>
        <w:r w:rsidDel="00345884">
          <w:rPr>
            <w:rFonts w:ascii="굴림" w:eastAsia="굴림"/>
            <w:color w:val="FF0000"/>
          </w:rPr>
          <w:delText>·</w:delText>
        </w:r>
        <w:r w:rsidDel="00345884">
          <w:rPr>
            <w:rFonts w:ascii="굴림" w:eastAsia="굴림"/>
            <w:color w:val="FF0000"/>
          </w:rPr>
          <w:delText>고도화한 기술의 지식재산권은 원천 기술 보유자인 "비알랩"에 귀속한다.</w:delText>
        </w:r>
      </w:del>
    </w:p>
    <w:p w14:paraId="2F818112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2) "</w:t>
      </w:r>
      <w:proofErr w:type="spellStart"/>
      <w:r>
        <w:rPr>
          <w:rFonts w:ascii="굴림" w:eastAsia="굴림"/>
          <w:color w:val="FF0000"/>
        </w:rPr>
        <w:t>슬로우베드</w:t>
      </w:r>
      <w:proofErr w:type="spellEnd"/>
      <w:r>
        <w:rPr>
          <w:rFonts w:ascii="굴림" w:eastAsia="굴림"/>
          <w:color w:val="FF0000"/>
        </w:rPr>
        <w:t>"가 독자적으로 개발한 하드웨어 설계, 기구 설계, 모션 제어 기술 등의 지식재산권은 "</w:t>
      </w:r>
      <w:proofErr w:type="spellStart"/>
      <w:r>
        <w:rPr>
          <w:rFonts w:ascii="굴림" w:eastAsia="굴림"/>
          <w:color w:val="FF0000"/>
        </w:rPr>
        <w:t>슬로우베드</w:t>
      </w:r>
      <w:proofErr w:type="spellEnd"/>
      <w:r>
        <w:rPr>
          <w:rFonts w:ascii="굴림" w:eastAsia="굴림"/>
          <w:color w:val="FF0000"/>
        </w:rPr>
        <w:t>"에 귀속한다.</w:t>
      </w:r>
    </w:p>
    <w:p w14:paraId="16415AEB" w14:textId="7D509E8F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 xml:space="preserve">3) 제1)호 및 제2)호에 해당하지 않는 기술로서 양 당사자가 실질적으로 공동 기여한 기술의 지식재산권은 </w:t>
      </w:r>
      <w:ins w:id="101" w:author="김현주 (Hyunjoo Kim)" w:date="2026-01-22T10:50:00Z">
        <w:r w:rsidR="00345884">
          <w:rPr>
            <w:rFonts w:ascii="굴림" w:eastAsia="굴림" w:hint="eastAsia"/>
            <w:color w:val="FF0000"/>
          </w:rPr>
          <w:t>공동 소유하되,</w:t>
        </w:r>
        <w:r w:rsidR="00345884">
          <w:rPr>
            <w:rFonts w:ascii="굴림" w:eastAsia="굴림"/>
            <w:color w:val="FF0000"/>
          </w:rPr>
          <w:t xml:space="preserve"> </w:t>
        </w:r>
        <w:r w:rsidR="00345884">
          <w:rPr>
            <w:rFonts w:ascii="굴림" w:eastAsia="굴림" w:hint="eastAsia"/>
            <w:color w:val="FF0000"/>
          </w:rPr>
          <w:t xml:space="preserve">별도 서면 합의가 없는 경우에는 각 당사자가 </w:t>
        </w:r>
        <w:r w:rsidR="00345884">
          <w:rPr>
            <w:rFonts w:ascii="굴림" w:eastAsia="굴림"/>
            <w:color w:val="FF0000"/>
          </w:rPr>
          <w:t>50:50</w:t>
        </w:r>
        <w:r w:rsidR="00345884">
          <w:rPr>
            <w:rFonts w:ascii="굴림" w:eastAsia="굴림" w:hint="eastAsia"/>
            <w:color w:val="FF0000"/>
          </w:rPr>
          <w:t xml:space="preserve">의 지분으로 </w:t>
        </w:r>
        <w:proofErr w:type="spellStart"/>
        <w:r w:rsidR="00345884">
          <w:rPr>
            <w:rFonts w:ascii="굴림" w:eastAsia="굴림" w:hint="eastAsia"/>
            <w:color w:val="FF0000"/>
          </w:rPr>
          <w:t>공동</w:t>
        </w:r>
      </w:ins>
      <w:ins w:id="102" w:author="김현주 (Hyunjoo Kim)" w:date="2026-01-22T10:51:00Z">
        <w:r w:rsidR="00345884">
          <w:rPr>
            <w:rFonts w:ascii="굴림" w:eastAsia="굴림" w:hint="eastAsia"/>
            <w:color w:val="FF0000"/>
          </w:rPr>
          <w:t>소유하는</w:t>
        </w:r>
        <w:proofErr w:type="spellEnd"/>
        <w:r w:rsidR="00345884">
          <w:rPr>
            <w:rFonts w:ascii="굴림" w:eastAsia="굴림" w:hint="eastAsia"/>
            <w:color w:val="FF0000"/>
          </w:rPr>
          <w:t xml:space="preserve"> 것으로 본다.</w:t>
        </w:r>
        <w:r w:rsidR="00345884">
          <w:rPr>
            <w:rFonts w:ascii="굴림" w:eastAsia="굴림"/>
            <w:color w:val="FF0000"/>
          </w:rPr>
          <w:t xml:space="preserve"> </w:t>
        </w:r>
      </w:ins>
      <w:bookmarkStart w:id="103" w:name="_GoBack"/>
      <w:bookmarkEnd w:id="103"/>
      <w:del w:id="104" w:author="김현주 (Hyunjoo Kim)" w:date="2026-01-22T10:49:00Z">
        <w:r w:rsidDel="00345884">
          <w:rPr>
            <w:rFonts w:ascii="굴림" w:eastAsia="굴림"/>
            <w:color w:val="FF0000"/>
          </w:rPr>
          <w:delText xml:space="preserve">기여도에 따라 </w:delText>
        </w:r>
      </w:del>
      <w:del w:id="105" w:author="김현주 (Hyunjoo Kim)" w:date="2026-01-22T10:50:00Z">
        <w:r w:rsidDel="00345884">
          <w:rPr>
            <w:rFonts w:ascii="굴림" w:eastAsia="굴림"/>
            <w:color w:val="FF0000"/>
          </w:rPr>
          <w:delText xml:space="preserve">공동 소유하되, </w:delText>
        </w:r>
      </w:del>
      <w:del w:id="106" w:author="김현주 (Hyunjoo Kim)" w:date="2026-01-22T10:49:00Z">
        <w:r w:rsidDel="00345884">
          <w:rPr>
            <w:rFonts w:ascii="굴림" w:eastAsia="굴림"/>
            <w:color w:val="FF0000"/>
          </w:rPr>
          <w:delText xml:space="preserve">구체적인 지분율은 </w:delText>
        </w:r>
      </w:del>
      <w:del w:id="107" w:author="김현주 (Hyunjoo Kim)" w:date="2026-01-22T10:50:00Z">
        <w:r w:rsidDel="00345884">
          <w:rPr>
            <w:rFonts w:ascii="굴림" w:eastAsia="굴림"/>
            <w:color w:val="FF0000"/>
          </w:rPr>
          <w:delText>별도 서면 합의로 정한다.</w:delText>
        </w:r>
      </w:del>
    </w:p>
    <w:p w14:paraId="6449B8DE" w14:textId="1AEBD94B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 xml:space="preserve">3. </w:t>
      </w:r>
      <w:r>
        <w:rPr>
          <w:rFonts w:ascii="굴림" w:eastAsia="굴림"/>
          <w:color w:val="FF0000"/>
        </w:rPr>
        <w:t>“</w:t>
      </w:r>
      <w:proofErr w:type="spellStart"/>
      <w:r>
        <w:rPr>
          <w:rFonts w:ascii="굴림" w:eastAsia="굴림"/>
          <w:color w:val="FF0000"/>
        </w:rPr>
        <w:t>비알랩</w:t>
      </w:r>
      <w:proofErr w:type="spellEnd"/>
      <w:r>
        <w:rPr>
          <w:rFonts w:ascii="굴림" w:eastAsia="굴림"/>
          <w:color w:val="FF0000"/>
        </w:rPr>
        <w:t>”</w:t>
      </w:r>
      <w:ins w:id="108" w:author="윤현정 (Hyunjeong Yoon)" w:date="2026-01-21T11:50:00Z">
        <w:r w:rsidR="004B4487">
          <w:rPr>
            <w:rFonts w:ascii="굴림" w:eastAsia="굴림" w:hint="eastAsia"/>
            <w:color w:val="FF0000"/>
          </w:rPr>
          <w:t xml:space="preserve">과 </w:t>
        </w:r>
        <w:r w:rsidR="004B4487">
          <w:rPr>
            <w:rFonts w:ascii="굴림" w:eastAsia="굴림"/>
            <w:color w:val="FF0000"/>
          </w:rPr>
          <w:t>“</w:t>
        </w:r>
        <w:proofErr w:type="spellStart"/>
        <w:r w:rsidR="004B4487">
          <w:rPr>
            <w:rFonts w:ascii="굴림" w:eastAsia="굴림" w:hint="eastAsia"/>
            <w:color w:val="FF0000"/>
          </w:rPr>
          <w:t>슬로우베드</w:t>
        </w:r>
        <w:proofErr w:type="spellEnd"/>
        <w:r w:rsidR="004B4487">
          <w:rPr>
            <w:rFonts w:ascii="굴림" w:eastAsia="굴림"/>
            <w:color w:val="FF0000"/>
          </w:rPr>
          <w:t>”</w:t>
        </w:r>
        <w:r w:rsidR="004B4487">
          <w:rPr>
            <w:rFonts w:ascii="굴림" w:eastAsia="굴림" w:hint="eastAsia"/>
            <w:color w:val="FF0000"/>
          </w:rPr>
          <w:t>는</w:t>
        </w:r>
      </w:ins>
      <w:del w:id="109" w:author="윤현정 (Hyunjeong Yoon)" w:date="2026-01-21T11:50:00Z">
        <w:r w:rsidDel="004B4487">
          <w:rPr>
            <w:rFonts w:ascii="굴림" w:eastAsia="굴림"/>
            <w:color w:val="FF0000"/>
          </w:rPr>
          <w:delText>은</w:delText>
        </w:r>
      </w:del>
      <w:r>
        <w:rPr>
          <w:rFonts w:ascii="굴림" w:eastAsia="굴림"/>
          <w:color w:val="FF0000"/>
        </w:rPr>
        <w:t xml:space="preserve"> 본 연구를 통해 개발된 "연구기술" 및 "파생기술"</w:t>
      </w:r>
      <w:ins w:id="110" w:author="윤현정 (Hyunjeong Yoon)" w:date="2026-01-21T11:50:00Z">
        <w:r w:rsidR="004B4487">
          <w:rPr>
            <w:rFonts w:ascii="굴림" w:eastAsia="굴림" w:hint="eastAsia"/>
            <w:color w:val="FF0000"/>
          </w:rPr>
          <w:t xml:space="preserve">을 단독으로 </w:t>
        </w:r>
      </w:ins>
      <w:ins w:id="111" w:author="윤현정 (Hyunjeong Yoon)" w:date="2026-01-21T12:01:00Z">
        <w:r w:rsidR="00201536">
          <w:rPr>
            <w:rFonts w:ascii="굴림" w:eastAsia="굴림" w:hint="eastAsia"/>
            <w:color w:val="FF0000"/>
          </w:rPr>
          <w:t>이</w:t>
        </w:r>
      </w:ins>
      <w:ins w:id="112" w:author="윤현정 (Hyunjeong Yoon)" w:date="2026-01-21T11:53:00Z">
        <w:r w:rsidR="004B4487">
          <w:rPr>
            <w:rFonts w:ascii="굴림" w:eastAsia="굴림" w:hint="eastAsia"/>
            <w:color w:val="FF0000"/>
          </w:rPr>
          <w:t>용하거나 제품에 적용할 수 있다.</w:t>
        </w:r>
        <w:r w:rsidR="004B4487">
          <w:rPr>
            <w:rFonts w:ascii="굴림" w:eastAsia="굴림"/>
            <w:color w:val="FF0000"/>
          </w:rPr>
          <w:t xml:space="preserve"> </w:t>
        </w:r>
        <w:r w:rsidR="004B4487">
          <w:rPr>
            <w:rFonts w:ascii="굴림" w:eastAsia="굴림" w:hint="eastAsia"/>
            <w:color w:val="FF0000"/>
          </w:rPr>
          <w:t>다만 제3</w:t>
        </w:r>
      </w:ins>
      <w:ins w:id="113" w:author="윤현정 (Hyunjeong Yoon)" w:date="2026-01-21T11:54:00Z">
        <w:r w:rsidR="004B4487">
          <w:rPr>
            <w:rFonts w:ascii="굴림" w:eastAsia="굴림" w:hint="eastAsia"/>
            <w:color w:val="FF0000"/>
          </w:rPr>
          <w:t xml:space="preserve">자에게 제공하거나 </w:t>
        </w:r>
        <w:r w:rsidR="005A3D09">
          <w:rPr>
            <w:rFonts w:ascii="굴림" w:eastAsia="굴림" w:hint="eastAsia"/>
            <w:color w:val="FF0000"/>
          </w:rPr>
          <w:t xml:space="preserve">제3자와 </w:t>
        </w:r>
        <w:r w:rsidR="004B4487">
          <w:rPr>
            <w:rFonts w:ascii="굴림" w:eastAsia="굴림" w:hint="eastAsia"/>
            <w:color w:val="FF0000"/>
          </w:rPr>
          <w:t>협업하는 경우</w:t>
        </w:r>
        <w:r w:rsidR="005A3D09">
          <w:rPr>
            <w:rFonts w:ascii="굴림" w:eastAsia="굴림" w:hint="eastAsia"/>
            <w:color w:val="FF0000"/>
          </w:rPr>
          <w:t xml:space="preserve"> 사전서면</w:t>
        </w:r>
      </w:ins>
      <w:ins w:id="114" w:author="윤현정 (Hyunjeong Yoon)" w:date="2026-01-21T11:55:00Z">
        <w:r w:rsidR="005A3D09">
          <w:rPr>
            <w:rFonts w:ascii="굴림" w:eastAsia="굴림" w:hint="eastAsia"/>
            <w:color w:val="FF0000"/>
          </w:rPr>
          <w:t xml:space="preserve"> 동의를 득하여야 한다.</w:t>
        </w:r>
      </w:ins>
      <w:ins w:id="115" w:author="윤현정 (Hyunjeong Yoon)" w:date="2026-01-21T11:51:00Z">
        <w:r w:rsidR="004B4487">
          <w:rPr>
            <w:rFonts w:ascii="굴림" w:eastAsia="굴림" w:hint="eastAsia"/>
            <w:color w:val="FF0000"/>
          </w:rPr>
          <w:t xml:space="preserve"> </w:t>
        </w:r>
      </w:ins>
      <w:del w:id="116" w:author="윤현정 (Hyunjeong Yoon)" w:date="2026-01-21T11:55:00Z">
        <w:r w:rsidDel="005A3D09">
          <w:rPr>
            <w:rFonts w:ascii="굴림" w:eastAsia="굴림"/>
            <w:color w:val="FF0000"/>
          </w:rPr>
          <w:delText xml:space="preserve">은 "비알랩"의 벤자민AI 제품에 활용할 수 있으며, </w:delText>
        </w:r>
        <w:r w:rsidDel="005A3D09">
          <w:rPr>
            <w:rFonts w:ascii="굴림" w:eastAsia="굴림"/>
            <w:color w:val="FF0000"/>
          </w:rPr>
          <w:delText>“</w:delText>
        </w:r>
        <w:r w:rsidDel="005A3D09">
          <w:rPr>
            <w:rFonts w:ascii="굴림" w:eastAsia="굴림"/>
            <w:color w:val="FF0000"/>
          </w:rPr>
          <w:delText>슬로우베드</w:delText>
        </w:r>
        <w:r w:rsidDel="005A3D09">
          <w:rPr>
            <w:rFonts w:ascii="굴림" w:eastAsia="굴림"/>
            <w:color w:val="FF0000"/>
          </w:rPr>
          <w:delText>”</w:delText>
        </w:r>
        <w:r w:rsidDel="005A3D09">
          <w:rPr>
            <w:rFonts w:ascii="굴림" w:eastAsia="굴림"/>
            <w:color w:val="FF0000"/>
          </w:rPr>
          <w:delText>는 본 양해각서의 체결로서 이에 동의하기로 한다.</w:delText>
        </w:r>
      </w:del>
    </w:p>
    <w:p w14:paraId="7B461222" w14:textId="4DDB17B4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4. 제2항 제3)호에 따라 공동 소유하는 지식재산권의 경우, 각 공유자는 다른 공유자의 동의 없이 자신의 지분을 제3자에게 양도하거나 담보로 제공할 수 없다.</w:t>
      </w:r>
    </w:p>
    <w:p w14:paraId="4A329B5C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 xml:space="preserve">5. 공동 소유 지식재산권의 실시 및 기술료 배분에 관한 사항은 정식 계약 체결 시 별도로 정한다. </w:t>
      </w:r>
    </w:p>
    <w:p w14:paraId="127EFFC0" w14:textId="77777777" w:rsidR="00987DC3" w:rsidRDefault="00987DC3">
      <w:pPr>
        <w:pStyle w:val="a6"/>
        <w:ind w:firstLine="200"/>
        <w:rPr>
          <w:rFonts w:ascii="굴림" w:eastAsia="굴림"/>
        </w:rPr>
      </w:pPr>
    </w:p>
    <w:p w14:paraId="2D262EBC" w14:textId="77777777" w:rsidR="00987DC3" w:rsidRDefault="00987DC3">
      <w:pPr>
        <w:pStyle w:val="a6"/>
        <w:ind w:firstLine="200"/>
        <w:rPr>
          <w:rFonts w:ascii="굴림" w:eastAsia="굴림"/>
        </w:rPr>
      </w:pPr>
    </w:p>
    <w:p w14:paraId="2CDBAECD" w14:textId="77777777" w:rsidR="00987DC3" w:rsidRDefault="00AA728B">
      <w:pPr>
        <w:pStyle w:val="a6"/>
        <w:spacing w:line="312" w:lineRule="auto"/>
        <w:ind w:left="200"/>
      </w:pPr>
      <w:r>
        <w:rPr>
          <w:rFonts w:ascii="굴림" w:eastAsia="굴림"/>
          <w:strike/>
          <w:color w:val="FF0000"/>
        </w:rPr>
        <w:t xml:space="preserve">현재 </w:t>
      </w:r>
      <w:r>
        <w:rPr>
          <w:rFonts w:ascii="굴림" w:eastAsia="굴림"/>
          <w:strike/>
          <w:color w:val="FF0000"/>
        </w:rPr>
        <w:t>“</w:t>
      </w:r>
      <w:proofErr w:type="spellStart"/>
      <w:r>
        <w:rPr>
          <w:rFonts w:ascii="굴림" w:eastAsia="굴림"/>
          <w:strike/>
          <w:color w:val="FF0000"/>
        </w:rPr>
        <w:t>비알랩</w:t>
      </w:r>
      <w:proofErr w:type="spellEnd"/>
      <w:r>
        <w:rPr>
          <w:rFonts w:ascii="굴림" w:eastAsia="굴림"/>
          <w:strike/>
          <w:color w:val="FF0000"/>
        </w:rPr>
        <w:t>”</w:t>
      </w:r>
      <w:r>
        <w:rPr>
          <w:rFonts w:ascii="굴림" w:eastAsia="굴림"/>
          <w:strike/>
          <w:color w:val="FF0000"/>
        </w:rPr>
        <w:t xml:space="preserve">이 보유한 수면분석기술 및 생체 동기화 기술은 본 </w:t>
      </w:r>
      <w:r>
        <w:rPr>
          <w:rFonts w:ascii="굴림" w:eastAsia="굴림"/>
          <w:strike/>
          <w:color w:val="FF0000"/>
        </w:rPr>
        <w:t>“</w:t>
      </w:r>
      <w:r>
        <w:rPr>
          <w:rFonts w:ascii="굴림" w:eastAsia="굴림"/>
          <w:strike/>
          <w:color w:val="FF0000"/>
        </w:rPr>
        <w:t>연구기술</w:t>
      </w:r>
      <w:r>
        <w:rPr>
          <w:rFonts w:ascii="굴림" w:eastAsia="굴림"/>
          <w:strike/>
          <w:color w:val="FF0000"/>
        </w:rPr>
        <w:t>”</w:t>
      </w:r>
      <w:r>
        <w:rPr>
          <w:rFonts w:ascii="굴림" w:eastAsia="굴림"/>
          <w:strike/>
          <w:color w:val="FF0000"/>
        </w:rPr>
        <w:t xml:space="preserve">의 기초가 되는 데이터로 활용되며, 본 연구를 통해 고도화된 </w:t>
      </w:r>
      <w:r>
        <w:rPr>
          <w:rFonts w:ascii="굴림" w:eastAsia="굴림"/>
          <w:strike/>
          <w:color w:val="FF0000"/>
        </w:rPr>
        <w:t>“</w:t>
      </w:r>
      <w:r>
        <w:rPr>
          <w:rFonts w:ascii="굴림" w:eastAsia="굴림"/>
          <w:strike/>
          <w:color w:val="FF0000"/>
        </w:rPr>
        <w:t>연구기술</w:t>
      </w:r>
      <w:r>
        <w:rPr>
          <w:rFonts w:ascii="굴림" w:eastAsia="굴림"/>
          <w:strike/>
          <w:color w:val="FF0000"/>
        </w:rPr>
        <w:t>’</w:t>
      </w:r>
      <w:r>
        <w:rPr>
          <w:rFonts w:ascii="굴림" w:eastAsia="굴림"/>
          <w:strike/>
          <w:color w:val="FF0000"/>
        </w:rPr>
        <w:t xml:space="preserve">이 개발되는 경우 </w:t>
      </w:r>
      <w:proofErr w:type="spellStart"/>
      <w:r>
        <w:rPr>
          <w:rFonts w:ascii="굴림" w:eastAsia="굴림"/>
          <w:strike/>
          <w:color w:val="FF0000"/>
        </w:rPr>
        <w:t>이에대한</w:t>
      </w:r>
      <w:proofErr w:type="spellEnd"/>
      <w:r>
        <w:rPr>
          <w:rFonts w:ascii="굴림" w:eastAsia="굴림"/>
          <w:strike/>
          <w:color w:val="FF0000"/>
        </w:rPr>
        <w:t xml:space="preserve"> 지식재산권은 별도의 서면합의가 없는 경우 공동으로 소유하는 것으로 한다. </w:t>
      </w:r>
    </w:p>
    <w:p w14:paraId="02CDB369" w14:textId="77777777" w:rsidR="00987DC3" w:rsidRDefault="00987DC3">
      <w:pPr>
        <w:pStyle w:val="a6"/>
        <w:rPr>
          <w:rFonts w:ascii="굴림" w:eastAsia="굴림"/>
        </w:rPr>
      </w:pPr>
    </w:p>
    <w:p w14:paraId="28687AD1" w14:textId="77777777" w:rsidR="00987DC3" w:rsidRDefault="00AA728B">
      <w:pPr>
        <w:pStyle w:val="a6"/>
      </w:pPr>
      <w:proofErr w:type="gramStart"/>
      <w:r>
        <w:rPr>
          <w:rFonts w:ascii="굴림" w:eastAsia="굴림"/>
          <w:b/>
        </w:rPr>
        <w:t>제 6</w:t>
      </w:r>
      <w:proofErr w:type="gramEnd"/>
      <w:r>
        <w:rPr>
          <w:rFonts w:ascii="굴림" w:eastAsia="굴림"/>
          <w:b/>
        </w:rPr>
        <w:t xml:space="preserve"> </w:t>
      </w:r>
      <w:proofErr w:type="spellStart"/>
      <w:r>
        <w:rPr>
          <w:rFonts w:ascii="굴림" w:eastAsia="굴림"/>
          <w:b/>
        </w:rPr>
        <w:t>조【계약</w:t>
      </w:r>
      <w:proofErr w:type="spellEnd"/>
      <w:r>
        <w:rPr>
          <w:rFonts w:ascii="굴림" w:eastAsia="굴림"/>
          <w:b/>
        </w:rPr>
        <w:t xml:space="preserve"> 진행</w:t>
      </w:r>
      <w:r>
        <w:rPr>
          <w:rFonts w:ascii="굴림"/>
          <w:b/>
        </w:rPr>
        <w:t>】</w:t>
      </w:r>
    </w:p>
    <w:p w14:paraId="4B3C7C31" w14:textId="77777777" w:rsidR="00987DC3" w:rsidRDefault="00AA728B">
      <w:pPr>
        <w:pStyle w:val="a6"/>
        <w:ind w:left="220" w:hanging="220"/>
      </w:pPr>
      <w:r>
        <w:rPr>
          <w:rFonts w:ascii="굴림" w:eastAsia="굴림"/>
        </w:rPr>
        <w:t xml:space="preserve">본 양해각서 교환 이후 </w:t>
      </w:r>
      <w:r>
        <w:rPr>
          <w:rFonts w:ascii="굴림" w:eastAsia="굴림"/>
        </w:rPr>
        <w:t>“</w:t>
      </w:r>
      <w:r>
        <w:rPr>
          <w:rFonts w:ascii="굴림" w:eastAsia="굴림"/>
        </w:rPr>
        <w:t>연구추진 위원회</w:t>
      </w:r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에서 연구기획서가 협의 작성되고 연구개발이 진행되는 경우 당사자 쌍방은 </w:t>
      </w:r>
      <w:r>
        <w:rPr>
          <w:rFonts w:ascii="굴림" w:eastAsia="굴림"/>
        </w:rPr>
        <w:t>“</w:t>
      </w:r>
      <w:r>
        <w:rPr>
          <w:rFonts w:ascii="굴림" w:eastAsia="굴림"/>
        </w:rPr>
        <w:t>연구기술</w:t>
      </w:r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이 적용된 침대제품의 판매방법과 수익배분 등에 대한 정식 계약을 체결하기로 한다. </w:t>
      </w:r>
    </w:p>
    <w:p w14:paraId="6A755397" w14:textId="77777777" w:rsidR="00987DC3" w:rsidRDefault="00987DC3">
      <w:pPr>
        <w:pStyle w:val="a6"/>
        <w:rPr>
          <w:rFonts w:ascii="굴림" w:eastAsia="굴림"/>
        </w:rPr>
      </w:pPr>
    </w:p>
    <w:p w14:paraId="3214C85C" w14:textId="1D39BA9C" w:rsidR="00987DC3" w:rsidRDefault="00AA728B">
      <w:pPr>
        <w:pStyle w:val="a6"/>
      </w:pPr>
      <w:proofErr w:type="gramStart"/>
      <w:r>
        <w:rPr>
          <w:rFonts w:ascii="굴림" w:eastAsia="굴림"/>
          <w:b/>
        </w:rPr>
        <w:t>제 7</w:t>
      </w:r>
      <w:proofErr w:type="gramEnd"/>
      <w:r>
        <w:rPr>
          <w:rFonts w:ascii="굴림" w:eastAsia="굴림"/>
          <w:b/>
        </w:rPr>
        <w:t xml:space="preserve"> </w:t>
      </w:r>
      <w:proofErr w:type="spellStart"/>
      <w:r>
        <w:rPr>
          <w:rFonts w:ascii="굴림" w:eastAsia="굴림"/>
          <w:b/>
        </w:rPr>
        <w:t>조【</w:t>
      </w:r>
      <w:ins w:id="117" w:author="윤현정 (Hyunjeong Yoon)" w:date="2026-01-21T12:05:00Z">
        <w:r>
          <w:rPr>
            <w:rFonts w:ascii="굴림" w:eastAsia="굴림" w:hint="eastAsia"/>
            <w:b/>
          </w:rPr>
          <w:t>협약기간</w:t>
        </w:r>
      </w:ins>
      <w:proofErr w:type="spellEnd"/>
      <w:del w:id="118" w:author="윤현정 (Hyunjeong Yoon)" w:date="2026-01-21T12:05:00Z">
        <w:r w:rsidDel="00AA728B">
          <w:rPr>
            <w:rFonts w:ascii="굴림" w:eastAsia="굴림"/>
            <w:b/>
          </w:rPr>
          <w:delText>기타사항</w:delText>
        </w:r>
      </w:del>
      <w:r>
        <w:rPr>
          <w:rFonts w:ascii="굴림" w:eastAsia="굴림"/>
          <w:b/>
        </w:rPr>
        <w:t>】</w:t>
      </w:r>
    </w:p>
    <w:p w14:paraId="6257389A" w14:textId="7BB5F1D0" w:rsidR="00987DC3" w:rsidRDefault="00AA728B">
      <w:pPr>
        <w:pStyle w:val="a6"/>
        <w:ind w:firstLine="200"/>
      </w:pPr>
      <w:r>
        <w:rPr>
          <w:rFonts w:ascii="굴림" w:eastAsia="굴림"/>
        </w:rPr>
        <w:t xml:space="preserve">본 양해각서의 </w:t>
      </w:r>
      <w:ins w:id="119" w:author="윤현정 (Hyunjeong Yoon)" w:date="2026-01-21T12:05:00Z">
        <w:r>
          <w:rPr>
            <w:rFonts w:ascii="굴림" w:eastAsia="굴림" w:hint="eastAsia"/>
          </w:rPr>
          <w:t xml:space="preserve">유효기간은 체결일로부터 </w:t>
        </w:r>
        <w:proofErr w:type="gramStart"/>
        <w:r>
          <w:rPr>
            <w:rFonts w:ascii="굴림" w:eastAsia="굴림" w:hint="eastAsia"/>
          </w:rPr>
          <w:t xml:space="preserve">제 </w:t>
        </w:r>
        <w:r>
          <w:rPr>
            <w:rFonts w:ascii="굴림" w:eastAsia="굴림"/>
          </w:rPr>
          <w:t>6</w:t>
        </w:r>
        <w:proofErr w:type="gramEnd"/>
        <w:r>
          <w:rPr>
            <w:rFonts w:ascii="굴림" w:eastAsia="굴림" w:hint="eastAsia"/>
          </w:rPr>
          <w:t xml:space="preserve">조의 정식 계약이 종료되는 </w:t>
        </w:r>
        <w:proofErr w:type="spellStart"/>
        <w:r>
          <w:rPr>
            <w:rFonts w:ascii="굴림" w:eastAsia="굴림" w:hint="eastAsia"/>
          </w:rPr>
          <w:t>날까지</w:t>
        </w:r>
      </w:ins>
      <w:ins w:id="120" w:author="윤현정 (Hyunjeong Yoon)" w:date="2026-01-21T12:06:00Z">
        <w:r>
          <w:rPr>
            <w:rFonts w:ascii="굴림" w:eastAsia="굴림" w:hint="eastAsia"/>
          </w:rPr>
          <w:t>로하며</w:t>
        </w:r>
        <w:proofErr w:type="spellEnd"/>
        <w:r>
          <w:rPr>
            <w:rFonts w:ascii="굴림" w:eastAsia="굴림" w:hint="eastAsia"/>
          </w:rPr>
          <w:t xml:space="preserve"> 본 양해각서 체결일로부터 </w:t>
        </w:r>
        <w:commentRangeStart w:id="121"/>
        <w:r>
          <w:rPr>
            <w:rFonts w:ascii="굴림" w:eastAsia="굴림"/>
          </w:rPr>
          <w:t>1</w:t>
        </w:r>
        <w:r>
          <w:rPr>
            <w:rFonts w:ascii="굴림" w:eastAsia="굴림" w:hint="eastAsia"/>
          </w:rPr>
          <w:t xml:space="preserve">년 </w:t>
        </w:r>
      </w:ins>
      <w:commentRangeEnd w:id="121"/>
      <w:ins w:id="122" w:author="윤현정 (Hyunjeong Yoon)" w:date="2026-01-21T12:07:00Z">
        <w:r>
          <w:rPr>
            <w:rStyle w:val="ad"/>
            <w:rFonts w:asciiTheme="minorHAnsi" w:eastAsiaTheme="minorEastAsia"/>
            <w:color w:val="auto"/>
          </w:rPr>
          <w:commentReference w:id="121"/>
        </w:r>
      </w:ins>
      <w:ins w:id="123" w:author="윤현정 (Hyunjeong Yoon)" w:date="2026-01-21T12:06:00Z">
        <w:r>
          <w:rPr>
            <w:rFonts w:ascii="굴림" w:eastAsia="굴림" w:hint="eastAsia"/>
          </w:rPr>
          <w:t>이내에 정식 계약이 체결되지 않는 경우 유효기간</w:t>
        </w:r>
      </w:ins>
      <w:ins w:id="124" w:author="윤현정 (Hyunjeong Yoon)" w:date="2026-01-21T12:07:00Z">
        <w:r>
          <w:rPr>
            <w:rFonts w:ascii="굴림" w:eastAsia="굴림" w:hint="eastAsia"/>
          </w:rPr>
          <w:t xml:space="preserve">은 </w:t>
        </w:r>
        <w:r>
          <w:rPr>
            <w:rFonts w:ascii="굴림" w:eastAsia="굴림"/>
          </w:rPr>
          <w:t>1</w:t>
        </w:r>
        <w:r>
          <w:rPr>
            <w:rFonts w:ascii="굴림" w:eastAsia="굴림" w:hint="eastAsia"/>
          </w:rPr>
          <w:t>년으로한다.</w:t>
        </w:r>
        <w:r>
          <w:rPr>
            <w:rFonts w:ascii="굴림" w:eastAsia="굴림"/>
          </w:rPr>
          <w:t xml:space="preserve"> </w:t>
        </w:r>
      </w:ins>
      <w:del w:id="125" w:author="윤현정 (Hyunjeong Yoon)" w:date="2026-01-21T12:05:00Z">
        <w:r w:rsidDel="00AA728B">
          <w:rPr>
            <w:rFonts w:ascii="굴림" w:eastAsia="굴림"/>
          </w:rPr>
          <w:delText>당사자는 최대한 신의성실에 의거하여 의무이행을 준수하도록 한다.</w:delText>
        </w:r>
      </w:del>
    </w:p>
    <w:p w14:paraId="47235B37" w14:textId="77777777" w:rsidR="00987DC3" w:rsidRDefault="00987DC3">
      <w:pPr>
        <w:pStyle w:val="a6"/>
        <w:rPr>
          <w:rFonts w:ascii="굴림" w:eastAsia="굴림"/>
        </w:rPr>
      </w:pPr>
    </w:p>
    <w:p w14:paraId="326F1CB5" w14:textId="77777777" w:rsidR="00987DC3" w:rsidRDefault="00AA728B">
      <w:pPr>
        <w:pStyle w:val="a6"/>
      </w:pPr>
      <w:commentRangeStart w:id="126"/>
      <w:r>
        <w:rPr>
          <w:rFonts w:ascii="굴림" w:eastAsia="굴림"/>
          <w:b/>
        </w:rPr>
        <w:t xml:space="preserve">제 8 </w:t>
      </w:r>
      <w:proofErr w:type="spellStart"/>
      <w:r>
        <w:rPr>
          <w:rFonts w:ascii="굴림" w:eastAsia="굴림"/>
          <w:b/>
        </w:rPr>
        <w:t>조</w:t>
      </w:r>
      <w:r>
        <w:rPr>
          <w:rFonts w:ascii="굴림" w:eastAsia="굴림"/>
          <w:b/>
        </w:rPr>
        <w:commentReference w:id="126"/>
      </w:r>
      <w:r>
        <w:rPr>
          <w:rFonts w:ascii="굴림" w:eastAsia="굴림"/>
          <w:b/>
        </w:rPr>
        <w:t>【비밀유지</w:t>
      </w:r>
      <w:proofErr w:type="spellEnd"/>
      <w:r>
        <w:rPr>
          <w:rFonts w:ascii="굴림" w:eastAsia="굴림"/>
          <w:b/>
        </w:rPr>
        <w:t>】</w:t>
      </w:r>
      <w:commentRangeEnd w:id="126"/>
    </w:p>
    <w:p w14:paraId="6BAD096B" w14:textId="77777777" w:rsidR="00987DC3" w:rsidRDefault="00AA728B">
      <w:pPr>
        <w:pStyle w:val="a6"/>
        <w:numPr>
          <w:ilvl w:val="0"/>
          <w:numId w:val="1"/>
        </w:numPr>
        <w:ind w:left="760" w:hanging="360"/>
      </w:pPr>
      <w:r>
        <w:rPr>
          <w:rFonts w:ascii="굴림" w:eastAsia="굴림"/>
        </w:rPr>
        <w:t>“</w:t>
      </w:r>
      <w:proofErr w:type="spellStart"/>
      <w:r>
        <w:rPr>
          <w:rFonts w:ascii="굴림" w:eastAsia="굴림"/>
        </w:rPr>
        <w:t>슬로우베드</w:t>
      </w:r>
      <w:proofErr w:type="spellEnd"/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와 </w:t>
      </w:r>
      <w:r>
        <w:rPr>
          <w:rFonts w:ascii="굴림" w:eastAsia="굴림"/>
        </w:rPr>
        <w:t>“</w:t>
      </w:r>
      <w:proofErr w:type="spellStart"/>
      <w:r>
        <w:rPr>
          <w:rFonts w:ascii="굴림" w:eastAsia="굴림"/>
        </w:rPr>
        <w:t>비알랩</w:t>
      </w:r>
      <w:proofErr w:type="spellEnd"/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은 본 양해각서 체결 및 </w:t>
      </w:r>
      <w:r>
        <w:rPr>
          <w:rFonts w:ascii="굴림" w:eastAsia="굴림"/>
        </w:rPr>
        <w:t>‘</w:t>
      </w:r>
      <w:r>
        <w:rPr>
          <w:rFonts w:ascii="굴림" w:eastAsia="굴림"/>
        </w:rPr>
        <w:t>연구기술</w:t>
      </w:r>
      <w:r>
        <w:rPr>
          <w:rFonts w:ascii="굴림" w:eastAsia="굴림"/>
        </w:rPr>
        <w:t>’</w:t>
      </w:r>
      <w:r>
        <w:rPr>
          <w:rFonts w:ascii="굴림" w:eastAsia="굴림"/>
        </w:rPr>
        <w:t xml:space="preserve">에 관하여 </w:t>
      </w:r>
      <w:proofErr w:type="spellStart"/>
      <w:r>
        <w:rPr>
          <w:rFonts w:ascii="굴림" w:eastAsia="굴림"/>
        </w:rPr>
        <w:t>알게된</w:t>
      </w:r>
      <w:proofErr w:type="spellEnd"/>
      <w:r>
        <w:rPr>
          <w:rFonts w:ascii="굴림" w:eastAsia="굴림"/>
        </w:rPr>
        <w:t xml:space="preserve"> 상대방의 영업상, 기술상 모든 정보(문서, 도면, 시방서, 데이터, 노하우, 거래처 정보 등을 포함하며 이에 한정하지 않는다/ 이하 </w:t>
      </w:r>
      <w:r>
        <w:rPr>
          <w:rFonts w:ascii="굴림" w:eastAsia="굴림"/>
        </w:rPr>
        <w:t>“</w:t>
      </w:r>
      <w:r>
        <w:rPr>
          <w:rFonts w:ascii="굴림" w:eastAsia="굴림"/>
        </w:rPr>
        <w:t>비밀정보</w:t>
      </w:r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라 칭한다)를 </w:t>
      </w:r>
      <w:r>
        <w:rPr>
          <w:rFonts w:ascii="굴림" w:eastAsia="굴림"/>
          <w:color w:val="FF0000"/>
        </w:rPr>
        <w:t>상대방의 서면 동의 없이</w:t>
      </w:r>
      <w:r>
        <w:rPr>
          <w:rFonts w:ascii="굴림" w:eastAsia="굴림"/>
        </w:rPr>
        <w:t xml:space="preserve"> 제 3자에게 누설하거나 본 계약 목적 외의 용도로 사용하여서는 아니 된다. </w:t>
      </w:r>
    </w:p>
    <w:p w14:paraId="684F3A84" w14:textId="77777777" w:rsidR="00987DC3" w:rsidRDefault="00AA728B">
      <w:pPr>
        <w:pStyle w:val="a6"/>
        <w:numPr>
          <w:ilvl w:val="0"/>
          <w:numId w:val="1"/>
        </w:numPr>
        <w:ind w:left="760" w:hanging="360"/>
      </w:pPr>
      <w:r>
        <w:rPr>
          <w:rFonts w:ascii="굴림" w:eastAsia="굴림"/>
        </w:rPr>
        <w:t>“</w:t>
      </w:r>
      <w:r>
        <w:rPr>
          <w:rFonts w:ascii="굴림" w:eastAsia="굴림"/>
        </w:rPr>
        <w:t>비밀정보</w:t>
      </w:r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는 문서, 구두, 전자적 방식 그 형태를 불문하며 비밀 표시여부와 관계없이 모든 상대방의 정보를 포함한다. </w:t>
      </w:r>
    </w:p>
    <w:p w14:paraId="4284C254" w14:textId="77777777" w:rsidR="00987DC3" w:rsidRDefault="00AA728B">
      <w:pPr>
        <w:pStyle w:val="a6"/>
        <w:numPr>
          <w:ilvl w:val="0"/>
          <w:numId w:val="1"/>
        </w:numPr>
        <w:ind w:left="760" w:hanging="360"/>
      </w:pPr>
      <w:r>
        <w:rPr>
          <w:rFonts w:ascii="굴림" w:eastAsia="굴림"/>
        </w:rPr>
        <w:t>“</w:t>
      </w:r>
      <w:proofErr w:type="spellStart"/>
      <w:r>
        <w:rPr>
          <w:rFonts w:ascii="굴림" w:eastAsia="굴림"/>
        </w:rPr>
        <w:t>슬로우베드</w:t>
      </w:r>
      <w:proofErr w:type="spellEnd"/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와 </w:t>
      </w:r>
      <w:r>
        <w:rPr>
          <w:rFonts w:ascii="굴림" w:eastAsia="굴림"/>
        </w:rPr>
        <w:t>“</w:t>
      </w:r>
      <w:proofErr w:type="spellStart"/>
      <w:r>
        <w:rPr>
          <w:rFonts w:ascii="굴림" w:eastAsia="굴림"/>
        </w:rPr>
        <w:t>비알랩</w:t>
      </w:r>
      <w:proofErr w:type="spellEnd"/>
      <w:r>
        <w:rPr>
          <w:rFonts w:ascii="굴림" w:eastAsia="굴림"/>
        </w:rPr>
        <w:t>”</w:t>
      </w:r>
      <w:r>
        <w:rPr>
          <w:rFonts w:ascii="굴림" w:eastAsia="굴림"/>
        </w:rPr>
        <w:t xml:space="preserve">은 비밀정보에 접근할 수 있는 소속 임직원 또는 관련자들에게 동일한 수준의 비밀유지의무를 부과한다. </w:t>
      </w:r>
    </w:p>
    <w:p w14:paraId="7A1FEB53" w14:textId="77777777" w:rsidR="00987DC3" w:rsidRDefault="00AA728B">
      <w:pPr>
        <w:pStyle w:val="a6"/>
        <w:numPr>
          <w:ilvl w:val="0"/>
          <w:numId w:val="1"/>
        </w:numPr>
        <w:ind w:left="760" w:hanging="360"/>
      </w:pPr>
      <w:r>
        <w:rPr>
          <w:rFonts w:ascii="굴림" w:eastAsia="굴림"/>
        </w:rPr>
        <w:t>다음 각 호에 해당하는 정보는 비밀정보에서 제외한다.</w:t>
      </w:r>
      <w:r>
        <w:br/>
      </w:r>
      <w:r>
        <w:rPr>
          <w:rFonts w:ascii="굴림" w:eastAsia="굴림"/>
        </w:rPr>
        <w:t>1) 상대방으로부터 제공받기 전에 이미 보유하고 있던 정보</w:t>
      </w:r>
      <w:r>
        <w:br/>
      </w:r>
      <w:r>
        <w:rPr>
          <w:rFonts w:ascii="굴림" w:eastAsia="굴림"/>
        </w:rPr>
        <w:t>2) 상대방의 제공 없이 독자적으로 개발한 정보</w:t>
      </w:r>
      <w:r>
        <w:br/>
      </w:r>
      <w:r>
        <w:rPr>
          <w:rFonts w:ascii="굴림" w:eastAsia="굴림"/>
        </w:rPr>
        <w:t>3) 제공 당시 이미 공지되어 있거나 이후 수령자의 귀책없이 공지된 정보</w:t>
      </w:r>
      <w:r>
        <w:br/>
      </w:r>
      <w:r>
        <w:rPr>
          <w:rFonts w:ascii="굴림" w:eastAsia="굴림"/>
        </w:rPr>
        <w:t>4) 법령, 또는 법원,정부기관의 명령에 따라 제공이 요구되는 정보(단 이 경우 상대방에게 정보제공 사실을 통지한다)</w:t>
      </w:r>
    </w:p>
    <w:p w14:paraId="3593D50D" w14:textId="77777777" w:rsidR="00987DC3" w:rsidRDefault="00AA728B">
      <w:pPr>
        <w:pStyle w:val="a6"/>
        <w:numPr>
          <w:ilvl w:val="0"/>
          <w:numId w:val="1"/>
        </w:numPr>
        <w:tabs>
          <w:tab w:val="left" w:pos="760"/>
        </w:tabs>
        <w:ind w:left="760" w:hanging="360"/>
      </w:pPr>
      <w:r>
        <w:rPr>
          <w:rFonts w:ascii="굴림" w:eastAsia="굴림"/>
          <w:strike/>
          <w:color w:val="FF0000"/>
        </w:rPr>
        <w:t xml:space="preserve">본 비밀유지조항은 영구히 존속한다. </w:t>
      </w:r>
      <w:commentRangeStart w:id="127"/>
      <w:r>
        <w:rPr>
          <w:rFonts w:ascii="굴림" w:eastAsia="굴림"/>
          <w:color w:val="FF0000"/>
        </w:rPr>
        <w:t>본 비밀유지의무는 본 양해각서 종료일 또는 정식 계약 종료일로부터 3년간 존속한다. 단, "</w:t>
      </w:r>
      <w:proofErr w:type="spellStart"/>
      <w:r>
        <w:rPr>
          <w:rFonts w:ascii="굴림" w:eastAsia="굴림"/>
          <w:color w:val="FF0000"/>
        </w:rPr>
        <w:t>비알랩</w:t>
      </w:r>
      <w:proofErr w:type="spellEnd"/>
      <w:r>
        <w:rPr>
          <w:rFonts w:ascii="굴림" w:eastAsia="굴림"/>
          <w:color w:val="FF0000"/>
        </w:rPr>
        <w:t>"의 "기존 기술"에 관한 비밀유지의무는 해당 기술이 공지되거나 "</w:t>
      </w:r>
      <w:proofErr w:type="spellStart"/>
      <w:r>
        <w:rPr>
          <w:rFonts w:ascii="굴림" w:eastAsia="굴림"/>
          <w:color w:val="FF0000"/>
        </w:rPr>
        <w:t>비알랩</w:t>
      </w:r>
      <w:proofErr w:type="spellEnd"/>
      <w:r>
        <w:rPr>
          <w:rFonts w:ascii="굴림" w:eastAsia="굴림"/>
          <w:color w:val="FF0000"/>
        </w:rPr>
        <w:t>"이 서면으로 비밀유지의무 해제에 동의할 때까지 존속한다.</w:t>
      </w:r>
      <w:commentRangeEnd w:id="127"/>
      <w:r w:rsidR="00201536">
        <w:rPr>
          <w:rStyle w:val="ad"/>
          <w:rFonts w:asciiTheme="minorHAnsi" w:eastAsiaTheme="minorEastAsia"/>
          <w:color w:val="auto"/>
        </w:rPr>
        <w:commentReference w:id="127"/>
      </w:r>
    </w:p>
    <w:p w14:paraId="03611DFB" w14:textId="77777777" w:rsidR="00987DC3" w:rsidRDefault="00AA728B">
      <w:pPr>
        <w:pStyle w:val="a4"/>
      </w:pPr>
      <w:r>
        <w:br/>
      </w:r>
    </w:p>
    <w:p w14:paraId="3FC7D9E2" w14:textId="77777777" w:rsidR="00987DC3" w:rsidRDefault="00987DC3">
      <w:pPr>
        <w:pStyle w:val="a6"/>
        <w:rPr>
          <w:rFonts w:ascii="굴림" w:eastAsia="굴림"/>
        </w:rPr>
      </w:pPr>
    </w:p>
    <w:p w14:paraId="70FE99AD" w14:textId="77777777" w:rsidR="00987DC3" w:rsidRDefault="00987DC3">
      <w:pPr>
        <w:pStyle w:val="a6"/>
        <w:rPr>
          <w:rFonts w:ascii="굴림" w:eastAsia="굴림"/>
        </w:rPr>
      </w:pPr>
    </w:p>
    <w:p w14:paraId="725A753C" w14:textId="77777777" w:rsidR="00987DC3" w:rsidRDefault="00AA728B">
      <w:pPr>
        <w:pStyle w:val="a6"/>
      </w:pPr>
      <w:proofErr w:type="gramStart"/>
      <w:r>
        <w:rPr>
          <w:rFonts w:ascii="굴림" w:eastAsia="굴림"/>
          <w:b/>
        </w:rPr>
        <w:t>제 9</w:t>
      </w:r>
      <w:proofErr w:type="gramEnd"/>
      <w:r>
        <w:rPr>
          <w:rFonts w:ascii="굴림" w:eastAsia="굴림"/>
          <w:b/>
        </w:rPr>
        <w:t xml:space="preserve"> </w:t>
      </w:r>
      <w:proofErr w:type="spellStart"/>
      <w:r>
        <w:rPr>
          <w:rFonts w:ascii="굴림" w:eastAsia="굴림"/>
          <w:b/>
        </w:rPr>
        <w:t>조【특약사항</w:t>
      </w:r>
      <w:proofErr w:type="spellEnd"/>
      <w:r>
        <w:rPr>
          <w:rFonts w:ascii="굴림" w:eastAsia="굴림"/>
          <w:b/>
        </w:rPr>
        <w:t>】</w:t>
      </w:r>
    </w:p>
    <w:p w14:paraId="13507483" w14:textId="77777777" w:rsidR="00987DC3" w:rsidRDefault="00987DC3">
      <w:pPr>
        <w:pStyle w:val="a6"/>
        <w:rPr>
          <w:rFonts w:ascii="굴림" w:eastAsia="굴림"/>
          <w:b/>
        </w:rPr>
      </w:pPr>
    </w:p>
    <w:p w14:paraId="109286DB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 xml:space="preserve">  본 양해각서에서 아래 내용을 특약사항으로 정하며, 특약사항은 정식 계약 체결 시 반드시 반영되어야 한다.</w:t>
      </w:r>
    </w:p>
    <w:p w14:paraId="604C3B0D" w14:textId="77777777" w:rsidR="00987DC3" w:rsidRDefault="00987DC3">
      <w:pPr>
        <w:pStyle w:val="a6"/>
        <w:ind w:firstLine="200"/>
        <w:rPr>
          <w:rFonts w:ascii="굴림" w:eastAsia="굴림"/>
          <w:color w:val="FF0000"/>
        </w:rPr>
      </w:pPr>
    </w:p>
    <w:p w14:paraId="6782441A" w14:textId="77777777" w:rsidR="00987DC3" w:rsidRDefault="00AA728B">
      <w:pPr>
        <w:pStyle w:val="a6"/>
        <w:ind w:firstLine="200"/>
      </w:pPr>
      <w:r>
        <w:rPr>
          <w:rFonts w:ascii="굴림" w:eastAsia="굴림"/>
          <w:strike/>
          <w:color w:val="FF0000"/>
        </w:rPr>
        <w:t>본 양해각서에서 아래 내용을 특약사항으로 정하며, 특약사항은 계약 진행 시 반드시 이행이 되어야 한다.</w:t>
      </w:r>
    </w:p>
    <w:tbl>
      <w:tblPr>
        <w:tblOverlap w:val="never"/>
        <w:tblW w:w="9779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9779"/>
      </w:tblGrid>
      <w:tr w:rsidR="00987DC3" w14:paraId="1E14A4A7" w14:textId="77777777">
        <w:trPr>
          <w:trHeight w:val="2416"/>
          <w:jc w:val="center"/>
        </w:trPr>
        <w:tc>
          <w:tcPr>
            <w:tcW w:w="977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B7B863F" w14:textId="77777777" w:rsidR="00987DC3" w:rsidRDefault="00987DC3">
            <w:pPr>
              <w:pStyle w:val="a3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40" w:lineRule="auto"/>
              <w:ind w:left="102" w:right="102"/>
              <w:rPr>
                <w:rFonts w:ascii="굴림" w:eastAsia="굴림"/>
                <w:strike/>
                <w:color w:val="FF0000"/>
                <w:sz w:val="22"/>
              </w:rPr>
            </w:pPr>
          </w:p>
          <w:p w14:paraId="1CD9C879" w14:textId="77777777" w:rsidR="00987DC3" w:rsidRDefault="00AA728B">
            <w:pPr>
              <w:pStyle w:val="a3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5" w:lineRule="auto"/>
              <w:ind w:firstLine="200"/>
            </w:pPr>
            <w:r>
              <w:rPr>
                <w:rFonts w:ascii="굴림" w:eastAsia="굴림"/>
                <w:color w:val="FF0000"/>
                <w:sz w:val="22"/>
              </w:rPr>
              <w:t xml:space="preserve">연구기술"이 적용된 제품의 양산 시 </w:t>
            </w:r>
            <w:proofErr w:type="spellStart"/>
            <w:r>
              <w:rPr>
                <w:rFonts w:ascii="굴림" w:eastAsia="굴림"/>
                <w:color w:val="FF0000"/>
                <w:sz w:val="22"/>
              </w:rPr>
              <w:t>생산처</w:t>
            </w:r>
            <w:proofErr w:type="spellEnd"/>
            <w:r>
              <w:rPr>
                <w:rFonts w:ascii="굴림" w:eastAsia="굴림"/>
                <w:color w:val="FF0000"/>
                <w:sz w:val="22"/>
              </w:rPr>
              <w:t xml:space="preserve"> 및 물류사는 가격, 품질, 납기, 생산능력 등을 종합적으로 고려하여 당사자 쌍방이 상호 협의하여 선정한다. 단, 동등한 조건일 경우 "</w:t>
            </w:r>
            <w:proofErr w:type="spellStart"/>
            <w:r>
              <w:rPr>
                <w:rFonts w:ascii="굴림" w:eastAsia="굴림"/>
                <w:color w:val="FF0000"/>
                <w:sz w:val="22"/>
              </w:rPr>
              <w:t>슬로우베드</w:t>
            </w:r>
            <w:proofErr w:type="spellEnd"/>
            <w:r>
              <w:rPr>
                <w:rFonts w:ascii="굴림" w:eastAsia="굴림"/>
                <w:color w:val="FF0000"/>
                <w:sz w:val="22"/>
              </w:rPr>
              <w:t>" 또는 그 관계사를 우선 협상 대상자로 한다.</w:t>
            </w:r>
          </w:p>
          <w:p w14:paraId="69EC9C87" w14:textId="77777777" w:rsidR="00987DC3" w:rsidRDefault="00987DC3">
            <w:pPr>
              <w:pStyle w:val="a3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40" w:lineRule="auto"/>
              <w:ind w:left="102" w:right="102"/>
              <w:rPr>
                <w:rFonts w:ascii="굴림" w:eastAsia="굴림"/>
                <w:strike/>
                <w:color w:val="FF0000"/>
                <w:sz w:val="22"/>
              </w:rPr>
            </w:pPr>
          </w:p>
          <w:p w14:paraId="353DC754" w14:textId="77777777" w:rsidR="00987DC3" w:rsidRDefault="00AA728B">
            <w:pPr>
              <w:pStyle w:val="a3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40" w:lineRule="auto"/>
              <w:ind w:left="102" w:right="102"/>
            </w:pPr>
            <w:r>
              <w:rPr>
                <w:rFonts w:ascii="굴림" w:eastAsia="굴림"/>
                <w:strike/>
                <w:color w:val="FF0000"/>
                <w:sz w:val="22"/>
              </w:rPr>
              <w:t>“</w:t>
            </w:r>
            <w:r>
              <w:rPr>
                <w:rFonts w:ascii="굴림" w:eastAsia="굴림"/>
                <w:strike/>
                <w:color w:val="FF0000"/>
                <w:sz w:val="22"/>
              </w:rPr>
              <w:t>연구기술</w:t>
            </w:r>
            <w:r>
              <w:rPr>
                <w:rFonts w:ascii="굴림" w:eastAsia="굴림"/>
                <w:strike/>
                <w:color w:val="FF0000"/>
                <w:sz w:val="22"/>
              </w:rPr>
              <w:t>”</w:t>
            </w:r>
            <w:r>
              <w:rPr>
                <w:rFonts w:ascii="굴림" w:eastAsia="굴림"/>
                <w:strike/>
                <w:color w:val="FF0000"/>
                <w:sz w:val="22"/>
              </w:rPr>
              <w:t xml:space="preserve">이 적용된 제품은 </w:t>
            </w:r>
            <w:r>
              <w:rPr>
                <w:rFonts w:ascii="굴림" w:eastAsia="굴림"/>
                <w:strike/>
                <w:color w:val="FF0000"/>
                <w:sz w:val="22"/>
              </w:rPr>
              <w:t>“</w:t>
            </w:r>
            <w:proofErr w:type="spellStart"/>
            <w:r>
              <w:rPr>
                <w:rFonts w:ascii="굴림" w:eastAsia="굴림"/>
                <w:strike/>
                <w:color w:val="FF0000"/>
                <w:sz w:val="22"/>
              </w:rPr>
              <w:t>슬로우베드</w:t>
            </w:r>
            <w:proofErr w:type="spellEnd"/>
            <w:r>
              <w:rPr>
                <w:rFonts w:ascii="굴림" w:eastAsia="굴림"/>
                <w:strike/>
                <w:color w:val="FF0000"/>
                <w:sz w:val="22"/>
              </w:rPr>
              <w:t>”</w:t>
            </w:r>
            <w:r>
              <w:rPr>
                <w:rFonts w:ascii="굴림" w:eastAsia="굴림"/>
                <w:strike/>
                <w:color w:val="FF0000"/>
                <w:sz w:val="22"/>
              </w:rPr>
              <w:t>의 공장에서 생산하기로 하며 ㈜</w:t>
            </w:r>
            <w:proofErr w:type="spellStart"/>
            <w:r>
              <w:rPr>
                <w:rFonts w:ascii="굴림" w:eastAsia="굴림"/>
                <w:strike/>
                <w:color w:val="FF0000"/>
                <w:sz w:val="22"/>
              </w:rPr>
              <w:t>바로스의</w:t>
            </w:r>
            <w:proofErr w:type="spellEnd"/>
            <w:r>
              <w:rPr>
                <w:rFonts w:ascii="굴림" w:eastAsia="굴림"/>
                <w:strike/>
                <w:color w:val="FF0000"/>
                <w:sz w:val="22"/>
              </w:rPr>
              <w:t xml:space="preserve"> 물류시스템을 이용하여 판매를 진행한다. </w:t>
            </w:r>
          </w:p>
        </w:tc>
      </w:tr>
    </w:tbl>
    <w:p w14:paraId="18FD6AEB" w14:textId="77777777" w:rsidR="00987DC3" w:rsidRDefault="00AA728B">
      <w:pPr>
        <w:pStyle w:val="11"/>
      </w:pPr>
      <w:proofErr w:type="spellStart"/>
      <w:r>
        <w:rPr>
          <w:rFonts w:eastAsia="굴림"/>
          <w:strike/>
          <w:color w:val="FF0000"/>
          <w:sz w:val="2"/>
        </w:rPr>
        <w:t>문서서식포탈비즈폼</w:t>
      </w:r>
      <w:proofErr w:type="spellEnd"/>
    </w:p>
    <w:p w14:paraId="4CFB8174" w14:textId="77777777" w:rsidR="00987DC3" w:rsidRDefault="00987DC3">
      <w:pPr>
        <w:pStyle w:val="a6"/>
        <w:rPr>
          <w:rFonts w:ascii="굴림" w:eastAsia="굴림"/>
          <w:strike/>
          <w:color w:val="FF0000"/>
          <w:sz w:val="2"/>
        </w:rPr>
      </w:pPr>
    </w:p>
    <w:p w14:paraId="67A20EF0" w14:textId="77777777" w:rsidR="00987DC3" w:rsidRDefault="00987DC3">
      <w:pPr>
        <w:pStyle w:val="a6"/>
        <w:rPr>
          <w:rFonts w:ascii="굴림" w:eastAsia="굴림"/>
          <w:strike/>
          <w:color w:val="FF0000"/>
        </w:rPr>
      </w:pPr>
    </w:p>
    <w:p w14:paraId="4F23F82F" w14:textId="77777777" w:rsidR="00987DC3" w:rsidRDefault="00987DC3">
      <w:pPr>
        <w:pStyle w:val="a6"/>
      </w:pPr>
    </w:p>
    <w:p w14:paraId="31F50B9A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제10조【해지】</w:t>
      </w:r>
    </w:p>
    <w:p w14:paraId="20CAD556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1. 당사자 일방이 다음 각 호의 어느 하나에 해당하는 경우, 상대방은 상당한 기간을 정하여 시정을 최고하고, 그 기간 내에 시정되지 않을 때에는 본 양해각서를 해지할 수 있다.</w:t>
      </w:r>
    </w:p>
    <w:p w14:paraId="2066F52C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 xml:space="preserve">1) 본 </w:t>
      </w:r>
      <w:proofErr w:type="spellStart"/>
      <w:r>
        <w:rPr>
          <w:rFonts w:ascii="굴림" w:eastAsia="굴림"/>
          <w:color w:val="FF0000"/>
        </w:rPr>
        <w:t>양해각서상의</w:t>
      </w:r>
      <w:proofErr w:type="spellEnd"/>
      <w:r>
        <w:rPr>
          <w:rFonts w:ascii="굴림" w:eastAsia="굴림"/>
          <w:color w:val="FF0000"/>
        </w:rPr>
        <w:t xml:space="preserve"> 중요한 의무를 위반한 경우</w:t>
      </w:r>
    </w:p>
    <w:p w14:paraId="28D863EA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2) 정당한 사유 없이 연구개발을 중단하거나 지연시키는 경우</w:t>
      </w:r>
    </w:p>
    <w:p w14:paraId="107DD410" w14:textId="4EB52FA9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 xml:space="preserve">2. 당사자 일방이 다음 각 호의 어느 하나에 해당하는 경우, </w:t>
      </w:r>
      <w:proofErr w:type="spellStart"/>
      <w:r>
        <w:rPr>
          <w:rFonts w:ascii="굴림" w:eastAsia="굴림"/>
          <w:color w:val="FF0000"/>
        </w:rPr>
        <w:t>상대방은</w:t>
      </w:r>
      <w:del w:id="128" w:author="윤현정 (Hyunjeong Yoon)" w:date="2026-01-21T09:15:00Z">
        <w:r w:rsidDel="001B4C49">
          <w:rPr>
            <w:rFonts w:ascii="굴림" w:eastAsia="굴림"/>
            <w:color w:val="FF0000"/>
          </w:rPr>
          <w:delText xml:space="preserve"> 최고 없이</w:delText>
        </w:r>
      </w:del>
      <w:ins w:id="129" w:author="윤현정 (Hyunjeong Yoon)" w:date="2026-01-21T09:15:00Z">
        <w:r w:rsidR="001B4C49">
          <w:rPr>
            <w:rFonts w:ascii="굴림" w:eastAsia="굴림" w:hint="eastAsia"/>
            <w:color w:val="FF0000"/>
          </w:rPr>
          <w:t>서면통지를</w:t>
        </w:r>
        <w:proofErr w:type="spellEnd"/>
        <w:r w:rsidR="001B4C49">
          <w:rPr>
            <w:rFonts w:ascii="굴림" w:eastAsia="굴림" w:hint="eastAsia"/>
            <w:color w:val="FF0000"/>
          </w:rPr>
          <w:t xml:space="preserve"> 통해</w:t>
        </w:r>
      </w:ins>
      <w:r>
        <w:rPr>
          <w:rFonts w:ascii="굴림" w:eastAsia="굴림"/>
          <w:color w:val="FF0000"/>
        </w:rPr>
        <w:t xml:space="preserve"> 즉시 본 양해각서를 해지할 수 있다.</w:t>
      </w:r>
    </w:p>
    <w:p w14:paraId="463D2B4D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1) 파산, 회생절차 개시, 청산 등의 사유가 발생한 경우</w:t>
      </w:r>
    </w:p>
    <w:p w14:paraId="33B2F95F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2) 영업의 전부 또는 중요한 일부를 양도하거나 중단한 경우</w:t>
      </w:r>
    </w:p>
    <w:p w14:paraId="74158787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3) 제3자에게 지식재산권을 무단으로 양도하거나 실시권을 허락한 경우</w:t>
      </w:r>
    </w:p>
    <w:p w14:paraId="78FD33F6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4) 제8조의 비밀유지의무를 위반한 경우</w:t>
      </w:r>
    </w:p>
    <w:p w14:paraId="24BF5031" w14:textId="77777777" w:rsidR="00987DC3" w:rsidRDefault="00987DC3">
      <w:pPr>
        <w:pStyle w:val="a6"/>
        <w:rPr>
          <w:rFonts w:ascii="굴림" w:eastAsia="굴림"/>
          <w:color w:val="FF0000"/>
        </w:rPr>
      </w:pPr>
    </w:p>
    <w:p w14:paraId="5A7429F6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3.  본 양해각서가 해지되는 경우, 제8조의 비밀유지의무는 제8조 제5항에서 정한 기간 동안 존속한다.</w:t>
      </w:r>
    </w:p>
    <w:p w14:paraId="357AAB1E" w14:textId="77777777" w:rsidR="00987DC3" w:rsidRDefault="00987DC3">
      <w:pPr>
        <w:pStyle w:val="a6"/>
        <w:ind w:firstLine="200"/>
        <w:rPr>
          <w:rFonts w:ascii="굴림" w:eastAsia="굴림"/>
          <w:color w:val="FF0000"/>
        </w:rPr>
      </w:pPr>
    </w:p>
    <w:p w14:paraId="3E037531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4. 본 양해각서가 해지되는 경우, 해지 당사자는 상대방에게 해지로 인하여 발생한 손해를 배상할 책임이 있다. 단, 상대방의 귀책사유로 인한 해지의 경우에는 그러하지 아니하다.</w:t>
      </w:r>
    </w:p>
    <w:p w14:paraId="25B3A3BB" w14:textId="77777777" w:rsidR="00987DC3" w:rsidRDefault="00987DC3">
      <w:pPr>
        <w:pStyle w:val="a6"/>
        <w:ind w:firstLine="200"/>
        <w:rPr>
          <w:rFonts w:ascii="굴림" w:eastAsia="굴림"/>
          <w:color w:val="FF0000"/>
        </w:rPr>
      </w:pPr>
    </w:p>
    <w:p w14:paraId="779D08FC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 xml:space="preserve">  5. 본 양해각서가 해지되는 경우, 해지 시점까지 발생한 지식재산권의 귀속 및 실시 조건은 제5조에 따른다.</w:t>
      </w:r>
    </w:p>
    <w:p w14:paraId="5E6E9365" w14:textId="77777777" w:rsidR="00987DC3" w:rsidRDefault="00987DC3">
      <w:pPr>
        <w:pStyle w:val="a6"/>
        <w:ind w:firstLine="200"/>
        <w:rPr>
          <w:rFonts w:ascii="굴림" w:eastAsia="굴림"/>
          <w:color w:val="FF0000"/>
        </w:rPr>
      </w:pPr>
    </w:p>
    <w:p w14:paraId="53198074" w14:textId="77777777" w:rsidR="00987DC3" w:rsidRDefault="00987DC3">
      <w:pPr>
        <w:pStyle w:val="a6"/>
        <w:ind w:firstLine="200"/>
      </w:pPr>
    </w:p>
    <w:p w14:paraId="1461B829" w14:textId="77777777" w:rsidR="00987DC3" w:rsidRDefault="00987DC3">
      <w:pPr>
        <w:pStyle w:val="a6"/>
        <w:ind w:firstLine="200"/>
        <w:rPr>
          <w:rFonts w:ascii="굴림" w:eastAsia="굴림"/>
          <w:color w:val="FF0000"/>
        </w:rPr>
      </w:pPr>
    </w:p>
    <w:p w14:paraId="03E2C474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제11조【손해배상】</w:t>
      </w:r>
    </w:p>
    <w:p w14:paraId="2D975B87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 xml:space="preserve">1. 당사자 일방이 본 </w:t>
      </w:r>
      <w:proofErr w:type="spellStart"/>
      <w:r>
        <w:rPr>
          <w:rFonts w:ascii="굴림" w:eastAsia="굴림"/>
          <w:color w:val="FF0000"/>
        </w:rPr>
        <w:t>양해각서상의</w:t>
      </w:r>
      <w:proofErr w:type="spellEnd"/>
      <w:r>
        <w:rPr>
          <w:rFonts w:ascii="굴림" w:eastAsia="굴림"/>
          <w:color w:val="FF0000"/>
        </w:rPr>
        <w:t xml:space="preserve"> 의무를 위반하여 상대방에게 손해를 입힌 경우, 그 손해를 배상할 책임이 있다. 이 경우 손해액의 입증이 곤란한 때에는 위반 당사자는 위반행위 1건당 금 [</w:t>
      </w:r>
      <w:r>
        <w:rPr>
          <w:rFonts w:ascii="굴림"/>
          <w:color w:val="FF0000"/>
        </w:rPr>
        <w:t>●</w:t>
      </w:r>
      <w:r>
        <w:rPr>
          <w:rFonts w:ascii="굴림" w:eastAsia="굴림"/>
          <w:color w:val="FF0000"/>
        </w:rPr>
        <w:t>]원의 손해배상금을 지급하기로 한다. 단, 상대방이 입은 실제 손해가 위 금액을 초과하는 경우, 상대방은 그 초과 손해에 대하여 별도로 배상을 청구할 수 있다.</w:t>
      </w:r>
    </w:p>
    <w:p w14:paraId="229F052A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 xml:space="preserve">2. 제1항의 손해배상책임은 위반 당사자의 고의 또는 과실이 있는 경우에 한하여 인정된다. </w:t>
      </w:r>
    </w:p>
    <w:p w14:paraId="4995DBCC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3. 본 조의 손해배상책임은 제10조에 따른 계약 해지권의 행사에 영향을 미치지 아니한다.</w:t>
      </w:r>
    </w:p>
    <w:p w14:paraId="151DFC26" w14:textId="77777777" w:rsidR="00987DC3" w:rsidRDefault="00AA728B">
      <w:pPr>
        <w:pStyle w:val="a6"/>
        <w:ind w:firstLine="200"/>
      </w:pPr>
      <w:r>
        <w:br/>
      </w:r>
    </w:p>
    <w:p w14:paraId="3A5F0BE1" w14:textId="77777777" w:rsidR="00987DC3" w:rsidRDefault="00987DC3">
      <w:pPr>
        <w:pStyle w:val="a6"/>
        <w:rPr>
          <w:rFonts w:ascii="굴림" w:eastAsia="굴림"/>
          <w:color w:val="FF0000"/>
        </w:rPr>
      </w:pPr>
    </w:p>
    <w:p w14:paraId="6B579AEA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제12조【분쟁의 해결</w:t>
      </w:r>
      <w:r>
        <w:rPr>
          <w:rFonts w:ascii="굴림"/>
          <w:color w:val="FF0000"/>
        </w:rPr>
        <w:t>】</w:t>
      </w:r>
    </w:p>
    <w:p w14:paraId="1ADEFD98" w14:textId="77777777" w:rsidR="00987DC3" w:rsidRDefault="00AA728B">
      <w:pPr>
        <w:pStyle w:val="a6"/>
        <w:ind w:firstLine="200"/>
      </w:pPr>
      <w:r>
        <w:rPr>
          <w:rFonts w:ascii="굴림"/>
          <w:color w:val="FF0000"/>
        </w:rPr>
        <w:t>①</w:t>
      </w:r>
      <w:r>
        <w:rPr>
          <w:rFonts w:ascii="굴림" w:eastAsia="굴림"/>
          <w:color w:val="FF0000"/>
        </w:rPr>
        <w:t xml:space="preserve"> 본 양해각서와 관련하여 발생하는 분쟁은 당사자 간의 성실한 협의를 통해 해결함을 원칙으로 한다.</w:t>
      </w:r>
    </w:p>
    <w:p w14:paraId="77B369FC" w14:textId="77777777" w:rsidR="00987DC3" w:rsidRDefault="00AA728B">
      <w:pPr>
        <w:pStyle w:val="a6"/>
        <w:ind w:firstLine="200"/>
      </w:pPr>
      <w:r>
        <w:rPr>
          <w:rFonts w:ascii="굴림"/>
          <w:color w:val="FF0000"/>
        </w:rPr>
        <w:t>②</w:t>
      </w:r>
      <w:r>
        <w:rPr>
          <w:rFonts w:ascii="굴림" w:eastAsia="굴림"/>
          <w:color w:val="FF0000"/>
        </w:rPr>
        <w:t xml:space="preserve"> 제1항의 협의가 개시된 날로부터 30일 이내에 합의가 이루어지지 않을 경우, 당사자는 다음 각 호의 방법 중 하나를 선택하여 분쟁을 해결할 수 있다.</w:t>
      </w:r>
    </w:p>
    <w:p w14:paraId="38F5EA79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1) 대한상사중재원의 중재규칙에 따른 중재</w:t>
      </w:r>
    </w:p>
    <w:p w14:paraId="4D30FC72" w14:textId="77777777" w:rsidR="00987DC3" w:rsidRDefault="00AA728B">
      <w:pPr>
        <w:pStyle w:val="a6"/>
        <w:ind w:firstLine="200"/>
      </w:pPr>
      <w:r>
        <w:rPr>
          <w:rFonts w:ascii="굴림" w:eastAsia="굴림"/>
          <w:color w:val="FF0000"/>
        </w:rPr>
        <w:t>2) 관할법원에 소를 제기</w:t>
      </w:r>
    </w:p>
    <w:p w14:paraId="6B518F1B" w14:textId="4B7E9E21" w:rsidR="00987DC3" w:rsidRDefault="00AA728B">
      <w:pPr>
        <w:pStyle w:val="a6"/>
        <w:ind w:firstLine="200"/>
      </w:pPr>
      <w:r>
        <w:rPr>
          <w:rFonts w:ascii="굴림"/>
          <w:color w:val="FF0000"/>
        </w:rPr>
        <w:t>③</w:t>
      </w:r>
      <w:r>
        <w:rPr>
          <w:rFonts w:ascii="굴림" w:eastAsia="굴림"/>
          <w:color w:val="FF0000"/>
        </w:rPr>
        <w:t xml:space="preserve"> 제2항 제2호에 따라 소를 제기하는 경우, 본 양해각서와 관련된 모든 분쟁은 </w:t>
      </w:r>
      <w:del w:id="130" w:author="윤현정 (Hyunjeong Yoon)" w:date="2026-01-21T09:16:00Z">
        <w:r w:rsidDel="000C17F7">
          <w:rPr>
            <w:rFonts w:ascii="굴림" w:eastAsia="굴림"/>
            <w:color w:val="FF0000"/>
          </w:rPr>
          <w:delText xml:space="preserve">"비알랩"의 주소지를 관할하는 </w:delText>
        </w:r>
      </w:del>
      <w:ins w:id="131" w:author="윤현정 (Hyunjeong Yoon)" w:date="2026-01-21T09:16:00Z">
        <w:r w:rsidR="000C17F7">
          <w:rPr>
            <w:rFonts w:ascii="굴림" w:eastAsia="굴림" w:hint="eastAsia"/>
            <w:color w:val="FF0000"/>
          </w:rPr>
          <w:t>서울중앙지방</w:t>
        </w:r>
      </w:ins>
      <w:r>
        <w:rPr>
          <w:rFonts w:ascii="굴림" w:eastAsia="굴림"/>
          <w:color w:val="FF0000"/>
        </w:rPr>
        <w:t>법원을 제1심 전속관할법원으로 한다.</w:t>
      </w:r>
    </w:p>
    <w:p w14:paraId="32EBFC04" w14:textId="765FD421" w:rsidR="00987DC3" w:rsidRDefault="00AA728B">
      <w:pPr>
        <w:pStyle w:val="a6"/>
        <w:ind w:firstLine="200"/>
      </w:pPr>
      <w:r>
        <w:rPr>
          <w:rFonts w:ascii="굴림"/>
          <w:color w:val="FF0000"/>
        </w:rPr>
        <w:t>④</w:t>
      </w:r>
      <w:r>
        <w:rPr>
          <w:rFonts w:ascii="굴림" w:eastAsia="굴림"/>
          <w:color w:val="FF0000"/>
        </w:rPr>
        <w:t xml:space="preserve"> 제2항 제1호에 따라 중재로 분쟁을 해결하는 경우, 중재지는 </w:t>
      </w:r>
      <w:proofErr w:type="spellStart"/>
      <w:ins w:id="132" w:author="윤현정 (Hyunjeong Yoon)" w:date="2026-01-21T12:13:00Z">
        <w:r>
          <w:rPr>
            <w:rFonts w:ascii="굴림" w:eastAsia="굴림" w:hint="eastAsia"/>
            <w:color w:val="FF0000"/>
          </w:rPr>
          <w:t>중재원</w:t>
        </w:r>
        <w:proofErr w:type="spellEnd"/>
        <w:r>
          <w:rPr>
            <w:rFonts w:ascii="굴림" w:eastAsia="굴림" w:hint="eastAsia"/>
            <w:color w:val="FF0000"/>
          </w:rPr>
          <w:t xml:space="preserve"> 본원으</w:t>
        </w:r>
      </w:ins>
      <w:del w:id="133" w:author="윤현정 (Hyunjeong Yoon)" w:date="2026-01-21T12:13:00Z">
        <w:r w:rsidDel="00AA728B">
          <w:rPr>
            <w:rFonts w:ascii="굴림" w:eastAsia="굴림"/>
            <w:color w:val="FF0000"/>
          </w:rPr>
          <w:delText>"비알랩"의 주소지</w:delText>
        </w:r>
      </w:del>
      <w:r>
        <w:rPr>
          <w:rFonts w:ascii="굴림" w:eastAsia="굴림"/>
          <w:color w:val="FF0000"/>
        </w:rPr>
        <w:t>로 하며, 중재 절차는 한국어로 진행한다.</w:t>
      </w:r>
    </w:p>
    <w:p w14:paraId="222FED03" w14:textId="77777777" w:rsidR="00987DC3" w:rsidRDefault="00AA728B">
      <w:pPr>
        <w:pStyle w:val="a6"/>
        <w:ind w:firstLine="200"/>
      </w:pPr>
      <w:r>
        <w:rPr>
          <w:rFonts w:ascii="굴림"/>
          <w:color w:val="FF0000"/>
        </w:rPr>
        <w:t>⑤</w:t>
      </w:r>
      <w:r>
        <w:rPr>
          <w:rFonts w:ascii="굴림" w:eastAsia="굴림"/>
          <w:color w:val="FF0000"/>
        </w:rPr>
        <w:t xml:space="preserve"> 본 양해각서의 해석 및 적용에 관하여는 대한민국 법을 준거법으로 한다.</w:t>
      </w:r>
    </w:p>
    <w:p w14:paraId="23A4517A" w14:textId="77777777" w:rsidR="00987DC3" w:rsidRDefault="00AA728B">
      <w:pPr>
        <w:pStyle w:val="a6"/>
        <w:ind w:firstLine="200"/>
      </w:pPr>
      <w:r>
        <w:rPr>
          <w:rFonts w:ascii="굴림"/>
          <w:color w:val="FF0000"/>
        </w:rPr>
        <w:t>⑥</w:t>
      </w:r>
      <w:r>
        <w:rPr>
          <w:rFonts w:ascii="굴림" w:eastAsia="굴림"/>
          <w:color w:val="FF0000"/>
        </w:rPr>
        <w:t xml:space="preserve"> 본 조의 관할 합의는 전속관할 합의로서, 당사자 쌍방은 본 조에서 정한 관할법원 외의 법원에 소를 제기할 수 없다.</w:t>
      </w:r>
    </w:p>
    <w:p w14:paraId="71D67070" w14:textId="77777777" w:rsidR="00987DC3" w:rsidRDefault="00987DC3">
      <w:pPr>
        <w:pStyle w:val="a6"/>
        <w:ind w:firstLine="200"/>
        <w:rPr>
          <w:rFonts w:ascii="굴림" w:eastAsia="굴림"/>
          <w:color w:val="FF0000"/>
        </w:rPr>
      </w:pPr>
    </w:p>
    <w:p w14:paraId="4AA45E97" w14:textId="77777777" w:rsidR="00987DC3" w:rsidRDefault="00987DC3">
      <w:pPr>
        <w:pStyle w:val="a6"/>
        <w:ind w:firstLine="200"/>
        <w:rPr>
          <w:rFonts w:ascii="굴림" w:eastAsia="굴림"/>
          <w:color w:val="FF0000"/>
        </w:rPr>
      </w:pPr>
    </w:p>
    <w:p w14:paraId="1ECDA1E5" w14:textId="77777777" w:rsidR="00987DC3" w:rsidRDefault="00AA728B">
      <w:pPr>
        <w:pStyle w:val="a6"/>
        <w:ind w:firstLine="200"/>
      </w:pPr>
      <w:r>
        <w:rPr>
          <w:rFonts w:ascii="굴림" w:eastAsia="굴림"/>
        </w:rPr>
        <w:t>위와 같이 본 양해각서를 2통을 작성하여, 각각 서명(또는 기명)날인 후</w:t>
      </w:r>
      <w:r>
        <w:rPr>
          <w:rFonts w:ascii="굴림" w:eastAsia="굴림"/>
          <w:color w:val="FF0000"/>
        </w:rPr>
        <w:t xml:space="preserve"> </w:t>
      </w:r>
      <w:r>
        <w:rPr>
          <w:rFonts w:ascii="굴림" w:eastAsia="굴림"/>
          <w:color w:val="FF0000"/>
        </w:rPr>
        <w:t>“</w:t>
      </w:r>
      <w:proofErr w:type="spellStart"/>
      <w:r>
        <w:rPr>
          <w:rFonts w:ascii="굴림" w:eastAsia="굴림"/>
          <w:color w:val="FF0000"/>
        </w:rPr>
        <w:t>슬로우베드</w:t>
      </w:r>
      <w:proofErr w:type="spellEnd"/>
      <w:r>
        <w:rPr>
          <w:rFonts w:ascii="굴림" w:eastAsia="굴림"/>
          <w:color w:val="FF0000"/>
        </w:rPr>
        <w:t>”</w:t>
      </w:r>
      <w:r>
        <w:rPr>
          <w:rFonts w:ascii="굴림" w:eastAsia="굴림"/>
          <w:strike/>
        </w:rPr>
        <w:t>“</w:t>
      </w:r>
      <w:r>
        <w:rPr>
          <w:rFonts w:ascii="굴림" w:eastAsia="굴림"/>
          <w:strike/>
        </w:rPr>
        <w:t>갑</w:t>
      </w:r>
      <w:r>
        <w:rPr>
          <w:rFonts w:ascii="굴림" w:eastAsia="굴림"/>
          <w:strike/>
        </w:rPr>
        <w:t>”</w:t>
      </w:r>
      <w:r>
        <w:rPr>
          <w:rFonts w:ascii="굴림" w:eastAsia="굴림"/>
        </w:rPr>
        <w:t xml:space="preserve">과 </w:t>
      </w:r>
      <w:r>
        <w:rPr>
          <w:rFonts w:ascii="굴림" w:eastAsia="굴림"/>
          <w:color w:val="FF0000"/>
        </w:rPr>
        <w:t>“</w:t>
      </w:r>
      <w:proofErr w:type="spellStart"/>
      <w:r>
        <w:rPr>
          <w:rFonts w:ascii="굴림" w:eastAsia="굴림"/>
          <w:color w:val="FF0000"/>
        </w:rPr>
        <w:t>비알랩</w:t>
      </w:r>
      <w:proofErr w:type="spellEnd"/>
      <w:r>
        <w:rPr>
          <w:rFonts w:ascii="굴림" w:eastAsia="굴림"/>
          <w:color w:val="FF0000"/>
        </w:rPr>
        <w:t>”</w:t>
      </w:r>
      <w:r>
        <w:rPr>
          <w:rFonts w:ascii="굴림" w:eastAsia="굴림"/>
          <w:strike/>
        </w:rPr>
        <w:t>“</w:t>
      </w:r>
      <w:r>
        <w:rPr>
          <w:rFonts w:ascii="굴림" w:eastAsia="굴림"/>
          <w:strike/>
        </w:rPr>
        <w:t>을</w:t>
      </w:r>
      <w:r>
        <w:rPr>
          <w:rFonts w:ascii="굴림" w:eastAsia="굴림"/>
          <w:strike/>
        </w:rPr>
        <w:t>”</w:t>
      </w:r>
      <w:r>
        <w:rPr>
          <w:rFonts w:ascii="굴림" w:eastAsia="굴림"/>
        </w:rPr>
        <w:t>이 각각 1통씩을 보관한다.</w:t>
      </w:r>
    </w:p>
    <w:p w14:paraId="51C89C44" w14:textId="77777777" w:rsidR="00987DC3" w:rsidRDefault="00987DC3">
      <w:pPr>
        <w:pStyle w:val="a6"/>
        <w:ind w:firstLine="200"/>
        <w:rPr>
          <w:rFonts w:ascii="굴림" w:eastAsia="굴림"/>
          <w:color w:val="FF0000"/>
        </w:rPr>
      </w:pPr>
    </w:p>
    <w:p w14:paraId="181FC0E3" w14:textId="77777777" w:rsidR="00987DC3" w:rsidRDefault="00987DC3">
      <w:pPr>
        <w:pStyle w:val="a6"/>
        <w:ind w:firstLine="200"/>
        <w:rPr>
          <w:rFonts w:ascii="굴림" w:eastAsia="굴림"/>
          <w:color w:val="FF0000"/>
        </w:rPr>
      </w:pPr>
    </w:p>
    <w:p w14:paraId="15377253" w14:textId="3A518577" w:rsidR="00987DC3" w:rsidRDefault="00AA728B">
      <w:pPr>
        <w:pStyle w:val="a6"/>
        <w:wordWrap/>
        <w:jc w:val="center"/>
      </w:pPr>
      <w:r>
        <w:rPr>
          <w:rFonts w:ascii="굴림" w:eastAsia="굴림"/>
        </w:rPr>
        <w:t>20</w:t>
      </w:r>
      <w:r w:rsidR="003A6508">
        <w:rPr>
          <w:rFonts w:ascii="굴림" w:eastAsia="굴림" w:hint="eastAsia"/>
        </w:rPr>
        <w:t>25</w:t>
      </w:r>
      <w:r>
        <w:rPr>
          <w:rFonts w:ascii="굴림" w:eastAsia="굴림"/>
        </w:rPr>
        <w:t xml:space="preserve">년  </w:t>
      </w:r>
      <w:r w:rsidR="003A6508">
        <w:rPr>
          <w:rFonts w:ascii="굴림" w:eastAsia="굴림" w:hint="eastAsia"/>
        </w:rPr>
        <w:t xml:space="preserve">12 </w:t>
      </w:r>
      <w:r>
        <w:rPr>
          <w:rFonts w:ascii="굴림" w:eastAsia="굴림"/>
        </w:rPr>
        <w:t>월    일</w:t>
      </w:r>
    </w:p>
    <w:p w14:paraId="0B2993ED" w14:textId="77777777" w:rsidR="00987DC3" w:rsidRDefault="00987DC3">
      <w:pPr>
        <w:pStyle w:val="a6"/>
        <w:rPr>
          <w:rFonts w:ascii="굴림" w:eastAsia="굴림"/>
        </w:rPr>
      </w:pPr>
    </w:p>
    <w:p w14:paraId="551CA04C" w14:textId="77777777" w:rsidR="00987DC3" w:rsidRDefault="00987DC3">
      <w:pPr>
        <w:pStyle w:val="a6"/>
        <w:rPr>
          <w:rFonts w:ascii="굴림" w:eastAsia="굴림"/>
        </w:rPr>
      </w:pPr>
    </w:p>
    <w:p w14:paraId="463E5C1A" w14:textId="77777777" w:rsidR="00987DC3" w:rsidRDefault="00987DC3">
      <w:pPr>
        <w:pStyle w:val="a6"/>
        <w:rPr>
          <w:rFonts w:ascii="굴림" w:eastAsia="굴림"/>
        </w:rPr>
      </w:pPr>
    </w:p>
    <w:p w14:paraId="616018C6" w14:textId="77777777" w:rsidR="00987DC3" w:rsidRDefault="00AA728B">
      <w:pPr>
        <w:pStyle w:val="a6"/>
        <w:ind w:firstLine="1200"/>
      </w:pPr>
      <w:r>
        <w:rPr>
          <w:rFonts w:ascii="굴림" w:eastAsia="굴림"/>
          <w:b/>
        </w:rPr>
        <w:t>“</w:t>
      </w:r>
      <w:proofErr w:type="spellStart"/>
      <w:r>
        <w:rPr>
          <w:rFonts w:ascii="굴림" w:eastAsia="굴림"/>
          <w:b/>
        </w:rPr>
        <w:t>슬로우베드</w:t>
      </w:r>
      <w:proofErr w:type="spellEnd"/>
      <w:r>
        <w:rPr>
          <w:rFonts w:ascii="굴림" w:eastAsia="굴림"/>
          <w:b/>
        </w:rPr>
        <w:t>”</w:t>
      </w:r>
    </w:p>
    <w:p w14:paraId="3EA36123" w14:textId="77777777" w:rsidR="00987DC3" w:rsidRDefault="00AA728B">
      <w:pPr>
        <w:pStyle w:val="a6"/>
        <w:ind w:firstLine="1000"/>
      </w:pPr>
      <w:r>
        <w:rPr>
          <w:rFonts w:ascii="굴림" w:eastAsia="굴림"/>
        </w:rPr>
        <w:lastRenderedPageBreak/>
        <w:t>상    호 :</w:t>
      </w:r>
    </w:p>
    <w:p w14:paraId="1CD24333" w14:textId="77777777" w:rsidR="00987DC3" w:rsidRDefault="00AA728B">
      <w:pPr>
        <w:pStyle w:val="a6"/>
        <w:ind w:firstLine="1000"/>
      </w:pPr>
      <w:r>
        <w:rPr>
          <w:rFonts w:ascii="굴림" w:eastAsia="굴림"/>
        </w:rPr>
        <w:t>주    소 :</w:t>
      </w:r>
    </w:p>
    <w:p w14:paraId="4968B9F1" w14:textId="77777777" w:rsidR="00987DC3" w:rsidRDefault="00AA728B">
      <w:pPr>
        <w:pStyle w:val="a6"/>
        <w:ind w:firstLine="1000"/>
      </w:pPr>
      <w:r>
        <w:rPr>
          <w:rFonts w:ascii="굴림" w:eastAsia="굴림"/>
        </w:rPr>
        <w:t>대표이사 :                (인)</w:t>
      </w:r>
    </w:p>
    <w:p w14:paraId="51B23827" w14:textId="77777777" w:rsidR="00987DC3" w:rsidRDefault="00987DC3">
      <w:pPr>
        <w:pStyle w:val="a6"/>
        <w:ind w:firstLine="1000"/>
        <w:rPr>
          <w:rFonts w:ascii="굴림" w:eastAsia="굴림"/>
        </w:rPr>
      </w:pPr>
    </w:p>
    <w:p w14:paraId="3D2115B2" w14:textId="77777777" w:rsidR="00987DC3" w:rsidRDefault="00987DC3">
      <w:pPr>
        <w:pStyle w:val="a6"/>
        <w:ind w:firstLine="1000"/>
        <w:rPr>
          <w:rFonts w:ascii="굴림" w:eastAsia="굴림"/>
        </w:rPr>
      </w:pPr>
    </w:p>
    <w:p w14:paraId="394A2C39" w14:textId="77777777" w:rsidR="00987DC3" w:rsidRDefault="00987DC3">
      <w:pPr>
        <w:pStyle w:val="a6"/>
        <w:ind w:firstLine="1000"/>
        <w:rPr>
          <w:rFonts w:ascii="굴림" w:eastAsia="굴림"/>
        </w:rPr>
      </w:pPr>
    </w:p>
    <w:p w14:paraId="6D8F6963" w14:textId="6C459D4E" w:rsidR="00987DC3" w:rsidRDefault="00AA728B">
      <w:pPr>
        <w:pStyle w:val="a6"/>
        <w:ind w:firstLine="1200"/>
      </w:pPr>
      <w:r>
        <w:rPr>
          <w:rFonts w:ascii="굴림" w:eastAsia="굴림"/>
          <w:b/>
        </w:rPr>
        <w:t>“</w:t>
      </w:r>
      <w:proofErr w:type="spellStart"/>
      <w:r w:rsidR="00DC6EB7">
        <w:rPr>
          <w:rFonts w:ascii="굴림" w:eastAsia="굴림" w:hint="eastAsia"/>
          <w:b/>
        </w:rPr>
        <w:t>비</w:t>
      </w:r>
      <w:r>
        <w:rPr>
          <w:rFonts w:ascii="굴림" w:eastAsia="굴림"/>
          <w:b/>
        </w:rPr>
        <w:t>알랩</w:t>
      </w:r>
      <w:proofErr w:type="spellEnd"/>
      <w:r>
        <w:rPr>
          <w:rFonts w:ascii="굴림" w:eastAsia="굴림"/>
          <w:b/>
        </w:rPr>
        <w:t>”</w:t>
      </w:r>
    </w:p>
    <w:p w14:paraId="31CADD46" w14:textId="72B50642" w:rsidR="00987DC3" w:rsidRDefault="00AA728B">
      <w:pPr>
        <w:pStyle w:val="a6"/>
        <w:ind w:firstLine="1000"/>
      </w:pPr>
      <w:r>
        <w:rPr>
          <w:rFonts w:ascii="굴림" w:eastAsia="굴림"/>
        </w:rPr>
        <w:t>상    호 :</w:t>
      </w:r>
      <w:r w:rsidR="003A6508">
        <w:rPr>
          <w:rFonts w:ascii="굴림" w:eastAsia="굴림" w:hint="eastAsia"/>
        </w:rPr>
        <w:t xml:space="preserve"> 주식회사 </w:t>
      </w:r>
      <w:proofErr w:type="spellStart"/>
      <w:r w:rsidR="003A6508">
        <w:rPr>
          <w:rFonts w:ascii="굴림" w:eastAsia="굴림" w:hint="eastAsia"/>
        </w:rPr>
        <w:t>비알랩</w:t>
      </w:r>
      <w:proofErr w:type="spellEnd"/>
    </w:p>
    <w:p w14:paraId="4E9785E5" w14:textId="1C901E46" w:rsidR="00987DC3" w:rsidRDefault="00AA728B">
      <w:pPr>
        <w:pStyle w:val="a6"/>
        <w:ind w:firstLine="1000"/>
      </w:pPr>
      <w:r>
        <w:rPr>
          <w:rFonts w:ascii="굴림" w:eastAsia="굴림"/>
        </w:rPr>
        <w:t>주    소 :</w:t>
      </w:r>
      <w:r w:rsidR="003A6508">
        <w:rPr>
          <w:rFonts w:ascii="굴림" w:eastAsia="굴림" w:hint="eastAsia"/>
        </w:rPr>
        <w:t xml:space="preserve"> 서울특별시 강남구 테헤란로 413, 5층 (삼성동, 태양빌딩)</w:t>
      </w:r>
    </w:p>
    <w:p w14:paraId="25F87643" w14:textId="275E88A1" w:rsidR="00987DC3" w:rsidRDefault="00AA728B">
      <w:pPr>
        <w:pStyle w:val="a6"/>
        <w:ind w:firstLine="1000"/>
      </w:pPr>
      <w:r>
        <w:rPr>
          <w:rFonts w:ascii="굴림" w:eastAsia="굴림"/>
        </w:rPr>
        <w:t xml:space="preserve">대표이사 : </w:t>
      </w:r>
      <w:r w:rsidR="003A6508">
        <w:rPr>
          <w:rFonts w:ascii="굴림" w:eastAsia="굴림" w:hint="eastAsia"/>
        </w:rPr>
        <w:t>이 종 민</w:t>
      </w:r>
      <w:r>
        <w:rPr>
          <w:rFonts w:ascii="굴림" w:eastAsia="굴림"/>
        </w:rPr>
        <w:t xml:space="preserve">               (인)</w:t>
      </w:r>
    </w:p>
    <w:sectPr w:rsidR="00987DC3">
      <w:endnotePr>
        <w:numFmt w:val="decimal"/>
      </w:endnotePr>
      <w:pgSz w:w="11906" w:h="16838"/>
      <w:pgMar w:top="1417" w:right="1020" w:bottom="1417" w:left="102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F" w:date="2025-12-11T14:05:00Z" w:initials="">
    <w:p w14:paraId="2049FD94" w14:textId="77777777" w:rsidR="00987DC3" w:rsidRDefault="00AA728B">
      <w:pPr>
        <w:pStyle w:val="a8"/>
      </w:pPr>
      <w:r>
        <w:rPr>
          <w:rFonts w:eastAsia="바탕"/>
        </w:rPr>
        <w:t>협의 후 작성바랍니다.</w:t>
      </w:r>
      <w:r>
        <w:t xml:space="preserve"> </w:t>
      </w:r>
    </w:p>
  </w:comment>
  <w:comment w:id="121" w:author="윤현정 (Hyunjeong Yoon)" w:date="2026-01-21T12:07:00Z" w:initials="윤(Y">
    <w:p w14:paraId="570C755F" w14:textId="6F230BB2" w:rsidR="00AA728B" w:rsidRDefault="00AA728B">
      <w:pPr>
        <w:pStyle w:val="ac"/>
      </w:pPr>
      <w:r>
        <w:rPr>
          <w:rStyle w:val="ad"/>
        </w:rPr>
        <w:annotationRef/>
      </w:r>
      <w:proofErr w:type="spellStart"/>
      <w:r>
        <w:rPr>
          <w:rFonts w:hint="eastAsia"/>
        </w:rPr>
        <w:t>수정가능합니다</w:t>
      </w:r>
      <w:proofErr w:type="spellEnd"/>
      <w:r>
        <w:rPr>
          <w:rFonts w:hint="eastAsia"/>
        </w:rPr>
        <w:t>.</w:t>
      </w:r>
      <w:r>
        <w:t xml:space="preserve"> (</w:t>
      </w:r>
      <w:r>
        <w:rPr>
          <w:rFonts w:hint="eastAsia"/>
        </w:rPr>
        <w:t xml:space="preserve">수정하시는 경우 유효기간도 동일하게 수정하실 것을 </w:t>
      </w:r>
      <w:proofErr w:type="spellStart"/>
      <w:r>
        <w:rPr>
          <w:rFonts w:hint="eastAsia"/>
        </w:rPr>
        <w:t>제안드립니다</w:t>
      </w:r>
      <w:proofErr w:type="spellEnd"/>
      <w:r>
        <w:rPr>
          <w:rFonts w:hint="eastAsia"/>
        </w:rPr>
        <w:t>)</w:t>
      </w:r>
    </w:p>
  </w:comment>
  <w:comment w:id="126" w:author="F" w:date="2025-12-11T14:05:00Z" w:initials="">
    <w:p w14:paraId="5DE1CEFB" w14:textId="77777777" w:rsidR="00987DC3" w:rsidRDefault="00AA728B">
      <w:pPr>
        <w:pStyle w:val="a8"/>
      </w:pPr>
      <w:r>
        <w:rPr>
          <w:rFonts w:eastAsia="바탕"/>
        </w:rPr>
        <w:t xml:space="preserve">추가로 비밀유지서약서 </w:t>
      </w:r>
      <w:proofErr w:type="spellStart"/>
      <w:r>
        <w:rPr>
          <w:rFonts w:eastAsia="바탕"/>
        </w:rPr>
        <w:t>징구하시기</w:t>
      </w:r>
      <w:proofErr w:type="spellEnd"/>
      <w:r>
        <w:rPr>
          <w:rFonts w:eastAsia="바탕"/>
        </w:rPr>
        <w:t xml:space="preserve"> 바랍니다 </w:t>
      </w:r>
      <w:r>
        <w:rPr>
          <w:color w:val="0000FF"/>
          <w:u w:val="single" w:color="0000FF"/>
        </w:rPr>
        <w:t>FURSYS GROUP EP</w:t>
      </w:r>
    </w:p>
  </w:comment>
  <w:comment w:id="127" w:author="윤현정 (Hyunjeong Yoon)" w:date="2026-01-21T12:03:00Z" w:initials="윤(Y">
    <w:p w14:paraId="64FBCE09" w14:textId="6A0E963F" w:rsidR="00201536" w:rsidRDefault="00201536">
      <w:pPr>
        <w:pStyle w:val="ac"/>
      </w:pPr>
      <w:r>
        <w:rPr>
          <w:rStyle w:val="ad"/>
        </w:rPr>
        <w:annotationRef/>
      </w:r>
      <w:r>
        <w:rPr>
          <w:rFonts w:hint="eastAsia"/>
        </w:rPr>
        <w:t xml:space="preserve">본 계약을 통해 얻어진 </w:t>
      </w:r>
      <w:r>
        <w:t>“</w:t>
      </w:r>
      <w:r>
        <w:rPr>
          <w:rFonts w:hint="eastAsia"/>
        </w:rPr>
        <w:t>연구기술</w:t>
      </w:r>
      <w:r>
        <w:t xml:space="preserve">” </w:t>
      </w:r>
      <w:r>
        <w:rPr>
          <w:rFonts w:hint="eastAsia"/>
        </w:rPr>
        <w:t xml:space="preserve">등 은 </w:t>
      </w:r>
      <w:r>
        <w:t>3</w:t>
      </w:r>
      <w:r>
        <w:rPr>
          <w:rFonts w:hint="eastAsia"/>
        </w:rPr>
        <w:t>년 이상 비밀로 보호할 가치가 있습니다.</w:t>
      </w:r>
      <w:r>
        <w:t xml:space="preserve"> </w:t>
      </w:r>
      <w:r>
        <w:rPr>
          <w:rFonts w:hint="eastAsia"/>
        </w:rPr>
        <w:t xml:space="preserve">기간 협의하여 수정하실 것을 </w:t>
      </w:r>
      <w:proofErr w:type="spellStart"/>
      <w:r>
        <w:rPr>
          <w:rFonts w:hint="eastAsia"/>
        </w:rPr>
        <w:t>제안드립니다</w:t>
      </w:r>
      <w:proofErr w:type="spellEnd"/>
      <w:r>
        <w:rPr>
          <w:rFonts w:hint="eastAsia"/>
        </w:rPr>
        <w:t>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049FD94" w15:done="0"/>
  <w15:commentEx w15:paraId="570C755F" w15:done="0"/>
  <w15:commentEx w15:paraId="5DE1CEFB" w15:done="0"/>
  <w15:commentEx w15:paraId="64FBCE0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049FD94" w16cid:durableId="206EABDB"/>
  <w16cid:commentId w16cid:paraId="570C755F" w16cid:durableId="2D1B4011"/>
  <w16cid:commentId w16cid:paraId="5DE1CEFB" w16cid:durableId="709B3278"/>
  <w16cid:commentId w16cid:paraId="64FBCE09" w16cid:durableId="2D1B3F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7157B"/>
    <w:multiLevelType w:val="hybridMultilevel"/>
    <w:tmpl w:val="EDDCACEE"/>
    <w:lvl w:ilvl="0" w:tplc="18E2DA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C3917DB"/>
    <w:multiLevelType w:val="multilevel"/>
    <w:tmpl w:val="D12287FE"/>
    <w:lvl w:ilvl="0">
      <w:start w:val="1"/>
      <w:numFmt w:val="decimal"/>
      <w:lvlText w:val="%1."/>
      <w:lvlJc w:val="left"/>
      <w:rPr>
        <w:rFonts w:ascii="굴림" w:eastAsia="굴림" w:hAnsi="굴림"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굴림" w:eastAsia="굴림" w:hAnsi="굴림"/>
        <w:color w:val="000000"/>
      </w:rPr>
    </w:lvl>
    <w:lvl w:ilvl="2">
      <w:start w:val="1"/>
      <w:numFmt w:val="lowerRoman"/>
      <w:lvlText w:val="%3."/>
      <w:lvlJc w:val="right"/>
      <w:rPr>
        <w:rFonts w:ascii="굴림" w:eastAsia="굴림" w:hAnsi="굴림"/>
        <w:color w:val="000000"/>
      </w:rPr>
    </w:lvl>
    <w:lvl w:ilvl="3">
      <w:start w:val="1"/>
      <w:numFmt w:val="decimal"/>
      <w:lvlText w:val="%4."/>
      <w:lvlJc w:val="left"/>
      <w:rPr>
        <w:rFonts w:ascii="굴림" w:eastAsia="굴림" w:hAnsi="굴림"/>
        <w:color w:val="000000"/>
      </w:rPr>
    </w:lvl>
    <w:lvl w:ilvl="4">
      <w:start w:val="1"/>
      <w:numFmt w:val="upperLetter"/>
      <w:lvlText w:val="%5."/>
      <w:lvlJc w:val="left"/>
      <w:rPr>
        <w:rFonts w:ascii="굴림" w:eastAsia="굴림" w:hAnsi="굴림"/>
        <w:color w:val="000000"/>
      </w:rPr>
    </w:lvl>
    <w:lvl w:ilvl="5">
      <w:start w:val="1"/>
      <w:numFmt w:val="lowerRoman"/>
      <w:lvlText w:val="%6."/>
      <w:lvlJc w:val="right"/>
      <w:rPr>
        <w:rFonts w:ascii="굴림" w:eastAsia="굴림" w:hAnsi="굴림"/>
        <w:color w:val="000000"/>
      </w:rPr>
    </w:lvl>
    <w:lvl w:ilvl="6">
      <w:start w:val="1"/>
      <w:numFmt w:val="decimal"/>
      <w:lvlText w:val="%7."/>
      <w:lvlJc w:val="left"/>
      <w:rPr>
        <w:rFonts w:ascii="굴림" w:eastAsia="굴림" w:hAnsi="굴림"/>
        <w:color w:val="000000"/>
      </w:rPr>
    </w:lvl>
    <w:lvl w:ilvl="7">
      <w:start w:val="1"/>
      <w:numFmt w:val="upperLetter"/>
      <w:lvlText w:val="%8."/>
      <w:lvlJc w:val="left"/>
      <w:rPr>
        <w:rFonts w:ascii="굴림" w:eastAsia="굴림" w:hAnsi="굴림"/>
        <w:color w:val="000000"/>
      </w:rPr>
    </w:lvl>
    <w:lvl w:ilvl="8">
      <w:start w:val="1"/>
      <w:numFmt w:val="lowerRoman"/>
      <w:lvlText w:val="%9."/>
      <w:lvlJc w:val="right"/>
      <w:rPr>
        <w:rFonts w:ascii="굴림" w:eastAsia="굴림" w:hAnsi="굴림"/>
        <w:color w:val="000000"/>
      </w:rPr>
    </w:lvl>
  </w:abstractNum>
  <w:abstractNum w:abstractNumId="2" w15:restartNumberingAfterBreak="0">
    <w:nsid w:val="3F8B7641"/>
    <w:multiLevelType w:val="hybridMultilevel"/>
    <w:tmpl w:val="74EA97B8"/>
    <w:lvl w:ilvl="0" w:tplc="E710F0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DBF118A"/>
    <w:multiLevelType w:val="hybridMultilevel"/>
    <w:tmpl w:val="F26EEB42"/>
    <w:lvl w:ilvl="0" w:tplc="80E204F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A707C1A"/>
    <w:multiLevelType w:val="hybridMultilevel"/>
    <w:tmpl w:val="20AE0C6E"/>
    <w:lvl w:ilvl="0" w:tplc="9CE0B4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  <w15:person w15:author="윤현정 (Hyunjeong Yoon)">
    <w15:presenceInfo w15:providerId="None" w15:userId="윤현정 (Hyunjeong Yoon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C3"/>
    <w:rsid w:val="000C17F7"/>
    <w:rsid w:val="00165D2D"/>
    <w:rsid w:val="001B4C49"/>
    <w:rsid w:val="00201536"/>
    <w:rsid w:val="00345884"/>
    <w:rsid w:val="003A6508"/>
    <w:rsid w:val="0048151D"/>
    <w:rsid w:val="004B4487"/>
    <w:rsid w:val="005A3D09"/>
    <w:rsid w:val="00650A10"/>
    <w:rsid w:val="00792EE7"/>
    <w:rsid w:val="008938CC"/>
    <w:rsid w:val="00965479"/>
    <w:rsid w:val="00987DC3"/>
    <w:rsid w:val="00AA728B"/>
    <w:rsid w:val="00DC6EB7"/>
    <w:rsid w:val="00DD04A0"/>
    <w:rsid w:val="00E5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396E"/>
  <w15:docId w15:val="{E9557316-544A-C344-8CA0-324A3EBAB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jc w:val="center"/>
      <w:textAlignment w:val="baseline"/>
      <w:outlineLvl w:val="0"/>
    </w:pPr>
    <w:rPr>
      <w:rFonts w:ascii="굴림" w:eastAsia="굴림"/>
      <w:color w:val="000000"/>
      <w:sz w:val="36"/>
    </w:rPr>
  </w:style>
  <w:style w:type="paragraph" w:styleId="2">
    <w:name w:val="heading 2"/>
    <w:uiPriority w:val="9"/>
    <w:semiHidden/>
    <w:unhideWhenUsed/>
    <w:qFormat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jc w:val="center"/>
      <w:textAlignment w:val="baseline"/>
      <w:outlineLvl w:val="1"/>
    </w:pPr>
    <w:rPr>
      <w:rFonts w:ascii="굴림" w:eastAsia="굴림"/>
      <w:color w:val="000000"/>
      <w:sz w:val="26"/>
    </w:rPr>
  </w:style>
  <w:style w:type="paragraph" w:styleId="3">
    <w:name w:val="heading 3"/>
    <w:uiPriority w:val="9"/>
    <w:semiHidden/>
    <w:unhideWhenUsed/>
    <w:qFormat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ind w:left="1000" w:hanging="400"/>
      <w:jc w:val="both"/>
      <w:textAlignment w:val="baseline"/>
      <w:outlineLvl w:val="2"/>
    </w:pPr>
    <w:rPr>
      <w:rFonts w:ascii="굴림" w:eastAsia="굴림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</w:rPr>
  </w:style>
  <w:style w:type="paragraph" w:customStyle="1" w:styleId="a4">
    <w:name w:val="기본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바탕" w:eastAsia="함초롬돋움"/>
      <w:color w:val="000000"/>
      <w:sz w:val="20"/>
    </w:rPr>
  </w:style>
  <w:style w:type="character" w:customStyle="1" w:styleId="a5">
    <w:name w:val="기본 문단 글꼴"/>
    <w:uiPriority w:val="5"/>
    <w:rPr>
      <w:rFonts w:ascii="함초롬돋움" w:eastAsia="함초롬돋움"/>
      <w:color w:val="000000"/>
      <w:sz w:val="20"/>
    </w:rPr>
  </w:style>
  <w:style w:type="paragraph" w:customStyle="1" w:styleId="Normal1">
    <w:name w:val="Normal1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함초롬돋움" w:eastAsia="함초롬돋움"/>
      <w:color w:val="000000"/>
      <w:sz w:val="20"/>
    </w:rPr>
  </w:style>
  <w:style w:type="paragraph" w:customStyle="1" w:styleId="10">
    <w:name w:val="목록 없음1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함초롬돋움" w:eastAsia="함초롬돋움"/>
      <w:color w:val="000000"/>
      <w:sz w:val="20"/>
    </w:rPr>
  </w:style>
  <w:style w:type="paragraph" w:customStyle="1" w:styleId="11">
    <w:name w:val="바탕글1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after="0" w:line="295" w:lineRule="auto"/>
      <w:jc w:val="both"/>
      <w:textAlignment w:val="baseline"/>
    </w:pPr>
    <w:rPr>
      <w:rFonts w:ascii="바탕" w:eastAsia="함초롬돋움"/>
      <w:color w:val="000000"/>
      <w:sz w:val="20"/>
    </w:rPr>
  </w:style>
  <w:style w:type="paragraph" w:customStyle="1" w:styleId="a6">
    <w:name w:val="비즈폼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after="0" w:line="295" w:lineRule="auto"/>
      <w:jc w:val="both"/>
      <w:textAlignment w:val="baseline"/>
    </w:pPr>
    <w:rPr>
      <w:rFonts w:ascii="바탕" w:eastAsia="함초롬돋움"/>
      <w:color w:val="000000"/>
    </w:rPr>
  </w:style>
  <w:style w:type="character" w:customStyle="1" w:styleId="a7">
    <w:name w:val="주석 참조"/>
    <w:uiPriority w:val="10"/>
    <w:rPr>
      <w:rFonts w:ascii="함초롬돋움" w:eastAsia="함초롬돋움"/>
      <w:color w:val="000000"/>
      <w:sz w:val="18"/>
    </w:rPr>
  </w:style>
  <w:style w:type="paragraph" w:customStyle="1" w:styleId="a8">
    <w:name w:val="메모 글자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textAlignment w:val="baseline"/>
    </w:pPr>
    <w:rPr>
      <w:rFonts w:ascii="바탕" w:eastAsia="함초롬돋움"/>
      <w:color w:val="000000"/>
      <w:sz w:val="20"/>
    </w:rPr>
  </w:style>
  <w:style w:type="character" w:customStyle="1" w:styleId="Char">
    <w:name w:val="메모 텍스트 Char"/>
    <w:uiPriority w:val="12"/>
    <w:rPr>
      <w:rFonts w:ascii="바탕" w:eastAsia="함초롬돋움"/>
      <w:color w:val="000000"/>
      <w:sz w:val="20"/>
    </w:rPr>
  </w:style>
  <w:style w:type="paragraph" w:styleId="a9">
    <w:name w:val="annotation subject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textAlignment w:val="baseline"/>
    </w:pPr>
    <w:rPr>
      <w:rFonts w:ascii="바탕" w:eastAsia="함초롬돋움"/>
      <w:color w:val="000000"/>
      <w:sz w:val="20"/>
    </w:rPr>
  </w:style>
  <w:style w:type="character" w:customStyle="1" w:styleId="Char0">
    <w:name w:val="메모 주제 Char"/>
    <w:uiPriority w:val="14"/>
    <w:rPr>
      <w:rFonts w:ascii="바탕" w:eastAsia="함초롬돋움"/>
      <w:color w:val="000000"/>
      <w:sz w:val="20"/>
    </w:rPr>
  </w:style>
  <w:style w:type="paragraph" w:customStyle="1" w:styleId="aa">
    <w:name w:val="풍선 도움말 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sz w:val="18"/>
    </w:rPr>
  </w:style>
  <w:style w:type="character" w:customStyle="1" w:styleId="Char1">
    <w:name w:val="풍선 도움말 텍스트 Char"/>
    <w:uiPriority w:val="16"/>
    <w:rPr>
      <w:rFonts w:ascii="맑은 고딕" w:eastAsia="맑은 고딕"/>
      <w:color w:val="000000"/>
      <w:sz w:val="18"/>
    </w:rPr>
  </w:style>
  <w:style w:type="character" w:styleId="ab">
    <w:name w:val="Hyperlink"/>
    <w:uiPriority w:val="17"/>
    <w:rPr>
      <w:rFonts w:ascii="함초롬돋움" w:eastAsia="함초롬돋움"/>
      <w:color w:val="0000FF"/>
      <w:sz w:val="20"/>
      <w:u w:val="single" w:color="0000FF"/>
    </w:rPr>
  </w:style>
  <w:style w:type="paragraph" w:styleId="ac">
    <w:name w:val="annotation text"/>
    <w:basedOn w:val="a"/>
    <w:link w:val="Char10"/>
    <w:uiPriority w:val="99"/>
    <w:semiHidden/>
    <w:unhideWhenUsed/>
  </w:style>
  <w:style w:type="character" w:customStyle="1" w:styleId="Char10">
    <w:name w:val="메모 텍스트 Char1"/>
    <w:basedOn w:val="a0"/>
    <w:link w:val="ac"/>
    <w:uiPriority w:val="99"/>
    <w:semiHidden/>
  </w:style>
  <w:style w:type="character" w:styleId="ad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e">
    <w:name w:val="Balloon Text"/>
    <w:basedOn w:val="a"/>
    <w:link w:val="Char11"/>
    <w:uiPriority w:val="99"/>
    <w:semiHidden/>
    <w:unhideWhenUsed/>
    <w:rsid w:val="00E51AF6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1">
    <w:name w:val="풍선 도움말 텍스트 Char1"/>
    <w:basedOn w:val="a0"/>
    <w:link w:val="ae"/>
    <w:uiPriority w:val="99"/>
    <w:semiHidden/>
    <w:rsid w:val="00E51AF6"/>
    <w:rPr>
      <w:rFonts w:asciiTheme="majorHAnsi" w:eastAsiaTheme="majorEastAsia" w:hAnsiTheme="majorHAnsi" w:cstheme="majorBidi"/>
      <w:sz w:val="18"/>
      <w:szCs w:val="18"/>
    </w:rPr>
  </w:style>
  <w:style w:type="character" w:styleId="af">
    <w:name w:val="Strong"/>
    <w:basedOn w:val="a0"/>
    <w:uiPriority w:val="22"/>
    <w:qFormat/>
    <w:rsid w:val="003458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9F364-E9A5-48D5-8A42-D9F5159F7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FURSYS</dc:creator>
  <cp:lastModifiedBy>김현주 (Hyunjoo Kim)</cp:lastModifiedBy>
  <cp:revision>2</cp:revision>
  <dcterms:created xsi:type="dcterms:W3CDTF">2026-01-22T01:53:00Z</dcterms:created>
  <dcterms:modified xsi:type="dcterms:W3CDTF">2026-01-22T01:53:00Z</dcterms:modified>
  <cp:version>0501.0100.10</cp:version>
</cp:coreProperties>
</file>