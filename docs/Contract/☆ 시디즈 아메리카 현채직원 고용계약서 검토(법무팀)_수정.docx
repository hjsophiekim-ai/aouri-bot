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5803D" w14:textId="77777777" w:rsidR="00EB1C16" w:rsidRPr="00EB1C16" w:rsidRDefault="00EB1C16" w:rsidP="00D01DFE">
      <w:pPr>
        <w:spacing w:line="360" w:lineRule="auto"/>
        <w:jc w:val="center"/>
        <w:rPr>
          <w:rFonts w:ascii="Times New Roman" w:hAnsi="Times New Roman" w:cs="Times New Roman"/>
          <w:b/>
          <w:bCs/>
          <w:sz w:val="36"/>
          <w:szCs w:val="36"/>
        </w:rPr>
      </w:pPr>
      <w:commentRangeStart w:id="0"/>
      <w:r w:rsidRPr="00EB1C16">
        <w:rPr>
          <w:rFonts w:ascii="Times New Roman" w:hAnsi="Times New Roman" w:cs="Times New Roman"/>
          <w:b/>
          <w:bCs/>
          <w:sz w:val="36"/>
          <w:szCs w:val="36"/>
        </w:rPr>
        <w:t>Employment Agreement</w:t>
      </w:r>
      <w:commentRangeEnd w:id="0"/>
      <w:r w:rsidR="00F5023A">
        <w:rPr>
          <w:rStyle w:val="ad"/>
        </w:rPr>
        <w:commentReference w:id="0"/>
      </w:r>
    </w:p>
    <w:p w14:paraId="0FB6958E" w14:textId="77777777" w:rsidR="00EB1C16" w:rsidRPr="00EB1C16" w:rsidRDefault="00EB1C16" w:rsidP="00D01DFE">
      <w:pPr>
        <w:spacing w:line="360" w:lineRule="auto"/>
        <w:rPr>
          <w:rFonts w:ascii="Times New Roman" w:hAnsi="Times New Roman" w:cs="Times New Roman"/>
        </w:rPr>
      </w:pPr>
    </w:p>
    <w:p w14:paraId="0B75A185" w14:textId="1AAC538C"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This Employment Agreement (the "Agreement") is made and entered into as of the ___ day of _____</w:t>
      </w:r>
      <w:r w:rsidRPr="00EB1C16">
        <w:rPr>
          <w:rFonts w:ascii="Times New Roman" w:hAnsi="Times New Roman" w:cs="Times New Roman"/>
          <w:b/>
          <w:bCs/>
        </w:rPr>
        <w:t>, 2024</w:t>
      </w:r>
      <w:r w:rsidRPr="00EB1C16">
        <w:rPr>
          <w:rFonts w:ascii="Times New Roman" w:hAnsi="Times New Roman" w:cs="Times New Roman"/>
        </w:rPr>
        <w:t xml:space="preserve">, by and between </w:t>
      </w:r>
      <w:r w:rsidR="00FB2CE2">
        <w:rPr>
          <w:rFonts w:ascii="Times New Roman" w:hAnsi="Times New Roman" w:cs="Times New Roman"/>
        </w:rPr>
        <w:t>SIDIZ AMERICA LLC</w:t>
      </w:r>
      <w:r w:rsidRPr="00EB1C16">
        <w:rPr>
          <w:rFonts w:ascii="Times New Roman" w:hAnsi="Times New Roman" w:cs="Times New Roman"/>
        </w:rPr>
        <w:t xml:space="preserve">., a corporation with its principal place of business at 19700 S. Vermont Avenue, Suite 200, Torrance, CA 90502, USA ("Employer"), and </w:t>
      </w:r>
      <w:r w:rsidRPr="00EB1C16">
        <w:rPr>
          <w:rFonts w:ascii="Times New Roman" w:hAnsi="Times New Roman" w:cs="Times New Roman"/>
          <w:highlight w:val="yellow"/>
        </w:rPr>
        <w:t>[Employee Name]</w:t>
      </w:r>
      <w:r w:rsidRPr="00EB1C16">
        <w:rPr>
          <w:rFonts w:ascii="Times New Roman" w:hAnsi="Times New Roman" w:cs="Times New Roman"/>
        </w:rPr>
        <w:t xml:space="preserve">, residing at </w:t>
      </w:r>
      <w:r w:rsidRPr="00EB1C16">
        <w:rPr>
          <w:rFonts w:ascii="Times New Roman" w:hAnsi="Times New Roman" w:cs="Times New Roman"/>
          <w:highlight w:val="yellow"/>
        </w:rPr>
        <w:t>[Employee Address]</w:t>
      </w:r>
      <w:r w:rsidRPr="00EB1C16">
        <w:rPr>
          <w:rFonts w:ascii="Times New Roman" w:hAnsi="Times New Roman" w:cs="Times New Roman"/>
        </w:rPr>
        <w:t xml:space="preserve"> ("Employee").</w:t>
      </w:r>
    </w:p>
    <w:p w14:paraId="1F61D4E1" w14:textId="77777777" w:rsidR="00EB1C16" w:rsidRPr="00EB1C16" w:rsidRDefault="00EB1C16" w:rsidP="00D01DFE">
      <w:pPr>
        <w:spacing w:line="360" w:lineRule="auto"/>
        <w:rPr>
          <w:rFonts w:ascii="Times New Roman" w:hAnsi="Times New Roman" w:cs="Times New Roman"/>
          <w:b/>
          <w:bCs/>
        </w:rPr>
      </w:pPr>
    </w:p>
    <w:p w14:paraId="3AC21A72" w14:textId="734B0092"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1. Position and Duties</w:t>
      </w:r>
    </w:p>
    <w:p w14:paraId="4B50493E" w14:textId="77777777" w:rsidR="00B70162"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1.1. </w:t>
      </w:r>
      <w:r w:rsidRPr="00EB1C16">
        <w:rPr>
          <w:rFonts w:ascii="Times New Roman" w:hAnsi="Times New Roman" w:cs="Times New Roman"/>
          <w:b/>
          <w:bCs/>
        </w:rPr>
        <w:t>Position</w:t>
      </w:r>
      <w:r w:rsidRPr="00EB1C16">
        <w:rPr>
          <w:rFonts w:ascii="Times New Roman" w:hAnsi="Times New Roman" w:cs="Times New Roman"/>
        </w:rPr>
        <w:t xml:space="preserve">: Employer agrees to employ Employee as a </w:t>
      </w:r>
      <w:commentRangeStart w:id="1"/>
      <w:r w:rsidRPr="00EB1C16">
        <w:rPr>
          <w:rFonts w:ascii="Times New Roman" w:hAnsi="Times New Roman" w:cs="Times New Roman"/>
          <w:highlight w:val="yellow"/>
        </w:rPr>
        <w:t>Business Development Associate</w:t>
      </w:r>
      <w:r w:rsidRPr="00EB1C16">
        <w:rPr>
          <w:rFonts w:ascii="Times New Roman" w:hAnsi="Times New Roman" w:cs="Times New Roman"/>
        </w:rPr>
        <w:t xml:space="preserve">. </w:t>
      </w:r>
      <w:commentRangeEnd w:id="1"/>
      <w:r w:rsidR="00E5157E">
        <w:rPr>
          <w:rStyle w:val="ad"/>
        </w:rPr>
        <w:commentReference w:id="1"/>
      </w:r>
    </w:p>
    <w:p w14:paraId="3C70AA1A" w14:textId="77777777" w:rsidR="00A846B9"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1.2. </w:t>
      </w:r>
      <w:commentRangeStart w:id="2"/>
      <w:r w:rsidRPr="00EB1C16">
        <w:rPr>
          <w:rFonts w:ascii="Times New Roman" w:hAnsi="Times New Roman" w:cs="Times New Roman"/>
          <w:b/>
          <w:bCs/>
        </w:rPr>
        <w:t>Duties</w:t>
      </w:r>
      <w:commentRangeEnd w:id="2"/>
      <w:r w:rsidR="00E5157E">
        <w:rPr>
          <w:rStyle w:val="ad"/>
        </w:rPr>
        <w:commentReference w:id="2"/>
      </w:r>
    </w:p>
    <w:p w14:paraId="437D6AEB" w14:textId="0E4CF612"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Employee agrees to diligently and effectively perform the duties and responsibilities associated with the position as assigned by Employer, including but not limited to developing business strategies, identifying new business opportunities, </w:t>
      </w:r>
      <w:del w:id="3" w:author="최규현 (Kyoohyun Choi)" w:date="2024-08-06T09:28:00Z">
        <w:r w:rsidRPr="00EB1C16" w:rsidDel="00A846B9">
          <w:rPr>
            <w:rFonts w:ascii="Times New Roman" w:hAnsi="Times New Roman" w:cs="Times New Roman"/>
          </w:rPr>
          <w:delText xml:space="preserve">and </w:delText>
        </w:r>
      </w:del>
      <w:r w:rsidRPr="00EB1C16">
        <w:rPr>
          <w:rFonts w:ascii="Times New Roman" w:hAnsi="Times New Roman" w:cs="Times New Roman"/>
        </w:rPr>
        <w:t>maintaining relationships with existing clients</w:t>
      </w:r>
      <w:ins w:id="4" w:author="최규현 (Kyoohyun Choi)" w:date="2024-08-06T09:28:00Z">
        <w:r w:rsidR="00A846B9">
          <w:rPr>
            <w:rFonts w:ascii="Times New Roman" w:hAnsi="Times New Roman" w:cs="Times New Roman"/>
          </w:rPr>
          <w:t xml:space="preserve"> and other duties as may arise from time to time may be assigned to the Employe</w:t>
        </w:r>
      </w:ins>
      <w:ins w:id="5" w:author="최규현 (Kyoohyun Choi)" w:date="2024-08-06T09:29:00Z">
        <w:r w:rsidR="00A846B9">
          <w:rPr>
            <w:rFonts w:ascii="Times New Roman" w:hAnsi="Times New Roman" w:cs="Times New Roman"/>
          </w:rPr>
          <w:t>e</w:t>
        </w:r>
      </w:ins>
      <w:r w:rsidRPr="00EB1C16">
        <w:rPr>
          <w:rFonts w:ascii="Times New Roman" w:hAnsi="Times New Roman" w:cs="Times New Roman"/>
        </w:rPr>
        <w:t>.</w:t>
      </w:r>
    </w:p>
    <w:p w14:paraId="1C604FF5" w14:textId="77777777" w:rsidR="00B70162" w:rsidRDefault="00B70162" w:rsidP="00D01DFE">
      <w:pPr>
        <w:spacing w:line="360" w:lineRule="auto"/>
        <w:rPr>
          <w:rFonts w:ascii="Times New Roman" w:hAnsi="Times New Roman" w:cs="Times New Roman"/>
          <w:b/>
          <w:bCs/>
        </w:rPr>
      </w:pPr>
    </w:p>
    <w:p w14:paraId="3D7B9B9A" w14:textId="6216B666"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2. Compensation</w:t>
      </w:r>
    </w:p>
    <w:p w14:paraId="4A0D41CE" w14:textId="0826EA32"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2.1. </w:t>
      </w:r>
      <w:commentRangeStart w:id="6"/>
      <w:r w:rsidRPr="00EB1C16">
        <w:rPr>
          <w:rFonts w:ascii="Times New Roman" w:hAnsi="Times New Roman" w:cs="Times New Roman"/>
          <w:b/>
          <w:bCs/>
        </w:rPr>
        <w:t>Hourly Rate</w:t>
      </w:r>
      <w:r w:rsidRPr="00EB1C16">
        <w:rPr>
          <w:rFonts w:ascii="Times New Roman" w:hAnsi="Times New Roman" w:cs="Times New Roman"/>
        </w:rPr>
        <w:t xml:space="preserve">: Employer </w:t>
      </w:r>
      <w:commentRangeEnd w:id="6"/>
      <w:r w:rsidR="00E5157E">
        <w:rPr>
          <w:rStyle w:val="ad"/>
        </w:rPr>
        <w:commentReference w:id="6"/>
      </w:r>
      <w:r w:rsidRPr="00EB1C16">
        <w:rPr>
          <w:rFonts w:ascii="Times New Roman" w:hAnsi="Times New Roman" w:cs="Times New Roman"/>
        </w:rPr>
        <w:t xml:space="preserve">agrees to pay Employee at the </w:t>
      </w:r>
      <w:r w:rsidRPr="00EB1C16">
        <w:rPr>
          <w:rFonts w:ascii="Times New Roman" w:hAnsi="Times New Roman" w:cs="Times New Roman"/>
          <w:highlight w:val="yellow"/>
        </w:rPr>
        <w:t>rate of $30 per hour</w:t>
      </w:r>
      <w:r w:rsidRPr="00EB1C16">
        <w:rPr>
          <w:rFonts w:ascii="Times New Roman" w:hAnsi="Times New Roman" w:cs="Times New Roman"/>
        </w:rPr>
        <w:t xml:space="preserve">. </w:t>
      </w:r>
      <w:r w:rsidRPr="00EB1C16">
        <w:rPr>
          <w:rFonts w:ascii="Times New Roman" w:hAnsi="Times New Roman" w:cs="Times New Roman"/>
        </w:rPr>
        <w:br/>
        <w:t xml:space="preserve">2.2. </w:t>
      </w:r>
      <w:r w:rsidRPr="00EB1C16">
        <w:rPr>
          <w:rFonts w:ascii="Times New Roman" w:hAnsi="Times New Roman" w:cs="Times New Roman"/>
          <w:b/>
          <w:bCs/>
        </w:rPr>
        <w:t>Payment Schedule</w:t>
      </w:r>
      <w:r w:rsidRPr="00EB1C16">
        <w:rPr>
          <w:rFonts w:ascii="Times New Roman" w:hAnsi="Times New Roman" w:cs="Times New Roman"/>
        </w:rPr>
        <w:t xml:space="preserve">: Compensation will be paid on a bi-weekly basis in accordance with Employer’s standard payroll practices. </w:t>
      </w:r>
    </w:p>
    <w:p w14:paraId="01ABDE18" w14:textId="77777777" w:rsidR="00AF140F" w:rsidRDefault="00AF140F" w:rsidP="00D01DFE">
      <w:pPr>
        <w:spacing w:line="360" w:lineRule="auto"/>
        <w:rPr>
          <w:rFonts w:ascii="Times New Roman" w:hAnsi="Times New Roman" w:cs="Times New Roman"/>
          <w:b/>
          <w:bCs/>
        </w:rPr>
      </w:pPr>
    </w:p>
    <w:p w14:paraId="79A25406" w14:textId="28EC05EB"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 xml:space="preserve">3. </w:t>
      </w:r>
      <w:commentRangeStart w:id="7"/>
      <w:r w:rsidRPr="00EB1C16">
        <w:rPr>
          <w:rFonts w:ascii="Times New Roman" w:hAnsi="Times New Roman" w:cs="Times New Roman"/>
          <w:b/>
          <w:bCs/>
        </w:rPr>
        <w:t>Term of Employment</w:t>
      </w:r>
      <w:commentRangeEnd w:id="7"/>
      <w:r w:rsidR="00E5157E">
        <w:rPr>
          <w:rStyle w:val="ad"/>
        </w:rPr>
        <w:commentReference w:id="7"/>
      </w:r>
    </w:p>
    <w:p w14:paraId="637E625D" w14:textId="77777777"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3.1. </w:t>
      </w:r>
      <w:r w:rsidRPr="00EB1C16">
        <w:rPr>
          <w:rFonts w:ascii="Times New Roman" w:hAnsi="Times New Roman" w:cs="Times New Roman"/>
          <w:b/>
          <w:bCs/>
        </w:rPr>
        <w:t>At-Will Employment</w:t>
      </w:r>
      <w:r w:rsidRPr="00EB1C16">
        <w:rPr>
          <w:rFonts w:ascii="Times New Roman" w:hAnsi="Times New Roman" w:cs="Times New Roman"/>
        </w:rPr>
        <w:t>: The employment relationship is "at-will," meaning that either party may terminate the employment relationship at any time, with or without cause or notice.</w:t>
      </w:r>
    </w:p>
    <w:p w14:paraId="2EF4474A" w14:textId="77777777" w:rsidR="00AF140F" w:rsidRDefault="00AF140F" w:rsidP="00D01DFE">
      <w:pPr>
        <w:spacing w:line="360" w:lineRule="auto"/>
        <w:rPr>
          <w:rFonts w:ascii="Times New Roman" w:hAnsi="Times New Roman" w:cs="Times New Roman"/>
          <w:b/>
          <w:bCs/>
        </w:rPr>
      </w:pPr>
    </w:p>
    <w:p w14:paraId="0290711E" w14:textId="3973EA67"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4. Benefits</w:t>
      </w:r>
    </w:p>
    <w:p w14:paraId="7A502B84" w14:textId="27811B5E"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lastRenderedPageBreak/>
        <w:t xml:space="preserve">4.1. </w:t>
      </w:r>
      <w:r w:rsidRPr="00EB1C16">
        <w:rPr>
          <w:rFonts w:ascii="Times New Roman" w:hAnsi="Times New Roman" w:cs="Times New Roman"/>
          <w:b/>
          <w:bCs/>
        </w:rPr>
        <w:t>Benefits</w:t>
      </w:r>
      <w:r w:rsidRPr="00EB1C16">
        <w:rPr>
          <w:rFonts w:ascii="Times New Roman" w:hAnsi="Times New Roman" w:cs="Times New Roman"/>
        </w:rPr>
        <w:t>: Employee will be eligible to participate in Employer’s benefit plans, including health insurance and paid time off, as outlined in the Employee Handbook.</w:t>
      </w:r>
    </w:p>
    <w:p w14:paraId="2E4FE9CA" w14:textId="77777777" w:rsidR="00AF140F" w:rsidRDefault="00AF140F" w:rsidP="00D01DFE">
      <w:pPr>
        <w:spacing w:line="360" w:lineRule="auto"/>
        <w:rPr>
          <w:rFonts w:ascii="Times New Roman" w:hAnsi="Times New Roman" w:cs="Times New Roman"/>
          <w:b/>
          <w:bCs/>
        </w:rPr>
      </w:pPr>
    </w:p>
    <w:p w14:paraId="70A259D1" w14:textId="6C5FB281"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5. Confidentiality</w:t>
      </w:r>
    </w:p>
    <w:p w14:paraId="7A13D0FD" w14:textId="7E97FF59"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5.1. </w:t>
      </w:r>
      <w:r w:rsidRPr="00EB1C16">
        <w:rPr>
          <w:rFonts w:ascii="Times New Roman" w:hAnsi="Times New Roman" w:cs="Times New Roman"/>
          <w:b/>
          <w:bCs/>
        </w:rPr>
        <w:t>Confidential Information</w:t>
      </w:r>
      <w:r w:rsidRPr="00EB1C16">
        <w:rPr>
          <w:rFonts w:ascii="Times New Roman" w:hAnsi="Times New Roman" w:cs="Times New Roman"/>
        </w:rPr>
        <w:t>: Employee agrees to maintain the confidentiality of all proprietary information, trade secrets, and other confidential information of Employer during and after the term of employment.</w:t>
      </w:r>
    </w:p>
    <w:p w14:paraId="0E87C526" w14:textId="77777777" w:rsidR="00AF140F" w:rsidRDefault="00AF140F" w:rsidP="00D01DFE">
      <w:pPr>
        <w:spacing w:line="360" w:lineRule="auto"/>
        <w:rPr>
          <w:rFonts w:ascii="Times New Roman" w:hAnsi="Times New Roman" w:cs="Times New Roman"/>
          <w:b/>
          <w:bCs/>
        </w:rPr>
      </w:pPr>
    </w:p>
    <w:p w14:paraId="40D4EB1D" w14:textId="41B85DB1" w:rsidR="00EB1C16" w:rsidRPr="00EB1C16" w:rsidDel="00E154E7" w:rsidRDefault="00EB1C16" w:rsidP="00D01DFE">
      <w:pPr>
        <w:spacing w:line="360" w:lineRule="auto"/>
        <w:rPr>
          <w:del w:id="8" w:author="최규현 (Kyoohyun Choi)" w:date="2024-08-06T09:31:00Z"/>
          <w:rFonts w:ascii="Times New Roman" w:hAnsi="Times New Roman" w:cs="Times New Roman"/>
          <w:b/>
          <w:bCs/>
        </w:rPr>
      </w:pPr>
      <w:commentRangeStart w:id="9"/>
      <w:del w:id="10" w:author="최규현 (Kyoohyun Choi)" w:date="2024-08-06T09:31:00Z">
        <w:r w:rsidRPr="00EB1C16" w:rsidDel="00E154E7">
          <w:rPr>
            <w:rFonts w:ascii="Times New Roman" w:hAnsi="Times New Roman" w:cs="Times New Roman"/>
            <w:b/>
            <w:bCs/>
          </w:rPr>
          <w:delText>6. Non-Compete Agreement</w:delText>
        </w:r>
      </w:del>
      <w:commentRangeEnd w:id="9"/>
      <w:r w:rsidR="00E154E7">
        <w:rPr>
          <w:rStyle w:val="ad"/>
        </w:rPr>
        <w:commentReference w:id="9"/>
      </w:r>
    </w:p>
    <w:p w14:paraId="434C9798" w14:textId="279BF297" w:rsidR="00EB1C16" w:rsidRPr="00EB1C16" w:rsidDel="00E154E7" w:rsidRDefault="00EB1C16" w:rsidP="00D01DFE">
      <w:pPr>
        <w:spacing w:line="360" w:lineRule="auto"/>
        <w:rPr>
          <w:del w:id="11" w:author="최규현 (Kyoohyun Choi)" w:date="2024-08-06T09:31:00Z"/>
          <w:rFonts w:ascii="Times New Roman" w:hAnsi="Times New Roman" w:cs="Times New Roman"/>
        </w:rPr>
      </w:pPr>
      <w:del w:id="12" w:author="최규현 (Kyoohyun Choi)" w:date="2024-08-06T09:31:00Z">
        <w:r w:rsidRPr="00EB1C16" w:rsidDel="00E154E7">
          <w:rPr>
            <w:rFonts w:ascii="Times New Roman" w:hAnsi="Times New Roman" w:cs="Times New Roman"/>
          </w:rPr>
          <w:delText xml:space="preserve">6.1. </w:delText>
        </w:r>
        <w:r w:rsidRPr="00EB1C16" w:rsidDel="00E154E7">
          <w:rPr>
            <w:rFonts w:ascii="Times New Roman" w:hAnsi="Times New Roman" w:cs="Times New Roman"/>
            <w:b/>
            <w:bCs/>
          </w:rPr>
          <w:delText>Non-Compete</w:delText>
        </w:r>
        <w:r w:rsidRPr="00EB1C16" w:rsidDel="00E154E7">
          <w:rPr>
            <w:rFonts w:ascii="Times New Roman" w:hAnsi="Times New Roman" w:cs="Times New Roman"/>
          </w:rPr>
          <w:delText xml:space="preserve">: Employee agrees that during the term of employment, and for a period of </w:delText>
        </w:r>
        <w:r w:rsidRPr="00EB1C16" w:rsidDel="00E154E7">
          <w:rPr>
            <w:rFonts w:ascii="Times New Roman" w:hAnsi="Times New Roman" w:cs="Times New Roman"/>
            <w:highlight w:val="yellow"/>
          </w:rPr>
          <w:delText>twelve (12) months</w:delText>
        </w:r>
        <w:r w:rsidRPr="00EB1C16" w:rsidDel="00E154E7">
          <w:rPr>
            <w:rFonts w:ascii="Times New Roman" w:hAnsi="Times New Roman" w:cs="Times New Roman"/>
          </w:rPr>
          <w:delText xml:space="preserve"> following the termination of employment for any reason, Employee will not engage in any business activities, whether directly or indirectly, that are in competition with the Employer’s business within the State of California. </w:delText>
        </w:r>
        <w:r w:rsidRPr="00EB1C16" w:rsidDel="00E154E7">
          <w:rPr>
            <w:rFonts w:ascii="Times New Roman" w:hAnsi="Times New Roman" w:cs="Times New Roman"/>
          </w:rPr>
          <w:br/>
          <w:delText xml:space="preserve">6.2. </w:delText>
        </w:r>
        <w:r w:rsidRPr="00EB1C16" w:rsidDel="00E154E7">
          <w:rPr>
            <w:rFonts w:ascii="Times New Roman" w:hAnsi="Times New Roman" w:cs="Times New Roman"/>
            <w:b/>
            <w:bCs/>
          </w:rPr>
          <w:delText>Limitations</w:delText>
        </w:r>
        <w:r w:rsidRPr="00EB1C16" w:rsidDel="00E154E7">
          <w:rPr>
            <w:rFonts w:ascii="Times New Roman" w:hAnsi="Times New Roman" w:cs="Times New Roman"/>
          </w:rPr>
          <w:delText xml:space="preserve">: This non-compete agreement is subject to the limitations imposed by California law, including the prohibition on overly broad restrictions on an individual’s ability to work and earn a living. </w:delText>
        </w:r>
        <w:r w:rsidRPr="00EB1C16" w:rsidDel="00E154E7">
          <w:rPr>
            <w:rFonts w:ascii="Times New Roman" w:hAnsi="Times New Roman" w:cs="Times New Roman"/>
          </w:rPr>
          <w:br/>
          <w:delText xml:space="preserve">6.3. </w:delText>
        </w:r>
        <w:r w:rsidRPr="00EB1C16" w:rsidDel="00E154E7">
          <w:rPr>
            <w:rFonts w:ascii="Times New Roman" w:hAnsi="Times New Roman" w:cs="Times New Roman"/>
            <w:b/>
            <w:bCs/>
          </w:rPr>
          <w:delText>Severability</w:delText>
        </w:r>
        <w:r w:rsidRPr="00EB1C16" w:rsidDel="00E154E7">
          <w:rPr>
            <w:rFonts w:ascii="Times New Roman" w:hAnsi="Times New Roman" w:cs="Times New Roman"/>
          </w:rPr>
          <w:delText>: If any provision of this non-compete section is found to be unenforceable or invalid, it shall be modified to the minimum extent necessary to comply with applicable law, or if not possible, severed from this Agreement, and the remaining provisions shall remain in full force and effect.</w:delText>
        </w:r>
      </w:del>
    </w:p>
    <w:p w14:paraId="4AC0C5FC" w14:textId="77777777" w:rsidR="00AF140F" w:rsidRDefault="00AF140F" w:rsidP="00D01DFE">
      <w:pPr>
        <w:spacing w:line="360" w:lineRule="auto"/>
        <w:rPr>
          <w:rFonts w:ascii="Times New Roman" w:hAnsi="Times New Roman" w:cs="Times New Roman"/>
          <w:b/>
          <w:bCs/>
        </w:rPr>
      </w:pPr>
    </w:p>
    <w:p w14:paraId="6C6076CF" w14:textId="09A2EF3E"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7. Non-Solicitation</w:t>
      </w:r>
    </w:p>
    <w:p w14:paraId="4BBAE62C" w14:textId="613BEC29"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7.1. </w:t>
      </w:r>
      <w:r w:rsidRPr="00EB1C16">
        <w:rPr>
          <w:rFonts w:ascii="Times New Roman" w:hAnsi="Times New Roman" w:cs="Times New Roman"/>
          <w:b/>
          <w:bCs/>
        </w:rPr>
        <w:t>Non-Solicitation of Employees</w:t>
      </w:r>
      <w:r w:rsidRPr="00EB1C16">
        <w:rPr>
          <w:rFonts w:ascii="Times New Roman" w:hAnsi="Times New Roman" w:cs="Times New Roman"/>
        </w:rPr>
        <w:t xml:space="preserve">: Employee agrees that during the term of employment and for a period of twelve (12) months following the termination of employment, Employee will not solicit or encourage any employee of Employer to leave their employment with Employer. </w:t>
      </w:r>
      <w:r w:rsidRPr="00EB1C16">
        <w:rPr>
          <w:rFonts w:ascii="Times New Roman" w:hAnsi="Times New Roman" w:cs="Times New Roman"/>
        </w:rPr>
        <w:br/>
        <w:t xml:space="preserve">7.2. </w:t>
      </w:r>
      <w:r w:rsidRPr="00EB1C16">
        <w:rPr>
          <w:rFonts w:ascii="Times New Roman" w:hAnsi="Times New Roman" w:cs="Times New Roman"/>
          <w:b/>
          <w:bCs/>
        </w:rPr>
        <w:t>Non-Solicitation of Clients</w:t>
      </w:r>
      <w:r w:rsidRPr="00EB1C16">
        <w:rPr>
          <w:rFonts w:ascii="Times New Roman" w:hAnsi="Times New Roman" w:cs="Times New Roman"/>
        </w:rPr>
        <w:t xml:space="preserve">: Employee agrees that during the term of employment and for a period of twelve (12) months following the termination of employment, Employee will not solicit any clients or customers of Employer with whom Employee had material contact during </w:t>
      </w:r>
      <w:r w:rsidRPr="00EB1C16">
        <w:rPr>
          <w:rFonts w:ascii="Times New Roman" w:hAnsi="Times New Roman" w:cs="Times New Roman"/>
        </w:rPr>
        <w:lastRenderedPageBreak/>
        <w:t>the last twelve (12) months of employment for the purpose of providing products or services that are competitive with those offered by Employer.</w:t>
      </w:r>
    </w:p>
    <w:p w14:paraId="7E16D7F1" w14:textId="77777777" w:rsidR="00AF140F" w:rsidRDefault="00AF140F" w:rsidP="00D01DFE">
      <w:pPr>
        <w:spacing w:line="360" w:lineRule="auto"/>
        <w:rPr>
          <w:rFonts w:ascii="Times New Roman" w:hAnsi="Times New Roman" w:cs="Times New Roman"/>
          <w:b/>
          <w:bCs/>
        </w:rPr>
      </w:pPr>
    </w:p>
    <w:p w14:paraId="5C1D134E" w14:textId="607831AE" w:rsidR="00EB1C16" w:rsidRPr="00EB1C16" w:rsidRDefault="00EB1C16" w:rsidP="00D01DFE">
      <w:pPr>
        <w:spacing w:line="360" w:lineRule="auto"/>
        <w:rPr>
          <w:rFonts w:ascii="Times New Roman" w:hAnsi="Times New Roman" w:cs="Times New Roman"/>
          <w:b/>
          <w:bCs/>
        </w:rPr>
      </w:pPr>
      <w:r w:rsidRPr="00EB1C16">
        <w:rPr>
          <w:rFonts w:ascii="Times New Roman" w:hAnsi="Times New Roman" w:cs="Times New Roman"/>
          <w:b/>
          <w:bCs/>
        </w:rPr>
        <w:t>8. Miscellaneous</w:t>
      </w:r>
    </w:p>
    <w:p w14:paraId="627A71B3" w14:textId="68FAA9A5"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 xml:space="preserve">8.1. </w:t>
      </w:r>
      <w:r w:rsidRPr="00EB1C16">
        <w:rPr>
          <w:rFonts w:ascii="Times New Roman" w:hAnsi="Times New Roman" w:cs="Times New Roman"/>
          <w:b/>
          <w:bCs/>
        </w:rPr>
        <w:t>Governing Law</w:t>
      </w:r>
      <w:r w:rsidRPr="00EB1C16">
        <w:rPr>
          <w:rFonts w:ascii="Times New Roman" w:hAnsi="Times New Roman" w:cs="Times New Roman"/>
        </w:rPr>
        <w:t xml:space="preserve">: </w:t>
      </w:r>
      <w:commentRangeStart w:id="13"/>
      <w:r w:rsidRPr="00EB1C16">
        <w:rPr>
          <w:rFonts w:ascii="Times New Roman" w:hAnsi="Times New Roman" w:cs="Times New Roman"/>
        </w:rPr>
        <w:t xml:space="preserve">This Agreement shall be governed by and construed in accordance with the laws of the State of California. </w:t>
      </w:r>
      <w:commentRangeEnd w:id="13"/>
      <w:r w:rsidR="00E5157E">
        <w:rPr>
          <w:rStyle w:val="ad"/>
        </w:rPr>
        <w:commentReference w:id="13"/>
      </w:r>
      <w:r w:rsidRPr="00EB1C16">
        <w:rPr>
          <w:rFonts w:ascii="Times New Roman" w:hAnsi="Times New Roman" w:cs="Times New Roman"/>
        </w:rPr>
        <w:br/>
        <w:t xml:space="preserve">8.2. </w:t>
      </w:r>
      <w:r w:rsidRPr="00EB1C16">
        <w:rPr>
          <w:rFonts w:ascii="Times New Roman" w:hAnsi="Times New Roman" w:cs="Times New Roman"/>
          <w:b/>
          <w:bCs/>
        </w:rPr>
        <w:t>Entire Agreement</w:t>
      </w:r>
      <w:r w:rsidRPr="00EB1C16">
        <w:rPr>
          <w:rFonts w:ascii="Times New Roman" w:hAnsi="Times New Roman" w:cs="Times New Roman"/>
        </w:rPr>
        <w:t xml:space="preserve">: This Agreement constitutes the entire agreement between the parties with respect to the subject matter hereof and supersedes all prior agreements, whether written or oral, relating to such subject matter. </w:t>
      </w:r>
      <w:r w:rsidRPr="00EB1C16">
        <w:rPr>
          <w:rFonts w:ascii="Times New Roman" w:hAnsi="Times New Roman" w:cs="Times New Roman"/>
        </w:rPr>
        <w:br/>
        <w:t xml:space="preserve">8.3. </w:t>
      </w:r>
      <w:r w:rsidRPr="00EB1C16">
        <w:rPr>
          <w:rFonts w:ascii="Times New Roman" w:hAnsi="Times New Roman" w:cs="Times New Roman"/>
          <w:b/>
          <w:bCs/>
        </w:rPr>
        <w:t>Amendment</w:t>
      </w:r>
      <w:r w:rsidRPr="00EB1C16">
        <w:rPr>
          <w:rFonts w:ascii="Times New Roman" w:hAnsi="Times New Roman" w:cs="Times New Roman"/>
        </w:rPr>
        <w:t xml:space="preserve">: This Agreement may be amended only by a written agreement signed by both parties. </w:t>
      </w:r>
      <w:r w:rsidRPr="00EB1C16">
        <w:rPr>
          <w:rFonts w:ascii="Times New Roman" w:hAnsi="Times New Roman" w:cs="Times New Roman"/>
        </w:rPr>
        <w:br/>
        <w:t xml:space="preserve">8.4. </w:t>
      </w:r>
      <w:r w:rsidRPr="00EB1C16">
        <w:rPr>
          <w:rFonts w:ascii="Times New Roman" w:hAnsi="Times New Roman" w:cs="Times New Roman"/>
          <w:b/>
          <w:bCs/>
        </w:rPr>
        <w:t>Severability</w:t>
      </w:r>
      <w:r w:rsidRPr="00EB1C16">
        <w:rPr>
          <w:rFonts w:ascii="Times New Roman" w:hAnsi="Times New Roman" w:cs="Times New Roman"/>
        </w:rPr>
        <w:t>: If any provision of this Agreement is found to be unenforceable or invalid, such provision shall be limited or eliminated to the minimum extent necessary so that this Agreement shall otherwise remain in full force and effect.</w:t>
      </w:r>
    </w:p>
    <w:p w14:paraId="0E68BC1E" w14:textId="77777777"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IN WITNESS WHEREOF, the parties hereto have executed this Employment Agreement as of the date first above written.</w:t>
      </w:r>
    </w:p>
    <w:p w14:paraId="63058770" w14:textId="7EBEAB1A" w:rsidR="00EB1C16" w:rsidRPr="00EB1C16" w:rsidRDefault="00EB1C16" w:rsidP="00D01DFE">
      <w:pPr>
        <w:spacing w:line="360" w:lineRule="auto"/>
        <w:rPr>
          <w:rFonts w:ascii="Times New Roman" w:hAnsi="Times New Roman" w:cs="Times New Roman"/>
        </w:rPr>
      </w:pPr>
      <w:r w:rsidRPr="00EB1C16">
        <w:rPr>
          <w:rFonts w:ascii="Times New Roman" w:hAnsi="Times New Roman" w:cs="Times New Roman"/>
        </w:rPr>
        <w:t>I have read and accept this employment offer:</w:t>
      </w:r>
    </w:p>
    <w:p w14:paraId="4F232716" w14:textId="77777777" w:rsidR="00EB1C16" w:rsidRPr="00EB1C16" w:rsidRDefault="00EB1C16" w:rsidP="00D01DFE">
      <w:pPr>
        <w:spacing w:line="360" w:lineRule="auto"/>
        <w:rPr>
          <w:rFonts w:ascii="Times New Roman" w:hAnsi="Times New Roman" w:cs="Times New Roman"/>
        </w:rPr>
      </w:pPr>
    </w:p>
    <w:p w14:paraId="051ACAFC" w14:textId="697EB63C" w:rsidR="00EB1C16" w:rsidRPr="00EB1C16" w:rsidRDefault="00EB1C16" w:rsidP="00D01DFE">
      <w:pPr>
        <w:spacing w:line="360" w:lineRule="auto"/>
        <w:rPr>
          <w:rFonts w:ascii="Times New Roman" w:hAnsi="Times New Roman" w:cs="Times New Roman"/>
        </w:rPr>
      </w:pPr>
      <w:r w:rsidRPr="001A11B4">
        <w:rPr>
          <w:rFonts w:ascii="Times New Roman" w:hAnsi="Times New Roman" w:cs="Times New Roman"/>
        </w:rPr>
        <w:t>By: _________________________________</w:t>
      </w:r>
    </w:p>
    <w:p w14:paraId="7AC43B00" w14:textId="36C97448" w:rsidR="00EB1C16" w:rsidRPr="00EB1C16" w:rsidRDefault="00EB1C16" w:rsidP="00D01DFE">
      <w:pPr>
        <w:spacing w:line="360" w:lineRule="auto"/>
        <w:rPr>
          <w:rFonts w:ascii="Times New Roman" w:hAnsi="Times New Roman" w:cs="Times New Roman"/>
        </w:rPr>
      </w:pPr>
      <w:r w:rsidRPr="001A11B4">
        <w:rPr>
          <w:rFonts w:ascii="Times New Roman" w:hAnsi="Times New Roman" w:cs="Times New Roman"/>
        </w:rPr>
        <w:t>Name: ______________________________</w:t>
      </w:r>
      <w:r w:rsidRPr="00EB1C16">
        <w:rPr>
          <w:rFonts w:ascii="Times New Roman" w:hAnsi="Times New Roman" w:cs="Times New Roman"/>
        </w:rPr>
        <w:t>_</w:t>
      </w:r>
    </w:p>
    <w:p w14:paraId="21CD3A4E" w14:textId="6FE9E35C" w:rsidR="00EB1C16" w:rsidRPr="001A11B4" w:rsidRDefault="00EB1C16" w:rsidP="00D01DFE">
      <w:pPr>
        <w:spacing w:line="360" w:lineRule="auto"/>
        <w:rPr>
          <w:rFonts w:ascii="Times New Roman" w:hAnsi="Times New Roman" w:cs="Times New Roman"/>
        </w:rPr>
      </w:pPr>
      <w:r w:rsidRPr="001A11B4">
        <w:rPr>
          <w:rFonts w:ascii="Times New Roman" w:hAnsi="Times New Roman" w:cs="Times New Roman"/>
        </w:rPr>
        <w:t>Date: ________________________________</w:t>
      </w:r>
    </w:p>
    <w:p w14:paraId="325146A9" w14:textId="77777777" w:rsidR="004729F0" w:rsidRPr="00EB1C16" w:rsidRDefault="004729F0" w:rsidP="00D01DFE">
      <w:pPr>
        <w:spacing w:line="360" w:lineRule="auto"/>
        <w:rPr>
          <w:rFonts w:ascii="Times New Roman" w:hAnsi="Times New Roman" w:cs="Times New Roman"/>
        </w:rPr>
      </w:pPr>
    </w:p>
    <w:sectPr w:rsidR="004729F0" w:rsidRPr="00EB1C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최규현 (Kyoohyun Choi)" w:date="2024-08-06T09:43:00Z" w:initials="최(C">
    <w:p w14:paraId="4D35770C" w14:textId="78116B16" w:rsidR="00F5023A" w:rsidRDefault="00F5023A">
      <w:pPr>
        <w:pStyle w:val="ae"/>
      </w:pPr>
      <w:r>
        <w:rPr>
          <w:rStyle w:val="ad"/>
        </w:rPr>
        <w:annotationRef/>
      </w:r>
      <w:r w:rsidR="000254B0">
        <w:t>24</w:t>
      </w:r>
      <w:r w:rsidR="000254B0">
        <w:rPr>
          <w:rFonts w:hint="eastAsia"/>
        </w:rPr>
        <w:t>년</w:t>
      </w:r>
      <w:r w:rsidR="000254B0">
        <w:rPr>
          <w:rFonts w:hint="eastAsia"/>
        </w:rPr>
        <w:t xml:space="preserve"> </w:t>
      </w:r>
      <w:r w:rsidR="000254B0">
        <w:rPr>
          <w:rFonts w:hint="eastAsia"/>
        </w:rPr>
        <w:t>캘리포니아</w:t>
      </w:r>
      <w:r w:rsidR="000254B0">
        <w:rPr>
          <w:rFonts w:hint="eastAsia"/>
        </w:rPr>
        <w:t xml:space="preserve"> </w:t>
      </w:r>
      <w:r w:rsidR="000254B0">
        <w:rPr>
          <w:rFonts w:hint="eastAsia"/>
        </w:rPr>
        <w:t>주</w:t>
      </w:r>
      <w:r w:rsidR="000254B0">
        <w:rPr>
          <w:rFonts w:hint="eastAsia"/>
        </w:rPr>
        <w:t xml:space="preserve"> </w:t>
      </w:r>
      <w:r w:rsidR="000254B0">
        <w:rPr>
          <w:rFonts w:hint="eastAsia"/>
        </w:rPr>
        <w:t>노동법</w:t>
      </w:r>
      <w:r w:rsidR="000254B0">
        <w:rPr>
          <w:rFonts w:hint="eastAsia"/>
        </w:rPr>
        <w:t xml:space="preserve"> </w:t>
      </w:r>
      <w:r w:rsidR="000254B0">
        <w:rPr>
          <w:rFonts w:hint="eastAsia"/>
        </w:rPr>
        <w:t>개정에</w:t>
      </w:r>
      <w:r w:rsidR="000254B0">
        <w:rPr>
          <w:rFonts w:hint="eastAsia"/>
        </w:rPr>
        <w:t xml:space="preserve"> </w:t>
      </w:r>
      <w:r w:rsidR="000254B0">
        <w:rPr>
          <w:rFonts w:hint="eastAsia"/>
        </w:rPr>
        <w:t>따라</w:t>
      </w:r>
      <w:r w:rsidR="000254B0">
        <w:rPr>
          <w:rFonts w:hint="eastAsia"/>
        </w:rPr>
        <w:t xml:space="preserve"> </w:t>
      </w:r>
      <w:r w:rsidR="000254B0">
        <w:rPr>
          <w:rFonts w:hint="eastAsia"/>
        </w:rPr>
        <w:t>아래</w:t>
      </w:r>
      <w:r w:rsidR="000254B0">
        <w:rPr>
          <w:rFonts w:hint="eastAsia"/>
        </w:rPr>
        <w:t xml:space="preserve"> </w:t>
      </w:r>
      <w:r w:rsidR="000254B0">
        <w:rPr>
          <w:rFonts w:hint="eastAsia"/>
        </w:rPr>
        <w:t>내용이</w:t>
      </w:r>
      <w:r w:rsidR="000254B0">
        <w:rPr>
          <w:rFonts w:hint="eastAsia"/>
        </w:rPr>
        <w:t xml:space="preserve"> </w:t>
      </w:r>
      <w:r w:rsidR="000254B0">
        <w:rPr>
          <w:rFonts w:hint="eastAsia"/>
        </w:rPr>
        <w:t>변경</w:t>
      </w:r>
      <w:r w:rsidR="000254B0">
        <w:rPr>
          <w:rFonts w:hint="eastAsia"/>
        </w:rPr>
        <w:t>,</w:t>
      </w:r>
      <w:r w:rsidR="000254B0">
        <w:t xml:space="preserve"> </w:t>
      </w:r>
      <w:r w:rsidR="000254B0">
        <w:rPr>
          <w:rFonts w:hint="eastAsia"/>
        </w:rPr>
        <w:t>추가된</w:t>
      </w:r>
      <w:r w:rsidR="000254B0">
        <w:rPr>
          <w:rFonts w:hint="eastAsia"/>
        </w:rPr>
        <w:t xml:space="preserve"> </w:t>
      </w:r>
      <w:r w:rsidR="000254B0">
        <w:rPr>
          <w:rFonts w:hint="eastAsia"/>
        </w:rPr>
        <w:t>바</w:t>
      </w:r>
      <w:r w:rsidR="00650F46">
        <w:t>,</w:t>
      </w:r>
      <w:r w:rsidR="000254B0">
        <w:rPr>
          <w:rFonts w:hint="eastAsia"/>
        </w:rPr>
        <w:t xml:space="preserve"> </w:t>
      </w:r>
      <w:r w:rsidR="000254B0">
        <w:rPr>
          <w:rFonts w:hint="eastAsia"/>
        </w:rPr>
        <w:t>유의하여</w:t>
      </w:r>
      <w:r w:rsidR="000254B0">
        <w:rPr>
          <w:rFonts w:hint="eastAsia"/>
        </w:rPr>
        <w:t xml:space="preserve"> </w:t>
      </w:r>
      <w:r w:rsidR="000254B0">
        <w:rPr>
          <w:rFonts w:hint="eastAsia"/>
        </w:rPr>
        <w:t>주시기</w:t>
      </w:r>
      <w:r w:rsidR="000254B0">
        <w:rPr>
          <w:rFonts w:hint="eastAsia"/>
        </w:rPr>
        <w:t xml:space="preserve"> </w:t>
      </w:r>
      <w:r w:rsidR="000254B0">
        <w:rPr>
          <w:rFonts w:hint="eastAsia"/>
        </w:rPr>
        <w:t>바랍니다</w:t>
      </w:r>
      <w:r w:rsidR="000254B0">
        <w:rPr>
          <w:rFonts w:hint="eastAsia"/>
        </w:rPr>
        <w:t>.</w:t>
      </w:r>
      <w:r w:rsidR="000254B0">
        <w:t xml:space="preserve"> </w:t>
      </w:r>
    </w:p>
    <w:p w14:paraId="7C0E5CA3" w14:textId="77777777" w:rsidR="000254B0" w:rsidRDefault="000254B0">
      <w:pPr>
        <w:pStyle w:val="ae"/>
      </w:pPr>
    </w:p>
    <w:p w14:paraId="51FCFE11" w14:textId="77777777" w:rsidR="000254B0" w:rsidRDefault="000254B0">
      <w:pPr>
        <w:pStyle w:val="ae"/>
      </w:pPr>
      <w:r>
        <w:rPr>
          <w:rFonts w:hint="eastAsia"/>
        </w:rPr>
        <w:t>1</w:t>
      </w:r>
      <w:r>
        <w:t xml:space="preserve">. </w:t>
      </w:r>
      <w:r>
        <w:rPr>
          <w:rFonts w:hint="eastAsia"/>
        </w:rPr>
        <w:t>직원들에게</w:t>
      </w:r>
      <w:r>
        <w:rPr>
          <w:rFonts w:hint="eastAsia"/>
        </w:rPr>
        <w:t xml:space="preserve"> </w:t>
      </w:r>
      <w:r>
        <w:rPr>
          <w:rFonts w:hint="eastAsia"/>
        </w:rPr>
        <w:t>제공해야</w:t>
      </w:r>
      <w:r>
        <w:rPr>
          <w:rFonts w:hint="eastAsia"/>
        </w:rPr>
        <w:t xml:space="preserve"> </w:t>
      </w:r>
      <w:r>
        <w:rPr>
          <w:rFonts w:hint="eastAsia"/>
        </w:rPr>
        <w:t>하는</w:t>
      </w:r>
      <w:r>
        <w:rPr>
          <w:rFonts w:hint="eastAsia"/>
        </w:rPr>
        <w:t xml:space="preserve"> </w:t>
      </w:r>
      <w:r>
        <w:t>Notice of Employee</w:t>
      </w:r>
      <w:r>
        <w:rPr>
          <w:rFonts w:hint="eastAsia"/>
        </w:rPr>
        <w:t>가</w:t>
      </w:r>
      <w:r>
        <w:rPr>
          <w:rFonts w:hint="eastAsia"/>
        </w:rPr>
        <w:t xml:space="preserve"> </w:t>
      </w:r>
      <w:r>
        <w:rPr>
          <w:rFonts w:hint="eastAsia"/>
        </w:rPr>
        <w:t>변경되었습니다</w:t>
      </w:r>
      <w:r>
        <w:t>(</w:t>
      </w:r>
      <w:r>
        <w:rPr>
          <w:rFonts w:hint="eastAsia"/>
        </w:rPr>
        <w:t>첨부파일</w:t>
      </w:r>
      <w:r>
        <w:rPr>
          <w:rFonts w:hint="eastAsia"/>
        </w:rPr>
        <w:t xml:space="preserve"> </w:t>
      </w:r>
      <w:r>
        <w:rPr>
          <w:rFonts w:hint="eastAsia"/>
        </w:rPr>
        <w:t>참조</w:t>
      </w:r>
      <w:r>
        <w:rPr>
          <w:rFonts w:hint="eastAsia"/>
        </w:rPr>
        <w:t>)</w:t>
      </w:r>
      <w:r>
        <w:t>.</w:t>
      </w:r>
    </w:p>
    <w:p w14:paraId="65965439" w14:textId="77777777" w:rsidR="000254B0" w:rsidRDefault="000254B0">
      <w:pPr>
        <w:pStyle w:val="ae"/>
      </w:pPr>
    </w:p>
    <w:p w14:paraId="3A602579" w14:textId="77777777" w:rsidR="000254B0" w:rsidRDefault="000254B0">
      <w:pPr>
        <w:pStyle w:val="ae"/>
      </w:pPr>
      <w:r>
        <w:rPr>
          <w:rFonts w:hint="eastAsia"/>
        </w:rPr>
        <w:t>2</w:t>
      </w:r>
      <w:r>
        <w:t xml:space="preserve">. </w:t>
      </w:r>
      <w:r>
        <w:rPr>
          <w:rFonts w:hint="eastAsia"/>
        </w:rPr>
        <w:t>사업체</w:t>
      </w:r>
      <w:r>
        <w:rPr>
          <w:rFonts w:hint="eastAsia"/>
        </w:rPr>
        <w:t xml:space="preserve"> </w:t>
      </w:r>
      <w:r>
        <w:rPr>
          <w:rFonts w:hint="eastAsia"/>
        </w:rPr>
        <w:t>폭력방지</w:t>
      </w:r>
      <w:r>
        <w:rPr>
          <w:rFonts w:hint="eastAsia"/>
        </w:rPr>
        <w:t>(</w:t>
      </w:r>
      <w:r>
        <w:t>SB553)</w:t>
      </w:r>
    </w:p>
    <w:p w14:paraId="7F54AA5B" w14:textId="21A48DC8" w:rsidR="000254B0" w:rsidRDefault="000254B0">
      <w:pPr>
        <w:pStyle w:val="ae"/>
      </w:pPr>
      <w:r>
        <w:rPr>
          <w:rFonts w:hint="eastAsia"/>
        </w:rPr>
        <w:t>사업주는</w:t>
      </w:r>
      <w:r>
        <w:rPr>
          <w:rFonts w:hint="eastAsia"/>
        </w:rPr>
        <w:t xml:space="preserve"> </w:t>
      </w:r>
      <w:r>
        <w:rPr>
          <w:rFonts w:hint="eastAsia"/>
        </w:rPr>
        <w:t>직장</w:t>
      </w:r>
      <w:r>
        <w:rPr>
          <w:rFonts w:hint="eastAsia"/>
        </w:rPr>
        <w:t xml:space="preserve"> </w:t>
      </w:r>
      <w:r>
        <w:rPr>
          <w:rFonts w:hint="eastAsia"/>
        </w:rPr>
        <w:t>내</w:t>
      </w:r>
      <w:r>
        <w:rPr>
          <w:rFonts w:hint="eastAsia"/>
        </w:rPr>
        <w:t xml:space="preserve"> </w:t>
      </w:r>
      <w:r>
        <w:rPr>
          <w:rFonts w:hint="eastAsia"/>
        </w:rPr>
        <w:t>폭력방지</w:t>
      </w:r>
      <w:r>
        <w:rPr>
          <w:rFonts w:hint="eastAsia"/>
        </w:rPr>
        <w:t xml:space="preserve"> </w:t>
      </w:r>
      <w:r>
        <w:rPr>
          <w:rFonts w:hint="eastAsia"/>
        </w:rPr>
        <w:t>대응책을</w:t>
      </w:r>
      <w:r>
        <w:rPr>
          <w:rFonts w:hint="eastAsia"/>
        </w:rPr>
        <w:t xml:space="preserve"> </w:t>
      </w:r>
      <w:r>
        <w:rPr>
          <w:rFonts w:hint="eastAsia"/>
        </w:rPr>
        <w:t>반드시</w:t>
      </w:r>
      <w:r>
        <w:rPr>
          <w:rFonts w:hint="eastAsia"/>
        </w:rPr>
        <w:t xml:space="preserve"> </w:t>
      </w:r>
      <w:r>
        <w:rPr>
          <w:rFonts w:hint="eastAsia"/>
        </w:rPr>
        <w:t>마련해야</w:t>
      </w:r>
      <w:r>
        <w:rPr>
          <w:rFonts w:hint="eastAsia"/>
        </w:rPr>
        <w:t xml:space="preserve"> </w:t>
      </w:r>
      <w:r>
        <w:rPr>
          <w:rFonts w:hint="eastAsia"/>
        </w:rPr>
        <w:t>하며</w:t>
      </w:r>
      <w:r>
        <w:rPr>
          <w:rFonts w:hint="eastAsia"/>
        </w:rPr>
        <w:t>,</w:t>
      </w:r>
      <w:r>
        <w:t xml:space="preserve"> </w:t>
      </w:r>
      <w:r>
        <w:rPr>
          <w:rFonts w:hint="eastAsia"/>
        </w:rPr>
        <w:t>사내</w:t>
      </w:r>
      <w:r>
        <w:rPr>
          <w:rFonts w:hint="eastAsia"/>
        </w:rPr>
        <w:t xml:space="preserve"> </w:t>
      </w:r>
      <w:r>
        <w:rPr>
          <w:rFonts w:hint="eastAsia"/>
        </w:rPr>
        <w:t>폭력사건은</w:t>
      </w:r>
      <w:r>
        <w:rPr>
          <w:rFonts w:hint="eastAsia"/>
        </w:rPr>
        <w:t xml:space="preserve"> </w:t>
      </w:r>
      <w:r>
        <w:rPr>
          <w:rFonts w:hint="eastAsia"/>
        </w:rPr>
        <w:t>기록으로</w:t>
      </w:r>
      <w:r>
        <w:rPr>
          <w:rFonts w:hint="eastAsia"/>
        </w:rPr>
        <w:t xml:space="preserve"> </w:t>
      </w:r>
      <w:r>
        <w:rPr>
          <w:rFonts w:hint="eastAsia"/>
        </w:rPr>
        <w:t>남겨야</w:t>
      </w:r>
      <w:r>
        <w:rPr>
          <w:rFonts w:hint="eastAsia"/>
        </w:rPr>
        <w:t xml:space="preserve"> </w:t>
      </w:r>
      <w:r>
        <w:rPr>
          <w:rFonts w:hint="eastAsia"/>
        </w:rPr>
        <w:t>하고</w:t>
      </w:r>
      <w:r>
        <w:rPr>
          <w:rFonts w:hint="eastAsia"/>
        </w:rPr>
        <w:t xml:space="preserve"> </w:t>
      </w:r>
      <w:r>
        <w:rPr>
          <w:rFonts w:hint="eastAsia"/>
        </w:rPr>
        <w:t>폭력방지</w:t>
      </w:r>
      <w:r>
        <w:rPr>
          <w:rFonts w:hint="eastAsia"/>
        </w:rPr>
        <w:t xml:space="preserve"> </w:t>
      </w:r>
      <w:r>
        <w:rPr>
          <w:rFonts w:hint="eastAsia"/>
        </w:rPr>
        <w:t>계획도</w:t>
      </w:r>
      <w:r>
        <w:rPr>
          <w:rFonts w:hint="eastAsia"/>
        </w:rPr>
        <w:t xml:space="preserve"> </w:t>
      </w:r>
      <w:r>
        <w:rPr>
          <w:rFonts w:hint="eastAsia"/>
        </w:rPr>
        <w:t>운영해야</w:t>
      </w:r>
      <w:r>
        <w:rPr>
          <w:rFonts w:hint="eastAsia"/>
        </w:rPr>
        <w:t xml:space="preserve"> </w:t>
      </w:r>
      <w:r>
        <w:rPr>
          <w:rFonts w:hint="eastAsia"/>
        </w:rPr>
        <w:t>합니다</w:t>
      </w:r>
      <w:r>
        <w:rPr>
          <w:rFonts w:hint="eastAsia"/>
        </w:rPr>
        <w:t>.</w:t>
      </w:r>
      <w:r>
        <w:t xml:space="preserve"> </w:t>
      </w:r>
    </w:p>
    <w:p w14:paraId="3B3912E9" w14:textId="77777777" w:rsidR="000254B0" w:rsidRDefault="000254B0">
      <w:pPr>
        <w:pStyle w:val="ae"/>
      </w:pPr>
    </w:p>
    <w:p w14:paraId="37B8EFAF" w14:textId="77777777" w:rsidR="000254B0" w:rsidRDefault="000254B0">
      <w:pPr>
        <w:pStyle w:val="ae"/>
      </w:pPr>
      <w:r>
        <w:rPr>
          <w:rFonts w:hint="eastAsia"/>
        </w:rPr>
        <w:t>3</w:t>
      </w:r>
      <w:r>
        <w:t xml:space="preserve">. </w:t>
      </w:r>
      <w:r>
        <w:rPr>
          <w:rFonts w:hint="eastAsia"/>
        </w:rPr>
        <w:t>가족계획</w:t>
      </w:r>
      <w:r>
        <w:rPr>
          <w:rFonts w:hint="eastAsia"/>
        </w:rPr>
        <w:t xml:space="preserve"> </w:t>
      </w:r>
      <w:r>
        <w:rPr>
          <w:rFonts w:hint="eastAsia"/>
        </w:rPr>
        <w:t>보장</w:t>
      </w:r>
      <w:r>
        <w:rPr>
          <w:rFonts w:hint="eastAsia"/>
        </w:rPr>
        <w:t>(</w:t>
      </w:r>
      <w:r>
        <w:t>SB848)</w:t>
      </w:r>
    </w:p>
    <w:p w14:paraId="52FC6303" w14:textId="77777777" w:rsidR="000254B0" w:rsidRDefault="000254B0">
      <w:pPr>
        <w:pStyle w:val="ae"/>
      </w:pPr>
      <w:r>
        <w:rPr>
          <w:rFonts w:hint="eastAsia"/>
        </w:rPr>
        <w:t>근로자가</w:t>
      </w:r>
      <w:r>
        <w:rPr>
          <w:rFonts w:hint="eastAsia"/>
        </w:rPr>
        <w:t xml:space="preserve"> </w:t>
      </w:r>
      <w:r>
        <w:rPr>
          <w:rFonts w:hint="eastAsia"/>
        </w:rPr>
        <w:t>가족계획</w:t>
      </w:r>
      <w:r>
        <w:rPr>
          <w:rFonts w:hint="eastAsia"/>
        </w:rPr>
        <w:t xml:space="preserve"> </w:t>
      </w:r>
      <w:r>
        <w:rPr>
          <w:rFonts w:hint="eastAsia"/>
        </w:rPr>
        <w:t>중</w:t>
      </w:r>
      <w:r>
        <w:rPr>
          <w:rFonts w:hint="eastAsia"/>
        </w:rPr>
        <w:t xml:space="preserve"> </w:t>
      </w:r>
      <w:r>
        <w:rPr>
          <w:rFonts w:hint="eastAsia"/>
        </w:rPr>
        <w:t>유산</w:t>
      </w:r>
      <w:r>
        <w:rPr>
          <w:rFonts w:hint="eastAsia"/>
        </w:rPr>
        <w:t>,</w:t>
      </w:r>
      <w:r>
        <w:t xml:space="preserve"> </w:t>
      </w:r>
      <w:r>
        <w:rPr>
          <w:rFonts w:hint="eastAsia"/>
        </w:rPr>
        <w:t>사산</w:t>
      </w:r>
      <w:r>
        <w:rPr>
          <w:rFonts w:hint="eastAsia"/>
        </w:rPr>
        <w:t>,</w:t>
      </w:r>
      <w:r>
        <w:t xml:space="preserve"> </w:t>
      </w:r>
      <w:r>
        <w:rPr>
          <w:rFonts w:hint="eastAsia"/>
        </w:rPr>
        <w:t>대리출산</w:t>
      </w:r>
      <w:r>
        <w:rPr>
          <w:rFonts w:hint="eastAsia"/>
        </w:rPr>
        <w:t xml:space="preserve"> </w:t>
      </w:r>
      <w:r>
        <w:rPr>
          <w:rFonts w:hint="eastAsia"/>
        </w:rPr>
        <w:t>등을</w:t>
      </w:r>
      <w:r>
        <w:rPr>
          <w:rFonts w:hint="eastAsia"/>
        </w:rPr>
        <w:t xml:space="preserve"> </w:t>
      </w:r>
      <w:r>
        <w:rPr>
          <w:rFonts w:hint="eastAsia"/>
        </w:rPr>
        <w:t>겪을</w:t>
      </w:r>
      <w:r>
        <w:rPr>
          <w:rFonts w:hint="eastAsia"/>
        </w:rPr>
        <w:t xml:space="preserve"> </w:t>
      </w:r>
      <w:r>
        <w:rPr>
          <w:rFonts w:hint="eastAsia"/>
        </w:rPr>
        <w:t>경우</w:t>
      </w:r>
      <w:r>
        <w:rPr>
          <w:rFonts w:hint="eastAsia"/>
        </w:rPr>
        <w:t xml:space="preserve"> </w:t>
      </w:r>
      <w:r>
        <w:rPr>
          <w:rFonts w:hint="eastAsia"/>
        </w:rPr>
        <w:t>연간</w:t>
      </w:r>
      <w:r>
        <w:rPr>
          <w:rFonts w:hint="eastAsia"/>
        </w:rPr>
        <w:t xml:space="preserve"> </w:t>
      </w:r>
      <w:r>
        <w:rPr>
          <w:rFonts w:hint="eastAsia"/>
        </w:rPr>
        <w:t>무급효가</w:t>
      </w:r>
      <w:r>
        <w:rPr>
          <w:rFonts w:hint="eastAsia"/>
        </w:rPr>
        <w:t xml:space="preserve"> </w:t>
      </w:r>
      <w:r>
        <w:t>5</w:t>
      </w:r>
      <w:r>
        <w:rPr>
          <w:rFonts w:hint="eastAsia"/>
        </w:rPr>
        <w:t>일을</w:t>
      </w:r>
      <w:r>
        <w:rPr>
          <w:rFonts w:hint="eastAsia"/>
        </w:rPr>
        <w:t xml:space="preserve"> </w:t>
      </w:r>
      <w:r>
        <w:rPr>
          <w:rFonts w:hint="eastAsia"/>
        </w:rPr>
        <w:t>제공해야</w:t>
      </w:r>
      <w:r>
        <w:rPr>
          <w:rFonts w:hint="eastAsia"/>
        </w:rPr>
        <w:t xml:space="preserve"> </w:t>
      </w:r>
      <w:r>
        <w:rPr>
          <w:rFonts w:hint="eastAsia"/>
        </w:rPr>
        <w:t>합니다</w:t>
      </w:r>
      <w:r>
        <w:rPr>
          <w:rFonts w:hint="eastAsia"/>
        </w:rPr>
        <w:t>.</w:t>
      </w:r>
      <w:r>
        <w:t xml:space="preserve"> </w:t>
      </w:r>
    </w:p>
    <w:p w14:paraId="4434601F" w14:textId="77777777" w:rsidR="00650F46" w:rsidRDefault="00650F46">
      <w:pPr>
        <w:pStyle w:val="ae"/>
      </w:pPr>
    </w:p>
    <w:p w14:paraId="3199FB9C" w14:textId="77777777" w:rsidR="00650F46" w:rsidRDefault="00650F46">
      <w:pPr>
        <w:pStyle w:val="ae"/>
      </w:pPr>
      <w:r>
        <w:rPr>
          <w:rFonts w:hint="eastAsia"/>
        </w:rPr>
        <w:t>4</w:t>
      </w:r>
      <w:r>
        <w:t xml:space="preserve">. </w:t>
      </w:r>
      <w:r>
        <w:rPr>
          <w:rFonts w:hint="eastAsia"/>
        </w:rPr>
        <w:t>유급</w:t>
      </w:r>
      <w:r>
        <w:rPr>
          <w:rFonts w:hint="eastAsia"/>
        </w:rPr>
        <w:t xml:space="preserve"> </w:t>
      </w:r>
      <w:r>
        <w:rPr>
          <w:rFonts w:hint="eastAsia"/>
        </w:rPr>
        <w:t>병가</w:t>
      </w:r>
      <w:r>
        <w:t>(SB616)</w:t>
      </w:r>
    </w:p>
    <w:p w14:paraId="2F189E55" w14:textId="77777777" w:rsidR="00650F46" w:rsidRDefault="00650F46">
      <w:pPr>
        <w:pStyle w:val="ae"/>
      </w:pPr>
      <w:r>
        <w:rPr>
          <w:rFonts w:hint="eastAsia"/>
        </w:rPr>
        <w:t>사업주는</w:t>
      </w:r>
      <w:r>
        <w:rPr>
          <w:rFonts w:hint="eastAsia"/>
        </w:rPr>
        <w:t xml:space="preserve"> </w:t>
      </w:r>
      <w:r>
        <w:t>3</w:t>
      </w:r>
      <w:r>
        <w:rPr>
          <w:rFonts w:hint="eastAsia"/>
        </w:rPr>
        <w:t>개월</w:t>
      </w:r>
      <w:r>
        <w:rPr>
          <w:rFonts w:hint="eastAsia"/>
        </w:rPr>
        <w:t xml:space="preserve"> </w:t>
      </w:r>
      <w:r>
        <w:rPr>
          <w:rFonts w:hint="eastAsia"/>
        </w:rPr>
        <w:t>이상</w:t>
      </w:r>
      <w:r>
        <w:rPr>
          <w:rFonts w:hint="eastAsia"/>
        </w:rPr>
        <w:t xml:space="preserve"> </w:t>
      </w:r>
      <w:r>
        <w:rPr>
          <w:rFonts w:hint="eastAsia"/>
        </w:rPr>
        <w:t>근무한</w:t>
      </w:r>
      <w:r>
        <w:rPr>
          <w:rFonts w:hint="eastAsia"/>
        </w:rPr>
        <w:t xml:space="preserve"> </w:t>
      </w:r>
      <w:r>
        <w:rPr>
          <w:rFonts w:hint="eastAsia"/>
        </w:rPr>
        <w:t>직원들에게</w:t>
      </w:r>
      <w:r>
        <w:rPr>
          <w:rFonts w:hint="eastAsia"/>
        </w:rPr>
        <w:t xml:space="preserve"> </w:t>
      </w:r>
      <w:r>
        <w:rPr>
          <w:rFonts w:hint="eastAsia"/>
        </w:rPr>
        <w:t>유급</w:t>
      </w:r>
      <w:r>
        <w:rPr>
          <w:rFonts w:hint="eastAsia"/>
        </w:rPr>
        <w:t xml:space="preserve"> </w:t>
      </w:r>
      <w:r>
        <w:rPr>
          <w:rFonts w:hint="eastAsia"/>
        </w:rPr>
        <w:t>병가를</w:t>
      </w:r>
      <w:r>
        <w:rPr>
          <w:rFonts w:hint="eastAsia"/>
        </w:rPr>
        <w:t xml:space="preserve"> </w:t>
      </w:r>
      <w:r>
        <w:rPr>
          <w:rFonts w:hint="eastAsia"/>
        </w:rPr>
        <w:t>최소</w:t>
      </w:r>
      <w:r>
        <w:rPr>
          <w:rFonts w:hint="eastAsia"/>
        </w:rPr>
        <w:t xml:space="preserve"> </w:t>
      </w:r>
      <w:r>
        <w:t>5</w:t>
      </w:r>
      <w:r>
        <w:rPr>
          <w:rFonts w:hint="eastAsia"/>
        </w:rPr>
        <w:t>일</w:t>
      </w:r>
      <w:r>
        <w:rPr>
          <w:rFonts w:hint="eastAsia"/>
        </w:rPr>
        <w:t xml:space="preserve"> </w:t>
      </w:r>
      <w:r>
        <w:rPr>
          <w:rFonts w:hint="eastAsia"/>
        </w:rPr>
        <w:t>또는</w:t>
      </w:r>
      <w:r>
        <w:rPr>
          <w:rFonts w:hint="eastAsia"/>
        </w:rPr>
        <w:t xml:space="preserve"> </w:t>
      </w:r>
      <w:r>
        <w:t>40</w:t>
      </w:r>
      <w:r>
        <w:rPr>
          <w:rFonts w:hint="eastAsia"/>
        </w:rPr>
        <w:t>시간을</w:t>
      </w:r>
      <w:r>
        <w:rPr>
          <w:rFonts w:hint="eastAsia"/>
        </w:rPr>
        <w:t xml:space="preserve"> </w:t>
      </w:r>
      <w:r>
        <w:rPr>
          <w:rFonts w:hint="eastAsia"/>
        </w:rPr>
        <w:t>제공해야</w:t>
      </w:r>
      <w:r>
        <w:rPr>
          <w:rFonts w:hint="eastAsia"/>
        </w:rPr>
        <w:t xml:space="preserve"> </w:t>
      </w:r>
      <w:r>
        <w:rPr>
          <w:rFonts w:hint="eastAsia"/>
        </w:rPr>
        <w:t>합니다</w:t>
      </w:r>
      <w:r>
        <w:rPr>
          <w:rFonts w:hint="eastAsia"/>
        </w:rPr>
        <w:t>.</w:t>
      </w:r>
      <w:r>
        <w:t xml:space="preserve"> </w:t>
      </w:r>
    </w:p>
    <w:p w14:paraId="46AC87CB" w14:textId="77777777" w:rsidR="0001486C" w:rsidRDefault="0001486C">
      <w:pPr>
        <w:pStyle w:val="ae"/>
      </w:pPr>
    </w:p>
    <w:p w14:paraId="238A966D" w14:textId="77777777" w:rsidR="0001486C" w:rsidRDefault="0001486C">
      <w:pPr>
        <w:pStyle w:val="ae"/>
      </w:pPr>
      <w:r>
        <w:rPr>
          <w:rFonts w:hint="eastAsia"/>
        </w:rPr>
        <w:t>5</w:t>
      </w:r>
      <w:r>
        <w:t xml:space="preserve">. </w:t>
      </w:r>
      <w:r>
        <w:rPr>
          <w:rFonts w:hint="eastAsia"/>
        </w:rPr>
        <w:t>보복조치</w:t>
      </w:r>
      <w:r>
        <w:rPr>
          <w:rFonts w:hint="eastAsia"/>
        </w:rPr>
        <w:t xml:space="preserve"> </w:t>
      </w:r>
      <w:r>
        <w:rPr>
          <w:rFonts w:hint="eastAsia"/>
        </w:rPr>
        <w:t>간주</w:t>
      </w:r>
      <w:r>
        <w:rPr>
          <w:rFonts w:hint="eastAsia"/>
        </w:rPr>
        <w:t>(</w:t>
      </w:r>
      <w:r>
        <w:t>SB497)</w:t>
      </w:r>
    </w:p>
    <w:p w14:paraId="2BC00CA2" w14:textId="259D2BA3" w:rsidR="0001486C" w:rsidRPr="000254B0" w:rsidRDefault="0001486C">
      <w:pPr>
        <w:pStyle w:val="ae"/>
      </w:pPr>
      <w:r>
        <w:rPr>
          <w:rFonts w:hint="eastAsia"/>
        </w:rPr>
        <w:t>직원이</w:t>
      </w:r>
      <w:r>
        <w:rPr>
          <w:rFonts w:hint="eastAsia"/>
        </w:rPr>
        <w:t xml:space="preserve"> </w:t>
      </w:r>
      <w:r>
        <w:rPr>
          <w:rFonts w:hint="eastAsia"/>
        </w:rPr>
        <w:t>회사에</w:t>
      </w:r>
      <w:r>
        <w:rPr>
          <w:rFonts w:hint="eastAsia"/>
        </w:rPr>
        <w:t xml:space="preserve"> </w:t>
      </w:r>
      <w:r>
        <w:rPr>
          <w:rFonts w:hint="eastAsia"/>
        </w:rPr>
        <w:t>불만을</w:t>
      </w:r>
      <w:r>
        <w:rPr>
          <w:rFonts w:hint="eastAsia"/>
        </w:rPr>
        <w:t xml:space="preserve"> </w:t>
      </w:r>
      <w:r>
        <w:rPr>
          <w:rFonts w:hint="eastAsia"/>
        </w:rPr>
        <w:t>제기하고</w:t>
      </w:r>
      <w:r>
        <w:rPr>
          <w:rFonts w:hint="eastAsia"/>
        </w:rPr>
        <w:t xml:space="preserve"> </w:t>
      </w:r>
      <w:r>
        <w:t>90</w:t>
      </w:r>
      <w:r>
        <w:rPr>
          <w:rFonts w:hint="eastAsia"/>
        </w:rPr>
        <w:t>일</w:t>
      </w:r>
      <w:r>
        <w:rPr>
          <w:rFonts w:hint="eastAsia"/>
        </w:rPr>
        <w:t xml:space="preserve"> </w:t>
      </w:r>
      <w:r>
        <w:rPr>
          <w:rFonts w:hint="eastAsia"/>
        </w:rPr>
        <w:t>안에</w:t>
      </w:r>
      <w:r>
        <w:rPr>
          <w:rFonts w:hint="eastAsia"/>
        </w:rPr>
        <w:t xml:space="preserve"> </w:t>
      </w:r>
      <w:r>
        <w:rPr>
          <w:rFonts w:hint="eastAsia"/>
        </w:rPr>
        <w:t>불리한</w:t>
      </w:r>
      <w:r>
        <w:rPr>
          <w:rFonts w:hint="eastAsia"/>
        </w:rPr>
        <w:t xml:space="preserve"> </w:t>
      </w:r>
      <w:r>
        <w:rPr>
          <w:rFonts w:hint="eastAsia"/>
        </w:rPr>
        <w:t>인사</w:t>
      </w:r>
      <w:r>
        <w:rPr>
          <w:rFonts w:hint="eastAsia"/>
        </w:rPr>
        <w:t xml:space="preserve"> </w:t>
      </w:r>
      <w:r>
        <w:rPr>
          <w:rFonts w:hint="eastAsia"/>
        </w:rPr>
        <w:t>조치가</w:t>
      </w:r>
      <w:r>
        <w:rPr>
          <w:rFonts w:hint="eastAsia"/>
        </w:rPr>
        <w:t xml:space="preserve"> </w:t>
      </w:r>
      <w:r>
        <w:rPr>
          <w:rFonts w:hint="eastAsia"/>
        </w:rPr>
        <w:t>뒤따르면</w:t>
      </w:r>
      <w:r>
        <w:rPr>
          <w:rFonts w:hint="eastAsia"/>
        </w:rPr>
        <w:t xml:space="preserve"> </w:t>
      </w:r>
      <w:r>
        <w:rPr>
          <w:rFonts w:hint="eastAsia"/>
        </w:rPr>
        <w:t>이를</w:t>
      </w:r>
      <w:r>
        <w:rPr>
          <w:rFonts w:hint="eastAsia"/>
        </w:rPr>
        <w:t xml:space="preserve"> </w:t>
      </w:r>
      <w:r>
        <w:rPr>
          <w:rFonts w:hint="eastAsia"/>
        </w:rPr>
        <w:t>종업원에</w:t>
      </w:r>
      <w:r>
        <w:rPr>
          <w:rFonts w:hint="eastAsia"/>
        </w:rPr>
        <w:t xml:space="preserve"> </w:t>
      </w:r>
      <w:r>
        <w:rPr>
          <w:rFonts w:hint="eastAsia"/>
        </w:rPr>
        <w:t>대한</w:t>
      </w:r>
      <w:r>
        <w:rPr>
          <w:rFonts w:hint="eastAsia"/>
        </w:rPr>
        <w:t xml:space="preserve"> </w:t>
      </w:r>
      <w:r>
        <w:rPr>
          <w:rFonts w:hint="eastAsia"/>
        </w:rPr>
        <w:t>고용주의</w:t>
      </w:r>
      <w:r>
        <w:rPr>
          <w:rFonts w:hint="eastAsia"/>
        </w:rPr>
        <w:t xml:space="preserve"> </w:t>
      </w:r>
      <w:r>
        <w:rPr>
          <w:rFonts w:hint="eastAsia"/>
        </w:rPr>
        <w:t>보복으로</w:t>
      </w:r>
      <w:r>
        <w:rPr>
          <w:rFonts w:hint="eastAsia"/>
        </w:rPr>
        <w:t xml:space="preserve"> </w:t>
      </w:r>
      <w:r>
        <w:rPr>
          <w:rFonts w:hint="eastAsia"/>
        </w:rPr>
        <w:t>자동</w:t>
      </w:r>
      <w:r>
        <w:rPr>
          <w:rFonts w:hint="eastAsia"/>
        </w:rPr>
        <w:t xml:space="preserve"> </w:t>
      </w:r>
      <w:r>
        <w:rPr>
          <w:rFonts w:hint="eastAsia"/>
        </w:rPr>
        <w:t>간주하게</w:t>
      </w:r>
      <w:r>
        <w:rPr>
          <w:rFonts w:hint="eastAsia"/>
        </w:rPr>
        <w:t xml:space="preserve"> </w:t>
      </w:r>
      <w:r>
        <w:rPr>
          <w:rFonts w:hint="eastAsia"/>
        </w:rPr>
        <w:t>됩니다</w:t>
      </w:r>
      <w:r>
        <w:rPr>
          <w:rFonts w:hint="eastAsia"/>
        </w:rPr>
        <w:t>.</w:t>
      </w:r>
      <w:r>
        <w:t xml:space="preserve"> </w:t>
      </w:r>
    </w:p>
  </w:comment>
  <w:comment w:id="1" w:author="김현주 (Hyunjoo Kim)" w:date="2024-08-06T17:33:00Z" w:initials="김(K">
    <w:p w14:paraId="3A13AC46" w14:textId="2B872E59" w:rsidR="00E5157E" w:rsidRPr="00E5157E" w:rsidRDefault="00E5157E">
      <w:pPr>
        <w:pStyle w:val="ae"/>
      </w:pPr>
      <w:r>
        <w:rPr>
          <w:rStyle w:val="ad"/>
        </w:rPr>
        <w:annotationRef/>
      </w:r>
      <w:r>
        <w:rPr>
          <w:rFonts w:hint="eastAsia"/>
        </w:rPr>
        <w:t>캘리포니아</w:t>
      </w:r>
      <w:r>
        <w:rPr>
          <w:rFonts w:hint="eastAsia"/>
        </w:rPr>
        <w:t xml:space="preserve"> </w:t>
      </w:r>
      <w:r>
        <w:rPr>
          <w:rFonts w:hint="eastAsia"/>
        </w:rPr>
        <w:t>노동법상</w:t>
      </w:r>
      <w:r>
        <w:rPr>
          <w:rFonts w:hint="eastAsia"/>
        </w:rPr>
        <w:t xml:space="preserve"> </w:t>
      </w:r>
      <w:r>
        <w:rPr>
          <w:rFonts w:hint="eastAsia"/>
        </w:rPr>
        <w:t>근로계약서에</w:t>
      </w:r>
      <w:r>
        <w:rPr>
          <w:rFonts w:hint="eastAsia"/>
        </w:rPr>
        <w:t xml:space="preserve"> </w:t>
      </w:r>
      <w:r>
        <w:rPr>
          <w:rFonts w:hint="eastAsia"/>
        </w:rPr>
        <w:t>반드시</w:t>
      </w:r>
      <w:r>
        <w:rPr>
          <w:rFonts w:hint="eastAsia"/>
        </w:rPr>
        <w:t xml:space="preserve"> </w:t>
      </w:r>
      <w:r>
        <w:rPr>
          <w:rFonts w:hint="eastAsia"/>
        </w:rPr>
        <w:t>명시해야</w:t>
      </w:r>
      <w:r>
        <w:rPr>
          <w:rFonts w:hint="eastAsia"/>
        </w:rPr>
        <w:t xml:space="preserve"> </w:t>
      </w:r>
      <w:r>
        <w:rPr>
          <w:rFonts w:hint="eastAsia"/>
        </w:rPr>
        <w:t>하는</w:t>
      </w:r>
      <w:r>
        <w:rPr>
          <w:rFonts w:hint="eastAsia"/>
        </w:rPr>
        <w:t xml:space="preserve"> </w:t>
      </w:r>
      <w:r>
        <w:rPr>
          <w:rFonts w:hint="eastAsia"/>
        </w:rPr>
        <w:t>사항으로서</w:t>
      </w:r>
      <w:r>
        <w:rPr>
          <w:rFonts w:hint="eastAsia"/>
        </w:rPr>
        <w:t xml:space="preserve"> </w:t>
      </w:r>
      <w:r>
        <w:rPr>
          <w:rFonts w:hint="eastAsia"/>
        </w:rPr>
        <w:t>고용형태</w:t>
      </w:r>
      <w:r>
        <w:rPr>
          <w:rFonts w:hint="eastAsia"/>
        </w:rPr>
        <w:t>(</w:t>
      </w:r>
      <w:r>
        <w:rPr>
          <w:rFonts w:hint="eastAsia"/>
        </w:rPr>
        <w:t>정규직</w:t>
      </w:r>
      <w:r>
        <w:rPr>
          <w:rFonts w:hint="eastAsia"/>
        </w:rPr>
        <w:t>,</w:t>
      </w:r>
      <w:r>
        <w:t xml:space="preserve"> </w:t>
      </w:r>
      <w:r>
        <w:rPr>
          <w:rFonts w:hint="eastAsia"/>
        </w:rPr>
        <w:t>계약직</w:t>
      </w:r>
      <w:r>
        <w:rPr>
          <w:rFonts w:hint="eastAsia"/>
        </w:rPr>
        <w:t>,</w:t>
      </w:r>
      <w:r>
        <w:t xml:space="preserve"> </w:t>
      </w:r>
      <w:r>
        <w:rPr>
          <w:rFonts w:hint="eastAsia"/>
        </w:rPr>
        <w:t>시간제</w:t>
      </w:r>
      <w:r>
        <w:rPr>
          <w:rFonts w:hint="eastAsia"/>
        </w:rPr>
        <w:t xml:space="preserve"> </w:t>
      </w:r>
      <w:r>
        <w:rPr>
          <w:rFonts w:hint="eastAsia"/>
        </w:rPr>
        <w:t>인지</w:t>
      </w:r>
      <w:r>
        <w:rPr>
          <w:rFonts w:hint="eastAsia"/>
        </w:rPr>
        <w:t xml:space="preserve"> </w:t>
      </w:r>
      <w:r>
        <w:rPr>
          <w:rFonts w:hint="eastAsia"/>
        </w:rPr>
        <w:t>등</w:t>
      </w:r>
      <w:r>
        <w:rPr>
          <w:rFonts w:hint="eastAsia"/>
        </w:rPr>
        <w:t>)</w:t>
      </w:r>
      <w:r>
        <w:rPr>
          <w:rFonts w:hint="eastAsia"/>
        </w:rPr>
        <w:t>와</w:t>
      </w:r>
      <w:r>
        <w:rPr>
          <w:rFonts w:hint="eastAsia"/>
        </w:rPr>
        <w:t xml:space="preserve"> </w:t>
      </w:r>
      <w:r>
        <w:rPr>
          <w:rFonts w:hint="eastAsia"/>
        </w:rPr>
        <w:t>고용기간</w:t>
      </w:r>
      <w:r>
        <w:rPr>
          <w:rFonts w:hint="eastAsia"/>
        </w:rPr>
        <w:t>(</w:t>
      </w:r>
      <w:r>
        <w:t>1</w:t>
      </w:r>
      <w:r>
        <w:rPr>
          <w:rFonts w:hint="eastAsia"/>
        </w:rPr>
        <w:t>년</w:t>
      </w:r>
      <w:r>
        <w:rPr>
          <w:rFonts w:hint="eastAsia"/>
        </w:rPr>
        <w:t xml:space="preserve"> </w:t>
      </w:r>
      <w:r>
        <w:rPr>
          <w:rFonts w:hint="eastAsia"/>
        </w:rPr>
        <w:t>계약직인지</w:t>
      </w:r>
      <w:r>
        <w:rPr>
          <w:rFonts w:hint="eastAsia"/>
        </w:rPr>
        <w:t xml:space="preserve"> </w:t>
      </w:r>
      <w:r>
        <w:rPr>
          <w:rFonts w:hint="eastAsia"/>
        </w:rPr>
        <w:t>무기한인지</w:t>
      </w:r>
      <w:r>
        <w:rPr>
          <w:rFonts w:hint="eastAsia"/>
        </w:rPr>
        <w:t>)</w:t>
      </w:r>
      <w:r>
        <w:t xml:space="preserve"> </w:t>
      </w:r>
      <w:r>
        <w:rPr>
          <w:rFonts w:hint="eastAsia"/>
        </w:rPr>
        <w:t>명시해야</w:t>
      </w:r>
      <w:r>
        <w:rPr>
          <w:rFonts w:hint="eastAsia"/>
        </w:rPr>
        <w:t xml:space="preserve"> </w:t>
      </w:r>
      <w:r>
        <w:rPr>
          <w:rFonts w:hint="eastAsia"/>
        </w:rPr>
        <w:t>합니다</w:t>
      </w:r>
      <w:r>
        <w:rPr>
          <w:rFonts w:hint="eastAsia"/>
        </w:rPr>
        <w:t>.</w:t>
      </w:r>
      <w:r>
        <w:t xml:space="preserve"> </w:t>
      </w:r>
      <w:r>
        <w:rPr>
          <w:rFonts w:hint="eastAsia"/>
        </w:rPr>
        <w:t>명시해</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2" w:author="김현주 (Hyunjoo Kim)" w:date="2024-08-06T17:36:00Z" w:initials="김(K">
    <w:p w14:paraId="53C2DB37" w14:textId="3265C6F0" w:rsidR="00E5157E" w:rsidRDefault="00E5157E">
      <w:pPr>
        <w:pStyle w:val="ae"/>
        <w:rPr>
          <w:rFonts w:hint="eastAsia"/>
        </w:rPr>
      </w:pPr>
      <w:r>
        <w:rPr>
          <w:rStyle w:val="ad"/>
        </w:rPr>
        <w:annotationRef/>
      </w:r>
      <w:r>
        <w:rPr>
          <w:rFonts w:hint="eastAsia"/>
        </w:rPr>
        <w:t>근무시간</w:t>
      </w:r>
      <w:r>
        <w:rPr>
          <w:rFonts w:hint="eastAsia"/>
        </w:rPr>
        <w:t xml:space="preserve"> </w:t>
      </w:r>
      <w:r>
        <w:rPr>
          <w:rFonts w:hint="eastAsia"/>
        </w:rPr>
        <w:t>및</w:t>
      </w:r>
      <w:r>
        <w:rPr>
          <w:rFonts w:hint="eastAsia"/>
        </w:rPr>
        <w:t xml:space="preserve"> </w:t>
      </w:r>
      <w:r>
        <w:rPr>
          <w:rFonts w:hint="eastAsia"/>
        </w:rPr>
        <w:t>휴가를</w:t>
      </w:r>
      <w:r>
        <w:rPr>
          <w:rFonts w:hint="eastAsia"/>
        </w:rPr>
        <w:t xml:space="preserve"> </w:t>
      </w:r>
      <w:r>
        <w:rPr>
          <w:rFonts w:hint="eastAsia"/>
        </w:rPr>
        <w:t>반드시</w:t>
      </w:r>
      <w:r>
        <w:rPr>
          <w:rFonts w:hint="eastAsia"/>
        </w:rPr>
        <w:t xml:space="preserve"> </w:t>
      </w:r>
      <w:r>
        <w:rPr>
          <w:rFonts w:hint="eastAsia"/>
        </w:rPr>
        <w:t>명시해야</w:t>
      </w:r>
      <w:r>
        <w:rPr>
          <w:rFonts w:hint="eastAsia"/>
        </w:rPr>
        <w:t xml:space="preserve"> </w:t>
      </w:r>
      <w:r>
        <w:rPr>
          <w:rFonts w:hint="eastAsia"/>
        </w:rPr>
        <w:t>합니다</w:t>
      </w:r>
      <w:r>
        <w:rPr>
          <w:rFonts w:hint="eastAsia"/>
        </w:rPr>
        <w:t>.</w:t>
      </w:r>
      <w:r>
        <w:t xml:space="preserve"> </w:t>
      </w:r>
      <w:r>
        <w:rPr>
          <w:rFonts w:hint="eastAsia"/>
        </w:rPr>
        <w:t>명시해</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6" w:author="김현주 (Hyunjoo Kim)" w:date="2024-08-06T17:35:00Z" w:initials="김(K">
    <w:p w14:paraId="7C09E8DD" w14:textId="6D5E3FCF" w:rsidR="00E5157E" w:rsidRDefault="00E5157E">
      <w:pPr>
        <w:pStyle w:val="ae"/>
        <w:rPr>
          <w:rFonts w:hint="eastAsia"/>
        </w:rPr>
      </w:pPr>
      <w:r>
        <w:rPr>
          <w:rStyle w:val="ad"/>
        </w:rPr>
        <w:annotationRef/>
      </w:r>
      <w:r>
        <w:rPr>
          <w:rFonts w:hint="eastAsia"/>
        </w:rPr>
        <w:t>초과</w:t>
      </w:r>
      <w:r>
        <w:rPr>
          <w:rFonts w:hint="eastAsia"/>
        </w:rPr>
        <w:t xml:space="preserve"> </w:t>
      </w:r>
      <w:proofErr w:type="spellStart"/>
      <w:r>
        <w:rPr>
          <w:rFonts w:hint="eastAsia"/>
        </w:rPr>
        <w:t>근무시</w:t>
      </w:r>
      <w:proofErr w:type="spellEnd"/>
      <w:r>
        <w:rPr>
          <w:rFonts w:hint="eastAsia"/>
        </w:rPr>
        <w:t xml:space="preserve"> </w:t>
      </w:r>
      <w:r>
        <w:rPr>
          <w:rFonts w:hint="eastAsia"/>
        </w:rPr>
        <w:t>적용되는</w:t>
      </w:r>
      <w:r>
        <w:rPr>
          <w:rFonts w:hint="eastAsia"/>
        </w:rPr>
        <w:t xml:space="preserve"> </w:t>
      </w:r>
      <w:proofErr w:type="spellStart"/>
      <w:r>
        <w:rPr>
          <w:rFonts w:hint="eastAsia"/>
        </w:rPr>
        <w:t>수당률을</w:t>
      </w:r>
      <w:proofErr w:type="spellEnd"/>
      <w:r>
        <w:rPr>
          <w:rFonts w:hint="eastAsia"/>
        </w:rPr>
        <w:t xml:space="preserve"> </w:t>
      </w:r>
      <w:r>
        <w:rPr>
          <w:rFonts w:hint="eastAsia"/>
        </w:rPr>
        <w:t>반드시</w:t>
      </w:r>
      <w:r>
        <w:rPr>
          <w:rFonts w:hint="eastAsia"/>
        </w:rPr>
        <w:t xml:space="preserve"> </w:t>
      </w:r>
      <w:r>
        <w:rPr>
          <w:rFonts w:hint="eastAsia"/>
        </w:rPr>
        <w:t>명시해야</w:t>
      </w:r>
      <w:r>
        <w:rPr>
          <w:rFonts w:hint="eastAsia"/>
        </w:rPr>
        <w:t xml:space="preserve"> </w:t>
      </w:r>
      <w:r>
        <w:rPr>
          <w:rFonts w:hint="eastAsia"/>
        </w:rPr>
        <w:t>합니다</w:t>
      </w:r>
      <w:r>
        <w:rPr>
          <w:rFonts w:hint="eastAsia"/>
        </w:rPr>
        <w:t>.</w:t>
      </w:r>
      <w:r>
        <w:t xml:space="preserve"> </w:t>
      </w:r>
      <w:proofErr w:type="spellStart"/>
      <w:r>
        <w:rPr>
          <w:rFonts w:hint="eastAsia"/>
        </w:rPr>
        <w:t>몀시해</w:t>
      </w:r>
      <w:proofErr w:type="spellEnd"/>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7" w:author="김현주 (Hyunjoo Kim)" w:date="2024-08-06T17:37:00Z" w:initials="김(K">
    <w:p w14:paraId="058DC433" w14:textId="73CBD94E" w:rsidR="00E5157E" w:rsidRDefault="00E5157E">
      <w:pPr>
        <w:pStyle w:val="ae"/>
        <w:rPr>
          <w:rFonts w:hint="eastAsia"/>
        </w:rPr>
      </w:pPr>
      <w:r>
        <w:rPr>
          <w:rStyle w:val="ad"/>
        </w:rPr>
        <w:annotationRef/>
      </w:r>
      <w:r>
        <w:rPr>
          <w:rFonts w:hint="eastAsia"/>
        </w:rPr>
        <w:t>근로자</w:t>
      </w:r>
      <w:r>
        <w:rPr>
          <w:rFonts w:hint="eastAsia"/>
        </w:rPr>
        <w:t xml:space="preserve"> </w:t>
      </w:r>
      <w:proofErr w:type="spellStart"/>
      <w:r>
        <w:rPr>
          <w:rFonts w:hint="eastAsia"/>
        </w:rPr>
        <w:t>해고시</w:t>
      </w:r>
      <w:proofErr w:type="spellEnd"/>
      <w:r>
        <w:rPr>
          <w:rFonts w:hint="eastAsia"/>
        </w:rPr>
        <w:t xml:space="preserve"> </w:t>
      </w:r>
      <w:proofErr w:type="spellStart"/>
      <w:r>
        <w:rPr>
          <w:rFonts w:hint="eastAsia"/>
        </w:rPr>
        <w:t>적용되는</w:t>
      </w:r>
      <w:proofErr w:type="spellEnd"/>
      <w:r>
        <w:rPr>
          <w:rFonts w:hint="eastAsia"/>
        </w:rPr>
        <w:t xml:space="preserve"> </w:t>
      </w:r>
      <w:r>
        <w:rPr>
          <w:rFonts w:hint="eastAsia"/>
        </w:rPr>
        <w:t>절차</w:t>
      </w:r>
      <w:r>
        <w:rPr>
          <w:rFonts w:hint="eastAsia"/>
        </w:rPr>
        <w:t>,</w:t>
      </w:r>
      <w:r>
        <w:t xml:space="preserve"> </w:t>
      </w:r>
      <w:r>
        <w:rPr>
          <w:rFonts w:hint="eastAsia"/>
        </w:rPr>
        <w:t>퇴사</w:t>
      </w:r>
      <w:r>
        <w:rPr>
          <w:rFonts w:hint="eastAsia"/>
        </w:rPr>
        <w:t xml:space="preserve"> </w:t>
      </w:r>
      <w:r>
        <w:rPr>
          <w:rFonts w:hint="eastAsia"/>
        </w:rPr>
        <w:t>절차</w:t>
      </w:r>
      <w:r>
        <w:t>(</w:t>
      </w:r>
      <w:r>
        <w:rPr>
          <w:rFonts w:hint="eastAsia"/>
        </w:rPr>
        <w:t>자발적으로</w:t>
      </w:r>
      <w:r>
        <w:rPr>
          <w:rFonts w:hint="eastAsia"/>
        </w:rPr>
        <w:t xml:space="preserve"> </w:t>
      </w:r>
      <w:r>
        <w:rPr>
          <w:rFonts w:hint="eastAsia"/>
        </w:rPr>
        <w:t>퇴사하는</w:t>
      </w:r>
      <w:r>
        <w:rPr>
          <w:rFonts w:hint="eastAsia"/>
        </w:rPr>
        <w:t xml:space="preserve"> </w:t>
      </w:r>
      <w:r>
        <w:rPr>
          <w:rFonts w:hint="eastAsia"/>
        </w:rPr>
        <w:t>경우</w:t>
      </w:r>
      <w:r>
        <w:rPr>
          <w:rFonts w:hint="eastAsia"/>
        </w:rPr>
        <w:t>)</w:t>
      </w:r>
      <w:r>
        <w:rPr>
          <w:rFonts w:hint="eastAsia"/>
        </w:rPr>
        <w:t>를</w:t>
      </w:r>
      <w:r>
        <w:rPr>
          <w:rFonts w:hint="eastAsia"/>
        </w:rPr>
        <w:t xml:space="preserve"> </w:t>
      </w:r>
      <w:r>
        <w:rPr>
          <w:rFonts w:hint="eastAsia"/>
        </w:rPr>
        <w:t>명시해야</w:t>
      </w:r>
      <w:r>
        <w:rPr>
          <w:rFonts w:hint="eastAsia"/>
        </w:rPr>
        <w:t xml:space="preserve"> </w:t>
      </w:r>
      <w:r>
        <w:rPr>
          <w:rFonts w:hint="eastAsia"/>
        </w:rPr>
        <w:t>합니다</w:t>
      </w:r>
      <w:r>
        <w:rPr>
          <w:rFonts w:hint="eastAsia"/>
        </w:rPr>
        <w:t>.</w:t>
      </w:r>
      <w:r>
        <w:t xml:space="preserve"> </w:t>
      </w:r>
      <w:r>
        <w:rPr>
          <w:rFonts w:hint="eastAsia"/>
        </w:rPr>
        <w:t>명시해</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9" w:author="최규현 (Kyoohyun Choi)" w:date="2024-08-06T09:31:00Z" w:initials="최(C">
    <w:p w14:paraId="0341FDDA" w14:textId="062A3DB4" w:rsidR="00E154E7" w:rsidRDefault="00E154E7">
      <w:pPr>
        <w:pStyle w:val="ae"/>
      </w:pPr>
      <w:r>
        <w:rPr>
          <w:rStyle w:val="ad"/>
        </w:rPr>
        <w:annotationRef/>
      </w:r>
      <w:r>
        <w:rPr>
          <w:rFonts w:hint="eastAsia"/>
        </w:rPr>
        <w:t>캘리포니아</w:t>
      </w:r>
      <w:r>
        <w:rPr>
          <w:rFonts w:hint="eastAsia"/>
        </w:rPr>
        <w:t xml:space="preserve"> </w:t>
      </w:r>
      <w:r>
        <w:rPr>
          <w:rFonts w:hint="eastAsia"/>
        </w:rPr>
        <w:t>주</w:t>
      </w:r>
      <w:r>
        <w:rPr>
          <w:rFonts w:hint="eastAsia"/>
        </w:rPr>
        <w:t xml:space="preserve"> </w:t>
      </w:r>
      <w:r>
        <w:rPr>
          <w:rFonts w:hint="eastAsia"/>
        </w:rPr>
        <w:t>노동법</w:t>
      </w:r>
      <w:r>
        <w:rPr>
          <w:rFonts w:hint="eastAsia"/>
        </w:rPr>
        <w:t xml:space="preserve"> </w:t>
      </w:r>
      <w:r>
        <w:t>AB699</w:t>
      </w:r>
      <w:r>
        <w:rPr>
          <w:rFonts w:hint="eastAsia"/>
        </w:rPr>
        <w:t>에</w:t>
      </w:r>
      <w:r>
        <w:rPr>
          <w:rFonts w:hint="eastAsia"/>
        </w:rPr>
        <w:t xml:space="preserve"> </w:t>
      </w:r>
      <w:r>
        <w:rPr>
          <w:rFonts w:hint="eastAsia"/>
        </w:rPr>
        <w:t>따</w:t>
      </w:r>
      <w:r w:rsidR="005843E7">
        <w:rPr>
          <w:rFonts w:hint="eastAsia"/>
        </w:rPr>
        <w:t>라</w:t>
      </w:r>
      <w:r>
        <w:rPr>
          <w:rFonts w:hint="eastAsia"/>
        </w:rPr>
        <w:t xml:space="preserve"> </w:t>
      </w:r>
      <w:r>
        <w:t>24</w:t>
      </w:r>
      <w:r>
        <w:rPr>
          <w:rFonts w:hint="eastAsia"/>
        </w:rPr>
        <w:t>년부터</w:t>
      </w:r>
      <w:r>
        <w:rPr>
          <w:rFonts w:hint="eastAsia"/>
        </w:rPr>
        <w:t xml:space="preserve"> </w:t>
      </w:r>
      <w:r>
        <w:rPr>
          <w:rFonts w:hint="eastAsia"/>
        </w:rPr>
        <w:t>계약서</w:t>
      </w:r>
      <w:r>
        <w:rPr>
          <w:rFonts w:hint="eastAsia"/>
        </w:rPr>
        <w:t xml:space="preserve"> </w:t>
      </w:r>
      <w:r>
        <w:rPr>
          <w:rFonts w:hint="eastAsia"/>
        </w:rPr>
        <w:t>등에</w:t>
      </w:r>
      <w:r>
        <w:rPr>
          <w:rFonts w:hint="eastAsia"/>
        </w:rPr>
        <w:t xml:space="preserve"> </w:t>
      </w:r>
      <w:r>
        <w:rPr>
          <w:rFonts w:hint="eastAsia"/>
        </w:rPr>
        <w:t>경쟁금지조항을</w:t>
      </w:r>
      <w:r>
        <w:rPr>
          <w:rFonts w:hint="eastAsia"/>
        </w:rPr>
        <w:t xml:space="preserve"> </w:t>
      </w:r>
      <w:r>
        <w:rPr>
          <w:rFonts w:hint="eastAsia"/>
        </w:rPr>
        <w:t>포함하는</w:t>
      </w:r>
      <w:r>
        <w:rPr>
          <w:rFonts w:hint="eastAsia"/>
        </w:rPr>
        <w:t xml:space="preserve"> </w:t>
      </w:r>
      <w:r>
        <w:rPr>
          <w:rFonts w:hint="eastAsia"/>
        </w:rPr>
        <w:t>것은</w:t>
      </w:r>
      <w:r>
        <w:rPr>
          <w:rFonts w:hint="eastAsia"/>
        </w:rPr>
        <w:t xml:space="preserve"> </w:t>
      </w:r>
      <w:r>
        <w:rPr>
          <w:rFonts w:hint="eastAsia"/>
        </w:rPr>
        <w:t>위법한</w:t>
      </w:r>
      <w:r>
        <w:rPr>
          <w:rFonts w:hint="eastAsia"/>
        </w:rPr>
        <w:t xml:space="preserve"> </w:t>
      </w:r>
      <w:r>
        <w:rPr>
          <w:rFonts w:hint="eastAsia"/>
        </w:rPr>
        <w:t>행위이므로</w:t>
      </w:r>
      <w:r>
        <w:rPr>
          <w:rFonts w:hint="eastAsia"/>
        </w:rPr>
        <w:t xml:space="preserve"> </w:t>
      </w:r>
      <w:r>
        <w:rPr>
          <w:rFonts w:hint="eastAsia"/>
        </w:rPr>
        <w:t>삭제하여</w:t>
      </w:r>
      <w:r>
        <w:rPr>
          <w:rFonts w:hint="eastAsia"/>
        </w:rPr>
        <w:t xml:space="preserve"> </w:t>
      </w:r>
      <w:r>
        <w:rPr>
          <w:rFonts w:hint="eastAsia"/>
        </w:rPr>
        <w:t>주시기</w:t>
      </w:r>
      <w:r>
        <w:rPr>
          <w:rFonts w:hint="eastAsia"/>
        </w:rPr>
        <w:t xml:space="preserve"> </w:t>
      </w:r>
      <w:r>
        <w:rPr>
          <w:rFonts w:hint="eastAsia"/>
        </w:rPr>
        <w:t>바랍니다</w:t>
      </w:r>
      <w:r>
        <w:rPr>
          <w:rFonts w:hint="eastAsia"/>
        </w:rPr>
        <w:t>.</w:t>
      </w:r>
      <w:r>
        <w:t xml:space="preserve"> </w:t>
      </w:r>
    </w:p>
  </w:comment>
  <w:comment w:id="13" w:author="김현주 (Hyunjoo Kim)" w:date="2024-08-06T17:38:00Z" w:initials="김(K">
    <w:p w14:paraId="6E5C866F" w14:textId="3DEC10FD" w:rsidR="00E5157E" w:rsidRPr="00E5157E" w:rsidRDefault="00E5157E">
      <w:pPr>
        <w:pStyle w:val="ae"/>
        <w:rPr>
          <w:rFonts w:hint="eastAsia"/>
        </w:rPr>
      </w:pPr>
      <w:r>
        <w:rPr>
          <w:rStyle w:val="ad"/>
        </w:rPr>
        <w:annotationRef/>
      </w:r>
      <w:proofErr w:type="gramStart"/>
      <w:r>
        <w:rPr>
          <w:rFonts w:hint="eastAsia"/>
        </w:rPr>
        <w:t>준거법</w:t>
      </w:r>
      <w:r>
        <w:rPr>
          <w:rFonts w:hint="eastAsia"/>
        </w:rPr>
        <w:t xml:space="preserve"> </w:t>
      </w:r>
      <w:r>
        <w:rPr>
          <w:rFonts w:hint="eastAsia"/>
        </w:rPr>
        <w:t>뿐만</w:t>
      </w:r>
      <w:proofErr w:type="gramEnd"/>
      <w:r>
        <w:rPr>
          <w:rFonts w:hint="eastAsia"/>
        </w:rPr>
        <w:t xml:space="preserve"> </w:t>
      </w:r>
      <w:r>
        <w:rPr>
          <w:rFonts w:hint="eastAsia"/>
        </w:rPr>
        <w:t>아니라</w:t>
      </w:r>
      <w:r>
        <w:rPr>
          <w:rFonts w:hint="eastAsia"/>
        </w:rPr>
        <w:t xml:space="preserve"> </w:t>
      </w:r>
      <w:r>
        <w:rPr>
          <w:rFonts w:hint="eastAsia"/>
        </w:rPr>
        <w:t>분쟁해결절차</w:t>
      </w:r>
      <w:r>
        <w:rPr>
          <w:rFonts w:hint="eastAsia"/>
        </w:rPr>
        <w:t xml:space="preserve"> </w:t>
      </w:r>
      <w:r>
        <w:t>(</w:t>
      </w:r>
      <w:r>
        <w:rPr>
          <w:rFonts w:hint="eastAsia"/>
        </w:rPr>
        <w:t>중재인지</w:t>
      </w:r>
      <w:r>
        <w:rPr>
          <w:rFonts w:hint="eastAsia"/>
        </w:rPr>
        <w:t xml:space="preserve"> </w:t>
      </w:r>
      <w:r>
        <w:rPr>
          <w:rFonts w:hint="eastAsia"/>
        </w:rPr>
        <w:t>조정인지</w:t>
      </w:r>
      <w:r>
        <w:rPr>
          <w:rFonts w:hint="eastAsia"/>
        </w:rPr>
        <w:t xml:space="preserve"> </w:t>
      </w:r>
      <w:r>
        <w:rPr>
          <w:rFonts w:hint="eastAsia"/>
        </w:rPr>
        <w:t>소송인지</w:t>
      </w:r>
      <w:r>
        <w:rPr>
          <w:rFonts w:hint="eastAsia"/>
        </w:rPr>
        <w:t>)</w:t>
      </w:r>
      <w:r>
        <w:rPr>
          <w:rFonts w:hint="eastAsia"/>
        </w:rPr>
        <w:t>를</w:t>
      </w:r>
      <w:r>
        <w:rPr>
          <w:rFonts w:hint="eastAsia"/>
        </w:rPr>
        <w:t xml:space="preserve"> </w:t>
      </w:r>
      <w:r>
        <w:rPr>
          <w:rFonts w:hint="eastAsia"/>
        </w:rPr>
        <w:t>명시해</w:t>
      </w:r>
      <w:r w:rsidR="00AF7EB4">
        <w:rPr>
          <w:rFonts w:hint="eastAsia"/>
        </w:rPr>
        <w:t>야</w:t>
      </w:r>
      <w:r w:rsidR="00AF7EB4">
        <w:rPr>
          <w:rFonts w:hint="eastAsia"/>
        </w:rPr>
        <w:t xml:space="preserve"> </w:t>
      </w:r>
      <w:r w:rsidR="00AF7EB4">
        <w:rPr>
          <w:rFonts w:hint="eastAsia"/>
        </w:rPr>
        <w:t>합니다</w:t>
      </w:r>
      <w:r w:rsidR="00AF7EB4">
        <w:rPr>
          <w:rFonts w:hint="eastAsia"/>
        </w:rPr>
        <w:t>.</w:t>
      </w:r>
      <w:r w:rsidR="00AF7EB4">
        <w:t xml:space="preserve"> </w:t>
      </w:r>
      <w:r w:rsidR="00AF7EB4">
        <w:rPr>
          <w:rFonts w:hint="eastAsia"/>
        </w:rPr>
        <w:t>명시해</w:t>
      </w:r>
      <w:r w:rsidR="00AF7EB4">
        <w:rPr>
          <w:rFonts w:hint="eastAsia"/>
        </w:rPr>
        <w:t xml:space="preserve"> </w:t>
      </w:r>
      <w:bookmarkStart w:id="14" w:name="_GoBack"/>
      <w:bookmarkEnd w:id="14"/>
      <w:r>
        <w:rPr>
          <w:rFonts w:hint="eastAsia"/>
        </w:rPr>
        <w:t>주시기</w:t>
      </w:r>
      <w:r>
        <w:rPr>
          <w:rFonts w:hint="eastAsia"/>
        </w:rPr>
        <w:t xml:space="preserve"> </w:t>
      </w:r>
      <w:r>
        <w:rPr>
          <w:rFonts w:hint="eastAsia"/>
        </w:rPr>
        <w:t>바랍니다</w:t>
      </w:r>
      <w:r>
        <w:rPr>
          <w:rFonts w:hint="eastAsia"/>
        </w:rPr>
        <w: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BC00CA2" w15:done="0"/>
  <w15:commentEx w15:paraId="3A13AC46" w15:done="0"/>
  <w15:commentEx w15:paraId="53C2DB37" w15:done="0"/>
  <w15:commentEx w15:paraId="7C09E8DD" w15:done="0"/>
  <w15:commentEx w15:paraId="058DC433" w15:done="0"/>
  <w15:commentEx w15:paraId="0341FDDA" w15:done="0"/>
  <w15:commentEx w15:paraId="6E5C86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C00CA2" w16cid:durableId="2A5C6EB5"/>
  <w16cid:commentId w16cid:paraId="3A13AC46" w16cid:durableId="2A5CDD04"/>
  <w16cid:commentId w16cid:paraId="53C2DB37" w16cid:durableId="2A5CDD99"/>
  <w16cid:commentId w16cid:paraId="7C09E8DD" w16cid:durableId="2A5CDD6A"/>
  <w16cid:commentId w16cid:paraId="058DC433" w16cid:durableId="2A5CDDCB"/>
  <w16cid:commentId w16cid:paraId="0341FDDA" w16cid:durableId="2A5C6BD8"/>
  <w16cid:commentId w16cid:paraId="6E5C866F" w16cid:durableId="2A5CDE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7AC693" w14:textId="77777777" w:rsidR="00271EC0" w:rsidRDefault="00271EC0" w:rsidP="00B70162">
      <w:pPr>
        <w:spacing w:after="0" w:line="240" w:lineRule="auto"/>
      </w:pPr>
      <w:r>
        <w:separator/>
      </w:r>
    </w:p>
  </w:endnote>
  <w:endnote w:type="continuationSeparator" w:id="0">
    <w:p w14:paraId="6A28E14C" w14:textId="77777777" w:rsidR="00271EC0" w:rsidRDefault="00271EC0" w:rsidP="00B7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819C82" w14:textId="77777777" w:rsidR="00271EC0" w:rsidRDefault="00271EC0" w:rsidP="00B70162">
      <w:pPr>
        <w:spacing w:after="0" w:line="240" w:lineRule="auto"/>
      </w:pPr>
      <w:r>
        <w:separator/>
      </w:r>
    </w:p>
  </w:footnote>
  <w:footnote w:type="continuationSeparator" w:id="0">
    <w:p w14:paraId="0DC59389" w14:textId="77777777" w:rsidR="00271EC0" w:rsidRDefault="00271EC0" w:rsidP="00B7016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최규현 (Kyoohyun Choi)">
    <w15:presenceInfo w15:providerId="AD" w15:userId="S-1-5-21-2072993935-2402478306-405131872-1001"/>
  </w15:person>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16"/>
    <w:rsid w:val="0001486C"/>
    <w:rsid w:val="000254B0"/>
    <w:rsid w:val="000F66C1"/>
    <w:rsid w:val="00271EC0"/>
    <w:rsid w:val="003701BC"/>
    <w:rsid w:val="00410C83"/>
    <w:rsid w:val="004729F0"/>
    <w:rsid w:val="004D013D"/>
    <w:rsid w:val="005843E7"/>
    <w:rsid w:val="00650F46"/>
    <w:rsid w:val="00820638"/>
    <w:rsid w:val="00A846B9"/>
    <w:rsid w:val="00AF140F"/>
    <w:rsid w:val="00AF7EB4"/>
    <w:rsid w:val="00B70162"/>
    <w:rsid w:val="00BE2575"/>
    <w:rsid w:val="00D01DFE"/>
    <w:rsid w:val="00D51A15"/>
    <w:rsid w:val="00E154E7"/>
    <w:rsid w:val="00E248B0"/>
    <w:rsid w:val="00E5157E"/>
    <w:rsid w:val="00EB1C16"/>
    <w:rsid w:val="00F5023A"/>
    <w:rsid w:val="00FB2C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D5BA2"/>
  <w15:chartTrackingRefBased/>
  <w15:docId w15:val="{8501D94E-03BC-4F29-ABCD-E73ECAA6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rsid w:val="00EB1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B1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B1C1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B1C1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B1C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B1C1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B1C1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B1C1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B1C1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1C16"/>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EB1C16"/>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EB1C16"/>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EB1C16"/>
    <w:rPr>
      <w:rFonts w:eastAsiaTheme="majorEastAsia" w:cstheme="majorBidi"/>
      <w:i/>
      <w:iCs/>
      <w:color w:val="0F4761" w:themeColor="accent1" w:themeShade="BF"/>
    </w:rPr>
  </w:style>
  <w:style w:type="character" w:customStyle="1" w:styleId="5Char">
    <w:name w:val="제목 5 Char"/>
    <w:basedOn w:val="a0"/>
    <w:link w:val="5"/>
    <w:uiPriority w:val="9"/>
    <w:semiHidden/>
    <w:rsid w:val="00EB1C16"/>
    <w:rPr>
      <w:rFonts w:eastAsiaTheme="majorEastAsia" w:cstheme="majorBidi"/>
      <w:color w:val="0F4761" w:themeColor="accent1" w:themeShade="BF"/>
    </w:rPr>
  </w:style>
  <w:style w:type="character" w:customStyle="1" w:styleId="6Char">
    <w:name w:val="제목 6 Char"/>
    <w:basedOn w:val="a0"/>
    <w:link w:val="6"/>
    <w:uiPriority w:val="9"/>
    <w:semiHidden/>
    <w:rsid w:val="00EB1C16"/>
    <w:rPr>
      <w:rFonts w:eastAsiaTheme="majorEastAsia" w:cstheme="majorBidi"/>
      <w:i/>
      <w:iCs/>
      <w:color w:val="595959" w:themeColor="text1" w:themeTint="A6"/>
    </w:rPr>
  </w:style>
  <w:style w:type="character" w:customStyle="1" w:styleId="7Char">
    <w:name w:val="제목 7 Char"/>
    <w:basedOn w:val="a0"/>
    <w:link w:val="7"/>
    <w:uiPriority w:val="9"/>
    <w:semiHidden/>
    <w:rsid w:val="00EB1C16"/>
    <w:rPr>
      <w:rFonts w:eastAsiaTheme="majorEastAsia" w:cstheme="majorBidi"/>
      <w:color w:val="595959" w:themeColor="text1" w:themeTint="A6"/>
    </w:rPr>
  </w:style>
  <w:style w:type="character" w:customStyle="1" w:styleId="8Char">
    <w:name w:val="제목 8 Char"/>
    <w:basedOn w:val="a0"/>
    <w:link w:val="8"/>
    <w:uiPriority w:val="9"/>
    <w:semiHidden/>
    <w:rsid w:val="00EB1C16"/>
    <w:rPr>
      <w:rFonts w:eastAsiaTheme="majorEastAsia" w:cstheme="majorBidi"/>
      <w:i/>
      <w:iCs/>
      <w:color w:val="272727" w:themeColor="text1" w:themeTint="D8"/>
    </w:rPr>
  </w:style>
  <w:style w:type="character" w:customStyle="1" w:styleId="9Char">
    <w:name w:val="제목 9 Char"/>
    <w:basedOn w:val="a0"/>
    <w:link w:val="9"/>
    <w:uiPriority w:val="9"/>
    <w:semiHidden/>
    <w:rsid w:val="00EB1C16"/>
    <w:rPr>
      <w:rFonts w:eastAsiaTheme="majorEastAsia" w:cstheme="majorBidi"/>
      <w:color w:val="272727" w:themeColor="text1" w:themeTint="D8"/>
    </w:rPr>
  </w:style>
  <w:style w:type="paragraph" w:styleId="a3">
    <w:name w:val="Title"/>
    <w:basedOn w:val="a"/>
    <w:next w:val="a"/>
    <w:link w:val="Char"/>
    <w:uiPriority w:val="10"/>
    <w:qFormat/>
    <w:rsid w:val="00EB1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1C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1C16"/>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EB1C1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B1C16"/>
    <w:pPr>
      <w:spacing w:before="160"/>
      <w:jc w:val="center"/>
    </w:pPr>
    <w:rPr>
      <w:i/>
      <w:iCs/>
      <w:color w:val="404040" w:themeColor="text1" w:themeTint="BF"/>
    </w:rPr>
  </w:style>
  <w:style w:type="character" w:customStyle="1" w:styleId="Char1">
    <w:name w:val="인용 Char"/>
    <w:basedOn w:val="a0"/>
    <w:link w:val="a5"/>
    <w:uiPriority w:val="29"/>
    <w:rsid w:val="00EB1C16"/>
    <w:rPr>
      <w:i/>
      <w:iCs/>
      <w:color w:val="404040" w:themeColor="text1" w:themeTint="BF"/>
    </w:rPr>
  </w:style>
  <w:style w:type="paragraph" w:styleId="a6">
    <w:name w:val="List Paragraph"/>
    <w:basedOn w:val="a"/>
    <w:uiPriority w:val="34"/>
    <w:qFormat/>
    <w:rsid w:val="00EB1C16"/>
    <w:pPr>
      <w:ind w:left="720"/>
      <w:contextualSpacing/>
    </w:pPr>
  </w:style>
  <w:style w:type="character" w:styleId="a7">
    <w:name w:val="Intense Emphasis"/>
    <w:basedOn w:val="a0"/>
    <w:uiPriority w:val="21"/>
    <w:qFormat/>
    <w:rsid w:val="00EB1C16"/>
    <w:rPr>
      <w:i/>
      <w:iCs/>
      <w:color w:val="0F4761" w:themeColor="accent1" w:themeShade="BF"/>
    </w:rPr>
  </w:style>
  <w:style w:type="paragraph" w:styleId="a8">
    <w:name w:val="Intense Quote"/>
    <w:basedOn w:val="a"/>
    <w:next w:val="a"/>
    <w:link w:val="Char2"/>
    <w:uiPriority w:val="30"/>
    <w:qFormat/>
    <w:rsid w:val="00EB1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1C16"/>
    <w:rPr>
      <w:i/>
      <w:iCs/>
      <w:color w:val="0F4761" w:themeColor="accent1" w:themeShade="BF"/>
    </w:rPr>
  </w:style>
  <w:style w:type="character" w:styleId="a9">
    <w:name w:val="Intense Reference"/>
    <w:basedOn w:val="a0"/>
    <w:uiPriority w:val="32"/>
    <w:qFormat/>
    <w:rsid w:val="00EB1C16"/>
    <w:rPr>
      <w:b/>
      <w:bCs/>
      <w:smallCaps/>
      <w:color w:val="0F4761" w:themeColor="accent1" w:themeShade="BF"/>
      <w:spacing w:val="5"/>
    </w:rPr>
  </w:style>
  <w:style w:type="paragraph" w:styleId="aa">
    <w:name w:val="header"/>
    <w:basedOn w:val="a"/>
    <w:link w:val="Char3"/>
    <w:uiPriority w:val="99"/>
    <w:unhideWhenUsed/>
    <w:rsid w:val="00B70162"/>
    <w:pPr>
      <w:tabs>
        <w:tab w:val="center" w:pos="4513"/>
        <w:tab w:val="right" w:pos="9026"/>
      </w:tabs>
      <w:snapToGrid w:val="0"/>
    </w:pPr>
  </w:style>
  <w:style w:type="character" w:customStyle="1" w:styleId="Char3">
    <w:name w:val="머리글 Char"/>
    <w:basedOn w:val="a0"/>
    <w:link w:val="aa"/>
    <w:uiPriority w:val="99"/>
    <w:rsid w:val="00B70162"/>
  </w:style>
  <w:style w:type="paragraph" w:styleId="ab">
    <w:name w:val="footer"/>
    <w:basedOn w:val="a"/>
    <w:link w:val="Char4"/>
    <w:uiPriority w:val="99"/>
    <w:unhideWhenUsed/>
    <w:rsid w:val="00B70162"/>
    <w:pPr>
      <w:tabs>
        <w:tab w:val="center" w:pos="4513"/>
        <w:tab w:val="right" w:pos="9026"/>
      </w:tabs>
      <w:snapToGrid w:val="0"/>
    </w:pPr>
  </w:style>
  <w:style w:type="character" w:customStyle="1" w:styleId="Char4">
    <w:name w:val="바닥글 Char"/>
    <w:basedOn w:val="a0"/>
    <w:link w:val="ab"/>
    <w:uiPriority w:val="99"/>
    <w:rsid w:val="00B70162"/>
  </w:style>
  <w:style w:type="paragraph" w:styleId="ac">
    <w:name w:val="Balloon Text"/>
    <w:basedOn w:val="a"/>
    <w:link w:val="Char5"/>
    <w:uiPriority w:val="99"/>
    <w:semiHidden/>
    <w:unhideWhenUsed/>
    <w:rsid w:val="00AF140F"/>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0"/>
    <w:link w:val="ac"/>
    <w:uiPriority w:val="99"/>
    <w:semiHidden/>
    <w:rsid w:val="00AF140F"/>
    <w:rPr>
      <w:rFonts w:asciiTheme="majorHAnsi" w:eastAsiaTheme="majorEastAsia" w:hAnsiTheme="majorHAnsi" w:cstheme="majorBidi"/>
      <w:sz w:val="18"/>
      <w:szCs w:val="18"/>
    </w:rPr>
  </w:style>
  <w:style w:type="character" w:styleId="ad">
    <w:name w:val="annotation reference"/>
    <w:basedOn w:val="a0"/>
    <w:uiPriority w:val="99"/>
    <w:semiHidden/>
    <w:unhideWhenUsed/>
    <w:rsid w:val="00E154E7"/>
    <w:rPr>
      <w:sz w:val="18"/>
      <w:szCs w:val="18"/>
    </w:rPr>
  </w:style>
  <w:style w:type="paragraph" w:styleId="ae">
    <w:name w:val="annotation text"/>
    <w:basedOn w:val="a"/>
    <w:link w:val="Char6"/>
    <w:uiPriority w:val="99"/>
    <w:semiHidden/>
    <w:unhideWhenUsed/>
    <w:rsid w:val="00E154E7"/>
  </w:style>
  <w:style w:type="character" w:customStyle="1" w:styleId="Char6">
    <w:name w:val="메모 텍스트 Char"/>
    <w:basedOn w:val="a0"/>
    <w:link w:val="ae"/>
    <w:uiPriority w:val="99"/>
    <w:semiHidden/>
    <w:rsid w:val="00E154E7"/>
  </w:style>
  <w:style w:type="paragraph" w:styleId="af">
    <w:name w:val="annotation subject"/>
    <w:basedOn w:val="ae"/>
    <w:next w:val="ae"/>
    <w:link w:val="Char7"/>
    <w:uiPriority w:val="99"/>
    <w:semiHidden/>
    <w:unhideWhenUsed/>
    <w:rsid w:val="00E154E7"/>
    <w:rPr>
      <w:b/>
      <w:bCs/>
    </w:rPr>
  </w:style>
  <w:style w:type="character" w:customStyle="1" w:styleId="Char7">
    <w:name w:val="메모 주제 Char"/>
    <w:basedOn w:val="Char6"/>
    <w:link w:val="af"/>
    <w:uiPriority w:val="99"/>
    <w:semiHidden/>
    <w:rsid w:val="00E15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168581">
      <w:bodyDiv w:val="1"/>
      <w:marLeft w:val="0"/>
      <w:marRight w:val="0"/>
      <w:marTop w:val="0"/>
      <w:marBottom w:val="0"/>
      <w:divBdr>
        <w:top w:val="none" w:sz="0" w:space="0" w:color="auto"/>
        <w:left w:val="none" w:sz="0" w:space="0" w:color="auto"/>
        <w:bottom w:val="none" w:sz="0" w:space="0" w:color="auto"/>
        <w:right w:val="none" w:sz="0" w:space="0" w:color="auto"/>
      </w:divBdr>
    </w:div>
    <w:div w:id="164600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3</Pages>
  <Words>641</Words>
  <Characters>3654</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Lee</dc:creator>
  <cp:keywords/>
  <dc:description/>
  <cp:lastModifiedBy>김현주 (Hyunjoo Kim)</cp:lastModifiedBy>
  <cp:revision>3</cp:revision>
  <cp:lastPrinted>2024-08-06T00:06:00Z</cp:lastPrinted>
  <dcterms:created xsi:type="dcterms:W3CDTF">2024-08-06T08:39:00Z</dcterms:created>
  <dcterms:modified xsi:type="dcterms:W3CDTF">2024-08-06T23:25:00Z</dcterms:modified>
</cp:coreProperties>
</file>