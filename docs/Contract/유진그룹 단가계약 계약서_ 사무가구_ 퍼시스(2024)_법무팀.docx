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FA39D" w14:textId="77777777" w:rsidR="00C45CE3" w:rsidRPr="00787FDC" w:rsidRDefault="00C45CE3" w:rsidP="00883351">
      <w:pPr>
        <w:jc w:val="center"/>
        <w:rPr>
          <w:rFonts w:ascii="바탕체" w:eastAsia="바탕체" w:hAnsi="바탕체"/>
          <w:b/>
          <w:szCs w:val="20"/>
          <w:u w:val="single"/>
        </w:rPr>
      </w:pPr>
    </w:p>
    <w:p w14:paraId="5B3478ED" w14:textId="77777777" w:rsidR="00C45CE3" w:rsidRDefault="00C45CE3" w:rsidP="00883351">
      <w:pPr>
        <w:jc w:val="center"/>
        <w:rPr>
          <w:rFonts w:ascii="바탕체" w:eastAsia="바탕체" w:hAnsi="바탕체"/>
          <w:b/>
          <w:sz w:val="36"/>
          <w:szCs w:val="32"/>
          <w:u w:val="single"/>
        </w:rPr>
      </w:pPr>
    </w:p>
    <w:p w14:paraId="07101376" w14:textId="77777777" w:rsidR="00235B90" w:rsidRPr="00C45CE3" w:rsidRDefault="0001532F" w:rsidP="00883351">
      <w:pPr>
        <w:jc w:val="center"/>
        <w:rPr>
          <w:rFonts w:ascii="바탕체" w:eastAsia="바탕체" w:hAnsi="바탕체"/>
          <w:b/>
          <w:sz w:val="36"/>
          <w:szCs w:val="32"/>
          <w:u w:val="single"/>
        </w:rPr>
      </w:pPr>
      <w:r>
        <w:rPr>
          <w:rFonts w:ascii="바탕체" w:eastAsia="바탕체" w:hAnsi="바탕체" w:hint="eastAsia"/>
          <w:b/>
          <w:sz w:val="36"/>
          <w:szCs w:val="32"/>
          <w:u w:val="single"/>
        </w:rPr>
        <w:t>사무가구</w:t>
      </w:r>
      <w:r w:rsidR="00883351" w:rsidRPr="00C45CE3">
        <w:rPr>
          <w:rFonts w:ascii="바탕체" w:eastAsia="바탕체" w:hAnsi="바탕체" w:hint="eastAsia"/>
          <w:b/>
          <w:sz w:val="36"/>
          <w:szCs w:val="32"/>
          <w:u w:val="single"/>
        </w:rPr>
        <w:t xml:space="preserve"> 공급계약서</w:t>
      </w:r>
    </w:p>
    <w:p w14:paraId="0EC756E9" w14:textId="77777777" w:rsidR="00883351" w:rsidRPr="00883351" w:rsidRDefault="00883351">
      <w:pPr>
        <w:rPr>
          <w:rFonts w:ascii="바탕체" w:eastAsia="바탕체" w:hAnsi="바탕체"/>
        </w:rPr>
      </w:pPr>
    </w:p>
    <w:p w14:paraId="105DCF3C" w14:textId="77777777" w:rsidR="00883351" w:rsidRDefault="00883351">
      <w:pPr>
        <w:rPr>
          <w:rFonts w:ascii="바탕체" w:eastAsia="바탕체" w:hAnsi="바탕체"/>
        </w:rPr>
      </w:pPr>
    </w:p>
    <w:p w14:paraId="79E3F92D" w14:textId="77777777" w:rsidR="00883351" w:rsidRDefault="00883351">
      <w:pPr>
        <w:rPr>
          <w:rFonts w:ascii="바탕체" w:eastAsia="바탕체" w:hAnsi="바탕체"/>
        </w:rPr>
      </w:pPr>
    </w:p>
    <w:p w14:paraId="39DB1F05" w14:textId="77777777" w:rsidR="00883351" w:rsidRDefault="00883351">
      <w:pPr>
        <w:rPr>
          <w:rFonts w:ascii="바탕체" w:eastAsia="바탕체" w:hAnsi="바탕체"/>
        </w:rPr>
      </w:pPr>
    </w:p>
    <w:p w14:paraId="2641DD68" w14:textId="77777777" w:rsidR="00C45CE3" w:rsidRDefault="00C45CE3">
      <w:pPr>
        <w:rPr>
          <w:rFonts w:ascii="바탕체" w:eastAsia="바탕체" w:hAnsi="바탕체"/>
        </w:rPr>
      </w:pPr>
    </w:p>
    <w:p w14:paraId="47D7A969" w14:textId="77777777" w:rsidR="00883351" w:rsidRDefault="00883351">
      <w:pPr>
        <w:rPr>
          <w:rFonts w:ascii="바탕체" w:eastAsia="바탕체" w:hAnsi="바탕체"/>
        </w:rPr>
      </w:pPr>
    </w:p>
    <w:p w14:paraId="378AF7B0" w14:textId="77777777" w:rsidR="00883351" w:rsidRDefault="00883351">
      <w:pPr>
        <w:rPr>
          <w:rFonts w:ascii="바탕체" w:eastAsia="바탕체" w:hAnsi="바탕체"/>
        </w:rPr>
      </w:pPr>
    </w:p>
    <w:p w14:paraId="694CECE8" w14:textId="77777777" w:rsidR="00C45CE3" w:rsidRDefault="00883351" w:rsidP="001375D7">
      <w:pPr>
        <w:spacing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  </w:t>
      </w:r>
      <w:r w:rsidR="00C45CE3">
        <w:rPr>
          <w:rFonts w:ascii="바탕체" w:eastAsia="바탕체" w:hAnsi="바탕체" w:hint="eastAsia"/>
        </w:rPr>
        <w:t>유진기업(주), 남부산업(주), 당진기업(주), 이순산업(주), 현대개발(주), (주)</w:t>
      </w:r>
      <w:proofErr w:type="spellStart"/>
      <w:r w:rsidR="001375D7">
        <w:rPr>
          <w:rFonts w:ascii="바탕체" w:eastAsia="바탕체" w:hAnsi="바탕체" w:hint="eastAsia"/>
        </w:rPr>
        <w:t>지구레미콘</w:t>
      </w:r>
      <w:proofErr w:type="spellEnd"/>
      <w:r w:rsidR="001375D7">
        <w:rPr>
          <w:rFonts w:ascii="바탕체" w:eastAsia="바탕체" w:hAnsi="바탕체" w:hint="eastAsia"/>
        </w:rPr>
        <w:t>,</w:t>
      </w:r>
      <w:r w:rsidR="001375D7">
        <w:rPr>
          <w:rFonts w:ascii="바탕체" w:eastAsia="바탕체" w:hAnsi="바탕체"/>
        </w:rPr>
        <w:t xml:space="preserve"> </w:t>
      </w:r>
      <w:r w:rsidR="001375D7">
        <w:rPr>
          <w:rFonts w:ascii="바탕체" w:eastAsia="바탕체" w:hAnsi="바탕체" w:hint="eastAsia"/>
        </w:rPr>
        <w:t>성인산업 주식회사</w:t>
      </w:r>
      <w:r w:rsidR="00C45CE3">
        <w:rPr>
          <w:rFonts w:ascii="바탕체" w:eastAsia="바탕체" w:hAnsi="바탕체" w:hint="eastAsia"/>
        </w:rPr>
        <w:t xml:space="preserve"> (이하 </w:t>
      </w:r>
      <w:r w:rsidR="00C45CE3">
        <w:rPr>
          <w:rFonts w:ascii="바탕체" w:eastAsia="바탕체" w:hAnsi="바탕체"/>
        </w:rPr>
        <w:t>“</w:t>
      </w:r>
      <w:r w:rsidR="00C45CE3">
        <w:rPr>
          <w:rFonts w:ascii="바탕체" w:eastAsia="바탕체" w:hAnsi="바탕체" w:hint="eastAsia"/>
        </w:rPr>
        <w:t>구매자</w:t>
      </w:r>
      <w:r w:rsidR="00C45CE3">
        <w:rPr>
          <w:rFonts w:ascii="바탕체" w:eastAsia="바탕체" w:hAnsi="바탕체"/>
        </w:rPr>
        <w:t>”</w:t>
      </w:r>
      <w:r w:rsidR="00C45CE3">
        <w:rPr>
          <w:rFonts w:ascii="바탕체" w:eastAsia="바탕체" w:hAnsi="바탕체" w:hint="eastAsia"/>
        </w:rPr>
        <w:t xml:space="preserve">라 한다) 과 </w:t>
      </w:r>
      <w:proofErr w:type="spellStart"/>
      <w:r w:rsidR="0001532F">
        <w:rPr>
          <w:rFonts w:ascii="바탕체" w:eastAsia="바탕체" w:hAnsi="바탕체" w:hint="eastAsia"/>
        </w:rPr>
        <w:t>와이디컴퍼니</w:t>
      </w:r>
      <w:proofErr w:type="spellEnd"/>
      <w:r w:rsidR="0001532F">
        <w:rPr>
          <w:rFonts w:ascii="바탕체" w:eastAsia="바탕체" w:hAnsi="바탕체" w:hint="eastAsia"/>
        </w:rPr>
        <w:t xml:space="preserve"> 주식회사</w:t>
      </w:r>
      <w:r w:rsidR="00C45CE3">
        <w:rPr>
          <w:rFonts w:ascii="바탕체" w:eastAsia="바탕체" w:hAnsi="바탕체" w:hint="eastAsia"/>
        </w:rPr>
        <w:t xml:space="preserve">(이하 </w:t>
      </w:r>
      <w:r w:rsidR="00C45CE3">
        <w:rPr>
          <w:rFonts w:ascii="바탕체" w:eastAsia="바탕체" w:hAnsi="바탕체"/>
        </w:rPr>
        <w:t>“</w:t>
      </w:r>
      <w:r w:rsidR="00C45CE3">
        <w:rPr>
          <w:rFonts w:ascii="바탕체" w:eastAsia="바탕체" w:hAnsi="바탕체" w:hint="eastAsia"/>
        </w:rPr>
        <w:t>공급자</w:t>
      </w:r>
      <w:r w:rsidR="00C45CE3">
        <w:rPr>
          <w:rFonts w:ascii="바탕체" w:eastAsia="바탕체" w:hAnsi="바탕체"/>
        </w:rPr>
        <w:t>”</w:t>
      </w:r>
      <w:r w:rsidR="00C45CE3">
        <w:rPr>
          <w:rFonts w:ascii="바탕체" w:eastAsia="바탕체" w:hAnsi="바탕체" w:hint="eastAsia"/>
        </w:rPr>
        <w:t xml:space="preserve"> 라 한다</w:t>
      </w:r>
      <w:proofErr w:type="gramStart"/>
      <w:r w:rsidR="00C45CE3">
        <w:rPr>
          <w:rFonts w:ascii="바탕체" w:eastAsia="바탕체" w:hAnsi="바탕체" w:hint="eastAsia"/>
        </w:rPr>
        <w:t xml:space="preserve">) </w:t>
      </w:r>
      <w:r w:rsidR="007057C7">
        <w:rPr>
          <w:rFonts w:ascii="바탕체" w:eastAsia="바탕체" w:hAnsi="바탕체" w:hint="eastAsia"/>
        </w:rPr>
        <w:t>는</w:t>
      </w:r>
      <w:proofErr w:type="gramEnd"/>
    </w:p>
    <w:p w14:paraId="4729758B" w14:textId="77777777" w:rsidR="00883351" w:rsidRDefault="00C45CE3" w:rsidP="00C45CE3">
      <w:pPr>
        <w:spacing w:line="360" w:lineRule="auto"/>
        <w:ind w:firstLineChars="200" w:firstLine="40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아래와 같이 </w:t>
      </w:r>
      <w:r w:rsidR="0001532F">
        <w:rPr>
          <w:rFonts w:ascii="바탕체" w:eastAsia="바탕체" w:hAnsi="바탕체" w:hint="eastAsia"/>
        </w:rPr>
        <w:t>사무가구</w:t>
      </w:r>
      <w:r>
        <w:rPr>
          <w:rFonts w:ascii="바탕체" w:eastAsia="바탕체" w:hAnsi="바탕체" w:hint="eastAsia"/>
        </w:rPr>
        <w:t xml:space="preserve">에 대하여 연간단가 </w:t>
      </w:r>
      <w:proofErr w:type="gramStart"/>
      <w:r>
        <w:rPr>
          <w:rFonts w:ascii="바탕체" w:eastAsia="바탕체" w:hAnsi="바탕체" w:hint="eastAsia"/>
        </w:rPr>
        <w:t>공급계약  (</w:t>
      </w:r>
      <w:proofErr w:type="gramEnd"/>
      <w:r>
        <w:rPr>
          <w:rFonts w:ascii="바탕체" w:eastAsia="바탕체" w:hAnsi="바탕체" w:hint="eastAsia"/>
        </w:rPr>
        <w:t xml:space="preserve">이하 </w:t>
      </w:r>
      <w:r>
        <w:rPr>
          <w:rFonts w:ascii="바탕체" w:eastAsia="바탕체" w:hAnsi="바탕체"/>
        </w:rPr>
        <w:t>“</w:t>
      </w:r>
      <w:r>
        <w:rPr>
          <w:rFonts w:ascii="바탕체" w:eastAsia="바탕체" w:hAnsi="바탕체" w:hint="eastAsia"/>
        </w:rPr>
        <w:t>본 계약</w:t>
      </w:r>
      <w:r>
        <w:rPr>
          <w:rFonts w:ascii="바탕체" w:eastAsia="바탕체" w:hAnsi="바탕체"/>
        </w:rPr>
        <w:t>”</w:t>
      </w:r>
      <w:r>
        <w:rPr>
          <w:rFonts w:ascii="바탕체" w:eastAsia="바탕체" w:hAnsi="바탕체" w:hint="eastAsia"/>
        </w:rPr>
        <w:t>이라 한다) 을 체결한다.</w:t>
      </w:r>
    </w:p>
    <w:p w14:paraId="1C8F399A" w14:textId="77777777" w:rsidR="00883351" w:rsidRDefault="00883351">
      <w:pPr>
        <w:rPr>
          <w:rFonts w:ascii="바탕체" w:eastAsia="바탕체" w:hAnsi="바탕체"/>
        </w:rPr>
      </w:pPr>
    </w:p>
    <w:p w14:paraId="3DA19632" w14:textId="77777777" w:rsidR="00D97A42" w:rsidRDefault="00D97A42">
      <w:pPr>
        <w:rPr>
          <w:rFonts w:ascii="바탕체" w:eastAsia="바탕체" w:hAnsi="바탕체"/>
        </w:rPr>
      </w:pPr>
    </w:p>
    <w:p w14:paraId="7B0BE06A" w14:textId="77777777" w:rsidR="00C45CE3" w:rsidRPr="00883351" w:rsidRDefault="00C45CE3">
      <w:pPr>
        <w:rPr>
          <w:rFonts w:ascii="바탕체" w:eastAsia="바탕체" w:hAnsi="바탕체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0"/>
        <w:gridCol w:w="579"/>
        <w:gridCol w:w="7433"/>
      </w:tblGrid>
      <w:tr w:rsidR="00AB30B6" w:rsidRPr="00883351" w14:paraId="3853C6B2" w14:textId="77777777" w:rsidTr="00883351">
        <w:tc>
          <w:tcPr>
            <w:tcW w:w="1230" w:type="dxa"/>
          </w:tcPr>
          <w:p w14:paraId="11AD4410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 xml:space="preserve">  구매자 :</w:t>
            </w:r>
          </w:p>
        </w:tc>
        <w:tc>
          <w:tcPr>
            <w:tcW w:w="579" w:type="dxa"/>
          </w:tcPr>
          <w:p w14:paraId="3F18CF89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(1)</w:t>
            </w:r>
          </w:p>
        </w:tc>
        <w:tc>
          <w:tcPr>
            <w:tcW w:w="7433" w:type="dxa"/>
          </w:tcPr>
          <w:p w14:paraId="35DE9DAD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유진기업(주)</w:t>
            </w:r>
          </w:p>
        </w:tc>
      </w:tr>
      <w:tr w:rsidR="00AB30B6" w:rsidRPr="00883351" w14:paraId="07EBC49C" w14:textId="77777777" w:rsidTr="00883351">
        <w:tc>
          <w:tcPr>
            <w:tcW w:w="1230" w:type="dxa"/>
          </w:tcPr>
          <w:p w14:paraId="00FA7422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345EB2F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4C5C31B5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부천시 오정구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석천로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457</w:t>
            </w:r>
          </w:p>
        </w:tc>
      </w:tr>
      <w:tr w:rsidR="00AB30B6" w:rsidRPr="00883351" w14:paraId="65BB557C" w14:textId="77777777" w:rsidTr="00883351">
        <w:tc>
          <w:tcPr>
            <w:tcW w:w="1230" w:type="dxa"/>
          </w:tcPr>
          <w:p w14:paraId="7AE25A5A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58B12C0D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1FF3C438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 w:rsidRPr="00883351">
              <w:rPr>
                <w:rFonts w:ascii="바탕체" w:eastAsia="바탕체" w:hAnsi="바탕체" w:hint="eastAsia"/>
              </w:rPr>
              <w:t>최  종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성</w:t>
            </w:r>
          </w:p>
        </w:tc>
      </w:tr>
      <w:tr w:rsidR="00AB30B6" w:rsidRPr="00883351" w14:paraId="740B39BE" w14:textId="77777777" w:rsidTr="00883351">
        <w:tc>
          <w:tcPr>
            <w:tcW w:w="1230" w:type="dxa"/>
          </w:tcPr>
          <w:p w14:paraId="5ECB5847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3A067AA7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259C30DC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6FE9B92C" w14:textId="77777777" w:rsidTr="00883351">
        <w:tc>
          <w:tcPr>
            <w:tcW w:w="1230" w:type="dxa"/>
          </w:tcPr>
          <w:p w14:paraId="6DB31559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0A46E3C2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(2)</w:t>
            </w:r>
          </w:p>
        </w:tc>
        <w:tc>
          <w:tcPr>
            <w:tcW w:w="7433" w:type="dxa"/>
          </w:tcPr>
          <w:p w14:paraId="5C9C36A8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남부산업(주)</w:t>
            </w:r>
          </w:p>
        </w:tc>
      </w:tr>
      <w:tr w:rsidR="00AB30B6" w:rsidRPr="00883351" w14:paraId="6556E883" w14:textId="77777777" w:rsidTr="00883351">
        <w:tc>
          <w:tcPr>
            <w:tcW w:w="1230" w:type="dxa"/>
          </w:tcPr>
          <w:p w14:paraId="7471CDA2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4CEABB68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642472D9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화성시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향남읍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서봉로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714</w:t>
            </w:r>
          </w:p>
        </w:tc>
      </w:tr>
      <w:tr w:rsidR="00AB30B6" w:rsidRPr="00883351" w14:paraId="5370E2F1" w14:textId="77777777" w:rsidTr="00883351">
        <w:tc>
          <w:tcPr>
            <w:tcW w:w="1230" w:type="dxa"/>
          </w:tcPr>
          <w:p w14:paraId="5222E931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058E374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0D1AAD24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r>
              <w:rPr>
                <w:rFonts w:ascii="바탕체" w:eastAsia="바탕체" w:hAnsi="바탕체" w:hint="eastAsia"/>
              </w:rPr>
              <w:t>최</w:t>
            </w:r>
            <w:r w:rsidRPr="00883351">
              <w:rPr>
                <w:rFonts w:ascii="바탕체" w:eastAsia="바탕체" w:hAnsi="바탕체" w:hint="eastAsia"/>
              </w:rPr>
              <w:t xml:space="preserve">    </w:t>
            </w:r>
            <w:r>
              <w:rPr>
                <w:rFonts w:ascii="바탕체" w:eastAsia="바탕체" w:hAnsi="바탕체" w:hint="eastAsia"/>
              </w:rPr>
              <w:t xml:space="preserve">  영</w:t>
            </w:r>
          </w:p>
        </w:tc>
      </w:tr>
      <w:tr w:rsidR="00AB30B6" w:rsidRPr="00883351" w14:paraId="6CF598AC" w14:textId="77777777" w:rsidTr="00883351">
        <w:tc>
          <w:tcPr>
            <w:tcW w:w="1230" w:type="dxa"/>
          </w:tcPr>
          <w:p w14:paraId="2CBF1F7A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3B2762B0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101CBD5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3FC3DE31" w14:textId="77777777" w:rsidTr="00883351">
        <w:tc>
          <w:tcPr>
            <w:tcW w:w="1230" w:type="dxa"/>
          </w:tcPr>
          <w:p w14:paraId="24EEE6B6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7C15A111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(3)</w:t>
            </w:r>
          </w:p>
        </w:tc>
        <w:tc>
          <w:tcPr>
            <w:tcW w:w="7433" w:type="dxa"/>
          </w:tcPr>
          <w:p w14:paraId="64D0F7EB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당진기업(주)</w:t>
            </w:r>
          </w:p>
        </w:tc>
      </w:tr>
      <w:tr w:rsidR="00AB30B6" w:rsidRPr="00883351" w14:paraId="5EE1A957" w14:textId="77777777" w:rsidTr="00883351">
        <w:tc>
          <w:tcPr>
            <w:tcW w:w="1230" w:type="dxa"/>
          </w:tcPr>
          <w:p w14:paraId="582FE640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40A10708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C979951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충청남도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당진시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고대면 고대로 158</w:t>
            </w:r>
          </w:p>
        </w:tc>
      </w:tr>
      <w:tr w:rsidR="00AB30B6" w:rsidRPr="00883351" w14:paraId="1FA58225" w14:textId="77777777" w:rsidTr="00883351">
        <w:tc>
          <w:tcPr>
            <w:tcW w:w="1230" w:type="dxa"/>
          </w:tcPr>
          <w:p w14:paraId="122A649F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7F62DE75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0EFD1F46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 w:rsidR="00024B5B">
              <w:rPr>
                <w:rFonts w:ascii="바탕체" w:eastAsia="바탕체" w:hAnsi="바탕체" w:hint="eastAsia"/>
              </w:rPr>
              <w:t>이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 w:rsidR="00024B5B">
              <w:rPr>
                <w:rFonts w:ascii="바탕체" w:eastAsia="바탕체" w:hAnsi="바탕체" w:hint="eastAsia"/>
              </w:rPr>
              <w:t>찬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 w:rsidR="00024B5B">
              <w:rPr>
                <w:rFonts w:ascii="바탕체" w:eastAsia="바탕체" w:hAnsi="바탕체" w:hint="eastAsia"/>
              </w:rPr>
              <w:t>규</w:t>
            </w:r>
          </w:p>
        </w:tc>
      </w:tr>
      <w:tr w:rsidR="00AB30B6" w:rsidRPr="00883351" w14:paraId="246A1F37" w14:textId="77777777" w:rsidTr="00883351">
        <w:tc>
          <w:tcPr>
            <w:tcW w:w="1230" w:type="dxa"/>
          </w:tcPr>
          <w:p w14:paraId="2B7E8462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FA96D42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11D145A9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677EF6EA" w14:textId="77777777" w:rsidTr="00883351">
        <w:tc>
          <w:tcPr>
            <w:tcW w:w="1230" w:type="dxa"/>
          </w:tcPr>
          <w:p w14:paraId="163C4B03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22167740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(4)</w:t>
            </w:r>
          </w:p>
        </w:tc>
        <w:tc>
          <w:tcPr>
            <w:tcW w:w="7433" w:type="dxa"/>
          </w:tcPr>
          <w:p w14:paraId="52E99ED3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이순산업(주)</w:t>
            </w:r>
          </w:p>
        </w:tc>
      </w:tr>
      <w:tr w:rsidR="00AB30B6" w:rsidRPr="00883351" w14:paraId="79FEE7DB" w14:textId="77777777" w:rsidTr="00883351">
        <w:tc>
          <w:tcPr>
            <w:tcW w:w="1230" w:type="dxa"/>
          </w:tcPr>
          <w:p w14:paraId="0CD36F4A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6611C29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6822629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포천시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내촌면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금강로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2199-43</w:t>
            </w:r>
          </w:p>
        </w:tc>
      </w:tr>
      <w:tr w:rsidR="00AB30B6" w:rsidRPr="00883351" w14:paraId="243C5DDB" w14:textId="77777777" w:rsidTr="00883351">
        <w:tc>
          <w:tcPr>
            <w:tcW w:w="1230" w:type="dxa"/>
          </w:tcPr>
          <w:p w14:paraId="4311AB3A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17E2B4D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6F40CE6F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>
              <w:rPr>
                <w:rFonts w:ascii="바탕체" w:eastAsia="바탕체" w:hAnsi="바탕체" w:hint="eastAsia"/>
              </w:rPr>
              <w:t>이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재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원</w:t>
            </w:r>
          </w:p>
        </w:tc>
      </w:tr>
      <w:tr w:rsidR="00AB30B6" w:rsidRPr="00883351" w14:paraId="5231D6C1" w14:textId="77777777" w:rsidTr="00883351">
        <w:tc>
          <w:tcPr>
            <w:tcW w:w="1230" w:type="dxa"/>
          </w:tcPr>
          <w:p w14:paraId="3AE952D5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41B78AB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4CF0EFF1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67939638" w14:textId="77777777" w:rsidTr="00883351">
        <w:tc>
          <w:tcPr>
            <w:tcW w:w="1230" w:type="dxa"/>
          </w:tcPr>
          <w:p w14:paraId="5D087AA9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2956895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(5)</w:t>
            </w:r>
          </w:p>
        </w:tc>
        <w:tc>
          <w:tcPr>
            <w:tcW w:w="7433" w:type="dxa"/>
          </w:tcPr>
          <w:p w14:paraId="77E00102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현대개발(주)</w:t>
            </w:r>
          </w:p>
        </w:tc>
      </w:tr>
      <w:tr w:rsidR="00AB30B6" w:rsidRPr="00883351" w14:paraId="4EC389F5" w14:textId="77777777" w:rsidTr="00883351">
        <w:tc>
          <w:tcPr>
            <w:tcW w:w="1230" w:type="dxa"/>
          </w:tcPr>
          <w:p w14:paraId="23F6E326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5174E57F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0C9517ED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광주광역시 광산구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풍영정길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201 (신정동)</w:t>
            </w:r>
          </w:p>
        </w:tc>
      </w:tr>
      <w:tr w:rsidR="00AB30B6" w:rsidRPr="00883351" w14:paraId="07975E47" w14:textId="77777777" w:rsidTr="00883351">
        <w:tc>
          <w:tcPr>
            <w:tcW w:w="1230" w:type="dxa"/>
          </w:tcPr>
          <w:p w14:paraId="3E9051F2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41A497DE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6262E927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>
              <w:rPr>
                <w:rFonts w:ascii="바탕체" w:eastAsia="바탕체" w:hAnsi="바탕체" w:hint="eastAsia"/>
              </w:rPr>
              <w:t>류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득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현</w:t>
            </w:r>
          </w:p>
        </w:tc>
      </w:tr>
      <w:tr w:rsidR="00AB30B6" w:rsidRPr="00883351" w14:paraId="4B15C01F" w14:textId="77777777" w:rsidTr="00883351">
        <w:tc>
          <w:tcPr>
            <w:tcW w:w="1230" w:type="dxa"/>
          </w:tcPr>
          <w:p w14:paraId="55088CDA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441076D7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46ABE24F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1E873F13" w14:textId="77777777" w:rsidTr="00883351">
        <w:tc>
          <w:tcPr>
            <w:tcW w:w="1230" w:type="dxa"/>
          </w:tcPr>
          <w:p w14:paraId="1C7853C9" w14:textId="77777777" w:rsidR="00AB30B6" w:rsidRPr="00883351" w:rsidRDefault="00AB30B6" w:rsidP="008E088E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4F32F66C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>
              <w:rPr>
                <w:rFonts w:ascii="바탕체" w:eastAsia="바탕체" w:hAnsi="바탕체" w:hint="eastAsia"/>
                <w:b/>
              </w:rPr>
              <w:t>(6</w:t>
            </w:r>
            <w:r w:rsidRPr="00883351">
              <w:rPr>
                <w:rFonts w:ascii="바탕체" w:eastAsia="바탕체" w:hAnsi="바탕체" w:hint="eastAsia"/>
                <w:b/>
              </w:rPr>
              <w:t>)</w:t>
            </w:r>
          </w:p>
        </w:tc>
        <w:tc>
          <w:tcPr>
            <w:tcW w:w="7433" w:type="dxa"/>
          </w:tcPr>
          <w:p w14:paraId="7124741C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(주)</w:t>
            </w:r>
            <w:proofErr w:type="spellStart"/>
            <w:r w:rsidRPr="00883351">
              <w:rPr>
                <w:rFonts w:ascii="바탕체" w:eastAsia="바탕체" w:hAnsi="바탕체" w:hint="eastAsia"/>
                <w:b/>
              </w:rPr>
              <w:t>지구레미콘</w:t>
            </w:r>
            <w:proofErr w:type="spellEnd"/>
          </w:p>
        </w:tc>
      </w:tr>
      <w:tr w:rsidR="00AB30B6" w:rsidRPr="00883351" w14:paraId="6F2CCF50" w14:textId="77777777" w:rsidTr="00883351">
        <w:tc>
          <w:tcPr>
            <w:tcW w:w="1230" w:type="dxa"/>
          </w:tcPr>
          <w:p w14:paraId="458B7AC4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12F19A41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59B77C6A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화성시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향남읍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발안로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>464번길 25-41</w:t>
            </w:r>
          </w:p>
        </w:tc>
      </w:tr>
      <w:tr w:rsidR="00AB30B6" w:rsidRPr="00883351" w14:paraId="4ED455B7" w14:textId="77777777" w:rsidTr="00883351">
        <w:tc>
          <w:tcPr>
            <w:tcW w:w="1230" w:type="dxa"/>
          </w:tcPr>
          <w:p w14:paraId="251A23FB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76E307A8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EA9B010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r>
              <w:rPr>
                <w:rFonts w:ascii="바탕체" w:eastAsia="바탕체" w:hAnsi="바탕체" w:hint="eastAsia"/>
              </w:rPr>
              <w:t>최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 xml:space="preserve"> 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 xml:space="preserve"> 영</w:t>
            </w:r>
          </w:p>
        </w:tc>
      </w:tr>
      <w:tr w:rsidR="00AB30B6" w:rsidRPr="00883351" w14:paraId="759316B0" w14:textId="77777777" w:rsidTr="00883351">
        <w:tc>
          <w:tcPr>
            <w:tcW w:w="1230" w:type="dxa"/>
          </w:tcPr>
          <w:p w14:paraId="42E929B8" w14:textId="77777777" w:rsidR="00AB30B6" w:rsidRPr="00883351" w:rsidRDefault="00AB30B6" w:rsidP="008E088E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05F24254" w14:textId="77777777" w:rsidR="00AB30B6" w:rsidRPr="00883351" w:rsidRDefault="00AB30B6" w:rsidP="00A5081D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39E732C2" w14:textId="77777777" w:rsidR="00AB30B6" w:rsidRPr="00883351" w:rsidRDefault="00AB30B6" w:rsidP="00A5081D">
            <w:pPr>
              <w:rPr>
                <w:rFonts w:ascii="바탕체" w:eastAsia="바탕체" w:hAnsi="바탕체"/>
              </w:rPr>
            </w:pPr>
          </w:p>
        </w:tc>
      </w:tr>
      <w:tr w:rsidR="001375D7" w:rsidRPr="00883351" w14:paraId="656EBC8F" w14:textId="77777777" w:rsidTr="00883351">
        <w:tc>
          <w:tcPr>
            <w:tcW w:w="1230" w:type="dxa"/>
          </w:tcPr>
          <w:p w14:paraId="26DA5274" w14:textId="77777777" w:rsidR="001375D7" w:rsidRPr="00883351" w:rsidRDefault="001375D7" w:rsidP="001375D7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79" w:type="dxa"/>
          </w:tcPr>
          <w:p w14:paraId="2099F101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  <w:b/>
              </w:rPr>
            </w:pPr>
            <w:r>
              <w:rPr>
                <w:rFonts w:ascii="바탕체" w:eastAsia="바탕체" w:hAnsi="바탕체" w:hint="eastAsia"/>
                <w:b/>
              </w:rPr>
              <w:t>(7)</w:t>
            </w:r>
          </w:p>
        </w:tc>
        <w:tc>
          <w:tcPr>
            <w:tcW w:w="7433" w:type="dxa"/>
          </w:tcPr>
          <w:p w14:paraId="4CBF6411" w14:textId="77777777" w:rsidR="001375D7" w:rsidRPr="001375D7" w:rsidRDefault="001375D7" w:rsidP="001375D7">
            <w:pPr>
              <w:rPr>
                <w:rFonts w:ascii="바탕체" w:eastAsia="바탕체" w:hAnsi="바탕체"/>
                <w:b/>
              </w:rPr>
            </w:pPr>
            <w:r w:rsidRPr="001375D7">
              <w:rPr>
                <w:rFonts w:ascii="바탕체" w:eastAsia="바탕체" w:hAnsi="바탕체" w:hint="eastAsia"/>
                <w:b/>
              </w:rPr>
              <w:t>성인산업 주식회사</w:t>
            </w:r>
          </w:p>
        </w:tc>
      </w:tr>
      <w:tr w:rsidR="001375D7" w:rsidRPr="00883351" w14:paraId="006E6283" w14:textId="77777777" w:rsidTr="00883351">
        <w:tc>
          <w:tcPr>
            <w:tcW w:w="1230" w:type="dxa"/>
          </w:tcPr>
          <w:p w14:paraId="6444B8BA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3B6F9E4C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4418A493" w14:textId="77777777" w:rsidR="001375D7" w:rsidRPr="001375D7" w:rsidRDefault="001375D7" w:rsidP="001375D7">
            <w:pPr>
              <w:rPr>
                <w:rFonts w:ascii="바탕체" w:eastAsia="바탕체" w:hAnsi="바탕체"/>
              </w:rPr>
            </w:pPr>
            <w:r w:rsidRPr="001375D7">
              <w:rPr>
                <w:rFonts w:ascii="바탕체" w:eastAsia="바탕체" w:hAnsi="바탕체" w:hint="eastAsia"/>
              </w:rPr>
              <w:t xml:space="preserve">충청남도 공주시 </w:t>
            </w:r>
            <w:proofErr w:type="spellStart"/>
            <w:r w:rsidRPr="001375D7">
              <w:rPr>
                <w:rFonts w:ascii="바탕체" w:eastAsia="바탕체" w:hAnsi="바탕체" w:hint="eastAsia"/>
              </w:rPr>
              <w:t>이인면</w:t>
            </w:r>
            <w:proofErr w:type="spellEnd"/>
            <w:r w:rsidRPr="001375D7">
              <w:rPr>
                <w:rFonts w:ascii="바탕체" w:eastAsia="바탕체" w:hAnsi="바탕체" w:hint="eastAsia"/>
              </w:rPr>
              <w:t xml:space="preserve"> 검바위로 </w:t>
            </w:r>
            <w:r w:rsidRPr="001375D7">
              <w:rPr>
                <w:rFonts w:ascii="바탕체" w:eastAsia="바탕체" w:hAnsi="바탕체"/>
              </w:rPr>
              <w:t>95-39</w:t>
            </w:r>
          </w:p>
        </w:tc>
      </w:tr>
      <w:tr w:rsidR="001375D7" w:rsidRPr="00883351" w14:paraId="0B14E22E" w14:textId="77777777" w:rsidTr="00883351">
        <w:tc>
          <w:tcPr>
            <w:tcW w:w="1230" w:type="dxa"/>
          </w:tcPr>
          <w:p w14:paraId="25C5FD87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379BF7E4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581AE9E" w14:textId="77777777" w:rsidR="001375D7" w:rsidRPr="001375D7" w:rsidRDefault="001375D7" w:rsidP="001375D7">
            <w:pPr>
              <w:rPr>
                <w:rFonts w:ascii="바탕체" w:eastAsia="바탕체" w:hAnsi="바탕체"/>
              </w:rPr>
            </w:pPr>
            <w:r w:rsidRPr="001375D7">
              <w:rPr>
                <w:rFonts w:ascii="바탕체" w:eastAsia="바탕체" w:hAnsi="바탕체" w:hint="eastAsia"/>
              </w:rPr>
              <w:t xml:space="preserve">대표이사 </w:t>
            </w:r>
            <w:r w:rsidRPr="001375D7">
              <w:rPr>
                <w:rFonts w:ascii="바탕체" w:eastAsia="바탕체" w:hAnsi="바탕체"/>
              </w:rPr>
              <w:t xml:space="preserve">  </w:t>
            </w:r>
            <w:proofErr w:type="gramStart"/>
            <w:r w:rsidRPr="001375D7">
              <w:rPr>
                <w:rFonts w:ascii="바탕체" w:eastAsia="바탕체" w:hAnsi="바탕체" w:hint="eastAsia"/>
              </w:rPr>
              <w:t xml:space="preserve">박 </w:t>
            </w:r>
            <w:r w:rsidRPr="001375D7">
              <w:rPr>
                <w:rFonts w:ascii="바탕체" w:eastAsia="바탕체" w:hAnsi="바탕체"/>
              </w:rPr>
              <w:t xml:space="preserve"> </w:t>
            </w:r>
            <w:r w:rsidRPr="001375D7">
              <w:rPr>
                <w:rFonts w:ascii="바탕체" w:eastAsia="바탕체" w:hAnsi="바탕체" w:hint="eastAsia"/>
              </w:rPr>
              <w:t>영</w:t>
            </w:r>
            <w:proofErr w:type="gramEnd"/>
            <w:r w:rsidRPr="001375D7">
              <w:rPr>
                <w:rFonts w:ascii="바탕체" w:eastAsia="바탕체" w:hAnsi="바탕체" w:hint="eastAsia"/>
              </w:rPr>
              <w:t xml:space="preserve"> </w:t>
            </w:r>
            <w:r w:rsidRPr="001375D7">
              <w:rPr>
                <w:rFonts w:ascii="바탕체" w:eastAsia="바탕체" w:hAnsi="바탕체"/>
              </w:rPr>
              <w:t xml:space="preserve"> </w:t>
            </w:r>
            <w:r w:rsidRPr="001375D7">
              <w:rPr>
                <w:rFonts w:ascii="바탕체" w:eastAsia="바탕체" w:hAnsi="바탕체" w:hint="eastAsia"/>
              </w:rPr>
              <w:t>석</w:t>
            </w:r>
          </w:p>
        </w:tc>
      </w:tr>
      <w:tr w:rsidR="001375D7" w:rsidRPr="00883351" w14:paraId="19B98981" w14:textId="77777777" w:rsidTr="00883351">
        <w:tc>
          <w:tcPr>
            <w:tcW w:w="1230" w:type="dxa"/>
          </w:tcPr>
          <w:p w14:paraId="3B35BF13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17F016DE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70AA09C1" w14:textId="77777777" w:rsidR="001375D7" w:rsidRDefault="001375D7" w:rsidP="001375D7">
            <w:pPr>
              <w:rPr>
                <w:rFonts w:ascii="바탕체" w:eastAsia="바탕체" w:hAnsi="바탕체"/>
              </w:rPr>
            </w:pPr>
          </w:p>
          <w:p w14:paraId="4645196A" w14:textId="77777777" w:rsidR="001375D7" w:rsidRDefault="001375D7" w:rsidP="001375D7">
            <w:pPr>
              <w:rPr>
                <w:rFonts w:ascii="바탕체" w:eastAsia="바탕체" w:hAnsi="바탕체"/>
              </w:rPr>
            </w:pPr>
          </w:p>
          <w:p w14:paraId="63ECCB5A" w14:textId="77777777" w:rsidR="001375D7" w:rsidRDefault="001375D7" w:rsidP="001375D7">
            <w:pPr>
              <w:rPr>
                <w:rFonts w:ascii="바탕체" w:eastAsia="바탕체" w:hAnsi="바탕체"/>
              </w:rPr>
            </w:pPr>
          </w:p>
          <w:p w14:paraId="0E421F5A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</w:tr>
      <w:tr w:rsidR="001375D7" w:rsidRPr="00883351" w14:paraId="10CF9D74" w14:textId="77777777" w:rsidTr="00883351">
        <w:tc>
          <w:tcPr>
            <w:tcW w:w="1230" w:type="dxa"/>
          </w:tcPr>
          <w:p w14:paraId="7DDCCA1D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1A42B9D7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0CE037F6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</w:tr>
      <w:tr w:rsidR="001375D7" w:rsidRPr="00883351" w14:paraId="17AF15C2" w14:textId="77777777" w:rsidTr="00883351">
        <w:tc>
          <w:tcPr>
            <w:tcW w:w="1230" w:type="dxa"/>
          </w:tcPr>
          <w:p w14:paraId="07D830C1" w14:textId="77777777" w:rsidR="001375D7" w:rsidRPr="00883351" w:rsidRDefault="001375D7" w:rsidP="001375D7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 xml:space="preserve">  공급자 :</w:t>
            </w:r>
          </w:p>
        </w:tc>
        <w:tc>
          <w:tcPr>
            <w:tcW w:w="579" w:type="dxa"/>
          </w:tcPr>
          <w:p w14:paraId="0BD305C7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(1)</w:t>
            </w:r>
          </w:p>
        </w:tc>
        <w:tc>
          <w:tcPr>
            <w:tcW w:w="7433" w:type="dxa"/>
          </w:tcPr>
          <w:p w14:paraId="39915678" w14:textId="73DECD81" w:rsidR="001375D7" w:rsidRPr="001F19E5" w:rsidRDefault="00D57694" w:rsidP="001375D7">
            <w:pPr>
              <w:rPr>
                <w:rFonts w:ascii="바탕체" w:eastAsia="바탕체" w:hAnsi="바탕체"/>
                <w:b/>
                <w:highlight w:val="yellow"/>
              </w:rPr>
            </w:pPr>
            <w:r>
              <w:rPr>
                <w:rFonts w:ascii="바탕체" w:eastAsia="바탕체" w:hAnsi="바탕체"/>
                <w:b/>
                <w:highlight w:val="yellow"/>
              </w:rPr>
              <w:t>㈜</w:t>
            </w:r>
            <w:r>
              <w:rPr>
                <w:rFonts w:ascii="바탕체" w:eastAsia="바탕체" w:hAnsi="바탕체" w:hint="eastAsia"/>
                <w:b/>
                <w:highlight w:val="yellow"/>
              </w:rPr>
              <w:t>퍼시스</w:t>
            </w:r>
          </w:p>
        </w:tc>
      </w:tr>
      <w:tr w:rsidR="001375D7" w:rsidRPr="00883351" w14:paraId="41EEE9C2" w14:textId="77777777" w:rsidTr="00883351">
        <w:tc>
          <w:tcPr>
            <w:tcW w:w="1230" w:type="dxa"/>
          </w:tcPr>
          <w:p w14:paraId="32E276FD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34FB94A3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32820B0E" w14:textId="4B63A322" w:rsidR="001375D7" w:rsidRPr="001F19E5" w:rsidRDefault="00D57694" w:rsidP="001375D7">
            <w:pPr>
              <w:rPr>
                <w:rFonts w:ascii="바탕체" w:eastAsia="바탕체" w:hAnsi="바탕체"/>
                <w:highlight w:val="yellow"/>
              </w:rPr>
            </w:pPr>
            <w:r>
              <w:rPr>
                <w:rFonts w:ascii="바탕체" w:eastAsia="바탕체" w:hAnsi="바탕체" w:hint="eastAsia"/>
                <w:highlight w:val="yellow"/>
              </w:rPr>
              <w:t xml:space="preserve">서울특별시 송파구 </w:t>
            </w:r>
            <w:proofErr w:type="spellStart"/>
            <w:r>
              <w:rPr>
                <w:rFonts w:ascii="바탕체" w:eastAsia="바탕체" w:hAnsi="바탕체" w:hint="eastAsia"/>
                <w:highlight w:val="yellow"/>
              </w:rPr>
              <w:t>오금로</w:t>
            </w:r>
            <w:proofErr w:type="spellEnd"/>
            <w:r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r>
              <w:rPr>
                <w:rFonts w:ascii="바탕체" w:eastAsia="바탕체" w:hAnsi="바탕체"/>
                <w:highlight w:val="yellow"/>
              </w:rPr>
              <w:t xml:space="preserve">311 </w:t>
            </w:r>
            <w:proofErr w:type="spellStart"/>
            <w:r>
              <w:rPr>
                <w:rFonts w:ascii="바탕체" w:eastAsia="바탕체" w:hAnsi="바탕체" w:hint="eastAsia"/>
                <w:highlight w:val="yellow"/>
              </w:rPr>
              <w:t>퍼시스</w:t>
            </w:r>
            <w:proofErr w:type="spellEnd"/>
            <w:r>
              <w:rPr>
                <w:rFonts w:ascii="바탕체" w:eastAsia="바탕체" w:hAnsi="바탕체" w:hint="eastAsia"/>
                <w:highlight w:val="yellow"/>
              </w:rPr>
              <w:t xml:space="preserve"> 빌딩</w:t>
            </w:r>
          </w:p>
        </w:tc>
      </w:tr>
      <w:tr w:rsidR="001375D7" w:rsidRPr="00883351" w14:paraId="316278F7" w14:textId="77777777" w:rsidTr="00883351">
        <w:tc>
          <w:tcPr>
            <w:tcW w:w="1230" w:type="dxa"/>
          </w:tcPr>
          <w:p w14:paraId="058A90DF" w14:textId="77777777" w:rsidR="001375D7" w:rsidRPr="00883351" w:rsidRDefault="001375D7" w:rsidP="001375D7">
            <w:pPr>
              <w:rPr>
                <w:rFonts w:ascii="바탕체" w:eastAsia="바탕체" w:hAnsi="바탕체"/>
              </w:rPr>
            </w:pPr>
          </w:p>
        </w:tc>
        <w:tc>
          <w:tcPr>
            <w:tcW w:w="579" w:type="dxa"/>
          </w:tcPr>
          <w:p w14:paraId="2FE462E0" w14:textId="77777777" w:rsidR="001375D7" w:rsidRPr="00883351" w:rsidRDefault="001375D7" w:rsidP="001375D7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7433" w:type="dxa"/>
          </w:tcPr>
          <w:p w14:paraId="67B1F720" w14:textId="445AFCD8" w:rsidR="001375D7" w:rsidRPr="001F19E5" w:rsidRDefault="001375D7" w:rsidP="001375D7">
            <w:pPr>
              <w:rPr>
                <w:rFonts w:ascii="바탕체" w:eastAsia="바탕체" w:hAnsi="바탕체"/>
                <w:highlight w:val="yellow"/>
              </w:rPr>
            </w:pPr>
            <w:r w:rsidRPr="001F19E5">
              <w:rPr>
                <w:rFonts w:ascii="바탕체" w:eastAsia="바탕체" w:hAnsi="바탕체" w:hint="eastAsia"/>
                <w:highlight w:val="yellow"/>
              </w:rPr>
              <w:t xml:space="preserve">대표이사   </w:t>
            </w:r>
            <w:r w:rsidR="00D57694">
              <w:rPr>
                <w:rFonts w:ascii="바탕체" w:eastAsia="바탕체" w:hAnsi="바탕체" w:hint="eastAsia"/>
                <w:highlight w:val="yellow"/>
              </w:rPr>
              <w:t xml:space="preserve">배 상 </w:t>
            </w:r>
            <w:proofErr w:type="gramStart"/>
            <w:r w:rsidR="00D57694">
              <w:rPr>
                <w:rFonts w:ascii="바탕체" w:eastAsia="바탕체" w:hAnsi="바탕체" w:hint="eastAsia"/>
                <w:highlight w:val="yellow"/>
              </w:rPr>
              <w:t xml:space="preserve">돈 </w:t>
            </w:r>
            <w:r w:rsidR="00D57694">
              <w:rPr>
                <w:rFonts w:ascii="바탕체" w:eastAsia="바탕체" w:hAnsi="바탕체"/>
                <w:highlight w:val="yellow"/>
              </w:rPr>
              <w:t>,</w:t>
            </w:r>
            <w:proofErr w:type="gramEnd"/>
            <w:r w:rsidR="00D57694">
              <w:rPr>
                <w:rFonts w:ascii="바탕체" w:eastAsia="바탕체" w:hAnsi="바탕체"/>
                <w:highlight w:val="yellow"/>
              </w:rPr>
              <w:t xml:space="preserve"> </w:t>
            </w:r>
            <w:r w:rsidR="00D57694">
              <w:rPr>
                <w:rFonts w:ascii="바탕체" w:eastAsia="바탕체" w:hAnsi="바탕체" w:hint="eastAsia"/>
                <w:highlight w:val="yellow"/>
              </w:rPr>
              <w:t>박 광 호</w:t>
            </w:r>
          </w:p>
        </w:tc>
      </w:tr>
    </w:tbl>
    <w:p w14:paraId="29C77C9D" w14:textId="77777777" w:rsidR="00C45CE3" w:rsidRDefault="00C45CE3" w:rsidP="008E088E">
      <w:pPr>
        <w:rPr>
          <w:rFonts w:ascii="바탕체" w:eastAsia="바탕체" w:hAnsi="바탕체"/>
        </w:rPr>
      </w:pPr>
    </w:p>
    <w:p w14:paraId="6504678D" w14:textId="77777777" w:rsidR="00C916B0" w:rsidRPr="001375D7" w:rsidRDefault="00C45CE3" w:rsidP="001375D7">
      <w:pPr>
        <w:widowControl/>
        <w:wordWrap/>
        <w:autoSpaceDE/>
        <w:autoSpaceDN/>
        <w:jc w:val="left"/>
        <w:rPr>
          <w:rFonts w:ascii="바탕체" w:eastAsia="바탕체" w:hAnsi="바탕체"/>
        </w:rPr>
      </w:pPr>
      <w:r>
        <w:rPr>
          <w:rFonts w:ascii="바탕체" w:eastAsia="바탕체" w:hAnsi="바탕체"/>
        </w:rPr>
        <w:br w:type="page"/>
      </w:r>
    </w:p>
    <w:p w14:paraId="7505883A" w14:textId="77777777" w:rsidR="008E088E" w:rsidRPr="008A0F79" w:rsidRDefault="00C45CE3" w:rsidP="00C916B0">
      <w:pPr>
        <w:autoSpaceDE/>
        <w:autoSpaceDN/>
        <w:spacing w:line="360" w:lineRule="auto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lastRenderedPageBreak/>
        <w:t>제 1조 (제품)</w:t>
      </w:r>
    </w:p>
    <w:p w14:paraId="70480A82" w14:textId="77777777" w:rsidR="00C45CE3" w:rsidRDefault="00C45CE3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1. 본 계약에 의하여 공급자가 구매자에게 판매, 인도하고 구매자가 공급자로부터 구매, 인수할 제품은 </w:t>
      </w:r>
      <w:r w:rsidR="0001532F">
        <w:rPr>
          <w:rFonts w:ascii="바탕체" w:eastAsia="바탕체" w:hAnsi="바탕체" w:hint="eastAsia"/>
        </w:rPr>
        <w:t>사무가구</w:t>
      </w:r>
      <w:r>
        <w:rPr>
          <w:rFonts w:ascii="바탕체" w:eastAsia="바탕체" w:hAnsi="바탕체" w:hint="eastAsia"/>
        </w:rPr>
        <w:t>이다.</w:t>
      </w:r>
    </w:p>
    <w:p w14:paraId="16C81DBB" w14:textId="77777777" w:rsidR="00C916B0" w:rsidRDefault="00C916B0" w:rsidP="00C916B0">
      <w:pPr>
        <w:autoSpaceDE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16295631" w14:textId="77777777" w:rsidR="00C916B0" w:rsidRDefault="00C916B0" w:rsidP="00C916B0">
      <w:pPr>
        <w:autoSpaceDE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>
        <w:rPr>
          <w:rFonts w:ascii="바탕체" w:eastAsia="바탕체" w:hAnsi="바탕체" w:hint="eastAsia"/>
          <w:b/>
        </w:rPr>
        <w:t>제 2조 (단가)</w:t>
      </w:r>
    </w:p>
    <w:p w14:paraId="4ADC65AD" w14:textId="77777777" w:rsidR="001375D7" w:rsidRPr="001375D7" w:rsidRDefault="001375D7" w:rsidP="001375D7">
      <w:pPr>
        <w:autoSpaceDE/>
        <w:autoSpaceDN/>
        <w:spacing w:line="360" w:lineRule="auto"/>
        <w:ind w:leftChars="100" w:left="426" w:hangingChars="113" w:hanging="226"/>
        <w:rPr>
          <w:rFonts w:ascii="바탕체" w:eastAsia="바탕체" w:hAnsi="바탕체"/>
        </w:rPr>
      </w:pPr>
      <w:r w:rsidRPr="001375D7">
        <w:rPr>
          <w:rFonts w:ascii="바탕체" w:eastAsia="바탕체" w:hAnsi="바탕체"/>
        </w:rPr>
        <w:t>1</w:t>
      </w:r>
      <w:r w:rsidRPr="001375D7">
        <w:rPr>
          <w:rFonts w:ascii="바탕체" w:eastAsia="바탕체" w:hAnsi="바탕체" w:hint="eastAsia"/>
        </w:rPr>
        <w:t xml:space="preserve">. 제품의 가격은 유진기업 통합구매시스템(이하 </w:t>
      </w:r>
      <w:r w:rsidRPr="001375D7">
        <w:rPr>
          <w:rFonts w:ascii="바탕체" w:eastAsia="바탕체" w:hAnsi="바탕체"/>
        </w:rPr>
        <w:t>“EUPROS”</w:t>
      </w:r>
      <w:r w:rsidRPr="001375D7">
        <w:rPr>
          <w:rFonts w:ascii="바탕체" w:eastAsia="바탕체" w:hAnsi="바탕체" w:hint="eastAsia"/>
        </w:rPr>
        <w:t>라 한다</w:t>
      </w:r>
      <w:r w:rsidRPr="001375D7">
        <w:rPr>
          <w:rFonts w:ascii="바탕체" w:eastAsia="바탕체" w:hAnsi="바탕체"/>
        </w:rPr>
        <w:t>)</w:t>
      </w:r>
      <w:r w:rsidRPr="001375D7">
        <w:rPr>
          <w:rFonts w:ascii="바탕체" w:eastAsia="바탕체" w:hAnsi="바탕체" w:hint="eastAsia"/>
        </w:rPr>
        <w:t xml:space="preserve"> 내 단가계약현황에 따른다.</w:t>
      </w:r>
    </w:p>
    <w:p w14:paraId="04356974" w14:textId="77777777" w:rsidR="001375D7" w:rsidRPr="001375D7" w:rsidRDefault="001375D7" w:rsidP="001375D7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 w:rsidRPr="001375D7">
        <w:rPr>
          <w:rFonts w:ascii="바탕체" w:eastAsia="바탕체" w:hAnsi="바탕체" w:hint="eastAsia"/>
        </w:rPr>
        <w:t xml:space="preserve">  </w:t>
      </w:r>
      <w:r w:rsidRPr="001375D7">
        <w:rPr>
          <w:rFonts w:ascii="바탕체" w:eastAsia="바탕체" w:hAnsi="바탕체"/>
        </w:rPr>
        <w:t>2</w:t>
      </w:r>
      <w:r w:rsidRPr="001375D7">
        <w:rPr>
          <w:rFonts w:ascii="바탕체" w:eastAsia="바탕체" w:hAnsi="바탕체" w:hint="eastAsia"/>
        </w:rPr>
        <w:t>. 제품의 단가는 원자재 급격한 가격상승,</w:t>
      </w:r>
      <w:r w:rsidRPr="001375D7">
        <w:rPr>
          <w:rFonts w:ascii="바탕체" w:eastAsia="바탕체" w:hAnsi="바탕체"/>
        </w:rPr>
        <w:t xml:space="preserve"> </w:t>
      </w:r>
      <w:r w:rsidRPr="001375D7">
        <w:rPr>
          <w:rFonts w:ascii="바탕체" w:eastAsia="바탕체" w:hAnsi="바탕체" w:hint="eastAsia"/>
        </w:rPr>
        <w:t>제조비용의 증가,</w:t>
      </w:r>
      <w:r w:rsidRPr="001375D7">
        <w:rPr>
          <w:rFonts w:ascii="바탕체" w:eastAsia="바탕체" w:hAnsi="바탕체"/>
        </w:rPr>
        <w:t xml:space="preserve"> </w:t>
      </w:r>
      <w:r w:rsidRPr="001375D7">
        <w:rPr>
          <w:rFonts w:ascii="바탕체" w:eastAsia="바탕체" w:hAnsi="바탕체" w:hint="eastAsia"/>
        </w:rPr>
        <w:t>시장가격 변동에 따른 요인이 없는 경우 계약단가는 변동은 없다.</w:t>
      </w:r>
    </w:p>
    <w:p w14:paraId="101B452F" w14:textId="77777777" w:rsidR="001375D7" w:rsidRPr="007A74DA" w:rsidRDefault="001375D7" w:rsidP="001375D7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 w:rsidRPr="001375D7">
        <w:rPr>
          <w:rFonts w:ascii="바탕체" w:eastAsia="바탕체" w:hAnsi="바탕체"/>
        </w:rPr>
        <w:t xml:space="preserve">  3. </w:t>
      </w:r>
      <w:r w:rsidRPr="001375D7">
        <w:rPr>
          <w:rFonts w:ascii="바탕체" w:eastAsia="바탕체" w:hAnsi="바탕체" w:hint="eastAsia"/>
        </w:rPr>
        <w:t>단,</w:t>
      </w:r>
      <w:r w:rsidRPr="001375D7">
        <w:rPr>
          <w:rFonts w:ascii="바탕체" w:eastAsia="바탕체" w:hAnsi="바탕체"/>
        </w:rPr>
        <w:t xml:space="preserve"> </w:t>
      </w:r>
      <w:r w:rsidRPr="001375D7">
        <w:rPr>
          <w:rFonts w:ascii="바탕체" w:eastAsia="바탕체" w:hAnsi="바탕체" w:hint="eastAsia"/>
        </w:rPr>
        <w:t>구매자와 공급자간 협의에 의하여 추가되거나 삭제,</w:t>
      </w:r>
      <w:r w:rsidRPr="001375D7">
        <w:rPr>
          <w:rFonts w:ascii="바탕체" w:eastAsia="바탕체" w:hAnsi="바탕체"/>
        </w:rPr>
        <w:t xml:space="preserve"> </w:t>
      </w:r>
      <w:r w:rsidRPr="001375D7">
        <w:rPr>
          <w:rFonts w:ascii="바탕체" w:eastAsia="바탕체" w:hAnsi="바탕체" w:hint="eastAsia"/>
        </w:rPr>
        <w:t>변경될 수 있다.</w:t>
      </w:r>
    </w:p>
    <w:p w14:paraId="0139DED7" w14:textId="77777777" w:rsidR="00C916B0" w:rsidRPr="001375D7" w:rsidRDefault="00C916B0" w:rsidP="00C916B0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24268B84" w14:textId="77777777" w:rsidR="00C916B0" w:rsidRPr="008A0F79" w:rsidRDefault="00C916B0" w:rsidP="00C916B0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t>제 3조 (품질)</w:t>
      </w:r>
    </w:p>
    <w:p w14:paraId="75C2FD46" w14:textId="77777777" w:rsidR="00C45CE3" w:rsidRDefault="00C916B0" w:rsidP="00C916B0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1. 제품은 단가계약내역에 명시된 제조사의 제품 및 공급자가 제작,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 xml:space="preserve">보증한 제품을 </w:t>
      </w:r>
      <w:r w:rsidR="006B540B">
        <w:rPr>
          <w:rFonts w:ascii="바탕체" w:eastAsia="바탕체" w:hAnsi="바탕체" w:hint="eastAsia"/>
        </w:rPr>
        <w:t>납품하며</w:t>
      </w:r>
      <w:r w:rsidR="0003685A">
        <w:rPr>
          <w:rFonts w:ascii="바탕체" w:eastAsia="바탕체" w:hAnsi="바탕체" w:hint="eastAsia"/>
        </w:rPr>
        <w:t>, 품질에 하자 등이 있는 경우 모든 책임은 공급자가 부담한다.</w:t>
      </w:r>
    </w:p>
    <w:p w14:paraId="547B6638" w14:textId="77777777" w:rsidR="00787FDC" w:rsidRPr="00FC03CB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1D0D5746" w14:textId="77777777" w:rsidR="00787FDC" w:rsidRPr="008A0F79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t>제 4조 (발주 및 인도조건)</w:t>
      </w:r>
    </w:p>
    <w:p w14:paraId="23D9E59C" w14:textId="77777777" w:rsidR="00787FDC" w:rsidRPr="00773C71" w:rsidRDefault="00787FDC" w:rsidP="00773C71">
      <w:pPr>
        <w:pStyle w:val="a6"/>
        <w:numPr>
          <w:ilvl w:val="0"/>
          <w:numId w:val="1"/>
        </w:numPr>
        <w:autoSpaceDE/>
        <w:autoSpaceDN/>
        <w:spacing w:line="360" w:lineRule="auto"/>
        <w:ind w:leftChars="0"/>
        <w:rPr>
          <w:rFonts w:ascii="바탕체" w:eastAsia="바탕체" w:hAnsi="바탕체"/>
        </w:rPr>
      </w:pPr>
      <w:r w:rsidRPr="00773C71">
        <w:rPr>
          <w:rFonts w:ascii="바탕체" w:eastAsia="바탕체" w:hAnsi="바탕체" w:hint="eastAsia"/>
        </w:rPr>
        <w:t xml:space="preserve">공급자는 구매자로부터 발주된 </w:t>
      </w:r>
      <w:r w:rsidR="00773C71" w:rsidRPr="00773C71">
        <w:rPr>
          <w:rFonts w:ascii="바탕체" w:eastAsia="바탕체" w:hAnsi="바탕체" w:hint="eastAsia"/>
        </w:rPr>
        <w:t>제품</w:t>
      </w:r>
      <w:r w:rsidRPr="00773C71">
        <w:rPr>
          <w:rFonts w:ascii="바탕체" w:eastAsia="바탕체" w:hAnsi="바탕체" w:hint="eastAsia"/>
        </w:rPr>
        <w:t>별 수량을 구매자가 지정하는 장소까지 납기 내에 인도하여야 하며, 운송비는 공급자 부담으로 한다.</w:t>
      </w:r>
    </w:p>
    <w:p w14:paraId="794A4897" w14:textId="77777777" w:rsidR="00773C71" w:rsidRPr="00773C71" w:rsidRDefault="00773C71" w:rsidP="00773C71">
      <w:pPr>
        <w:pStyle w:val="a6"/>
        <w:numPr>
          <w:ilvl w:val="0"/>
          <w:numId w:val="1"/>
        </w:numPr>
        <w:autoSpaceDE/>
        <w:autoSpaceDN/>
        <w:spacing w:line="360" w:lineRule="auto"/>
        <w:ind w:leftChars="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공급자가 제품을 구매자에게 인도 후에는 제품에 대한 책임은 구매자에게 있다.</w:t>
      </w:r>
    </w:p>
    <w:p w14:paraId="31CFCE87" w14:textId="77777777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0C32ECAF" w14:textId="77777777" w:rsidR="00787FDC" w:rsidRPr="008A0F79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t>제 5조 (대금지급)</w:t>
      </w:r>
    </w:p>
    <w:p w14:paraId="18AEAEAC" w14:textId="1CD39FCA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  1. 공급자는 매월 말 일자 기준으로 세금계산서를 발행하고, 구매자는 공급자가 판매한 제품 대금을 </w:t>
      </w:r>
      <w:r w:rsidR="00845CA5">
        <w:rPr>
          <w:rFonts w:ascii="바탕체" w:eastAsia="바탕체" w:hAnsi="바탕체"/>
        </w:rPr>
        <w:t>“</w:t>
      </w:r>
      <w:r w:rsidR="00845CA5">
        <w:rPr>
          <w:rFonts w:ascii="바탕체" w:eastAsia="바탕체" w:hAnsi="바탕체" w:hint="eastAsia"/>
        </w:rPr>
        <w:t xml:space="preserve">월 마감 후 </w:t>
      </w:r>
      <w:r w:rsidR="009503E1">
        <w:rPr>
          <w:rFonts w:ascii="바탕체" w:eastAsia="바탕체" w:hAnsi="바탕체" w:hint="eastAsia"/>
        </w:rPr>
        <w:t>25</w:t>
      </w:r>
      <w:r w:rsidR="00845CA5">
        <w:rPr>
          <w:rFonts w:ascii="바탕체" w:eastAsia="바탕체" w:hAnsi="바탕체" w:hint="eastAsia"/>
        </w:rPr>
        <w:t>일 이내 현금 지급</w:t>
      </w:r>
      <w:r>
        <w:rPr>
          <w:rFonts w:ascii="바탕체" w:eastAsia="바탕체" w:hAnsi="바탕체"/>
        </w:rPr>
        <w:t>”</w:t>
      </w:r>
      <w:proofErr w:type="spellStart"/>
      <w:r>
        <w:rPr>
          <w:rFonts w:ascii="바탕체" w:eastAsia="바탕체" w:hAnsi="바탕체" w:hint="eastAsia"/>
        </w:rPr>
        <w:t>으로</w:t>
      </w:r>
      <w:proofErr w:type="spellEnd"/>
      <w:r>
        <w:rPr>
          <w:rFonts w:ascii="바탕체" w:eastAsia="바탕체" w:hAnsi="바탕체" w:hint="eastAsia"/>
        </w:rPr>
        <w:t xml:space="preserve"> 결제한다.</w:t>
      </w:r>
      <w:ins w:id="0" w:author="김현주 (Hyunjoo Kim)" w:date="2024-05-21T16:56:00Z">
        <w:r w:rsidR="00F772DD">
          <w:rPr>
            <w:rFonts w:ascii="바탕체" w:eastAsia="바탕체" w:hAnsi="바탕체"/>
          </w:rPr>
          <w:t xml:space="preserve"> </w:t>
        </w:r>
        <w:r w:rsidR="00F772DD">
          <w:rPr>
            <w:rFonts w:ascii="바탕체" w:eastAsia="바탕체" w:hAnsi="바탕체" w:hint="eastAsia"/>
          </w:rPr>
          <w:t>만일</w:t>
        </w:r>
        <w:r w:rsidR="00F772DD">
          <w:rPr>
            <w:rFonts w:ascii="바탕체" w:eastAsia="바탕체" w:hAnsi="바탕체"/>
          </w:rPr>
          <w:t xml:space="preserve"> </w:t>
        </w:r>
        <w:r w:rsidR="00F772DD">
          <w:rPr>
            <w:rFonts w:ascii="바탕체" w:eastAsia="바탕체" w:hAnsi="바탕체" w:hint="eastAsia"/>
          </w:rPr>
          <w:t xml:space="preserve">구매자가 동 기한 내 대금지급을 지연한 경우 연 </w:t>
        </w:r>
      </w:ins>
      <w:ins w:id="1" w:author="김현주 (Hyunjoo Kim)" w:date="2024-05-21T16:57:00Z">
        <w:r w:rsidR="00DE6100">
          <w:rPr>
            <w:rFonts w:ascii="바탕체" w:eastAsia="바탕체" w:hAnsi="바탕체"/>
          </w:rPr>
          <w:t>6</w:t>
        </w:r>
      </w:ins>
      <w:bookmarkStart w:id="2" w:name="_GoBack"/>
      <w:bookmarkEnd w:id="2"/>
      <w:ins w:id="3" w:author="김현주 (Hyunjoo Kim)" w:date="2024-05-21T16:56:00Z">
        <w:r w:rsidR="00F772DD">
          <w:rPr>
            <w:rFonts w:ascii="바탕체" w:eastAsia="바탕체" w:hAnsi="바탕체"/>
          </w:rPr>
          <w:t>%</w:t>
        </w:r>
        <w:r w:rsidR="00F772DD">
          <w:rPr>
            <w:rFonts w:ascii="바탕체" w:eastAsia="바탕체" w:hAnsi="바탕체" w:hint="eastAsia"/>
          </w:rPr>
          <w:t>의 비율에 의한 지연이자를 공급자에게 지급하여야 한다.</w:t>
        </w:r>
        <w:r w:rsidR="00F772DD">
          <w:rPr>
            <w:rFonts w:ascii="바탕체" w:eastAsia="바탕체" w:hAnsi="바탕체"/>
          </w:rPr>
          <w:t xml:space="preserve"> </w:t>
        </w:r>
      </w:ins>
    </w:p>
    <w:p w14:paraId="006FBFB3" w14:textId="77777777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5A19E6E1" w14:textId="77777777" w:rsidR="00787FDC" w:rsidRPr="008A0F79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t>제 6조 (이의 제기)</w:t>
      </w:r>
    </w:p>
    <w:p w14:paraId="2EBB3010" w14:textId="77777777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1. 제품 수량을 상호 확인하기 위해서 구매자는 제품인수 시 공급자의 거래명세서 및 발주서에 의거하여 제품을 검수한다.</w:t>
      </w:r>
    </w:p>
    <w:p w14:paraId="5E2FB173" w14:textId="2F8E68D2" w:rsidR="00787FDC" w:rsidRDefault="00787FDC" w:rsidP="00F772DD">
      <w:pPr>
        <w:autoSpaceDE/>
        <w:autoSpaceDN/>
        <w:spacing w:line="360" w:lineRule="auto"/>
        <w:ind w:left="626" w:hangingChars="313" w:hanging="626"/>
        <w:rPr>
          <w:rFonts w:ascii="바탕체" w:eastAsia="바탕체" w:hAnsi="바탕체"/>
        </w:rPr>
        <w:pPrChange w:id="4" w:author="김현주 (Hyunjoo Kim)" w:date="2024-05-21T16:54:00Z">
          <w:pPr>
            <w:autoSpaceDE/>
            <w:autoSpaceDN/>
            <w:spacing w:line="360" w:lineRule="auto"/>
            <w:ind w:left="426" w:hangingChars="213" w:hanging="426"/>
          </w:pPr>
        </w:pPrChange>
      </w:pPr>
      <w:r>
        <w:rPr>
          <w:rFonts w:ascii="바탕체" w:eastAsia="바탕체" w:hAnsi="바탕체" w:hint="eastAsia"/>
        </w:rPr>
        <w:t xml:space="preserve">  2. 인도제품의 수량 및 품질에 관한 구매자의 이의는 제품의 인도 </w:t>
      </w:r>
      <w:ins w:id="5" w:author="김현주 (Hyunjoo Kim)" w:date="2024-05-21T16:54:00Z">
        <w:r w:rsidR="00F772DD">
          <w:rPr>
            <w:rFonts w:ascii="바탕체" w:eastAsia="바탕체" w:hAnsi="바탕체" w:hint="eastAsia"/>
          </w:rPr>
          <w:t xml:space="preserve">후 </w:t>
        </w:r>
        <w:r w:rsidR="00F772DD">
          <w:rPr>
            <w:rFonts w:ascii="바탕체" w:eastAsia="바탕체" w:hAnsi="바탕체"/>
          </w:rPr>
          <w:t>7</w:t>
        </w:r>
        <w:r w:rsidR="00F772DD">
          <w:rPr>
            <w:rFonts w:ascii="바탕체" w:eastAsia="바탕체" w:hAnsi="바탕체" w:hint="eastAsia"/>
          </w:rPr>
          <w:t>일 이내에</w:t>
        </w:r>
      </w:ins>
      <w:del w:id="6" w:author="김현주 (Hyunjoo Kim)" w:date="2024-05-21T16:54:00Z">
        <w:r w:rsidDel="00F772DD">
          <w:rPr>
            <w:rFonts w:ascii="바탕체" w:eastAsia="바탕체" w:hAnsi="바탕체" w:hint="eastAsia"/>
          </w:rPr>
          <w:delText>시</w:delText>
        </w:r>
      </w:del>
      <w:r>
        <w:rPr>
          <w:rFonts w:ascii="바탕체" w:eastAsia="바탕체" w:hAnsi="바탕체" w:hint="eastAsia"/>
        </w:rPr>
        <w:t xml:space="preserve"> 제기하여야 </w:t>
      </w:r>
      <w:proofErr w:type="gramStart"/>
      <w:ins w:id="7" w:author="김현주 (Hyunjoo Kim)" w:date="2024-05-21T16:54:00Z">
        <w:r w:rsidR="00F772DD">
          <w:rPr>
            <w:rFonts w:ascii="바탕체" w:eastAsia="바탕체" w:hAnsi="바탕체" w:hint="eastAsia"/>
          </w:rPr>
          <w:t>하며,특별한</w:t>
        </w:r>
        <w:proofErr w:type="gramEnd"/>
        <w:r w:rsidR="00F772DD">
          <w:rPr>
            <w:rFonts w:ascii="바탕체" w:eastAsia="바탕체" w:hAnsi="바탕체" w:hint="eastAsia"/>
          </w:rPr>
          <w:t xml:space="preserve"> 이의</w:t>
        </w:r>
      </w:ins>
      <w:ins w:id="8" w:author="김현주 (Hyunjoo Kim)" w:date="2024-05-21T16:55:00Z">
        <w:r w:rsidR="00F772DD">
          <w:rPr>
            <w:rFonts w:ascii="바탕체" w:eastAsia="바탕체" w:hAnsi="바탕체" w:hint="eastAsia"/>
          </w:rPr>
          <w:t>제기가 없는 경우 검수에 합격한 것으로 한다.</w:t>
        </w:r>
        <w:r w:rsidR="00F772DD">
          <w:rPr>
            <w:rFonts w:ascii="바탕체" w:eastAsia="바탕체" w:hAnsi="바탕체"/>
          </w:rPr>
          <w:t xml:space="preserve"> </w:t>
        </w:r>
      </w:ins>
      <w:del w:id="9" w:author="김현주 (Hyunjoo Kim)" w:date="2024-05-21T16:54:00Z">
        <w:r w:rsidDel="00F772DD">
          <w:rPr>
            <w:rFonts w:ascii="바탕체" w:eastAsia="바탕체" w:hAnsi="바탕체" w:hint="eastAsia"/>
          </w:rPr>
          <w:delText xml:space="preserve">한다. </w:delText>
        </w:r>
      </w:del>
      <w:r>
        <w:rPr>
          <w:rFonts w:ascii="바탕체" w:eastAsia="바탕체" w:hAnsi="바탕체" w:hint="eastAsia"/>
        </w:rPr>
        <w:t>단, 인도 시에 발견할 수 없는 제품의 품질하자에 대하여는 공급자의 입회 하에 채취한 해당 제품의 견본 및 증빙서류를 첨부하여 이의를 제기하여야 한다.</w:t>
      </w:r>
    </w:p>
    <w:p w14:paraId="66B7683C" w14:textId="77777777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</w:p>
    <w:p w14:paraId="2526AF5F" w14:textId="77777777" w:rsidR="00787FDC" w:rsidRPr="008A0F79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</w:rPr>
      </w:pPr>
      <w:r w:rsidRPr="008A0F79">
        <w:rPr>
          <w:rFonts w:ascii="바탕체" w:eastAsia="바탕체" w:hAnsi="바탕체" w:hint="eastAsia"/>
          <w:b/>
        </w:rPr>
        <w:t>제 7조 (손해배상 등)</w:t>
      </w:r>
    </w:p>
    <w:p w14:paraId="5822A6BA" w14:textId="77777777" w:rsidR="00787FDC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1. 일방 당사자가 본 계약상의 의무를 위반한 때에는 귀책 당사자는 그로 인한 상대방의 손해를 배상하여야 한다.</w:t>
      </w:r>
    </w:p>
    <w:p w14:paraId="446317E5" w14:textId="77777777" w:rsidR="00787FDC" w:rsidRPr="00604200" w:rsidRDefault="00787FDC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 xml:space="preserve">  2. 다음 각 호의 경우 당사자는 지체 금액에 대하여 </w:t>
      </w:r>
      <w:r w:rsidR="00604200">
        <w:rPr>
          <w:rFonts w:ascii="바탕체" w:eastAsia="바탕체" w:hAnsi="바탕체" w:hint="eastAsia"/>
        </w:rPr>
        <w:t xml:space="preserve">연 10%로 계산된 금액을 지연 배상금으로 </w:t>
      </w:r>
      <w:r w:rsidR="00604200" w:rsidRPr="00604200">
        <w:rPr>
          <w:rFonts w:ascii="바탕체" w:eastAsia="바탕체" w:hAnsi="바탕체" w:hint="eastAsia"/>
        </w:rPr>
        <w:t>상대방에게 지급하여야 한다. 단, 사전에 양 당사자 간의 합의에 의하여 지체된 경우는 예외로 한다.</w:t>
      </w:r>
    </w:p>
    <w:p w14:paraId="28987C5E" w14:textId="77777777" w:rsidR="00604200" w:rsidRDefault="00604200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 w:cs="굴림"/>
          <w:color w:val="000000"/>
          <w:kern w:val="0"/>
          <w:szCs w:val="20"/>
        </w:rPr>
      </w:pPr>
      <w:r w:rsidRPr="00604200">
        <w:rPr>
          <w:rFonts w:ascii="바탕체" w:eastAsia="바탕체" w:hAnsi="바탕체" w:hint="eastAsia"/>
        </w:rPr>
        <w:t xml:space="preserve">    </w:t>
      </w:r>
      <w:r w:rsidRPr="00604200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① 어느 </w:t>
      </w:r>
      <w:r>
        <w:rPr>
          <w:rFonts w:ascii="바탕체" w:eastAsia="바탕체" w:hAnsi="바탕체" w:cs="굴림" w:hint="eastAsia"/>
          <w:color w:val="000000"/>
          <w:kern w:val="0"/>
          <w:szCs w:val="20"/>
        </w:rPr>
        <w:t>당사자가 정당한 사유 없이 제품인도 또는 제품인수 의무의 이행을 지체하였을 때</w:t>
      </w:r>
    </w:p>
    <w:p w14:paraId="7CE7E342" w14:textId="77777777" w:rsidR="00604200" w:rsidRPr="008A0F79" w:rsidRDefault="00604200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 w:cs="굴림"/>
          <w:color w:val="000000"/>
          <w:kern w:val="0"/>
          <w:szCs w:val="20"/>
        </w:rPr>
      </w:pPr>
      <w:r>
        <w:rPr>
          <w:rFonts w:ascii="바탕체" w:eastAsia="바탕체" w:hAnsi="바탕체" w:cs="굴림" w:hint="eastAsia"/>
          <w:color w:val="000000"/>
          <w:kern w:val="0"/>
          <w:szCs w:val="20"/>
        </w:rPr>
        <w:lastRenderedPageBreak/>
        <w:t xml:space="preserve">  3. 공급자가 구매자의 공급 요구시간에 제품을 공급하지 못하여 사업장의 가동에 지장을 </w:t>
      </w:r>
      <w:proofErr w:type="gramStart"/>
      <w:r>
        <w:rPr>
          <w:rFonts w:ascii="바탕체" w:eastAsia="바탕체" w:hAnsi="바탕체" w:cs="굴림" w:hint="eastAsia"/>
          <w:color w:val="000000"/>
          <w:kern w:val="0"/>
          <w:szCs w:val="20"/>
        </w:rPr>
        <w:t>초래 할</w:t>
      </w:r>
      <w:proofErr w:type="gramEnd"/>
      <w:r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경우 구매자는 공급자에게 손해배상을 청구 할 수 있다.</w:t>
      </w:r>
    </w:p>
    <w:p w14:paraId="67065542" w14:textId="77777777" w:rsidR="00604200" w:rsidRPr="008A0F79" w:rsidRDefault="00604200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 w:cs="굴림"/>
          <w:b/>
          <w:color w:val="000000"/>
          <w:kern w:val="0"/>
          <w:szCs w:val="20"/>
        </w:rPr>
      </w:pPr>
      <w:r w:rsidRPr="008A0F79">
        <w:rPr>
          <w:rFonts w:ascii="바탕체" w:eastAsia="바탕체" w:hAnsi="바탕체" w:cs="굴림" w:hint="eastAsia"/>
          <w:b/>
          <w:color w:val="000000"/>
          <w:kern w:val="0"/>
          <w:szCs w:val="20"/>
        </w:rPr>
        <w:t>제 8조 (계약의 해지)</w:t>
      </w:r>
    </w:p>
    <w:p w14:paraId="7901AF99" w14:textId="77777777" w:rsidR="00604200" w:rsidRDefault="00604200" w:rsidP="00C45CE3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 w:cs="굴림"/>
          <w:color w:val="000000"/>
          <w:kern w:val="0"/>
          <w:szCs w:val="20"/>
        </w:rPr>
      </w:pPr>
      <w:r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 1. 당사자 일방이 다음 각 호의 </w:t>
      </w:r>
      <w:r w:rsidR="00832FDD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어느 하나에 해당하게 될 때에는 상대방은 15일 이내에 </w:t>
      </w:r>
      <w:proofErr w:type="gramStart"/>
      <w:r w:rsidR="00832FDD">
        <w:rPr>
          <w:rFonts w:ascii="바탕체" w:eastAsia="바탕체" w:hAnsi="바탕체" w:cs="굴림" w:hint="eastAsia"/>
          <w:color w:val="000000"/>
          <w:kern w:val="0"/>
          <w:szCs w:val="20"/>
        </w:rPr>
        <w:t>이행 할</w:t>
      </w:r>
      <w:proofErr w:type="gramEnd"/>
      <w:r w:rsidR="00832FDD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것을 이행치 않을 경우 본 계약을 해지 할 수 있다. 단, 제3호에 해당하게 될 때에는 </w:t>
      </w:r>
      <w:r w:rsidR="001E2E53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최고 없이 즉시 본 계약을 </w:t>
      </w:r>
      <w:proofErr w:type="gramStart"/>
      <w:r w:rsidR="001E2E53">
        <w:rPr>
          <w:rFonts w:ascii="바탕체" w:eastAsia="바탕체" w:hAnsi="바탕체" w:cs="굴림" w:hint="eastAsia"/>
          <w:color w:val="000000"/>
          <w:kern w:val="0"/>
          <w:szCs w:val="20"/>
        </w:rPr>
        <w:t>해지 할</w:t>
      </w:r>
      <w:proofErr w:type="gramEnd"/>
      <w:r w:rsidR="001E2E53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수 있다.</w:t>
      </w:r>
    </w:p>
    <w:p w14:paraId="50BA6CA1" w14:textId="77777777" w:rsidR="00193EB6" w:rsidRPr="00193EB6" w:rsidRDefault="00193EB6" w:rsidP="00193EB6">
      <w:pPr>
        <w:autoSpaceDE/>
        <w:autoSpaceDN/>
        <w:spacing w:line="360" w:lineRule="auto"/>
        <w:ind w:left="708" w:hangingChars="354" w:hanging="708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hint="eastAsia"/>
          <w:szCs w:val="20"/>
        </w:rPr>
        <w:t xml:space="preserve">    </w:t>
      </w: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>① 본 계약이나 계약의 이행과 관련하여 양 당사자간에 체결된 다른 계약을 이행하지 아니할 때</w:t>
      </w:r>
    </w:p>
    <w:p w14:paraId="1AE633A2" w14:textId="77777777" w:rsidR="00193EB6" w:rsidRPr="00193EB6" w:rsidRDefault="00193EB6" w:rsidP="00193EB6">
      <w:pPr>
        <w:autoSpaceDE/>
        <w:autoSpaceDN/>
        <w:spacing w:line="360" w:lineRule="auto"/>
        <w:ind w:left="708" w:hangingChars="354" w:hanging="708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   ② 지급기가 도래한 금전 지급의무를 이행하지 아니할 때</w:t>
      </w:r>
    </w:p>
    <w:p w14:paraId="0C578AD9" w14:textId="77777777" w:rsidR="00193EB6" w:rsidRPr="00193EB6" w:rsidRDefault="00193EB6" w:rsidP="00193EB6">
      <w:pPr>
        <w:autoSpaceDE/>
        <w:autoSpaceDN/>
        <w:spacing w:line="360" w:lineRule="auto"/>
        <w:ind w:leftChars="200" w:left="708" w:hangingChars="154" w:hanging="308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>③ 부도, 지급불능, 채무초과 등의 사유가 발생하거나 파산절차(청산이나 해산을 포함함)나 채무 회생절차가 신청되거나 개시된 경우 또는 이에 준하는 법적 절차로 인하여 본 계약의 이행이 어려운 때</w:t>
      </w:r>
    </w:p>
    <w:p w14:paraId="157654C4" w14:textId="77777777" w:rsidR="00193EB6" w:rsidRDefault="00193EB6" w:rsidP="00193EB6">
      <w:pPr>
        <w:autoSpaceDE/>
        <w:autoSpaceDN/>
        <w:spacing w:line="360" w:lineRule="auto"/>
        <w:ind w:leftChars="200" w:left="708" w:hangingChars="154" w:hanging="308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>④ 정당한 사유 없이 제품인도 또는 인수를 이행하지 아니할 때.</w:t>
      </w:r>
    </w:p>
    <w:p w14:paraId="779EA3F0" w14:textId="77777777" w:rsidR="00193EB6" w:rsidRDefault="00193EB6" w:rsidP="00193EB6">
      <w:pPr>
        <w:autoSpaceDE/>
        <w:autoSpaceDN/>
        <w:spacing w:line="360" w:lineRule="auto"/>
        <w:ind w:firstLineChars="100" w:firstLine="200"/>
        <w:rPr>
          <w:rFonts w:ascii="바탕체" w:eastAsia="바탕체" w:hAnsi="바탕체" w:cs="굴림"/>
          <w:color w:val="000000"/>
          <w:kern w:val="0"/>
          <w:szCs w:val="20"/>
        </w:rPr>
      </w:pPr>
      <w:r>
        <w:rPr>
          <w:rFonts w:ascii="바탕체" w:eastAsia="바탕체" w:hAnsi="바탕체" w:cs="굴림" w:hint="eastAsia"/>
          <w:color w:val="000000"/>
          <w:kern w:val="0"/>
          <w:szCs w:val="20"/>
        </w:rPr>
        <w:t>2. 본 조에 의한 계약해지는 손해배상청구 등 기타 권리의 행사에 영향을 미치지 아니한다.</w:t>
      </w:r>
    </w:p>
    <w:p w14:paraId="1C042BFF" w14:textId="77777777" w:rsidR="00193EB6" w:rsidRDefault="00193EB6" w:rsidP="00193EB6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67188836" w14:textId="77777777" w:rsidR="00193EB6" w:rsidRPr="008A0F79" w:rsidRDefault="00193EB6" w:rsidP="00193EB6">
      <w:pPr>
        <w:autoSpaceDE/>
        <w:autoSpaceDN/>
        <w:spacing w:line="360" w:lineRule="auto"/>
        <w:rPr>
          <w:rFonts w:ascii="바탕체" w:eastAsia="바탕체" w:hAnsi="바탕체"/>
          <w:b/>
          <w:szCs w:val="20"/>
        </w:rPr>
      </w:pPr>
      <w:r w:rsidRPr="008A0F79">
        <w:rPr>
          <w:rFonts w:ascii="바탕체" w:eastAsia="바탕체" w:hAnsi="바탕체" w:hint="eastAsia"/>
          <w:b/>
          <w:szCs w:val="20"/>
        </w:rPr>
        <w:t>제 9조 (계약기간)</w:t>
      </w:r>
    </w:p>
    <w:p w14:paraId="332E70C3" w14:textId="702DA9D3" w:rsidR="00193EB6" w:rsidRDefault="00193EB6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1. 본 계약의 유효기간은 계약체결일로부터</w:t>
      </w:r>
      <w:r w:rsidR="00845CA5">
        <w:rPr>
          <w:rFonts w:ascii="바탕체" w:eastAsia="바탕체" w:hAnsi="바탕체" w:hint="eastAsia"/>
          <w:szCs w:val="20"/>
        </w:rPr>
        <w:t xml:space="preserve"> 202</w:t>
      </w:r>
      <w:r w:rsidR="001F19E5">
        <w:rPr>
          <w:rFonts w:ascii="바탕체" w:eastAsia="바탕체" w:hAnsi="바탕체" w:hint="eastAsia"/>
          <w:szCs w:val="20"/>
        </w:rPr>
        <w:t>4</w:t>
      </w:r>
      <w:r w:rsidR="008A0F79">
        <w:rPr>
          <w:rFonts w:ascii="바탕체" w:eastAsia="바탕체" w:hAnsi="바탕체" w:hint="eastAsia"/>
          <w:szCs w:val="20"/>
        </w:rPr>
        <w:t xml:space="preserve">년 12월 31일 </w:t>
      </w:r>
      <w:proofErr w:type="spellStart"/>
      <w:r w:rsidR="008A0F79">
        <w:rPr>
          <w:rFonts w:ascii="바탕체" w:eastAsia="바탕체" w:hAnsi="바탕체" w:hint="eastAsia"/>
          <w:szCs w:val="20"/>
        </w:rPr>
        <w:t>까지로</w:t>
      </w:r>
      <w:proofErr w:type="spellEnd"/>
      <w:r w:rsidR="008A0F79">
        <w:rPr>
          <w:rFonts w:ascii="바탕체" w:eastAsia="바탕체" w:hAnsi="바탕체" w:hint="eastAsia"/>
          <w:szCs w:val="20"/>
        </w:rPr>
        <w:t xml:space="preserve"> 한다. 단, 당사자 일방이 상대방에 대하여 계약기간 만료 1개월 전의 서면통지로 본 계약기간의 연장에 대하여 반대의 뜻을 표시하지 아니하는 한 계약연장을 위한 별도의 합의가 없을 경우에도 본 계약은 동일한 조건으로 1년 간 자동적으로 연장된다.</w:t>
      </w:r>
    </w:p>
    <w:p w14:paraId="17A8A6F5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</w:p>
    <w:p w14:paraId="3C19CEBC" w14:textId="77777777" w:rsidR="008A0F79" w:rsidRP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  <w:szCs w:val="20"/>
        </w:rPr>
      </w:pPr>
      <w:r w:rsidRPr="008A0F79">
        <w:rPr>
          <w:rFonts w:ascii="바탕체" w:eastAsia="바탕체" w:hAnsi="바탕체" w:hint="eastAsia"/>
          <w:b/>
          <w:szCs w:val="20"/>
        </w:rPr>
        <w:t>제 10조 (통지의무)</w:t>
      </w:r>
    </w:p>
    <w:p w14:paraId="451CD1F2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1. 다음 각 호의 사유가 발생하는 경우 당사자 일방은 이를 사유 발생 후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15일 내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에 상대방에게 통지하여야 한다.</w:t>
      </w:r>
    </w:p>
    <w:p w14:paraId="7DAF0DF9" w14:textId="77777777" w:rsidR="008A0F79" w:rsidRDefault="008A0F79" w:rsidP="008A0F79">
      <w:pPr>
        <w:autoSpaceDE/>
        <w:autoSpaceDN/>
        <w:spacing w:line="360" w:lineRule="auto"/>
        <w:ind w:leftChars="200" w:left="426" w:hangingChars="13" w:hanging="26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① </w:t>
      </w:r>
      <w:r>
        <w:rPr>
          <w:rFonts w:ascii="바탕체" w:eastAsia="바탕체" w:hAnsi="바탕체" w:cs="굴림" w:hint="eastAsia"/>
          <w:color w:val="000000"/>
          <w:kern w:val="0"/>
          <w:szCs w:val="20"/>
        </w:rPr>
        <w:t>대표자의 변경</w:t>
      </w:r>
    </w:p>
    <w:p w14:paraId="3FB7FA39" w14:textId="77777777" w:rsidR="008A0F79" w:rsidRDefault="008A0F79" w:rsidP="008A0F79">
      <w:pPr>
        <w:autoSpaceDE/>
        <w:autoSpaceDN/>
        <w:spacing w:line="360" w:lineRule="auto"/>
        <w:ind w:leftChars="200" w:left="426" w:hangingChars="13" w:hanging="26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>②</w:t>
      </w:r>
      <w:r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상호, 주소, 영업장소의 변경</w:t>
      </w:r>
    </w:p>
    <w:p w14:paraId="100744C9" w14:textId="77777777" w:rsidR="008A0F79" w:rsidRDefault="008A0F79" w:rsidP="008A0F79">
      <w:pPr>
        <w:autoSpaceDE/>
        <w:autoSpaceDN/>
        <w:spacing w:line="360" w:lineRule="auto"/>
        <w:ind w:leftChars="200" w:left="426" w:hangingChars="13" w:hanging="26"/>
        <w:rPr>
          <w:rFonts w:ascii="바탕체" w:eastAsia="바탕체" w:hAnsi="바탕체" w:cs="굴림"/>
          <w:color w:val="000000"/>
          <w:kern w:val="0"/>
          <w:szCs w:val="20"/>
        </w:rPr>
      </w:pPr>
      <w:r w:rsidRPr="00193EB6">
        <w:rPr>
          <w:rFonts w:ascii="바탕체" w:eastAsia="바탕체" w:hAnsi="바탕체" w:cs="굴림" w:hint="eastAsia"/>
          <w:color w:val="000000"/>
          <w:kern w:val="0"/>
          <w:szCs w:val="20"/>
        </w:rPr>
        <w:t>③</w:t>
      </w:r>
      <w:r>
        <w:rPr>
          <w:rFonts w:ascii="바탕체" w:eastAsia="바탕체" w:hAnsi="바탕체" w:cs="굴림" w:hint="eastAsia"/>
          <w:color w:val="000000"/>
          <w:kern w:val="0"/>
          <w:szCs w:val="20"/>
        </w:rPr>
        <w:t xml:space="preserve"> 회사의 합병</w:t>
      </w:r>
    </w:p>
    <w:p w14:paraId="01E691F7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057A5407" w14:textId="77777777" w:rsidR="008A0F79" w:rsidRP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b/>
          <w:szCs w:val="20"/>
        </w:rPr>
      </w:pPr>
      <w:r w:rsidRPr="008A0F79">
        <w:rPr>
          <w:rFonts w:ascii="바탕체" w:eastAsia="바탕체" w:hAnsi="바탕체" w:hint="eastAsia"/>
          <w:b/>
          <w:szCs w:val="20"/>
        </w:rPr>
        <w:t>제 11조 (신의성실)</w:t>
      </w:r>
    </w:p>
    <w:p w14:paraId="40F632DD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1. 양 당사자는 신의성실의 원칙에 따라 본 계약서상의 내용을 준수하고 본 계약에 정하지 아니한 사항에 대하여는 관련 법령 및 상관례에 따른다.</w:t>
      </w:r>
    </w:p>
    <w:p w14:paraId="400A1A19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</w:p>
    <w:p w14:paraId="5E98091F" w14:textId="77777777" w:rsidR="008A0F79" w:rsidRP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  <w:szCs w:val="20"/>
        </w:rPr>
      </w:pPr>
      <w:r w:rsidRPr="008A0F79">
        <w:rPr>
          <w:rFonts w:ascii="바탕체" w:eastAsia="바탕체" w:hAnsi="바탕체" w:hint="eastAsia"/>
          <w:b/>
          <w:szCs w:val="20"/>
        </w:rPr>
        <w:t>제 12조 (부속합의)</w:t>
      </w:r>
    </w:p>
    <w:p w14:paraId="09A2D484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1. 본 계약과 관련하여 가격조건, 구매자의 인도지 변경에 관하여는 양 당사자간 별도 합의로 부속합의를 </w:t>
      </w:r>
      <w:proofErr w:type="gramStart"/>
      <w:r>
        <w:rPr>
          <w:rFonts w:ascii="바탕체" w:eastAsia="바탕체" w:hAnsi="바탕체" w:hint="eastAsia"/>
          <w:szCs w:val="20"/>
        </w:rPr>
        <w:t>작성 할</w:t>
      </w:r>
      <w:proofErr w:type="gramEnd"/>
      <w:r>
        <w:rPr>
          <w:rFonts w:ascii="바탕체" w:eastAsia="바탕체" w:hAnsi="바탕체" w:hint="eastAsia"/>
          <w:szCs w:val="20"/>
        </w:rPr>
        <w:t xml:space="preserve"> 수 있고, 부속합의서의 내용은 본 계약에 우선한다.</w:t>
      </w:r>
    </w:p>
    <w:p w14:paraId="46BF6ECB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</w:p>
    <w:p w14:paraId="390A4D58" w14:textId="77777777" w:rsidR="008A0F79" w:rsidRP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b/>
          <w:szCs w:val="20"/>
        </w:rPr>
      </w:pPr>
      <w:r w:rsidRPr="008A0F79">
        <w:rPr>
          <w:rFonts w:ascii="바탕체" w:eastAsia="바탕체" w:hAnsi="바탕체" w:hint="eastAsia"/>
          <w:b/>
          <w:szCs w:val="20"/>
        </w:rPr>
        <w:t>제 13조 (합의관할)</w:t>
      </w:r>
    </w:p>
    <w:p w14:paraId="5B45FC83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1. 본 계약과 관련하여 발생되는 제반 분쟁에 대하여는 상호 우호적으로 해결하는 것을 원칙으로 하되 해결되지 않는 분쟁에 대</w:t>
      </w:r>
      <w:r w:rsidR="007E64CE">
        <w:rPr>
          <w:rFonts w:ascii="바탕체" w:eastAsia="바탕체" w:hAnsi="바탕체" w:hint="eastAsia"/>
          <w:szCs w:val="20"/>
        </w:rPr>
        <w:t>하</w:t>
      </w:r>
      <w:r>
        <w:rPr>
          <w:rFonts w:ascii="바탕체" w:eastAsia="바탕체" w:hAnsi="바탕체" w:hint="eastAsia"/>
          <w:szCs w:val="20"/>
        </w:rPr>
        <w:t xml:space="preserve">여는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서울서부지방법원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배타적, 전속적 제1심 관할법원으로 </w:t>
      </w:r>
      <w:r>
        <w:rPr>
          <w:rFonts w:ascii="바탕체" w:eastAsia="바탕체" w:hAnsi="바탕체" w:hint="eastAsia"/>
          <w:szCs w:val="20"/>
        </w:rPr>
        <w:lastRenderedPageBreak/>
        <w:t>한다.</w:t>
      </w:r>
    </w:p>
    <w:p w14:paraId="26F51BBC" w14:textId="77777777" w:rsidR="008A0F79" w:rsidRDefault="008A0F79" w:rsidP="008A0F79">
      <w:pPr>
        <w:autoSpaceDE/>
        <w:autoSpaceDN/>
        <w:spacing w:line="360" w:lineRule="auto"/>
        <w:ind w:left="426" w:hangingChars="213" w:hanging="426"/>
        <w:rPr>
          <w:rFonts w:ascii="바탕체" w:eastAsia="바탕체" w:hAnsi="바탕체"/>
          <w:szCs w:val="20"/>
        </w:rPr>
      </w:pPr>
    </w:p>
    <w:p w14:paraId="2435D596" w14:textId="77777777" w:rsidR="00D97A42" w:rsidRDefault="00D97A42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404FB09C" w14:textId="77777777" w:rsidR="008A0F79" w:rsidRDefault="008A0F79" w:rsidP="00D97A42">
      <w:pPr>
        <w:autoSpaceDE/>
        <w:autoSpaceDN/>
        <w:spacing w:line="360" w:lineRule="auto"/>
        <w:ind w:leftChars="200" w:left="4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본 계약의 체결을 증명하기 위하여 계약서 2통을 작성하고, 양 당사자가 기명 날인 후 각각 1통씩 보관한다.</w:t>
      </w:r>
    </w:p>
    <w:p w14:paraId="4C3737B3" w14:textId="77777777" w:rsidR="008A0F79" w:rsidRPr="00D97A42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7D609E7F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7EAD717C" w14:textId="2E4057F6" w:rsidR="008A0F79" w:rsidRPr="008A0F79" w:rsidRDefault="00024B5B" w:rsidP="008A0F79">
      <w:pPr>
        <w:autoSpaceDE/>
        <w:autoSpaceDN/>
        <w:spacing w:line="360" w:lineRule="auto"/>
        <w:jc w:val="center"/>
        <w:rPr>
          <w:rFonts w:ascii="바탕체" w:eastAsia="바탕체" w:hAnsi="바탕체"/>
          <w:b/>
          <w:sz w:val="24"/>
          <w:szCs w:val="20"/>
        </w:rPr>
      </w:pPr>
      <w:r>
        <w:rPr>
          <w:rFonts w:ascii="바탕체" w:eastAsia="바탕체" w:hAnsi="바탕체" w:hint="eastAsia"/>
          <w:b/>
          <w:sz w:val="24"/>
          <w:szCs w:val="20"/>
        </w:rPr>
        <w:t>202</w:t>
      </w:r>
      <w:r w:rsidR="001F19E5">
        <w:rPr>
          <w:rFonts w:ascii="바탕체" w:eastAsia="바탕체" w:hAnsi="바탕체" w:hint="eastAsia"/>
          <w:b/>
          <w:sz w:val="24"/>
          <w:szCs w:val="20"/>
        </w:rPr>
        <w:t>4</w:t>
      </w:r>
      <w:r w:rsidR="008A0F79">
        <w:rPr>
          <w:rFonts w:ascii="바탕체" w:eastAsia="바탕체" w:hAnsi="바탕체" w:hint="eastAsia"/>
          <w:b/>
          <w:sz w:val="24"/>
          <w:szCs w:val="20"/>
        </w:rPr>
        <w:t xml:space="preserve"> </w:t>
      </w:r>
      <w:r w:rsidR="008A0F79" w:rsidRPr="008A0F79">
        <w:rPr>
          <w:rFonts w:ascii="바탕체" w:eastAsia="바탕체" w:hAnsi="바탕체" w:hint="eastAsia"/>
          <w:b/>
          <w:sz w:val="24"/>
          <w:szCs w:val="20"/>
        </w:rPr>
        <w:t xml:space="preserve">년 </w:t>
      </w:r>
      <w:r w:rsidR="008A0F79">
        <w:rPr>
          <w:rFonts w:ascii="바탕체" w:eastAsia="바탕체" w:hAnsi="바탕체" w:hint="eastAsia"/>
          <w:b/>
          <w:sz w:val="24"/>
          <w:szCs w:val="20"/>
        </w:rPr>
        <w:t xml:space="preserve"> </w:t>
      </w:r>
      <w:r w:rsidR="001F19E5">
        <w:rPr>
          <w:rFonts w:ascii="바탕체" w:eastAsia="바탕체" w:hAnsi="바탕체" w:hint="eastAsia"/>
          <w:b/>
          <w:sz w:val="24"/>
          <w:szCs w:val="20"/>
        </w:rPr>
        <w:t xml:space="preserve">  </w:t>
      </w:r>
      <w:r w:rsidR="00845CA5">
        <w:rPr>
          <w:rFonts w:ascii="바탕체" w:eastAsia="바탕체" w:hAnsi="바탕체" w:hint="eastAsia"/>
          <w:b/>
          <w:sz w:val="24"/>
          <w:szCs w:val="20"/>
        </w:rPr>
        <w:t xml:space="preserve">  </w:t>
      </w:r>
      <w:r w:rsidR="008A0F79" w:rsidRPr="008A0F79">
        <w:rPr>
          <w:rFonts w:ascii="바탕체" w:eastAsia="바탕체" w:hAnsi="바탕체" w:hint="eastAsia"/>
          <w:b/>
          <w:sz w:val="24"/>
          <w:szCs w:val="20"/>
        </w:rPr>
        <w:t xml:space="preserve">월 </w:t>
      </w:r>
      <w:r w:rsidR="008A0F79">
        <w:rPr>
          <w:rFonts w:ascii="바탕체" w:eastAsia="바탕체" w:hAnsi="바탕체" w:hint="eastAsia"/>
          <w:b/>
          <w:sz w:val="24"/>
          <w:szCs w:val="20"/>
        </w:rPr>
        <w:t xml:space="preserve"> </w:t>
      </w:r>
      <w:r>
        <w:rPr>
          <w:rFonts w:ascii="바탕체" w:eastAsia="바탕체" w:hAnsi="바탕체" w:hint="eastAsia"/>
          <w:b/>
          <w:sz w:val="24"/>
          <w:szCs w:val="20"/>
        </w:rPr>
        <w:t xml:space="preserve"> </w:t>
      </w:r>
      <w:r w:rsidR="001F19E5">
        <w:rPr>
          <w:rFonts w:ascii="바탕체" w:eastAsia="바탕체" w:hAnsi="바탕체" w:hint="eastAsia"/>
          <w:b/>
          <w:sz w:val="24"/>
          <w:szCs w:val="20"/>
        </w:rPr>
        <w:t xml:space="preserve">  </w:t>
      </w:r>
      <w:r w:rsidR="00845CA5">
        <w:rPr>
          <w:rFonts w:ascii="바탕체" w:eastAsia="바탕체" w:hAnsi="바탕체"/>
          <w:b/>
          <w:sz w:val="24"/>
          <w:szCs w:val="20"/>
        </w:rPr>
        <w:t xml:space="preserve"> </w:t>
      </w:r>
      <w:r w:rsidR="008A0F79" w:rsidRPr="008A0F79">
        <w:rPr>
          <w:rFonts w:ascii="바탕체" w:eastAsia="바탕체" w:hAnsi="바탕체" w:hint="eastAsia"/>
          <w:b/>
          <w:sz w:val="24"/>
          <w:szCs w:val="20"/>
        </w:rPr>
        <w:t>일</w:t>
      </w:r>
    </w:p>
    <w:p w14:paraId="5EE78BEB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73EFA988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4C47CD94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79A67450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01C92132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1C0B1FA8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p w14:paraId="71CA351D" w14:textId="77777777" w:rsidR="008A0F79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tbl>
      <w:tblPr>
        <w:tblStyle w:val="a3"/>
        <w:tblW w:w="10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547"/>
        <w:gridCol w:w="4714"/>
        <w:gridCol w:w="3650"/>
      </w:tblGrid>
      <w:tr w:rsidR="00AB30B6" w:rsidRPr="00883351" w14:paraId="22F6678B" w14:textId="77777777" w:rsidTr="008A0F79">
        <w:tc>
          <w:tcPr>
            <w:tcW w:w="1304" w:type="dxa"/>
          </w:tcPr>
          <w:p w14:paraId="75649C82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구매자 :</w:t>
            </w:r>
          </w:p>
        </w:tc>
        <w:tc>
          <w:tcPr>
            <w:tcW w:w="547" w:type="dxa"/>
          </w:tcPr>
          <w:p w14:paraId="2FD5148C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(1)</w:t>
            </w:r>
          </w:p>
        </w:tc>
        <w:tc>
          <w:tcPr>
            <w:tcW w:w="4714" w:type="dxa"/>
          </w:tcPr>
          <w:p w14:paraId="1C82194D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유진기업(주)</w:t>
            </w:r>
          </w:p>
        </w:tc>
        <w:tc>
          <w:tcPr>
            <w:tcW w:w="3650" w:type="dxa"/>
          </w:tcPr>
          <w:p w14:paraId="46115BAA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3338D87A" w14:textId="77777777" w:rsidTr="008A0F79">
        <w:tc>
          <w:tcPr>
            <w:tcW w:w="1304" w:type="dxa"/>
          </w:tcPr>
          <w:p w14:paraId="61EF10B7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2B6138C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4BCC5DF8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부천시 오정구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석천로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457</w:t>
            </w:r>
          </w:p>
        </w:tc>
        <w:tc>
          <w:tcPr>
            <w:tcW w:w="3650" w:type="dxa"/>
          </w:tcPr>
          <w:p w14:paraId="7A3DE2F5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185DE900" w14:textId="77777777" w:rsidTr="008A0F79">
        <w:tc>
          <w:tcPr>
            <w:tcW w:w="1304" w:type="dxa"/>
          </w:tcPr>
          <w:p w14:paraId="26D58362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681E0FE1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64541D4D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 w:rsidRPr="00883351">
              <w:rPr>
                <w:rFonts w:ascii="바탕체" w:eastAsia="바탕체" w:hAnsi="바탕체" w:hint="eastAsia"/>
              </w:rPr>
              <w:t>최  종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성</w:t>
            </w:r>
          </w:p>
        </w:tc>
        <w:tc>
          <w:tcPr>
            <w:tcW w:w="3650" w:type="dxa"/>
          </w:tcPr>
          <w:p w14:paraId="09F508C3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4273223F" w14:textId="77777777" w:rsidTr="008A0F79">
        <w:tc>
          <w:tcPr>
            <w:tcW w:w="1304" w:type="dxa"/>
          </w:tcPr>
          <w:p w14:paraId="65C05567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1E99374C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76EB2125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35636DAC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6E827BA9" w14:textId="77777777" w:rsidTr="008A0F79">
        <w:tc>
          <w:tcPr>
            <w:tcW w:w="1304" w:type="dxa"/>
          </w:tcPr>
          <w:p w14:paraId="55F59EA8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4AD46FB8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(2)</w:t>
            </w:r>
          </w:p>
        </w:tc>
        <w:tc>
          <w:tcPr>
            <w:tcW w:w="4714" w:type="dxa"/>
          </w:tcPr>
          <w:p w14:paraId="52CEB3C5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남부산업(주)</w:t>
            </w:r>
          </w:p>
        </w:tc>
        <w:tc>
          <w:tcPr>
            <w:tcW w:w="3650" w:type="dxa"/>
          </w:tcPr>
          <w:p w14:paraId="5ED362CF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351CE832" w14:textId="77777777" w:rsidTr="008A0F79">
        <w:tc>
          <w:tcPr>
            <w:tcW w:w="1304" w:type="dxa"/>
          </w:tcPr>
          <w:p w14:paraId="1ECEE1C8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01B871F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BF93FC4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화성시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향남읍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서봉로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714</w:t>
            </w:r>
          </w:p>
        </w:tc>
        <w:tc>
          <w:tcPr>
            <w:tcW w:w="3650" w:type="dxa"/>
          </w:tcPr>
          <w:p w14:paraId="441001AB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53FFBB3A" w14:textId="77777777" w:rsidTr="008A0F79">
        <w:tc>
          <w:tcPr>
            <w:tcW w:w="1304" w:type="dxa"/>
          </w:tcPr>
          <w:p w14:paraId="31048F4C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16FA14E1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2FFAD0B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r>
              <w:rPr>
                <w:rFonts w:ascii="바탕체" w:eastAsia="바탕체" w:hAnsi="바탕체" w:hint="eastAsia"/>
              </w:rPr>
              <w:t>최</w:t>
            </w:r>
            <w:r w:rsidRPr="00883351">
              <w:rPr>
                <w:rFonts w:ascii="바탕체" w:eastAsia="바탕체" w:hAnsi="바탕체" w:hint="eastAsia"/>
              </w:rPr>
              <w:t xml:space="preserve">    </w:t>
            </w:r>
            <w:r>
              <w:rPr>
                <w:rFonts w:ascii="바탕체" w:eastAsia="바탕체" w:hAnsi="바탕체" w:hint="eastAsia"/>
              </w:rPr>
              <w:t xml:space="preserve">  영</w:t>
            </w:r>
          </w:p>
        </w:tc>
        <w:tc>
          <w:tcPr>
            <w:tcW w:w="3650" w:type="dxa"/>
          </w:tcPr>
          <w:p w14:paraId="759E4666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39B7CF05" w14:textId="77777777" w:rsidTr="008A0F79">
        <w:tc>
          <w:tcPr>
            <w:tcW w:w="1304" w:type="dxa"/>
          </w:tcPr>
          <w:p w14:paraId="14BE89CC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6CB915E6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389FAA4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2F611037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215F4864" w14:textId="77777777" w:rsidTr="008A0F79">
        <w:tc>
          <w:tcPr>
            <w:tcW w:w="1304" w:type="dxa"/>
          </w:tcPr>
          <w:p w14:paraId="5B8DBFC4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6802B0F2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(3)</w:t>
            </w:r>
          </w:p>
        </w:tc>
        <w:tc>
          <w:tcPr>
            <w:tcW w:w="4714" w:type="dxa"/>
          </w:tcPr>
          <w:p w14:paraId="4A4B1F96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당진기업(주)</w:t>
            </w:r>
          </w:p>
        </w:tc>
        <w:tc>
          <w:tcPr>
            <w:tcW w:w="3650" w:type="dxa"/>
          </w:tcPr>
          <w:p w14:paraId="3F079802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2D69A103" w14:textId="77777777" w:rsidTr="008A0F79">
        <w:tc>
          <w:tcPr>
            <w:tcW w:w="1304" w:type="dxa"/>
          </w:tcPr>
          <w:p w14:paraId="5F68D8A0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544B6A16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6C31A069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충청남도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당진시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고대면 고대로 158</w:t>
            </w:r>
          </w:p>
        </w:tc>
        <w:tc>
          <w:tcPr>
            <w:tcW w:w="3650" w:type="dxa"/>
          </w:tcPr>
          <w:p w14:paraId="46E3D4DB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55A41066" w14:textId="77777777" w:rsidTr="008A0F79">
        <w:tc>
          <w:tcPr>
            <w:tcW w:w="1304" w:type="dxa"/>
          </w:tcPr>
          <w:p w14:paraId="4852C68F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2A9826F4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2A1B31AA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 w:rsidR="00024B5B">
              <w:rPr>
                <w:rFonts w:ascii="바탕체" w:eastAsia="바탕체" w:hAnsi="바탕체" w:hint="eastAsia"/>
              </w:rPr>
              <w:t>이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 w:rsidR="00024B5B">
              <w:rPr>
                <w:rFonts w:ascii="바탕체" w:eastAsia="바탕체" w:hAnsi="바탕체" w:hint="eastAsia"/>
              </w:rPr>
              <w:t>찬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 w:rsidR="00024B5B">
              <w:rPr>
                <w:rFonts w:ascii="바탕체" w:eastAsia="바탕체" w:hAnsi="바탕체" w:hint="eastAsia"/>
              </w:rPr>
              <w:t>규</w:t>
            </w:r>
          </w:p>
        </w:tc>
        <w:tc>
          <w:tcPr>
            <w:tcW w:w="3650" w:type="dxa"/>
          </w:tcPr>
          <w:p w14:paraId="704D041F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03CBDB1B" w14:textId="77777777" w:rsidTr="008A0F79">
        <w:tc>
          <w:tcPr>
            <w:tcW w:w="1304" w:type="dxa"/>
          </w:tcPr>
          <w:p w14:paraId="1215EBB4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6E001947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4D69E2D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087ECEB0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2C4CF902" w14:textId="77777777" w:rsidTr="008A0F79">
        <w:tc>
          <w:tcPr>
            <w:tcW w:w="1304" w:type="dxa"/>
          </w:tcPr>
          <w:p w14:paraId="3EA151E2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4DCF11FC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(4)</w:t>
            </w:r>
          </w:p>
        </w:tc>
        <w:tc>
          <w:tcPr>
            <w:tcW w:w="4714" w:type="dxa"/>
          </w:tcPr>
          <w:p w14:paraId="1BF1C3F2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이순산업(주)</w:t>
            </w:r>
          </w:p>
        </w:tc>
        <w:tc>
          <w:tcPr>
            <w:tcW w:w="3650" w:type="dxa"/>
          </w:tcPr>
          <w:p w14:paraId="24F6D4C3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17763D25" w14:textId="77777777" w:rsidTr="008A0F79">
        <w:tc>
          <w:tcPr>
            <w:tcW w:w="1304" w:type="dxa"/>
          </w:tcPr>
          <w:p w14:paraId="1FF99619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450004C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2CC48CB4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포천시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내촌면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금강로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2199-43</w:t>
            </w:r>
          </w:p>
        </w:tc>
        <w:tc>
          <w:tcPr>
            <w:tcW w:w="3650" w:type="dxa"/>
          </w:tcPr>
          <w:p w14:paraId="0B56AEA2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6AAB13C5" w14:textId="77777777" w:rsidTr="008A0F79">
        <w:tc>
          <w:tcPr>
            <w:tcW w:w="1304" w:type="dxa"/>
          </w:tcPr>
          <w:p w14:paraId="2E146213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5F033E21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A735FEB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>
              <w:rPr>
                <w:rFonts w:ascii="바탕체" w:eastAsia="바탕체" w:hAnsi="바탕체" w:hint="eastAsia"/>
              </w:rPr>
              <w:t>이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재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원</w:t>
            </w:r>
          </w:p>
        </w:tc>
        <w:tc>
          <w:tcPr>
            <w:tcW w:w="3650" w:type="dxa"/>
          </w:tcPr>
          <w:p w14:paraId="57336B60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192958D8" w14:textId="77777777" w:rsidTr="008A0F79">
        <w:tc>
          <w:tcPr>
            <w:tcW w:w="1304" w:type="dxa"/>
          </w:tcPr>
          <w:p w14:paraId="40225ADC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01049227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276788AF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49F362FD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788635B2" w14:textId="77777777" w:rsidTr="008A0F79">
        <w:tc>
          <w:tcPr>
            <w:tcW w:w="1304" w:type="dxa"/>
          </w:tcPr>
          <w:p w14:paraId="624218DA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1CC060D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(5)</w:t>
            </w:r>
          </w:p>
        </w:tc>
        <w:tc>
          <w:tcPr>
            <w:tcW w:w="4714" w:type="dxa"/>
          </w:tcPr>
          <w:p w14:paraId="1B505620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현대개발(주)</w:t>
            </w:r>
          </w:p>
        </w:tc>
        <w:tc>
          <w:tcPr>
            <w:tcW w:w="3650" w:type="dxa"/>
          </w:tcPr>
          <w:p w14:paraId="7404D5AD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1394D164" w14:textId="77777777" w:rsidTr="008A0F79">
        <w:tc>
          <w:tcPr>
            <w:tcW w:w="1304" w:type="dxa"/>
          </w:tcPr>
          <w:p w14:paraId="4FC6E493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1C3BBF6F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3B2BCB9C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광주광역시 광산구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풍영정길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201 (신정동)</w:t>
            </w:r>
          </w:p>
        </w:tc>
        <w:tc>
          <w:tcPr>
            <w:tcW w:w="3650" w:type="dxa"/>
          </w:tcPr>
          <w:p w14:paraId="1A2EE1B0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066C24ED" w14:textId="77777777" w:rsidTr="008A0F79">
        <w:tc>
          <w:tcPr>
            <w:tcW w:w="1304" w:type="dxa"/>
          </w:tcPr>
          <w:p w14:paraId="4F31A27F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3E33D2AE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6526304E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proofErr w:type="gramStart"/>
            <w:r>
              <w:rPr>
                <w:rFonts w:ascii="바탕체" w:eastAsia="바탕체" w:hAnsi="바탕체" w:hint="eastAsia"/>
              </w:rPr>
              <w:t>류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득</w:t>
            </w:r>
            <w:proofErr w:type="gramEnd"/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>현</w:t>
            </w:r>
          </w:p>
        </w:tc>
        <w:tc>
          <w:tcPr>
            <w:tcW w:w="3650" w:type="dxa"/>
          </w:tcPr>
          <w:p w14:paraId="05180B0A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17535349" w14:textId="77777777" w:rsidTr="008A0F79">
        <w:tc>
          <w:tcPr>
            <w:tcW w:w="1304" w:type="dxa"/>
          </w:tcPr>
          <w:p w14:paraId="7DD1449A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6041C41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560CF289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49C14A7C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3D3D520E" w14:textId="77777777" w:rsidTr="008A0F79">
        <w:tc>
          <w:tcPr>
            <w:tcW w:w="1304" w:type="dxa"/>
          </w:tcPr>
          <w:p w14:paraId="72AEE1FF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3A20E29B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  <w:b/>
              </w:rPr>
            </w:pPr>
            <w:r>
              <w:rPr>
                <w:rFonts w:ascii="바탕체" w:eastAsia="바탕체" w:hAnsi="바탕체" w:hint="eastAsia"/>
                <w:b/>
              </w:rPr>
              <w:t>(6</w:t>
            </w:r>
            <w:r w:rsidRPr="00883351">
              <w:rPr>
                <w:rFonts w:ascii="바탕체" w:eastAsia="바탕체" w:hAnsi="바탕체" w:hint="eastAsia"/>
                <w:b/>
              </w:rPr>
              <w:t>)</w:t>
            </w:r>
          </w:p>
        </w:tc>
        <w:tc>
          <w:tcPr>
            <w:tcW w:w="4714" w:type="dxa"/>
          </w:tcPr>
          <w:p w14:paraId="1AA22E9A" w14:textId="77777777" w:rsidR="00AB30B6" w:rsidRPr="00883351" w:rsidRDefault="00AB30B6" w:rsidP="00AE00E1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(주)</w:t>
            </w:r>
            <w:proofErr w:type="spellStart"/>
            <w:r w:rsidRPr="00883351">
              <w:rPr>
                <w:rFonts w:ascii="바탕체" w:eastAsia="바탕체" w:hAnsi="바탕체" w:hint="eastAsia"/>
                <w:b/>
              </w:rPr>
              <w:t>지구레미콘</w:t>
            </w:r>
            <w:proofErr w:type="spellEnd"/>
          </w:p>
        </w:tc>
        <w:tc>
          <w:tcPr>
            <w:tcW w:w="3650" w:type="dxa"/>
          </w:tcPr>
          <w:p w14:paraId="5AE278B3" w14:textId="77777777" w:rsidR="00AB30B6" w:rsidRPr="00883351" w:rsidRDefault="00AB30B6" w:rsidP="008A0F79">
            <w:pPr>
              <w:rPr>
                <w:rFonts w:ascii="바탕체" w:eastAsia="바탕체" w:hAnsi="바탕체"/>
                <w:b/>
              </w:rPr>
            </w:pPr>
          </w:p>
        </w:tc>
      </w:tr>
      <w:tr w:rsidR="00AB30B6" w:rsidRPr="00883351" w14:paraId="6F2027F3" w14:textId="77777777" w:rsidTr="008A0F79">
        <w:tc>
          <w:tcPr>
            <w:tcW w:w="1304" w:type="dxa"/>
          </w:tcPr>
          <w:p w14:paraId="7481B38E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2ED251F0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559E27B2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경기도 화성시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향남읍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883351">
              <w:rPr>
                <w:rFonts w:ascii="바탕체" w:eastAsia="바탕체" w:hAnsi="바탕체" w:hint="eastAsia"/>
              </w:rPr>
              <w:t>발안로</w:t>
            </w:r>
            <w:proofErr w:type="spellEnd"/>
            <w:r w:rsidRPr="00883351">
              <w:rPr>
                <w:rFonts w:ascii="바탕체" w:eastAsia="바탕체" w:hAnsi="바탕체" w:hint="eastAsia"/>
              </w:rPr>
              <w:t>464번길 25-41</w:t>
            </w:r>
          </w:p>
        </w:tc>
        <w:tc>
          <w:tcPr>
            <w:tcW w:w="3650" w:type="dxa"/>
          </w:tcPr>
          <w:p w14:paraId="2F65CAC1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AB30B6" w:rsidRPr="00883351" w14:paraId="7DE8C25F" w14:textId="77777777" w:rsidTr="008A0F79">
        <w:tc>
          <w:tcPr>
            <w:tcW w:w="1304" w:type="dxa"/>
          </w:tcPr>
          <w:p w14:paraId="3FA98D50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669F0F9A" w14:textId="77777777" w:rsidR="00AB30B6" w:rsidRPr="00883351" w:rsidRDefault="00AB30B6" w:rsidP="00AE00E1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7F26631B" w14:textId="77777777" w:rsidR="00AB30B6" w:rsidRPr="00883351" w:rsidRDefault="00AB30B6" w:rsidP="00AE00E1">
            <w:pPr>
              <w:rPr>
                <w:rFonts w:ascii="바탕체" w:eastAsia="바탕체" w:hAnsi="바탕체"/>
              </w:rPr>
            </w:pPr>
            <w:r w:rsidRPr="00883351">
              <w:rPr>
                <w:rFonts w:ascii="바탕체" w:eastAsia="바탕체" w:hAnsi="바탕체" w:hint="eastAsia"/>
              </w:rPr>
              <w:t xml:space="preserve">대표이사   </w:t>
            </w:r>
            <w:r>
              <w:rPr>
                <w:rFonts w:ascii="바탕체" w:eastAsia="바탕체" w:hAnsi="바탕체" w:hint="eastAsia"/>
              </w:rPr>
              <w:t>최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 xml:space="preserve"> </w:t>
            </w:r>
            <w:r w:rsidRPr="00883351">
              <w:rPr>
                <w:rFonts w:ascii="바탕체" w:eastAsia="바탕체" w:hAnsi="바탕체" w:hint="eastAsia"/>
              </w:rPr>
              <w:t xml:space="preserve">  </w:t>
            </w:r>
            <w:r>
              <w:rPr>
                <w:rFonts w:ascii="바탕체" w:eastAsia="바탕체" w:hAnsi="바탕체" w:hint="eastAsia"/>
              </w:rPr>
              <w:t xml:space="preserve"> 영</w:t>
            </w:r>
          </w:p>
        </w:tc>
        <w:tc>
          <w:tcPr>
            <w:tcW w:w="3650" w:type="dxa"/>
          </w:tcPr>
          <w:p w14:paraId="7EB4ECAE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AB30B6" w:rsidRPr="00883351" w14:paraId="1EAD7FFE" w14:textId="77777777" w:rsidTr="008A0F79">
        <w:tc>
          <w:tcPr>
            <w:tcW w:w="1304" w:type="dxa"/>
          </w:tcPr>
          <w:p w14:paraId="6575BDC1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70FD9011" w14:textId="77777777" w:rsidR="00AB30B6" w:rsidRPr="00883351" w:rsidRDefault="00AB30B6" w:rsidP="00A5081D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4A8CDF26" w14:textId="77777777" w:rsidR="00AB30B6" w:rsidRPr="00883351" w:rsidRDefault="00AB30B6" w:rsidP="00A5081D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1959A221" w14:textId="77777777" w:rsidR="00AB30B6" w:rsidRPr="00883351" w:rsidRDefault="00AB30B6" w:rsidP="008A0F79">
            <w:pPr>
              <w:rPr>
                <w:rFonts w:ascii="바탕체" w:eastAsia="바탕체" w:hAnsi="바탕체"/>
              </w:rPr>
            </w:pPr>
          </w:p>
        </w:tc>
      </w:tr>
      <w:tr w:rsidR="00B45CCC" w:rsidRPr="00883351" w14:paraId="0401BA7A" w14:textId="77777777" w:rsidTr="008A0F79">
        <w:tc>
          <w:tcPr>
            <w:tcW w:w="1304" w:type="dxa"/>
          </w:tcPr>
          <w:p w14:paraId="0113E900" w14:textId="77777777" w:rsidR="00B45CCC" w:rsidRPr="00883351" w:rsidRDefault="00B45CCC" w:rsidP="00B45CCC">
            <w:pPr>
              <w:rPr>
                <w:rFonts w:ascii="바탕체" w:eastAsia="바탕체" w:hAnsi="바탕체"/>
                <w:b/>
              </w:rPr>
            </w:pPr>
          </w:p>
        </w:tc>
        <w:tc>
          <w:tcPr>
            <w:tcW w:w="547" w:type="dxa"/>
          </w:tcPr>
          <w:p w14:paraId="73DE618A" w14:textId="77777777" w:rsidR="00B45CCC" w:rsidRPr="00883351" w:rsidRDefault="00B45CCC" w:rsidP="00B45CCC">
            <w:pPr>
              <w:jc w:val="center"/>
              <w:rPr>
                <w:rFonts w:ascii="바탕체" w:eastAsia="바탕체" w:hAnsi="바탕체"/>
                <w:b/>
              </w:rPr>
            </w:pPr>
            <w:r>
              <w:rPr>
                <w:rFonts w:ascii="바탕체" w:eastAsia="바탕체" w:hAnsi="바탕체" w:hint="eastAsia"/>
                <w:b/>
              </w:rPr>
              <w:t>(7)</w:t>
            </w:r>
          </w:p>
        </w:tc>
        <w:tc>
          <w:tcPr>
            <w:tcW w:w="4714" w:type="dxa"/>
          </w:tcPr>
          <w:p w14:paraId="3550E259" w14:textId="77777777" w:rsidR="00B45CCC" w:rsidRPr="00B45CCC" w:rsidRDefault="00B45CCC" w:rsidP="00B45CCC">
            <w:pPr>
              <w:rPr>
                <w:rFonts w:ascii="바탕체" w:eastAsia="바탕체" w:hAnsi="바탕체"/>
                <w:b/>
              </w:rPr>
            </w:pPr>
            <w:r w:rsidRPr="00B45CCC">
              <w:rPr>
                <w:rFonts w:ascii="바탕체" w:eastAsia="바탕체" w:hAnsi="바탕체" w:hint="eastAsia"/>
                <w:b/>
              </w:rPr>
              <w:t>성인산업 주식회사</w:t>
            </w:r>
          </w:p>
        </w:tc>
        <w:tc>
          <w:tcPr>
            <w:tcW w:w="3650" w:type="dxa"/>
          </w:tcPr>
          <w:p w14:paraId="7B082F0B" w14:textId="77777777" w:rsidR="00B45CCC" w:rsidRPr="00883351" w:rsidRDefault="00B45CCC" w:rsidP="00B45CCC">
            <w:pPr>
              <w:rPr>
                <w:rFonts w:ascii="바탕체" w:eastAsia="바탕체" w:hAnsi="바탕체"/>
                <w:b/>
              </w:rPr>
            </w:pPr>
          </w:p>
        </w:tc>
      </w:tr>
      <w:tr w:rsidR="00B45CCC" w:rsidRPr="00883351" w14:paraId="796A4EA0" w14:textId="77777777" w:rsidTr="008A0F79">
        <w:tc>
          <w:tcPr>
            <w:tcW w:w="1304" w:type="dxa"/>
          </w:tcPr>
          <w:p w14:paraId="515B8900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3FA3A50F" w14:textId="77777777" w:rsidR="00B45CCC" w:rsidRPr="00883351" w:rsidRDefault="00B45CCC" w:rsidP="00B45CCC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0400050C" w14:textId="77777777" w:rsidR="00B45CCC" w:rsidRPr="00B45CCC" w:rsidRDefault="00B45CCC" w:rsidP="00B45CCC">
            <w:pPr>
              <w:rPr>
                <w:rFonts w:ascii="바탕체" w:eastAsia="바탕체" w:hAnsi="바탕체"/>
              </w:rPr>
            </w:pPr>
            <w:r w:rsidRPr="00B45CCC">
              <w:rPr>
                <w:rFonts w:ascii="바탕체" w:eastAsia="바탕체" w:hAnsi="바탕체" w:hint="eastAsia"/>
              </w:rPr>
              <w:t xml:space="preserve">충청남도 공주시 </w:t>
            </w:r>
            <w:proofErr w:type="spellStart"/>
            <w:r w:rsidRPr="00B45CCC">
              <w:rPr>
                <w:rFonts w:ascii="바탕체" w:eastAsia="바탕체" w:hAnsi="바탕체" w:hint="eastAsia"/>
              </w:rPr>
              <w:t>이인면</w:t>
            </w:r>
            <w:proofErr w:type="spellEnd"/>
            <w:r w:rsidRPr="00B45CCC">
              <w:rPr>
                <w:rFonts w:ascii="바탕체" w:eastAsia="바탕체" w:hAnsi="바탕체" w:hint="eastAsia"/>
              </w:rPr>
              <w:t xml:space="preserve"> 검바위로 </w:t>
            </w:r>
            <w:r w:rsidRPr="00B45CCC">
              <w:rPr>
                <w:rFonts w:ascii="바탕체" w:eastAsia="바탕체" w:hAnsi="바탕체"/>
              </w:rPr>
              <w:t>95-39</w:t>
            </w:r>
          </w:p>
        </w:tc>
        <w:tc>
          <w:tcPr>
            <w:tcW w:w="3650" w:type="dxa"/>
          </w:tcPr>
          <w:p w14:paraId="0FCE539C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</w:tr>
      <w:tr w:rsidR="00B45CCC" w:rsidRPr="00883351" w14:paraId="1EB67D07" w14:textId="77777777" w:rsidTr="008A0F79">
        <w:tc>
          <w:tcPr>
            <w:tcW w:w="1304" w:type="dxa"/>
          </w:tcPr>
          <w:p w14:paraId="7E5750D9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76C5976E" w14:textId="77777777" w:rsidR="00B45CCC" w:rsidRPr="00883351" w:rsidRDefault="00B45CCC" w:rsidP="00B45CCC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54F47E1" w14:textId="77777777" w:rsidR="00B45CCC" w:rsidRPr="00B45CCC" w:rsidRDefault="00B45CCC" w:rsidP="00B45CCC">
            <w:pPr>
              <w:rPr>
                <w:rFonts w:ascii="바탕체" w:eastAsia="바탕체" w:hAnsi="바탕체"/>
              </w:rPr>
            </w:pPr>
            <w:r w:rsidRPr="00B45CCC">
              <w:rPr>
                <w:rFonts w:ascii="바탕체" w:eastAsia="바탕체" w:hAnsi="바탕체" w:hint="eastAsia"/>
              </w:rPr>
              <w:t xml:space="preserve">대표이사 </w:t>
            </w:r>
            <w:r w:rsidRPr="00B45CCC">
              <w:rPr>
                <w:rFonts w:ascii="바탕체" w:eastAsia="바탕체" w:hAnsi="바탕체"/>
              </w:rPr>
              <w:t xml:space="preserve">  </w:t>
            </w:r>
            <w:proofErr w:type="gramStart"/>
            <w:r w:rsidRPr="00B45CCC">
              <w:rPr>
                <w:rFonts w:ascii="바탕체" w:eastAsia="바탕체" w:hAnsi="바탕체" w:hint="eastAsia"/>
              </w:rPr>
              <w:t xml:space="preserve">박 </w:t>
            </w:r>
            <w:r w:rsidRPr="00B45CCC">
              <w:rPr>
                <w:rFonts w:ascii="바탕체" w:eastAsia="바탕체" w:hAnsi="바탕체"/>
              </w:rPr>
              <w:t xml:space="preserve"> </w:t>
            </w:r>
            <w:r w:rsidRPr="00B45CCC">
              <w:rPr>
                <w:rFonts w:ascii="바탕체" w:eastAsia="바탕체" w:hAnsi="바탕체" w:hint="eastAsia"/>
              </w:rPr>
              <w:t>영</w:t>
            </w:r>
            <w:proofErr w:type="gramEnd"/>
            <w:r w:rsidRPr="00B45CCC">
              <w:rPr>
                <w:rFonts w:ascii="바탕체" w:eastAsia="바탕체" w:hAnsi="바탕체" w:hint="eastAsia"/>
              </w:rPr>
              <w:t xml:space="preserve"> </w:t>
            </w:r>
            <w:r w:rsidRPr="00B45CCC">
              <w:rPr>
                <w:rFonts w:ascii="바탕체" w:eastAsia="바탕체" w:hAnsi="바탕체"/>
              </w:rPr>
              <w:t xml:space="preserve"> </w:t>
            </w:r>
            <w:r w:rsidRPr="00B45CCC">
              <w:rPr>
                <w:rFonts w:ascii="바탕체" w:eastAsia="바탕체" w:hAnsi="바탕체" w:hint="eastAsia"/>
              </w:rPr>
              <w:t>석</w:t>
            </w:r>
          </w:p>
        </w:tc>
        <w:tc>
          <w:tcPr>
            <w:tcW w:w="3650" w:type="dxa"/>
          </w:tcPr>
          <w:p w14:paraId="1D855264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  <w:tr w:rsidR="00B45CCC" w:rsidRPr="00883351" w14:paraId="0EEF3DB2" w14:textId="77777777" w:rsidTr="008A0F79">
        <w:tc>
          <w:tcPr>
            <w:tcW w:w="1304" w:type="dxa"/>
          </w:tcPr>
          <w:p w14:paraId="59E73FF2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178D0EEB" w14:textId="77777777" w:rsidR="00B45CCC" w:rsidRPr="00883351" w:rsidRDefault="00B45CCC" w:rsidP="00B45CCC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9820558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2C13CEBF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</w:tr>
      <w:tr w:rsidR="00B45CCC" w:rsidRPr="00883351" w14:paraId="37B08329" w14:textId="77777777" w:rsidTr="008A0F79">
        <w:tc>
          <w:tcPr>
            <w:tcW w:w="1304" w:type="dxa"/>
          </w:tcPr>
          <w:p w14:paraId="0B1E9402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2F20C900" w14:textId="77777777" w:rsidR="00B45CCC" w:rsidRPr="00883351" w:rsidRDefault="00B45CCC" w:rsidP="00B45CCC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17CBC84A" w14:textId="77777777" w:rsidR="00B45CCC" w:rsidRDefault="00B45CCC" w:rsidP="00B45CCC">
            <w:pPr>
              <w:rPr>
                <w:rFonts w:ascii="바탕체" w:eastAsia="바탕체" w:hAnsi="바탕체"/>
              </w:rPr>
            </w:pPr>
          </w:p>
          <w:p w14:paraId="7FCF76B3" w14:textId="77777777" w:rsidR="00B45CCC" w:rsidRDefault="00B45CCC" w:rsidP="00B45CCC">
            <w:pPr>
              <w:rPr>
                <w:rFonts w:ascii="바탕체" w:eastAsia="바탕체" w:hAnsi="바탕체"/>
              </w:rPr>
            </w:pPr>
          </w:p>
          <w:p w14:paraId="5509BD98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  <w:tc>
          <w:tcPr>
            <w:tcW w:w="3650" w:type="dxa"/>
          </w:tcPr>
          <w:p w14:paraId="71BB40C4" w14:textId="77777777" w:rsidR="00B45CCC" w:rsidRPr="00883351" w:rsidRDefault="00B45CCC" w:rsidP="00B45CCC">
            <w:pPr>
              <w:rPr>
                <w:rFonts w:ascii="바탕체" w:eastAsia="바탕체" w:hAnsi="바탕체"/>
              </w:rPr>
            </w:pPr>
          </w:p>
        </w:tc>
      </w:tr>
      <w:tr w:rsidR="00D57694" w:rsidRPr="00883351" w14:paraId="50490F4C" w14:textId="77777777" w:rsidTr="008A0F79">
        <w:tc>
          <w:tcPr>
            <w:tcW w:w="1304" w:type="dxa"/>
          </w:tcPr>
          <w:p w14:paraId="09A47B5D" w14:textId="77777777" w:rsidR="00D57694" w:rsidRPr="00883351" w:rsidRDefault="00D57694" w:rsidP="00D57694">
            <w:pPr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 xml:space="preserve">  공급자 :</w:t>
            </w:r>
          </w:p>
        </w:tc>
        <w:tc>
          <w:tcPr>
            <w:tcW w:w="547" w:type="dxa"/>
          </w:tcPr>
          <w:p w14:paraId="061D4C7F" w14:textId="77777777" w:rsidR="00D57694" w:rsidRPr="00883351" w:rsidRDefault="00D57694" w:rsidP="00D57694">
            <w:pPr>
              <w:jc w:val="center"/>
              <w:rPr>
                <w:rFonts w:ascii="바탕체" w:eastAsia="바탕체" w:hAnsi="바탕체"/>
                <w:b/>
              </w:rPr>
            </w:pPr>
            <w:r w:rsidRPr="00883351">
              <w:rPr>
                <w:rFonts w:ascii="바탕체" w:eastAsia="바탕체" w:hAnsi="바탕체" w:hint="eastAsia"/>
                <w:b/>
              </w:rPr>
              <w:t>(1)</w:t>
            </w:r>
          </w:p>
        </w:tc>
        <w:tc>
          <w:tcPr>
            <w:tcW w:w="4714" w:type="dxa"/>
          </w:tcPr>
          <w:p w14:paraId="2D0C4FF9" w14:textId="6B975087" w:rsidR="00D57694" w:rsidRPr="001F19E5" w:rsidRDefault="00D57694" w:rsidP="00D57694">
            <w:pPr>
              <w:rPr>
                <w:rFonts w:ascii="바탕체" w:eastAsia="바탕체" w:hAnsi="바탕체"/>
                <w:b/>
                <w:highlight w:val="yellow"/>
              </w:rPr>
            </w:pPr>
            <w:r>
              <w:rPr>
                <w:rFonts w:ascii="바탕체" w:eastAsia="바탕체" w:hAnsi="바탕체"/>
                <w:b/>
                <w:highlight w:val="yellow"/>
              </w:rPr>
              <w:t>㈜</w:t>
            </w:r>
            <w:r>
              <w:rPr>
                <w:rFonts w:ascii="바탕체" w:eastAsia="바탕체" w:hAnsi="바탕체" w:hint="eastAsia"/>
                <w:b/>
                <w:highlight w:val="yellow"/>
              </w:rPr>
              <w:t>퍼시스</w:t>
            </w:r>
          </w:p>
        </w:tc>
        <w:tc>
          <w:tcPr>
            <w:tcW w:w="3650" w:type="dxa"/>
          </w:tcPr>
          <w:p w14:paraId="4C64C0E6" w14:textId="77777777" w:rsidR="00D57694" w:rsidRDefault="00D57694" w:rsidP="00D57694">
            <w:pPr>
              <w:rPr>
                <w:rFonts w:ascii="바탕체" w:eastAsia="바탕체" w:hAnsi="바탕체"/>
                <w:b/>
              </w:rPr>
            </w:pPr>
          </w:p>
        </w:tc>
      </w:tr>
      <w:tr w:rsidR="00D57694" w:rsidRPr="00883351" w14:paraId="663DEA20" w14:textId="77777777" w:rsidTr="008A0F79">
        <w:tc>
          <w:tcPr>
            <w:tcW w:w="1304" w:type="dxa"/>
          </w:tcPr>
          <w:p w14:paraId="1DDCA4FD" w14:textId="77777777" w:rsidR="00D57694" w:rsidRPr="00883351" w:rsidRDefault="00D57694" w:rsidP="00D57694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34B2313D" w14:textId="77777777" w:rsidR="00D57694" w:rsidRPr="00883351" w:rsidRDefault="00D57694" w:rsidP="00D57694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3317B4E5" w14:textId="0A3F1CE0" w:rsidR="00D57694" w:rsidRPr="001F19E5" w:rsidRDefault="00D57694" w:rsidP="00D57694">
            <w:pPr>
              <w:rPr>
                <w:rFonts w:ascii="바탕체" w:eastAsia="바탕체" w:hAnsi="바탕체"/>
                <w:highlight w:val="yellow"/>
              </w:rPr>
            </w:pPr>
            <w:r>
              <w:rPr>
                <w:rFonts w:ascii="바탕체" w:eastAsia="바탕체" w:hAnsi="바탕체" w:hint="eastAsia"/>
                <w:highlight w:val="yellow"/>
              </w:rPr>
              <w:t xml:space="preserve">서울특별시 송파구 </w:t>
            </w:r>
            <w:proofErr w:type="spellStart"/>
            <w:r>
              <w:rPr>
                <w:rFonts w:ascii="바탕체" w:eastAsia="바탕체" w:hAnsi="바탕체" w:hint="eastAsia"/>
                <w:highlight w:val="yellow"/>
              </w:rPr>
              <w:t>오금로</w:t>
            </w:r>
            <w:proofErr w:type="spellEnd"/>
            <w:r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r>
              <w:rPr>
                <w:rFonts w:ascii="바탕체" w:eastAsia="바탕체" w:hAnsi="바탕체"/>
                <w:highlight w:val="yellow"/>
              </w:rPr>
              <w:t xml:space="preserve">311 </w:t>
            </w:r>
            <w:proofErr w:type="spellStart"/>
            <w:r>
              <w:rPr>
                <w:rFonts w:ascii="바탕체" w:eastAsia="바탕체" w:hAnsi="바탕체" w:hint="eastAsia"/>
                <w:highlight w:val="yellow"/>
              </w:rPr>
              <w:t>퍼시스</w:t>
            </w:r>
            <w:proofErr w:type="spellEnd"/>
            <w:r>
              <w:rPr>
                <w:rFonts w:ascii="바탕체" w:eastAsia="바탕체" w:hAnsi="바탕체" w:hint="eastAsia"/>
                <w:highlight w:val="yellow"/>
              </w:rPr>
              <w:t xml:space="preserve"> 빌딩</w:t>
            </w:r>
          </w:p>
        </w:tc>
        <w:tc>
          <w:tcPr>
            <w:tcW w:w="3650" w:type="dxa"/>
          </w:tcPr>
          <w:p w14:paraId="2F8396D3" w14:textId="77777777" w:rsidR="00D57694" w:rsidRDefault="00D57694" w:rsidP="00D57694">
            <w:pPr>
              <w:rPr>
                <w:rFonts w:ascii="바탕체" w:eastAsia="바탕체" w:hAnsi="바탕체"/>
              </w:rPr>
            </w:pPr>
          </w:p>
        </w:tc>
      </w:tr>
      <w:tr w:rsidR="00D57694" w:rsidRPr="00883351" w14:paraId="63789017" w14:textId="77777777" w:rsidTr="008A0F79">
        <w:tc>
          <w:tcPr>
            <w:tcW w:w="1304" w:type="dxa"/>
          </w:tcPr>
          <w:p w14:paraId="704BC6C8" w14:textId="77777777" w:rsidR="00D57694" w:rsidRPr="00883351" w:rsidRDefault="00D57694" w:rsidP="00D57694">
            <w:pPr>
              <w:rPr>
                <w:rFonts w:ascii="바탕체" w:eastAsia="바탕체" w:hAnsi="바탕체"/>
              </w:rPr>
            </w:pPr>
          </w:p>
        </w:tc>
        <w:tc>
          <w:tcPr>
            <w:tcW w:w="547" w:type="dxa"/>
          </w:tcPr>
          <w:p w14:paraId="2615DBD9" w14:textId="77777777" w:rsidR="00D57694" w:rsidRPr="00883351" w:rsidRDefault="00D57694" w:rsidP="00D57694">
            <w:pPr>
              <w:jc w:val="center"/>
              <w:rPr>
                <w:rFonts w:ascii="바탕체" w:eastAsia="바탕체" w:hAnsi="바탕체"/>
              </w:rPr>
            </w:pPr>
          </w:p>
        </w:tc>
        <w:tc>
          <w:tcPr>
            <w:tcW w:w="4714" w:type="dxa"/>
          </w:tcPr>
          <w:p w14:paraId="2F9FCA9B" w14:textId="5E9280C8" w:rsidR="00D57694" w:rsidRPr="001F19E5" w:rsidRDefault="00D57694" w:rsidP="00D57694">
            <w:pPr>
              <w:rPr>
                <w:rFonts w:ascii="바탕체" w:eastAsia="바탕체" w:hAnsi="바탕체"/>
                <w:highlight w:val="yellow"/>
              </w:rPr>
            </w:pPr>
            <w:r w:rsidRPr="001F19E5">
              <w:rPr>
                <w:rFonts w:ascii="바탕체" w:eastAsia="바탕체" w:hAnsi="바탕체" w:hint="eastAsia"/>
                <w:highlight w:val="yellow"/>
              </w:rPr>
              <w:t xml:space="preserve">대표이사   </w:t>
            </w:r>
            <w:r>
              <w:rPr>
                <w:rFonts w:ascii="바탕체" w:eastAsia="바탕체" w:hAnsi="바탕체" w:hint="eastAsia"/>
                <w:highlight w:val="yellow"/>
              </w:rPr>
              <w:t xml:space="preserve">배 상 </w:t>
            </w:r>
            <w:proofErr w:type="gramStart"/>
            <w:r>
              <w:rPr>
                <w:rFonts w:ascii="바탕체" w:eastAsia="바탕체" w:hAnsi="바탕체" w:hint="eastAsia"/>
                <w:highlight w:val="yellow"/>
              </w:rPr>
              <w:t xml:space="preserve">돈 </w:t>
            </w:r>
            <w:r>
              <w:rPr>
                <w:rFonts w:ascii="바탕체" w:eastAsia="바탕체" w:hAnsi="바탕체"/>
                <w:highlight w:val="yellow"/>
              </w:rPr>
              <w:t>,</w:t>
            </w:r>
            <w:proofErr w:type="gramEnd"/>
            <w:r>
              <w:rPr>
                <w:rFonts w:ascii="바탕체" w:eastAsia="바탕체" w:hAnsi="바탕체"/>
                <w:highlight w:val="yellow"/>
              </w:rPr>
              <w:t xml:space="preserve"> </w:t>
            </w:r>
            <w:r>
              <w:rPr>
                <w:rFonts w:ascii="바탕체" w:eastAsia="바탕체" w:hAnsi="바탕체" w:hint="eastAsia"/>
                <w:highlight w:val="yellow"/>
              </w:rPr>
              <w:t>박 광 호</w:t>
            </w:r>
          </w:p>
        </w:tc>
        <w:tc>
          <w:tcPr>
            <w:tcW w:w="3650" w:type="dxa"/>
          </w:tcPr>
          <w:p w14:paraId="202C6DAF" w14:textId="77777777" w:rsidR="00D57694" w:rsidRDefault="00D57694" w:rsidP="00D57694">
            <w:pPr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(인)</w:t>
            </w:r>
          </w:p>
        </w:tc>
      </w:tr>
    </w:tbl>
    <w:p w14:paraId="233CA111" w14:textId="77777777" w:rsidR="008A0F79" w:rsidRPr="00193EB6" w:rsidRDefault="008A0F79" w:rsidP="008A0F79">
      <w:pPr>
        <w:autoSpaceDE/>
        <w:autoSpaceDN/>
        <w:spacing w:line="360" w:lineRule="auto"/>
        <w:rPr>
          <w:rFonts w:ascii="바탕체" w:eastAsia="바탕체" w:hAnsi="바탕체"/>
          <w:szCs w:val="20"/>
        </w:rPr>
      </w:pPr>
    </w:p>
    <w:sectPr w:rsidR="008A0F79" w:rsidRPr="00193EB6" w:rsidSect="009068A6">
      <w:pgSz w:w="11906" w:h="16838"/>
      <w:pgMar w:top="1134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FE85A" w14:textId="77777777" w:rsidR="00A2249E" w:rsidRDefault="00A2249E" w:rsidP="001B14AF">
      <w:r>
        <w:separator/>
      </w:r>
    </w:p>
  </w:endnote>
  <w:endnote w:type="continuationSeparator" w:id="0">
    <w:p w14:paraId="79A1AEF1" w14:textId="77777777" w:rsidR="00A2249E" w:rsidRDefault="00A2249E" w:rsidP="001B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6E0C4" w14:textId="77777777" w:rsidR="00A2249E" w:rsidRDefault="00A2249E" w:rsidP="001B14AF">
      <w:r>
        <w:separator/>
      </w:r>
    </w:p>
  </w:footnote>
  <w:footnote w:type="continuationSeparator" w:id="0">
    <w:p w14:paraId="5C119373" w14:textId="77777777" w:rsidR="00A2249E" w:rsidRDefault="00A2249E" w:rsidP="001B1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21A18"/>
    <w:multiLevelType w:val="hybridMultilevel"/>
    <w:tmpl w:val="AC9EB52A"/>
    <w:lvl w:ilvl="0" w:tplc="929E1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8E"/>
    <w:rsid w:val="0001532F"/>
    <w:rsid w:val="00024B5B"/>
    <w:rsid w:val="0003685A"/>
    <w:rsid w:val="000567F3"/>
    <w:rsid w:val="000C0333"/>
    <w:rsid w:val="000D7D6A"/>
    <w:rsid w:val="001375D7"/>
    <w:rsid w:val="00193EB6"/>
    <w:rsid w:val="001B14AF"/>
    <w:rsid w:val="001E2E53"/>
    <w:rsid w:val="001F19E5"/>
    <w:rsid w:val="002050DA"/>
    <w:rsid w:val="002259B3"/>
    <w:rsid w:val="00235B90"/>
    <w:rsid w:val="003006ED"/>
    <w:rsid w:val="003B32C9"/>
    <w:rsid w:val="003D1893"/>
    <w:rsid w:val="00403C86"/>
    <w:rsid w:val="004260DB"/>
    <w:rsid w:val="00467E0C"/>
    <w:rsid w:val="00476F6F"/>
    <w:rsid w:val="004E74B2"/>
    <w:rsid w:val="00512DF4"/>
    <w:rsid w:val="005157D3"/>
    <w:rsid w:val="005A0B86"/>
    <w:rsid w:val="00604200"/>
    <w:rsid w:val="00655AF0"/>
    <w:rsid w:val="006B442C"/>
    <w:rsid w:val="006B540B"/>
    <w:rsid w:val="007057C7"/>
    <w:rsid w:val="00710C31"/>
    <w:rsid w:val="0072464F"/>
    <w:rsid w:val="00773C71"/>
    <w:rsid w:val="00787FDC"/>
    <w:rsid w:val="007E3A9B"/>
    <w:rsid w:val="007E476A"/>
    <w:rsid w:val="007E64CE"/>
    <w:rsid w:val="007F7A68"/>
    <w:rsid w:val="00827BCE"/>
    <w:rsid w:val="00832FDD"/>
    <w:rsid w:val="00845CA5"/>
    <w:rsid w:val="00883351"/>
    <w:rsid w:val="008A0F79"/>
    <w:rsid w:val="008E088E"/>
    <w:rsid w:val="009068A6"/>
    <w:rsid w:val="009205BB"/>
    <w:rsid w:val="009503E1"/>
    <w:rsid w:val="00966DD3"/>
    <w:rsid w:val="009A0209"/>
    <w:rsid w:val="009C7FD5"/>
    <w:rsid w:val="009D081D"/>
    <w:rsid w:val="009F44B3"/>
    <w:rsid w:val="00A17364"/>
    <w:rsid w:val="00A2249E"/>
    <w:rsid w:val="00AB30B6"/>
    <w:rsid w:val="00B41246"/>
    <w:rsid w:val="00B42451"/>
    <w:rsid w:val="00B45CCC"/>
    <w:rsid w:val="00BC5C3F"/>
    <w:rsid w:val="00BD76D1"/>
    <w:rsid w:val="00C45CE3"/>
    <w:rsid w:val="00C916B0"/>
    <w:rsid w:val="00CA1E07"/>
    <w:rsid w:val="00D039AB"/>
    <w:rsid w:val="00D57694"/>
    <w:rsid w:val="00D97A42"/>
    <w:rsid w:val="00DE6100"/>
    <w:rsid w:val="00DF7173"/>
    <w:rsid w:val="00E24974"/>
    <w:rsid w:val="00E302E7"/>
    <w:rsid w:val="00E74898"/>
    <w:rsid w:val="00EC1885"/>
    <w:rsid w:val="00F772DD"/>
    <w:rsid w:val="00F93A5B"/>
    <w:rsid w:val="00FC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C511D"/>
  <w15:docId w15:val="{7CD4B1F1-7487-4F8D-A89E-94D296E7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5B9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B14A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B14AF"/>
  </w:style>
  <w:style w:type="paragraph" w:styleId="a5">
    <w:name w:val="footer"/>
    <w:basedOn w:val="a"/>
    <w:link w:val="Char0"/>
    <w:uiPriority w:val="99"/>
    <w:unhideWhenUsed/>
    <w:rsid w:val="001B14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B14AF"/>
  </w:style>
  <w:style w:type="paragraph" w:styleId="a6">
    <w:name w:val="List Paragraph"/>
    <w:basedOn w:val="a"/>
    <w:uiPriority w:val="34"/>
    <w:qFormat/>
    <w:rsid w:val="00773C71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7F7A6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7F7A6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dc1acd-1a38-4f7a-99bc-4990ba19da72">
      <Terms xmlns="http://schemas.microsoft.com/office/infopath/2007/PartnerControls"/>
    </lcf76f155ced4ddcb4097134ff3c332f>
    <TaxCatchAll xmlns="a56ab036-a791-4a78-a818-1ddec768a25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C1FE1B53E79B4183E35FA80D37453E" ma:contentTypeVersion="15" ma:contentTypeDescription="새 문서를 만듭니다." ma:contentTypeScope="" ma:versionID="d1356d91896084eaf09c305ff58bf60d">
  <xsd:schema xmlns:xsd="http://www.w3.org/2001/XMLSchema" xmlns:xs="http://www.w3.org/2001/XMLSchema" xmlns:p="http://schemas.microsoft.com/office/2006/metadata/properties" xmlns:ns2="ebdc1acd-1a38-4f7a-99bc-4990ba19da72" xmlns:ns3="a56ab036-a791-4a78-a818-1ddec768a257" targetNamespace="http://schemas.microsoft.com/office/2006/metadata/properties" ma:root="true" ma:fieldsID="ce3be43930f860f8cbc47b307554a1bf" ns2:_="" ns3:_="">
    <xsd:import namespace="ebdc1acd-1a38-4f7a-99bc-4990ba19da72"/>
    <xsd:import namespace="a56ab036-a791-4a78-a818-1ddec768a25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c1acd-1a38-4f7a-99bc-4990ba19da7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이미지 태그" ma:readOnly="false" ma:fieldId="{5cf76f15-5ced-4ddc-b409-7134ff3c332f}" ma:taxonomyMulti="true" ma:sspId="85bc053c-7605-47a9-8483-5df4c8cb2d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ab036-a791-4a78-a818-1ddec768a25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4d28286-4399-422b-8b69-e961b5c162df}" ma:internalName="TaxCatchAll" ma:showField="CatchAllData" ma:web="a56ab036-a791-4a78-a818-1ddec768a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6A971E-E6D6-456B-B122-106A5E332986}">
  <ds:schemaRefs>
    <ds:schemaRef ds:uri="http://schemas.microsoft.com/office/2006/metadata/properties"/>
    <ds:schemaRef ds:uri="http://schemas.microsoft.com/office/infopath/2007/PartnerControls"/>
    <ds:schemaRef ds:uri="ebdc1acd-1a38-4f7a-99bc-4990ba19da72"/>
    <ds:schemaRef ds:uri="a56ab036-a791-4a78-a818-1ddec768a257"/>
  </ds:schemaRefs>
</ds:datastoreItem>
</file>

<file path=customXml/itemProps2.xml><?xml version="1.0" encoding="utf-8"?>
<ds:datastoreItem xmlns:ds="http://schemas.openxmlformats.org/officeDocument/2006/customXml" ds:itemID="{3406A0CE-9F81-4199-8EA1-9FD014C40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c1acd-1a38-4f7a-99bc-4990ba19da72"/>
    <ds:schemaRef ds:uri="a56ab036-a791-4a78-a818-1ddec768a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4049D1-DD21-45FE-BC3E-781B994736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AE91DD-AFE0-4A8B-B21A-D8522EA0B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Lim,Yeongtaek</dc:creator>
  <cp:lastModifiedBy>김현주 (Hyunjoo Kim)</cp:lastModifiedBy>
  <cp:revision>3</cp:revision>
  <cp:lastPrinted>2020-07-14T05:42:00Z</cp:lastPrinted>
  <dcterms:created xsi:type="dcterms:W3CDTF">2024-05-21T07:57:00Z</dcterms:created>
  <dcterms:modified xsi:type="dcterms:W3CDTF">2024-05-21T07:57:00Z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0x0101004AC1FE1B53E79B4183E35FA80D37453E</vt:lpwstr>
  </property>
  <property fmtid="{D5CDD505-2E9C-101B-9397-08002B2CF9AE}" pid="3" name="MediaServiceImageTags">
    <vt:lpwstr/>
  </property>
</Properties>
</file>