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5F909" w14:textId="77777777" w:rsidR="0039660D" w:rsidRDefault="00C35C6D">
      <w:pPr>
        <w:pStyle w:val="a3"/>
        <w:spacing w:before="80"/>
        <w:ind w:left="1700"/>
      </w:pPr>
      <w:r>
        <w:t>November</w:t>
      </w:r>
      <w:r>
        <w:rPr>
          <w:spacing w:val="-8"/>
        </w:rPr>
        <w:t xml:space="preserve"> </w:t>
      </w:r>
      <w:r>
        <w:t>1,</w:t>
      </w:r>
      <w:r>
        <w:rPr>
          <w:spacing w:val="-13"/>
        </w:rPr>
        <w:t xml:space="preserve"> </w:t>
      </w:r>
      <w:r>
        <w:t>2024</w:t>
      </w:r>
    </w:p>
    <w:p w14:paraId="7EFFD151" w14:textId="77777777" w:rsidR="0039660D" w:rsidRDefault="0039660D">
      <w:pPr>
        <w:pStyle w:val="a3"/>
        <w:rPr>
          <w:sz w:val="24"/>
        </w:rPr>
      </w:pPr>
    </w:p>
    <w:p w14:paraId="370E04CA" w14:textId="77777777" w:rsidR="0039660D" w:rsidRDefault="0039660D">
      <w:pPr>
        <w:pStyle w:val="a3"/>
        <w:rPr>
          <w:sz w:val="24"/>
        </w:rPr>
      </w:pPr>
    </w:p>
    <w:p w14:paraId="2FDA96AB" w14:textId="77777777" w:rsidR="0039660D" w:rsidRDefault="00C35C6D">
      <w:pPr>
        <w:pStyle w:val="a3"/>
        <w:spacing w:before="146"/>
        <w:ind w:left="1699" w:right="7929"/>
      </w:pPr>
      <w:r>
        <w:t>Kwang-ho</w:t>
      </w:r>
      <w:r>
        <w:rPr>
          <w:spacing w:val="-16"/>
        </w:rPr>
        <w:t xml:space="preserve"> </w:t>
      </w:r>
      <w:r>
        <w:t>Park</w:t>
      </w:r>
      <w:r>
        <w:rPr>
          <w:spacing w:val="-68"/>
        </w:rPr>
        <w:t xml:space="preserve"> </w:t>
      </w:r>
      <w:r>
        <w:t>President</w:t>
      </w:r>
      <w:r>
        <w:rPr>
          <w:spacing w:val="1"/>
        </w:rPr>
        <w:t xml:space="preserve"> </w:t>
      </w:r>
      <w:r>
        <w:rPr>
          <w:spacing w:val="-1"/>
        </w:rPr>
        <w:t>FURSYS,</w:t>
      </w:r>
      <w:r>
        <w:rPr>
          <w:spacing w:val="-21"/>
        </w:rPr>
        <w:t xml:space="preserve"> </w:t>
      </w:r>
      <w:r>
        <w:t>Inc.</w:t>
      </w:r>
    </w:p>
    <w:p w14:paraId="6FD2FD6D" w14:textId="77777777" w:rsidR="0039660D" w:rsidRDefault="00C35C6D">
      <w:pPr>
        <w:pStyle w:val="a3"/>
        <w:spacing w:before="4" w:line="235" w:lineRule="auto"/>
        <w:ind w:left="1699" w:right="7117"/>
      </w:pPr>
      <w:proofErr w:type="spellStart"/>
      <w:r>
        <w:t>Fursys</w:t>
      </w:r>
      <w:proofErr w:type="spellEnd"/>
      <w:r>
        <w:t xml:space="preserve"> Building 311,</w:t>
      </w:r>
      <w:r>
        <w:rPr>
          <w:spacing w:val="1"/>
        </w:rPr>
        <w:t xml:space="preserve"> </w:t>
      </w:r>
      <w:proofErr w:type="spellStart"/>
      <w:r>
        <w:t>Ogeum</w:t>
      </w:r>
      <w:proofErr w:type="spellEnd"/>
      <w:r>
        <w:t>-Ro,</w:t>
      </w:r>
      <w:r>
        <w:rPr>
          <w:spacing w:val="-10"/>
        </w:rPr>
        <w:t xml:space="preserve"> </w:t>
      </w:r>
      <w:proofErr w:type="spellStart"/>
      <w:r>
        <w:t>Songpa</w:t>
      </w:r>
      <w:proofErr w:type="spellEnd"/>
      <w:r>
        <w:t>-Gu</w:t>
      </w:r>
      <w:r>
        <w:rPr>
          <w:spacing w:val="-68"/>
        </w:rPr>
        <w:t xml:space="preserve"> </w:t>
      </w:r>
      <w:r>
        <w:t>Seoul,</w:t>
      </w:r>
      <w:r>
        <w:rPr>
          <w:spacing w:val="-17"/>
        </w:rPr>
        <w:t xml:space="preserve"> </w:t>
      </w:r>
      <w:r>
        <w:t>Korea</w:t>
      </w:r>
      <w:r>
        <w:rPr>
          <w:spacing w:val="-13"/>
        </w:rPr>
        <w:t xml:space="preserve"> </w:t>
      </w:r>
      <w:r>
        <w:t>05661</w:t>
      </w:r>
    </w:p>
    <w:p w14:paraId="0C51409A" w14:textId="77777777" w:rsidR="0039660D" w:rsidRDefault="0039660D">
      <w:pPr>
        <w:pStyle w:val="a3"/>
        <w:spacing w:before="1"/>
        <w:rPr>
          <w:sz w:val="21"/>
        </w:rPr>
      </w:pPr>
    </w:p>
    <w:p w14:paraId="24280D1E" w14:textId="77777777" w:rsidR="0039660D" w:rsidRDefault="00C35C6D">
      <w:pPr>
        <w:pStyle w:val="2"/>
        <w:ind w:left="1697" w:right="1555"/>
      </w:pPr>
      <w:bookmarkStart w:id="0" w:name="Subject:_Agreement_for_Product_Design_Co"/>
      <w:bookmarkEnd w:id="0"/>
      <w:r>
        <w:t>Subject:</w:t>
      </w:r>
      <w:r>
        <w:rPr>
          <w:spacing w:val="4"/>
        </w:rPr>
        <w:t xml:space="preserve"> </w:t>
      </w:r>
      <w:r>
        <w:t>Agreement</w:t>
      </w:r>
      <w:r>
        <w:rPr>
          <w:spacing w:val="8"/>
        </w:rPr>
        <w:t xml:space="preserve"> </w:t>
      </w:r>
      <w:r>
        <w:t>for</w:t>
      </w:r>
      <w:r>
        <w:rPr>
          <w:spacing w:val="2"/>
        </w:rPr>
        <w:t xml:space="preserve"> </w:t>
      </w:r>
      <w:r>
        <w:t>Product</w:t>
      </w:r>
      <w:r>
        <w:rPr>
          <w:spacing w:val="5"/>
        </w:rPr>
        <w:t xml:space="preserve"> </w:t>
      </w:r>
      <w:r>
        <w:t>Design</w:t>
      </w:r>
      <w:r>
        <w:rPr>
          <w:spacing w:val="7"/>
        </w:rPr>
        <w:t xml:space="preserve"> </w:t>
      </w:r>
      <w:r>
        <w:t>Consulting</w:t>
      </w:r>
      <w:r>
        <w:rPr>
          <w:spacing w:val="3"/>
        </w:rPr>
        <w:t xml:space="preserve"> </w:t>
      </w:r>
      <w:r>
        <w:t>Services</w:t>
      </w:r>
      <w:r>
        <w:rPr>
          <w:spacing w:val="7"/>
        </w:rPr>
        <w:t xml:space="preserve"> </w:t>
      </w:r>
      <w:r>
        <w:t>for</w:t>
      </w:r>
      <w:r>
        <w:rPr>
          <w:spacing w:val="72"/>
        </w:rPr>
        <w:t xml:space="preserve"> </w:t>
      </w:r>
      <w:r>
        <w:t>a</w:t>
      </w:r>
      <w:r>
        <w:rPr>
          <w:spacing w:val="-66"/>
        </w:rPr>
        <w:t xml:space="preserve"> </w:t>
      </w:r>
      <w:r>
        <w:t>Desk System</w:t>
      </w:r>
      <w:r>
        <w:rPr>
          <w:spacing w:val="1"/>
        </w:rPr>
        <w:t xml:space="preserve"> </w:t>
      </w:r>
      <w:r>
        <w:t>Update</w:t>
      </w:r>
    </w:p>
    <w:p w14:paraId="2F8C0214" w14:textId="77777777" w:rsidR="0039660D" w:rsidRDefault="0039660D">
      <w:pPr>
        <w:pStyle w:val="a3"/>
        <w:spacing w:before="10"/>
        <w:rPr>
          <w:b/>
          <w:sz w:val="19"/>
        </w:rPr>
      </w:pPr>
    </w:p>
    <w:p w14:paraId="29388C5D" w14:textId="77777777" w:rsidR="0039660D" w:rsidRDefault="00C35C6D">
      <w:pPr>
        <w:pStyle w:val="a3"/>
        <w:ind w:left="1697"/>
      </w:pPr>
      <w:r>
        <w:rPr>
          <w:spacing w:val="-1"/>
        </w:rPr>
        <w:t>Dear</w:t>
      </w:r>
      <w:r>
        <w:rPr>
          <w:spacing w:val="-13"/>
        </w:rPr>
        <w:t xml:space="preserve"> </w:t>
      </w:r>
      <w:r>
        <w:rPr>
          <w:spacing w:val="-1"/>
        </w:rPr>
        <w:t>Kwang-ho:</w:t>
      </w:r>
    </w:p>
    <w:p w14:paraId="796D901E" w14:textId="77777777" w:rsidR="0039660D" w:rsidRDefault="0039660D">
      <w:pPr>
        <w:pStyle w:val="a3"/>
        <w:spacing w:before="1"/>
      </w:pPr>
    </w:p>
    <w:p w14:paraId="7B3EC1E9" w14:textId="77777777" w:rsidR="0039660D" w:rsidRDefault="00C35C6D">
      <w:pPr>
        <w:pStyle w:val="a3"/>
        <w:ind w:left="1697" w:right="1534"/>
        <w:jc w:val="both"/>
      </w:pPr>
      <w:r>
        <w:t>M.</w:t>
      </w:r>
      <w:r>
        <w:rPr>
          <w:spacing w:val="-8"/>
        </w:rPr>
        <w:t xml:space="preserve"> </w:t>
      </w:r>
      <w:r>
        <w:t>Arthur</w:t>
      </w:r>
      <w:r>
        <w:rPr>
          <w:spacing w:val="-7"/>
        </w:rPr>
        <w:t xml:space="preserve"> </w:t>
      </w:r>
      <w:r>
        <w:t>Gensler</w:t>
      </w:r>
      <w:r>
        <w:rPr>
          <w:spacing w:val="-9"/>
        </w:rPr>
        <w:t xml:space="preserve"> </w:t>
      </w:r>
      <w:r>
        <w:t>Jr.</w:t>
      </w:r>
      <w:r>
        <w:rPr>
          <w:spacing w:val="-9"/>
        </w:rPr>
        <w:t xml:space="preserve"> </w:t>
      </w:r>
      <w:r>
        <w:t>&amp;</w:t>
      </w:r>
      <w:r>
        <w:rPr>
          <w:spacing w:val="-6"/>
        </w:rPr>
        <w:t xml:space="preserve"> </w:t>
      </w:r>
      <w:r>
        <w:t>Associates,</w:t>
      </w:r>
      <w:r>
        <w:rPr>
          <w:spacing w:val="-8"/>
        </w:rPr>
        <w:t xml:space="preserve"> </w:t>
      </w:r>
      <w:r>
        <w:t>Inc.</w:t>
      </w:r>
      <w:r>
        <w:rPr>
          <w:spacing w:val="-9"/>
        </w:rPr>
        <w:t xml:space="preserve"> </w:t>
      </w:r>
      <w:r>
        <w:t>(“Gensler”)</w:t>
      </w:r>
      <w:r>
        <w:rPr>
          <w:spacing w:val="-7"/>
        </w:rPr>
        <w:t xml:space="preserve"> </w:t>
      </w:r>
      <w:r>
        <w:t>is</w:t>
      </w:r>
      <w:r>
        <w:rPr>
          <w:spacing w:val="-9"/>
        </w:rPr>
        <w:t xml:space="preserve"> </w:t>
      </w:r>
      <w:r>
        <w:t>pleased</w:t>
      </w:r>
      <w:r>
        <w:rPr>
          <w:spacing w:val="-7"/>
        </w:rPr>
        <w:t xml:space="preserve"> </w:t>
      </w:r>
      <w:r>
        <w:t>to</w:t>
      </w:r>
      <w:r>
        <w:rPr>
          <w:spacing w:val="-7"/>
        </w:rPr>
        <w:t xml:space="preserve"> </w:t>
      </w:r>
      <w:r>
        <w:t>enter</w:t>
      </w:r>
      <w:r>
        <w:rPr>
          <w:spacing w:val="-7"/>
        </w:rPr>
        <w:t xml:space="preserve"> </w:t>
      </w:r>
      <w:r>
        <w:t>into</w:t>
      </w:r>
      <w:r>
        <w:rPr>
          <w:spacing w:val="-9"/>
        </w:rPr>
        <w:t xml:space="preserve"> </w:t>
      </w:r>
      <w:r>
        <w:t>this</w:t>
      </w:r>
      <w:r>
        <w:rPr>
          <w:spacing w:val="-68"/>
        </w:rPr>
        <w:t xml:space="preserve"> </w:t>
      </w:r>
      <w:r>
        <w:t>Agreement to provide product design consulting services as described herein</w:t>
      </w:r>
      <w:r>
        <w:rPr>
          <w:spacing w:val="1"/>
        </w:rPr>
        <w:t xml:space="preserve"> </w:t>
      </w:r>
      <w:r>
        <w:t>for</w:t>
      </w:r>
      <w:r>
        <w:rPr>
          <w:spacing w:val="-5"/>
        </w:rPr>
        <w:t xml:space="preserve"> </w:t>
      </w:r>
      <w:r>
        <w:t>FURSYS,</w:t>
      </w:r>
      <w:r>
        <w:rPr>
          <w:spacing w:val="-5"/>
        </w:rPr>
        <w:t xml:space="preserve"> </w:t>
      </w:r>
      <w:r>
        <w:t>Inc.</w:t>
      </w:r>
      <w:r>
        <w:rPr>
          <w:spacing w:val="-5"/>
        </w:rPr>
        <w:t xml:space="preserve"> </w:t>
      </w:r>
      <w:r>
        <w:t>(“Manufacturer”)</w:t>
      </w:r>
      <w:r>
        <w:rPr>
          <w:spacing w:val="-2"/>
        </w:rPr>
        <w:t xml:space="preserve"> </w:t>
      </w:r>
      <w:r>
        <w:t>pursuant</w:t>
      </w:r>
      <w:r>
        <w:rPr>
          <w:spacing w:val="-5"/>
        </w:rPr>
        <w:t xml:space="preserve"> </w:t>
      </w:r>
      <w:r>
        <w:t>to</w:t>
      </w:r>
      <w:r>
        <w:rPr>
          <w:spacing w:val="-2"/>
        </w:rPr>
        <w:t xml:space="preserve"> </w:t>
      </w:r>
      <w:r>
        <w:t>the</w:t>
      </w:r>
      <w:r>
        <w:rPr>
          <w:spacing w:val="-7"/>
        </w:rPr>
        <w:t xml:space="preserve"> </w:t>
      </w:r>
      <w:r>
        <w:t>terms</w:t>
      </w:r>
      <w:r>
        <w:rPr>
          <w:spacing w:val="-1"/>
        </w:rPr>
        <w:t xml:space="preserve"> </w:t>
      </w:r>
      <w:r>
        <w:t>set</w:t>
      </w:r>
      <w:r>
        <w:rPr>
          <w:spacing w:val="-2"/>
        </w:rPr>
        <w:t xml:space="preserve"> </w:t>
      </w:r>
      <w:r>
        <w:t>forth</w:t>
      </w:r>
      <w:r>
        <w:rPr>
          <w:spacing w:val="-2"/>
        </w:rPr>
        <w:t xml:space="preserve"> </w:t>
      </w:r>
      <w:r>
        <w:t>in</w:t>
      </w:r>
      <w:r>
        <w:rPr>
          <w:spacing w:val="-4"/>
        </w:rPr>
        <w:t xml:space="preserve"> </w:t>
      </w:r>
      <w:r>
        <w:t>this</w:t>
      </w:r>
      <w:r>
        <w:rPr>
          <w:spacing w:val="-6"/>
        </w:rPr>
        <w:t xml:space="preserve"> </w:t>
      </w:r>
      <w:r>
        <w:t>letter</w:t>
      </w:r>
      <w:r>
        <w:rPr>
          <w:spacing w:val="-68"/>
        </w:rPr>
        <w:t xml:space="preserve"> </w:t>
      </w:r>
      <w:r>
        <w:t>(“Letter”),</w:t>
      </w:r>
      <w:r>
        <w:rPr>
          <w:spacing w:val="1"/>
        </w:rPr>
        <w:t xml:space="preserve"> </w:t>
      </w:r>
      <w:r>
        <w:t>including</w:t>
      </w:r>
      <w:r>
        <w:rPr>
          <w:spacing w:val="1"/>
        </w:rPr>
        <w:t xml:space="preserve"> </w:t>
      </w:r>
      <w:r>
        <w:t>the</w:t>
      </w:r>
      <w:r>
        <w:rPr>
          <w:spacing w:val="1"/>
        </w:rPr>
        <w:t xml:space="preserve"> </w:t>
      </w:r>
      <w:r>
        <w:t>attached</w:t>
      </w:r>
      <w:r>
        <w:rPr>
          <w:spacing w:val="1"/>
        </w:rPr>
        <w:t xml:space="preserve"> </w:t>
      </w:r>
      <w:r>
        <w:t>Terms</w:t>
      </w:r>
      <w:r>
        <w:rPr>
          <w:spacing w:val="1"/>
        </w:rPr>
        <w:t xml:space="preserve"> </w:t>
      </w:r>
      <w:r>
        <w:t>and</w:t>
      </w:r>
      <w:r>
        <w:rPr>
          <w:spacing w:val="1"/>
        </w:rPr>
        <w:t xml:space="preserve"> </w:t>
      </w:r>
      <w:r>
        <w:t>Conditions</w:t>
      </w:r>
      <w:r>
        <w:rPr>
          <w:spacing w:val="1"/>
        </w:rPr>
        <w:t xml:space="preserve"> </w:t>
      </w:r>
      <w:r>
        <w:t>(collectively,</w:t>
      </w:r>
      <w:r>
        <w:rPr>
          <w:spacing w:val="1"/>
        </w:rPr>
        <w:t xml:space="preserve"> </w:t>
      </w:r>
      <w:r>
        <w:t>the</w:t>
      </w:r>
      <w:r>
        <w:rPr>
          <w:spacing w:val="-68"/>
        </w:rPr>
        <w:t xml:space="preserve"> </w:t>
      </w:r>
      <w:r>
        <w:t>“Agreement”).</w:t>
      </w:r>
    </w:p>
    <w:p w14:paraId="31A200F4" w14:textId="77777777" w:rsidR="0039660D" w:rsidRDefault="0039660D">
      <w:pPr>
        <w:pStyle w:val="a3"/>
        <w:rPr>
          <w:sz w:val="24"/>
        </w:rPr>
      </w:pPr>
    </w:p>
    <w:p w14:paraId="2F0B6D7A" w14:textId="77777777" w:rsidR="0039660D" w:rsidRDefault="00C35C6D">
      <w:pPr>
        <w:pStyle w:val="2"/>
        <w:numPr>
          <w:ilvl w:val="0"/>
          <w:numId w:val="6"/>
        </w:numPr>
        <w:tabs>
          <w:tab w:val="left" w:pos="2051"/>
          <w:tab w:val="left" w:pos="9977"/>
        </w:tabs>
        <w:spacing w:before="192"/>
      </w:pPr>
      <w:bookmarkStart w:id="1" w:name="A.__GENSLER’S_BASIC_SERVICES"/>
      <w:bookmarkEnd w:id="1"/>
      <w:r>
        <w:rPr>
          <w:u w:val="thick"/>
        </w:rPr>
        <w:t>GENSLER’S</w:t>
      </w:r>
      <w:r>
        <w:rPr>
          <w:spacing w:val="-16"/>
          <w:u w:val="thick"/>
        </w:rPr>
        <w:t xml:space="preserve"> </w:t>
      </w:r>
      <w:r>
        <w:rPr>
          <w:u w:val="thick"/>
        </w:rPr>
        <w:t>BASIC</w:t>
      </w:r>
      <w:r>
        <w:rPr>
          <w:spacing w:val="-16"/>
          <w:u w:val="thick"/>
        </w:rPr>
        <w:t xml:space="preserve"> </w:t>
      </w:r>
      <w:r>
        <w:rPr>
          <w:u w:val="thick"/>
        </w:rPr>
        <w:t>SERVICES</w:t>
      </w:r>
      <w:r>
        <w:rPr>
          <w:u w:val="thick"/>
        </w:rPr>
        <w:tab/>
      </w:r>
    </w:p>
    <w:p w14:paraId="6473BD2E" w14:textId="77777777" w:rsidR="0039660D" w:rsidRDefault="0039660D">
      <w:pPr>
        <w:pStyle w:val="a3"/>
        <w:spacing w:before="11"/>
        <w:rPr>
          <w:b/>
          <w:sz w:val="11"/>
        </w:rPr>
      </w:pPr>
    </w:p>
    <w:p w14:paraId="472D8213" w14:textId="60EFDEEA" w:rsidR="0039660D" w:rsidRDefault="00C35C6D">
      <w:pPr>
        <w:pStyle w:val="a3"/>
        <w:spacing w:before="100"/>
        <w:ind w:left="1700" w:right="1534" w:hanging="1"/>
        <w:jc w:val="both"/>
      </w:pPr>
      <w:r>
        <w:t>Gensler will work with Manufacturer to update Manufacturer’s existing FX-1</w:t>
      </w:r>
      <w:r>
        <w:rPr>
          <w:spacing w:val="1"/>
        </w:rPr>
        <w:t xml:space="preserve"> </w:t>
      </w:r>
      <w:r>
        <w:t>desk</w:t>
      </w:r>
      <w:r>
        <w:rPr>
          <w:spacing w:val="-2"/>
        </w:rPr>
        <w:t xml:space="preserve"> </w:t>
      </w:r>
      <w:r>
        <w:t>system</w:t>
      </w:r>
      <w:r>
        <w:rPr>
          <w:spacing w:val="-4"/>
        </w:rPr>
        <w:t xml:space="preserve"> </w:t>
      </w:r>
      <w:r>
        <w:t>(“FX-1”</w:t>
      </w:r>
      <w:ins w:id="2" w:author="윤현정 (Hyunjeong Yoon)" w:date="2024-11-11T15:11:00Z">
        <w:r w:rsidR="00E02CAF">
          <w:t>/</w:t>
        </w:r>
        <w:r w:rsidR="00E02CAF" w:rsidRPr="00E02CAF">
          <w:t xml:space="preserve"> https://planning.fursys.com/category/417</w:t>
        </w:r>
      </w:ins>
      <w:r>
        <w:t>)</w:t>
      </w:r>
      <w:r>
        <w:rPr>
          <w:spacing w:val="-2"/>
        </w:rPr>
        <w:t xml:space="preserve"> </w:t>
      </w:r>
      <w:r>
        <w:t>for</w:t>
      </w:r>
      <w:r>
        <w:rPr>
          <w:spacing w:val="-6"/>
        </w:rPr>
        <w:t xml:space="preserve"> </w:t>
      </w:r>
      <w:r>
        <w:t>better</w:t>
      </w:r>
      <w:r>
        <w:rPr>
          <w:spacing w:val="-6"/>
        </w:rPr>
        <w:t xml:space="preserve"> </w:t>
      </w:r>
      <w:r>
        <w:t>application</w:t>
      </w:r>
      <w:r>
        <w:rPr>
          <w:spacing w:val="-3"/>
        </w:rPr>
        <w:t xml:space="preserve"> </w:t>
      </w:r>
      <w:r>
        <w:t>to</w:t>
      </w:r>
      <w:r>
        <w:rPr>
          <w:spacing w:val="-5"/>
        </w:rPr>
        <w:t xml:space="preserve"> </w:t>
      </w:r>
      <w:r>
        <w:t>the</w:t>
      </w:r>
      <w:r>
        <w:rPr>
          <w:spacing w:val="-6"/>
        </w:rPr>
        <w:t xml:space="preserve"> </w:t>
      </w:r>
      <w:r>
        <w:t>needs</w:t>
      </w:r>
      <w:r>
        <w:rPr>
          <w:spacing w:val="-3"/>
        </w:rPr>
        <w:t xml:space="preserve"> </w:t>
      </w:r>
      <w:r>
        <w:t>and</w:t>
      </w:r>
      <w:r>
        <w:rPr>
          <w:spacing w:val="-4"/>
        </w:rPr>
        <w:t xml:space="preserve"> </w:t>
      </w:r>
      <w:r>
        <w:t>tastes</w:t>
      </w:r>
      <w:r>
        <w:rPr>
          <w:spacing w:val="-3"/>
        </w:rPr>
        <w:t xml:space="preserve"> </w:t>
      </w:r>
      <w:r>
        <w:t>of</w:t>
      </w:r>
      <w:r>
        <w:rPr>
          <w:spacing w:val="-3"/>
        </w:rPr>
        <w:t xml:space="preserve"> </w:t>
      </w:r>
      <w:r>
        <w:t>the</w:t>
      </w:r>
      <w:r>
        <w:rPr>
          <w:spacing w:val="-6"/>
        </w:rPr>
        <w:t xml:space="preserve"> </w:t>
      </w:r>
      <w:r>
        <w:t>U.S.</w:t>
      </w:r>
      <w:r>
        <w:rPr>
          <w:spacing w:val="-68"/>
        </w:rPr>
        <w:t xml:space="preserve"> </w:t>
      </w:r>
      <w:r>
        <w:t>market.</w:t>
      </w:r>
      <w:r>
        <w:rPr>
          <w:spacing w:val="1"/>
        </w:rPr>
        <w:t xml:space="preserve"> </w:t>
      </w:r>
      <w:r>
        <w:t>The</w:t>
      </w:r>
      <w:r>
        <w:rPr>
          <w:spacing w:val="1"/>
        </w:rPr>
        <w:t xml:space="preserve"> </w:t>
      </w:r>
      <w:r>
        <w:t>updated</w:t>
      </w:r>
      <w:r>
        <w:rPr>
          <w:spacing w:val="1"/>
        </w:rPr>
        <w:t xml:space="preserve"> </w:t>
      </w:r>
      <w:r>
        <w:t>FX-1</w:t>
      </w:r>
      <w:r>
        <w:rPr>
          <w:spacing w:val="1"/>
        </w:rPr>
        <w:t xml:space="preserve"> </w:t>
      </w:r>
      <w:r>
        <w:t>system</w:t>
      </w:r>
      <w:r>
        <w:rPr>
          <w:spacing w:val="1"/>
        </w:rPr>
        <w:t xml:space="preserve"> </w:t>
      </w:r>
      <w:r>
        <w:t>(“Updated</w:t>
      </w:r>
      <w:r>
        <w:rPr>
          <w:spacing w:val="1"/>
        </w:rPr>
        <w:t xml:space="preserve"> </w:t>
      </w:r>
      <w:r>
        <w:t>System”)</w:t>
      </w:r>
      <w:r>
        <w:rPr>
          <w:spacing w:val="1"/>
        </w:rPr>
        <w:t xml:space="preserve"> </w:t>
      </w:r>
      <w:r>
        <w:t>will</w:t>
      </w:r>
      <w:r>
        <w:rPr>
          <w:spacing w:val="1"/>
        </w:rPr>
        <w:t xml:space="preserve"> </w:t>
      </w:r>
      <w:r>
        <w:t>be</w:t>
      </w:r>
      <w:r>
        <w:rPr>
          <w:spacing w:val="1"/>
        </w:rPr>
        <w:t xml:space="preserve"> </w:t>
      </w:r>
      <w:r>
        <w:t>sold</w:t>
      </w:r>
      <w:r>
        <w:rPr>
          <w:spacing w:val="1"/>
        </w:rPr>
        <w:t xml:space="preserve"> </w:t>
      </w:r>
      <w:r>
        <w:t>by</w:t>
      </w:r>
      <w:r>
        <w:rPr>
          <w:spacing w:val="1"/>
        </w:rPr>
        <w:t xml:space="preserve"> </w:t>
      </w:r>
      <w:r>
        <w:t>Manufacturer in both the U.S. market and other geographic markets in which</w:t>
      </w:r>
      <w:r>
        <w:rPr>
          <w:spacing w:val="1"/>
        </w:rPr>
        <w:t xml:space="preserve"> </w:t>
      </w:r>
      <w:r>
        <w:t>Manufacturer</w:t>
      </w:r>
      <w:r>
        <w:rPr>
          <w:spacing w:val="-3"/>
        </w:rPr>
        <w:t xml:space="preserve"> </w:t>
      </w:r>
      <w:r>
        <w:t>is</w:t>
      </w:r>
      <w:r>
        <w:rPr>
          <w:spacing w:val="1"/>
        </w:rPr>
        <w:t xml:space="preserve"> </w:t>
      </w:r>
      <w:r>
        <w:t>active.</w:t>
      </w:r>
    </w:p>
    <w:p w14:paraId="37E3F01D" w14:textId="77777777" w:rsidR="0039660D" w:rsidRDefault="0039660D">
      <w:pPr>
        <w:pStyle w:val="a3"/>
      </w:pPr>
    </w:p>
    <w:p w14:paraId="3E7F60E0" w14:textId="77777777" w:rsidR="0039660D" w:rsidRDefault="00C35C6D">
      <w:pPr>
        <w:pStyle w:val="a3"/>
        <w:spacing w:before="1"/>
        <w:ind w:left="1700"/>
        <w:jc w:val="both"/>
      </w:pPr>
      <w:r>
        <w:t>Gensler’s</w:t>
      </w:r>
      <w:r>
        <w:rPr>
          <w:spacing w:val="-3"/>
        </w:rPr>
        <w:t xml:space="preserve"> </w:t>
      </w:r>
      <w:r>
        <w:t>basic</w:t>
      </w:r>
      <w:r>
        <w:rPr>
          <w:spacing w:val="-2"/>
        </w:rPr>
        <w:t xml:space="preserve"> </w:t>
      </w:r>
      <w:r>
        <w:t>services</w:t>
      </w:r>
      <w:r>
        <w:rPr>
          <w:spacing w:val="-3"/>
        </w:rPr>
        <w:t xml:space="preserve"> </w:t>
      </w:r>
      <w:r>
        <w:t>(“Basic</w:t>
      </w:r>
      <w:r>
        <w:rPr>
          <w:spacing w:val="-5"/>
        </w:rPr>
        <w:t xml:space="preserve"> </w:t>
      </w:r>
      <w:r>
        <w:t>Services”)</w:t>
      </w:r>
      <w:r>
        <w:rPr>
          <w:spacing w:val="-1"/>
        </w:rPr>
        <w:t xml:space="preserve"> </w:t>
      </w:r>
      <w:r>
        <w:t>will</w:t>
      </w:r>
      <w:r>
        <w:rPr>
          <w:spacing w:val="-4"/>
        </w:rPr>
        <w:t xml:space="preserve"> </w:t>
      </w:r>
      <w:r>
        <w:t>consist</w:t>
      </w:r>
      <w:r>
        <w:rPr>
          <w:spacing w:val="-2"/>
        </w:rPr>
        <w:t xml:space="preserve"> </w:t>
      </w:r>
      <w:r>
        <w:t>of</w:t>
      </w:r>
      <w:r>
        <w:rPr>
          <w:spacing w:val="-5"/>
        </w:rPr>
        <w:t xml:space="preserve"> </w:t>
      </w:r>
      <w:r>
        <w:t>the</w:t>
      </w:r>
      <w:r>
        <w:rPr>
          <w:spacing w:val="-5"/>
        </w:rPr>
        <w:t xml:space="preserve"> </w:t>
      </w:r>
      <w:r>
        <w:t>following:</w:t>
      </w:r>
    </w:p>
    <w:p w14:paraId="37B45122" w14:textId="77777777" w:rsidR="0039660D" w:rsidRDefault="0039660D">
      <w:pPr>
        <w:pStyle w:val="a3"/>
      </w:pPr>
    </w:p>
    <w:p w14:paraId="1B996470" w14:textId="77777777" w:rsidR="0039660D" w:rsidRDefault="00C35C6D">
      <w:pPr>
        <w:pStyle w:val="a4"/>
        <w:numPr>
          <w:ilvl w:val="0"/>
          <w:numId w:val="5"/>
        </w:numPr>
        <w:tabs>
          <w:tab w:val="left" w:pos="2051"/>
        </w:tabs>
        <w:ind w:right="1534" w:firstLine="0"/>
        <w:rPr>
          <w:sz w:val="20"/>
        </w:rPr>
      </w:pPr>
      <w:r>
        <w:rPr>
          <w:b/>
          <w:sz w:val="20"/>
        </w:rPr>
        <w:t>Visioning</w:t>
      </w:r>
      <w:r>
        <w:rPr>
          <w:b/>
          <w:spacing w:val="-12"/>
          <w:sz w:val="20"/>
        </w:rPr>
        <w:t xml:space="preserve"> </w:t>
      </w:r>
      <w:r>
        <w:rPr>
          <w:b/>
          <w:sz w:val="20"/>
        </w:rPr>
        <w:t>Services.</w:t>
      </w:r>
      <w:r>
        <w:rPr>
          <w:b/>
          <w:spacing w:val="26"/>
          <w:sz w:val="20"/>
        </w:rPr>
        <w:t xml:space="preserve"> </w:t>
      </w:r>
      <w:r>
        <w:rPr>
          <w:sz w:val="20"/>
        </w:rPr>
        <w:t>Gensler</w:t>
      </w:r>
      <w:r>
        <w:rPr>
          <w:spacing w:val="-11"/>
          <w:sz w:val="20"/>
        </w:rPr>
        <w:t xml:space="preserve"> </w:t>
      </w:r>
      <w:r>
        <w:rPr>
          <w:sz w:val="20"/>
        </w:rPr>
        <w:t>will</w:t>
      </w:r>
      <w:r>
        <w:rPr>
          <w:spacing w:val="-11"/>
          <w:sz w:val="20"/>
        </w:rPr>
        <w:t xml:space="preserve"> </w:t>
      </w:r>
      <w:r>
        <w:rPr>
          <w:sz w:val="20"/>
        </w:rPr>
        <w:t>perform</w:t>
      </w:r>
      <w:r>
        <w:rPr>
          <w:spacing w:val="-10"/>
          <w:sz w:val="20"/>
        </w:rPr>
        <w:t xml:space="preserve"> </w:t>
      </w:r>
      <w:r>
        <w:rPr>
          <w:sz w:val="20"/>
        </w:rPr>
        <w:t>the</w:t>
      </w:r>
      <w:r>
        <w:rPr>
          <w:spacing w:val="-11"/>
          <w:sz w:val="20"/>
        </w:rPr>
        <w:t xml:space="preserve"> </w:t>
      </w:r>
      <w:r>
        <w:rPr>
          <w:sz w:val="20"/>
        </w:rPr>
        <w:t>Visioning</w:t>
      </w:r>
      <w:r>
        <w:rPr>
          <w:spacing w:val="-11"/>
          <w:sz w:val="20"/>
        </w:rPr>
        <w:t xml:space="preserve"> </w:t>
      </w:r>
      <w:r>
        <w:rPr>
          <w:sz w:val="20"/>
        </w:rPr>
        <w:t>services</w:t>
      </w:r>
      <w:r>
        <w:rPr>
          <w:spacing w:val="-9"/>
          <w:sz w:val="20"/>
        </w:rPr>
        <w:t xml:space="preserve"> </w:t>
      </w:r>
      <w:r>
        <w:rPr>
          <w:sz w:val="20"/>
        </w:rPr>
        <w:t>outlined</w:t>
      </w:r>
      <w:r>
        <w:rPr>
          <w:spacing w:val="-10"/>
          <w:sz w:val="20"/>
        </w:rPr>
        <w:t xml:space="preserve"> </w:t>
      </w:r>
      <w:r>
        <w:rPr>
          <w:sz w:val="20"/>
        </w:rPr>
        <w:t>in</w:t>
      </w:r>
      <w:r>
        <w:rPr>
          <w:spacing w:val="-68"/>
          <w:sz w:val="20"/>
        </w:rPr>
        <w:t xml:space="preserve"> </w:t>
      </w:r>
      <w:r>
        <w:rPr>
          <w:sz w:val="20"/>
        </w:rPr>
        <w:t>Exhibit I. The maximum duration of the Kick-Off Meeting will be eight (8)</w:t>
      </w:r>
      <w:r>
        <w:rPr>
          <w:spacing w:val="1"/>
          <w:sz w:val="20"/>
        </w:rPr>
        <w:t xml:space="preserve"> </w:t>
      </w:r>
      <w:r>
        <w:rPr>
          <w:sz w:val="20"/>
        </w:rPr>
        <w:t>consecutive</w:t>
      </w:r>
      <w:r>
        <w:rPr>
          <w:spacing w:val="-3"/>
          <w:sz w:val="20"/>
        </w:rPr>
        <w:t xml:space="preserve"> </w:t>
      </w:r>
      <w:r>
        <w:rPr>
          <w:sz w:val="20"/>
        </w:rPr>
        <w:t>hours</w:t>
      </w:r>
      <w:r>
        <w:rPr>
          <w:spacing w:val="1"/>
          <w:sz w:val="20"/>
        </w:rPr>
        <w:t xml:space="preserve"> </w:t>
      </w:r>
      <w:r>
        <w:rPr>
          <w:sz w:val="20"/>
        </w:rPr>
        <w:t>on one</w:t>
      </w:r>
      <w:r>
        <w:rPr>
          <w:spacing w:val="-2"/>
          <w:sz w:val="20"/>
        </w:rPr>
        <w:t xml:space="preserve"> </w:t>
      </w:r>
      <w:r>
        <w:rPr>
          <w:sz w:val="20"/>
        </w:rPr>
        <w:t>(1)</w:t>
      </w:r>
      <w:r>
        <w:rPr>
          <w:spacing w:val="-1"/>
          <w:sz w:val="20"/>
        </w:rPr>
        <w:t xml:space="preserve"> </w:t>
      </w:r>
      <w:r>
        <w:rPr>
          <w:sz w:val="20"/>
        </w:rPr>
        <w:t>calendar</w:t>
      </w:r>
      <w:r>
        <w:rPr>
          <w:spacing w:val="-2"/>
          <w:sz w:val="20"/>
        </w:rPr>
        <w:t xml:space="preserve"> </w:t>
      </w:r>
      <w:r>
        <w:rPr>
          <w:sz w:val="20"/>
        </w:rPr>
        <w:t>day.</w:t>
      </w:r>
    </w:p>
    <w:p w14:paraId="66AEE36B" w14:textId="77777777" w:rsidR="0039660D" w:rsidRDefault="0039660D">
      <w:pPr>
        <w:pStyle w:val="a3"/>
      </w:pPr>
    </w:p>
    <w:p w14:paraId="5E576BB1" w14:textId="77777777" w:rsidR="0039660D" w:rsidRDefault="00C35C6D">
      <w:pPr>
        <w:pStyle w:val="a4"/>
        <w:numPr>
          <w:ilvl w:val="0"/>
          <w:numId w:val="5"/>
        </w:numPr>
        <w:tabs>
          <w:tab w:val="left" w:pos="2051"/>
        </w:tabs>
        <w:ind w:right="1537" w:firstLine="0"/>
        <w:rPr>
          <w:sz w:val="20"/>
        </w:rPr>
      </w:pPr>
      <w:r>
        <w:rPr>
          <w:b/>
          <w:sz w:val="20"/>
        </w:rPr>
        <w:t xml:space="preserve">Design Services. </w:t>
      </w:r>
      <w:r>
        <w:rPr>
          <w:sz w:val="20"/>
        </w:rPr>
        <w:t>Gensler will perform the Design services outlined in</w:t>
      </w:r>
      <w:r>
        <w:rPr>
          <w:spacing w:val="1"/>
          <w:sz w:val="20"/>
        </w:rPr>
        <w:t xml:space="preserve"> </w:t>
      </w:r>
      <w:r>
        <w:rPr>
          <w:sz w:val="20"/>
        </w:rPr>
        <w:t>Exhibit</w:t>
      </w:r>
      <w:r>
        <w:rPr>
          <w:spacing w:val="-16"/>
          <w:sz w:val="20"/>
        </w:rPr>
        <w:t xml:space="preserve"> </w:t>
      </w:r>
      <w:r>
        <w:rPr>
          <w:sz w:val="20"/>
        </w:rPr>
        <w:t>I</w:t>
      </w:r>
      <w:r>
        <w:rPr>
          <w:spacing w:val="-15"/>
          <w:sz w:val="20"/>
        </w:rPr>
        <w:t xml:space="preserve"> </w:t>
      </w:r>
      <w:r>
        <w:rPr>
          <w:sz w:val="20"/>
        </w:rPr>
        <w:t>to</w:t>
      </w:r>
      <w:r>
        <w:rPr>
          <w:spacing w:val="-15"/>
          <w:sz w:val="20"/>
        </w:rPr>
        <w:t xml:space="preserve"> </w:t>
      </w:r>
      <w:r>
        <w:rPr>
          <w:sz w:val="20"/>
        </w:rPr>
        <w:t>communicate</w:t>
      </w:r>
      <w:r>
        <w:rPr>
          <w:spacing w:val="-16"/>
          <w:sz w:val="20"/>
        </w:rPr>
        <w:t xml:space="preserve"> </w:t>
      </w:r>
      <w:r>
        <w:rPr>
          <w:sz w:val="20"/>
        </w:rPr>
        <w:t>its</w:t>
      </w:r>
      <w:r>
        <w:rPr>
          <w:spacing w:val="-11"/>
          <w:sz w:val="20"/>
        </w:rPr>
        <w:t xml:space="preserve"> </w:t>
      </w:r>
      <w:r>
        <w:rPr>
          <w:sz w:val="20"/>
        </w:rPr>
        <w:t>recommended</w:t>
      </w:r>
      <w:r>
        <w:rPr>
          <w:spacing w:val="-13"/>
          <w:sz w:val="20"/>
        </w:rPr>
        <w:t xml:space="preserve"> </w:t>
      </w:r>
      <w:r>
        <w:rPr>
          <w:sz w:val="20"/>
        </w:rPr>
        <w:t>design</w:t>
      </w:r>
      <w:r>
        <w:rPr>
          <w:spacing w:val="-14"/>
          <w:sz w:val="20"/>
        </w:rPr>
        <w:t xml:space="preserve"> </w:t>
      </w:r>
      <w:r>
        <w:rPr>
          <w:sz w:val="20"/>
        </w:rPr>
        <w:t>updates</w:t>
      </w:r>
      <w:r>
        <w:rPr>
          <w:spacing w:val="-17"/>
          <w:sz w:val="20"/>
        </w:rPr>
        <w:t xml:space="preserve"> </w:t>
      </w:r>
      <w:r>
        <w:rPr>
          <w:sz w:val="20"/>
        </w:rPr>
        <w:t>to</w:t>
      </w:r>
      <w:r>
        <w:rPr>
          <w:spacing w:val="-16"/>
          <w:sz w:val="20"/>
        </w:rPr>
        <w:t xml:space="preserve"> </w:t>
      </w:r>
      <w:r>
        <w:rPr>
          <w:sz w:val="20"/>
        </w:rPr>
        <w:t>FX-1</w:t>
      </w:r>
      <w:r>
        <w:rPr>
          <w:spacing w:val="-12"/>
          <w:sz w:val="20"/>
        </w:rPr>
        <w:t xml:space="preserve"> </w:t>
      </w:r>
      <w:r>
        <w:rPr>
          <w:sz w:val="20"/>
        </w:rPr>
        <w:t>(“Designs”).</w:t>
      </w:r>
    </w:p>
    <w:p w14:paraId="5ACB4DC0" w14:textId="77777777" w:rsidR="0039660D" w:rsidRDefault="0039660D">
      <w:pPr>
        <w:pStyle w:val="a3"/>
        <w:spacing w:before="10"/>
        <w:rPr>
          <w:sz w:val="19"/>
        </w:rPr>
      </w:pPr>
    </w:p>
    <w:p w14:paraId="4472A088" w14:textId="77777777" w:rsidR="0039660D" w:rsidRDefault="00C35C6D">
      <w:pPr>
        <w:pStyle w:val="a4"/>
        <w:numPr>
          <w:ilvl w:val="0"/>
          <w:numId w:val="5"/>
        </w:numPr>
        <w:tabs>
          <w:tab w:val="left" w:pos="2046"/>
        </w:tabs>
        <w:ind w:left="1699" w:right="1537" w:firstLine="0"/>
        <w:rPr>
          <w:sz w:val="20"/>
        </w:rPr>
      </w:pPr>
      <w:r>
        <w:rPr>
          <w:b/>
          <w:sz w:val="20"/>
        </w:rPr>
        <w:t xml:space="preserve">Validation Services. </w:t>
      </w:r>
      <w:r>
        <w:rPr>
          <w:sz w:val="20"/>
        </w:rPr>
        <w:t>Gensler will perform the Validation services outlined</w:t>
      </w:r>
      <w:r>
        <w:rPr>
          <w:spacing w:val="-68"/>
          <w:sz w:val="20"/>
        </w:rPr>
        <w:t xml:space="preserve"> </w:t>
      </w:r>
      <w:r>
        <w:rPr>
          <w:sz w:val="20"/>
        </w:rPr>
        <w:t>in</w:t>
      </w:r>
      <w:r>
        <w:rPr>
          <w:spacing w:val="-1"/>
          <w:sz w:val="20"/>
        </w:rPr>
        <w:t xml:space="preserve"> </w:t>
      </w:r>
      <w:r>
        <w:rPr>
          <w:sz w:val="20"/>
        </w:rPr>
        <w:t>Exhibit</w:t>
      </w:r>
      <w:r>
        <w:rPr>
          <w:spacing w:val="-1"/>
          <w:sz w:val="20"/>
        </w:rPr>
        <w:t xml:space="preserve"> </w:t>
      </w:r>
      <w:r>
        <w:rPr>
          <w:sz w:val="20"/>
        </w:rPr>
        <w:t>I,</w:t>
      </w:r>
      <w:r>
        <w:rPr>
          <w:spacing w:val="-3"/>
          <w:sz w:val="20"/>
        </w:rPr>
        <w:t xml:space="preserve"> </w:t>
      </w:r>
      <w:r>
        <w:rPr>
          <w:sz w:val="20"/>
        </w:rPr>
        <w:t>evaluating</w:t>
      </w:r>
      <w:r>
        <w:rPr>
          <w:spacing w:val="2"/>
          <w:sz w:val="20"/>
        </w:rPr>
        <w:t xml:space="preserve"> </w:t>
      </w:r>
      <w:r>
        <w:rPr>
          <w:sz w:val="20"/>
        </w:rPr>
        <w:t>prototypes</w:t>
      </w:r>
      <w:r>
        <w:rPr>
          <w:spacing w:val="-3"/>
          <w:sz w:val="20"/>
        </w:rPr>
        <w:t xml:space="preserve"> </w:t>
      </w:r>
      <w:r>
        <w:rPr>
          <w:sz w:val="20"/>
        </w:rPr>
        <w:t>for aesthetics</w:t>
      </w:r>
      <w:r>
        <w:rPr>
          <w:spacing w:val="-2"/>
          <w:sz w:val="20"/>
        </w:rPr>
        <w:t xml:space="preserve"> </w:t>
      </w:r>
      <w:r>
        <w:rPr>
          <w:sz w:val="20"/>
        </w:rPr>
        <w:t>only.</w:t>
      </w:r>
    </w:p>
    <w:p w14:paraId="7C855CD1" w14:textId="77777777" w:rsidR="0039660D" w:rsidRDefault="0039660D">
      <w:pPr>
        <w:pStyle w:val="a3"/>
        <w:spacing w:before="1"/>
      </w:pPr>
    </w:p>
    <w:p w14:paraId="2346AED8" w14:textId="77777777" w:rsidR="0039660D" w:rsidRDefault="00C35C6D">
      <w:pPr>
        <w:pStyle w:val="a4"/>
        <w:numPr>
          <w:ilvl w:val="0"/>
          <w:numId w:val="5"/>
        </w:numPr>
        <w:tabs>
          <w:tab w:val="left" w:pos="2046"/>
        </w:tabs>
        <w:ind w:left="1700" w:right="1532" w:hanging="1"/>
        <w:rPr>
          <w:sz w:val="20"/>
        </w:rPr>
      </w:pPr>
      <w:r>
        <w:rPr>
          <w:b/>
          <w:sz w:val="20"/>
        </w:rPr>
        <w:t xml:space="preserve">Gensler’s CAD Deliverables. </w:t>
      </w:r>
      <w:r>
        <w:rPr>
          <w:sz w:val="20"/>
        </w:rPr>
        <w:t>As a Basic Service, Gensler may choose to</w:t>
      </w:r>
      <w:r>
        <w:rPr>
          <w:spacing w:val="1"/>
          <w:sz w:val="20"/>
        </w:rPr>
        <w:t xml:space="preserve"> </w:t>
      </w:r>
      <w:r>
        <w:rPr>
          <w:sz w:val="20"/>
        </w:rPr>
        <w:t>produce</w:t>
      </w:r>
      <w:r>
        <w:rPr>
          <w:spacing w:val="1"/>
          <w:sz w:val="20"/>
        </w:rPr>
        <w:t xml:space="preserve"> </w:t>
      </w:r>
      <w:r>
        <w:rPr>
          <w:sz w:val="20"/>
        </w:rPr>
        <w:t>its</w:t>
      </w:r>
      <w:r>
        <w:rPr>
          <w:spacing w:val="1"/>
          <w:sz w:val="20"/>
        </w:rPr>
        <w:t xml:space="preserve"> </w:t>
      </w:r>
      <w:r>
        <w:rPr>
          <w:sz w:val="20"/>
        </w:rPr>
        <w:t>designs</w:t>
      </w:r>
      <w:r>
        <w:rPr>
          <w:spacing w:val="1"/>
          <w:sz w:val="20"/>
        </w:rPr>
        <w:t xml:space="preserve"> </w:t>
      </w:r>
      <w:r>
        <w:rPr>
          <w:sz w:val="20"/>
        </w:rPr>
        <w:t>using</w:t>
      </w:r>
      <w:r>
        <w:rPr>
          <w:spacing w:val="1"/>
          <w:sz w:val="20"/>
        </w:rPr>
        <w:t xml:space="preserve"> </w:t>
      </w:r>
      <w:r>
        <w:rPr>
          <w:sz w:val="20"/>
        </w:rPr>
        <w:t>CAD.</w:t>
      </w:r>
      <w:r>
        <w:rPr>
          <w:spacing w:val="1"/>
          <w:sz w:val="20"/>
        </w:rPr>
        <w:t xml:space="preserve"> </w:t>
      </w:r>
      <w:r>
        <w:rPr>
          <w:sz w:val="20"/>
        </w:rPr>
        <w:t>To</w:t>
      </w:r>
      <w:r>
        <w:rPr>
          <w:spacing w:val="1"/>
          <w:sz w:val="20"/>
        </w:rPr>
        <w:t xml:space="preserve"> </w:t>
      </w:r>
      <w:r>
        <w:rPr>
          <w:sz w:val="20"/>
        </w:rPr>
        <w:t>enable</w:t>
      </w:r>
      <w:r>
        <w:rPr>
          <w:spacing w:val="1"/>
          <w:sz w:val="20"/>
        </w:rPr>
        <w:t xml:space="preserve"> </w:t>
      </w:r>
      <w:r>
        <w:rPr>
          <w:sz w:val="20"/>
        </w:rPr>
        <w:t>Gensler</w:t>
      </w:r>
      <w:r>
        <w:rPr>
          <w:spacing w:val="1"/>
          <w:sz w:val="20"/>
        </w:rPr>
        <w:t xml:space="preserve"> </w:t>
      </w:r>
      <w:r>
        <w:rPr>
          <w:sz w:val="20"/>
        </w:rPr>
        <w:t>to</w:t>
      </w:r>
      <w:r>
        <w:rPr>
          <w:spacing w:val="1"/>
          <w:sz w:val="20"/>
        </w:rPr>
        <w:t xml:space="preserve"> </w:t>
      </w:r>
      <w:r>
        <w:rPr>
          <w:sz w:val="20"/>
        </w:rPr>
        <w:t>select</w:t>
      </w:r>
      <w:r>
        <w:rPr>
          <w:spacing w:val="1"/>
          <w:sz w:val="20"/>
        </w:rPr>
        <w:t xml:space="preserve"> </w:t>
      </w:r>
      <w:r>
        <w:rPr>
          <w:sz w:val="20"/>
        </w:rPr>
        <w:t>appropriate</w:t>
      </w:r>
      <w:r>
        <w:rPr>
          <w:spacing w:val="-68"/>
          <w:sz w:val="20"/>
        </w:rPr>
        <w:t xml:space="preserve"> </w:t>
      </w:r>
      <w:r>
        <w:rPr>
          <w:sz w:val="20"/>
        </w:rPr>
        <w:t>software, Gensler reserves the right to change software during the course of</w:t>
      </w:r>
      <w:r>
        <w:rPr>
          <w:spacing w:val="1"/>
          <w:sz w:val="20"/>
        </w:rPr>
        <w:t xml:space="preserve"> </w:t>
      </w:r>
      <w:r>
        <w:rPr>
          <w:sz w:val="20"/>
        </w:rPr>
        <w:t>the</w:t>
      </w:r>
      <w:r>
        <w:rPr>
          <w:spacing w:val="-3"/>
          <w:sz w:val="20"/>
        </w:rPr>
        <w:t xml:space="preserve"> </w:t>
      </w:r>
      <w:r>
        <w:rPr>
          <w:sz w:val="20"/>
        </w:rPr>
        <w:t>Project.</w:t>
      </w:r>
    </w:p>
    <w:p w14:paraId="69AE641E" w14:textId="77777777" w:rsidR="0039660D" w:rsidRDefault="0039660D">
      <w:pPr>
        <w:pStyle w:val="a3"/>
        <w:spacing w:before="1"/>
      </w:pPr>
    </w:p>
    <w:p w14:paraId="6243AFF5" w14:textId="77777777" w:rsidR="0039660D" w:rsidRDefault="00C35C6D">
      <w:pPr>
        <w:pStyle w:val="a4"/>
        <w:numPr>
          <w:ilvl w:val="1"/>
          <w:numId w:val="5"/>
        </w:numPr>
        <w:tabs>
          <w:tab w:val="left" w:pos="2132"/>
        </w:tabs>
        <w:ind w:right="1534" w:firstLine="0"/>
        <w:rPr>
          <w:sz w:val="20"/>
        </w:rPr>
      </w:pPr>
      <w:r>
        <w:rPr>
          <w:b/>
          <w:sz w:val="20"/>
        </w:rPr>
        <w:t xml:space="preserve">CAD Design Elements. </w:t>
      </w:r>
      <w:r>
        <w:rPr>
          <w:sz w:val="20"/>
        </w:rPr>
        <w:t>In the creation of CAD Data, Gensler will use an</w:t>
      </w:r>
      <w:r>
        <w:rPr>
          <w:spacing w:val="1"/>
          <w:sz w:val="20"/>
        </w:rPr>
        <w:t xml:space="preserve"> </w:t>
      </w:r>
      <w:r>
        <w:rPr>
          <w:sz w:val="20"/>
        </w:rPr>
        <w:t>agreed upon software program as well as Gensler’s CAD Standards, which</w:t>
      </w:r>
      <w:r>
        <w:rPr>
          <w:spacing w:val="1"/>
          <w:sz w:val="20"/>
        </w:rPr>
        <w:t xml:space="preserve"> </w:t>
      </w:r>
      <w:r>
        <w:rPr>
          <w:sz w:val="20"/>
        </w:rPr>
        <w:t>include, but are not limited to</w:t>
      </w:r>
      <w:r>
        <w:rPr>
          <w:b/>
          <w:sz w:val="20"/>
        </w:rPr>
        <w:t xml:space="preserve">, </w:t>
      </w:r>
      <w:r>
        <w:rPr>
          <w:sz w:val="20"/>
        </w:rPr>
        <w:t>Gensler’s: a) directory and file structure; b)</w:t>
      </w:r>
      <w:r>
        <w:rPr>
          <w:spacing w:val="1"/>
          <w:sz w:val="20"/>
        </w:rPr>
        <w:t xml:space="preserve"> </w:t>
      </w:r>
      <w:r>
        <w:rPr>
          <w:sz w:val="20"/>
        </w:rPr>
        <w:t>drawing names and descriptions; c) reference file structure; and d) layer</w:t>
      </w:r>
      <w:r>
        <w:rPr>
          <w:spacing w:val="1"/>
          <w:sz w:val="20"/>
        </w:rPr>
        <w:t xml:space="preserve"> </w:t>
      </w:r>
      <w:r>
        <w:rPr>
          <w:sz w:val="20"/>
        </w:rPr>
        <w:t>standards.</w:t>
      </w:r>
    </w:p>
    <w:p w14:paraId="59C23AC5" w14:textId="77777777" w:rsidR="0039660D" w:rsidRDefault="0039660D">
      <w:pPr>
        <w:jc w:val="both"/>
        <w:rPr>
          <w:sz w:val="20"/>
        </w:rPr>
        <w:sectPr w:rsidR="0039660D">
          <w:type w:val="continuous"/>
          <w:pgSz w:w="12240" w:h="15840"/>
          <w:pgMar w:top="1360" w:right="620" w:bottom="280" w:left="460" w:header="720" w:footer="720" w:gutter="0"/>
          <w:cols w:space="720"/>
        </w:sectPr>
      </w:pPr>
    </w:p>
    <w:p w14:paraId="0B557F92" w14:textId="77777777" w:rsidR="0039660D" w:rsidRDefault="0039660D">
      <w:pPr>
        <w:pStyle w:val="a3"/>
      </w:pPr>
    </w:p>
    <w:p w14:paraId="6A0BBC02" w14:textId="77777777" w:rsidR="0039660D" w:rsidRDefault="0039660D">
      <w:pPr>
        <w:pStyle w:val="a3"/>
        <w:spacing w:before="12"/>
        <w:rPr>
          <w:sz w:val="18"/>
        </w:rPr>
      </w:pPr>
    </w:p>
    <w:p w14:paraId="5F388CDD" w14:textId="77777777" w:rsidR="0039660D" w:rsidRDefault="00C35C6D">
      <w:pPr>
        <w:pStyle w:val="a4"/>
        <w:numPr>
          <w:ilvl w:val="1"/>
          <w:numId w:val="5"/>
        </w:numPr>
        <w:tabs>
          <w:tab w:val="left" w:pos="2133"/>
        </w:tabs>
        <w:ind w:left="1695" w:right="1524" w:firstLine="0"/>
        <w:rPr>
          <w:sz w:val="20"/>
        </w:rPr>
      </w:pPr>
      <w:r>
        <w:rPr>
          <w:b/>
          <w:sz w:val="20"/>
        </w:rPr>
        <w:t xml:space="preserve">CAD Submittals. </w:t>
      </w:r>
      <w:r>
        <w:rPr>
          <w:sz w:val="20"/>
        </w:rPr>
        <w:t>Gensler will provide CAD Data, if any, to Manufacturer</w:t>
      </w:r>
      <w:r>
        <w:rPr>
          <w:spacing w:val="1"/>
          <w:sz w:val="20"/>
        </w:rPr>
        <w:t xml:space="preserve"> </w:t>
      </w:r>
      <w:r>
        <w:rPr>
          <w:sz w:val="20"/>
        </w:rPr>
        <w:t>and/or</w:t>
      </w:r>
      <w:r>
        <w:rPr>
          <w:spacing w:val="-8"/>
          <w:sz w:val="20"/>
        </w:rPr>
        <w:t xml:space="preserve"> </w:t>
      </w:r>
      <w:r>
        <w:rPr>
          <w:sz w:val="20"/>
        </w:rPr>
        <w:t>Manufacturer’s</w:t>
      </w:r>
      <w:r>
        <w:rPr>
          <w:spacing w:val="-6"/>
          <w:sz w:val="20"/>
        </w:rPr>
        <w:t xml:space="preserve"> </w:t>
      </w:r>
      <w:r>
        <w:rPr>
          <w:sz w:val="20"/>
        </w:rPr>
        <w:t>consultants</w:t>
      </w:r>
      <w:r>
        <w:rPr>
          <w:spacing w:val="-6"/>
          <w:sz w:val="20"/>
        </w:rPr>
        <w:t xml:space="preserve"> </w:t>
      </w:r>
      <w:r>
        <w:rPr>
          <w:sz w:val="20"/>
        </w:rPr>
        <w:t>as</w:t>
      </w:r>
      <w:r>
        <w:rPr>
          <w:spacing w:val="-5"/>
          <w:sz w:val="20"/>
        </w:rPr>
        <w:t xml:space="preserve"> </w:t>
      </w:r>
      <w:r>
        <w:rPr>
          <w:sz w:val="20"/>
        </w:rPr>
        <w:t>follows:</w:t>
      </w:r>
      <w:r>
        <w:rPr>
          <w:spacing w:val="-5"/>
          <w:sz w:val="20"/>
        </w:rPr>
        <w:t xml:space="preserve"> </w:t>
      </w:r>
      <w:r>
        <w:rPr>
          <w:sz w:val="20"/>
        </w:rPr>
        <w:t>a)</w:t>
      </w:r>
      <w:r>
        <w:rPr>
          <w:spacing w:val="-6"/>
          <w:sz w:val="20"/>
        </w:rPr>
        <w:t xml:space="preserve"> </w:t>
      </w:r>
      <w:r>
        <w:rPr>
          <w:sz w:val="20"/>
        </w:rPr>
        <w:t>transfers</w:t>
      </w:r>
      <w:r>
        <w:rPr>
          <w:spacing w:val="-6"/>
          <w:sz w:val="20"/>
        </w:rPr>
        <w:t xml:space="preserve"> </w:t>
      </w:r>
      <w:r>
        <w:rPr>
          <w:sz w:val="20"/>
        </w:rPr>
        <w:t>may</w:t>
      </w:r>
      <w:r>
        <w:rPr>
          <w:spacing w:val="-4"/>
          <w:sz w:val="20"/>
        </w:rPr>
        <w:t xml:space="preserve"> </w:t>
      </w:r>
      <w:r>
        <w:rPr>
          <w:sz w:val="20"/>
        </w:rPr>
        <w:t>be</w:t>
      </w:r>
      <w:r>
        <w:rPr>
          <w:spacing w:val="-5"/>
          <w:sz w:val="20"/>
        </w:rPr>
        <w:t xml:space="preserve"> </w:t>
      </w:r>
      <w:r>
        <w:rPr>
          <w:sz w:val="20"/>
        </w:rPr>
        <w:t>by</w:t>
      </w:r>
      <w:r>
        <w:rPr>
          <w:spacing w:val="-6"/>
          <w:sz w:val="20"/>
        </w:rPr>
        <w:t xml:space="preserve"> </w:t>
      </w:r>
      <w:r>
        <w:rPr>
          <w:sz w:val="20"/>
        </w:rPr>
        <w:t>magnetic</w:t>
      </w:r>
      <w:r>
        <w:rPr>
          <w:spacing w:val="-68"/>
          <w:sz w:val="20"/>
        </w:rPr>
        <w:t xml:space="preserve"> </w:t>
      </w:r>
      <w:r>
        <w:rPr>
          <w:sz w:val="20"/>
        </w:rPr>
        <w:t>media discs or email;</w:t>
      </w:r>
      <w:r>
        <w:rPr>
          <w:spacing w:val="1"/>
          <w:sz w:val="20"/>
        </w:rPr>
        <w:t xml:space="preserve"> </w:t>
      </w:r>
      <w:r>
        <w:rPr>
          <w:sz w:val="20"/>
        </w:rPr>
        <w:t>and b) transfer schedule will typically include two</w:t>
      </w:r>
      <w:r>
        <w:rPr>
          <w:spacing w:val="1"/>
          <w:sz w:val="20"/>
        </w:rPr>
        <w:t xml:space="preserve"> </w:t>
      </w:r>
      <w:r>
        <w:rPr>
          <w:sz w:val="20"/>
        </w:rPr>
        <w:t>transfers during the design phases. These transfers are for a thirty (30) day</w:t>
      </w:r>
      <w:r>
        <w:rPr>
          <w:spacing w:val="1"/>
          <w:sz w:val="20"/>
        </w:rPr>
        <w:t xml:space="preserve"> </w:t>
      </w:r>
      <w:r>
        <w:rPr>
          <w:sz w:val="20"/>
        </w:rPr>
        <w:t>acceptance period (“Acceptance Period”), during which Manufacturer and/or</w:t>
      </w:r>
      <w:r>
        <w:rPr>
          <w:spacing w:val="1"/>
          <w:sz w:val="20"/>
        </w:rPr>
        <w:t xml:space="preserve"> </w:t>
      </w:r>
      <w:r>
        <w:rPr>
          <w:sz w:val="20"/>
        </w:rPr>
        <w:t>Manufacturer’s consultants will review and examine them. Errors detected</w:t>
      </w:r>
      <w:r>
        <w:rPr>
          <w:spacing w:val="1"/>
          <w:sz w:val="20"/>
        </w:rPr>
        <w:t xml:space="preserve"> </w:t>
      </w:r>
      <w:r>
        <w:rPr>
          <w:sz w:val="20"/>
        </w:rPr>
        <w:t>during the Acceptance Period will be corrected by Gensler as part of its Basic</w:t>
      </w:r>
      <w:r>
        <w:rPr>
          <w:spacing w:val="1"/>
          <w:sz w:val="20"/>
        </w:rPr>
        <w:t xml:space="preserve"> </w:t>
      </w:r>
      <w:r>
        <w:rPr>
          <w:sz w:val="20"/>
        </w:rPr>
        <w:t>Services. Changes requested after the Acceptance Period will be Supplemental</w:t>
      </w:r>
      <w:r>
        <w:rPr>
          <w:spacing w:val="-68"/>
          <w:sz w:val="20"/>
        </w:rPr>
        <w:t xml:space="preserve"> </w:t>
      </w:r>
      <w:r>
        <w:rPr>
          <w:sz w:val="20"/>
        </w:rPr>
        <w:t>Services.</w:t>
      </w:r>
    </w:p>
    <w:p w14:paraId="1780E8F5" w14:textId="77777777" w:rsidR="0039660D" w:rsidRDefault="0039660D">
      <w:pPr>
        <w:pStyle w:val="a3"/>
        <w:spacing w:before="10"/>
        <w:rPr>
          <w:sz w:val="19"/>
        </w:rPr>
      </w:pPr>
    </w:p>
    <w:p w14:paraId="09AB91A3" w14:textId="2913CBB9" w:rsidR="00AE5233" w:rsidRDefault="00AE5233" w:rsidP="00AE5233">
      <w:pPr>
        <w:pStyle w:val="a3"/>
        <w:ind w:left="1693"/>
        <w:rPr>
          <w:ins w:id="3" w:author="윤현정 (Hyunjeong Yoon)" w:date="2024-11-11T15:36:00Z"/>
        </w:rPr>
      </w:pPr>
      <w:ins w:id="4" w:author="윤현정 (Hyunjeong Yoon)" w:date="2024-11-11T15:36:00Z">
        <w:r>
          <w:rPr>
            <w:b/>
          </w:rPr>
          <w:t xml:space="preserve">4.3 </w:t>
        </w:r>
      </w:ins>
      <w:r w:rsidR="00C35C6D">
        <w:rPr>
          <w:b/>
        </w:rPr>
        <w:t>Manufacturer’s</w:t>
      </w:r>
      <w:r w:rsidR="00C35C6D">
        <w:rPr>
          <w:b/>
          <w:spacing w:val="1"/>
        </w:rPr>
        <w:t xml:space="preserve"> </w:t>
      </w:r>
      <w:r w:rsidR="00C35C6D">
        <w:rPr>
          <w:b/>
        </w:rPr>
        <w:t>CAD</w:t>
      </w:r>
      <w:r w:rsidR="00C35C6D">
        <w:rPr>
          <w:b/>
          <w:spacing w:val="1"/>
        </w:rPr>
        <w:t xml:space="preserve"> </w:t>
      </w:r>
      <w:r w:rsidR="00C35C6D">
        <w:rPr>
          <w:b/>
        </w:rPr>
        <w:t>Data.</w:t>
      </w:r>
      <w:r w:rsidR="00C35C6D">
        <w:rPr>
          <w:b/>
          <w:spacing w:val="1"/>
        </w:rPr>
        <w:t xml:space="preserve"> </w:t>
      </w:r>
      <w:r w:rsidR="00C35C6D">
        <w:t>Manufacturer</w:t>
      </w:r>
      <w:r w:rsidR="00C35C6D">
        <w:rPr>
          <w:spacing w:val="1"/>
        </w:rPr>
        <w:t xml:space="preserve"> </w:t>
      </w:r>
      <w:r w:rsidR="00C35C6D">
        <w:t>and/or</w:t>
      </w:r>
      <w:r w:rsidR="00C35C6D">
        <w:rPr>
          <w:spacing w:val="1"/>
        </w:rPr>
        <w:t xml:space="preserve"> </w:t>
      </w:r>
      <w:r w:rsidR="00C35C6D">
        <w:t>Manufacturer's</w:t>
      </w:r>
      <w:r w:rsidR="00C35C6D">
        <w:rPr>
          <w:spacing w:val="1"/>
        </w:rPr>
        <w:t xml:space="preserve"> </w:t>
      </w:r>
      <w:r w:rsidR="00C35C6D">
        <w:t>consultants will provide CAD Data, if any, to Gensler using an agreed upon</w:t>
      </w:r>
      <w:r w:rsidR="00C35C6D">
        <w:rPr>
          <w:spacing w:val="1"/>
        </w:rPr>
        <w:t xml:space="preserve"> </w:t>
      </w:r>
      <w:r w:rsidR="00C35C6D">
        <w:t>software</w:t>
      </w:r>
      <w:r w:rsidR="00C35C6D">
        <w:rPr>
          <w:spacing w:val="1"/>
        </w:rPr>
        <w:t xml:space="preserve"> </w:t>
      </w:r>
      <w:r w:rsidR="00C35C6D">
        <w:t>program.</w:t>
      </w:r>
      <w:r w:rsidR="00C35C6D">
        <w:rPr>
          <w:spacing w:val="1"/>
        </w:rPr>
        <w:t xml:space="preserve"> </w:t>
      </w:r>
      <w:r w:rsidR="00C35C6D">
        <w:t>Gensler</w:t>
      </w:r>
      <w:r w:rsidR="00C35C6D">
        <w:rPr>
          <w:spacing w:val="1"/>
        </w:rPr>
        <w:t xml:space="preserve"> </w:t>
      </w:r>
      <w:r w:rsidR="00C35C6D">
        <w:t>will</w:t>
      </w:r>
      <w:r w:rsidR="00C35C6D">
        <w:rPr>
          <w:spacing w:val="1"/>
        </w:rPr>
        <w:t xml:space="preserve"> </w:t>
      </w:r>
      <w:r w:rsidR="00C35C6D">
        <w:t>translate</w:t>
      </w:r>
      <w:r w:rsidR="00C35C6D">
        <w:rPr>
          <w:spacing w:val="1"/>
        </w:rPr>
        <w:t xml:space="preserve"> </w:t>
      </w:r>
      <w:r w:rsidR="00C35C6D">
        <w:t>any</w:t>
      </w:r>
      <w:r w:rsidR="00C35C6D">
        <w:rPr>
          <w:spacing w:val="1"/>
        </w:rPr>
        <w:t xml:space="preserve"> </w:t>
      </w:r>
      <w:r w:rsidR="00C35C6D">
        <w:t>other</w:t>
      </w:r>
      <w:r w:rsidR="00C35C6D">
        <w:rPr>
          <w:spacing w:val="1"/>
        </w:rPr>
        <w:t xml:space="preserve"> </w:t>
      </w:r>
      <w:r w:rsidR="00C35C6D">
        <w:t>CAD</w:t>
      </w:r>
      <w:r w:rsidR="00C35C6D">
        <w:rPr>
          <w:spacing w:val="1"/>
        </w:rPr>
        <w:t xml:space="preserve"> </w:t>
      </w:r>
      <w:r w:rsidR="00C35C6D">
        <w:t>file</w:t>
      </w:r>
      <w:r w:rsidR="00C35C6D">
        <w:rPr>
          <w:spacing w:val="1"/>
        </w:rPr>
        <w:t xml:space="preserve"> </w:t>
      </w:r>
      <w:r w:rsidR="00C35C6D">
        <w:t>formats</w:t>
      </w:r>
      <w:r w:rsidR="00C35C6D">
        <w:rPr>
          <w:spacing w:val="1"/>
        </w:rPr>
        <w:t xml:space="preserve"> </w:t>
      </w:r>
      <w:r w:rsidR="00C35C6D">
        <w:t>or</w:t>
      </w:r>
      <w:r w:rsidR="00C35C6D">
        <w:rPr>
          <w:spacing w:val="1"/>
        </w:rPr>
        <w:t xml:space="preserve"> </w:t>
      </w:r>
      <w:r w:rsidR="00C35C6D">
        <w:t>standards provided by Manufacturer and/or Manufacturer's consultants as a</w:t>
      </w:r>
      <w:r w:rsidR="00C35C6D">
        <w:rPr>
          <w:spacing w:val="1"/>
        </w:rPr>
        <w:t xml:space="preserve"> </w:t>
      </w:r>
      <w:r w:rsidR="00C35C6D">
        <w:t>Supplemental</w:t>
      </w:r>
      <w:r w:rsidR="00C35C6D">
        <w:rPr>
          <w:spacing w:val="-2"/>
        </w:rPr>
        <w:t xml:space="preserve"> </w:t>
      </w:r>
      <w:r w:rsidR="00C35C6D">
        <w:t>Service.</w:t>
      </w:r>
      <w:ins w:id="5" w:author="윤현정 (Hyunjeong Yoon)" w:date="2024-11-11T15:35:00Z">
        <w:r>
          <w:br/>
        </w:r>
        <w:r>
          <w:br/>
        </w:r>
        <w:r>
          <w:br/>
        </w:r>
      </w:ins>
      <w:ins w:id="6" w:author="윤현정 (Hyunjeong Yoon)" w:date="2024-11-11T15:36:00Z">
        <w:r>
          <w:t>As</w:t>
        </w:r>
        <w:r>
          <w:rPr>
            <w:spacing w:val="-4"/>
          </w:rPr>
          <w:t xml:space="preserve"> </w:t>
        </w:r>
        <w:r>
          <w:t>used in</w:t>
        </w:r>
        <w:r>
          <w:rPr>
            <w:spacing w:val="-2"/>
          </w:rPr>
          <w:t xml:space="preserve"> </w:t>
        </w:r>
        <w:r>
          <w:t>this</w:t>
        </w:r>
        <w:r>
          <w:rPr>
            <w:spacing w:val="-4"/>
          </w:rPr>
          <w:t xml:space="preserve"> </w:t>
        </w:r>
        <w:r>
          <w:t>Agreement:</w:t>
        </w:r>
      </w:ins>
    </w:p>
    <w:p w14:paraId="15FEC5D3" w14:textId="77777777" w:rsidR="00AE5233" w:rsidRDefault="00AE5233" w:rsidP="00AE5233">
      <w:pPr>
        <w:pStyle w:val="a3"/>
        <w:spacing w:before="10"/>
        <w:rPr>
          <w:ins w:id="7" w:author="윤현정 (Hyunjeong Yoon)" w:date="2024-11-11T15:36:00Z"/>
          <w:sz w:val="19"/>
        </w:rPr>
      </w:pPr>
    </w:p>
    <w:p w14:paraId="69F7FE8D" w14:textId="77777777" w:rsidR="00AE5233" w:rsidRDefault="00AE5233" w:rsidP="00AE5233">
      <w:pPr>
        <w:pStyle w:val="a3"/>
        <w:spacing w:before="1"/>
        <w:ind w:left="1693"/>
        <w:rPr>
          <w:ins w:id="8" w:author="윤현정 (Hyunjeong Yoon)" w:date="2024-11-11T15:36:00Z"/>
        </w:rPr>
      </w:pPr>
      <w:ins w:id="9" w:author="윤현정 (Hyunjeong Yoon)" w:date="2024-11-11T15:36:00Z">
        <w:r>
          <w:rPr>
            <w:b/>
          </w:rPr>
          <w:t>(</w:t>
        </w:r>
        <w:proofErr w:type="spellStart"/>
        <w:proofErr w:type="gramStart"/>
        <w:r>
          <w:rPr>
            <w:b/>
          </w:rPr>
          <w:t>i</w:t>
        </w:r>
        <w:proofErr w:type="spellEnd"/>
        <w:r>
          <w:rPr>
            <w:b/>
          </w:rPr>
          <w:t>.)</w:t>
        </w:r>
        <w:r>
          <w:t>“</w:t>
        </w:r>
        <w:proofErr w:type="gramEnd"/>
        <w:r>
          <w:t>Actual</w:t>
        </w:r>
        <w:r>
          <w:rPr>
            <w:spacing w:val="-15"/>
          </w:rPr>
          <w:t xml:space="preserve"> </w:t>
        </w:r>
        <w:r>
          <w:t>Product”</w:t>
        </w:r>
        <w:r>
          <w:rPr>
            <w:spacing w:val="-14"/>
          </w:rPr>
          <w:t xml:space="preserve"> </w:t>
        </w:r>
        <w:r>
          <w:t>means</w:t>
        </w:r>
        <w:r>
          <w:rPr>
            <w:spacing w:val="-12"/>
          </w:rPr>
          <w:t xml:space="preserve"> </w:t>
        </w:r>
        <w:r>
          <w:t>Base</w:t>
        </w:r>
        <w:r>
          <w:rPr>
            <w:spacing w:val="-15"/>
          </w:rPr>
          <w:t xml:space="preserve"> </w:t>
        </w:r>
        <w:r>
          <w:t>Products</w:t>
        </w:r>
        <w:r>
          <w:rPr>
            <w:spacing w:val="-12"/>
          </w:rPr>
          <w:t xml:space="preserve"> </w:t>
        </w:r>
        <w:r>
          <w:t>and</w:t>
        </w:r>
        <w:r>
          <w:rPr>
            <w:spacing w:val="-12"/>
          </w:rPr>
          <w:t xml:space="preserve"> </w:t>
        </w:r>
        <w:r>
          <w:t>Derivative</w:t>
        </w:r>
        <w:r>
          <w:rPr>
            <w:spacing w:val="-12"/>
          </w:rPr>
          <w:t xml:space="preserve"> </w:t>
        </w:r>
        <w:r>
          <w:t>Products.</w:t>
        </w:r>
      </w:ins>
    </w:p>
    <w:p w14:paraId="69ED4B53" w14:textId="77777777" w:rsidR="00AE5233" w:rsidRDefault="00AE5233" w:rsidP="00AE5233">
      <w:pPr>
        <w:pStyle w:val="a3"/>
        <w:spacing w:before="1"/>
        <w:rPr>
          <w:ins w:id="10" w:author="윤현정 (Hyunjeong Yoon)" w:date="2024-11-11T15:36:00Z"/>
        </w:rPr>
      </w:pPr>
    </w:p>
    <w:p w14:paraId="4F6FA2C4" w14:textId="77777777" w:rsidR="00AE5233" w:rsidRDefault="00AE5233" w:rsidP="00AE5233">
      <w:pPr>
        <w:pStyle w:val="a3"/>
        <w:ind w:left="1692" w:right="1525"/>
        <w:jc w:val="both"/>
        <w:rPr>
          <w:ins w:id="11" w:author="윤현정 (Hyunjeong Yoon)" w:date="2024-11-11T15:36:00Z"/>
        </w:rPr>
      </w:pPr>
      <w:ins w:id="12" w:author="윤현정 (Hyunjeong Yoon)" w:date="2024-11-11T15:36:00Z">
        <w:r>
          <w:rPr>
            <w:b/>
          </w:rPr>
          <w:t xml:space="preserve">(ii.) </w:t>
        </w:r>
        <w:r>
          <w:t>A “Base Product” is any product which incorporates any elements of one</w:t>
        </w:r>
        <w:r>
          <w:rPr>
            <w:spacing w:val="1"/>
          </w:rPr>
          <w:t xml:space="preserve"> </w:t>
        </w:r>
        <w:r>
          <w:t>or more of the Designs. For clarity, the Updated System means FX-1 with one</w:t>
        </w:r>
        <w:r>
          <w:rPr>
            <w:spacing w:val="1"/>
          </w:rPr>
          <w:t xml:space="preserve"> </w:t>
        </w:r>
        <w:r>
          <w:t>or more Gensler-recommended design updates, and shall be considered the</w:t>
        </w:r>
        <w:r>
          <w:rPr>
            <w:spacing w:val="1"/>
          </w:rPr>
          <w:t xml:space="preserve"> </w:t>
        </w:r>
        <w:r>
          <w:t>Base</w:t>
        </w:r>
        <w:r>
          <w:rPr>
            <w:spacing w:val="-1"/>
          </w:rPr>
          <w:t xml:space="preserve"> </w:t>
        </w:r>
        <w:r>
          <w:t>Product.</w:t>
        </w:r>
      </w:ins>
    </w:p>
    <w:p w14:paraId="08C41D76" w14:textId="77777777" w:rsidR="00AE5233" w:rsidRDefault="00AE5233" w:rsidP="00AE5233">
      <w:pPr>
        <w:pStyle w:val="a3"/>
        <w:spacing w:before="11"/>
        <w:rPr>
          <w:ins w:id="13" w:author="윤현정 (Hyunjeong Yoon)" w:date="2024-11-11T15:36:00Z"/>
          <w:sz w:val="19"/>
        </w:rPr>
      </w:pPr>
    </w:p>
    <w:p w14:paraId="66AAECB1" w14:textId="77777777" w:rsidR="00AE5233" w:rsidRDefault="00AE5233" w:rsidP="00AE5233">
      <w:pPr>
        <w:pStyle w:val="a3"/>
        <w:ind w:left="1692" w:right="1529"/>
        <w:jc w:val="both"/>
        <w:rPr>
          <w:ins w:id="14" w:author="윤현정 (Hyunjeong Yoon)" w:date="2024-11-11T15:36:00Z"/>
        </w:rPr>
      </w:pPr>
      <w:ins w:id="15" w:author="윤현정 (Hyunjeong Yoon)" w:date="2024-11-11T15:36:00Z">
        <w:r>
          <w:rPr>
            <w:b/>
          </w:rPr>
          <w:t xml:space="preserve">(iii.) </w:t>
        </w:r>
        <w:r>
          <w:t>A “Derivative Product” is any product whose aesthetic design includes</w:t>
        </w:r>
        <w:r>
          <w:rPr>
            <w:spacing w:val="1"/>
          </w:rPr>
          <w:t xml:space="preserve"> </w:t>
        </w:r>
        <w:r>
          <w:t>material or distinctive aesthetic design elements which are the same as or</w:t>
        </w:r>
        <w:r>
          <w:rPr>
            <w:spacing w:val="1"/>
          </w:rPr>
          <w:t xml:space="preserve"> </w:t>
        </w:r>
        <w:r>
          <w:t>substantially</w:t>
        </w:r>
        <w:r>
          <w:rPr>
            <w:spacing w:val="-14"/>
          </w:rPr>
          <w:t xml:space="preserve"> </w:t>
        </w:r>
        <w:r>
          <w:t>similar</w:t>
        </w:r>
        <w:r>
          <w:rPr>
            <w:spacing w:val="-11"/>
          </w:rPr>
          <w:t xml:space="preserve"> </w:t>
        </w:r>
        <w:r>
          <w:t>to</w:t>
        </w:r>
        <w:r>
          <w:rPr>
            <w:spacing w:val="-14"/>
          </w:rPr>
          <w:t xml:space="preserve"> </w:t>
        </w:r>
        <w:r>
          <w:t>aesthetic</w:t>
        </w:r>
        <w:r>
          <w:rPr>
            <w:spacing w:val="-12"/>
          </w:rPr>
          <w:t xml:space="preserve"> </w:t>
        </w:r>
        <w:r>
          <w:t>design</w:t>
        </w:r>
        <w:r>
          <w:rPr>
            <w:spacing w:val="-12"/>
          </w:rPr>
          <w:t xml:space="preserve"> </w:t>
        </w:r>
        <w:r>
          <w:t>elements</w:t>
        </w:r>
        <w:r>
          <w:rPr>
            <w:spacing w:val="-13"/>
          </w:rPr>
          <w:t xml:space="preserve"> </w:t>
        </w:r>
        <w:r>
          <w:t>of</w:t>
        </w:r>
        <w:r>
          <w:rPr>
            <w:spacing w:val="-11"/>
          </w:rPr>
          <w:t xml:space="preserve"> </w:t>
        </w:r>
        <w:r>
          <w:t>one</w:t>
        </w:r>
        <w:r>
          <w:rPr>
            <w:spacing w:val="-12"/>
          </w:rPr>
          <w:t xml:space="preserve"> </w:t>
        </w:r>
        <w:r>
          <w:t>or</w:t>
        </w:r>
        <w:r>
          <w:rPr>
            <w:spacing w:val="-14"/>
          </w:rPr>
          <w:t xml:space="preserve"> </w:t>
        </w:r>
        <w:r>
          <w:t>more</w:t>
        </w:r>
        <w:r>
          <w:rPr>
            <w:spacing w:val="-11"/>
          </w:rPr>
          <w:t xml:space="preserve"> </w:t>
        </w:r>
        <w:r>
          <w:t>of</w:t>
        </w:r>
        <w:r>
          <w:rPr>
            <w:spacing w:val="-11"/>
          </w:rPr>
          <w:t xml:space="preserve"> </w:t>
        </w:r>
        <w:r>
          <w:t>the</w:t>
        </w:r>
        <w:r>
          <w:rPr>
            <w:spacing w:val="-10"/>
          </w:rPr>
          <w:t xml:space="preserve"> </w:t>
        </w:r>
        <w:r>
          <w:t>Designs</w:t>
        </w:r>
        <w:r>
          <w:rPr>
            <w:spacing w:val="-68"/>
          </w:rPr>
          <w:t xml:space="preserve"> </w:t>
        </w:r>
        <w:r>
          <w:t>but</w:t>
        </w:r>
        <w:r>
          <w:rPr>
            <w:spacing w:val="-1"/>
          </w:rPr>
          <w:t xml:space="preserve"> </w:t>
        </w:r>
        <w:r>
          <w:t>is</w:t>
        </w:r>
        <w:r>
          <w:rPr>
            <w:spacing w:val="-2"/>
          </w:rPr>
          <w:t xml:space="preserve"> </w:t>
        </w:r>
        <w:r>
          <w:t>nonetheless</w:t>
        </w:r>
        <w:r>
          <w:rPr>
            <w:spacing w:val="-2"/>
          </w:rPr>
          <w:t xml:space="preserve"> </w:t>
        </w:r>
        <w:r>
          <w:t>not a</w:t>
        </w:r>
        <w:r>
          <w:rPr>
            <w:spacing w:val="2"/>
          </w:rPr>
          <w:t xml:space="preserve"> </w:t>
        </w:r>
        <w:r>
          <w:t>Base</w:t>
        </w:r>
        <w:r>
          <w:rPr>
            <w:spacing w:val="-3"/>
          </w:rPr>
          <w:t xml:space="preserve"> </w:t>
        </w:r>
        <w:r>
          <w:t>Product.</w:t>
        </w:r>
      </w:ins>
    </w:p>
    <w:p w14:paraId="46471E50" w14:textId="77777777" w:rsidR="00AE5233" w:rsidRDefault="00AE5233" w:rsidP="00AE5233">
      <w:pPr>
        <w:pStyle w:val="a3"/>
        <w:spacing w:before="1"/>
        <w:rPr>
          <w:ins w:id="16" w:author="윤현정 (Hyunjeong Yoon)" w:date="2024-11-11T15:36:00Z"/>
        </w:rPr>
      </w:pPr>
    </w:p>
    <w:p w14:paraId="3162BF00" w14:textId="77777777" w:rsidR="00AE5233" w:rsidRDefault="00AE5233" w:rsidP="00AE5233">
      <w:pPr>
        <w:pStyle w:val="a3"/>
        <w:spacing w:before="1"/>
        <w:ind w:left="1692" w:right="1531"/>
        <w:jc w:val="both"/>
        <w:rPr>
          <w:ins w:id="17" w:author="윤현정 (Hyunjeong Yoon)" w:date="2024-11-11T15:36:00Z"/>
        </w:rPr>
      </w:pPr>
      <w:ins w:id="18" w:author="윤현정 (Hyunjeong Yoon)" w:date="2024-11-11T15:36:00Z">
        <w:r>
          <w:rPr>
            <w:b/>
          </w:rPr>
          <w:t xml:space="preserve">(iv.) </w:t>
        </w:r>
        <w:r>
          <w:t>Aesthetic design includes aesthetic design elements that are influenced</w:t>
        </w:r>
        <w:r>
          <w:rPr>
            <w:spacing w:val="1"/>
          </w:rPr>
          <w:t xml:space="preserve"> </w:t>
        </w:r>
        <w:r>
          <w:t>by utilitarian considerations as well as ones that are not and aesthetic design</w:t>
        </w:r>
        <w:r>
          <w:rPr>
            <w:spacing w:val="1"/>
          </w:rPr>
          <w:t xml:space="preserve"> </w:t>
        </w:r>
        <w:r>
          <w:t>elements</w:t>
        </w:r>
        <w:r>
          <w:rPr>
            <w:spacing w:val="-3"/>
          </w:rPr>
          <w:t xml:space="preserve"> </w:t>
        </w:r>
        <w:r>
          <w:t>that</w:t>
        </w:r>
        <w:r>
          <w:rPr>
            <w:spacing w:val="-1"/>
          </w:rPr>
          <w:t xml:space="preserve"> </w:t>
        </w:r>
        <w:r>
          <w:t>are original</w:t>
        </w:r>
        <w:r>
          <w:rPr>
            <w:spacing w:val="-2"/>
          </w:rPr>
          <w:t xml:space="preserve"> </w:t>
        </w:r>
        <w:r>
          <w:t>or novel</w:t>
        </w:r>
        <w:r>
          <w:rPr>
            <w:spacing w:val="-2"/>
          </w:rPr>
          <w:t xml:space="preserve"> </w:t>
        </w:r>
        <w:r>
          <w:t>as</w:t>
        </w:r>
        <w:r>
          <w:rPr>
            <w:spacing w:val="-2"/>
          </w:rPr>
          <w:t xml:space="preserve"> </w:t>
        </w:r>
        <w:r>
          <w:t>well</w:t>
        </w:r>
        <w:r>
          <w:rPr>
            <w:spacing w:val="-2"/>
          </w:rPr>
          <w:t xml:space="preserve"> </w:t>
        </w:r>
        <w:r>
          <w:t>as</w:t>
        </w:r>
        <w:r>
          <w:rPr>
            <w:spacing w:val="1"/>
          </w:rPr>
          <w:t xml:space="preserve"> </w:t>
        </w:r>
        <w:r>
          <w:t>ones</w:t>
        </w:r>
        <w:r>
          <w:rPr>
            <w:spacing w:val="-3"/>
          </w:rPr>
          <w:t xml:space="preserve"> </w:t>
        </w:r>
        <w:r>
          <w:t>that are</w:t>
        </w:r>
        <w:r>
          <w:rPr>
            <w:spacing w:val="-1"/>
          </w:rPr>
          <w:t xml:space="preserve"> </w:t>
        </w:r>
        <w:r>
          <w:t>not.</w:t>
        </w:r>
      </w:ins>
    </w:p>
    <w:p w14:paraId="344637F8" w14:textId="77777777" w:rsidR="00AE5233" w:rsidRDefault="00AE5233" w:rsidP="00AE5233">
      <w:pPr>
        <w:pStyle w:val="a3"/>
        <w:spacing w:before="11"/>
        <w:rPr>
          <w:ins w:id="19" w:author="윤현정 (Hyunjeong Yoon)" w:date="2024-11-11T15:36:00Z"/>
          <w:sz w:val="19"/>
        </w:rPr>
      </w:pPr>
    </w:p>
    <w:p w14:paraId="04DDFE30" w14:textId="77777777" w:rsidR="00AE5233" w:rsidRDefault="00AE5233" w:rsidP="00AE5233">
      <w:pPr>
        <w:pStyle w:val="a3"/>
        <w:spacing w:before="1"/>
        <w:ind w:left="1692"/>
        <w:jc w:val="both"/>
        <w:rPr>
          <w:ins w:id="20" w:author="윤현정 (Hyunjeong Yoon)" w:date="2024-11-11T15:36:00Z"/>
        </w:rPr>
      </w:pPr>
      <w:ins w:id="21" w:author="윤현정 (Hyunjeong Yoon)" w:date="2024-11-11T15:36:00Z">
        <w:r>
          <w:rPr>
            <w:b/>
          </w:rPr>
          <w:t>(v.)</w:t>
        </w:r>
        <w:r>
          <w:rPr>
            <w:b/>
            <w:spacing w:val="-11"/>
          </w:rPr>
          <w:t xml:space="preserve"> </w:t>
        </w:r>
        <w:r>
          <w:t>Days</w:t>
        </w:r>
        <w:r>
          <w:rPr>
            <w:spacing w:val="-10"/>
          </w:rPr>
          <w:t xml:space="preserve"> </w:t>
        </w:r>
        <w:r>
          <w:t>shall</w:t>
        </w:r>
        <w:r>
          <w:rPr>
            <w:spacing w:val="-12"/>
          </w:rPr>
          <w:t xml:space="preserve"> </w:t>
        </w:r>
        <w:r>
          <w:t>mean</w:t>
        </w:r>
        <w:r>
          <w:rPr>
            <w:spacing w:val="-7"/>
          </w:rPr>
          <w:t xml:space="preserve"> </w:t>
        </w:r>
        <w:r>
          <w:t>calendar</w:t>
        </w:r>
        <w:r>
          <w:rPr>
            <w:spacing w:val="-13"/>
          </w:rPr>
          <w:t xml:space="preserve"> </w:t>
        </w:r>
        <w:r>
          <w:t>days,</w:t>
        </w:r>
        <w:r>
          <w:rPr>
            <w:spacing w:val="-8"/>
          </w:rPr>
          <w:t xml:space="preserve"> </w:t>
        </w:r>
        <w:r>
          <w:t>except</w:t>
        </w:r>
        <w:r>
          <w:rPr>
            <w:spacing w:val="-6"/>
          </w:rPr>
          <w:t xml:space="preserve"> </w:t>
        </w:r>
        <w:r>
          <w:t>where</w:t>
        </w:r>
        <w:r>
          <w:rPr>
            <w:spacing w:val="-11"/>
          </w:rPr>
          <w:t xml:space="preserve"> </w:t>
        </w:r>
        <w:r>
          <w:t>noted.</w:t>
        </w:r>
      </w:ins>
    </w:p>
    <w:p w14:paraId="4775BD58" w14:textId="777B4169" w:rsidR="0039660D" w:rsidDel="00AE5233" w:rsidRDefault="0039660D">
      <w:pPr>
        <w:pStyle w:val="a4"/>
        <w:numPr>
          <w:ilvl w:val="1"/>
          <w:numId w:val="5"/>
        </w:numPr>
        <w:tabs>
          <w:tab w:val="left" w:pos="2271"/>
        </w:tabs>
        <w:ind w:left="1695" w:right="1527" w:firstLine="0"/>
        <w:rPr>
          <w:del w:id="22" w:author="윤현정 (Hyunjeong Yoon)" w:date="2024-11-11T15:36:00Z"/>
          <w:sz w:val="20"/>
        </w:rPr>
      </w:pPr>
    </w:p>
    <w:p w14:paraId="0AEDB79B" w14:textId="77777777" w:rsidR="0039660D" w:rsidRDefault="0039660D">
      <w:pPr>
        <w:pStyle w:val="a3"/>
        <w:rPr>
          <w:sz w:val="24"/>
        </w:rPr>
      </w:pPr>
    </w:p>
    <w:p w14:paraId="5CA97898" w14:textId="77777777" w:rsidR="0039660D" w:rsidRDefault="00C35C6D">
      <w:pPr>
        <w:pStyle w:val="2"/>
        <w:numPr>
          <w:ilvl w:val="0"/>
          <w:numId w:val="6"/>
        </w:numPr>
        <w:tabs>
          <w:tab w:val="left" w:pos="2044"/>
          <w:tab w:val="left" w:pos="9972"/>
        </w:tabs>
        <w:spacing w:before="195"/>
        <w:ind w:left="2043" w:hanging="349"/>
      </w:pPr>
      <w:bookmarkStart w:id="23" w:name="B.__OWNERSHIP_OF_DOCUMENTS"/>
      <w:bookmarkEnd w:id="23"/>
      <w:r>
        <w:rPr>
          <w:u w:val="thick"/>
        </w:rPr>
        <w:t>OWNERSHIP</w:t>
      </w:r>
      <w:r>
        <w:rPr>
          <w:spacing w:val="-16"/>
          <w:u w:val="thick"/>
        </w:rPr>
        <w:t xml:space="preserve"> </w:t>
      </w:r>
      <w:r>
        <w:rPr>
          <w:u w:val="thick"/>
        </w:rPr>
        <w:t>OF</w:t>
      </w:r>
      <w:r>
        <w:rPr>
          <w:spacing w:val="-14"/>
          <w:u w:val="thick"/>
        </w:rPr>
        <w:t xml:space="preserve"> </w:t>
      </w:r>
      <w:r>
        <w:rPr>
          <w:u w:val="thick"/>
        </w:rPr>
        <w:t>DOCUMENTS</w:t>
      </w:r>
      <w:r>
        <w:rPr>
          <w:u w:val="thick"/>
        </w:rPr>
        <w:tab/>
      </w:r>
    </w:p>
    <w:p w14:paraId="6C843D67" w14:textId="77777777" w:rsidR="0039660D" w:rsidRDefault="0039660D">
      <w:pPr>
        <w:pStyle w:val="a3"/>
        <w:spacing w:before="11"/>
        <w:rPr>
          <w:b/>
          <w:sz w:val="11"/>
        </w:rPr>
      </w:pPr>
    </w:p>
    <w:p w14:paraId="28347E9F" w14:textId="0D4F9343" w:rsidR="0039660D" w:rsidRDefault="00C35C6D">
      <w:pPr>
        <w:pStyle w:val="a4"/>
        <w:numPr>
          <w:ilvl w:val="1"/>
          <w:numId w:val="6"/>
        </w:numPr>
        <w:tabs>
          <w:tab w:val="left" w:pos="2015"/>
        </w:tabs>
        <w:spacing w:before="99"/>
        <w:ind w:right="1522" w:firstLine="0"/>
        <w:rPr>
          <w:sz w:val="20"/>
        </w:rPr>
      </w:pPr>
      <w:r>
        <w:rPr>
          <w:b/>
          <w:sz w:val="20"/>
        </w:rPr>
        <w:t>Grant.</w:t>
      </w:r>
      <w:r>
        <w:rPr>
          <w:b/>
          <w:spacing w:val="35"/>
          <w:sz w:val="20"/>
        </w:rPr>
        <w:t xml:space="preserve"> </w:t>
      </w:r>
      <w:r>
        <w:rPr>
          <w:sz w:val="20"/>
        </w:rPr>
        <w:t>Gensler</w:t>
      </w:r>
      <w:r>
        <w:rPr>
          <w:spacing w:val="44"/>
          <w:sz w:val="20"/>
        </w:rPr>
        <w:t xml:space="preserve"> </w:t>
      </w:r>
      <w:r>
        <w:rPr>
          <w:sz w:val="20"/>
        </w:rPr>
        <w:t>grants</w:t>
      </w:r>
      <w:ins w:id="24" w:author="윤현정 (Hyunjeong Yoon)" w:date="2024-11-11T15:18:00Z">
        <w:r w:rsidR="00ED0B02">
          <w:rPr>
            <w:rFonts w:ascii="맑은 고딕" w:eastAsia="맑은 고딕" w:hAnsi="맑은 고딕" w:cs="맑은 고딕" w:hint="eastAsia"/>
            <w:sz w:val="20"/>
            <w:lang w:eastAsia="ko-KR"/>
          </w:rPr>
          <w:t xml:space="preserve"> </w:t>
        </w:r>
        <w:r w:rsidR="00ED0B02">
          <w:t>Manufacturer exclusive and proprietary ownership of the Designs for the FX-1 product</w:t>
        </w:r>
      </w:ins>
      <w:ins w:id="25" w:author="윤현정 (Hyunjeong Yoon)" w:date="2024-11-11T15:25:00Z">
        <w:r w:rsidR="00847B37">
          <w:t xml:space="preserve"> including</w:t>
        </w:r>
      </w:ins>
      <w:del w:id="26" w:author="윤현정 (Hyunjeong Yoon)" w:date="2024-11-11T15:25:00Z">
        <w:r w:rsidDel="00847B37">
          <w:rPr>
            <w:spacing w:val="46"/>
            <w:sz w:val="20"/>
          </w:rPr>
          <w:delText xml:space="preserve"> </w:delText>
        </w:r>
        <w:r w:rsidDel="00847B37">
          <w:rPr>
            <w:sz w:val="20"/>
          </w:rPr>
          <w:delText>to</w:delText>
        </w:r>
        <w:r w:rsidDel="00847B37">
          <w:rPr>
            <w:spacing w:val="44"/>
            <w:sz w:val="20"/>
          </w:rPr>
          <w:delText xml:space="preserve"> </w:delText>
        </w:r>
        <w:r w:rsidDel="00847B37">
          <w:rPr>
            <w:sz w:val="20"/>
          </w:rPr>
          <w:delText>Manufacturer</w:delText>
        </w:r>
        <w:r w:rsidDel="00847B37">
          <w:rPr>
            <w:spacing w:val="44"/>
            <w:sz w:val="20"/>
          </w:rPr>
          <w:delText xml:space="preserve"> </w:delText>
        </w:r>
        <w:r w:rsidDel="00847B37">
          <w:rPr>
            <w:sz w:val="20"/>
          </w:rPr>
          <w:delText>ownership</w:delText>
        </w:r>
        <w:r w:rsidDel="00847B37">
          <w:rPr>
            <w:spacing w:val="45"/>
            <w:sz w:val="20"/>
          </w:rPr>
          <w:delText xml:space="preserve"> </w:delText>
        </w:r>
        <w:r w:rsidDel="00847B37">
          <w:rPr>
            <w:sz w:val="20"/>
          </w:rPr>
          <w:delText>of</w:delText>
        </w:r>
        <w:r w:rsidDel="00847B37">
          <w:rPr>
            <w:spacing w:val="44"/>
            <w:sz w:val="20"/>
          </w:rPr>
          <w:delText xml:space="preserve"> </w:delText>
        </w:r>
        <w:r w:rsidDel="00847B37">
          <w:rPr>
            <w:sz w:val="20"/>
          </w:rPr>
          <w:delText>the</w:delText>
        </w:r>
        <w:r w:rsidDel="00847B37">
          <w:rPr>
            <w:spacing w:val="43"/>
            <w:sz w:val="20"/>
          </w:rPr>
          <w:delText xml:space="preserve"> </w:delText>
        </w:r>
        <w:r w:rsidDel="00847B37">
          <w:rPr>
            <w:sz w:val="20"/>
          </w:rPr>
          <w:delText>Designs</w:delText>
        </w:r>
        <w:r w:rsidDel="00847B37">
          <w:rPr>
            <w:spacing w:val="45"/>
            <w:sz w:val="20"/>
          </w:rPr>
          <w:delText xml:space="preserve"> </w:delText>
        </w:r>
        <w:r w:rsidDel="00847B37">
          <w:rPr>
            <w:sz w:val="20"/>
          </w:rPr>
          <w:delText>(and</w:delText>
        </w:r>
      </w:del>
      <w:r>
        <w:rPr>
          <w:sz w:val="20"/>
        </w:rPr>
        <w:t>,</w:t>
      </w:r>
      <w:r>
        <w:rPr>
          <w:spacing w:val="-68"/>
          <w:sz w:val="20"/>
        </w:rPr>
        <w:t xml:space="preserve"> </w:t>
      </w:r>
      <w:r>
        <w:rPr>
          <w:sz w:val="20"/>
        </w:rPr>
        <w:t>pursuant</w:t>
      </w:r>
      <w:r>
        <w:rPr>
          <w:spacing w:val="24"/>
          <w:sz w:val="20"/>
        </w:rPr>
        <w:t xml:space="preserve"> </w:t>
      </w:r>
      <w:r>
        <w:rPr>
          <w:sz w:val="20"/>
        </w:rPr>
        <w:t>to</w:t>
      </w:r>
      <w:r>
        <w:rPr>
          <w:spacing w:val="22"/>
          <w:sz w:val="20"/>
        </w:rPr>
        <w:t xml:space="preserve"> </w:t>
      </w:r>
      <w:r>
        <w:rPr>
          <w:sz w:val="20"/>
        </w:rPr>
        <w:t>Paragraph</w:t>
      </w:r>
      <w:r>
        <w:rPr>
          <w:spacing w:val="24"/>
          <w:sz w:val="20"/>
        </w:rPr>
        <w:t xml:space="preserve"> </w:t>
      </w:r>
      <w:r>
        <w:rPr>
          <w:sz w:val="20"/>
        </w:rPr>
        <w:t>B-5,</w:t>
      </w:r>
      <w:r>
        <w:rPr>
          <w:spacing w:val="23"/>
          <w:sz w:val="20"/>
        </w:rPr>
        <w:t xml:space="preserve"> </w:t>
      </w:r>
      <w:r>
        <w:rPr>
          <w:sz w:val="20"/>
        </w:rPr>
        <w:t>below,</w:t>
      </w:r>
      <w:r>
        <w:rPr>
          <w:spacing w:val="23"/>
          <w:sz w:val="20"/>
        </w:rPr>
        <w:t xml:space="preserve"> </w:t>
      </w:r>
      <w:r>
        <w:rPr>
          <w:sz w:val="20"/>
        </w:rPr>
        <w:t>also</w:t>
      </w:r>
      <w:r>
        <w:rPr>
          <w:spacing w:val="22"/>
          <w:sz w:val="20"/>
        </w:rPr>
        <w:t xml:space="preserve"> </w:t>
      </w:r>
      <w:ins w:id="27" w:author="윤현정 (Hyunjeong Yoon)" w:date="2024-11-11T15:30:00Z">
        <w:r w:rsidR="00847B37">
          <w:rPr>
            <w:spacing w:val="22"/>
            <w:sz w:val="20"/>
          </w:rPr>
          <w:t xml:space="preserve">the right </w:t>
        </w:r>
      </w:ins>
      <w:r>
        <w:rPr>
          <w:sz w:val="20"/>
        </w:rPr>
        <w:t>to</w:t>
      </w:r>
      <w:r>
        <w:rPr>
          <w:spacing w:val="22"/>
          <w:sz w:val="20"/>
        </w:rPr>
        <w:t xml:space="preserve"> </w:t>
      </w:r>
      <w:r>
        <w:rPr>
          <w:sz w:val="20"/>
        </w:rPr>
        <w:t>modify</w:t>
      </w:r>
      <w:r>
        <w:rPr>
          <w:spacing w:val="24"/>
          <w:sz w:val="20"/>
        </w:rPr>
        <w:t xml:space="preserve"> </w:t>
      </w:r>
      <w:r>
        <w:rPr>
          <w:sz w:val="20"/>
        </w:rPr>
        <w:t>the</w:t>
      </w:r>
      <w:r>
        <w:rPr>
          <w:spacing w:val="22"/>
          <w:sz w:val="20"/>
        </w:rPr>
        <w:t xml:space="preserve"> </w:t>
      </w:r>
      <w:r>
        <w:rPr>
          <w:sz w:val="20"/>
        </w:rPr>
        <w:t>Designs</w:t>
      </w:r>
      <w:r>
        <w:rPr>
          <w:spacing w:val="23"/>
          <w:sz w:val="20"/>
        </w:rPr>
        <w:t xml:space="preserve"> </w:t>
      </w:r>
      <w:r>
        <w:rPr>
          <w:sz w:val="20"/>
        </w:rPr>
        <w:t>and</w:t>
      </w:r>
      <w:r>
        <w:rPr>
          <w:spacing w:val="24"/>
          <w:sz w:val="20"/>
        </w:rPr>
        <w:t xml:space="preserve"> </w:t>
      </w:r>
      <w:r>
        <w:rPr>
          <w:sz w:val="20"/>
        </w:rPr>
        <w:t>use</w:t>
      </w:r>
      <w:r>
        <w:rPr>
          <w:spacing w:val="22"/>
          <w:sz w:val="20"/>
        </w:rPr>
        <w:t xml:space="preserve"> </w:t>
      </w:r>
      <w:r>
        <w:rPr>
          <w:sz w:val="20"/>
        </w:rPr>
        <w:t>such</w:t>
      </w:r>
      <w:ins w:id="28" w:author="윤현정 (Hyunjeong Yoon)" w:date="2024-11-11T15:31:00Z">
        <w:r w:rsidR="00847B37">
          <w:rPr>
            <w:sz w:val="20"/>
          </w:rPr>
          <w:t xml:space="preserve"> </w:t>
        </w:r>
      </w:ins>
      <w:r>
        <w:rPr>
          <w:spacing w:val="-67"/>
          <w:sz w:val="20"/>
        </w:rPr>
        <w:t xml:space="preserve"> </w:t>
      </w:r>
      <w:r>
        <w:rPr>
          <w:sz w:val="20"/>
        </w:rPr>
        <w:t>modified</w:t>
      </w:r>
      <w:r>
        <w:rPr>
          <w:spacing w:val="1"/>
          <w:sz w:val="20"/>
        </w:rPr>
        <w:t xml:space="preserve"> </w:t>
      </w:r>
      <w:r>
        <w:rPr>
          <w:sz w:val="20"/>
        </w:rPr>
        <w:t>Designs</w:t>
      </w:r>
      <w:del w:id="29" w:author="윤현정 (Hyunjeong Yoon)" w:date="2024-11-11T15:29:00Z">
        <w:r w:rsidDel="00847B37">
          <w:rPr>
            <w:sz w:val="20"/>
          </w:rPr>
          <w:delText>)</w:delText>
        </w:r>
      </w:del>
      <w:r>
        <w:rPr>
          <w:spacing w:val="1"/>
          <w:sz w:val="20"/>
        </w:rPr>
        <w:t xml:space="preserve"> </w:t>
      </w:r>
      <w:r>
        <w:rPr>
          <w:sz w:val="20"/>
        </w:rPr>
        <w:t>to</w:t>
      </w:r>
      <w:r>
        <w:rPr>
          <w:spacing w:val="1"/>
          <w:sz w:val="20"/>
        </w:rPr>
        <w:t xml:space="preserve"> </w:t>
      </w:r>
      <w:r>
        <w:rPr>
          <w:sz w:val="20"/>
        </w:rPr>
        <w:t>manufacture,</w:t>
      </w:r>
      <w:r>
        <w:rPr>
          <w:spacing w:val="1"/>
          <w:sz w:val="20"/>
        </w:rPr>
        <w:t xml:space="preserve"> </w:t>
      </w:r>
      <w:r>
        <w:rPr>
          <w:sz w:val="20"/>
        </w:rPr>
        <w:t>sell</w:t>
      </w:r>
      <w:r>
        <w:rPr>
          <w:spacing w:val="1"/>
          <w:sz w:val="20"/>
        </w:rPr>
        <w:t xml:space="preserve"> </w:t>
      </w:r>
      <w:r>
        <w:rPr>
          <w:sz w:val="20"/>
        </w:rPr>
        <w:t>and</w:t>
      </w:r>
      <w:r>
        <w:rPr>
          <w:spacing w:val="1"/>
          <w:sz w:val="20"/>
        </w:rPr>
        <w:t xml:space="preserve"> </w:t>
      </w:r>
      <w:r>
        <w:rPr>
          <w:sz w:val="20"/>
        </w:rPr>
        <w:t>distribute</w:t>
      </w:r>
      <w:r>
        <w:rPr>
          <w:spacing w:val="1"/>
          <w:sz w:val="20"/>
        </w:rPr>
        <w:t xml:space="preserve"> </w:t>
      </w:r>
      <w:r>
        <w:rPr>
          <w:sz w:val="20"/>
        </w:rPr>
        <w:t>the</w:t>
      </w:r>
      <w:r>
        <w:rPr>
          <w:spacing w:val="1"/>
          <w:sz w:val="20"/>
        </w:rPr>
        <w:t xml:space="preserve"> </w:t>
      </w:r>
      <w:r>
        <w:rPr>
          <w:sz w:val="20"/>
        </w:rPr>
        <w:t>Actual</w:t>
      </w:r>
      <w:r>
        <w:rPr>
          <w:spacing w:val="1"/>
          <w:sz w:val="20"/>
        </w:rPr>
        <w:t xml:space="preserve"> </w:t>
      </w:r>
      <w:r>
        <w:rPr>
          <w:sz w:val="20"/>
        </w:rPr>
        <w:t>Product</w:t>
      </w:r>
      <w:r>
        <w:rPr>
          <w:spacing w:val="-68"/>
          <w:sz w:val="20"/>
        </w:rPr>
        <w:t xml:space="preserve"> </w:t>
      </w:r>
      <w:r>
        <w:rPr>
          <w:sz w:val="20"/>
        </w:rPr>
        <w:t>anywhere</w:t>
      </w:r>
      <w:r>
        <w:rPr>
          <w:spacing w:val="13"/>
          <w:sz w:val="20"/>
        </w:rPr>
        <w:t xml:space="preserve"> </w:t>
      </w:r>
      <w:r>
        <w:rPr>
          <w:sz w:val="20"/>
        </w:rPr>
        <w:t>in</w:t>
      </w:r>
      <w:r>
        <w:rPr>
          <w:spacing w:val="14"/>
          <w:sz w:val="20"/>
        </w:rPr>
        <w:t xml:space="preserve"> </w:t>
      </w:r>
      <w:r>
        <w:rPr>
          <w:sz w:val="20"/>
        </w:rPr>
        <w:t>the</w:t>
      </w:r>
      <w:r>
        <w:rPr>
          <w:spacing w:val="13"/>
          <w:sz w:val="20"/>
        </w:rPr>
        <w:t xml:space="preserve"> </w:t>
      </w:r>
      <w:r>
        <w:rPr>
          <w:sz w:val="20"/>
        </w:rPr>
        <w:t>world</w:t>
      </w:r>
      <w:r>
        <w:rPr>
          <w:spacing w:val="18"/>
          <w:sz w:val="20"/>
        </w:rPr>
        <w:t xml:space="preserve"> </w:t>
      </w:r>
      <w:r>
        <w:rPr>
          <w:sz w:val="20"/>
        </w:rPr>
        <w:t>subject</w:t>
      </w:r>
      <w:r>
        <w:rPr>
          <w:spacing w:val="13"/>
          <w:sz w:val="20"/>
        </w:rPr>
        <w:t xml:space="preserve"> </w:t>
      </w:r>
      <w:r>
        <w:rPr>
          <w:sz w:val="20"/>
        </w:rPr>
        <w:t>to</w:t>
      </w:r>
      <w:r>
        <w:rPr>
          <w:spacing w:val="13"/>
          <w:sz w:val="20"/>
        </w:rPr>
        <w:t xml:space="preserve"> </w:t>
      </w:r>
      <w:r>
        <w:rPr>
          <w:sz w:val="20"/>
        </w:rPr>
        <w:t>the</w:t>
      </w:r>
      <w:r>
        <w:rPr>
          <w:spacing w:val="11"/>
          <w:sz w:val="20"/>
        </w:rPr>
        <w:t xml:space="preserve"> </w:t>
      </w:r>
      <w:r>
        <w:rPr>
          <w:sz w:val="20"/>
        </w:rPr>
        <w:t>terms</w:t>
      </w:r>
      <w:r>
        <w:rPr>
          <w:spacing w:val="14"/>
          <w:sz w:val="20"/>
        </w:rPr>
        <w:t xml:space="preserve"> </w:t>
      </w:r>
      <w:r>
        <w:rPr>
          <w:sz w:val="20"/>
        </w:rPr>
        <w:t>and</w:t>
      </w:r>
      <w:r>
        <w:rPr>
          <w:spacing w:val="12"/>
          <w:sz w:val="20"/>
        </w:rPr>
        <w:t xml:space="preserve"> </w:t>
      </w:r>
      <w:r>
        <w:rPr>
          <w:sz w:val="20"/>
        </w:rPr>
        <w:t>conditions</w:t>
      </w:r>
      <w:r>
        <w:rPr>
          <w:spacing w:val="12"/>
          <w:sz w:val="20"/>
        </w:rPr>
        <w:t xml:space="preserve"> </w:t>
      </w:r>
      <w:r>
        <w:rPr>
          <w:sz w:val="20"/>
        </w:rPr>
        <w:t>in</w:t>
      </w:r>
      <w:r>
        <w:rPr>
          <w:spacing w:val="16"/>
          <w:sz w:val="20"/>
        </w:rPr>
        <w:t xml:space="preserve"> </w:t>
      </w:r>
      <w:r>
        <w:rPr>
          <w:sz w:val="20"/>
        </w:rPr>
        <w:t>this</w:t>
      </w:r>
      <w:r>
        <w:rPr>
          <w:spacing w:val="11"/>
          <w:sz w:val="20"/>
        </w:rPr>
        <w:t xml:space="preserve"> </w:t>
      </w:r>
      <w:r>
        <w:rPr>
          <w:sz w:val="20"/>
        </w:rPr>
        <w:t>Agreement</w:t>
      </w:r>
      <w:r>
        <w:rPr>
          <w:spacing w:val="-67"/>
          <w:sz w:val="20"/>
        </w:rPr>
        <w:t xml:space="preserve"> </w:t>
      </w:r>
      <w:r>
        <w:rPr>
          <w:sz w:val="20"/>
        </w:rPr>
        <w:t>provided</w:t>
      </w:r>
      <w:r>
        <w:rPr>
          <w:spacing w:val="-9"/>
          <w:sz w:val="20"/>
        </w:rPr>
        <w:t xml:space="preserve"> </w:t>
      </w:r>
      <w:r>
        <w:rPr>
          <w:sz w:val="20"/>
        </w:rPr>
        <w:t>that</w:t>
      </w:r>
      <w:r>
        <w:rPr>
          <w:spacing w:val="-9"/>
          <w:sz w:val="20"/>
        </w:rPr>
        <w:t xml:space="preserve"> </w:t>
      </w:r>
      <w:r>
        <w:rPr>
          <w:sz w:val="20"/>
        </w:rPr>
        <w:t>Manufacturer</w:t>
      </w:r>
      <w:r>
        <w:rPr>
          <w:spacing w:val="-11"/>
          <w:sz w:val="20"/>
        </w:rPr>
        <w:t xml:space="preserve"> </w:t>
      </w:r>
      <w:r>
        <w:rPr>
          <w:sz w:val="20"/>
        </w:rPr>
        <w:t>has</w:t>
      </w:r>
      <w:r>
        <w:rPr>
          <w:spacing w:val="-8"/>
          <w:sz w:val="20"/>
        </w:rPr>
        <w:t xml:space="preserve"> </w:t>
      </w:r>
      <w:r>
        <w:rPr>
          <w:sz w:val="20"/>
        </w:rPr>
        <w:t>substantially</w:t>
      </w:r>
      <w:r>
        <w:rPr>
          <w:spacing w:val="-10"/>
          <w:sz w:val="20"/>
        </w:rPr>
        <w:t xml:space="preserve"> </w:t>
      </w:r>
      <w:r>
        <w:rPr>
          <w:sz w:val="20"/>
        </w:rPr>
        <w:t>performed</w:t>
      </w:r>
      <w:r>
        <w:rPr>
          <w:spacing w:val="-9"/>
          <w:sz w:val="20"/>
        </w:rPr>
        <w:t xml:space="preserve"> </w:t>
      </w:r>
      <w:r>
        <w:rPr>
          <w:sz w:val="20"/>
        </w:rPr>
        <w:t>its</w:t>
      </w:r>
      <w:r>
        <w:rPr>
          <w:spacing w:val="-8"/>
          <w:sz w:val="20"/>
        </w:rPr>
        <w:t xml:space="preserve"> </w:t>
      </w:r>
      <w:r>
        <w:rPr>
          <w:sz w:val="20"/>
        </w:rPr>
        <w:t>contract</w:t>
      </w:r>
      <w:r>
        <w:rPr>
          <w:spacing w:val="-7"/>
          <w:sz w:val="20"/>
        </w:rPr>
        <w:t xml:space="preserve"> </w:t>
      </w:r>
      <w:r>
        <w:rPr>
          <w:sz w:val="20"/>
        </w:rPr>
        <w:t>obligations</w:t>
      </w:r>
      <w:r>
        <w:rPr>
          <w:spacing w:val="-67"/>
          <w:sz w:val="20"/>
        </w:rPr>
        <w:t xml:space="preserve"> </w:t>
      </w:r>
      <w:r>
        <w:rPr>
          <w:w w:val="95"/>
          <w:sz w:val="20"/>
        </w:rPr>
        <w:t>including</w:t>
      </w:r>
      <w:r>
        <w:rPr>
          <w:spacing w:val="17"/>
          <w:w w:val="95"/>
          <w:sz w:val="20"/>
        </w:rPr>
        <w:t xml:space="preserve"> </w:t>
      </w:r>
      <w:r>
        <w:rPr>
          <w:w w:val="95"/>
          <w:sz w:val="20"/>
        </w:rPr>
        <w:t>prompt</w:t>
      </w:r>
      <w:r>
        <w:rPr>
          <w:spacing w:val="17"/>
          <w:w w:val="95"/>
          <w:sz w:val="20"/>
        </w:rPr>
        <w:t xml:space="preserve"> </w:t>
      </w:r>
      <w:r>
        <w:rPr>
          <w:w w:val="95"/>
          <w:sz w:val="20"/>
        </w:rPr>
        <w:t>payment</w:t>
      </w:r>
      <w:r>
        <w:rPr>
          <w:spacing w:val="17"/>
          <w:w w:val="95"/>
          <w:sz w:val="20"/>
        </w:rPr>
        <w:t xml:space="preserve"> </w:t>
      </w:r>
      <w:r>
        <w:rPr>
          <w:w w:val="95"/>
          <w:sz w:val="20"/>
        </w:rPr>
        <w:t>of</w:t>
      </w:r>
      <w:r>
        <w:rPr>
          <w:spacing w:val="15"/>
          <w:w w:val="95"/>
          <w:sz w:val="20"/>
        </w:rPr>
        <w:t xml:space="preserve"> </w:t>
      </w:r>
      <w:r>
        <w:rPr>
          <w:w w:val="95"/>
          <w:sz w:val="20"/>
        </w:rPr>
        <w:t>all</w:t>
      </w:r>
      <w:r>
        <w:rPr>
          <w:spacing w:val="17"/>
          <w:w w:val="95"/>
          <w:sz w:val="20"/>
        </w:rPr>
        <w:t xml:space="preserve"> </w:t>
      </w:r>
      <w:r>
        <w:rPr>
          <w:w w:val="95"/>
          <w:sz w:val="20"/>
        </w:rPr>
        <w:t>sums</w:t>
      </w:r>
      <w:r>
        <w:rPr>
          <w:spacing w:val="16"/>
          <w:w w:val="95"/>
          <w:sz w:val="20"/>
        </w:rPr>
        <w:t xml:space="preserve"> </w:t>
      </w:r>
      <w:r>
        <w:rPr>
          <w:w w:val="95"/>
          <w:sz w:val="20"/>
        </w:rPr>
        <w:t>due</w:t>
      </w:r>
      <w:r>
        <w:rPr>
          <w:spacing w:val="14"/>
          <w:w w:val="95"/>
          <w:sz w:val="20"/>
        </w:rPr>
        <w:t xml:space="preserve"> </w:t>
      </w:r>
      <w:r>
        <w:rPr>
          <w:w w:val="95"/>
          <w:sz w:val="20"/>
        </w:rPr>
        <w:t>pursuant</w:t>
      </w:r>
      <w:r>
        <w:rPr>
          <w:spacing w:val="17"/>
          <w:w w:val="95"/>
          <w:sz w:val="20"/>
        </w:rPr>
        <w:t xml:space="preserve"> </w:t>
      </w:r>
      <w:r>
        <w:rPr>
          <w:w w:val="95"/>
          <w:sz w:val="20"/>
        </w:rPr>
        <w:t>to</w:t>
      </w:r>
      <w:r>
        <w:rPr>
          <w:spacing w:val="14"/>
          <w:w w:val="95"/>
          <w:sz w:val="20"/>
        </w:rPr>
        <w:t xml:space="preserve"> </w:t>
      </w:r>
      <w:r>
        <w:rPr>
          <w:w w:val="95"/>
          <w:sz w:val="20"/>
        </w:rPr>
        <w:t>Paragraph</w:t>
      </w:r>
      <w:r>
        <w:rPr>
          <w:spacing w:val="17"/>
          <w:w w:val="95"/>
          <w:sz w:val="20"/>
        </w:rPr>
        <w:t xml:space="preserve"> </w:t>
      </w:r>
      <w:r>
        <w:rPr>
          <w:w w:val="95"/>
          <w:sz w:val="20"/>
        </w:rPr>
        <w:t>C.</w:t>
      </w:r>
      <w:r>
        <w:rPr>
          <w:spacing w:val="2"/>
          <w:w w:val="95"/>
          <w:sz w:val="20"/>
        </w:rPr>
        <w:t xml:space="preserve"> </w:t>
      </w:r>
      <w:r>
        <w:rPr>
          <w:w w:val="95"/>
          <w:sz w:val="20"/>
        </w:rPr>
        <w:t>Designs</w:t>
      </w:r>
      <w:r>
        <w:rPr>
          <w:spacing w:val="-1"/>
          <w:w w:val="95"/>
          <w:sz w:val="20"/>
        </w:rPr>
        <w:t xml:space="preserve"> </w:t>
      </w:r>
      <w:r>
        <w:rPr>
          <w:w w:val="95"/>
          <w:sz w:val="20"/>
        </w:rPr>
        <w:t>can</w:t>
      </w:r>
      <w:r>
        <w:rPr>
          <w:spacing w:val="-64"/>
          <w:w w:val="95"/>
          <w:sz w:val="20"/>
        </w:rPr>
        <w:t xml:space="preserve"> </w:t>
      </w:r>
      <w:r>
        <w:rPr>
          <w:w w:val="95"/>
          <w:sz w:val="20"/>
        </w:rPr>
        <w:t>only</w:t>
      </w:r>
      <w:r>
        <w:rPr>
          <w:spacing w:val="-22"/>
          <w:w w:val="95"/>
          <w:sz w:val="20"/>
        </w:rPr>
        <w:t xml:space="preserve"> </w:t>
      </w:r>
      <w:r>
        <w:rPr>
          <w:w w:val="95"/>
          <w:sz w:val="20"/>
        </w:rPr>
        <w:t>be</w:t>
      </w:r>
      <w:r>
        <w:rPr>
          <w:spacing w:val="-21"/>
          <w:w w:val="95"/>
          <w:sz w:val="20"/>
        </w:rPr>
        <w:t xml:space="preserve"> </w:t>
      </w:r>
      <w:r>
        <w:rPr>
          <w:w w:val="95"/>
          <w:sz w:val="20"/>
        </w:rPr>
        <w:t>applied</w:t>
      </w:r>
      <w:r>
        <w:rPr>
          <w:spacing w:val="-21"/>
          <w:w w:val="95"/>
          <w:sz w:val="20"/>
        </w:rPr>
        <w:t xml:space="preserve"> </w:t>
      </w:r>
      <w:r>
        <w:rPr>
          <w:w w:val="95"/>
          <w:sz w:val="20"/>
        </w:rPr>
        <w:t>by</w:t>
      </w:r>
      <w:r>
        <w:rPr>
          <w:spacing w:val="-18"/>
          <w:w w:val="95"/>
          <w:sz w:val="20"/>
        </w:rPr>
        <w:t xml:space="preserve"> </w:t>
      </w:r>
      <w:r>
        <w:rPr>
          <w:w w:val="95"/>
          <w:sz w:val="20"/>
        </w:rPr>
        <w:t>Manufacturer</w:t>
      </w:r>
      <w:r>
        <w:rPr>
          <w:spacing w:val="-19"/>
          <w:w w:val="95"/>
          <w:sz w:val="20"/>
        </w:rPr>
        <w:t xml:space="preserve"> </w:t>
      </w:r>
      <w:r>
        <w:rPr>
          <w:w w:val="95"/>
          <w:sz w:val="20"/>
        </w:rPr>
        <w:t>to</w:t>
      </w:r>
      <w:r>
        <w:rPr>
          <w:spacing w:val="-21"/>
          <w:w w:val="95"/>
          <w:sz w:val="20"/>
        </w:rPr>
        <w:t xml:space="preserve"> </w:t>
      </w:r>
      <w:r>
        <w:rPr>
          <w:w w:val="95"/>
          <w:sz w:val="20"/>
        </w:rPr>
        <w:t>FX-1;</w:t>
      </w:r>
      <w:r>
        <w:rPr>
          <w:spacing w:val="-19"/>
          <w:w w:val="95"/>
          <w:sz w:val="20"/>
        </w:rPr>
        <w:t xml:space="preserve"> </w:t>
      </w:r>
      <w:r>
        <w:rPr>
          <w:w w:val="95"/>
          <w:sz w:val="20"/>
        </w:rPr>
        <w:t>Designs</w:t>
      </w:r>
      <w:r>
        <w:rPr>
          <w:spacing w:val="-18"/>
          <w:w w:val="95"/>
          <w:sz w:val="20"/>
        </w:rPr>
        <w:t xml:space="preserve"> </w:t>
      </w:r>
      <w:r>
        <w:rPr>
          <w:w w:val="95"/>
          <w:sz w:val="20"/>
        </w:rPr>
        <w:t>cannot</w:t>
      </w:r>
      <w:r>
        <w:rPr>
          <w:spacing w:val="-20"/>
          <w:w w:val="95"/>
          <w:sz w:val="20"/>
        </w:rPr>
        <w:t xml:space="preserve"> </w:t>
      </w:r>
      <w:r>
        <w:rPr>
          <w:w w:val="95"/>
          <w:sz w:val="20"/>
        </w:rPr>
        <w:t>be</w:t>
      </w:r>
      <w:r>
        <w:rPr>
          <w:spacing w:val="-21"/>
          <w:w w:val="95"/>
          <w:sz w:val="20"/>
        </w:rPr>
        <w:t xml:space="preserve"> </w:t>
      </w:r>
      <w:r>
        <w:rPr>
          <w:w w:val="95"/>
          <w:sz w:val="20"/>
        </w:rPr>
        <w:t>applied</w:t>
      </w:r>
      <w:r>
        <w:rPr>
          <w:spacing w:val="-20"/>
          <w:w w:val="95"/>
          <w:sz w:val="20"/>
        </w:rPr>
        <w:t xml:space="preserve"> </w:t>
      </w:r>
      <w:r>
        <w:rPr>
          <w:w w:val="95"/>
          <w:sz w:val="20"/>
        </w:rPr>
        <w:t>by</w:t>
      </w:r>
      <w:r>
        <w:rPr>
          <w:spacing w:val="-21"/>
          <w:w w:val="95"/>
          <w:sz w:val="20"/>
        </w:rPr>
        <w:t xml:space="preserve"> </w:t>
      </w:r>
      <w:r>
        <w:rPr>
          <w:w w:val="95"/>
          <w:sz w:val="20"/>
        </w:rPr>
        <w:t>Manufacturer</w:t>
      </w:r>
      <w:r>
        <w:rPr>
          <w:spacing w:val="-64"/>
          <w:w w:val="95"/>
          <w:sz w:val="20"/>
        </w:rPr>
        <w:t xml:space="preserve"> </w:t>
      </w:r>
      <w:r>
        <w:rPr>
          <w:spacing w:val="-6"/>
          <w:sz w:val="20"/>
        </w:rPr>
        <w:t>or</w:t>
      </w:r>
      <w:r>
        <w:rPr>
          <w:spacing w:val="-17"/>
          <w:sz w:val="20"/>
        </w:rPr>
        <w:t xml:space="preserve"> </w:t>
      </w:r>
      <w:r>
        <w:rPr>
          <w:spacing w:val="-6"/>
          <w:sz w:val="20"/>
        </w:rPr>
        <w:t>any</w:t>
      </w:r>
      <w:r>
        <w:rPr>
          <w:spacing w:val="-16"/>
          <w:sz w:val="20"/>
        </w:rPr>
        <w:t xml:space="preserve"> </w:t>
      </w:r>
      <w:r>
        <w:rPr>
          <w:spacing w:val="-6"/>
          <w:sz w:val="20"/>
        </w:rPr>
        <w:t>affiliate</w:t>
      </w:r>
      <w:r>
        <w:rPr>
          <w:spacing w:val="-17"/>
          <w:sz w:val="20"/>
        </w:rPr>
        <w:t xml:space="preserve"> </w:t>
      </w:r>
      <w:r>
        <w:rPr>
          <w:spacing w:val="-5"/>
          <w:sz w:val="20"/>
        </w:rPr>
        <w:t>of</w:t>
      </w:r>
      <w:r>
        <w:rPr>
          <w:spacing w:val="-16"/>
          <w:sz w:val="20"/>
        </w:rPr>
        <w:t xml:space="preserve"> </w:t>
      </w:r>
      <w:r>
        <w:rPr>
          <w:spacing w:val="-5"/>
          <w:sz w:val="20"/>
        </w:rPr>
        <w:t>Manufacturer</w:t>
      </w:r>
      <w:r>
        <w:rPr>
          <w:spacing w:val="-19"/>
          <w:sz w:val="20"/>
        </w:rPr>
        <w:t xml:space="preserve"> </w:t>
      </w:r>
      <w:r>
        <w:rPr>
          <w:spacing w:val="-5"/>
          <w:sz w:val="20"/>
        </w:rPr>
        <w:t>to</w:t>
      </w:r>
      <w:r>
        <w:rPr>
          <w:spacing w:val="-17"/>
          <w:sz w:val="20"/>
        </w:rPr>
        <w:t xml:space="preserve"> </w:t>
      </w:r>
      <w:r>
        <w:rPr>
          <w:spacing w:val="-5"/>
          <w:sz w:val="20"/>
        </w:rPr>
        <w:t>any</w:t>
      </w:r>
      <w:r>
        <w:rPr>
          <w:spacing w:val="-16"/>
          <w:sz w:val="20"/>
        </w:rPr>
        <w:t xml:space="preserve"> </w:t>
      </w:r>
      <w:r>
        <w:rPr>
          <w:spacing w:val="-5"/>
          <w:sz w:val="20"/>
        </w:rPr>
        <w:t>other</w:t>
      </w:r>
      <w:r>
        <w:rPr>
          <w:spacing w:val="-16"/>
          <w:sz w:val="20"/>
        </w:rPr>
        <w:t xml:space="preserve"> </w:t>
      </w:r>
      <w:r>
        <w:rPr>
          <w:spacing w:val="-5"/>
          <w:sz w:val="20"/>
        </w:rPr>
        <w:t>product</w:t>
      </w:r>
      <w:r>
        <w:rPr>
          <w:spacing w:val="-16"/>
          <w:sz w:val="20"/>
        </w:rPr>
        <w:t xml:space="preserve"> </w:t>
      </w:r>
      <w:r>
        <w:rPr>
          <w:spacing w:val="-5"/>
          <w:sz w:val="20"/>
        </w:rPr>
        <w:t>unless</w:t>
      </w:r>
      <w:r>
        <w:rPr>
          <w:spacing w:val="-16"/>
          <w:sz w:val="20"/>
        </w:rPr>
        <w:t xml:space="preserve"> </w:t>
      </w:r>
      <w:r>
        <w:rPr>
          <w:spacing w:val="-5"/>
          <w:sz w:val="20"/>
        </w:rPr>
        <w:t>a</w:t>
      </w:r>
      <w:r>
        <w:rPr>
          <w:spacing w:val="-15"/>
          <w:sz w:val="20"/>
        </w:rPr>
        <w:t xml:space="preserve"> </w:t>
      </w:r>
      <w:r>
        <w:rPr>
          <w:spacing w:val="-5"/>
          <w:sz w:val="20"/>
        </w:rPr>
        <w:t>separate</w:t>
      </w:r>
      <w:r>
        <w:rPr>
          <w:spacing w:val="-17"/>
          <w:sz w:val="20"/>
        </w:rPr>
        <w:t xml:space="preserve"> </w:t>
      </w:r>
      <w:r>
        <w:rPr>
          <w:spacing w:val="-5"/>
          <w:sz w:val="20"/>
        </w:rPr>
        <w:t>agreement</w:t>
      </w:r>
      <w:r>
        <w:rPr>
          <w:spacing w:val="-15"/>
          <w:sz w:val="20"/>
        </w:rPr>
        <w:t xml:space="preserve"> </w:t>
      </w:r>
      <w:r>
        <w:rPr>
          <w:spacing w:val="-5"/>
          <w:sz w:val="20"/>
        </w:rPr>
        <w:t>is</w:t>
      </w:r>
      <w:r>
        <w:rPr>
          <w:spacing w:val="-67"/>
          <w:sz w:val="20"/>
        </w:rPr>
        <w:t xml:space="preserve"> </w:t>
      </w:r>
      <w:r>
        <w:rPr>
          <w:spacing w:val="-6"/>
          <w:sz w:val="20"/>
        </w:rPr>
        <w:t>negotiated</w:t>
      </w:r>
      <w:r>
        <w:rPr>
          <w:spacing w:val="-25"/>
          <w:sz w:val="20"/>
        </w:rPr>
        <w:t xml:space="preserve"> </w:t>
      </w:r>
      <w:r>
        <w:rPr>
          <w:spacing w:val="-6"/>
          <w:sz w:val="20"/>
        </w:rPr>
        <w:t>and</w:t>
      </w:r>
      <w:r>
        <w:rPr>
          <w:spacing w:val="-25"/>
          <w:sz w:val="20"/>
        </w:rPr>
        <w:t xml:space="preserve"> </w:t>
      </w:r>
      <w:r>
        <w:rPr>
          <w:spacing w:val="-6"/>
          <w:sz w:val="20"/>
        </w:rPr>
        <w:t>executed</w:t>
      </w:r>
      <w:r>
        <w:rPr>
          <w:spacing w:val="-24"/>
          <w:sz w:val="20"/>
        </w:rPr>
        <w:t xml:space="preserve"> </w:t>
      </w:r>
      <w:r>
        <w:rPr>
          <w:spacing w:val="-6"/>
          <w:sz w:val="20"/>
        </w:rPr>
        <w:t>by</w:t>
      </w:r>
      <w:r>
        <w:rPr>
          <w:spacing w:val="-24"/>
          <w:sz w:val="20"/>
        </w:rPr>
        <w:t xml:space="preserve"> </w:t>
      </w:r>
      <w:r>
        <w:rPr>
          <w:spacing w:val="-6"/>
          <w:sz w:val="20"/>
        </w:rPr>
        <w:t>Manufacturer</w:t>
      </w:r>
      <w:r>
        <w:rPr>
          <w:spacing w:val="-26"/>
          <w:sz w:val="20"/>
        </w:rPr>
        <w:t xml:space="preserve"> </w:t>
      </w:r>
      <w:r>
        <w:rPr>
          <w:spacing w:val="-5"/>
          <w:sz w:val="20"/>
        </w:rPr>
        <w:t>and</w:t>
      </w:r>
      <w:r>
        <w:rPr>
          <w:spacing w:val="-25"/>
          <w:sz w:val="20"/>
        </w:rPr>
        <w:t xml:space="preserve"> </w:t>
      </w:r>
      <w:r>
        <w:rPr>
          <w:spacing w:val="-5"/>
          <w:sz w:val="20"/>
        </w:rPr>
        <w:t>Gensler.</w:t>
      </w:r>
      <w:r>
        <w:rPr>
          <w:spacing w:val="-25"/>
          <w:sz w:val="20"/>
        </w:rPr>
        <w:t xml:space="preserve"> </w:t>
      </w:r>
      <w:ins w:id="30" w:author="윤현정 (Hyunjeong Yoon)" w:date="2024-11-11T15:32:00Z">
        <w:r w:rsidR="00847B37">
          <w:t xml:space="preserve">Gensler shall not assert any rights over the Designs, except for moral rights. </w:t>
        </w:r>
      </w:ins>
      <w:r>
        <w:rPr>
          <w:spacing w:val="-5"/>
          <w:sz w:val="20"/>
        </w:rPr>
        <w:t>Manufacturer</w:t>
      </w:r>
      <w:r>
        <w:rPr>
          <w:spacing w:val="-26"/>
          <w:sz w:val="20"/>
        </w:rPr>
        <w:t xml:space="preserve"> </w:t>
      </w:r>
      <w:r>
        <w:rPr>
          <w:spacing w:val="-5"/>
          <w:sz w:val="20"/>
        </w:rPr>
        <w:t>will</w:t>
      </w:r>
      <w:r>
        <w:rPr>
          <w:spacing w:val="-25"/>
          <w:sz w:val="20"/>
        </w:rPr>
        <w:t xml:space="preserve"> </w:t>
      </w:r>
      <w:r>
        <w:rPr>
          <w:spacing w:val="-5"/>
          <w:sz w:val="20"/>
        </w:rPr>
        <w:t>use</w:t>
      </w:r>
      <w:r>
        <w:rPr>
          <w:spacing w:val="-25"/>
          <w:sz w:val="20"/>
        </w:rPr>
        <w:t xml:space="preserve"> </w:t>
      </w:r>
      <w:r>
        <w:rPr>
          <w:spacing w:val="-5"/>
          <w:sz w:val="20"/>
        </w:rPr>
        <w:t>its</w:t>
      </w:r>
      <w:r>
        <w:rPr>
          <w:spacing w:val="-28"/>
          <w:sz w:val="20"/>
        </w:rPr>
        <w:t xml:space="preserve"> </w:t>
      </w:r>
      <w:r>
        <w:rPr>
          <w:spacing w:val="-5"/>
          <w:sz w:val="20"/>
        </w:rPr>
        <w:t>best</w:t>
      </w:r>
      <w:r>
        <w:rPr>
          <w:spacing w:val="-67"/>
          <w:sz w:val="20"/>
        </w:rPr>
        <w:t xml:space="preserve"> </w:t>
      </w:r>
      <w:r>
        <w:rPr>
          <w:spacing w:val="-1"/>
          <w:sz w:val="20"/>
        </w:rPr>
        <w:t>efforts</w:t>
      </w:r>
      <w:r>
        <w:rPr>
          <w:spacing w:val="-17"/>
          <w:sz w:val="20"/>
        </w:rPr>
        <w:t xml:space="preserve"> </w:t>
      </w:r>
      <w:r>
        <w:rPr>
          <w:spacing w:val="-1"/>
          <w:sz w:val="20"/>
        </w:rPr>
        <w:t>to</w:t>
      </w:r>
      <w:r>
        <w:rPr>
          <w:spacing w:val="-15"/>
          <w:sz w:val="20"/>
        </w:rPr>
        <w:t xml:space="preserve"> </w:t>
      </w:r>
      <w:r>
        <w:rPr>
          <w:spacing w:val="-1"/>
          <w:sz w:val="20"/>
        </w:rPr>
        <w:t>sell</w:t>
      </w:r>
      <w:r>
        <w:rPr>
          <w:spacing w:val="-16"/>
          <w:sz w:val="20"/>
        </w:rPr>
        <w:t xml:space="preserve"> </w:t>
      </w:r>
      <w:r>
        <w:rPr>
          <w:spacing w:val="-1"/>
          <w:sz w:val="20"/>
        </w:rPr>
        <w:t>the</w:t>
      </w:r>
      <w:r>
        <w:rPr>
          <w:spacing w:val="-15"/>
          <w:sz w:val="20"/>
        </w:rPr>
        <w:t xml:space="preserve"> </w:t>
      </w:r>
      <w:r>
        <w:rPr>
          <w:spacing w:val="-1"/>
          <w:sz w:val="20"/>
        </w:rPr>
        <w:t>Actual</w:t>
      </w:r>
      <w:r>
        <w:rPr>
          <w:spacing w:val="-14"/>
          <w:sz w:val="20"/>
        </w:rPr>
        <w:t xml:space="preserve"> </w:t>
      </w:r>
      <w:r>
        <w:rPr>
          <w:spacing w:val="-1"/>
          <w:sz w:val="20"/>
        </w:rPr>
        <w:t>Product</w:t>
      </w:r>
      <w:r>
        <w:rPr>
          <w:spacing w:val="-15"/>
          <w:sz w:val="20"/>
        </w:rPr>
        <w:t xml:space="preserve"> </w:t>
      </w:r>
      <w:r>
        <w:rPr>
          <w:spacing w:val="-1"/>
          <w:sz w:val="20"/>
        </w:rPr>
        <w:t>in</w:t>
      </w:r>
      <w:r>
        <w:rPr>
          <w:spacing w:val="-15"/>
          <w:sz w:val="20"/>
        </w:rPr>
        <w:t xml:space="preserve"> </w:t>
      </w:r>
      <w:r>
        <w:rPr>
          <w:spacing w:val="-1"/>
          <w:sz w:val="20"/>
        </w:rPr>
        <w:t>both</w:t>
      </w:r>
      <w:r>
        <w:rPr>
          <w:spacing w:val="-16"/>
          <w:sz w:val="20"/>
        </w:rPr>
        <w:t xml:space="preserve"> </w:t>
      </w:r>
      <w:r>
        <w:rPr>
          <w:spacing w:val="-1"/>
          <w:sz w:val="20"/>
        </w:rPr>
        <w:t>the</w:t>
      </w:r>
      <w:r>
        <w:rPr>
          <w:spacing w:val="-15"/>
          <w:sz w:val="20"/>
        </w:rPr>
        <w:t xml:space="preserve"> </w:t>
      </w:r>
      <w:r>
        <w:rPr>
          <w:sz w:val="20"/>
        </w:rPr>
        <w:t>U.S.</w:t>
      </w:r>
      <w:r>
        <w:rPr>
          <w:spacing w:val="-14"/>
          <w:sz w:val="20"/>
        </w:rPr>
        <w:t xml:space="preserve"> </w:t>
      </w:r>
      <w:r>
        <w:rPr>
          <w:sz w:val="20"/>
        </w:rPr>
        <w:t>market</w:t>
      </w:r>
      <w:r>
        <w:rPr>
          <w:spacing w:val="-14"/>
          <w:sz w:val="20"/>
        </w:rPr>
        <w:t xml:space="preserve"> </w:t>
      </w:r>
      <w:r>
        <w:rPr>
          <w:sz w:val="20"/>
        </w:rPr>
        <w:t>and</w:t>
      </w:r>
      <w:r>
        <w:rPr>
          <w:spacing w:val="-13"/>
          <w:sz w:val="20"/>
        </w:rPr>
        <w:t xml:space="preserve"> </w:t>
      </w:r>
      <w:r>
        <w:rPr>
          <w:sz w:val="20"/>
        </w:rPr>
        <w:t>all</w:t>
      </w:r>
      <w:r>
        <w:rPr>
          <w:spacing w:val="-16"/>
          <w:sz w:val="20"/>
        </w:rPr>
        <w:t xml:space="preserve"> </w:t>
      </w:r>
      <w:r>
        <w:rPr>
          <w:sz w:val="20"/>
        </w:rPr>
        <w:t>other</w:t>
      </w:r>
      <w:r>
        <w:rPr>
          <w:spacing w:val="-15"/>
          <w:sz w:val="20"/>
        </w:rPr>
        <w:t xml:space="preserve"> </w:t>
      </w:r>
      <w:r>
        <w:rPr>
          <w:sz w:val="20"/>
        </w:rPr>
        <w:t>markets</w:t>
      </w:r>
      <w:r>
        <w:rPr>
          <w:spacing w:val="-17"/>
          <w:sz w:val="20"/>
        </w:rPr>
        <w:t xml:space="preserve"> </w:t>
      </w:r>
      <w:r>
        <w:rPr>
          <w:sz w:val="20"/>
        </w:rPr>
        <w:t>in</w:t>
      </w:r>
      <w:r>
        <w:rPr>
          <w:spacing w:val="-67"/>
          <w:sz w:val="20"/>
        </w:rPr>
        <w:t xml:space="preserve"> </w:t>
      </w:r>
      <w:r>
        <w:rPr>
          <w:sz w:val="20"/>
        </w:rPr>
        <w:t>which</w:t>
      </w:r>
      <w:r>
        <w:rPr>
          <w:spacing w:val="-12"/>
          <w:sz w:val="20"/>
        </w:rPr>
        <w:t xml:space="preserve"> </w:t>
      </w:r>
      <w:r>
        <w:rPr>
          <w:sz w:val="20"/>
        </w:rPr>
        <w:lastRenderedPageBreak/>
        <w:t>Manufacturer</w:t>
      </w:r>
      <w:r>
        <w:rPr>
          <w:spacing w:val="-16"/>
          <w:sz w:val="20"/>
        </w:rPr>
        <w:t xml:space="preserve"> </w:t>
      </w:r>
      <w:r>
        <w:rPr>
          <w:sz w:val="20"/>
        </w:rPr>
        <w:t>is</w:t>
      </w:r>
      <w:r>
        <w:rPr>
          <w:spacing w:val="-12"/>
          <w:sz w:val="20"/>
        </w:rPr>
        <w:t xml:space="preserve"> </w:t>
      </w:r>
      <w:r>
        <w:rPr>
          <w:sz w:val="20"/>
        </w:rPr>
        <w:t>active.</w:t>
      </w:r>
    </w:p>
    <w:p w14:paraId="00EA6A50" w14:textId="77777777" w:rsidR="0039660D" w:rsidRDefault="0039660D">
      <w:pPr>
        <w:pStyle w:val="a3"/>
        <w:spacing w:before="12"/>
        <w:rPr>
          <w:sz w:val="19"/>
        </w:rPr>
      </w:pPr>
    </w:p>
    <w:p w14:paraId="3BFD3CA7" w14:textId="52CD9576" w:rsidR="0039660D" w:rsidDel="00AE5233" w:rsidRDefault="00C35C6D">
      <w:pPr>
        <w:pStyle w:val="a3"/>
        <w:ind w:left="1693"/>
        <w:rPr>
          <w:del w:id="31" w:author="윤현정 (Hyunjeong Yoon)" w:date="2024-11-11T15:35:00Z"/>
        </w:rPr>
      </w:pPr>
      <w:del w:id="32" w:author="윤현정 (Hyunjeong Yoon)" w:date="2024-11-11T15:35:00Z">
        <w:r w:rsidDel="00AE5233">
          <w:delText>As</w:delText>
        </w:r>
        <w:r w:rsidDel="00AE5233">
          <w:rPr>
            <w:spacing w:val="-4"/>
          </w:rPr>
          <w:delText xml:space="preserve"> </w:delText>
        </w:r>
        <w:r w:rsidDel="00AE5233">
          <w:delText>used in</w:delText>
        </w:r>
        <w:r w:rsidDel="00AE5233">
          <w:rPr>
            <w:spacing w:val="-2"/>
          </w:rPr>
          <w:delText xml:space="preserve"> </w:delText>
        </w:r>
        <w:r w:rsidDel="00AE5233">
          <w:delText>this</w:delText>
        </w:r>
        <w:r w:rsidDel="00AE5233">
          <w:rPr>
            <w:spacing w:val="-4"/>
          </w:rPr>
          <w:delText xml:space="preserve"> </w:delText>
        </w:r>
        <w:r w:rsidDel="00AE5233">
          <w:delText>Agreement:</w:delText>
        </w:r>
      </w:del>
    </w:p>
    <w:p w14:paraId="7D0CB858" w14:textId="33EBAF7A" w:rsidR="0039660D" w:rsidDel="00AE5233" w:rsidRDefault="0039660D">
      <w:pPr>
        <w:pStyle w:val="a3"/>
        <w:spacing w:before="10"/>
        <w:rPr>
          <w:del w:id="33" w:author="윤현정 (Hyunjeong Yoon)" w:date="2024-11-11T15:35:00Z"/>
          <w:sz w:val="19"/>
        </w:rPr>
      </w:pPr>
    </w:p>
    <w:p w14:paraId="6C08FFED" w14:textId="67C97832" w:rsidR="0039660D" w:rsidDel="00AE5233" w:rsidRDefault="00C35C6D">
      <w:pPr>
        <w:pStyle w:val="a3"/>
        <w:spacing w:before="1"/>
        <w:ind w:left="1693"/>
        <w:rPr>
          <w:del w:id="34" w:author="윤현정 (Hyunjeong Yoon)" w:date="2024-11-11T15:35:00Z"/>
        </w:rPr>
      </w:pPr>
      <w:del w:id="35" w:author="윤현정 (Hyunjeong Yoon)" w:date="2024-11-11T15:35:00Z">
        <w:r w:rsidDel="00AE5233">
          <w:rPr>
            <w:b/>
          </w:rPr>
          <w:delText>(i.)</w:delText>
        </w:r>
        <w:r w:rsidDel="00AE5233">
          <w:delText>“Actual</w:delText>
        </w:r>
        <w:r w:rsidDel="00AE5233">
          <w:rPr>
            <w:spacing w:val="-15"/>
          </w:rPr>
          <w:delText xml:space="preserve"> </w:delText>
        </w:r>
        <w:r w:rsidDel="00AE5233">
          <w:delText>Product”</w:delText>
        </w:r>
        <w:r w:rsidDel="00AE5233">
          <w:rPr>
            <w:spacing w:val="-14"/>
          </w:rPr>
          <w:delText xml:space="preserve"> </w:delText>
        </w:r>
        <w:r w:rsidDel="00AE5233">
          <w:delText>means</w:delText>
        </w:r>
        <w:r w:rsidDel="00AE5233">
          <w:rPr>
            <w:spacing w:val="-12"/>
          </w:rPr>
          <w:delText xml:space="preserve"> </w:delText>
        </w:r>
        <w:r w:rsidDel="00AE5233">
          <w:delText>Base</w:delText>
        </w:r>
        <w:r w:rsidDel="00AE5233">
          <w:rPr>
            <w:spacing w:val="-15"/>
          </w:rPr>
          <w:delText xml:space="preserve"> </w:delText>
        </w:r>
        <w:r w:rsidDel="00AE5233">
          <w:delText>Products</w:delText>
        </w:r>
        <w:r w:rsidDel="00AE5233">
          <w:rPr>
            <w:spacing w:val="-12"/>
          </w:rPr>
          <w:delText xml:space="preserve"> </w:delText>
        </w:r>
        <w:r w:rsidDel="00AE5233">
          <w:delText>and</w:delText>
        </w:r>
        <w:r w:rsidDel="00AE5233">
          <w:rPr>
            <w:spacing w:val="-12"/>
          </w:rPr>
          <w:delText xml:space="preserve"> </w:delText>
        </w:r>
        <w:r w:rsidDel="00AE5233">
          <w:delText>Derivative</w:delText>
        </w:r>
        <w:r w:rsidDel="00AE5233">
          <w:rPr>
            <w:spacing w:val="-12"/>
          </w:rPr>
          <w:delText xml:space="preserve"> </w:delText>
        </w:r>
        <w:r w:rsidDel="00AE5233">
          <w:delText>Products.</w:delText>
        </w:r>
      </w:del>
    </w:p>
    <w:p w14:paraId="304F1FF5" w14:textId="3714F52D" w:rsidR="0039660D" w:rsidDel="00AE5233" w:rsidRDefault="0039660D">
      <w:pPr>
        <w:pStyle w:val="a3"/>
        <w:spacing w:before="1"/>
        <w:rPr>
          <w:del w:id="36" w:author="윤현정 (Hyunjeong Yoon)" w:date="2024-11-11T15:35:00Z"/>
        </w:rPr>
      </w:pPr>
    </w:p>
    <w:p w14:paraId="6689D364" w14:textId="7590FCE0" w:rsidR="0039660D" w:rsidDel="00AE5233" w:rsidRDefault="00C35C6D">
      <w:pPr>
        <w:pStyle w:val="a3"/>
        <w:ind w:left="1692" w:right="1525"/>
        <w:jc w:val="both"/>
        <w:rPr>
          <w:del w:id="37" w:author="윤현정 (Hyunjeong Yoon)" w:date="2024-11-11T15:35:00Z"/>
        </w:rPr>
      </w:pPr>
      <w:del w:id="38" w:author="윤현정 (Hyunjeong Yoon)" w:date="2024-11-11T15:35:00Z">
        <w:r w:rsidDel="00AE5233">
          <w:rPr>
            <w:b/>
          </w:rPr>
          <w:delText xml:space="preserve">(ii.) </w:delText>
        </w:r>
        <w:r w:rsidDel="00AE5233">
          <w:delText>A “Base Product” is any product which incorporates any elements of one</w:delText>
        </w:r>
        <w:r w:rsidDel="00AE5233">
          <w:rPr>
            <w:spacing w:val="1"/>
          </w:rPr>
          <w:delText xml:space="preserve"> </w:delText>
        </w:r>
        <w:r w:rsidDel="00AE5233">
          <w:delText>or more of the Designs. For clarity, the Updated System means FX-1 with one</w:delText>
        </w:r>
        <w:r w:rsidDel="00AE5233">
          <w:rPr>
            <w:spacing w:val="1"/>
          </w:rPr>
          <w:delText xml:space="preserve"> </w:delText>
        </w:r>
        <w:r w:rsidDel="00AE5233">
          <w:delText>or more Gensler-recommended design updates, and shall be considered the</w:delText>
        </w:r>
        <w:r w:rsidDel="00AE5233">
          <w:rPr>
            <w:spacing w:val="1"/>
          </w:rPr>
          <w:delText xml:space="preserve"> </w:delText>
        </w:r>
        <w:r w:rsidDel="00AE5233">
          <w:delText>Base</w:delText>
        </w:r>
        <w:r w:rsidDel="00AE5233">
          <w:rPr>
            <w:spacing w:val="-1"/>
          </w:rPr>
          <w:delText xml:space="preserve"> </w:delText>
        </w:r>
        <w:r w:rsidDel="00AE5233">
          <w:delText>Product.</w:delText>
        </w:r>
      </w:del>
    </w:p>
    <w:p w14:paraId="507F97EA" w14:textId="56421C61" w:rsidR="0039660D" w:rsidDel="00AE5233" w:rsidRDefault="0039660D">
      <w:pPr>
        <w:pStyle w:val="a3"/>
        <w:spacing w:before="11"/>
        <w:rPr>
          <w:del w:id="39" w:author="윤현정 (Hyunjeong Yoon)" w:date="2024-11-11T15:35:00Z"/>
          <w:sz w:val="19"/>
        </w:rPr>
      </w:pPr>
    </w:p>
    <w:p w14:paraId="49F3DE20" w14:textId="7FB10561" w:rsidR="0039660D" w:rsidDel="00AE5233" w:rsidRDefault="00C35C6D">
      <w:pPr>
        <w:pStyle w:val="a3"/>
        <w:ind w:left="1692" w:right="1529"/>
        <w:jc w:val="both"/>
        <w:rPr>
          <w:del w:id="40" w:author="윤현정 (Hyunjeong Yoon)" w:date="2024-11-11T15:35:00Z"/>
        </w:rPr>
      </w:pPr>
      <w:del w:id="41" w:author="윤현정 (Hyunjeong Yoon)" w:date="2024-11-11T15:35:00Z">
        <w:r w:rsidDel="00AE5233">
          <w:rPr>
            <w:b/>
          </w:rPr>
          <w:delText xml:space="preserve">(iii.) </w:delText>
        </w:r>
        <w:r w:rsidDel="00AE5233">
          <w:delText>A “Derivative Product” is any product whose aesthetic design includes</w:delText>
        </w:r>
        <w:r w:rsidDel="00AE5233">
          <w:rPr>
            <w:spacing w:val="1"/>
          </w:rPr>
          <w:delText xml:space="preserve"> </w:delText>
        </w:r>
        <w:r w:rsidDel="00AE5233">
          <w:delText>material or distinctive aesthetic design elements which are the same as or</w:delText>
        </w:r>
        <w:r w:rsidDel="00AE5233">
          <w:rPr>
            <w:spacing w:val="1"/>
          </w:rPr>
          <w:delText xml:space="preserve"> </w:delText>
        </w:r>
        <w:r w:rsidDel="00AE5233">
          <w:delText>substantially</w:delText>
        </w:r>
        <w:r w:rsidDel="00AE5233">
          <w:rPr>
            <w:spacing w:val="-14"/>
          </w:rPr>
          <w:delText xml:space="preserve"> </w:delText>
        </w:r>
        <w:r w:rsidDel="00AE5233">
          <w:delText>similar</w:delText>
        </w:r>
        <w:r w:rsidDel="00AE5233">
          <w:rPr>
            <w:spacing w:val="-11"/>
          </w:rPr>
          <w:delText xml:space="preserve"> </w:delText>
        </w:r>
        <w:r w:rsidDel="00AE5233">
          <w:delText>to</w:delText>
        </w:r>
        <w:r w:rsidDel="00AE5233">
          <w:rPr>
            <w:spacing w:val="-14"/>
          </w:rPr>
          <w:delText xml:space="preserve"> </w:delText>
        </w:r>
        <w:r w:rsidDel="00AE5233">
          <w:delText>aesthetic</w:delText>
        </w:r>
        <w:r w:rsidDel="00AE5233">
          <w:rPr>
            <w:spacing w:val="-12"/>
          </w:rPr>
          <w:delText xml:space="preserve"> </w:delText>
        </w:r>
        <w:r w:rsidDel="00AE5233">
          <w:delText>design</w:delText>
        </w:r>
        <w:r w:rsidDel="00AE5233">
          <w:rPr>
            <w:spacing w:val="-12"/>
          </w:rPr>
          <w:delText xml:space="preserve"> </w:delText>
        </w:r>
        <w:r w:rsidDel="00AE5233">
          <w:delText>elements</w:delText>
        </w:r>
        <w:r w:rsidDel="00AE5233">
          <w:rPr>
            <w:spacing w:val="-13"/>
          </w:rPr>
          <w:delText xml:space="preserve"> </w:delText>
        </w:r>
        <w:r w:rsidDel="00AE5233">
          <w:delText>of</w:delText>
        </w:r>
        <w:r w:rsidDel="00AE5233">
          <w:rPr>
            <w:spacing w:val="-11"/>
          </w:rPr>
          <w:delText xml:space="preserve"> </w:delText>
        </w:r>
        <w:r w:rsidDel="00AE5233">
          <w:delText>one</w:delText>
        </w:r>
        <w:r w:rsidDel="00AE5233">
          <w:rPr>
            <w:spacing w:val="-12"/>
          </w:rPr>
          <w:delText xml:space="preserve"> </w:delText>
        </w:r>
        <w:r w:rsidDel="00AE5233">
          <w:delText>or</w:delText>
        </w:r>
        <w:r w:rsidDel="00AE5233">
          <w:rPr>
            <w:spacing w:val="-14"/>
          </w:rPr>
          <w:delText xml:space="preserve"> </w:delText>
        </w:r>
        <w:r w:rsidDel="00AE5233">
          <w:delText>more</w:delText>
        </w:r>
        <w:r w:rsidDel="00AE5233">
          <w:rPr>
            <w:spacing w:val="-11"/>
          </w:rPr>
          <w:delText xml:space="preserve"> </w:delText>
        </w:r>
        <w:r w:rsidDel="00AE5233">
          <w:delText>of</w:delText>
        </w:r>
        <w:r w:rsidDel="00AE5233">
          <w:rPr>
            <w:spacing w:val="-11"/>
          </w:rPr>
          <w:delText xml:space="preserve"> </w:delText>
        </w:r>
        <w:r w:rsidDel="00AE5233">
          <w:delText>the</w:delText>
        </w:r>
        <w:r w:rsidDel="00AE5233">
          <w:rPr>
            <w:spacing w:val="-10"/>
          </w:rPr>
          <w:delText xml:space="preserve"> </w:delText>
        </w:r>
        <w:r w:rsidDel="00AE5233">
          <w:delText>Designs</w:delText>
        </w:r>
        <w:r w:rsidDel="00AE5233">
          <w:rPr>
            <w:spacing w:val="-68"/>
          </w:rPr>
          <w:delText xml:space="preserve"> </w:delText>
        </w:r>
        <w:r w:rsidDel="00AE5233">
          <w:delText>but</w:delText>
        </w:r>
        <w:r w:rsidDel="00AE5233">
          <w:rPr>
            <w:spacing w:val="-1"/>
          </w:rPr>
          <w:delText xml:space="preserve"> </w:delText>
        </w:r>
        <w:r w:rsidDel="00AE5233">
          <w:delText>is</w:delText>
        </w:r>
        <w:r w:rsidDel="00AE5233">
          <w:rPr>
            <w:spacing w:val="-2"/>
          </w:rPr>
          <w:delText xml:space="preserve"> </w:delText>
        </w:r>
        <w:r w:rsidDel="00AE5233">
          <w:delText>nonetheless</w:delText>
        </w:r>
        <w:r w:rsidDel="00AE5233">
          <w:rPr>
            <w:spacing w:val="-2"/>
          </w:rPr>
          <w:delText xml:space="preserve"> </w:delText>
        </w:r>
        <w:r w:rsidDel="00AE5233">
          <w:delText>not a</w:delText>
        </w:r>
        <w:r w:rsidDel="00AE5233">
          <w:rPr>
            <w:spacing w:val="2"/>
          </w:rPr>
          <w:delText xml:space="preserve"> </w:delText>
        </w:r>
        <w:r w:rsidDel="00AE5233">
          <w:delText>Base</w:delText>
        </w:r>
        <w:r w:rsidDel="00AE5233">
          <w:rPr>
            <w:spacing w:val="-3"/>
          </w:rPr>
          <w:delText xml:space="preserve"> </w:delText>
        </w:r>
        <w:r w:rsidDel="00AE5233">
          <w:delText>Product.</w:delText>
        </w:r>
      </w:del>
    </w:p>
    <w:p w14:paraId="2B9D3D9B" w14:textId="452866E1" w:rsidR="0039660D" w:rsidDel="00AE5233" w:rsidRDefault="0039660D">
      <w:pPr>
        <w:pStyle w:val="a3"/>
        <w:spacing w:before="1"/>
        <w:rPr>
          <w:del w:id="42" w:author="윤현정 (Hyunjeong Yoon)" w:date="2024-11-11T15:35:00Z"/>
        </w:rPr>
      </w:pPr>
    </w:p>
    <w:p w14:paraId="4A511DD4" w14:textId="680B0F22" w:rsidR="0039660D" w:rsidDel="00AE5233" w:rsidRDefault="00C35C6D">
      <w:pPr>
        <w:pStyle w:val="a3"/>
        <w:spacing w:before="1"/>
        <w:ind w:left="1692" w:right="1531"/>
        <w:jc w:val="both"/>
        <w:rPr>
          <w:del w:id="43" w:author="윤현정 (Hyunjeong Yoon)" w:date="2024-11-11T15:35:00Z"/>
        </w:rPr>
      </w:pPr>
      <w:del w:id="44" w:author="윤현정 (Hyunjeong Yoon)" w:date="2024-11-11T15:35:00Z">
        <w:r w:rsidDel="00AE5233">
          <w:rPr>
            <w:b/>
          </w:rPr>
          <w:delText xml:space="preserve">(iv.) </w:delText>
        </w:r>
        <w:r w:rsidDel="00AE5233">
          <w:delText>Aesthetic design includes aesthetic design elements that are influenced</w:delText>
        </w:r>
        <w:r w:rsidDel="00AE5233">
          <w:rPr>
            <w:spacing w:val="1"/>
          </w:rPr>
          <w:delText xml:space="preserve"> </w:delText>
        </w:r>
        <w:r w:rsidDel="00AE5233">
          <w:delText>by utilitarian considerations as well as ones that are not and aesthetic design</w:delText>
        </w:r>
        <w:r w:rsidDel="00AE5233">
          <w:rPr>
            <w:spacing w:val="1"/>
          </w:rPr>
          <w:delText xml:space="preserve"> </w:delText>
        </w:r>
        <w:r w:rsidDel="00AE5233">
          <w:delText>elements</w:delText>
        </w:r>
        <w:r w:rsidDel="00AE5233">
          <w:rPr>
            <w:spacing w:val="-3"/>
          </w:rPr>
          <w:delText xml:space="preserve"> </w:delText>
        </w:r>
        <w:r w:rsidDel="00AE5233">
          <w:delText>that</w:delText>
        </w:r>
        <w:r w:rsidDel="00AE5233">
          <w:rPr>
            <w:spacing w:val="-1"/>
          </w:rPr>
          <w:delText xml:space="preserve"> </w:delText>
        </w:r>
        <w:r w:rsidDel="00AE5233">
          <w:delText>are original</w:delText>
        </w:r>
        <w:r w:rsidDel="00AE5233">
          <w:rPr>
            <w:spacing w:val="-2"/>
          </w:rPr>
          <w:delText xml:space="preserve"> </w:delText>
        </w:r>
        <w:r w:rsidDel="00AE5233">
          <w:delText>or novel</w:delText>
        </w:r>
        <w:r w:rsidDel="00AE5233">
          <w:rPr>
            <w:spacing w:val="-2"/>
          </w:rPr>
          <w:delText xml:space="preserve"> </w:delText>
        </w:r>
        <w:r w:rsidDel="00AE5233">
          <w:delText>as</w:delText>
        </w:r>
        <w:r w:rsidDel="00AE5233">
          <w:rPr>
            <w:spacing w:val="-2"/>
          </w:rPr>
          <w:delText xml:space="preserve"> </w:delText>
        </w:r>
        <w:r w:rsidDel="00AE5233">
          <w:delText>well</w:delText>
        </w:r>
        <w:r w:rsidDel="00AE5233">
          <w:rPr>
            <w:spacing w:val="-2"/>
          </w:rPr>
          <w:delText xml:space="preserve"> </w:delText>
        </w:r>
        <w:r w:rsidDel="00AE5233">
          <w:delText>as</w:delText>
        </w:r>
        <w:r w:rsidDel="00AE5233">
          <w:rPr>
            <w:spacing w:val="1"/>
          </w:rPr>
          <w:delText xml:space="preserve"> </w:delText>
        </w:r>
        <w:r w:rsidDel="00AE5233">
          <w:delText>ones</w:delText>
        </w:r>
        <w:r w:rsidDel="00AE5233">
          <w:rPr>
            <w:spacing w:val="-3"/>
          </w:rPr>
          <w:delText xml:space="preserve"> </w:delText>
        </w:r>
        <w:r w:rsidDel="00AE5233">
          <w:delText>that are</w:delText>
        </w:r>
        <w:r w:rsidDel="00AE5233">
          <w:rPr>
            <w:spacing w:val="-1"/>
          </w:rPr>
          <w:delText xml:space="preserve"> </w:delText>
        </w:r>
        <w:r w:rsidDel="00AE5233">
          <w:delText>not.</w:delText>
        </w:r>
      </w:del>
    </w:p>
    <w:p w14:paraId="24F22289" w14:textId="0B506AAA" w:rsidR="0039660D" w:rsidDel="00AE5233" w:rsidRDefault="0039660D">
      <w:pPr>
        <w:pStyle w:val="a3"/>
        <w:spacing w:before="11"/>
        <w:rPr>
          <w:del w:id="45" w:author="윤현정 (Hyunjeong Yoon)" w:date="2024-11-11T15:35:00Z"/>
          <w:sz w:val="19"/>
        </w:rPr>
      </w:pPr>
    </w:p>
    <w:p w14:paraId="7823B769" w14:textId="0E7CF33F" w:rsidR="0039660D" w:rsidDel="00AE5233" w:rsidRDefault="00C35C6D">
      <w:pPr>
        <w:pStyle w:val="a3"/>
        <w:spacing w:before="1"/>
        <w:ind w:left="1692"/>
        <w:jc w:val="both"/>
        <w:rPr>
          <w:del w:id="46" w:author="윤현정 (Hyunjeong Yoon)" w:date="2024-11-11T15:35:00Z"/>
        </w:rPr>
      </w:pPr>
      <w:del w:id="47" w:author="윤현정 (Hyunjeong Yoon)" w:date="2024-11-11T15:35:00Z">
        <w:r w:rsidDel="00AE5233">
          <w:rPr>
            <w:b/>
          </w:rPr>
          <w:delText>(v.)</w:delText>
        </w:r>
        <w:r w:rsidDel="00AE5233">
          <w:rPr>
            <w:b/>
            <w:spacing w:val="-11"/>
          </w:rPr>
          <w:delText xml:space="preserve"> </w:delText>
        </w:r>
        <w:r w:rsidDel="00AE5233">
          <w:delText>Days</w:delText>
        </w:r>
        <w:r w:rsidDel="00AE5233">
          <w:rPr>
            <w:spacing w:val="-10"/>
          </w:rPr>
          <w:delText xml:space="preserve"> </w:delText>
        </w:r>
        <w:r w:rsidDel="00AE5233">
          <w:delText>shall</w:delText>
        </w:r>
        <w:r w:rsidDel="00AE5233">
          <w:rPr>
            <w:spacing w:val="-12"/>
          </w:rPr>
          <w:delText xml:space="preserve"> </w:delText>
        </w:r>
        <w:r w:rsidDel="00AE5233">
          <w:delText>mean</w:delText>
        </w:r>
        <w:r w:rsidDel="00AE5233">
          <w:rPr>
            <w:spacing w:val="-7"/>
          </w:rPr>
          <w:delText xml:space="preserve"> </w:delText>
        </w:r>
        <w:r w:rsidDel="00AE5233">
          <w:delText>calendar</w:delText>
        </w:r>
        <w:r w:rsidDel="00AE5233">
          <w:rPr>
            <w:spacing w:val="-13"/>
          </w:rPr>
          <w:delText xml:space="preserve"> </w:delText>
        </w:r>
        <w:r w:rsidDel="00AE5233">
          <w:delText>days,</w:delText>
        </w:r>
        <w:r w:rsidDel="00AE5233">
          <w:rPr>
            <w:spacing w:val="-8"/>
          </w:rPr>
          <w:delText xml:space="preserve"> </w:delText>
        </w:r>
        <w:r w:rsidDel="00AE5233">
          <w:delText>except</w:delText>
        </w:r>
        <w:r w:rsidDel="00AE5233">
          <w:rPr>
            <w:spacing w:val="-6"/>
          </w:rPr>
          <w:delText xml:space="preserve"> </w:delText>
        </w:r>
        <w:r w:rsidDel="00AE5233">
          <w:delText>where</w:delText>
        </w:r>
        <w:r w:rsidDel="00AE5233">
          <w:rPr>
            <w:spacing w:val="-11"/>
          </w:rPr>
          <w:delText xml:space="preserve"> </w:delText>
        </w:r>
        <w:r w:rsidDel="00AE5233">
          <w:delText>noted.</w:delText>
        </w:r>
      </w:del>
    </w:p>
    <w:p w14:paraId="0D402897" w14:textId="77777777" w:rsidR="0039660D" w:rsidRDefault="0039660D">
      <w:pPr>
        <w:jc w:val="both"/>
        <w:sectPr w:rsidR="0039660D">
          <w:headerReference w:type="default" r:id="rId8"/>
          <w:pgSz w:w="12240" w:h="15840"/>
          <w:pgMar w:top="2080" w:right="620" w:bottom="280" w:left="460" w:header="1434" w:footer="0" w:gutter="0"/>
          <w:pgNumType w:start="2"/>
          <w:cols w:space="720"/>
        </w:sectPr>
      </w:pPr>
    </w:p>
    <w:p w14:paraId="7161DCA1" w14:textId="77777777" w:rsidR="0039660D" w:rsidRDefault="0039660D">
      <w:pPr>
        <w:pStyle w:val="a3"/>
      </w:pPr>
    </w:p>
    <w:p w14:paraId="5259FA08" w14:textId="77777777" w:rsidR="0039660D" w:rsidRDefault="0039660D">
      <w:pPr>
        <w:pStyle w:val="a3"/>
        <w:spacing w:before="12"/>
        <w:rPr>
          <w:sz w:val="18"/>
        </w:rPr>
      </w:pPr>
    </w:p>
    <w:p w14:paraId="60D9F453" w14:textId="6E9FE5E2" w:rsidR="0039660D" w:rsidRDefault="00C35C6D">
      <w:pPr>
        <w:pStyle w:val="a4"/>
        <w:numPr>
          <w:ilvl w:val="1"/>
          <w:numId w:val="6"/>
        </w:numPr>
        <w:tabs>
          <w:tab w:val="left" w:pos="2106"/>
        </w:tabs>
        <w:ind w:right="1525" w:hanging="1"/>
        <w:rPr>
          <w:sz w:val="20"/>
        </w:rPr>
      </w:pPr>
      <w:r>
        <w:rPr>
          <w:b/>
          <w:sz w:val="20"/>
        </w:rPr>
        <w:t>Assignments.</w:t>
      </w:r>
      <w:r>
        <w:rPr>
          <w:b/>
          <w:spacing w:val="1"/>
          <w:sz w:val="20"/>
        </w:rPr>
        <w:t xml:space="preserve"> </w:t>
      </w:r>
      <w:ins w:id="48" w:author="윤현정 (Hyunjeong Yoon)" w:date="2024-11-11T16:00:00Z">
        <w:r w:rsidR="00953153">
          <w:rPr>
            <w:rFonts w:ascii="맑은 고딕" w:eastAsia="맑은 고딕" w:hAnsi="맑은 고딕" w:cs="맑은 고딕" w:hint="eastAsia"/>
            <w:b/>
            <w:spacing w:val="1"/>
            <w:sz w:val="20"/>
            <w:lang w:eastAsia="ko-KR"/>
          </w:rPr>
          <w:t>N</w:t>
        </w:r>
        <w:r w:rsidR="00953153">
          <w:rPr>
            <w:rFonts w:ascii="맑은 고딕" w:eastAsia="맑은 고딕" w:hAnsi="맑은 고딕" w:cs="맑은 고딕"/>
            <w:b/>
            <w:spacing w:val="1"/>
            <w:sz w:val="20"/>
            <w:lang w:eastAsia="ko-KR"/>
          </w:rPr>
          <w:t xml:space="preserve">either </w:t>
        </w:r>
      </w:ins>
      <w:r>
        <w:rPr>
          <w:sz w:val="20"/>
        </w:rPr>
        <w:t>Manufacturer</w:t>
      </w:r>
      <w:ins w:id="49" w:author="윤현정 (Hyunjeong Yoon)" w:date="2024-11-11T16:00:00Z">
        <w:r w:rsidR="00C07CA9">
          <w:rPr>
            <w:sz w:val="20"/>
          </w:rPr>
          <w:t xml:space="preserve"> nor Gensler</w:t>
        </w:r>
      </w:ins>
      <w:r>
        <w:rPr>
          <w:spacing w:val="1"/>
          <w:sz w:val="20"/>
        </w:rPr>
        <w:t xml:space="preserve"> </w:t>
      </w:r>
      <w:r>
        <w:rPr>
          <w:sz w:val="20"/>
        </w:rPr>
        <w:t>will</w:t>
      </w:r>
      <w:r>
        <w:rPr>
          <w:spacing w:val="1"/>
          <w:sz w:val="20"/>
        </w:rPr>
        <w:t xml:space="preserve"> </w:t>
      </w:r>
      <w:r>
        <w:rPr>
          <w:sz w:val="20"/>
        </w:rPr>
        <w:t>not</w:t>
      </w:r>
      <w:r>
        <w:rPr>
          <w:spacing w:val="1"/>
          <w:sz w:val="20"/>
        </w:rPr>
        <w:t xml:space="preserve"> </w:t>
      </w:r>
      <w:r>
        <w:rPr>
          <w:sz w:val="20"/>
        </w:rPr>
        <w:t>assign</w:t>
      </w:r>
      <w:r>
        <w:rPr>
          <w:spacing w:val="1"/>
          <w:sz w:val="20"/>
        </w:rPr>
        <w:t xml:space="preserve"> </w:t>
      </w:r>
      <w:r>
        <w:rPr>
          <w:sz w:val="20"/>
        </w:rPr>
        <w:t>or</w:t>
      </w:r>
      <w:r>
        <w:rPr>
          <w:spacing w:val="1"/>
          <w:sz w:val="20"/>
        </w:rPr>
        <w:t xml:space="preserve"> </w:t>
      </w:r>
      <w:r>
        <w:rPr>
          <w:sz w:val="20"/>
        </w:rPr>
        <w:t>transfer</w:t>
      </w:r>
      <w:r>
        <w:rPr>
          <w:spacing w:val="1"/>
          <w:sz w:val="20"/>
        </w:rPr>
        <w:t xml:space="preserve"> </w:t>
      </w:r>
      <w:r>
        <w:rPr>
          <w:sz w:val="20"/>
        </w:rPr>
        <w:t>any</w:t>
      </w:r>
      <w:r>
        <w:rPr>
          <w:spacing w:val="1"/>
          <w:sz w:val="20"/>
        </w:rPr>
        <w:t xml:space="preserve"> </w:t>
      </w:r>
      <w:r>
        <w:rPr>
          <w:sz w:val="20"/>
        </w:rPr>
        <w:t>of</w:t>
      </w:r>
      <w:r>
        <w:rPr>
          <w:spacing w:val="1"/>
          <w:sz w:val="20"/>
        </w:rPr>
        <w:t xml:space="preserve"> </w:t>
      </w:r>
      <w:ins w:id="50" w:author="윤현정 (Hyunjeong Yoon)" w:date="2024-11-11T16:00:00Z">
        <w:r w:rsidR="00C07CA9">
          <w:rPr>
            <w:spacing w:val="1"/>
            <w:sz w:val="20"/>
          </w:rPr>
          <w:t>their respective</w:t>
        </w:r>
      </w:ins>
      <w:del w:id="51" w:author="윤현정 (Hyunjeong Yoon)" w:date="2024-11-11T16:00:00Z">
        <w:r w:rsidDel="00C07CA9">
          <w:rPr>
            <w:sz w:val="20"/>
          </w:rPr>
          <w:delText>Manufacturer's</w:delText>
        </w:r>
      </w:del>
      <w:r>
        <w:rPr>
          <w:sz w:val="20"/>
        </w:rPr>
        <w:t xml:space="preserve"> rights or obligations under this Agreement to any person or</w:t>
      </w:r>
      <w:r>
        <w:rPr>
          <w:spacing w:val="1"/>
          <w:sz w:val="20"/>
        </w:rPr>
        <w:t xml:space="preserve"> </w:t>
      </w:r>
      <w:r>
        <w:rPr>
          <w:sz w:val="20"/>
        </w:rPr>
        <w:t xml:space="preserve">entity without first obtaining </w:t>
      </w:r>
      <w:ins w:id="52" w:author="윤현정 (Hyunjeong Yoon)" w:date="2024-11-11T16:01:00Z">
        <w:r w:rsidR="00C07CA9">
          <w:rPr>
            <w:sz w:val="20"/>
          </w:rPr>
          <w:t xml:space="preserve">the other party’s </w:t>
        </w:r>
      </w:ins>
      <w:del w:id="53" w:author="윤현정 (Hyunjeong Yoon)" w:date="2024-11-11T16:01:00Z">
        <w:r w:rsidDel="00C07CA9">
          <w:rPr>
            <w:sz w:val="20"/>
          </w:rPr>
          <w:delText>Gensler's</w:delText>
        </w:r>
      </w:del>
      <w:r>
        <w:rPr>
          <w:sz w:val="20"/>
        </w:rPr>
        <w:t xml:space="preserve"> prior written consent.</w:t>
      </w:r>
      <w:r>
        <w:rPr>
          <w:spacing w:val="1"/>
          <w:sz w:val="20"/>
        </w:rPr>
        <w:t xml:space="preserve"> </w:t>
      </w:r>
      <w:proofErr w:type="spellStart"/>
      <w:ins w:id="54" w:author="윤현정 (Hyunjeong Yoon)" w:date="2024-11-11T16:01:00Z">
        <w:r w:rsidR="00C07CA9">
          <w:rPr>
            <w:sz w:val="20"/>
          </w:rPr>
          <w:t>Ther</w:t>
        </w:r>
        <w:proofErr w:type="spellEnd"/>
        <w:r w:rsidR="00C07CA9">
          <w:rPr>
            <w:sz w:val="20"/>
          </w:rPr>
          <w:t xml:space="preserve"> o</w:t>
        </w:r>
      </w:ins>
      <w:ins w:id="55" w:author="윤현정 (Hyunjeong Yoon)" w:date="2024-11-11T16:02:00Z">
        <w:r w:rsidR="00C07CA9">
          <w:rPr>
            <w:sz w:val="20"/>
          </w:rPr>
          <w:t>ther party</w:t>
        </w:r>
      </w:ins>
      <w:del w:id="56" w:author="윤현정 (Hyunjeong Yoon)" w:date="2024-11-11T16:01:00Z">
        <w:r w:rsidDel="00C07CA9">
          <w:rPr>
            <w:sz w:val="20"/>
          </w:rPr>
          <w:delText>Gensler</w:delText>
        </w:r>
      </w:del>
      <w:r>
        <w:rPr>
          <w:sz w:val="20"/>
        </w:rPr>
        <w:t xml:space="preserve"> may</w:t>
      </w:r>
      <w:r>
        <w:rPr>
          <w:spacing w:val="1"/>
          <w:sz w:val="20"/>
        </w:rPr>
        <w:t xml:space="preserve"> </w:t>
      </w:r>
      <w:r>
        <w:rPr>
          <w:sz w:val="20"/>
        </w:rPr>
        <w:t>withhold</w:t>
      </w:r>
      <w:r>
        <w:rPr>
          <w:spacing w:val="-7"/>
          <w:sz w:val="20"/>
        </w:rPr>
        <w:t xml:space="preserve"> </w:t>
      </w:r>
      <w:r>
        <w:rPr>
          <w:sz w:val="20"/>
        </w:rPr>
        <w:t>its</w:t>
      </w:r>
      <w:r>
        <w:rPr>
          <w:spacing w:val="-9"/>
          <w:sz w:val="20"/>
        </w:rPr>
        <w:t xml:space="preserve"> </w:t>
      </w:r>
      <w:r>
        <w:rPr>
          <w:sz w:val="20"/>
        </w:rPr>
        <w:t>consent</w:t>
      </w:r>
      <w:r>
        <w:rPr>
          <w:spacing w:val="-7"/>
          <w:sz w:val="20"/>
        </w:rPr>
        <w:t xml:space="preserve"> </w:t>
      </w:r>
      <w:r>
        <w:rPr>
          <w:sz w:val="20"/>
        </w:rPr>
        <w:t>at</w:t>
      </w:r>
      <w:r>
        <w:rPr>
          <w:spacing w:val="-6"/>
          <w:sz w:val="20"/>
        </w:rPr>
        <w:t xml:space="preserve"> </w:t>
      </w:r>
      <w:r>
        <w:rPr>
          <w:sz w:val="20"/>
        </w:rPr>
        <w:t>its</w:t>
      </w:r>
      <w:r>
        <w:rPr>
          <w:spacing w:val="-9"/>
          <w:sz w:val="20"/>
        </w:rPr>
        <w:t xml:space="preserve"> </w:t>
      </w:r>
      <w:r>
        <w:rPr>
          <w:sz w:val="20"/>
        </w:rPr>
        <w:t>sole</w:t>
      </w:r>
      <w:r>
        <w:rPr>
          <w:spacing w:val="-7"/>
          <w:sz w:val="20"/>
        </w:rPr>
        <w:t xml:space="preserve"> </w:t>
      </w:r>
      <w:r>
        <w:rPr>
          <w:sz w:val="20"/>
        </w:rPr>
        <w:t>discretion,</w:t>
      </w:r>
      <w:r>
        <w:rPr>
          <w:spacing w:val="-7"/>
          <w:sz w:val="20"/>
        </w:rPr>
        <w:t xml:space="preserve"> </w:t>
      </w:r>
      <w:r>
        <w:rPr>
          <w:sz w:val="20"/>
        </w:rPr>
        <w:t>but</w:t>
      </w:r>
      <w:r>
        <w:rPr>
          <w:spacing w:val="-5"/>
          <w:sz w:val="20"/>
        </w:rPr>
        <w:t xml:space="preserve"> </w:t>
      </w:r>
      <w:r>
        <w:rPr>
          <w:sz w:val="20"/>
        </w:rPr>
        <w:t>consent</w:t>
      </w:r>
      <w:r>
        <w:rPr>
          <w:spacing w:val="-7"/>
          <w:sz w:val="20"/>
        </w:rPr>
        <w:t xml:space="preserve"> </w:t>
      </w:r>
      <w:r>
        <w:rPr>
          <w:sz w:val="20"/>
        </w:rPr>
        <w:t>will</w:t>
      </w:r>
      <w:r>
        <w:rPr>
          <w:spacing w:val="-7"/>
          <w:sz w:val="20"/>
        </w:rPr>
        <w:t xml:space="preserve"> </w:t>
      </w:r>
      <w:r>
        <w:rPr>
          <w:sz w:val="20"/>
        </w:rPr>
        <w:t>not</w:t>
      </w:r>
      <w:r>
        <w:rPr>
          <w:spacing w:val="-4"/>
          <w:sz w:val="20"/>
        </w:rPr>
        <w:t xml:space="preserve"> </w:t>
      </w:r>
      <w:r>
        <w:rPr>
          <w:sz w:val="20"/>
        </w:rPr>
        <w:t>be</w:t>
      </w:r>
      <w:r>
        <w:rPr>
          <w:spacing w:val="28"/>
          <w:sz w:val="20"/>
        </w:rPr>
        <w:t xml:space="preserve"> </w:t>
      </w:r>
      <w:r>
        <w:rPr>
          <w:sz w:val="20"/>
        </w:rPr>
        <w:t>unreasonably</w:t>
      </w:r>
      <w:r>
        <w:rPr>
          <w:spacing w:val="-68"/>
          <w:sz w:val="20"/>
        </w:rPr>
        <w:t xml:space="preserve"> </w:t>
      </w:r>
      <w:r>
        <w:rPr>
          <w:sz w:val="20"/>
        </w:rPr>
        <w:t>withheld.</w:t>
      </w:r>
      <w:r>
        <w:rPr>
          <w:spacing w:val="-9"/>
          <w:sz w:val="20"/>
        </w:rPr>
        <w:t xml:space="preserve"> </w:t>
      </w:r>
      <w:r>
        <w:rPr>
          <w:sz w:val="20"/>
        </w:rPr>
        <w:t>Any</w:t>
      </w:r>
      <w:r>
        <w:rPr>
          <w:spacing w:val="-8"/>
          <w:sz w:val="20"/>
        </w:rPr>
        <w:t xml:space="preserve"> </w:t>
      </w:r>
      <w:r>
        <w:rPr>
          <w:sz w:val="20"/>
        </w:rPr>
        <w:t>assignment</w:t>
      </w:r>
      <w:r>
        <w:rPr>
          <w:spacing w:val="-7"/>
          <w:sz w:val="20"/>
        </w:rPr>
        <w:t xml:space="preserve"> </w:t>
      </w:r>
      <w:r>
        <w:rPr>
          <w:sz w:val="20"/>
        </w:rPr>
        <w:t>or</w:t>
      </w:r>
      <w:r>
        <w:rPr>
          <w:spacing w:val="-7"/>
          <w:sz w:val="20"/>
        </w:rPr>
        <w:t xml:space="preserve"> </w:t>
      </w:r>
      <w:r>
        <w:rPr>
          <w:sz w:val="20"/>
        </w:rPr>
        <w:t>transfer</w:t>
      </w:r>
      <w:r>
        <w:rPr>
          <w:spacing w:val="-9"/>
          <w:sz w:val="20"/>
        </w:rPr>
        <w:t xml:space="preserve"> </w:t>
      </w:r>
      <w:r>
        <w:rPr>
          <w:sz w:val="20"/>
        </w:rPr>
        <w:t>in</w:t>
      </w:r>
      <w:r>
        <w:rPr>
          <w:spacing w:val="-5"/>
          <w:sz w:val="20"/>
        </w:rPr>
        <w:t xml:space="preserve"> </w:t>
      </w:r>
      <w:r>
        <w:rPr>
          <w:sz w:val="20"/>
        </w:rPr>
        <w:t>violation</w:t>
      </w:r>
      <w:r>
        <w:rPr>
          <w:spacing w:val="-7"/>
          <w:sz w:val="20"/>
        </w:rPr>
        <w:t xml:space="preserve"> </w:t>
      </w:r>
      <w:r>
        <w:rPr>
          <w:sz w:val="20"/>
        </w:rPr>
        <w:t>of</w:t>
      </w:r>
      <w:r>
        <w:rPr>
          <w:spacing w:val="-6"/>
          <w:sz w:val="20"/>
        </w:rPr>
        <w:t xml:space="preserve"> </w:t>
      </w:r>
      <w:r>
        <w:rPr>
          <w:sz w:val="20"/>
        </w:rPr>
        <w:t>the</w:t>
      </w:r>
      <w:r>
        <w:rPr>
          <w:spacing w:val="-9"/>
          <w:sz w:val="20"/>
        </w:rPr>
        <w:t xml:space="preserve"> </w:t>
      </w:r>
      <w:r>
        <w:rPr>
          <w:sz w:val="20"/>
        </w:rPr>
        <w:t>preceding</w:t>
      </w:r>
      <w:r>
        <w:rPr>
          <w:spacing w:val="-7"/>
          <w:sz w:val="20"/>
        </w:rPr>
        <w:t xml:space="preserve"> </w:t>
      </w:r>
      <w:r>
        <w:rPr>
          <w:sz w:val="20"/>
        </w:rPr>
        <w:t>sentence</w:t>
      </w:r>
      <w:r>
        <w:rPr>
          <w:spacing w:val="-7"/>
          <w:sz w:val="20"/>
        </w:rPr>
        <w:t xml:space="preserve"> </w:t>
      </w:r>
      <w:r>
        <w:rPr>
          <w:sz w:val="20"/>
        </w:rPr>
        <w:t>will</w:t>
      </w:r>
      <w:r>
        <w:rPr>
          <w:spacing w:val="-68"/>
          <w:sz w:val="20"/>
        </w:rPr>
        <w:t xml:space="preserve"> </w:t>
      </w:r>
      <w:r>
        <w:rPr>
          <w:sz w:val="20"/>
        </w:rPr>
        <w:t>be</w:t>
      </w:r>
      <w:r>
        <w:rPr>
          <w:spacing w:val="-9"/>
          <w:sz w:val="20"/>
        </w:rPr>
        <w:t xml:space="preserve"> </w:t>
      </w:r>
      <w:r>
        <w:rPr>
          <w:sz w:val="20"/>
        </w:rPr>
        <w:t>void,</w:t>
      </w:r>
      <w:r>
        <w:rPr>
          <w:spacing w:val="-7"/>
          <w:sz w:val="20"/>
        </w:rPr>
        <w:t xml:space="preserve"> </w:t>
      </w:r>
      <w:r>
        <w:rPr>
          <w:sz w:val="20"/>
        </w:rPr>
        <w:t>and</w:t>
      </w:r>
      <w:r>
        <w:rPr>
          <w:spacing w:val="-6"/>
          <w:sz w:val="20"/>
        </w:rPr>
        <w:t xml:space="preserve"> </w:t>
      </w:r>
      <w:r>
        <w:rPr>
          <w:sz w:val="20"/>
        </w:rPr>
        <w:t>in</w:t>
      </w:r>
      <w:r>
        <w:rPr>
          <w:spacing w:val="-7"/>
          <w:sz w:val="20"/>
        </w:rPr>
        <w:t xml:space="preserve"> </w:t>
      </w:r>
      <w:r>
        <w:rPr>
          <w:sz w:val="20"/>
        </w:rPr>
        <w:t>addition</w:t>
      </w:r>
      <w:r>
        <w:rPr>
          <w:spacing w:val="-3"/>
          <w:sz w:val="20"/>
        </w:rPr>
        <w:t xml:space="preserve"> </w:t>
      </w:r>
      <w:r>
        <w:rPr>
          <w:sz w:val="20"/>
        </w:rPr>
        <w:t>to</w:t>
      </w:r>
      <w:r>
        <w:rPr>
          <w:spacing w:val="-8"/>
          <w:sz w:val="20"/>
        </w:rPr>
        <w:t xml:space="preserve"> </w:t>
      </w:r>
      <w:r>
        <w:rPr>
          <w:sz w:val="20"/>
        </w:rPr>
        <w:t>such</w:t>
      </w:r>
      <w:r>
        <w:rPr>
          <w:spacing w:val="-4"/>
          <w:sz w:val="20"/>
        </w:rPr>
        <w:t xml:space="preserve"> </w:t>
      </w:r>
      <w:r>
        <w:rPr>
          <w:sz w:val="20"/>
        </w:rPr>
        <w:t>other</w:t>
      </w:r>
      <w:r>
        <w:rPr>
          <w:spacing w:val="-6"/>
          <w:sz w:val="20"/>
        </w:rPr>
        <w:t xml:space="preserve"> </w:t>
      </w:r>
      <w:r>
        <w:rPr>
          <w:sz w:val="20"/>
        </w:rPr>
        <w:t>remedies</w:t>
      </w:r>
      <w:r>
        <w:rPr>
          <w:spacing w:val="-5"/>
          <w:sz w:val="20"/>
        </w:rPr>
        <w:t xml:space="preserve"> </w:t>
      </w:r>
      <w:r>
        <w:rPr>
          <w:sz w:val="20"/>
        </w:rPr>
        <w:t>as</w:t>
      </w:r>
      <w:r>
        <w:rPr>
          <w:spacing w:val="-9"/>
          <w:sz w:val="20"/>
        </w:rPr>
        <w:t xml:space="preserve"> </w:t>
      </w:r>
      <w:r>
        <w:rPr>
          <w:sz w:val="20"/>
        </w:rPr>
        <w:t>may</w:t>
      </w:r>
      <w:r>
        <w:rPr>
          <w:spacing w:val="-7"/>
          <w:sz w:val="20"/>
        </w:rPr>
        <w:t xml:space="preserve"> </w:t>
      </w:r>
      <w:r>
        <w:rPr>
          <w:sz w:val="20"/>
        </w:rPr>
        <w:t>be</w:t>
      </w:r>
      <w:r>
        <w:rPr>
          <w:spacing w:val="-8"/>
          <w:sz w:val="20"/>
        </w:rPr>
        <w:t xml:space="preserve"> </w:t>
      </w:r>
      <w:r>
        <w:rPr>
          <w:sz w:val="20"/>
        </w:rPr>
        <w:t>provided</w:t>
      </w:r>
      <w:r>
        <w:rPr>
          <w:spacing w:val="-6"/>
          <w:sz w:val="20"/>
        </w:rPr>
        <w:t xml:space="preserve"> </w:t>
      </w:r>
      <w:r>
        <w:rPr>
          <w:sz w:val="20"/>
        </w:rPr>
        <w:t>in</w:t>
      </w:r>
      <w:r>
        <w:rPr>
          <w:spacing w:val="-7"/>
          <w:sz w:val="20"/>
        </w:rPr>
        <w:t xml:space="preserve"> </w:t>
      </w:r>
      <w:r>
        <w:rPr>
          <w:sz w:val="20"/>
        </w:rPr>
        <w:t>law</w:t>
      </w:r>
      <w:r>
        <w:rPr>
          <w:spacing w:val="-7"/>
          <w:sz w:val="20"/>
        </w:rPr>
        <w:t xml:space="preserve"> </w:t>
      </w:r>
      <w:r>
        <w:rPr>
          <w:sz w:val="20"/>
        </w:rPr>
        <w:t>or</w:t>
      </w:r>
      <w:r>
        <w:rPr>
          <w:spacing w:val="-8"/>
          <w:sz w:val="20"/>
        </w:rPr>
        <w:t xml:space="preserve"> </w:t>
      </w:r>
      <w:r>
        <w:rPr>
          <w:sz w:val="20"/>
        </w:rPr>
        <w:t>in</w:t>
      </w:r>
      <w:r>
        <w:rPr>
          <w:spacing w:val="-68"/>
          <w:sz w:val="20"/>
        </w:rPr>
        <w:t xml:space="preserve"> </w:t>
      </w:r>
      <w:r>
        <w:rPr>
          <w:sz w:val="20"/>
        </w:rPr>
        <w:t xml:space="preserve">equity, </w:t>
      </w:r>
      <w:ins w:id="57" w:author="윤현정 (Hyunjeong Yoon)" w:date="2024-11-11T16:03:00Z">
        <w:r w:rsidR="00C07CA9">
          <w:rPr>
            <w:sz w:val="20"/>
          </w:rPr>
          <w:t xml:space="preserve">will </w:t>
        </w:r>
      </w:ins>
      <w:r>
        <w:rPr>
          <w:sz w:val="20"/>
        </w:rPr>
        <w:t xml:space="preserve">give </w:t>
      </w:r>
      <w:proofErr w:type="spellStart"/>
      <w:ins w:id="58" w:author="윤현정 (Hyunjeong Yoon)" w:date="2024-11-11T16:03:00Z">
        <w:r w:rsidR="00C07CA9">
          <w:rPr>
            <w:sz w:val="20"/>
          </w:rPr>
          <w:t>ther</w:t>
        </w:r>
        <w:proofErr w:type="spellEnd"/>
        <w:r w:rsidR="00C07CA9">
          <w:rPr>
            <w:sz w:val="20"/>
          </w:rPr>
          <w:t xml:space="preserve"> non-as</w:t>
        </w:r>
      </w:ins>
      <w:ins w:id="59" w:author="윤현정 (Hyunjeong Yoon)" w:date="2024-11-11T16:04:00Z">
        <w:r w:rsidR="00C07CA9">
          <w:rPr>
            <w:sz w:val="20"/>
          </w:rPr>
          <w:t xml:space="preserve">signing party </w:t>
        </w:r>
      </w:ins>
      <w:del w:id="60" w:author="윤현정 (Hyunjeong Yoon)" w:date="2024-11-11T16:03:00Z">
        <w:r w:rsidDel="00C07CA9">
          <w:rPr>
            <w:sz w:val="20"/>
          </w:rPr>
          <w:delText>Gensler</w:delText>
        </w:r>
      </w:del>
      <w:r>
        <w:rPr>
          <w:sz w:val="20"/>
        </w:rPr>
        <w:t xml:space="preserve"> the immediate right to terminate this Agreement as</w:t>
      </w:r>
      <w:r>
        <w:rPr>
          <w:spacing w:val="1"/>
          <w:sz w:val="20"/>
        </w:rPr>
        <w:t xml:space="preserve"> </w:t>
      </w:r>
      <w:r>
        <w:rPr>
          <w:sz w:val="20"/>
        </w:rPr>
        <w:t>provided</w:t>
      </w:r>
      <w:r>
        <w:rPr>
          <w:spacing w:val="-2"/>
          <w:sz w:val="20"/>
        </w:rPr>
        <w:t xml:space="preserve"> </w:t>
      </w:r>
      <w:r>
        <w:rPr>
          <w:sz w:val="20"/>
        </w:rPr>
        <w:t>below.</w:t>
      </w:r>
    </w:p>
    <w:p w14:paraId="247EF1D1" w14:textId="77777777" w:rsidR="0039660D" w:rsidRDefault="0039660D">
      <w:pPr>
        <w:pStyle w:val="a3"/>
        <w:spacing w:before="1"/>
      </w:pPr>
    </w:p>
    <w:p w14:paraId="350F945A" w14:textId="77777777" w:rsidR="0039660D" w:rsidRDefault="00C35C6D">
      <w:pPr>
        <w:pStyle w:val="a4"/>
        <w:numPr>
          <w:ilvl w:val="1"/>
          <w:numId w:val="6"/>
        </w:numPr>
        <w:tabs>
          <w:tab w:val="left" w:pos="2077"/>
        </w:tabs>
        <w:ind w:left="1695" w:right="1524" w:hanging="3"/>
        <w:rPr>
          <w:sz w:val="20"/>
        </w:rPr>
      </w:pPr>
      <w:r>
        <w:rPr>
          <w:b/>
          <w:spacing w:val="-1"/>
          <w:sz w:val="20"/>
        </w:rPr>
        <w:t>Credits.</w:t>
      </w:r>
      <w:r>
        <w:rPr>
          <w:b/>
          <w:spacing w:val="17"/>
          <w:sz w:val="20"/>
        </w:rPr>
        <w:t xml:space="preserve"> </w:t>
      </w:r>
      <w:r>
        <w:rPr>
          <w:sz w:val="20"/>
        </w:rPr>
        <w:t>Manufacturer</w:t>
      </w:r>
      <w:r>
        <w:rPr>
          <w:spacing w:val="-15"/>
          <w:sz w:val="20"/>
        </w:rPr>
        <w:t xml:space="preserve"> </w:t>
      </w:r>
      <w:r>
        <w:rPr>
          <w:sz w:val="20"/>
        </w:rPr>
        <w:t>will</w:t>
      </w:r>
      <w:r>
        <w:rPr>
          <w:spacing w:val="-16"/>
          <w:sz w:val="20"/>
        </w:rPr>
        <w:t xml:space="preserve"> </w:t>
      </w:r>
      <w:r>
        <w:rPr>
          <w:sz w:val="20"/>
        </w:rPr>
        <w:t>use</w:t>
      </w:r>
      <w:r>
        <w:rPr>
          <w:spacing w:val="-16"/>
          <w:sz w:val="20"/>
        </w:rPr>
        <w:t xml:space="preserve"> </w:t>
      </w:r>
      <w:r>
        <w:rPr>
          <w:sz w:val="20"/>
        </w:rPr>
        <w:t>Gensler's</w:t>
      </w:r>
      <w:r>
        <w:rPr>
          <w:spacing w:val="-17"/>
          <w:sz w:val="20"/>
        </w:rPr>
        <w:t xml:space="preserve"> </w:t>
      </w:r>
      <w:r>
        <w:rPr>
          <w:sz w:val="20"/>
        </w:rPr>
        <w:t>name</w:t>
      </w:r>
      <w:r>
        <w:rPr>
          <w:spacing w:val="-17"/>
          <w:sz w:val="20"/>
        </w:rPr>
        <w:t xml:space="preserve"> </w:t>
      </w:r>
      <w:r>
        <w:rPr>
          <w:sz w:val="20"/>
        </w:rPr>
        <w:t>in</w:t>
      </w:r>
      <w:r>
        <w:rPr>
          <w:spacing w:val="-15"/>
          <w:sz w:val="20"/>
        </w:rPr>
        <w:t xml:space="preserve"> </w:t>
      </w:r>
      <w:r>
        <w:rPr>
          <w:sz w:val="20"/>
        </w:rPr>
        <w:t>advertisements,</w:t>
      </w:r>
      <w:r>
        <w:rPr>
          <w:spacing w:val="-17"/>
          <w:sz w:val="20"/>
        </w:rPr>
        <w:t xml:space="preserve"> </w:t>
      </w:r>
      <w:r>
        <w:rPr>
          <w:sz w:val="20"/>
        </w:rPr>
        <w:t>catalogs,</w:t>
      </w:r>
      <w:r>
        <w:rPr>
          <w:spacing w:val="-68"/>
          <w:sz w:val="20"/>
        </w:rPr>
        <w:t xml:space="preserve"> </w:t>
      </w:r>
      <w:r>
        <w:rPr>
          <w:sz w:val="20"/>
        </w:rPr>
        <w:t>brochures, price lists, website pages and other materials related to the Actual</w:t>
      </w:r>
      <w:r>
        <w:rPr>
          <w:spacing w:val="1"/>
          <w:sz w:val="20"/>
        </w:rPr>
        <w:t xml:space="preserve"> </w:t>
      </w:r>
      <w:r>
        <w:rPr>
          <w:sz w:val="20"/>
        </w:rPr>
        <w:t>Product</w:t>
      </w:r>
      <w:r>
        <w:rPr>
          <w:spacing w:val="1"/>
          <w:sz w:val="20"/>
        </w:rPr>
        <w:t xml:space="preserve"> </w:t>
      </w:r>
      <w:r>
        <w:rPr>
          <w:sz w:val="20"/>
        </w:rPr>
        <w:t>stating</w:t>
      </w:r>
      <w:r>
        <w:rPr>
          <w:spacing w:val="1"/>
          <w:sz w:val="20"/>
        </w:rPr>
        <w:t xml:space="preserve"> </w:t>
      </w:r>
      <w:r>
        <w:rPr>
          <w:sz w:val="20"/>
        </w:rPr>
        <w:t>Gensler’s</w:t>
      </w:r>
      <w:r>
        <w:rPr>
          <w:spacing w:val="1"/>
          <w:sz w:val="20"/>
        </w:rPr>
        <w:t xml:space="preserve"> </w:t>
      </w:r>
      <w:r>
        <w:rPr>
          <w:sz w:val="20"/>
        </w:rPr>
        <w:t>role</w:t>
      </w:r>
      <w:r>
        <w:rPr>
          <w:spacing w:val="1"/>
          <w:sz w:val="20"/>
        </w:rPr>
        <w:t xml:space="preserve"> </w:t>
      </w:r>
      <w:r>
        <w:rPr>
          <w:sz w:val="20"/>
        </w:rPr>
        <w:t>as</w:t>
      </w:r>
      <w:r>
        <w:rPr>
          <w:spacing w:val="1"/>
          <w:sz w:val="20"/>
        </w:rPr>
        <w:t xml:space="preserve"> </w:t>
      </w:r>
      <w:r>
        <w:rPr>
          <w:sz w:val="20"/>
        </w:rPr>
        <w:t>“Product</w:t>
      </w:r>
      <w:r>
        <w:rPr>
          <w:spacing w:val="1"/>
          <w:sz w:val="20"/>
        </w:rPr>
        <w:t xml:space="preserve"> </w:t>
      </w:r>
      <w:r>
        <w:rPr>
          <w:sz w:val="20"/>
        </w:rPr>
        <w:t>Design</w:t>
      </w:r>
      <w:r>
        <w:rPr>
          <w:spacing w:val="1"/>
          <w:sz w:val="20"/>
        </w:rPr>
        <w:t xml:space="preserve"> </w:t>
      </w:r>
      <w:r>
        <w:rPr>
          <w:sz w:val="20"/>
        </w:rPr>
        <w:t>Consultant”.</w:t>
      </w:r>
      <w:r>
        <w:rPr>
          <w:spacing w:val="1"/>
          <w:sz w:val="20"/>
        </w:rPr>
        <w:t xml:space="preserve"> </w:t>
      </w:r>
      <w:r>
        <w:rPr>
          <w:sz w:val="20"/>
        </w:rPr>
        <w:t>However,</w:t>
      </w:r>
      <w:r>
        <w:rPr>
          <w:spacing w:val="1"/>
          <w:sz w:val="20"/>
        </w:rPr>
        <w:t xml:space="preserve"> </w:t>
      </w:r>
      <w:r>
        <w:rPr>
          <w:sz w:val="20"/>
        </w:rPr>
        <w:t>Manufacturer</w:t>
      </w:r>
      <w:r>
        <w:rPr>
          <w:spacing w:val="-7"/>
          <w:sz w:val="20"/>
        </w:rPr>
        <w:t xml:space="preserve"> </w:t>
      </w:r>
      <w:r>
        <w:rPr>
          <w:sz w:val="20"/>
        </w:rPr>
        <w:t>will</w:t>
      </w:r>
      <w:r>
        <w:rPr>
          <w:spacing w:val="-8"/>
          <w:sz w:val="20"/>
        </w:rPr>
        <w:t xml:space="preserve"> </w:t>
      </w:r>
      <w:r>
        <w:rPr>
          <w:sz w:val="20"/>
        </w:rPr>
        <w:t>not</w:t>
      </w:r>
      <w:r>
        <w:rPr>
          <w:spacing w:val="-5"/>
          <w:sz w:val="20"/>
        </w:rPr>
        <w:t xml:space="preserve"> </w:t>
      </w:r>
      <w:r>
        <w:rPr>
          <w:sz w:val="20"/>
        </w:rPr>
        <w:t>represent</w:t>
      </w:r>
      <w:r>
        <w:rPr>
          <w:spacing w:val="-5"/>
          <w:sz w:val="20"/>
        </w:rPr>
        <w:t xml:space="preserve"> </w:t>
      </w:r>
      <w:r>
        <w:rPr>
          <w:sz w:val="20"/>
        </w:rPr>
        <w:t>or</w:t>
      </w:r>
      <w:r>
        <w:rPr>
          <w:spacing w:val="-9"/>
          <w:sz w:val="20"/>
        </w:rPr>
        <w:t xml:space="preserve"> </w:t>
      </w:r>
      <w:r>
        <w:rPr>
          <w:sz w:val="20"/>
        </w:rPr>
        <w:t>imply</w:t>
      </w:r>
      <w:r>
        <w:rPr>
          <w:spacing w:val="-6"/>
          <w:sz w:val="20"/>
        </w:rPr>
        <w:t xml:space="preserve"> </w:t>
      </w:r>
      <w:r>
        <w:rPr>
          <w:sz w:val="20"/>
        </w:rPr>
        <w:t>to</w:t>
      </w:r>
      <w:r>
        <w:rPr>
          <w:spacing w:val="-4"/>
          <w:sz w:val="20"/>
        </w:rPr>
        <w:t xml:space="preserve"> </w:t>
      </w:r>
      <w:r>
        <w:rPr>
          <w:sz w:val="20"/>
        </w:rPr>
        <w:t>others</w:t>
      </w:r>
      <w:r>
        <w:rPr>
          <w:spacing w:val="-6"/>
          <w:sz w:val="20"/>
        </w:rPr>
        <w:t xml:space="preserve"> </w:t>
      </w:r>
      <w:r>
        <w:rPr>
          <w:sz w:val="20"/>
        </w:rPr>
        <w:t>that</w:t>
      </w:r>
      <w:r>
        <w:rPr>
          <w:spacing w:val="-7"/>
          <w:sz w:val="20"/>
        </w:rPr>
        <w:t xml:space="preserve"> </w:t>
      </w:r>
      <w:r>
        <w:rPr>
          <w:sz w:val="20"/>
        </w:rPr>
        <w:t>Gensler</w:t>
      </w:r>
      <w:r>
        <w:rPr>
          <w:spacing w:val="-4"/>
          <w:sz w:val="20"/>
        </w:rPr>
        <w:t xml:space="preserve"> </w:t>
      </w:r>
      <w:r>
        <w:rPr>
          <w:sz w:val="20"/>
        </w:rPr>
        <w:t>or</w:t>
      </w:r>
      <w:r>
        <w:rPr>
          <w:spacing w:val="29"/>
          <w:sz w:val="20"/>
        </w:rPr>
        <w:t xml:space="preserve"> </w:t>
      </w:r>
      <w:r>
        <w:rPr>
          <w:sz w:val="20"/>
        </w:rPr>
        <w:t>its</w:t>
      </w:r>
      <w:r>
        <w:rPr>
          <w:spacing w:val="-9"/>
          <w:sz w:val="20"/>
        </w:rPr>
        <w:t xml:space="preserve"> </w:t>
      </w:r>
      <w:r>
        <w:rPr>
          <w:sz w:val="20"/>
        </w:rPr>
        <w:t>directors,</w:t>
      </w:r>
      <w:r>
        <w:rPr>
          <w:spacing w:val="-68"/>
          <w:sz w:val="20"/>
        </w:rPr>
        <w:t xml:space="preserve"> </w:t>
      </w:r>
      <w:r>
        <w:rPr>
          <w:sz w:val="20"/>
        </w:rPr>
        <w:t>officers, employees or agents endorse, support or have any involvement with</w:t>
      </w:r>
      <w:r>
        <w:rPr>
          <w:spacing w:val="1"/>
          <w:sz w:val="20"/>
        </w:rPr>
        <w:t xml:space="preserve"> </w:t>
      </w:r>
      <w:r>
        <w:rPr>
          <w:sz w:val="20"/>
        </w:rPr>
        <w:t>any</w:t>
      </w:r>
      <w:r>
        <w:rPr>
          <w:spacing w:val="-3"/>
          <w:sz w:val="20"/>
        </w:rPr>
        <w:t xml:space="preserve"> </w:t>
      </w:r>
      <w:r>
        <w:rPr>
          <w:sz w:val="20"/>
        </w:rPr>
        <w:t>of</w:t>
      </w:r>
      <w:r>
        <w:rPr>
          <w:spacing w:val="1"/>
          <w:sz w:val="20"/>
        </w:rPr>
        <w:t xml:space="preserve"> </w:t>
      </w:r>
      <w:r>
        <w:rPr>
          <w:sz w:val="20"/>
        </w:rPr>
        <w:t>Manufacturer's other</w:t>
      </w:r>
      <w:r>
        <w:rPr>
          <w:spacing w:val="-2"/>
          <w:sz w:val="20"/>
        </w:rPr>
        <w:t xml:space="preserve"> </w:t>
      </w:r>
      <w:r>
        <w:rPr>
          <w:sz w:val="20"/>
        </w:rPr>
        <w:t>products,</w:t>
      </w:r>
      <w:r>
        <w:rPr>
          <w:spacing w:val="-2"/>
          <w:sz w:val="20"/>
        </w:rPr>
        <w:t xml:space="preserve"> </w:t>
      </w:r>
      <w:r>
        <w:rPr>
          <w:sz w:val="20"/>
        </w:rPr>
        <w:t>goods</w:t>
      </w:r>
      <w:r>
        <w:rPr>
          <w:spacing w:val="-3"/>
          <w:sz w:val="20"/>
        </w:rPr>
        <w:t xml:space="preserve"> </w:t>
      </w:r>
      <w:r>
        <w:rPr>
          <w:sz w:val="20"/>
        </w:rPr>
        <w:t>or services.</w:t>
      </w:r>
    </w:p>
    <w:p w14:paraId="31BB07BB" w14:textId="77777777" w:rsidR="0039660D" w:rsidRDefault="0039660D">
      <w:pPr>
        <w:pStyle w:val="a3"/>
        <w:rPr>
          <w:sz w:val="18"/>
        </w:rPr>
      </w:pPr>
    </w:p>
    <w:p w14:paraId="6F244BE6" w14:textId="44D22540" w:rsidR="0039660D" w:rsidRDefault="00C35C6D">
      <w:pPr>
        <w:pStyle w:val="a3"/>
        <w:ind w:left="1695" w:right="1527"/>
        <w:jc w:val="both"/>
      </w:pPr>
      <w:r>
        <w:t>The Gensler name will only be associated with the Actual Product. The Gensler</w:t>
      </w:r>
      <w:r>
        <w:rPr>
          <w:spacing w:val="-68"/>
        </w:rPr>
        <w:t xml:space="preserve"> </w:t>
      </w:r>
      <w:r>
        <w:t>logo</w:t>
      </w:r>
      <w:r>
        <w:rPr>
          <w:spacing w:val="-11"/>
        </w:rPr>
        <w:t xml:space="preserve"> </w:t>
      </w:r>
      <w:r>
        <w:t>font</w:t>
      </w:r>
      <w:r>
        <w:rPr>
          <w:spacing w:val="-11"/>
        </w:rPr>
        <w:t xml:space="preserve"> </w:t>
      </w:r>
      <w:r>
        <w:t>may</w:t>
      </w:r>
      <w:r>
        <w:rPr>
          <w:spacing w:val="-11"/>
        </w:rPr>
        <w:t xml:space="preserve"> </w:t>
      </w:r>
      <w:r>
        <w:t>not</w:t>
      </w:r>
      <w:r>
        <w:rPr>
          <w:spacing w:val="-11"/>
        </w:rPr>
        <w:t xml:space="preserve"> </w:t>
      </w:r>
      <w:r>
        <w:t>be</w:t>
      </w:r>
      <w:r>
        <w:rPr>
          <w:spacing w:val="-14"/>
        </w:rPr>
        <w:t xml:space="preserve"> </w:t>
      </w:r>
      <w:r>
        <w:t>used</w:t>
      </w:r>
      <w:r>
        <w:rPr>
          <w:spacing w:val="-11"/>
        </w:rPr>
        <w:t xml:space="preserve"> </w:t>
      </w:r>
      <w:r>
        <w:t>without</w:t>
      </w:r>
      <w:r>
        <w:rPr>
          <w:spacing w:val="-12"/>
        </w:rPr>
        <w:t xml:space="preserve"> </w:t>
      </w:r>
      <w:r>
        <w:t>prior</w:t>
      </w:r>
      <w:r>
        <w:rPr>
          <w:spacing w:val="-13"/>
        </w:rPr>
        <w:t xml:space="preserve"> </w:t>
      </w:r>
      <w:r>
        <w:t>written</w:t>
      </w:r>
      <w:r>
        <w:rPr>
          <w:spacing w:val="-9"/>
        </w:rPr>
        <w:t xml:space="preserve"> </w:t>
      </w:r>
      <w:r>
        <w:t>consent.</w:t>
      </w:r>
      <w:r>
        <w:rPr>
          <w:spacing w:val="-12"/>
        </w:rPr>
        <w:t xml:space="preserve"> </w:t>
      </w:r>
      <w:r>
        <w:t>The</w:t>
      </w:r>
      <w:r>
        <w:rPr>
          <w:spacing w:val="-11"/>
        </w:rPr>
        <w:t xml:space="preserve"> </w:t>
      </w:r>
      <w:r>
        <w:t>Gensler</w:t>
      </w:r>
      <w:r>
        <w:rPr>
          <w:spacing w:val="-13"/>
        </w:rPr>
        <w:t xml:space="preserve"> </w:t>
      </w:r>
      <w:r>
        <w:t>name</w:t>
      </w:r>
      <w:r>
        <w:rPr>
          <w:spacing w:val="-13"/>
        </w:rPr>
        <w:t xml:space="preserve"> </w:t>
      </w:r>
      <w:r>
        <w:t>and</w:t>
      </w:r>
      <w:r>
        <w:rPr>
          <w:spacing w:val="-68"/>
        </w:rPr>
        <w:t xml:space="preserve"> </w:t>
      </w:r>
      <w:r>
        <w:t>logo may not be used without prior written consent on any other materials,</w:t>
      </w:r>
      <w:r>
        <w:rPr>
          <w:spacing w:val="1"/>
        </w:rPr>
        <w:t xml:space="preserve"> </w:t>
      </w:r>
      <w:r>
        <w:t>online</w:t>
      </w:r>
      <w:r>
        <w:rPr>
          <w:spacing w:val="-3"/>
        </w:rPr>
        <w:t xml:space="preserve"> </w:t>
      </w:r>
      <w:r>
        <w:t>content and</w:t>
      </w:r>
      <w:r>
        <w:rPr>
          <w:spacing w:val="-1"/>
        </w:rPr>
        <w:t xml:space="preserve"> </w:t>
      </w:r>
      <w:r>
        <w:t>social</w:t>
      </w:r>
      <w:r>
        <w:rPr>
          <w:spacing w:val="-1"/>
        </w:rPr>
        <w:t xml:space="preserve"> </w:t>
      </w:r>
      <w:r>
        <w:t>media.</w:t>
      </w:r>
      <w:ins w:id="61" w:author="윤현정 (Hyunjeong Yoon)" w:date="2024-11-11T16:15:00Z">
        <w:r w:rsidR="00A03607">
          <w:br/>
        </w:r>
        <w:r w:rsidR="00A03607">
          <w:br/>
        </w:r>
        <w:commentRangeStart w:id="62"/>
        <w:r w:rsidR="00A03607">
          <w:t xml:space="preserve">The Gensler logo and name may be used in the following cases: </w:t>
        </w:r>
        <w:r w:rsidR="00A03607">
          <w:br/>
        </w:r>
        <w:commentRangeEnd w:id="62"/>
        <w:r w:rsidR="00A03607">
          <w:rPr>
            <w:rStyle w:val="a5"/>
          </w:rPr>
          <w:commentReference w:id="62"/>
        </w:r>
      </w:ins>
    </w:p>
    <w:p w14:paraId="5E80B4E2" w14:textId="77777777" w:rsidR="0039660D" w:rsidRDefault="0039660D">
      <w:pPr>
        <w:pStyle w:val="a3"/>
        <w:spacing w:before="2"/>
      </w:pPr>
    </w:p>
    <w:p w14:paraId="0AA82589" w14:textId="1012F4B5" w:rsidR="0039660D" w:rsidRDefault="00C35C6D">
      <w:pPr>
        <w:pStyle w:val="a4"/>
        <w:numPr>
          <w:ilvl w:val="1"/>
          <w:numId w:val="6"/>
        </w:numPr>
        <w:tabs>
          <w:tab w:val="left" w:pos="1991"/>
        </w:tabs>
        <w:ind w:left="1695" w:right="1526" w:hanging="3"/>
        <w:rPr>
          <w:sz w:val="20"/>
        </w:rPr>
      </w:pPr>
      <w:r>
        <w:rPr>
          <w:b/>
          <w:sz w:val="20"/>
        </w:rPr>
        <w:t>Marketing Support.</w:t>
      </w:r>
      <w:r>
        <w:rPr>
          <w:b/>
          <w:spacing w:val="1"/>
          <w:sz w:val="20"/>
        </w:rPr>
        <w:t xml:space="preserve"> </w:t>
      </w:r>
      <w:r>
        <w:rPr>
          <w:sz w:val="20"/>
        </w:rPr>
        <w:t>Gensler and its employees and agents will have no</w:t>
      </w:r>
      <w:r>
        <w:rPr>
          <w:spacing w:val="1"/>
          <w:sz w:val="20"/>
        </w:rPr>
        <w:t xml:space="preserve"> </w:t>
      </w:r>
      <w:r>
        <w:rPr>
          <w:sz w:val="20"/>
        </w:rPr>
        <w:t>responsibility to assist Manufacturer with its marketing of the Actual Product,</w:t>
      </w:r>
      <w:r>
        <w:rPr>
          <w:spacing w:val="1"/>
          <w:sz w:val="20"/>
        </w:rPr>
        <w:t xml:space="preserve"> </w:t>
      </w:r>
      <w:r>
        <w:rPr>
          <w:sz w:val="20"/>
        </w:rPr>
        <w:t>nor shall Gensler have any obligation to specify the Actual Product for any of</w:t>
      </w:r>
      <w:r>
        <w:rPr>
          <w:spacing w:val="1"/>
          <w:sz w:val="20"/>
        </w:rPr>
        <w:t xml:space="preserve"> </w:t>
      </w:r>
      <w:r>
        <w:rPr>
          <w:sz w:val="20"/>
        </w:rPr>
        <w:t>its projects</w:t>
      </w:r>
      <w:ins w:id="63" w:author="윤현정 (Hyunjeong Yoon)" w:date="2024-11-07T11:40:00Z">
        <w:r w:rsidR="00DF4F49">
          <w:rPr>
            <w:sz w:val="20"/>
          </w:rPr>
          <w:t>.</w:t>
        </w:r>
      </w:ins>
      <w:del w:id="64" w:author="윤현정 (Hyunjeong Yoon)" w:date="2024-11-07T11:39:00Z">
        <w:r w:rsidDel="00DF4F49">
          <w:rPr>
            <w:sz w:val="20"/>
          </w:rPr>
          <w:delText>, however, Gensler shall have the right to review and approve or</w:delText>
        </w:r>
        <w:r w:rsidDel="00DF4F49">
          <w:rPr>
            <w:spacing w:val="1"/>
            <w:sz w:val="20"/>
          </w:rPr>
          <w:delText xml:space="preserve"> </w:delText>
        </w:r>
        <w:r w:rsidDel="00DF4F49">
          <w:rPr>
            <w:sz w:val="20"/>
          </w:rPr>
          <w:delText>disapprove</w:delText>
        </w:r>
        <w:r w:rsidDel="00DF4F49">
          <w:rPr>
            <w:spacing w:val="-2"/>
            <w:sz w:val="20"/>
          </w:rPr>
          <w:delText xml:space="preserve"> </w:delText>
        </w:r>
        <w:r w:rsidDel="00DF4F49">
          <w:rPr>
            <w:sz w:val="20"/>
          </w:rPr>
          <w:delText>Manufacturer’s marketing</w:delText>
        </w:r>
        <w:r w:rsidDel="00DF4F49">
          <w:rPr>
            <w:spacing w:val="-3"/>
            <w:sz w:val="20"/>
          </w:rPr>
          <w:delText xml:space="preserve"> </w:delText>
        </w:r>
        <w:r w:rsidDel="00DF4F49">
          <w:rPr>
            <w:sz w:val="20"/>
          </w:rPr>
          <w:delText>materials</w:delText>
        </w:r>
        <w:r w:rsidDel="00DF4F49">
          <w:rPr>
            <w:spacing w:val="2"/>
            <w:sz w:val="20"/>
          </w:rPr>
          <w:delText xml:space="preserve"> </w:delText>
        </w:r>
        <w:r w:rsidDel="00DF4F49">
          <w:rPr>
            <w:sz w:val="20"/>
          </w:rPr>
          <w:delText>for</w:delText>
        </w:r>
        <w:r w:rsidDel="00DF4F49">
          <w:rPr>
            <w:spacing w:val="-2"/>
            <w:sz w:val="20"/>
          </w:rPr>
          <w:delText xml:space="preserve"> </w:delText>
        </w:r>
        <w:r w:rsidDel="00DF4F49">
          <w:rPr>
            <w:sz w:val="20"/>
          </w:rPr>
          <w:delText>the</w:delText>
        </w:r>
        <w:r w:rsidDel="00DF4F49">
          <w:rPr>
            <w:spacing w:val="-3"/>
            <w:sz w:val="20"/>
          </w:rPr>
          <w:delText xml:space="preserve"> </w:delText>
        </w:r>
        <w:r w:rsidDel="00DF4F49">
          <w:rPr>
            <w:sz w:val="20"/>
          </w:rPr>
          <w:delText>Actual</w:delText>
        </w:r>
        <w:r w:rsidDel="00DF4F49">
          <w:rPr>
            <w:spacing w:val="-2"/>
            <w:sz w:val="20"/>
          </w:rPr>
          <w:delText xml:space="preserve"> </w:delText>
        </w:r>
        <w:r w:rsidDel="00DF4F49">
          <w:rPr>
            <w:sz w:val="20"/>
          </w:rPr>
          <w:delText>Product.</w:delText>
        </w:r>
      </w:del>
    </w:p>
    <w:p w14:paraId="6FB4ADAB" w14:textId="77777777" w:rsidR="0039660D" w:rsidRDefault="0039660D">
      <w:pPr>
        <w:pStyle w:val="a3"/>
        <w:spacing w:before="10"/>
        <w:rPr>
          <w:sz w:val="19"/>
        </w:rPr>
      </w:pPr>
    </w:p>
    <w:p w14:paraId="01775C1B" w14:textId="27469A39" w:rsidR="0039660D" w:rsidRDefault="00C35C6D">
      <w:pPr>
        <w:pStyle w:val="a4"/>
        <w:numPr>
          <w:ilvl w:val="1"/>
          <w:numId w:val="6"/>
        </w:numPr>
        <w:tabs>
          <w:tab w:val="left" w:pos="1993"/>
        </w:tabs>
        <w:ind w:left="1694" w:right="1524" w:firstLine="0"/>
        <w:rPr>
          <w:sz w:val="20"/>
        </w:rPr>
      </w:pPr>
      <w:r>
        <w:rPr>
          <w:b/>
          <w:sz w:val="20"/>
        </w:rPr>
        <w:t>Decisions.</w:t>
      </w:r>
      <w:r>
        <w:rPr>
          <w:b/>
          <w:spacing w:val="1"/>
          <w:sz w:val="20"/>
        </w:rPr>
        <w:t xml:space="preserve"> </w:t>
      </w:r>
      <w:r>
        <w:rPr>
          <w:sz w:val="20"/>
        </w:rPr>
        <w:t>Gensler will have no control over, and will not be responsible</w:t>
      </w:r>
      <w:r>
        <w:rPr>
          <w:spacing w:val="1"/>
          <w:sz w:val="20"/>
        </w:rPr>
        <w:t xml:space="preserve"> </w:t>
      </w:r>
      <w:r>
        <w:rPr>
          <w:sz w:val="20"/>
        </w:rPr>
        <w:t>for,</w:t>
      </w:r>
      <w:r>
        <w:rPr>
          <w:spacing w:val="1"/>
          <w:sz w:val="20"/>
        </w:rPr>
        <w:t xml:space="preserve"> </w:t>
      </w:r>
      <w:r>
        <w:rPr>
          <w:sz w:val="20"/>
        </w:rPr>
        <w:t>any</w:t>
      </w:r>
      <w:r>
        <w:rPr>
          <w:spacing w:val="1"/>
          <w:sz w:val="20"/>
        </w:rPr>
        <w:t xml:space="preserve"> </w:t>
      </w:r>
      <w:r>
        <w:rPr>
          <w:sz w:val="20"/>
        </w:rPr>
        <w:t>decisions</w:t>
      </w:r>
      <w:r>
        <w:rPr>
          <w:spacing w:val="1"/>
          <w:sz w:val="20"/>
        </w:rPr>
        <w:t xml:space="preserve"> </w:t>
      </w:r>
      <w:r>
        <w:rPr>
          <w:sz w:val="20"/>
        </w:rPr>
        <w:t>made</w:t>
      </w:r>
      <w:r>
        <w:rPr>
          <w:spacing w:val="1"/>
          <w:sz w:val="20"/>
        </w:rPr>
        <w:t xml:space="preserve"> </w:t>
      </w:r>
      <w:r>
        <w:rPr>
          <w:sz w:val="20"/>
        </w:rPr>
        <w:t>with</w:t>
      </w:r>
      <w:r>
        <w:rPr>
          <w:spacing w:val="1"/>
          <w:sz w:val="20"/>
        </w:rPr>
        <w:t xml:space="preserve"> </w:t>
      </w:r>
      <w:r>
        <w:rPr>
          <w:sz w:val="20"/>
        </w:rPr>
        <w:t>respect</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z w:val="20"/>
        </w:rPr>
        <w:t>manufacture,</w:t>
      </w:r>
      <w:r>
        <w:rPr>
          <w:spacing w:val="1"/>
          <w:sz w:val="20"/>
        </w:rPr>
        <w:t xml:space="preserve"> </w:t>
      </w:r>
      <w:r>
        <w:rPr>
          <w:sz w:val="20"/>
        </w:rPr>
        <w:t>fabrication,</w:t>
      </w:r>
      <w:r>
        <w:rPr>
          <w:spacing w:val="1"/>
          <w:sz w:val="20"/>
        </w:rPr>
        <w:t xml:space="preserve"> </w:t>
      </w:r>
      <w:r>
        <w:rPr>
          <w:sz w:val="20"/>
        </w:rPr>
        <w:t>installation,</w:t>
      </w:r>
      <w:r>
        <w:rPr>
          <w:spacing w:val="-9"/>
          <w:sz w:val="20"/>
        </w:rPr>
        <w:t xml:space="preserve"> </w:t>
      </w:r>
      <w:r>
        <w:rPr>
          <w:sz w:val="20"/>
        </w:rPr>
        <w:t>erection,</w:t>
      </w:r>
      <w:r>
        <w:rPr>
          <w:spacing w:val="-8"/>
          <w:sz w:val="20"/>
        </w:rPr>
        <w:t xml:space="preserve"> </w:t>
      </w:r>
      <w:r>
        <w:rPr>
          <w:sz w:val="20"/>
        </w:rPr>
        <w:t>or</w:t>
      </w:r>
      <w:r>
        <w:rPr>
          <w:spacing w:val="-7"/>
          <w:sz w:val="20"/>
        </w:rPr>
        <w:t xml:space="preserve"> </w:t>
      </w:r>
      <w:r>
        <w:rPr>
          <w:sz w:val="20"/>
        </w:rPr>
        <w:t>use</w:t>
      </w:r>
      <w:r>
        <w:rPr>
          <w:spacing w:val="-10"/>
          <w:sz w:val="20"/>
        </w:rPr>
        <w:t xml:space="preserve"> </w:t>
      </w:r>
      <w:r>
        <w:rPr>
          <w:sz w:val="20"/>
        </w:rPr>
        <w:t>of</w:t>
      </w:r>
      <w:r>
        <w:rPr>
          <w:spacing w:val="-8"/>
          <w:sz w:val="20"/>
        </w:rPr>
        <w:t xml:space="preserve"> </w:t>
      </w:r>
      <w:r>
        <w:rPr>
          <w:sz w:val="20"/>
        </w:rPr>
        <w:t>the</w:t>
      </w:r>
      <w:r>
        <w:rPr>
          <w:spacing w:val="-9"/>
          <w:sz w:val="20"/>
        </w:rPr>
        <w:t xml:space="preserve"> </w:t>
      </w:r>
      <w:r>
        <w:rPr>
          <w:sz w:val="20"/>
        </w:rPr>
        <w:t>Actual</w:t>
      </w:r>
      <w:r>
        <w:rPr>
          <w:spacing w:val="-7"/>
          <w:sz w:val="20"/>
        </w:rPr>
        <w:t xml:space="preserve"> </w:t>
      </w:r>
      <w:r>
        <w:rPr>
          <w:sz w:val="20"/>
        </w:rPr>
        <w:t>Product,</w:t>
      </w:r>
      <w:r>
        <w:rPr>
          <w:spacing w:val="-10"/>
          <w:sz w:val="20"/>
        </w:rPr>
        <w:t xml:space="preserve"> </w:t>
      </w:r>
      <w:r>
        <w:rPr>
          <w:sz w:val="20"/>
        </w:rPr>
        <w:t>including,</w:t>
      </w:r>
      <w:r>
        <w:rPr>
          <w:spacing w:val="-8"/>
          <w:sz w:val="20"/>
        </w:rPr>
        <w:t xml:space="preserve"> </w:t>
      </w:r>
      <w:r>
        <w:rPr>
          <w:sz w:val="20"/>
        </w:rPr>
        <w:t>but</w:t>
      </w:r>
      <w:r>
        <w:rPr>
          <w:spacing w:val="-7"/>
          <w:sz w:val="20"/>
        </w:rPr>
        <w:t xml:space="preserve"> </w:t>
      </w:r>
      <w:r>
        <w:rPr>
          <w:sz w:val="20"/>
        </w:rPr>
        <w:t>not</w:t>
      </w:r>
      <w:r>
        <w:rPr>
          <w:spacing w:val="-8"/>
          <w:sz w:val="20"/>
        </w:rPr>
        <w:t xml:space="preserve"> </w:t>
      </w:r>
      <w:r>
        <w:rPr>
          <w:sz w:val="20"/>
        </w:rPr>
        <w:t>limited</w:t>
      </w:r>
      <w:r>
        <w:rPr>
          <w:spacing w:val="-7"/>
          <w:sz w:val="20"/>
        </w:rPr>
        <w:t xml:space="preserve"> </w:t>
      </w:r>
      <w:r>
        <w:rPr>
          <w:sz w:val="20"/>
        </w:rPr>
        <w:t>to,</w:t>
      </w:r>
      <w:r>
        <w:rPr>
          <w:spacing w:val="-68"/>
          <w:sz w:val="20"/>
        </w:rPr>
        <w:t xml:space="preserve"> </w:t>
      </w:r>
      <w:r>
        <w:rPr>
          <w:sz w:val="20"/>
        </w:rPr>
        <w:t>engineering details, design strength, material strength and manufacturing</w:t>
      </w:r>
      <w:r>
        <w:rPr>
          <w:spacing w:val="1"/>
          <w:sz w:val="20"/>
        </w:rPr>
        <w:t xml:space="preserve"> </w:t>
      </w:r>
      <w:r>
        <w:rPr>
          <w:sz w:val="20"/>
        </w:rPr>
        <w:t>techniques.</w:t>
      </w:r>
      <w:r>
        <w:rPr>
          <w:spacing w:val="66"/>
          <w:sz w:val="20"/>
        </w:rPr>
        <w:t xml:space="preserve"> </w:t>
      </w:r>
      <w:r>
        <w:rPr>
          <w:sz w:val="20"/>
        </w:rPr>
        <w:t>With</w:t>
      </w:r>
      <w:r>
        <w:rPr>
          <w:spacing w:val="-5"/>
          <w:sz w:val="20"/>
        </w:rPr>
        <w:t xml:space="preserve"> </w:t>
      </w:r>
      <w:r>
        <w:rPr>
          <w:sz w:val="20"/>
        </w:rPr>
        <w:t>respect</w:t>
      </w:r>
      <w:r>
        <w:rPr>
          <w:spacing w:val="-7"/>
          <w:sz w:val="20"/>
        </w:rPr>
        <w:t xml:space="preserve"> </w:t>
      </w:r>
      <w:r>
        <w:rPr>
          <w:sz w:val="20"/>
        </w:rPr>
        <w:t>to</w:t>
      </w:r>
      <w:r>
        <w:rPr>
          <w:spacing w:val="-7"/>
          <w:sz w:val="20"/>
        </w:rPr>
        <w:t xml:space="preserve"> </w:t>
      </w:r>
      <w:r>
        <w:rPr>
          <w:sz w:val="20"/>
        </w:rPr>
        <w:t>any</w:t>
      </w:r>
      <w:r>
        <w:rPr>
          <w:spacing w:val="-8"/>
          <w:sz w:val="20"/>
        </w:rPr>
        <w:t xml:space="preserve"> </w:t>
      </w:r>
      <w:r>
        <w:rPr>
          <w:sz w:val="20"/>
        </w:rPr>
        <w:t>decision</w:t>
      </w:r>
      <w:r>
        <w:rPr>
          <w:spacing w:val="-6"/>
          <w:sz w:val="20"/>
        </w:rPr>
        <w:t xml:space="preserve"> </w:t>
      </w:r>
      <w:r>
        <w:rPr>
          <w:sz w:val="20"/>
        </w:rPr>
        <w:t>involving</w:t>
      </w:r>
      <w:r>
        <w:rPr>
          <w:spacing w:val="-7"/>
          <w:sz w:val="20"/>
        </w:rPr>
        <w:t xml:space="preserve"> </w:t>
      </w:r>
      <w:r>
        <w:rPr>
          <w:sz w:val="20"/>
        </w:rPr>
        <w:t>the</w:t>
      </w:r>
      <w:r>
        <w:rPr>
          <w:spacing w:val="-9"/>
          <w:sz w:val="20"/>
        </w:rPr>
        <w:t xml:space="preserve"> </w:t>
      </w:r>
      <w:r>
        <w:rPr>
          <w:sz w:val="20"/>
        </w:rPr>
        <w:t>aesthetics</w:t>
      </w:r>
      <w:r>
        <w:rPr>
          <w:spacing w:val="-6"/>
          <w:sz w:val="20"/>
        </w:rPr>
        <w:t xml:space="preserve"> </w:t>
      </w:r>
      <w:r>
        <w:rPr>
          <w:sz w:val="20"/>
        </w:rPr>
        <w:t>of</w:t>
      </w:r>
      <w:r>
        <w:rPr>
          <w:spacing w:val="-6"/>
          <w:sz w:val="20"/>
        </w:rPr>
        <w:t xml:space="preserve"> </w:t>
      </w:r>
      <w:r>
        <w:rPr>
          <w:sz w:val="20"/>
        </w:rPr>
        <w:t>the</w:t>
      </w:r>
      <w:r>
        <w:rPr>
          <w:spacing w:val="30"/>
          <w:sz w:val="20"/>
        </w:rPr>
        <w:t xml:space="preserve"> </w:t>
      </w:r>
      <w:r>
        <w:rPr>
          <w:sz w:val="20"/>
        </w:rPr>
        <w:t>Actual</w:t>
      </w:r>
      <w:r>
        <w:rPr>
          <w:spacing w:val="-67"/>
          <w:sz w:val="20"/>
        </w:rPr>
        <w:t xml:space="preserve"> </w:t>
      </w:r>
      <w:r>
        <w:rPr>
          <w:sz w:val="20"/>
        </w:rPr>
        <w:t>Product, Manufacturer will seek the opinion of Gensler and consider such</w:t>
      </w:r>
      <w:r>
        <w:rPr>
          <w:spacing w:val="1"/>
          <w:sz w:val="20"/>
        </w:rPr>
        <w:t xml:space="preserve"> </w:t>
      </w:r>
      <w:r>
        <w:rPr>
          <w:sz w:val="20"/>
        </w:rPr>
        <w:t>opinion</w:t>
      </w:r>
      <w:r>
        <w:rPr>
          <w:spacing w:val="-13"/>
          <w:sz w:val="20"/>
        </w:rPr>
        <w:t xml:space="preserve"> </w:t>
      </w:r>
      <w:r>
        <w:rPr>
          <w:sz w:val="20"/>
        </w:rPr>
        <w:t>before</w:t>
      </w:r>
      <w:r>
        <w:rPr>
          <w:spacing w:val="-12"/>
          <w:sz w:val="20"/>
        </w:rPr>
        <w:t xml:space="preserve"> </w:t>
      </w:r>
      <w:r>
        <w:rPr>
          <w:sz w:val="20"/>
        </w:rPr>
        <w:t>making</w:t>
      </w:r>
      <w:r>
        <w:rPr>
          <w:spacing w:val="-10"/>
          <w:sz w:val="20"/>
        </w:rPr>
        <w:t xml:space="preserve"> </w:t>
      </w:r>
      <w:r>
        <w:rPr>
          <w:sz w:val="20"/>
        </w:rPr>
        <w:t>any</w:t>
      </w:r>
      <w:r>
        <w:rPr>
          <w:spacing w:val="-14"/>
          <w:sz w:val="20"/>
        </w:rPr>
        <w:t xml:space="preserve"> </w:t>
      </w:r>
      <w:r>
        <w:rPr>
          <w:sz w:val="20"/>
        </w:rPr>
        <w:t>final</w:t>
      </w:r>
      <w:r>
        <w:rPr>
          <w:spacing w:val="-12"/>
          <w:sz w:val="20"/>
        </w:rPr>
        <w:t xml:space="preserve"> </w:t>
      </w:r>
      <w:r>
        <w:rPr>
          <w:sz w:val="20"/>
        </w:rPr>
        <w:t>decision;</w:t>
      </w:r>
      <w:r>
        <w:rPr>
          <w:spacing w:val="-13"/>
          <w:sz w:val="20"/>
        </w:rPr>
        <w:t xml:space="preserve"> </w:t>
      </w:r>
      <w:r>
        <w:rPr>
          <w:sz w:val="20"/>
        </w:rPr>
        <w:t>provided</w:t>
      </w:r>
      <w:ins w:id="65" w:author="윤현정 (Hyunjeong Yoon)" w:date="2024-11-11T16:21:00Z">
        <w:r w:rsidR="006A09E3">
          <w:rPr>
            <w:spacing w:val="-12"/>
            <w:sz w:val="20"/>
          </w:rPr>
          <w:t>.</w:t>
        </w:r>
      </w:ins>
      <w:del w:id="66" w:author="윤현정 (Hyunjeong Yoon)" w:date="2024-11-11T16:21:00Z">
        <w:r w:rsidDel="006A09E3">
          <w:rPr>
            <w:sz w:val="20"/>
          </w:rPr>
          <w:delText>,</w:delText>
        </w:r>
        <w:r w:rsidDel="006A09E3">
          <w:rPr>
            <w:spacing w:val="-13"/>
            <w:sz w:val="20"/>
          </w:rPr>
          <w:delText xml:space="preserve"> </w:delText>
        </w:r>
        <w:r w:rsidDel="006A09E3">
          <w:rPr>
            <w:sz w:val="20"/>
          </w:rPr>
          <w:delText>however,</w:delText>
        </w:r>
        <w:r w:rsidDel="006A09E3">
          <w:rPr>
            <w:spacing w:val="-12"/>
            <w:sz w:val="20"/>
          </w:rPr>
          <w:delText xml:space="preserve"> </w:delText>
        </w:r>
        <w:r w:rsidDel="006A09E3">
          <w:rPr>
            <w:sz w:val="20"/>
          </w:rPr>
          <w:delText>if</w:delText>
        </w:r>
        <w:r w:rsidDel="006A09E3">
          <w:rPr>
            <w:spacing w:val="-12"/>
            <w:sz w:val="20"/>
          </w:rPr>
          <w:delText xml:space="preserve"> </w:delText>
        </w:r>
        <w:r w:rsidDel="006A09E3">
          <w:rPr>
            <w:sz w:val="20"/>
          </w:rPr>
          <w:delText>Gensler</w:delText>
        </w:r>
        <w:r w:rsidDel="006A09E3">
          <w:rPr>
            <w:spacing w:val="-9"/>
            <w:sz w:val="20"/>
          </w:rPr>
          <w:delText xml:space="preserve"> </w:delText>
        </w:r>
        <w:r w:rsidDel="006A09E3">
          <w:rPr>
            <w:sz w:val="20"/>
          </w:rPr>
          <w:delText>permits</w:delText>
        </w:r>
        <w:r w:rsidDel="006A09E3">
          <w:rPr>
            <w:spacing w:val="-68"/>
            <w:sz w:val="20"/>
          </w:rPr>
          <w:delText xml:space="preserve"> </w:delText>
        </w:r>
        <w:r w:rsidDel="006A09E3">
          <w:rPr>
            <w:sz w:val="20"/>
          </w:rPr>
          <w:delText>the</w:delText>
        </w:r>
        <w:r w:rsidDel="006A09E3">
          <w:rPr>
            <w:spacing w:val="-9"/>
            <w:sz w:val="20"/>
          </w:rPr>
          <w:delText xml:space="preserve"> </w:delText>
        </w:r>
        <w:r w:rsidDel="006A09E3">
          <w:rPr>
            <w:sz w:val="20"/>
          </w:rPr>
          <w:delText>use</w:delText>
        </w:r>
        <w:r w:rsidDel="006A09E3">
          <w:rPr>
            <w:spacing w:val="-6"/>
            <w:sz w:val="20"/>
          </w:rPr>
          <w:delText xml:space="preserve"> </w:delText>
        </w:r>
        <w:r w:rsidDel="006A09E3">
          <w:rPr>
            <w:sz w:val="20"/>
          </w:rPr>
          <w:delText>of</w:delText>
        </w:r>
        <w:r w:rsidDel="006A09E3">
          <w:rPr>
            <w:spacing w:val="-5"/>
            <w:sz w:val="20"/>
          </w:rPr>
          <w:delText xml:space="preserve"> </w:delText>
        </w:r>
        <w:r w:rsidDel="006A09E3">
          <w:rPr>
            <w:sz w:val="20"/>
          </w:rPr>
          <w:delText>its</w:delText>
        </w:r>
        <w:r w:rsidDel="006A09E3">
          <w:rPr>
            <w:spacing w:val="-9"/>
            <w:sz w:val="20"/>
          </w:rPr>
          <w:delText xml:space="preserve"> </w:delText>
        </w:r>
        <w:r w:rsidDel="006A09E3">
          <w:rPr>
            <w:sz w:val="20"/>
          </w:rPr>
          <w:delText>name</w:delText>
        </w:r>
        <w:r w:rsidDel="006A09E3">
          <w:rPr>
            <w:spacing w:val="-6"/>
            <w:sz w:val="20"/>
          </w:rPr>
          <w:delText xml:space="preserve"> </w:delText>
        </w:r>
        <w:r w:rsidDel="006A09E3">
          <w:rPr>
            <w:sz w:val="20"/>
          </w:rPr>
          <w:delText>(or</w:delText>
        </w:r>
        <w:r w:rsidDel="006A09E3">
          <w:rPr>
            <w:spacing w:val="-8"/>
            <w:sz w:val="20"/>
          </w:rPr>
          <w:delText xml:space="preserve"> </w:delText>
        </w:r>
        <w:r w:rsidDel="006A09E3">
          <w:rPr>
            <w:sz w:val="20"/>
          </w:rPr>
          <w:delText>the</w:delText>
        </w:r>
        <w:r w:rsidDel="006A09E3">
          <w:rPr>
            <w:spacing w:val="-9"/>
            <w:sz w:val="20"/>
          </w:rPr>
          <w:delText xml:space="preserve"> </w:delText>
        </w:r>
        <w:r w:rsidDel="006A09E3">
          <w:rPr>
            <w:sz w:val="20"/>
          </w:rPr>
          <w:delText>name</w:delText>
        </w:r>
        <w:r w:rsidDel="006A09E3">
          <w:rPr>
            <w:spacing w:val="-3"/>
            <w:sz w:val="20"/>
          </w:rPr>
          <w:delText xml:space="preserve"> </w:delText>
        </w:r>
        <w:r w:rsidDel="006A09E3">
          <w:rPr>
            <w:sz w:val="20"/>
          </w:rPr>
          <w:delText>of</w:delText>
        </w:r>
        <w:r w:rsidDel="006A09E3">
          <w:rPr>
            <w:spacing w:val="-5"/>
            <w:sz w:val="20"/>
          </w:rPr>
          <w:delText xml:space="preserve"> </w:delText>
        </w:r>
        <w:r w:rsidDel="006A09E3">
          <w:rPr>
            <w:sz w:val="20"/>
          </w:rPr>
          <w:delText>its</w:delText>
        </w:r>
        <w:r w:rsidDel="006A09E3">
          <w:rPr>
            <w:spacing w:val="-9"/>
            <w:sz w:val="20"/>
          </w:rPr>
          <w:delText xml:space="preserve"> </w:delText>
        </w:r>
        <w:r w:rsidDel="006A09E3">
          <w:rPr>
            <w:sz w:val="20"/>
          </w:rPr>
          <w:delText>directors,</w:delText>
        </w:r>
        <w:r w:rsidDel="006A09E3">
          <w:rPr>
            <w:spacing w:val="-5"/>
            <w:sz w:val="20"/>
          </w:rPr>
          <w:delText xml:space="preserve"> </w:delText>
        </w:r>
        <w:r w:rsidDel="006A09E3">
          <w:rPr>
            <w:sz w:val="20"/>
          </w:rPr>
          <w:delText>officer,</w:delText>
        </w:r>
        <w:r w:rsidDel="006A09E3">
          <w:rPr>
            <w:spacing w:val="-5"/>
            <w:sz w:val="20"/>
          </w:rPr>
          <w:delText xml:space="preserve"> </w:delText>
        </w:r>
        <w:r w:rsidDel="006A09E3">
          <w:rPr>
            <w:sz w:val="20"/>
          </w:rPr>
          <w:delText>employees</w:delText>
        </w:r>
        <w:r w:rsidDel="006A09E3">
          <w:rPr>
            <w:spacing w:val="32"/>
            <w:sz w:val="20"/>
          </w:rPr>
          <w:delText xml:space="preserve"> </w:delText>
        </w:r>
        <w:r w:rsidDel="006A09E3">
          <w:rPr>
            <w:sz w:val="20"/>
          </w:rPr>
          <w:delText>or</w:delText>
        </w:r>
        <w:r w:rsidDel="006A09E3">
          <w:rPr>
            <w:spacing w:val="-9"/>
            <w:sz w:val="20"/>
          </w:rPr>
          <w:delText xml:space="preserve"> </w:delText>
        </w:r>
        <w:r w:rsidDel="006A09E3">
          <w:rPr>
            <w:sz w:val="20"/>
          </w:rPr>
          <w:delText>agents)</w:delText>
        </w:r>
        <w:r w:rsidDel="006A09E3">
          <w:rPr>
            <w:spacing w:val="-67"/>
            <w:sz w:val="20"/>
          </w:rPr>
          <w:delText xml:space="preserve"> </w:delText>
        </w:r>
        <w:r w:rsidDel="006A09E3">
          <w:rPr>
            <w:w w:val="95"/>
            <w:sz w:val="20"/>
          </w:rPr>
          <w:delText>pursuant to Paragraph B-3, above, Gensler will make the final decision involving</w:delText>
        </w:r>
        <w:r w:rsidDel="006A09E3">
          <w:rPr>
            <w:spacing w:val="1"/>
            <w:w w:val="95"/>
            <w:sz w:val="20"/>
          </w:rPr>
          <w:delText xml:space="preserve"> </w:delText>
        </w:r>
        <w:r w:rsidDel="006A09E3">
          <w:rPr>
            <w:sz w:val="20"/>
          </w:rPr>
          <w:delText>the</w:delText>
        </w:r>
        <w:r w:rsidDel="006A09E3">
          <w:rPr>
            <w:spacing w:val="-3"/>
            <w:sz w:val="20"/>
          </w:rPr>
          <w:delText xml:space="preserve"> </w:delText>
        </w:r>
        <w:r w:rsidDel="006A09E3">
          <w:rPr>
            <w:sz w:val="20"/>
          </w:rPr>
          <w:delText>aesthetics</w:delText>
        </w:r>
        <w:r w:rsidDel="006A09E3">
          <w:rPr>
            <w:spacing w:val="1"/>
            <w:sz w:val="20"/>
          </w:rPr>
          <w:delText xml:space="preserve"> </w:delText>
        </w:r>
        <w:r w:rsidDel="006A09E3">
          <w:rPr>
            <w:sz w:val="20"/>
          </w:rPr>
          <w:delText>of</w:delText>
        </w:r>
        <w:r w:rsidDel="006A09E3">
          <w:rPr>
            <w:spacing w:val="-2"/>
            <w:sz w:val="20"/>
          </w:rPr>
          <w:delText xml:space="preserve"> </w:delText>
        </w:r>
        <w:r w:rsidDel="006A09E3">
          <w:rPr>
            <w:sz w:val="20"/>
          </w:rPr>
          <w:delText>the</w:delText>
        </w:r>
        <w:r w:rsidDel="006A09E3">
          <w:rPr>
            <w:spacing w:val="-2"/>
            <w:sz w:val="20"/>
          </w:rPr>
          <w:delText xml:space="preserve"> </w:delText>
        </w:r>
        <w:r w:rsidDel="006A09E3">
          <w:rPr>
            <w:sz w:val="20"/>
          </w:rPr>
          <w:delText>Actual</w:delText>
        </w:r>
        <w:r w:rsidDel="006A09E3">
          <w:rPr>
            <w:spacing w:val="-1"/>
            <w:sz w:val="20"/>
          </w:rPr>
          <w:delText xml:space="preserve"> </w:delText>
        </w:r>
        <w:r w:rsidDel="006A09E3">
          <w:rPr>
            <w:sz w:val="20"/>
          </w:rPr>
          <w:delText>Product.</w:delText>
        </w:r>
      </w:del>
    </w:p>
    <w:p w14:paraId="5B152956" w14:textId="77777777" w:rsidR="0039660D" w:rsidRDefault="0039660D">
      <w:pPr>
        <w:pStyle w:val="a3"/>
      </w:pPr>
    </w:p>
    <w:p w14:paraId="55DFA48E" w14:textId="77777777" w:rsidR="0039660D" w:rsidRDefault="00C35C6D">
      <w:pPr>
        <w:pStyle w:val="a4"/>
        <w:numPr>
          <w:ilvl w:val="1"/>
          <w:numId w:val="6"/>
        </w:numPr>
        <w:tabs>
          <w:tab w:val="left" w:pos="2032"/>
        </w:tabs>
        <w:ind w:left="1695" w:right="1526" w:hanging="3"/>
        <w:rPr>
          <w:sz w:val="20"/>
        </w:rPr>
      </w:pPr>
      <w:r>
        <w:rPr>
          <w:b/>
          <w:w w:val="95"/>
          <w:sz w:val="20"/>
        </w:rPr>
        <w:t xml:space="preserve">Testing. </w:t>
      </w:r>
      <w:r>
        <w:rPr>
          <w:w w:val="95"/>
          <w:sz w:val="20"/>
        </w:rPr>
        <w:t>Manufacturer will bear the responsibility for ensuring that all Actual</w:t>
      </w:r>
      <w:r>
        <w:rPr>
          <w:spacing w:val="1"/>
          <w:w w:val="95"/>
          <w:sz w:val="20"/>
        </w:rPr>
        <w:t xml:space="preserve"> </w:t>
      </w:r>
      <w:r>
        <w:rPr>
          <w:sz w:val="20"/>
        </w:rPr>
        <w:t xml:space="preserve">Product meets all applicable testing standards. </w:t>
      </w:r>
      <w:del w:id="67" w:author="윤현정 (Hyunjeong Yoon)" w:date="2024-11-07T11:46:00Z">
        <w:r w:rsidDel="00F7027B">
          <w:rPr>
            <w:sz w:val="20"/>
          </w:rPr>
          <w:delText>Manufacturer will submit test</w:delText>
        </w:r>
        <w:r w:rsidDel="00F7027B">
          <w:rPr>
            <w:spacing w:val="1"/>
            <w:sz w:val="20"/>
          </w:rPr>
          <w:delText xml:space="preserve"> </w:delText>
        </w:r>
        <w:r w:rsidDel="00F7027B">
          <w:rPr>
            <w:sz w:val="20"/>
          </w:rPr>
          <w:delText>results</w:delText>
        </w:r>
        <w:r w:rsidDel="00F7027B">
          <w:rPr>
            <w:spacing w:val="-3"/>
            <w:sz w:val="20"/>
          </w:rPr>
          <w:delText xml:space="preserve"> </w:delText>
        </w:r>
        <w:r w:rsidDel="00F7027B">
          <w:rPr>
            <w:sz w:val="20"/>
          </w:rPr>
          <w:delText>to Gensler</w:delText>
        </w:r>
        <w:r w:rsidDel="00F7027B">
          <w:rPr>
            <w:spacing w:val="-2"/>
            <w:sz w:val="20"/>
          </w:rPr>
          <w:delText xml:space="preserve"> </w:delText>
        </w:r>
        <w:r w:rsidDel="00F7027B">
          <w:rPr>
            <w:sz w:val="20"/>
          </w:rPr>
          <w:delText>upon</w:delText>
        </w:r>
        <w:r w:rsidDel="00F7027B">
          <w:rPr>
            <w:spacing w:val="2"/>
            <w:sz w:val="20"/>
          </w:rPr>
          <w:delText xml:space="preserve"> </w:delText>
        </w:r>
        <w:r w:rsidDel="00F7027B">
          <w:rPr>
            <w:sz w:val="20"/>
          </w:rPr>
          <w:delText>Gensler’s request.</w:delText>
        </w:r>
      </w:del>
    </w:p>
    <w:p w14:paraId="7FB8B87E" w14:textId="77777777" w:rsidR="0039660D" w:rsidRDefault="0039660D">
      <w:pPr>
        <w:pStyle w:val="a3"/>
        <w:spacing w:before="2"/>
      </w:pPr>
    </w:p>
    <w:p w14:paraId="6C8AC2F7" w14:textId="77777777" w:rsidR="0039660D" w:rsidRDefault="00C35C6D">
      <w:pPr>
        <w:pStyle w:val="a4"/>
        <w:numPr>
          <w:ilvl w:val="1"/>
          <w:numId w:val="6"/>
        </w:numPr>
        <w:tabs>
          <w:tab w:val="left" w:pos="2017"/>
        </w:tabs>
        <w:ind w:left="1695" w:right="1526" w:firstLine="0"/>
        <w:rPr>
          <w:sz w:val="20"/>
        </w:rPr>
      </w:pPr>
      <w:r>
        <w:rPr>
          <w:b/>
          <w:sz w:val="20"/>
        </w:rPr>
        <w:t>Sustainability.</w:t>
      </w:r>
      <w:r>
        <w:rPr>
          <w:b/>
          <w:spacing w:val="-7"/>
          <w:sz w:val="20"/>
        </w:rPr>
        <w:t xml:space="preserve"> </w:t>
      </w:r>
      <w:r>
        <w:rPr>
          <w:sz w:val="20"/>
        </w:rPr>
        <w:t>Throughout</w:t>
      </w:r>
      <w:r>
        <w:rPr>
          <w:spacing w:val="-7"/>
          <w:sz w:val="20"/>
        </w:rPr>
        <w:t xml:space="preserve"> </w:t>
      </w:r>
      <w:r>
        <w:rPr>
          <w:sz w:val="20"/>
        </w:rPr>
        <w:t>the</w:t>
      </w:r>
      <w:r>
        <w:rPr>
          <w:spacing w:val="-9"/>
          <w:sz w:val="20"/>
        </w:rPr>
        <w:t xml:space="preserve"> </w:t>
      </w:r>
      <w:r>
        <w:rPr>
          <w:sz w:val="20"/>
        </w:rPr>
        <w:t>life</w:t>
      </w:r>
      <w:r>
        <w:rPr>
          <w:spacing w:val="-7"/>
          <w:sz w:val="20"/>
        </w:rPr>
        <w:t xml:space="preserve"> </w:t>
      </w:r>
      <w:r>
        <w:rPr>
          <w:sz w:val="20"/>
        </w:rPr>
        <w:t>of</w:t>
      </w:r>
      <w:r>
        <w:rPr>
          <w:spacing w:val="-8"/>
          <w:sz w:val="20"/>
        </w:rPr>
        <w:t xml:space="preserve"> </w:t>
      </w:r>
      <w:r>
        <w:rPr>
          <w:sz w:val="20"/>
        </w:rPr>
        <w:t>the</w:t>
      </w:r>
      <w:r>
        <w:rPr>
          <w:spacing w:val="-9"/>
          <w:sz w:val="20"/>
        </w:rPr>
        <w:t xml:space="preserve"> </w:t>
      </w:r>
      <w:r>
        <w:rPr>
          <w:sz w:val="20"/>
        </w:rPr>
        <w:t>Actual</w:t>
      </w:r>
      <w:r>
        <w:rPr>
          <w:spacing w:val="-8"/>
          <w:sz w:val="20"/>
        </w:rPr>
        <w:t xml:space="preserve"> </w:t>
      </w:r>
      <w:r>
        <w:rPr>
          <w:sz w:val="20"/>
        </w:rPr>
        <w:t>Product,</w:t>
      </w:r>
      <w:r>
        <w:rPr>
          <w:spacing w:val="-9"/>
          <w:sz w:val="20"/>
        </w:rPr>
        <w:t xml:space="preserve"> </w:t>
      </w:r>
      <w:r>
        <w:rPr>
          <w:sz w:val="20"/>
        </w:rPr>
        <w:t>Manufacturer</w:t>
      </w:r>
      <w:r>
        <w:rPr>
          <w:spacing w:val="-9"/>
          <w:sz w:val="20"/>
        </w:rPr>
        <w:t xml:space="preserve"> </w:t>
      </w:r>
      <w:r>
        <w:rPr>
          <w:sz w:val="20"/>
        </w:rPr>
        <w:t>will</w:t>
      </w:r>
      <w:r>
        <w:rPr>
          <w:spacing w:val="-67"/>
          <w:sz w:val="20"/>
        </w:rPr>
        <w:t xml:space="preserve"> </w:t>
      </w:r>
      <w:r>
        <w:rPr>
          <w:sz w:val="20"/>
        </w:rPr>
        <w:t>endeavor</w:t>
      </w:r>
      <w:r>
        <w:rPr>
          <w:spacing w:val="1"/>
          <w:sz w:val="20"/>
        </w:rPr>
        <w:t xml:space="preserve"> </w:t>
      </w:r>
      <w:r>
        <w:rPr>
          <w:sz w:val="20"/>
        </w:rPr>
        <w:t>to</w:t>
      </w:r>
      <w:r>
        <w:rPr>
          <w:spacing w:val="1"/>
          <w:sz w:val="20"/>
        </w:rPr>
        <w:t xml:space="preserve"> </w:t>
      </w:r>
      <w:r>
        <w:rPr>
          <w:sz w:val="20"/>
        </w:rPr>
        <w:t>meet</w:t>
      </w:r>
      <w:r>
        <w:rPr>
          <w:spacing w:val="1"/>
          <w:sz w:val="20"/>
        </w:rPr>
        <w:t xml:space="preserve"> </w:t>
      </w:r>
      <w:r>
        <w:rPr>
          <w:sz w:val="20"/>
        </w:rPr>
        <w:t>Gensler’s</w:t>
      </w:r>
      <w:r>
        <w:rPr>
          <w:spacing w:val="1"/>
          <w:sz w:val="20"/>
        </w:rPr>
        <w:t xml:space="preserve"> </w:t>
      </w:r>
      <w:r>
        <w:rPr>
          <w:sz w:val="20"/>
        </w:rPr>
        <w:t>then-current,</w:t>
      </w:r>
      <w:r>
        <w:rPr>
          <w:spacing w:val="1"/>
          <w:sz w:val="20"/>
        </w:rPr>
        <w:t xml:space="preserve"> </w:t>
      </w:r>
      <w:r>
        <w:rPr>
          <w:sz w:val="20"/>
        </w:rPr>
        <w:t>product</w:t>
      </w:r>
      <w:r>
        <w:rPr>
          <w:spacing w:val="1"/>
          <w:sz w:val="20"/>
        </w:rPr>
        <w:t xml:space="preserve"> </w:t>
      </w:r>
      <w:r>
        <w:rPr>
          <w:sz w:val="20"/>
        </w:rPr>
        <w:t>category-specific</w:t>
      </w:r>
      <w:r>
        <w:rPr>
          <w:spacing w:val="1"/>
          <w:sz w:val="20"/>
        </w:rPr>
        <w:t xml:space="preserve"> </w:t>
      </w:r>
      <w:r>
        <w:rPr>
          <w:sz w:val="20"/>
        </w:rPr>
        <w:t>sustainability standards (</w:t>
      </w:r>
      <w:commentRangeStart w:id="68"/>
      <w:r>
        <w:rPr>
          <w:sz w:val="20"/>
        </w:rPr>
        <w:t>“</w:t>
      </w:r>
      <w:hyperlink r:id="rId12">
        <w:r>
          <w:rPr>
            <w:color w:val="0561C1"/>
            <w:sz w:val="20"/>
            <w:u w:val="single" w:color="0561C1"/>
          </w:rPr>
          <w:t>GPS Standards</w:t>
        </w:r>
      </w:hyperlink>
      <w:r>
        <w:rPr>
          <w:sz w:val="20"/>
        </w:rPr>
        <w:t>”</w:t>
      </w:r>
      <w:commentRangeEnd w:id="68"/>
      <w:r w:rsidR="00F7027B">
        <w:rPr>
          <w:rStyle w:val="a5"/>
        </w:rPr>
        <w:commentReference w:id="68"/>
      </w:r>
      <w:r>
        <w:rPr>
          <w:sz w:val="20"/>
        </w:rPr>
        <w:t>) at the “Market Differentiator” level</w:t>
      </w:r>
      <w:r>
        <w:rPr>
          <w:spacing w:val="-68"/>
          <w:sz w:val="20"/>
        </w:rPr>
        <w:t xml:space="preserve"> </w:t>
      </w:r>
      <w:r>
        <w:rPr>
          <w:sz w:val="20"/>
        </w:rPr>
        <w:t>and</w:t>
      </w:r>
      <w:r>
        <w:rPr>
          <w:spacing w:val="1"/>
          <w:sz w:val="20"/>
        </w:rPr>
        <w:t xml:space="preserve"> </w:t>
      </w:r>
      <w:r>
        <w:rPr>
          <w:sz w:val="20"/>
        </w:rPr>
        <w:t>to</w:t>
      </w:r>
      <w:r>
        <w:rPr>
          <w:spacing w:val="1"/>
          <w:sz w:val="20"/>
        </w:rPr>
        <w:t xml:space="preserve"> </w:t>
      </w:r>
      <w:r>
        <w:rPr>
          <w:sz w:val="20"/>
        </w:rPr>
        <w:t>include</w:t>
      </w:r>
      <w:r>
        <w:rPr>
          <w:spacing w:val="1"/>
          <w:sz w:val="20"/>
        </w:rPr>
        <w:t xml:space="preserve"> </w:t>
      </w:r>
      <w:r>
        <w:rPr>
          <w:sz w:val="20"/>
        </w:rPr>
        <w:t>all</w:t>
      </w:r>
      <w:r>
        <w:rPr>
          <w:spacing w:val="1"/>
          <w:sz w:val="20"/>
        </w:rPr>
        <w:t xml:space="preserve"> </w:t>
      </w:r>
      <w:r>
        <w:rPr>
          <w:sz w:val="20"/>
        </w:rPr>
        <w:t>supporting</w:t>
      </w:r>
      <w:r>
        <w:rPr>
          <w:spacing w:val="1"/>
          <w:sz w:val="20"/>
        </w:rPr>
        <w:t xml:space="preserve"> </w:t>
      </w:r>
      <w:r>
        <w:rPr>
          <w:sz w:val="20"/>
        </w:rPr>
        <w:t>documentation</w:t>
      </w:r>
      <w:r>
        <w:rPr>
          <w:spacing w:val="1"/>
          <w:sz w:val="20"/>
        </w:rPr>
        <w:t xml:space="preserve"> </w:t>
      </w:r>
      <w:r>
        <w:rPr>
          <w:sz w:val="20"/>
        </w:rPr>
        <w:t>in</w:t>
      </w:r>
      <w:r>
        <w:rPr>
          <w:spacing w:val="1"/>
          <w:sz w:val="20"/>
        </w:rPr>
        <w:t xml:space="preserve"> </w:t>
      </w:r>
      <w:r>
        <w:rPr>
          <w:sz w:val="20"/>
        </w:rPr>
        <w:t>its</w:t>
      </w:r>
      <w:r>
        <w:rPr>
          <w:spacing w:val="1"/>
          <w:sz w:val="20"/>
        </w:rPr>
        <w:t xml:space="preserve"> </w:t>
      </w:r>
      <w:r>
        <w:rPr>
          <w:sz w:val="20"/>
        </w:rPr>
        <w:t>associated</w:t>
      </w:r>
      <w:r>
        <w:rPr>
          <w:spacing w:val="1"/>
          <w:sz w:val="20"/>
        </w:rPr>
        <w:t xml:space="preserve"> </w:t>
      </w:r>
      <w:r>
        <w:rPr>
          <w:sz w:val="20"/>
        </w:rPr>
        <w:t>marketing</w:t>
      </w:r>
      <w:r>
        <w:rPr>
          <w:spacing w:val="1"/>
          <w:sz w:val="20"/>
        </w:rPr>
        <w:t xml:space="preserve"> </w:t>
      </w:r>
      <w:r>
        <w:rPr>
          <w:sz w:val="20"/>
        </w:rPr>
        <w:t>materials. Where Gensler has not established a product category-specific GPS</w:t>
      </w:r>
      <w:r>
        <w:rPr>
          <w:spacing w:val="1"/>
          <w:sz w:val="20"/>
        </w:rPr>
        <w:t xml:space="preserve"> </w:t>
      </w:r>
      <w:r>
        <w:rPr>
          <w:sz w:val="20"/>
        </w:rPr>
        <w:t>Standard,</w:t>
      </w:r>
      <w:r>
        <w:rPr>
          <w:spacing w:val="1"/>
          <w:sz w:val="20"/>
        </w:rPr>
        <w:t xml:space="preserve"> </w:t>
      </w:r>
      <w:r>
        <w:rPr>
          <w:sz w:val="20"/>
        </w:rPr>
        <w:t>Manufacturer and</w:t>
      </w:r>
      <w:r>
        <w:rPr>
          <w:spacing w:val="1"/>
          <w:sz w:val="20"/>
        </w:rPr>
        <w:t xml:space="preserve"> </w:t>
      </w:r>
      <w:r>
        <w:rPr>
          <w:sz w:val="20"/>
        </w:rPr>
        <w:t>Gensler</w:t>
      </w:r>
      <w:r>
        <w:rPr>
          <w:spacing w:val="1"/>
          <w:sz w:val="20"/>
        </w:rPr>
        <w:t xml:space="preserve"> </w:t>
      </w:r>
      <w:r>
        <w:rPr>
          <w:sz w:val="20"/>
        </w:rPr>
        <w:t>will</w:t>
      </w:r>
      <w:r>
        <w:rPr>
          <w:spacing w:val="1"/>
          <w:sz w:val="20"/>
        </w:rPr>
        <w:t xml:space="preserve"> </w:t>
      </w:r>
      <w:r>
        <w:rPr>
          <w:sz w:val="20"/>
        </w:rPr>
        <w:t>agree</w:t>
      </w:r>
      <w:r>
        <w:rPr>
          <w:spacing w:val="1"/>
          <w:sz w:val="20"/>
        </w:rPr>
        <w:t xml:space="preserve"> </w:t>
      </w:r>
      <w:r>
        <w:rPr>
          <w:sz w:val="20"/>
        </w:rPr>
        <w:t>on</w:t>
      </w:r>
      <w:r>
        <w:rPr>
          <w:spacing w:val="1"/>
          <w:sz w:val="20"/>
        </w:rPr>
        <w:t xml:space="preserve"> </w:t>
      </w:r>
      <w:r>
        <w:rPr>
          <w:sz w:val="20"/>
        </w:rPr>
        <w:t>a</w:t>
      </w:r>
      <w:r>
        <w:rPr>
          <w:spacing w:val="1"/>
          <w:sz w:val="20"/>
        </w:rPr>
        <w:t xml:space="preserve"> </w:t>
      </w:r>
      <w:r>
        <w:rPr>
          <w:sz w:val="20"/>
        </w:rPr>
        <w:t>mutually</w:t>
      </w:r>
      <w:r>
        <w:rPr>
          <w:spacing w:val="1"/>
          <w:sz w:val="20"/>
        </w:rPr>
        <w:t xml:space="preserve"> </w:t>
      </w:r>
      <w:r>
        <w:rPr>
          <w:sz w:val="20"/>
        </w:rPr>
        <w:t>acceptable</w:t>
      </w:r>
      <w:r>
        <w:rPr>
          <w:spacing w:val="1"/>
          <w:sz w:val="20"/>
        </w:rPr>
        <w:t xml:space="preserve"> </w:t>
      </w:r>
      <w:r>
        <w:rPr>
          <w:sz w:val="20"/>
        </w:rPr>
        <w:t>sustainability program for the Actual Product based on the GPS criteria, as</w:t>
      </w:r>
      <w:r>
        <w:rPr>
          <w:spacing w:val="1"/>
          <w:sz w:val="20"/>
        </w:rPr>
        <w:t xml:space="preserve"> </w:t>
      </w:r>
      <w:r>
        <w:rPr>
          <w:sz w:val="20"/>
        </w:rPr>
        <w:lastRenderedPageBreak/>
        <w:t>applicable.</w:t>
      </w:r>
    </w:p>
    <w:p w14:paraId="22666E0D" w14:textId="77777777" w:rsidR="0039660D" w:rsidRDefault="0039660D">
      <w:pPr>
        <w:jc w:val="both"/>
        <w:rPr>
          <w:sz w:val="20"/>
        </w:rPr>
        <w:sectPr w:rsidR="0039660D">
          <w:pgSz w:w="12240" w:h="15840"/>
          <w:pgMar w:top="2080" w:right="620" w:bottom="280" w:left="460" w:header="1434" w:footer="0" w:gutter="0"/>
          <w:cols w:space="720"/>
        </w:sectPr>
      </w:pPr>
    </w:p>
    <w:p w14:paraId="4E98A6FD" w14:textId="77777777" w:rsidR="0039660D" w:rsidRDefault="0039660D">
      <w:pPr>
        <w:pStyle w:val="a3"/>
      </w:pPr>
    </w:p>
    <w:p w14:paraId="514B0F93" w14:textId="77777777" w:rsidR="0039660D" w:rsidRDefault="0039660D">
      <w:pPr>
        <w:pStyle w:val="a3"/>
        <w:spacing w:before="9"/>
        <w:rPr>
          <w:sz w:val="18"/>
        </w:rPr>
      </w:pPr>
    </w:p>
    <w:p w14:paraId="47A1682C" w14:textId="3AEC5BC5" w:rsidR="0039660D" w:rsidDel="00D153F1" w:rsidRDefault="00C35C6D">
      <w:pPr>
        <w:pStyle w:val="a4"/>
        <w:numPr>
          <w:ilvl w:val="1"/>
          <w:numId w:val="6"/>
        </w:numPr>
        <w:tabs>
          <w:tab w:val="left" w:pos="1986"/>
        </w:tabs>
        <w:ind w:right="1526" w:firstLine="0"/>
        <w:rPr>
          <w:del w:id="69" w:author="윤현정 (Hyunjeong Yoon)" w:date="2024-11-11T16:22:00Z"/>
          <w:sz w:val="20"/>
        </w:rPr>
      </w:pPr>
      <w:del w:id="70" w:author="윤현정 (Hyunjeong Yoon)" w:date="2024-11-11T16:22:00Z">
        <w:r w:rsidDel="00D153F1">
          <w:rPr>
            <w:b/>
            <w:sz w:val="20"/>
          </w:rPr>
          <w:delText>No Copying; Notices.</w:delText>
        </w:r>
        <w:r w:rsidDel="00D153F1">
          <w:rPr>
            <w:b/>
            <w:spacing w:val="68"/>
            <w:sz w:val="20"/>
          </w:rPr>
          <w:delText xml:space="preserve"> </w:delText>
        </w:r>
        <w:r w:rsidDel="00D153F1">
          <w:rPr>
            <w:sz w:val="20"/>
          </w:rPr>
          <w:delText>Except as necessary for the manufacture and sale</w:delText>
        </w:r>
        <w:r w:rsidDel="00D153F1">
          <w:rPr>
            <w:spacing w:val="1"/>
            <w:sz w:val="20"/>
          </w:rPr>
          <w:delText xml:space="preserve"> </w:delText>
        </w:r>
        <w:r w:rsidDel="00D153F1">
          <w:rPr>
            <w:sz w:val="20"/>
          </w:rPr>
          <w:delText>of</w:delText>
        </w:r>
        <w:r w:rsidDel="00D153F1">
          <w:rPr>
            <w:spacing w:val="1"/>
            <w:sz w:val="20"/>
          </w:rPr>
          <w:delText xml:space="preserve"> </w:delText>
        </w:r>
        <w:r w:rsidDel="00D153F1">
          <w:rPr>
            <w:sz w:val="20"/>
          </w:rPr>
          <w:delText>the</w:delText>
        </w:r>
        <w:r w:rsidDel="00D153F1">
          <w:rPr>
            <w:spacing w:val="1"/>
            <w:sz w:val="20"/>
          </w:rPr>
          <w:delText xml:space="preserve"> </w:delText>
        </w:r>
        <w:r w:rsidDel="00D153F1">
          <w:rPr>
            <w:sz w:val="20"/>
          </w:rPr>
          <w:delText>Actual</w:delText>
        </w:r>
        <w:r w:rsidDel="00D153F1">
          <w:rPr>
            <w:spacing w:val="1"/>
            <w:sz w:val="20"/>
          </w:rPr>
          <w:delText xml:space="preserve"> </w:delText>
        </w:r>
        <w:r w:rsidDel="00D153F1">
          <w:rPr>
            <w:sz w:val="20"/>
          </w:rPr>
          <w:delText>Product,</w:delText>
        </w:r>
        <w:r w:rsidDel="00D153F1">
          <w:rPr>
            <w:spacing w:val="1"/>
            <w:sz w:val="20"/>
          </w:rPr>
          <w:delText xml:space="preserve"> </w:delText>
        </w:r>
        <w:r w:rsidDel="00D153F1">
          <w:rPr>
            <w:sz w:val="20"/>
          </w:rPr>
          <w:delText>Manufacturer</w:delText>
        </w:r>
        <w:r w:rsidDel="00D153F1">
          <w:rPr>
            <w:spacing w:val="1"/>
            <w:sz w:val="20"/>
          </w:rPr>
          <w:delText xml:space="preserve"> </w:delText>
        </w:r>
        <w:r w:rsidDel="00D153F1">
          <w:rPr>
            <w:sz w:val="20"/>
          </w:rPr>
          <w:delText>will</w:delText>
        </w:r>
        <w:r w:rsidDel="00D153F1">
          <w:rPr>
            <w:spacing w:val="1"/>
            <w:sz w:val="20"/>
          </w:rPr>
          <w:delText xml:space="preserve"> </w:delText>
        </w:r>
        <w:r w:rsidDel="00D153F1">
          <w:rPr>
            <w:sz w:val="20"/>
          </w:rPr>
          <w:delText>not</w:delText>
        </w:r>
        <w:r w:rsidDel="00D153F1">
          <w:rPr>
            <w:spacing w:val="1"/>
            <w:sz w:val="20"/>
          </w:rPr>
          <w:delText xml:space="preserve"> </w:delText>
        </w:r>
        <w:r w:rsidDel="00D153F1">
          <w:rPr>
            <w:sz w:val="20"/>
          </w:rPr>
          <w:delText>copy,</w:delText>
        </w:r>
        <w:r w:rsidDel="00D153F1">
          <w:rPr>
            <w:spacing w:val="1"/>
            <w:sz w:val="20"/>
          </w:rPr>
          <w:delText xml:space="preserve"> </w:delText>
        </w:r>
        <w:r w:rsidDel="00D153F1">
          <w:rPr>
            <w:sz w:val="20"/>
          </w:rPr>
          <w:delText>disclose,</w:delText>
        </w:r>
        <w:r w:rsidDel="00D153F1">
          <w:rPr>
            <w:spacing w:val="1"/>
            <w:sz w:val="20"/>
          </w:rPr>
          <w:delText xml:space="preserve"> </w:delText>
        </w:r>
        <w:r w:rsidDel="00D153F1">
          <w:rPr>
            <w:sz w:val="20"/>
          </w:rPr>
          <w:delText>distribute</w:delText>
        </w:r>
        <w:r w:rsidDel="00D153F1">
          <w:rPr>
            <w:spacing w:val="1"/>
            <w:sz w:val="20"/>
          </w:rPr>
          <w:delText xml:space="preserve"> </w:delText>
        </w:r>
        <w:r w:rsidDel="00D153F1">
          <w:rPr>
            <w:sz w:val="20"/>
          </w:rPr>
          <w:delText>or</w:delText>
        </w:r>
        <w:r w:rsidDel="00D153F1">
          <w:rPr>
            <w:spacing w:val="-68"/>
            <w:sz w:val="20"/>
          </w:rPr>
          <w:delText xml:space="preserve"> </w:delText>
        </w:r>
        <w:r w:rsidDel="00D153F1">
          <w:rPr>
            <w:sz w:val="20"/>
          </w:rPr>
          <w:delText>disseminate the Designs to any persons or entities, other than Manufacturer’s</w:delText>
        </w:r>
        <w:r w:rsidDel="00D153F1">
          <w:rPr>
            <w:spacing w:val="1"/>
            <w:sz w:val="20"/>
          </w:rPr>
          <w:delText xml:space="preserve"> </w:delText>
        </w:r>
        <w:r w:rsidDel="00D153F1">
          <w:rPr>
            <w:sz w:val="20"/>
          </w:rPr>
          <w:delText>employees and other persons or entities on a need to know basis, at any time</w:delText>
        </w:r>
        <w:r w:rsidDel="00D153F1">
          <w:rPr>
            <w:spacing w:val="1"/>
            <w:sz w:val="20"/>
          </w:rPr>
          <w:delText xml:space="preserve"> </w:delText>
        </w:r>
        <w:r w:rsidDel="00D153F1">
          <w:rPr>
            <w:sz w:val="20"/>
          </w:rPr>
          <w:delText>during</w:delText>
        </w:r>
        <w:r w:rsidDel="00D153F1">
          <w:rPr>
            <w:spacing w:val="-2"/>
            <w:sz w:val="20"/>
          </w:rPr>
          <w:delText xml:space="preserve"> </w:delText>
        </w:r>
        <w:r w:rsidDel="00D153F1">
          <w:rPr>
            <w:sz w:val="20"/>
          </w:rPr>
          <w:delText>the</w:delText>
        </w:r>
        <w:r w:rsidDel="00D153F1">
          <w:rPr>
            <w:spacing w:val="-3"/>
            <w:sz w:val="20"/>
          </w:rPr>
          <w:delText xml:space="preserve"> </w:delText>
        </w:r>
        <w:r w:rsidDel="00D153F1">
          <w:rPr>
            <w:sz w:val="20"/>
          </w:rPr>
          <w:delText>term</w:delText>
        </w:r>
        <w:r w:rsidDel="00D153F1">
          <w:rPr>
            <w:spacing w:val="2"/>
            <w:sz w:val="20"/>
          </w:rPr>
          <w:delText xml:space="preserve"> </w:delText>
        </w:r>
        <w:r w:rsidDel="00D153F1">
          <w:rPr>
            <w:sz w:val="20"/>
          </w:rPr>
          <w:delText>of</w:delText>
        </w:r>
        <w:r w:rsidDel="00D153F1">
          <w:rPr>
            <w:spacing w:val="-3"/>
            <w:sz w:val="20"/>
          </w:rPr>
          <w:delText xml:space="preserve"> </w:delText>
        </w:r>
        <w:r w:rsidDel="00D153F1">
          <w:rPr>
            <w:sz w:val="20"/>
          </w:rPr>
          <w:delText>this</w:delText>
        </w:r>
        <w:r w:rsidDel="00D153F1">
          <w:rPr>
            <w:spacing w:val="1"/>
            <w:sz w:val="20"/>
          </w:rPr>
          <w:delText xml:space="preserve"> </w:delText>
        </w:r>
        <w:r w:rsidDel="00D153F1">
          <w:rPr>
            <w:sz w:val="20"/>
          </w:rPr>
          <w:delText>Agreement</w:delText>
        </w:r>
        <w:r w:rsidDel="00D153F1">
          <w:rPr>
            <w:spacing w:val="1"/>
            <w:sz w:val="20"/>
          </w:rPr>
          <w:delText xml:space="preserve"> </w:delText>
        </w:r>
        <w:r w:rsidDel="00D153F1">
          <w:rPr>
            <w:sz w:val="20"/>
          </w:rPr>
          <w:delText>or at</w:delText>
        </w:r>
        <w:r w:rsidDel="00D153F1">
          <w:rPr>
            <w:spacing w:val="-1"/>
            <w:sz w:val="20"/>
          </w:rPr>
          <w:delText xml:space="preserve"> </w:delText>
        </w:r>
        <w:r w:rsidDel="00D153F1">
          <w:rPr>
            <w:sz w:val="20"/>
          </w:rPr>
          <w:delText>any</w:delText>
        </w:r>
        <w:r w:rsidDel="00D153F1">
          <w:rPr>
            <w:spacing w:val="-2"/>
            <w:sz w:val="20"/>
          </w:rPr>
          <w:delText xml:space="preserve"> </w:delText>
        </w:r>
        <w:r w:rsidDel="00D153F1">
          <w:rPr>
            <w:sz w:val="20"/>
          </w:rPr>
          <w:delText>time</w:delText>
        </w:r>
        <w:r w:rsidDel="00D153F1">
          <w:rPr>
            <w:spacing w:val="-3"/>
            <w:sz w:val="20"/>
          </w:rPr>
          <w:delText xml:space="preserve"> </w:delText>
        </w:r>
        <w:r w:rsidDel="00D153F1">
          <w:rPr>
            <w:sz w:val="20"/>
          </w:rPr>
          <w:delText>thereafter.</w:delText>
        </w:r>
      </w:del>
    </w:p>
    <w:p w14:paraId="16263DCC" w14:textId="77777777" w:rsidR="0039660D" w:rsidRDefault="0039660D">
      <w:pPr>
        <w:pStyle w:val="a3"/>
        <w:rPr>
          <w:sz w:val="24"/>
        </w:rPr>
      </w:pPr>
    </w:p>
    <w:p w14:paraId="541D7E78" w14:textId="77777777" w:rsidR="0039660D" w:rsidRDefault="00C35C6D">
      <w:pPr>
        <w:pStyle w:val="2"/>
        <w:numPr>
          <w:ilvl w:val="0"/>
          <w:numId w:val="6"/>
        </w:numPr>
        <w:tabs>
          <w:tab w:val="left" w:pos="2044"/>
          <w:tab w:val="left" w:pos="9972"/>
        </w:tabs>
        <w:spacing w:before="195"/>
        <w:ind w:left="2043" w:hanging="349"/>
      </w:pPr>
      <w:bookmarkStart w:id="71" w:name="C.__COMPENSATION"/>
      <w:bookmarkEnd w:id="71"/>
      <w:r>
        <w:rPr>
          <w:u w:val="thick"/>
        </w:rPr>
        <w:t>COMPENSATION</w:t>
      </w:r>
      <w:r>
        <w:rPr>
          <w:u w:val="thick"/>
        </w:rPr>
        <w:tab/>
      </w:r>
    </w:p>
    <w:p w14:paraId="0A89A6C0" w14:textId="77777777" w:rsidR="0039660D" w:rsidRDefault="0039660D">
      <w:pPr>
        <w:pStyle w:val="a3"/>
        <w:spacing w:before="11"/>
        <w:rPr>
          <w:b/>
          <w:sz w:val="11"/>
        </w:rPr>
      </w:pPr>
    </w:p>
    <w:p w14:paraId="5DCECF77" w14:textId="77777777" w:rsidR="0039660D" w:rsidRDefault="00C35C6D">
      <w:pPr>
        <w:pStyle w:val="a3"/>
        <w:spacing w:before="99"/>
        <w:ind w:left="1695" w:right="1525"/>
      </w:pPr>
      <w:r>
        <w:t>In</w:t>
      </w:r>
      <w:r>
        <w:rPr>
          <w:spacing w:val="15"/>
        </w:rPr>
        <w:t xml:space="preserve"> </w:t>
      </w:r>
      <w:r>
        <w:t>consideration</w:t>
      </w:r>
      <w:r>
        <w:rPr>
          <w:spacing w:val="15"/>
        </w:rPr>
        <w:t xml:space="preserve"> </w:t>
      </w:r>
      <w:r>
        <w:t>for</w:t>
      </w:r>
      <w:r>
        <w:rPr>
          <w:spacing w:val="15"/>
        </w:rPr>
        <w:t xml:space="preserve"> </w:t>
      </w:r>
      <w:r>
        <w:t>providing</w:t>
      </w:r>
      <w:r>
        <w:rPr>
          <w:spacing w:val="15"/>
        </w:rPr>
        <w:t xml:space="preserve"> </w:t>
      </w:r>
      <w:r>
        <w:t>the</w:t>
      </w:r>
      <w:r>
        <w:rPr>
          <w:spacing w:val="13"/>
        </w:rPr>
        <w:t xml:space="preserve"> </w:t>
      </w:r>
      <w:r>
        <w:t>Basic</w:t>
      </w:r>
      <w:r>
        <w:rPr>
          <w:spacing w:val="14"/>
        </w:rPr>
        <w:t xml:space="preserve"> </w:t>
      </w:r>
      <w:r>
        <w:t>Services,</w:t>
      </w:r>
      <w:r>
        <w:rPr>
          <w:spacing w:val="13"/>
        </w:rPr>
        <w:t xml:space="preserve"> </w:t>
      </w:r>
      <w:r>
        <w:t>Manufacturer</w:t>
      </w:r>
      <w:r>
        <w:rPr>
          <w:spacing w:val="15"/>
        </w:rPr>
        <w:t xml:space="preserve"> </w:t>
      </w:r>
      <w:r>
        <w:t>will</w:t>
      </w:r>
      <w:r>
        <w:rPr>
          <w:spacing w:val="15"/>
        </w:rPr>
        <w:t xml:space="preserve"> </w:t>
      </w:r>
      <w:r>
        <w:t>make</w:t>
      </w:r>
      <w:r>
        <w:rPr>
          <w:spacing w:val="13"/>
        </w:rPr>
        <w:t xml:space="preserve"> </w:t>
      </w:r>
      <w:r>
        <w:t>the</w:t>
      </w:r>
      <w:r>
        <w:rPr>
          <w:spacing w:val="-67"/>
        </w:rPr>
        <w:t xml:space="preserve"> </w:t>
      </w:r>
      <w:r>
        <w:t>following</w:t>
      </w:r>
      <w:r>
        <w:rPr>
          <w:spacing w:val="-2"/>
        </w:rPr>
        <w:t xml:space="preserve"> </w:t>
      </w:r>
      <w:r>
        <w:t>payments</w:t>
      </w:r>
      <w:r>
        <w:rPr>
          <w:spacing w:val="1"/>
        </w:rPr>
        <w:t xml:space="preserve"> </w:t>
      </w:r>
      <w:r>
        <w:t>to Gensler:</w:t>
      </w:r>
    </w:p>
    <w:p w14:paraId="61F9FF84" w14:textId="77777777" w:rsidR="0039660D" w:rsidRDefault="0039660D">
      <w:pPr>
        <w:pStyle w:val="a3"/>
        <w:spacing w:before="10"/>
        <w:rPr>
          <w:sz w:val="19"/>
        </w:rPr>
      </w:pPr>
    </w:p>
    <w:p w14:paraId="4ECC4B63" w14:textId="77777777" w:rsidR="0039660D" w:rsidRDefault="00C35C6D">
      <w:pPr>
        <w:pStyle w:val="a4"/>
        <w:numPr>
          <w:ilvl w:val="1"/>
          <w:numId w:val="6"/>
        </w:numPr>
        <w:tabs>
          <w:tab w:val="left" w:pos="2051"/>
          <w:tab w:val="left" w:pos="3620"/>
        </w:tabs>
        <w:spacing w:before="1"/>
        <w:ind w:left="2050" w:hanging="356"/>
        <w:rPr>
          <w:sz w:val="20"/>
        </w:rPr>
      </w:pPr>
      <w:r>
        <w:rPr>
          <w:b/>
          <w:sz w:val="20"/>
        </w:rPr>
        <w:t>Initial</w:t>
      </w:r>
      <w:r>
        <w:rPr>
          <w:b/>
          <w:spacing w:val="64"/>
          <w:sz w:val="20"/>
        </w:rPr>
        <w:t xml:space="preserve"> </w:t>
      </w:r>
      <w:r>
        <w:rPr>
          <w:b/>
          <w:sz w:val="20"/>
        </w:rPr>
        <w:t>Fee.</w:t>
      </w:r>
      <w:r>
        <w:rPr>
          <w:b/>
          <w:sz w:val="20"/>
        </w:rPr>
        <w:tab/>
      </w:r>
      <w:r>
        <w:rPr>
          <w:sz w:val="20"/>
        </w:rPr>
        <w:t>Manufacturer</w:t>
      </w:r>
      <w:r>
        <w:rPr>
          <w:spacing w:val="64"/>
          <w:sz w:val="20"/>
        </w:rPr>
        <w:t xml:space="preserve"> </w:t>
      </w:r>
      <w:r>
        <w:rPr>
          <w:sz w:val="20"/>
        </w:rPr>
        <w:t>will</w:t>
      </w:r>
      <w:r>
        <w:rPr>
          <w:spacing w:val="67"/>
          <w:sz w:val="20"/>
        </w:rPr>
        <w:t xml:space="preserve"> </w:t>
      </w:r>
      <w:r>
        <w:rPr>
          <w:sz w:val="20"/>
        </w:rPr>
        <w:t>pay</w:t>
      </w:r>
      <w:r>
        <w:rPr>
          <w:spacing w:val="69"/>
          <w:sz w:val="20"/>
        </w:rPr>
        <w:t xml:space="preserve"> </w:t>
      </w:r>
      <w:r>
        <w:rPr>
          <w:sz w:val="20"/>
        </w:rPr>
        <w:t>Gensler</w:t>
      </w:r>
      <w:r>
        <w:rPr>
          <w:spacing w:val="65"/>
          <w:sz w:val="20"/>
        </w:rPr>
        <w:t xml:space="preserve"> </w:t>
      </w:r>
      <w:r>
        <w:rPr>
          <w:sz w:val="20"/>
        </w:rPr>
        <w:t>a</w:t>
      </w:r>
      <w:r>
        <w:rPr>
          <w:spacing w:val="67"/>
          <w:sz w:val="20"/>
        </w:rPr>
        <w:t xml:space="preserve"> </w:t>
      </w:r>
      <w:r>
        <w:rPr>
          <w:sz w:val="20"/>
        </w:rPr>
        <w:t>non-refundable</w:t>
      </w:r>
      <w:r>
        <w:rPr>
          <w:spacing w:val="65"/>
          <w:sz w:val="20"/>
        </w:rPr>
        <w:t xml:space="preserve"> </w:t>
      </w:r>
      <w:r>
        <w:rPr>
          <w:sz w:val="20"/>
        </w:rPr>
        <w:t>fee</w:t>
      </w:r>
      <w:r>
        <w:rPr>
          <w:spacing w:val="68"/>
          <w:sz w:val="20"/>
        </w:rPr>
        <w:t xml:space="preserve"> </w:t>
      </w:r>
      <w:r>
        <w:rPr>
          <w:sz w:val="20"/>
        </w:rPr>
        <w:t>of</w:t>
      </w:r>
    </w:p>
    <w:p w14:paraId="0E74E60A" w14:textId="3ABA7BE8" w:rsidR="0039660D" w:rsidRDefault="00C35C6D">
      <w:pPr>
        <w:pStyle w:val="a3"/>
        <w:tabs>
          <w:tab w:val="left" w:pos="2662"/>
        </w:tabs>
        <w:spacing w:before="1"/>
        <w:ind w:left="1695" w:right="1525"/>
      </w:pPr>
      <w:r>
        <w:t>$295,000</w:t>
      </w:r>
      <w:r>
        <w:rPr>
          <w:spacing w:val="1"/>
        </w:rPr>
        <w:t xml:space="preserve"> </w:t>
      </w:r>
      <w:r>
        <w:t>(the</w:t>
      </w:r>
      <w:r>
        <w:rPr>
          <w:spacing w:val="1"/>
        </w:rPr>
        <w:t xml:space="preserve"> </w:t>
      </w:r>
      <w:r>
        <w:t>“Initial</w:t>
      </w:r>
      <w:r>
        <w:rPr>
          <w:spacing w:val="1"/>
        </w:rPr>
        <w:t xml:space="preserve"> </w:t>
      </w:r>
      <w:r>
        <w:t>Fee”)</w:t>
      </w:r>
      <w:r>
        <w:rPr>
          <w:spacing w:val="1"/>
        </w:rPr>
        <w:t xml:space="preserve"> </w:t>
      </w:r>
      <w:r>
        <w:t>for</w:t>
      </w:r>
      <w:r>
        <w:rPr>
          <w:spacing w:val="1"/>
        </w:rPr>
        <w:t xml:space="preserve"> </w:t>
      </w:r>
      <w:r>
        <w:t>Gensler's</w:t>
      </w:r>
      <w:r>
        <w:rPr>
          <w:spacing w:val="1"/>
        </w:rPr>
        <w:t xml:space="preserve"> </w:t>
      </w:r>
      <w:r>
        <w:t>Basic</w:t>
      </w:r>
      <w:r>
        <w:rPr>
          <w:spacing w:val="1"/>
        </w:rPr>
        <w:t xml:space="preserve"> </w:t>
      </w:r>
      <w:r>
        <w:t>Services</w:t>
      </w:r>
      <w:r>
        <w:rPr>
          <w:spacing w:val="1"/>
        </w:rPr>
        <w:t xml:space="preserve"> </w:t>
      </w:r>
      <w:r>
        <w:t>as</w:t>
      </w:r>
      <w:r>
        <w:rPr>
          <w:spacing w:val="1"/>
        </w:rPr>
        <w:t xml:space="preserve"> </w:t>
      </w:r>
      <w:r>
        <w:t>described</w:t>
      </w:r>
      <w:r>
        <w:rPr>
          <w:spacing w:val="1"/>
        </w:rPr>
        <w:t xml:space="preserve"> </w:t>
      </w:r>
      <w:r>
        <w:t>in</w:t>
      </w:r>
      <w:r>
        <w:rPr>
          <w:spacing w:val="-68"/>
        </w:rPr>
        <w:t xml:space="preserve"> </w:t>
      </w:r>
      <w:r>
        <w:t>Paragraph</w:t>
      </w:r>
      <w:r>
        <w:rPr>
          <w:spacing w:val="13"/>
        </w:rPr>
        <w:t xml:space="preserve"> </w:t>
      </w:r>
      <w:r>
        <w:t>A,</w:t>
      </w:r>
      <w:r>
        <w:rPr>
          <w:spacing w:val="12"/>
        </w:rPr>
        <w:t xml:space="preserve"> </w:t>
      </w:r>
      <w:r>
        <w:t>above.</w:t>
      </w:r>
      <w:del w:id="72" w:author="윤현정 (Hyunjeong Yoon)" w:date="2024-11-12T12:11:00Z">
        <w:r w:rsidDel="00586FAD">
          <w:rPr>
            <w:spacing w:val="60"/>
          </w:rPr>
          <w:delText xml:space="preserve"> </w:delText>
        </w:r>
        <w:r w:rsidDel="00586FAD">
          <w:delText>Additionally,</w:delText>
        </w:r>
        <w:r w:rsidDel="00586FAD">
          <w:rPr>
            <w:spacing w:val="12"/>
          </w:rPr>
          <w:delText xml:space="preserve"> </w:delText>
        </w:r>
        <w:r w:rsidDel="00586FAD">
          <w:delText>Manufacturer</w:delText>
        </w:r>
        <w:r w:rsidDel="00586FAD">
          <w:rPr>
            <w:spacing w:val="12"/>
          </w:rPr>
          <w:delText xml:space="preserve"> </w:delText>
        </w:r>
        <w:r w:rsidDel="00586FAD">
          <w:delText>will</w:delText>
        </w:r>
        <w:r w:rsidDel="00586FAD">
          <w:rPr>
            <w:spacing w:val="13"/>
          </w:rPr>
          <w:delText xml:space="preserve"> </w:delText>
        </w:r>
        <w:r w:rsidDel="00586FAD">
          <w:delText>reimburse</w:delText>
        </w:r>
        <w:r w:rsidDel="00586FAD">
          <w:rPr>
            <w:spacing w:val="11"/>
          </w:rPr>
          <w:delText xml:space="preserve"> </w:delText>
        </w:r>
        <w:r w:rsidDel="00586FAD">
          <w:delText>Gensler</w:delText>
        </w:r>
        <w:r w:rsidDel="00586FAD">
          <w:rPr>
            <w:spacing w:val="14"/>
          </w:rPr>
          <w:delText xml:space="preserve"> </w:delText>
        </w:r>
        <w:r w:rsidDel="00586FAD">
          <w:delText>for</w:delText>
        </w:r>
        <w:r w:rsidDel="00586FAD">
          <w:rPr>
            <w:spacing w:val="12"/>
          </w:rPr>
          <w:delText xml:space="preserve"> </w:delText>
        </w:r>
        <w:r w:rsidDel="00586FAD">
          <w:delText>its</w:delText>
        </w:r>
        <w:r w:rsidDel="00586FAD">
          <w:rPr>
            <w:spacing w:val="-67"/>
          </w:rPr>
          <w:delText xml:space="preserve"> </w:delText>
        </w:r>
        <w:r w:rsidDel="00586FAD">
          <w:delText>expenses</w:delText>
        </w:r>
        <w:r w:rsidDel="00586FAD">
          <w:rPr>
            <w:spacing w:val="46"/>
          </w:rPr>
          <w:delText xml:space="preserve"> </w:delText>
        </w:r>
        <w:r w:rsidDel="00586FAD">
          <w:delText>as</w:delText>
        </w:r>
        <w:r w:rsidDel="00586FAD">
          <w:rPr>
            <w:spacing w:val="50"/>
          </w:rPr>
          <w:delText xml:space="preserve"> </w:delText>
        </w:r>
        <w:r w:rsidDel="00586FAD">
          <w:delText>provided</w:delText>
        </w:r>
        <w:r w:rsidDel="00586FAD">
          <w:rPr>
            <w:spacing w:val="50"/>
          </w:rPr>
          <w:delText xml:space="preserve"> </w:delText>
        </w:r>
        <w:r w:rsidDel="00586FAD">
          <w:delText>in</w:delText>
        </w:r>
        <w:r w:rsidDel="00586FAD">
          <w:rPr>
            <w:spacing w:val="49"/>
          </w:rPr>
          <w:delText xml:space="preserve"> </w:delText>
        </w:r>
        <w:r w:rsidDel="00586FAD">
          <w:delText>the</w:delText>
        </w:r>
        <w:r w:rsidDel="00586FAD">
          <w:rPr>
            <w:spacing w:val="46"/>
          </w:rPr>
          <w:delText xml:space="preserve"> </w:delText>
        </w:r>
        <w:r w:rsidDel="00586FAD">
          <w:delText>attached</w:delText>
        </w:r>
        <w:r w:rsidDel="00586FAD">
          <w:rPr>
            <w:spacing w:val="51"/>
          </w:rPr>
          <w:delText xml:space="preserve"> </w:delText>
        </w:r>
        <w:r w:rsidDel="00586FAD">
          <w:delText>Terms</w:delText>
        </w:r>
        <w:r w:rsidDel="00586FAD">
          <w:rPr>
            <w:spacing w:val="49"/>
          </w:rPr>
          <w:delText xml:space="preserve"> </w:delText>
        </w:r>
        <w:r w:rsidDel="00586FAD">
          <w:delText>and</w:delText>
        </w:r>
        <w:r w:rsidDel="00586FAD">
          <w:rPr>
            <w:spacing w:val="49"/>
          </w:rPr>
          <w:delText xml:space="preserve"> </w:delText>
        </w:r>
        <w:r w:rsidDel="00586FAD">
          <w:delText>Conditions,</w:delText>
        </w:r>
        <w:r w:rsidDel="00586FAD">
          <w:rPr>
            <w:spacing w:val="49"/>
          </w:rPr>
          <w:delText xml:space="preserve"> </w:delText>
        </w:r>
        <w:r w:rsidDel="00586FAD">
          <w:delText>and</w:delText>
        </w:r>
        <w:r w:rsidDel="00586FAD">
          <w:rPr>
            <w:spacing w:val="51"/>
          </w:rPr>
          <w:delText xml:space="preserve"> </w:delText>
        </w:r>
        <w:r w:rsidDel="00586FAD">
          <w:delText>will</w:delText>
        </w:r>
        <w:r w:rsidDel="00586FAD">
          <w:rPr>
            <w:spacing w:val="47"/>
          </w:rPr>
          <w:delText xml:space="preserve"> </w:delText>
        </w:r>
        <w:r w:rsidDel="00586FAD">
          <w:delText>pay</w:delText>
        </w:r>
        <w:r w:rsidDel="00586FAD">
          <w:rPr>
            <w:spacing w:val="-67"/>
          </w:rPr>
          <w:delText xml:space="preserve"> </w:delText>
        </w:r>
        <w:r w:rsidDel="00586FAD">
          <w:delText>royalties</w:delText>
        </w:r>
        <w:r w:rsidDel="00586FAD">
          <w:rPr>
            <w:spacing w:val="4"/>
          </w:rPr>
          <w:delText xml:space="preserve"> </w:delText>
        </w:r>
        <w:r w:rsidDel="00586FAD">
          <w:delText>as</w:delText>
        </w:r>
        <w:r w:rsidDel="00586FAD">
          <w:rPr>
            <w:spacing w:val="4"/>
          </w:rPr>
          <w:delText xml:space="preserve"> </w:delText>
        </w:r>
        <w:r w:rsidDel="00586FAD">
          <w:delText>described</w:delText>
        </w:r>
        <w:r w:rsidDel="00586FAD">
          <w:rPr>
            <w:spacing w:val="5"/>
          </w:rPr>
          <w:delText xml:space="preserve"> </w:delText>
        </w:r>
        <w:r w:rsidDel="00586FAD">
          <w:delText>below.</w:delText>
        </w:r>
      </w:del>
      <w:r>
        <w:rPr>
          <w:spacing w:val="10"/>
        </w:rPr>
        <w:t xml:space="preserve"> </w:t>
      </w:r>
      <w:r>
        <w:t>The</w:t>
      </w:r>
      <w:r>
        <w:rPr>
          <w:spacing w:val="4"/>
        </w:rPr>
        <w:t xml:space="preserve"> </w:t>
      </w:r>
      <w:r>
        <w:t>Initial</w:t>
      </w:r>
      <w:r>
        <w:rPr>
          <w:spacing w:val="2"/>
        </w:rPr>
        <w:t xml:space="preserve"> </w:t>
      </w:r>
      <w:r>
        <w:t>Fee</w:t>
      </w:r>
      <w:r>
        <w:rPr>
          <w:spacing w:val="4"/>
        </w:rPr>
        <w:t xml:space="preserve"> </w:t>
      </w:r>
      <w:r>
        <w:t>will</w:t>
      </w:r>
      <w:r>
        <w:rPr>
          <w:spacing w:val="3"/>
        </w:rPr>
        <w:t xml:space="preserve"> </w:t>
      </w:r>
      <w:r>
        <w:t>be payable</w:t>
      </w:r>
      <w:r>
        <w:rPr>
          <w:spacing w:val="4"/>
        </w:rPr>
        <w:t xml:space="preserve"> </w:t>
      </w:r>
      <w:r>
        <w:t>in</w:t>
      </w:r>
      <w:r>
        <w:rPr>
          <w:spacing w:val="3"/>
        </w:rPr>
        <w:t xml:space="preserve"> </w:t>
      </w:r>
      <w:r>
        <w:t>U.S.</w:t>
      </w:r>
      <w:r>
        <w:rPr>
          <w:spacing w:val="2"/>
        </w:rPr>
        <w:t xml:space="preserve"> </w:t>
      </w:r>
      <w:r>
        <w:t>dollars</w:t>
      </w:r>
      <w:r>
        <w:rPr>
          <w:spacing w:val="4"/>
        </w:rPr>
        <w:t xml:space="preserve"> </w:t>
      </w:r>
      <w:r>
        <w:t>on</w:t>
      </w:r>
      <w:r>
        <w:rPr>
          <w:spacing w:val="-68"/>
        </w:rPr>
        <w:t xml:space="preserve"> </w:t>
      </w:r>
      <w:r>
        <w:t>a</w:t>
      </w:r>
      <w:r>
        <w:rPr>
          <w:spacing w:val="9"/>
        </w:rPr>
        <w:t xml:space="preserve"> </w:t>
      </w:r>
      <w:r>
        <w:t>lump</w:t>
      </w:r>
      <w:r>
        <w:rPr>
          <w:spacing w:val="12"/>
        </w:rPr>
        <w:t xml:space="preserve"> </w:t>
      </w:r>
      <w:r>
        <w:t>sum</w:t>
      </w:r>
      <w:r>
        <w:rPr>
          <w:spacing w:val="14"/>
        </w:rPr>
        <w:t xml:space="preserve"> </w:t>
      </w:r>
      <w:r>
        <w:t>basis</w:t>
      </w:r>
      <w:r>
        <w:rPr>
          <w:spacing w:val="11"/>
        </w:rPr>
        <w:t xml:space="preserve"> </w:t>
      </w:r>
      <w:r>
        <w:t>as</w:t>
      </w:r>
      <w:r>
        <w:rPr>
          <w:spacing w:val="13"/>
        </w:rPr>
        <w:t xml:space="preserve"> </w:t>
      </w:r>
      <w:r>
        <w:t>follows:</w:t>
      </w:r>
      <w:r>
        <w:rPr>
          <w:spacing w:val="12"/>
        </w:rPr>
        <w:t xml:space="preserve"> </w:t>
      </w:r>
      <w:commentRangeStart w:id="73"/>
      <w:r>
        <w:t>a)</w:t>
      </w:r>
      <w:r>
        <w:rPr>
          <w:spacing w:val="14"/>
        </w:rPr>
        <w:t xml:space="preserve"> </w:t>
      </w:r>
      <w:r>
        <w:t>60%</w:t>
      </w:r>
      <w:r>
        <w:rPr>
          <w:spacing w:val="8"/>
        </w:rPr>
        <w:t xml:space="preserve"> </w:t>
      </w:r>
      <w:r>
        <w:t>as</w:t>
      </w:r>
      <w:r>
        <w:rPr>
          <w:spacing w:val="11"/>
        </w:rPr>
        <w:t xml:space="preserve"> </w:t>
      </w:r>
      <w:r>
        <w:t>a</w:t>
      </w:r>
      <w:r>
        <w:rPr>
          <w:spacing w:val="14"/>
        </w:rPr>
        <w:t xml:space="preserve"> </w:t>
      </w:r>
      <w:r>
        <w:t>deposit</w:t>
      </w:r>
      <w:r>
        <w:rPr>
          <w:spacing w:val="12"/>
        </w:rPr>
        <w:t xml:space="preserve"> </w:t>
      </w:r>
      <w:r>
        <w:t>before</w:t>
      </w:r>
      <w:r>
        <w:rPr>
          <w:spacing w:val="10"/>
        </w:rPr>
        <w:t xml:space="preserve"> </w:t>
      </w:r>
      <w:r>
        <w:t>commencement</w:t>
      </w:r>
      <w:r>
        <w:rPr>
          <w:spacing w:val="12"/>
        </w:rPr>
        <w:t xml:space="preserve"> </w:t>
      </w:r>
      <w:r>
        <w:t>of</w:t>
      </w:r>
      <w:r>
        <w:rPr>
          <w:spacing w:val="1"/>
        </w:rPr>
        <w:t xml:space="preserve"> </w:t>
      </w:r>
      <w:r>
        <w:t>Gensler’s</w:t>
      </w:r>
      <w:r>
        <w:rPr>
          <w:spacing w:val="-14"/>
        </w:rPr>
        <w:t xml:space="preserve"> </w:t>
      </w:r>
      <w:r>
        <w:t>Basic</w:t>
      </w:r>
      <w:r>
        <w:rPr>
          <w:spacing w:val="-13"/>
        </w:rPr>
        <w:t xml:space="preserve"> </w:t>
      </w:r>
      <w:r>
        <w:t>Services,</w:t>
      </w:r>
      <w:r>
        <w:rPr>
          <w:spacing w:val="-16"/>
        </w:rPr>
        <w:t xml:space="preserve"> </w:t>
      </w:r>
      <w:r>
        <w:t>pursuant</w:t>
      </w:r>
      <w:r>
        <w:rPr>
          <w:spacing w:val="-14"/>
        </w:rPr>
        <w:t xml:space="preserve"> </w:t>
      </w:r>
      <w:r>
        <w:t>to</w:t>
      </w:r>
      <w:r>
        <w:rPr>
          <w:spacing w:val="-14"/>
        </w:rPr>
        <w:t xml:space="preserve"> </w:t>
      </w:r>
      <w:r>
        <w:t>Paragraph</w:t>
      </w:r>
      <w:r>
        <w:rPr>
          <w:spacing w:val="-9"/>
        </w:rPr>
        <w:t xml:space="preserve"> </w:t>
      </w:r>
      <w:r>
        <w:t>A,</w:t>
      </w:r>
      <w:r>
        <w:rPr>
          <w:spacing w:val="-16"/>
        </w:rPr>
        <w:t xml:space="preserve"> </w:t>
      </w:r>
      <w:r>
        <w:t>above</w:t>
      </w:r>
      <w:commentRangeEnd w:id="73"/>
      <w:r w:rsidR="001223AB">
        <w:rPr>
          <w:rStyle w:val="a5"/>
        </w:rPr>
        <w:commentReference w:id="73"/>
      </w:r>
      <w:r>
        <w:t>;</w:t>
      </w:r>
      <w:r>
        <w:rPr>
          <w:spacing w:val="-14"/>
        </w:rPr>
        <w:t xml:space="preserve"> </w:t>
      </w:r>
      <w:r>
        <w:t>b)</w:t>
      </w:r>
      <w:r>
        <w:rPr>
          <w:spacing w:val="-12"/>
        </w:rPr>
        <w:t xml:space="preserve"> </w:t>
      </w:r>
      <w:r>
        <w:t>20%</w:t>
      </w:r>
      <w:r>
        <w:rPr>
          <w:spacing w:val="-14"/>
        </w:rPr>
        <w:t xml:space="preserve"> </w:t>
      </w:r>
      <w:r>
        <w:t>following</w:t>
      </w:r>
      <w:r>
        <w:rPr>
          <w:spacing w:val="-15"/>
        </w:rPr>
        <w:t xml:space="preserve"> </w:t>
      </w:r>
      <w:r>
        <w:t>the</w:t>
      </w:r>
      <w:r>
        <w:rPr>
          <w:spacing w:val="-68"/>
        </w:rPr>
        <w:t xml:space="preserve"> </w:t>
      </w:r>
      <w:r>
        <w:t>completion</w:t>
      </w:r>
      <w:r>
        <w:rPr>
          <w:spacing w:val="30"/>
        </w:rPr>
        <w:t xml:space="preserve"> </w:t>
      </w:r>
      <w:r>
        <w:t>of</w:t>
      </w:r>
      <w:r>
        <w:rPr>
          <w:spacing w:val="31"/>
        </w:rPr>
        <w:t xml:space="preserve"> </w:t>
      </w:r>
      <w:r>
        <w:t>Visioning</w:t>
      </w:r>
      <w:r>
        <w:rPr>
          <w:spacing w:val="31"/>
        </w:rPr>
        <w:t xml:space="preserve"> </w:t>
      </w:r>
      <w:r>
        <w:t>Services,</w:t>
      </w:r>
      <w:r>
        <w:rPr>
          <w:spacing w:val="29"/>
        </w:rPr>
        <w:t xml:space="preserve"> </w:t>
      </w:r>
      <w:r>
        <w:t>pursuant</w:t>
      </w:r>
      <w:r>
        <w:rPr>
          <w:spacing w:val="30"/>
        </w:rPr>
        <w:t xml:space="preserve"> </w:t>
      </w:r>
      <w:r>
        <w:t>to</w:t>
      </w:r>
      <w:r>
        <w:rPr>
          <w:spacing w:val="30"/>
        </w:rPr>
        <w:t xml:space="preserve"> </w:t>
      </w:r>
      <w:r>
        <w:t>Paragraph</w:t>
      </w:r>
      <w:r>
        <w:rPr>
          <w:spacing w:val="31"/>
        </w:rPr>
        <w:t xml:space="preserve"> </w:t>
      </w:r>
      <w:r>
        <w:t>A.1</w:t>
      </w:r>
      <w:ins w:id="74" w:author="윤현정 (Hyunjeong Yoon)" w:date="2024-11-12T09:34:00Z">
        <w:r w:rsidR="00C6050F">
          <w:t xml:space="preserve"> </w:t>
        </w:r>
        <w:r w:rsidR="00C6050F">
          <w:rPr>
            <w:rFonts w:ascii="맑은 고딕" w:eastAsia="맑은 고딕" w:hAnsi="맑은 고딕" w:cs="맑은 고딕" w:hint="eastAsia"/>
            <w:lang w:eastAsia="ko-KR"/>
          </w:rPr>
          <w:t>a</w:t>
        </w:r>
        <w:r w:rsidR="00C6050F">
          <w:rPr>
            <w:rFonts w:ascii="맑은 고딕" w:eastAsia="맑은 고딕" w:hAnsi="맑은 고딕" w:cs="맑은 고딕"/>
            <w:lang w:eastAsia="ko-KR"/>
          </w:rPr>
          <w:t xml:space="preserve">nd </w:t>
        </w:r>
        <w:r w:rsidR="00C6050F">
          <w:rPr>
            <w:rFonts w:ascii="맑은 고딕" w:eastAsia="맑은 고딕" w:hAnsi="맑은 고딕" w:cs="맑은 고딕" w:hint="eastAsia"/>
            <w:lang w:eastAsia="ko-KR"/>
          </w:rPr>
          <w:t>C</w:t>
        </w:r>
        <w:r w:rsidR="00C6050F">
          <w:rPr>
            <w:rFonts w:ascii="맑은 고딕" w:eastAsia="맑은 고딕" w:hAnsi="맑은 고딕" w:cs="맑은 고딕"/>
            <w:lang w:eastAsia="ko-KR"/>
          </w:rPr>
          <w:t>.2</w:t>
        </w:r>
      </w:ins>
      <w:r>
        <w:t>,</w:t>
      </w:r>
      <w:del w:id="75" w:author="윤현정 (Hyunjeong Yoon)" w:date="2024-11-12T09:34:00Z">
        <w:r w:rsidDel="00C6050F">
          <w:rPr>
            <w:spacing w:val="28"/>
          </w:rPr>
          <w:delText xml:space="preserve"> </w:delText>
        </w:r>
        <w:r w:rsidDel="00C6050F">
          <w:delText>above</w:delText>
        </w:r>
      </w:del>
      <w:r>
        <w:t>;</w:t>
      </w:r>
      <w:r>
        <w:rPr>
          <w:spacing w:val="32"/>
        </w:rPr>
        <w:t xml:space="preserve"> </w:t>
      </w:r>
      <w:r>
        <w:t>and</w:t>
      </w:r>
      <w:r>
        <w:rPr>
          <w:spacing w:val="30"/>
        </w:rPr>
        <w:t xml:space="preserve"> </w:t>
      </w:r>
      <w:r>
        <w:t>c)</w:t>
      </w:r>
      <w:r>
        <w:rPr>
          <w:spacing w:val="-68"/>
        </w:rPr>
        <w:t xml:space="preserve"> </w:t>
      </w:r>
      <w:r>
        <w:t>20%</w:t>
      </w:r>
      <w:r>
        <w:rPr>
          <w:spacing w:val="52"/>
        </w:rPr>
        <w:t xml:space="preserve"> </w:t>
      </w:r>
      <w:r>
        <w:t>following</w:t>
      </w:r>
      <w:r>
        <w:rPr>
          <w:spacing w:val="57"/>
        </w:rPr>
        <w:t xml:space="preserve"> </w:t>
      </w:r>
      <w:r>
        <w:t>completion</w:t>
      </w:r>
      <w:r>
        <w:rPr>
          <w:spacing w:val="55"/>
        </w:rPr>
        <w:t xml:space="preserve"> </w:t>
      </w:r>
      <w:r>
        <w:t>of</w:t>
      </w:r>
      <w:r>
        <w:rPr>
          <w:spacing w:val="55"/>
        </w:rPr>
        <w:t xml:space="preserve"> </w:t>
      </w:r>
      <w:r>
        <w:t>Design</w:t>
      </w:r>
      <w:r>
        <w:rPr>
          <w:spacing w:val="55"/>
        </w:rPr>
        <w:t xml:space="preserve"> </w:t>
      </w:r>
      <w:r>
        <w:t>Services,</w:t>
      </w:r>
      <w:r>
        <w:rPr>
          <w:spacing w:val="54"/>
        </w:rPr>
        <w:t xml:space="preserve"> </w:t>
      </w:r>
      <w:r>
        <w:t>pursuant</w:t>
      </w:r>
      <w:r>
        <w:rPr>
          <w:spacing w:val="54"/>
        </w:rPr>
        <w:t xml:space="preserve"> </w:t>
      </w:r>
      <w:r>
        <w:t>to</w:t>
      </w:r>
      <w:r>
        <w:rPr>
          <w:spacing w:val="53"/>
        </w:rPr>
        <w:t xml:space="preserve"> </w:t>
      </w:r>
      <w:r>
        <w:t>Paragraph</w:t>
      </w:r>
      <w:r>
        <w:rPr>
          <w:spacing w:val="55"/>
        </w:rPr>
        <w:t xml:space="preserve"> </w:t>
      </w:r>
      <w:r>
        <w:t>A.2</w:t>
      </w:r>
      <w:ins w:id="76" w:author="윤현정 (Hyunjeong Yoon)" w:date="2024-11-12T09:34:00Z">
        <w:r w:rsidR="00C6050F">
          <w:t xml:space="preserve"> and </w:t>
        </w:r>
        <w:r w:rsidR="00C6050F">
          <w:rPr>
            <w:rFonts w:ascii="맑은 고딕" w:eastAsia="맑은 고딕" w:hAnsi="맑은 고딕" w:cs="맑은 고딕" w:hint="eastAsia"/>
            <w:lang w:eastAsia="ko-KR"/>
          </w:rPr>
          <w:t>C</w:t>
        </w:r>
        <w:r w:rsidR="00C6050F">
          <w:rPr>
            <w:rFonts w:ascii="맑은 고딕" w:eastAsia="맑은 고딕" w:hAnsi="맑은 고딕" w:cs="맑은 고딕"/>
            <w:lang w:eastAsia="ko-KR"/>
          </w:rPr>
          <w:t>2</w:t>
        </w:r>
      </w:ins>
      <w:del w:id="77" w:author="윤현정 (Hyunjeong Yoon)" w:date="2024-11-12T09:34:00Z">
        <w:r w:rsidDel="00C6050F">
          <w:delText>,</w:delText>
        </w:r>
        <w:r w:rsidDel="00C6050F">
          <w:rPr>
            <w:spacing w:val="-67"/>
          </w:rPr>
          <w:delText xml:space="preserve"> </w:delText>
        </w:r>
        <w:r w:rsidDel="00C6050F">
          <w:delText>above</w:delText>
        </w:r>
      </w:del>
      <w:r>
        <w:t>.</w:t>
      </w:r>
      <w:r>
        <w:tab/>
        <w:t>No portion</w:t>
      </w:r>
      <w:r>
        <w:rPr>
          <w:spacing w:val="1"/>
        </w:rPr>
        <w:t xml:space="preserve"> </w:t>
      </w:r>
      <w:r>
        <w:t>of</w:t>
      </w:r>
      <w:r>
        <w:rPr>
          <w:spacing w:val="1"/>
        </w:rPr>
        <w:t xml:space="preserve"> </w:t>
      </w:r>
      <w:r>
        <w:t>the Initial Fee will be considered</w:t>
      </w:r>
      <w:r>
        <w:rPr>
          <w:spacing w:val="1"/>
        </w:rPr>
        <w:t xml:space="preserve"> </w:t>
      </w:r>
      <w:r>
        <w:t>an</w:t>
      </w:r>
      <w:r>
        <w:rPr>
          <w:spacing w:val="1"/>
        </w:rPr>
        <w:t xml:space="preserve"> </w:t>
      </w:r>
      <w:r>
        <w:t>advance against</w:t>
      </w:r>
      <w:r>
        <w:rPr>
          <w:spacing w:val="-68"/>
        </w:rPr>
        <w:t xml:space="preserve"> </w:t>
      </w:r>
      <w:r>
        <w:t>future</w:t>
      </w:r>
      <w:r>
        <w:rPr>
          <w:spacing w:val="2"/>
        </w:rPr>
        <w:t xml:space="preserve"> </w:t>
      </w:r>
      <w:r>
        <w:t>royalties.</w:t>
      </w:r>
      <w:r>
        <w:rPr>
          <w:spacing w:val="4"/>
        </w:rPr>
        <w:t xml:space="preserve"> </w:t>
      </w:r>
      <w:r>
        <w:t>The</w:t>
      </w:r>
      <w:r>
        <w:rPr>
          <w:spacing w:val="1"/>
        </w:rPr>
        <w:t xml:space="preserve"> </w:t>
      </w:r>
      <w:r>
        <w:t>balance</w:t>
      </w:r>
      <w:r>
        <w:rPr>
          <w:spacing w:val="3"/>
        </w:rPr>
        <w:t xml:space="preserve"> </w:t>
      </w:r>
      <w:r>
        <w:t>of</w:t>
      </w:r>
      <w:r>
        <w:rPr>
          <w:spacing w:val="1"/>
        </w:rPr>
        <w:t xml:space="preserve"> </w:t>
      </w:r>
      <w:r>
        <w:t>the</w:t>
      </w:r>
      <w:r>
        <w:rPr>
          <w:spacing w:val="1"/>
        </w:rPr>
        <w:t xml:space="preserve"> </w:t>
      </w:r>
      <w:r>
        <w:t>total</w:t>
      </w:r>
      <w:r>
        <w:rPr>
          <w:spacing w:val="2"/>
        </w:rPr>
        <w:t xml:space="preserve"> </w:t>
      </w:r>
      <w:r>
        <w:t>Initial</w:t>
      </w:r>
      <w:r>
        <w:rPr>
          <w:spacing w:val="2"/>
        </w:rPr>
        <w:t xml:space="preserve"> </w:t>
      </w:r>
      <w:r>
        <w:t>Fee</w:t>
      </w:r>
      <w:r>
        <w:rPr>
          <w:spacing w:val="3"/>
        </w:rPr>
        <w:t xml:space="preserve"> </w:t>
      </w:r>
      <w:r>
        <w:t>will</w:t>
      </w:r>
      <w:r>
        <w:rPr>
          <w:spacing w:val="2"/>
        </w:rPr>
        <w:t xml:space="preserve"> </w:t>
      </w:r>
      <w:r>
        <w:t>be</w:t>
      </w:r>
      <w:r>
        <w:rPr>
          <w:spacing w:val="1"/>
        </w:rPr>
        <w:t xml:space="preserve"> </w:t>
      </w:r>
      <w:r>
        <w:t>due</w:t>
      </w:r>
      <w:r>
        <w:rPr>
          <w:spacing w:val="1"/>
        </w:rPr>
        <w:t xml:space="preserve"> </w:t>
      </w:r>
      <w:r>
        <w:t>immediately</w:t>
      </w:r>
      <w:r>
        <w:rPr>
          <w:spacing w:val="1"/>
        </w:rPr>
        <w:t xml:space="preserve"> </w:t>
      </w:r>
      <w:r>
        <w:t>if:</w:t>
      </w:r>
    </w:p>
    <w:p w14:paraId="1CD5313B" w14:textId="77777777" w:rsidR="00944293" w:rsidRDefault="00C35C6D">
      <w:pPr>
        <w:pStyle w:val="a3"/>
        <w:spacing w:before="1"/>
        <w:ind w:left="1696" w:right="1527"/>
        <w:jc w:val="both"/>
        <w:rPr>
          <w:ins w:id="78" w:author="윤현정 (Hyunjeong Yoon)" w:date="2024-11-12T09:00:00Z"/>
        </w:rPr>
      </w:pPr>
      <w:r>
        <w:t>a)</w:t>
      </w:r>
      <w:r>
        <w:rPr>
          <w:spacing w:val="-11"/>
        </w:rPr>
        <w:t xml:space="preserve"> </w:t>
      </w:r>
      <w:r>
        <w:t>Manufacturer</w:t>
      </w:r>
      <w:r>
        <w:rPr>
          <w:spacing w:val="-9"/>
        </w:rPr>
        <w:t xml:space="preserve"> </w:t>
      </w:r>
      <w:r>
        <w:t>cancels</w:t>
      </w:r>
      <w:r>
        <w:rPr>
          <w:spacing w:val="-9"/>
        </w:rPr>
        <w:t xml:space="preserve"> </w:t>
      </w:r>
      <w:r>
        <w:t>the</w:t>
      </w:r>
      <w:r>
        <w:rPr>
          <w:spacing w:val="-12"/>
        </w:rPr>
        <w:t xml:space="preserve"> </w:t>
      </w:r>
      <w:r>
        <w:t>project</w:t>
      </w:r>
      <w:r>
        <w:rPr>
          <w:spacing w:val="25"/>
        </w:rPr>
        <w:t xml:space="preserve"> </w:t>
      </w:r>
      <w:r>
        <w:t>prior</w:t>
      </w:r>
      <w:r>
        <w:rPr>
          <w:spacing w:val="-10"/>
        </w:rPr>
        <w:t xml:space="preserve"> </w:t>
      </w:r>
      <w:r>
        <w:t>to</w:t>
      </w:r>
      <w:r>
        <w:rPr>
          <w:spacing w:val="-9"/>
        </w:rPr>
        <w:t xml:space="preserve"> </w:t>
      </w:r>
      <w:r>
        <w:t>completion</w:t>
      </w:r>
      <w:r>
        <w:rPr>
          <w:spacing w:val="-9"/>
        </w:rPr>
        <w:t xml:space="preserve"> </w:t>
      </w:r>
      <w:r>
        <w:t>of</w:t>
      </w:r>
      <w:r>
        <w:rPr>
          <w:spacing w:val="-12"/>
        </w:rPr>
        <w:t xml:space="preserve"> </w:t>
      </w:r>
      <w:r>
        <w:t>Basic</w:t>
      </w:r>
      <w:r>
        <w:rPr>
          <w:spacing w:val="-11"/>
        </w:rPr>
        <w:t xml:space="preserve"> </w:t>
      </w:r>
      <w:r>
        <w:t>Services;</w:t>
      </w:r>
      <w:r>
        <w:rPr>
          <w:spacing w:val="-7"/>
        </w:rPr>
        <w:t xml:space="preserve"> </w:t>
      </w:r>
      <w:r>
        <w:t>or</w:t>
      </w:r>
      <w:r>
        <w:rPr>
          <w:spacing w:val="-10"/>
        </w:rPr>
        <w:t xml:space="preserve"> </w:t>
      </w:r>
      <w:r>
        <w:t>b)</w:t>
      </w:r>
      <w:r>
        <w:rPr>
          <w:spacing w:val="-68"/>
        </w:rPr>
        <w:t xml:space="preserve"> </w:t>
      </w:r>
      <w:r>
        <w:t>as</w:t>
      </w:r>
      <w:r>
        <w:rPr>
          <w:spacing w:val="-10"/>
        </w:rPr>
        <w:t xml:space="preserve"> </w:t>
      </w:r>
      <w:r>
        <w:t>a</w:t>
      </w:r>
      <w:r>
        <w:rPr>
          <w:spacing w:val="-9"/>
        </w:rPr>
        <w:t xml:space="preserve"> </w:t>
      </w:r>
      <w:r>
        <w:t>result</w:t>
      </w:r>
      <w:r>
        <w:rPr>
          <w:spacing w:val="-9"/>
        </w:rPr>
        <w:t xml:space="preserve"> </w:t>
      </w:r>
      <w:r>
        <w:t>of</w:t>
      </w:r>
      <w:r>
        <w:rPr>
          <w:spacing w:val="-9"/>
        </w:rPr>
        <w:t xml:space="preserve"> </w:t>
      </w:r>
      <w:r>
        <w:t>Manufacturer</w:t>
      </w:r>
      <w:r>
        <w:rPr>
          <w:spacing w:val="-10"/>
        </w:rPr>
        <w:t xml:space="preserve"> </w:t>
      </w:r>
      <w:r>
        <w:t>delay,</w:t>
      </w:r>
      <w:r>
        <w:rPr>
          <w:spacing w:val="-9"/>
        </w:rPr>
        <w:t xml:space="preserve"> </w:t>
      </w:r>
      <w:r>
        <w:t>completion</w:t>
      </w:r>
      <w:r>
        <w:rPr>
          <w:spacing w:val="-6"/>
        </w:rPr>
        <w:t xml:space="preserve"> </w:t>
      </w:r>
      <w:r>
        <w:t>of</w:t>
      </w:r>
      <w:r>
        <w:rPr>
          <w:spacing w:val="-7"/>
        </w:rPr>
        <w:t xml:space="preserve"> </w:t>
      </w:r>
      <w:r>
        <w:t>Basic</w:t>
      </w:r>
      <w:r>
        <w:rPr>
          <w:spacing w:val="-10"/>
        </w:rPr>
        <w:t xml:space="preserve"> </w:t>
      </w:r>
      <w:r>
        <w:t>Services</w:t>
      </w:r>
      <w:r>
        <w:rPr>
          <w:spacing w:val="-10"/>
        </w:rPr>
        <w:t xml:space="preserve"> </w:t>
      </w:r>
      <w:r>
        <w:t>extends</w:t>
      </w:r>
      <w:r>
        <w:rPr>
          <w:spacing w:val="-7"/>
        </w:rPr>
        <w:t xml:space="preserve"> </w:t>
      </w:r>
      <w:r>
        <w:t>beyond</w:t>
      </w:r>
      <w:r>
        <w:rPr>
          <w:spacing w:val="-68"/>
        </w:rPr>
        <w:t xml:space="preserve"> </w:t>
      </w:r>
      <w:r>
        <w:t>twelve</w:t>
      </w:r>
      <w:r>
        <w:rPr>
          <w:spacing w:val="-3"/>
        </w:rPr>
        <w:t xml:space="preserve"> </w:t>
      </w:r>
      <w:r>
        <w:t>(12)</w:t>
      </w:r>
      <w:r>
        <w:rPr>
          <w:spacing w:val="-1"/>
        </w:rPr>
        <w:t xml:space="preserve"> </w:t>
      </w:r>
      <w:r>
        <w:t>months after</w:t>
      </w:r>
      <w:r>
        <w:rPr>
          <w:spacing w:val="-3"/>
        </w:rPr>
        <w:t xml:space="preserve"> </w:t>
      </w:r>
      <w:r>
        <w:t>this</w:t>
      </w:r>
      <w:r>
        <w:rPr>
          <w:spacing w:val="-3"/>
        </w:rPr>
        <w:t xml:space="preserve"> </w:t>
      </w:r>
      <w:r>
        <w:t>Agreement</w:t>
      </w:r>
      <w:r>
        <w:rPr>
          <w:spacing w:val="-1"/>
        </w:rPr>
        <w:t xml:space="preserve"> </w:t>
      </w:r>
      <w:r>
        <w:t>is executed</w:t>
      </w:r>
      <w:r>
        <w:rPr>
          <w:spacing w:val="-2"/>
        </w:rPr>
        <w:t xml:space="preserve"> </w:t>
      </w:r>
      <w:r>
        <w:t>by</w:t>
      </w:r>
      <w:r>
        <w:rPr>
          <w:spacing w:val="-2"/>
        </w:rPr>
        <w:t xml:space="preserve"> </w:t>
      </w:r>
      <w:r>
        <w:t>the</w:t>
      </w:r>
      <w:r>
        <w:rPr>
          <w:spacing w:val="-1"/>
        </w:rPr>
        <w:t xml:space="preserve"> </w:t>
      </w:r>
      <w:r>
        <w:t>parties.</w:t>
      </w:r>
    </w:p>
    <w:p w14:paraId="1ED35CF7" w14:textId="77777777" w:rsidR="00284770" w:rsidRDefault="00284770">
      <w:pPr>
        <w:pStyle w:val="a3"/>
        <w:spacing w:before="1"/>
        <w:ind w:left="1696" w:right="1527"/>
        <w:rPr>
          <w:ins w:id="79" w:author="윤현정 (Hyunjeong Yoon)" w:date="2024-11-14T09:53:00Z"/>
        </w:rPr>
      </w:pPr>
    </w:p>
    <w:p w14:paraId="35A9D5A4" w14:textId="2FC434D3" w:rsidR="0039660D" w:rsidDel="00D731D6" w:rsidRDefault="00944293">
      <w:pPr>
        <w:pStyle w:val="a3"/>
        <w:spacing w:before="1"/>
        <w:ind w:left="1696" w:right="1527"/>
        <w:rPr>
          <w:del w:id="80" w:author="윤현정 (Hyunjeong Yoon)" w:date="2024-11-12T09:03:00Z"/>
          <w:lang w:eastAsia="ko-KR"/>
        </w:rPr>
        <w:pPrChange w:id="81" w:author="윤현정 (Hyunjeong Yoon)" w:date="2024-11-12T09:02:00Z">
          <w:pPr>
            <w:pStyle w:val="a3"/>
            <w:spacing w:before="1"/>
            <w:ind w:left="1696" w:right="1527"/>
            <w:jc w:val="both"/>
          </w:pPr>
        </w:pPrChange>
      </w:pPr>
      <w:ins w:id="82" w:author="윤현정 (Hyunjeong Yoon)" w:date="2024-11-12T08:52:00Z">
        <w:r>
          <w:t xml:space="preserve">2. </w:t>
        </w:r>
      </w:ins>
      <w:ins w:id="83" w:author="윤현정 (Hyunjeong Yoon)" w:date="2024-11-12T08:58:00Z">
        <w:r>
          <w:t>Visioning Services and Design Services refer to the services performed by Gensler and the deliverables provided to the Manufacturer in accordance with EXHIBIT I. The Manufacturer shall have the right to review the deliverables, and the services shall be considered complete upon the Manufacturer’s approval of the deliverables following successful revie</w:t>
        </w:r>
      </w:ins>
      <w:ins w:id="84" w:author="윤현정 (Hyunjeong Yoon)" w:date="2024-11-12T08:59:00Z">
        <w:r>
          <w:rPr>
            <w:rFonts w:ascii="맑은 고딕" w:eastAsia="맑은 고딕" w:hAnsi="맑은 고딕" w:cs="맑은 고딕" w:hint="eastAsia"/>
            <w:lang w:eastAsia="ko-KR"/>
          </w:rPr>
          <w:t>w</w:t>
        </w:r>
      </w:ins>
      <w:ins w:id="85" w:author="윤현정 (Hyunjeong Yoon)" w:date="2024-11-12T09:02:00Z">
        <w:r>
          <w:rPr>
            <w:rFonts w:ascii="맑은 고딕" w:eastAsia="맑은 고딕" w:hAnsi="맑은 고딕" w:cs="맑은 고딕"/>
            <w:lang w:eastAsia="ko-KR"/>
          </w:rPr>
          <w:t>.</w:t>
        </w:r>
      </w:ins>
      <w:ins w:id="86" w:author="윤현정 (Hyunjeong Yoon)" w:date="2024-11-14T09:52:00Z">
        <w:r w:rsidR="005A2022">
          <w:rPr>
            <w:rFonts w:ascii="맑은 고딕" w:eastAsia="맑은 고딕" w:hAnsi="맑은 고딕" w:cs="맑은 고딕"/>
            <w:lang w:eastAsia="ko-KR"/>
          </w:rPr>
          <w:t xml:space="preserve"> </w:t>
        </w:r>
      </w:ins>
      <w:ins w:id="87" w:author="김현주 (Hyunjoo Kim)" w:date="2024-11-14T11:11:00Z">
        <w:r w:rsidR="00C67FEB">
          <w:rPr>
            <w:rFonts w:ascii="맑은 고딕" w:eastAsia="맑은 고딕" w:hAnsi="맑은 고딕" w:cs="맑은 고딕" w:hint="eastAsia"/>
            <w:lang w:eastAsia="ko-KR"/>
          </w:rPr>
          <w:t>I</w:t>
        </w:r>
        <w:r w:rsidR="00C67FEB">
          <w:rPr>
            <w:rFonts w:ascii="맑은 고딕" w:eastAsia="맑은 고딕" w:hAnsi="맑은 고딕" w:cs="맑은 고딕"/>
            <w:lang w:eastAsia="ko-KR"/>
          </w:rPr>
          <w:t xml:space="preserve">f </w:t>
        </w:r>
      </w:ins>
      <w:ins w:id="88" w:author="윤현정 (Hyunjeong Yoon)" w:date="2024-11-14T09:52:00Z">
        <w:r w:rsidR="005A2022">
          <w:t>the deliverables do not meet the requirements of EXHIBIT I, the Manufacturer may request revisions from Gensler, who shall revise and resubmit the deliverables within [●] days.</w:t>
        </w:r>
      </w:ins>
      <w:ins w:id="89" w:author="윤현정 (Hyunjeong Yoon)" w:date="2024-11-12T09:02:00Z">
        <w:r>
          <w:rPr>
            <w:rFonts w:ascii="맑은 고딕" w:eastAsia="맑은 고딕" w:hAnsi="맑은 고딕" w:cs="맑은 고딕"/>
            <w:lang w:eastAsia="ko-KR"/>
          </w:rPr>
          <w:br/>
        </w:r>
        <w:r w:rsidR="00D731D6">
          <w:t>Gensler shall complete the Visioning Services and Design Services by the deadline specified below</w:t>
        </w:r>
        <w:r w:rsidR="00D731D6">
          <w:br/>
        </w:r>
        <w:commentRangeStart w:id="90"/>
        <w:r w:rsidR="00D731D6">
          <w:t>1</w:t>
        </w:r>
      </w:ins>
      <w:ins w:id="91" w:author="윤현정 (Hyunjeong Yoon)" w:date="2024-11-12T09:04:00Z">
        <w:r w:rsidR="00D731D6">
          <w:t>)</w:t>
        </w:r>
      </w:ins>
      <w:ins w:id="92" w:author="윤현정 (Hyunjeong Yoon)" w:date="2024-11-12T09:02:00Z">
        <w:r w:rsidR="00D731D6">
          <w:t xml:space="preserve"> </w:t>
        </w:r>
      </w:ins>
      <w:ins w:id="93" w:author="윤현정 (Hyunjeong Yoon)" w:date="2024-11-12T09:03:00Z">
        <w:r w:rsidR="00D731D6">
          <w:t xml:space="preserve">Visioning </w:t>
        </w:r>
        <w:proofErr w:type="gramStart"/>
        <w:r w:rsidR="00D731D6">
          <w:t>Services :</w:t>
        </w:r>
        <w:proofErr w:type="gramEnd"/>
        <w:r w:rsidR="00D731D6">
          <w:t xml:space="preserve"> </w:t>
        </w:r>
        <w:r w:rsidR="00D731D6">
          <w:br/>
          <w:t>2</w:t>
        </w:r>
      </w:ins>
      <w:ins w:id="94" w:author="윤현정 (Hyunjeong Yoon)" w:date="2024-11-12T09:04:00Z">
        <w:r w:rsidR="00D731D6">
          <w:t>)</w:t>
        </w:r>
      </w:ins>
      <w:ins w:id="95" w:author="윤현정 (Hyunjeong Yoon)" w:date="2024-11-12T09:03:00Z">
        <w:r w:rsidR="00D731D6">
          <w:t xml:space="preserve"> Design Services</w:t>
        </w:r>
        <w:r w:rsidR="00D731D6" w:rsidDel="00D731D6">
          <w:rPr>
            <w:rFonts w:hint="eastAsia"/>
            <w:lang w:eastAsia="ko-KR"/>
          </w:rPr>
          <w:t xml:space="preserve"> </w:t>
        </w:r>
        <w:r w:rsidR="00D731D6">
          <w:rPr>
            <w:lang w:eastAsia="ko-KR"/>
          </w:rPr>
          <w:t>:</w:t>
        </w:r>
        <w:commentRangeEnd w:id="90"/>
        <w:r w:rsidR="00D731D6">
          <w:rPr>
            <w:rStyle w:val="a5"/>
          </w:rPr>
          <w:commentReference w:id="90"/>
        </w:r>
      </w:ins>
    </w:p>
    <w:p w14:paraId="44C24529" w14:textId="59F1A2FA" w:rsidR="00284770" w:rsidRDefault="00D731D6" w:rsidP="00D731D6">
      <w:pPr>
        <w:pStyle w:val="a3"/>
        <w:spacing w:before="1"/>
        <w:ind w:left="1696" w:right="1527"/>
        <w:rPr>
          <w:ins w:id="96" w:author="윤현정 (Hyunjeong Yoon)" w:date="2024-11-14T09:53:00Z"/>
          <w:sz w:val="19"/>
        </w:rPr>
      </w:pPr>
      <w:ins w:id="97" w:author="윤현정 (Hyunjeong Yoon)" w:date="2024-11-12T09:03:00Z">
        <w:r>
          <w:rPr>
            <w:sz w:val="19"/>
          </w:rPr>
          <w:br/>
        </w:r>
      </w:ins>
      <w:ins w:id="98" w:author="윤현정 (Hyunjeong Yoon)" w:date="2024-11-14T09:53:00Z">
        <w:r w:rsidR="00284770">
          <w:rPr>
            <w:sz w:val="19"/>
          </w:rPr>
          <w:t xml:space="preserve">3. </w:t>
        </w:r>
      </w:ins>
      <w:ins w:id="99" w:author="윤현정 (Hyunjeong Yoon)" w:date="2024-11-14T09:56:00Z">
        <w:r w:rsidR="00284770">
          <w:rPr>
            <w:rFonts w:ascii="맑은 고딕" w:eastAsia="맑은 고딕" w:hAnsi="맑은 고딕" w:cs="맑은 고딕" w:hint="eastAsia"/>
            <w:sz w:val="19"/>
            <w:lang w:eastAsia="ko-KR"/>
          </w:rPr>
          <w:t>G</w:t>
        </w:r>
        <w:r w:rsidR="00284770">
          <w:rPr>
            <w:rFonts w:ascii="맑은 고딕" w:eastAsia="맑은 고딕" w:hAnsi="맑은 고딕" w:cs="맑은 고딕"/>
            <w:sz w:val="19"/>
            <w:lang w:eastAsia="ko-KR"/>
          </w:rPr>
          <w:t>e</w:t>
        </w:r>
        <w:r w:rsidR="00284770">
          <w:t>nsler shall deliver the deliverables for Visioning Services and Design Services in the following file formats:</w:t>
        </w:r>
      </w:ins>
    </w:p>
    <w:p w14:paraId="4329355C" w14:textId="33329A70" w:rsidR="00284770" w:rsidRDefault="00284770" w:rsidP="00D731D6">
      <w:pPr>
        <w:pStyle w:val="a3"/>
        <w:spacing w:before="1"/>
        <w:ind w:left="1696" w:right="1527"/>
        <w:rPr>
          <w:ins w:id="100" w:author="윤현정 (Hyunjeong Yoon)" w:date="2024-11-14T09:53:00Z"/>
          <w:sz w:val="19"/>
        </w:rPr>
      </w:pPr>
      <w:commentRangeStart w:id="101"/>
      <w:ins w:id="102" w:author="윤현정 (Hyunjeong Yoon)" w:date="2024-11-14T09:56:00Z">
        <w:r>
          <w:t xml:space="preserve">1) Visioning </w:t>
        </w:r>
        <w:proofErr w:type="gramStart"/>
        <w:r>
          <w:t>Services :</w:t>
        </w:r>
        <w:proofErr w:type="gramEnd"/>
        <w:r>
          <w:t xml:space="preserve"> </w:t>
        </w:r>
        <w:r>
          <w:br/>
          <w:t>2) Design Services</w:t>
        </w:r>
        <w:r w:rsidDel="00D731D6">
          <w:rPr>
            <w:rFonts w:hint="eastAsia"/>
            <w:lang w:eastAsia="ko-KR"/>
          </w:rPr>
          <w:t xml:space="preserve"> </w:t>
        </w:r>
        <w:r>
          <w:rPr>
            <w:lang w:eastAsia="ko-KR"/>
          </w:rPr>
          <w:t>:</w:t>
        </w:r>
        <w:commentRangeEnd w:id="101"/>
        <w:r>
          <w:rPr>
            <w:rStyle w:val="a5"/>
          </w:rPr>
          <w:commentReference w:id="101"/>
        </w:r>
      </w:ins>
    </w:p>
    <w:p w14:paraId="2828265E" w14:textId="77777777" w:rsidR="00284770" w:rsidRDefault="00284770" w:rsidP="00D731D6">
      <w:pPr>
        <w:pStyle w:val="a3"/>
        <w:spacing w:before="1"/>
        <w:ind w:left="1696" w:right="1527"/>
        <w:rPr>
          <w:ins w:id="103" w:author="윤현정 (Hyunjeong Yoon)" w:date="2024-11-14T09:53:00Z"/>
          <w:sz w:val="19"/>
        </w:rPr>
      </w:pPr>
    </w:p>
    <w:p w14:paraId="4F75BD68" w14:textId="6B35BE24" w:rsidR="0039660D" w:rsidRDefault="00284770" w:rsidP="00D731D6">
      <w:pPr>
        <w:pStyle w:val="a3"/>
        <w:spacing w:before="1"/>
        <w:ind w:left="1696" w:right="1527"/>
        <w:rPr>
          <w:sz w:val="19"/>
        </w:rPr>
      </w:pPr>
      <w:ins w:id="104" w:author="윤현정 (Hyunjeong Yoon)" w:date="2024-11-14T09:53:00Z">
        <w:r>
          <w:rPr>
            <w:sz w:val="19"/>
          </w:rPr>
          <w:t>4</w:t>
        </w:r>
      </w:ins>
      <w:ins w:id="105" w:author="윤현정 (Hyunjeong Yoon)" w:date="2024-11-12T09:03:00Z">
        <w:r w:rsidR="00D731D6">
          <w:rPr>
            <w:sz w:val="19"/>
          </w:rPr>
          <w:t>.</w:t>
        </w:r>
      </w:ins>
      <w:ins w:id="106" w:author="윤현정 (Hyunjeong Yoon)" w:date="2024-11-12T09:06:00Z">
        <w:r w:rsidR="00D731D6" w:rsidRPr="00D731D6">
          <w:t xml:space="preserve"> </w:t>
        </w:r>
        <w:r w:rsidR="00D731D6">
          <w:t>Liquidated Damages</w:t>
        </w:r>
        <w:r w:rsidR="00D731D6">
          <w:br/>
          <w:t>If Gensler fails to complete the services by the specified deadline, Gensler shall pay the Manufacturer an amount equal to [</w:t>
        </w:r>
        <w:commentRangeStart w:id="107"/>
        <w:r w:rsidR="00D731D6">
          <w:t>●</w:t>
        </w:r>
        <w:commentRangeEnd w:id="107"/>
        <w:r w:rsidR="00D731D6">
          <w:rPr>
            <w:rStyle w:val="a5"/>
          </w:rPr>
          <w:commentReference w:id="107"/>
        </w:r>
        <w:r w:rsidR="00D731D6">
          <w:t>]% of the total contract price per day of delay. The Manufacturer may deduct the liquidated damages from the payment due to Gens</w:t>
        </w:r>
        <w:r w:rsidR="00D731D6">
          <w:rPr>
            <w:rFonts w:ascii="맑은 고딕" w:eastAsia="맑은 고딕" w:hAnsi="맑은 고딕" w:cs="맑은 고딕" w:hint="eastAsia"/>
            <w:lang w:eastAsia="ko-KR"/>
          </w:rPr>
          <w:t>l</w:t>
        </w:r>
        <w:r w:rsidR="00D731D6">
          <w:rPr>
            <w:rFonts w:ascii="맑은 고딕" w:eastAsia="맑은 고딕" w:hAnsi="맑은 고딕" w:cs="맑은 고딕"/>
            <w:lang w:eastAsia="ko-KR"/>
          </w:rPr>
          <w:t>er.</w:t>
        </w:r>
      </w:ins>
      <w:ins w:id="108" w:author="윤현정 (Hyunjeong Yoon)" w:date="2024-11-12T09:03:00Z">
        <w:r w:rsidR="00D731D6">
          <w:rPr>
            <w:sz w:val="19"/>
          </w:rPr>
          <w:br/>
        </w:r>
      </w:ins>
    </w:p>
    <w:p w14:paraId="72F02DE6" w14:textId="6658251E" w:rsidR="0039660D" w:rsidRPr="00C6050F" w:rsidRDefault="00C6050F">
      <w:pPr>
        <w:tabs>
          <w:tab w:val="left" w:pos="2118"/>
        </w:tabs>
        <w:ind w:left="1370" w:right="1526"/>
        <w:rPr>
          <w:sz w:val="20"/>
          <w:rPrChange w:id="109" w:author="윤현정 (Hyunjeong Yoon)" w:date="2024-11-12T09:33:00Z">
            <w:rPr/>
          </w:rPrChange>
        </w:rPr>
        <w:pPrChange w:id="110" w:author="윤현정 (Hyunjeong Yoon)" w:date="2024-11-12T09:33:00Z">
          <w:pPr>
            <w:pStyle w:val="a4"/>
            <w:numPr>
              <w:ilvl w:val="1"/>
              <w:numId w:val="6"/>
            </w:numPr>
            <w:tabs>
              <w:tab w:val="left" w:pos="2118"/>
            </w:tabs>
            <w:ind w:left="1692" w:right="1526" w:hanging="322"/>
          </w:pPr>
        </w:pPrChange>
      </w:pPr>
      <w:ins w:id="111" w:author="윤현정 (Hyunjeong Yoon)" w:date="2024-11-12T09:33:00Z">
        <w:r>
          <w:rPr>
            <w:b/>
            <w:sz w:val="20"/>
          </w:rPr>
          <w:t xml:space="preserve">4. </w:t>
        </w:r>
      </w:ins>
      <w:r w:rsidR="00C35C6D" w:rsidRPr="00C6050F">
        <w:rPr>
          <w:b/>
          <w:sz w:val="20"/>
          <w:rPrChange w:id="112" w:author="윤현정 (Hyunjeong Yoon)" w:date="2024-11-12T09:33:00Z">
            <w:rPr>
              <w:b/>
            </w:rPr>
          </w:rPrChange>
        </w:rPr>
        <w:t>Expense</w:t>
      </w:r>
      <w:r w:rsidR="00C35C6D" w:rsidRPr="00C6050F">
        <w:rPr>
          <w:b/>
          <w:spacing w:val="1"/>
          <w:sz w:val="20"/>
          <w:rPrChange w:id="113" w:author="윤현정 (Hyunjeong Yoon)" w:date="2024-11-12T09:33:00Z">
            <w:rPr>
              <w:b/>
              <w:spacing w:val="1"/>
            </w:rPr>
          </w:rPrChange>
        </w:rPr>
        <w:t xml:space="preserve"> </w:t>
      </w:r>
      <w:r w:rsidR="00C35C6D" w:rsidRPr="00C6050F">
        <w:rPr>
          <w:b/>
          <w:sz w:val="20"/>
          <w:rPrChange w:id="114" w:author="윤현정 (Hyunjeong Yoon)" w:date="2024-11-12T09:33:00Z">
            <w:rPr>
              <w:b/>
            </w:rPr>
          </w:rPrChange>
        </w:rPr>
        <w:t>Reimbursements.</w:t>
      </w:r>
      <w:r w:rsidR="00C35C6D" w:rsidRPr="00C6050F">
        <w:rPr>
          <w:b/>
          <w:spacing w:val="1"/>
          <w:sz w:val="20"/>
          <w:rPrChange w:id="115" w:author="윤현정 (Hyunjeong Yoon)" w:date="2024-11-12T09:33:00Z">
            <w:rPr>
              <w:b/>
              <w:spacing w:val="1"/>
            </w:rPr>
          </w:rPrChange>
        </w:rPr>
        <w:t xml:space="preserve"> </w:t>
      </w:r>
      <w:r w:rsidR="00C35C6D" w:rsidRPr="00C6050F">
        <w:rPr>
          <w:sz w:val="20"/>
          <w:rPrChange w:id="116" w:author="윤현정 (Hyunjeong Yoon)" w:date="2024-11-12T09:33:00Z">
            <w:rPr/>
          </w:rPrChange>
        </w:rPr>
        <w:t>Manufacturer</w:t>
      </w:r>
      <w:r w:rsidR="00C35C6D" w:rsidRPr="00C6050F">
        <w:rPr>
          <w:spacing w:val="1"/>
          <w:sz w:val="20"/>
          <w:rPrChange w:id="117" w:author="윤현정 (Hyunjeong Yoon)" w:date="2024-11-12T09:33:00Z">
            <w:rPr>
              <w:spacing w:val="1"/>
            </w:rPr>
          </w:rPrChange>
        </w:rPr>
        <w:t xml:space="preserve"> </w:t>
      </w:r>
      <w:r w:rsidR="00C35C6D" w:rsidRPr="00C6050F">
        <w:rPr>
          <w:sz w:val="20"/>
          <w:rPrChange w:id="118" w:author="윤현정 (Hyunjeong Yoon)" w:date="2024-11-12T09:33:00Z">
            <w:rPr/>
          </w:rPrChange>
        </w:rPr>
        <w:t>will</w:t>
      </w:r>
      <w:r w:rsidR="00C35C6D" w:rsidRPr="00C6050F">
        <w:rPr>
          <w:spacing w:val="1"/>
          <w:sz w:val="20"/>
          <w:rPrChange w:id="119" w:author="윤현정 (Hyunjeong Yoon)" w:date="2024-11-12T09:33:00Z">
            <w:rPr>
              <w:spacing w:val="1"/>
            </w:rPr>
          </w:rPrChange>
        </w:rPr>
        <w:t xml:space="preserve"> </w:t>
      </w:r>
      <w:r w:rsidR="00C35C6D" w:rsidRPr="00C6050F">
        <w:rPr>
          <w:sz w:val="20"/>
          <w:rPrChange w:id="120" w:author="윤현정 (Hyunjeong Yoon)" w:date="2024-11-12T09:33:00Z">
            <w:rPr/>
          </w:rPrChange>
        </w:rPr>
        <w:t>pay</w:t>
      </w:r>
      <w:r w:rsidR="00C35C6D" w:rsidRPr="00C6050F">
        <w:rPr>
          <w:spacing w:val="1"/>
          <w:sz w:val="20"/>
          <w:rPrChange w:id="121" w:author="윤현정 (Hyunjeong Yoon)" w:date="2024-11-12T09:33:00Z">
            <w:rPr>
              <w:spacing w:val="1"/>
            </w:rPr>
          </w:rPrChange>
        </w:rPr>
        <w:t xml:space="preserve"> </w:t>
      </w:r>
      <w:r w:rsidR="00C35C6D" w:rsidRPr="00C6050F">
        <w:rPr>
          <w:sz w:val="20"/>
          <w:rPrChange w:id="122" w:author="윤현정 (Hyunjeong Yoon)" w:date="2024-11-12T09:33:00Z">
            <w:rPr/>
          </w:rPrChange>
        </w:rPr>
        <w:t>Gensler</w:t>
      </w:r>
      <w:r w:rsidR="00C35C6D" w:rsidRPr="00C6050F">
        <w:rPr>
          <w:spacing w:val="1"/>
          <w:sz w:val="20"/>
          <w:rPrChange w:id="123" w:author="윤현정 (Hyunjeong Yoon)" w:date="2024-11-12T09:33:00Z">
            <w:rPr>
              <w:spacing w:val="1"/>
            </w:rPr>
          </w:rPrChange>
        </w:rPr>
        <w:t xml:space="preserve"> </w:t>
      </w:r>
      <w:r w:rsidR="00C35C6D" w:rsidRPr="00C6050F">
        <w:rPr>
          <w:sz w:val="20"/>
          <w:rPrChange w:id="124" w:author="윤현정 (Hyunjeong Yoon)" w:date="2024-11-12T09:33:00Z">
            <w:rPr/>
          </w:rPrChange>
        </w:rPr>
        <w:t>for</w:t>
      </w:r>
      <w:r w:rsidR="00C35C6D" w:rsidRPr="00C6050F">
        <w:rPr>
          <w:spacing w:val="1"/>
          <w:sz w:val="20"/>
          <w:rPrChange w:id="125" w:author="윤현정 (Hyunjeong Yoon)" w:date="2024-11-12T09:33:00Z">
            <w:rPr>
              <w:spacing w:val="1"/>
            </w:rPr>
          </w:rPrChange>
        </w:rPr>
        <w:t xml:space="preserve"> </w:t>
      </w:r>
      <w:r w:rsidR="00C35C6D" w:rsidRPr="00C6050F">
        <w:rPr>
          <w:sz w:val="20"/>
          <w:rPrChange w:id="126" w:author="윤현정 (Hyunjeong Yoon)" w:date="2024-11-12T09:33:00Z">
            <w:rPr/>
          </w:rPrChange>
        </w:rPr>
        <w:t>Reimbursable</w:t>
      </w:r>
      <w:r w:rsidR="00C35C6D" w:rsidRPr="00C6050F">
        <w:rPr>
          <w:spacing w:val="-17"/>
          <w:sz w:val="20"/>
          <w:rPrChange w:id="127" w:author="윤현정 (Hyunjeong Yoon)" w:date="2024-11-12T09:33:00Z">
            <w:rPr>
              <w:spacing w:val="-17"/>
            </w:rPr>
          </w:rPrChange>
        </w:rPr>
        <w:t xml:space="preserve"> </w:t>
      </w:r>
      <w:r w:rsidR="00C35C6D" w:rsidRPr="00C6050F">
        <w:rPr>
          <w:sz w:val="20"/>
          <w:rPrChange w:id="128" w:author="윤현정 (Hyunjeong Yoon)" w:date="2024-11-12T09:33:00Z">
            <w:rPr/>
          </w:rPrChange>
        </w:rPr>
        <w:t>Expenses,</w:t>
      </w:r>
      <w:r w:rsidR="00C35C6D" w:rsidRPr="00C6050F">
        <w:rPr>
          <w:spacing w:val="-13"/>
          <w:sz w:val="20"/>
          <w:rPrChange w:id="129" w:author="윤현정 (Hyunjeong Yoon)" w:date="2024-11-12T09:33:00Z">
            <w:rPr>
              <w:spacing w:val="-13"/>
            </w:rPr>
          </w:rPrChange>
        </w:rPr>
        <w:t xml:space="preserve"> </w:t>
      </w:r>
      <w:r w:rsidR="00C35C6D" w:rsidRPr="00C6050F">
        <w:rPr>
          <w:sz w:val="20"/>
          <w:rPrChange w:id="130" w:author="윤현정 (Hyunjeong Yoon)" w:date="2024-11-12T09:33:00Z">
            <w:rPr/>
          </w:rPrChange>
        </w:rPr>
        <w:t>as</w:t>
      </w:r>
      <w:r w:rsidR="00C35C6D" w:rsidRPr="00C6050F">
        <w:rPr>
          <w:spacing w:val="-17"/>
          <w:sz w:val="20"/>
          <w:rPrChange w:id="131" w:author="윤현정 (Hyunjeong Yoon)" w:date="2024-11-12T09:33:00Z">
            <w:rPr>
              <w:spacing w:val="-17"/>
            </w:rPr>
          </w:rPrChange>
        </w:rPr>
        <w:t xml:space="preserve"> </w:t>
      </w:r>
      <w:r w:rsidR="00C35C6D" w:rsidRPr="00C6050F">
        <w:rPr>
          <w:sz w:val="20"/>
          <w:rPrChange w:id="132" w:author="윤현정 (Hyunjeong Yoon)" w:date="2024-11-12T09:33:00Z">
            <w:rPr/>
          </w:rPrChange>
        </w:rPr>
        <w:t>set</w:t>
      </w:r>
      <w:r w:rsidR="00C35C6D" w:rsidRPr="00C6050F">
        <w:rPr>
          <w:spacing w:val="-14"/>
          <w:sz w:val="20"/>
          <w:rPrChange w:id="133" w:author="윤현정 (Hyunjeong Yoon)" w:date="2024-11-12T09:33:00Z">
            <w:rPr>
              <w:spacing w:val="-14"/>
            </w:rPr>
          </w:rPrChange>
        </w:rPr>
        <w:t xml:space="preserve"> </w:t>
      </w:r>
      <w:r w:rsidR="00C35C6D" w:rsidRPr="00C6050F">
        <w:rPr>
          <w:sz w:val="20"/>
          <w:rPrChange w:id="134" w:author="윤현정 (Hyunjeong Yoon)" w:date="2024-11-12T09:33:00Z">
            <w:rPr/>
          </w:rPrChange>
        </w:rPr>
        <w:t>forth</w:t>
      </w:r>
      <w:r w:rsidR="00C35C6D" w:rsidRPr="00C6050F">
        <w:rPr>
          <w:spacing w:val="-14"/>
          <w:sz w:val="20"/>
          <w:rPrChange w:id="135" w:author="윤현정 (Hyunjeong Yoon)" w:date="2024-11-12T09:33:00Z">
            <w:rPr>
              <w:spacing w:val="-14"/>
            </w:rPr>
          </w:rPrChange>
        </w:rPr>
        <w:t xml:space="preserve"> </w:t>
      </w:r>
      <w:r w:rsidR="00C35C6D" w:rsidRPr="00C6050F">
        <w:rPr>
          <w:sz w:val="20"/>
          <w:rPrChange w:id="136" w:author="윤현정 (Hyunjeong Yoon)" w:date="2024-11-12T09:33:00Z">
            <w:rPr/>
          </w:rPrChange>
        </w:rPr>
        <w:t>in</w:t>
      </w:r>
      <w:r w:rsidR="00C35C6D" w:rsidRPr="00C6050F">
        <w:rPr>
          <w:spacing w:val="-15"/>
          <w:sz w:val="20"/>
          <w:rPrChange w:id="137" w:author="윤현정 (Hyunjeong Yoon)" w:date="2024-11-12T09:33:00Z">
            <w:rPr>
              <w:spacing w:val="-15"/>
            </w:rPr>
          </w:rPrChange>
        </w:rPr>
        <w:t xml:space="preserve"> </w:t>
      </w:r>
      <w:r w:rsidR="00C35C6D" w:rsidRPr="00C6050F">
        <w:rPr>
          <w:sz w:val="20"/>
          <w:rPrChange w:id="138" w:author="윤현정 (Hyunjeong Yoon)" w:date="2024-11-12T09:33:00Z">
            <w:rPr/>
          </w:rPrChange>
        </w:rPr>
        <w:t>Paragraph</w:t>
      </w:r>
      <w:r w:rsidR="00C35C6D" w:rsidRPr="00C6050F">
        <w:rPr>
          <w:spacing w:val="-14"/>
          <w:sz w:val="20"/>
          <w:rPrChange w:id="139" w:author="윤현정 (Hyunjeong Yoon)" w:date="2024-11-12T09:33:00Z">
            <w:rPr>
              <w:spacing w:val="-14"/>
            </w:rPr>
          </w:rPrChange>
        </w:rPr>
        <w:t xml:space="preserve"> </w:t>
      </w:r>
      <w:r w:rsidR="00C35C6D" w:rsidRPr="00C6050F">
        <w:rPr>
          <w:sz w:val="20"/>
          <w:rPrChange w:id="140" w:author="윤현정 (Hyunjeong Yoon)" w:date="2024-11-12T09:33:00Z">
            <w:rPr/>
          </w:rPrChange>
        </w:rPr>
        <w:t>11</w:t>
      </w:r>
      <w:r w:rsidR="00C35C6D" w:rsidRPr="00C6050F">
        <w:rPr>
          <w:spacing w:val="-15"/>
          <w:sz w:val="20"/>
          <w:rPrChange w:id="141" w:author="윤현정 (Hyunjeong Yoon)" w:date="2024-11-12T09:33:00Z">
            <w:rPr>
              <w:spacing w:val="-15"/>
            </w:rPr>
          </w:rPrChange>
        </w:rPr>
        <w:t xml:space="preserve"> </w:t>
      </w:r>
      <w:r w:rsidR="00C35C6D" w:rsidRPr="00C6050F">
        <w:rPr>
          <w:sz w:val="20"/>
          <w:rPrChange w:id="142" w:author="윤현정 (Hyunjeong Yoon)" w:date="2024-11-12T09:33:00Z">
            <w:rPr/>
          </w:rPrChange>
        </w:rPr>
        <w:t>of</w:t>
      </w:r>
      <w:r w:rsidR="00C35C6D" w:rsidRPr="00C6050F">
        <w:rPr>
          <w:spacing w:val="-17"/>
          <w:sz w:val="20"/>
          <w:rPrChange w:id="143" w:author="윤현정 (Hyunjeong Yoon)" w:date="2024-11-12T09:33:00Z">
            <w:rPr>
              <w:spacing w:val="-17"/>
            </w:rPr>
          </w:rPrChange>
        </w:rPr>
        <w:t xml:space="preserve"> </w:t>
      </w:r>
      <w:r w:rsidR="00C35C6D" w:rsidRPr="00C6050F">
        <w:rPr>
          <w:sz w:val="20"/>
          <w:rPrChange w:id="144" w:author="윤현정 (Hyunjeong Yoon)" w:date="2024-11-12T09:33:00Z">
            <w:rPr/>
          </w:rPrChange>
        </w:rPr>
        <w:t>the</w:t>
      </w:r>
      <w:r w:rsidR="00C35C6D" w:rsidRPr="00C6050F">
        <w:rPr>
          <w:spacing w:val="-14"/>
          <w:sz w:val="20"/>
          <w:rPrChange w:id="145" w:author="윤현정 (Hyunjeong Yoon)" w:date="2024-11-12T09:33:00Z">
            <w:rPr>
              <w:spacing w:val="-14"/>
            </w:rPr>
          </w:rPrChange>
        </w:rPr>
        <w:t xml:space="preserve"> </w:t>
      </w:r>
      <w:r w:rsidR="00C35C6D" w:rsidRPr="00C6050F">
        <w:rPr>
          <w:sz w:val="20"/>
          <w:rPrChange w:id="146" w:author="윤현정 (Hyunjeong Yoon)" w:date="2024-11-12T09:33:00Z">
            <w:rPr/>
          </w:rPrChange>
        </w:rPr>
        <w:t>attached</w:t>
      </w:r>
      <w:r w:rsidR="00C35C6D" w:rsidRPr="00C6050F">
        <w:rPr>
          <w:spacing w:val="-13"/>
          <w:sz w:val="20"/>
          <w:rPrChange w:id="147" w:author="윤현정 (Hyunjeong Yoon)" w:date="2024-11-12T09:33:00Z">
            <w:rPr>
              <w:spacing w:val="-13"/>
            </w:rPr>
          </w:rPrChange>
        </w:rPr>
        <w:t xml:space="preserve"> </w:t>
      </w:r>
      <w:r w:rsidR="00C35C6D" w:rsidRPr="00C6050F">
        <w:rPr>
          <w:sz w:val="20"/>
          <w:rPrChange w:id="148" w:author="윤현정 (Hyunjeong Yoon)" w:date="2024-11-12T09:33:00Z">
            <w:rPr/>
          </w:rPrChange>
        </w:rPr>
        <w:t>Terms</w:t>
      </w:r>
      <w:r w:rsidR="00C35C6D" w:rsidRPr="00C6050F">
        <w:rPr>
          <w:spacing w:val="-16"/>
          <w:sz w:val="20"/>
          <w:rPrChange w:id="149" w:author="윤현정 (Hyunjeong Yoon)" w:date="2024-11-12T09:33:00Z">
            <w:rPr>
              <w:spacing w:val="-16"/>
            </w:rPr>
          </w:rPrChange>
        </w:rPr>
        <w:t xml:space="preserve"> </w:t>
      </w:r>
      <w:r w:rsidR="00C35C6D" w:rsidRPr="00C6050F">
        <w:rPr>
          <w:sz w:val="20"/>
          <w:rPrChange w:id="150" w:author="윤현정 (Hyunjeong Yoon)" w:date="2024-11-12T09:33:00Z">
            <w:rPr/>
          </w:rPrChange>
        </w:rPr>
        <w:t>and</w:t>
      </w:r>
      <w:r w:rsidR="00C35C6D" w:rsidRPr="00C6050F">
        <w:rPr>
          <w:spacing w:val="-68"/>
          <w:sz w:val="20"/>
          <w:rPrChange w:id="151" w:author="윤현정 (Hyunjeong Yoon)" w:date="2024-11-12T09:33:00Z">
            <w:rPr>
              <w:spacing w:val="-68"/>
            </w:rPr>
          </w:rPrChange>
        </w:rPr>
        <w:t xml:space="preserve"> </w:t>
      </w:r>
      <w:r w:rsidR="00C35C6D" w:rsidRPr="00C6050F">
        <w:rPr>
          <w:sz w:val="20"/>
          <w:rPrChange w:id="152" w:author="윤현정 (Hyunjeong Yoon)" w:date="2024-11-12T09:33:00Z">
            <w:rPr/>
          </w:rPrChange>
        </w:rPr>
        <w:t>Conditions. All payments will be made in U.S. dollars. Any international travel</w:t>
      </w:r>
      <w:r w:rsidR="00C35C6D" w:rsidRPr="00C6050F">
        <w:rPr>
          <w:spacing w:val="1"/>
          <w:sz w:val="20"/>
          <w:rPrChange w:id="153" w:author="윤현정 (Hyunjeong Yoon)" w:date="2024-11-12T09:33:00Z">
            <w:rPr>
              <w:spacing w:val="1"/>
            </w:rPr>
          </w:rPrChange>
        </w:rPr>
        <w:t xml:space="preserve"> </w:t>
      </w:r>
      <w:r w:rsidR="00C35C6D" w:rsidRPr="00C6050F">
        <w:rPr>
          <w:sz w:val="20"/>
          <w:rPrChange w:id="154" w:author="윤현정 (Hyunjeong Yoon)" w:date="2024-11-12T09:33:00Z">
            <w:rPr/>
          </w:rPrChange>
        </w:rPr>
        <w:t>associated</w:t>
      </w:r>
      <w:r w:rsidR="00C35C6D" w:rsidRPr="00C6050F">
        <w:rPr>
          <w:spacing w:val="-6"/>
          <w:sz w:val="20"/>
          <w:rPrChange w:id="155" w:author="윤현정 (Hyunjeong Yoon)" w:date="2024-11-12T09:33:00Z">
            <w:rPr>
              <w:spacing w:val="-6"/>
            </w:rPr>
          </w:rPrChange>
        </w:rPr>
        <w:t xml:space="preserve"> </w:t>
      </w:r>
      <w:r w:rsidR="00C35C6D" w:rsidRPr="00C6050F">
        <w:rPr>
          <w:sz w:val="20"/>
          <w:rPrChange w:id="156" w:author="윤현정 (Hyunjeong Yoon)" w:date="2024-11-12T09:33:00Z">
            <w:rPr/>
          </w:rPrChange>
        </w:rPr>
        <w:t>with</w:t>
      </w:r>
      <w:r w:rsidR="00C35C6D" w:rsidRPr="00C6050F">
        <w:rPr>
          <w:spacing w:val="-8"/>
          <w:sz w:val="20"/>
          <w:rPrChange w:id="157" w:author="윤현정 (Hyunjeong Yoon)" w:date="2024-11-12T09:33:00Z">
            <w:rPr>
              <w:spacing w:val="-8"/>
            </w:rPr>
          </w:rPrChange>
        </w:rPr>
        <w:t xml:space="preserve"> </w:t>
      </w:r>
      <w:r w:rsidR="00C35C6D" w:rsidRPr="00C6050F">
        <w:rPr>
          <w:sz w:val="20"/>
          <w:rPrChange w:id="158" w:author="윤현정 (Hyunjeong Yoon)" w:date="2024-11-12T09:33:00Z">
            <w:rPr/>
          </w:rPrChange>
        </w:rPr>
        <w:t>this</w:t>
      </w:r>
      <w:r w:rsidR="00C35C6D" w:rsidRPr="00C6050F">
        <w:rPr>
          <w:spacing w:val="-9"/>
          <w:sz w:val="20"/>
          <w:rPrChange w:id="159" w:author="윤현정 (Hyunjeong Yoon)" w:date="2024-11-12T09:33:00Z">
            <w:rPr>
              <w:spacing w:val="-9"/>
            </w:rPr>
          </w:rPrChange>
        </w:rPr>
        <w:t xml:space="preserve"> </w:t>
      </w:r>
      <w:r w:rsidR="00C35C6D" w:rsidRPr="00C6050F">
        <w:rPr>
          <w:sz w:val="20"/>
          <w:rPrChange w:id="160" w:author="윤현정 (Hyunjeong Yoon)" w:date="2024-11-12T09:33:00Z">
            <w:rPr/>
          </w:rPrChange>
        </w:rPr>
        <w:t>project</w:t>
      </w:r>
      <w:r w:rsidR="00C35C6D" w:rsidRPr="00C6050F">
        <w:rPr>
          <w:spacing w:val="-6"/>
          <w:sz w:val="20"/>
          <w:rPrChange w:id="161" w:author="윤현정 (Hyunjeong Yoon)" w:date="2024-11-12T09:33:00Z">
            <w:rPr>
              <w:spacing w:val="-6"/>
            </w:rPr>
          </w:rPrChange>
        </w:rPr>
        <w:t xml:space="preserve"> </w:t>
      </w:r>
      <w:r w:rsidR="00C35C6D" w:rsidRPr="00C6050F">
        <w:rPr>
          <w:sz w:val="20"/>
          <w:rPrChange w:id="162" w:author="윤현정 (Hyunjeong Yoon)" w:date="2024-11-12T09:33:00Z">
            <w:rPr/>
          </w:rPrChange>
        </w:rPr>
        <w:t>will</w:t>
      </w:r>
      <w:r w:rsidR="00C35C6D" w:rsidRPr="00C6050F">
        <w:rPr>
          <w:spacing w:val="-6"/>
          <w:sz w:val="20"/>
          <w:rPrChange w:id="163" w:author="윤현정 (Hyunjeong Yoon)" w:date="2024-11-12T09:33:00Z">
            <w:rPr>
              <w:spacing w:val="-6"/>
            </w:rPr>
          </w:rPrChange>
        </w:rPr>
        <w:t xml:space="preserve"> </w:t>
      </w:r>
      <w:r w:rsidR="00C35C6D" w:rsidRPr="00C6050F">
        <w:rPr>
          <w:sz w:val="20"/>
          <w:rPrChange w:id="164" w:author="윤현정 (Hyunjeong Yoon)" w:date="2024-11-12T09:33:00Z">
            <w:rPr/>
          </w:rPrChange>
        </w:rPr>
        <w:t>be</w:t>
      </w:r>
      <w:r w:rsidR="00C35C6D" w:rsidRPr="00C6050F">
        <w:rPr>
          <w:spacing w:val="-10"/>
          <w:sz w:val="20"/>
          <w:rPrChange w:id="165" w:author="윤현정 (Hyunjeong Yoon)" w:date="2024-11-12T09:33:00Z">
            <w:rPr>
              <w:spacing w:val="-10"/>
            </w:rPr>
          </w:rPrChange>
        </w:rPr>
        <w:t xml:space="preserve"> </w:t>
      </w:r>
      <w:r w:rsidR="00C35C6D" w:rsidRPr="00C6050F">
        <w:rPr>
          <w:sz w:val="20"/>
          <w:rPrChange w:id="166" w:author="윤현정 (Hyunjeong Yoon)" w:date="2024-11-12T09:33:00Z">
            <w:rPr/>
          </w:rPrChange>
        </w:rPr>
        <w:t>booked</w:t>
      </w:r>
      <w:r w:rsidR="00C35C6D" w:rsidRPr="00C6050F">
        <w:rPr>
          <w:spacing w:val="-5"/>
          <w:sz w:val="20"/>
          <w:rPrChange w:id="167" w:author="윤현정 (Hyunjeong Yoon)" w:date="2024-11-12T09:33:00Z">
            <w:rPr>
              <w:spacing w:val="-5"/>
            </w:rPr>
          </w:rPrChange>
        </w:rPr>
        <w:t xml:space="preserve"> </w:t>
      </w:r>
      <w:r w:rsidR="00C35C6D" w:rsidRPr="00C6050F">
        <w:rPr>
          <w:sz w:val="20"/>
          <w:rPrChange w:id="168" w:author="윤현정 (Hyunjeong Yoon)" w:date="2024-11-12T09:33:00Z">
            <w:rPr/>
          </w:rPrChange>
        </w:rPr>
        <w:t>in</w:t>
      </w:r>
      <w:r w:rsidR="00C35C6D" w:rsidRPr="00C6050F">
        <w:rPr>
          <w:spacing w:val="-8"/>
          <w:sz w:val="20"/>
          <w:rPrChange w:id="169" w:author="윤현정 (Hyunjeong Yoon)" w:date="2024-11-12T09:33:00Z">
            <w:rPr>
              <w:spacing w:val="-8"/>
            </w:rPr>
          </w:rPrChange>
        </w:rPr>
        <w:t xml:space="preserve"> </w:t>
      </w:r>
      <w:r w:rsidR="00C35C6D" w:rsidRPr="00C6050F">
        <w:rPr>
          <w:sz w:val="20"/>
          <w:rPrChange w:id="170" w:author="윤현정 (Hyunjeong Yoon)" w:date="2024-11-12T09:33:00Z">
            <w:rPr/>
          </w:rPrChange>
        </w:rPr>
        <w:t>Business</w:t>
      </w:r>
      <w:r w:rsidR="00C35C6D" w:rsidRPr="00C6050F">
        <w:rPr>
          <w:spacing w:val="-7"/>
          <w:sz w:val="20"/>
          <w:rPrChange w:id="171" w:author="윤현정 (Hyunjeong Yoon)" w:date="2024-11-12T09:33:00Z">
            <w:rPr>
              <w:spacing w:val="-7"/>
            </w:rPr>
          </w:rPrChange>
        </w:rPr>
        <w:t xml:space="preserve"> </w:t>
      </w:r>
      <w:r w:rsidR="00C35C6D" w:rsidRPr="00C6050F">
        <w:rPr>
          <w:sz w:val="20"/>
          <w:rPrChange w:id="172" w:author="윤현정 (Hyunjeong Yoon)" w:date="2024-11-12T09:33:00Z">
            <w:rPr/>
          </w:rPrChange>
        </w:rPr>
        <w:t>Class.</w:t>
      </w:r>
    </w:p>
    <w:p w14:paraId="031DB8B6" w14:textId="77777777" w:rsidR="0039660D" w:rsidRDefault="0039660D">
      <w:pPr>
        <w:pStyle w:val="a3"/>
        <w:spacing w:before="1"/>
      </w:pPr>
    </w:p>
    <w:p w14:paraId="2643BDD0" w14:textId="269E0563" w:rsidR="0039660D" w:rsidRDefault="00C6050F">
      <w:pPr>
        <w:pStyle w:val="a4"/>
        <w:tabs>
          <w:tab w:val="left" w:pos="1988"/>
        </w:tabs>
        <w:ind w:left="1692" w:right="1527"/>
        <w:rPr>
          <w:sz w:val="20"/>
        </w:rPr>
        <w:pPrChange w:id="173" w:author="윤현정 (Hyunjeong Yoon)" w:date="2024-11-12T09:33:00Z">
          <w:pPr>
            <w:pStyle w:val="a4"/>
            <w:numPr>
              <w:ilvl w:val="1"/>
              <w:numId w:val="6"/>
            </w:numPr>
            <w:tabs>
              <w:tab w:val="left" w:pos="1988"/>
            </w:tabs>
            <w:ind w:left="1692" w:right="1527" w:hanging="322"/>
          </w:pPr>
        </w:pPrChange>
      </w:pPr>
      <w:ins w:id="174" w:author="윤현정 (Hyunjeong Yoon)" w:date="2024-11-12T09:33:00Z">
        <w:r>
          <w:rPr>
            <w:b/>
            <w:sz w:val="20"/>
          </w:rPr>
          <w:t xml:space="preserve">5. </w:t>
        </w:r>
      </w:ins>
      <w:r w:rsidR="00C35C6D">
        <w:rPr>
          <w:b/>
          <w:sz w:val="20"/>
        </w:rPr>
        <w:t>Royalties.</w:t>
      </w:r>
      <w:r w:rsidR="00C35C6D">
        <w:rPr>
          <w:b/>
          <w:spacing w:val="1"/>
          <w:sz w:val="20"/>
        </w:rPr>
        <w:t xml:space="preserve"> </w:t>
      </w:r>
      <w:r w:rsidR="00C35C6D">
        <w:rPr>
          <w:sz w:val="20"/>
        </w:rPr>
        <w:t>Manufacturer will pay Gensler royalties (the “Royalties”) in an</w:t>
      </w:r>
      <w:r w:rsidR="00C35C6D">
        <w:rPr>
          <w:spacing w:val="1"/>
          <w:sz w:val="20"/>
        </w:rPr>
        <w:t xml:space="preserve"> </w:t>
      </w:r>
      <w:r w:rsidR="00C35C6D">
        <w:rPr>
          <w:sz w:val="20"/>
        </w:rPr>
        <w:t>amount</w:t>
      </w:r>
      <w:r w:rsidR="00C35C6D">
        <w:rPr>
          <w:spacing w:val="-5"/>
          <w:sz w:val="20"/>
        </w:rPr>
        <w:t xml:space="preserve"> </w:t>
      </w:r>
      <w:r w:rsidR="00C35C6D">
        <w:rPr>
          <w:sz w:val="20"/>
        </w:rPr>
        <w:t>equal</w:t>
      </w:r>
      <w:r w:rsidR="00C35C6D">
        <w:rPr>
          <w:spacing w:val="-5"/>
          <w:sz w:val="20"/>
        </w:rPr>
        <w:t xml:space="preserve"> </w:t>
      </w:r>
      <w:r w:rsidR="00C35C6D">
        <w:rPr>
          <w:sz w:val="20"/>
        </w:rPr>
        <w:t>to</w:t>
      </w:r>
      <w:r w:rsidR="00C35C6D">
        <w:rPr>
          <w:spacing w:val="-7"/>
          <w:sz w:val="20"/>
        </w:rPr>
        <w:t xml:space="preserve"> </w:t>
      </w:r>
      <w:r w:rsidR="00C35C6D">
        <w:rPr>
          <w:sz w:val="20"/>
        </w:rPr>
        <w:t>four</w:t>
      </w:r>
      <w:r w:rsidR="00C35C6D">
        <w:rPr>
          <w:spacing w:val="-7"/>
          <w:sz w:val="20"/>
        </w:rPr>
        <w:t xml:space="preserve"> </w:t>
      </w:r>
      <w:r w:rsidR="00C35C6D">
        <w:rPr>
          <w:sz w:val="20"/>
        </w:rPr>
        <w:t>percent</w:t>
      </w:r>
      <w:r w:rsidR="00C35C6D">
        <w:rPr>
          <w:spacing w:val="-5"/>
          <w:sz w:val="20"/>
        </w:rPr>
        <w:t xml:space="preserve"> </w:t>
      </w:r>
      <w:r w:rsidR="00C35C6D">
        <w:rPr>
          <w:sz w:val="20"/>
        </w:rPr>
        <w:t>(4%)</w:t>
      </w:r>
      <w:r w:rsidR="00C35C6D">
        <w:rPr>
          <w:spacing w:val="-5"/>
          <w:sz w:val="20"/>
        </w:rPr>
        <w:t xml:space="preserve"> </w:t>
      </w:r>
      <w:r w:rsidR="00C35C6D">
        <w:rPr>
          <w:sz w:val="20"/>
        </w:rPr>
        <w:t>of</w:t>
      </w:r>
      <w:r w:rsidR="00C35C6D">
        <w:rPr>
          <w:spacing w:val="-6"/>
          <w:sz w:val="20"/>
        </w:rPr>
        <w:t xml:space="preserve"> </w:t>
      </w:r>
      <w:r w:rsidR="00C35C6D">
        <w:rPr>
          <w:sz w:val="20"/>
        </w:rPr>
        <w:t>the</w:t>
      </w:r>
      <w:r w:rsidR="00C35C6D">
        <w:rPr>
          <w:spacing w:val="-7"/>
          <w:sz w:val="20"/>
        </w:rPr>
        <w:t xml:space="preserve"> </w:t>
      </w:r>
      <w:del w:id="175" w:author="윤현정 (Hyunjeong Yoon)" w:date="2024-11-12T10:23:00Z">
        <w:r w:rsidR="00C35C6D" w:rsidDel="00AC76DD">
          <w:rPr>
            <w:sz w:val="20"/>
          </w:rPr>
          <w:delText>Net</w:delText>
        </w:r>
        <w:r w:rsidR="00C35C6D" w:rsidDel="00AC76DD">
          <w:rPr>
            <w:spacing w:val="-5"/>
            <w:sz w:val="20"/>
          </w:rPr>
          <w:delText xml:space="preserve"> </w:delText>
        </w:r>
      </w:del>
      <w:r w:rsidR="00C35C6D">
        <w:rPr>
          <w:sz w:val="20"/>
        </w:rPr>
        <w:t>Sales</w:t>
      </w:r>
      <w:r w:rsidR="00C35C6D">
        <w:rPr>
          <w:spacing w:val="-6"/>
          <w:sz w:val="20"/>
        </w:rPr>
        <w:t xml:space="preserve"> </w:t>
      </w:r>
      <w:r w:rsidR="00C35C6D">
        <w:rPr>
          <w:sz w:val="20"/>
        </w:rPr>
        <w:t>Price</w:t>
      </w:r>
      <w:r w:rsidR="00C35C6D">
        <w:rPr>
          <w:spacing w:val="-7"/>
          <w:sz w:val="20"/>
        </w:rPr>
        <w:t xml:space="preserve"> </w:t>
      </w:r>
      <w:r w:rsidR="00C35C6D">
        <w:rPr>
          <w:sz w:val="20"/>
        </w:rPr>
        <w:t>(as</w:t>
      </w:r>
      <w:r w:rsidR="00C35C6D">
        <w:rPr>
          <w:spacing w:val="-6"/>
          <w:sz w:val="20"/>
        </w:rPr>
        <w:t xml:space="preserve"> </w:t>
      </w:r>
      <w:r w:rsidR="00C35C6D">
        <w:rPr>
          <w:sz w:val="20"/>
        </w:rPr>
        <w:t>defined</w:t>
      </w:r>
      <w:r w:rsidR="00C35C6D">
        <w:rPr>
          <w:spacing w:val="-5"/>
          <w:sz w:val="20"/>
        </w:rPr>
        <w:t xml:space="preserve"> </w:t>
      </w:r>
      <w:r w:rsidR="00C35C6D">
        <w:rPr>
          <w:sz w:val="20"/>
        </w:rPr>
        <w:t>below)</w:t>
      </w:r>
      <w:r w:rsidR="00C35C6D">
        <w:rPr>
          <w:spacing w:val="-4"/>
          <w:sz w:val="20"/>
        </w:rPr>
        <w:t xml:space="preserve"> </w:t>
      </w:r>
      <w:r w:rsidR="00C35C6D">
        <w:rPr>
          <w:sz w:val="20"/>
        </w:rPr>
        <w:t>of</w:t>
      </w:r>
      <w:r w:rsidR="00C35C6D">
        <w:rPr>
          <w:spacing w:val="-68"/>
          <w:sz w:val="20"/>
        </w:rPr>
        <w:t xml:space="preserve"> </w:t>
      </w:r>
      <w:r w:rsidR="00C35C6D">
        <w:rPr>
          <w:sz w:val="20"/>
        </w:rPr>
        <w:t>all</w:t>
      </w:r>
      <w:r w:rsidR="00C35C6D">
        <w:rPr>
          <w:spacing w:val="-11"/>
          <w:sz w:val="20"/>
        </w:rPr>
        <w:t xml:space="preserve"> </w:t>
      </w:r>
      <w:r w:rsidR="00C35C6D">
        <w:rPr>
          <w:sz w:val="20"/>
        </w:rPr>
        <w:t>Base</w:t>
      </w:r>
      <w:r w:rsidR="00C35C6D">
        <w:rPr>
          <w:spacing w:val="-11"/>
          <w:sz w:val="20"/>
        </w:rPr>
        <w:t xml:space="preserve"> </w:t>
      </w:r>
      <w:r w:rsidR="00C35C6D">
        <w:rPr>
          <w:sz w:val="20"/>
        </w:rPr>
        <w:t>Products,</w:t>
      </w:r>
      <w:r w:rsidR="00C35C6D">
        <w:rPr>
          <w:spacing w:val="-12"/>
          <w:sz w:val="20"/>
        </w:rPr>
        <w:t xml:space="preserve"> </w:t>
      </w:r>
      <w:r w:rsidR="00C35C6D">
        <w:rPr>
          <w:sz w:val="20"/>
        </w:rPr>
        <w:t>and</w:t>
      </w:r>
      <w:r w:rsidR="00C35C6D">
        <w:rPr>
          <w:spacing w:val="-10"/>
          <w:sz w:val="20"/>
        </w:rPr>
        <w:t xml:space="preserve"> </w:t>
      </w:r>
      <w:r w:rsidR="00C35C6D">
        <w:rPr>
          <w:sz w:val="20"/>
        </w:rPr>
        <w:t>four</w:t>
      </w:r>
      <w:r w:rsidR="00C35C6D">
        <w:rPr>
          <w:spacing w:val="-12"/>
          <w:sz w:val="20"/>
        </w:rPr>
        <w:t xml:space="preserve"> </w:t>
      </w:r>
      <w:r w:rsidR="00C35C6D">
        <w:rPr>
          <w:sz w:val="20"/>
        </w:rPr>
        <w:t>percent</w:t>
      </w:r>
      <w:r w:rsidR="00C35C6D">
        <w:rPr>
          <w:spacing w:val="-10"/>
          <w:sz w:val="20"/>
        </w:rPr>
        <w:t xml:space="preserve"> </w:t>
      </w:r>
      <w:r w:rsidR="00C35C6D">
        <w:rPr>
          <w:sz w:val="20"/>
        </w:rPr>
        <w:t>(4%)</w:t>
      </w:r>
      <w:r w:rsidR="00C35C6D">
        <w:rPr>
          <w:spacing w:val="-11"/>
          <w:sz w:val="20"/>
        </w:rPr>
        <w:t xml:space="preserve"> </w:t>
      </w:r>
      <w:r w:rsidR="00C35C6D">
        <w:rPr>
          <w:sz w:val="20"/>
        </w:rPr>
        <w:t>of</w:t>
      </w:r>
      <w:r w:rsidR="00C35C6D">
        <w:rPr>
          <w:spacing w:val="24"/>
          <w:sz w:val="20"/>
        </w:rPr>
        <w:t xml:space="preserve"> </w:t>
      </w:r>
      <w:r w:rsidR="00C35C6D">
        <w:rPr>
          <w:sz w:val="20"/>
        </w:rPr>
        <w:t>the</w:t>
      </w:r>
      <w:r w:rsidR="00C35C6D">
        <w:rPr>
          <w:spacing w:val="-10"/>
          <w:sz w:val="20"/>
        </w:rPr>
        <w:t xml:space="preserve"> </w:t>
      </w:r>
      <w:del w:id="176" w:author="윤현정 (Hyunjeong Yoon)" w:date="2024-11-12T10:23:00Z">
        <w:r w:rsidR="00C35C6D" w:rsidDel="00AC76DD">
          <w:rPr>
            <w:sz w:val="20"/>
          </w:rPr>
          <w:delText>Net</w:delText>
        </w:r>
        <w:r w:rsidR="00C35C6D" w:rsidDel="00AC76DD">
          <w:rPr>
            <w:spacing w:val="-10"/>
            <w:sz w:val="20"/>
          </w:rPr>
          <w:delText xml:space="preserve"> </w:delText>
        </w:r>
      </w:del>
      <w:r w:rsidR="00C35C6D">
        <w:rPr>
          <w:sz w:val="20"/>
        </w:rPr>
        <w:t>Sales</w:t>
      </w:r>
      <w:r w:rsidR="00C35C6D">
        <w:rPr>
          <w:spacing w:val="-10"/>
          <w:sz w:val="20"/>
        </w:rPr>
        <w:t xml:space="preserve"> </w:t>
      </w:r>
      <w:r w:rsidR="00C35C6D">
        <w:rPr>
          <w:sz w:val="20"/>
        </w:rPr>
        <w:t>Price</w:t>
      </w:r>
      <w:r w:rsidR="00C35C6D">
        <w:rPr>
          <w:spacing w:val="-9"/>
          <w:sz w:val="20"/>
        </w:rPr>
        <w:t xml:space="preserve"> </w:t>
      </w:r>
      <w:r w:rsidR="00C35C6D">
        <w:rPr>
          <w:sz w:val="20"/>
        </w:rPr>
        <w:t>of</w:t>
      </w:r>
      <w:r w:rsidR="00C35C6D">
        <w:rPr>
          <w:spacing w:val="-12"/>
          <w:sz w:val="20"/>
        </w:rPr>
        <w:t xml:space="preserve"> </w:t>
      </w:r>
      <w:r w:rsidR="00C35C6D">
        <w:rPr>
          <w:sz w:val="20"/>
        </w:rPr>
        <w:t>all</w:t>
      </w:r>
      <w:r w:rsidR="00C35C6D">
        <w:rPr>
          <w:spacing w:val="-10"/>
          <w:sz w:val="20"/>
        </w:rPr>
        <w:t xml:space="preserve"> </w:t>
      </w:r>
      <w:r w:rsidR="00C35C6D">
        <w:rPr>
          <w:sz w:val="20"/>
        </w:rPr>
        <w:t>Derivative</w:t>
      </w:r>
      <w:r w:rsidR="00C35C6D">
        <w:rPr>
          <w:spacing w:val="-68"/>
          <w:sz w:val="20"/>
        </w:rPr>
        <w:t xml:space="preserve"> </w:t>
      </w:r>
      <w:r w:rsidR="00C35C6D">
        <w:rPr>
          <w:sz w:val="20"/>
        </w:rPr>
        <w:t>Products, earned or generated from the sale, lease or other transfer or use of</w:t>
      </w:r>
      <w:r w:rsidR="00C35C6D">
        <w:rPr>
          <w:spacing w:val="1"/>
          <w:sz w:val="20"/>
        </w:rPr>
        <w:t xml:space="preserve"> </w:t>
      </w:r>
      <w:r w:rsidR="00C35C6D">
        <w:rPr>
          <w:sz w:val="20"/>
        </w:rPr>
        <w:t>the Actual Products, as set forth in Paragraph 12 of the attached Terms and</w:t>
      </w:r>
      <w:r w:rsidR="00C35C6D">
        <w:rPr>
          <w:spacing w:val="1"/>
          <w:sz w:val="20"/>
        </w:rPr>
        <w:t xml:space="preserve"> </w:t>
      </w:r>
      <w:r w:rsidR="00C35C6D">
        <w:rPr>
          <w:sz w:val="20"/>
        </w:rPr>
        <w:t>Conditions for a period of fifteen (15) years from the date of first shipment of</w:t>
      </w:r>
      <w:r w:rsidR="00C35C6D">
        <w:rPr>
          <w:spacing w:val="1"/>
          <w:sz w:val="20"/>
        </w:rPr>
        <w:t xml:space="preserve"> </w:t>
      </w:r>
      <w:r w:rsidR="00C35C6D">
        <w:rPr>
          <w:sz w:val="20"/>
        </w:rPr>
        <w:t>Actual</w:t>
      </w:r>
      <w:r w:rsidR="00C35C6D">
        <w:rPr>
          <w:spacing w:val="-2"/>
          <w:sz w:val="20"/>
        </w:rPr>
        <w:t xml:space="preserve"> </w:t>
      </w:r>
      <w:r w:rsidR="00C35C6D">
        <w:rPr>
          <w:sz w:val="20"/>
        </w:rPr>
        <w:t>Product.</w:t>
      </w:r>
      <w:r w:rsidR="00C35C6D">
        <w:rPr>
          <w:spacing w:val="-3"/>
          <w:sz w:val="20"/>
        </w:rPr>
        <w:t xml:space="preserve"> </w:t>
      </w:r>
      <w:r w:rsidR="00C35C6D">
        <w:rPr>
          <w:sz w:val="20"/>
        </w:rPr>
        <w:t>All</w:t>
      </w:r>
      <w:r w:rsidR="00C35C6D">
        <w:rPr>
          <w:spacing w:val="1"/>
          <w:sz w:val="20"/>
        </w:rPr>
        <w:t xml:space="preserve"> </w:t>
      </w:r>
      <w:r w:rsidR="00C35C6D">
        <w:rPr>
          <w:sz w:val="20"/>
        </w:rPr>
        <w:t>royalty</w:t>
      </w:r>
      <w:r w:rsidR="00C35C6D">
        <w:rPr>
          <w:spacing w:val="-3"/>
          <w:sz w:val="20"/>
        </w:rPr>
        <w:t xml:space="preserve"> </w:t>
      </w:r>
      <w:r w:rsidR="00C35C6D">
        <w:rPr>
          <w:sz w:val="20"/>
        </w:rPr>
        <w:t>payments will</w:t>
      </w:r>
      <w:r w:rsidR="00C35C6D">
        <w:rPr>
          <w:spacing w:val="-2"/>
          <w:sz w:val="20"/>
        </w:rPr>
        <w:t xml:space="preserve"> </w:t>
      </w:r>
      <w:r w:rsidR="00C35C6D">
        <w:rPr>
          <w:sz w:val="20"/>
        </w:rPr>
        <w:t>be made</w:t>
      </w:r>
      <w:r w:rsidR="00C35C6D">
        <w:rPr>
          <w:spacing w:val="-3"/>
          <w:sz w:val="20"/>
        </w:rPr>
        <w:t xml:space="preserve"> </w:t>
      </w:r>
      <w:r w:rsidR="00C35C6D">
        <w:rPr>
          <w:sz w:val="20"/>
        </w:rPr>
        <w:t>in</w:t>
      </w:r>
      <w:r w:rsidR="00C35C6D">
        <w:rPr>
          <w:spacing w:val="-1"/>
          <w:sz w:val="20"/>
        </w:rPr>
        <w:t xml:space="preserve"> </w:t>
      </w:r>
      <w:r w:rsidR="00C35C6D">
        <w:rPr>
          <w:sz w:val="20"/>
        </w:rPr>
        <w:t>U.S. dollars.</w:t>
      </w:r>
      <w:ins w:id="177" w:author="윤현정 (Hyunjeong Yoon)" w:date="2024-11-12T10:26:00Z">
        <w:r w:rsidR="00C81367">
          <w:rPr>
            <w:sz w:val="20"/>
          </w:rPr>
          <w:br/>
        </w:r>
        <w:r w:rsidR="00C81367">
          <w:t>In the case that the Manufacturer ceases manufacturing and selling the products, no further royalties shall be payable.</w:t>
        </w:r>
      </w:ins>
      <w:ins w:id="178" w:author="윤현정 (Hyunjeong Yoon)" w:date="2024-11-14T08:55:00Z">
        <w:r w:rsidR="00EF2DA5">
          <w:t xml:space="preserve"> </w:t>
        </w:r>
      </w:ins>
      <w:ins w:id="179" w:author="김현주 (Hyunjoo Kim)" w:date="2024-11-14T11:17:00Z">
        <w:r w:rsidR="007135FD">
          <w:t>T</w:t>
        </w:r>
      </w:ins>
      <w:ins w:id="180" w:author="윤현정 (Hyunjeong Yoon)" w:date="2024-11-14T08:55:00Z">
        <w:del w:id="181" w:author="김현주 (Hyunjoo Kim)" w:date="2024-11-14T11:17:00Z">
          <w:r w:rsidR="00EF2DA5" w:rsidDel="007135FD">
            <w:delText>t</w:delText>
          </w:r>
        </w:del>
        <w:r w:rsidR="00EF2DA5">
          <w:t xml:space="preserve">he exclusive right to cease </w:t>
        </w:r>
      </w:ins>
      <w:ins w:id="182" w:author="김현주 (Hyunjoo Kim)" w:date="2024-11-14T11:17:00Z">
        <w:r w:rsidR="007135FD">
          <w:t xml:space="preserve"> or suspend </w:t>
        </w:r>
      </w:ins>
      <w:bookmarkStart w:id="183" w:name="_GoBack"/>
      <w:bookmarkEnd w:id="183"/>
      <w:ins w:id="184" w:author="윤현정 (Hyunjeong Yoon)" w:date="2024-11-14T08:55:00Z">
        <w:r w:rsidR="00EF2DA5">
          <w:t>manufacturing and selling the products shall be granted solely to the M</w:t>
        </w:r>
        <w:r w:rsidR="00871353">
          <w:t>a</w:t>
        </w:r>
      </w:ins>
      <w:ins w:id="185" w:author="윤현정 (Hyunjeong Yoon)" w:date="2024-11-14T08:56:00Z">
        <w:r w:rsidR="00871353">
          <w:t>nufacturer</w:t>
        </w:r>
      </w:ins>
    </w:p>
    <w:p w14:paraId="0FD5A80A" w14:textId="77777777" w:rsidR="0039660D" w:rsidRDefault="0039660D">
      <w:pPr>
        <w:pStyle w:val="a3"/>
      </w:pPr>
    </w:p>
    <w:p w14:paraId="129C3917" w14:textId="1E090228" w:rsidR="0039660D" w:rsidDel="00C81367" w:rsidRDefault="00C6050F">
      <w:pPr>
        <w:pStyle w:val="a4"/>
        <w:numPr>
          <w:ilvl w:val="1"/>
          <w:numId w:val="6"/>
        </w:numPr>
        <w:tabs>
          <w:tab w:val="left" w:pos="2075"/>
        </w:tabs>
        <w:ind w:left="1714" w:right="1527" w:firstLine="0"/>
        <w:jc w:val="left"/>
        <w:rPr>
          <w:del w:id="186" w:author="윤현정 (Hyunjeong Yoon)" w:date="2024-11-12T10:24:00Z"/>
          <w:sz w:val="20"/>
        </w:rPr>
        <w:pPrChange w:id="187" w:author="윤현정 (Hyunjeong Yoon)" w:date="2024-11-12T10:26:00Z">
          <w:pPr>
            <w:pStyle w:val="a4"/>
            <w:numPr>
              <w:ilvl w:val="1"/>
              <w:numId w:val="6"/>
            </w:numPr>
            <w:tabs>
              <w:tab w:val="left" w:pos="2075"/>
            </w:tabs>
            <w:ind w:left="1714" w:right="1527" w:hanging="322"/>
          </w:pPr>
        </w:pPrChange>
      </w:pPr>
      <w:ins w:id="188" w:author="윤현정 (Hyunjeong Yoon)" w:date="2024-11-12T09:33:00Z">
        <w:r>
          <w:rPr>
            <w:b/>
            <w:sz w:val="20"/>
          </w:rPr>
          <w:t xml:space="preserve">6. </w:t>
        </w:r>
      </w:ins>
      <w:del w:id="189" w:author="윤현정 (Hyunjeong Yoon)" w:date="2024-11-12T10:23:00Z">
        <w:r w:rsidR="00C35C6D" w:rsidDel="00C81367">
          <w:rPr>
            <w:b/>
            <w:sz w:val="20"/>
          </w:rPr>
          <w:delText>Net</w:delText>
        </w:r>
        <w:r w:rsidR="00C35C6D" w:rsidDel="00C81367">
          <w:rPr>
            <w:b/>
            <w:spacing w:val="1"/>
            <w:sz w:val="20"/>
          </w:rPr>
          <w:delText xml:space="preserve"> </w:delText>
        </w:r>
      </w:del>
      <w:r w:rsidR="00C35C6D">
        <w:rPr>
          <w:b/>
          <w:sz w:val="20"/>
        </w:rPr>
        <w:t>Sales</w:t>
      </w:r>
      <w:r w:rsidR="00C35C6D">
        <w:rPr>
          <w:b/>
          <w:spacing w:val="1"/>
          <w:sz w:val="20"/>
        </w:rPr>
        <w:t xml:space="preserve"> </w:t>
      </w:r>
      <w:r w:rsidR="00C35C6D">
        <w:rPr>
          <w:b/>
          <w:sz w:val="20"/>
        </w:rPr>
        <w:t>Price.</w:t>
      </w:r>
      <w:r w:rsidR="00C35C6D">
        <w:rPr>
          <w:b/>
          <w:spacing w:val="1"/>
          <w:sz w:val="20"/>
        </w:rPr>
        <w:t xml:space="preserve"> </w:t>
      </w:r>
      <w:ins w:id="190" w:author="윤현정 (Hyunjeong Yoon)" w:date="2024-11-12T10:25:00Z">
        <w:r w:rsidR="00C81367">
          <w:rPr>
            <w:b/>
            <w:spacing w:val="1"/>
            <w:sz w:val="20"/>
          </w:rPr>
          <w:t xml:space="preserve"> </w:t>
        </w:r>
        <w:r w:rsidR="00C81367" w:rsidRPr="00FB2D52">
          <w:rPr>
            <w:rFonts w:ascii="Noto Sans CJK KR Regular" w:eastAsia="Noto Sans CJK KR Regular" w:hAnsi="Noto Sans CJK KR Regular"/>
            <w:szCs w:val="20"/>
          </w:rPr>
          <w:t xml:space="preserve">The term “Sales price” </w:t>
        </w:r>
        <w:r w:rsidR="00C81367" w:rsidRPr="00711D11">
          <w:rPr>
            <w:rFonts w:ascii="Noto Sans CJK KR Regular" w:eastAsia="Noto Sans CJK KR Regular" w:hAnsi="Noto Sans CJK KR Regular"/>
            <w:szCs w:val="20"/>
          </w:rPr>
          <w:t>as used herein refers to a discounted rate of 3</w:t>
        </w:r>
        <w:r w:rsidR="00C81367">
          <w:rPr>
            <w:rFonts w:ascii="Noto Sans CJK KR Regular" w:eastAsia="Noto Sans CJK KR Regular" w:hAnsi="Noto Sans CJK KR Regular"/>
            <w:szCs w:val="20"/>
          </w:rPr>
          <w:t>5</w:t>
        </w:r>
        <w:r w:rsidR="00C81367" w:rsidRPr="00711D11">
          <w:rPr>
            <w:rFonts w:ascii="Noto Sans CJK KR Regular" w:eastAsia="Noto Sans CJK KR Regular" w:hAnsi="Noto Sans CJK KR Regular"/>
            <w:szCs w:val="20"/>
          </w:rPr>
          <w:t xml:space="preserve">% off the </w:t>
        </w:r>
        <w:r w:rsidR="00C81367">
          <w:rPr>
            <w:rFonts w:ascii="Noto Sans CJK KR Regular" w:eastAsia="Noto Sans CJK KR Regular" w:hAnsi="Noto Sans CJK KR Regular"/>
            <w:szCs w:val="20"/>
          </w:rPr>
          <w:t>selling</w:t>
        </w:r>
        <w:r w:rsidR="00C81367" w:rsidRPr="00711D11">
          <w:rPr>
            <w:rFonts w:ascii="Noto Sans CJK KR Regular" w:eastAsia="Noto Sans CJK KR Regular" w:hAnsi="Noto Sans CJK KR Regular"/>
            <w:szCs w:val="20"/>
          </w:rPr>
          <w:t xml:space="preserve"> price, </w:t>
        </w:r>
        <w:r w:rsidR="00C81367">
          <w:rPr>
            <w:rFonts w:ascii="Noto Sans CJK KR Regular" w:eastAsia="Noto Sans CJK KR Regular" w:hAnsi="Noto Sans CJK KR Regular"/>
            <w:szCs w:val="20"/>
          </w:rPr>
          <w:t xml:space="preserve">which refers to </w:t>
        </w:r>
        <w:r w:rsidR="00C81367" w:rsidRPr="00FB2D52">
          <w:rPr>
            <w:rFonts w:ascii="Noto Sans CJK KR Regular" w:eastAsia="Noto Sans CJK KR Regular" w:hAnsi="Noto Sans CJK KR Regular"/>
            <w:szCs w:val="20"/>
          </w:rPr>
          <w:t xml:space="preserve">the invoice price of the product to a dealer or customer by </w:t>
        </w:r>
        <w:r w:rsidR="00C81367">
          <w:rPr>
            <w:rFonts w:ascii="Noto Sans CJK KR Regular" w:eastAsia="Noto Sans CJK KR Regular" w:hAnsi="Noto Sans CJK KR Regular"/>
            <w:szCs w:val="20"/>
          </w:rPr>
          <w:t>Manufacturer</w:t>
        </w:r>
        <w:r w:rsidR="00C81367" w:rsidRPr="00FB2D52">
          <w:rPr>
            <w:rFonts w:ascii="Noto Sans CJK KR Regular" w:eastAsia="Noto Sans CJK KR Regular" w:hAnsi="Noto Sans CJK KR Regular"/>
            <w:szCs w:val="20"/>
          </w:rPr>
          <w:t>, less tax as payable, packaging and delivery costs</w:t>
        </w:r>
        <w:r w:rsidR="00C81367">
          <w:rPr>
            <w:rFonts w:ascii="Noto Sans CJK KR Regular" w:eastAsia="Noto Sans CJK KR Regular" w:hAnsi="Noto Sans CJK KR Regular"/>
            <w:szCs w:val="20"/>
          </w:rPr>
          <w:t xml:space="preserve">. </w:t>
        </w:r>
      </w:ins>
      <w:del w:id="191" w:author="윤현정 (Hyunjeong Yoon)" w:date="2024-11-12T10:24:00Z">
        <w:r w:rsidR="00C35C6D" w:rsidDel="00C81367">
          <w:rPr>
            <w:sz w:val="20"/>
          </w:rPr>
          <w:delText>For</w:delText>
        </w:r>
        <w:r w:rsidR="00C35C6D" w:rsidDel="00C81367">
          <w:rPr>
            <w:spacing w:val="1"/>
            <w:sz w:val="20"/>
          </w:rPr>
          <w:delText xml:space="preserve"> </w:delText>
        </w:r>
        <w:r w:rsidR="00C35C6D" w:rsidDel="00C81367">
          <w:rPr>
            <w:sz w:val="20"/>
          </w:rPr>
          <w:delText>any</w:delText>
        </w:r>
        <w:r w:rsidR="00C35C6D" w:rsidDel="00C81367">
          <w:rPr>
            <w:spacing w:val="1"/>
            <w:sz w:val="20"/>
          </w:rPr>
          <w:delText xml:space="preserve"> </w:delText>
        </w:r>
        <w:r w:rsidR="00C35C6D" w:rsidDel="00C81367">
          <w:rPr>
            <w:sz w:val="20"/>
          </w:rPr>
          <w:delText>Actual</w:delText>
        </w:r>
        <w:r w:rsidR="00C35C6D" w:rsidDel="00C81367">
          <w:rPr>
            <w:spacing w:val="1"/>
            <w:sz w:val="20"/>
          </w:rPr>
          <w:delText xml:space="preserve"> </w:delText>
        </w:r>
        <w:r w:rsidR="00C35C6D" w:rsidDel="00C81367">
          <w:rPr>
            <w:sz w:val="20"/>
          </w:rPr>
          <w:delText>Product</w:delText>
        </w:r>
        <w:r w:rsidR="00C35C6D" w:rsidDel="00C81367">
          <w:rPr>
            <w:spacing w:val="1"/>
            <w:sz w:val="20"/>
          </w:rPr>
          <w:delText xml:space="preserve"> </w:delText>
        </w:r>
        <w:r w:rsidR="00C35C6D" w:rsidDel="00C81367">
          <w:rPr>
            <w:sz w:val="20"/>
          </w:rPr>
          <w:delText>sold,</w:delText>
        </w:r>
        <w:r w:rsidR="00C35C6D" w:rsidDel="00C81367">
          <w:rPr>
            <w:spacing w:val="1"/>
            <w:sz w:val="20"/>
          </w:rPr>
          <w:delText xml:space="preserve"> </w:delText>
        </w:r>
        <w:r w:rsidR="00C35C6D" w:rsidDel="00C81367">
          <w:rPr>
            <w:sz w:val="20"/>
          </w:rPr>
          <w:delText>leased</w:delText>
        </w:r>
        <w:r w:rsidR="00C35C6D" w:rsidDel="00C81367">
          <w:rPr>
            <w:spacing w:val="1"/>
            <w:sz w:val="20"/>
          </w:rPr>
          <w:delText xml:space="preserve"> </w:delText>
        </w:r>
        <w:r w:rsidR="00C35C6D" w:rsidDel="00C81367">
          <w:rPr>
            <w:sz w:val="20"/>
          </w:rPr>
          <w:delText>or</w:delText>
        </w:r>
        <w:r w:rsidR="00C35C6D" w:rsidDel="00C81367">
          <w:rPr>
            <w:spacing w:val="1"/>
            <w:sz w:val="20"/>
          </w:rPr>
          <w:delText xml:space="preserve"> </w:delText>
        </w:r>
        <w:r w:rsidR="00C35C6D" w:rsidDel="00C81367">
          <w:rPr>
            <w:sz w:val="20"/>
          </w:rPr>
          <w:delText>otherwise</w:delText>
        </w:r>
        <w:r w:rsidR="00C35C6D" w:rsidDel="00C81367">
          <w:rPr>
            <w:spacing w:val="1"/>
            <w:sz w:val="20"/>
          </w:rPr>
          <w:delText xml:space="preserve"> </w:delText>
        </w:r>
        <w:r w:rsidR="00C35C6D" w:rsidDel="00C81367">
          <w:rPr>
            <w:sz w:val="20"/>
          </w:rPr>
          <w:delText>transferred</w:delText>
        </w:r>
        <w:r w:rsidR="00C35C6D" w:rsidDel="00C81367">
          <w:rPr>
            <w:spacing w:val="-11"/>
            <w:sz w:val="20"/>
          </w:rPr>
          <w:delText xml:space="preserve"> </w:delText>
        </w:r>
        <w:r w:rsidR="00C35C6D" w:rsidDel="00C81367">
          <w:rPr>
            <w:sz w:val="20"/>
          </w:rPr>
          <w:delText>by</w:delText>
        </w:r>
        <w:r w:rsidR="00C35C6D" w:rsidDel="00C81367">
          <w:rPr>
            <w:spacing w:val="-12"/>
            <w:sz w:val="20"/>
          </w:rPr>
          <w:delText xml:space="preserve"> </w:delText>
        </w:r>
        <w:r w:rsidR="00C35C6D" w:rsidDel="00C81367">
          <w:rPr>
            <w:sz w:val="20"/>
          </w:rPr>
          <w:delText>Manufacturer,</w:delText>
        </w:r>
        <w:r w:rsidR="00C35C6D" w:rsidDel="00C81367">
          <w:rPr>
            <w:spacing w:val="-9"/>
            <w:sz w:val="20"/>
          </w:rPr>
          <w:delText xml:space="preserve"> </w:delText>
        </w:r>
        <w:r w:rsidR="00C35C6D" w:rsidDel="00C81367">
          <w:rPr>
            <w:sz w:val="20"/>
          </w:rPr>
          <w:delText>or</w:delText>
        </w:r>
        <w:r w:rsidR="00C35C6D" w:rsidDel="00C81367">
          <w:rPr>
            <w:spacing w:val="-12"/>
            <w:sz w:val="20"/>
          </w:rPr>
          <w:delText xml:space="preserve"> </w:delText>
        </w:r>
        <w:r w:rsidR="00C35C6D" w:rsidDel="00C81367">
          <w:rPr>
            <w:sz w:val="20"/>
          </w:rPr>
          <w:delText>an</w:delText>
        </w:r>
        <w:r w:rsidR="00C35C6D" w:rsidDel="00C81367">
          <w:rPr>
            <w:spacing w:val="-8"/>
            <w:sz w:val="20"/>
          </w:rPr>
          <w:delText xml:space="preserve"> </w:delText>
        </w:r>
        <w:r w:rsidR="00C35C6D" w:rsidDel="00C81367">
          <w:rPr>
            <w:sz w:val="20"/>
          </w:rPr>
          <w:delText>affiliate</w:delText>
        </w:r>
        <w:r w:rsidR="00C35C6D" w:rsidDel="00C81367">
          <w:rPr>
            <w:spacing w:val="-10"/>
            <w:sz w:val="20"/>
          </w:rPr>
          <w:delText xml:space="preserve"> </w:delText>
        </w:r>
        <w:r w:rsidR="00C35C6D" w:rsidDel="00C81367">
          <w:rPr>
            <w:sz w:val="20"/>
          </w:rPr>
          <w:delText>of</w:delText>
        </w:r>
        <w:r w:rsidR="00C35C6D" w:rsidDel="00C81367">
          <w:rPr>
            <w:spacing w:val="-10"/>
            <w:sz w:val="20"/>
          </w:rPr>
          <w:delText xml:space="preserve"> </w:delText>
        </w:r>
        <w:r w:rsidR="00C35C6D" w:rsidDel="00C81367">
          <w:rPr>
            <w:sz w:val="20"/>
          </w:rPr>
          <w:delText>Manufacturer</w:delText>
        </w:r>
        <w:r w:rsidR="00C35C6D" w:rsidDel="00C81367">
          <w:rPr>
            <w:spacing w:val="-11"/>
            <w:sz w:val="20"/>
          </w:rPr>
          <w:delText xml:space="preserve"> </w:delText>
        </w:r>
        <w:r w:rsidR="00C35C6D" w:rsidDel="00C81367">
          <w:rPr>
            <w:sz w:val="20"/>
          </w:rPr>
          <w:delText>(“Affiliate”),</w:delText>
        </w:r>
        <w:r w:rsidR="00C35C6D" w:rsidDel="00C81367">
          <w:rPr>
            <w:spacing w:val="-9"/>
            <w:sz w:val="20"/>
          </w:rPr>
          <w:delText xml:space="preserve"> </w:delText>
        </w:r>
        <w:r w:rsidR="00C35C6D" w:rsidDel="00C81367">
          <w:rPr>
            <w:sz w:val="20"/>
          </w:rPr>
          <w:delText>to</w:delText>
        </w:r>
        <w:r w:rsidR="00C35C6D" w:rsidDel="00C81367">
          <w:rPr>
            <w:spacing w:val="22"/>
            <w:sz w:val="20"/>
          </w:rPr>
          <w:delText xml:space="preserve"> </w:delText>
        </w:r>
        <w:r w:rsidR="00C35C6D" w:rsidDel="00C81367">
          <w:rPr>
            <w:sz w:val="20"/>
          </w:rPr>
          <w:delText>any</w:delText>
        </w:r>
        <w:r w:rsidR="00C35C6D" w:rsidDel="00C81367">
          <w:rPr>
            <w:spacing w:val="-68"/>
            <w:sz w:val="20"/>
          </w:rPr>
          <w:delText xml:space="preserve"> </w:delText>
        </w:r>
        <w:r w:rsidR="00C35C6D" w:rsidDel="00C81367">
          <w:rPr>
            <w:sz w:val="20"/>
          </w:rPr>
          <w:delText>person</w:delText>
        </w:r>
        <w:r w:rsidR="00C35C6D" w:rsidDel="00C81367">
          <w:rPr>
            <w:spacing w:val="-10"/>
            <w:sz w:val="20"/>
          </w:rPr>
          <w:delText xml:space="preserve"> </w:delText>
        </w:r>
        <w:r w:rsidR="00C35C6D" w:rsidDel="00C81367">
          <w:rPr>
            <w:sz w:val="20"/>
          </w:rPr>
          <w:delText>or</w:delText>
        </w:r>
        <w:r w:rsidR="00C35C6D" w:rsidDel="00C81367">
          <w:rPr>
            <w:spacing w:val="-12"/>
            <w:sz w:val="20"/>
          </w:rPr>
          <w:delText xml:space="preserve"> </w:delText>
        </w:r>
        <w:r w:rsidR="00C35C6D" w:rsidDel="00C81367">
          <w:rPr>
            <w:sz w:val="20"/>
          </w:rPr>
          <w:delText>entity</w:delText>
        </w:r>
        <w:r w:rsidR="00C35C6D" w:rsidDel="00C81367">
          <w:rPr>
            <w:spacing w:val="-14"/>
            <w:sz w:val="20"/>
          </w:rPr>
          <w:delText xml:space="preserve"> </w:delText>
        </w:r>
        <w:r w:rsidR="00C35C6D" w:rsidDel="00C81367">
          <w:rPr>
            <w:sz w:val="20"/>
          </w:rPr>
          <w:delText>not</w:delText>
        </w:r>
        <w:r w:rsidR="00C35C6D" w:rsidDel="00C81367">
          <w:rPr>
            <w:spacing w:val="-12"/>
            <w:sz w:val="20"/>
          </w:rPr>
          <w:delText xml:space="preserve"> </w:delText>
        </w:r>
        <w:r w:rsidR="00C35C6D" w:rsidDel="00C81367">
          <w:rPr>
            <w:sz w:val="20"/>
          </w:rPr>
          <w:delText>affiliated</w:delText>
        </w:r>
        <w:r w:rsidR="00C35C6D" w:rsidDel="00C81367">
          <w:rPr>
            <w:spacing w:val="-13"/>
            <w:sz w:val="20"/>
          </w:rPr>
          <w:delText xml:space="preserve"> </w:delText>
        </w:r>
        <w:r w:rsidR="00C35C6D" w:rsidDel="00C81367">
          <w:rPr>
            <w:sz w:val="20"/>
          </w:rPr>
          <w:delText>with</w:delText>
        </w:r>
        <w:r w:rsidR="00C35C6D" w:rsidDel="00C81367">
          <w:rPr>
            <w:spacing w:val="-13"/>
            <w:sz w:val="20"/>
          </w:rPr>
          <w:delText xml:space="preserve"> </w:delText>
        </w:r>
        <w:r w:rsidR="00C35C6D" w:rsidDel="00C81367">
          <w:rPr>
            <w:sz w:val="20"/>
          </w:rPr>
          <w:delText>Manufacturer,</w:delText>
        </w:r>
        <w:r w:rsidR="00C35C6D" w:rsidDel="00C81367">
          <w:rPr>
            <w:spacing w:val="-11"/>
            <w:sz w:val="20"/>
          </w:rPr>
          <w:delText xml:space="preserve"> </w:delText>
        </w:r>
        <w:r w:rsidR="00C35C6D" w:rsidDel="00C81367">
          <w:rPr>
            <w:sz w:val="20"/>
          </w:rPr>
          <w:delText>the</w:delText>
        </w:r>
        <w:r w:rsidR="00C35C6D" w:rsidDel="00C81367">
          <w:rPr>
            <w:spacing w:val="-15"/>
            <w:sz w:val="20"/>
          </w:rPr>
          <w:delText xml:space="preserve"> </w:delText>
        </w:r>
        <w:r w:rsidR="00C35C6D" w:rsidDel="00C81367">
          <w:rPr>
            <w:sz w:val="20"/>
          </w:rPr>
          <w:delText>net</w:delText>
        </w:r>
        <w:r w:rsidR="00C35C6D" w:rsidDel="00C81367">
          <w:rPr>
            <w:spacing w:val="-13"/>
            <w:sz w:val="20"/>
          </w:rPr>
          <w:delText xml:space="preserve"> </w:delText>
        </w:r>
        <w:r w:rsidR="00C35C6D" w:rsidDel="00C81367">
          <w:rPr>
            <w:sz w:val="20"/>
          </w:rPr>
          <w:delText>sales</w:delText>
        </w:r>
        <w:r w:rsidR="00C35C6D" w:rsidDel="00C81367">
          <w:rPr>
            <w:spacing w:val="-13"/>
            <w:sz w:val="20"/>
          </w:rPr>
          <w:delText xml:space="preserve"> </w:delText>
        </w:r>
        <w:r w:rsidR="00C35C6D" w:rsidDel="00C81367">
          <w:rPr>
            <w:sz w:val="20"/>
          </w:rPr>
          <w:delText>price</w:delText>
        </w:r>
        <w:r w:rsidR="00C35C6D" w:rsidDel="00C81367">
          <w:rPr>
            <w:spacing w:val="-15"/>
            <w:sz w:val="20"/>
          </w:rPr>
          <w:delText xml:space="preserve"> </w:delText>
        </w:r>
        <w:r w:rsidR="00C35C6D" w:rsidDel="00C81367">
          <w:rPr>
            <w:sz w:val="20"/>
          </w:rPr>
          <w:delText>(“Net</w:delText>
        </w:r>
        <w:r w:rsidR="00C35C6D" w:rsidDel="00C81367">
          <w:rPr>
            <w:spacing w:val="-13"/>
            <w:sz w:val="20"/>
          </w:rPr>
          <w:delText xml:space="preserve"> </w:delText>
        </w:r>
        <w:r w:rsidR="00C35C6D" w:rsidDel="00C81367">
          <w:rPr>
            <w:sz w:val="20"/>
          </w:rPr>
          <w:delText>Sales</w:delText>
        </w:r>
        <w:r w:rsidR="00C35C6D" w:rsidDel="00C81367">
          <w:rPr>
            <w:spacing w:val="-68"/>
            <w:sz w:val="20"/>
          </w:rPr>
          <w:delText xml:space="preserve"> </w:delText>
        </w:r>
        <w:r w:rsidR="00C35C6D" w:rsidDel="00C81367">
          <w:rPr>
            <w:sz w:val="20"/>
          </w:rPr>
          <w:delText>Price”)</w:delText>
        </w:r>
        <w:r w:rsidR="00C35C6D" w:rsidDel="00C81367">
          <w:rPr>
            <w:spacing w:val="-14"/>
            <w:sz w:val="20"/>
          </w:rPr>
          <w:delText xml:space="preserve"> </w:delText>
        </w:r>
        <w:r w:rsidR="00C35C6D" w:rsidDel="00C81367">
          <w:rPr>
            <w:sz w:val="20"/>
          </w:rPr>
          <w:delText>will</w:delText>
        </w:r>
        <w:r w:rsidR="00C35C6D" w:rsidDel="00C81367">
          <w:rPr>
            <w:spacing w:val="-14"/>
            <w:sz w:val="20"/>
          </w:rPr>
          <w:delText xml:space="preserve"> </w:delText>
        </w:r>
        <w:r w:rsidR="00C35C6D" w:rsidDel="00C81367">
          <w:rPr>
            <w:sz w:val="20"/>
          </w:rPr>
          <w:delText>be</w:delText>
        </w:r>
        <w:r w:rsidR="00C35C6D" w:rsidDel="00C81367">
          <w:rPr>
            <w:spacing w:val="-14"/>
            <w:sz w:val="20"/>
          </w:rPr>
          <w:delText xml:space="preserve"> </w:delText>
        </w:r>
        <w:r w:rsidR="00C35C6D" w:rsidDel="00C81367">
          <w:rPr>
            <w:sz w:val="20"/>
          </w:rPr>
          <w:delText>the</w:delText>
        </w:r>
        <w:r w:rsidR="00C35C6D" w:rsidDel="00C81367">
          <w:rPr>
            <w:spacing w:val="-15"/>
            <w:sz w:val="20"/>
          </w:rPr>
          <w:delText xml:space="preserve"> </w:delText>
        </w:r>
        <w:r w:rsidR="00C35C6D" w:rsidDel="00C81367">
          <w:rPr>
            <w:sz w:val="20"/>
          </w:rPr>
          <w:delText>price</w:delText>
        </w:r>
        <w:r w:rsidR="00C35C6D" w:rsidDel="00C81367">
          <w:rPr>
            <w:spacing w:val="-14"/>
            <w:sz w:val="20"/>
          </w:rPr>
          <w:delText xml:space="preserve"> </w:delText>
        </w:r>
        <w:r w:rsidR="00C35C6D" w:rsidDel="00C81367">
          <w:rPr>
            <w:sz w:val="20"/>
          </w:rPr>
          <w:delText>paid</w:delText>
        </w:r>
        <w:r w:rsidR="00C35C6D" w:rsidDel="00C81367">
          <w:rPr>
            <w:spacing w:val="-14"/>
            <w:sz w:val="20"/>
          </w:rPr>
          <w:delText xml:space="preserve"> </w:delText>
        </w:r>
        <w:r w:rsidR="00C35C6D" w:rsidDel="00C81367">
          <w:rPr>
            <w:sz w:val="20"/>
          </w:rPr>
          <w:delText>by</w:delText>
        </w:r>
        <w:r w:rsidR="00C35C6D" w:rsidDel="00C81367">
          <w:rPr>
            <w:spacing w:val="-15"/>
            <w:sz w:val="20"/>
          </w:rPr>
          <w:delText xml:space="preserve"> </w:delText>
        </w:r>
        <w:r w:rsidR="00C35C6D" w:rsidDel="00C81367">
          <w:rPr>
            <w:sz w:val="20"/>
          </w:rPr>
          <w:delText>the</w:delText>
        </w:r>
        <w:r w:rsidR="00C35C6D" w:rsidDel="00C81367">
          <w:rPr>
            <w:spacing w:val="-15"/>
            <w:sz w:val="20"/>
          </w:rPr>
          <w:delText xml:space="preserve"> </w:delText>
        </w:r>
        <w:r w:rsidR="00C35C6D" w:rsidDel="00C81367">
          <w:rPr>
            <w:sz w:val="20"/>
          </w:rPr>
          <w:delText>purchaser,</w:delText>
        </w:r>
        <w:r w:rsidR="00C35C6D" w:rsidDel="00C81367">
          <w:rPr>
            <w:spacing w:val="-16"/>
            <w:sz w:val="20"/>
          </w:rPr>
          <w:delText xml:space="preserve"> </w:delText>
        </w:r>
        <w:r w:rsidR="00C35C6D" w:rsidDel="00C81367">
          <w:rPr>
            <w:sz w:val="20"/>
          </w:rPr>
          <w:delText>lessee</w:delText>
        </w:r>
        <w:r w:rsidR="00C35C6D" w:rsidDel="00C81367">
          <w:rPr>
            <w:spacing w:val="-15"/>
            <w:sz w:val="20"/>
          </w:rPr>
          <w:delText xml:space="preserve"> </w:delText>
        </w:r>
        <w:r w:rsidR="00C35C6D" w:rsidDel="00C81367">
          <w:rPr>
            <w:sz w:val="20"/>
          </w:rPr>
          <w:delText>or</w:delText>
        </w:r>
        <w:r w:rsidR="00C35C6D" w:rsidDel="00C81367">
          <w:rPr>
            <w:spacing w:val="-16"/>
            <w:sz w:val="20"/>
          </w:rPr>
          <w:delText xml:space="preserve"> </w:delText>
        </w:r>
        <w:r w:rsidR="00C35C6D" w:rsidDel="00C81367">
          <w:rPr>
            <w:sz w:val="20"/>
          </w:rPr>
          <w:delText>transferee</w:delText>
        </w:r>
        <w:r w:rsidR="00C35C6D" w:rsidDel="00C81367">
          <w:rPr>
            <w:spacing w:val="-15"/>
            <w:sz w:val="20"/>
          </w:rPr>
          <w:delText xml:space="preserve"> </w:delText>
        </w:r>
        <w:r w:rsidR="00C35C6D" w:rsidDel="00C81367">
          <w:rPr>
            <w:sz w:val="20"/>
          </w:rPr>
          <w:delText>of</w:delText>
        </w:r>
        <w:r w:rsidR="00C35C6D" w:rsidDel="00C81367">
          <w:rPr>
            <w:spacing w:val="-15"/>
            <w:sz w:val="20"/>
          </w:rPr>
          <w:delText xml:space="preserve"> </w:delText>
        </w:r>
        <w:r w:rsidR="00C35C6D" w:rsidDel="00C81367">
          <w:rPr>
            <w:sz w:val="20"/>
          </w:rPr>
          <w:delText>the</w:delText>
        </w:r>
        <w:r w:rsidR="00C35C6D" w:rsidDel="00C81367">
          <w:rPr>
            <w:spacing w:val="-16"/>
            <w:sz w:val="20"/>
          </w:rPr>
          <w:delText xml:space="preserve"> </w:delText>
        </w:r>
        <w:r w:rsidR="00C35C6D" w:rsidDel="00C81367">
          <w:rPr>
            <w:sz w:val="20"/>
          </w:rPr>
          <w:delText>Actual</w:delText>
        </w:r>
        <w:r w:rsidR="00C35C6D" w:rsidDel="00C81367">
          <w:rPr>
            <w:spacing w:val="-68"/>
            <w:sz w:val="20"/>
          </w:rPr>
          <w:delText xml:space="preserve"> </w:delText>
        </w:r>
        <w:r w:rsidR="00C35C6D" w:rsidDel="00C81367">
          <w:rPr>
            <w:sz w:val="20"/>
          </w:rPr>
          <w:delText>Product</w:delText>
        </w:r>
        <w:r w:rsidR="00C35C6D" w:rsidDel="00C81367">
          <w:rPr>
            <w:spacing w:val="1"/>
            <w:sz w:val="20"/>
          </w:rPr>
          <w:delText xml:space="preserve"> </w:delText>
        </w:r>
        <w:r w:rsidR="00C35C6D" w:rsidDel="00C81367">
          <w:rPr>
            <w:sz w:val="20"/>
          </w:rPr>
          <w:delText>reduced</w:delText>
        </w:r>
        <w:r w:rsidR="00C35C6D" w:rsidDel="00C81367">
          <w:rPr>
            <w:spacing w:val="1"/>
            <w:sz w:val="20"/>
          </w:rPr>
          <w:delText xml:space="preserve"> </w:delText>
        </w:r>
        <w:r w:rsidR="00C35C6D" w:rsidDel="00C81367">
          <w:rPr>
            <w:sz w:val="20"/>
          </w:rPr>
          <w:delText>by</w:delText>
        </w:r>
        <w:r w:rsidR="00C35C6D" w:rsidDel="00C81367">
          <w:rPr>
            <w:spacing w:val="1"/>
            <w:sz w:val="20"/>
          </w:rPr>
          <w:delText xml:space="preserve"> </w:delText>
        </w:r>
        <w:r w:rsidR="00C35C6D" w:rsidDel="00C81367">
          <w:rPr>
            <w:sz w:val="20"/>
          </w:rPr>
          <w:delText>any</w:delText>
        </w:r>
        <w:r w:rsidR="00C35C6D" w:rsidDel="00C81367">
          <w:rPr>
            <w:spacing w:val="1"/>
            <w:sz w:val="20"/>
          </w:rPr>
          <w:delText xml:space="preserve"> </w:delText>
        </w:r>
        <w:r w:rsidR="00C35C6D" w:rsidDel="00C81367">
          <w:rPr>
            <w:sz w:val="20"/>
          </w:rPr>
          <w:delText>returns</w:delText>
        </w:r>
        <w:r w:rsidR="00C35C6D" w:rsidDel="00C81367">
          <w:rPr>
            <w:spacing w:val="1"/>
            <w:sz w:val="20"/>
          </w:rPr>
          <w:delText xml:space="preserve"> </w:delText>
        </w:r>
        <w:r w:rsidR="00C35C6D" w:rsidDel="00C81367">
          <w:rPr>
            <w:sz w:val="20"/>
          </w:rPr>
          <w:delText>and</w:delText>
        </w:r>
        <w:r w:rsidR="00C35C6D" w:rsidDel="00C81367">
          <w:rPr>
            <w:spacing w:val="1"/>
            <w:sz w:val="20"/>
          </w:rPr>
          <w:delText xml:space="preserve"> </w:delText>
        </w:r>
        <w:r w:rsidR="00C35C6D" w:rsidDel="00C81367">
          <w:rPr>
            <w:sz w:val="20"/>
          </w:rPr>
          <w:delText>manufacturer-billed</w:delText>
        </w:r>
        <w:r w:rsidR="00C35C6D" w:rsidDel="00C81367">
          <w:rPr>
            <w:spacing w:val="1"/>
            <w:sz w:val="20"/>
          </w:rPr>
          <w:delText xml:space="preserve"> </w:delText>
        </w:r>
        <w:r w:rsidR="00C35C6D" w:rsidDel="00C81367">
          <w:rPr>
            <w:sz w:val="20"/>
          </w:rPr>
          <w:delText>freight</w:delText>
        </w:r>
        <w:r w:rsidR="00C35C6D" w:rsidDel="00C81367">
          <w:rPr>
            <w:spacing w:val="1"/>
            <w:sz w:val="20"/>
          </w:rPr>
          <w:delText xml:space="preserve"> </w:delText>
        </w:r>
        <w:r w:rsidR="00C35C6D" w:rsidDel="00C81367">
          <w:rPr>
            <w:sz w:val="20"/>
          </w:rPr>
          <w:delText>charges,</w:delText>
        </w:r>
        <w:r w:rsidR="00C35C6D" w:rsidDel="00C81367">
          <w:rPr>
            <w:spacing w:val="-68"/>
            <w:sz w:val="20"/>
          </w:rPr>
          <w:delText xml:space="preserve"> </w:delText>
        </w:r>
        <w:r w:rsidR="00C35C6D" w:rsidDel="00C81367">
          <w:rPr>
            <w:sz w:val="20"/>
          </w:rPr>
          <w:delText>installation charges, and sales or use taxes.</w:delText>
        </w:r>
        <w:r w:rsidR="00C35C6D" w:rsidDel="00C81367">
          <w:rPr>
            <w:spacing w:val="1"/>
            <w:sz w:val="20"/>
          </w:rPr>
          <w:delText xml:space="preserve"> </w:delText>
        </w:r>
        <w:r w:rsidR="00C35C6D" w:rsidDel="00C81367">
          <w:rPr>
            <w:sz w:val="20"/>
          </w:rPr>
          <w:delText>If Manufacturer sells, leases or</w:delText>
        </w:r>
        <w:r w:rsidR="00C35C6D" w:rsidDel="00C81367">
          <w:rPr>
            <w:spacing w:val="1"/>
            <w:sz w:val="20"/>
          </w:rPr>
          <w:delText xml:space="preserve"> </w:delText>
        </w:r>
        <w:r w:rsidR="00C35C6D" w:rsidDel="00C81367">
          <w:rPr>
            <w:sz w:val="20"/>
          </w:rPr>
          <w:delText>otherwise</w:delText>
        </w:r>
        <w:r w:rsidR="00C35C6D" w:rsidDel="00C81367">
          <w:rPr>
            <w:spacing w:val="-8"/>
            <w:sz w:val="20"/>
          </w:rPr>
          <w:delText xml:space="preserve"> </w:delText>
        </w:r>
        <w:r w:rsidR="00C35C6D" w:rsidDel="00C81367">
          <w:rPr>
            <w:sz w:val="20"/>
          </w:rPr>
          <w:delText>transfers</w:delText>
        </w:r>
        <w:r w:rsidR="00C35C6D" w:rsidDel="00C81367">
          <w:rPr>
            <w:spacing w:val="-4"/>
            <w:sz w:val="20"/>
          </w:rPr>
          <w:delText xml:space="preserve"> </w:delText>
        </w:r>
        <w:r w:rsidR="00C35C6D" w:rsidDel="00C81367">
          <w:rPr>
            <w:sz w:val="20"/>
          </w:rPr>
          <w:delText>any</w:delText>
        </w:r>
        <w:r w:rsidR="00C35C6D" w:rsidDel="00C81367">
          <w:rPr>
            <w:spacing w:val="-3"/>
            <w:sz w:val="20"/>
          </w:rPr>
          <w:delText xml:space="preserve"> </w:delText>
        </w:r>
        <w:r w:rsidR="00C35C6D" w:rsidDel="00C81367">
          <w:rPr>
            <w:sz w:val="20"/>
          </w:rPr>
          <w:delText>Actual</w:delText>
        </w:r>
        <w:r w:rsidR="00C35C6D" w:rsidDel="00C81367">
          <w:rPr>
            <w:spacing w:val="-5"/>
            <w:sz w:val="20"/>
          </w:rPr>
          <w:delText xml:space="preserve"> </w:delText>
        </w:r>
        <w:r w:rsidR="00C35C6D" w:rsidDel="00C81367">
          <w:rPr>
            <w:sz w:val="20"/>
          </w:rPr>
          <w:delText>Product</w:delText>
        </w:r>
        <w:r w:rsidR="00C35C6D" w:rsidDel="00C81367">
          <w:rPr>
            <w:spacing w:val="-6"/>
            <w:sz w:val="20"/>
          </w:rPr>
          <w:delText xml:space="preserve"> </w:delText>
        </w:r>
        <w:r w:rsidR="00C35C6D" w:rsidDel="00C81367">
          <w:rPr>
            <w:sz w:val="20"/>
          </w:rPr>
          <w:delText>to</w:delText>
        </w:r>
        <w:r w:rsidR="00C35C6D" w:rsidDel="00C81367">
          <w:rPr>
            <w:spacing w:val="-7"/>
            <w:sz w:val="20"/>
          </w:rPr>
          <w:delText xml:space="preserve"> </w:delText>
        </w:r>
        <w:r w:rsidR="00C35C6D" w:rsidDel="00C81367">
          <w:rPr>
            <w:sz w:val="20"/>
          </w:rPr>
          <w:delText>an</w:delText>
        </w:r>
        <w:r w:rsidR="00C35C6D" w:rsidDel="00C81367">
          <w:rPr>
            <w:spacing w:val="-4"/>
            <w:sz w:val="20"/>
          </w:rPr>
          <w:delText xml:space="preserve"> </w:delText>
        </w:r>
        <w:r w:rsidR="00C35C6D" w:rsidDel="00C81367">
          <w:rPr>
            <w:sz w:val="20"/>
          </w:rPr>
          <w:delText>Affiliate,</w:delText>
        </w:r>
        <w:r w:rsidR="00C35C6D" w:rsidDel="00C81367">
          <w:rPr>
            <w:spacing w:val="-6"/>
            <w:sz w:val="20"/>
          </w:rPr>
          <w:delText xml:space="preserve"> </w:delText>
        </w:r>
        <w:r w:rsidR="00C35C6D" w:rsidDel="00C81367">
          <w:rPr>
            <w:sz w:val="20"/>
          </w:rPr>
          <w:delText>uses</w:delText>
        </w:r>
        <w:r w:rsidR="00C35C6D" w:rsidDel="00C81367">
          <w:rPr>
            <w:spacing w:val="-6"/>
            <w:sz w:val="20"/>
          </w:rPr>
          <w:delText xml:space="preserve"> </w:delText>
        </w:r>
        <w:r w:rsidR="00C35C6D" w:rsidDel="00C81367">
          <w:rPr>
            <w:sz w:val="20"/>
          </w:rPr>
          <w:delText>any</w:delText>
        </w:r>
        <w:r w:rsidR="00C35C6D" w:rsidDel="00C81367">
          <w:rPr>
            <w:spacing w:val="-4"/>
            <w:sz w:val="20"/>
          </w:rPr>
          <w:delText xml:space="preserve"> </w:delText>
        </w:r>
        <w:r w:rsidR="00C35C6D" w:rsidDel="00C81367">
          <w:rPr>
            <w:sz w:val="20"/>
          </w:rPr>
          <w:delText>Actual</w:delText>
        </w:r>
        <w:r w:rsidR="00C35C6D" w:rsidDel="00C81367">
          <w:rPr>
            <w:spacing w:val="-5"/>
            <w:sz w:val="20"/>
          </w:rPr>
          <w:delText xml:space="preserve"> </w:delText>
        </w:r>
        <w:r w:rsidR="00C35C6D" w:rsidDel="00C81367">
          <w:rPr>
            <w:sz w:val="20"/>
          </w:rPr>
          <w:delText>Product,</w:delText>
        </w:r>
        <w:r w:rsidR="00C35C6D" w:rsidDel="00C81367">
          <w:rPr>
            <w:spacing w:val="-68"/>
            <w:sz w:val="20"/>
          </w:rPr>
          <w:delText xml:space="preserve"> </w:delText>
        </w:r>
        <w:r w:rsidR="00C35C6D" w:rsidDel="00C81367">
          <w:rPr>
            <w:sz w:val="20"/>
          </w:rPr>
          <w:delText>or</w:delText>
        </w:r>
        <w:r w:rsidR="00C35C6D" w:rsidDel="00C81367">
          <w:rPr>
            <w:spacing w:val="-6"/>
            <w:sz w:val="20"/>
          </w:rPr>
          <w:delText xml:space="preserve"> </w:delText>
        </w:r>
        <w:r w:rsidR="00C35C6D" w:rsidDel="00C81367">
          <w:rPr>
            <w:sz w:val="20"/>
          </w:rPr>
          <w:delText>allows</w:delText>
        </w:r>
        <w:r w:rsidR="00C35C6D" w:rsidDel="00C81367">
          <w:rPr>
            <w:spacing w:val="-5"/>
            <w:sz w:val="20"/>
          </w:rPr>
          <w:delText xml:space="preserve"> </w:delText>
        </w:r>
        <w:r w:rsidR="00C35C6D" w:rsidDel="00C81367">
          <w:rPr>
            <w:sz w:val="20"/>
          </w:rPr>
          <w:delText>an</w:delText>
        </w:r>
        <w:r w:rsidR="00C35C6D" w:rsidDel="00C81367">
          <w:rPr>
            <w:spacing w:val="-6"/>
            <w:sz w:val="20"/>
          </w:rPr>
          <w:delText xml:space="preserve"> </w:delText>
        </w:r>
        <w:r w:rsidR="00C35C6D" w:rsidDel="00C81367">
          <w:rPr>
            <w:sz w:val="20"/>
          </w:rPr>
          <w:delText>Affiliate</w:delText>
        </w:r>
        <w:r w:rsidR="00C35C6D" w:rsidDel="00C81367">
          <w:rPr>
            <w:spacing w:val="-8"/>
            <w:sz w:val="20"/>
          </w:rPr>
          <w:delText xml:space="preserve"> </w:delText>
        </w:r>
        <w:r w:rsidR="00C35C6D" w:rsidDel="00C81367">
          <w:rPr>
            <w:sz w:val="20"/>
          </w:rPr>
          <w:delText>to</w:delText>
        </w:r>
        <w:r w:rsidR="00C35C6D" w:rsidDel="00C81367">
          <w:rPr>
            <w:spacing w:val="-3"/>
            <w:sz w:val="20"/>
          </w:rPr>
          <w:delText xml:space="preserve"> </w:delText>
        </w:r>
        <w:r w:rsidR="00C35C6D" w:rsidDel="00C81367">
          <w:rPr>
            <w:sz w:val="20"/>
          </w:rPr>
          <w:delText>use</w:delText>
        </w:r>
        <w:r w:rsidR="00C35C6D" w:rsidDel="00C81367">
          <w:rPr>
            <w:spacing w:val="-6"/>
            <w:sz w:val="20"/>
          </w:rPr>
          <w:delText xml:space="preserve"> </w:delText>
        </w:r>
        <w:r w:rsidR="00C35C6D" w:rsidDel="00C81367">
          <w:rPr>
            <w:sz w:val="20"/>
          </w:rPr>
          <w:delText>any</w:delText>
        </w:r>
        <w:r w:rsidR="00C35C6D" w:rsidDel="00C81367">
          <w:rPr>
            <w:spacing w:val="-7"/>
            <w:sz w:val="20"/>
          </w:rPr>
          <w:delText xml:space="preserve"> </w:delText>
        </w:r>
        <w:r w:rsidR="00C35C6D" w:rsidDel="00C81367">
          <w:rPr>
            <w:sz w:val="20"/>
          </w:rPr>
          <w:delText>Actual</w:delText>
        </w:r>
        <w:r w:rsidR="00C35C6D" w:rsidDel="00C81367">
          <w:rPr>
            <w:spacing w:val="-7"/>
            <w:sz w:val="20"/>
          </w:rPr>
          <w:delText xml:space="preserve"> </w:delText>
        </w:r>
        <w:r w:rsidR="00C35C6D" w:rsidDel="00C81367">
          <w:rPr>
            <w:sz w:val="20"/>
          </w:rPr>
          <w:delText>Product,</w:delText>
        </w:r>
        <w:r w:rsidR="00C35C6D" w:rsidDel="00C81367">
          <w:rPr>
            <w:spacing w:val="-4"/>
            <w:sz w:val="20"/>
          </w:rPr>
          <w:delText xml:space="preserve"> </w:delText>
        </w:r>
        <w:r w:rsidR="00C35C6D" w:rsidDel="00C81367">
          <w:rPr>
            <w:sz w:val="20"/>
          </w:rPr>
          <w:delText>then</w:delText>
        </w:r>
        <w:r w:rsidR="00C35C6D" w:rsidDel="00C81367">
          <w:rPr>
            <w:spacing w:val="-6"/>
            <w:sz w:val="20"/>
          </w:rPr>
          <w:delText xml:space="preserve"> </w:delText>
        </w:r>
        <w:r w:rsidR="00C35C6D" w:rsidDel="00C81367">
          <w:rPr>
            <w:sz w:val="20"/>
          </w:rPr>
          <w:delText>the</w:delText>
        </w:r>
        <w:r w:rsidR="00C35C6D" w:rsidDel="00C81367">
          <w:rPr>
            <w:spacing w:val="-6"/>
            <w:sz w:val="20"/>
          </w:rPr>
          <w:delText xml:space="preserve"> </w:delText>
        </w:r>
        <w:r w:rsidR="00C35C6D" w:rsidDel="00C81367">
          <w:rPr>
            <w:sz w:val="20"/>
          </w:rPr>
          <w:delText>Net</w:delText>
        </w:r>
        <w:r w:rsidR="00C35C6D" w:rsidDel="00C81367">
          <w:rPr>
            <w:spacing w:val="-6"/>
            <w:sz w:val="20"/>
          </w:rPr>
          <w:delText xml:space="preserve"> </w:delText>
        </w:r>
        <w:r w:rsidR="00C35C6D" w:rsidDel="00C81367">
          <w:rPr>
            <w:sz w:val="20"/>
          </w:rPr>
          <w:delText>Sales</w:delText>
        </w:r>
        <w:r w:rsidR="00C35C6D" w:rsidDel="00C81367">
          <w:rPr>
            <w:spacing w:val="-5"/>
            <w:sz w:val="20"/>
          </w:rPr>
          <w:delText xml:space="preserve"> </w:delText>
        </w:r>
        <w:r w:rsidR="00C35C6D" w:rsidDel="00C81367">
          <w:rPr>
            <w:sz w:val="20"/>
          </w:rPr>
          <w:delText>Price</w:delText>
        </w:r>
        <w:r w:rsidR="00C35C6D" w:rsidDel="00C81367">
          <w:rPr>
            <w:spacing w:val="-6"/>
            <w:sz w:val="20"/>
          </w:rPr>
          <w:delText xml:space="preserve"> </w:delText>
        </w:r>
        <w:r w:rsidR="00C35C6D" w:rsidDel="00C81367">
          <w:rPr>
            <w:sz w:val="20"/>
          </w:rPr>
          <w:delText>will</w:delText>
        </w:r>
        <w:r w:rsidR="00C35C6D" w:rsidDel="00C81367">
          <w:rPr>
            <w:spacing w:val="-7"/>
            <w:sz w:val="20"/>
          </w:rPr>
          <w:delText xml:space="preserve"> </w:delText>
        </w:r>
        <w:r w:rsidR="00C35C6D" w:rsidDel="00C81367">
          <w:rPr>
            <w:sz w:val="20"/>
          </w:rPr>
          <w:delText>be</w:delText>
        </w:r>
        <w:r w:rsidR="00C35C6D" w:rsidDel="00C81367">
          <w:rPr>
            <w:spacing w:val="-68"/>
            <w:sz w:val="20"/>
          </w:rPr>
          <w:delText xml:space="preserve"> </w:delText>
        </w:r>
        <w:r w:rsidR="00C35C6D" w:rsidDel="00C81367">
          <w:rPr>
            <w:sz w:val="20"/>
          </w:rPr>
          <w:delText>the standard net (wholesale) price at which Manufacturer then normally sells</w:delText>
        </w:r>
        <w:r w:rsidR="00C35C6D" w:rsidDel="00C81367">
          <w:rPr>
            <w:spacing w:val="1"/>
            <w:sz w:val="20"/>
          </w:rPr>
          <w:delText xml:space="preserve"> </w:delText>
        </w:r>
        <w:r w:rsidR="00C35C6D" w:rsidDel="00C81367">
          <w:rPr>
            <w:sz w:val="20"/>
          </w:rPr>
          <w:delText>the</w:delText>
        </w:r>
        <w:r w:rsidR="00C35C6D" w:rsidDel="00C81367">
          <w:rPr>
            <w:spacing w:val="-4"/>
            <w:sz w:val="20"/>
          </w:rPr>
          <w:delText xml:space="preserve"> </w:delText>
        </w:r>
        <w:r w:rsidR="00C35C6D" w:rsidDel="00C81367">
          <w:rPr>
            <w:sz w:val="20"/>
          </w:rPr>
          <w:delText>Actual</w:delText>
        </w:r>
        <w:r w:rsidR="00C35C6D" w:rsidDel="00C81367">
          <w:rPr>
            <w:spacing w:val="-2"/>
            <w:sz w:val="20"/>
          </w:rPr>
          <w:delText xml:space="preserve"> </w:delText>
        </w:r>
        <w:r w:rsidR="00C35C6D" w:rsidDel="00C81367">
          <w:rPr>
            <w:sz w:val="20"/>
          </w:rPr>
          <w:delText>Product.</w:delText>
        </w:r>
        <w:r w:rsidR="00C35C6D" w:rsidDel="00C81367">
          <w:rPr>
            <w:spacing w:val="37"/>
            <w:sz w:val="20"/>
          </w:rPr>
          <w:delText xml:space="preserve"> </w:delText>
        </w:r>
        <w:r w:rsidR="00C35C6D" w:rsidDel="00C81367">
          <w:rPr>
            <w:sz w:val="20"/>
          </w:rPr>
          <w:delText>For</w:delText>
        </w:r>
        <w:r w:rsidR="00C35C6D" w:rsidDel="00C81367">
          <w:rPr>
            <w:spacing w:val="2"/>
            <w:sz w:val="20"/>
          </w:rPr>
          <w:delText xml:space="preserve"> </w:delText>
        </w:r>
        <w:r w:rsidR="00C35C6D" w:rsidDel="00C81367">
          <w:rPr>
            <w:sz w:val="20"/>
          </w:rPr>
          <w:delText>the</w:delText>
        </w:r>
        <w:r w:rsidR="00C35C6D" w:rsidDel="00C81367">
          <w:rPr>
            <w:spacing w:val="-4"/>
            <w:sz w:val="20"/>
          </w:rPr>
          <w:delText xml:space="preserve"> </w:delText>
        </w:r>
        <w:r w:rsidR="00C35C6D" w:rsidDel="00C81367">
          <w:rPr>
            <w:sz w:val="20"/>
          </w:rPr>
          <w:delText>purpose</w:delText>
        </w:r>
        <w:r w:rsidR="00C35C6D" w:rsidDel="00C81367">
          <w:rPr>
            <w:spacing w:val="-1"/>
            <w:sz w:val="20"/>
          </w:rPr>
          <w:delText xml:space="preserve"> </w:delText>
        </w:r>
        <w:r w:rsidR="00C35C6D" w:rsidDel="00C81367">
          <w:rPr>
            <w:sz w:val="20"/>
          </w:rPr>
          <w:delText>of</w:delText>
        </w:r>
        <w:r w:rsidR="00C35C6D" w:rsidDel="00C81367">
          <w:rPr>
            <w:spacing w:val="-3"/>
            <w:sz w:val="20"/>
          </w:rPr>
          <w:delText xml:space="preserve"> </w:delText>
        </w:r>
        <w:r w:rsidR="00C35C6D" w:rsidDel="00C81367">
          <w:rPr>
            <w:sz w:val="20"/>
          </w:rPr>
          <w:delText>royalty calculation,</w:delText>
        </w:r>
        <w:r w:rsidR="00C35C6D" w:rsidDel="00C81367">
          <w:rPr>
            <w:spacing w:val="-4"/>
            <w:sz w:val="20"/>
          </w:rPr>
          <w:delText xml:space="preserve"> </w:delText>
        </w:r>
        <w:r w:rsidR="00C35C6D" w:rsidDel="00C81367">
          <w:rPr>
            <w:sz w:val="20"/>
          </w:rPr>
          <w:delText>an</w:delText>
        </w:r>
        <w:r w:rsidR="00C35C6D" w:rsidDel="00C81367">
          <w:rPr>
            <w:spacing w:val="-1"/>
            <w:sz w:val="20"/>
          </w:rPr>
          <w:delText xml:space="preserve"> </w:delText>
        </w:r>
        <w:r w:rsidR="00C35C6D" w:rsidDel="00C81367">
          <w:rPr>
            <w:sz w:val="20"/>
          </w:rPr>
          <w:delText>Affiliate shall</w:delText>
        </w:r>
      </w:del>
    </w:p>
    <w:p w14:paraId="0E46D657" w14:textId="77777777" w:rsidR="0039660D" w:rsidRDefault="0039660D">
      <w:pPr>
        <w:pStyle w:val="a4"/>
        <w:tabs>
          <w:tab w:val="left" w:pos="2075"/>
        </w:tabs>
        <w:ind w:left="1714" w:right="1527"/>
        <w:sectPr w:rsidR="0039660D">
          <w:pgSz w:w="12240" w:h="15840"/>
          <w:pgMar w:top="2080" w:right="620" w:bottom="280" w:left="460" w:header="1434" w:footer="0" w:gutter="0"/>
          <w:cols w:space="720"/>
        </w:sectPr>
        <w:pPrChange w:id="192" w:author="윤현정 (Hyunjeong Yoon)" w:date="2024-11-12T10:24:00Z">
          <w:pPr>
            <w:jc w:val="both"/>
          </w:pPr>
        </w:pPrChange>
      </w:pPr>
    </w:p>
    <w:p w14:paraId="4E9976CF" w14:textId="77777777" w:rsidR="0039660D" w:rsidDel="00C81367" w:rsidRDefault="0039660D">
      <w:pPr>
        <w:pStyle w:val="a3"/>
        <w:rPr>
          <w:del w:id="193" w:author="윤현정 (Hyunjeong Yoon)" w:date="2024-11-12T10:24:00Z"/>
        </w:rPr>
      </w:pPr>
    </w:p>
    <w:p w14:paraId="706FCDAB" w14:textId="77777777" w:rsidR="0039660D" w:rsidDel="00C81367" w:rsidRDefault="0039660D">
      <w:pPr>
        <w:pStyle w:val="a3"/>
        <w:spacing w:before="2"/>
        <w:rPr>
          <w:del w:id="194" w:author="윤현정 (Hyunjeong Yoon)" w:date="2024-11-12T10:24:00Z"/>
          <w:sz w:val="19"/>
        </w:rPr>
      </w:pPr>
    </w:p>
    <w:p w14:paraId="0C321D99" w14:textId="0F98387D" w:rsidR="0039660D" w:rsidRDefault="00C35C6D" w:rsidP="00C81367">
      <w:pPr>
        <w:pStyle w:val="a3"/>
        <w:ind w:left="1695" w:right="1526"/>
        <w:jc w:val="both"/>
      </w:pPr>
      <w:del w:id="195" w:author="윤현정 (Hyunjeong Yoon)" w:date="2024-11-12T10:24:00Z">
        <w:r w:rsidDel="00C81367">
          <w:delText>mean Manufacturer, a</w:delText>
        </w:r>
      </w:del>
      <w:del w:id="196" w:author="윤현정 (Hyunjeong Yoon)" w:date="2024-11-12T10:23:00Z">
        <w:r w:rsidDel="00C81367">
          <w:delText>n employee of Manufacturer, a test site host, and any</w:delText>
        </w:r>
        <w:r w:rsidDel="00C81367">
          <w:rPr>
            <w:spacing w:val="1"/>
          </w:rPr>
          <w:delText xml:space="preserve"> </w:delText>
        </w:r>
        <w:r w:rsidDel="00C81367">
          <w:delText>legal entity: 1) directly or indirectly owned or controlled by Manufacturer; 2)</w:delText>
        </w:r>
        <w:r w:rsidDel="00C81367">
          <w:rPr>
            <w:spacing w:val="1"/>
          </w:rPr>
          <w:delText xml:space="preserve"> </w:delText>
        </w:r>
        <w:r w:rsidDel="00C81367">
          <w:delText>directly or indirectly owning or controlling Manufacturer; or 3) directly or</w:delText>
        </w:r>
        <w:r w:rsidDel="00C81367">
          <w:rPr>
            <w:spacing w:val="1"/>
          </w:rPr>
          <w:delText xml:space="preserve"> </w:delText>
        </w:r>
        <w:r w:rsidDel="00C81367">
          <w:delText>indirectly</w:delText>
        </w:r>
        <w:r w:rsidDel="00C81367">
          <w:rPr>
            <w:spacing w:val="1"/>
          </w:rPr>
          <w:delText xml:space="preserve"> </w:delText>
        </w:r>
        <w:r w:rsidDel="00C81367">
          <w:delText>owned</w:delText>
        </w:r>
        <w:r w:rsidDel="00C81367">
          <w:rPr>
            <w:spacing w:val="1"/>
          </w:rPr>
          <w:delText xml:space="preserve"> </w:delText>
        </w:r>
        <w:r w:rsidDel="00C81367">
          <w:delText>or</w:delText>
        </w:r>
        <w:r w:rsidDel="00C81367">
          <w:rPr>
            <w:spacing w:val="1"/>
          </w:rPr>
          <w:delText xml:space="preserve"> </w:delText>
        </w:r>
        <w:r w:rsidDel="00C81367">
          <w:delText>controlled</w:delText>
        </w:r>
        <w:r w:rsidDel="00C81367">
          <w:rPr>
            <w:spacing w:val="1"/>
          </w:rPr>
          <w:delText xml:space="preserve"> </w:delText>
        </w:r>
        <w:r w:rsidDel="00C81367">
          <w:delText>by</w:delText>
        </w:r>
        <w:r w:rsidDel="00C81367">
          <w:rPr>
            <w:spacing w:val="1"/>
          </w:rPr>
          <w:delText xml:space="preserve"> </w:delText>
        </w:r>
        <w:r w:rsidDel="00C81367">
          <w:delText>the</w:delText>
        </w:r>
        <w:r w:rsidDel="00C81367">
          <w:rPr>
            <w:spacing w:val="1"/>
          </w:rPr>
          <w:delText xml:space="preserve"> </w:delText>
        </w:r>
        <w:r w:rsidDel="00C81367">
          <w:delText>legal</w:delText>
        </w:r>
        <w:r w:rsidDel="00C81367">
          <w:rPr>
            <w:spacing w:val="1"/>
          </w:rPr>
          <w:delText xml:space="preserve"> </w:delText>
        </w:r>
        <w:r w:rsidDel="00C81367">
          <w:delText>entity</w:delText>
        </w:r>
        <w:r w:rsidDel="00C81367">
          <w:rPr>
            <w:spacing w:val="1"/>
          </w:rPr>
          <w:delText xml:space="preserve"> </w:delText>
        </w:r>
        <w:r w:rsidDel="00C81367">
          <w:delText>owning</w:delText>
        </w:r>
        <w:r w:rsidDel="00C81367">
          <w:rPr>
            <w:spacing w:val="1"/>
          </w:rPr>
          <w:delText xml:space="preserve"> </w:delText>
        </w:r>
        <w:r w:rsidDel="00C81367">
          <w:delText>or</w:delText>
        </w:r>
        <w:r w:rsidDel="00C81367">
          <w:rPr>
            <w:spacing w:val="1"/>
          </w:rPr>
          <w:delText xml:space="preserve"> </w:delText>
        </w:r>
        <w:r w:rsidDel="00C81367">
          <w:delText>controlling</w:delText>
        </w:r>
        <w:r w:rsidDel="00C81367">
          <w:rPr>
            <w:spacing w:val="1"/>
          </w:rPr>
          <w:delText xml:space="preserve"> </w:delText>
        </w:r>
        <w:r w:rsidDel="00C81367">
          <w:delText>Manufacture, but any such legal entity shall only be considered an Affiliate of</w:delText>
        </w:r>
        <w:r w:rsidDel="00C81367">
          <w:rPr>
            <w:spacing w:val="1"/>
          </w:rPr>
          <w:delText xml:space="preserve"> </w:delText>
        </w:r>
        <w:r w:rsidDel="00C81367">
          <w:delText>Manufacturer</w:delText>
        </w:r>
        <w:r w:rsidDel="00C81367">
          <w:rPr>
            <w:spacing w:val="-5"/>
          </w:rPr>
          <w:delText xml:space="preserve"> </w:delText>
        </w:r>
        <w:r w:rsidDel="00C81367">
          <w:delText>for</w:delText>
        </w:r>
        <w:r w:rsidDel="00C81367">
          <w:rPr>
            <w:spacing w:val="-4"/>
          </w:rPr>
          <w:delText xml:space="preserve"> </w:delText>
        </w:r>
        <w:r w:rsidDel="00C81367">
          <w:delText>as</w:delText>
        </w:r>
        <w:r w:rsidDel="00C81367">
          <w:rPr>
            <w:spacing w:val="-2"/>
          </w:rPr>
          <w:delText xml:space="preserve"> </w:delText>
        </w:r>
        <w:r w:rsidDel="00C81367">
          <w:delText>long</w:delText>
        </w:r>
        <w:r w:rsidDel="00C81367">
          <w:rPr>
            <w:spacing w:val="-2"/>
          </w:rPr>
          <w:delText xml:space="preserve"> </w:delText>
        </w:r>
        <w:r w:rsidDel="00C81367">
          <w:delText>as</w:delText>
        </w:r>
        <w:r w:rsidDel="00C81367">
          <w:rPr>
            <w:spacing w:val="-5"/>
          </w:rPr>
          <w:delText xml:space="preserve"> </w:delText>
        </w:r>
        <w:r w:rsidDel="00C81367">
          <w:delText>such</w:delText>
        </w:r>
        <w:r w:rsidDel="00C81367">
          <w:rPr>
            <w:spacing w:val="-2"/>
          </w:rPr>
          <w:delText xml:space="preserve"> </w:delText>
        </w:r>
        <w:r w:rsidDel="00C81367">
          <w:delText>direct</w:delText>
        </w:r>
        <w:r w:rsidDel="00C81367">
          <w:rPr>
            <w:spacing w:val="-1"/>
          </w:rPr>
          <w:delText xml:space="preserve"> </w:delText>
        </w:r>
        <w:r w:rsidDel="00C81367">
          <w:delText>or</w:delText>
        </w:r>
        <w:r w:rsidDel="00C81367">
          <w:rPr>
            <w:spacing w:val="-2"/>
          </w:rPr>
          <w:delText xml:space="preserve"> </w:delText>
        </w:r>
        <w:r w:rsidDel="00C81367">
          <w:delText>indirect ownership</w:delText>
        </w:r>
        <w:r w:rsidDel="00C81367">
          <w:rPr>
            <w:spacing w:val="-1"/>
          </w:rPr>
          <w:delText xml:space="preserve"> </w:delText>
        </w:r>
        <w:r w:rsidDel="00C81367">
          <w:delText>or</w:delText>
        </w:r>
        <w:r w:rsidDel="00C81367">
          <w:rPr>
            <w:spacing w:val="-2"/>
          </w:rPr>
          <w:delText xml:space="preserve"> </w:delText>
        </w:r>
        <w:r w:rsidDel="00C81367">
          <w:delText>control</w:delText>
        </w:r>
        <w:r w:rsidDel="00C81367">
          <w:rPr>
            <w:spacing w:val="-1"/>
          </w:rPr>
          <w:delText xml:space="preserve"> </w:delText>
        </w:r>
        <w:r w:rsidDel="00C81367">
          <w:delText>exists.</w:delText>
        </w:r>
      </w:del>
    </w:p>
    <w:p w14:paraId="79A62F73" w14:textId="77777777" w:rsidR="0039660D" w:rsidRDefault="0039660D">
      <w:pPr>
        <w:pStyle w:val="a3"/>
        <w:spacing w:before="10"/>
        <w:rPr>
          <w:sz w:val="19"/>
        </w:rPr>
      </w:pPr>
    </w:p>
    <w:p w14:paraId="777749CE" w14:textId="77777777" w:rsidR="0039660D" w:rsidRDefault="00C35C6D">
      <w:pPr>
        <w:pStyle w:val="a3"/>
        <w:ind w:left="1692" w:right="1530"/>
        <w:jc w:val="both"/>
      </w:pPr>
      <w:r>
        <w:t>Royalties</w:t>
      </w:r>
      <w:r>
        <w:rPr>
          <w:spacing w:val="1"/>
        </w:rPr>
        <w:t xml:space="preserve"> </w:t>
      </w:r>
      <w:r>
        <w:t>will</w:t>
      </w:r>
      <w:r>
        <w:rPr>
          <w:spacing w:val="1"/>
        </w:rPr>
        <w:t xml:space="preserve"> </w:t>
      </w:r>
      <w:r>
        <w:t>be</w:t>
      </w:r>
      <w:r>
        <w:rPr>
          <w:spacing w:val="1"/>
        </w:rPr>
        <w:t xml:space="preserve"> </w:t>
      </w:r>
      <w:r>
        <w:t>paid</w:t>
      </w:r>
      <w:r>
        <w:rPr>
          <w:spacing w:val="1"/>
        </w:rPr>
        <w:t xml:space="preserve"> </w:t>
      </w:r>
      <w:r>
        <w:t>by</w:t>
      </w:r>
      <w:r>
        <w:rPr>
          <w:spacing w:val="1"/>
        </w:rPr>
        <w:t xml:space="preserve"> </w:t>
      </w:r>
      <w:r>
        <w:t>Manufacturer to</w:t>
      </w:r>
      <w:r>
        <w:rPr>
          <w:spacing w:val="1"/>
        </w:rPr>
        <w:t xml:space="preserve"> </w:t>
      </w:r>
      <w:r>
        <w:t>Gensler on</w:t>
      </w:r>
      <w:r>
        <w:rPr>
          <w:spacing w:val="1"/>
        </w:rPr>
        <w:t xml:space="preserve"> </w:t>
      </w:r>
      <w:r>
        <w:t>the</w:t>
      </w:r>
      <w:r>
        <w:rPr>
          <w:spacing w:val="1"/>
        </w:rPr>
        <w:t xml:space="preserve"> </w:t>
      </w:r>
      <w:r>
        <w:t>Actual</w:t>
      </w:r>
      <w:r>
        <w:rPr>
          <w:spacing w:val="1"/>
        </w:rPr>
        <w:t xml:space="preserve"> </w:t>
      </w:r>
      <w:r>
        <w:t>Product</w:t>
      </w:r>
      <w:r>
        <w:rPr>
          <w:spacing w:val="1"/>
        </w:rPr>
        <w:t xml:space="preserve"> </w:t>
      </w:r>
      <w:r>
        <w:t>regardless of the</w:t>
      </w:r>
      <w:r>
        <w:rPr>
          <w:spacing w:val="-3"/>
        </w:rPr>
        <w:t xml:space="preserve"> </w:t>
      </w:r>
      <w:r>
        <w:t>geographic</w:t>
      </w:r>
      <w:r>
        <w:rPr>
          <w:spacing w:val="-3"/>
        </w:rPr>
        <w:t xml:space="preserve"> </w:t>
      </w:r>
      <w:r>
        <w:t>location</w:t>
      </w:r>
      <w:r>
        <w:rPr>
          <w:spacing w:val="-1"/>
        </w:rPr>
        <w:t xml:space="preserve"> </w:t>
      </w:r>
      <w:r>
        <w:t>in</w:t>
      </w:r>
      <w:r>
        <w:rPr>
          <w:spacing w:val="-1"/>
        </w:rPr>
        <w:t xml:space="preserve"> </w:t>
      </w:r>
      <w:r>
        <w:t>which</w:t>
      </w:r>
      <w:r>
        <w:rPr>
          <w:spacing w:val="-1"/>
        </w:rPr>
        <w:t xml:space="preserve"> </w:t>
      </w:r>
      <w:r>
        <w:t>the</w:t>
      </w:r>
      <w:r>
        <w:rPr>
          <w:spacing w:val="-3"/>
        </w:rPr>
        <w:t xml:space="preserve"> </w:t>
      </w:r>
      <w:r>
        <w:t>Actual</w:t>
      </w:r>
      <w:r>
        <w:rPr>
          <w:spacing w:val="-2"/>
        </w:rPr>
        <w:t xml:space="preserve"> </w:t>
      </w:r>
      <w:r>
        <w:t>Product</w:t>
      </w:r>
      <w:r>
        <w:rPr>
          <w:spacing w:val="-1"/>
        </w:rPr>
        <w:t xml:space="preserve"> </w:t>
      </w:r>
      <w:r>
        <w:t>is</w:t>
      </w:r>
      <w:r>
        <w:rPr>
          <w:spacing w:val="1"/>
        </w:rPr>
        <w:t xml:space="preserve"> </w:t>
      </w:r>
      <w:r>
        <w:t>sold.</w:t>
      </w:r>
    </w:p>
    <w:p w14:paraId="36576DEE" w14:textId="77777777" w:rsidR="0039660D" w:rsidRDefault="0039660D">
      <w:pPr>
        <w:pStyle w:val="a3"/>
        <w:spacing w:before="10"/>
        <w:rPr>
          <w:sz w:val="21"/>
        </w:rPr>
      </w:pPr>
    </w:p>
    <w:p w14:paraId="5321144F" w14:textId="1DBC3506" w:rsidR="0039660D" w:rsidRDefault="00C81367">
      <w:pPr>
        <w:pStyle w:val="a4"/>
        <w:tabs>
          <w:tab w:val="left" w:pos="1981"/>
        </w:tabs>
        <w:ind w:left="1692" w:right="1526"/>
        <w:rPr>
          <w:sz w:val="20"/>
        </w:rPr>
        <w:pPrChange w:id="197" w:author="윤현정 (Hyunjeong Yoon)" w:date="2024-11-12T10:28:00Z">
          <w:pPr>
            <w:pStyle w:val="a4"/>
            <w:numPr>
              <w:ilvl w:val="1"/>
              <w:numId w:val="6"/>
            </w:numPr>
            <w:tabs>
              <w:tab w:val="left" w:pos="1981"/>
            </w:tabs>
            <w:ind w:left="1692" w:right="1526" w:hanging="322"/>
          </w:pPr>
        </w:pPrChange>
      </w:pPr>
      <w:ins w:id="198" w:author="윤현정 (Hyunjeong Yoon)" w:date="2024-11-12T10:28:00Z">
        <w:r>
          <w:rPr>
            <w:b/>
            <w:sz w:val="20"/>
          </w:rPr>
          <w:t xml:space="preserve">7. </w:t>
        </w:r>
      </w:ins>
      <w:r w:rsidR="00C35C6D">
        <w:rPr>
          <w:b/>
          <w:sz w:val="20"/>
        </w:rPr>
        <w:t xml:space="preserve">Payments and Reports. </w:t>
      </w:r>
      <w:r w:rsidR="00C35C6D">
        <w:rPr>
          <w:sz w:val="20"/>
        </w:rPr>
        <w:t>For any Actual Product sold, leased or otherwise</w:t>
      </w:r>
      <w:r w:rsidR="00C35C6D">
        <w:rPr>
          <w:spacing w:val="1"/>
          <w:sz w:val="20"/>
        </w:rPr>
        <w:t xml:space="preserve"> </w:t>
      </w:r>
      <w:r w:rsidR="00C35C6D">
        <w:rPr>
          <w:sz w:val="20"/>
        </w:rPr>
        <w:t>transferred by Manufacturer, or an Affiliate of Manufacturer, Royalties will</w:t>
      </w:r>
      <w:r w:rsidR="00C35C6D">
        <w:rPr>
          <w:spacing w:val="1"/>
          <w:sz w:val="20"/>
        </w:rPr>
        <w:t xml:space="preserve"> </w:t>
      </w:r>
      <w:r w:rsidR="00C35C6D">
        <w:rPr>
          <w:sz w:val="20"/>
        </w:rPr>
        <w:t>accrue when the Actual Product leaves Manufacturer's custody and control, or</w:t>
      </w:r>
      <w:r w:rsidR="00C35C6D">
        <w:rPr>
          <w:spacing w:val="1"/>
          <w:sz w:val="20"/>
        </w:rPr>
        <w:t xml:space="preserve"> </w:t>
      </w:r>
      <w:r w:rsidR="00C35C6D">
        <w:rPr>
          <w:sz w:val="20"/>
        </w:rPr>
        <w:t>when any of the Actual Products are first placed in use, whichever occurs first.</w:t>
      </w:r>
      <w:r w:rsidR="00C35C6D">
        <w:rPr>
          <w:spacing w:val="-68"/>
          <w:sz w:val="20"/>
        </w:rPr>
        <w:t xml:space="preserve"> </w:t>
      </w:r>
      <w:r w:rsidR="00C35C6D">
        <w:rPr>
          <w:sz w:val="20"/>
        </w:rPr>
        <w:t>Within thirty (30) days after each calendar quarter, Manufacturer will send</w:t>
      </w:r>
      <w:r w:rsidR="00C35C6D">
        <w:rPr>
          <w:spacing w:val="1"/>
          <w:sz w:val="20"/>
        </w:rPr>
        <w:t xml:space="preserve"> </w:t>
      </w:r>
      <w:r w:rsidR="00C35C6D">
        <w:rPr>
          <w:sz w:val="20"/>
        </w:rPr>
        <w:t>Gensler:</w:t>
      </w:r>
      <w:r w:rsidR="00C35C6D">
        <w:rPr>
          <w:spacing w:val="1"/>
          <w:sz w:val="20"/>
        </w:rPr>
        <w:t xml:space="preserve"> </w:t>
      </w:r>
      <w:r w:rsidR="00C35C6D">
        <w:rPr>
          <w:sz w:val="20"/>
        </w:rPr>
        <w:t>a) a report (line-itemed by product number and product name) of all</w:t>
      </w:r>
      <w:r w:rsidR="00C35C6D">
        <w:rPr>
          <w:spacing w:val="-68"/>
          <w:sz w:val="20"/>
        </w:rPr>
        <w:t xml:space="preserve"> </w:t>
      </w:r>
      <w:r w:rsidR="00C35C6D">
        <w:rPr>
          <w:sz w:val="20"/>
        </w:rPr>
        <w:t>Actual Products manufactured during the previous quarter, all sales,</w:t>
      </w:r>
      <w:r w:rsidR="00C35C6D">
        <w:rPr>
          <w:spacing w:val="1"/>
          <w:sz w:val="20"/>
        </w:rPr>
        <w:t xml:space="preserve"> </w:t>
      </w:r>
      <w:r w:rsidR="00C35C6D">
        <w:rPr>
          <w:sz w:val="20"/>
        </w:rPr>
        <w:t>leases,</w:t>
      </w:r>
      <w:r w:rsidR="00C35C6D">
        <w:rPr>
          <w:spacing w:val="1"/>
          <w:sz w:val="20"/>
        </w:rPr>
        <w:t xml:space="preserve"> </w:t>
      </w:r>
      <w:r w:rsidR="00C35C6D">
        <w:rPr>
          <w:sz w:val="20"/>
        </w:rPr>
        <w:t>transfers and other uses for which Royalties were earned during the quarter,</w:t>
      </w:r>
      <w:r w:rsidR="00C35C6D">
        <w:rPr>
          <w:spacing w:val="1"/>
          <w:sz w:val="20"/>
        </w:rPr>
        <w:t xml:space="preserve"> </w:t>
      </w:r>
      <w:r w:rsidR="00C35C6D">
        <w:rPr>
          <w:sz w:val="20"/>
        </w:rPr>
        <w:t>the Royalties earned by Gensler, and such other information as Gensler may</w:t>
      </w:r>
      <w:r w:rsidR="00C35C6D">
        <w:rPr>
          <w:spacing w:val="1"/>
          <w:sz w:val="20"/>
        </w:rPr>
        <w:t xml:space="preserve"> </w:t>
      </w:r>
      <w:r w:rsidR="00C35C6D">
        <w:rPr>
          <w:sz w:val="20"/>
        </w:rPr>
        <w:t>reasonably request; and b) a wire transfer from Manufacturer to Gensler for</w:t>
      </w:r>
      <w:r w:rsidR="00C35C6D">
        <w:rPr>
          <w:spacing w:val="1"/>
          <w:sz w:val="20"/>
        </w:rPr>
        <w:t xml:space="preserve"> </w:t>
      </w:r>
      <w:r w:rsidR="00C35C6D">
        <w:rPr>
          <w:sz w:val="20"/>
        </w:rPr>
        <w:t>Royalties</w:t>
      </w:r>
      <w:r w:rsidR="00C35C6D">
        <w:rPr>
          <w:spacing w:val="-3"/>
          <w:sz w:val="20"/>
        </w:rPr>
        <w:t xml:space="preserve"> </w:t>
      </w:r>
      <w:r w:rsidR="00C35C6D">
        <w:rPr>
          <w:sz w:val="20"/>
        </w:rPr>
        <w:t>earned</w:t>
      </w:r>
      <w:r w:rsidR="00C35C6D">
        <w:rPr>
          <w:spacing w:val="2"/>
          <w:sz w:val="20"/>
        </w:rPr>
        <w:t xml:space="preserve"> </w:t>
      </w:r>
      <w:r w:rsidR="00C35C6D">
        <w:rPr>
          <w:sz w:val="20"/>
        </w:rPr>
        <w:t>during</w:t>
      </w:r>
      <w:r w:rsidR="00C35C6D">
        <w:rPr>
          <w:spacing w:val="-1"/>
          <w:sz w:val="20"/>
        </w:rPr>
        <w:t xml:space="preserve"> </w:t>
      </w:r>
      <w:r w:rsidR="00C35C6D">
        <w:rPr>
          <w:sz w:val="20"/>
        </w:rPr>
        <w:t>the</w:t>
      </w:r>
      <w:r w:rsidR="00C35C6D">
        <w:rPr>
          <w:spacing w:val="-3"/>
          <w:sz w:val="20"/>
        </w:rPr>
        <w:t xml:space="preserve"> </w:t>
      </w:r>
      <w:r w:rsidR="00C35C6D">
        <w:rPr>
          <w:sz w:val="20"/>
        </w:rPr>
        <w:t>previous</w:t>
      </w:r>
      <w:r w:rsidR="00C35C6D">
        <w:rPr>
          <w:spacing w:val="-2"/>
          <w:sz w:val="20"/>
        </w:rPr>
        <w:t xml:space="preserve"> </w:t>
      </w:r>
      <w:r w:rsidR="00C35C6D">
        <w:rPr>
          <w:sz w:val="20"/>
        </w:rPr>
        <w:t>quarter.</w:t>
      </w:r>
    </w:p>
    <w:p w14:paraId="3714F42A" w14:textId="77777777" w:rsidR="0039660D" w:rsidRDefault="0039660D">
      <w:pPr>
        <w:pStyle w:val="a3"/>
        <w:spacing w:before="11"/>
        <w:rPr>
          <w:sz w:val="19"/>
        </w:rPr>
      </w:pPr>
    </w:p>
    <w:p w14:paraId="39E7C474" w14:textId="0A72DBBA" w:rsidR="0039660D" w:rsidRDefault="00C81367">
      <w:pPr>
        <w:pStyle w:val="a4"/>
        <w:tabs>
          <w:tab w:val="left" w:pos="1980"/>
        </w:tabs>
        <w:ind w:left="1713" w:right="1524"/>
        <w:rPr>
          <w:sz w:val="20"/>
        </w:rPr>
        <w:pPrChange w:id="199" w:author="윤현정 (Hyunjeong Yoon)" w:date="2024-11-12T10:31:00Z">
          <w:pPr>
            <w:pStyle w:val="a4"/>
            <w:numPr>
              <w:ilvl w:val="1"/>
              <w:numId w:val="6"/>
            </w:numPr>
            <w:tabs>
              <w:tab w:val="left" w:pos="1980"/>
            </w:tabs>
            <w:ind w:left="1713" w:right="1524" w:hanging="322"/>
          </w:pPr>
        </w:pPrChange>
      </w:pPr>
      <w:ins w:id="200" w:author="윤현정 (Hyunjeong Yoon)" w:date="2024-11-12T10:28:00Z">
        <w:r>
          <w:rPr>
            <w:b/>
            <w:w w:val="95"/>
            <w:sz w:val="20"/>
          </w:rPr>
          <w:t xml:space="preserve">8. </w:t>
        </w:r>
      </w:ins>
      <w:r w:rsidR="00C35C6D">
        <w:rPr>
          <w:b/>
          <w:w w:val="95"/>
          <w:sz w:val="20"/>
        </w:rPr>
        <w:t>Audit.</w:t>
      </w:r>
      <w:ins w:id="201" w:author="윤현정 (Hyunjeong Yoon)" w:date="2024-11-12T10:31:00Z">
        <w:r w:rsidRPr="00C81367">
          <w:t xml:space="preserve"> </w:t>
        </w:r>
        <w:r>
          <w:t>Gensler may request the books and records of the Manufacturer related to all sales, transfers, leases, or uses of the Actual Products for a specified period. In such cases, the Manufacturer shall cooperate with Gensler’s request</w:t>
        </w:r>
      </w:ins>
      <w:del w:id="202" w:author="윤현정 (Hyunjeong Yoon)" w:date="2024-11-12T10:31:00Z">
        <w:r w:rsidR="00C35C6D" w:rsidDel="00C81367">
          <w:rPr>
            <w:b/>
            <w:w w:val="95"/>
            <w:sz w:val="20"/>
          </w:rPr>
          <w:delText xml:space="preserve"> </w:delText>
        </w:r>
        <w:r w:rsidR="00C35C6D" w:rsidDel="00C81367">
          <w:rPr>
            <w:w w:val="95"/>
            <w:sz w:val="20"/>
          </w:rPr>
          <w:delText>Gensler reserves the right at any time upon five (5) days prior written</w:delText>
        </w:r>
        <w:r w:rsidR="00C35C6D" w:rsidDel="00C81367">
          <w:rPr>
            <w:spacing w:val="1"/>
            <w:w w:val="95"/>
            <w:sz w:val="20"/>
          </w:rPr>
          <w:delText xml:space="preserve"> </w:delText>
        </w:r>
        <w:r w:rsidR="00C35C6D" w:rsidDel="00C81367">
          <w:rPr>
            <w:sz w:val="20"/>
          </w:rPr>
          <w:delText>notice</w:delText>
        </w:r>
        <w:r w:rsidR="00C35C6D" w:rsidDel="00C81367">
          <w:rPr>
            <w:spacing w:val="-4"/>
            <w:sz w:val="20"/>
          </w:rPr>
          <w:delText xml:space="preserve"> </w:delText>
        </w:r>
        <w:r w:rsidR="00C35C6D" w:rsidDel="00C81367">
          <w:rPr>
            <w:sz w:val="20"/>
          </w:rPr>
          <w:delText>to</w:delText>
        </w:r>
        <w:r w:rsidR="00C35C6D" w:rsidDel="00C81367">
          <w:rPr>
            <w:spacing w:val="-4"/>
            <w:sz w:val="20"/>
          </w:rPr>
          <w:delText xml:space="preserve"> </w:delText>
        </w:r>
        <w:r w:rsidR="00C35C6D" w:rsidDel="00C81367">
          <w:rPr>
            <w:sz w:val="20"/>
          </w:rPr>
          <w:delText>Manufacturer</w:delText>
        </w:r>
        <w:r w:rsidR="00C35C6D" w:rsidDel="00C81367">
          <w:rPr>
            <w:spacing w:val="-3"/>
            <w:sz w:val="20"/>
          </w:rPr>
          <w:delText xml:space="preserve"> </w:delText>
        </w:r>
        <w:r w:rsidR="00C35C6D" w:rsidDel="00C81367">
          <w:rPr>
            <w:sz w:val="20"/>
          </w:rPr>
          <w:delText>to</w:delText>
        </w:r>
        <w:r w:rsidR="00C35C6D" w:rsidDel="00C81367">
          <w:rPr>
            <w:spacing w:val="-7"/>
            <w:sz w:val="20"/>
          </w:rPr>
          <w:delText xml:space="preserve"> </w:delText>
        </w:r>
        <w:r w:rsidR="00C35C6D" w:rsidDel="00C81367">
          <w:rPr>
            <w:sz w:val="20"/>
          </w:rPr>
          <w:delText>audit</w:delText>
        </w:r>
        <w:r w:rsidR="00C35C6D" w:rsidDel="00C81367">
          <w:rPr>
            <w:spacing w:val="-5"/>
            <w:sz w:val="20"/>
          </w:rPr>
          <w:delText xml:space="preserve"> </w:delText>
        </w:r>
        <w:r w:rsidR="00C35C6D" w:rsidDel="00C81367">
          <w:rPr>
            <w:sz w:val="20"/>
          </w:rPr>
          <w:delText>the</w:delText>
        </w:r>
        <w:r w:rsidR="00C35C6D" w:rsidDel="00C81367">
          <w:rPr>
            <w:spacing w:val="-6"/>
            <w:sz w:val="20"/>
          </w:rPr>
          <w:delText xml:space="preserve"> </w:delText>
        </w:r>
        <w:r w:rsidR="00C35C6D" w:rsidDel="00C81367">
          <w:rPr>
            <w:sz w:val="20"/>
          </w:rPr>
          <w:delText>books</w:delText>
        </w:r>
        <w:r w:rsidR="00C35C6D" w:rsidDel="00C81367">
          <w:rPr>
            <w:spacing w:val="-4"/>
            <w:sz w:val="20"/>
          </w:rPr>
          <w:delText xml:space="preserve"> </w:delText>
        </w:r>
        <w:r w:rsidR="00C35C6D" w:rsidDel="00C81367">
          <w:rPr>
            <w:sz w:val="20"/>
          </w:rPr>
          <w:delText>and</w:delText>
        </w:r>
        <w:r w:rsidR="00C35C6D" w:rsidDel="00C81367">
          <w:rPr>
            <w:spacing w:val="-1"/>
            <w:sz w:val="20"/>
          </w:rPr>
          <w:delText xml:space="preserve"> </w:delText>
        </w:r>
        <w:r w:rsidR="00C35C6D" w:rsidDel="00C81367">
          <w:rPr>
            <w:sz w:val="20"/>
          </w:rPr>
          <w:delText>records</w:delText>
        </w:r>
        <w:r w:rsidR="00C35C6D" w:rsidDel="00C81367">
          <w:rPr>
            <w:spacing w:val="-4"/>
            <w:sz w:val="20"/>
          </w:rPr>
          <w:delText xml:space="preserve"> </w:delText>
        </w:r>
        <w:r w:rsidR="00C35C6D" w:rsidDel="00C81367">
          <w:rPr>
            <w:sz w:val="20"/>
          </w:rPr>
          <w:delText>of</w:delText>
        </w:r>
        <w:r w:rsidR="00C35C6D" w:rsidDel="00C81367">
          <w:rPr>
            <w:spacing w:val="-4"/>
            <w:sz w:val="20"/>
          </w:rPr>
          <w:delText xml:space="preserve"> </w:delText>
        </w:r>
        <w:r w:rsidR="00C35C6D" w:rsidDel="00C81367">
          <w:rPr>
            <w:sz w:val="20"/>
          </w:rPr>
          <w:delText>Manufacturer</w:delText>
        </w:r>
        <w:r w:rsidR="00C35C6D" w:rsidDel="00C81367">
          <w:rPr>
            <w:spacing w:val="-1"/>
            <w:sz w:val="20"/>
          </w:rPr>
          <w:delText xml:space="preserve"> </w:delText>
        </w:r>
        <w:r w:rsidR="00C35C6D" w:rsidDel="00C81367">
          <w:rPr>
            <w:sz w:val="20"/>
          </w:rPr>
          <w:delText>relating</w:delText>
        </w:r>
        <w:r w:rsidR="00C35C6D" w:rsidDel="00C81367">
          <w:rPr>
            <w:spacing w:val="-68"/>
            <w:sz w:val="20"/>
          </w:rPr>
          <w:delText xml:space="preserve"> </w:delText>
        </w:r>
        <w:r w:rsidR="00C35C6D" w:rsidDel="00C81367">
          <w:rPr>
            <w:sz w:val="20"/>
          </w:rPr>
          <w:delText>to all sales, transfers, leases or uses of the Actual Products.</w:delText>
        </w:r>
        <w:r w:rsidR="00C35C6D" w:rsidDel="00C81367">
          <w:rPr>
            <w:spacing w:val="1"/>
            <w:sz w:val="20"/>
          </w:rPr>
          <w:delText xml:space="preserve"> </w:delText>
        </w:r>
        <w:r w:rsidR="00C35C6D" w:rsidDel="00C81367">
          <w:rPr>
            <w:sz w:val="20"/>
          </w:rPr>
          <w:delText>Audits may</w:delText>
        </w:r>
        <w:r w:rsidR="00C35C6D" w:rsidDel="00C81367">
          <w:rPr>
            <w:spacing w:val="1"/>
            <w:sz w:val="20"/>
          </w:rPr>
          <w:delText xml:space="preserve"> </w:delText>
        </w:r>
        <w:r w:rsidR="00C35C6D" w:rsidDel="00C81367">
          <w:rPr>
            <w:sz w:val="20"/>
          </w:rPr>
          <w:delText>continue</w:delText>
        </w:r>
        <w:r w:rsidR="00C35C6D" w:rsidDel="00C81367">
          <w:rPr>
            <w:spacing w:val="-15"/>
            <w:sz w:val="20"/>
          </w:rPr>
          <w:delText xml:space="preserve"> </w:delText>
        </w:r>
        <w:r w:rsidR="00C35C6D" w:rsidDel="00C81367">
          <w:rPr>
            <w:sz w:val="20"/>
          </w:rPr>
          <w:delText>from</w:delText>
        </w:r>
        <w:r w:rsidR="00C35C6D" w:rsidDel="00C81367">
          <w:rPr>
            <w:spacing w:val="-12"/>
            <w:sz w:val="20"/>
          </w:rPr>
          <w:delText xml:space="preserve"> </w:delText>
        </w:r>
        <w:r w:rsidR="00C35C6D" w:rsidDel="00C81367">
          <w:rPr>
            <w:sz w:val="20"/>
          </w:rPr>
          <w:delText>business</w:delText>
        </w:r>
        <w:r w:rsidR="00C35C6D" w:rsidDel="00C81367">
          <w:rPr>
            <w:spacing w:val="-11"/>
            <w:sz w:val="20"/>
          </w:rPr>
          <w:delText xml:space="preserve"> </w:delText>
        </w:r>
        <w:r w:rsidR="00C35C6D" w:rsidDel="00C81367">
          <w:rPr>
            <w:sz w:val="20"/>
          </w:rPr>
          <w:delText>day</w:delText>
        </w:r>
        <w:r w:rsidR="00C35C6D" w:rsidDel="00C81367">
          <w:rPr>
            <w:spacing w:val="-13"/>
            <w:sz w:val="20"/>
          </w:rPr>
          <w:delText xml:space="preserve"> </w:delText>
        </w:r>
        <w:r w:rsidR="00C35C6D" w:rsidDel="00C81367">
          <w:rPr>
            <w:sz w:val="20"/>
          </w:rPr>
          <w:delText>to</w:delText>
        </w:r>
        <w:r w:rsidR="00C35C6D" w:rsidDel="00C81367">
          <w:rPr>
            <w:spacing w:val="-14"/>
            <w:sz w:val="20"/>
          </w:rPr>
          <w:delText xml:space="preserve"> </w:delText>
        </w:r>
        <w:r w:rsidR="00C35C6D" w:rsidDel="00C81367">
          <w:rPr>
            <w:sz w:val="20"/>
          </w:rPr>
          <w:delText>business</w:delText>
        </w:r>
        <w:r w:rsidR="00C35C6D" w:rsidDel="00C81367">
          <w:rPr>
            <w:spacing w:val="-13"/>
            <w:sz w:val="20"/>
          </w:rPr>
          <w:delText xml:space="preserve"> </w:delText>
        </w:r>
        <w:r w:rsidR="00C35C6D" w:rsidDel="00C81367">
          <w:rPr>
            <w:sz w:val="20"/>
          </w:rPr>
          <w:delText>day,</w:delText>
        </w:r>
        <w:r w:rsidR="00C35C6D" w:rsidDel="00C81367">
          <w:rPr>
            <w:spacing w:val="-14"/>
            <w:sz w:val="20"/>
          </w:rPr>
          <w:delText xml:space="preserve"> </w:delText>
        </w:r>
        <w:r w:rsidR="00C35C6D" w:rsidDel="00C81367">
          <w:rPr>
            <w:sz w:val="20"/>
          </w:rPr>
          <w:delText>until</w:delText>
        </w:r>
        <w:r w:rsidR="00C35C6D" w:rsidDel="00C81367">
          <w:rPr>
            <w:spacing w:val="-12"/>
            <w:sz w:val="20"/>
          </w:rPr>
          <w:delText xml:space="preserve"> </w:delText>
        </w:r>
        <w:r w:rsidR="00C35C6D" w:rsidDel="00C81367">
          <w:rPr>
            <w:sz w:val="20"/>
          </w:rPr>
          <w:delText>concluded.</w:delText>
        </w:r>
        <w:r w:rsidR="00C35C6D" w:rsidDel="00C81367">
          <w:rPr>
            <w:spacing w:val="-11"/>
            <w:sz w:val="20"/>
          </w:rPr>
          <w:delText xml:space="preserve"> </w:delText>
        </w:r>
        <w:r w:rsidR="00C35C6D" w:rsidDel="00C81367">
          <w:rPr>
            <w:sz w:val="20"/>
          </w:rPr>
          <w:delText>Gensler</w:delText>
        </w:r>
        <w:r w:rsidR="00C35C6D" w:rsidDel="00C81367">
          <w:rPr>
            <w:spacing w:val="-14"/>
            <w:sz w:val="20"/>
          </w:rPr>
          <w:delText xml:space="preserve"> </w:delText>
        </w:r>
        <w:r w:rsidR="00C35C6D" w:rsidDel="00C81367">
          <w:rPr>
            <w:sz w:val="20"/>
          </w:rPr>
          <w:delText>may</w:delText>
        </w:r>
        <w:r w:rsidR="00C35C6D" w:rsidDel="00C81367">
          <w:rPr>
            <w:spacing w:val="-13"/>
            <w:sz w:val="20"/>
          </w:rPr>
          <w:delText xml:space="preserve"> </w:delText>
        </w:r>
        <w:r w:rsidR="00C35C6D" w:rsidDel="00C81367">
          <w:rPr>
            <w:sz w:val="20"/>
          </w:rPr>
          <w:delText>have</w:delText>
        </w:r>
        <w:r w:rsidR="00C35C6D" w:rsidDel="00C81367">
          <w:rPr>
            <w:spacing w:val="-68"/>
            <w:sz w:val="20"/>
          </w:rPr>
          <w:delText xml:space="preserve"> </w:delText>
        </w:r>
        <w:r w:rsidR="00C35C6D" w:rsidDel="00C81367">
          <w:rPr>
            <w:sz w:val="20"/>
          </w:rPr>
          <w:delText>its own personnel or an auditor of its choice perform the audit. All expenses of</w:delText>
        </w:r>
        <w:r w:rsidR="00C35C6D" w:rsidDel="00C81367">
          <w:rPr>
            <w:spacing w:val="-68"/>
            <w:sz w:val="20"/>
          </w:rPr>
          <w:delText xml:space="preserve"> </w:delText>
        </w:r>
        <w:r w:rsidR="00C35C6D" w:rsidDel="00C81367">
          <w:rPr>
            <w:sz w:val="20"/>
          </w:rPr>
          <w:delText>the</w:delText>
        </w:r>
        <w:r w:rsidR="00C35C6D" w:rsidDel="00C81367">
          <w:rPr>
            <w:spacing w:val="1"/>
            <w:sz w:val="20"/>
          </w:rPr>
          <w:delText xml:space="preserve"> </w:delText>
        </w:r>
        <w:r w:rsidR="00C35C6D" w:rsidDel="00C81367">
          <w:rPr>
            <w:sz w:val="20"/>
          </w:rPr>
          <w:delText>audit</w:delText>
        </w:r>
        <w:r w:rsidR="00C35C6D" w:rsidDel="00C81367">
          <w:rPr>
            <w:spacing w:val="1"/>
            <w:sz w:val="20"/>
          </w:rPr>
          <w:delText xml:space="preserve"> </w:delText>
        </w:r>
        <w:r w:rsidR="00C35C6D" w:rsidDel="00C81367">
          <w:rPr>
            <w:sz w:val="20"/>
          </w:rPr>
          <w:delText>will</w:delText>
        </w:r>
        <w:r w:rsidR="00C35C6D" w:rsidDel="00C81367">
          <w:rPr>
            <w:spacing w:val="1"/>
            <w:sz w:val="20"/>
          </w:rPr>
          <w:delText xml:space="preserve"> </w:delText>
        </w:r>
        <w:r w:rsidR="00C35C6D" w:rsidDel="00C81367">
          <w:rPr>
            <w:sz w:val="20"/>
          </w:rPr>
          <w:delText>be</w:delText>
        </w:r>
        <w:r w:rsidR="00C35C6D" w:rsidDel="00C81367">
          <w:rPr>
            <w:spacing w:val="1"/>
            <w:sz w:val="20"/>
          </w:rPr>
          <w:delText xml:space="preserve"> </w:delText>
        </w:r>
        <w:r w:rsidR="00C35C6D" w:rsidDel="00C81367">
          <w:rPr>
            <w:sz w:val="20"/>
          </w:rPr>
          <w:delText>paid:</w:delText>
        </w:r>
        <w:r w:rsidR="00C35C6D" w:rsidDel="00C81367">
          <w:rPr>
            <w:spacing w:val="1"/>
            <w:sz w:val="20"/>
          </w:rPr>
          <w:delText xml:space="preserve"> </w:delText>
        </w:r>
        <w:r w:rsidR="00C35C6D" w:rsidDel="00C81367">
          <w:rPr>
            <w:sz w:val="20"/>
          </w:rPr>
          <w:delText>a)</w:delText>
        </w:r>
        <w:r w:rsidR="00C35C6D" w:rsidDel="00C81367">
          <w:rPr>
            <w:spacing w:val="1"/>
            <w:sz w:val="20"/>
          </w:rPr>
          <w:delText xml:space="preserve"> </w:delText>
        </w:r>
        <w:r w:rsidR="00C35C6D" w:rsidDel="00C81367">
          <w:rPr>
            <w:sz w:val="20"/>
          </w:rPr>
          <w:delText>by</w:delText>
        </w:r>
        <w:r w:rsidR="00C35C6D" w:rsidDel="00C81367">
          <w:rPr>
            <w:spacing w:val="1"/>
            <w:sz w:val="20"/>
          </w:rPr>
          <w:delText xml:space="preserve"> </w:delText>
        </w:r>
        <w:r w:rsidR="00C35C6D" w:rsidDel="00C81367">
          <w:rPr>
            <w:sz w:val="20"/>
          </w:rPr>
          <w:delText>Manufacturer</w:delText>
        </w:r>
        <w:r w:rsidR="00C35C6D" w:rsidDel="00C81367">
          <w:rPr>
            <w:spacing w:val="1"/>
            <w:sz w:val="20"/>
          </w:rPr>
          <w:delText xml:space="preserve"> </w:delText>
        </w:r>
        <w:r w:rsidR="00C35C6D" w:rsidDel="00C81367">
          <w:rPr>
            <w:sz w:val="20"/>
          </w:rPr>
          <w:delText>if</w:delText>
        </w:r>
        <w:r w:rsidR="00C35C6D" w:rsidDel="00C81367">
          <w:rPr>
            <w:spacing w:val="1"/>
            <w:sz w:val="20"/>
          </w:rPr>
          <w:delText xml:space="preserve"> </w:delText>
        </w:r>
        <w:r w:rsidR="00C35C6D" w:rsidDel="00C81367">
          <w:rPr>
            <w:sz w:val="20"/>
          </w:rPr>
          <w:delText>the</w:delText>
        </w:r>
        <w:r w:rsidR="00C35C6D" w:rsidDel="00C81367">
          <w:rPr>
            <w:spacing w:val="1"/>
            <w:sz w:val="20"/>
          </w:rPr>
          <w:delText xml:space="preserve"> </w:delText>
        </w:r>
        <w:r w:rsidR="00C35C6D" w:rsidDel="00C81367">
          <w:rPr>
            <w:sz w:val="20"/>
          </w:rPr>
          <w:delText>audit</w:delText>
        </w:r>
        <w:r w:rsidR="00C35C6D" w:rsidDel="00C81367">
          <w:rPr>
            <w:spacing w:val="1"/>
            <w:sz w:val="20"/>
          </w:rPr>
          <w:delText xml:space="preserve"> </w:delText>
        </w:r>
        <w:r w:rsidR="00C35C6D" w:rsidDel="00C81367">
          <w:rPr>
            <w:sz w:val="20"/>
          </w:rPr>
          <w:delText>discloses</w:delText>
        </w:r>
        <w:r w:rsidR="00C35C6D" w:rsidDel="00C81367">
          <w:rPr>
            <w:spacing w:val="1"/>
            <w:sz w:val="20"/>
          </w:rPr>
          <w:delText xml:space="preserve"> </w:delText>
        </w:r>
        <w:r w:rsidR="00C35C6D" w:rsidDel="00C81367">
          <w:rPr>
            <w:sz w:val="20"/>
          </w:rPr>
          <w:delText>that</w:delText>
        </w:r>
        <w:r w:rsidR="00C35C6D" w:rsidDel="00C81367">
          <w:rPr>
            <w:spacing w:val="1"/>
            <w:sz w:val="20"/>
          </w:rPr>
          <w:delText xml:space="preserve"> </w:delText>
        </w:r>
        <w:r w:rsidR="00C35C6D" w:rsidDel="00C81367">
          <w:rPr>
            <w:sz w:val="20"/>
          </w:rPr>
          <w:delText>Manufacturer owes Gensler an amount equal to 5% or more than the amount</w:delText>
        </w:r>
        <w:r w:rsidR="00C35C6D" w:rsidDel="00C81367">
          <w:rPr>
            <w:spacing w:val="1"/>
            <w:sz w:val="20"/>
          </w:rPr>
          <w:delText xml:space="preserve"> </w:delText>
        </w:r>
        <w:r w:rsidR="00C35C6D" w:rsidDel="00C81367">
          <w:rPr>
            <w:sz w:val="20"/>
          </w:rPr>
          <w:delText>of Royalties previously paid to Gensler for any one period at issue; or b) by</w:delText>
        </w:r>
        <w:r w:rsidR="00C35C6D" w:rsidDel="00C81367">
          <w:rPr>
            <w:spacing w:val="1"/>
            <w:sz w:val="20"/>
          </w:rPr>
          <w:delText xml:space="preserve"> </w:delText>
        </w:r>
        <w:r w:rsidR="00C35C6D" w:rsidDel="00C81367">
          <w:rPr>
            <w:sz w:val="20"/>
          </w:rPr>
          <w:delText>Gensler if the audit discloses that Manufacturer owes Gensler less than 5% of</w:delText>
        </w:r>
        <w:r w:rsidR="00C35C6D" w:rsidDel="00C81367">
          <w:rPr>
            <w:spacing w:val="1"/>
            <w:sz w:val="20"/>
          </w:rPr>
          <w:delText xml:space="preserve"> </w:delText>
        </w:r>
        <w:r w:rsidR="00C35C6D" w:rsidDel="00C81367">
          <w:rPr>
            <w:sz w:val="20"/>
          </w:rPr>
          <w:delText>the</w:delText>
        </w:r>
        <w:r w:rsidR="00C35C6D" w:rsidDel="00C81367">
          <w:rPr>
            <w:spacing w:val="-10"/>
            <w:sz w:val="20"/>
          </w:rPr>
          <w:delText xml:space="preserve"> </w:delText>
        </w:r>
        <w:r w:rsidR="00C35C6D" w:rsidDel="00C81367">
          <w:rPr>
            <w:sz w:val="20"/>
          </w:rPr>
          <w:delText>Royalties</w:delText>
        </w:r>
        <w:r w:rsidR="00C35C6D" w:rsidDel="00C81367">
          <w:rPr>
            <w:spacing w:val="-9"/>
            <w:sz w:val="20"/>
          </w:rPr>
          <w:delText xml:space="preserve"> </w:delText>
        </w:r>
        <w:r w:rsidR="00C35C6D" w:rsidDel="00C81367">
          <w:rPr>
            <w:sz w:val="20"/>
          </w:rPr>
          <w:delText>previously</w:delText>
        </w:r>
        <w:r w:rsidR="00C35C6D" w:rsidDel="00C81367">
          <w:rPr>
            <w:spacing w:val="-6"/>
            <w:sz w:val="20"/>
          </w:rPr>
          <w:delText xml:space="preserve"> </w:delText>
        </w:r>
        <w:r w:rsidR="00C35C6D" w:rsidDel="00C81367">
          <w:rPr>
            <w:sz w:val="20"/>
          </w:rPr>
          <w:delText>paid</w:delText>
        </w:r>
        <w:r w:rsidR="00C35C6D" w:rsidDel="00C81367">
          <w:rPr>
            <w:spacing w:val="-7"/>
            <w:sz w:val="20"/>
          </w:rPr>
          <w:delText xml:space="preserve"> </w:delText>
        </w:r>
        <w:r w:rsidR="00C35C6D" w:rsidDel="00C81367">
          <w:rPr>
            <w:sz w:val="20"/>
          </w:rPr>
          <w:delText>to</w:delText>
        </w:r>
        <w:r w:rsidR="00C35C6D" w:rsidDel="00C81367">
          <w:rPr>
            <w:spacing w:val="-9"/>
            <w:sz w:val="20"/>
          </w:rPr>
          <w:delText xml:space="preserve"> </w:delText>
        </w:r>
        <w:r w:rsidR="00C35C6D" w:rsidDel="00C81367">
          <w:rPr>
            <w:sz w:val="20"/>
          </w:rPr>
          <w:delText>Gensler</w:delText>
        </w:r>
        <w:r w:rsidR="00C35C6D" w:rsidDel="00C81367">
          <w:rPr>
            <w:spacing w:val="-7"/>
            <w:sz w:val="20"/>
          </w:rPr>
          <w:delText xml:space="preserve"> </w:delText>
        </w:r>
        <w:r w:rsidR="00C35C6D" w:rsidDel="00C81367">
          <w:rPr>
            <w:sz w:val="20"/>
          </w:rPr>
          <w:delText>for</w:delText>
        </w:r>
        <w:r w:rsidR="00C35C6D" w:rsidDel="00C81367">
          <w:rPr>
            <w:spacing w:val="-9"/>
            <w:sz w:val="20"/>
          </w:rPr>
          <w:delText xml:space="preserve"> </w:delText>
        </w:r>
        <w:r w:rsidR="00C35C6D" w:rsidDel="00C81367">
          <w:rPr>
            <w:sz w:val="20"/>
          </w:rPr>
          <w:delText>any</w:delText>
        </w:r>
        <w:r w:rsidR="00C35C6D" w:rsidDel="00C81367">
          <w:rPr>
            <w:spacing w:val="-6"/>
            <w:sz w:val="20"/>
          </w:rPr>
          <w:delText xml:space="preserve"> </w:delText>
        </w:r>
        <w:r w:rsidR="00C35C6D" w:rsidDel="00C81367">
          <w:rPr>
            <w:sz w:val="20"/>
          </w:rPr>
          <w:delText>one</w:delText>
        </w:r>
        <w:r w:rsidR="00C35C6D" w:rsidDel="00C81367">
          <w:rPr>
            <w:spacing w:val="-9"/>
            <w:sz w:val="20"/>
          </w:rPr>
          <w:delText xml:space="preserve"> </w:delText>
        </w:r>
        <w:r w:rsidR="00C35C6D" w:rsidDel="00C81367">
          <w:rPr>
            <w:sz w:val="20"/>
          </w:rPr>
          <w:delText>period</w:delText>
        </w:r>
        <w:r w:rsidR="00C35C6D" w:rsidDel="00C81367">
          <w:rPr>
            <w:spacing w:val="-8"/>
            <w:sz w:val="20"/>
          </w:rPr>
          <w:delText xml:space="preserve"> </w:delText>
        </w:r>
        <w:r w:rsidR="00C35C6D" w:rsidDel="00C81367">
          <w:rPr>
            <w:sz w:val="20"/>
          </w:rPr>
          <w:delText>at</w:delText>
        </w:r>
        <w:r w:rsidR="00C35C6D" w:rsidDel="00C81367">
          <w:rPr>
            <w:spacing w:val="-7"/>
            <w:sz w:val="20"/>
          </w:rPr>
          <w:delText xml:space="preserve"> </w:delText>
        </w:r>
        <w:r w:rsidR="00C35C6D" w:rsidDel="00C81367">
          <w:rPr>
            <w:sz w:val="20"/>
          </w:rPr>
          <w:delText>issue.</w:delText>
        </w:r>
        <w:r w:rsidR="00C35C6D" w:rsidDel="00C81367">
          <w:rPr>
            <w:spacing w:val="29"/>
            <w:sz w:val="20"/>
          </w:rPr>
          <w:delText xml:space="preserve"> </w:delText>
        </w:r>
        <w:r w:rsidR="00C35C6D" w:rsidDel="00C81367">
          <w:rPr>
            <w:sz w:val="20"/>
          </w:rPr>
          <w:delText>If</w:delText>
        </w:r>
        <w:r w:rsidR="00C35C6D" w:rsidDel="00C81367">
          <w:rPr>
            <w:spacing w:val="-8"/>
            <w:sz w:val="20"/>
          </w:rPr>
          <w:delText xml:space="preserve"> </w:delText>
        </w:r>
        <w:r w:rsidR="00C35C6D" w:rsidDel="00C81367">
          <w:rPr>
            <w:sz w:val="20"/>
          </w:rPr>
          <w:delText>an</w:delText>
        </w:r>
        <w:r w:rsidR="00C35C6D" w:rsidDel="00C81367">
          <w:rPr>
            <w:spacing w:val="-7"/>
            <w:sz w:val="20"/>
          </w:rPr>
          <w:delText xml:space="preserve"> </w:delText>
        </w:r>
        <w:r w:rsidR="00C35C6D" w:rsidDel="00C81367">
          <w:rPr>
            <w:sz w:val="20"/>
          </w:rPr>
          <w:delText>audit</w:delText>
        </w:r>
        <w:r w:rsidR="00C35C6D" w:rsidDel="00C81367">
          <w:rPr>
            <w:spacing w:val="-68"/>
            <w:sz w:val="20"/>
          </w:rPr>
          <w:delText xml:space="preserve"> </w:delText>
        </w:r>
        <w:r w:rsidR="00C35C6D" w:rsidDel="00C81367">
          <w:rPr>
            <w:sz w:val="20"/>
          </w:rPr>
          <w:delText>discloses the former, Gensler will provide Manufacturer with a copy</w:delText>
        </w:r>
        <w:r w:rsidR="00C35C6D" w:rsidDel="00C81367">
          <w:rPr>
            <w:spacing w:val="1"/>
            <w:sz w:val="20"/>
          </w:rPr>
          <w:delText xml:space="preserve"> </w:delText>
        </w:r>
        <w:r w:rsidR="00C35C6D" w:rsidDel="00C81367">
          <w:rPr>
            <w:sz w:val="20"/>
          </w:rPr>
          <w:delText>of any</w:delText>
        </w:r>
        <w:r w:rsidR="00C35C6D" w:rsidDel="00C81367">
          <w:rPr>
            <w:spacing w:val="1"/>
            <w:sz w:val="20"/>
          </w:rPr>
          <w:delText xml:space="preserve"> </w:delText>
        </w:r>
        <w:r w:rsidR="00C35C6D" w:rsidDel="00C81367">
          <w:rPr>
            <w:sz w:val="20"/>
          </w:rPr>
          <w:delText>report generated from the audit within a reasonable time following conclusion</w:delText>
        </w:r>
        <w:r w:rsidR="00C35C6D" w:rsidDel="00C81367">
          <w:rPr>
            <w:spacing w:val="1"/>
            <w:sz w:val="20"/>
          </w:rPr>
          <w:delText xml:space="preserve"> </w:delText>
        </w:r>
        <w:r w:rsidR="00C35C6D" w:rsidDel="00C81367">
          <w:rPr>
            <w:sz w:val="20"/>
          </w:rPr>
          <w:delText>of</w:delText>
        </w:r>
        <w:r w:rsidR="00C35C6D" w:rsidDel="00C81367">
          <w:rPr>
            <w:spacing w:val="-4"/>
            <w:sz w:val="20"/>
          </w:rPr>
          <w:delText xml:space="preserve"> </w:delText>
        </w:r>
        <w:r w:rsidR="00C35C6D" w:rsidDel="00C81367">
          <w:rPr>
            <w:sz w:val="20"/>
          </w:rPr>
          <w:delText>the</w:delText>
        </w:r>
        <w:r w:rsidR="00C35C6D" w:rsidDel="00C81367">
          <w:rPr>
            <w:spacing w:val="-6"/>
            <w:sz w:val="20"/>
          </w:rPr>
          <w:delText xml:space="preserve"> </w:delText>
        </w:r>
        <w:r w:rsidR="00C35C6D" w:rsidDel="00C81367">
          <w:rPr>
            <w:sz w:val="20"/>
          </w:rPr>
          <w:delText>audit.</w:delText>
        </w:r>
        <w:r w:rsidR="00C35C6D" w:rsidDel="00C81367">
          <w:rPr>
            <w:spacing w:val="4"/>
            <w:sz w:val="20"/>
          </w:rPr>
          <w:delText xml:space="preserve"> </w:delText>
        </w:r>
        <w:r w:rsidR="00C35C6D" w:rsidDel="00C81367">
          <w:rPr>
            <w:sz w:val="20"/>
          </w:rPr>
          <w:delText>If</w:delText>
        </w:r>
        <w:r w:rsidR="00C35C6D" w:rsidDel="00C81367">
          <w:rPr>
            <w:spacing w:val="-3"/>
            <w:sz w:val="20"/>
          </w:rPr>
          <w:delText xml:space="preserve"> </w:delText>
        </w:r>
        <w:r w:rsidR="00C35C6D" w:rsidDel="00C81367">
          <w:rPr>
            <w:sz w:val="20"/>
          </w:rPr>
          <w:delText>more</w:delText>
        </w:r>
        <w:r w:rsidR="00C35C6D" w:rsidDel="00C81367">
          <w:rPr>
            <w:spacing w:val="-3"/>
            <w:sz w:val="20"/>
          </w:rPr>
          <w:delText xml:space="preserve"> </w:delText>
        </w:r>
        <w:r w:rsidR="00C35C6D" w:rsidDel="00C81367">
          <w:rPr>
            <w:sz w:val="20"/>
          </w:rPr>
          <w:delText>than</w:delText>
        </w:r>
        <w:r w:rsidR="00C35C6D" w:rsidDel="00C81367">
          <w:rPr>
            <w:spacing w:val="-3"/>
            <w:sz w:val="20"/>
          </w:rPr>
          <w:delText xml:space="preserve"> </w:delText>
        </w:r>
        <w:r w:rsidR="00C35C6D" w:rsidDel="00C81367">
          <w:rPr>
            <w:sz w:val="20"/>
          </w:rPr>
          <w:delText>one</w:delText>
        </w:r>
        <w:r w:rsidR="00C35C6D" w:rsidDel="00C81367">
          <w:rPr>
            <w:spacing w:val="-3"/>
            <w:sz w:val="20"/>
          </w:rPr>
          <w:delText xml:space="preserve"> </w:delText>
        </w:r>
        <w:r w:rsidR="00C35C6D" w:rsidDel="00C81367">
          <w:rPr>
            <w:sz w:val="20"/>
          </w:rPr>
          <w:delText>quarter</w:delText>
        </w:r>
        <w:r w:rsidR="00C35C6D" w:rsidDel="00C81367">
          <w:rPr>
            <w:spacing w:val="-3"/>
            <w:sz w:val="20"/>
          </w:rPr>
          <w:delText xml:space="preserve"> </w:delText>
        </w:r>
        <w:r w:rsidR="00C35C6D" w:rsidDel="00C81367">
          <w:rPr>
            <w:sz w:val="20"/>
          </w:rPr>
          <w:delText>is</w:delText>
        </w:r>
        <w:r w:rsidR="00C35C6D" w:rsidDel="00C81367">
          <w:rPr>
            <w:spacing w:val="-3"/>
            <w:sz w:val="20"/>
          </w:rPr>
          <w:delText xml:space="preserve"> </w:delText>
        </w:r>
        <w:r w:rsidR="00C35C6D" w:rsidDel="00C81367">
          <w:rPr>
            <w:sz w:val="20"/>
          </w:rPr>
          <w:delText>being</w:delText>
        </w:r>
        <w:r w:rsidR="00C35C6D" w:rsidDel="00C81367">
          <w:rPr>
            <w:spacing w:val="-3"/>
            <w:sz w:val="20"/>
          </w:rPr>
          <w:delText xml:space="preserve"> </w:delText>
        </w:r>
        <w:r w:rsidR="00C35C6D" w:rsidDel="00C81367">
          <w:rPr>
            <w:sz w:val="20"/>
          </w:rPr>
          <w:delText>audited</w:delText>
        </w:r>
        <w:r w:rsidR="00C35C6D" w:rsidDel="00C81367">
          <w:rPr>
            <w:spacing w:val="-4"/>
            <w:sz w:val="20"/>
          </w:rPr>
          <w:delText xml:space="preserve"> </w:delText>
        </w:r>
        <w:r w:rsidR="00C35C6D" w:rsidDel="00C81367">
          <w:rPr>
            <w:sz w:val="20"/>
          </w:rPr>
          <w:delText>and</w:delText>
        </w:r>
        <w:r w:rsidR="00C35C6D" w:rsidDel="00C81367">
          <w:rPr>
            <w:spacing w:val="-4"/>
            <w:sz w:val="20"/>
          </w:rPr>
          <w:delText xml:space="preserve"> </w:delText>
        </w:r>
        <w:r w:rsidR="00C35C6D" w:rsidDel="00C81367">
          <w:rPr>
            <w:sz w:val="20"/>
          </w:rPr>
          <w:delText>the</w:delText>
        </w:r>
        <w:r w:rsidR="00C35C6D" w:rsidDel="00C81367">
          <w:rPr>
            <w:spacing w:val="-3"/>
            <w:sz w:val="20"/>
          </w:rPr>
          <w:delText xml:space="preserve"> </w:delText>
        </w:r>
        <w:r w:rsidR="00C35C6D" w:rsidDel="00C81367">
          <w:rPr>
            <w:sz w:val="20"/>
          </w:rPr>
          <w:delText>audit</w:delText>
        </w:r>
        <w:r w:rsidR="00C35C6D" w:rsidDel="00C81367">
          <w:rPr>
            <w:spacing w:val="-4"/>
            <w:sz w:val="20"/>
          </w:rPr>
          <w:delText xml:space="preserve"> </w:delText>
        </w:r>
        <w:r w:rsidR="00C35C6D" w:rsidDel="00C81367">
          <w:rPr>
            <w:sz w:val="20"/>
          </w:rPr>
          <w:delText>discloses</w:delText>
        </w:r>
        <w:r w:rsidR="00C35C6D" w:rsidDel="00C81367">
          <w:rPr>
            <w:spacing w:val="-68"/>
            <w:sz w:val="20"/>
          </w:rPr>
          <w:delText xml:space="preserve"> </w:delText>
        </w:r>
        <w:r w:rsidR="00C35C6D" w:rsidDel="00C81367">
          <w:rPr>
            <w:sz w:val="20"/>
          </w:rPr>
          <w:delText>that Gensler was adequately paid in one or more quarters, and underpaid in</w:delText>
        </w:r>
        <w:r w:rsidR="00C35C6D" w:rsidDel="00C81367">
          <w:rPr>
            <w:spacing w:val="1"/>
            <w:sz w:val="20"/>
          </w:rPr>
          <w:delText xml:space="preserve"> </w:delText>
        </w:r>
        <w:r w:rsidR="00C35C6D" w:rsidDel="00C81367">
          <w:rPr>
            <w:sz w:val="20"/>
          </w:rPr>
          <w:delText>other</w:delText>
        </w:r>
        <w:r w:rsidR="00C35C6D" w:rsidDel="00C81367">
          <w:rPr>
            <w:spacing w:val="-7"/>
            <w:sz w:val="20"/>
          </w:rPr>
          <w:delText xml:space="preserve"> </w:delText>
        </w:r>
        <w:r w:rsidR="00C35C6D" w:rsidDel="00C81367">
          <w:rPr>
            <w:sz w:val="20"/>
          </w:rPr>
          <w:delText>quarter(s),</w:delText>
        </w:r>
        <w:r w:rsidR="00C35C6D" w:rsidDel="00C81367">
          <w:rPr>
            <w:spacing w:val="-7"/>
            <w:sz w:val="20"/>
          </w:rPr>
          <w:delText xml:space="preserve"> </w:delText>
        </w:r>
        <w:r w:rsidR="00C35C6D" w:rsidDel="00C81367">
          <w:rPr>
            <w:sz w:val="20"/>
          </w:rPr>
          <w:delText>then</w:delText>
        </w:r>
        <w:r w:rsidR="00C35C6D" w:rsidDel="00C81367">
          <w:rPr>
            <w:spacing w:val="-6"/>
            <w:sz w:val="20"/>
          </w:rPr>
          <w:delText xml:space="preserve"> </w:delText>
        </w:r>
        <w:r w:rsidR="00C35C6D" w:rsidDel="00C81367">
          <w:rPr>
            <w:sz w:val="20"/>
          </w:rPr>
          <w:delText>the</w:delText>
        </w:r>
        <w:r w:rsidR="00C35C6D" w:rsidDel="00C81367">
          <w:rPr>
            <w:spacing w:val="-9"/>
            <w:sz w:val="20"/>
          </w:rPr>
          <w:delText xml:space="preserve"> </w:delText>
        </w:r>
        <w:r w:rsidR="00C35C6D" w:rsidDel="00C81367">
          <w:rPr>
            <w:sz w:val="20"/>
          </w:rPr>
          <w:delText>cost</w:delText>
        </w:r>
        <w:r w:rsidR="00C35C6D" w:rsidDel="00C81367">
          <w:rPr>
            <w:spacing w:val="-4"/>
            <w:sz w:val="20"/>
          </w:rPr>
          <w:delText xml:space="preserve"> </w:delText>
        </w:r>
        <w:r w:rsidR="00C35C6D" w:rsidDel="00C81367">
          <w:rPr>
            <w:sz w:val="20"/>
          </w:rPr>
          <w:delText>of</w:delText>
        </w:r>
        <w:r w:rsidR="00C35C6D" w:rsidDel="00C81367">
          <w:rPr>
            <w:spacing w:val="-5"/>
            <w:sz w:val="20"/>
          </w:rPr>
          <w:delText xml:space="preserve"> </w:delText>
        </w:r>
        <w:r w:rsidR="00C35C6D" w:rsidDel="00C81367">
          <w:rPr>
            <w:sz w:val="20"/>
          </w:rPr>
          <w:delText>the</w:delText>
        </w:r>
        <w:r w:rsidR="00C35C6D" w:rsidDel="00C81367">
          <w:rPr>
            <w:spacing w:val="-8"/>
            <w:sz w:val="20"/>
          </w:rPr>
          <w:delText xml:space="preserve"> </w:delText>
        </w:r>
        <w:r w:rsidR="00C35C6D" w:rsidDel="00C81367">
          <w:rPr>
            <w:sz w:val="20"/>
          </w:rPr>
          <w:delText>audit</w:delText>
        </w:r>
        <w:r w:rsidR="00C35C6D" w:rsidDel="00C81367">
          <w:rPr>
            <w:spacing w:val="-5"/>
            <w:sz w:val="20"/>
          </w:rPr>
          <w:delText xml:space="preserve"> </w:delText>
        </w:r>
        <w:r w:rsidR="00C35C6D" w:rsidDel="00C81367">
          <w:rPr>
            <w:sz w:val="20"/>
          </w:rPr>
          <w:delText>shall</w:delText>
        </w:r>
        <w:r w:rsidR="00C35C6D" w:rsidDel="00C81367">
          <w:rPr>
            <w:spacing w:val="-6"/>
            <w:sz w:val="20"/>
          </w:rPr>
          <w:delText xml:space="preserve"> </w:delText>
        </w:r>
        <w:r w:rsidR="00C35C6D" w:rsidDel="00C81367">
          <w:rPr>
            <w:sz w:val="20"/>
          </w:rPr>
          <w:delText>be</w:delText>
        </w:r>
        <w:r w:rsidR="00C35C6D" w:rsidDel="00C81367">
          <w:rPr>
            <w:spacing w:val="-8"/>
            <w:sz w:val="20"/>
          </w:rPr>
          <w:delText xml:space="preserve"> </w:delText>
        </w:r>
        <w:r w:rsidR="00C35C6D" w:rsidDel="00C81367">
          <w:rPr>
            <w:sz w:val="20"/>
          </w:rPr>
          <w:delText>borne</w:delText>
        </w:r>
        <w:r w:rsidR="00C35C6D" w:rsidDel="00C81367">
          <w:rPr>
            <w:spacing w:val="-9"/>
            <w:sz w:val="20"/>
          </w:rPr>
          <w:delText xml:space="preserve"> </w:delText>
        </w:r>
        <w:r w:rsidR="00C35C6D" w:rsidDel="00C81367">
          <w:rPr>
            <w:sz w:val="20"/>
          </w:rPr>
          <w:delText>by</w:delText>
        </w:r>
        <w:r w:rsidR="00C35C6D" w:rsidDel="00C81367">
          <w:rPr>
            <w:spacing w:val="-5"/>
            <w:sz w:val="20"/>
          </w:rPr>
          <w:delText xml:space="preserve"> </w:delText>
        </w:r>
        <w:r w:rsidR="00C35C6D" w:rsidDel="00C81367">
          <w:rPr>
            <w:sz w:val="20"/>
          </w:rPr>
          <w:delText>Manufacturer</w:delText>
        </w:r>
        <w:r w:rsidR="00C35C6D" w:rsidDel="00C81367">
          <w:rPr>
            <w:spacing w:val="-8"/>
            <w:sz w:val="20"/>
          </w:rPr>
          <w:delText xml:space="preserve"> </w:delText>
        </w:r>
        <w:r w:rsidR="00C35C6D" w:rsidDel="00C81367">
          <w:rPr>
            <w:sz w:val="20"/>
          </w:rPr>
          <w:delText>and</w:delText>
        </w:r>
        <w:r w:rsidR="00C35C6D" w:rsidDel="00C81367">
          <w:rPr>
            <w:spacing w:val="-68"/>
            <w:sz w:val="20"/>
          </w:rPr>
          <w:delText xml:space="preserve"> </w:delText>
        </w:r>
        <w:r w:rsidR="00C35C6D" w:rsidDel="00C81367">
          <w:rPr>
            <w:spacing w:val="-1"/>
            <w:sz w:val="20"/>
          </w:rPr>
          <w:delText>Gensler,</w:delText>
        </w:r>
        <w:r w:rsidR="00C35C6D" w:rsidDel="00C81367">
          <w:rPr>
            <w:spacing w:val="-16"/>
            <w:sz w:val="20"/>
          </w:rPr>
          <w:delText xml:space="preserve"> </w:delText>
        </w:r>
        <w:r w:rsidR="00C35C6D" w:rsidDel="00C81367">
          <w:rPr>
            <w:spacing w:val="-1"/>
            <w:sz w:val="20"/>
          </w:rPr>
          <w:delText>respectively,</w:delText>
        </w:r>
        <w:r w:rsidR="00C35C6D" w:rsidDel="00C81367">
          <w:rPr>
            <w:spacing w:val="-17"/>
            <w:sz w:val="20"/>
          </w:rPr>
          <w:delText xml:space="preserve"> </w:delText>
        </w:r>
        <w:r w:rsidR="00C35C6D" w:rsidDel="00C81367">
          <w:rPr>
            <w:spacing w:val="-1"/>
            <w:sz w:val="20"/>
          </w:rPr>
          <w:delText>in</w:delText>
        </w:r>
        <w:r w:rsidR="00C35C6D" w:rsidDel="00C81367">
          <w:rPr>
            <w:spacing w:val="-14"/>
            <w:sz w:val="20"/>
          </w:rPr>
          <w:delText xml:space="preserve"> </w:delText>
        </w:r>
        <w:r w:rsidR="00C35C6D" w:rsidDel="00C81367">
          <w:rPr>
            <w:spacing w:val="-1"/>
            <w:sz w:val="20"/>
          </w:rPr>
          <w:delText>the</w:delText>
        </w:r>
        <w:r w:rsidR="00C35C6D" w:rsidDel="00C81367">
          <w:rPr>
            <w:spacing w:val="-18"/>
            <w:sz w:val="20"/>
          </w:rPr>
          <w:delText xml:space="preserve"> </w:delText>
        </w:r>
        <w:r w:rsidR="00C35C6D" w:rsidDel="00C81367">
          <w:rPr>
            <w:spacing w:val="-1"/>
            <w:sz w:val="20"/>
          </w:rPr>
          <w:delText>proportion</w:delText>
        </w:r>
        <w:r w:rsidR="00C35C6D" w:rsidDel="00C81367">
          <w:rPr>
            <w:spacing w:val="-17"/>
            <w:sz w:val="20"/>
          </w:rPr>
          <w:delText xml:space="preserve"> </w:delText>
        </w:r>
        <w:r w:rsidR="00C35C6D" w:rsidDel="00C81367">
          <w:rPr>
            <w:sz w:val="20"/>
          </w:rPr>
          <w:delText>that</w:delText>
        </w:r>
        <w:r w:rsidR="00C35C6D" w:rsidDel="00C81367">
          <w:rPr>
            <w:spacing w:val="-16"/>
            <w:sz w:val="20"/>
          </w:rPr>
          <w:delText xml:space="preserve"> </w:delText>
        </w:r>
        <w:r w:rsidR="00C35C6D" w:rsidDel="00C81367">
          <w:rPr>
            <w:sz w:val="20"/>
          </w:rPr>
          <w:delText>the</w:delText>
        </w:r>
        <w:r w:rsidR="00C35C6D" w:rsidDel="00C81367">
          <w:rPr>
            <w:spacing w:val="-16"/>
            <w:sz w:val="20"/>
          </w:rPr>
          <w:delText xml:space="preserve"> </w:delText>
        </w:r>
        <w:r w:rsidR="00C35C6D" w:rsidDel="00C81367">
          <w:rPr>
            <w:sz w:val="20"/>
          </w:rPr>
          <w:delText>number</w:delText>
        </w:r>
        <w:r w:rsidR="00C35C6D" w:rsidDel="00C81367">
          <w:rPr>
            <w:spacing w:val="-17"/>
            <w:sz w:val="20"/>
          </w:rPr>
          <w:delText xml:space="preserve"> </w:delText>
        </w:r>
        <w:r w:rsidR="00C35C6D" w:rsidDel="00C81367">
          <w:rPr>
            <w:sz w:val="20"/>
          </w:rPr>
          <w:delText>of</w:delText>
        </w:r>
        <w:r w:rsidR="00C35C6D" w:rsidDel="00C81367">
          <w:rPr>
            <w:spacing w:val="-15"/>
            <w:sz w:val="20"/>
          </w:rPr>
          <w:delText xml:space="preserve"> </w:delText>
        </w:r>
        <w:r w:rsidR="00C35C6D" w:rsidDel="00C81367">
          <w:rPr>
            <w:sz w:val="20"/>
          </w:rPr>
          <w:delText>quarters</w:delText>
        </w:r>
        <w:r w:rsidR="00C35C6D" w:rsidDel="00C81367">
          <w:rPr>
            <w:spacing w:val="-16"/>
            <w:sz w:val="20"/>
          </w:rPr>
          <w:delText xml:space="preserve"> </w:delText>
        </w:r>
        <w:r w:rsidR="00C35C6D" w:rsidDel="00C81367">
          <w:rPr>
            <w:sz w:val="20"/>
          </w:rPr>
          <w:delText>of</w:delText>
        </w:r>
        <w:r w:rsidR="00C35C6D" w:rsidDel="00C81367">
          <w:rPr>
            <w:spacing w:val="-17"/>
            <w:sz w:val="20"/>
          </w:rPr>
          <w:delText xml:space="preserve"> </w:delText>
        </w:r>
        <w:r w:rsidR="00C35C6D" w:rsidDel="00C81367">
          <w:rPr>
            <w:sz w:val="20"/>
          </w:rPr>
          <w:delText>adequate</w:delText>
        </w:r>
        <w:r w:rsidR="00C35C6D" w:rsidDel="00C81367">
          <w:rPr>
            <w:spacing w:val="-68"/>
            <w:sz w:val="20"/>
          </w:rPr>
          <w:delText xml:space="preserve"> </w:delText>
        </w:r>
        <w:r w:rsidR="00C35C6D" w:rsidDel="00C81367">
          <w:rPr>
            <w:sz w:val="20"/>
          </w:rPr>
          <w:delText>payment</w:delText>
        </w:r>
        <w:r w:rsidR="00C35C6D" w:rsidDel="00C81367">
          <w:rPr>
            <w:spacing w:val="-1"/>
            <w:sz w:val="20"/>
          </w:rPr>
          <w:delText xml:space="preserve"> </w:delText>
        </w:r>
        <w:r w:rsidR="00C35C6D" w:rsidDel="00C81367">
          <w:rPr>
            <w:sz w:val="20"/>
          </w:rPr>
          <w:delText>or</w:delText>
        </w:r>
        <w:r w:rsidR="00C35C6D" w:rsidDel="00C81367">
          <w:rPr>
            <w:spacing w:val="-3"/>
            <w:sz w:val="20"/>
          </w:rPr>
          <w:delText xml:space="preserve"> </w:delText>
        </w:r>
        <w:r w:rsidR="00C35C6D" w:rsidDel="00C81367">
          <w:rPr>
            <w:sz w:val="20"/>
          </w:rPr>
          <w:delText>underpayment bears</w:delText>
        </w:r>
        <w:r w:rsidR="00C35C6D" w:rsidDel="00C81367">
          <w:rPr>
            <w:spacing w:val="-3"/>
            <w:sz w:val="20"/>
          </w:rPr>
          <w:delText xml:space="preserve"> </w:delText>
        </w:r>
        <w:r w:rsidR="00C35C6D" w:rsidDel="00C81367">
          <w:rPr>
            <w:sz w:val="20"/>
          </w:rPr>
          <w:delText>to</w:delText>
        </w:r>
        <w:r w:rsidR="00C35C6D" w:rsidDel="00C81367">
          <w:rPr>
            <w:spacing w:val="-3"/>
            <w:sz w:val="20"/>
          </w:rPr>
          <w:delText xml:space="preserve"> </w:delText>
        </w:r>
        <w:r w:rsidR="00C35C6D" w:rsidDel="00C81367">
          <w:rPr>
            <w:sz w:val="20"/>
          </w:rPr>
          <w:delText>the number</w:delText>
        </w:r>
        <w:r w:rsidR="00C35C6D" w:rsidDel="00C81367">
          <w:rPr>
            <w:spacing w:val="-3"/>
            <w:sz w:val="20"/>
          </w:rPr>
          <w:delText xml:space="preserve"> </w:delText>
        </w:r>
        <w:r w:rsidR="00C35C6D" w:rsidDel="00C81367">
          <w:rPr>
            <w:sz w:val="20"/>
          </w:rPr>
          <w:delText>of</w:delText>
        </w:r>
        <w:r w:rsidR="00C35C6D" w:rsidDel="00C81367">
          <w:rPr>
            <w:spacing w:val="-2"/>
            <w:sz w:val="20"/>
          </w:rPr>
          <w:delText xml:space="preserve"> </w:delText>
        </w:r>
        <w:r w:rsidR="00C35C6D" w:rsidDel="00C81367">
          <w:rPr>
            <w:sz w:val="20"/>
          </w:rPr>
          <w:delText>all</w:delText>
        </w:r>
        <w:r w:rsidR="00C35C6D" w:rsidDel="00C81367">
          <w:rPr>
            <w:spacing w:val="-2"/>
            <w:sz w:val="20"/>
          </w:rPr>
          <w:delText xml:space="preserve"> </w:delText>
        </w:r>
        <w:r w:rsidR="00C35C6D" w:rsidDel="00C81367">
          <w:rPr>
            <w:sz w:val="20"/>
          </w:rPr>
          <w:delText>quarters</w:delText>
        </w:r>
        <w:r w:rsidR="00C35C6D" w:rsidDel="00C81367">
          <w:rPr>
            <w:spacing w:val="-3"/>
            <w:sz w:val="20"/>
          </w:rPr>
          <w:delText xml:space="preserve"> </w:delText>
        </w:r>
        <w:r w:rsidR="00C35C6D" w:rsidDel="00C81367">
          <w:rPr>
            <w:sz w:val="20"/>
          </w:rPr>
          <w:delText>audited.</w:delText>
        </w:r>
      </w:del>
    </w:p>
    <w:p w14:paraId="0B685DC7" w14:textId="77777777" w:rsidR="0039660D" w:rsidRDefault="0039660D">
      <w:pPr>
        <w:pStyle w:val="a3"/>
        <w:rPr>
          <w:sz w:val="24"/>
        </w:rPr>
      </w:pPr>
    </w:p>
    <w:p w14:paraId="3DE24148" w14:textId="77777777" w:rsidR="0039660D" w:rsidRDefault="00C35C6D">
      <w:pPr>
        <w:pStyle w:val="2"/>
        <w:numPr>
          <w:ilvl w:val="0"/>
          <w:numId w:val="6"/>
        </w:numPr>
        <w:tabs>
          <w:tab w:val="left" w:pos="2053"/>
          <w:tab w:val="left" w:pos="9972"/>
        </w:tabs>
        <w:spacing w:before="196"/>
        <w:ind w:left="2052" w:hanging="358"/>
      </w:pPr>
      <w:bookmarkStart w:id="203" w:name="D.__GENSLER’S_SUPPLEMENTAL_SERVICES"/>
      <w:bookmarkEnd w:id="203"/>
      <w:r>
        <w:rPr>
          <w:spacing w:val="-1"/>
          <w:u w:val="thick"/>
        </w:rPr>
        <w:t>GENSLER’S</w:t>
      </w:r>
      <w:r>
        <w:rPr>
          <w:spacing w:val="-13"/>
          <w:u w:val="thick"/>
        </w:rPr>
        <w:t xml:space="preserve"> </w:t>
      </w:r>
      <w:r>
        <w:rPr>
          <w:spacing w:val="-1"/>
          <w:u w:val="thick"/>
        </w:rPr>
        <w:t>SUPPLEMENTAL</w:t>
      </w:r>
      <w:r>
        <w:rPr>
          <w:spacing w:val="-8"/>
          <w:u w:val="thick"/>
        </w:rPr>
        <w:t xml:space="preserve"> </w:t>
      </w:r>
      <w:r>
        <w:rPr>
          <w:u w:val="thick"/>
        </w:rPr>
        <w:t>SERVICES</w:t>
      </w:r>
      <w:r>
        <w:rPr>
          <w:u w:val="thick"/>
        </w:rPr>
        <w:tab/>
      </w:r>
    </w:p>
    <w:p w14:paraId="2BEF4485" w14:textId="77777777" w:rsidR="0039660D" w:rsidRDefault="0039660D">
      <w:pPr>
        <w:pStyle w:val="a3"/>
        <w:spacing w:before="9"/>
        <w:rPr>
          <w:b/>
          <w:sz w:val="11"/>
        </w:rPr>
      </w:pPr>
    </w:p>
    <w:p w14:paraId="1524623C" w14:textId="77777777" w:rsidR="0039660D" w:rsidRDefault="00C35C6D">
      <w:pPr>
        <w:pStyle w:val="a3"/>
        <w:spacing w:before="99"/>
        <w:ind w:left="1692" w:right="1528"/>
        <w:jc w:val="both"/>
      </w:pPr>
      <w:r>
        <w:t>In</w:t>
      </w:r>
      <w:r>
        <w:rPr>
          <w:spacing w:val="-8"/>
        </w:rPr>
        <w:t xml:space="preserve"> </w:t>
      </w:r>
      <w:r>
        <w:t>addition</w:t>
      </w:r>
      <w:r>
        <w:rPr>
          <w:spacing w:val="-7"/>
        </w:rPr>
        <w:t xml:space="preserve"> </w:t>
      </w:r>
      <w:r>
        <w:t>to</w:t>
      </w:r>
      <w:r>
        <w:rPr>
          <w:spacing w:val="-9"/>
        </w:rPr>
        <w:t xml:space="preserve"> </w:t>
      </w:r>
      <w:r>
        <w:t>the</w:t>
      </w:r>
      <w:r>
        <w:rPr>
          <w:spacing w:val="-9"/>
        </w:rPr>
        <w:t xml:space="preserve"> </w:t>
      </w:r>
      <w:r>
        <w:t>Basic</w:t>
      </w:r>
      <w:r>
        <w:rPr>
          <w:spacing w:val="-7"/>
        </w:rPr>
        <w:t xml:space="preserve"> </w:t>
      </w:r>
      <w:r>
        <w:t>Services</w:t>
      </w:r>
      <w:r>
        <w:rPr>
          <w:spacing w:val="-6"/>
        </w:rPr>
        <w:t xml:space="preserve"> </w:t>
      </w:r>
      <w:r>
        <w:t>set</w:t>
      </w:r>
      <w:r>
        <w:rPr>
          <w:spacing w:val="-5"/>
        </w:rPr>
        <w:t xml:space="preserve"> </w:t>
      </w:r>
      <w:r>
        <w:t>forth</w:t>
      </w:r>
      <w:r>
        <w:rPr>
          <w:spacing w:val="-7"/>
        </w:rPr>
        <w:t xml:space="preserve"> </w:t>
      </w:r>
      <w:r>
        <w:t>in</w:t>
      </w:r>
      <w:r>
        <w:rPr>
          <w:spacing w:val="-8"/>
        </w:rPr>
        <w:t xml:space="preserve"> </w:t>
      </w:r>
      <w:r>
        <w:t>Paragraph</w:t>
      </w:r>
      <w:r>
        <w:rPr>
          <w:spacing w:val="-7"/>
        </w:rPr>
        <w:t xml:space="preserve"> </w:t>
      </w:r>
      <w:r>
        <w:t>A,</w:t>
      </w:r>
      <w:r>
        <w:rPr>
          <w:spacing w:val="-8"/>
        </w:rPr>
        <w:t xml:space="preserve"> </w:t>
      </w:r>
      <w:r>
        <w:t>above,</w:t>
      </w:r>
      <w:r>
        <w:rPr>
          <w:spacing w:val="28"/>
        </w:rPr>
        <w:t xml:space="preserve"> </w:t>
      </w:r>
      <w:r>
        <w:t>Manufacturer</w:t>
      </w:r>
      <w:r>
        <w:rPr>
          <w:spacing w:val="-68"/>
        </w:rPr>
        <w:t xml:space="preserve"> </w:t>
      </w:r>
      <w:r>
        <w:t>may request Gensler to provide Supplemental Services such as additional</w:t>
      </w:r>
      <w:r>
        <w:rPr>
          <w:spacing w:val="1"/>
        </w:rPr>
        <w:t xml:space="preserve"> </w:t>
      </w:r>
      <w:r>
        <w:t>prototype reviews, work on presentation models, graphic design of brochures</w:t>
      </w:r>
      <w:r>
        <w:rPr>
          <w:spacing w:val="1"/>
        </w:rPr>
        <w:t xml:space="preserve"> </w:t>
      </w:r>
      <w:r>
        <w:t>or</w:t>
      </w:r>
      <w:r>
        <w:rPr>
          <w:spacing w:val="1"/>
        </w:rPr>
        <w:t xml:space="preserve"> </w:t>
      </w:r>
      <w:r>
        <w:t>promotional</w:t>
      </w:r>
      <w:r>
        <w:rPr>
          <w:spacing w:val="1"/>
        </w:rPr>
        <w:t xml:space="preserve"> </w:t>
      </w:r>
      <w:r>
        <w:t>materials,</w:t>
      </w:r>
      <w:r>
        <w:rPr>
          <w:spacing w:val="1"/>
        </w:rPr>
        <w:t xml:space="preserve"> </w:t>
      </w:r>
      <w:r>
        <w:t>marketing</w:t>
      </w:r>
      <w:r>
        <w:rPr>
          <w:spacing w:val="1"/>
        </w:rPr>
        <w:t xml:space="preserve"> </w:t>
      </w:r>
      <w:r>
        <w:t>support,</w:t>
      </w:r>
      <w:r>
        <w:rPr>
          <w:spacing w:val="1"/>
        </w:rPr>
        <w:t xml:space="preserve"> </w:t>
      </w:r>
      <w:r>
        <w:t>or</w:t>
      </w:r>
      <w:r>
        <w:rPr>
          <w:spacing w:val="1"/>
        </w:rPr>
        <w:t xml:space="preserve"> </w:t>
      </w:r>
      <w:r>
        <w:t>Supplemental</w:t>
      </w:r>
      <w:r>
        <w:rPr>
          <w:spacing w:val="1"/>
        </w:rPr>
        <w:t xml:space="preserve"> </w:t>
      </w:r>
      <w:r>
        <w:t>Services</w:t>
      </w:r>
      <w:r>
        <w:rPr>
          <w:spacing w:val="1"/>
        </w:rPr>
        <w:t xml:space="preserve"> </w:t>
      </w:r>
      <w:r>
        <w:rPr>
          <w:w w:val="95"/>
        </w:rPr>
        <w:t>resulting from changes requested by Manufacturer after the Basic Services have</w:t>
      </w:r>
      <w:r>
        <w:rPr>
          <w:spacing w:val="1"/>
          <w:w w:val="95"/>
        </w:rPr>
        <w:t xml:space="preserve"> </w:t>
      </w:r>
      <w:r>
        <w:t>been completed. If Gensler agrees to provide such Supplemental Services, it</w:t>
      </w:r>
      <w:r>
        <w:rPr>
          <w:spacing w:val="1"/>
        </w:rPr>
        <w:t xml:space="preserve"> </w:t>
      </w:r>
      <w:r>
        <w:lastRenderedPageBreak/>
        <w:t>will</w:t>
      </w:r>
      <w:r>
        <w:rPr>
          <w:spacing w:val="-3"/>
        </w:rPr>
        <w:t xml:space="preserve"> </w:t>
      </w:r>
      <w:r>
        <w:t>confirm</w:t>
      </w:r>
      <w:r>
        <w:rPr>
          <w:spacing w:val="-2"/>
        </w:rPr>
        <w:t xml:space="preserve"> </w:t>
      </w:r>
      <w:r>
        <w:t>the</w:t>
      </w:r>
      <w:r>
        <w:rPr>
          <w:spacing w:val="-2"/>
        </w:rPr>
        <w:t xml:space="preserve"> </w:t>
      </w:r>
      <w:r>
        <w:t>request</w:t>
      </w:r>
      <w:r>
        <w:rPr>
          <w:spacing w:val="1"/>
        </w:rPr>
        <w:t xml:space="preserve"> </w:t>
      </w:r>
      <w:r>
        <w:t>in</w:t>
      </w:r>
      <w:r>
        <w:rPr>
          <w:spacing w:val="-2"/>
        </w:rPr>
        <w:t xml:space="preserve"> </w:t>
      </w:r>
      <w:r>
        <w:t>writing,</w:t>
      </w:r>
      <w:r>
        <w:rPr>
          <w:spacing w:val="-3"/>
        </w:rPr>
        <w:t xml:space="preserve"> </w:t>
      </w:r>
      <w:r>
        <w:t>and</w:t>
      </w:r>
      <w:r>
        <w:rPr>
          <w:spacing w:val="-3"/>
        </w:rPr>
        <w:t xml:space="preserve"> </w:t>
      </w:r>
      <w:r>
        <w:t>then</w:t>
      </w:r>
      <w:r>
        <w:rPr>
          <w:spacing w:val="38"/>
        </w:rPr>
        <w:t xml:space="preserve"> </w:t>
      </w:r>
      <w:r>
        <w:t>perform</w:t>
      </w:r>
      <w:r>
        <w:rPr>
          <w:spacing w:val="-2"/>
        </w:rPr>
        <w:t xml:space="preserve"> </w:t>
      </w:r>
      <w:r>
        <w:t>them on</w:t>
      </w:r>
      <w:r>
        <w:rPr>
          <w:spacing w:val="-2"/>
        </w:rPr>
        <w:t xml:space="preserve"> </w:t>
      </w:r>
      <w:r>
        <w:t>an</w:t>
      </w:r>
      <w:r>
        <w:rPr>
          <w:spacing w:val="-2"/>
        </w:rPr>
        <w:t xml:space="preserve"> </w:t>
      </w:r>
      <w:r>
        <w:t>hourly</w:t>
      </w:r>
      <w:r>
        <w:rPr>
          <w:spacing w:val="-1"/>
        </w:rPr>
        <w:t xml:space="preserve"> </w:t>
      </w:r>
      <w:r>
        <w:t>basis</w:t>
      </w:r>
    </w:p>
    <w:p w14:paraId="2FD948F3" w14:textId="77777777" w:rsidR="0039660D" w:rsidRDefault="0039660D">
      <w:pPr>
        <w:jc w:val="both"/>
        <w:sectPr w:rsidR="0039660D">
          <w:pgSz w:w="12240" w:h="15840"/>
          <w:pgMar w:top="2080" w:right="620" w:bottom="280" w:left="460" w:header="1434" w:footer="0" w:gutter="0"/>
          <w:cols w:space="720"/>
        </w:sectPr>
      </w:pPr>
    </w:p>
    <w:p w14:paraId="3DD0721C" w14:textId="77777777" w:rsidR="0039660D" w:rsidRDefault="0039660D">
      <w:pPr>
        <w:pStyle w:val="a3"/>
      </w:pPr>
    </w:p>
    <w:p w14:paraId="00B6823A" w14:textId="77777777" w:rsidR="0039660D" w:rsidRDefault="0039660D">
      <w:pPr>
        <w:pStyle w:val="a3"/>
        <w:spacing w:before="9"/>
        <w:rPr>
          <w:sz w:val="18"/>
        </w:rPr>
      </w:pPr>
    </w:p>
    <w:p w14:paraId="74AEADAE" w14:textId="77777777" w:rsidR="0039660D" w:rsidRDefault="00C35C6D">
      <w:pPr>
        <w:pStyle w:val="a3"/>
        <w:ind w:left="1692" w:right="1529"/>
        <w:jc w:val="both"/>
      </w:pPr>
      <w:r>
        <w:t>at its then prevailing standard billing rates, unless Gensler and Manufacturer</w:t>
      </w:r>
      <w:r>
        <w:rPr>
          <w:spacing w:val="1"/>
        </w:rPr>
        <w:t xml:space="preserve"> </w:t>
      </w:r>
      <w:r>
        <w:t>agree upon a fixed fee. Unless the parties agree</w:t>
      </w:r>
      <w:r>
        <w:rPr>
          <w:spacing w:val="70"/>
        </w:rPr>
        <w:t xml:space="preserve"> </w:t>
      </w:r>
      <w:r>
        <w:t>otherwise</w:t>
      </w:r>
      <w:r>
        <w:rPr>
          <w:spacing w:val="70"/>
        </w:rPr>
        <w:t xml:space="preserve"> </w:t>
      </w:r>
      <w:r>
        <w:t>in</w:t>
      </w:r>
      <w:r>
        <w:rPr>
          <w:spacing w:val="70"/>
        </w:rPr>
        <w:t xml:space="preserve"> </w:t>
      </w:r>
      <w:r>
        <w:t>writing,</w:t>
      </w:r>
      <w:r>
        <w:rPr>
          <w:spacing w:val="71"/>
        </w:rPr>
        <w:t xml:space="preserve"> </w:t>
      </w:r>
      <w:r>
        <w:t>each</w:t>
      </w:r>
      <w:r>
        <w:rPr>
          <w:spacing w:val="1"/>
        </w:rPr>
        <w:t xml:space="preserve"> </w:t>
      </w:r>
      <w:r>
        <w:t>of</w:t>
      </w:r>
      <w:r>
        <w:rPr>
          <w:spacing w:val="-13"/>
        </w:rPr>
        <w:t xml:space="preserve"> </w:t>
      </w:r>
      <w:r>
        <w:t>the</w:t>
      </w:r>
      <w:r>
        <w:rPr>
          <w:spacing w:val="-14"/>
        </w:rPr>
        <w:t xml:space="preserve"> </w:t>
      </w:r>
      <w:r>
        <w:t>terms</w:t>
      </w:r>
      <w:r>
        <w:rPr>
          <w:spacing w:val="-13"/>
        </w:rPr>
        <w:t xml:space="preserve"> </w:t>
      </w:r>
      <w:r>
        <w:t>and</w:t>
      </w:r>
      <w:r>
        <w:rPr>
          <w:spacing w:val="-13"/>
        </w:rPr>
        <w:t xml:space="preserve"> </w:t>
      </w:r>
      <w:r>
        <w:t>conditions</w:t>
      </w:r>
      <w:r>
        <w:rPr>
          <w:spacing w:val="-13"/>
        </w:rPr>
        <w:t xml:space="preserve"> </w:t>
      </w:r>
      <w:r>
        <w:t>of</w:t>
      </w:r>
      <w:r>
        <w:rPr>
          <w:spacing w:val="-13"/>
        </w:rPr>
        <w:t xml:space="preserve"> </w:t>
      </w:r>
      <w:r>
        <w:t>this</w:t>
      </w:r>
      <w:r>
        <w:rPr>
          <w:spacing w:val="-13"/>
        </w:rPr>
        <w:t xml:space="preserve"> </w:t>
      </w:r>
      <w:r>
        <w:t>Agreement,</w:t>
      </w:r>
      <w:r>
        <w:rPr>
          <w:spacing w:val="-13"/>
        </w:rPr>
        <w:t xml:space="preserve"> </w:t>
      </w:r>
      <w:r>
        <w:t>including,</w:t>
      </w:r>
      <w:r>
        <w:rPr>
          <w:spacing w:val="-13"/>
        </w:rPr>
        <w:t xml:space="preserve"> </w:t>
      </w:r>
      <w:r>
        <w:t>without</w:t>
      </w:r>
      <w:r>
        <w:rPr>
          <w:spacing w:val="-13"/>
        </w:rPr>
        <w:t xml:space="preserve"> </w:t>
      </w:r>
      <w:r>
        <w:t>limitation,</w:t>
      </w:r>
      <w:r>
        <w:rPr>
          <w:spacing w:val="-13"/>
        </w:rPr>
        <w:t xml:space="preserve"> </w:t>
      </w:r>
      <w:r>
        <w:t>the</w:t>
      </w:r>
      <w:r>
        <w:rPr>
          <w:spacing w:val="-67"/>
        </w:rPr>
        <w:t xml:space="preserve"> </w:t>
      </w:r>
      <w:r>
        <w:t>royalty provisions described in Paragraph C-3, above, shall apply with equal</w:t>
      </w:r>
      <w:r>
        <w:rPr>
          <w:spacing w:val="1"/>
        </w:rPr>
        <w:t xml:space="preserve"> </w:t>
      </w:r>
      <w:r>
        <w:t>force</w:t>
      </w:r>
      <w:r>
        <w:rPr>
          <w:spacing w:val="-12"/>
        </w:rPr>
        <w:t xml:space="preserve"> </w:t>
      </w:r>
      <w:r>
        <w:t>to</w:t>
      </w:r>
      <w:r>
        <w:rPr>
          <w:spacing w:val="-12"/>
        </w:rPr>
        <w:t xml:space="preserve"> </w:t>
      </w:r>
      <w:r>
        <w:t>any</w:t>
      </w:r>
      <w:r>
        <w:rPr>
          <w:spacing w:val="-8"/>
        </w:rPr>
        <w:t xml:space="preserve"> </w:t>
      </w:r>
      <w:r>
        <w:t>additional</w:t>
      </w:r>
      <w:r>
        <w:rPr>
          <w:spacing w:val="-8"/>
        </w:rPr>
        <w:t xml:space="preserve"> </w:t>
      </w:r>
      <w:r>
        <w:t>Base</w:t>
      </w:r>
      <w:r>
        <w:rPr>
          <w:spacing w:val="-10"/>
        </w:rPr>
        <w:t xml:space="preserve"> </w:t>
      </w:r>
      <w:r>
        <w:t>Product(s)</w:t>
      </w:r>
      <w:r>
        <w:rPr>
          <w:spacing w:val="-7"/>
        </w:rPr>
        <w:t xml:space="preserve"> </w:t>
      </w:r>
      <w:r>
        <w:t>or</w:t>
      </w:r>
      <w:r>
        <w:rPr>
          <w:spacing w:val="-10"/>
        </w:rPr>
        <w:t xml:space="preserve"> </w:t>
      </w:r>
      <w:r>
        <w:t>Derivative</w:t>
      </w:r>
      <w:r>
        <w:rPr>
          <w:spacing w:val="-10"/>
        </w:rPr>
        <w:t xml:space="preserve"> </w:t>
      </w:r>
      <w:r>
        <w:t>Products(s)</w:t>
      </w:r>
      <w:r>
        <w:rPr>
          <w:spacing w:val="-8"/>
        </w:rPr>
        <w:t xml:space="preserve"> </w:t>
      </w:r>
      <w:r>
        <w:t>which</w:t>
      </w:r>
      <w:r>
        <w:rPr>
          <w:spacing w:val="-7"/>
        </w:rPr>
        <w:t xml:space="preserve"> </w:t>
      </w:r>
      <w:r>
        <w:t>Gensler</w:t>
      </w:r>
      <w:r>
        <w:rPr>
          <w:spacing w:val="-68"/>
        </w:rPr>
        <w:t xml:space="preserve"> </w:t>
      </w:r>
      <w:r>
        <w:t>may</w:t>
      </w:r>
      <w:r>
        <w:rPr>
          <w:spacing w:val="-3"/>
        </w:rPr>
        <w:t xml:space="preserve"> </w:t>
      </w:r>
      <w:r>
        <w:t>develop</w:t>
      </w:r>
      <w:r>
        <w:rPr>
          <w:spacing w:val="-1"/>
        </w:rPr>
        <w:t xml:space="preserve"> </w:t>
      </w:r>
      <w:r>
        <w:t>as</w:t>
      </w:r>
      <w:r>
        <w:rPr>
          <w:spacing w:val="1"/>
        </w:rPr>
        <w:t xml:space="preserve"> </w:t>
      </w:r>
      <w:r>
        <w:t>a</w:t>
      </w:r>
      <w:r>
        <w:rPr>
          <w:spacing w:val="-2"/>
        </w:rPr>
        <w:t xml:space="preserve"> </w:t>
      </w:r>
      <w:r>
        <w:t>Supplemental</w:t>
      </w:r>
      <w:r>
        <w:rPr>
          <w:spacing w:val="-1"/>
        </w:rPr>
        <w:t xml:space="preserve"> </w:t>
      </w:r>
      <w:r>
        <w:t>Service.</w:t>
      </w:r>
    </w:p>
    <w:p w14:paraId="6C49D868" w14:textId="77777777" w:rsidR="0039660D" w:rsidRDefault="0039660D">
      <w:pPr>
        <w:pStyle w:val="a3"/>
        <w:rPr>
          <w:sz w:val="24"/>
        </w:rPr>
      </w:pPr>
    </w:p>
    <w:p w14:paraId="67FFFE3F" w14:textId="77777777" w:rsidR="0039660D" w:rsidRDefault="00C35C6D">
      <w:pPr>
        <w:pStyle w:val="2"/>
        <w:numPr>
          <w:ilvl w:val="0"/>
          <w:numId w:val="6"/>
        </w:numPr>
        <w:tabs>
          <w:tab w:val="left" w:pos="2027"/>
          <w:tab w:val="left" w:pos="9972"/>
        </w:tabs>
        <w:spacing w:before="194"/>
        <w:ind w:left="2026" w:hanging="332"/>
      </w:pPr>
      <w:bookmarkStart w:id="204" w:name="E.__PATENTS_AND_COPYRIGHTS"/>
      <w:bookmarkEnd w:id="204"/>
      <w:r>
        <w:rPr>
          <w:spacing w:val="-1"/>
          <w:u w:val="thick"/>
        </w:rPr>
        <w:t>PATENTS</w:t>
      </w:r>
      <w:r>
        <w:rPr>
          <w:spacing w:val="-15"/>
          <w:u w:val="thick"/>
        </w:rPr>
        <w:t xml:space="preserve"> </w:t>
      </w:r>
      <w:r>
        <w:rPr>
          <w:u w:val="thick"/>
        </w:rPr>
        <w:t>AND</w:t>
      </w:r>
      <w:r>
        <w:rPr>
          <w:spacing w:val="-15"/>
          <w:u w:val="thick"/>
        </w:rPr>
        <w:t xml:space="preserve"> </w:t>
      </w:r>
      <w:r>
        <w:rPr>
          <w:u w:val="thick"/>
        </w:rPr>
        <w:t>COPYRIGHTS</w:t>
      </w:r>
      <w:r>
        <w:rPr>
          <w:u w:val="thick"/>
        </w:rPr>
        <w:tab/>
      </w:r>
    </w:p>
    <w:p w14:paraId="62C9A973" w14:textId="77777777" w:rsidR="0039660D" w:rsidRDefault="0039660D">
      <w:pPr>
        <w:pStyle w:val="a3"/>
        <w:spacing w:before="11"/>
        <w:rPr>
          <w:b/>
          <w:sz w:val="11"/>
        </w:rPr>
      </w:pPr>
    </w:p>
    <w:p w14:paraId="6D769690" w14:textId="77777777" w:rsidR="0039660D" w:rsidRDefault="00C35C6D">
      <w:pPr>
        <w:pStyle w:val="a4"/>
        <w:numPr>
          <w:ilvl w:val="1"/>
          <w:numId w:val="6"/>
        </w:numPr>
        <w:tabs>
          <w:tab w:val="left" w:pos="1976"/>
        </w:tabs>
        <w:spacing w:before="100"/>
        <w:ind w:left="1976" w:hanging="281"/>
        <w:rPr>
          <w:b/>
          <w:sz w:val="20"/>
        </w:rPr>
      </w:pPr>
      <w:bookmarkStart w:id="205" w:name="1._Filings."/>
      <w:bookmarkEnd w:id="205"/>
      <w:r>
        <w:rPr>
          <w:b/>
          <w:sz w:val="20"/>
        </w:rPr>
        <w:t>Filings.</w:t>
      </w:r>
    </w:p>
    <w:p w14:paraId="797B00D4" w14:textId="77777777" w:rsidR="0039660D" w:rsidRDefault="0039660D">
      <w:pPr>
        <w:pStyle w:val="a3"/>
        <w:spacing w:before="1"/>
        <w:rPr>
          <w:b/>
        </w:rPr>
      </w:pPr>
    </w:p>
    <w:p w14:paraId="7EDBC238" w14:textId="4ADB2E9D" w:rsidR="0039660D" w:rsidRDefault="00C35C6D">
      <w:pPr>
        <w:pStyle w:val="a3"/>
        <w:ind w:left="1695" w:right="1522" w:hanging="3"/>
        <w:jc w:val="both"/>
      </w:pPr>
      <w:r>
        <w:t>Manufacturer</w:t>
      </w:r>
      <w:r>
        <w:rPr>
          <w:spacing w:val="-10"/>
        </w:rPr>
        <w:t xml:space="preserve"> </w:t>
      </w:r>
      <w:r>
        <w:t>may</w:t>
      </w:r>
      <w:r>
        <w:rPr>
          <w:spacing w:val="-7"/>
        </w:rPr>
        <w:t xml:space="preserve"> </w:t>
      </w:r>
      <w:r>
        <w:t>choose</w:t>
      </w:r>
      <w:r>
        <w:rPr>
          <w:spacing w:val="-9"/>
        </w:rPr>
        <w:t xml:space="preserve"> </w:t>
      </w:r>
      <w:r>
        <w:t>to</w:t>
      </w:r>
      <w:r>
        <w:rPr>
          <w:spacing w:val="-10"/>
        </w:rPr>
        <w:t xml:space="preserve"> </w:t>
      </w:r>
      <w:r>
        <w:t>file</w:t>
      </w:r>
      <w:r>
        <w:rPr>
          <w:spacing w:val="-9"/>
        </w:rPr>
        <w:t xml:space="preserve"> </w:t>
      </w:r>
      <w:r>
        <w:t>a</w:t>
      </w:r>
      <w:r>
        <w:rPr>
          <w:spacing w:val="-9"/>
        </w:rPr>
        <w:t xml:space="preserve"> </w:t>
      </w:r>
      <w:r>
        <w:t>patent</w:t>
      </w:r>
      <w:r>
        <w:rPr>
          <w:spacing w:val="-7"/>
        </w:rPr>
        <w:t xml:space="preserve"> </w:t>
      </w:r>
      <w:r>
        <w:t>or</w:t>
      </w:r>
      <w:r>
        <w:rPr>
          <w:spacing w:val="-8"/>
        </w:rPr>
        <w:t xml:space="preserve"> </w:t>
      </w:r>
      <w:r>
        <w:t>copyright</w:t>
      </w:r>
      <w:r>
        <w:rPr>
          <w:spacing w:val="-8"/>
        </w:rPr>
        <w:t xml:space="preserve"> </w:t>
      </w:r>
      <w:r>
        <w:t>application</w:t>
      </w:r>
      <w:r>
        <w:rPr>
          <w:spacing w:val="-7"/>
        </w:rPr>
        <w:t xml:space="preserve"> </w:t>
      </w:r>
      <w:r>
        <w:t>in</w:t>
      </w:r>
      <w:r>
        <w:rPr>
          <w:spacing w:val="-8"/>
        </w:rPr>
        <w:t xml:space="preserve"> </w:t>
      </w:r>
      <w:r>
        <w:t>connection</w:t>
      </w:r>
      <w:r>
        <w:rPr>
          <w:spacing w:val="-68"/>
        </w:rPr>
        <w:t xml:space="preserve"> </w:t>
      </w:r>
      <w:r>
        <w:t>with the Designs at its own expense at any time</w:t>
      </w:r>
      <w:ins w:id="206" w:author="윤현정 (Hyunjeong Yoon)" w:date="2024-11-14T08:59:00Z">
        <w:r w:rsidR="00871353">
          <w:t xml:space="preserve"> and in any jurisdiction </w:t>
        </w:r>
        <w:proofErr w:type="gramStart"/>
        <w:r w:rsidR="00871353">
          <w:t>worldwide.</w:t>
        </w:r>
      </w:ins>
      <w:r>
        <w:t>.</w:t>
      </w:r>
      <w:proofErr w:type="gramEnd"/>
      <w:r>
        <w:rPr>
          <w:spacing w:val="1"/>
        </w:rPr>
        <w:t xml:space="preserve"> </w:t>
      </w:r>
      <w:r>
        <w:t>Manufacturer will provide</w:t>
      </w:r>
      <w:r>
        <w:rPr>
          <w:spacing w:val="1"/>
        </w:rPr>
        <w:t xml:space="preserve"> </w:t>
      </w:r>
      <w:r>
        <w:t>Gensler with a copy of the application or registration prior to its submission to</w:t>
      </w:r>
      <w:r>
        <w:rPr>
          <w:spacing w:val="-68"/>
        </w:rPr>
        <w:t xml:space="preserve"> </w:t>
      </w:r>
      <w:r>
        <w:t>the U.S. Patent and Trademark office, Copyright office or other entity.</w:t>
      </w:r>
      <w:r>
        <w:rPr>
          <w:spacing w:val="1"/>
        </w:rPr>
        <w:t xml:space="preserve"> </w:t>
      </w:r>
      <w:ins w:id="207" w:author="윤현정 (Hyunjeong Yoon)" w:date="2024-11-14T09:01:00Z">
        <w:r w:rsidR="00871353">
          <w:t xml:space="preserve">Gensler agrees to cooperate with Manufacturer as reasonably necessary in connection with any such patent or copyright applications. </w:t>
        </w:r>
      </w:ins>
      <w:r>
        <w:t>The</w:t>
      </w:r>
      <w:r>
        <w:rPr>
          <w:spacing w:val="1"/>
        </w:rPr>
        <w:t xml:space="preserve"> </w:t>
      </w:r>
      <w:r>
        <w:t>Royalties, fees and expenses paid by Manufacturer to Gensler pursuant to this</w:t>
      </w:r>
      <w:r>
        <w:rPr>
          <w:spacing w:val="-68"/>
        </w:rPr>
        <w:t xml:space="preserve"> </w:t>
      </w:r>
      <w:r>
        <w:t>Agreement</w:t>
      </w:r>
      <w:r>
        <w:rPr>
          <w:spacing w:val="-5"/>
        </w:rPr>
        <w:t xml:space="preserve"> </w:t>
      </w:r>
      <w:r>
        <w:t>are</w:t>
      </w:r>
      <w:r>
        <w:rPr>
          <w:spacing w:val="-7"/>
        </w:rPr>
        <w:t xml:space="preserve"> </w:t>
      </w:r>
      <w:r>
        <w:t>independent</w:t>
      </w:r>
      <w:r>
        <w:rPr>
          <w:spacing w:val="-7"/>
        </w:rPr>
        <w:t xml:space="preserve"> </w:t>
      </w:r>
      <w:r>
        <w:t>of</w:t>
      </w:r>
      <w:r>
        <w:rPr>
          <w:spacing w:val="-6"/>
        </w:rPr>
        <w:t xml:space="preserve"> </w:t>
      </w:r>
      <w:r>
        <w:t>the</w:t>
      </w:r>
      <w:r>
        <w:rPr>
          <w:spacing w:val="-7"/>
        </w:rPr>
        <w:t xml:space="preserve"> </w:t>
      </w:r>
      <w:r>
        <w:t>filing</w:t>
      </w:r>
      <w:r>
        <w:rPr>
          <w:spacing w:val="-7"/>
        </w:rPr>
        <w:t xml:space="preserve"> </w:t>
      </w:r>
      <w:r>
        <w:t>or</w:t>
      </w:r>
      <w:r>
        <w:rPr>
          <w:spacing w:val="-7"/>
        </w:rPr>
        <w:t xml:space="preserve"> </w:t>
      </w:r>
      <w:r>
        <w:t>granting</w:t>
      </w:r>
      <w:r>
        <w:rPr>
          <w:spacing w:val="-7"/>
        </w:rPr>
        <w:t xml:space="preserve"> </w:t>
      </w:r>
      <w:r>
        <w:t>of</w:t>
      </w:r>
      <w:r>
        <w:rPr>
          <w:spacing w:val="-6"/>
        </w:rPr>
        <w:t xml:space="preserve"> </w:t>
      </w:r>
      <w:r>
        <w:t>any</w:t>
      </w:r>
      <w:r>
        <w:rPr>
          <w:spacing w:val="-6"/>
        </w:rPr>
        <w:t xml:space="preserve"> </w:t>
      </w:r>
      <w:r>
        <w:t>such</w:t>
      </w:r>
      <w:r>
        <w:rPr>
          <w:spacing w:val="-4"/>
        </w:rPr>
        <w:t xml:space="preserve"> </w:t>
      </w:r>
      <w:r>
        <w:t>applications</w:t>
      </w:r>
      <w:r>
        <w:rPr>
          <w:spacing w:val="-6"/>
        </w:rPr>
        <w:t xml:space="preserve"> </w:t>
      </w:r>
      <w:r>
        <w:t>or</w:t>
      </w:r>
      <w:r>
        <w:rPr>
          <w:spacing w:val="-68"/>
        </w:rPr>
        <w:t xml:space="preserve"> </w:t>
      </w:r>
      <w:r>
        <w:t>registrations.</w:t>
      </w:r>
    </w:p>
    <w:p w14:paraId="4FB6CC43" w14:textId="77777777" w:rsidR="0039660D" w:rsidRDefault="0039660D">
      <w:pPr>
        <w:pStyle w:val="a3"/>
        <w:spacing w:before="11"/>
        <w:rPr>
          <w:sz w:val="19"/>
        </w:rPr>
      </w:pPr>
    </w:p>
    <w:p w14:paraId="32C7122A" w14:textId="7D13E579" w:rsidR="0039660D" w:rsidRDefault="00C35C6D">
      <w:pPr>
        <w:pStyle w:val="a4"/>
        <w:numPr>
          <w:ilvl w:val="1"/>
          <w:numId w:val="6"/>
        </w:numPr>
        <w:tabs>
          <w:tab w:val="left" w:pos="1984"/>
        </w:tabs>
        <w:ind w:left="1694" w:right="1523" w:firstLine="0"/>
        <w:rPr>
          <w:sz w:val="20"/>
        </w:rPr>
      </w:pPr>
      <w:r>
        <w:rPr>
          <w:b/>
          <w:sz w:val="20"/>
        </w:rPr>
        <w:t>Infringement by Others.</w:t>
      </w:r>
      <w:r>
        <w:rPr>
          <w:b/>
          <w:spacing w:val="68"/>
          <w:sz w:val="20"/>
        </w:rPr>
        <w:t xml:space="preserve"> </w:t>
      </w:r>
      <w:r>
        <w:rPr>
          <w:sz w:val="20"/>
        </w:rPr>
        <w:t>If either Gensler or Manufacturer believes that</w:t>
      </w:r>
      <w:r>
        <w:rPr>
          <w:spacing w:val="1"/>
          <w:sz w:val="20"/>
        </w:rPr>
        <w:t xml:space="preserve"> </w:t>
      </w:r>
      <w:r>
        <w:rPr>
          <w:sz w:val="20"/>
        </w:rPr>
        <w:t>a</w:t>
      </w:r>
      <w:r>
        <w:rPr>
          <w:spacing w:val="-9"/>
          <w:sz w:val="20"/>
        </w:rPr>
        <w:t xml:space="preserve"> </w:t>
      </w:r>
      <w:r>
        <w:rPr>
          <w:sz w:val="20"/>
        </w:rPr>
        <w:t>third</w:t>
      </w:r>
      <w:r>
        <w:rPr>
          <w:spacing w:val="-7"/>
          <w:sz w:val="20"/>
        </w:rPr>
        <w:t xml:space="preserve"> </w:t>
      </w:r>
      <w:r>
        <w:rPr>
          <w:sz w:val="20"/>
        </w:rPr>
        <w:t>party</w:t>
      </w:r>
      <w:r>
        <w:rPr>
          <w:spacing w:val="-9"/>
          <w:sz w:val="20"/>
        </w:rPr>
        <w:t xml:space="preserve"> </w:t>
      </w:r>
      <w:r>
        <w:rPr>
          <w:sz w:val="20"/>
        </w:rPr>
        <w:t>has</w:t>
      </w:r>
      <w:r>
        <w:rPr>
          <w:spacing w:val="-9"/>
          <w:sz w:val="20"/>
        </w:rPr>
        <w:t xml:space="preserve"> </w:t>
      </w:r>
      <w:r>
        <w:rPr>
          <w:sz w:val="20"/>
        </w:rPr>
        <w:t>infringed</w:t>
      </w:r>
      <w:r>
        <w:rPr>
          <w:spacing w:val="-8"/>
          <w:sz w:val="20"/>
        </w:rPr>
        <w:t xml:space="preserve"> </w:t>
      </w:r>
      <w:r>
        <w:rPr>
          <w:sz w:val="20"/>
        </w:rPr>
        <w:t>any</w:t>
      </w:r>
      <w:r>
        <w:rPr>
          <w:spacing w:val="-8"/>
          <w:sz w:val="20"/>
        </w:rPr>
        <w:t xml:space="preserve"> </w:t>
      </w:r>
      <w:r>
        <w:rPr>
          <w:sz w:val="20"/>
        </w:rPr>
        <w:t>intellectual</w:t>
      </w:r>
      <w:r>
        <w:rPr>
          <w:spacing w:val="-7"/>
          <w:sz w:val="20"/>
        </w:rPr>
        <w:t xml:space="preserve"> </w:t>
      </w:r>
      <w:r>
        <w:rPr>
          <w:sz w:val="20"/>
        </w:rPr>
        <w:t>property</w:t>
      </w:r>
      <w:r>
        <w:rPr>
          <w:spacing w:val="-7"/>
          <w:sz w:val="20"/>
        </w:rPr>
        <w:t xml:space="preserve"> </w:t>
      </w:r>
      <w:r>
        <w:rPr>
          <w:sz w:val="20"/>
        </w:rPr>
        <w:t>rights</w:t>
      </w:r>
      <w:r>
        <w:rPr>
          <w:spacing w:val="-6"/>
          <w:sz w:val="20"/>
        </w:rPr>
        <w:t xml:space="preserve"> </w:t>
      </w:r>
      <w:r>
        <w:rPr>
          <w:sz w:val="20"/>
        </w:rPr>
        <w:t>related</w:t>
      </w:r>
      <w:r>
        <w:rPr>
          <w:spacing w:val="-8"/>
          <w:sz w:val="20"/>
        </w:rPr>
        <w:t xml:space="preserve"> </w:t>
      </w:r>
      <w:r>
        <w:rPr>
          <w:sz w:val="20"/>
        </w:rPr>
        <w:t>to</w:t>
      </w:r>
      <w:r>
        <w:rPr>
          <w:spacing w:val="-9"/>
          <w:sz w:val="20"/>
        </w:rPr>
        <w:t xml:space="preserve"> </w:t>
      </w:r>
      <w:r>
        <w:rPr>
          <w:sz w:val="20"/>
        </w:rPr>
        <w:t>the</w:t>
      </w:r>
      <w:r>
        <w:rPr>
          <w:spacing w:val="-10"/>
          <w:sz w:val="20"/>
        </w:rPr>
        <w:t xml:space="preserve"> </w:t>
      </w:r>
      <w:r>
        <w:rPr>
          <w:sz w:val="20"/>
        </w:rPr>
        <w:t>Design</w:t>
      </w:r>
      <w:r>
        <w:rPr>
          <w:spacing w:val="-67"/>
          <w:sz w:val="20"/>
        </w:rPr>
        <w:t xml:space="preserve"> </w:t>
      </w:r>
      <w:r>
        <w:rPr>
          <w:sz w:val="20"/>
        </w:rPr>
        <w:t>and/or the Actual Product, Manufacturer may, at its expense, take whatever</w:t>
      </w:r>
      <w:r>
        <w:rPr>
          <w:spacing w:val="1"/>
          <w:sz w:val="20"/>
        </w:rPr>
        <w:t xml:space="preserve"> </w:t>
      </w:r>
      <w:r>
        <w:rPr>
          <w:sz w:val="20"/>
        </w:rPr>
        <w:t>action</w:t>
      </w:r>
      <w:r>
        <w:rPr>
          <w:spacing w:val="-10"/>
          <w:sz w:val="20"/>
        </w:rPr>
        <w:t xml:space="preserve"> </w:t>
      </w:r>
      <w:r>
        <w:rPr>
          <w:sz w:val="20"/>
        </w:rPr>
        <w:t>it</w:t>
      </w:r>
      <w:r>
        <w:rPr>
          <w:spacing w:val="-10"/>
          <w:sz w:val="20"/>
        </w:rPr>
        <w:t xml:space="preserve"> </w:t>
      </w:r>
      <w:r>
        <w:rPr>
          <w:sz w:val="20"/>
        </w:rPr>
        <w:t>deems</w:t>
      </w:r>
      <w:r>
        <w:rPr>
          <w:spacing w:val="-11"/>
          <w:sz w:val="20"/>
        </w:rPr>
        <w:t xml:space="preserve"> </w:t>
      </w:r>
      <w:r>
        <w:rPr>
          <w:sz w:val="20"/>
        </w:rPr>
        <w:t>appropriate</w:t>
      </w:r>
      <w:r>
        <w:rPr>
          <w:spacing w:val="-12"/>
          <w:sz w:val="20"/>
        </w:rPr>
        <w:t xml:space="preserve"> </w:t>
      </w:r>
      <w:r>
        <w:rPr>
          <w:sz w:val="20"/>
        </w:rPr>
        <w:t>to</w:t>
      </w:r>
      <w:r>
        <w:rPr>
          <w:spacing w:val="-11"/>
          <w:sz w:val="20"/>
        </w:rPr>
        <w:t xml:space="preserve"> </w:t>
      </w:r>
      <w:r>
        <w:rPr>
          <w:sz w:val="20"/>
        </w:rPr>
        <w:t>pursue</w:t>
      </w:r>
      <w:r>
        <w:rPr>
          <w:spacing w:val="-11"/>
          <w:sz w:val="20"/>
        </w:rPr>
        <w:t xml:space="preserve"> </w:t>
      </w:r>
      <w:r>
        <w:rPr>
          <w:sz w:val="20"/>
        </w:rPr>
        <w:t>the</w:t>
      </w:r>
      <w:r>
        <w:rPr>
          <w:spacing w:val="-12"/>
          <w:sz w:val="20"/>
        </w:rPr>
        <w:t xml:space="preserve"> </w:t>
      </w:r>
      <w:r>
        <w:rPr>
          <w:sz w:val="20"/>
        </w:rPr>
        <w:t>alleged</w:t>
      </w:r>
      <w:r>
        <w:rPr>
          <w:spacing w:val="-10"/>
          <w:sz w:val="20"/>
        </w:rPr>
        <w:t xml:space="preserve"> </w:t>
      </w:r>
      <w:r>
        <w:rPr>
          <w:sz w:val="20"/>
        </w:rPr>
        <w:t>infringement.</w:t>
      </w:r>
      <w:r>
        <w:rPr>
          <w:spacing w:val="23"/>
          <w:sz w:val="20"/>
        </w:rPr>
        <w:t xml:space="preserve"> </w:t>
      </w:r>
      <w:r>
        <w:rPr>
          <w:sz w:val="20"/>
        </w:rPr>
        <w:t>In</w:t>
      </w:r>
      <w:r>
        <w:rPr>
          <w:spacing w:val="-9"/>
          <w:sz w:val="20"/>
        </w:rPr>
        <w:t xml:space="preserve"> </w:t>
      </w:r>
      <w:r>
        <w:rPr>
          <w:sz w:val="20"/>
        </w:rPr>
        <w:t>such</w:t>
      </w:r>
      <w:r>
        <w:rPr>
          <w:spacing w:val="-7"/>
          <w:sz w:val="20"/>
        </w:rPr>
        <w:t xml:space="preserve"> </w:t>
      </w:r>
      <w:r>
        <w:rPr>
          <w:sz w:val="20"/>
        </w:rPr>
        <w:t>a</w:t>
      </w:r>
      <w:r>
        <w:rPr>
          <w:spacing w:val="-11"/>
          <w:sz w:val="20"/>
        </w:rPr>
        <w:t xml:space="preserve"> </w:t>
      </w:r>
      <w:r>
        <w:rPr>
          <w:sz w:val="20"/>
        </w:rPr>
        <w:t>case,</w:t>
      </w:r>
      <w:r>
        <w:rPr>
          <w:spacing w:val="-68"/>
          <w:sz w:val="20"/>
        </w:rPr>
        <w:t xml:space="preserve"> </w:t>
      </w:r>
      <w:r>
        <w:rPr>
          <w:sz w:val="20"/>
        </w:rPr>
        <w:t>Gensler</w:t>
      </w:r>
      <w:r>
        <w:rPr>
          <w:spacing w:val="-15"/>
          <w:sz w:val="20"/>
        </w:rPr>
        <w:t xml:space="preserve"> </w:t>
      </w:r>
      <w:r>
        <w:rPr>
          <w:sz w:val="20"/>
        </w:rPr>
        <w:t>will</w:t>
      </w:r>
      <w:r>
        <w:rPr>
          <w:spacing w:val="-11"/>
          <w:sz w:val="20"/>
        </w:rPr>
        <w:t xml:space="preserve"> </w:t>
      </w:r>
      <w:r>
        <w:rPr>
          <w:sz w:val="20"/>
        </w:rPr>
        <w:t>cooperate</w:t>
      </w:r>
      <w:r>
        <w:rPr>
          <w:spacing w:val="-11"/>
          <w:sz w:val="20"/>
        </w:rPr>
        <w:t xml:space="preserve"> </w:t>
      </w:r>
      <w:r>
        <w:rPr>
          <w:sz w:val="20"/>
        </w:rPr>
        <w:t>fully</w:t>
      </w:r>
      <w:r>
        <w:rPr>
          <w:spacing w:val="-14"/>
          <w:sz w:val="20"/>
        </w:rPr>
        <w:t xml:space="preserve"> </w:t>
      </w:r>
      <w:r>
        <w:rPr>
          <w:sz w:val="20"/>
        </w:rPr>
        <w:t>with</w:t>
      </w:r>
      <w:r>
        <w:rPr>
          <w:spacing w:val="-13"/>
          <w:sz w:val="20"/>
        </w:rPr>
        <w:t xml:space="preserve"> </w:t>
      </w:r>
      <w:r>
        <w:rPr>
          <w:sz w:val="20"/>
        </w:rPr>
        <w:t>Manufacturer</w:t>
      </w:r>
      <w:del w:id="208" w:author="윤현정 (Hyunjeong Yoon)" w:date="2024-11-07T14:54:00Z">
        <w:r w:rsidDel="00492AB2">
          <w:rPr>
            <w:sz w:val="20"/>
          </w:rPr>
          <w:delText>,</w:delText>
        </w:r>
        <w:r w:rsidDel="00492AB2">
          <w:rPr>
            <w:spacing w:val="-11"/>
            <w:sz w:val="20"/>
          </w:rPr>
          <w:delText xml:space="preserve"> </w:delText>
        </w:r>
        <w:r w:rsidDel="00492AB2">
          <w:rPr>
            <w:sz w:val="20"/>
          </w:rPr>
          <w:delText>and</w:delText>
        </w:r>
        <w:r w:rsidDel="00492AB2">
          <w:rPr>
            <w:spacing w:val="-13"/>
            <w:sz w:val="20"/>
          </w:rPr>
          <w:delText xml:space="preserve"> </w:delText>
        </w:r>
        <w:r w:rsidDel="00492AB2">
          <w:rPr>
            <w:sz w:val="20"/>
          </w:rPr>
          <w:delText>Manufacturer</w:delText>
        </w:r>
        <w:r w:rsidDel="00492AB2">
          <w:rPr>
            <w:spacing w:val="-12"/>
            <w:sz w:val="20"/>
          </w:rPr>
          <w:delText xml:space="preserve"> </w:delText>
        </w:r>
        <w:r w:rsidDel="00492AB2">
          <w:rPr>
            <w:sz w:val="20"/>
          </w:rPr>
          <w:delText>will</w:delText>
        </w:r>
        <w:r w:rsidDel="00492AB2">
          <w:rPr>
            <w:spacing w:val="-10"/>
            <w:sz w:val="20"/>
          </w:rPr>
          <w:delText xml:space="preserve"> </w:delText>
        </w:r>
        <w:r w:rsidDel="00492AB2">
          <w:rPr>
            <w:sz w:val="20"/>
          </w:rPr>
          <w:delText>reimburse</w:delText>
        </w:r>
        <w:r w:rsidDel="00492AB2">
          <w:rPr>
            <w:spacing w:val="-68"/>
            <w:sz w:val="20"/>
          </w:rPr>
          <w:delText xml:space="preserve"> </w:delText>
        </w:r>
        <w:r w:rsidDel="00492AB2">
          <w:rPr>
            <w:sz w:val="20"/>
          </w:rPr>
          <w:delText>Gensler for any Reimbursable Expenses Gensler may incur, including, but not</w:delText>
        </w:r>
        <w:r w:rsidDel="00492AB2">
          <w:rPr>
            <w:spacing w:val="1"/>
            <w:sz w:val="20"/>
          </w:rPr>
          <w:delText xml:space="preserve"> </w:delText>
        </w:r>
        <w:r w:rsidDel="00492AB2">
          <w:rPr>
            <w:sz w:val="20"/>
          </w:rPr>
          <w:delText>limited to, time required of Gensler personnel at Gensler's then prevailing</w:delText>
        </w:r>
        <w:r w:rsidDel="00492AB2">
          <w:rPr>
            <w:spacing w:val="1"/>
            <w:sz w:val="20"/>
          </w:rPr>
          <w:delText xml:space="preserve"> </w:delText>
        </w:r>
        <w:r w:rsidDel="00492AB2">
          <w:rPr>
            <w:sz w:val="20"/>
          </w:rPr>
          <w:delText>hourly</w:delText>
        </w:r>
        <w:r w:rsidDel="00492AB2">
          <w:rPr>
            <w:spacing w:val="1"/>
            <w:sz w:val="20"/>
          </w:rPr>
          <w:delText xml:space="preserve"> </w:delText>
        </w:r>
        <w:r w:rsidDel="00492AB2">
          <w:rPr>
            <w:sz w:val="20"/>
          </w:rPr>
          <w:delText>rates.</w:delText>
        </w:r>
      </w:del>
      <w:r>
        <w:rPr>
          <w:spacing w:val="1"/>
          <w:sz w:val="20"/>
        </w:rPr>
        <w:t xml:space="preserve"> </w:t>
      </w:r>
      <w:r>
        <w:rPr>
          <w:sz w:val="20"/>
        </w:rPr>
        <w:t>Any</w:t>
      </w:r>
      <w:r>
        <w:rPr>
          <w:spacing w:val="1"/>
          <w:sz w:val="20"/>
        </w:rPr>
        <w:t xml:space="preserve"> </w:t>
      </w:r>
      <w:r>
        <w:rPr>
          <w:sz w:val="20"/>
        </w:rPr>
        <w:t>monetary</w:t>
      </w:r>
      <w:r>
        <w:rPr>
          <w:spacing w:val="1"/>
          <w:sz w:val="20"/>
        </w:rPr>
        <w:t xml:space="preserve"> </w:t>
      </w:r>
      <w:r>
        <w:rPr>
          <w:sz w:val="20"/>
        </w:rPr>
        <w:t>payments</w:t>
      </w:r>
      <w:r>
        <w:rPr>
          <w:spacing w:val="1"/>
          <w:sz w:val="20"/>
        </w:rPr>
        <w:t xml:space="preserve"> </w:t>
      </w:r>
      <w:r>
        <w:rPr>
          <w:sz w:val="20"/>
        </w:rPr>
        <w:t>made</w:t>
      </w:r>
      <w:r>
        <w:rPr>
          <w:spacing w:val="1"/>
          <w:sz w:val="20"/>
        </w:rPr>
        <w:t xml:space="preserve"> </w:t>
      </w:r>
      <w:r>
        <w:rPr>
          <w:sz w:val="20"/>
        </w:rPr>
        <w:t>by</w:t>
      </w:r>
      <w:r>
        <w:rPr>
          <w:spacing w:val="1"/>
          <w:sz w:val="20"/>
        </w:rPr>
        <w:t xml:space="preserve"> </w:t>
      </w:r>
      <w:r>
        <w:rPr>
          <w:sz w:val="20"/>
        </w:rPr>
        <w:t>an</w:t>
      </w:r>
      <w:r>
        <w:rPr>
          <w:spacing w:val="1"/>
          <w:sz w:val="20"/>
        </w:rPr>
        <w:t xml:space="preserve"> </w:t>
      </w:r>
      <w:r>
        <w:rPr>
          <w:sz w:val="20"/>
        </w:rPr>
        <w:t>alleged</w:t>
      </w:r>
      <w:r>
        <w:rPr>
          <w:spacing w:val="1"/>
          <w:sz w:val="20"/>
        </w:rPr>
        <w:t xml:space="preserve"> </w:t>
      </w:r>
      <w:r>
        <w:rPr>
          <w:sz w:val="20"/>
        </w:rPr>
        <w:t>infringer</w:t>
      </w:r>
      <w:r>
        <w:rPr>
          <w:spacing w:val="1"/>
          <w:sz w:val="20"/>
        </w:rPr>
        <w:t xml:space="preserve"> </w:t>
      </w:r>
      <w:r>
        <w:rPr>
          <w:sz w:val="20"/>
        </w:rPr>
        <w:t>to</w:t>
      </w:r>
      <w:r>
        <w:rPr>
          <w:spacing w:val="1"/>
          <w:sz w:val="20"/>
        </w:rPr>
        <w:t xml:space="preserve"> </w:t>
      </w:r>
      <w:r>
        <w:rPr>
          <w:sz w:val="20"/>
        </w:rPr>
        <w:t>Manufacturer will be retained by Manufacturer, except that: (</w:t>
      </w:r>
      <w:proofErr w:type="spellStart"/>
      <w:r>
        <w:rPr>
          <w:sz w:val="20"/>
        </w:rPr>
        <w:t>i</w:t>
      </w:r>
      <w:proofErr w:type="spellEnd"/>
      <w:r>
        <w:rPr>
          <w:sz w:val="20"/>
        </w:rPr>
        <w:t>) Gensler will be</w:t>
      </w:r>
      <w:r>
        <w:rPr>
          <w:spacing w:val="-68"/>
          <w:sz w:val="20"/>
        </w:rPr>
        <w:t xml:space="preserve"> </w:t>
      </w:r>
      <w:r>
        <w:rPr>
          <w:sz w:val="20"/>
        </w:rPr>
        <w:t>entitled to Royalties on the gross amount of such proceeds as if such proceeds</w:t>
      </w:r>
      <w:r>
        <w:rPr>
          <w:spacing w:val="-68"/>
          <w:sz w:val="20"/>
        </w:rPr>
        <w:t xml:space="preserve"> </w:t>
      </w:r>
      <w:r>
        <w:rPr>
          <w:sz w:val="20"/>
        </w:rPr>
        <w:t>were</w:t>
      </w:r>
      <w:r>
        <w:rPr>
          <w:spacing w:val="-11"/>
          <w:sz w:val="20"/>
        </w:rPr>
        <w:t xml:space="preserve"> </w:t>
      </w:r>
      <w:r>
        <w:rPr>
          <w:sz w:val="20"/>
        </w:rPr>
        <w:t>the</w:t>
      </w:r>
      <w:r>
        <w:rPr>
          <w:spacing w:val="-10"/>
          <w:sz w:val="20"/>
        </w:rPr>
        <w:t xml:space="preserve"> </w:t>
      </w:r>
      <w:del w:id="209" w:author="윤현정 (Hyunjeong Yoon)" w:date="2024-11-12T10:32:00Z">
        <w:r w:rsidDel="00C81367">
          <w:rPr>
            <w:sz w:val="20"/>
          </w:rPr>
          <w:delText>Net</w:delText>
        </w:r>
        <w:r w:rsidDel="00C81367">
          <w:rPr>
            <w:spacing w:val="-9"/>
            <w:sz w:val="20"/>
          </w:rPr>
          <w:delText xml:space="preserve"> </w:delText>
        </w:r>
      </w:del>
      <w:r>
        <w:rPr>
          <w:sz w:val="20"/>
        </w:rPr>
        <w:t>Sales</w:t>
      </w:r>
      <w:r>
        <w:rPr>
          <w:spacing w:val="-10"/>
          <w:sz w:val="20"/>
        </w:rPr>
        <w:t xml:space="preserve"> </w:t>
      </w:r>
      <w:r>
        <w:rPr>
          <w:sz w:val="20"/>
        </w:rPr>
        <w:t>Price</w:t>
      </w:r>
      <w:r>
        <w:rPr>
          <w:spacing w:val="-8"/>
          <w:sz w:val="20"/>
        </w:rPr>
        <w:t xml:space="preserve"> </w:t>
      </w:r>
      <w:r>
        <w:rPr>
          <w:sz w:val="20"/>
        </w:rPr>
        <w:t>that</w:t>
      </w:r>
      <w:r>
        <w:rPr>
          <w:spacing w:val="-9"/>
          <w:sz w:val="20"/>
        </w:rPr>
        <w:t xml:space="preserve"> </w:t>
      </w:r>
      <w:r>
        <w:rPr>
          <w:sz w:val="20"/>
        </w:rPr>
        <w:t>resulted</w:t>
      </w:r>
      <w:r>
        <w:rPr>
          <w:spacing w:val="-9"/>
          <w:sz w:val="20"/>
        </w:rPr>
        <w:t xml:space="preserve"> </w:t>
      </w:r>
      <w:r>
        <w:rPr>
          <w:sz w:val="20"/>
        </w:rPr>
        <w:t>from</w:t>
      </w:r>
      <w:r>
        <w:rPr>
          <w:spacing w:val="-6"/>
          <w:sz w:val="20"/>
        </w:rPr>
        <w:t xml:space="preserve"> </w:t>
      </w:r>
      <w:r>
        <w:rPr>
          <w:sz w:val="20"/>
        </w:rPr>
        <w:t>the</w:t>
      </w:r>
      <w:r>
        <w:rPr>
          <w:spacing w:val="-11"/>
          <w:sz w:val="20"/>
        </w:rPr>
        <w:t xml:space="preserve"> </w:t>
      </w:r>
      <w:r>
        <w:rPr>
          <w:sz w:val="20"/>
        </w:rPr>
        <w:t>sale</w:t>
      </w:r>
      <w:r>
        <w:rPr>
          <w:spacing w:val="-10"/>
          <w:sz w:val="20"/>
        </w:rPr>
        <w:t xml:space="preserve"> </w:t>
      </w:r>
      <w:r>
        <w:rPr>
          <w:sz w:val="20"/>
        </w:rPr>
        <w:t>of</w:t>
      </w:r>
      <w:r>
        <w:rPr>
          <w:spacing w:val="-10"/>
          <w:sz w:val="20"/>
        </w:rPr>
        <w:t xml:space="preserve"> </w:t>
      </w:r>
      <w:r>
        <w:rPr>
          <w:sz w:val="20"/>
        </w:rPr>
        <w:t>the</w:t>
      </w:r>
      <w:r>
        <w:rPr>
          <w:spacing w:val="-10"/>
          <w:sz w:val="20"/>
        </w:rPr>
        <w:t xml:space="preserve"> </w:t>
      </w:r>
      <w:r>
        <w:rPr>
          <w:sz w:val="20"/>
        </w:rPr>
        <w:t>Actual</w:t>
      </w:r>
      <w:r>
        <w:rPr>
          <w:spacing w:val="-9"/>
          <w:sz w:val="20"/>
        </w:rPr>
        <w:t xml:space="preserve"> </w:t>
      </w:r>
      <w:r>
        <w:rPr>
          <w:sz w:val="20"/>
        </w:rPr>
        <w:t>Products;</w:t>
      </w:r>
      <w:r>
        <w:rPr>
          <w:spacing w:val="-9"/>
          <w:sz w:val="20"/>
        </w:rPr>
        <w:t xml:space="preserve"> </w:t>
      </w:r>
      <w:r>
        <w:rPr>
          <w:sz w:val="20"/>
        </w:rPr>
        <w:t>and</w:t>
      </w:r>
    </w:p>
    <w:p w14:paraId="1A109759" w14:textId="77777777" w:rsidR="0039660D" w:rsidRDefault="00C35C6D">
      <w:pPr>
        <w:pStyle w:val="a3"/>
        <w:spacing w:before="1"/>
        <w:ind w:left="1694" w:right="1523" w:hanging="1"/>
        <w:jc w:val="both"/>
      </w:pPr>
      <w:r>
        <w:t>(ii) Gensler will be entitled to its Reimbursable Expenses, if any, described in</w:t>
      </w:r>
      <w:r>
        <w:rPr>
          <w:spacing w:val="1"/>
        </w:rPr>
        <w:t xml:space="preserve"> </w:t>
      </w:r>
      <w:r>
        <w:t>this section. If Manufacturer does not pursue any alleged infringement within</w:t>
      </w:r>
      <w:r>
        <w:rPr>
          <w:spacing w:val="1"/>
        </w:rPr>
        <w:t xml:space="preserve"> </w:t>
      </w:r>
      <w:r>
        <w:t>six (6) months after receiving notice of such infringement, Gensler may take</w:t>
      </w:r>
      <w:r>
        <w:rPr>
          <w:spacing w:val="1"/>
        </w:rPr>
        <w:t xml:space="preserve"> </w:t>
      </w:r>
      <w:r>
        <w:t>whatever action it deems appropriate to pursue the alleged infringement.</w:t>
      </w:r>
      <w:r>
        <w:rPr>
          <w:spacing w:val="1"/>
        </w:rPr>
        <w:t xml:space="preserve"> </w:t>
      </w:r>
      <w:r>
        <w:t>In</w:t>
      </w:r>
      <w:r>
        <w:rPr>
          <w:spacing w:val="1"/>
        </w:rPr>
        <w:t xml:space="preserve"> </w:t>
      </w:r>
      <w:r>
        <w:t>such</w:t>
      </w:r>
      <w:r>
        <w:rPr>
          <w:spacing w:val="-15"/>
        </w:rPr>
        <w:t xml:space="preserve"> </w:t>
      </w:r>
      <w:r>
        <w:t>a</w:t>
      </w:r>
      <w:r>
        <w:rPr>
          <w:spacing w:val="-12"/>
        </w:rPr>
        <w:t xml:space="preserve"> </w:t>
      </w:r>
      <w:r>
        <w:t>case,</w:t>
      </w:r>
      <w:r>
        <w:rPr>
          <w:spacing w:val="-13"/>
        </w:rPr>
        <w:t xml:space="preserve"> </w:t>
      </w:r>
      <w:r>
        <w:t>Gensler</w:t>
      </w:r>
      <w:r>
        <w:rPr>
          <w:spacing w:val="-14"/>
        </w:rPr>
        <w:t xml:space="preserve"> </w:t>
      </w:r>
      <w:r>
        <w:t>will</w:t>
      </w:r>
      <w:r>
        <w:rPr>
          <w:spacing w:val="-16"/>
        </w:rPr>
        <w:t xml:space="preserve"> </w:t>
      </w:r>
      <w:r>
        <w:t>bear</w:t>
      </w:r>
      <w:r>
        <w:rPr>
          <w:spacing w:val="-16"/>
        </w:rPr>
        <w:t xml:space="preserve"> </w:t>
      </w:r>
      <w:r>
        <w:t>its</w:t>
      </w:r>
      <w:r>
        <w:rPr>
          <w:spacing w:val="-13"/>
        </w:rPr>
        <w:t xml:space="preserve"> </w:t>
      </w:r>
      <w:r>
        <w:t>own</w:t>
      </w:r>
      <w:r>
        <w:rPr>
          <w:spacing w:val="-12"/>
        </w:rPr>
        <w:t xml:space="preserve"> </w:t>
      </w:r>
      <w:r>
        <w:t>expenses</w:t>
      </w:r>
      <w:r>
        <w:rPr>
          <w:spacing w:val="-13"/>
        </w:rPr>
        <w:t xml:space="preserve"> </w:t>
      </w:r>
      <w:r>
        <w:t>and</w:t>
      </w:r>
      <w:r>
        <w:rPr>
          <w:spacing w:val="-16"/>
        </w:rPr>
        <w:t xml:space="preserve"> </w:t>
      </w:r>
      <w:r>
        <w:t>retain</w:t>
      </w:r>
      <w:r>
        <w:rPr>
          <w:spacing w:val="-14"/>
        </w:rPr>
        <w:t xml:space="preserve"> </w:t>
      </w:r>
      <w:r>
        <w:t>any</w:t>
      </w:r>
      <w:r>
        <w:rPr>
          <w:spacing w:val="-13"/>
        </w:rPr>
        <w:t xml:space="preserve"> </w:t>
      </w:r>
      <w:r>
        <w:t>and</w:t>
      </w:r>
      <w:r>
        <w:rPr>
          <w:spacing w:val="-15"/>
        </w:rPr>
        <w:t xml:space="preserve"> </w:t>
      </w:r>
      <w:r>
        <w:t>all</w:t>
      </w:r>
      <w:r>
        <w:rPr>
          <w:spacing w:val="-15"/>
        </w:rPr>
        <w:t xml:space="preserve"> </w:t>
      </w:r>
      <w:r>
        <w:t>monetary</w:t>
      </w:r>
      <w:r>
        <w:rPr>
          <w:spacing w:val="-68"/>
        </w:rPr>
        <w:t xml:space="preserve"> </w:t>
      </w:r>
      <w:r>
        <w:t>recovery.</w:t>
      </w:r>
    </w:p>
    <w:p w14:paraId="098AECC1" w14:textId="77777777" w:rsidR="0039660D" w:rsidRDefault="0039660D">
      <w:pPr>
        <w:pStyle w:val="a3"/>
        <w:spacing w:before="11"/>
        <w:rPr>
          <w:sz w:val="19"/>
        </w:rPr>
      </w:pPr>
    </w:p>
    <w:p w14:paraId="31A95D2A" w14:textId="5119399A" w:rsidR="0039660D" w:rsidRDefault="00C35C6D">
      <w:pPr>
        <w:pStyle w:val="a4"/>
        <w:numPr>
          <w:ilvl w:val="1"/>
          <w:numId w:val="6"/>
        </w:numPr>
        <w:tabs>
          <w:tab w:val="left" w:pos="1984"/>
        </w:tabs>
        <w:spacing w:before="1"/>
        <w:ind w:right="1524" w:hanging="1"/>
        <w:rPr>
          <w:sz w:val="20"/>
        </w:rPr>
      </w:pPr>
      <w:r>
        <w:rPr>
          <w:b/>
          <w:sz w:val="20"/>
        </w:rPr>
        <w:t xml:space="preserve">Infringement of Third Party's Rights. </w:t>
      </w:r>
      <w:ins w:id="210" w:author="윤현정 (Hyunjeong Yoon)" w:date="2024-11-12T10:37:00Z">
        <w:r w:rsidR="000D4A94" w:rsidRPr="000D4A94">
          <w:t xml:space="preserve"> </w:t>
        </w:r>
        <w:r w:rsidR="000D4A94">
          <w:t>Gensler shall not infringe upon any third party's intellectual property rights while performing the BASIC SERVICES. In the event of any dispute related to intellectual property rights with a third party, Gensler shall indemnify the Manufacturer and resolve the dispute at Gensler’s own cost and responsibility.</w:t>
        </w:r>
        <w:r w:rsidR="000D4A94" w:rsidDel="000D4A94">
          <w:rPr>
            <w:sz w:val="20"/>
          </w:rPr>
          <w:t xml:space="preserve"> </w:t>
        </w:r>
      </w:ins>
      <w:ins w:id="211" w:author="윤현정 (Hyunjeong Yoon)" w:date="2024-11-12T10:38:00Z">
        <w:r w:rsidR="0088376B">
          <w:t>If the Manufacturer directly addresses a dispute with a third party, Gensler shall indemnify the Manufacturer for all costs incurred by the Manufacturer in connection with such dispute.</w:t>
        </w:r>
        <w:r w:rsidR="0088376B" w:rsidDel="000D4A94">
          <w:rPr>
            <w:sz w:val="20"/>
          </w:rPr>
          <w:t xml:space="preserve"> </w:t>
        </w:r>
      </w:ins>
      <w:del w:id="212" w:author="윤현정 (Hyunjeong Yoon)" w:date="2024-11-12T10:37:00Z">
        <w:r w:rsidDel="000D4A94">
          <w:rPr>
            <w:sz w:val="20"/>
          </w:rPr>
          <w:delText>Manufacturer will be responsible</w:delText>
        </w:r>
        <w:r w:rsidDel="000D4A94">
          <w:rPr>
            <w:spacing w:val="1"/>
            <w:sz w:val="20"/>
          </w:rPr>
          <w:delText xml:space="preserve"> </w:delText>
        </w:r>
        <w:r w:rsidDel="000D4A94">
          <w:rPr>
            <w:sz w:val="20"/>
          </w:rPr>
          <w:delText>for the defense, settlement or other resolution of any claim that the Design</w:delText>
        </w:r>
        <w:r w:rsidDel="000D4A94">
          <w:rPr>
            <w:spacing w:val="1"/>
            <w:sz w:val="20"/>
          </w:rPr>
          <w:delText xml:space="preserve"> </w:delText>
        </w:r>
        <w:r w:rsidDel="000D4A94">
          <w:rPr>
            <w:sz w:val="20"/>
          </w:rPr>
          <w:delText>and/or the Actual Product infringe the intellectual property rights of third</w:delText>
        </w:r>
        <w:r w:rsidDel="000D4A94">
          <w:rPr>
            <w:spacing w:val="1"/>
            <w:sz w:val="20"/>
          </w:rPr>
          <w:delText xml:space="preserve"> </w:delText>
        </w:r>
        <w:r w:rsidDel="000D4A94">
          <w:rPr>
            <w:sz w:val="20"/>
          </w:rPr>
          <w:delText>parties.</w:delText>
        </w:r>
        <w:r w:rsidDel="000D4A94">
          <w:rPr>
            <w:spacing w:val="1"/>
            <w:sz w:val="20"/>
          </w:rPr>
          <w:delText xml:space="preserve"> </w:delText>
        </w:r>
        <w:r w:rsidDel="000D4A94">
          <w:rPr>
            <w:sz w:val="20"/>
          </w:rPr>
          <w:delText>Gensler</w:delText>
        </w:r>
        <w:r w:rsidDel="000D4A94">
          <w:rPr>
            <w:spacing w:val="1"/>
            <w:sz w:val="20"/>
          </w:rPr>
          <w:delText xml:space="preserve"> </w:delText>
        </w:r>
        <w:r w:rsidDel="000D4A94">
          <w:rPr>
            <w:sz w:val="20"/>
          </w:rPr>
          <w:delText>will</w:delText>
        </w:r>
        <w:r w:rsidDel="000D4A94">
          <w:rPr>
            <w:spacing w:val="1"/>
            <w:sz w:val="20"/>
          </w:rPr>
          <w:delText xml:space="preserve"> </w:delText>
        </w:r>
        <w:r w:rsidDel="000D4A94">
          <w:rPr>
            <w:sz w:val="20"/>
          </w:rPr>
          <w:delText>cooperate</w:delText>
        </w:r>
        <w:r w:rsidDel="000D4A94">
          <w:rPr>
            <w:spacing w:val="1"/>
            <w:sz w:val="20"/>
          </w:rPr>
          <w:delText xml:space="preserve"> </w:delText>
        </w:r>
        <w:r w:rsidDel="000D4A94">
          <w:rPr>
            <w:sz w:val="20"/>
          </w:rPr>
          <w:delText>fully</w:delText>
        </w:r>
        <w:r w:rsidDel="000D4A94">
          <w:rPr>
            <w:spacing w:val="1"/>
            <w:sz w:val="20"/>
          </w:rPr>
          <w:delText xml:space="preserve"> </w:delText>
        </w:r>
        <w:r w:rsidDel="000D4A94">
          <w:rPr>
            <w:sz w:val="20"/>
          </w:rPr>
          <w:delText>with</w:delText>
        </w:r>
        <w:r w:rsidDel="000D4A94">
          <w:rPr>
            <w:spacing w:val="1"/>
            <w:sz w:val="20"/>
          </w:rPr>
          <w:delText xml:space="preserve"> </w:delText>
        </w:r>
        <w:r w:rsidDel="000D4A94">
          <w:rPr>
            <w:sz w:val="20"/>
          </w:rPr>
          <w:delText>Manufacturer</w:delText>
        </w:r>
        <w:r w:rsidDel="000D4A94">
          <w:rPr>
            <w:spacing w:val="1"/>
            <w:sz w:val="20"/>
          </w:rPr>
          <w:delText xml:space="preserve"> </w:delText>
        </w:r>
        <w:r w:rsidDel="000D4A94">
          <w:rPr>
            <w:sz w:val="20"/>
          </w:rPr>
          <w:delText>in</w:delText>
        </w:r>
        <w:r w:rsidDel="000D4A94">
          <w:rPr>
            <w:spacing w:val="1"/>
            <w:sz w:val="20"/>
          </w:rPr>
          <w:delText xml:space="preserve"> </w:delText>
        </w:r>
        <w:r w:rsidDel="000D4A94">
          <w:rPr>
            <w:sz w:val="20"/>
          </w:rPr>
          <w:delText>such</w:delText>
        </w:r>
        <w:r w:rsidDel="000D4A94">
          <w:rPr>
            <w:spacing w:val="1"/>
            <w:sz w:val="20"/>
          </w:rPr>
          <w:delText xml:space="preserve"> </w:delText>
        </w:r>
        <w:r w:rsidDel="000D4A94">
          <w:rPr>
            <w:sz w:val="20"/>
          </w:rPr>
          <w:delText>actions.</w:delText>
        </w:r>
        <w:r w:rsidDel="000D4A94">
          <w:rPr>
            <w:spacing w:val="1"/>
            <w:sz w:val="20"/>
          </w:rPr>
          <w:delText xml:space="preserve"> </w:delText>
        </w:r>
        <w:r w:rsidDel="000D4A94">
          <w:rPr>
            <w:sz w:val="20"/>
          </w:rPr>
          <w:delText>Manufacturer will indemnify and reimburse Gensler for any liability, loss or</w:delText>
        </w:r>
        <w:r w:rsidDel="000D4A94">
          <w:rPr>
            <w:spacing w:val="1"/>
            <w:sz w:val="20"/>
          </w:rPr>
          <w:delText xml:space="preserve"> </w:delText>
        </w:r>
        <w:r w:rsidDel="000D4A94">
          <w:rPr>
            <w:spacing w:val="-1"/>
            <w:sz w:val="20"/>
          </w:rPr>
          <w:lastRenderedPageBreak/>
          <w:delText>expense</w:delText>
        </w:r>
        <w:r w:rsidDel="000D4A94">
          <w:rPr>
            <w:spacing w:val="-17"/>
            <w:sz w:val="20"/>
          </w:rPr>
          <w:delText xml:space="preserve"> </w:delText>
        </w:r>
        <w:r w:rsidDel="000D4A94">
          <w:rPr>
            <w:spacing w:val="-1"/>
            <w:sz w:val="20"/>
          </w:rPr>
          <w:delText>it</w:delText>
        </w:r>
        <w:r w:rsidDel="000D4A94">
          <w:rPr>
            <w:spacing w:val="-15"/>
            <w:sz w:val="20"/>
          </w:rPr>
          <w:delText xml:space="preserve"> </w:delText>
        </w:r>
        <w:r w:rsidDel="000D4A94">
          <w:rPr>
            <w:spacing w:val="-1"/>
            <w:sz w:val="20"/>
          </w:rPr>
          <w:delText>may</w:delText>
        </w:r>
        <w:r w:rsidDel="000D4A94">
          <w:rPr>
            <w:spacing w:val="-16"/>
            <w:sz w:val="20"/>
          </w:rPr>
          <w:delText xml:space="preserve"> </w:delText>
        </w:r>
        <w:r w:rsidDel="000D4A94">
          <w:rPr>
            <w:spacing w:val="-1"/>
            <w:sz w:val="20"/>
          </w:rPr>
          <w:delText>incur</w:delText>
        </w:r>
        <w:r w:rsidDel="000D4A94">
          <w:rPr>
            <w:spacing w:val="-17"/>
            <w:sz w:val="20"/>
          </w:rPr>
          <w:delText xml:space="preserve"> </w:delText>
        </w:r>
        <w:r w:rsidDel="000D4A94">
          <w:rPr>
            <w:spacing w:val="-1"/>
            <w:sz w:val="20"/>
          </w:rPr>
          <w:delText>in</w:delText>
        </w:r>
        <w:r w:rsidDel="000D4A94">
          <w:rPr>
            <w:spacing w:val="-14"/>
            <w:sz w:val="20"/>
          </w:rPr>
          <w:delText xml:space="preserve"> </w:delText>
        </w:r>
        <w:r w:rsidDel="000D4A94">
          <w:rPr>
            <w:spacing w:val="-1"/>
            <w:sz w:val="20"/>
          </w:rPr>
          <w:delText>connection</w:delText>
        </w:r>
        <w:r w:rsidDel="000D4A94">
          <w:rPr>
            <w:spacing w:val="-14"/>
            <w:sz w:val="20"/>
          </w:rPr>
          <w:delText xml:space="preserve"> </w:delText>
        </w:r>
        <w:r w:rsidDel="000D4A94">
          <w:rPr>
            <w:spacing w:val="-1"/>
            <w:sz w:val="20"/>
          </w:rPr>
          <w:delText>with</w:delText>
        </w:r>
        <w:r w:rsidDel="000D4A94">
          <w:rPr>
            <w:spacing w:val="-14"/>
            <w:sz w:val="20"/>
          </w:rPr>
          <w:delText xml:space="preserve"> </w:delText>
        </w:r>
        <w:r w:rsidDel="000D4A94">
          <w:rPr>
            <w:spacing w:val="-1"/>
            <w:sz w:val="20"/>
          </w:rPr>
          <w:delText>such</w:delText>
        </w:r>
        <w:r w:rsidDel="000D4A94">
          <w:rPr>
            <w:spacing w:val="-14"/>
            <w:sz w:val="20"/>
          </w:rPr>
          <w:delText xml:space="preserve"> </w:delText>
        </w:r>
        <w:r w:rsidDel="000D4A94">
          <w:rPr>
            <w:sz w:val="20"/>
          </w:rPr>
          <w:delText>a</w:delText>
        </w:r>
        <w:r w:rsidDel="000D4A94">
          <w:rPr>
            <w:spacing w:val="-15"/>
            <w:sz w:val="20"/>
          </w:rPr>
          <w:delText xml:space="preserve"> </w:delText>
        </w:r>
        <w:r w:rsidDel="000D4A94">
          <w:rPr>
            <w:sz w:val="20"/>
          </w:rPr>
          <w:delText>claim</w:delText>
        </w:r>
        <w:r w:rsidDel="000D4A94">
          <w:rPr>
            <w:spacing w:val="-15"/>
            <w:sz w:val="20"/>
          </w:rPr>
          <w:delText xml:space="preserve"> </w:delText>
        </w:r>
        <w:r w:rsidDel="000D4A94">
          <w:rPr>
            <w:sz w:val="20"/>
          </w:rPr>
          <w:delText>as</w:delText>
        </w:r>
        <w:r w:rsidDel="000D4A94">
          <w:rPr>
            <w:spacing w:val="-16"/>
            <w:sz w:val="20"/>
          </w:rPr>
          <w:delText xml:space="preserve"> </w:delText>
        </w:r>
        <w:r w:rsidDel="000D4A94">
          <w:rPr>
            <w:sz w:val="20"/>
          </w:rPr>
          <w:delText>provided</w:delText>
        </w:r>
        <w:r w:rsidDel="000D4A94">
          <w:rPr>
            <w:spacing w:val="-14"/>
            <w:sz w:val="20"/>
          </w:rPr>
          <w:delText xml:space="preserve"> </w:delText>
        </w:r>
        <w:r w:rsidDel="000D4A94">
          <w:rPr>
            <w:sz w:val="20"/>
          </w:rPr>
          <w:delText>in</w:delText>
        </w:r>
        <w:r w:rsidDel="000D4A94">
          <w:rPr>
            <w:spacing w:val="-14"/>
            <w:sz w:val="20"/>
          </w:rPr>
          <w:delText xml:space="preserve"> </w:delText>
        </w:r>
        <w:r w:rsidDel="000D4A94">
          <w:rPr>
            <w:sz w:val="20"/>
          </w:rPr>
          <w:delText>the</w:delText>
        </w:r>
        <w:r w:rsidDel="000D4A94">
          <w:rPr>
            <w:spacing w:val="-17"/>
            <w:sz w:val="20"/>
          </w:rPr>
          <w:delText xml:space="preserve"> </w:delText>
        </w:r>
        <w:r w:rsidDel="000D4A94">
          <w:rPr>
            <w:sz w:val="20"/>
          </w:rPr>
          <w:delText>attached</w:delText>
        </w:r>
        <w:r w:rsidDel="000D4A94">
          <w:rPr>
            <w:spacing w:val="-68"/>
            <w:sz w:val="20"/>
          </w:rPr>
          <w:delText xml:space="preserve"> </w:delText>
        </w:r>
        <w:r w:rsidDel="000D4A94">
          <w:rPr>
            <w:sz w:val="20"/>
          </w:rPr>
          <w:delText>Terms</w:delText>
        </w:r>
        <w:r w:rsidDel="000D4A94">
          <w:rPr>
            <w:spacing w:val="-3"/>
            <w:sz w:val="20"/>
          </w:rPr>
          <w:delText xml:space="preserve"> </w:delText>
        </w:r>
        <w:r w:rsidDel="000D4A94">
          <w:rPr>
            <w:sz w:val="20"/>
          </w:rPr>
          <w:delText>and</w:delText>
        </w:r>
        <w:r w:rsidDel="000D4A94">
          <w:rPr>
            <w:spacing w:val="2"/>
            <w:sz w:val="20"/>
          </w:rPr>
          <w:delText xml:space="preserve"> </w:delText>
        </w:r>
        <w:r w:rsidDel="000D4A94">
          <w:rPr>
            <w:sz w:val="20"/>
          </w:rPr>
          <w:delText>Conditions.</w:delText>
        </w:r>
      </w:del>
    </w:p>
    <w:p w14:paraId="4967DED0" w14:textId="77777777" w:rsidR="0039660D" w:rsidRDefault="0039660D">
      <w:pPr>
        <w:pStyle w:val="a3"/>
        <w:spacing w:before="1"/>
      </w:pPr>
    </w:p>
    <w:p w14:paraId="30DBA123" w14:textId="73A4DDA9" w:rsidR="0039660D" w:rsidDel="00492AB2" w:rsidRDefault="0088376B">
      <w:pPr>
        <w:pStyle w:val="a4"/>
        <w:numPr>
          <w:ilvl w:val="1"/>
          <w:numId w:val="6"/>
        </w:numPr>
        <w:tabs>
          <w:tab w:val="left" w:pos="2087"/>
        </w:tabs>
        <w:ind w:right="1529" w:firstLine="0"/>
        <w:rPr>
          <w:del w:id="213" w:author="윤현정 (Hyunjeong Yoon)" w:date="2024-11-07T15:00:00Z"/>
          <w:sz w:val="20"/>
        </w:rPr>
      </w:pPr>
      <w:ins w:id="214" w:author="윤현정 (Hyunjeong Yoon)" w:date="2024-11-12T10:39:00Z">
        <w:r>
          <w:rPr>
            <w:b/>
            <w:sz w:val="20"/>
          </w:rPr>
          <w:t xml:space="preserve">4. </w:t>
        </w:r>
      </w:ins>
      <w:r w:rsidR="00C35C6D">
        <w:rPr>
          <w:b/>
          <w:sz w:val="20"/>
        </w:rPr>
        <w:t>Suitability</w:t>
      </w:r>
      <w:r w:rsidR="00C35C6D">
        <w:rPr>
          <w:b/>
          <w:spacing w:val="-11"/>
          <w:sz w:val="20"/>
        </w:rPr>
        <w:t xml:space="preserve"> </w:t>
      </w:r>
      <w:r w:rsidR="00C35C6D">
        <w:rPr>
          <w:b/>
          <w:sz w:val="20"/>
        </w:rPr>
        <w:t>of</w:t>
      </w:r>
      <w:r w:rsidR="00C35C6D">
        <w:rPr>
          <w:b/>
          <w:spacing w:val="-10"/>
          <w:sz w:val="20"/>
        </w:rPr>
        <w:t xml:space="preserve"> </w:t>
      </w:r>
      <w:r w:rsidR="00C35C6D">
        <w:rPr>
          <w:b/>
          <w:sz w:val="20"/>
        </w:rPr>
        <w:t>Design</w:t>
      </w:r>
      <w:r w:rsidR="00C35C6D">
        <w:rPr>
          <w:b/>
          <w:spacing w:val="-8"/>
          <w:sz w:val="20"/>
        </w:rPr>
        <w:t xml:space="preserve"> </w:t>
      </w:r>
      <w:r w:rsidR="00C35C6D">
        <w:rPr>
          <w:b/>
          <w:sz w:val="20"/>
        </w:rPr>
        <w:t>and/or</w:t>
      </w:r>
      <w:r w:rsidR="00C35C6D">
        <w:rPr>
          <w:b/>
          <w:spacing w:val="-11"/>
          <w:sz w:val="20"/>
        </w:rPr>
        <w:t xml:space="preserve"> </w:t>
      </w:r>
      <w:r w:rsidR="00C35C6D">
        <w:rPr>
          <w:b/>
          <w:sz w:val="20"/>
        </w:rPr>
        <w:t>Actual</w:t>
      </w:r>
      <w:r w:rsidR="00C35C6D">
        <w:rPr>
          <w:b/>
          <w:spacing w:val="-11"/>
          <w:sz w:val="20"/>
        </w:rPr>
        <w:t xml:space="preserve"> </w:t>
      </w:r>
      <w:r w:rsidR="00C35C6D">
        <w:rPr>
          <w:b/>
          <w:sz w:val="20"/>
        </w:rPr>
        <w:t>Product</w:t>
      </w:r>
      <w:r w:rsidR="00C35C6D">
        <w:rPr>
          <w:b/>
          <w:spacing w:val="-8"/>
          <w:sz w:val="20"/>
        </w:rPr>
        <w:t xml:space="preserve"> </w:t>
      </w:r>
      <w:r w:rsidR="00C35C6D">
        <w:rPr>
          <w:b/>
          <w:sz w:val="20"/>
        </w:rPr>
        <w:t>for</w:t>
      </w:r>
      <w:r w:rsidR="00C35C6D">
        <w:rPr>
          <w:b/>
          <w:spacing w:val="-11"/>
          <w:sz w:val="20"/>
        </w:rPr>
        <w:t xml:space="preserve"> </w:t>
      </w:r>
      <w:r w:rsidR="00C35C6D">
        <w:rPr>
          <w:b/>
          <w:sz w:val="20"/>
        </w:rPr>
        <w:t>Registration.</w:t>
      </w:r>
      <w:r w:rsidR="00C35C6D">
        <w:rPr>
          <w:b/>
          <w:spacing w:val="-10"/>
          <w:sz w:val="20"/>
        </w:rPr>
        <w:t xml:space="preserve"> </w:t>
      </w:r>
      <w:r w:rsidR="00C35C6D">
        <w:rPr>
          <w:sz w:val="20"/>
        </w:rPr>
        <w:t>Gensler</w:t>
      </w:r>
      <w:r w:rsidR="00C35C6D">
        <w:rPr>
          <w:spacing w:val="-67"/>
          <w:sz w:val="20"/>
        </w:rPr>
        <w:t xml:space="preserve"> </w:t>
      </w:r>
      <w:r w:rsidR="00C35C6D">
        <w:rPr>
          <w:sz w:val="20"/>
        </w:rPr>
        <w:t>makes no representation or warranty, express or implied, that the Design</w:t>
      </w:r>
      <w:r w:rsidR="00C35C6D">
        <w:rPr>
          <w:spacing w:val="1"/>
          <w:sz w:val="20"/>
        </w:rPr>
        <w:t xml:space="preserve"> </w:t>
      </w:r>
      <w:r w:rsidR="00C35C6D">
        <w:rPr>
          <w:sz w:val="20"/>
        </w:rPr>
        <w:t>and/or the Actual Product are suitable subject matter for registration as a</w:t>
      </w:r>
      <w:r w:rsidR="00C35C6D">
        <w:rPr>
          <w:spacing w:val="1"/>
          <w:sz w:val="20"/>
        </w:rPr>
        <w:t xml:space="preserve"> </w:t>
      </w:r>
      <w:r w:rsidR="00C35C6D">
        <w:rPr>
          <w:sz w:val="20"/>
        </w:rPr>
        <w:t>design</w:t>
      </w:r>
      <w:r w:rsidR="00C35C6D">
        <w:rPr>
          <w:spacing w:val="-2"/>
          <w:sz w:val="20"/>
        </w:rPr>
        <w:t xml:space="preserve"> </w:t>
      </w:r>
      <w:r w:rsidR="00C35C6D">
        <w:rPr>
          <w:sz w:val="20"/>
        </w:rPr>
        <w:t>patent,</w:t>
      </w:r>
      <w:r w:rsidR="00C35C6D">
        <w:rPr>
          <w:spacing w:val="-1"/>
          <w:sz w:val="20"/>
        </w:rPr>
        <w:t xml:space="preserve"> </w:t>
      </w:r>
      <w:r w:rsidR="00C35C6D">
        <w:rPr>
          <w:sz w:val="20"/>
        </w:rPr>
        <w:t>other</w:t>
      </w:r>
      <w:r w:rsidR="00C35C6D">
        <w:rPr>
          <w:spacing w:val="-4"/>
          <w:sz w:val="20"/>
        </w:rPr>
        <w:t xml:space="preserve"> </w:t>
      </w:r>
      <w:r w:rsidR="00C35C6D">
        <w:rPr>
          <w:sz w:val="20"/>
        </w:rPr>
        <w:t>patent,</w:t>
      </w:r>
      <w:r w:rsidR="00C35C6D">
        <w:rPr>
          <w:spacing w:val="-4"/>
          <w:sz w:val="20"/>
        </w:rPr>
        <w:t xml:space="preserve"> </w:t>
      </w:r>
      <w:r w:rsidR="00C35C6D">
        <w:rPr>
          <w:sz w:val="20"/>
        </w:rPr>
        <w:t>copyright,</w:t>
      </w:r>
      <w:r w:rsidR="00C35C6D">
        <w:rPr>
          <w:spacing w:val="-3"/>
          <w:sz w:val="20"/>
        </w:rPr>
        <w:t xml:space="preserve"> </w:t>
      </w:r>
      <w:r w:rsidR="00C35C6D">
        <w:rPr>
          <w:sz w:val="20"/>
        </w:rPr>
        <w:t>or</w:t>
      </w:r>
      <w:r w:rsidR="00C35C6D">
        <w:rPr>
          <w:spacing w:val="-2"/>
          <w:sz w:val="20"/>
        </w:rPr>
        <w:t xml:space="preserve"> </w:t>
      </w:r>
      <w:r w:rsidR="00C35C6D">
        <w:rPr>
          <w:sz w:val="20"/>
        </w:rPr>
        <w:t>other</w:t>
      </w:r>
      <w:r w:rsidR="00C35C6D">
        <w:rPr>
          <w:spacing w:val="1"/>
          <w:sz w:val="20"/>
        </w:rPr>
        <w:t xml:space="preserve"> </w:t>
      </w:r>
      <w:r w:rsidR="00C35C6D">
        <w:rPr>
          <w:sz w:val="20"/>
        </w:rPr>
        <w:t>intellectual</w:t>
      </w:r>
      <w:r w:rsidR="00C35C6D">
        <w:rPr>
          <w:spacing w:val="-3"/>
          <w:sz w:val="20"/>
        </w:rPr>
        <w:t xml:space="preserve"> </w:t>
      </w:r>
      <w:r w:rsidR="00C35C6D">
        <w:rPr>
          <w:sz w:val="20"/>
        </w:rPr>
        <w:t>property</w:t>
      </w:r>
      <w:r w:rsidR="00C35C6D">
        <w:rPr>
          <w:spacing w:val="-1"/>
          <w:sz w:val="20"/>
        </w:rPr>
        <w:t xml:space="preserve"> </w:t>
      </w:r>
      <w:proofErr w:type="spellStart"/>
      <w:r w:rsidR="00C35C6D">
        <w:rPr>
          <w:sz w:val="20"/>
        </w:rPr>
        <w:t>right.</w:t>
      </w:r>
    </w:p>
    <w:p w14:paraId="74C191CE" w14:textId="4DE7F035" w:rsidR="00113B97" w:rsidRDefault="00492AB2">
      <w:pPr>
        <w:tabs>
          <w:tab w:val="left" w:pos="2087"/>
        </w:tabs>
        <w:ind w:left="1692" w:right="1529"/>
        <w:rPr>
          <w:sz w:val="20"/>
        </w:rPr>
        <w:sectPr w:rsidR="00113B97">
          <w:pgSz w:w="12240" w:h="15840"/>
          <w:pgMar w:top="2080" w:right="620" w:bottom="280" w:left="460" w:header="1434" w:footer="0" w:gutter="0"/>
          <w:cols w:space="720"/>
        </w:sectPr>
        <w:pPrChange w:id="215" w:author="윤현정 (Hyunjeong Yoon)" w:date="2024-11-07T15:00:00Z">
          <w:pPr>
            <w:jc w:val="both"/>
          </w:pPr>
        </w:pPrChange>
      </w:pPr>
      <w:ins w:id="216" w:author="윤현정 (Hyunjeong Yoon)" w:date="2024-11-07T15:00:00Z">
        <w:r>
          <w:t>Gensler</w:t>
        </w:r>
        <w:proofErr w:type="spellEnd"/>
        <w:r>
          <w:t xml:space="preserve"> warrants that the Design under this Agreement does not infringe upon any third-party intellectual property rights.</w:t>
        </w:r>
      </w:ins>
    </w:p>
    <w:p w14:paraId="410380B9" w14:textId="77777777" w:rsidR="0039660D" w:rsidRDefault="0039660D">
      <w:pPr>
        <w:pStyle w:val="a3"/>
        <w:spacing w:before="5"/>
        <w:rPr>
          <w:sz w:val="27"/>
        </w:rPr>
      </w:pPr>
    </w:p>
    <w:p w14:paraId="3E6E20D5" w14:textId="77777777" w:rsidR="0039660D" w:rsidRDefault="00C35C6D">
      <w:pPr>
        <w:pStyle w:val="2"/>
        <w:tabs>
          <w:tab w:val="left" w:pos="9977"/>
        </w:tabs>
        <w:spacing w:before="100"/>
        <w:ind w:left="1700"/>
      </w:pPr>
      <w:bookmarkStart w:id="217" w:name="F._TERMINATION"/>
      <w:bookmarkEnd w:id="217"/>
      <w:r>
        <w:rPr>
          <w:w w:val="95"/>
          <w:u w:val="thick"/>
        </w:rPr>
        <w:t>F.</w:t>
      </w:r>
      <w:r>
        <w:rPr>
          <w:spacing w:val="-5"/>
          <w:w w:val="95"/>
          <w:u w:val="thick"/>
        </w:rPr>
        <w:t xml:space="preserve"> </w:t>
      </w:r>
      <w:r>
        <w:rPr>
          <w:w w:val="95"/>
          <w:u w:val="thick"/>
        </w:rPr>
        <w:t>TERMINATION</w:t>
      </w:r>
      <w:r>
        <w:rPr>
          <w:u w:val="thick"/>
        </w:rPr>
        <w:tab/>
      </w:r>
    </w:p>
    <w:p w14:paraId="21EE6D3D" w14:textId="77777777" w:rsidR="0039660D" w:rsidRDefault="0039660D">
      <w:pPr>
        <w:pStyle w:val="a3"/>
        <w:spacing w:before="8"/>
        <w:rPr>
          <w:b/>
          <w:sz w:val="11"/>
        </w:rPr>
      </w:pPr>
    </w:p>
    <w:p w14:paraId="52E1792D" w14:textId="77777777" w:rsidR="0039660D" w:rsidRDefault="00C35C6D">
      <w:pPr>
        <w:pStyle w:val="a3"/>
        <w:spacing w:before="100"/>
        <w:ind w:left="1700"/>
        <w:jc w:val="both"/>
      </w:pPr>
      <w:r>
        <w:t>Gensler</w:t>
      </w:r>
      <w:r>
        <w:rPr>
          <w:spacing w:val="-16"/>
        </w:rPr>
        <w:t xml:space="preserve"> </w:t>
      </w:r>
      <w:r>
        <w:t>may</w:t>
      </w:r>
      <w:r>
        <w:rPr>
          <w:spacing w:val="-8"/>
        </w:rPr>
        <w:t xml:space="preserve"> </w:t>
      </w:r>
      <w:r>
        <w:t>elect</w:t>
      </w:r>
      <w:r>
        <w:rPr>
          <w:spacing w:val="-9"/>
        </w:rPr>
        <w:t xml:space="preserve"> </w:t>
      </w:r>
      <w:r>
        <w:t>to</w:t>
      </w:r>
      <w:r>
        <w:rPr>
          <w:spacing w:val="-13"/>
        </w:rPr>
        <w:t xml:space="preserve"> </w:t>
      </w:r>
      <w:r>
        <w:t>terminate</w:t>
      </w:r>
      <w:r>
        <w:rPr>
          <w:spacing w:val="-15"/>
        </w:rPr>
        <w:t xml:space="preserve"> </w:t>
      </w:r>
      <w:r>
        <w:t>this</w:t>
      </w:r>
      <w:r>
        <w:rPr>
          <w:spacing w:val="-15"/>
        </w:rPr>
        <w:t xml:space="preserve"> </w:t>
      </w:r>
      <w:r>
        <w:t>Agreement</w:t>
      </w:r>
      <w:r>
        <w:rPr>
          <w:spacing w:val="-9"/>
        </w:rPr>
        <w:t xml:space="preserve"> </w:t>
      </w:r>
      <w:r>
        <w:t>herein</w:t>
      </w:r>
      <w:r>
        <w:rPr>
          <w:spacing w:val="-10"/>
        </w:rPr>
        <w:t xml:space="preserve"> </w:t>
      </w:r>
      <w:r>
        <w:t>immediately</w:t>
      </w:r>
      <w:r>
        <w:rPr>
          <w:spacing w:val="-14"/>
        </w:rPr>
        <w:t xml:space="preserve"> </w:t>
      </w:r>
      <w:r>
        <w:t>if:</w:t>
      </w:r>
    </w:p>
    <w:p w14:paraId="2EF2A025" w14:textId="77777777" w:rsidR="0039660D" w:rsidRDefault="0039660D">
      <w:pPr>
        <w:pStyle w:val="a3"/>
        <w:spacing w:before="1"/>
      </w:pPr>
    </w:p>
    <w:p w14:paraId="2CF67B64" w14:textId="77777777" w:rsidR="0039660D" w:rsidRDefault="00C35C6D">
      <w:pPr>
        <w:pStyle w:val="2"/>
        <w:numPr>
          <w:ilvl w:val="0"/>
          <w:numId w:val="4"/>
        </w:numPr>
        <w:tabs>
          <w:tab w:val="left" w:pos="1981"/>
        </w:tabs>
        <w:jc w:val="both"/>
      </w:pPr>
      <w:bookmarkStart w:id="218" w:name="1._Events."/>
      <w:bookmarkEnd w:id="218"/>
      <w:r>
        <w:t>Events.</w:t>
      </w:r>
    </w:p>
    <w:p w14:paraId="06E87DE7" w14:textId="77777777" w:rsidR="0039660D" w:rsidRDefault="0039660D">
      <w:pPr>
        <w:pStyle w:val="a3"/>
        <w:spacing w:before="1"/>
        <w:rPr>
          <w:b/>
        </w:rPr>
      </w:pPr>
    </w:p>
    <w:p w14:paraId="2032C0D7" w14:textId="77777777" w:rsidR="0039660D" w:rsidRDefault="00C35C6D">
      <w:pPr>
        <w:pStyle w:val="a4"/>
        <w:numPr>
          <w:ilvl w:val="1"/>
          <w:numId w:val="4"/>
        </w:numPr>
        <w:tabs>
          <w:tab w:val="left" w:pos="1986"/>
        </w:tabs>
        <w:ind w:right="1535" w:firstLine="0"/>
        <w:rPr>
          <w:sz w:val="20"/>
        </w:rPr>
      </w:pPr>
      <w:r>
        <w:rPr>
          <w:sz w:val="20"/>
        </w:rPr>
        <w:t>Manufacturer does not sell any Actual Product, or no Royalties are paid,</w:t>
      </w:r>
      <w:r>
        <w:rPr>
          <w:spacing w:val="1"/>
          <w:sz w:val="20"/>
        </w:rPr>
        <w:t xml:space="preserve"> </w:t>
      </w:r>
      <w:r>
        <w:rPr>
          <w:sz w:val="20"/>
        </w:rPr>
        <w:t>within</w:t>
      </w:r>
      <w:r>
        <w:rPr>
          <w:spacing w:val="-14"/>
          <w:sz w:val="20"/>
        </w:rPr>
        <w:t xml:space="preserve"> </w:t>
      </w:r>
      <w:r>
        <w:rPr>
          <w:sz w:val="20"/>
        </w:rPr>
        <w:t>eighteen</w:t>
      </w:r>
      <w:r>
        <w:rPr>
          <w:spacing w:val="-14"/>
          <w:sz w:val="20"/>
        </w:rPr>
        <w:t xml:space="preserve"> </w:t>
      </w:r>
      <w:r>
        <w:rPr>
          <w:sz w:val="20"/>
        </w:rPr>
        <w:t>(18)</w:t>
      </w:r>
      <w:r>
        <w:rPr>
          <w:spacing w:val="-14"/>
          <w:sz w:val="20"/>
        </w:rPr>
        <w:t xml:space="preserve"> </w:t>
      </w:r>
      <w:r>
        <w:rPr>
          <w:sz w:val="20"/>
        </w:rPr>
        <w:t>months</w:t>
      </w:r>
      <w:r>
        <w:rPr>
          <w:spacing w:val="-15"/>
          <w:sz w:val="20"/>
        </w:rPr>
        <w:t xml:space="preserve"> </w:t>
      </w:r>
      <w:r>
        <w:rPr>
          <w:sz w:val="20"/>
        </w:rPr>
        <w:t>of</w:t>
      </w:r>
      <w:r>
        <w:rPr>
          <w:spacing w:val="-16"/>
          <w:sz w:val="20"/>
        </w:rPr>
        <w:t xml:space="preserve"> </w:t>
      </w:r>
      <w:r>
        <w:rPr>
          <w:sz w:val="20"/>
        </w:rPr>
        <w:t>the</w:t>
      </w:r>
      <w:r>
        <w:rPr>
          <w:spacing w:val="-15"/>
          <w:sz w:val="20"/>
        </w:rPr>
        <w:t xml:space="preserve"> </w:t>
      </w:r>
      <w:r>
        <w:rPr>
          <w:sz w:val="20"/>
        </w:rPr>
        <w:t>launch</w:t>
      </w:r>
      <w:r>
        <w:rPr>
          <w:spacing w:val="-14"/>
          <w:sz w:val="20"/>
        </w:rPr>
        <w:t xml:space="preserve"> </w:t>
      </w:r>
      <w:r>
        <w:rPr>
          <w:sz w:val="20"/>
        </w:rPr>
        <w:t>date</w:t>
      </w:r>
      <w:r>
        <w:rPr>
          <w:spacing w:val="-14"/>
          <w:sz w:val="20"/>
        </w:rPr>
        <w:t xml:space="preserve"> </w:t>
      </w:r>
      <w:r>
        <w:rPr>
          <w:sz w:val="20"/>
        </w:rPr>
        <w:t>of</w:t>
      </w:r>
      <w:r>
        <w:rPr>
          <w:spacing w:val="-15"/>
          <w:sz w:val="20"/>
        </w:rPr>
        <w:t xml:space="preserve"> </w:t>
      </w:r>
      <w:r>
        <w:rPr>
          <w:sz w:val="20"/>
        </w:rPr>
        <w:t>the</w:t>
      </w:r>
      <w:r>
        <w:rPr>
          <w:spacing w:val="-16"/>
          <w:sz w:val="20"/>
        </w:rPr>
        <w:t xml:space="preserve"> </w:t>
      </w:r>
      <w:r>
        <w:rPr>
          <w:sz w:val="20"/>
        </w:rPr>
        <w:t>Actual</w:t>
      </w:r>
      <w:r>
        <w:rPr>
          <w:spacing w:val="-12"/>
          <w:sz w:val="20"/>
        </w:rPr>
        <w:t xml:space="preserve"> </w:t>
      </w:r>
      <w:r>
        <w:rPr>
          <w:sz w:val="20"/>
        </w:rPr>
        <w:t>Product</w:t>
      </w:r>
      <w:r>
        <w:rPr>
          <w:spacing w:val="-11"/>
          <w:sz w:val="20"/>
        </w:rPr>
        <w:t xml:space="preserve"> </w:t>
      </w:r>
      <w:r>
        <w:rPr>
          <w:sz w:val="20"/>
        </w:rPr>
        <w:t>or</w:t>
      </w:r>
      <w:r>
        <w:rPr>
          <w:spacing w:val="-11"/>
          <w:sz w:val="20"/>
        </w:rPr>
        <w:t xml:space="preserve"> </w:t>
      </w:r>
      <w:r>
        <w:rPr>
          <w:sz w:val="20"/>
        </w:rPr>
        <w:t>twenty-</w:t>
      </w:r>
      <w:r>
        <w:rPr>
          <w:spacing w:val="-68"/>
          <w:sz w:val="20"/>
        </w:rPr>
        <w:t xml:space="preserve"> </w:t>
      </w:r>
      <w:r>
        <w:rPr>
          <w:sz w:val="20"/>
        </w:rPr>
        <w:t>four (24) months after this Agreement is executed by the parties, whichever</w:t>
      </w:r>
      <w:r>
        <w:rPr>
          <w:spacing w:val="1"/>
          <w:sz w:val="20"/>
        </w:rPr>
        <w:t xml:space="preserve"> </w:t>
      </w:r>
      <w:r>
        <w:rPr>
          <w:sz w:val="20"/>
        </w:rPr>
        <w:t>occurs first; or</w:t>
      </w:r>
    </w:p>
    <w:p w14:paraId="561CBB3D" w14:textId="77777777" w:rsidR="0039660D" w:rsidRDefault="0039660D">
      <w:pPr>
        <w:pStyle w:val="a3"/>
        <w:spacing w:before="11"/>
        <w:rPr>
          <w:sz w:val="19"/>
        </w:rPr>
      </w:pPr>
    </w:p>
    <w:p w14:paraId="274809C6" w14:textId="028800B2" w:rsidR="0039660D" w:rsidRDefault="00C35C6D">
      <w:pPr>
        <w:pStyle w:val="a4"/>
        <w:numPr>
          <w:ilvl w:val="1"/>
          <w:numId w:val="4"/>
        </w:numPr>
        <w:tabs>
          <w:tab w:val="left" w:pos="1986"/>
        </w:tabs>
        <w:ind w:right="1532" w:firstLine="0"/>
        <w:rPr>
          <w:sz w:val="20"/>
        </w:rPr>
      </w:pPr>
      <w:r>
        <w:rPr>
          <w:sz w:val="20"/>
        </w:rPr>
        <w:t>During</w:t>
      </w:r>
      <w:r>
        <w:rPr>
          <w:spacing w:val="1"/>
          <w:sz w:val="20"/>
        </w:rPr>
        <w:t xml:space="preserve"> </w:t>
      </w:r>
      <w:r>
        <w:rPr>
          <w:sz w:val="20"/>
        </w:rPr>
        <w:t>any</w:t>
      </w:r>
      <w:r>
        <w:rPr>
          <w:spacing w:val="1"/>
          <w:sz w:val="20"/>
        </w:rPr>
        <w:t xml:space="preserve"> </w:t>
      </w:r>
      <w:r>
        <w:rPr>
          <w:sz w:val="20"/>
        </w:rPr>
        <w:t>twelve</w:t>
      </w:r>
      <w:r>
        <w:rPr>
          <w:spacing w:val="1"/>
          <w:sz w:val="20"/>
        </w:rPr>
        <w:t xml:space="preserve"> </w:t>
      </w:r>
      <w:r>
        <w:rPr>
          <w:sz w:val="20"/>
        </w:rPr>
        <w:t>(12)</w:t>
      </w:r>
      <w:r>
        <w:rPr>
          <w:spacing w:val="1"/>
          <w:sz w:val="20"/>
        </w:rPr>
        <w:t xml:space="preserve"> </w:t>
      </w:r>
      <w:r>
        <w:rPr>
          <w:sz w:val="20"/>
        </w:rPr>
        <w:t>month</w:t>
      </w:r>
      <w:r>
        <w:rPr>
          <w:spacing w:val="1"/>
          <w:sz w:val="20"/>
        </w:rPr>
        <w:t xml:space="preserve"> </w:t>
      </w:r>
      <w:r>
        <w:rPr>
          <w:sz w:val="20"/>
        </w:rPr>
        <w:t>period</w:t>
      </w:r>
      <w:r>
        <w:rPr>
          <w:spacing w:val="1"/>
          <w:sz w:val="20"/>
        </w:rPr>
        <w:t xml:space="preserve"> </w:t>
      </w:r>
      <w:r>
        <w:rPr>
          <w:sz w:val="20"/>
        </w:rPr>
        <w:t>following</w:t>
      </w:r>
      <w:r>
        <w:rPr>
          <w:spacing w:val="1"/>
          <w:sz w:val="20"/>
        </w:rPr>
        <w:t xml:space="preserve"> </w:t>
      </w:r>
      <w:r>
        <w:rPr>
          <w:sz w:val="20"/>
        </w:rPr>
        <w:t>the</w:t>
      </w:r>
      <w:r>
        <w:rPr>
          <w:spacing w:val="1"/>
          <w:sz w:val="20"/>
        </w:rPr>
        <w:t xml:space="preserve"> </w:t>
      </w:r>
      <w:r>
        <w:rPr>
          <w:sz w:val="20"/>
        </w:rPr>
        <w:t>second</w:t>
      </w:r>
      <w:r>
        <w:rPr>
          <w:spacing w:val="1"/>
          <w:sz w:val="20"/>
        </w:rPr>
        <w:t xml:space="preserve"> </w:t>
      </w:r>
      <w:r>
        <w:rPr>
          <w:sz w:val="20"/>
        </w:rPr>
        <w:t>annual</w:t>
      </w:r>
      <w:r>
        <w:rPr>
          <w:spacing w:val="1"/>
          <w:sz w:val="20"/>
        </w:rPr>
        <w:t xml:space="preserve"> </w:t>
      </w:r>
      <w:r>
        <w:rPr>
          <w:sz w:val="20"/>
        </w:rPr>
        <w:t>anniversary of first shipment, the aggregate amount of all Royalties paid by</w:t>
      </w:r>
      <w:r>
        <w:rPr>
          <w:spacing w:val="1"/>
          <w:sz w:val="20"/>
        </w:rPr>
        <w:t xml:space="preserve"> </w:t>
      </w:r>
      <w:r>
        <w:rPr>
          <w:sz w:val="20"/>
        </w:rPr>
        <w:t>Manufacturer to Gensler (whether earned or voluntarily paid by Manufacturer)</w:t>
      </w:r>
      <w:r>
        <w:rPr>
          <w:spacing w:val="-68"/>
          <w:sz w:val="20"/>
        </w:rPr>
        <w:t xml:space="preserve"> </w:t>
      </w:r>
      <w:r>
        <w:rPr>
          <w:sz w:val="20"/>
        </w:rPr>
        <w:t>is</w:t>
      </w:r>
      <w:r>
        <w:rPr>
          <w:spacing w:val="-3"/>
          <w:sz w:val="20"/>
        </w:rPr>
        <w:t xml:space="preserve"> </w:t>
      </w:r>
      <w:r>
        <w:rPr>
          <w:sz w:val="20"/>
        </w:rPr>
        <w:t>less</w:t>
      </w:r>
      <w:r>
        <w:rPr>
          <w:spacing w:val="-2"/>
          <w:sz w:val="20"/>
        </w:rPr>
        <w:t xml:space="preserve"> </w:t>
      </w:r>
      <w:r>
        <w:rPr>
          <w:sz w:val="20"/>
        </w:rPr>
        <w:t xml:space="preserve">than </w:t>
      </w:r>
      <w:commentRangeStart w:id="219"/>
      <w:r>
        <w:rPr>
          <w:sz w:val="20"/>
        </w:rPr>
        <w:t>US$250,000</w:t>
      </w:r>
      <w:commentRangeEnd w:id="219"/>
      <w:r w:rsidR="00130412">
        <w:rPr>
          <w:rStyle w:val="a5"/>
        </w:rPr>
        <w:commentReference w:id="219"/>
      </w:r>
      <w:r>
        <w:rPr>
          <w:sz w:val="20"/>
        </w:rPr>
        <w:t>;</w:t>
      </w:r>
      <w:ins w:id="220" w:author="윤현정 (Hyunjeong Yoon)" w:date="2024-11-12T10:57:00Z">
        <w:r w:rsidR="00130412">
          <w:rPr>
            <w:sz w:val="20"/>
          </w:rPr>
          <w:t xml:space="preserve"> </w:t>
        </w:r>
      </w:ins>
      <w:ins w:id="221" w:author="윤현정 (Hyunjeong Yoon)" w:date="2024-11-12T10:58:00Z">
        <w:r w:rsidR="00130412">
          <w:t>However, this shall not apply in the event of a force majeure situation under Section F.4 within this period</w:t>
        </w:r>
      </w:ins>
      <w:r>
        <w:rPr>
          <w:sz w:val="20"/>
        </w:rPr>
        <w:t xml:space="preserve"> or</w:t>
      </w:r>
    </w:p>
    <w:p w14:paraId="11ABB904" w14:textId="77777777" w:rsidR="0039660D" w:rsidRDefault="0039660D">
      <w:pPr>
        <w:pStyle w:val="a3"/>
        <w:spacing w:before="11"/>
        <w:rPr>
          <w:sz w:val="19"/>
        </w:rPr>
      </w:pPr>
    </w:p>
    <w:p w14:paraId="03E577E4" w14:textId="77777777" w:rsidR="0039660D" w:rsidRDefault="00C35C6D">
      <w:pPr>
        <w:pStyle w:val="a4"/>
        <w:numPr>
          <w:ilvl w:val="1"/>
          <w:numId w:val="4"/>
        </w:numPr>
        <w:tabs>
          <w:tab w:val="left" w:pos="1984"/>
        </w:tabs>
        <w:ind w:right="1540" w:firstLine="0"/>
        <w:rPr>
          <w:sz w:val="20"/>
        </w:rPr>
      </w:pPr>
      <w:r>
        <w:rPr>
          <w:sz w:val="20"/>
        </w:rPr>
        <w:t>Manufacturer discontinues the manufacture or sale of the Actual Product at</w:t>
      </w:r>
      <w:r>
        <w:rPr>
          <w:spacing w:val="-68"/>
          <w:sz w:val="20"/>
        </w:rPr>
        <w:t xml:space="preserve"> </w:t>
      </w:r>
      <w:r>
        <w:rPr>
          <w:sz w:val="20"/>
        </w:rPr>
        <w:t>any</w:t>
      </w:r>
      <w:r>
        <w:rPr>
          <w:spacing w:val="-3"/>
          <w:sz w:val="20"/>
        </w:rPr>
        <w:t xml:space="preserve"> </w:t>
      </w:r>
      <w:r>
        <w:rPr>
          <w:sz w:val="20"/>
        </w:rPr>
        <w:t>time;</w:t>
      </w:r>
      <w:r>
        <w:rPr>
          <w:spacing w:val="2"/>
          <w:sz w:val="20"/>
        </w:rPr>
        <w:t xml:space="preserve"> </w:t>
      </w:r>
      <w:r>
        <w:rPr>
          <w:sz w:val="20"/>
        </w:rPr>
        <w:t>or</w:t>
      </w:r>
    </w:p>
    <w:p w14:paraId="15352A77" w14:textId="77777777" w:rsidR="0039660D" w:rsidRDefault="0039660D">
      <w:pPr>
        <w:pStyle w:val="a3"/>
        <w:spacing w:before="1"/>
      </w:pPr>
    </w:p>
    <w:p w14:paraId="33AAD965" w14:textId="77777777" w:rsidR="0039660D" w:rsidRDefault="00C35C6D">
      <w:pPr>
        <w:pStyle w:val="a4"/>
        <w:numPr>
          <w:ilvl w:val="1"/>
          <w:numId w:val="4"/>
        </w:numPr>
        <w:tabs>
          <w:tab w:val="left" w:pos="1984"/>
        </w:tabs>
        <w:ind w:right="1538" w:firstLine="0"/>
        <w:rPr>
          <w:sz w:val="20"/>
        </w:rPr>
      </w:pPr>
      <w:r>
        <w:rPr>
          <w:sz w:val="20"/>
        </w:rPr>
        <w:t>Manufacturer fails to make any payment due pursuant to or otherwise</w:t>
      </w:r>
      <w:r>
        <w:rPr>
          <w:spacing w:val="1"/>
          <w:sz w:val="20"/>
        </w:rPr>
        <w:t xml:space="preserve"> </w:t>
      </w:r>
      <w:r>
        <w:rPr>
          <w:sz w:val="20"/>
        </w:rPr>
        <w:t>breaches any other term of this Agreement, and does not cure such default</w:t>
      </w:r>
      <w:r>
        <w:rPr>
          <w:spacing w:val="1"/>
          <w:sz w:val="20"/>
        </w:rPr>
        <w:t xml:space="preserve"> </w:t>
      </w:r>
      <w:r>
        <w:rPr>
          <w:sz w:val="20"/>
        </w:rPr>
        <w:t>within</w:t>
      </w:r>
      <w:r>
        <w:rPr>
          <w:spacing w:val="-1"/>
          <w:sz w:val="20"/>
        </w:rPr>
        <w:t xml:space="preserve"> </w:t>
      </w:r>
      <w:r>
        <w:rPr>
          <w:sz w:val="20"/>
        </w:rPr>
        <w:t>ten</w:t>
      </w:r>
      <w:r>
        <w:rPr>
          <w:spacing w:val="-1"/>
          <w:sz w:val="20"/>
        </w:rPr>
        <w:t xml:space="preserve"> </w:t>
      </w:r>
      <w:r>
        <w:rPr>
          <w:sz w:val="20"/>
        </w:rPr>
        <w:t>(10)</w:t>
      </w:r>
      <w:r>
        <w:rPr>
          <w:spacing w:val="-1"/>
          <w:sz w:val="20"/>
        </w:rPr>
        <w:t xml:space="preserve"> </w:t>
      </w:r>
      <w:r>
        <w:rPr>
          <w:sz w:val="20"/>
        </w:rPr>
        <w:t>days</w:t>
      </w:r>
      <w:r>
        <w:rPr>
          <w:spacing w:val="-2"/>
          <w:sz w:val="20"/>
        </w:rPr>
        <w:t xml:space="preserve"> </w:t>
      </w:r>
      <w:r>
        <w:rPr>
          <w:sz w:val="20"/>
        </w:rPr>
        <w:t>after</w:t>
      </w:r>
      <w:r>
        <w:rPr>
          <w:spacing w:val="-1"/>
          <w:sz w:val="20"/>
        </w:rPr>
        <w:t xml:space="preserve"> </w:t>
      </w:r>
      <w:r>
        <w:rPr>
          <w:sz w:val="20"/>
        </w:rPr>
        <w:t>Gensler</w:t>
      </w:r>
      <w:r>
        <w:rPr>
          <w:spacing w:val="-3"/>
          <w:sz w:val="20"/>
        </w:rPr>
        <w:t xml:space="preserve"> </w:t>
      </w:r>
      <w:r>
        <w:rPr>
          <w:sz w:val="20"/>
        </w:rPr>
        <w:t>notifies</w:t>
      </w:r>
      <w:r>
        <w:rPr>
          <w:spacing w:val="-2"/>
          <w:sz w:val="20"/>
        </w:rPr>
        <w:t xml:space="preserve"> </w:t>
      </w:r>
      <w:r>
        <w:rPr>
          <w:sz w:val="20"/>
        </w:rPr>
        <w:t>it</w:t>
      </w:r>
      <w:r>
        <w:rPr>
          <w:spacing w:val="-2"/>
          <w:sz w:val="20"/>
        </w:rPr>
        <w:t xml:space="preserve"> </w:t>
      </w:r>
      <w:r>
        <w:rPr>
          <w:sz w:val="20"/>
        </w:rPr>
        <w:t>of such default;</w:t>
      </w:r>
      <w:r>
        <w:rPr>
          <w:spacing w:val="-1"/>
          <w:sz w:val="20"/>
        </w:rPr>
        <w:t xml:space="preserve"> </w:t>
      </w:r>
      <w:r>
        <w:rPr>
          <w:sz w:val="20"/>
        </w:rPr>
        <w:t>or</w:t>
      </w:r>
    </w:p>
    <w:p w14:paraId="3C62BA14" w14:textId="77777777" w:rsidR="0039660D" w:rsidRDefault="0039660D">
      <w:pPr>
        <w:pStyle w:val="a3"/>
        <w:spacing w:before="2"/>
      </w:pPr>
    </w:p>
    <w:p w14:paraId="3289688F" w14:textId="77777777" w:rsidR="0039660D" w:rsidRDefault="00C35C6D">
      <w:pPr>
        <w:pStyle w:val="a4"/>
        <w:numPr>
          <w:ilvl w:val="1"/>
          <w:numId w:val="4"/>
        </w:numPr>
        <w:tabs>
          <w:tab w:val="left" w:pos="1984"/>
        </w:tabs>
        <w:ind w:right="1534" w:firstLine="0"/>
        <w:rPr>
          <w:sz w:val="20"/>
        </w:rPr>
      </w:pPr>
      <w:r>
        <w:rPr>
          <w:sz w:val="20"/>
        </w:rPr>
        <w:t>Manufacturer commences a voluntary proceeding under federal or state</w:t>
      </w:r>
      <w:r>
        <w:rPr>
          <w:spacing w:val="1"/>
          <w:sz w:val="20"/>
        </w:rPr>
        <w:t xml:space="preserve"> </w:t>
      </w:r>
      <w:r>
        <w:rPr>
          <w:sz w:val="20"/>
        </w:rPr>
        <w:t>bankruptcy or insolvency law, has a decree or order for relief entered against</w:t>
      </w:r>
      <w:r>
        <w:rPr>
          <w:spacing w:val="1"/>
          <w:sz w:val="20"/>
        </w:rPr>
        <w:t xml:space="preserve"> </w:t>
      </w:r>
      <w:r>
        <w:rPr>
          <w:sz w:val="20"/>
        </w:rPr>
        <w:t>it in an involuntary proceeding, has a receiver or similar person appointed for</w:t>
      </w:r>
      <w:r>
        <w:rPr>
          <w:spacing w:val="1"/>
          <w:sz w:val="20"/>
        </w:rPr>
        <w:t xml:space="preserve"> </w:t>
      </w:r>
      <w:r>
        <w:rPr>
          <w:sz w:val="20"/>
        </w:rPr>
        <w:t>its business, makes an assignment for the benefit of its creditors, dissolves or</w:t>
      </w:r>
      <w:r>
        <w:rPr>
          <w:spacing w:val="-68"/>
          <w:sz w:val="20"/>
        </w:rPr>
        <w:t xml:space="preserve"> </w:t>
      </w:r>
      <w:r>
        <w:rPr>
          <w:sz w:val="20"/>
        </w:rPr>
        <w:t>liquidates</w:t>
      </w:r>
      <w:r>
        <w:rPr>
          <w:spacing w:val="-3"/>
          <w:sz w:val="20"/>
        </w:rPr>
        <w:t xml:space="preserve"> </w:t>
      </w:r>
      <w:r>
        <w:rPr>
          <w:sz w:val="20"/>
        </w:rPr>
        <w:t>its</w:t>
      </w:r>
      <w:r>
        <w:rPr>
          <w:spacing w:val="-3"/>
          <w:sz w:val="20"/>
        </w:rPr>
        <w:t xml:space="preserve"> </w:t>
      </w:r>
      <w:r>
        <w:rPr>
          <w:sz w:val="20"/>
        </w:rPr>
        <w:t>business,</w:t>
      </w:r>
      <w:r>
        <w:rPr>
          <w:spacing w:val="3"/>
          <w:sz w:val="20"/>
        </w:rPr>
        <w:t xml:space="preserve"> </w:t>
      </w:r>
      <w:r>
        <w:rPr>
          <w:sz w:val="20"/>
        </w:rPr>
        <w:t>or</w:t>
      </w:r>
      <w:r>
        <w:rPr>
          <w:spacing w:val="-1"/>
          <w:sz w:val="20"/>
        </w:rPr>
        <w:t xml:space="preserve"> </w:t>
      </w:r>
      <w:r>
        <w:rPr>
          <w:sz w:val="20"/>
        </w:rPr>
        <w:t>otherwise</w:t>
      </w:r>
      <w:r>
        <w:rPr>
          <w:spacing w:val="-1"/>
          <w:sz w:val="20"/>
        </w:rPr>
        <w:t xml:space="preserve"> </w:t>
      </w:r>
      <w:r>
        <w:rPr>
          <w:sz w:val="20"/>
        </w:rPr>
        <w:t>ceases</w:t>
      </w:r>
      <w:r>
        <w:rPr>
          <w:spacing w:val="-2"/>
          <w:sz w:val="20"/>
        </w:rPr>
        <w:t xml:space="preserve"> </w:t>
      </w:r>
      <w:r>
        <w:rPr>
          <w:sz w:val="20"/>
        </w:rPr>
        <w:t>to</w:t>
      </w:r>
      <w:r>
        <w:rPr>
          <w:spacing w:val="-1"/>
          <w:sz w:val="20"/>
        </w:rPr>
        <w:t xml:space="preserve"> </w:t>
      </w:r>
      <w:r>
        <w:rPr>
          <w:sz w:val="20"/>
        </w:rPr>
        <w:t>do</w:t>
      </w:r>
      <w:r>
        <w:rPr>
          <w:spacing w:val="-3"/>
          <w:sz w:val="20"/>
        </w:rPr>
        <w:t xml:space="preserve"> </w:t>
      </w:r>
      <w:r>
        <w:rPr>
          <w:sz w:val="20"/>
        </w:rPr>
        <w:t>business;</w:t>
      </w:r>
      <w:r>
        <w:rPr>
          <w:spacing w:val="2"/>
          <w:sz w:val="20"/>
        </w:rPr>
        <w:t xml:space="preserve"> </w:t>
      </w:r>
      <w:r>
        <w:rPr>
          <w:sz w:val="20"/>
        </w:rPr>
        <w:t>or</w:t>
      </w:r>
    </w:p>
    <w:p w14:paraId="5C7D00E0" w14:textId="77777777" w:rsidR="0039660D" w:rsidRDefault="0039660D">
      <w:pPr>
        <w:pStyle w:val="a3"/>
      </w:pPr>
    </w:p>
    <w:p w14:paraId="429783CA" w14:textId="77777777" w:rsidR="0039660D" w:rsidRDefault="00C35C6D">
      <w:pPr>
        <w:pStyle w:val="a4"/>
        <w:numPr>
          <w:ilvl w:val="1"/>
          <w:numId w:val="4"/>
        </w:numPr>
        <w:tabs>
          <w:tab w:val="left" w:pos="1984"/>
        </w:tabs>
        <w:spacing w:before="1"/>
        <w:ind w:right="1538" w:hanging="3"/>
        <w:rPr>
          <w:sz w:val="20"/>
        </w:rPr>
      </w:pPr>
      <w:r>
        <w:rPr>
          <w:sz w:val="20"/>
        </w:rPr>
        <w:t>Manufacturer assigns or transfers this Agreement, or attempts to do so, in</w:t>
      </w:r>
      <w:r>
        <w:rPr>
          <w:spacing w:val="1"/>
          <w:sz w:val="20"/>
        </w:rPr>
        <w:t xml:space="preserve"> </w:t>
      </w:r>
      <w:r>
        <w:rPr>
          <w:sz w:val="20"/>
        </w:rPr>
        <w:t>contravention</w:t>
      </w:r>
      <w:r>
        <w:rPr>
          <w:spacing w:val="1"/>
          <w:sz w:val="20"/>
        </w:rPr>
        <w:t xml:space="preserve"> </w:t>
      </w:r>
      <w:r>
        <w:rPr>
          <w:sz w:val="20"/>
        </w:rPr>
        <w:t>of</w:t>
      </w:r>
      <w:r>
        <w:rPr>
          <w:spacing w:val="-2"/>
          <w:sz w:val="20"/>
        </w:rPr>
        <w:t xml:space="preserve"> </w:t>
      </w:r>
      <w:r>
        <w:rPr>
          <w:sz w:val="20"/>
        </w:rPr>
        <w:t>this</w:t>
      </w:r>
      <w:r>
        <w:rPr>
          <w:spacing w:val="1"/>
          <w:sz w:val="20"/>
        </w:rPr>
        <w:t xml:space="preserve"> </w:t>
      </w:r>
      <w:r>
        <w:rPr>
          <w:sz w:val="20"/>
        </w:rPr>
        <w:t>Agreement;</w:t>
      </w:r>
      <w:r>
        <w:rPr>
          <w:spacing w:val="-1"/>
          <w:sz w:val="20"/>
        </w:rPr>
        <w:t xml:space="preserve"> </w:t>
      </w:r>
      <w:r>
        <w:rPr>
          <w:sz w:val="20"/>
        </w:rPr>
        <w:t>or</w:t>
      </w:r>
    </w:p>
    <w:p w14:paraId="49A7C43C" w14:textId="77777777" w:rsidR="0039660D" w:rsidRDefault="0039660D">
      <w:pPr>
        <w:pStyle w:val="a3"/>
        <w:spacing w:before="10"/>
        <w:rPr>
          <w:sz w:val="19"/>
        </w:rPr>
      </w:pPr>
    </w:p>
    <w:p w14:paraId="7CE306D3" w14:textId="38C22466" w:rsidR="0008641C" w:rsidRDefault="00C35C6D" w:rsidP="0008641C">
      <w:pPr>
        <w:pStyle w:val="a3"/>
        <w:spacing w:before="100"/>
        <w:ind w:left="1700"/>
        <w:jc w:val="both"/>
        <w:rPr>
          <w:ins w:id="222" w:author="윤현정 (Hyunjeong Yoon)" w:date="2024-11-07T15:36:00Z"/>
        </w:rPr>
      </w:pPr>
      <w:r>
        <w:t>Absent Gensler’s consent, consent to not be unreasonably withheld,</w:t>
      </w:r>
      <w:r>
        <w:rPr>
          <w:spacing w:val="1"/>
        </w:rPr>
        <w:t xml:space="preserve"> </w:t>
      </w:r>
      <w:r>
        <w:t>Manufacturer</w:t>
      </w:r>
      <w:r>
        <w:rPr>
          <w:spacing w:val="-12"/>
        </w:rPr>
        <w:t xml:space="preserve"> </w:t>
      </w:r>
      <w:r>
        <w:t>sells</w:t>
      </w:r>
      <w:r>
        <w:rPr>
          <w:spacing w:val="-12"/>
        </w:rPr>
        <w:t xml:space="preserve"> </w:t>
      </w:r>
      <w:r>
        <w:t>or</w:t>
      </w:r>
      <w:r>
        <w:rPr>
          <w:spacing w:val="-13"/>
        </w:rPr>
        <w:t xml:space="preserve"> </w:t>
      </w:r>
      <w:r>
        <w:t>otherwise</w:t>
      </w:r>
      <w:r>
        <w:rPr>
          <w:spacing w:val="-14"/>
        </w:rPr>
        <w:t xml:space="preserve"> </w:t>
      </w:r>
      <w:r>
        <w:t>transfers,</w:t>
      </w:r>
      <w:r>
        <w:rPr>
          <w:spacing w:val="-14"/>
        </w:rPr>
        <w:t xml:space="preserve"> </w:t>
      </w:r>
      <w:r>
        <w:t>including</w:t>
      </w:r>
      <w:r>
        <w:rPr>
          <w:spacing w:val="-13"/>
        </w:rPr>
        <w:t xml:space="preserve"> </w:t>
      </w:r>
      <w:r>
        <w:t>by</w:t>
      </w:r>
      <w:r>
        <w:rPr>
          <w:spacing w:val="-13"/>
        </w:rPr>
        <w:t xml:space="preserve"> </w:t>
      </w:r>
      <w:r>
        <w:t>consolidation,</w:t>
      </w:r>
      <w:r>
        <w:rPr>
          <w:spacing w:val="-14"/>
        </w:rPr>
        <w:t xml:space="preserve"> </w:t>
      </w:r>
      <w:r>
        <w:t>merger</w:t>
      </w:r>
      <w:r>
        <w:rPr>
          <w:spacing w:val="-11"/>
        </w:rPr>
        <w:t xml:space="preserve"> </w:t>
      </w:r>
      <w:r>
        <w:t>or</w:t>
      </w:r>
      <w:r>
        <w:rPr>
          <w:spacing w:val="-68"/>
        </w:rPr>
        <w:t xml:space="preserve"> </w:t>
      </w:r>
      <w:r>
        <w:t>reorganization, a majority of the voting stock of Manufacturer, if Manufacturer</w:t>
      </w:r>
      <w:r>
        <w:rPr>
          <w:spacing w:val="-68"/>
        </w:rPr>
        <w:t xml:space="preserve"> </w:t>
      </w:r>
      <w:r>
        <w:t>is a corporation, or any sale or other transfer of a majority of the ownership</w:t>
      </w:r>
      <w:r>
        <w:rPr>
          <w:spacing w:val="1"/>
        </w:rPr>
        <w:t xml:space="preserve"> </w:t>
      </w:r>
      <w:r>
        <w:t>interests</w:t>
      </w:r>
      <w:r>
        <w:rPr>
          <w:spacing w:val="-10"/>
        </w:rPr>
        <w:t xml:space="preserve"> </w:t>
      </w:r>
      <w:r>
        <w:t>in</w:t>
      </w:r>
      <w:r>
        <w:rPr>
          <w:spacing w:val="-9"/>
        </w:rPr>
        <w:t xml:space="preserve"> </w:t>
      </w:r>
      <w:r>
        <w:t>Manufacturer,</w:t>
      </w:r>
      <w:r>
        <w:rPr>
          <w:spacing w:val="-8"/>
        </w:rPr>
        <w:t xml:space="preserve"> </w:t>
      </w:r>
      <w:r>
        <w:t>if</w:t>
      </w:r>
      <w:r>
        <w:rPr>
          <w:spacing w:val="-9"/>
        </w:rPr>
        <w:t xml:space="preserve"> </w:t>
      </w:r>
      <w:r>
        <w:t>Manufacturer</w:t>
      </w:r>
      <w:r>
        <w:rPr>
          <w:spacing w:val="-9"/>
        </w:rPr>
        <w:t xml:space="preserve"> </w:t>
      </w:r>
      <w:r>
        <w:t>is</w:t>
      </w:r>
      <w:r>
        <w:rPr>
          <w:spacing w:val="-11"/>
        </w:rPr>
        <w:t xml:space="preserve"> </w:t>
      </w:r>
      <w:r>
        <w:t>an</w:t>
      </w:r>
      <w:r>
        <w:rPr>
          <w:spacing w:val="-5"/>
        </w:rPr>
        <w:t xml:space="preserve"> </w:t>
      </w:r>
      <w:r>
        <w:t>entity</w:t>
      </w:r>
      <w:r>
        <w:rPr>
          <w:spacing w:val="-8"/>
        </w:rPr>
        <w:t xml:space="preserve"> </w:t>
      </w:r>
      <w:r>
        <w:t>other</w:t>
      </w:r>
      <w:r>
        <w:rPr>
          <w:spacing w:val="-9"/>
        </w:rPr>
        <w:t xml:space="preserve"> </w:t>
      </w:r>
      <w:r>
        <w:t>than</w:t>
      </w:r>
      <w:r>
        <w:rPr>
          <w:spacing w:val="-10"/>
        </w:rPr>
        <w:t xml:space="preserve"> </w:t>
      </w:r>
      <w:r>
        <w:t>a</w:t>
      </w:r>
      <w:r>
        <w:rPr>
          <w:spacing w:val="-5"/>
        </w:rPr>
        <w:t xml:space="preserve"> </w:t>
      </w:r>
      <w:r>
        <w:t>corporation.</w:t>
      </w:r>
      <w:ins w:id="223" w:author="윤현정 (Hyunjeong Yoon)" w:date="2024-11-07T15:36:00Z">
        <w:r w:rsidR="0008641C">
          <w:br/>
        </w:r>
        <w:r w:rsidR="0008641C">
          <w:br/>
        </w:r>
        <w:r w:rsidR="0008641C">
          <w:br/>
          <w:t>Manufacturer</w:t>
        </w:r>
        <w:r w:rsidR="0008641C">
          <w:rPr>
            <w:spacing w:val="-16"/>
          </w:rPr>
          <w:t xml:space="preserve"> </w:t>
        </w:r>
        <w:r w:rsidR="0008641C">
          <w:t>may</w:t>
        </w:r>
        <w:r w:rsidR="0008641C">
          <w:rPr>
            <w:spacing w:val="-8"/>
          </w:rPr>
          <w:t xml:space="preserve"> </w:t>
        </w:r>
        <w:r w:rsidR="0008641C">
          <w:t>elect</w:t>
        </w:r>
        <w:r w:rsidR="0008641C">
          <w:rPr>
            <w:spacing w:val="-9"/>
          </w:rPr>
          <w:t xml:space="preserve"> </w:t>
        </w:r>
        <w:r w:rsidR="0008641C">
          <w:t>to</w:t>
        </w:r>
        <w:r w:rsidR="0008641C">
          <w:rPr>
            <w:spacing w:val="-13"/>
          </w:rPr>
          <w:t xml:space="preserve"> </w:t>
        </w:r>
        <w:r w:rsidR="0008641C">
          <w:t>terminate</w:t>
        </w:r>
        <w:r w:rsidR="0008641C">
          <w:rPr>
            <w:spacing w:val="-15"/>
          </w:rPr>
          <w:t xml:space="preserve"> </w:t>
        </w:r>
        <w:r w:rsidR="0008641C">
          <w:t>this</w:t>
        </w:r>
        <w:r w:rsidR="0008641C">
          <w:rPr>
            <w:spacing w:val="-15"/>
          </w:rPr>
          <w:t xml:space="preserve"> </w:t>
        </w:r>
        <w:r w:rsidR="0008641C">
          <w:t>Agreement</w:t>
        </w:r>
        <w:r w:rsidR="0008641C">
          <w:rPr>
            <w:spacing w:val="-9"/>
          </w:rPr>
          <w:t xml:space="preserve"> </w:t>
        </w:r>
        <w:r w:rsidR="0008641C">
          <w:t>herein</w:t>
        </w:r>
        <w:r w:rsidR="0008641C">
          <w:rPr>
            <w:spacing w:val="-10"/>
          </w:rPr>
          <w:t xml:space="preserve"> </w:t>
        </w:r>
        <w:r w:rsidR="0008641C">
          <w:t>immediately</w:t>
        </w:r>
        <w:r w:rsidR="0008641C">
          <w:rPr>
            <w:spacing w:val="-14"/>
          </w:rPr>
          <w:t xml:space="preserve"> </w:t>
        </w:r>
        <w:r w:rsidR="0008641C">
          <w:t>if:</w:t>
        </w:r>
      </w:ins>
    </w:p>
    <w:p w14:paraId="070B82F6" w14:textId="7ED4DB7F" w:rsidR="0008641C" w:rsidRDefault="0008641C">
      <w:pPr>
        <w:pStyle w:val="a4"/>
        <w:tabs>
          <w:tab w:val="left" w:pos="2272"/>
        </w:tabs>
        <w:ind w:left="1697" w:right="1536"/>
        <w:jc w:val="left"/>
        <w:rPr>
          <w:ins w:id="224" w:author="윤현정 (Hyunjeong Yoon)" w:date="2024-11-12T11:12:00Z"/>
          <w:rFonts w:ascii="맑은 고딕" w:eastAsia="맑은 고딕" w:hAnsi="맑은 고딕" w:cs="맑은 고딕"/>
          <w:sz w:val="20"/>
          <w:lang w:eastAsia="ko-KR"/>
        </w:rPr>
        <w:pPrChange w:id="225" w:author="윤현정 (Hyunjeong Yoon)" w:date="2024-11-12T11:24:00Z">
          <w:pPr>
            <w:pStyle w:val="a4"/>
            <w:tabs>
              <w:tab w:val="left" w:pos="2272"/>
            </w:tabs>
            <w:ind w:left="1697" w:right="1536"/>
          </w:pPr>
        </w:pPrChange>
      </w:pPr>
      <w:proofErr w:type="spellStart"/>
      <w:ins w:id="226" w:author="윤현정 (Hyunjeong Yoon)" w:date="2024-11-07T15:45:00Z">
        <w:r>
          <w:rPr>
            <w:rFonts w:ascii="맑은 고딕" w:eastAsia="맑은 고딕" w:hAnsi="맑은 고딕" w:cs="맑은 고딕" w:hint="eastAsia"/>
            <w:sz w:val="20"/>
            <w:lang w:eastAsia="ko-KR"/>
          </w:rPr>
          <w:t>ⅰ</w:t>
        </w:r>
      </w:ins>
      <w:proofErr w:type="spellEnd"/>
      <w:ins w:id="227" w:author="윤현정 (Hyunjeong Yoon)" w:date="2024-11-12T11:09:00Z">
        <w:r w:rsidR="00C6325F" w:rsidRPr="00C6325F">
          <w:t xml:space="preserve"> </w:t>
        </w:r>
        <w:r w:rsidR="00C6325F">
          <w:t>If Gensler fails to complete the BASIC SERVICES within the deadline specified in C.</w:t>
        </w:r>
        <w:proofErr w:type="gramStart"/>
        <w:r w:rsidR="00C6325F">
          <w:t>2.</w:t>
        </w:r>
      </w:ins>
      <w:ins w:id="228" w:author="윤현정 (Hyunjeong Yoon)" w:date="2024-11-12T11:24:00Z">
        <w:r w:rsidR="0077028B">
          <w:t>;</w:t>
        </w:r>
      </w:ins>
      <w:proofErr w:type="gramEnd"/>
      <w:ins w:id="229" w:author="윤현정 (Hyunjeong Yoon)" w:date="2024-11-12T11:23:00Z">
        <w:r w:rsidR="0077028B">
          <w:t xml:space="preserve"> or</w:t>
        </w:r>
      </w:ins>
      <w:ins w:id="230" w:author="윤현정 (Hyunjeong Yoon)" w:date="2024-11-12T11:09:00Z">
        <w:r w:rsidR="00C6325F">
          <w:br/>
        </w:r>
      </w:ins>
      <w:proofErr w:type="spellStart"/>
      <w:ins w:id="231" w:author="윤현정 (Hyunjeong Yoon)" w:date="2024-11-12T11:11:00Z">
        <w:r w:rsidR="000B7CA4">
          <w:rPr>
            <w:rFonts w:ascii="맑은 고딕" w:eastAsia="맑은 고딕" w:hAnsi="맑은 고딕" w:cs="맑은 고딕" w:hint="eastAsia"/>
            <w:sz w:val="20"/>
            <w:lang w:eastAsia="ko-KR"/>
          </w:rPr>
          <w:t>ⅱ</w:t>
        </w:r>
      </w:ins>
      <w:proofErr w:type="spellEnd"/>
      <w:ins w:id="232" w:author="윤현정 (Hyunjeong Yoon)" w:date="2024-11-12T11:12:00Z">
        <w:r w:rsidR="000B7CA4">
          <w:rPr>
            <w:rFonts w:ascii="맑은 고딕" w:eastAsia="맑은 고딕" w:hAnsi="맑은 고딕" w:cs="맑은 고딕" w:hint="eastAsia"/>
            <w:sz w:val="20"/>
            <w:lang w:eastAsia="ko-KR"/>
          </w:rPr>
          <w:t>.</w:t>
        </w:r>
        <w:r w:rsidR="000B7CA4">
          <w:rPr>
            <w:rFonts w:ascii="맑은 고딕" w:eastAsia="맑은 고딕" w:hAnsi="맑은 고딕" w:cs="맑은 고딕"/>
            <w:sz w:val="20"/>
            <w:lang w:eastAsia="ko-KR"/>
          </w:rPr>
          <w:t xml:space="preserve"> </w:t>
        </w:r>
        <w:r w:rsidR="000B7CA4">
          <w:t>If Gensler breaches any provision of this Agreement</w:t>
        </w:r>
      </w:ins>
      <w:ins w:id="233" w:author="윤현정 (Hyunjeong Yoon)" w:date="2024-11-12T11:23:00Z">
        <w:r w:rsidR="0077028B">
          <w:t>; or</w:t>
        </w:r>
      </w:ins>
    </w:p>
    <w:p w14:paraId="3B0926C7" w14:textId="41656DC1" w:rsidR="000B7CA4" w:rsidRPr="0077028B" w:rsidRDefault="0077028B">
      <w:pPr>
        <w:pStyle w:val="a4"/>
        <w:tabs>
          <w:tab w:val="left" w:pos="2272"/>
        </w:tabs>
        <w:ind w:left="1697" w:right="1536"/>
        <w:jc w:val="left"/>
        <w:rPr>
          <w:ins w:id="234" w:author="윤현정 (Hyunjeong Yoon)" w:date="2024-11-07T15:36:00Z"/>
          <w:rFonts w:eastAsiaTheme="minorEastAsia"/>
          <w:sz w:val="20"/>
          <w:lang w:eastAsia="ko-KR"/>
          <w:rPrChange w:id="235" w:author="윤현정 (Hyunjeong Yoon)" w:date="2024-11-12T11:22:00Z">
            <w:rPr>
              <w:ins w:id="236" w:author="윤현정 (Hyunjeong Yoon)" w:date="2024-11-07T15:36:00Z"/>
              <w:sz w:val="20"/>
            </w:rPr>
          </w:rPrChange>
        </w:rPr>
        <w:pPrChange w:id="237" w:author="윤현정 (Hyunjeong Yoon)" w:date="2024-11-12T11:24:00Z">
          <w:pPr>
            <w:pStyle w:val="a4"/>
            <w:tabs>
              <w:tab w:val="left" w:pos="2272"/>
            </w:tabs>
            <w:ind w:left="1697" w:right="1536"/>
          </w:pPr>
        </w:pPrChange>
      </w:pPr>
      <w:proofErr w:type="spellStart"/>
      <w:ins w:id="238" w:author="윤현정 (Hyunjeong Yoon)" w:date="2024-11-12T11:22:00Z">
        <w:r>
          <w:rPr>
            <w:rFonts w:eastAsiaTheme="minorEastAsia" w:hint="eastAsia"/>
            <w:sz w:val="20"/>
            <w:lang w:eastAsia="ko-KR"/>
          </w:rPr>
          <w:t>ⅲ</w:t>
        </w:r>
      </w:ins>
      <w:proofErr w:type="spellEnd"/>
      <w:ins w:id="239" w:author="윤현정 (Hyunjeong Yoon)" w:date="2024-11-12T11:23:00Z">
        <w:r>
          <w:rPr>
            <w:rFonts w:eastAsiaTheme="minorEastAsia" w:hint="eastAsia"/>
            <w:sz w:val="20"/>
            <w:lang w:eastAsia="ko-KR"/>
          </w:rPr>
          <w:t>.</w:t>
        </w:r>
        <w:r>
          <w:rPr>
            <w:rFonts w:eastAsiaTheme="minorEastAsia"/>
            <w:sz w:val="20"/>
            <w:lang w:eastAsia="ko-KR"/>
          </w:rPr>
          <w:t xml:space="preserve"> </w:t>
        </w:r>
        <w:r>
          <w:t>If the BASIC SERVICES provided by Gensler are found to infringe upon third-party intellectual property rights or if a dispute arises with a third party regarding such infringement</w:t>
        </w:r>
      </w:ins>
      <w:ins w:id="240" w:author="윤현정 (Hyunjeong Yoon)" w:date="2024-11-12T11:24:00Z">
        <w:r>
          <w:t>; or</w:t>
        </w:r>
      </w:ins>
      <w:ins w:id="241" w:author="윤현정 (Hyunjeong Yoon)" w:date="2024-11-12T11:22:00Z">
        <w:r>
          <w:rPr>
            <w:rFonts w:eastAsiaTheme="minorEastAsia"/>
            <w:sz w:val="20"/>
            <w:lang w:eastAsia="ko-KR"/>
          </w:rPr>
          <w:br/>
        </w:r>
      </w:ins>
      <w:proofErr w:type="spellStart"/>
      <w:ins w:id="242" w:author="윤현정 (Hyunjeong Yoon)" w:date="2024-11-12T11:23:00Z">
        <w:r>
          <w:rPr>
            <w:rFonts w:eastAsiaTheme="minorEastAsia" w:hint="eastAsia"/>
            <w:sz w:val="20"/>
            <w:lang w:eastAsia="ko-KR"/>
          </w:rPr>
          <w:t>ⅳ</w:t>
        </w:r>
        <w:proofErr w:type="spellEnd"/>
        <w:r>
          <w:rPr>
            <w:rFonts w:eastAsiaTheme="minorEastAsia" w:hint="eastAsia"/>
            <w:sz w:val="20"/>
            <w:lang w:eastAsia="ko-KR"/>
          </w:rPr>
          <w:t>.</w:t>
        </w:r>
        <w:r>
          <w:rPr>
            <w:rFonts w:eastAsiaTheme="minorEastAsia"/>
            <w:sz w:val="20"/>
            <w:lang w:eastAsia="ko-KR"/>
          </w:rPr>
          <w:t xml:space="preserve"> Gensler </w:t>
        </w:r>
        <w:r>
          <w:rPr>
            <w:sz w:val="20"/>
          </w:rPr>
          <w:t>commences a voluntary proceeding under federal or state</w:t>
        </w:r>
        <w:r>
          <w:rPr>
            <w:spacing w:val="1"/>
            <w:sz w:val="20"/>
          </w:rPr>
          <w:t xml:space="preserve"> </w:t>
        </w:r>
        <w:r>
          <w:rPr>
            <w:sz w:val="20"/>
          </w:rPr>
          <w:t>bankruptcy or insolvency law, has a decree or order for relief entered against</w:t>
        </w:r>
        <w:r>
          <w:rPr>
            <w:spacing w:val="1"/>
            <w:sz w:val="20"/>
          </w:rPr>
          <w:t xml:space="preserve"> </w:t>
        </w:r>
        <w:r>
          <w:rPr>
            <w:sz w:val="20"/>
          </w:rPr>
          <w:t>it in an involuntary proceeding, has a receiver or similar person appointed for</w:t>
        </w:r>
        <w:r>
          <w:rPr>
            <w:spacing w:val="1"/>
            <w:sz w:val="20"/>
          </w:rPr>
          <w:t xml:space="preserve"> </w:t>
        </w:r>
        <w:r>
          <w:rPr>
            <w:sz w:val="20"/>
          </w:rPr>
          <w:t>its business, makes an assignment for the benefit of its creditors, dissolves or</w:t>
        </w:r>
        <w:r>
          <w:rPr>
            <w:spacing w:val="-68"/>
            <w:sz w:val="20"/>
          </w:rPr>
          <w:t xml:space="preserve"> </w:t>
        </w:r>
        <w:r>
          <w:rPr>
            <w:sz w:val="20"/>
          </w:rPr>
          <w:lastRenderedPageBreak/>
          <w:t>liquidates</w:t>
        </w:r>
        <w:r>
          <w:rPr>
            <w:spacing w:val="-3"/>
            <w:sz w:val="20"/>
          </w:rPr>
          <w:t xml:space="preserve"> </w:t>
        </w:r>
        <w:r>
          <w:rPr>
            <w:sz w:val="20"/>
          </w:rPr>
          <w:t>its</w:t>
        </w:r>
        <w:r>
          <w:rPr>
            <w:spacing w:val="-3"/>
            <w:sz w:val="20"/>
          </w:rPr>
          <w:t xml:space="preserve"> </w:t>
        </w:r>
        <w:r>
          <w:rPr>
            <w:sz w:val="20"/>
          </w:rPr>
          <w:t>business,</w:t>
        </w:r>
        <w:r>
          <w:rPr>
            <w:spacing w:val="3"/>
            <w:sz w:val="20"/>
          </w:rPr>
          <w:t xml:space="preserve"> </w:t>
        </w:r>
        <w:r>
          <w:rPr>
            <w:sz w:val="20"/>
          </w:rPr>
          <w:t>or</w:t>
        </w:r>
        <w:r>
          <w:rPr>
            <w:spacing w:val="-1"/>
            <w:sz w:val="20"/>
          </w:rPr>
          <w:t xml:space="preserve"> </w:t>
        </w:r>
        <w:r>
          <w:rPr>
            <w:sz w:val="20"/>
          </w:rPr>
          <w:t>otherwise</w:t>
        </w:r>
        <w:r>
          <w:rPr>
            <w:spacing w:val="-1"/>
            <w:sz w:val="20"/>
          </w:rPr>
          <w:t xml:space="preserve"> </w:t>
        </w:r>
        <w:r>
          <w:rPr>
            <w:sz w:val="20"/>
          </w:rPr>
          <w:t>ceases</w:t>
        </w:r>
        <w:r>
          <w:rPr>
            <w:spacing w:val="-2"/>
            <w:sz w:val="20"/>
          </w:rPr>
          <w:t xml:space="preserve"> </w:t>
        </w:r>
        <w:r>
          <w:rPr>
            <w:sz w:val="20"/>
          </w:rPr>
          <w:t>to</w:t>
        </w:r>
        <w:r>
          <w:rPr>
            <w:spacing w:val="-1"/>
            <w:sz w:val="20"/>
          </w:rPr>
          <w:t xml:space="preserve"> </w:t>
        </w:r>
        <w:r>
          <w:rPr>
            <w:sz w:val="20"/>
          </w:rPr>
          <w:t>do</w:t>
        </w:r>
        <w:r>
          <w:rPr>
            <w:spacing w:val="-3"/>
            <w:sz w:val="20"/>
          </w:rPr>
          <w:t xml:space="preserve"> </w:t>
        </w:r>
        <w:r>
          <w:rPr>
            <w:sz w:val="20"/>
          </w:rPr>
          <w:t>business</w:t>
        </w:r>
      </w:ins>
    </w:p>
    <w:p w14:paraId="44200232" w14:textId="4569CDDD" w:rsidR="0039660D" w:rsidRDefault="0008641C" w:rsidP="0008641C">
      <w:pPr>
        <w:pStyle w:val="a4"/>
        <w:tabs>
          <w:tab w:val="left" w:pos="2272"/>
        </w:tabs>
        <w:ind w:left="1697" w:right="1536"/>
        <w:rPr>
          <w:ins w:id="243" w:author="윤현정 (Hyunjeong Yoon)" w:date="2024-11-07T15:36:00Z"/>
          <w:sz w:val="20"/>
        </w:rPr>
      </w:pPr>
      <w:ins w:id="244" w:author="윤현정 (Hyunjeong Yoon)" w:date="2024-11-07T15:36:00Z">
        <w:r>
          <w:rPr>
            <w:sz w:val="20"/>
          </w:rPr>
          <w:br/>
        </w:r>
      </w:ins>
    </w:p>
    <w:p w14:paraId="5EBE4BAB" w14:textId="77777777" w:rsidR="0008641C" w:rsidRDefault="0008641C">
      <w:pPr>
        <w:pStyle w:val="a4"/>
        <w:tabs>
          <w:tab w:val="left" w:pos="2272"/>
        </w:tabs>
        <w:ind w:left="1697" w:right="1536"/>
        <w:rPr>
          <w:sz w:val="20"/>
        </w:rPr>
        <w:pPrChange w:id="245" w:author="윤현정 (Hyunjeong Yoon)" w:date="2024-11-07T15:36:00Z">
          <w:pPr>
            <w:pStyle w:val="a4"/>
            <w:numPr>
              <w:ilvl w:val="1"/>
              <w:numId w:val="4"/>
            </w:numPr>
            <w:tabs>
              <w:tab w:val="left" w:pos="2272"/>
            </w:tabs>
            <w:ind w:left="1697" w:right="1536" w:hanging="288"/>
          </w:pPr>
        </w:pPrChange>
      </w:pPr>
    </w:p>
    <w:p w14:paraId="1B010E2F" w14:textId="77777777" w:rsidR="0039660D" w:rsidRDefault="0039660D">
      <w:pPr>
        <w:pStyle w:val="a3"/>
      </w:pPr>
    </w:p>
    <w:p w14:paraId="1289E8A2" w14:textId="5B43FA20" w:rsidR="0039660D" w:rsidRDefault="00C35C6D">
      <w:pPr>
        <w:pStyle w:val="a4"/>
        <w:numPr>
          <w:ilvl w:val="0"/>
          <w:numId w:val="4"/>
        </w:numPr>
        <w:tabs>
          <w:tab w:val="left" w:pos="2087"/>
        </w:tabs>
        <w:spacing w:before="1"/>
        <w:ind w:left="1694" w:right="1535" w:firstLine="0"/>
        <w:rPr>
          <w:sz w:val="20"/>
        </w:rPr>
      </w:pPr>
      <w:r>
        <w:rPr>
          <w:b/>
          <w:sz w:val="20"/>
        </w:rPr>
        <w:t>Effect.</w:t>
      </w:r>
      <w:r>
        <w:rPr>
          <w:b/>
          <w:spacing w:val="55"/>
          <w:sz w:val="20"/>
        </w:rPr>
        <w:t xml:space="preserve"> </w:t>
      </w:r>
      <w:ins w:id="246" w:author="윤현정 (Hyunjeong Yoon)" w:date="2024-11-12T11:31:00Z">
        <w:r w:rsidR="00C371C7">
          <w:rPr>
            <w:b/>
            <w:spacing w:val="55"/>
            <w:sz w:val="20"/>
          </w:rPr>
          <w:br/>
        </w:r>
      </w:ins>
      <w:ins w:id="247" w:author="윤현정 (Hyunjeong Yoon)" w:date="2024-11-12T11:30:00Z">
        <w:r w:rsidR="00C371C7">
          <w:t xml:space="preserve">If this Agreement is terminated due to the </w:t>
        </w:r>
        <w:r w:rsidR="00C371C7">
          <w:rPr>
            <w:rStyle w:val="a9"/>
          </w:rPr>
          <w:t>Manufacturer's fault</w:t>
        </w:r>
        <w:r w:rsidR="00C371C7">
          <w:t xml:space="preserve">, </w:t>
        </w:r>
      </w:ins>
      <w:r>
        <w:rPr>
          <w:sz w:val="20"/>
        </w:rPr>
        <w:t>At</w:t>
      </w:r>
      <w:r>
        <w:rPr>
          <w:spacing w:val="-12"/>
          <w:sz w:val="20"/>
        </w:rPr>
        <w:t xml:space="preserve"> </w:t>
      </w:r>
      <w:r>
        <w:rPr>
          <w:sz w:val="20"/>
        </w:rPr>
        <w:t>the</w:t>
      </w:r>
      <w:r>
        <w:rPr>
          <w:spacing w:val="-12"/>
          <w:sz w:val="20"/>
        </w:rPr>
        <w:t xml:space="preserve"> </w:t>
      </w:r>
      <w:r>
        <w:rPr>
          <w:sz w:val="20"/>
        </w:rPr>
        <w:t>time</w:t>
      </w:r>
      <w:r>
        <w:rPr>
          <w:spacing w:val="-11"/>
          <w:sz w:val="20"/>
        </w:rPr>
        <w:t xml:space="preserve"> </w:t>
      </w:r>
      <w:r>
        <w:rPr>
          <w:sz w:val="20"/>
        </w:rPr>
        <w:t>the</w:t>
      </w:r>
      <w:r>
        <w:rPr>
          <w:spacing w:val="-11"/>
          <w:sz w:val="20"/>
        </w:rPr>
        <w:t xml:space="preserve"> </w:t>
      </w:r>
      <w:r>
        <w:rPr>
          <w:sz w:val="20"/>
        </w:rPr>
        <w:t>next</w:t>
      </w:r>
      <w:r>
        <w:rPr>
          <w:spacing w:val="-11"/>
          <w:sz w:val="20"/>
        </w:rPr>
        <w:t xml:space="preserve"> </w:t>
      </w:r>
      <w:r>
        <w:rPr>
          <w:sz w:val="20"/>
        </w:rPr>
        <w:t>regular</w:t>
      </w:r>
      <w:r>
        <w:rPr>
          <w:spacing w:val="-11"/>
          <w:sz w:val="20"/>
        </w:rPr>
        <w:t xml:space="preserve"> </w:t>
      </w:r>
      <w:r>
        <w:rPr>
          <w:sz w:val="20"/>
        </w:rPr>
        <w:t>quarterly</w:t>
      </w:r>
      <w:r>
        <w:rPr>
          <w:spacing w:val="-11"/>
          <w:sz w:val="20"/>
        </w:rPr>
        <w:t xml:space="preserve"> </w:t>
      </w:r>
      <w:r>
        <w:rPr>
          <w:sz w:val="20"/>
        </w:rPr>
        <w:t>payment</w:t>
      </w:r>
      <w:r>
        <w:rPr>
          <w:spacing w:val="-12"/>
          <w:sz w:val="20"/>
        </w:rPr>
        <w:t xml:space="preserve"> </w:t>
      </w:r>
      <w:r>
        <w:rPr>
          <w:sz w:val="20"/>
        </w:rPr>
        <w:t>would</w:t>
      </w:r>
      <w:r>
        <w:rPr>
          <w:spacing w:val="-11"/>
          <w:sz w:val="20"/>
        </w:rPr>
        <w:t xml:space="preserve"> </w:t>
      </w:r>
      <w:r>
        <w:rPr>
          <w:sz w:val="20"/>
        </w:rPr>
        <w:t>otherwise</w:t>
      </w:r>
      <w:r>
        <w:rPr>
          <w:spacing w:val="-11"/>
          <w:sz w:val="20"/>
        </w:rPr>
        <w:t xml:space="preserve"> </w:t>
      </w:r>
      <w:r>
        <w:rPr>
          <w:sz w:val="20"/>
        </w:rPr>
        <w:t>be</w:t>
      </w:r>
      <w:r>
        <w:rPr>
          <w:spacing w:val="-68"/>
          <w:sz w:val="20"/>
        </w:rPr>
        <w:t xml:space="preserve"> </w:t>
      </w:r>
      <w:r>
        <w:rPr>
          <w:sz w:val="20"/>
        </w:rPr>
        <w:t>due as provided in Section C, above, Manufacturer will: a) pay Gensler for all</w:t>
      </w:r>
      <w:r>
        <w:rPr>
          <w:spacing w:val="1"/>
          <w:sz w:val="20"/>
        </w:rPr>
        <w:t xml:space="preserve"> </w:t>
      </w:r>
      <w:r>
        <w:rPr>
          <w:sz w:val="20"/>
        </w:rPr>
        <w:t>amounts earned and Reimbursable Expenses incurred through the date of</w:t>
      </w:r>
      <w:r>
        <w:rPr>
          <w:spacing w:val="1"/>
          <w:sz w:val="20"/>
        </w:rPr>
        <w:t xml:space="preserve"> </w:t>
      </w:r>
      <w:r>
        <w:rPr>
          <w:sz w:val="20"/>
        </w:rPr>
        <w:t>termination of this Agreement pursuant to Paragraphs C-5 and C-6 above; b)</w:t>
      </w:r>
      <w:r>
        <w:rPr>
          <w:spacing w:val="1"/>
          <w:sz w:val="20"/>
        </w:rPr>
        <w:t xml:space="preserve"> </w:t>
      </w:r>
      <w:r>
        <w:rPr>
          <w:sz w:val="20"/>
        </w:rPr>
        <w:t>cease</w:t>
      </w:r>
      <w:r>
        <w:rPr>
          <w:spacing w:val="1"/>
          <w:sz w:val="20"/>
        </w:rPr>
        <w:t xml:space="preserve"> </w:t>
      </w:r>
      <w:r>
        <w:rPr>
          <w:sz w:val="20"/>
        </w:rPr>
        <w:t>using</w:t>
      </w:r>
      <w:r>
        <w:rPr>
          <w:spacing w:val="1"/>
          <w:sz w:val="20"/>
        </w:rPr>
        <w:t xml:space="preserve"> </w:t>
      </w:r>
      <w:r>
        <w:rPr>
          <w:sz w:val="20"/>
        </w:rPr>
        <w:t>the</w:t>
      </w:r>
      <w:r>
        <w:rPr>
          <w:spacing w:val="1"/>
          <w:sz w:val="20"/>
        </w:rPr>
        <w:t xml:space="preserve"> </w:t>
      </w:r>
      <w:r>
        <w:rPr>
          <w:sz w:val="20"/>
        </w:rPr>
        <w:t>Designs;</w:t>
      </w:r>
      <w:r>
        <w:rPr>
          <w:spacing w:val="1"/>
          <w:sz w:val="20"/>
        </w:rPr>
        <w:t xml:space="preserve"> </w:t>
      </w:r>
      <w:r>
        <w:rPr>
          <w:sz w:val="20"/>
        </w:rPr>
        <w:t>c)</w:t>
      </w:r>
      <w:r>
        <w:rPr>
          <w:spacing w:val="1"/>
          <w:sz w:val="20"/>
        </w:rPr>
        <w:t xml:space="preserve"> </w:t>
      </w:r>
      <w:r>
        <w:rPr>
          <w:sz w:val="20"/>
        </w:rPr>
        <w:t>deliver</w:t>
      </w:r>
      <w:r>
        <w:rPr>
          <w:spacing w:val="1"/>
          <w:sz w:val="20"/>
        </w:rPr>
        <w:t xml:space="preserve"> </w:t>
      </w:r>
      <w:r>
        <w:rPr>
          <w:sz w:val="20"/>
        </w:rPr>
        <w:t>to</w:t>
      </w:r>
      <w:r>
        <w:rPr>
          <w:spacing w:val="1"/>
          <w:sz w:val="20"/>
        </w:rPr>
        <w:t xml:space="preserve"> </w:t>
      </w:r>
      <w:r>
        <w:rPr>
          <w:sz w:val="20"/>
        </w:rPr>
        <w:t>Gensler</w:t>
      </w:r>
      <w:r>
        <w:rPr>
          <w:spacing w:val="1"/>
          <w:sz w:val="20"/>
        </w:rPr>
        <w:t xml:space="preserve"> </w:t>
      </w:r>
      <w:r>
        <w:rPr>
          <w:sz w:val="20"/>
        </w:rPr>
        <w:t>all</w:t>
      </w:r>
      <w:r>
        <w:rPr>
          <w:spacing w:val="1"/>
          <w:sz w:val="20"/>
        </w:rPr>
        <w:t xml:space="preserve"> </w:t>
      </w:r>
      <w:r>
        <w:rPr>
          <w:sz w:val="20"/>
        </w:rPr>
        <w:t>the</w:t>
      </w:r>
      <w:r>
        <w:rPr>
          <w:spacing w:val="1"/>
          <w:sz w:val="20"/>
        </w:rPr>
        <w:t xml:space="preserve"> </w:t>
      </w:r>
      <w:r>
        <w:rPr>
          <w:sz w:val="20"/>
        </w:rPr>
        <w:t>Designs,</w:t>
      </w:r>
      <w:r>
        <w:rPr>
          <w:spacing w:val="1"/>
          <w:sz w:val="20"/>
        </w:rPr>
        <w:t xml:space="preserve"> </w:t>
      </w:r>
      <w:r>
        <w:rPr>
          <w:sz w:val="20"/>
        </w:rPr>
        <w:t>working</w:t>
      </w:r>
      <w:r>
        <w:rPr>
          <w:spacing w:val="-68"/>
          <w:sz w:val="20"/>
        </w:rPr>
        <w:t xml:space="preserve"> </w:t>
      </w:r>
      <w:r>
        <w:rPr>
          <w:sz w:val="20"/>
        </w:rPr>
        <w:t>drawings,</w:t>
      </w:r>
      <w:r>
        <w:rPr>
          <w:spacing w:val="-7"/>
          <w:sz w:val="20"/>
        </w:rPr>
        <w:t xml:space="preserve"> </w:t>
      </w:r>
      <w:r>
        <w:rPr>
          <w:sz w:val="20"/>
        </w:rPr>
        <w:t>patent</w:t>
      </w:r>
      <w:r>
        <w:rPr>
          <w:spacing w:val="-6"/>
          <w:sz w:val="20"/>
        </w:rPr>
        <w:t xml:space="preserve"> </w:t>
      </w:r>
      <w:r>
        <w:rPr>
          <w:sz w:val="20"/>
        </w:rPr>
        <w:t>and</w:t>
      </w:r>
      <w:r>
        <w:rPr>
          <w:spacing w:val="-6"/>
          <w:sz w:val="20"/>
        </w:rPr>
        <w:t xml:space="preserve"> </w:t>
      </w:r>
      <w:r>
        <w:rPr>
          <w:sz w:val="20"/>
        </w:rPr>
        <w:t>copyright</w:t>
      </w:r>
      <w:r>
        <w:rPr>
          <w:spacing w:val="-6"/>
          <w:sz w:val="20"/>
        </w:rPr>
        <w:t xml:space="preserve"> </w:t>
      </w:r>
      <w:r>
        <w:rPr>
          <w:sz w:val="20"/>
        </w:rPr>
        <w:t>information</w:t>
      </w:r>
      <w:r>
        <w:rPr>
          <w:spacing w:val="-6"/>
          <w:sz w:val="20"/>
        </w:rPr>
        <w:t xml:space="preserve"> </w:t>
      </w:r>
      <w:r>
        <w:rPr>
          <w:sz w:val="20"/>
        </w:rPr>
        <w:t>and</w:t>
      </w:r>
      <w:r>
        <w:rPr>
          <w:spacing w:val="-6"/>
          <w:sz w:val="20"/>
        </w:rPr>
        <w:t xml:space="preserve"> </w:t>
      </w:r>
      <w:r>
        <w:rPr>
          <w:sz w:val="20"/>
        </w:rPr>
        <w:t>all</w:t>
      </w:r>
      <w:r>
        <w:rPr>
          <w:spacing w:val="-6"/>
          <w:sz w:val="20"/>
        </w:rPr>
        <w:t xml:space="preserve"> </w:t>
      </w:r>
      <w:r>
        <w:rPr>
          <w:sz w:val="20"/>
        </w:rPr>
        <w:t>other</w:t>
      </w:r>
      <w:r>
        <w:rPr>
          <w:spacing w:val="-5"/>
          <w:sz w:val="20"/>
        </w:rPr>
        <w:t xml:space="preserve"> </w:t>
      </w:r>
      <w:r>
        <w:rPr>
          <w:sz w:val="20"/>
        </w:rPr>
        <w:t>similar</w:t>
      </w:r>
      <w:r>
        <w:rPr>
          <w:spacing w:val="-7"/>
          <w:sz w:val="20"/>
        </w:rPr>
        <w:t xml:space="preserve"> </w:t>
      </w:r>
      <w:r>
        <w:rPr>
          <w:sz w:val="20"/>
        </w:rPr>
        <w:t>information</w:t>
      </w:r>
      <w:r>
        <w:rPr>
          <w:spacing w:val="-5"/>
          <w:sz w:val="20"/>
        </w:rPr>
        <w:t xml:space="preserve"> </w:t>
      </w:r>
      <w:r>
        <w:rPr>
          <w:sz w:val="20"/>
        </w:rPr>
        <w:t>or</w:t>
      </w:r>
      <w:r>
        <w:rPr>
          <w:spacing w:val="-68"/>
          <w:sz w:val="20"/>
        </w:rPr>
        <w:t xml:space="preserve"> </w:t>
      </w:r>
      <w:r>
        <w:rPr>
          <w:sz w:val="20"/>
        </w:rPr>
        <w:t>materials related to the Design; and d) if any patents, designs or copyrights</w:t>
      </w:r>
      <w:r>
        <w:rPr>
          <w:spacing w:val="1"/>
          <w:sz w:val="20"/>
        </w:rPr>
        <w:t xml:space="preserve"> </w:t>
      </w:r>
      <w:r>
        <w:rPr>
          <w:sz w:val="20"/>
        </w:rPr>
        <w:t>relating</w:t>
      </w:r>
      <w:r>
        <w:rPr>
          <w:spacing w:val="-11"/>
          <w:sz w:val="20"/>
        </w:rPr>
        <w:t xml:space="preserve"> </w:t>
      </w:r>
      <w:r>
        <w:rPr>
          <w:sz w:val="20"/>
        </w:rPr>
        <w:t>to</w:t>
      </w:r>
      <w:r>
        <w:rPr>
          <w:spacing w:val="-9"/>
          <w:sz w:val="20"/>
        </w:rPr>
        <w:t xml:space="preserve"> </w:t>
      </w:r>
      <w:r>
        <w:rPr>
          <w:sz w:val="20"/>
        </w:rPr>
        <w:t>the</w:t>
      </w:r>
      <w:r>
        <w:rPr>
          <w:spacing w:val="-9"/>
          <w:sz w:val="20"/>
        </w:rPr>
        <w:t xml:space="preserve"> </w:t>
      </w:r>
      <w:r>
        <w:rPr>
          <w:sz w:val="20"/>
        </w:rPr>
        <w:t>Design</w:t>
      </w:r>
      <w:r>
        <w:rPr>
          <w:spacing w:val="-9"/>
          <w:sz w:val="20"/>
        </w:rPr>
        <w:t xml:space="preserve"> </w:t>
      </w:r>
      <w:r>
        <w:rPr>
          <w:sz w:val="20"/>
        </w:rPr>
        <w:t>are</w:t>
      </w:r>
      <w:r>
        <w:rPr>
          <w:spacing w:val="-9"/>
          <w:sz w:val="20"/>
        </w:rPr>
        <w:t xml:space="preserve"> </w:t>
      </w:r>
      <w:r>
        <w:rPr>
          <w:sz w:val="20"/>
        </w:rPr>
        <w:t>obtained</w:t>
      </w:r>
      <w:r>
        <w:rPr>
          <w:spacing w:val="-10"/>
          <w:sz w:val="20"/>
        </w:rPr>
        <w:t xml:space="preserve"> </w:t>
      </w:r>
      <w:r>
        <w:rPr>
          <w:sz w:val="20"/>
        </w:rPr>
        <w:t>in</w:t>
      </w:r>
      <w:r>
        <w:rPr>
          <w:spacing w:val="-10"/>
          <w:sz w:val="20"/>
        </w:rPr>
        <w:t xml:space="preserve"> </w:t>
      </w:r>
      <w:r>
        <w:rPr>
          <w:sz w:val="20"/>
        </w:rPr>
        <w:t>Manufacturer's</w:t>
      </w:r>
      <w:r>
        <w:rPr>
          <w:spacing w:val="-11"/>
          <w:sz w:val="20"/>
        </w:rPr>
        <w:t xml:space="preserve"> </w:t>
      </w:r>
      <w:r>
        <w:rPr>
          <w:sz w:val="20"/>
        </w:rPr>
        <w:t>name,</w:t>
      </w:r>
      <w:r>
        <w:rPr>
          <w:spacing w:val="-11"/>
          <w:sz w:val="20"/>
        </w:rPr>
        <w:t xml:space="preserve"> </w:t>
      </w:r>
      <w:r>
        <w:rPr>
          <w:sz w:val="20"/>
        </w:rPr>
        <w:t>assign</w:t>
      </w:r>
      <w:r>
        <w:rPr>
          <w:spacing w:val="-9"/>
          <w:sz w:val="20"/>
        </w:rPr>
        <w:t xml:space="preserve"> </w:t>
      </w:r>
      <w:r>
        <w:rPr>
          <w:sz w:val="20"/>
        </w:rPr>
        <w:t>these</w:t>
      </w:r>
      <w:r>
        <w:rPr>
          <w:spacing w:val="-9"/>
          <w:sz w:val="20"/>
        </w:rPr>
        <w:t xml:space="preserve"> </w:t>
      </w:r>
      <w:r>
        <w:rPr>
          <w:sz w:val="20"/>
        </w:rPr>
        <w:t>rights</w:t>
      </w:r>
      <w:r>
        <w:rPr>
          <w:spacing w:val="-68"/>
          <w:sz w:val="20"/>
        </w:rPr>
        <w:t xml:space="preserve"> </w:t>
      </w:r>
      <w:r>
        <w:rPr>
          <w:sz w:val="20"/>
        </w:rPr>
        <w:t>to</w:t>
      </w:r>
      <w:r>
        <w:rPr>
          <w:spacing w:val="-3"/>
          <w:sz w:val="20"/>
        </w:rPr>
        <w:t xml:space="preserve"> </w:t>
      </w:r>
      <w:r>
        <w:rPr>
          <w:sz w:val="20"/>
        </w:rPr>
        <w:t>Gensler for</w:t>
      </w:r>
      <w:r>
        <w:rPr>
          <w:spacing w:val="-2"/>
          <w:sz w:val="20"/>
        </w:rPr>
        <w:t xml:space="preserve"> </w:t>
      </w:r>
      <w:r>
        <w:rPr>
          <w:sz w:val="20"/>
        </w:rPr>
        <w:t>the</w:t>
      </w:r>
      <w:r>
        <w:rPr>
          <w:spacing w:val="-1"/>
          <w:sz w:val="20"/>
        </w:rPr>
        <w:t xml:space="preserve"> </w:t>
      </w:r>
      <w:r>
        <w:rPr>
          <w:sz w:val="20"/>
        </w:rPr>
        <w:t>sum</w:t>
      </w:r>
      <w:r>
        <w:rPr>
          <w:spacing w:val="2"/>
          <w:sz w:val="20"/>
        </w:rPr>
        <w:t xml:space="preserve"> </w:t>
      </w:r>
      <w:r>
        <w:rPr>
          <w:sz w:val="20"/>
        </w:rPr>
        <w:t>of</w:t>
      </w:r>
      <w:r>
        <w:rPr>
          <w:spacing w:val="1"/>
          <w:sz w:val="20"/>
        </w:rPr>
        <w:t xml:space="preserve"> </w:t>
      </w:r>
      <w:r>
        <w:rPr>
          <w:sz w:val="20"/>
        </w:rPr>
        <w:t>one</w:t>
      </w:r>
      <w:r>
        <w:rPr>
          <w:spacing w:val="-2"/>
          <w:sz w:val="20"/>
        </w:rPr>
        <w:t xml:space="preserve"> </w:t>
      </w:r>
      <w:r>
        <w:rPr>
          <w:sz w:val="20"/>
        </w:rPr>
        <w:t>dollar</w:t>
      </w:r>
      <w:r>
        <w:rPr>
          <w:spacing w:val="-1"/>
          <w:sz w:val="20"/>
        </w:rPr>
        <w:t xml:space="preserve"> </w:t>
      </w:r>
      <w:r>
        <w:rPr>
          <w:sz w:val="20"/>
        </w:rPr>
        <w:t>($1.00).</w:t>
      </w:r>
      <w:ins w:id="248" w:author="윤현정 (Hyunjeong Yoon)" w:date="2024-11-12T11:35:00Z">
        <w:r w:rsidR="004C7081">
          <w:rPr>
            <w:sz w:val="20"/>
          </w:rPr>
          <w:br/>
        </w:r>
        <w:r w:rsidR="004C7081">
          <w:t>If this Agreement is terminated due to the fault of Gensler, Gensler shall return to the Manufacturer all Initial Fees and Royalties paid by the Manufacturer to Gensler under this Agreement.</w:t>
        </w:r>
      </w:ins>
      <w:ins w:id="249" w:author="윤현정 (Hyunjeong Yoon)" w:date="2024-11-12T11:31:00Z">
        <w:r w:rsidR="00C371C7">
          <w:rPr>
            <w:sz w:val="20"/>
          </w:rPr>
          <w:br/>
        </w:r>
        <w:r w:rsidR="00C371C7">
          <w:rPr>
            <w:sz w:val="20"/>
          </w:rPr>
          <w:br/>
        </w:r>
      </w:ins>
    </w:p>
    <w:p w14:paraId="4FAE543C" w14:textId="77777777" w:rsidR="0039660D" w:rsidRDefault="0039660D">
      <w:pPr>
        <w:pStyle w:val="a3"/>
        <w:spacing w:before="9"/>
        <w:rPr>
          <w:sz w:val="21"/>
        </w:rPr>
      </w:pPr>
    </w:p>
    <w:p w14:paraId="6DE26347" w14:textId="77777777" w:rsidR="0039660D" w:rsidRDefault="00C35C6D">
      <w:pPr>
        <w:pStyle w:val="a3"/>
        <w:spacing w:before="1"/>
        <w:ind w:left="1697" w:right="1533"/>
        <w:jc w:val="both"/>
      </w:pPr>
      <w:r>
        <w:rPr>
          <w:spacing w:val="-1"/>
        </w:rPr>
        <w:t>Manufacturer</w:t>
      </w:r>
      <w:r>
        <w:rPr>
          <w:spacing w:val="-17"/>
        </w:rPr>
        <w:t xml:space="preserve"> </w:t>
      </w:r>
      <w:r>
        <w:rPr>
          <w:spacing w:val="-1"/>
        </w:rPr>
        <w:t>may</w:t>
      </w:r>
      <w:r>
        <w:rPr>
          <w:spacing w:val="-16"/>
        </w:rPr>
        <w:t xml:space="preserve"> </w:t>
      </w:r>
      <w:r>
        <w:rPr>
          <w:spacing w:val="-1"/>
        </w:rPr>
        <w:t>dispose</w:t>
      </w:r>
      <w:r>
        <w:rPr>
          <w:spacing w:val="-14"/>
        </w:rPr>
        <w:t xml:space="preserve"> </w:t>
      </w:r>
      <w:r>
        <w:rPr>
          <w:spacing w:val="-1"/>
        </w:rPr>
        <w:t>of</w:t>
      </w:r>
      <w:r>
        <w:rPr>
          <w:spacing w:val="-16"/>
        </w:rPr>
        <w:t xml:space="preserve"> </w:t>
      </w:r>
      <w:r>
        <w:rPr>
          <w:spacing w:val="-1"/>
        </w:rPr>
        <w:t>its</w:t>
      </w:r>
      <w:r>
        <w:rPr>
          <w:spacing w:val="-16"/>
        </w:rPr>
        <w:t xml:space="preserve"> </w:t>
      </w:r>
      <w:r>
        <w:t>then-existing</w:t>
      </w:r>
      <w:r>
        <w:rPr>
          <w:spacing w:val="-15"/>
        </w:rPr>
        <w:t xml:space="preserve"> </w:t>
      </w:r>
      <w:r>
        <w:t>inventory</w:t>
      </w:r>
      <w:r>
        <w:rPr>
          <w:spacing w:val="-16"/>
        </w:rPr>
        <w:t xml:space="preserve"> </w:t>
      </w:r>
      <w:r>
        <w:t>of</w:t>
      </w:r>
      <w:r>
        <w:rPr>
          <w:spacing w:val="-16"/>
        </w:rPr>
        <w:t xml:space="preserve"> </w:t>
      </w:r>
      <w:r>
        <w:t>manufactured</w:t>
      </w:r>
      <w:r>
        <w:rPr>
          <w:spacing w:val="-15"/>
        </w:rPr>
        <w:t xml:space="preserve"> </w:t>
      </w:r>
      <w:r>
        <w:t>Actual</w:t>
      </w:r>
      <w:r>
        <w:rPr>
          <w:spacing w:val="-68"/>
        </w:rPr>
        <w:t xml:space="preserve"> </w:t>
      </w:r>
      <w:r>
        <w:t>Product, provided, however, that within ninety (90) days after Manufacturer's</w:t>
      </w:r>
      <w:r>
        <w:rPr>
          <w:spacing w:val="1"/>
        </w:rPr>
        <w:t xml:space="preserve"> </w:t>
      </w:r>
      <w:r>
        <w:t>receipt</w:t>
      </w:r>
      <w:r>
        <w:rPr>
          <w:spacing w:val="-11"/>
        </w:rPr>
        <w:t xml:space="preserve"> </w:t>
      </w:r>
      <w:r>
        <w:t>of</w:t>
      </w:r>
      <w:r>
        <w:rPr>
          <w:spacing w:val="-11"/>
        </w:rPr>
        <w:t xml:space="preserve"> </w:t>
      </w:r>
      <w:r>
        <w:t>payment</w:t>
      </w:r>
      <w:r>
        <w:rPr>
          <w:spacing w:val="-10"/>
        </w:rPr>
        <w:t xml:space="preserve"> </w:t>
      </w:r>
      <w:r>
        <w:t>therefor,</w:t>
      </w:r>
      <w:r>
        <w:rPr>
          <w:spacing w:val="-11"/>
        </w:rPr>
        <w:t xml:space="preserve"> </w:t>
      </w:r>
      <w:r>
        <w:t>it</w:t>
      </w:r>
      <w:r>
        <w:rPr>
          <w:spacing w:val="-10"/>
        </w:rPr>
        <w:t xml:space="preserve"> </w:t>
      </w:r>
      <w:r>
        <w:t>will</w:t>
      </w:r>
      <w:r>
        <w:rPr>
          <w:spacing w:val="-10"/>
        </w:rPr>
        <w:t xml:space="preserve"> </w:t>
      </w:r>
      <w:r>
        <w:t>continue</w:t>
      </w:r>
      <w:r>
        <w:rPr>
          <w:spacing w:val="-12"/>
        </w:rPr>
        <w:t xml:space="preserve"> </w:t>
      </w:r>
      <w:r>
        <w:t>to</w:t>
      </w:r>
      <w:r>
        <w:rPr>
          <w:spacing w:val="-11"/>
        </w:rPr>
        <w:t xml:space="preserve"> </w:t>
      </w:r>
      <w:r>
        <w:t>pay</w:t>
      </w:r>
      <w:r>
        <w:rPr>
          <w:spacing w:val="-11"/>
        </w:rPr>
        <w:t xml:space="preserve"> </w:t>
      </w:r>
      <w:r>
        <w:t>Royalties</w:t>
      </w:r>
      <w:r>
        <w:rPr>
          <w:spacing w:val="-11"/>
        </w:rPr>
        <w:t xml:space="preserve"> </w:t>
      </w:r>
      <w:r>
        <w:t>with</w:t>
      </w:r>
      <w:r>
        <w:rPr>
          <w:spacing w:val="-9"/>
        </w:rPr>
        <w:t xml:space="preserve"> </w:t>
      </w:r>
      <w:r>
        <w:t>respect</w:t>
      </w:r>
      <w:r>
        <w:rPr>
          <w:spacing w:val="-10"/>
        </w:rPr>
        <w:t xml:space="preserve"> </w:t>
      </w:r>
      <w:r>
        <w:t>to</w:t>
      </w:r>
      <w:r>
        <w:rPr>
          <w:spacing w:val="-12"/>
        </w:rPr>
        <w:t xml:space="preserve"> </w:t>
      </w:r>
      <w:r>
        <w:t>the</w:t>
      </w:r>
    </w:p>
    <w:p w14:paraId="210780B3" w14:textId="77777777" w:rsidR="0039660D" w:rsidRDefault="0039660D">
      <w:pPr>
        <w:jc w:val="both"/>
        <w:sectPr w:rsidR="0039660D">
          <w:pgSz w:w="12240" w:h="15840"/>
          <w:pgMar w:top="2080" w:right="620" w:bottom="280" w:left="460" w:header="1434" w:footer="0" w:gutter="0"/>
          <w:cols w:space="720"/>
        </w:sectPr>
      </w:pPr>
    </w:p>
    <w:p w14:paraId="37E107B4" w14:textId="77777777" w:rsidR="0039660D" w:rsidRDefault="0039660D">
      <w:pPr>
        <w:pStyle w:val="a3"/>
      </w:pPr>
    </w:p>
    <w:p w14:paraId="4EF15277" w14:textId="77777777" w:rsidR="0039660D" w:rsidRDefault="0039660D">
      <w:pPr>
        <w:pStyle w:val="a3"/>
        <w:spacing w:before="4"/>
        <w:rPr>
          <w:sz w:val="19"/>
        </w:rPr>
      </w:pPr>
    </w:p>
    <w:p w14:paraId="1AF5836A" w14:textId="77777777" w:rsidR="0039660D" w:rsidRDefault="00C35C6D">
      <w:pPr>
        <w:pStyle w:val="a3"/>
        <w:spacing w:before="1"/>
        <w:ind w:left="1697" w:right="1535"/>
        <w:jc w:val="both"/>
      </w:pPr>
      <w:r>
        <w:t>remaining inventory of the Actual Products sold, leased, or transferred after</w:t>
      </w:r>
      <w:r>
        <w:rPr>
          <w:spacing w:val="1"/>
        </w:rPr>
        <w:t xml:space="preserve"> </w:t>
      </w:r>
      <w:r>
        <w:t>termination of this Agreement. Alternately, Manufacturer may dispose of its</w:t>
      </w:r>
      <w:r>
        <w:rPr>
          <w:spacing w:val="1"/>
        </w:rPr>
        <w:t xml:space="preserve"> </w:t>
      </w:r>
      <w:r>
        <w:t>then-existing inventory of manufactured Actual Product through recycling, in</w:t>
      </w:r>
      <w:r>
        <w:rPr>
          <w:spacing w:val="1"/>
        </w:rPr>
        <w:t xml:space="preserve"> </w:t>
      </w:r>
      <w:r>
        <w:t>which</w:t>
      </w:r>
      <w:r>
        <w:rPr>
          <w:spacing w:val="-4"/>
        </w:rPr>
        <w:t xml:space="preserve"> </w:t>
      </w:r>
      <w:r>
        <w:t>case</w:t>
      </w:r>
      <w:r>
        <w:rPr>
          <w:spacing w:val="-6"/>
        </w:rPr>
        <w:t xml:space="preserve"> </w:t>
      </w:r>
      <w:r>
        <w:t>no</w:t>
      </w:r>
      <w:r>
        <w:rPr>
          <w:spacing w:val="-6"/>
        </w:rPr>
        <w:t xml:space="preserve"> </w:t>
      </w:r>
      <w:r>
        <w:t>royalty</w:t>
      </w:r>
      <w:r>
        <w:rPr>
          <w:spacing w:val="-5"/>
        </w:rPr>
        <w:t xml:space="preserve"> </w:t>
      </w:r>
      <w:r>
        <w:t>will</w:t>
      </w:r>
      <w:r>
        <w:rPr>
          <w:spacing w:val="-7"/>
        </w:rPr>
        <w:t xml:space="preserve"> </w:t>
      </w:r>
      <w:r>
        <w:t>be</w:t>
      </w:r>
      <w:r>
        <w:rPr>
          <w:spacing w:val="-3"/>
        </w:rPr>
        <w:t xml:space="preserve"> </w:t>
      </w:r>
      <w:r>
        <w:t>owed</w:t>
      </w:r>
      <w:r>
        <w:rPr>
          <w:spacing w:val="-6"/>
        </w:rPr>
        <w:t xml:space="preserve"> </w:t>
      </w:r>
      <w:r>
        <w:t>to</w:t>
      </w:r>
      <w:r>
        <w:rPr>
          <w:spacing w:val="-6"/>
        </w:rPr>
        <w:t xml:space="preserve"> </w:t>
      </w:r>
      <w:r>
        <w:t>Gensler.</w:t>
      </w:r>
    </w:p>
    <w:p w14:paraId="57BF275D" w14:textId="77777777" w:rsidR="0039660D" w:rsidRDefault="0039660D">
      <w:pPr>
        <w:pStyle w:val="a3"/>
        <w:spacing w:before="1"/>
      </w:pPr>
    </w:p>
    <w:p w14:paraId="5B55FAEB" w14:textId="77777777" w:rsidR="0039660D" w:rsidRDefault="00C35C6D">
      <w:pPr>
        <w:pStyle w:val="a3"/>
        <w:ind w:left="1697" w:right="1539"/>
        <w:jc w:val="both"/>
      </w:pPr>
      <w:r>
        <w:t>In</w:t>
      </w:r>
      <w:r>
        <w:rPr>
          <w:spacing w:val="-5"/>
        </w:rPr>
        <w:t xml:space="preserve"> </w:t>
      </w:r>
      <w:r>
        <w:t>the</w:t>
      </w:r>
      <w:r>
        <w:rPr>
          <w:spacing w:val="-7"/>
        </w:rPr>
        <w:t xml:space="preserve"> </w:t>
      </w:r>
      <w:r>
        <w:t>event</w:t>
      </w:r>
      <w:r>
        <w:rPr>
          <w:spacing w:val="-5"/>
        </w:rPr>
        <w:t xml:space="preserve"> </w:t>
      </w:r>
      <w:r>
        <w:t>of</w:t>
      </w:r>
      <w:r>
        <w:rPr>
          <w:spacing w:val="-7"/>
        </w:rPr>
        <w:t xml:space="preserve"> </w:t>
      </w:r>
      <w:r>
        <w:t>a</w:t>
      </w:r>
      <w:r>
        <w:rPr>
          <w:spacing w:val="-5"/>
        </w:rPr>
        <w:t xml:space="preserve"> </w:t>
      </w:r>
      <w:r>
        <w:t>termination,</w:t>
      </w:r>
      <w:r>
        <w:rPr>
          <w:spacing w:val="-6"/>
        </w:rPr>
        <w:t xml:space="preserve"> </w:t>
      </w:r>
      <w:r>
        <w:t>Gensler</w:t>
      </w:r>
      <w:r>
        <w:rPr>
          <w:spacing w:val="-7"/>
        </w:rPr>
        <w:t xml:space="preserve"> </w:t>
      </w:r>
      <w:r>
        <w:t>shall</w:t>
      </w:r>
      <w:r>
        <w:rPr>
          <w:spacing w:val="-5"/>
        </w:rPr>
        <w:t xml:space="preserve"> </w:t>
      </w:r>
      <w:r>
        <w:t>have</w:t>
      </w:r>
      <w:r>
        <w:rPr>
          <w:spacing w:val="-7"/>
        </w:rPr>
        <w:t xml:space="preserve"> </w:t>
      </w:r>
      <w:r>
        <w:t>no</w:t>
      </w:r>
      <w:r>
        <w:rPr>
          <w:spacing w:val="-8"/>
        </w:rPr>
        <w:t xml:space="preserve"> </w:t>
      </w:r>
      <w:r>
        <w:t>liability</w:t>
      </w:r>
      <w:r>
        <w:rPr>
          <w:spacing w:val="-6"/>
        </w:rPr>
        <w:t xml:space="preserve"> </w:t>
      </w:r>
      <w:r>
        <w:t>to</w:t>
      </w:r>
      <w:r>
        <w:rPr>
          <w:spacing w:val="-7"/>
        </w:rPr>
        <w:t xml:space="preserve"> </w:t>
      </w:r>
      <w:r>
        <w:t>Manufacturer</w:t>
      </w:r>
      <w:r>
        <w:rPr>
          <w:spacing w:val="-4"/>
        </w:rPr>
        <w:t xml:space="preserve"> </w:t>
      </w:r>
      <w:r>
        <w:t>or</w:t>
      </w:r>
      <w:r>
        <w:rPr>
          <w:spacing w:val="-68"/>
        </w:rPr>
        <w:t xml:space="preserve"> </w:t>
      </w:r>
      <w:r>
        <w:t>others for delay, damage or other consequential damages arising from</w:t>
      </w:r>
      <w:r>
        <w:rPr>
          <w:spacing w:val="1"/>
        </w:rPr>
        <w:t xml:space="preserve"> </w:t>
      </w:r>
      <w:r>
        <w:t>such</w:t>
      </w:r>
      <w:r>
        <w:rPr>
          <w:spacing w:val="1"/>
        </w:rPr>
        <w:t xml:space="preserve"> </w:t>
      </w:r>
      <w:r>
        <w:t>termination.</w:t>
      </w:r>
    </w:p>
    <w:p w14:paraId="0C87E4F0" w14:textId="77777777" w:rsidR="0039660D" w:rsidRDefault="0039660D">
      <w:pPr>
        <w:pStyle w:val="a3"/>
        <w:spacing w:before="12"/>
        <w:rPr>
          <w:sz w:val="19"/>
        </w:rPr>
      </w:pPr>
    </w:p>
    <w:p w14:paraId="17A565DE" w14:textId="39633876" w:rsidR="004C7081" w:rsidRDefault="00C35C6D" w:rsidP="004C7081">
      <w:pPr>
        <w:pStyle w:val="2"/>
        <w:tabs>
          <w:tab w:val="left" w:pos="9977"/>
        </w:tabs>
        <w:spacing w:before="100"/>
        <w:ind w:left="1700"/>
        <w:rPr>
          <w:ins w:id="250" w:author="윤현정 (Hyunjeong Yoon)" w:date="2024-11-12T11:40:00Z"/>
        </w:rPr>
      </w:pPr>
      <w:r>
        <w:rPr>
          <w:b w:val="0"/>
        </w:rPr>
        <w:t>Survival.</w:t>
      </w:r>
      <w:r>
        <w:rPr>
          <w:b w:val="0"/>
          <w:spacing w:val="1"/>
        </w:rPr>
        <w:t xml:space="preserve"> </w:t>
      </w:r>
      <w:r>
        <w:t>The following obligations will survive the termination of this</w:t>
      </w:r>
      <w:r>
        <w:rPr>
          <w:spacing w:val="1"/>
        </w:rPr>
        <w:t xml:space="preserve"> </w:t>
      </w:r>
      <w:r>
        <w:t>Agreement:</w:t>
      </w:r>
      <w:r>
        <w:rPr>
          <w:spacing w:val="1"/>
        </w:rPr>
        <w:t xml:space="preserve"> </w:t>
      </w:r>
      <w:r>
        <w:t>a)</w:t>
      </w:r>
      <w:r>
        <w:rPr>
          <w:spacing w:val="1"/>
        </w:rPr>
        <w:t xml:space="preserve"> </w:t>
      </w:r>
      <w:r>
        <w:t>all</w:t>
      </w:r>
      <w:r>
        <w:rPr>
          <w:spacing w:val="1"/>
        </w:rPr>
        <w:t xml:space="preserve"> </w:t>
      </w:r>
      <w:r>
        <w:t>provisions</w:t>
      </w:r>
      <w:r>
        <w:rPr>
          <w:spacing w:val="1"/>
        </w:rPr>
        <w:t xml:space="preserve"> </w:t>
      </w:r>
      <w:r>
        <w:t>in</w:t>
      </w:r>
      <w:r>
        <w:rPr>
          <w:spacing w:val="1"/>
        </w:rPr>
        <w:t xml:space="preserve"> </w:t>
      </w:r>
      <w:r>
        <w:t>this</w:t>
      </w:r>
      <w:r>
        <w:rPr>
          <w:spacing w:val="1"/>
        </w:rPr>
        <w:t xml:space="preserve"> </w:t>
      </w:r>
      <w:r>
        <w:t>Agreement</w:t>
      </w:r>
      <w:r>
        <w:rPr>
          <w:spacing w:val="1"/>
        </w:rPr>
        <w:t xml:space="preserve"> </w:t>
      </w:r>
      <w:r>
        <w:t>concerning</w:t>
      </w:r>
      <w:r>
        <w:rPr>
          <w:spacing w:val="1"/>
        </w:rPr>
        <w:t xml:space="preserve"> </w:t>
      </w:r>
      <w:r>
        <w:t>ownership</w:t>
      </w:r>
      <w:r>
        <w:rPr>
          <w:spacing w:val="1"/>
        </w:rPr>
        <w:t xml:space="preserve"> </w:t>
      </w:r>
      <w:r>
        <w:t>of</w:t>
      </w:r>
      <w:r>
        <w:rPr>
          <w:spacing w:val="-68"/>
        </w:rPr>
        <w:t xml:space="preserve"> </w:t>
      </w:r>
      <w:r>
        <w:t>intellectual</w:t>
      </w:r>
      <w:r>
        <w:rPr>
          <w:spacing w:val="1"/>
        </w:rPr>
        <w:t xml:space="preserve"> </w:t>
      </w:r>
      <w:r>
        <w:t>property</w:t>
      </w:r>
      <w:r>
        <w:rPr>
          <w:spacing w:val="1"/>
        </w:rPr>
        <w:t xml:space="preserve"> </w:t>
      </w:r>
      <w:r>
        <w:t>rights;</w:t>
      </w:r>
      <w:del w:id="251" w:author="윤현정 (Hyunjeong Yoon)" w:date="2024-11-12T11:38:00Z">
        <w:r w:rsidDel="004C7081">
          <w:rPr>
            <w:spacing w:val="1"/>
          </w:rPr>
          <w:delText xml:space="preserve"> </w:delText>
        </w:r>
        <w:r w:rsidDel="004C7081">
          <w:delText>b)</w:delText>
        </w:r>
        <w:r w:rsidDel="004C7081">
          <w:rPr>
            <w:spacing w:val="1"/>
          </w:rPr>
          <w:delText xml:space="preserve"> </w:delText>
        </w:r>
        <w:r w:rsidDel="004C7081">
          <w:delText>Royalties</w:delText>
        </w:r>
      </w:del>
      <w:del w:id="252" w:author="윤현정 (Hyunjeong Yoon)" w:date="2024-11-12T11:39:00Z">
        <w:r w:rsidDel="004C7081">
          <w:delText>;</w:delText>
        </w:r>
      </w:del>
      <w:r>
        <w:rPr>
          <w:spacing w:val="1"/>
        </w:rPr>
        <w:t xml:space="preserve"> </w:t>
      </w:r>
      <w:r>
        <w:t>c)</w:t>
      </w:r>
      <w:r>
        <w:rPr>
          <w:spacing w:val="1"/>
        </w:rPr>
        <w:t xml:space="preserve"> </w:t>
      </w:r>
      <w:r>
        <w:t>the</w:t>
      </w:r>
      <w:r>
        <w:rPr>
          <w:spacing w:val="1"/>
        </w:rPr>
        <w:t xml:space="preserve"> </w:t>
      </w:r>
      <w:r>
        <w:t>interpretation</w:t>
      </w:r>
      <w:r>
        <w:rPr>
          <w:spacing w:val="1"/>
        </w:rPr>
        <w:t xml:space="preserve"> </w:t>
      </w:r>
      <w:r>
        <w:t>of</w:t>
      </w:r>
      <w:r>
        <w:rPr>
          <w:spacing w:val="1"/>
        </w:rPr>
        <w:t xml:space="preserve"> </w:t>
      </w:r>
      <w:r>
        <w:t>this</w:t>
      </w:r>
      <w:r>
        <w:rPr>
          <w:spacing w:val="1"/>
        </w:rPr>
        <w:t xml:space="preserve"> </w:t>
      </w:r>
      <w:r>
        <w:t>Agreement; d) the remedies between the parties (including indemnification</w:t>
      </w:r>
      <w:r>
        <w:rPr>
          <w:spacing w:val="1"/>
        </w:rPr>
        <w:t xml:space="preserve"> </w:t>
      </w:r>
      <w:r>
        <w:t>provisions);</w:t>
      </w:r>
      <w:r>
        <w:rPr>
          <w:spacing w:val="-8"/>
        </w:rPr>
        <w:t xml:space="preserve"> </w:t>
      </w:r>
      <w:del w:id="253" w:author="윤현정 (Hyunjeong Yoon)" w:date="2024-11-12T11:39:00Z">
        <w:r w:rsidDel="004C7081">
          <w:delText>e)</w:delText>
        </w:r>
        <w:r w:rsidDel="004C7081">
          <w:rPr>
            <w:spacing w:val="-10"/>
          </w:rPr>
          <w:delText xml:space="preserve"> </w:delText>
        </w:r>
        <w:r w:rsidDel="004C7081">
          <w:delText>the</w:delText>
        </w:r>
        <w:r w:rsidDel="004C7081">
          <w:rPr>
            <w:spacing w:val="-12"/>
          </w:rPr>
          <w:delText xml:space="preserve"> </w:delText>
        </w:r>
        <w:r w:rsidDel="004C7081">
          <w:delText>maintenance</w:delText>
        </w:r>
        <w:r w:rsidDel="004C7081">
          <w:rPr>
            <w:spacing w:val="-9"/>
          </w:rPr>
          <w:delText xml:space="preserve"> </w:delText>
        </w:r>
        <w:r w:rsidDel="004C7081">
          <w:delText>of</w:delText>
        </w:r>
        <w:r w:rsidDel="004C7081">
          <w:rPr>
            <w:spacing w:val="-9"/>
          </w:rPr>
          <w:delText xml:space="preserve"> </w:delText>
        </w:r>
        <w:r w:rsidDel="004C7081">
          <w:delText>liability</w:delText>
        </w:r>
        <w:r w:rsidDel="004C7081">
          <w:rPr>
            <w:spacing w:val="-11"/>
          </w:rPr>
          <w:delText xml:space="preserve"> </w:delText>
        </w:r>
        <w:r w:rsidDel="004C7081">
          <w:delText>insurance;</w:delText>
        </w:r>
        <w:r w:rsidDel="004C7081">
          <w:rPr>
            <w:spacing w:val="-10"/>
          </w:rPr>
          <w:delText xml:space="preserve"> </w:delText>
        </w:r>
      </w:del>
      <w:r>
        <w:t>and</w:t>
      </w:r>
      <w:r>
        <w:rPr>
          <w:spacing w:val="-8"/>
        </w:rPr>
        <w:t xml:space="preserve"> </w:t>
      </w:r>
      <w:r>
        <w:t>f)</w:t>
      </w:r>
      <w:r>
        <w:rPr>
          <w:spacing w:val="-10"/>
        </w:rPr>
        <w:t xml:space="preserve"> </w:t>
      </w:r>
      <w:r>
        <w:t>the</w:t>
      </w:r>
      <w:r>
        <w:rPr>
          <w:spacing w:val="25"/>
        </w:rPr>
        <w:t xml:space="preserve"> </w:t>
      </w:r>
      <w:r>
        <w:t>confidentiality</w:t>
      </w:r>
      <w:r>
        <w:rPr>
          <w:spacing w:val="-68"/>
        </w:rPr>
        <w:t xml:space="preserve"> </w:t>
      </w:r>
      <w:r>
        <w:t>obligations.</w:t>
      </w:r>
      <w:ins w:id="254" w:author="윤현정 (Hyunjeong Yoon)" w:date="2024-11-12T10:56:00Z">
        <w:r w:rsidR="00D210D3">
          <w:br/>
        </w:r>
        <w:r w:rsidR="00D210D3">
          <w:br/>
          <w:t>4. Force Majeure. Neither party shall be liable for any failure or delay in the performance of its obligations under this Agreement (other than payment obligations) if such failure or delay is due to events or circumstances beyond its reasonable control, including but not limited to acts of God, war, terrorism, natural disasters, strikes, labor disputes, government actions, pandemics, or any other cause beyond the reasonable control of the affected party. The party affected by such an event shall promptly notify the other party in writing of the occurrence of such event and shall make reasonable efforts to mitigate the effect of such event. If the force majeure event lasts for more than [insert period, e.g., 60 days], either party may terminate this Agreement upon written notice to the other party.</w:t>
        </w:r>
      </w:ins>
      <w:ins w:id="255" w:author="윤현정 (Hyunjeong Yoon)" w:date="2024-11-12T11:40:00Z">
        <w:r w:rsidR="004C7081">
          <w:br/>
        </w:r>
        <w:r w:rsidR="004C7081">
          <w:br/>
        </w:r>
        <w:r w:rsidR="004C7081">
          <w:br/>
        </w:r>
      </w:ins>
      <w:ins w:id="256" w:author="윤현정 (Hyunjeong Yoon)" w:date="2024-11-12T11:41:00Z">
        <w:r w:rsidR="004C7081">
          <w:rPr>
            <w:w w:val="95"/>
            <w:u w:val="thick"/>
          </w:rPr>
          <w:t>G</w:t>
        </w:r>
      </w:ins>
      <w:ins w:id="257" w:author="윤현정 (Hyunjeong Yoon)" w:date="2024-11-12T11:40:00Z">
        <w:r w:rsidR="004C7081">
          <w:rPr>
            <w:w w:val="95"/>
            <w:u w:val="thick"/>
          </w:rPr>
          <w:t>.</w:t>
        </w:r>
        <w:r w:rsidR="004C7081">
          <w:rPr>
            <w:spacing w:val="-5"/>
            <w:w w:val="95"/>
            <w:u w:val="thick"/>
          </w:rPr>
          <w:t xml:space="preserve"> </w:t>
        </w:r>
      </w:ins>
      <w:ins w:id="258" w:author="윤현정 (Hyunjeong Yoon)" w:date="2024-11-12T11:47:00Z">
        <w:r w:rsidR="00453E24">
          <w:t>Intellectual Property</w:t>
        </w:r>
      </w:ins>
      <w:ins w:id="259" w:author="윤현정 (Hyunjeong Yoon)" w:date="2024-11-12T11:40:00Z">
        <w:r w:rsidR="004C7081">
          <w:rPr>
            <w:u w:val="thick"/>
          </w:rPr>
          <w:tab/>
        </w:r>
      </w:ins>
    </w:p>
    <w:p w14:paraId="3F41C5E6" w14:textId="77777777" w:rsidR="004C7081" w:rsidRDefault="004C7081" w:rsidP="004C7081">
      <w:pPr>
        <w:pStyle w:val="a3"/>
        <w:spacing w:before="8"/>
        <w:rPr>
          <w:ins w:id="260" w:author="윤현정 (Hyunjeong Yoon)" w:date="2024-11-12T11:40:00Z"/>
          <w:b/>
          <w:sz w:val="11"/>
        </w:rPr>
      </w:pPr>
    </w:p>
    <w:p w14:paraId="54667D50" w14:textId="6080E246" w:rsidR="0039660D" w:rsidRPr="004C7081" w:rsidRDefault="00453E24">
      <w:pPr>
        <w:pStyle w:val="a4"/>
        <w:tabs>
          <w:tab w:val="left" w:pos="2027"/>
        </w:tabs>
        <w:ind w:left="1697" w:right="1533"/>
        <w:rPr>
          <w:rFonts w:eastAsiaTheme="minorEastAsia"/>
          <w:sz w:val="20"/>
          <w:lang w:eastAsia="ko-KR"/>
          <w:rPrChange w:id="261" w:author="윤현정 (Hyunjeong Yoon)" w:date="2024-11-12T11:41:00Z">
            <w:rPr>
              <w:sz w:val="20"/>
            </w:rPr>
          </w:rPrChange>
        </w:rPr>
        <w:pPrChange w:id="262" w:author="윤현정 (Hyunjeong Yoon)" w:date="2024-11-12T11:40:00Z">
          <w:pPr>
            <w:pStyle w:val="a4"/>
            <w:numPr>
              <w:numId w:val="4"/>
            </w:numPr>
            <w:tabs>
              <w:tab w:val="left" w:pos="2027"/>
            </w:tabs>
            <w:ind w:left="1697" w:right="1533" w:hanging="1"/>
          </w:pPr>
        </w:pPrChange>
      </w:pPr>
      <w:ins w:id="263" w:author="윤현정 (Hyunjeong Yoon)" w:date="2024-11-12T11:47:00Z">
        <w:r>
          <w:rPr>
            <w:rFonts w:eastAsiaTheme="minorEastAsia"/>
            <w:sz w:val="20"/>
            <w:lang w:eastAsia="ko-KR"/>
          </w:rPr>
          <w:br/>
        </w:r>
      </w:ins>
      <w:ins w:id="264" w:author="윤현정 (Hyunjeong Yoon)" w:date="2024-11-12T12:07:00Z">
        <w:r w:rsidR="00205C99" w:rsidRPr="00205C99">
          <w:rPr>
            <w:rFonts w:eastAsiaTheme="minorEastAsia"/>
            <w:b/>
            <w:sz w:val="20"/>
            <w:lang w:eastAsia="ko-KR"/>
            <w:rPrChange w:id="265" w:author="윤현정 (Hyunjeong Yoon)" w:date="2024-11-12T12:07:00Z">
              <w:rPr>
                <w:rFonts w:eastAsiaTheme="minorEastAsia"/>
                <w:sz w:val="20"/>
                <w:lang w:eastAsia="ko-KR"/>
              </w:rPr>
            </w:rPrChange>
          </w:rPr>
          <w:t>1. FX-</w:t>
        </w:r>
        <w:proofErr w:type="gramStart"/>
        <w:r w:rsidR="00205C99" w:rsidRPr="00205C99">
          <w:rPr>
            <w:rFonts w:eastAsiaTheme="minorEastAsia"/>
            <w:b/>
            <w:sz w:val="20"/>
            <w:lang w:eastAsia="ko-KR"/>
            <w:rPrChange w:id="266" w:author="윤현정 (Hyunjeong Yoon)" w:date="2024-11-12T12:07:00Z">
              <w:rPr>
                <w:rFonts w:eastAsiaTheme="minorEastAsia"/>
                <w:sz w:val="20"/>
                <w:lang w:eastAsia="ko-KR"/>
              </w:rPr>
            </w:rPrChange>
          </w:rPr>
          <w:t>1 :</w:t>
        </w:r>
        <w:proofErr w:type="gramEnd"/>
        <w:r w:rsidR="00205C99">
          <w:rPr>
            <w:rFonts w:eastAsiaTheme="minorEastAsia"/>
            <w:sz w:val="20"/>
            <w:lang w:eastAsia="ko-KR"/>
          </w:rPr>
          <w:t xml:space="preserve"> </w:t>
        </w:r>
        <w:r w:rsidR="00205C99">
          <w:t>All intellectual property rights related to FX-1 provided by the Manufacturer to Gensler shall be solely owned by the Manufacturer, and Gensler shall use such intellectual property rights solely for the purpose of performing this Agreement. It is expressly understood that Gensler shall not acquire any rights to FX-1</w:t>
        </w:r>
        <w:r w:rsidR="00205C99">
          <w:rPr>
            <w:rFonts w:eastAsiaTheme="minorEastAsia"/>
            <w:sz w:val="20"/>
            <w:lang w:eastAsia="ko-KR"/>
          </w:rPr>
          <w:br/>
        </w:r>
      </w:ins>
      <w:ins w:id="267" w:author="윤현정 (Hyunjeong Yoon)" w:date="2024-11-12T12:08:00Z">
        <w:r w:rsidR="00205C99">
          <w:rPr>
            <w:rFonts w:eastAsiaTheme="minorEastAsia"/>
            <w:sz w:val="20"/>
            <w:lang w:eastAsia="ko-KR"/>
          </w:rPr>
          <w:t>2</w:t>
        </w:r>
      </w:ins>
      <w:ins w:id="268" w:author="윤현정 (Hyunjeong Yoon)" w:date="2024-11-12T11:47:00Z">
        <w:r>
          <w:rPr>
            <w:rFonts w:eastAsiaTheme="minorEastAsia"/>
            <w:sz w:val="20"/>
            <w:lang w:eastAsia="ko-KR"/>
          </w:rPr>
          <w:t xml:space="preserve">. </w:t>
        </w:r>
        <w:r>
          <w:rPr>
            <w:rStyle w:val="a9"/>
          </w:rPr>
          <w:t>Ownership</w:t>
        </w:r>
        <w:r>
          <w:t>: The intellectual property rights and ownership of all BASIC SERVICES provided by Gensler under this Agreement shall be exclusively and solely vested in the Manufacturer.</w:t>
        </w:r>
      </w:ins>
      <w:ins w:id="269" w:author="윤현정 (Hyunjeong Yoon)" w:date="2024-11-12T11:48:00Z">
        <w:r w:rsidR="00FE6C41">
          <w:br/>
        </w:r>
      </w:ins>
      <w:ins w:id="270" w:author="윤현정 (Hyunjeong Yoon)" w:date="2024-11-12T12:08:00Z">
        <w:r w:rsidR="00205C99">
          <w:t>3</w:t>
        </w:r>
      </w:ins>
      <w:ins w:id="271" w:author="윤현정 (Hyunjeong Yoon)" w:date="2024-11-12T11:48:00Z">
        <w:r w:rsidR="00FE6C41">
          <w:t xml:space="preserve">. </w:t>
        </w:r>
        <w:r w:rsidR="00FE6C41">
          <w:rPr>
            <w:rStyle w:val="a9"/>
          </w:rPr>
          <w:t>Non-Infringement of Rights</w:t>
        </w:r>
        <w:r w:rsidR="00FE6C41">
          <w:t>: Gensler warrants that all BASIC SERVICES provided under this Agreement do not infringe upon any third party’s intellectual property rights or any other rights.</w:t>
        </w:r>
      </w:ins>
      <w:ins w:id="272" w:author="윤현정 (Hyunjeong Yoon)" w:date="2024-11-12T11:49:00Z">
        <w:r w:rsidR="00FE6C41">
          <w:t xml:space="preserve"> </w:t>
        </w:r>
        <w:r w:rsidR="00FE6C41">
          <w:br/>
        </w:r>
      </w:ins>
      <w:ins w:id="273" w:author="윤현정 (Hyunjeong Yoon)" w:date="2024-11-12T12:08:00Z">
        <w:r w:rsidR="00205C99">
          <w:t>4</w:t>
        </w:r>
      </w:ins>
      <w:ins w:id="274" w:author="윤현정 (Hyunjeong Yoon)" w:date="2024-11-12T11:49:00Z">
        <w:r w:rsidR="00FE6C41">
          <w:t xml:space="preserve">. </w:t>
        </w:r>
        <w:r w:rsidR="00FE6C41" w:rsidRPr="00FE6C41">
          <w:rPr>
            <w:b/>
            <w:rPrChange w:id="275" w:author="윤현정 (Hyunjeong Yoon)" w:date="2024-11-12T11:49:00Z">
              <w:rPr/>
            </w:rPrChange>
          </w:rPr>
          <w:t>Dispute:</w:t>
        </w:r>
        <w:r w:rsidR="00FE6C41">
          <w:t xml:space="preserve"> In the event of any dispute related to intellectual property rights with a third party, Gensler shall indemnify the Manufacturer and resolve the dispute at Gensler’s own cost and responsibility.</w:t>
        </w:r>
        <w:r w:rsidR="00FE6C41" w:rsidDel="000D4A94">
          <w:rPr>
            <w:sz w:val="20"/>
          </w:rPr>
          <w:t xml:space="preserve"> </w:t>
        </w:r>
        <w:r w:rsidR="00FE6C41">
          <w:t>If the Manufacturer directly addresses a dispute with a third party, Gensler shall indemnify the Manufacturer for all costs incurred by the Manufacturer in connection with such dispute.</w:t>
        </w:r>
      </w:ins>
    </w:p>
    <w:p w14:paraId="7AE253C1" w14:textId="77777777" w:rsidR="0039660D" w:rsidRDefault="0039660D">
      <w:pPr>
        <w:pStyle w:val="a3"/>
        <w:rPr>
          <w:sz w:val="24"/>
        </w:rPr>
      </w:pPr>
    </w:p>
    <w:p w14:paraId="57B41051" w14:textId="527D63B4" w:rsidR="0039660D" w:rsidRDefault="004C7081">
      <w:pPr>
        <w:pStyle w:val="2"/>
        <w:tabs>
          <w:tab w:val="left" w:pos="9977"/>
        </w:tabs>
        <w:spacing w:before="194"/>
        <w:ind w:left="1700"/>
      </w:pPr>
      <w:bookmarkStart w:id="276" w:name="G.__AGREEMENT_AND_ACCEPTANCE"/>
      <w:bookmarkEnd w:id="276"/>
      <w:ins w:id="277" w:author="윤현정 (Hyunjeong Yoon)" w:date="2024-11-12T11:41:00Z">
        <w:r>
          <w:rPr>
            <w:u w:val="thick"/>
          </w:rPr>
          <w:t>H</w:t>
        </w:r>
      </w:ins>
      <w:del w:id="278" w:author="윤현정 (Hyunjeong Yoon)" w:date="2024-11-12T11:41:00Z">
        <w:r w:rsidR="00C35C6D" w:rsidDel="004C7081">
          <w:rPr>
            <w:u w:val="thick"/>
          </w:rPr>
          <w:delText>G</w:delText>
        </w:r>
      </w:del>
      <w:r w:rsidR="00C35C6D">
        <w:rPr>
          <w:u w:val="thick"/>
        </w:rPr>
        <w:t>.</w:t>
      </w:r>
      <w:r w:rsidR="00C35C6D">
        <w:rPr>
          <w:spacing w:val="46"/>
          <w:u w:val="thick"/>
        </w:rPr>
        <w:t xml:space="preserve"> </w:t>
      </w:r>
      <w:r w:rsidR="00C35C6D">
        <w:rPr>
          <w:u w:val="thick"/>
        </w:rPr>
        <w:t>AGREEMENT</w:t>
      </w:r>
      <w:r w:rsidR="00C35C6D">
        <w:rPr>
          <w:spacing w:val="-15"/>
          <w:u w:val="thick"/>
        </w:rPr>
        <w:t xml:space="preserve"> </w:t>
      </w:r>
      <w:r w:rsidR="00C35C6D">
        <w:rPr>
          <w:u w:val="thick"/>
        </w:rPr>
        <w:t>AND</w:t>
      </w:r>
      <w:r w:rsidR="00C35C6D">
        <w:rPr>
          <w:spacing w:val="-15"/>
          <w:u w:val="thick"/>
        </w:rPr>
        <w:t xml:space="preserve"> </w:t>
      </w:r>
      <w:r w:rsidR="00C35C6D">
        <w:rPr>
          <w:u w:val="thick"/>
        </w:rPr>
        <w:t>ACCEPTANCE</w:t>
      </w:r>
      <w:r w:rsidR="00C35C6D">
        <w:rPr>
          <w:u w:val="thick"/>
        </w:rPr>
        <w:tab/>
      </w:r>
    </w:p>
    <w:p w14:paraId="31E2E159" w14:textId="77777777" w:rsidR="0039660D" w:rsidRDefault="0039660D">
      <w:pPr>
        <w:pStyle w:val="a3"/>
        <w:spacing w:before="8"/>
        <w:rPr>
          <w:b/>
          <w:sz w:val="11"/>
        </w:rPr>
      </w:pPr>
    </w:p>
    <w:p w14:paraId="67EBD8B7" w14:textId="77777777" w:rsidR="0039660D" w:rsidRDefault="00C35C6D">
      <w:pPr>
        <w:pStyle w:val="a3"/>
        <w:spacing w:before="100"/>
        <w:ind w:left="1696" w:right="1533"/>
        <w:jc w:val="both"/>
      </w:pPr>
      <w:r>
        <w:lastRenderedPageBreak/>
        <w:t>Agreement.</w:t>
      </w:r>
      <w:r>
        <w:rPr>
          <w:spacing w:val="1"/>
        </w:rPr>
        <w:t xml:space="preserve"> </w:t>
      </w:r>
      <w:r>
        <w:t>This Agreement is comprised of and incorporates the following</w:t>
      </w:r>
      <w:r>
        <w:rPr>
          <w:spacing w:val="1"/>
        </w:rPr>
        <w:t xml:space="preserve"> </w:t>
      </w:r>
      <w:r>
        <w:t>documents in order of precedence:</w:t>
      </w:r>
      <w:r>
        <w:rPr>
          <w:spacing w:val="1"/>
        </w:rPr>
        <w:t xml:space="preserve"> </w:t>
      </w:r>
      <w:r>
        <w:t>a) this Letter of Agreement; and b) the</w:t>
      </w:r>
      <w:r>
        <w:rPr>
          <w:spacing w:val="1"/>
        </w:rPr>
        <w:t xml:space="preserve"> </w:t>
      </w:r>
      <w:r>
        <w:t>attached Terms and Conditions for Product Design Consulting Services. Where</w:t>
      </w:r>
      <w:r>
        <w:rPr>
          <w:spacing w:val="-68"/>
        </w:rPr>
        <w:t xml:space="preserve"> </w:t>
      </w:r>
      <w:r>
        <w:t>a portion of one document is amended by another of higher precedence, all</w:t>
      </w:r>
      <w:r>
        <w:rPr>
          <w:spacing w:val="1"/>
        </w:rPr>
        <w:t xml:space="preserve"> </w:t>
      </w:r>
      <w:r>
        <w:t>applicable</w:t>
      </w:r>
      <w:r>
        <w:rPr>
          <w:spacing w:val="-3"/>
        </w:rPr>
        <w:t xml:space="preserve"> </w:t>
      </w:r>
      <w:r>
        <w:t>unmodified</w:t>
      </w:r>
      <w:r>
        <w:rPr>
          <w:spacing w:val="-1"/>
        </w:rPr>
        <w:t xml:space="preserve"> </w:t>
      </w:r>
      <w:r>
        <w:t>portions</w:t>
      </w:r>
      <w:r>
        <w:rPr>
          <w:spacing w:val="-3"/>
        </w:rPr>
        <w:t xml:space="preserve"> </w:t>
      </w:r>
      <w:r>
        <w:t>shall</w:t>
      </w:r>
      <w:r>
        <w:rPr>
          <w:spacing w:val="2"/>
        </w:rPr>
        <w:t xml:space="preserve"> </w:t>
      </w:r>
      <w:r>
        <w:t>remain</w:t>
      </w:r>
      <w:r>
        <w:rPr>
          <w:spacing w:val="-1"/>
        </w:rPr>
        <w:t xml:space="preserve"> </w:t>
      </w:r>
      <w:r>
        <w:t>in</w:t>
      </w:r>
      <w:r>
        <w:rPr>
          <w:spacing w:val="2"/>
        </w:rPr>
        <w:t xml:space="preserve"> </w:t>
      </w:r>
      <w:r>
        <w:t>effect.</w:t>
      </w:r>
    </w:p>
    <w:p w14:paraId="5DE5C5F6" w14:textId="77777777" w:rsidR="0039660D" w:rsidRDefault="0039660D">
      <w:pPr>
        <w:pStyle w:val="a3"/>
        <w:spacing w:before="1"/>
      </w:pPr>
    </w:p>
    <w:p w14:paraId="52E85445" w14:textId="031270B3" w:rsidR="0039660D" w:rsidRDefault="00C35C6D">
      <w:pPr>
        <w:pStyle w:val="a3"/>
        <w:ind w:left="1696" w:right="1537"/>
        <w:jc w:val="both"/>
        <w:rPr>
          <w:ins w:id="279" w:author="윤현정 (Hyunjeong Yoon)" w:date="2024-11-07T16:13:00Z"/>
        </w:rPr>
      </w:pPr>
      <w:r>
        <w:t>Acceptance. If this letter and the attached Terms and Conditions for Product</w:t>
      </w:r>
      <w:r>
        <w:rPr>
          <w:spacing w:val="1"/>
        </w:rPr>
        <w:t xml:space="preserve"> </w:t>
      </w:r>
      <w:r>
        <w:t>Design Consulting Services correctly set forth our understanding, please have</w:t>
      </w:r>
      <w:r>
        <w:rPr>
          <w:spacing w:val="1"/>
        </w:rPr>
        <w:t xml:space="preserve"> </w:t>
      </w:r>
      <w:r>
        <w:t>an</w:t>
      </w:r>
      <w:r>
        <w:rPr>
          <w:spacing w:val="-8"/>
        </w:rPr>
        <w:t xml:space="preserve"> </w:t>
      </w:r>
      <w:r>
        <w:t>authorized</w:t>
      </w:r>
      <w:r>
        <w:rPr>
          <w:spacing w:val="-8"/>
        </w:rPr>
        <w:t xml:space="preserve"> </w:t>
      </w:r>
      <w:r>
        <w:t>officer</w:t>
      </w:r>
      <w:r>
        <w:rPr>
          <w:spacing w:val="-10"/>
        </w:rPr>
        <w:t xml:space="preserve"> </w:t>
      </w:r>
      <w:r>
        <w:t>indicate</w:t>
      </w:r>
      <w:r>
        <w:rPr>
          <w:spacing w:val="-9"/>
        </w:rPr>
        <w:t xml:space="preserve"> </w:t>
      </w:r>
      <w:r>
        <w:t>your</w:t>
      </w:r>
      <w:r>
        <w:rPr>
          <w:spacing w:val="-10"/>
        </w:rPr>
        <w:t xml:space="preserve"> </w:t>
      </w:r>
      <w:r>
        <w:t>acceptance,</w:t>
      </w:r>
      <w:r>
        <w:rPr>
          <w:spacing w:val="-9"/>
        </w:rPr>
        <w:t xml:space="preserve"> </w:t>
      </w:r>
      <w:r>
        <w:t>effective</w:t>
      </w:r>
      <w:r>
        <w:rPr>
          <w:spacing w:val="-8"/>
        </w:rPr>
        <w:t xml:space="preserve"> </w:t>
      </w:r>
      <w:r>
        <w:t>November</w:t>
      </w:r>
      <w:r>
        <w:rPr>
          <w:spacing w:val="-7"/>
        </w:rPr>
        <w:t xml:space="preserve"> </w:t>
      </w:r>
      <w:r>
        <w:t>1,</w:t>
      </w:r>
      <w:r>
        <w:rPr>
          <w:spacing w:val="-9"/>
        </w:rPr>
        <w:t xml:space="preserve"> </w:t>
      </w:r>
      <w:r>
        <w:t>2024,</w:t>
      </w:r>
      <w:r>
        <w:rPr>
          <w:spacing w:val="-9"/>
        </w:rPr>
        <w:t xml:space="preserve"> </w:t>
      </w:r>
      <w:r>
        <w:t>by</w:t>
      </w:r>
      <w:r>
        <w:rPr>
          <w:spacing w:val="-68"/>
        </w:rPr>
        <w:t xml:space="preserve"> </w:t>
      </w:r>
      <w:r>
        <w:t>signing in the space indicated below, returning two (2) originals to Gensler for</w:t>
      </w:r>
      <w:r>
        <w:rPr>
          <w:spacing w:val="-68"/>
        </w:rPr>
        <w:t xml:space="preserve"> </w:t>
      </w:r>
      <w:r>
        <w:t>our</w:t>
      </w:r>
      <w:r>
        <w:rPr>
          <w:spacing w:val="-1"/>
        </w:rPr>
        <w:t xml:space="preserve"> </w:t>
      </w:r>
      <w:r>
        <w:t>countersignature.</w:t>
      </w:r>
      <w:ins w:id="280" w:author="윤현정 (Hyunjeong Yoon)" w:date="2024-11-12T11:52:00Z">
        <w:r w:rsidR="00A260B3">
          <w:br/>
        </w:r>
        <w:r w:rsidR="00A260B3">
          <w:br/>
        </w:r>
        <w:r w:rsidR="00A260B3">
          <w:rPr>
            <w:rStyle w:val="a9"/>
          </w:rPr>
          <w:t>Term of the Agreement</w:t>
        </w:r>
        <w:r w:rsidR="00A260B3">
          <w:t xml:space="preserve">: </w:t>
        </w:r>
        <w:commentRangeStart w:id="281"/>
        <w:r w:rsidR="00A260B3">
          <w:t>0000</w:t>
        </w:r>
      </w:ins>
      <w:ins w:id="282" w:author="윤현정 (Hyunjeong Yoon)" w:date="2024-11-12T11:53:00Z">
        <w:r w:rsidR="00A260B3">
          <w:t xml:space="preserve">.00.00~0000.00.00. </w:t>
        </w:r>
        <w:commentRangeEnd w:id="281"/>
        <w:r w:rsidR="00A260B3">
          <w:rPr>
            <w:rStyle w:val="a5"/>
          </w:rPr>
          <w:commentReference w:id="281"/>
        </w:r>
      </w:ins>
    </w:p>
    <w:p w14:paraId="39540158" w14:textId="66C44DC8" w:rsidR="00831EA9" w:rsidRDefault="00831EA9">
      <w:pPr>
        <w:pStyle w:val="a3"/>
        <w:ind w:left="1696" w:right="1537"/>
        <w:jc w:val="both"/>
        <w:rPr>
          <w:ins w:id="283" w:author="윤현정 (Hyunjeong Yoon)" w:date="2024-11-07T16:13:00Z"/>
        </w:rPr>
      </w:pPr>
    </w:p>
    <w:p w14:paraId="13E8D012" w14:textId="1F41E3C8" w:rsidR="00831EA9" w:rsidRDefault="001437E6">
      <w:pPr>
        <w:pStyle w:val="a3"/>
        <w:ind w:left="1696" w:right="1537"/>
        <w:jc w:val="both"/>
        <w:rPr>
          <w:lang w:eastAsia="ko-KR"/>
        </w:rPr>
      </w:pPr>
      <w:ins w:id="284" w:author="윤현정 (Hyunjeong Yoon)" w:date="2024-11-07T16:14:00Z">
        <w:r>
          <w:t>Miscellaneous</w:t>
        </w:r>
      </w:ins>
      <w:ins w:id="285" w:author="윤현정 (Hyunjeong Yoon)" w:date="2024-11-07T16:13:00Z">
        <w:r w:rsidR="00831EA9">
          <w:rPr>
            <w:rFonts w:ascii="맑은 고딕" w:eastAsia="맑은 고딕" w:hAnsi="맑은 고딕" w:cs="맑은 고딕" w:hint="eastAsia"/>
            <w:lang w:eastAsia="ko-KR"/>
          </w:rPr>
          <w:t xml:space="preserve"> </w:t>
        </w:r>
        <w:r w:rsidR="00831EA9">
          <w:rPr>
            <w:rFonts w:ascii="맑은 고딕" w:eastAsia="맑은 고딕" w:hAnsi="맑은 고딕" w:cs="맑은 고딕"/>
            <w:lang w:eastAsia="ko-KR"/>
          </w:rPr>
          <w:br/>
        </w:r>
        <w:r w:rsidR="00831EA9">
          <w:t>1. The additional expenses specified in Section 12</w:t>
        </w:r>
      </w:ins>
      <w:ins w:id="286" w:author="윤현정 (Hyunjeong Yoon)" w:date="2024-11-12T11:59:00Z">
        <w:r w:rsidR="00170B69">
          <w:t xml:space="preserve">, 15, </w:t>
        </w:r>
      </w:ins>
      <w:ins w:id="287" w:author="윤현정 (Hyunjeong Yoon)" w:date="2024-11-07T16:13:00Z">
        <w:r w:rsidR="00831EA9">
          <w:t>of the TC-PD shall not be paid under this Agreement.</w:t>
        </w:r>
      </w:ins>
    </w:p>
    <w:p w14:paraId="35F5B61B" w14:textId="77777777" w:rsidR="0039660D" w:rsidRDefault="0039660D">
      <w:pPr>
        <w:pStyle w:val="a3"/>
        <w:spacing w:before="8"/>
        <w:rPr>
          <w:sz w:val="35"/>
        </w:rPr>
      </w:pPr>
    </w:p>
    <w:p w14:paraId="2E57F7E3" w14:textId="77777777" w:rsidR="0039660D" w:rsidRDefault="00C35C6D">
      <w:pPr>
        <w:pStyle w:val="2"/>
        <w:tabs>
          <w:tab w:val="left" w:pos="6016"/>
        </w:tabs>
        <w:spacing w:line="243" w:lineRule="exact"/>
        <w:ind w:left="1698"/>
      </w:pPr>
      <w:r>
        <w:t>By</w:t>
      </w:r>
      <w:r>
        <w:rPr>
          <w:spacing w:val="-16"/>
        </w:rPr>
        <w:t xml:space="preserve"> </w:t>
      </w:r>
      <w:r>
        <w:t>Gensler</w:t>
      </w:r>
      <w:r>
        <w:tab/>
      </w:r>
      <w:r>
        <w:rPr>
          <w:spacing w:val="-2"/>
        </w:rPr>
        <w:t>By</w:t>
      </w:r>
      <w:r>
        <w:rPr>
          <w:spacing w:val="-11"/>
        </w:rPr>
        <w:t xml:space="preserve"> </w:t>
      </w:r>
      <w:r>
        <w:rPr>
          <w:spacing w:val="-2"/>
        </w:rPr>
        <w:t>Manufacturer</w:t>
      </w:r>
    </w:p>
    <w:p w14:paraId="7FCD7D47" w14:textId="77777777" w:rsidR="0039660D" w:rsidRDefault="00C35C6D">
      <w:pPr>
        <w:pStyle w:val="a3"/>
        <w:tabs>
          <w:tab w:val="left" w:pos="6016"/>
        </w:tabs>
        <w:spacing w:line="242" w:lineRule="exact"/>
        <w:ind w:left="1699"/>
      </w:pPr>
      <w:r>
        <w:rPr>
          <w:spacing w:val="-5"/>
        </w:rPr>
        <w:t>M.</w:t>
      </w:r>
      <w:r>
        <w:rPr>
          <w:spacing w:val="-2"/>
        </w:rPr>
        <w:t xml:space="preserve"> </w:t>
      </w:r>
      <w:r>
        <w:rPr>
          <w:spacing w:val="-5"/>
        </w:rPr>
        <w:t>Arthur</w:t>
      </w:r>
      <w:r>
        <w:t xml:space="preserve"> </w:t>
      </w:r>
      <w:r>
        <w:rPr>
          <w:spacing w:val="-5"/>
        </w:rPr>
        <w:t>Gensler</w:t>
      </w:r>
      <w:r>
        <w:rPr>
          <w:spacing w:val="-12"/>
        </w:rPr>
        <w:t xml:space="preserve"> </w:t>
      </w:r>
      <w:r>
        <w:rPr>
          <w:spacing w:val="-5"/>
        </w:rPr>
        <w:t>Jr.</w:t>
      </w:r>
      <w:r>
        <w:rPr>
          <w:spacing w:val="-19"/>
        </w:rPr>
        <w:t xml:space="preserve"> </w:t>
      </w:r>
      <w:r>
        <w:rPr>
          <w:spacing w:val="-5"/>
        </w:rPr>
        <w:t>&amp;</w:t>
      </w:r>
      <w:r>
        <w:rPr>
          <w:spacing w:val="-21"/>
        </w:rPr>
        <w:t xml:space="preserve"> </w:t>
      </w:r>
      <w:r>
        <w:rPr>
          <w:spacing w:val="-5"/>
        </w:rPr>
        <w:t>Associates,</w:t>
      </w:r>
      <w:r>
        <w:rPr>
          <w:spacing w:val="-21"/>
        </w:rPr>
        <w:t xml:space="preserve"> </w:t>
      </w:r>
      <w:r>
        <w:rPr>
          <w:spacing w:val="-4"/>
        </w:rPr>
        <w:t>Inc.</w:t>
      </w:r>
      <w:r>
        <w:rPr>
          <w:spacing w:val="-4"/>
        </w:rPr>
        <w:tab/>
      </w:r>
      <w:r>
        <w:rPr>
          <w:spacing w:val="-1"/>
        </w:rPr>
        <w:t>FURSYS,</w:t>
      </w:r>
      <w:r>
        <w:rPr>
          <w:spacing w:val="-20"/>
        </w:rPr>
        <w:t xml:space="preserve"> </w:t>
      </w:r>
      <w:r>
        <w:t>Inc.</w:t>
      </w:r>
    </w:p>
    <w:p w14:paraId="094C0761" w14:textId="77777777" w:rsidR="0039660D" w:rsidRDefault="00C35C6D">
      <w:pPr>
        <w:pStyle w:val="a3"/>
        <w:tabs>
          <w:tab w:val="left" w:pos="6016"/>
        </w:tabs>
        <w:spacing w:line="243" w:lineRule="exact"/>
        <w:ind w:left="1696"/>
      </w:pPr>
      <w:r>
        <w:t>1700</w:t>
      </w:r>
      <w:r>
        <w:rPr>
          <w:spacing w:val="-16"/>
        </w:rPr>
        <w:t xml:space="preserve"> </w:t>
      </w:r>
      <w:r>
        <w:t>Broadway</w:t>
      </w:r>
      <w:r>
        <w:tab/>
      </w:r>
      <w:proofErr w:type="spellStart"/>
      <w:r>
        <w:t>Fursys</w:t>
      </w:r>
      <w:proofErr w:type="spellEnd"/>
      <w:r>
        <w:rPr>
          <w:spacing w:val="-2"/>
        </w:rPr>
        <w:t xml:space="preserve"> </w:t>
      </w:r>
      <w:r>
        <w:t>Building</w:t>
      </w:r>
      <w:r>
        <w:rPr>
          <w:spacing w:val="-4"/>
        </w:rPr>
        <w:t xml:space="preserve"> </w:t>
      </w:r>
      <w:r>
        <w:t>311,</w:t>
      </w:r>
    </w:p>
    <w:p w14:paraId="44C3CE02" w14:textId="77777777" w:rsidR="0039660D" w:rsidRDefault="00C35C6D">
      <w:pPr>
        <w:pStyle w:val="a3"/>
        <w:tabs>
          <w:tab w:val="left" w:pos="6018"/>
        </w:tabs>
        <w:spacing w:before="2" w:line="243" w:lineRule="exact"/>
        <w:ind w:left="1696"/>
      </w:pPr>
      <w:r>
        <w:t>Suite</w:t>
      </w:r>
      <w:r>
        <w:rPr>
          <w:spacing w:val="-15"/>
        </w:rPr>
        <w:t xml:space="preserve"> </w:t>
      </w:r>
      <w:r>
        <w:t>400</w:t>
      </w:r>
      <w:r>
        <w:tab/>
      </w:r>
      <w:proofErr w:type="spellStart"/>
      <w:r>
        <w:t>Ogeum</w:t>
      </w:r>
      <w:proofErr w:type="spellEnd"/>
      <w:r>
        <w:t>-Ro,</w:t>
      </w:r>
      <w:r>
        <w:rPr>
          <w:spacing w:val="-6"/>
        </w:rPr>
        <w:t xml:space="preserve"> </w:t>
      </w:r>
      <w:proofErr w:type="spellStart"/>
      <w:r>
        <w:t>Songpa</w:t>
      </w:r>
      <w:proofErr w:type="spellEnd"/>
      <w:r>
        <w:t>-Gu</w:t>
      </w:r>
    </w:p>
    <w:p w14:paraId="26C2FE4A" w14:textId="77777777" w:rsidR="0039660D" w:rsidRDefault="00C35C6D">
      <w:pPr>
        <w:pStyle w:val="a3"/>
        <w:tabs>
          <w:tab w:val="left" w:pos="6037"/>
        </w:tabs>
        <w:ind w:left="1698" w:right="3169"/>
      </w:pPr>
      <w:r>
        <w:t>New</w:t>
      </w:r>
      <w:r>
        <w:rPr>
          <w:spacing w:val="-8"/>
        </w:rPr>
        <w:t xml:space="preserve"> </w:t>
      </w:r>
      <w:r>
        <w:t>York,</w:t>
      </w:r>
      <w:r>
        <w:rPr>
          <w:spacing w:val="-10"/>
        </w:rPr>
        <w:t xml:space="preserve"> </w:t>
      </w:r>
      <w:r>
        <w:t>NY</w:t>
      </w:r>
      <w:r>
        <w:rPr>
          <w:spacing w:val="-8"/>
        </w:rPr>
        <w:t xml:space="preserve"> </w:t>
      </w:r>
      <w:r>
        <w:t>10019</w:t>
      </w:r>
      <w:r>
        <w:tab/>
      </w:r>
      <w:r>
        <w:rPr>
          <w:spacing w:val="-2"/>
        </w:rPr>
        <w:t>Seoul,</w:t>
      </w:r>
      <w:r>
        <w:rPr>
          <w:spacing w:val="-15"/>
        </w:rPr>
        <w:t xml:space="preserve"> </w:t>
      </w:r>
      <w:r>
        <w:rPr>
          <w:spacing w:val="-1"/>
        </w:rPr>
        <w:t>Korea</w:t>
      </w:r>
      <w:r>
        <w:rPr>
          <w:spacing w:val="-12"/>
        </w:rPr>
        <w:t xml:space="preserve"> </w:t>
      </w:r>
      <w:r>
        <w:rPr>
          <w:spacing w:val="-1"/>
        </w:rPr>
        <w:t>05661</w:t>
      </w:r>
      <w:r>
        <w:rPr>
          <w:spacing w:val="-67"/>
        </w:rPr>
        <w:t xml:space="preserve"> </w:t>
      </w:r>
      <w:r>
        <w:t>USA</w:t>
      </w:r>
    </w:p>
    <w:p w14:paraId="21A23560" w14:textId="77777777" w:rsidR="0039660D" w:rsidRDefault="0039660D">
      <w:pPr>
        <w:pStyle w:val="a3"/>
        <w:spacing w:before="6"/>
      </w:pPr>
    </w:p>
    <w:p w14:paraId="66E66B34" w14:textId="77777777" w:rsidR="0039660D" w:rsidRDefault="00C35C6D">
      <w:pPr>
        <w:pStyle w:val="a3"/>
        <w:tabs>
          <w:tab w:val="left" w:pos="5657"/>
          <w:tab w:val="left" w:pos="6017"/>
          <w:tab w:val="left" w:pos="9977"/>
        </w:tabs>
        <w:spacing w:before="1"/>
        <w:ind w:left="1700" w:right="1180"/>
      </w:pPr>
      <w:r>
        <w:rPr>
          <w:u w:val="single"/>
        </w:rPr>
        <w:t>Joseph</w:t>
      </w:r>
      <w:r>
        <w:rPr>
          <w:spacing w:val="-3"/>
          <w:u w:val="single"/>
        </w:rPr>
        <w:t xml:space="preserve"> </w:t>
      </w:r>
      <w:proofErr w:type="spellStart"/>
      <w:r>
        <w:rPr>
          <w:u w:val="single"/>
        </w:rPr>
        <w:t>Brancato</w:t>
      </w:r>
      <w:proofErr w:type="spellEnd"/>
      <w:r>
        <w:rPr>
          <w:u w:val="single"/>
        </w:rPr>
        <w:tab/>
      </w:r>
      <w:r>
        <w:tab/>
      </w:r>
      <w:r>
        <w:rPr>
          <w:u w:val="single"/>
        </w:rPr>
        <w:t>Kwang-ho</w:t>
      </w:r>
      <w:r>
        <w:rPr>
          <w:spacing w:val="-7"/>
          <w:u w:val="single"/>
        </w:rPr>
        <w:t xml:space="preserve"> </w:t>
      </w:r>
      <w:r>
        <w:rPr>
          <w:u w:val="single"/>
        </w:rPr>
        <w:t>Park</w:t>
      </w:r>
      <w:r>
        <w:rPr>
          <w:u w:val="single"/>
        </w:rPr>
        <w:tab/>
      </w:r>
      <w:r>
        <w:t xml:space="preserve"> (Name</w:t>
      </w:r>
      <w:r>
        <w:rPr>
          <w:spacing w:val="-2"/>
        </w:rPr>
        <w:t xml:space="preserve"> </w:t>
      </w:r>
      <w:r>
        <w:t>of</w:t>
      </w:r>
      <w:r>
        <w:rPr>
          <w:spacing w:val="-4"/>
        </w:rPr>
        <w:t xml:space="preserve"> </w:t>
      </w:r>
      <w:r>
        <w:t>Signatory,</w:t>
      </w:r>
      <w:r>
        <w:rPr>
          <w:spacing w:val="-4"/>
        </w:rPr>
        <w:t xml:space="preserve"> </w:t>
      </w:r>
      <w:r>
        <w:t>Printed)</w:t>
      </w:r>
      <w:r>
        <w:tab/>
      </w:r>
      <w:r>
        <w:tab/>
        <w:t>(Name</w:t>
      </w:r>
      <w:r>
        <w:rPr>
          <w:spacing w:val="-1"/>
        </w:rPr>
        <w:t xml:space="preserve"> </w:t>
      </w:r>
      <w:r>
        <w:t>of</w:t>
      </w:r>
      <w:r>
        <w:rPr>
          <w:spacing w:val="-2"/>
        </w:rPr>
        <w:t xml:space="preserve"> </w:t>
      </w:r>
      <w:r>
        <w:t>Signatory,</w:t>
      </w:r>
      <w:r>
        <w:rPr>
          <w:spacing w:val="-2"/>
        </w:rPr>
        <w:t xml:space="preserve"> </w:t>
      </w:r>
      <w:r>
        <w:t>Printed)</w:t>
      </w:r>
    </w:p>
    <w:p w14:paraId="30ABA719" w14:textId="77777777" w:rsidR="0039660D" w:rsidRDefault="0039660D">
      <w:pPr>
        <w:pStyle w:val="a3"/>
        <w:rPr>
          <w:sz w:val="24"/>
        </w:rPr>
      </w:pPr>
    </w:p>
    <w:p w14:paraId="44363190" w14:textId="77777777" w:rsidR="0039660D" w:rsidRDefault="00C35C6D">
      <w:pPr>
        <w:pStyle w:val="a3"/>
        <w:tabs>
          <w:tab w:val="left" w:pos="5657"/>
          <w:tab w:val="left" w:pos="6017"/>
          <w:tab w:val="left" w:pos="9977"/>
        </w:tabs>
        <w:spacing w:before="194"/>
        <w:ind w:left="1700" w:right="1180"/>
      </w:pPr>
      <w:r>
        <w:rPr>
          <w:u w:val="single"/>
        </w:rPr>
        <w:t>By</w:t>
      </w:r>
      <w:r>
        <w:rPr>
          <w:u w:val="single"/>
        </w:rPr>
        <w:tab/>
      </w:r>
      <w:r>
        <w:tab/>
      </w:r>
      <w:proofErr w:type="spellStart"/>
      <w:r>
        <w:rPr>
          <w:u w:val="single"/>
        </w:rPr>
        <w:t>By</w:t>
      </w:r>
      <w:proofErr w:type="spellEnd"/>
      <w:r>
        <w:rPr>
          <w:u w:val="single"/>
        </w:rPr>
        <w:tab/>
      </w:r>
      <w:r>
        <w:t xml:space="preserve"> (Signature)</w:t>
      </w:r>
      <w:r>
        <w:tab/>
      </w:r>
      <w:r>
        <w:tab/>
        <w:t>(Signature)</w:t>
      </w:r>
    </w:p>
    <w:p w14:paraId="6E184617" w14:textId="77777777" w:rsidR="0039660D" w:rsidRDefault="0039660D">
      <w:pPr>
        <w:pStyle w:val="a3"/>
        <w:rPr>
          <w:sz w:val="24"/>
        </w:rPr>
      </w:pPr>
    </w:p>
    <w:p w14:paraId="3445C5F6" w14:textId="77777777" w:rsidR="0039660D" w:rsidRDefault="00C35C6D">
      <w:pPr>
        <w:pStyle w:val="a3"/>
        <w:tabs>
          <w:tab w:val="left" w:pos="5028"/>
          <w:tab w:val="left" w:pos="5657"/>
          <w:tab w:val="left" w:pos="6017"/>
          <w:tab w:val="left" w:pos="9339"/>
          <w:tab w:val="left" w:pos="9977"/>
        </w:tabs>
        <w:spacing w:before="194"/>
        <w:ind w:left="1700" w:right="1180"/>
      </w:pPr>
      <w:r>
        <w:rPr>
          <w:u w:val="single"/>
        </w:rPr>
        <w:t>Regional</w:t>
      </w:r>
      <w:r>
        <w:rPr>
          <w:spacing w:val="-4"/>
          <w:u w:val="single"/>
        </w:rPr>
        <w:t xml:space="preserve"> </w:t>
      </w:r>
      <w:r>
        <w:rPr>
          <w:u w:val="single"/>
        </w:rPr>
        <w:t>Managing</w:t>
      </w:r>
      <w:r>
        <w:rPr>
          <w:spacing w:val="-4"/>
          <w:u w:val="single"/>
        </w:rPr>
        <w:t xml:space="preserve"> </w:t>
      </w:r>
      <w:r>
        <w:rPr>
          <w:u w:val="single"/>
        </w:rPr>
        <w:t>Principal</w:t>
      </w:r>
      <w:r>
        <w:rPr>
          <w:u w:val="single"/>
        </w:rPr>
        <w:tab/>
      </w:r>
      <w:r>
        <w:rPr>
          <w:u w:val="single"/>
        </w:rPr>
        <w:tab/>
      </w:r>
      <w:r>
        <w:tab/>
      </w:r>
      <w:r>
        <w:rPr>
          <w:u w:val="single"/>
        </w:rPr>
        <w:t>President</w:t>
      </w:r>
      <w:r>
        <w:rPr>
          <w:u w:val="single"/>
        </w:rPr>
        <w:tab/>
      </w:r>
      <w:r>
        <w:rPr>
          <w:u w:val="single"/>
        </w:rPr>
        <w:tab/>
      </w:r>
      <w:r>
        <w:t xml:space="preserve"> (Title)</w:t>
      </w:r>
      <w:r>
        <w:tab/>
        <w:t>(Date)</w:t>
      </w:r>
      <w:r>
        <w:tab/>
        <w:t>(Title)</w:t>
      </w:r>
      <w:r>
        <w:tab/>
      </w:r>
      <w:r>
        <w:rPr>
          <w:spacing w:val="-3"/>
        </w:rPr>
        <w:t>(Date)</w:t>
      </w:r>
    </w:p>
    <w:p w14:paraId="73C82D87" w14:textId="77777777" w:rsidR="0039660D" w:rsidRDefault="0039660D">
      <w:pPr>
        <w:sectPr w:rsidR="0039660D">
          <w:pgSz w:w="12240" w:h="15840"/>
          <w:pgMar w:top="2080" w:right="620" w:bottom="280" w:left="460" w:header="1434" w:footer="0" w:gutter="0"/>
          <w:cols w:space="720"/>
        </w:sectPr>
      </w:pPr>
    </w:p>
    <w:p w14:paraId="618798F7" w14:textId="77777777" w:rsidR="0039660D" w:rsidRDefault="00C35C6D">
      <w:pPr>
        <w:spacing w:before="279"/>
        <w:ind w:left="512"/>
        <w:rPr>
          <w:rFonts w:ascii="Trebuchet MS"/>
          <w:b/>
          <w:sz w:val="24"/>
        </w:rPr>
      </w:pPr>
      <w:r>
        <w:rPr>
          <w:rFonts w:ascii="Trebuchet MS"/>
          <w:b/>
          <w:sz w:val="30"/>
        </w:rPr>
        <w:lastRenderedPageBreak/>
        <w:t>T</w:t>
      </w:r>
      <w:r>
        <w:rPr>
          <w:rFonts w:ascii="Trebuchet MS"/>
          <w:b/>
          <w:sz w:val="24"/>
        </w:rPr>
        <w:t>ERMS</w:t>
      </w:r>
      <w:r>
        <w:rPr>
          <w:rFonts w:ascii="Trebuchet MS"/>
          <w:b/>
          <w:spacing w:val="-12"/>
          <w:sz w:val="24"/>
        </w:rPr>
        <w:t xml:space="preserve"> </w:t>
      </w:r>
      <w:r>
        <w:rPr>
          <w:rFonts w:ascii="Trebuchet MS"/>
          <w:b/>
          <w:sz w:val="24"/>
        </w:rPr>
        <w:t>AND</w:t>
      </w:r>
      <w:r>
        <w:rPr>
          <w:rFonts w:ascii="Trebuchet MS"/>
          <w:b/>
          <w:spacing w:val="-12"/>
          <w:sz w:val="24"/>
        </w:rPr>
        <w:t xml:space="preserve"> </w:t>
      </w:r>
      <w:r>
        <w:rPr>
          <w:rFonts w:ascii="Trebuchet MS"/>
          <w:b/>
          <w:sz w:val="30"/>
        </w:rPr>
        <w:t>C</w:t>
      </w:r>
      <w:r>
        <w:rPr>
          <w:rFonts w:ascii="Trebuchet MS"/>
          <w:b/>
          <w:sz w:val="24"/>
        </w:rPr>
        <w:t>ONDITIONS</w:t>
      </w:r>
      <w:r>
        <w:rPr>
          <w:rFonts w:ascii="Trebuchet MS"/>
          <w:b/>
          <w:spacing w:val="-12"/>
          <w:sz w:val="24"/>
        </w:rPr>
        <w:t xml:space="preserve"> </w:t>
      </w:r>
      <w:r>
        <w:rPr>
          <w:rFonts w:ascii="Trebuchet MS"/>
          <w:b/>
          <w:sz w:val="24"/>
        </w:rPr>
        <w:t>OF</w:t>
      </w:r>
      <w:r>
        <w:rPr>
          <w:rFonts w:ascii="Trebuchet MS"/>
          <w:b/>
          <w:spacing w:val="-13"/>
          <w:sz w:val="24"/>
        </w:rPr>
        <w:t xml:space="preserve"> </w:t>
      </w:r>
      <w:r>
        <w:rPr>
          <w:rFonts w:ascii="Trebuchet MS"/>
          <w:b/>
          <w:sz w:val="24"/>
        </w:rPr>
        <w:t>THE</w:t>
      </w:r>
    </w:p>
    <w:p w14:paraId="2A041E90" w14:textId="77777777" w:rsidR="0039660D" w:rsidRDefault="00C35C6D">
      <w:pPr>
        <w:spacing w:before="9"/>
        <w:ind w:left="509"/>
        <w:rPr>
          <w:rFonts w:ascii="Trebuchet MS"/>
          <w:b/>
          <w:sz w:val="30"/>
        </w:rPr>
      </w:pPr>
      <w:r>
        <w:rPr>
          <w:rFonts w:ascii="Trebuchet MS"/>
          <w:b/>
          <w:sz w:val="30"/>
        </w:rPr>
        <w:t>P</w:t>
      </w:r>
      <w:r>
        <w:rPr>
          <w:rFonts w:ascii="Trebuchet MS"/>
          <w:b/>
          <w:sz w:val="24"/>
        </w:rPr>
        <w:t>RODUCT</w:t>
      </w:r>
      <w:r>
        <w:rPr>
          <w:rFonts w:ascii="Trebuchet MS"/>
          <w:b/>
          <w:spacing w:val="-15"/>
          <w:sz w:val="24"/>
        </w:rPr>
        <w:t xml:space="preserve"> </w:t>
      </w:r>
      <w:r>
        <w:rPr>
          <w:rFonts w:ascii="Trebuchet MS"/>
          <w:b/>
          <w:sz w:val="30"/>
        </w:rPr>
        <w:t>D</w:t>
      </w:r>
      <w:r>
        <w:rPr>
          <w:rFonts w:ascii="Trebuchet MS"/>
          <w:b/>
          <w:sz w:val="24"/>
        </w:rPr>
        <w:t>ESIGN</w:t>
      </w:r>
      <w:r>
        <w:rPr>
          <w:rFonts w:ascii="Trebuchet MS"/>
          <w:b/>
          <w:spacing w:val="-11"/>
          <w:sz w:val="24"/>
        </w:rPr>
        <w:t xml:space="preserve"> </w:t>
      </w:r>
      <w:r>
        <w:rPr>
          <w:rFonts w:ascii="Trebuchet MS"/>
          <w:b/>
          <w:sz w:val="30"/>
        </w:rPr>
        <w:t>C</w:t>
      </w:r>
      <w:r>
        <w:rPr>
          <w:rFonts w:ascii="Trebuchet MS"/>
          <w:b/>
          <w:sz w:val="24"/>
        </w:rPr>
        <w:t>ONSULTING</w:t>
      </w:r>
      <w:r>
        <w:rPr>
          <w:rFonts w:ascii="Trebuchet MS"/>
          <w:b/>
          <w:spacing w:val="-8"/>
          <w:sz w:val="24"/>
        </w:rPr>
        <w:t xml:space="preserve"> </w:t>
      </w:r>
      <w:r>
        <w:rPr>
          <w:rFonts w:ascii="Trebuchet MS"/>
          <w:b/>
          <w:sz w:val="30"/>
        </w:rPr>
        <w:t>S</w:t>
      </w:r>
      <w:r>
        <w:rPr>
          <w:rFonts w:ascii="Trebuchet MS"/>
          <w:b/>
          <w:sz w:val="24"/>
        </w:rPr>
        <w:t>ERVICES</w:t>
      </w:r>
      <w:r>
        <w:rPr>
          <w:rFonts w:ascii="Trebuchet MS"/>
          <w:b/>
          <w:spacing w:val="-9"/>
          <w:sz w:val="24"/>
        </w:rPr>
        <w:t xml:space="preserve"> </w:t>
      </w:r>
      <w:r>
        <w:rPr>
          <w:rFonts w:ascii="Trebuchet MS"/>
          <w:b/>
          <w:sz w:val="30"/>
        </w:rPr>
        <w:t>A</w:t>
      </w:r>
      <w:r>
        <w:rPr>
          <w:rFonts w:ascii="Trebuchet MS"/>
          <w:b/>
          <w:sz w:val="24"/>
        </w:rPr>
        <w:t>GREEMENT</w:t>
      </w:r>
      <w:r>
        <w:rPr>
          <w:rFonts w:ascii="Trebuchet MS"/>
          <w:b/>
          <w:spacing w:val="-7"/>
          <w:sz w:val="24"/>
        </w:rPr>
        <w:t xml:space="preserve"> </w:t>
      </w:r>
      <w:r>
        <w:rPr>
          <w:rFonts w:ascii="Trebuchet MS"/>
          <w:b/>
          <w:sz w:val="30"/>
        </w:rPr>
        <w:t>(TC-PD)</w:t>
      </w:r>
    </w:p>
    <w:p w14:paraId="7B154430" w14:textId="77777777" w:rsidR="0039660D" w:rsidRDefault="00C35C6D">
      <w:pPr>
        <w:spacing w:before="80"/>
        <w:ind w:left="509"/>
        <w:rPr>
          <w:rFonts w:ascii="Trebuchet MS"/>
          <w:b/>
          <w:sz w:val="32"/>
        </w:rPr>
      </w:pPr>
      <w:r>
        <w:br w:type="column"/>
      </w:r>
      <w:r>
        <w:rPr>
          <w:rFonts w:ascii="Trebuchet MS"/>
          <w:b/>
          <w:sz w:val="32"/>
        </w:rPr>
        <w:t>Gensler</w:t>
      </w:r>
    </w:p>
    <w:p w14:paraId="79E5E962" w14:textId="77777777" w:rsidR="0039660D" w:rsidRDefault="0039660D">
      <w:pPr>
        <w:rPr>
          <w:rFonts w:ascii="Trebuchet MS"/>
          <w:sz w:val="32"/>
        </w:rPr>
        <w:sectPr w:rsidR="0039660D">
          <w:headerReference w:type="default" r:id="rId13"/>
          <w:pgSz w:w="12240" w:h="15840"/>
          <w:pgMar w:top="560" w:right="620" w:bottom="280" w:left="460" w:header="0" w:footer="0" w:gutter="0"/>
          <w:cols w:num="2" w:space="720" w:equalWidth="0">
            <w:col w:w="7831" w:space="1505"/>
            <w:col w:w="1824"/>
          </w:cols>
        </w:sectPr>
      </w:pPr>
    </w:p>
    <w:p w14:paraId="04374FDD" w14:textId="77777777" w:rsidR="0039660D" w:rsidRDefault="0039660D">
      <w:pPr>
        <w:pStyle w:val="a3"/>
        <w:spacing w:before="8"/>
        <w:rPr>
          <w:rFonts w:ascii="Trebuchet MS"/>
          <w:b/>
          <w:sz w:val="10"/>
        </w:rPr>
      </w:pPr>
    </w:p>
    <w:p w14:paraId="58FF7D1E" w14:textId="4773FE62" w:rsidR="0039660D" w:rsidRDefault="00F30892">
      <w:pPr>
        <w:pStyle w:val="a3"/>
        <w:spacing w:line="20" w:lineRule="exact"/>
        <w:ind w:left="389"/>
        <w:rPr>
          <w:rFonts w:ascii="Trebuchet MS"/>
          <w:sz w:val="2"/>
        </w:rPr>
      </w:pPr>
      <w:r>
        <w:rPr>
          <w:rFonts w:ascii="Trebuchet MS"/>
          <w:noProof/>
          <w:sz w:val="2"/>
        </w:rPr>
        <mc:AlternateContent>
          <mc:Choice Requires="wpg">
            <w:drawing>
              <wp:inline distT="0" distB="0" distL="0" distR="0" wp14:anchorId="7EB1E587" wp14:editId="47CABAFB">
                <wp:extent cx="6765290" cy="9525"/>
                <wp:effectExtent l="0" t="3175" r="127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5290" cy="9525"/>
                          <a:chOff x="0" y="0"/>
                          <a:chExt cx="10654" cy="15"/>
                        </a:xfrm>
                      </wpg:grpSpPr>
                      <wps:wsp>
                        <wps:cNvPr id="30" name="Freeform 30"/>
                        <wps:cNvSpPr>
                          <a:spLocks/>
                        </wps:cNvSpPr>
                        <wps:spPr bwMode="auto">
                          <a:xfrm>
                            <a:off x="0" y="0"/>
                            <a:ext cx="10654" cy="15"/>
                          </a:xfrm>
                          <a:custGeom>
                            <a:avLst/>
                            <a:gdLst>
                              <a:gd name="T0" fmla="*/ 10654 w 10654"/>
                              <a:gd name="T1" fmla="*/ 0 h 15"/>
                              <a:gd name="T2" fmla="*/ 8942 w 10654"/>
                              <a:gd name="T3" fmla="*/ 0 h 15"/>
                              <a:gd name="T4" fmla="*/ 0 w 10654"/>
                              <a:gd name="T5" fmla="*/ 0 h 15"/>
                              <a:gd name="T6" fmla="*/ 0 w 10654"/>
                              <a:gd name="T7" fmla="*/ 14 h 15"/>
                              <a:gd name="T8" fmla="*/ 10654 w 10654"/>
                              <a:gd name="T9" fmla="*/ 14 h 15"/>
                              <a:gd name="T10" fmla="*/ 10654 w 10654"/>
                              <a:gd name="T11" fmla="*/ 0 h 15"/>
                            </a:gdLst>
                            <a:ahLst/>
                            <a:cxnLst>
                              <a:cxn ang="0">
                                <a:pos x="T0" y="T1"/>
                              </a:cxn>
                              <a:cxn ang="0">
                                <a:pos x="T2" y="T3"/>
                              </a:cxn>
                              <a:cxn ang="0">
                                <a:pos x="T4" y="T5"/>
                              </a:cxn>
                              <a:cxn ang="0">
                                <a:pos x="T6" y="T7"/>
                              </a:cxn>
                              <a:cxn ang="0">
                                <a:pos x="T8" y="T9"/>
                              </a:cxn>
                              <a:cxn ang="0">
                                <a:pos x="T10" y="T11"/>
                              </a:cxn>
                            </a:cxnLst>
                            <a:rect l="0" t="0" r="r" b="b"/>
                            <a:pathLst>
                              <a:path w="10654" h="15">
                                <a:moveTo>
                                  <a:pt x="10654" y="0"/>
                                </a:moveTo>
                                <a:lnTo>
                                  <a:pt x="8942" y="0"/>
                                </a:lnTo>
                                <a:lnTo>
                                  <a:pt x="0" y="0"/>
                                </a:lnTo>
                                <a:lnTo>
                                  <a:pt x="0" y="14"/>
                                </a:lnTo>
                                <a:lnTo>
                                  <a:pt x="10654" y="14"/>
                                </a:lnTo>
                                <a:lnTo>
                                  <a:pt x="106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B24729D" id="Group 29" o:spid="_x0000_s1026" style="width:532.7pt;height:.75pt;mso-position-horizontal-relative:char;mso-position-vertical-relative:line" coordsize="1065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">
                <v:shape id="Freeform 30" o:spid="_x0000_s1027" style="position:absolute;width:10654;height:15;visibility:visible;mso-wrap-style:square;v-text-anchor:top" coordsize="106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" path="m10654,l8942,,,,,14r10654,l10654,xe" fillcolor="black" stroked="f">
                  <v:path arrowok="t" o:connecttype="custom" o:connectlocs="10654,0;8942,0;0,0;0,14;10654,14;10654,0" o:connectangles="0,0,0,0,0,0"/>
                </v:shape>
                <w10:anchorlock/>
              </v:group>
            </w:pict>
          </mc:Fallback>
        </mc:AlternateContent>
      </w:r>
    </w:p>
    <w:p w14:paraId="5C6FCBB4" w14:textId="77777777" w:rsidR="0039660D" w:rsidRDefault="0039660D">
      <w:pPr>
        <w:pStyle w:val="a3"/>
        <w:rPr>
          <w:rFonts w:ascii="Trebuchet MS"/>
          <w:b/>
        </w:rPr>
      </w:pPr>
    </w:p>
    <w:p w14:paraId="47E69022" w14:textId="77777777" w:rsidR="0039660D" w:rsidRDefault="0039660D">
      <w:pPr>
        <w:pStyle w:val="a3"/>
        <w:spacing w:before="9"/>
        <w:rPr>
          <w:rFonts w:ascii="Trebuchet MS"/>
          <w:b/>
          <w:sz w:val="15"/>
        </w:rPr>
      </w:pPr>
    </w:p>
    <w:p w14:paraId="733436B9" w14:textId="77777777" w:rsidR="0039660D" w:rsidRDefault="0039660D">
      <w:pPr>
        <w:rPr>
          <w:rFonts w:ascii="Trebuchet MS"/>
          <w:sz w:val="15"/>
        </w:rPr>
        <w:sectPr w:rsidR="0039660D">
          <w:type w:val="continuous"/>
          <w:pgSz w:w="12240" w:h="15840"/>
          <w:pgMar w:top="1360" w:right="620" w:bottom="280" w:left="460" w:header="720" w:footer="720" w:gutter="0"/>
          <w:cols w:space="720"/>
        </w:sectPr>
      </w:pPr>
    </w:p>
    <w:p w14:paraId="35245743" w14:textId="77777777" w:rsidR="0039660D" w:rsidRDefault="00C35C6D">
      <w:pPr>
        <w:pStyle w:val="a4"/>
        <w:numPr>
          <w:ilvl w:val="0"/>
          <w:numId w:val="3"/>
        </w:numPr>
        <w:tabs>
          <w:tab w:val="left" w:pos="762"/>
        </w:tabs>
        <w:spacing w:before="95" w:line="247" w:lineRule="auto"/>
        <w:ind w:right="38" w:firstLine="0"/>
        <w:rPr>
          <w:rFonts w:ascii="Arial MT" w:hAnsi="Arial MT"/>
          <w:sz w:val="20"/>
        </w:rPr>
      </w:pPr>
      <w:r>
        <w:rPr>
          <w:rFonts w:ascii="Trebuchet MS" w:hAnsi="Trebuchet MS"/>
          <w:b/>
          <w:w w:val="95"/>
          <w:sz w:val="20"/>
        </w:rPr>
        <w:t xml:space="preserve">General. </w:t>
      </w:r>
      <w:r>
        <w:rPr>
          <w:rFonts w:ascii="Arial MT" w:hAnsi="Arial MT"/>
          <w:w w:val="95"/>
          <w:sz w:val="20"/>
        </w:rPr>
        <w:t>These Terms and Conditions of the Product</w:t>
      </w:r>
      <w:r>
        <w:rPr>
          <w:rFonts w:ascii="Arial MT" w:hAnsi="Arial MT"/>
          <w:spacing w:val="-50"/>
          <w:w w:val="95"/>
          <w:sz w:val="20"/>
        </w:rPr>
        <w:t xml:space="preserve"> </w:t>
      </w:r>
      <w:r>
        <w:rPr>
          <w:rFonts w:ascii="Arial MT" w:hAnsi="Arial MT"/>
          <w:w w:val="95"/>
          <w:sz w:val="20"/>
        </w:rPr>
        <w:t>Design</w:t>
      </w:r>
      <w:r>
        <w:rPr>
          <w:rFonts w:ascii="Arial MT" w:hAnsi="Arial MT"/>
          <w:spacing w:val="1"/>
          <w:w w:val="95"/>
          <w:sz w:val="20"/>
        </w:rPr>
        <w:t xml:space="preserve"> </w:t>
      </w:r>
      <w:r>
        <w:rPr>
          <w:rFonts w:ascii="Arial MT" w:hAnsi="Arial MT"/>
          <w:w w:val="95"/>
          <w:sz w:val="20"/>
        </w:rPr>
        <w:t>Consulting</w:t>
      </w:r>
      <w:r>
        <w:rPr>
          <w:rFonts w:ascii="Arial MT" w:hAnsi="Arial MT"/>
          <w:spacing w:val="1"/>
          <w:w w:val="95"/>
          <w:sz w:val="20"/>
        </w:rPr>
        <w:t xml:space="preserve"> </w:t>
      </w:r>
      <w:r>
        <w:rPr>
          <w:rFonts w:ascii="Arial MT" w:hAnsi="Arial MT"/>
          <w:w w:val="95"/>
          <w:sz w:val="20"/>
        </w:rPr>
        <w:t>Services</w:t>
      </w:r>
      <w:r>
        <w:rPr>
          <w:rFonts w:ascii="Arial MT" w:hAnsi="Arial MT"/>
          <w:spacing w:val="1"/>
          <w:w w:val="95"/>
          <w:sz w:val="20"/>
        </w:rPr>
        <w:t xml:space="preserve"> </w:t>
      </w:r>
      <w:r>
        <w:rPr>
          <w:rFonts w:ascii="Arial MT" w:hAnsi="Arial MT"/>
          <w:w w:val="95"/>
          <w:sz w:val="20"/>
        </w:rPr>
        <w:t>Agreement</w:t>
      </w:r>
      <w:r>
        <w:rPr>
          <w:rFonts w:ascii="Arial MT" w:hAnsi="Arial MT"/>
          <w:spacing w:val="1"/>
          <w:w w:val="95"/>
          <w:sz w:val="20"/>
        </w:rPr>
        <w:t xml:space="preserve"> </w:t>
      </w:r>
      <w:r>
        <w:rPr>
          <w:rFonts w:ascii="Arial MT" w:hAnsi="Arial MT"/>
          <w:w w:val="95"/>
          <w:sz w:val="20"/>
        </w:rPr>
        <w:t>(“TC-PD”)</w:t>
      </w:r>
      <w:r>
        <w:rPr>
          <w:rFonts w:ascii="Arial MT" w:hAnsi="Arial MT"/>
          <w:spacing w:val="1"/>
          <w:w w:val="95"/>
          <w:sz w:val="20"/>
        </w:rPr>
        <w:t xml:space="preserve"> </w:t>
      </w:r>
      <w:r>
        <w:rPr>
          <w:rFonts w:ascii="Arial MT" w:hAnsi="Arial MT"/>
          <w:w w:val="95"/>
          <w:sz w:val="20"/>
        </w:rPr>
        <w:t>are</w:t>
      </w:r>
      <w:r>
        <w:rPr>
          <w:rFonts w:ascii="Arial MT" w:hAnsi="Arial MT"/>
          <w:spacing w:val="1"/>
          <w:w w:val="95"/>
          <w:sz w:val="20"/>
        </w:rPr>
        <w:t xml:space="preserve"> </w:t>
      </w:r>
      <w:r>
        <w:rPr>
          <w:rFonts w:ascii="Arial MT" w:hAnsi="Arial MT"/>
          <w:sz w:val="20"/>
        </w:rPr>
        <w:t>attached</w:t>
      </w:r>
      <w:r>
        <w:rPr>
          <w:rFonts w:ascii="Arial MT" w:hAnsi="Arial MT"/>
          <w:spacing w:val="-4"/>
          <w:sz w:val="20"/>
        </w:rPr>
        <w:t xml:space="preserve"> </w:t>
      </w:r>
      <w:r>
        <w:rPr>
          <w:rFonts w:ascii="Arial MT" w:hAnsi="Arial MT"/>
          <w:sz w:val="20"/>
        </w:rPr>
        <w:t>to</w:t>
      </w:r>
      <w:r>
        <w:rPr>
          <w:rFonts w:ascii="Arial MT" w:hAnsi="Arial MT"/>
          <w:spacing w:val="-3"/>
          <w:sz w:val="20"/>
        </w:rPr>
        <w:t xml:space="preserve"> </w:t>
      </w:r>
      <w:r>
        <w:rPr>
          <w:rFonts w:ascii="Arial MT" w:hAnsi="Arial MT"/>
          <w:sz w:val="20"/>
        </w:rPr>
        <w:t>and</w:t>
      </w:r>
      <w:r>
        <w:rPr>
          <w:rFonts w:ascii="Arial MT" w:hAnsi="Arial MT"/>
          <w:spacing w:val="-3"/>
          <w:sz w:val="20"/>
        </w:rPr>
        <w:t xml:space="preserve"> </w:t>
      </w:r>
      <w:r>
        <w:rPr>
          <w:rFonts w:ascii="Arial MT" w:hAnsi="Arial MT"/>
          <w:sz w:val="20"/>
        </w:rPr>
        <w:t>incorporated</w:t>
      </w:r>
      <w:r>
        <w:rPr>
          <w:rFonts w:ascii="Arial MT" w:hAnsi="Arial MT"/>
          <w:spacing w:val="-4"/>
          <w:sz w:val="20"/>
        </w:rPr>
        <w:t xml:space="preserve"> </w:t>
      </w:r>
      <w:r>
        <w:rPr>
          <w:rFonts w:ascii="Arial MT" w:hAnsi="Arial MT"/>
          <w:sz w:val="20"/>
        </w:rPr>
        <w:t>in</w:t>
      </w:r>
      <w:r>
        <w:rPr>
          <w:rFonts w:ascii="Arial MT" w:hAnsi="Arial MT"/>
          <w:spacing w:val="-3"/>
          <w:sz w:val="20"/>
        </w:rPr>
        <w:t xml:space="preserve"> </w:t>
      </w:r>
      <w:r>
        <w:rPr>
          <w:rFonts w:ascii="Arial MT" w:hAnsi="Arial MT"/>
          <w:sz w:val="20"/>
        </w:rPr>
        <w:t>the</w:t>
      </w:r>
      <w:r>
        <w:rPr>
          <w:rFonts w:ascii="Arial MT" w:hAnsi="Arial MT"/>
          <w:spacing w:val="-2"/>
          <w:sz w:val="20"/>
        </w:rPr>
        <w:t xml:space="preserve"> </w:t>
      </w:r>
      <w:r>
        <w:rPr>
          <w:rFonts w:ascii="Arial MT" w:hAnsi="Arial MT"/>
          <w:sz w:val="20"/>
        </w:rPr>
        <w:t>Letter</w:t>
      </w:r>
      <w:r>
        <w:rPr>
          <w:rFonts w:ascii="Arial MT" w:hAnsi="Arial MT"/>
          <w:spacing w:val="-2"/>
          <w:sz w:val="20"/>
        </w:rPr>
        <w:t xml:space="preserve"> </w:t>
      </w:r>
      <w:r>
        <w:rPr>
          <w:rFonts w:ascii="Arial MT" w:hAnsi="Arial MT"/>
          <w:sz w:val="20"/>
        </w:rPr>
        <w:t>of</w:t>
      </w:r>
      <w:r>
        <w:rPr>
          <w:rFonts w:ascii="Arial MT" w:hAnsi="Arial MT"/>
          <w:spacing w:val="-4"/>
          <w:sz w:val="20"/>
        </w:rPr>
        <w:t xml:space="preserve"> </w:t>
      </w:r>
      <w:r>
        <w:rPr>
          <w:rFonts w:ascii="Arial MT" w:hAnsi="Arial MT"/>
          <w:sz w:val="20"/>
        </w:rPr>
        <w:t>Agreement</w:t>
      </w:r>
      <w:r>
        <w:rPr>
          <w:rFonts w:ascii="Arial MT" w:hAnsi="Arial MT"/>
          <w:spacing w:val="-53"/>
          <w:sz w:val="20"/>
        </w:rPr>
        <w:t xml:space="preserve"> </w:t>
      </w:r>
      <w:r>
        <w:rPr>
          <w:rFonts w:ascii="Arial MT" w:hAnsi="Arial MT"/>
          <w:w w:val="95"/>
          <w:sz w:val="20"/>
        </w:rPr>
        <w:t>(“Letter”) between the parties concerning product design</w:t>
      </w:r>
      <w:r>
        <w:rPr>
          <w:rFonts w:ascii="Arial MT" w:hAnsi="Arial MT"/>
          <w:spacing w:val="1"/>
          <w:w w:val="95"/>
          <w:sz w:val="20"/>
        </w:rPr>
        <w:t xml:space="preserve"> </w:t>
      </w:r>
      <w:r>
        <w:rPr>
          <w:rFonts w:ascii="Arial MT" w:hAnsi="Arial MT"/>
          <w:w w:val="90"/>
          <w:sz w:val="20"/>
        </w:rPr>
        <w:t>consultation services (“Services”) and have the same effect</w:t>
      </w:r>
      <w:r>
        <w:rPr>
          <w:rFonts w:ascii="Arial MT" w:hAnsi="Arial MT"/>
          <w:spacing w:val="1"/>
          <w:w w:val="90"/>
          <w:sz w:val="20"/>
        </w:rPr>
        <w:t xml:space="preserve"> </w:t>
      </w:r>
      <w:r>
        <w:rPr>
          <w:rFonts w:ascii="Arial MT" w:hAnsi="Arial MT"/>
          <w:sz w:val="20"/>
        </w:rPr>
        <w:t>as if set forth in the Letter itself, except that if any term</w:t>
      </w:r>
      <w:r>
        <w:rPr>
          <w:rFonts w:ascii="Arial MT" w:hAnsi="Arial MT"/>
          <w:spacing w:val="1"/>
          <w:sz w:val="20"/>
        </w:rPr>
        <w:t xml:space="preserve"> </w:t>
      </w:r>
      <w:r>
        <w:rPr>
          <w:rFonts w:ascii="Arial MT" w:hAnsi="Arial MT"/>
          <w:w w:val="95"/>
          <w:sz w:val="20"/>
        </w:rPr>
        <w:t>below is inconsistent with any term in the Letter, the term</w:t>
      </w:r>
      <w:r>
        <w:rPr>
          <w:rFonts w:ascii="Arial MT" w:hAnsi="Arial MT"/>
          <w:spacing w:val="1"/>
          <w:w w:val="95"/>
          <w:sz w:val="20"/>
        </w:rPr>
        <w:t xml:space="preserve"> </w:t>
      </w:r>
      <w:r>
        <w:rPr>
          <w:rFonts w:ascii="Arial MT" w:hAnsi="Arial MT"/>
          <w:w w:val="95"/>
          <w:sz w:val="20"/>
        </w:rPr>
        <w:t>in</w:t>
      </w:r>
      <w:r>
        <w:rPr>
          <w:rFonts w:ascii="Arial MT" w:hAnsi="Arial MT"/>
          <w:spacing w:val="-14"/>
          <w:w w:val="95"/>
          <w:sz w:val="20"/>
        </w:rPr>
        <w:t xml:space="preserve"> </w:t>
      </w:r>
      <w:r>
        <w:rPr>
          <w:rFonts w:ascii="Arial MT" w:hAnsi="Arial MT"/>
          <w:w w:val="95"/>
          <w:sz w:val="20"/>
        </w:rPr>
        <w:t>the</w:t>
      </w:r>
      <w:r>
        <w:rPr>
          <w:rFonts w:ascii="Arial MT" w:hAnsi="Arial MT"/>
          <w:spacing w:val="-12"/>
          <w:w w:val="95"/>
          <w:sz w:val="20"/>
        </w:rPr>
        <w:t xml:space="preserve"> </w:t>
      </w:r>
      <w:r>
        <w:rPr>
          <w:rFonts w:ascii="Arial MT" w:hAnsi="Arial MT"/>
          <w:w w:val="95"/>
          <w:sz w:val="20"/>
        </w:rPr>
        <w:t>Letter</w:t>
      </w:r>
      <w:r>
        <w:rPr>
          <w:rFonts w:ascii="Arial MT" w:hAnsi="Arial MT"/>
          <w:spacing w:val="-12"/>
          <w:w w:val="95"/>
          <w:sz w:val="20"/>
        </w:rPr>
        <w:t xml:space="preserve"> </w:t>
      </w:r>
      <w:r>
        <w:rPr>
          <w:rFonts w:ascii="Arial MT" w:hAnsi="Arial MT"/>
          <w:w w:val="95"/>
          <w:sz w:val="20"/>
        </w:rPr>
        <w:t>will</w:t>
      </w:r>
      <w:r>
        <w:rPr>
          <w:rFonts w:ascii="Arial MT" w:hAnsi="Arial MT"/>
          <w:spacing w:val="-15"/>
          <w:w w:val="95"/>
          <w:sz w:val="20"/>
        </w:rPr>
        <w:t xml:space="preserve"> </w:t>
      </w:r>
      <w:r>
        <w:rPr>
          <w:rFonts w:ascii="Arial MT" w:hAnsi="Arial MT"/>
          <w:w w:val="95"/>
          <w:sz w:val="20"/>
        </w:rPr>
        <w:t>control.</w:t>
      </w:r>
      <w:r>
        <w:rPr>
          <w:rFonts w:ascii="Arial MT" w:hAnsi="Arial MT"/>
          <w:spacing w:val="-13"/>
          <w:w w:val="95"/>
          <w:sz w:val="20"/>
        </w:rPr>
        <w:t xml:space="preserve"> </w:t>
      </w:r>
      <w:r>
        <w:rPr>
          <w:rFonts w:ascii="Arial MT" w:hAnsi="Arial MT"/>
          <w:w w:val="95"/>
          <w:sz w:val="20"/>
        </w:rPr>
        <w:t>Collectively,</w:t>
      </w:r>
      <w:r>
        <w:rPr>
          <w:rFonts w:ascii="Arial MT" w:hAnsi="Arial MT"/>
          <w:spacing w:val="-13"/>
          <w:w w:val="95"/>
          <w:sz w:val="20"/>
        </w:rPr>
        <w:t xml:space="preserve"> </w:t>
      </w:r>
      <w:r>
        <w:rPr>
          <w:rFonts w:ascii="Arial MT" w:hAnsi="Arial MT"/>
          <w:w w:val="95"/>
          <w:sz w:val="20"/>
        </w:rPr>
        <w:t>the</w:t>
      </w:r>
      <w:r>
        <w:rPr>
          <w:rFonts w:ascii="Arial MT" w:hAnsi="Arial MT"/>
          <w:spacing w:val="-12"/>
          <w:w w:val="95"/>
          <w:sz w:val="20"/>
        </w:rPr>
        <w:t xml:space="preserve"> </w:t>
      </w:r>
      <w:r>
        <w:rPr>
          <w:rFonts w:ascii="Arial MT" w:hAnsi="Arial MT"/>
          <w:w w:val="95"/>
          <w:sz w:val="20"/>
        </w:rPr>
        <w:t>Letter</w:t>
      </w:r>
      <w:r>
        <w:rPr>
          <w:rFonts w:ascii="Arial MT" w:hAnsi="Arial MT"/>
          <w:spacing w:val="-12"/>
          <w:w w:val="95"/>
          <w:sz w:val="20"/>
        </w:rPr>
        <w:t xml:space="preserve"> </w:t>
      </w:r>
      <w:r>
        <w:rPr>
          <w:rFonts w:ascii="Arial MT" w:hAnsi="Arial MT"/>
          <w:w w:val="95"/>
          <w:sz w:val="20"/>
        </w:rPr>
        <w:t>and</w:t>
      </w:r>
      <w:r>
        <w:rPr>
          <w:rFonts w:ascii="Arial MT" w:hAnsi="Arial MT"/>
          <w:spacing w:val="-15"/>
          <w:w w:val="95"/>
          <w:sz w:val="20"/>
        </w:rPr>
        <w:t xml:space="preserve"> </w:t>
      </w:r>
      <w:r>
        <w:rPr>
          <w:rFonts w:ascii="Arial MT" w:hAnsi="Arial MT"/>
          <w:w w:val="95"/>
          <w:sz w:val="20"/>
        </w:rPr>
        <w:t>this</w:t>
      </w:r>
      <w:r>
        <w:rPr>
          <w:rFonts w:ascii="Arial MT" w:hAnsi="Arial MT"/>
          <w:spacing w:val="-12"/>
          <w:w w:val="95"/>
          <w:sz w:val="20"/>
        </w:rPr>
        <w:t xml:space="preserve"> </w:t>
      </w:r>
      <w:r>
        <w:rPr>
          <w:rFonts w:ascii="Arial MT" w:hAnsi="Arial MT"/>
          <w:w w:val="95"/>
          <w:sz w:val="20"/>
        </w:rPr>
        <w:t>TC-</w:t>
      </w:r>
      <w:r>
        <w:rPr>
          <w:rFonts w:ascii="Arial MT" w:hAnsi="Arial MT"/>
          <w:spacing w:val="-50"/>
          <w:w w:val="95"/>
          <w:sz w:val="20"/>
        </w:rPr>
        <w:t xml:space="preserve"> </w:t>
      </w:r>
      <w:r>
        <w:rPr>
          <w:rFonts w:ascii="Arial MT" w:hAnsi="Arial MT"/>
          <w:w w:val="95"/>
          <w:sz w:val="20"/>
        </w:rPr>
        <w:t>PD</w:t>
      </w:r>
      <w:r>
        <w:rPr>
          <w:rFonts w:ascii="Arial MT" w:hAnsi="Arial MT"/>
          <w:spacing w:val="-11"/>
          <w:w w:val="95"/>
          <w:sz w:val="20"/>
        </w:rPr>
        <w:t xml:space="preserve"> </w:t>
      </w:r>
      <w:r>
        <w:rPr>
          <w:rFonts w:ascii="Arial MT" w:hAnsi="Arial MT"/>
          <w:w w:val="95"/>
          <w:sz w:val="20"/>
        </w:rPr>
        <w:t>may</w:t>
      </w:r>
      <w:r>
        <w:rPr>
          <w:rFonts w:ascii="Arial MT" w:hAnsi="Arial MT"/>
          <w:spacing w:val="-9"/>
          <w:w w:val="95"/>
          <w:sz w:val="20"/>
        </w:rPr>
        <w:t xml:space="preserve"> </w:t>
      </w:r>
      <w:r>
        <w:rPr>
          <w:rFonts w:ascii="Arial MT" w:hAnsi="Arial MT"/>
          <w:w w:val="95"/>
          <w:sz w:val="20"/>
        </w:rPr>
        <w:t>be</w:t>
      </w:r>
      <w:r>
        <w:rPr>
          <w:rFonts w:ascii="Arial MT" w:hAnsi="Arial MT"/>
          <w:spacing w:val="-9"/>
          <w:w w:val="95"/>
          <w:sz w:val="20"/>
        </w:rPr>
        <w:t xml:space="preserve"> </w:t>
      </w:r>
      <w:r>
        <w:rPr>
          <w:rFonts w:ascii="Arial MT" w:hAnsi="Arial MT"/>
          <w:w w:val="95"/>
          <w:sz w:val="20"/>
        </w:rPr>
        <w:t>referred</w:t>
      </w:r>
      <w:r>
        <w:rPr>
          <w:rFonts w:ascii="Arial MT" w:hAnsi="Arial MT"/>
          <w:spacing w:val="-10"/>
          <w:w w:val="95"/>
          <w:sz w:val="20"/>
        </w:rPr>
        <w:t xml:space="preserve"> </w:t>
      </w:r>
      <w:r>
        <w:rPr>
          <w:rFonts w:ascii="Arial MT" w:hAnsi="Arial MT"/>
          <w:w w:val="95"/>
          <w:sz w:val="20"/>
        </w:rPr>
        <w:t>to</w:t>
      </w:r>
      <w:r>
        <w:rPr>
          <w:rFonts w:ascii="Arial MT" w:hAnsi="Arial MT"/>
          <w:spacing w:val="-9"/>
          <w:w w:val="95"/>
          <w:sz w:val="20"/>
        </w:rPr>
        <w:t xml:space="preserve"> </w:t>
      </w:r>
      <w:r>
        <w:rPr>
          <w:rFonts w:ascii="Arial MT" w:hAnsi="Arial MT"/>
          <w:w w:val="95"/>
          <w:sz w:val="20"/>
        </w:rPr>
        <w:t>as</w:t>
      </w:r>
      <w:r>
        <w:rPr>
          <w:rFonts w:ascii="Arial MT" w:hAnsi="Arial MT"/>
          <w:spacing w:val="-10"/>
          <w:w w:val="95"/>
          <w:sz w:val="20"/>
        </w:rPr>
        <w:t xml:space="preserve"> </w:t>
      </w:r>
      <w:r>
        <w:rPr>
          <w:rFonts w:ascii="Arial MT" w:hAnsi="Arial MT"/>
          <w:w w:val="95"/>
          <w:sz w:val="20"/>
        </w:rPr>
        <w:t>the</w:t>
      </w:r>
      <w:r>
        <w:rPr>
          <w:rFonts w:ascii="Arial MT" w:hAnsi="Arial MT"/>
          <w:spacing w:val="-11"/>
          <w:w w:val="95"/>
          <w:sz w:val="20"/>
        </w:rPr>
        <w:t xml:space="preserve"> </w:t>
      </w:r>
      <w:r>
        <w:rPr>
          <w:rFonts w:ascii="Arial MT" w:hAnsi="Arial MT"/>
          <w:w w:val="95"/>
          <w:sz w:val="20"/>
        </w:rPr>
        <w:t>"Agreement."</w:t>
      </w:r>
    </w:p>
    <w:p w14:paraId="4E346926" w14:textId="77777777" w:rsidR="0039660D" w:rsidRDefault="0039660D">
      <w:pPr>
        <w:pStyle w:val="a3"/>
        <w:rPr>
          <w:rFonts w:ascii="Arial MT"/>
          <w:sz w:val="21"/>
        </w:rPr>
      </w:pPr>
    </w:p>
    <w:p w14:paraId="4BB2BF67" w14:textId="77777777" w:rsidR="0039660D" w:rsidRDefault="00C35C6D">
      <w:pPr>
        <w:pStyle w:val="a4"/>
        <w:numPr>
          <w:ilvl w:val="0"/>
          <w:numId w:val="3"/>
        </w:numPr>
        <w:tabs>
          <w:tab w:val="left" w:pos="762"/>
        </w:tabs>
        <w:spacing w:line="247" w:lineRule="auto"/>
        <w:ind w:right="38" w:hanging="1"/>
        <w:rPr>
          <w:rFonts w:ascii="Arial MT"/>
          <w:sz w:val="20"/>
        </w:rPr>
      </w:pPr>
      <w:r>
        <w:rPr>
          <w:rFonts w:ascii="Trebuchet MS"/>
          <w:b/>
          <w:sz w:val="20"/>
        </w:rPr>
        <w:t>Counterparts.</w:t>
      </w:r>
      <w:r>
        <w:rPr>
          <w:rFonts w:ascii="Trebuchet MS"/>
          <w:b/>
          <w:spacing w:val="1"/>
          <w:sz w:val="20"/>
        </w:rPr>
        <w:t xml:space="preserve"> </w:t>
      </w:r>
      <w:r>
        <w:rPr>
          <w:rFonts w:ascii="Arial MT"/>
          <w:sz w:val="20"/>
        </w:rPr>
        <w:t>This Agreement may be signed in</w:t>
      </w:r>
      <w:r>
        <w:rPr>
          <w:rFonts w:ascii="Arial MT"/>
          <w:spacing w:val="1"/>
          <w:sz w:val="20"/>
        </w:rPr>
        <w:t xml:space="preserve"> </w:t>
      </w:r>
      <w:r>
        <w:rPr>
          <w:rFonts w:ascii="Arial MT"/>
          <w:w w:val="95"/>
          <w:sz w:val="20"/>
        </w:rPr>
        <w:t>counterparts,</w:t>
      </w:r>
      <w:r>
        <w:rPr>
          <w:rFonts w:ascii="Arial MT"/>
          <w:spacing w:val="-7"/>
          <w:w w:val="95"/>
          <w:sz w:val="20"/>
        </w:rPr>
        <w:t xml:space="preserve"> </w:t>
      </w:r>
      <w:r>
        <w:rPr>
          <w:rFonts w:ascii="Arial MT"/>
          <w:w w:val="95"/>
          <w:sz w:val="20"/>
        </w:rPr>
        <w:t>and</w:t>
      </w:r>
      <w:r>
        <w:rPr>
          <w:rFonts w:ascii="Arial MT"/>
          <w:spacing w:val="-7"/>
          <w:w w:val="95"/>
          <w:sz w:val="20"/>
        </w:rPr>
        <w:t xml:space="preserve"> </w:t>
      </w:r>
      <w:r>
        <w:rPr>
          <w:rFonts w:ascii="Arial MT"/>
          <w:w w:val="95"/>
          <w:sz w:val="20"/>
        </w:rPr>
        <w:t>when</w:t>
      </w:r>
      <w:r>
        <w:rPr>
          <w:rFonts w:ascii="Arial MT"/>
          <w:spacing w:val="-6"/>
          <w:w w:val="95"/>
          <w:sz w:val="20"/>
        </w:rPr>
        <w:t xml:space="preserve"> </w:t>
      </w:r>
      <w:r>
        <w:rPr>
          <w:rFonts w:ascii="Arial MT"/>
          <w:w w:val="95"/>
          <w:sz w:val="20"/>
        </w:rPr>
        <w:t>so</w:t>
      </w:r>
      <w:r>
        <w:rPr>
          <w:rFonts w:ascii="Arial MT"/>
          <w:spacing w:val="-6"/>
          <w:w w:val="95"/>
          <w:sz w:val="20"/>
        </w:rPr>
        <w:t xml:space="preserve"> </w:t>
      </w:r>
      <w:r>
        <w:rPr>
          <w:rFonts w:ascii="Arial MT"/>
          <w:w w:val="95"/>
          <w:sz w:val="20"/>
        </w:rPr>
        <w:t>signed</w:t>
      </w:r>
      <w:r>
        <w:rPr>
          <w:rFonts w:ascii="Arial MT"/>
          <w:spacing w:val="-6"/>
          <w:w w:val="95"/>
          <w:sz w:val="20"/>
        </w:rPr>
        <w:t xml:space="preserve"> </w:t>
      </w:r>
      <w:r>
        <w:rPr>
          <w:rFonts w:ascii="Arial MT"/>
          <w:w w:val="95"/>
          <w:sz w:val="20"/>
        </w:rPr>
        <w:t>will</w:t>
      </w:r>
      <w:r>
        <w:rPr>
          <w:rFonts w:ascii="Arial MT"/>
          <w:spacing w:val="-7"/>
          <w:w w:val="95"/>
          <w:sz w:val="20"/>
        </w:rPr>
        <w:t xml:space="preserve"> </w:t>
      </w:r>
      <w:r>
        <w:rPr>
          <w:rFonts w:ascii="Arial MT"/>
          <w:w w:val="95"/>
          <w:sz w:val="20"/>
        </w:rPr>
        <w:t>have</w:t>
      </w:r>
      <w:r>
        <w:rPr>
          <w:rFonts w:ascii="Arial MT"/>
          <w:spacing w:val="-6"/>
          <w:w w:val="95"/>
          <w:sz w:val="20"/>
        </w:rPr>
        <w:t xml:space="preserve"> </w:t>
      </w:r>
      <w:r>
        <w:rPr>
          <w:rFonts w:ascii="Arial MT"/>
          <w:w w:val="95"/>
          <w:sz w:val="20"/>
        </w:rPr>
        <w:t>the</w:t>
      </w:r>
      <w:r>
        <w:rPr>
          <w:rFonts w:ascii="Arial MT"/>
          <w:spacing w:val="-6"/>
          <w:w w:val="95"/>
          <w:sz w:val="20"/>
        </w:rPr>
        <w:t xml:space="preserve"> </w:t>
      </w:r>
      <w:r>
        <w:rPr>
          <w:rFonts w:ascii="Arial MT"/>
          <w:w w:val="95"/>
          <w:sz w:val="20"/>
        </w:rPr>
        <w:t>same</w:t>
      </w:r>
      <w:r>
        <w:rPr>
          <w:rFonts w:ascii="Arial MT"/>
          <w:spacing w:val="-6"/>
          <w:w w:val="95"/>
          <w:sz w:val="20"/>
        </w:rPr>
        <w:t xml:space="preserve"> </w:t>
      </w:r>
      <w:r>
        <w:rPr>
          <w:rFonts w:ascii="Arial MT"/>
          <w:w w:val="95"/>
          <w:sz w:val="20"/>
        </w:rPr>
        <w:t>force</w:t>
      </w:r>
      <w:r>
        <w:rPr>
          <w:rFonts w:ascii="Arial MT"/>
          <w:spacing w:val="-50"/>
          <w:w w:val="95"/>
          <w:sz w:val="20"/>
        </w:rPr>
        <w:t xml:space="preserve"> </w:t>
      </w:r>
      <w:r>
        <w:rPr>
          <w:rFonts w:ascii="Arial MT"/>
          <w:sz w:val="20"/>
        </w:rPr>
        <w:t>and effect as though all signatures appeared on one</w:t>
      </w:r>
      <w:r>
        <w:rPr>
          <w:rFonts w:ascii="Arial MT"/>
          <w:spacing w:val="1"/>
          <w:sz w:val="20"/>
        </w:rPr>
        <w:t xml:space="preserve"> </w:t>
      </w:r>
      <w:r>
        <w:rPr>
          <w:rFonts w:ascii="Arial MT"/>
          <w:sz w:val="20"/>
        </w:rPr>
        <w:t>document.</w:t>
      </w:r>
    </w:p>
    <w:p w14:paraId="2365C223" w14:textId="77777777" w:rsidR="0039660D" w:rsidRDefault="0039660D">
      <w:pPr>
        <w:pStyle w:val="a3"/>
        <w:spacing w:before="8"/>
        <w:rPr>
          <w:rFonts w:ascii="Arial MT"/>
        </w:rPr>
      </w:pPr>
    </w:p>
    <w:p w14:paraId="11D58BE3" w14:textId="77777777" w:rsidR="0039660D" w:rsidRDefault="00C35C6D">
      <w:pPr>
        <w:pStyle w:val="a4"/>
        <w:numPr>
          <w:ilvl w:val="0"/>
          <w:numId w:val="3"/>
        </w:numPr>
        <w:tabs>
          <w:tab w:val="left" w:pos="762"/>
        </w:tabs>
        <w:spacing w:before="1" w:line="247" w:lineRule="auto"/>
        <w:ind w:right="38" w:hanging="1"/>
        <w:rPr>
          <w:rFonts w:ascii="Arial MT"/>
          <w:sz w:val="20"/>
        </w:rPr>
      </w:pPr>
      <w:r>
        <w:rPr>
          <w:rFonts w:ascii="Trebuchet MS"/>
          <w:b/>
          <w:w w:val="95"/>
          <w:sz w:val="20"/>
        </w:rPr>
        <w:t xml:space="preserve">Further Assurances. </w:t>
      </w:r>
      <w:r>
        <w:rPr>
          <w:rFonts w:ascii="Arial MT"/>
          <w:w w:val="95"/>
          <w:sz w:val="20"/>
        </w:rPr>
        <w:t>Each party will sign such other</w:t>
      </w:r>
      <w:r>
        <w:rPr>
          <w:rFonts w:ascii="Arial MT"/>
          <w:spacing w:val="1"/>
          <w:w w:val="95"/>
          <w:sz w:val="20"/>
        </w:rPr>
        <w:t xml:space="preserve"> </w:t>
      </w:r>
      <w:r>
        <w:rPr>
          <w:rFonts w:ascii="Arial MT"/>
          <w:w w:val="90"/>
          <w:sz w:val="20"/>
        </w:rPr>
        <w:t>documents</w:t>
      </w:r>
      <w:r>
        <w:rPr>
          <w:rFonts w:ascii="Arial MT"/>
          <w:spacing w:val="-5"/>
          <w:w w:val="90"/>
          <w:sz w:val="20"/>
        </w:rPr>
        <w:t xml:space="preserve"> </w:t>
      </w:r>
      <w:r>
        <w:rPr>
          <w:rFonts w:ascii="Arial MT"/>
          <w:w w:val="90"/>
          <w:sz w:val="20"/>
        </w:rPr>
        <w:t>and</w:t>
      </w:r>
      <w:r>
        <w:rPr>
          <w:rFonts w:ascii="Arial MT"/>
          <w:spacing w:val="-9"/>
          <w:w w:val="90"/>
          <w:sz w:val="20"/>
        </w:rPr>
        <w:t xml:space="preserve"> </w:t>
      </w:r>
      <w:r>
        <w:rPr>
          <w:rFonts w:ascii="Arial MT"/>
          <w:w w:val="90"/>
          <w:sz w:val="20"/>
        </w:rPr>
        <w:t>perform</w:t>
      </w:r>
      <w:r>
        <w:rPr>
          <w:rFonts w:ascii="Arial MT"/>
          <w:spacing w:val="-5"/>
          <w:w w:val="90"/>
          <w:sz w:val="20"/>
        </w:rPr>
        <w:t xml:space="preserve"> </w:t>
      </w:r>
      <w:r>
        <w:rPr>
          <w:rFonts w:ascii="Arial MT"/>
          <w:w w:val="90"/>
          <w:sz w:val="20"/>
        </w:rPr>
        <w:t>such</w:t>
      </w:r>
      <w:r>
        <w:rPr>
          <w:rFonts w:ascii="Arial MT"/>
          <w:spacing w:val="1"/>
          <w:w w:val="90"/>
          <w:sz w:val="20"/>
        </w:rPr>
        <w:t xml:space="preserve"> </w:t>
      </w:r>
      <w:r>
        <w:rPr>
          <w:rFonts w:ascii="Arial MT"/>
          <w:w w:val="90"/>
          <w:sz w:val="20"/>
        </w:rPr>
        <w:t>other</w:t>
      </w:r>
      <w:r>
        <w:rPr>
          <w:rFonts w:ascii="Arial MT"/>
          <w:spacing w:val="-5"/>
          <w:w w:val="90"/>
          <w:sz w:val="20"/>
        </w:rPr>
        <w:t xml:space="preserve"> </w:t>
      </w:r>
      <w:r>
        <w:rPr>
          <w:rFonts w:ascii="Arial MT"/>
          <w:w w:val="90"/>
          <w:sz w:val="20"/>
        </w:rPr>
        <w:t>acts</w:t>
      </w:r>
      <w:r>
        <w:rPr>
          <w:rFonts w:ascii="Arial MT"/>
          <w:spacing w:val="-5"/>
          <w:w w:val="90"/>
          <w:sz w:val="20"/>
        </w:rPr>
        <w:t xml:space="preserve"> </w:t>
      </w:r>
      <w:r>
        <w:rPr>
          <w:rFonts w:ascii="Arial MT"/>
          <w:w w:val="90"/>
          <w:sz w:val="20"/>
        </w:rPr>
        <w:t>as</w:t>
      </w:r>
      <w:r>
        <w:rPr>
          <w:rFonts w:ascii="Arial MT"/>
          <w:spacing w:val="-6"/>
          <w:w w:val="90"/>
          <w:sz w:val="20"/>
        </w:rPr>
        <w:t xml:space="preserve"> </w:t>
      </w:r>
      <w:r>
        <w:rPr>
          <w:rFonts w:ascii="Arial MT"/>
          <w:w w:val="90"/>
          <w:sz w:val="20"/>
        </w:rPr>
        <w:t>may</w:t>
      </w:r>
      <w:r>
        <w:rPr>
          <w:rFonts w:ascii="Arial MT"/>
          <w:spacing w:val="-3"/>
          <w:w w:val="90"/>
          <w:sz w:val="20"/>
        </w:rPr>
        <w:t xml:space="preserve"> </w:t>
      </w:r>
      <w:r>
        <w:rPr>
          <w:rFonts w:ascii="Arial MT"/>
          <w:w w:val="90"/>
          <w:sz w:val="20"/>
        </w:rPr>
        <w:t>be</w:t>
      </w:r>
      <w:r>
        <w:rPr>
          <w:rFonts w:ascii="Arial MT"/>
          <w:spacing w:val="-4"/>
          <w:w w:val="90"/>
          <w:sz w:val="20"/>
        </w:rPr>
        <w:t xml:space="preserve"> </w:t>
      </w:r>
      <w:r>
        <w:rPr>
          <w:rFonts w:ascii="Arial MT"/>
          <w:w w:val="90"/>
          <w:sz w:val="20"/>
        </w:rPr>
        <w:t>necessary</w:t>
      </w:r>
      <w:r>
        <w:rPr>
          <w:rFonts w:ascii="Arial MT"/>
          <w:spacing w:val="-48"/>
          <w:w w:val="90"/>
          <w:sz w:val="20"/>
        </w:rPr>
        <w:t xml:space="preserve"> </w:t>
      </w:r>
      <w:r>
        <w:rPr>
          <w:rFonts w:ascii="Arial MT"/>
          <w:spacing w:val="-1"/>
          <w:w w:val="95"/>
          <w:sz w:val="20"/>
        </w:rPr>
        <w:t>or</w:t>
      </w:r>
      <w:r>
        <w:rPr>
          <w:rFonts w:ascii="Arial MT"/>
          <w:spacing w:val="-12"/>
          <w:w w:val="95"/>
          <w:sz w:val="20"/>
        </w:rPr>
        <w:t xml:space="preserve"> </w:t>
      </w:r>
      <w:r>
        <w:rPr>
          <w:rFonts w:ascii="Arial MT"/>
          <w:spacing w:val="-1"/>
          <w:w w:val="95"/>
          <w:sz w:val="20"/>
        </w:rPr>
        <w:t>appropriate</w:t>
      </w:r>
      <w:r>
        <w:rPr>
          <w:rFonts w:ascii="Arial MT"/>
          <w:spacing w:val="-9"/>
          <w:w w:val="95"/>
          <w:sz w:val="20"/>
        </w:rPr>
        <w:t xml:space="preserve"> </w:t>
      </w:r>
      <w:r>
        <w:rPr>
          <w:rFonts w:ascii="Arial MT"/>
          <w:spacing w:val="-1"/>
          <w:w w:val="95"/>
          <w:sz w:val="20"/>
        </w:rPr>
        <w:t>to</w:t>
      </w:r>
      <w:r>
        <w:rPr>
          <w:rFonts w:ascii="Arial MT"/>
          <w:spacing w:val="-12"/>
          <w:w w:val="95"/>
          <w:sz w:val="20"/>
        </w:rPr>
        <w:t xml:space="preserve"> </w:t>
      </w:r>
      <w:r>
        <w:rPr>
          <w:rFonts w:ascii="Arial MT"/>
          <w:spacing w:val="-1"/>
          <w:w w:val="95"/>
          <w:sz w:val="20"/>
        </w:rPr>
        <w:t>carry</w:t>
      </w:r>
      <w:r>
        <w:rPr>
          <w:rFonts w:ascii="Arial MT"/>
          <w:spacing w:val="-14"/>
          <w:w w:val="95"/>
          <w:sz w:val="20"/>
        </w:rPr>
        <w:t xml:space="preserve"> </w:t>
      </w:r>
      <w:r>
        <w:rPr>
          <w:rFonts w:ascii="Arial MT"/>
          <w:w w:val="95"/>
          <w:sz w:val="20"/>
        </w:rPr>
        <w:t>out</w:t>
      </w:r>
      <w:r>
        <w:rPr>
          <w:rFonts w:ascii="Arial MT"/>
          <w:spacing w:val="-12"/>
          <w:w w:val="95"/>
          <w:sz w:val="20"/>
        </w:rPr>
        <w:t xml:space="preserve"> </w:t>
      </w:r>
      <w:r>
        <w:rPr>
          <w:rFonts w:ascii="Arial MT"/>
          <w:w w:val="95"/>
          <w:sz w:val="20"/>
        </w:rPr>
        <w:t>the</w:t>
      </w:r>
      <w:r>
        <w:rPr>
          <w:rFonts w:ascii="Arial MT"/>
          <w:spacing w:val="-13"/>
          <w:w w:val="95"/>
          <w:sz w:val="20"/>
        </w:rPr>
        <w:t xml:space="preserve"> </w:t>
      </w:r>
      <w:r>
        <w:rPr>
          <w:rFonts w:ascii="Arial MT"/>
          <w:w w:val="95"/>
          <w:sz w:val="20"/>
        </w:rPr>
        <w:t>purposes</w:t>
      </w:r>
      <w:r>
        <w:rPr>
          <w:rFonts w:ascii="Arial MT"/>
          <w:spacing w:val="-12"/>
          <w:w w:val="95"/>
          <w:sz w:val="20"/>
        </w:rPr>
        <w:t xml:space="preserve"> </w:t>
      </w:r>
      <w:r>
        <w:rPr>
          <w:rFonts w:ascii="Arial MT"/>
          <w:w w:val="95"/>
          <w:sz w:val="20"/>
        </w:rPr>
        <w:t>of</w:t>
      </w:r>
      <w:r>
        <w:rPr>
          <w:rFonts w:ascii="Arial MT"/>
          <w:spacing w:val="-13"/>
          <w:w w:val="95"/>
          <w:sz w:val="20"/>
        </w:rPr>
        <w:t xml:space="preserve"> </w:t>
      </w:r>
      <w:r>
        <w:rPr>
          <w:rFonts w:ascii="Arial MT"/>
          <w:w w:val="95"/>
          <w:sz w:val="20"/>
        </w:rPr>
        <w:t>this</w:t>
      </w:r>
      <w:r>
        <w:rPr>
          <w:rFonts w:ascii="Arial MT"/>
          <w:spacing w:val="-12"/>
          <w:w w:val="95"/>
          <w:sz w:val="20"/>
        </w:rPr>
        <w:t xml:space="preserve"> </w:t>
      </w:r>
      <w:r>
        <w:rPr>
          <w:rFonts w:ascii="Arial MT"/>
          <w:w w:val="95"/>
          <w:sz w:val="20"/>
        </w:rPr>
        <w:t>Agreement.</w:t>
      </w:r>
    </w:p>
    <w:p w14:paraId="48644EC5" w14:textId="77777777" w:rsidR="0039660D" w:rsidRDefault="0039660D">
      <w:pPr>
        <w:pStyle w:val="a3"/>
        <w:spacing w:before="7"/>
        <w:rPr>
          <w:rFonts w:ascii="Arial MT"/>
        </w:rPr>
      </w:pPr>
    </w:p>
    <w:p w14:paraId="4B2EA419" w14:textId="77777777" w:rsidR="0039660D" w:rsidRDefault="00C35C6D">
      <w:pPr>
        <w:pStyle w:val="a4"/>
        <w:numPr>
          <w:ilvl w:val="0"/>
          <w:numId w:val="3"/>
        </w:numPr>
        <w:tabs>
          <w:tab w:val="left" w:pos="762"/>
        </w:tabs>
        <w:spacing w:line="247" w:lineRule="auto"/>
        <w:ind w:right="39" w:firstLine="0"/>
        <w:rPr>
          <w:rFonts w:ascii="Arial MT"/>
          <w:sz w:val="20"/>
        </w:rPr>
      </w:pPr>
      <w:r>
        <w:rPr>
          <w:rFonts w:ascii="Trebuchet MS"/>
          <w:b/>
          <w:w w:val="95"/>
          <w:sz w:val="20"/>
        </w:rPr>
        <w:t>Binding Effect.</w:t>
      </w:r>
      <w:r>
        <w:rPr>
          <w:rFonts w:ascii="Trebuchet MS"/>
          <w:b/>
          <w:spacing w:val="1"/>
          <w:w w:val="95"/>
          <w:sz w:val="20"/>
        </w:rPr>
        <w:t xml:space="preserve"> </w:t>
      </w:r>
      <w:r>
        <w:rPr>
          <w:rFonts w:ascii="Arial MT"/>
          <w:w w:val="95"/>
          <w:sz w:val="20"/>
        </w:rPr>
        <w:t>Except as set forth in the Letter, this</w:t>
      </w:r>
      <w:r>
        <w:rPr>
          <w:rFonts w:ascii="Arial MT"/>
          <w:spacing w:val="1"/>
          <w:w w:val="95"/>
          <w:sz w:val="20"/>
        </w:rPr>
        <w:t xml:space="preserve"> </w:t>
      </w:r>
      <w:r>
        <w:rPr>
          <w:rFonts w:ascii="Arial MT"/>
          <w:w w:val="95"/>
          <w:sz w:val="20"/>
        </w:rPr>
        <w:t>Agreement will be binding upon, and will be for the benefit</w:t>
      </w:r>
      <w:r>
        <w:rPr>
          <w:rFonts w:ascii="Arial MT"/>
          <w:spacing w:val="-50"/>
          <w:w w:val="95"/>
          <w:sz w:val="20"/>
        </w:rPr>
        <w:t xml:space="preserve"> </w:t>
      </w:r>
      <w:r>
        <w:rPr>
          <w:rFonts w:ascii="Arial MT"/>
          <w:w w:val="90"/>
          <w:sz w:val="20"/>
        </w:rPr>
        <w:t>of,</w:t>
      </w:r>
      <w:r>
        <w:rPr>
          <w:rFonts w:ascii="Arial MT"/>
          <w:spacing w:val="1"/>
          <w:w w:val="90"/>
          <w:sz w:val="20"/>
        </w:rPr>
        <w:t xml:space="preserve"> </w:t>
      </w:r>
      <w:r>
        <w:rPr>
          <w:rFonts w:ascii="Arial MT"/>
          <w:w w:val="90"/>
          <w:sz w:val="20"/>
        </w:rPr>
        <w:t>the</w:t>
      </w:r>
      <w:r>
        <w:rPr>
          <w:rFonts w:ascii="Arial MT"/>
          <w:spacing w:val="3"/>
          <w:w w:val="90"/>
          <w:sz w:val="20"/>
        </w:rPr>
        <w:t xml:space="preserve"> </w:t>
      </w:r>
      <w:r>
        <w:rPr>
          <w:rFonts w:ascii="Arial MT"/>
          <w:w w:val="90"/>
          <w:sz w:val="20"/>
        </w:rPr>
        <w:t>parties</w:t>
      </w:r>
      <w:r>
        <w:rPr>
          <w:rFonts w:ascii="Arial MT"/>
          <w:spacing w:val="4"/>
          <w:w w:val="90"/>
          <w:sz w:val="20"/>
        </w:rPr>
        <w:t xml:space="preserve"> </w:t>
      </w:r>
      <w:r>
        <w:rPr>
          <w:rFonts w:ascii="Arial MT"/>
          <w:w w:val="90"/>
          <w:sz w:val="20"/>
        </w:rPr>
        <w:t>and</w:t>
      </w:r>
      <w:r>
        <w:rPr>
          <w:rFonts w:ascii="Arial MT"/>
          <w:spacing w:val="1"/>
          <w:w w:val="90"/>
          <w:sz w:val="20"/>
        </w:rPr>
        <w:t xml:space="preserve"> </w:t>
      </w:r>
      <w:r>
        <w:rPr>
          <w:rFonts w:ascii="Arial MT"/>
          <w:w w:val="90"/>
          <w:sz w:val="20"/>
        </w:rPr>
        <w:t>their</w:t>
      </w:r>
      <w:r>
        <w:rPr>
          <w:rFonts w:ascii="Arial MT"/>
          <w:spacing w:val="3"/>
          <w:w w:val="90"/>
          <w:sz w:val="20"/>
        </w:rPr>
        <w:t xml:space="preserve"> </w:t>
      </w:r>
      <w:r>
        <w:rPr>
          <w:rFonts w:ascii="Arial MT"/>
          <w:w w:val="90"/>
          <w:sz w:val="20"/>
        </w:rPr>
        <w:t>respective</w:t>
      </w:r>
      <w:r>
        <w:rPr>
          <w:rFonts w:ascii="Arial MT"/>
          <w:spacing w:val="4"/>
          <w:w w:val="90"/>
          <w:sz w:val="20"/>
        </w:rPr>
        <w:t xml:space="preserve"> </w:t>
      </w:r>
      <w:r>
        <w:rPr>
          <w:rFonts w:ascii="Arial MT"/>
          <w:w w:val="90"/>
          <w:sz w:val="20"/>
        </w:rPr>
        <w:t>successors</w:t>
      </w:r>
      <w:r>
        <w:rPr>
          <w:rFonts w:ascii="Arial MT"/>
          <w:spacing w:val="-1"/>
          <w:w w:val="90"/>
          <w:sz w:val="20"/>
        </w:rPr>
        <w:t xml:space="preserve"> </w:t>
      </w:r>
      <w:r>
        <w:rPr>
          <w:rFonts w:ascii="Arial MT"/>
          <w:w w:val="90"/>
          <w:sz w:val="20"/>
        </w:rPr>
        <w:t>and</w:t>
      </w:r>
      <w:r>
        <w:rPr>
          <w:rFonts w:ascii="Arial MT"/>
          <w:spacing w:val="2"/>
          <w:w w:val="90"/>
          <w:sz w:val="20"/>
        </w:rPr>
        <w:t xml:space="preserve"> </w:t>
      </w:r>
      <w:r>
        <w:rPr>
          <w:rFonts w:ascii="Arial MT"/>
          <w:w w:val="90"/>
          <w:sz w:val="20"/>
        </w:rPr>
        <w:t>assigns.</w:t>
      </w:r>
    </w:p>
    <w:p w14:paraId="575A2654" w14:textId="77777777" w:rsidR="0039660D" w:rsidRDefault="0039660D">
      <w:pPr>
        <w:pStyle w:val="a3"/>
        <w:spacing w:before="7"/>
        <w:rPr>
          <w:rFonts w:ascii="Arial MT"/>
        </w:rPr>
      </w:pPr>
    </w:p>
    <w:p w14:paraId="387D36CA" w14:textId="77777777" w:rsidR="0039660D" w:rsidRDefault="00C35C6D">
      <w:pPr>
        <w:pStyle w:val="a4"/>
        <w:numPr>
          <w:ilvl w:val="0"/>
          <w:numId w:val="3"/>
        </w:numPr>
        <w:tabs>
          <w:tab w:val="left" w:pos="762"/>
        </w:tabs>
        <w:spacing w:before="1" w:line="247" w:lineRule="auto"/>
        <w:ind w:right="38" w:hanging="1"/>
        <w:rPr>
          <w:rFonts w:ascii="Arial MT"/>
          <w:sz w:val="20"/>
        </w:rPr>
      </w:pPr>
      <w:r>
        <w:rPr>
          <w:rFonts w:ascii="Trebuchet MS"/>
          <w:b/>
          <w:w w:val="90"/>
          <w:sz w:val="20"/>
        </w:rPr>
        <w:t>Complete Agreement; Amendment.</w:t>
      </w:r>
      <w:r>
        <w:rPr>
          <w:rFonts w:ascii="Trebuchet MS"/>
          <w:b/>
          <w:spacing w:val="1"/>
          <w:w w:val="90"/>
          <w:sz w:val="20"/>
        </w:rPr>
        <w:t xml:space="preserve"> </w:t>
      </w:r>
      <w:r>
        <w:rPr>
          <w:rFonts w:ascii="Arial MT"/>
          <w:w w:val="90"/>
          <w:sz w:val="20"/>
        </w:rPr>
        <w:t>This Agreement</w:t>
      </w:r>
      <w:r>
        <w:rPr>
          <w:rFonts w:ascii="Arial MT"/>
          <w:spacing w:val="1"/>
          <w:w w:val="90"/>
          <w:sz w:val="20"/>
        </w:rPr>
        <w:t xml:space="preserve"> </w:t>
      </w:r>
      <w:r>
        <w:rPr>
          <w:rFonts w:ascii="Arial MT"/>
          <w:w w:val="95"/>
          <w:sz w:val="20"/>
        </w:rPr>
        <w:t>represents the entire and integrated agreement between</w:t>
      </w:r>
      <w:r>
        <w:rPr>
          <w:rFonts w:ascii="Arial MT"/>
          <w:spacing w:val="1"/>
          <w:w w:val="95"/>
          <w:sz w:val="20"/>
        </w:rPr>
        <w:t xml:space="preserve"> </w:t>
      </w:r>
      <w:r>
        <w:rPr>
          <w:rFonts w:ascii="Arial MT"/>
          <w:sz w:val="20"/>
        </w:rPr>
        <w:t>the</w:t>
      </w:r>
      <w:r>
        <w:rPr>
          <w:rFonts w:ascii="Arial MT"/>
          <w:spacing w:val="1"/>
          <w:sz w:val="20"/>
        </w:rPr>
        <w:t xml:space="preserve"> </w:t>
      </w:r>
      <w:r>
        <w:rPr>
          <w:rFonts w:ascii="Arial MT"/>
          <w:sz w:val="20"/>
        </w:rPr>
        <w:t>parties</w:t>
      </w:r>
      <w:r>
        <w:rPr>
          <w:rFonts w:ascii="Arial MT"/>
          <w:spacing w:val="1"/>
          <w:sz w:val="20"/>
        </w:rPr>
        <w:t xml:space="preserve"> </w:t>
      </w:r>
      <w:r>
        <w:rPr>
          <w:rFonts w:ascii="Arial MT"/>
          <w:sz w:val="20"/>
        </w:rPr>
        <w:t>and</w:t>
      </w:r>
      <w:r>
        <w:rPr>
          <w:rFonts w:ascii="Arial MT"/>
          <w:spacing w:val="1"/>
          <w:sz w:val="20"/>
        </w:rPr>
        <w:t xml:space="preserve"> </w:t>
      </w:r>
      <w:r>
        <w:rPr>
          <w:rFonts w:ascii="Arial MT"/>
          <w:sz w:val="20"/>
        </w:rPr>
        <w:t>supersedes</w:t>
      </w:r>
      <w:r>
        <w:rPr>
          <w:rFonts w:ascii="Arial MT"/>
          <w:spacing w:val="1"/>
          <w:sz w:val="20"/>
        </w:rPr>
        <w:t xml:space="preserve"> </w:t>
      </w:r>
      <w:r>
        <w:rPr>
          <w:rFonts w:ascii="Arial MT"/>
          <w:sz w:val="20"/>
        </w:rPr>
        <w:t>all</w:t>
      </w:r>
      <w:r>
        <w:rPr>
          <w:rFonts w:ascii="Arial MT"/>
          <w:spacing w:val="1"/>
          <w:sz w:val="20"/>
        </w:rPr>
        <w:t xml:space="preserve"> </w:t>
      </w:r>
      <w:r>
        <w:rPr>
          <w:rFonts w:ascii="Arial MT"/>
          <w:sz w:val="20"/>
        </w:rPr>
        <w:t>prior</w:t>
      </w:r>
      <w:r>
        <w:rPr>
          <w:rFonts w:ascii="Arial MT"/>
          <w:spacing w:val="1"/>
          <w:sz w:val="20"/>
        </w:rPr>
        <w:t xml:space="preserve"> </w:t>
      </w:r>
      <w:r>
        <w:rPr>
          <w:rFonts w:ascii="Arial MT"/>
          <w:sz w:val="20"/>
        </w:rPr>
        <w:t>negotiations,</w:t>
      </w:r>
      <w:r>
        <w:rPr>
          <w:rFonts w:ascii="Arial MT"/>
          <w:spacing w:val="1"/>
          <w:sz w:val="20"/>
        </w:rPr>
        <w:t xml:space="preserve"> </w:t>
      </w:r>
      <w:r>
        <w:rPr>
          <w:rFonts w:ascii="Arial MT"/>
          <w:w w:val="95"/>
          <w:sz w:val="20"/>
        </w:rPr>
        <w:t>representations, or agreements, either written or oral. This</w:t>
      </w:r>
      <w:r>
        <w:rPr>
          <w:rFonts w:ascii="Arial MT"/>
          <w:spacing w:val="-50"/>
          <w:w w:val="95"/>
          <w:sz w:val="20"/>
        </w:rPr>
        <w:t xml:space="preserve"> </w:t>
      </w:r>
      <w:r>
        <w:rPr>
          <w:rFonts w:ascii="Arial MT"/>
          <w:w w:val="90"/>
          <w:sz w:val="20"/>
        </w:rPr>
        <w:t>Agreement may not be amended except in writing signed by</w:t>
      </w:r>
      <w:r>
        <w:rPr>
          <w:rFonts w:ascii="Arial MT"/>
          <w:spacing w:val="1"/>
          <w:w w:val="90"/>
          <w:sz w:val="20"/>
        </w:rPr>
        <w:t xml:space="preserve"> </w:t>
      </w:r>
      <w:r>
        <w:rPr>
          <w:rFonts w:ascii="Arial MT"/>
          <w:sz w:val="20"/>
        </w:rPr>
        <w:t>both</w:t>
      </w:r>
      <w:r>
        <w:rPr>
          <w:rFonts w:ascii="Arial MT"/>
          <w:spacing w:val="-11"/>
          <w:sz w:val="20"/>
        </w:rPr>
        <w:t xml:space="preserve"> </w:t>
      </w:r>
      <w:r>
        <w:rPr>
          <w:rFonts w:ascii="Arial MT"/>
          <w:sz w:val="20"/>
        </w:rPr>
        <w:t>parties.</w:t>
      </w:r>
    </w:p>
    <w:p w14:paraId="36ABA7CB" w14:textId="77777777" w:rsidR="0039660D" w:rsidRDefault="0039660D">
      <w:pPr>
        <w:pStyle w:val="a3"/>
        <w:spacing w:before="9"/>
        <w:rPr>
          <w:rFonts w:ascii="Arial MT"/>
        </w:rPr>
      </w:pPr>
    </w:p>
    <w:p w14:paraId="7250EA5D" w14:textId="77777777" w:rsidR="0039660D" w:rsidRDefault="00C35C6D">
      <w:pPr>
        <w:pStyle w:val="a4"/>
        <w:numPr>
          <w:ilvl w:val="0"/>
          <w:numId w:val="3"/>
        </w:numPr>
        <w:tabs>
          <w:tab w:val="left" w:pos="762"/>
        </w:tabs>
        <w:spacing w:line="247" w:lineRule="auto"/>
        <w:ind w:right="38" w:hanging="1"/>
        <w:rPr>
          <w:rFonts w:ascii="Arial MT"/>
          <w:sz w:val="20"/>
        </w:rPr>
      </w:pPr>
      <w:r>
        <w:rPr>
          <w:rFonts w:ascii="Trebuchet MS"/>
          <w:b/>
          <w:w w:val="95"/>
          <w:sz w:val="20"/>
        </w:rPr>
        <w:t xml:space="preserve">Notices. </w:t>
      </w:r>
      <w:r>
        <w:rPr>
          <w:rFonts w:ascii="Arial MT"/>
          <w:w w:val="95"/>
          <w:sz w:val="20"/>
        </w:rPr>
        <w:t>Any notices required or permitted under this</w:t>
      </w:r>
      <w:r>
        <w:rPr>
          <w:rFonts w:ascii="Arial MT"/>
          <w:spacing w:val="1"/>
          <w:w w:val="95"/>
          <w:sz w:val="20"/>
        </w:rPr>
        <w:t xml:space="preserve"> </w:t>
      </w:r>
      <w:r>
        <w:rPr>
          <w:rFonts w:ascii="Arial MT"/>
          <w:spacing w:val="-1"/>
          <w:w w:val="95"/>
          <w:sz w:val="20"/>
        </w:rPr>
        <w:t>Agreement</w:t>
      </w:r>
      <w:r>
        <w:rPr>
          <w:rFonts w:ascii="Arial MT"/>
          <w:spacing w:val="-17"/>
          <w:w w:val="95"/>
          <w:sz w:val="20"/>
        </w:rPr>
        <w:t xml:space="preserve"> </w:t>
      </w:r>
      <w:r>
        <w:rPr>
          <w:rFonts w:ascii="Arial MT"/>
          <w:w w:val="95"/>
          <w:sz w:val="20"/>
        </w:rPr>
        <w:t>will</w:t>
      </w:r>
      <w:r>
        <w:rPr>
          <w:rFonts w:ascii="Arial MT"/>
          <w:spacing w:val="-15"/>
          <w:w w:val="95"/>
          <w:sz w:val="20"/>
        </w:rPr>
        <w:t xml:space="preserve"> </w:t>
      </w:r>
      <w:r>
        <w:rPr>
          <w:rFonts w:ascii="Arial MT"/>
          <w:w w:val="95"/>
          <w:sz w:val="20"/>
        </w:rPr>
        <w:t>be</w:t>
      </w:r>
      <w:r>
        <w:rPr>
          <w:rFonts w:ascii="Arial MT"/>
          <w:spacing w:val="-14"/>
          <w:w w:val="95"/>
          <w:sz w:val="20"/>
        </w:rPr>
        <w:t xml:space="preserve"> </w:t>
      </w:r>
      <w:r>
        <w:rPr>
          <w:rFonts w:ascii="Arial MT"/>
          <w:w w:val="95"/>
          <w:sz w:val="20"/>
        </w:rPr>
        <w:t>given</w:t>
      </w:r>
      <w:r>
        <w:rPr>
          <w:rFonts w:ascii="Arial MT"/>
          <w:spacing w:val="-15"/>
          <w:w w:val="95"/>
          <w:sz w:val="20"/>
        </w:rPr>
        <w:t xml:space="preserve"> </w:t>
      </w:r>
      <w:r>
        <w:rPr>
          <w:rFonts w:ascii="Arial MT"/>
          <w:w w:val="95"/>
          <w:sz w:val="20"/>
        </w:rPr>
        <w:t>in</w:t>
      </w:r>
      <w:r>
        <w:rPr>
          <w:rFonts w:ascii="Arial MT"/>
          <w:spacing w:val="-17"/>
          <w:w w:val="95"/>
          <w:sz w:val="20"/>
        </w:rPr>
        <w:t xml:space="preserve"> </w:t>
      </w:r>
      <w:r>
        <w:rPr>
          <w:rFonts w:ascii="Arial MT"/>
          <w:w w:val="95"/>
          <w:sz w:val="20"/>
        </w:rPr>
        <w:t>writing</w:t>
      </w:r>
      <w:r>
        <w:rPr>
          <w:rFonts w:ascii="Arial MT"/>
          <w:spacing w:val="-14"/>
          <w:w w:val="95"/>
          <w:sz w:val="20"/>
        </w:rPr>
        <w:t xml:space="preserve"> </w:t>
      </w:r>
      <w:r>
        <w:rPr>
          <w:rFonts w:ascii="Arial MT"/>
          <w:w w:val="95"/>
          <w:sz w:val="20"/>
        </w:rPr>
        <w:t>(including</w:t>
      </w:r>
      <w:r>
        <w:rPr>
          <w:rFonts w:ascii="Arial MT"/>
          <w:spacing w:val="-14"/>
          <w:w w:val="95"/>
          <w:sz w:val="20"/>
        </w:rPr>
        <w:t xml:space="preserve"> </w:t>
      </w:r>
      <w:r>
        <w:rPr>
          <w:rFonts w:ascii="Arial MT"/>
          <w:w w:val="95"/>
          <w:sz w:val="20"/>
        </w:rPr>
        <w:t>facsimiles)</w:t>
      </w:r>
      <w:r>
        <w:rPr>
          <w:rFonts w:ascii="Arial MT"/>
          <w:spacing w:val="-13"/>
          <w:w w:val="95"/>
          <w:sz w:val="20"/>
        </w:rPr>
        <w:t xml:space="preserve"> </w:t>
      </w:r>
      <w:r>
        <w:rPr>
          <w:rFonts w:ascii="Arial MT"/>
          <w:w w:val="95"/>
          <w:sz w:val="20"/>
        </w:rPr>
        <w:t>and</w:t>
      </w:r>
      <w:r>
        <w:rPr>
          <w:rFonts w:ascii="Arial MT"/>
          <w:spacing w:val="-51"/>
          <w:w w:val="95"/>
          <w:sz w:val="20"/>
        </w:rPr>
        <w:t xml:space="preserve"> </w:t>
      </w:r>
      <w:r>
        <w:rPr>
          <w:rFonts w:ascii="Arial MT"/>
          <w:sz w:val="20"/>
        </w:rPr>
        <w:t>will be effective upon receipt or three days after being</w:t>
      </w:r>
      <w:r>
        <w:rPr>
          <w:rFonts w:ascii="Arial MT"/>
          <w:spacing w:val="1"/>
          <w:sz w:val="20"/>
        </w:rPr>
        <w:t xml:space="preserve"> </w:t>
      </w:r>
      <w:r>
        <w:rPr>
          <w:rFonts w:ascii="Arial MT"/>
          <w:w w:val="90"/>
          <w:sz w:val="20"/>
        </w:rPr>
        <w:t>deposited in US mail, by registered or certified mail, postage</w:t>
      </w:r>
      <w:r>
        <w:rPr>
          <w:rFonts w:ascii="Arial MT"/>
          <w:spacing w:val="1"/>
          <w:w w:val="90"/>
          <w:sz w:val="20"/>
        </w:rPr>
        <w:t xml:space="preserve"> </w:t>
      </w:r>
      <w:r>
        <w:rPr>
          <w:rFonts w:ascii="Arial MT"/>
          <w:w w:val="90"/>
          <w:sz w:val="20"/>
        </w:rPr>
        <w:t>prepaid, addressed as set forth below each party's signature</w:t>
      </w:r>
      <w:r>
        <w:rPr>
          <w:rFonts w:ascii="Arial MT"/>
          <w:spacing w:val="1"/>
          <w:w w:val="90"/>
          <w:sz w:val="20"/>
        </w:rPr>
        <w:t xml:space="preserve"> </w:t>
      </w:r>
      <w:r>
        <w:rPr>
          <w:rFonts w:ascii="Arial MT"/>
          <w:spacing w:val="-1"/>
          <w:sz w:val="20"/>
        </w:rPr>
        <w:t xml:space="preserve">on the </w:t>
      </w:r>
      <w:r>
        <w:rPr>
          <w:rFonts w:ascii="Arial MT"/>
          <w:sz w:val="20"/>
        </w:rPr>
        <w:t>Letter, unless a party subsequently changes its</w:t>
      </w:r>
      <w:r>
        <w:rPr>
          <w:rFonts w:ascii="Arial MT"/>
          <w:spacing w:val="1"/>
          <w:sz w:val="20"/>
        </w:rPr>
        <w:t xml:space="preserve"> </w:t>
      </w:r>
      <w:r>
        <w:rPr>
          <w:rFonts w:ascii="Arial MT"/>
          <w:w w:val="95"/>
          <w:sz w:val="20"/>
        </w:rPr>
        <w:t>address</w:t>
      </w:r>
      <w:r>
        <w:rPr>
          <w:rFonts w:ascii="Arial MT"/>
          <w:spacing w:val="-8"/>
          <w:w w:val="95"/>
          <w:sz w:val="20"/>
        </w:rPr>
        <w:t xml:space="preserve"> </w:t>
      </w:r>
      <w:r>
        <w:rPr>
          <w:rFonts w:ascii="Arial MT"/>
          <w:w w:val="95"/>
          <w:sz w:val="20"/>
        </w:rPr>
        <w:t>and</w:t>
      </w:r>
      <w:r>
        <w:rPr>
          <w:rFonts w:ascii="Arial MT"/>
          <w:spacing w:val="-8"/>
          <w:w w:val="95"/>
          <w:sz w:val="20"/>
        </w:rPr>
        <w:t xml:space="preserve"> </w:t>
      </w:r>
      <w:r>
        <w:rPr>
          <w:rFonts w:ascii="Arial MT"/>
          <w:w w:val="95"/>
          <w:sz w:val="20"/>
        </w:rPr>
        <w:t>gives</w:t>
      </w:r>
      <w:r>
        <w:rPr>
          <w:rFonts w:ascii="Arial MT"/>
          <w:spacing w:val="-7"/>
          <w:w w:val="95"/>
          <w:sz w:val="20"/>
        </w:rPr>
        <w:t xml:space="preserve"> </w:t>
      </w:r>
      <w:r>
        <w:rPr>
          <w:rFonts w:ascii="Arial MT"/>
          <w:w w:val="95"/>
          <w:sz w:val="20"/>
        </w:rPr>
        <w:t>written</w:t>
      </w:r>
      <w:r>
        <w:rPr>
          <w:rFonts w:ascii="Arial MT"/>
          <w:spacing w:val="-7"/>
          <w:w w:val="95"/>
          <w:sz w:val="20"/>
        </w:rPr>
        <w:t xml:space="preserve"> </w:t>
      </w:r>
      <w:r>
        <w:rPr>
          <w:rFonts w:ascii="Arial MT"/>
          <w:w w:val="95"/>
          <w:sz w:val="20"/>
        </w:rPr>
        <w:t>notice</w:t>
      </w:r>
      <w:r>
        <w:rPr>
          <w:rFonts w:ascii="Arial MT"/>
          <w:spacing w:val="-7"/>
          <w:w w:val="95"/>
          <w:sz w:val="20"/>
        </w:rPr>
        <w:t xml:space="preserve"> </w:t>
      </w:r>
      <w:r>
        <w:rPr>
          <w:rFonts w:ascii="Arial MT"/>
          <w:w w:val="95"/>
          <w:sz w:val="20"/>
        </w:rPr>
        <w:t>to</w:t>
      </w:r>
      <w:r>
        <w:rPr>
          <w:rFonts w:ascii="Arial MT"/>
          <w:spacing w:val="-8"/>
          <w:w w:val="95"/>
          <w:sz w:val="20"/>
        </w:rPr>
        <w:t xml:space="preserve"> </w:t>
      </w:r>
      <w:r>
        <w:rPr>
          <w:rFonts w:ascii="Arial MT"/>
          <w:w w:val="95"/>
          <w:sz w:val="20"/>
        </w:rPr>
        <w:t>the</w:t>
      </w:r>
      <w:r>
        <w:rPr>
          <w:rFonts w:ascii="Arial MT"/>
          <w:spacing w:val="-9"/>
          <w:w w:val="95"/>
          <w:sz w:val="20"/>
        </w:rPr>
        <w:t xml:space="preserve"> </w:t>
      </w:r>
      <w:r>
        <w:rPr>
          <w:rFonts w:ascii="Arial MT"/>
          <w:w w:val="95"/>
          <w:sz w:val="20"/>
        </w:rPr>
        <w:t>other</w:t>
      </w:r>
      <w:r>
        <w:rPr>
          <w:rFonts w:ascii="Arial MT"/>
          <w:spacing w:val="-7"/>
          <w:w w:val="95"/>
          <w:sz w:val="20"/>
        </w:rPr>
        <w:t xml:space="preserve"> </w:t>
      </w:r>
      <w:r>
        <w:rPr>
          <w:rFonts w:ascii="Arial MT"/>
          <w:w w:val="95"/>
          <w:sz w:val="20"/>
        </w:rPr>
        <w:t>party.</w:t>
      </w:r>
    </w:p>
    <w:p w14:paraId="253BE6E6" w14:textId="77777777" w:rsidR="0039660D" w:rsidRDefault="0039660D">
      <w:pPr>
        <w:pStyle w:val="a3"/>
        <w:spacing w:before="1"/>
        <w:rPr>
          <w:rFonts w:ascii="Arial MT"/>
          <w:sz w:val="21"/>
        </w:rPr>
      </w:pPr>
    </w:p>
    <w:p w14:paraId="0615DBCD" w14:textId="77777777" w:rsidR="0039660D" w:rsidRDefault="00C35C6D">
      <w:pPr>
        <w:pStyle w:val="a4"/>
        <w:numPr>
          <w:ilvl w:val="0"/>
          <w:numId w:val="3"/>
        </w:numPr>
        <w:tabs>
          <w:tab w:val="left" w:pos="762"/>
        </w:tabs>
        <w:spacing w:line="247" w:lineRule="auto"/>
        <w:ind w:right="39" w:hanging="1"/>
        <w:rPr>
          <w:rFonts w:ascii="Arial MT"/>
          <w:sz w:val="20"/>
        </w:rPr>
      </w:pPr>
      <w:commentRangeStart w:id="288"/>
      <w:r>
        <w:rPr>
          <w:rFonts w:ascii="Trebuchet MS"/>
          <w:b/>
          <w:sz w:val="20"/>
        </w:rPr>
        <w:t>Governing Law; Venue</w:t>
      </w:r>
      <w:commentRangeEnd w:id="288"/>
      <w:r w:rsidR="00831EA9">
        <w:rPr>
          <w:rStyle w:val="a5"/>
        </w:rPr>
        <w:commentReference w:id="288"/>
      </w:r>
      <w:r>
        <w:rPr>
          <w:rFonts w:ascii="Trebuchet MS"/>
          <w:b/>
          <w:sz w:val="20"/>
        </w:rPr>
        <w:t>.</w:t>
      </w:r>
      <w:r>
        <w:rPr>
          <w:rFonts w:ascii="Trebuchet MS"/>
          <w:b/>
          <w:spacing w:val="1"/>
          <w:sz w:val="20"/>
        </w:rPr>
        <w:t xml:space="preserve"> </w:t>
      </w:r>
      <w:r>
        <w:rPr>
          <w:rFonts w:ascii="Arial MT"/>
          <w:sz w:val="20"/>
        </w:rPr>
        <w:t>This Agreement will be</w:t>
      </w:r>
      <w:r>
        <w:rPr>
          <w:rFonts w:ascii="Arial MT"/>
          <w:spacing w:val="1"/>
          <w:sz w:val="20"/>
        </w:rPr>
        <w:t xml:space="preserve"> </w:t>
      </w:r>
      <w:r>
        <w:rPr>
          <w:rFonts w:ascii="Arial MT"/>
          <w:w w:val="90"/>
          <w:sz w:val="20"/>
        </w:rPr>
        <w:t>governed by and interpreted under California law as applied</w:t>
      </w:r>
      <w:r>
        <w:rPr>
          <w:rFonts w:ascii="Arial MT"/>
          <w:spacing w:val="1"/>
          <w:w w:val="90"/>
          <w:sz w:val="20"/>
        </w:rPr>
        <w:t xml:space="preserve"> </w:t>
      </w:r>
      <w:r>
        <w:rPr>
          <w:rFonts w:ascii="Arial MT"/>
          <w:sz w:val="20"/>
        </w:rPr>
        <w:t>to</w:t>
      </w:r>
      <w:r>
        <w:rPr>
          <w:rFonts w:ascii="Arial MT"/>
          <w:spacing w:val="1"/>
          <w:sz w:val="20"/>
        </w:rPr>
        <w:t xml:space="preserve"> </w:t>
      </w:r>
      <w:r>
        <w:rPr>
          <w:rFonts w:ascii="Arial MT"/>
          <w:sz w:val="20"/>
        </w:rPr>
        <w:t>contracts</w:t>
      </w:r>
      <w:r>
        <w:rPr>
          <w:rFonts w:ascii="Arial MT"/>
          <w:spacing w:val="1"/>
          <w:sz w:val="20"/>
        </w:rPr>
        <w:t xml:space="preserve"> </w:t>
      </w:r>
      <w:r>
        <w:rPr>
          <w:rFonts w:ascii="Arial MT"/>
          <w:sz w:val="20"/>
        </w:rPr>
        <w:t>signed</w:t>
      </w:r>
      <w:r>
        <w:rPr>
          <w:rFonts w:ascii="Arial MT"/>
          <w:spacing w:val="1"/>
          <w:sz w:val="20"/>
        </w:rPr>
        <w:t xml:space="preserve"> </w:t>
      </w:r>
      <w:r>
        <w:rPr>
          <w:rFonts w:ascii="Arial MT"/>
          <w:sz w:val="20"/>
        </w:rPr>
        <w:t>and</w:t>
      </w:r>
      <w:r>
        <w:rPr>
          <w:rFonts w:ascii="Arial MT"/>
          <w:spacing w:val="1"/>
          <w:sz w:val="20"/>
        </w:rPr>
        <w:t xml:space="preserve"> </w:t>
      </w:r>
      <w:r>
        <w:rPr>
          <w:rFonts w:ascii="Arial MT"/>
          <w:sz w:val="20"/>
        </w:rPr>
        <w:t>performed</w:t>
      </w:r>
      <w:r>
        <w:rPr>
          <w:rFonts w:ascii="Arial MT"/>
          <w:spacing w:val="1"/>
          <w:sz w:val="20"/>
        </w:rPr>
        <w:t xml:space="preserve"> </w:t>
      </w:r>
      <w:r>
        <w:rPr>
          <w:rFonts w:ascii="Arial MT"/>
          <w:sz w:val="20"/>
        </w:rPr>
        <w:t>entirely</w:t>
      </w:r>
      <w:r>
        <w:rPr>
          <w:rFonts w:ascii="Arial MT"/>
          <w:spacing w:val="1"/>
          <w:sz w:val="20"/>
        </w:rPr>
        <w:t xml:space="preserve"> </w:t>
      </w:r>
      <w:r>
        <w:rPr>
          <w:rFonts w:ascii="Arial MT"/>
          <w:sz w:val="20"/>
        </w:rPr>
        <w:t>within</w:t>
      </w:r>
      <w:r>
        <w:rPr>
          <w:rFonts w:ascii="Arial MT"/>
          <w:spacing w:val="1"/>
          <w:sz w:val="20"/>
        </w:rPr>
        <w:t xml:space="preserve"> </w:t>
      </w:r>
      <w:r>
        <w:rPr>
          <w:rFonts w:ascii="Arial MT"/>
          <w:sz w:val="20"/>
        </w:rPr>
        <w:t>California.</w:t>
      </w:r>
      <w:r>
        <w:rPr>
          <w:rFonts w:ascii="Arial MT"/>
          <w:spacing w:val="1"/>
          <w:sz w:val="20"/>
        </w:rPr>
        <w:t xml:space="preserve"> </w:t>
      </w:r>
      <w:r>
        <w:rPr>
          <w:rFonts w:ascii="Arial MT"/>
          <w:sz w:val="20"/>
        </w:rPr>
        <w:t>Any action arising out of or relating to this</w:t>
      </w:r>
      <w:r>
        <w:rPr>
          <w:rFonts w:ascii="Arial MT"/>
          <w:spacing w:val="1"/>
          <w:sz w:val="20"/>
        </w:rPr>
        <w:t xml:space="preserve"> </w:t>
      </w:r>
      <w:r>
        <w:rPr>
          <w:rFonts w:ascii="Arial MT"/>
          <w:sz w:val="20"/>
        </w:rPr>
        <w:t>Agreement</w:t>
      </w:r>
      <w:r>
        <w:rPr>
          <w:rFonts w:ascii="Arial MT"/>
          <w:spacing w:val="-5"/>
          <w:sz w:val="20"/>
        </w:rPr>
        <w:t xml:space="preserve"> </w:t>
      </w:r>
      <w:r>
        <w:rPr>
          <w:rFonts w:ascii="Arial MT"/>
          <w:sz w:val="20"/>
        </w:rPr>
        <w:t>will</w:t>
      </w:r>
      <w:r>
        <w:rPr>
          <w:rFonts w:ascii="Arial MT"/>
          <w:spacing w:val="-4"/>
          <w:sz w:val="20"/>
        </w:rPr>
        <w:t xml:space="preserve"> </w:t>
      </w:r>
      <w:r>
        <w:rPr>
          <w:rFonts w:ascii="Arial MT"/>
          <w:sz w:val="20"/>
        </w:rPr>
        <w:t>be</w:t>
      </w:r>
      <w:r>
        <w:rPr>
          <w:rFonts w:ascii="Arial MT"/>
          <w:spacing w:val="-4"/>
          <w:sz w:val="20"/>
        </w:rPr>
        <w:t xml:space="preserve"> </w:t>
      </w:r>
      <w:r>
        <w:rPr>
          <w:rFonts w:ascii="Arial MT"/>
          <w:sz w:val="20"/>
        </w:rPr>
        <w:t>brought</w:t>
      </w:r>
      <w:r>
        <w:rPr>
          <w:rFonts w:ascii="Arial MT"/>
          <w:spacing w:val="-6"/>
          <w:sz w:val="20"/>
        </w:rPr>
        <w:t xml:space="preserve"> </w:t>
      </w:r>
      <w:r>
        <w:rPr>
          <w:rFonts w:ascii="Arial MT"/>
          <w:sz w:val="20"/>
        </w:rPr>
        <w:t>in</w:t>
      </w:r>
      <w:r>
        <w:rPr>
          <w:rFonts w:ascii="Arial MT"/>
          <w:spacing w:val="-4"/>
          <w:sz w:val="20"/>
        </w:rPr>
        <w:t xml:space="preserve"> </w:t>
      </w:r>
      <w:r>
        <w:rPr>
          <w:rFonts w:ascii="Arial MT"/>
          <w:sz w:val="20"/>
        </w:rPr>
        <w:t>an</w:t>
      </w:r>
      <w:r>
        <w:rPr>
          <w:rFonts w:ascii="Arial MT"/>
          <w:spacing w:val="-4"/>
          <w:sz w:val="20"/>
        </w:rPr>
        <w:t xml:space="preserve"> </w:t>
      </w:r>
      <w:r>
        <w:rPr>
          <w:rFonts w:ascii="Arial MT"/>
          <w:sz w:val="20"/>
        </w:rPr>
        <w:t>appropriate</w:t>
      </w:r>
      <w:r>
        <w:rPr>
          <w:rFonts w:ascii="Arial MT"/>
          <w:spacing w:val="-4"/>
          <w:sz w:val="20"/>
        </w:rPr>
        <w:t xml:space="preserve"> </w:t>
      </w:r>
      <w:r>
        <w:rPr>
          <w:rFonts w:ascii="Arial MT"/>
          <w:sz w:val="20"/>
        </w:rPr>
        <w:t>court</w:t>
      </w:r>
      <w:r>
        <w:rPr>
          <w:rFonts w:ascii="Arial MT"/>
          <w:spacing w:val="-6"/>
          <w:sz w:val="20"/>
        </w:rPr>
        <w:t xml:space="preserve"> </w:t>
      </w:r>
      <w:r>
        <w:rPr>
          <w:rFonts w:ascii="Arial MT"/>
          <w:sz w:val="20"/>
        </w:rPr>
        <w:t>in</w:t>
      </w:r>
      <w:r>
        <w:rPr>
          <w:rFonts w:ascii="Arial MT"/>
          <w:spacing w:val="-4"/>
          <w:sz w:val="20"/>
        </w:rPr>
        <w:t xml:space="preserve"> </w:t>
      </w:r>
      <w:r>
        <w:rPr>
          <w:rFonts w:ascii="Arial MT"/>
          <w:sz w:val="20"/>
        </w:rPr>
        <w:t>the</w:t>
      </w:r>
      <w:r>
        <w:rPr>
          <w:rFonts w:ascii="Arial MT"/>
          <w:spacing w:val="-53"/>
          <w:sz w:val="20"/>
        </w:rPr>
        <w:t xml:space="preserve"> </w:t>
      </w:r>
      <w:r>
        <w:rPr>
          <w:rFonts w:ascii="Arial MT"/>
          <w:sz w:val="20"/>
        </w:rPr>
        <w:t>Country</w:t>
      </w:r>
      <w:r>
        <w:rPr>
          <w:rFonts w:ascii="Arial MT"/>
          <w:spacing w:val="-12"/>
          <w:sz w:val="20"/>
        </w:rPr>
        <w:t xml:space="preserve"> </w:t>
      </w:r>
      <w:r>
        <w:rPr>
          <w:rFonts w:ascii="Arial MT"/>
          <w:sz w:val="20"/>
        </w:rPr>
        <w:t>of</w:t>
      </w:r>
      <w:r>
        <w:rPr>
          <w:rFonts w:ascii="Arial MT"/>
          <w:spacing w:val="-13"/>
          <w:sz w:val="20"/>
        </w:rPr>
        <w:t xml:space="preserve"> </w:t>
      </w:r>
      <w:r>
        <w:rPr>
          <w:rFonts w:ascii="Arial MT"/>
          <w:sz w:val="20"/>
        </w:rPr>
        <w:t>Singapore.</w:t>
      </w:r>
    </w:p>
    <w:p w14:paraId="0F9DFD93" w14:textId="77777777" w:rsidR="0039660D" w:rsidRDefault="0039660D">
      <w:pPr>
        <w:pStyle w:val="a3"/>
        <w:spacing w:before="10"/>
        <w:rPr>
          <w:rFonts w:ascii="Arial MT"/>
        </w:rPr>
      </w:pPr>
    </w:p>
    <w:p w14:paraId="3B15A96C" w14:textId="77777777" w:rsidR="0039660D" w:rsidRDefault="00C35C6D">
      <w:pPr>
        <w:pStyle w:val="a4"/>
        <w:numPr>
          <w:ilvl w:val="0"/>
          <w:numId w:val="3"/>
        </w:numPr>
        <w:tabs>
          <w:tab w:val="left" w:pos="760"/>
        </w:tabs>
        <w:spacing w:line="247" w:lineRule="auto"/>
        <w:ind w:right="38" w:hanging="1"/>
        <w:rPr>
          <w:rFonts w:ascii="Arial MT"/>
          <w:sz w:val="20"/>
        </w:rPr>
      </w:pPr>
      <w:r>
        <w:rPr>
          <w:rFonts w:ascii="Trebuchet MS"/>
          <w:b/>
          <w:sz w:val="20"/>
        </w:rPr>
        <w:t xml:space="preserve">Severability. </w:t>
      </w:r>
      <w:r>
        <w:rPr>
          <w:rFonts w:ascii="Arial MT"/>
          <w:sz w:val="20"/>
        </w:rPr>
        <w:t>If any provision of this Agreement is</w:t>
      </w:r>
      <w:r>
        <w:rPr>
          <w:rFonts w:ascii="Arial MT"/>
          <w:spacing w:val="1"/>
          <w:sz w:val="20"/>
        </w:rPr>
        <w:t xml:space="preserve"> </w:t>
      </w:r>
      <w:r>
        <w:rPr>
          <w:rFonts w:ascii="Arial MT"/>
          <w:w w:val="95"/>
          <w:sz w:val="20"/>
        </w:rPr>
        <w:t>deemed invalid or unenforceable in any jurisdiction, such</w:t>
      </w:r>
      <w:r>
        <w:rPr>
          <w:rFonts w:ascii="Arial MT"/>
          <w:spacing w:val="1"/>
          <w:w w:val="95"/>
          <w:sz w:val="20"/>
        </w:rPr>
        <w:t xml:space="preserve"> </w:t>
      </w:r>
      <w:r>
        <w:rPr>
          <w:rFonts w:ascii="Arial MT"/>
          <w:w w:val="95"/>
          <w:sz w:val="20"/>
        </w:rPr>
        <w:t>provision</w:t>
      </w:r>
      <w:r>
        <w:rPr>
          <w:rFonts w:ascii="Arial MT"/>
          <w:spacing w:val="-8"/>
          <w:w w:val="95"/>
          <w:sz w:val="20"/>
        </w:rPr>
        <w:t xml:space="preserve"> </w:t>
      </w:r>
      <w:r>
        <w:rPr>
          <w:rFonts w:ascii="Arial MT"/>
          <w:w w:val="95"/>
          <w:sz w:val="20"/>
        </w:rPr>
        <w:t>will</w:t>
      </w:r>
      <w:r>
        <w:rPr>
          <w:rFonts w:ascii="Arial MT"/>
          <w:spacing w:val="-7"/>
          <w:w w:val="95"/>
          <w:sz w:val="20"/>
        </w:rPr>
        <w:t xml:space="preserve"> </w:t>
      </w:r>
      <w:r>
        <w:rPr>
          <w:rFonts w:ascii="Arial MT"/>
          <w:w w:val="95"/>
          <w:sz w:val="20"/>
        </w:rPr>
        <w:t>be</w:t>
      </w:r>
      <w:r>
        <w:rPr>
          <w:rFonts w:ascii="Arial MT"/>
          <w:spacing w:val="-7"/>
          <w:w w:val="95"/>
          <w:sz w:val="20"/>
        </w:rPr>
        <w:t xml:space="preserve"> </w:t>
      </w:r>
      <w:r>
        <w:rPr>
          <w:rFonts w:ascii="Arial MT"/>
          <w:w w:val="95"/>
          <w:sz w:val="20"/>
        </w:rPr>
        <w:t>deemed</w:t>
      </w:r>
      <w:r>
        <w:rPr>
          <w:rFonts w:ascii="Arial MT"/>
          <w:spacing w:val="-8"/>
          <w:w w:val="95"/>
          <w:sz w:val="20"/>
        </w:rPr>
        <w:t xml:space="preserve"> </w:t>
      </w:r>
      <w:r>
        <w:rPr>
          <w:rFonts w:ascii="Arial MT"/>
          <w:w w:val="95"/>
          <w:sz w:val="20"/>
        </w:rPr>
        <w:t>amended</w:t>
      </w:r>
      <w:r>
        <w:rPr>
          <w:rFonts w:ascii="Arial MT"/>
          <w:spacing w:val="-8"/>
          <w:w w:val="95"/>
          <w:sz w:val="20"/>
        </w:rPr>
        <w:t xml:space="preserve"> </w:t>
      </w:r>
      <w:r>
        <w:rPr>
          <w:rFonts w:ascii="Arial MT"/>
          <w:w w:val="95"/>
          <w:sz w:val="20"/>
        </w:rPr>
        <w:t>to</w:t>
      </w:r>
      <w:r>
        <w:rPr>
          <w:rFonts w:ascii="Arial MT"/>
          <w:spacing w:val="-7"/>
          <w:w w:val="95"/>
          <w:sz w:val="20"/>
        </w:rPr>
        <w:t xml:space="preserve"> </w:t>
      </w:r>
      <w:r>
        <w:rPr>
          <w:rFonts w:ascii="Arial MT"/>
          <w:w w:val="95"/>
          <w:sz w:val="20"/>
        </w:rPr>
        <w:t>the</w:t>
      </w:r>
      <w:r>
        <w:rPr>
          <w:rFonts w:ascii="Arial MT"/>
          <w:spacing w:val="-7"/>
          <w:w w:val="95"/>
          <w:sz w:val="20"/>
        </w:rPr>
        <w:t xml:space="preserve"> </w:t>
      </w:r>
      <w:r>
        <w:rPr>
          <w:rFonts w:ascii="Arial MT"/>
          <w:w w:val="95"/>
          <w:sz w:val="20"/>
        </w:rPr>
        <w:t>extent</w:t>
      </w:r>
      <w:r>
        <w:rPr>
          <w:rFonts w:ascii="Arial MT"/>
          <w:spacing w:val="-7"/>
          <w:w w:val="95"/>
          <w:sz w:val="20"/>
        </w:rPr>
        <w:t xml:space="preserve"> </w:t>
      </w:r>
      <w:r>
        <w:rPr>
          <w:rFonts w:ascii="Arial MT"/>
          <w:w w:val="95"/>
          <w:sz w:val="20"/>
        </w:rPr>
        <w:t>necessary</w:t>
      </w:r>
      <w:r>
        <w:rPr>
          <w:rFonts w:ascii="Arial MT"/>
          <w:spacing w:val="-50"/>
          <w:w w:val="95"/>
          <w:sz w:val="20"/>
        </w:rPr>
        <w:t xml:space="preserve"> </w:t>
      </w:r>
      <w:r>
        <w:rPr>
          <w:rFonts w:ascii="Arial MT"/>
          <w:sz w:val="20"/>
        </w:rPr>
        <w:t>to conform to applicable</w:t>
      </w:r>
      <w:r>
        <w:rPr>
          <w:rFonts w:ascii="Arial MT"/>
          <w:spacing w:val="1"/>
          <w:sz w:val="20"/>
        </w:rPr>
        <w:t xml:space="preserve"> </w:t>
      </w:r>
      <w:r>
        <w:rPr>
          <w:rFonts w:ascii="Arial MT"/>
          <w:sz w:val="20"/>
        </w:rPr>
        <w:t>law so as</w:t>
      </w:r>
      <w:r>
        <w:rPr>
          <w:rFonts w:ascii="Arial MT"/>
          <w:spacing w:val="1"/>
          <w:sz w:val="20"/>
        </w:rPr>
        <w:t xml:space="preserve"> </w:t>
      </w:r>
      <w:r>
        <w:rPr>
          <w:rFonts w:ascii="Arial MT"/>
          <w:sz w:val="20"/>
        </w:rPr>
        <w:t>to be</w:t>
      </w:r>
      <w:r>
        <w:rPr>
          <w:rFonts w:ascii="Arial MT"/>
          <w:spacing w:val="1"/>
          <w:sz w:val="20"/>
        </w:rPr>
        <w:t xml:space="preserve"> </w:t>
      </w:r>
      <w:r>
        <w:rPr>
          <w:rFonts w:ascii="Arial MT"/>
          <w:sz w:val="20"/>
        </w:rPr>
        <w:t>valid and</w:t>
      </w:r>
      <w:r>
        <w:rPr>
          <w:rFonts w:ascii="Arial MT"/>
          <w:spacing w:val="1"/>
          <w:sz w:val="20"/>
        </w:rPr>
        <w:t xml:space="preserve"> </w:t>
      </w:r>
      <w:r>
        <w:rPr>
          <w:rFonts w:ascii="Arial MT"/>
          <w:w w:val="90"/>
          <w:sz w:val="20"/>
        </w:rPr>
        <w:t>enforceable in such jurisdiction.</w:t>
      </w:r>
      <w:r>
        <w:rPr>
          <w:rFonts w:ascii="Arial MT"/>
          <w:spacing w:val="1"/>
          <w:w w:val="90"/>
          <w:sz w:val="20"/>
        </w:rPr>
        <w:t xml:space="preserve"> </w:t>
      </w:r>
      <w:r>
        <w:rPr>
          <w:rFonts w:ascii="Arial MT"/>
          <w:w w:val="90"/>
          <w:sz w:val="20"/>
        </w:rPr>
        <w:t>If such provision cannot be</w:t>
      </w:r>
      <w:r>
        <w:rPr>
          <w:rFonts w:ascii="Arial MT"/>
          <w:spacing w:val="1"/>
          <w:w w:val="90"/>
          <w:sz w:val="20"/>
        </w:rPr>
        <w:t xml:space="preserve"> </w:t>
      </w:r>
      <w:r>
        <w:rPr>
          <w:rFonts w:ascii="Arial MT"/>
          <w:sz w:val="20"/>
        </w:rPr>
        <w:t>amended as described above for any reason, it will be</w:t>
      </w:r>
      <w:r>
        <w:rPr>
          <w:rFonts w:ascii="Arial MT"/>
          <w:spacing w:val="1"/>
          <w:sz w:val="20"/>
        </w:rPr>
        <w:t xml:space="preserve"> </w:t>
      </w:r>
      <w:r>
        <w:rPr>
          <w:rFonts w:ascii="Arial MT"/>
          <w:spacing w:val="-1"/>
          <w:w w:val="95"/>
          <w:sz w:val="20"/>
        </w:rPr>
        <w:t>stricken,</w:t>
      </w:r>
      <w:r>
        <w:rPr>
          <w:rFonts w:ascii="Arial MT"/>
          <w:spacing w:val="-11"/>
          <w:w w:val="95"/>
          <w:sz w:val="20"/>
        </w:rPr>
        <w:t xml:space="preserve"> </w:t>
      </w:r>
      <w:r>
        <w:rPr>
          <w:rFonts w:ascii="Arial MT"/>
          <w:w w:val="95"/>
          <w:sz w:val="20"/>
        </w:rPr>
        <w:t>and</w:t>
      </w:r>
      <w:r>
        <w:rPr>
          <w:rFonts w:ascii="Arial MT"/>
          <w:spacing w:val="-11"/>
          <w:w w:val="95"/>
          <w:sz w:val="20"/>
        </w:rPr>
        <w:t xml:space="preserve"> </w:t>
      </w:r>
      <w:r>
        <w:rPr>
          <w:rFonts w:ascii="Arial MT"/>
          <w:w w:val="95"/>
          <w:sz w:val="20"/>
        </w:rPr>
        <w:t>the</w:t>
      </w:r>
      <w:r>
        <w:rPr>
          <w:rFonts w:ascii="Arial MT"/>
          <w:spacing w:val="-6"/>
          <w:w w:val="95"/>
          <w:sz w:val="20"/>
        </w:rPr>
        <w:t xml:space="preserve"> </w:t>
      </w:r>
      <w:r>
        <w:rPr>
          <w:rFonts w:ascii="Arial MT"/>
          <w:w w:val="95"/>
          <w:sz w:val="20"/>
        </w:rPr>
        <w:t>remainder</w:t>
      </w:r>
      <w:r>
        <w:rPr>
          <w:rFonts w:ascii="Arial MT"/>
          <w:spacing w:val="-7"/>
          <w:w w:val="95"/>
          <w:sz w:val="20"/>
        </w:rPr>
        <w:t xml:space="preserve"> </w:t>
      </w:r>
      <w:r>
        <w:rPr>
          <w:rFonts w:ascii="Arial MT"/>
          <w:w w:val="95"/>
          <w:sz w:val="20"/>
        </w:rPr>
        <w:t>of</w:t>
      </w:r>
      <w:r>
        <w:rPr>
          <w:rFonts w:ascii="Arial MT"/>
          <w:spacing w:val="-11"/>
          <w:w w:val="95"/>
          <w:sz w:val="20"/>
        </w:rPr>
        <w:t xml:space="preserve"> </w:t>
      </w:r>
      <w:r>
        <w:rPr>
          <w:rFonts w:ascii="Arial MT"/>
          <w:w w:val="95"/>
          <w:sz w:val="20"/>
        </w:rPr>
        <w:t>the</w:t>
      </w:r>
      <w:r>
        <w:rPr>
          <w:rFonts w:ascii="Arial MT"/>
          <w:spacing w:val="-6"/>
          <w:w w:val="95"/>
          <w:sz w:val="20"/>
        </w:rPr>
        <w:t xml:space="preserve"> </w:t>
      </w:r>
      <w:r>
        <w:rPr>
          <w:rFonts w:ascii="Arial MT"/>
          <w:w w:val="95"/>
          <w:sz w:val="20"/>
        </w:rPr>
        <w:t>Agreement</w:t>
      </w:r>
      <w:r>
        <w:rPr>
          <w:rFonts w:ascii="Arial MT"/>
          <w:spacing w:val="-9"/>
          <w:w w:val="95"/>
          <w:sz w:val="20"/>
        </w:rPr>
        <w:t xml:space="preserve"> </w:t>
      </w:r>
      <w:r>
        <w:rPr>
          <w:rFonts w:ascii="Arial MT"/>
          <w:w w:val="95"/>
          <w:sz w:val="20"/>
        </w:rPr>
        <w:t>will</w:t>
      </w:r>
      <w:r>
        <w:rPr>
          <w:rFonts w:ascii="Arial MT"/>
          <w:spacing w:val="-10"/>
          <w:w w:val="95"/>
          <w:sz w:val="20"/>
        </w:rPr>
        <w:t xml:space="preserve"> </w:t>
      </w:r>
      <w:r>
        <w:rPr>
          <w:rFonts w:ascii="Arial MT"/>
          <w:w w:val="95"/>
          <w:sz w:val="20"/>
        </w:rPr>
        <w:t>remain</w:t>
      </w:r>
      <w:r>
        <w:rPr>
          <w:rFonts w:ascii="Arial MT"/>
          <w:spacing w:val="-9"/>
          <w:w w:val="95"/>
          <w:sz w:val="20"/>
        </w:rPr>
        <w:t xml:space="preserve"> </w:t>
      </w:r>
      <w:r>
        <w:rPr>
          <w:rFonts w:ascii="Arial MT"/>
          <w:w w:val="95"/>
          <w:sz w:val="20"/>
        </w:rPr>
        <w:t>in</w:t>
      </w:r>
      <w:r>
        <w:rPr>
          <w:rFonts w:ascii="Arial MT"/>
          <w:spacing w:val="-51"/>
          <w:w w:val="95"/>
          <w:sz w:val="20"/>
        </w:rPr>
        <w:t xml:space="preserve"> </w:t>
      </w:r>
      <w:r>
        <w:rPr>
          <w:rFonts w:ascii="Arial MT"/>
          <w:sz w:val="20"/>
        </w:rPr>
        <w:t>full</w:t>
      </w:r>
      <w:r>
        <w:rPr>
          <w:rFonts w:ascii="Arial MT"/>
          <w:spacing w:val="-11"/>
          <w:sz w:val="20"/>
        </w:rPr>
        <w:t xml:space="preserve"> </w:t>
      </w:r>
      <w:r>
        <w:rPr>
          <w:rFonts w:ascii="Arial MT"/>
          <w:sz w:val="20"/>
        </w:rPr>
        <w:t>force</w:t>
      </w:r>
      <w:r>
        <w:rPr>
          <w:rFonts w:ascii="Arial MT"/>
          <w:spacing w:val="-11"/>
          <w:sz w:val="20"/>
        </w:rPr>
        <w:t xml:space="preserve"> </w:t>
      </w:r>
      <w:r>
        <w:rPr>
          <w:rFonts w:ascii="Arial MT"/>
          <w:sz w:val="20"/>
        </w:rPr>
        <w:t>and</w:t>
      </w:r>
      <w:r>
        <w:rPr>
          <w:rFonts w:ascii="Arial MT"/>
          <w:spacing w:val="-12"/>
          <w:sz w:val="20"/>
        </w:rPr>
        <w:t xml:space="preserve"> </w:t>
      </w:r>
      <w:r>
        <w:rPr>
          <w:rFonts w:ascii="Arial MT"/>
          <w:sz w:val="20"/>
        </w:rPr>
        <w:t>effect.</w:t>
      </w:r>
    </w:p>
    <w:p w14:paraId="491176D7" w14:textId="77777777" w:rsidR="0039660D" w:rsidRDefault="00C35C6D">
      <w:pPr>
        <w:pStyle w:val="a3"/>
        <w:spacing w:before="1"/>
        <w:rPr>
          <w:rFonts w:ascii="Arial MT"/>
          <w:sz w:val="29"/>
        </w:rPr>
      </w:pPr>
      <w:r>
        <w:br w:type="column"/>
      </w:r>
    </w:p>
    <w:p w14:paraId="3E08F172" w14:textId="77777777" w:rsidR="0039660D" w:rsidRDefault="00C35C6D">
      <w:pPr>
        <w:pStyle w:val="a4"/>
        <w:numPr>
          <w:ilvl w:val="0"/>
          <w:numId w:val="3"/>
        </w:numPr>
        <w:tabs>
          <w:tab w:val="left" w:pos="760"/>
        </w:tabs>
        <w:spacing w:before="1" w:line="247" w:lineRule="auto"/>
        <w:ind w:right="239" w:hanging="1"/>
        <w:rPr>
          <w:rFonts w:ascii="Arial MT"/>
          <w:sz w:val="20"/>
        </w:rPr>
      </w:pPr>
      <w:r>
        <w:rPr>
          <w:rFonts w:ascii="Trebuchet MS"/>
          <w:b/>
          <w:sz w:val="20"/>
        </w:rPr>
        <w:t>Interpretation.</w:t>
      </w:r>
      <w:r>
        <w:rPr>
          <w:rFonts w:ascii="Trebuchet MS"/>
          <w:b/>
          <w:spacing w:val="1"/>
          <w:sz w:val="20"/>
        </w:rPr>
        <w:t xml:space="preserve"> </w:t>
      </w:r>
      <w:r>
        <w:rPr>
          <w:rFonts w:ascii="Arial MT"/>
          <w:sz w:val="20"/>
        </w:rPr>
        <w:t>Each party and its counsel have</w:t>
      </w:r>
      <w:r>
        <w:rPr>
          <w:rFonts w:ascii="Arial MT"/>
          <w:spacing w:val="1"/>
          <w:sz w:val="20"/>
        </w:rPr>
        <w:t xml:space="preserve"> </w:t>
      </w:r>
      <w:r>
        <w:rPr>
          <w:rFonts w:ascii="Arial MT"/>
          <w:w w:val="95"/>
          <w:sz w:val="20"/>
        </w:rPr>
        <w:t>reviewed this Agreement and have had an opportunity to</w:t>
      </w:r>
      <w:r>
        <w:rPr>
          <w:rFonts w:ascii="Arial MT"/>
          <w:spacing w:val="1"/>
          <w:w w:val="95"/>
          <w:sz w:val="20"/>
        </w:rPr>
        <w:t xml:space="preserve"> </w:t>
      </w:r>
      <w:r>
        <w:rPr>
          <w:rFonts w:ascii="Arial MT"/>
          <w:w w:val="95"/>
          <w:sz w:val="20"/>
        </w:rPr>
        <w:t>negotiate</w:t>
      </w:r>
      <w:r>
        <w:rPr>
          <w:rFonts w:ascii="Arial MT"/>
          <w:spacing w:val="-11"/>
          <w:w w:val="95"/>
          <w:sz w:val="20"/>
        </w:rPr>
        <w:t xml:space="preserve"> </w:t>
      </w:r>
      <w:r>
        <w:rPr>
          <w:rFonts w:ascii="Arial MT"/>
          <w:w w:val="95"/>
          <w:sz w:val="20"/>
        </w:rPr>
        <w:t>and</w:t>
      </w:r>
      <w:r>
        <w:rPr>
          <w:rFonts w:ascii="Arial MT"/>
          <w:spacing w:val="-15"/>
          <w:w w:val="95"/>
          <w:sz w:val="20"/>
        </w:rPr>
        <w:t xml:space="preserve"> </w:t>
      </w:r>
      <w:r>
        <w:rPr>
          <w:rFonts w:ascii="Arial MT"/>
          <w:w w:val="95"/>
          <w:sz w:val="20"/>
        </w:rPr>
        <w:t>modify</w:t>
      </w:r>
      <w:r>
        <w:rPr>
          <w:rFonts w:ascii="Arial MT"/>
          <w:spacing w:val="-11"/>
          <w:w w:val="95"/>
          <w:sz w:val="20"/>
        </w:rPr>
        <w:t xml:space="preserve"> </w:t>
      </w:r>
      <w:r>
        <w:rPr>
          <w:rFonts w:ascii="Arial MT"/>
          <w:w w:val="95"/>
          <w:sz w:val="20"/>
        </w:rPr>
        <w:t>any</w:t>
      </w:r>
      <w:r>
        <w:rPr>
          <w:rFonts w:ascii="Arial MT"/>
          <w:spacing w:val="-11"/>
          <w:w w:val="95"/>
          <w:sz w:val="20"/>
        </w:rPr>
        <w:t xml:space="preserve"> </w:t>
      </w:r>
      <w:r>
        <w:rPr>
          <w:rFonts w:ascii="Arial MT"/>
          <w:w w:val="95"/>
          <w:sz w:val="20"/>
        </w:rPr>
        <w:t>term</w:t>
      </w:r>
      <w:r>
        <w:rPr>
          <w:rFonts w:ascii="Arial MT"/>
          <w:spacing w:val="-11"/>
          <w:w w:val="95"/>
          <w:sz w:val="20"/>
        </w:rPr>
        <w:t xml:space="preserve"> </w:t>
      </w:r>
      <w:r>
        <w:rPr>
          <w:rFonts w:ascii="Arial MT"/>
          <w:w w:val="95"/>
          <w:sz w:val="20"/>
        </w:rPr>
        <w:t>of</w:t>
      </w:r>
      <w:r>
        <w:rPr>
          <w:rFonts w:ascii="Arial MT"/>
          <w:spacing w:val="-12"/>
          <w:w w:val="95"/>
          <w:sz w:val="20"/>
        </w:rPr>
        <w:t xml:space="preserve"> </w:t>
      </w:r>
      <w:r>
        <w:rPr>
          <w:rFonts w:ascii="Arial MT"/>
          <w:w w:val="95"/>
          <w:sz w:val="20"/>
        </w:rPr>
        <w:t>this</w:t>
      </w:r>
      <w:r>
        <w:rPr>
          <w:rFonts w:ascii="Arial MT"/>
          <w:spacing w:val="-13"/>
          <w:w w:val="95"/>
          <w:sz w:val="20"/>
        </w:rPr>
        <w:t xml:space="preserve"> </w:t>
      </w:r>
      <w:r>
        <w:rPr>
          <w:rFonts w:ascii="Arial MT"/>
          <w:w w:val="95"/>
          <w:sz w:val="20"/>
        </w:rPr>
        <w:t>Agreement.</w:t>
      </w:r>
      <w:r>
        <w:rPr>
          <w:rFonts w:ascii="Arial MT"/>
          <w:spacing w:val="28"/>
          <w:w w:val="95"/>
          <w:sz w:val="20"/>
        </w:rPr>
        <w:t xml:space="preserve"> </w:t>
      </w:r>
      <w:r>
        <w:rPr>
          <w:rFonts w:ascii="Arial MT"/>
          <w:w w:val="95"/>
          <w:sz w:val="20"/>
        </w:rPr>
        <w:t>All</w:t>
      </w:r>
      <w:r>
        <w:rPr>
          <w:rFonts w:ascii="Arial MT"/>
          <w:spacing w:val="-11"/>
          <w:w w:val="95"/>
          <w:sz w:val="20"/>
        </w:rPr>
        <w:t xml:space="preserve"> </w:t>
      </w:r>
      <w:r>
        <w:rPr>
          <w:rFonts w:ascii="Arial MT"/>
          <w:w w:val="95"/>
          <w:sz w:val="20"/>
        </w:rPr>
        <w:t>terms</w:t>
      </w:r>
      <w:r>
        <w:rPr>
          <w:rFonts w:ascii="Arial MT"/>
          <w:spacing w:val="-51"/>
          <w:w w:val="95"/>
          <w:sz w:val="20"/>
        </w:rPr>
        <w:t xml:space="preserve"> </w:t>
      </w:r>
      <w:r>
        <w:rPr>
          <w:rFonts w:ascii="Arial MT"/>
          <w:w w:val="95"/>
          <w:sz w:val="20"/>
        </w:rPr>
        <w:t>of this Agreement will be interpreted according to their fair</w:t>
      </w:r>
      <w:r>
        <w:rPr>
          <w:rFonts w:ascii="Arial MT"/>
          <w:spacing w:val="-50"/>
          <w:w w:val="95"/>
          <w:sz w:val="20"/>
        </w:rPr>
        <w:t xml:space="preserve"> </w:t>
      </w:r>
      <w:r>
        <w:rPr>
          <w:rFonts w:ascii="Arial MT"/>
          <w:sz w:val="20"/>
        </w:rPr>
        <w:t>language.</w:t>
      </w:r>
      <w:r>
        <w:rPr>
          <w:rFonts w:ascii="Arial MT"/>
          <w:spacing w:val="1"/>
          <w:sz w:val="20"/>
        </w:rPr>
        <w:t xml:space="preserve"> </w:t>
      </w:r>
      <w:r>
        <w:rPr>
          <w:rFonts w:ascii="Arial MT"/>
          <w:sz w:val="20"/>
        </w:rPr>
        <w:t>The</w:t>
      </w:r>
      <w:r>
        <w:rPr>
          <w:rFonts w:ascii="Arial MT"/>
          <w:spacing w:val="1"/>
          <w:sz w:val="20"/>
        </w:rPr>
        <w:t xml:space="preserve"> </w:t>
      </w:r>
      <w:r>
        <w:rPr>
          <w:rFonts w:ascii="Arial MT"/>
          <w:sz w:val="20"/>
        </w:rPr>
        <w:t>normal</w:t>
      </w:r>
      <w:r>
        <w:rPr>
          <w:rFonts w:ascii="Arial MT"/>
          <w:spacing w:val="1"/>
          <w:sz w:val="20"/>
        </w:rPr>
        <w:t xml:space="preserve"> </w:t>
      </w:r>
      <w:r>
        <w:rPr>
          <w:rFonts w:ascii="Arial MT"/>
          <w:sz w:val="20"/>
        </w:rPr>
        <w:t>rule</w:t>
      </w:r>
      <w:r>
        <w:rPr>
          <w:rFonts w:ascii="Arial MT"/>
          <w:spacing w:val="1"/>
          <w:sz w:val="20"/>
        </w:rPr>
        <w:t xml:space="preserve"> </w:t>
      </w:r>
      <w:r>
        <w:rPr>
          <w:rFonts w:ascii="Arial MT"/>
          <w:sz w:val="20"/>
        </w:rPr>
        <w:t>of</w:t>
      </w:r>
      <w:r>
        <w:rPr>
          <w:rFonts w:ascii="Arial MT"/>
          <w:spacing w:val="1"/>
          <w:sz w:val="20"/>
        </w:rPr>
        <w:t xml:space="preserve"> </w:t>
      </w:r>
      <w:r>
        <w:rPr>
          <w:rFonts w:ascii="Arial MT"/>
          <w:sz w:val="20"/>
        </w:rPr>
        <w:t>construction</w:t>
      </w:r>
      <w:r>
        <w:rPr>
          <w:rFonts w:ascii="Arial MT"/>
          <w:spacing w:val="1"/>
          <w:sz w:val="20"/>
        </w:rPr>
        <w:t xml:space="preserve"> </w:t>
      </w:r>
      <w:r>
        <w:rPr>
          <w:rFonts w:ascii="Arial MT"/>
          <w:sz w:val="20"/>
        </w:rPr>
        <w:t>that</w:t>
      </w:r>
      <w:r>
        <w:rPr>
          <w:rFonts w:ascii="Arial MT"/>
          <w:spacing w:val="1"/>
          <w:sz w:val="20"/>
        </w:rPr>
        <w:t xml:space="preserve"> </w:t>
      </w:r>
      <w:r>
        <w:rPr>
          <w:rFonts w:ascii="Arial MT"/>
          <w:sz w:val="20"/>
        </w:rPr>
        <w:t>any</w:t>
      </w:r>
      <w:r>
        <w:rPr>
          <w:rFonts w:ascii="Arial MT"/>
          <w:spacing w:val="1"/>
          <w:sz w:val="20"/>
        </w:rPr>
        <w:t xml:space="preserve"> </w:t>
      </w:r>
      <w:r>
        <w:rPr>
          <w:rFonts w:ascii="Arial MT"/>
          <w:w w:val="95"/>
          <w:sz w:val="20"/>
        </w:rPr>
        <w:t>ambiguity</w:t>
      </w:r>
      <w:r>
        <w:rPr>
          <w:rFonts w:ascii="Arial MT"/>
          <w:spacing w:val="-8"/>
          <w:w w:val="95"/>
          <w:sz w:val="20"/>
        </w:rPr>
        <w:t xml:space="preserve"> </w:t>
      </w:r>
      <w:r>
        <w:rPr>
          <w:rFonts w:ascii="Arial MT"/>
          <w:w w:val="95"/>
          <w:sz w:val="20"/>
        </w:rPr>
        <w:t>will</w:t>
      </w:r>
      <w:r>
        <w:rPr>
          <w:rFonts w:ascii="Arial MT"/>
          <w:spacing w:val="-7"/>
          <w:w w:val="95"/>
          <w:sz w:val="20"/>
        </w:rPr>
        <w:t xml:space="preserve"> </w:t>
      </w:r>
      <w:r>
        <w:rPr>
          <w:rFonts w:ascii="Arial MT"/>
          <w:w w:val="95"/>
          <w:sz w:val="20"/>
        </w:rPr>
        <w:t>be</w:t>
      </w:r>
      <w:r>
        <w:rPr>
          <w:rFonts w:ascii="Arial MT"/>
          <w:spacing w:val="-6"/>
          <w:w w:val="95"/>
          <w:sz w:val="20"/>
        </w:rPr>
        <w:t xml:space="preserve"> </w:t>
      </w:r>
      <w:r>
        <w:rPr>
          <w:rFonts w:ascii="Arial MT"/>
          <w:w w:val="95"/>
          <w:sz w:val="20"/>
        </w:rPr>
        <w:t>resolved</w:t>
      </w:r>
      <w:r>
        <w:rPr>
          <w:rFonts w:ascii="Arial MT"/>
          <w:spacing w:val="-12"/>
          <w:w w:val="95"/>
          <w:sz w:val="20"/>
        </w:rPr>
        <w:t xml:space="preserve"> </w:t>
      </w:r>
      <w:r>
        <w:rPr>
          <w:rFonts w:ascii="Arial MT"/>
          <w:w w:val="95"/>
          <w:sz w:val="20"/>
        </w:rPr>
        <w:t>against</w:t>
      </w:r>
      <w:r>
        <w:rPr>
          <w:rFonts w:ascii="Arial MT"/>
          <w:spacing w:val="-7"/>
          <w:w w:val="95"/>
          <w:sz w:val="20"/>
        </w:rPr>
        <w:t xml:space="preserve"> </w:t>
      </w:r>
      <w:r>
        <w:rPr>
          <w:rFonts w:ascii="Arial MT"/>
          <w:w w:val="95"/>
          <w:sz w:val="20"/>
        </w:rPr>
        <w:t>the</w:t>
      </w:r>
      <w:r>
        <w:rPr>
          <w:rFonts w:ascii="Arial MT"/>
          <w:spacing w:val="-6"/>
          <w:w w:val="95"/>
          <w:sz w:val="20"/>
        </w:rPr>
        <w:t xml:space="preserve"> </w:t>
      </w:r>
      <w:r>
        <w:rPr>
          <w:rFonts w:ascii="Arial MT"/>
          <w:w w:val="95"/>
          <w:sz w:val="20"/>
        </w:rPr>
        <w:t>drafting</w:t>
      </w:r>
      <w:r>
        <w:rPr>
          <w:rFonts w:ascii="Arial MT"/>
          <w:spacing w:val="-7"/>
          <w:w w:val="95"/>
          <w:sz w:val="20"/>
        </w:rPr>
        <w:t xml:space="preserve"> </w:t>
      </w:r>
      <w:r>
        <w:rPr>
          <w:rFonts w:ascii="Arial MT"/>
          <w:w w:val="95"/>
          <w:sz w:val="20"/>
        </w:rPr>
        <w:t>party</w:t>
      </w:r>
      <w:r>
        <w:rPr>
          <w:rFonts w:ascii="Arial MT"/>
          <w:spacing w:val="-7"/>
          <w:w w:val="95"/>
          <w:sz w:val="20"/>
        </w:rPr>
        <w:t xml:space="preserve"> </w:t>
      </w:r>
      <w:r>
        <w:rPr>
          <w:rFonts w:ascii="Arial MT"/>
          <w:w w:val="95"/>
          <w:sz w:val="20"/>
        </w:rPr>
        <w:t>will</w:t>
      </w:r>
      <w:r>
        <w:rPr>
          <w:rFonts w:ascii="Arial MT"/>
          <w:spacing w:val="-7"/>
          <w:w w:val="95"/>
          <w:sz w:val="20"/>
        </w:rPr>
        <w:t xml:space="preserve"> </w:t>
      </w:r>
      <w:r>
        <w:rPr>
          <w:rFonts w:ascii="Arial MT"/>
          <w:w w:val="95"/>
          <w:sz w:val="20"/>
        </w:rPr>
        <w:t>not</w:t>
      </w:r>
      <w:r>
        <w:rPr>
          <w:rFonts w:ascii="Arial MT"/>
          <w:spacing w:val="-51"/>
          <w:w w:val="95"/>
          <w:sz w:val="20"/>
        </w:rPr>
        <w:t xml:space="preserve"> </w:t>
      </w:r>
      <w:r>
        <w:rPr>
          <w:rFonts w:ascii="Arial MT"/>
          <w:w w:val="95"/>
          <w:sz w:val="20"/>
        </w:rPr>
        <w:t>be</w:t>
      </w:r>
      <w:r>
        <w:rPr>
          <w:rFonts w:ascii="Arial MT"/>
          <w:spacing w:val="-6"/>
          <w:w w:val="95"/>
          <w:sz w:val="20"/>
        </w:rPr>
        <w:t xml:space="preserve"> </w:t>
      </w:r>
      <w:r>
        <w:rPr>
          <w:rFonts w:ascii="Arial MT"/>
          <w:w w:val="95"/>
          <w:sz w:val="20"/>
        </w:rPr>
        <w:t>employed</w:t>
      </w:r>
      <w:r>
        <w:rPr>
          <w:rFonts w:ascii="Arial MT"/>
          <w:spacing w:val="-7"/>
          <w:w w:val="95"/>
          <w:sz w:val="20"/>
        </w:rPr>
        <w:t xml:space="preserve"> </w:t>
      </w:r>
      <w:r>
        <w:rPr>
          <w:rFonts w:ascii="Arial MT"/>
          <w:w w:val="95"/>
          <w:sz w:val="20"/>
        </w:rPr>
        <w:t>in</w:t>
      </w:r>
      <w:r>
        <w:rPr>
          <w:rFonts w:ascii="Arial MT"/>
          <w:spacing w:val="-5"/>
          <w:w w:val="95"/>
          <w:sz w:val="20"/>
        </w:rPr>
        <w:t xml:space="preserve"> </w:t>
      </w:r>
      <w:r>
        <w:rPr>
          <w:rFonts w:ascii="Arial MT"/>
          <w:w w:val="95"/>
          <w:sz w:val="20"/>
        </w:rPr>
        <w:t>the</w:t>
      </w:r>
      <w:r>
        <w:rPr>
          <w:rFonts w:ascii="Arial MT"/>
          <w:spacing w:val="-6"/>
          <w:w w:val="95"/>
          <w:sz w:val="20"/>
        </w:rPr>
        <w:t xml:space="preserve"> </w:t>
      </w:r>
      <w:r>
        <w:rPr>
          <w:rFonts w:ascii="Arial MT"/>
          <w:w w:val="95"/>
          <w:sz w:val="20"/>
        </w:rPr>
        <w:t>interpretation</w:t>
      </w:r>
      <w:r>
        <w:rPr>
          <w:rFonts w:ascii="Arial MT"/>
          <w:spacing w:val="-5"/>
          <w:w w:val="95"/>
          <w:sz w:val="20"/>
        </w:rPr>
        <w:t xml:space="preserve"> </w:t>
      </w:r>
      <w:r>
        <w:rPr>
          <w:rFonts w:ascii="Arial MT"/>
          <w:w w:val="95"/>
          <w:sz w:val="20"/>
        </w:rPr>
        <w:t>of</w:t>
      </w:r>
      <w:r>
        <w:rPr>
          <w:rFonts w:ascii="Arial MT"/>
          <w:spacing w:val="-7"/>
          <w:w w:val="95"/>
          <w:sz w:val="20"/>
        </w:rPr>
        <w:t xml:space="preserve"> </w:t>
      </w:r>
      <w:r>
        <w:rPr>
          <w:rFonts w:ascii="Arial MT"/>
          <w:w w:val="95"/>
          <w:sz w:val="20"/>
        </w:rPr>
        <w:t>this</w:t>
      </w:r>
      <w:r>
        <w:rPr>
          <w:rFonts w:ascii="Arial MT"/>
          <w:spacing w:val="-5"/>
          <w:w w:val="95"/>
          <w:sz w:val="20"/>
        </w:rPr>
        <w:t xml:space="preserve"> </w:t>
      </w:r>
      <w:r>
        <w:rPr>
          <w:rFonts w:ascii="Arial MT"/>
          <w:w w:val="95"/>
          <w:sz w:val="20"/>
        </w:rPr>
        <w:t>Agreement.</w:t>
      </w:r>
    </w:p>
    <w:p w14:paraId="782365FF" w14:textId="77777777" w:rsidR="0039660D" w:rsidRDefault="0039660D">
      <w:pPr>
        <w:pStyle w:val="a3"/>
        <w:spacing w:before="10"/>
        <w:rPr>
          <w:rFonts w:ascii="Arial MT"/>
        </w:rPr>
      </w:pPr>
    </w:p>
    <w:p w14:paraId="010CE1B3" w14:textId="77777777" w:rsidR="0039660D" w:rsidRDefault="00C35C6D">
      <w:pPr>
        <w:pStyle w:val="a4"/>
        <w:numPr>
          <w:ilvl w:val="0"/>
          <w:numId w:val="3"/>
        </w:numPr>
        <w:tabs>
          <w:tab w:val="left" w:pos="760"/>
        </w:tabs>
        <w:spacing w:line="247" w:lineRule="auto"/>
        <w:ind w:right="237" w:hanging="1"/>
        <w:rPr>
          <w:rFonts w:ascii="Arial MT"/>
          <w:sz w:val="20"/>
        </w:rPr>
      </w:pPr>
      <w:r>
        <w:rPr>
          <w:rFonts w:ascii="Trebuchet MS"/>
          <w:b/>
          <w:w w:val="95"/>
          <w:sz w:val="20"/>
        </w:rPr>
        <w:t>Relationships.</w:t>
      </w:r>
      <w:r>
        <w:rPr>
          <w:rFonts w:ascii="Trebuchet MS"/>
          <w:b/>
          <w:spacing w:val="1"/>
          <w:w w:val="95"/>
          <w:sz w:val="20"/>
        </w:rPr>
        <w:t xml:space="preserve"> </w:t>
      </w:r>
      <w:r>
        <w:rPr>
          <w:rFonts w:ascii="Arial MT"/>
          <w:w w:val="95"/>
          <w:sz w:val="20"/>
        </w:rPr>
        <w:t>This Agreement does not create any</w:t>
      </w:r>
      <w:r>
        <w:rPr>
          <w:rFonts w:ascii="Arial MT"/>
          <w:spacing w:val="1"/>
          <w:w w:val="95"/>
          <w:sz w:val="20"/>
        </w:rPr>
        <w:t xml:space="preserve"> </w:t>
      </w:r>
      <w:r>
        <w:rPr>
          <w:rFonts w:ascii="Arial MT"/>
          <w:w w:val="95"/>
          <w:sz w:val="20"/>
        </w:rPr>
        <w:t>agency relationship, partnership or joint venture between</w:t>
      </w:r>
      <w:r>
        <w:rPr>
          <w:rFonts w:ascii="Arial MT"/>
          <w:spacing w:val="1"/>
          <w:w w:val="95"/>
          <w:sz w:val="20"/>
        </w:rPr>
        <w:t xml:space="preserve"> </w:t>
      </w:r>
      <w:r>
        <w:rPr>
          <w:rFonts w:ascii="Arial MT"/>
          <w:w w:val="95"/>
          <w:sz w:val="20"/>
        </w:rPr>
        <w:t>the parties. No term in this Agreement is for the benefit of,</w:t>
      </w:r>
      <w:r>
        <w:rPr>
          <w:rFonts w:ascii="Arial MT"/>
          <w:spacing w:val="-50"/>
          <w:w w:val="95"/>
          <w:sz w:val="20"/>
        </w:rPr>
        <w:t xml:space="preserve"> </w:t>
      </w:r>
      <w:r>
        <w:rPr>
          <w:rFonts w:ascii="Arial MT"/>
          <w:w w:val="95"/>
          <w:sz w:val="20"/>
        </w:rPr>
        <w:t>or</w:t>
      </w:r>
      <w:r>
        <w:rPr>
          <w:rFonts w:ascii="Arial MT"/>
          <w:spacing w:val="-8"/>
          <w:w w:val="95"/>
          <w:sz w:val="20"/>
        </w:rPr>
        <w:t xml:space="preserve"> </w:t>
      </w:r>
      <w:r>
        <w:rPr>
          <w:rFonts w:ascii="Arial MT"/>
          <w:w w:val="95"/>
          <w:sz w:val="20"/>
        </w:rPr>
        <w:t>will</w:t>
      </w:r>
      <w:r>
        <w:rPr>
          <w:rFonts w:ascii="Arial MT"/>
          <w:spacing w:val="-8"/>
          <w:w w:val="95"/>
          <w:sz w:val="20"/>
        </w:rPr>
        <w:t xml:space="preserve"> </w:t>
      </w:r>
      <w:r>
        <w:rPr>
          <w:rFonts w:ascii="Arial MT"/>
          <w:w w:val="95"/>
          <w:sz w:val="20"/>
        </w:rPr>
        <w:t>be</w:t>
      </w:r>
      <w:r>
        <w:rPr>
          <w:rFonts w:ascii="Arial MT"/>
          <w:spacing w:val="-7"/>
          <w:w w:val="95"/>
          <w:sz w:val="20"/>
        </w:rPr>
        <w:t xml:space="preserve"> </w:t>
      </w:r>
      <w:r>
        <w:rPr>
          <w:rFonts w:ascii="Arial MT"/>
          <w:w w:val="95"/>
          <w:sz w:val="20"/>
        </w:rPr>
        <w:t>enforceable</w:t>
      </w:r>
      <w:r>
        <w:rPr>
          <w:rFonts w:ascii="Arial MT"/>
          <w:spacing w:val="-8"/>
          <w:w w:val="95"/>
          <w:sz w:val="20"/>
        </w:rPr>
        <w:t xml:space="preserve"> </w:t>
      </w:r>
      <w:r>
        <w:rPr>
          <w:rFonts w:ascii="Arial MT"/>
          <w:w w:val="95"/>
          <w:sz w:val="20"/>
        </w:rPr>
        <w:t>by,</w:t>
      </w:r>
      <w:r>
        <w:rPr>
          <w:rFonts w:ascii="Arial MT"/>
          <w:spacing w:val="-8"/>
          <w:w w:val="95"/>
          <w:sz w:val="20"/>
        </w:rPr>
        <w:t xml:space="preserve"> </w:t>
      </w:r>
      <w:r>
        <w:rPr>
          <w:rFonts w:ascii="Arial MT"/>
          <w:w w:val="95"/>
          <w:sz w:val="20"/>
        </w:rPr>
        <w:t>any</w:t>
      </w:r>
      <w:r>
        <w:rPr>
          <w:rFonts w:ascii="Arial MT"/>
          <w:spacing w:val="-8"/>
          <w:w w:val="95"/>
          <w:sz w:val="20"/>
        </w:rPr>
        <w:t xml:space="preserve"> </w:t>
      </w:r>
      <w:r>
        <w:rPr>
          <w:rFonts w:ascii="Arial MT"/>
          <w:w w:val="95"/>
          <w:sz w:val="20"/>
        </w:rPr>
        <w:t>third</w:t>
      </w:r>
      <w:r>
        <w:rPr>
          <w:rFonts w:ascii="Arial MT"/>
          <w:spacing w:val="-9"/>
          <w:w w:val="95"/>
          <w:sz w:val="20"/>
        </w:rPr>
        <w:t xml:space="preserve"> </w:t>
      </w:r>
      <w:r>
        <w:rPr>
          <w:rFonts w:ascii="Arial MT"/>
          <w:w w:val="95"/>
          <w:sz w:val="20"/>
        </w:rPr>
        <w:t>party.</w:t>
      </w:r>
    </w:p>
    <w:p w14:paraId="663B3F74" w14:textId="77777777" w:rsidR="0039660D" w:rsidRDefault="0039660D">
      <w:pPr>
        <w:pStyle w:val="a3"/>
        <w:spacing w:before="8"/>
        <w:rPr>
          <w:rFonts w:ascii="Arial MT"/>
        </w:rPr>
      </w:pPr>
    </w:p>
    <w:p w14:paraId="09FE4486" w14:textId="77777777" w:rsidR="0039660D" w:rsidRDefault="00C35C6D">
      <w:pPr>
        <w:pStyle w:val="a4"/>
        <w:numPr>
          <w:ilvl w:val="0"/>
          <w:numId w:val="3"/>
        </w:numPr>
        <w:tabs>
          <w:tab w:val="left" w:pos="760"/>
        </w:tabs>
        <w:spacing w:line="247" w:lineRule="auto"/>
        <w:ind w:right="237" w:hanging="1"/>
        <w:rPr>
          <w:rFonts w:ascii="Arial MT"/>
          <w:sz w:val="20"/>
        </w:rPr>
      </w:pPr>
      <w:r>
        <w:rPr>
          <w:rFonts w:ascii="Trebuchet MS"/>
          <w:b/>
          <w:spacing w:val="-1"/>
          <w:sz w:val="20"/>
        </w:rPr>
        <w:t>Expense Reimbursements.</w:t>
      </w:r>
      <w:r>
        <w:rPr>
          <w:rFonts w:ascii="Trebuchet MS"/>
          <w:b/>
          <w:sz w:val="20"/>
        </w:rPr>
        <w:t xml:space="preserve"> </w:t>
      </w:r>
      <w:r>
        <w:rPr>
          <w:rFonts w:ascii="Arial MT"/>
          <w:spacing w:val="-1"/>
          <w:sz w:val="20"/>
        </w:rPr>
        <w:t xml:space="preserve">Manufacturer </w:t>
      </w:r>
      <w:r>
        <w:rPr>
          <w:rFonts w:ascii="Arial MT"/>
          <w:sz w:val="20"/>
        </w:rPr>
        <w:t>will pay</w:t>
      </w:r>
      <w:r>
        <w:rPr>
          <w:rFonts w:ascii="Arial MT"/>
          <w:spacing w:val="1"/>
          <w:sz w:val="20"/>
        </w:rPr>
        <w:t xml:space="preserve"> </w:t>
      </w:r>
      <w:r>
        <w:rPr>
          <w:rFonts w:ascii="Arial MT"/>
          <w:sz w:val="20"/>
        </w:rPr>
        <w:t>Gensler additional amounts in connection with costs</w:t>
      </w:r>
      <w:r>
        <w:rPr>
          <w:rFonts w:ascii="Arial MT"/>
          <w:spacing w:val="1"/>
          <w:sz w:val="20"/>
        </w:rPr>
        <w:t xml:space="preserve"> </w:t>
      </w:r>
      <w:r>
        <w:rPr>
          <w:rFonts w:ascii="Arial MT"/>
          <w:w w:val="95"/>
          <w:sz w:val="20"/>
        </w:rPr>
        <w:t>incurred and resources used by Gensler and its agents</w:t>
      </w:r>
      <w:r>
        <w:rPr>
          <w:rFonts w:ascii="Arial MT"/>
          <w:spacing w:val="1"/>
          <w:w w:val="95"/>
          <w:sz w:val="20"/>
        </w:rPr>
        <w:t xml:space="preserve"> </w:t>
      </w:r>
      <w:r>
        <w:rPr>
          <w:rFonts w:ascii="Arial MT"/>
          <w:sz w:val="20"/>
        </w:rPr>
        <w:t>("Reimbursable</w:t>
      </w:r>
      <w:r>
        <w:rPr>
          <w:rFonts w:ascii="Arial MT"/>
          <w:spacing w:val="1"/>
          <w:sz w:val="20"/>
        </w:rPr>
        <w:t xml:space="preserve"> </w:t>
      </w:r>
      <w:r>
        <w:rPr>
          <w:rFonts w:ascii="Arial MT"/>
          <w:sz w:val="20"/>
        </w:rPr>
        <w:t>Expenses"),</w:t>
      </w:r>
      <w:r>
        <w:rPr>
          <w:rFonts w:ascii="Arial MT"/>
          <w:spacing w:val="1"/>
          <w:sz w:val="20"/>
        </w:rPr>
        <w:t xml:space="preserve"> </w:t>
      </w:r>
      <w:r>
        <w:rPr>
          <w:rFonts w:ascii="Arial MT"/>
          <w:sz w:val="20"/>
        </w:rPr>
        <w:t>including</w:t>
      </w:r>
      <w:r>
        <w:rPr>
          <w:rFonts w:ascii="Arial MT"/>
          <w:spacing w:val="1"/>
          <w:sz w:val="20"/>
        </w:rPr>
        <w:t xml:space="preserve"> </w:t>
      </w:r>
      <w:r>
        <w:rPr>
          <w:rFonts w:ascii="Arial MT"/>
          <w:sz w:val="20"/>
        </w:rPr>
        <w:t>charges</w:t>
      </w:r>
      <w:r>
        <w:rPr>
          <w:rFonts w:ascii="Arial MT"/>
          <w:spacing w:val="1"/>
          <w:sz w:val="20"/>
        </w:rPr>
        <w:t xml:space="preserve"> </w:t>
      </w:r>
      <w:r>
        <w:rPr>
          <w:rFonts w:ascii="Arial MT"/>
          <w:sz w:val="20"/>
        </w:rPr>
        <w:t>for</w:t>
      </w:r>
      <w:r>
        <w:rPr>
          <w:rFonts w:ascii="Arial MT"/>
          <w:spacing w:val="1"/>
          <w:sz w:val="20"/>
        </w:rPr>
        <w:t xml:space="preserve"> </w:t>
      </w:r>
      <w:r>
        <w:rPr>
          <w:rFonts w:ascii="Arial MT"/>
          <w:w w:val="90"/>
          <w:sz w:val="20"/>
        </w:rPr>
        <w:t>presentation models and renderings, photography, printing,</w:t>
      </w:r>
      <w:r>
        <w:rPr>
          <w:rFonts w:ascii="Arial MT"/>
          <w:spacing w:val="1"/>
          <w:w w:val="90"/>
          <w:sz w:val="20"/>
        </w:rPr>
        <w:t xml:space="preserve"> </w:t>
      </w:r>
      <w:r>
        <w:rPr>
          <w:rFonts w:ascii="Arial MT"/>
          <w:w w:val="95"/>
          <w:sz w:val="20"/>
        </w:rPr>
        <w:t>reproductions, telecommunications, data communications,</w:t>
      </w:r>
      <w:r>
        <w:rPr>
          <w:rFonts w:ascii="Arial MT"/>
          <w:spacing w:val="-50"/>
          <w:w w:val="95"/>
          <w:sz w:val="20"/>
        </w:rPr>
        <w:t xml:space="preserve"> </w:t>
      </w:r>
      <w:r>
        <w:rPr>
          <w:rFonts w:ascii="Arial MT"/>
          <w:w w:val="95"/>
          <w:sz w:val="20"/>
        </w:rPr>
        <w:t>facsimile,</w:t>
      </w:r>
      <w:r>
        <w:rPr>
          <w:rFonts w:ascii="Arial MT"/>
          <w:spacing w:val="-5"/>
          <w:w w:val="95"/>
          <w:sz w:val="20"/>
        </w:rPr>
        <w:t xml:space="preserve"> </w:t>
      </w:r>
      <w:r>
        <w:rPr>
          <w:rFonts w:ascii="Arial MT"/>
          <w:w w:val="95"/>
          <w:sz w:val="20"/>
        </w:rPr>
        <w:t>long</w:t>
      </w:r>
      <w:r>
        <w:rPr>
          <w:rFonts w:ascii="Arial MT"/>
          <w:spacing w:val="-5"/>
          <w:w w:val="95"/>
          <w:sz w:val="20"/>
        </w:rPr>
        <w:t xml:space="preserve"> </w:t>
      </w:r>
      <w:r>
        <w:rPr>
          <w:rFonts w:ascii="Arial MT"/>
          <w:w w:val="95"/>
          <w:sz w:val="20"/>
        </w:rPr>
        <w:t>distance</w:t>
      </w:r>
      <w:r>
        <w:rPr>
          <w:rFonts w:ascii="Arial MT"/>
          <w:spacing w:val="-4"/>
          <w:w w:val="95"/>
          <w:sz w:val="20"/>
        </w:rPr>
        <w:t xml:space="preserve"> </w:t>
      </w:r>
      <w:r>
        <w:rPr>
          <w:rFonts w:ascii="Arial MT"/>
          <w:w w:val="95"/>
          <w:sz w:val="20"/>
        </w:rPr>
        <w:t>telephone</w:t>
      </w:r>
      <w:r>
        <w:rPr>
          <w:rFonts w:ascii="Arial MT"/>
          <w:spacing w:val="-4"/>
          <w:w w:val="95"/>
          <w:sz w:val="20"/>
        </w:rPr>
        <w:t xml:space="preserve"> </w:t>
      </w:r>
      <w:r>
        <w:rPr>
          <w:rFonts w:ascii="Arial MT"/>
          <w:w w:val="95"/>
          <w:sz w:val="20"/>
        </w:rPr>
        <w:t>calls,</w:t>
      </w:r>
      <w:r>
        <w:rPr>
          <w:rFonts w:ascii="Arial MT"/>
          <w:spacing w:val="-5"/>
          <w:w w:val="95"/>
          <w:sz w:val="20"/>
        </w:rPr>
        <w:t xml:space="preserve"> </w:t>
      </w:r>
      <w:r>
        <w:rPr>
          <w:rFonts w:ascii="Arial MT"/>
          <w:w w:val="95"/>
          <w:sz w:val="20"/>
        </w:rPr>
        <w:t>travel,</w:t>
      </w:r>
      <w:r>
        <w:rPr>
          <w:rFonts w:ascii="Arial MT"/>
          <w:spacing w:val="-5"/>
          <w:w w:val="95"/>
          <w:sz w:val="20"/>
        </w:rPr>
        <w:t xml:space="preserve"> </w:t>
      </w:r>
      <w:r>
        <w:rPr>
          <w:rFonts w:ascii="Arial MT"/>
          <w:w w:val="95"/>
          <w:sz w:val="20"/>
        </w:rPr>
        <w:t>out-of-town</w:t>
      </w:r>
      <w:r>
        <w:rPr>
          <w:rFonts w:ascii="Arial MT"/>
          <w:spacing w:val="-51"/>
          <w:w w:val="95"/>
          <w:sz w:val="20"/>
        </w:rPr>
        <w:t xml:space="preserve"> </w:t>
      </w:r>
      <w:r>
        <w:rPr>
          <w:rFonts w:ascii="Arial MT"/>
          <w:spacing w:val="-1"/>
          <w:w w:val="95"/>
          <w:sz w:val="20"/>
        </w:rPr>
        <w:t xml:space="preserve">living expenses, shipping, </w:t>
      </w:r>
      <w:r>
        <w:rPr>
          <w:rFonts w:ascii="Arial MT"/>
          <w:w w:val="95"/>
          <w:sz w:val="20"/>
        </w:rPr>
        <w:t>deliveries, messenger services,</w:t>
      </w:r>
      <w:r>
        <w:rPr>
          <w:rFonts w:ascii="Arial MT"/>
          <w:spacing w:val="1"/>
          <w:w w:val="95"/>
          <w:sz w:val="20"/>
        </w:rPr>
        <w:t xml:space="preserve"> </w:t>
      </w:r>
      <w:r>
        <w:rPr>
          <w:rFonts w:ascii="Arial MT"/>
          <w:w w:val="90"/>
          <w:sz w:val="20"/>
        </w:rPr>
        <w:t>computer usage (except as used for accounting matters and</w:t>
      </w:r>
      <w:r>
        <w:rPr>
          <w:rFonts w:ascii="Arial MT"/>
          <w:spacing w:val="1"/>
          <w:w w:val="90"/>
          <w:sz w:val="20"/>
        </w:rPr>
        <w:t xml:space="preserve"> </w:t>
      </w:r>
      <w:r>
        <w:rPr>
          <w:rFonts w:ascii="Arial MT"/>
          <w:w w:val="90"/>
          <w:sz w:val="20"/>
        </w:rPr>
        <w:t>non-technical word processing), CAD plots, and sales taxes</w:t>
      </w:r>
      <w:r>
        <w:rPr>
          <w:rFonts w:ascii="Arial MT"/>
          <w:spacing w:val="1"/>
          <w:w w:val="90"/>
          <w:sz w:val="20"/>
        </w:rPr>
        <w:t xml:space="preserve"> </w:t>
      </w:r>
      <w:r>
        <w:rPr>
          <w:rFonts w:ascii="Arial MT"/>
          <w:sz w:val="20"/>
        </w:rPr>
        <w:t>and other transactional taxes reasonably incurred by</w:t>
      </w:r>
      <w:r>
        <w:rPr>
          <w:rFonts w:ascii="Arial MT"/>
          <w:spacing w:val="1"/>
          <w:sz w:val="20"/>
        </w:rPr>
        <w:t xml:space="preserve"> </w:t>
      </w:r>
      <w:r>
        <w:rPr>
          <w:rFonts w:ascii="Arial MT"/>
          <w:sz w:val="20"/>
        </w:rPr>
        <w:t>Gensler in connection with its provision of services to</w:t>
      </w:r>
      <w:r>
        <w:rPr>
          <w:rFonts w:ascii="Arial MT"/>
          <w:spacing w:val="1"/>
          <w:sz w:val="20"/>
        </w:rPr>
        <w:t xml:space="preserve"> </w:t>
      </w:r>
      <w:r>
        <w:rPr>
          <w:rFonts w:ascii="Arial MT"/>
          <w:sz w:val="20"/>
        </w:rPr>
        <w:t>Manufacturer,</w:t>
      </w:r>
      <w:r>
        <w:rPr>
          <w:rFonts w:ascii="Arial MT"/>
          <w:spacing w:val="1"/>
          <w:sz w:val="20"/>
        </w:rPr>
        <w:t xml:space="preserve"> </w:t>
      </w:r>
      <w:r>
        <w:rPr>
          <w:rFonts w:ascii="Arial MT"/>
          <w:sz w:val="20"/>
        </w:rPr>
        <w:t>or</w:t>
      </w:r>
      <w:r>
        <w:rPr>
          <w:rFonts w:ascii="Arial MT"/>
          <w:spacing w:val="1"/>
          <w:sz w:val="20"/>
        </w:rPr>
        <w:t xml:space="preserve"> </w:t>
      </w:r>
      <w:r>
        <w:rPr>
          <w:rFonts w:ascii="Arial MT"/>
          <w:sz w:val="20"/>
        </w:rPr>
        <w:t>in</w:t>
      </w:r>
      <w:r>
        <w:rPr>
          <w:rFonts w:ascii="Arial MT"/>
          <w:spacing w:val="1"/>
          <w:sz w:val="20"/>
        </w:rPr>
        <w:t xml:space="preserve"> </w:t>
      </w:r>
      <w:r>
        <w:rPr>
          <w:rFonts w:ascii="Arial MT"/>
          <w:sz w:val="20"/>
        </w:rPr>
        <w:t>connection</w:t>
      </w:r>
      <w:r>
        <w:rPr>
          <w:rFonts w:ascii="Arial MT"/>
          <w:spacing w:val="1"/>
          <w:sz w:val="20"/>
        </w:rPr>
        <w:t xml:space="preserve"> </w:t>
      </w:r>
      <w:r>
        <w:rPr>
          <w:rFonts w:ascii="Arial MT"/>
          <w:sz w:val="20"/>
        </w:rPr>
        <w:t>with</w:t>
      </w:r>
      <w:r>
        <w:rPr>
          <w:rFonts w:ascii="Arial MT"/>
          <w:spacing w:val="1"/>
          <w:sz w:val="20"/>
        </w:rPr>
        <w:t xml:space="preserve"> </w:t>
      </w:r>
      <w:r>
        <w:rPr>
          <w:rFonts w:ascii="Arial MT"/>
          <w:sz w:val="20"/>
        </w:rPr>
        <w:t>any</w:t>
      </w:r>
      <w:r>
        <w:rPr>
          <w:rFonts w:ascii="Arial MT"/>
          <w:spacing w:val="1"/>
          <w:sz w:val="20"/>
        </w:rPr>
        <w:t xml:space="preserve"> </w:t>
      </w:r>
      <w:r>
        <w:rPr>
          <w:rFonts w:ascii="Arial MT"/>
          <w:sz w:val="20"/>
        </w:rPr>
        <w:t>action</w:t>
      </w:r>
      <w:r>
        <w:rPr>
          <w:rFonts w:ascii="Arial MT"/>
          <w:spacing w:val="1"/>
          <w:sz w:val="20"/>
        </w:rPr>
        <w:t xml:space="preserve"> </w:t>
      </w:r>
      <w:r>
        <w:rPr>
          <w:rFonts w:ascii="Arial MT"/>
          <w:sz w:val="20"/>
        </w:rPr>
        <w:t>or</w:t>
      </w:r>
      <w:r>
        <w:rPr>
          <w:rFonts w:ascii="Arial MT"/>
          <w:spacing w:val="1"/>
          <w:sz w:val="20"/>
        </w:rPr>
        <w:t xml:space="preserve"> </w:t>
      </w:r>
      <w:r>
        <w:rPr>
          <w:rFonts w:ascii="Arial MT"/>
          <w:sz w:val="20"/>
        </w:rPr>
        <w:t>proceeding described in the Letter.</w:t>
      </w:r>
      <w:r>
        <w:rPr>
          <w:rFonts w:ascii="Arial MT"/>
          <w:spacing w:val="1"/>
          <w:sz w:val="20"/>
        </w:rPr>
        <w:t xml:space="preserve"> </w:t>
      </w:r>
      <w:r>
        <w:rPr>
          <w:rFonts w:ascii="Arial MT"/>
          <w:sz w:val="20"/>
        </w:rPr>
        <w:t>All Reimbursable</w:t>
      </w:r>
      <w:r>
        <w:rPr>
          <w:rFonts w:ascii="Arial MT"/>
          <w:spacing w:val="1"/>
          <w:sz w:val="20"/>
        </w:rPr>
        <w:t xml:space="preserve"> </w:t>
      </w:r>
      <w:r>
        <w:rPr>
          <w:rFonts w:ascii="Arial MT"/>
          <w:w w:val="90"/>
          <w:sz w:val="20"/>
        </w:rPr>
        <w:t>Expenses will be billed: (</w:t>
      </w:r>
      <w:proofErr w:type="spellStart"/>
      <w:r>
        <w:rPr>
          <w:rFonts w:ascii="Arial MT"/>
          <w:w w:val="90"/>
          <w:sz w:val="20"/>
        </w:rPr>
        <w:t>i</w:t>
      </w:r>
      <w:proofErr w:type="spellEnd"/>
      <w:r>
        <w:rPr>
          <w:rFonts w:ascii="Arial MT"/>
          <w:w w:val="90"/>
          <w:sz w:val="20"/>
        </w:rPr>
        <w:t>) at 1.15 times the amount invoiced</w:t>
      </w:r>
      <w:r>
        <w:rPr>
          <w:rFonts w:ascii="Arial MT"/>
          <w:spacing w:val="1"/>
          <w:w w:val="90"/>
          <w:sz w:val="20"/>
        </w:rPr>
        <w:t xml:space="preserve"> </w:t>
      </w:r>
      <w:r>
        <w:rPr>
          <w:rFonts w:ascii="Arial MT"/>
          <w:w w:val="95"/>
          <w:sz w:val="20"/>
        </w:rPr>
        <w:t>to</w:t>
      </w:r>
      <w:r>
        <w:rPr>
          <w:rFonts w:ascii="Arial MT"/>
          <w:spacing w:val="-6"/>
          <w:w w:val="95"/>
          <w:sz w:val="20"/>
        </w:rPr>
        <w:t xml:space="preserve"> </w:t>
      </w:r>
      <w:r>
        <w:rPr>
          <w:rFonts w:ascii="Arial MT"/>
          <w:w w:val="95"/>
          <w:sz w:val="20"/>
        </w:rPr>
        <w:t>Gensler,</w:t>
      </w:r>
      <w:r>
        <w:rPr>
          <w:rFonts w:ascii="Arial MT"/>
          <w:spacing w:val="-6"/>
          <w:w w:val="95"/>
          <w:sz w:val="20"/>
        </w:rPr>
        <w:t xml:space="preserve"> </w:t>
      </w:r>
      <w:r>
        <w:rPr>
          <w:rFonts w:ascii="Arial MT"/>
          <w:w w:val="95"/>
          <w:sz w:val="20"/>
        </w:rPr>
        <w:t>or</w:t>
      </w:r>
      <w:r>
        <w:rPr>
          <w:rFonts w:ascii="Arial MT"/>
          <w:spacing w:val="-6"/>
          <w:w w:val="95"/>
          <w:sz w:val="20"/>
        </w:rPr>
        <w:t xml:space="preserve"> </w:t>
      </w:r>
      <w:r>
        <w:rPr>
          <w:rFonts w:ascii="Arial MT"/>
          <w:w w:val="95"/>
          <w:sz w:val="20"/>
        </w:rPr>
        <w:t>(ii)</w:t>
      </w:r>
      <w:r>
        <w:rPr>
          <w:rFonts w:ascii="Arial MT"/>
          <w:spacing w:val="-5"/>
          <w:w w:val="95"/>
          <w:sz w:val="20"/>
        </w:rPr>
        <w:t xml:space="preserve"> </w:t>
      </w:r>
      <w:r>
        <w:rPr>
          <w:rFonts w:ascii="Arial MT"/>
          <w:w w:val="95"/>
          <w:sz w:val="20"/>
        </w:rPr>
        <w:t>at</w:t>
      </w:r>
      <w:r>
        <w:rPr>
          <w:rFonts w:ascii="Arial MT"/>
          <w:spacing w:val="-6"/>
          <w:w w:val="95"/>
          <w:sz w:val="20"/>
        </w:rPr>
        <w:t xml:space="preserve"> </w:t>
      </w:r>
      <w:r>
        <w:rPr>
          <w:rFonts w:ascii="Arial MT"/>
          <w:w w:val="95"/>
          <w:sz w:val="20"/>
        </w:rPr>
        <w:t>its</w:t>
      </w:r>
      <w:r>
        <w:rPr>
          <w:rFonts w:ascii="Arial MT"/>
          <w:spacing w:val="-5"/>
          <w:w w:val="95"/>
          <w:sz w:val="20"/>
        </w:rPr>
        <w:t xml:space="preserve"> </w:t>
      </w:r>
      <w:r>
        <w:rPr>
          <w:rFonts w:ascii="Arial MT"/>
          <w:w w:val="95"/>
          <w:sz w:val="20"/>
        </w:rPr>
        <w:t>standard</w:t>
      </w:r>
      <w:r>
        <w:rPr>
          <w:rFonts w:ascii="Arial MT"/>
          <w:spacing w:val="-7"/>
          <w:w w:val="95"/>
          <w:sz w:val="20"/>
        </w:rPr>
        <w:t xml:space="preserve"> </w:t>
      </w:r>
      <w:r>
        <w:rPr>
          <w:rFonts w:ascii="Arial MT"/>
          <w:w w:val="95"/>
          <w:sz w:val="20"/>
        </w:rPr>
        <w:t>hourly</w:t>
      </w:r>
      <w:r>
        <w:rPr>
          <w:rFonts w:ascii="Arial MT"/>
          <w:spacing w:val="-5"/>
          <w:w w:val="95"/>
          <w:sz w:val="20"/>
        </w:rPr>
        <w:t xml:space="preserve"> </w:t>
      </w:r>
      <w:r>
        <w:rPr>
          <w:rFonts w:ascii="Arial MT"/>
          <w:w w:val="95"/>
          <w:sz w:val="20"/>
        </w:rPr>
        <w:t>or</w:t>
      </w:r>
      <w:r>
        <w:rPr>
          <w:rFonts w:ascii="Arial MT"/>
          <w:spacing w:val="-6"/>
          <w:w w:val="95"/>
          <w:sz w:val="20"/>
        </w:rPr>
        <w:t xml:space="preserve"> </w:t>
      </w:r>
      <w:r>
        <w:rPr>
          <w:rFonts w:ascii="Arial MT"/>
          <w:w w:val="95"/>
          <w:sz w:val="20"/>
        </w:rPr>
        <w:t>unit</w:t>
      </w:r>
      <w:r>
        <w:rPr>
          <w:rFonts w:ascii="Arial MT"/>
          <w:spacing w:val="-5"/>
          <w:w w:val="95"/>
          <w:sz w:val="20"/>
        </w:rPr>
        <w:t xml:space="preserve"> </w:t>
      </w:r>
      <w:r>
        <w:rPr>
          <w:rFonts w:ascii="Arial MT"/>
          <w:w w:val="95"/>
          <w:sz w:val="20"/>
        </w:rPr>
        <w:t>billing</w:t>
      </w:r>
      <w:r>
        <w:rPr>
          <w:rFonts w:ascii="Arial MT"/>
          <w:spacing w:val="-6"/>
          <w:w w:val="95"/>
          <w:sz w:val="20"/>
        </w:rPr>
        <w:t xml:space="preserve"> </w:t>
      </w:r>
      <w:r>
        <w:rPr>
          <w:rFonts w:ascii="Arial MT"/>
          <w:w w:val="95"/>
          <w:sz w:val="20"/>
        </w:rPr>
        <w:t>rates.</w:t>
      </w:r>
    </w:p>
    <w:p w14:paraId="7A977F86" w14:textId="77777777" w:rsidR="0039660D" w:rsidRDefault="0039660D">
      <w:pPr>
        <w:pStyle w:val="a3"/>
        <w:spacing w:before="8"/>
        <w:rPr>
          <w:rFonts w:ascii="Arial MT"/>
          <w:sz w:val="21"/>
        </w:rPr>
      </w:pPr>
    </w:p>
    <w:commentRangeStart w:id="289"/>
    <w:p w14:paraId="21043663" w14:textId="4C5B4919" w:rsidR="0039660D" w:rsidRDefault="00F30892">
      <w:pPr>
        <w:pStyle w:val="a4"/>
        <w:numPr>
          <w:ilvl w:val="0"/>
          <w:numId w:val="3"/>
        </w:numPr>
        <w:tabs>
          <w:tab w:val="left" w:pos="851"/>
        </w:tabs>
        <w:spacing w:line="247" w:lineRule="auto"/>
        <w:ind w:left="403" w:right="234" w:hanging="3"/>
        <w:rPr>
          <w:rFonts w:ascii="Arial MT"/>
          <w:sz w:val="20"/>
        </w:rPr>
      </w:pPr>
      <w:r>
        <w:rPr>
          <w:noProof/>
        </w:rPr>
        <mc:AlternateContent>
          <mc:Choice Requires="wps">
            <w:drawing>
              <wp:anchor distT="0" distB="0" distL="114300" distR="114300" simplePos="0" relativeHeight="487341056" behindDoc="1" locked="0" layoutInCell="1" allowOverlap="1" wp14:anchorId="0C332678" wp14:editId="59B9EA38">
                <wp:simplePos x="0" y="0"/>
                <wp:positionH relativeFrom="page">
                  <wp:posOffset>6758940</wp:posOffset>
                </wp:positionH>
                <wp:positionV relativeFrom="paragraph">
                  <wp:posOffset>84455</wp:posOffset>
                </wp:positionV>
                <wp:extent cx="34925" cy="6350"/>
                <wp:effectExtent l="0" t="0" r="0" b="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2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703CE7" id="Rectangle 28" o:spid="_x0000_s1026" style="position:absolute;left:0;text-align:left;margin-left:532.2pt;margin-top:6.65pt;width:2.75pt;height:.5pt;z-index:-15975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" fillcolor="black" stroked="f">
                <w10:wrap anchorx="page"/>
              </v:rect>
            </w:pict>
          </mc:Fallback>
        </mc:AlternateContent>
      </w:r>
      <w:r w:rsidR="00C35C6D">
        <w:rPr>
          <w:rFonts w:ascii="Trebuchet MS"/>
          <w:b/>
          <w:w w:val="90"/>
          <w:sz w:val="20"/>
        </w:rPr>
        <w:t>Payments</w:t>
      </w:r>
      <w:commentRangeEnd w:id="289"/>
      <w:r w:rsidR="00831EA9">
        <w:rPr>
          <w:rStyle w:val="a5"/>
        </w:rPr>
        <w:commentReference w:id="289"/>
      </w:r>
      <w:r w:rsidR="00C35C6D">
        <w:rPr>
          <w:rFonts w:ascii="Trebuchet MS"/>
          <w:b/>
          <w:w w:val="90"/>
          <w:sz w:val="20"/>
        </w:rPr>
        <w:t>.</w:t>
      </w:r>
      <w:r w:rsidR="00C35C6D">
        <w:rPr>
          <w:rFonts w:ascii="Trebuchet MS"/>
          <w:b/>
          <w:spacing w:val="1"/>
          <w:w w:val="90"/>
          <w:sz w:val="20"/>
        </w:rPr>
        <w:t xml:space="preserve"> </w:t>
      </w:r>
      <w:r w:rsidR="00C35C6D">
        <w:rPr>
          <w:rFonts w:ascii="Arial MT"/>
          <w:w w:val="90"/>
          <w:sz w:val="20"/>
        </w:rPr>
        <w:t>Fees for Basic and Supplemental Services</w:t>
      </w:r>
      <w:r w:rsidR="00C35C6D">
        <w:rPr>
          <w:rFonts w:ascii="Arial MT"/>
          <w:spacing w:val="1"/>
          <w:w w:val="90"/>
          <w:sz w:val="20"/>
        </w:rPr>
        <w:t xml:space="preserve"> </w:t>
      </w:r>
      <w:r w:rsidR="00C35C6D">
        <w:rPr>
          <w:rFonts w:ascii="Arial MT"/>
          <w:w w:val="95"/>
          <w:sz w:val="20"/>
        </w:rPr>
        <w:t>will be billed in accordance with the terms described in the</w:t>
      </w:r>
      <w:r w:rsidR="00C35C6D">
        <w:rPr>
          <w:rFonts w:ascii="Arial MT"/>
          <w:spacing w:val="-50"/>
          <w:w w:val="95"/>
          <w:sz w:val="20"/>
        </w:rPr>
        <w:t xml:space="preserve"> </w:t>
      </w:r>
      <w:r w:rsidR="00C35C6D">
        <w:rPr>
          <w:rFonts w:ascii="Arial MT"/>
          <w:spacing w:val="-1"/>
          <w:w w:val="95"/>
          <w:sz w:val="20"/>
        </w:rPr>
        <w:t xml:space="preserve">Letter. </w:t>
      </w:r>
      <w:r w:rsidR="00C35C6D">
        <w:rPr>
          <w:rFonts w:ascii="Arial MT"/>
          <w:w w:val="95"/>
          <w:sz w:val="20"/>
        </w:rPr>
        <w:t>Fees for Supplemental Services and Reimbursable</w:t>
      </w:r>
      <w:r w:rsidR="00C35C6D">
        <w:rPr>
          <w:rFonts w:ascii="Arial MT"/>
          <w:spacing w:val="-50"/>
          <w:w w:val="95"/>
          <w:sz w:val="20"/>
        </w:rPr>
        <w:t xml:space="preserve"> </w:t>
      </w:r>
      <w:r w:rsidR="00C35C6D">
        <w:rPr>
          <w:rFonts w:ascii="Arial MT"/>
          <w:w w:val="95"/>
          <w:sz w:val="20"/>
        </w:rPr>
        <w:t>Expenses will be billed monthly. All payments therefor will</w:t>
      </w:r>
      <w:r w:rsidR="00C35C6D">
        <w:rPr>
          <w:rFonts w:ascii="Arial MT"/>
          <w:spacing w:val="1"/>
          <w:w w:val="95"/>
          <w:sz w:val="20"/>
        </w:rPr>
        <w:t xml:space="preserve"> </w:t>
      </w:r>
      <w:r w:rsidR="00C35C6D">
        <w:rPr>
          <w:rFonts w:ascii="Arial MT"/>
          <w:w w:val="95"/>
          <w:sz w:val="20"/>
        </w:rPr>
        <w:t>be due upon receipt of Gensler's invoice. If Manufacturer</w:t>
      </w:r>
      <w:r w:rsidR="00C35C6D">
        <w:rPr>
          <w:rFonts w:ascii="Arial MT"/>
          <w:spacing w:val="1"/>
          <w:w w:val="95"/>
          <w:sz w:val="20"/>
        </w:rPr>
        <w:t xml:space="preserve"> </w:t>
      </w:r>
      <w:r w:rsidR="00C35C6D">
        <w:rPr>
          <w:rFonts w:ascii="Arial MT"/>
          <w:spacing w:val="-1"/>
          <w:sz w:val="20"/>
        </w:rPr>
        <w:t>has</w:t>
      </w:r>
      <w:r w:rsidR="00C35C6D">
        <w:rPr>
          <w:rFonts w:ascii="Arial MT"/>
          <w:spacing w:val="-6"/>
          <w:sz w:val="20"/>
        </w:rPr>
        <w:t xml:space="preserve"> </w:t>
      </w:r>
      <w:r w:rsidR="00C35C6D">
        <w:rPr>
          <w:rFonts w:ascii="Arial MT"/>
          <w:spacing w:val="-1"/>
          <w:sz w:val="20"/>
        </w:rPr>
        <w:t>any</w:t>
      </w:r>
      <w:r w:rsidR="00C35C6D">
        <w:rPr>
          <w:rFonts w:ascii="Arial MT"/>
          <w:spacing w:val="-5"/>
          <w:sz w:val="20"/>
        </w:rPr>
        <w:t xml:space="preserve"> </w:t>
      </w:r>
      <w:r w:rsidR="00C35C6D">
        <w:rPr>
          <w:rFonts w:ascii="Arial MT"/>
          <w:spacing w:val="-1"/>
          <w:sz w:val="20"/>
        </w:rPr>
        <w:t>question</w:t>
      </w:r>
      <w:r w:rsidR="00C35C6D">
        <w:rPr>
          <w:rFonts w:ascii="Arial MT"/>
          <w:spacing w:val="-5"/>
          <w:sz w:val="20"/>
        </w:rPr>
        <w:t xml:space="preserve"> </w:t>
      </w:r>
      <w:r w:rsidR="00C35C6D">
        <w:rPr>
          <w:rFonts w:ascii="Arial MT"/>
          <w:sz w:val="20"/>
        </w:rPr>
        <w:t>or</w:t>
      </w:r>
      <w:r w:rsidR="00C35C6D">
        <w:rPr>
          <w:rFonts w:ascii="Arial MT"/>
          <w:spacing w:val="-4"/>
          <w:sz w:val="20"/>
        </w:rPr>
        <w:t xml:space="preserve"> </w:t>
      </w:r>
      <w:r w:rsidR="00C35C6D">
        <w:rPr>
          <w:rFonts w:ascii="Arial MT"/>
          <w:sz w:val="20"/>
        </w:rPr>
        <w:t>dispute</w:t>
      </w:r>
      <w:r w:rsidR="00C35C6D">
        <w:rPr>
          <w:rFonts w:ascii="Arial MT"/>
          <w:spacing w:val="-3"/>
          <w:sz w:val="20"/>
        </w:rPr>
        <w:t xml:space="preserve"> </w:t>
      </w:r>
      <w:r w:rsidR="00C35C6D">
        <w:rPr>
          <w:rFonts w:ascii="Arial MT"/>
          <w:sz w:val="20"/>
        </w:rPr>
        <w:t>regarding</w:t>
      </w:r>
      <w:r w:rsidR="00C35C6D">
        <w:rPr>
          <w:rFonts w:ascii="Arial MT"/>
          <w:spacing w:val="-5"/>
          <w:sz w:val="20"/>
        </w:rPr>
        <w:t xml:space="preserve"> </w:t>
      </w:r>
      <w:r w:rsidR="00C35C6D">
        <w:rPr>
          <w:rFonts w:ascii="Arial MT"/>
          <w:sz w:val="20"/>
        </w:rPr>
        <w:t>any</w:t>
      </w:r>
      <w:r w:rsidR="00C35C6D">
        <w:rPr>
          <w:rFonts w:ascii="Arial MT"/>
          <w:spacing w:val="-6"/>
          <w:sz w:val="20"/>
        </w:rPr>
        <w:t xml:space="preserve"> </w:t>
      </w:r>
      <w:r w:rsidR="00C35C6D">
        <w:rPr>
          <w:rFonts w:ascii="Arial MT"/>
          <w:sz w:val="20"/>
        </w:rPr>
        <w:t>invoice,</w:t>
      </w:r>
      <w:r w:rsidR="00C35C6D">
        <w:rPr>
          <w:rFonts w:ascii="Arial MT"/>
          <w:spacing w:val="-5"/>
          <w:sz w:val="20"/>
        </w:rPr>
        <w:t xml:space="preserve"> </w:t>
      </w:r>
      <w:r w:rsidR="00C35C6D">
        <w:rPr>
          <w:rFonts w:ascii="Arial MT"/>
          <w:sz w:val="20"/>
        </w:rPr>
        <w:t>it</w:t>
      </w:r>
      <w:r w:rsidR="00C35C6D">
        <w:rPr>
          <w:rFonts w:ascii="Arial MT"/>
          <w:spacing w:val="-5"/>
          <w:sz w:val="20"/>
        </w:rPr>
        <w:t xml:space="preserve"> </w:t>
      </w:r>
      <w:r w:rsidR="00C35C6D">
        <w:rPr>
          <w:rFonts w:ascii="Arial MT"/>
          <w:sz w:val="20"/>
        </w:rPr>
        <w:t>will</w:t>
      </w:r>
      <w:r w:rsidR="00C35C6D">
        <w:rPr>
          <w:rFonts w:ascii="Arial MT"/>
          <w:spacing w:val="-54"/>
          <w:sz w:val="20"/>
        </w:rPr>
        <w:t xml:space="preserve"> </w:t>
      </w:r>
      <w:r w:rsidR="00C35C6D">
        <w:rPr>
          <w:rFonts w:ascii="Arial MT"/>
          <w:sz w:val="20"/>
        </w:rPr>
        <w:t>notify</w:t>
      </w:r>
      <w:r w:rsidR="00C35C6D">
        <w:rPr>
          <w:rFonts w:ascii="Arial MT"/>
          <w:spacing w:val="-6"/>
          <w:sz w:val="20"/>
        </w:rPr>
        <w:t xml:space="preserve"> </w:t>
      </w:r>
      <w:r w:rsidR="00C35C6D">
        <w:rPr>
          <w:rFonts w:ascii="Arial MT"/>
          <w:sz w:val="20"/>
        </w:rPr>
        <w:t>Gensler</w:t>
      </w:r>
      <w:r w:rsidR="00C35C6D">
        <w:rPr>
          <w:rFonts w:ascii="Arial MT"/>
          <w:spacing w:val="-6"/>
          <w:sz w:val="20"/>
        </w:rPr>
        <w:t xml:space="preserve"> </w:t>
      </w:r>
      <w:r w:rsidR="00C35C6D">
        <w:rPr>
          <w:rFonts w:ascii="Arial MT"/>
          <w:sz w:val="20"/>
        </w:rPr>
        <w:t>within</w:t>
      </w:r>
      <w:r w:rsidR="00C35C6D">
        <w:rPr>
          <w:rFonts w:ascii="Arial MT"/>
          <w:spacing w:val="-7"/>
          <w:sz w:val="20"/>
        </w:rPr>
        <w:t xml:space="preserve"> </w:t>
      </w:r>
      <w:r w:rsidR="00C35C6D">
        <w:rPr>
          <w:rFonts w:ascii="Arial MT"/>
          <w:sz w:val="20"/>
        </w:rPr>
        <w:t>ten</w:t>
      </w:r>
      <w:r w:rsidR="00C35C6D">
        <w:rPr>
          <w:rFonts w:ascii="Arial MT"/>
          <w:spacing w:val="-6"/>
          <w:sz w:val="20"/>
        </w:rPr>
        <w:t xml:space="preserve"> </w:t>
      </w:r>
      <w:r w:rsidR="00C35C6D">
        <w:rPr>
          <w:rFonts w:ascii="Arial MT"/>
          <w:sz w:val="20"/>
        </w:rPr>
        <w:t>days</w:t>
      </w:r>
      <w:r w:rsidR="00C35C6D">
        <w:rPr>
          <w:rFonts w:ascii="Arial MT"/>
          <w:spacing w:val="-6"/>
          <w:sz w:val="20"/>
        </w:rPr>
        <w:t xml:space="preserve"> </w:t>
      </w:r>
      <w:r w:rsidR="00C35C6D">
        <w:rPr>
          <w:rFonts w:ascii="Arial MT"/>
          <w:sz w:val="20"/>
        </w:rPr>
        <w:t>after</w:t>
      </w:r>
      <w:r w:rsidR="00C35C6D">
        <w:rPr>
          <w:rFonts w:ascii="Arial MT"/>
          <w:spacing w:val="-6"/>
          <w:sz w:val="20"/>
        </w:rPr>
        <w:t xml:space="preserve"> </w:t>
      </w:r>
      <w:r w:rsidR="00C35C6D">
        <w:rPr>
          <w:rFonts w:ascii="Arial MT"/>
          <w:sz w:val="20"/>
        </w:rPr>
        <w:t>receiving</w:t>
      </w:r>
      <w:r w:rsidR="00C35C6D">
        <w:rPr>
          <w:rFonts w:ascii="Arial MT"/>
          <w:spacing w:val="-6"/>
          <w:sz w:val="20"/>
        </w:rPr>
        <w:t xml:space="preserve"> </w:t>
      </w:r>
      <w:r w:rsidR="00C35C6D">
        <w:rPr>
          <w:rFonts w:ascii="Arial MT"/>
          <w:sz w:val="20"/>
        </w:rPr>
        <w:t>the</w:t>
      </w:r>
      <w:r w:rsidR="00C35C6D">
        <w:rPr>
          <w:rFonts w:ascii="Arial MT"/>
          <w:spacing w:val="-6"/>
          <w:sz w:val="20"/>
        </w:rPr>
        <w:t xml:space="preserve"> </w:t>
      </w:r>
      <w:r w:rsidR="00C35C6D">
        <w:rPr>
          <w:rFonts w:ascii="Arial MT"/>
          <w:sz w:val="20"/>
        </w:rPr>
        <w:t>invoice</w:t>
      </w:r>
      <w:r w:rsidR="00C35C6D">
        <w:rPr>
          <w:rFonts w:ascii="Arial MT"/>
          <w:spacing w:val="-53"/>
          <w:sz w:val="20"/>
        </w:rPr>
        <w:t xml:space="preserve"> </w:t>
      </w:r>
      <w:r w:rsidR="00C35C6D">
        <w:rPr>
          <w:rFonts w:ascii="Arial MT"/>
          <w:spacing w:val="-1"/>
          <w:w w:val="95"/>
          <w:sz w:val="20"/>
        </w:rPr>
        <w:t>and</w:t>
      </w:r>
      <w:r w:rsidR="00C35C6D">
        <w:rPr>
          <w:rFonts w:ascii="Arial MT"/>
          <w:spacing w:val="-17"/>
          <w:w w:val="95"/>
          <w:sz w:val="20"/>
        </w:rPr>
        <w:t xml:space="preserve"> </w:t>
      </w:r>
      <w:r w:rsidR="00C35C6D">
        <w:rPr>
          <w:rFonts w:ascii="Arial MT"/>
          <w:w w:val="95"/>
          <w:sz w:val="20"/>
        </w:rPr>
        <w:t>will</w:t>
      </w:r>
      <w:r w:rsidR="00C35C6D">
        <w:rPr>
          <w:rFonts w:ascii="Arial MT"/>
          <w:spacing w:val="-12"/>
          <w:w w:val="95"/>
          <w:sz w:val="20"/>
        </w:rPr>
        <w:t xml:space="preserve"> </w:t>
      </w:r>
      <w:r w:rsidR="00C35C6D">
        <w:rPr>
          <w:rFonts w:ascii="Arial MT"/>
          <w:w w:val="95"/>
          <w:sz w:val="20"/>
        </w:rPr>
        <w:t>pay</w:t>
      </w:r>
      <w:r w:rsidR="00C35C6D">
        <w:rPr>
          <w:rFonts w:ascii="Arial MT"/>
          <w:spacing w:val="-14"/>
          <w:w w:val="95"/>
          <w:sz w:val="20"/>
        </w:rPr>
        <w:t xml:space="preserve"> </w:t>
      </w:r>
      <w:r w:rsidR="00C35C6D">
        <w:rPr>
          <w:rFonts w:ascii="Arial MT"/>
          <w:w w:val="95"/>
          <w:sz w:val="20"/>
        </w:rPr>
        <w:t>the</w:t>
      </w:r>
      <w:r w:rsidR="00C35C6D">
        <w:rPr>
          <w:rFonts w:ascii="Arial MT"/>
          <w:spacing w:val="-11"/>
          <w:w w:val="95"/>
          <w:sz w:val="20"/>
        </w:rPr>
        <w:t xml:space="preserve"> </w:t>
      </w:r>
      <w:r w:rsidR="00C35C6D">
        <w:rPr>
          <w:rFonts w:ascii="Arial MT"/>
          <w:w w:val="95"/>
          <w:sz w:val="20"/>
        </w:rPr>
        <w:t>undisputed</w:t>
      </w:r>
      <w:r w:rsidR="00C35C6D">
        <w:rPr>
          <w:rFonts w:ascii="Arial MT"/>
          <w:spacing w:val="-16"/>
          <w:w w:val="95"/>
          <w:sz w:val="20"/>
        </w:rPr>
        <w:t xml:space="preserve"> </w:t>
      </w:r>
      <w:r w:rsidR="00C35C6D">
        <w:rPr>
          <w:rFonts w:ascii="Arial MT"/>
          <w:w w:val="95"/>
          <w:sz w:val="20"/>
        </w:rPr>
        <w:t>portion</w:t>
      </w:r>
      <w:r w:rsidR="00C35C6D">
        <w:rPr>
          <w:rFonts w:ascii="Arial MT"/>
          <w:spacing w:val="-12"/>
          <w:w w:val="95"/>
          <w:sz w:val="20"/>
        </w:rPr>
        <w:t xml:space="preserve"> </w:t>
      </w:r>
      <w:r w:rsidR="00C35C6D">
        <w:rPr>
          <w:rFonts w:ascii="Arial MT"/>
          <w:w w:val="95"/>
          <w:sz w:val="20"/>
        </w:rPr>
        <w:t>of</w:t>
      </w:r>
      <w:r w:rsidR="00C35C6D">
        <w:rPr>
          <w:rFonts w:ascii="Arial MT"/>
          <w:spacing w:val="-15"/>
          <w:w w:val="95"/>
          <w:sz w:val="20"/>
        </w:rPr>
        <w:t xml:space="preserve"> </w:t>
      </w:r>
      <w:r w:rsidR="00C35C6D">
        <w:rPr>
          <w:rFonts w:ascii="Arial MT"/>
          <w:w w:val="95"/>
          <w:sz w:val="20"/>
        </w:rPr>
        <w:t>the</w:t>
      </w:r>
      <w:r w:rsidR="00C35C6D">
        <w:rPr>
          <w:rFonts w:ascii="Arial MT"/>
          <w:spacing w:val="-14"/>
          <w:w w:val="95"/>
          <w:sz w:val="20"/>
        </w:rPr>
        <w:t xml:space="preserve"> </w:t>
      </w:r>
      <w:r w:rsidR="00C35C6D">
        <w:rPr>
          <w:rFonts w:ascii="Arial MT"/>
          <w:w w:val="95"/>
          <w:sz w:val="20"/>
        </w:rPr>
        <w:t>invoice.</w:t>
      </w:r>
      <w:r w:rsidR="00C35C6D">
        <w:rPr>
          <w:rFonts w:ascii="Arial MT"/>
          <w:spacing w:val="23"/>
          <w:w w:val="95"/>
          <w:sz w:val="20"/>
        </w:rPr>
        <w:t xml:space="preserve"> </w:t>
      </w:r>
      <w:r w:rsidR="00C35C6D">
        <w:rPr>
          <w:rFonts w:ascii="Arial MT"/>
          <w:w w:val="95"/>
          <w:sz w:val="20"/>
        </w:rPr>
        <w:t>A</w:t>
      </w:r>
      <w:r w:rsidR="00C35C6D">
        <w:rPr>
          <w:rFonts w:ascii="Arial MT"/>
          <w:spacing w:val="-16"/>
          <w:w w:val="95"/>
          <w:sz w:val="20"/>
        </w:rPr>
        <w:t xml:space="preserve"> </w:t>
      </w:r>
      <w:r w:rsidR="00C35C6D">
        <w:rPr>
          <w:rFonts w:ascii="Arial MT"/>
          <w:w w:val="95"/>
          <w:sz w:val="20"/>
        </w:rPr>
        <w:t>service</w:t>
      </w:r>
      <w:r w:rsidR="00C35C6D">
        <w:rPr>
          <w:rFonts w:ascii="Arial MT"/>
          <w:spacing w:val="-50"/>
          <w:w w:val="95"/>
          <w:sz w:val="20"/>
        </w:rPr>
        <w:t xml:space="preserve"> </w:t>
      </w:r>
      <w:r w:rsidR="00C35C6D">
        <w:rPr>
          <w:rFonts w:ascii="Arial MT"/>
          <w:w w:val="95"/>
          <w:sz w:val="20"/>
        </w:rPr>
        <w:t>charge of 1.5% per month, in addition to any reasonable</w:t>
      </w:r>
      <w:r w:rsidR="00C35C6D">
        <w:rPr>
          <w:rFonts w:ascii="Arial MT"/>
          <w:spacing w:val="1"/>
          <w:w w:val="95"/>
          <w:sz w:val="20"/>
        </w:rPr>
        <w:t xml:space="preserve"> </w:t>
      </w:r>
      <w:r w:rsidR="00C35C6D">
        <w:rPr>
          <w:rFonts w:ascii="Arial MT"/>
          <w:w w:val="95"/>
          <w:sz w:val="20"/>
        </w:rPr>
        <w:t>collection expenses, will be added to balances for which</w:t>
      </w:r>
      <w:r w:rsidR="00C35C6D">
        <w:rPr>
          <w:rFonts w:ascii="Arial MT"/>
          <w:spacing w:val="1"/>
          <w:w w:val="95"/>
          <w:sz w:val="20"/>
        </w:rPr>
        <w:t xml:space="preserve"> </w:t>
      </w:r>
      <w:r w:rsidR="00C35C6D">
        <w:rPr>
          <w:rFonts w:ascii="Arial MT"/>
          <w:w w:val="95"/>
          <w:sz w:val="20"/>
        </w:rPr>
        <w:t>Gensler has not received payment within thirty days after</w:t>
      </w:r>
      <w:r w:rsidR="00C35C6D">
        <w:rPr>
          <w:rFonts w:ascii="Arial MT"/>
          <w:spacing w:val="1"/>
          <w:w w:val="95"/>
          <w:sz w:val="20"/>
        </w:rPr>
        <w:t xml:space="preserve"> </w:t>
      </w:r>
      <w:r w:rsidR="00C35C6D">
        <w:rPr>
          <w:rFonts w:ascii="Arial MT"/>
          <w:w w:val="95"/>
          <w:sz w:val="20"/>
        </w:rPr>
        <w:t>the</w:t>
      </w:r>
      <w:r w:rsidR="00C35C6D">
        <w:rPr>
          <w:rFonts w:ascii="Arial MT"/>
          <w:spacing w:val="-8"/>
          <w:w w:val="95"/>
          <w:sz w:val="20"/>
        </w:rPr>
        <w:t xml:space="preserve"> </w:t>
      </w:r>
      <w:r w:rsidR="00C35C6D">
        <w:rPr>
          <w:rFonts w:ascii="Arial MT"/>
          <w:w w:val="95"/>
          <w:sz w:val="20"/>
        </w:rPr>
        <w:t>date</w:t>
      </w:r>
      <w:r w:rsidR="00C35C6D">
        <w:rPr>
          <w:rFonts w:ascii="Arial MT"/>
          <w:spacing w:val="-8"/>
          <w:w w:val="95"/>
          <w:sz w:val="20"/>
        </w:rPr>
        <w:t xml:space="preserve"> </w:t>
      </w:r>
      <w:r w:rsidR="00C35C6D">
        <w:rPr>
          <w:rFonts w:ascii="Arial MT"/>
          <w:w w:val="95"/>
          <w:sz w:val="20"/>
        </w:rPr>
        <w:t>due</w:t>
      </w:r>
      <w:r w:rsidR="00C35C6D">
        <w:rPr>
          <w:rFonts w:ascii="Arial MT"/>
          <w:spacing w:val="-8"/>
          <w:w w:val="95"/>
          <w:sz w:val="20"/>
        </w:rPr>
        <w:t xml:space="preserve"> </w:t>
      </w:r>
      <w:r w:rsidR="00C35C6D">
        <w:rPr>
          <w:rFonts w:ascii="Arial MT"/>
          <w:w w:val="95"/>
          <w:sz w:val="20"/>
        </w:rPr>
        <w:t>or</w:t>
      </w:r>
      <w:r w:rsidR="00C35C6D">
        <w:rPr>
          <w:rFonts w:ascii="Arial MT"/>
          <w:spacing w:val="-10"/>
          <w:w w:val="95"/>
          <w:sz w:val="20"/>
        </w:rPr>
        <w:t xml:space="preserve"> </w:t>
      </w:r>
      <w:r w:rsidR="00C35C6D">
        <w:rPr>
          <w:rFonts w:ascii="Arial MT"/>
          <w:w w:val="95"/>
          <w:sz w:val="20"/>
        </w:rPr>
        <w:t>invoice</w:t>
      </w:r>
      <w:r w:rsidR="00C35C6D">
        <w:rPr>
          <w:rFonts w:ascii="Arial MT"/>
          <w:spacing w:val="-10"/>
          <w:w w:val="95"/>
          <w:sz w:val="20"/>
        </w:rPr>
        <w:t xml:space="preserve"> </w:t>
      </w:r>
      <w:r w:rsidR="00C35C6D">
        <w:rPr>
          <w:rFonts w:ascii="Arial MT"/>
          <w:w w:val="95"/>
          <w:sz w:val="20"/>
        </w:rPr>
        <w:t>date,</w:t>
      </w:r>
      <w:r w:rsidR="00C35C6D">
        <w:rPr>
          <w:rFonts w:ascii="Arial MT"/>
          <w:spacing w:val="-10"/>
          <w:w w:val="95"/>
          <w:sz w:val="20"/>
        </w:rPr>
        <w:t xml:space="preserve"> </w:t>
      </w:r>
      <w:r w:rsidR="00C35C6D">
        <w:rPr>
          <w:rFonts w:ascii="Arial MT"/>
          <w:w w:val="95"/>
          <w:sz w:val="20"/>
        </w:rPr>
        <w:t>as</w:t>
      </w:r>
      <w:r w:rsidR="00C35C6D">
        <w:rPr>
          <w:rFonts w:ascii="Arial MT"/>
          <w:spacing w:val="-8"/>
          <w:w w:val="95"/>
          <w:sz w:val="20"/>
        </w:rPr>
        <w:t xml:space="preserve"> </w:t>
      </w:r>
      <w:r w:rsidR="00C35C6D">
        <w:rPr>
          <w:rFonts w:ascii="Arial MT"/>
          <w:w w:val="95"/>
          <w:sz w:val="20"/>
        </w:rPr>
        <w:t>the</w:t>
      </w:r>
      <w:r w:rsidR="00C35C6D">
        <w:rPr>
          <w:rFonts w:ascii="Arial MT"/>
          <w:spacing w:val="-11"/>
          <w:w w:val="95"/>
          <w:sz w:val="20"/>
        </w:rPr>
        <w:t xml:space="preserve"> </w:t>
      </w:r>
      <w:r w:rsidR="00C35C6D">
        <w:rPr>
          <w:rFonts w:ascii="Arial MT"/>
          <w:w w:val="95"/>
          <w:sz w:val="20"/>
        </w:rPr>
        <w:t>case</w:t>
      </w:r>
      <w:r w:rsidR="00C35C6D">
        <w:rPr>
          <w:rFonts w:ascii="Arial MT"/>
          <w:spacing w:val="-7"/>
          <w:w w:val="95"/>
          <w:sz w:val="20"/>
        </w:rPr>
        <w:t xml:space="preserve"> </w:t>
      </w:r>
      <w:r w:rsidR="00C35C6D">
        <w:rPr>
          <w:rFonts w:ascii="Arial MT"/>
          <w:w w:val="95"/>
          <w:sz w:val="20"/>
        </w:rPr>
        <w:t>may</w:t>
      </w:r>
      <w:r w:rsidR="00C35C6D">
        <w:rPr>
          <w:rFonts w:ascii="Arial MT"/>
          <w:spacing w:val="-9"/>
          <w:w w:val="95"/>
          <w:sz w:val="20"/>
        </w:rPr>
        <w:t xml:space="preserve"> </w:t>
      </w:r>
      <w:r w:rsidR="00C35C6D">
        <w:rPr>
          <w:rFonts w:ascii="Arial MT"/>
          <w:w w:val="95"/>
          <w:sz w:val="20"/>
        </w:rPr>
        <w:t>be,</w:t>
      </w:r>
      <w:r w:rsidR="00C35C6D">
        <w:rPr>
          <w:rFonts w:ascii="Arial MT"/>
          <w:spacing w:val="-11"/>
          <w:w w:val="95"/>
          <w:sz w:val="20"/>
        </w:rPr>
        <w:t xml:space="preserve"> </w:t>
      </w:r>
      <w:r w:rsidR="00C35C6D">
        <w:rPr>
          <w:rFonts w:ascii="Arial MT"/>
          <w:w w:val="95"/>
          <w:sz w:val="20"/>
        </w:rPr>
        <w:t>(or,</w:t>
      </w:r>
      <w:r w:rsidR="00C35C6D">
        <w:rPr>
          <w:rFonts w:ascii="Arial MT"/>
          <w:spacing w:val="-11"/>
          <w:w w:val="95"/>
          <w:sz w:val="20"/>
        </w:rPr>
        <w:t xml:space="preserve"> </w:t>
      </w:r>
      <w:r w:rsidR="00C35C6D">
        <w:rPr>
          <w:rFonts w:ascii="Arial MT"/>
          <w:w w:val="95"/>
          <w:sz w:val="20"/>
        </w:rPr>
        <w:t>in</w:t>
      </w:r>
      <w:r w:rsidR="00C35C6D">
        <w:rPr>
          <w:rFonts w:ascii="Arial MT"/>
          <w:spacing w:val="-9"/>
          <w:w w:val="95"/>
          <w:sz w:val="20"/>
        </w:rPr>
        <w:t xml:space="preserve"> </w:t>
      </w:r>
      <w:r w:rsidR="00C35C6D">
        <w:rPr>
          <w:rFonts w:ascii="Arial MT"/>
          <w:w w:val="95"/>
          <w:sz w:val="20"/>
        </w:rPr>
        <w:t>the</w:t>
      </w:r>
      <w:r w:rsidR="00C35C6D">
        <w:rPr>
          <w:rFonts w:ascii="Arial MT"/>
          <w:spacing w:val="-50"/>
          <w:w w:val="95"/>
          <w:sz w:val="20"/>
        </w:rPr>
        <w:t xml:space="preserve"> </w:t>
      </w:r>
      <w:r w:rsidR="00C35C6D">
        <w:rPr>
          <w:rFonts w:ascii="Arial MT"/>
          <w:sz w:val="20"/>
        </w:rPr>
        <w:t>case of Royalties, within thirty days after the end of a</w:t>
      </w:r>
      <w:r w:rsidR="00C35C6D">
        <w:rPr>
          <w:rFonts w:ascii="Arial MT"/>
          <w:spacing w:val="1"/>
          <w:sz w:val="20"/>
        </w:rPr>
        <w:t xml:space="preserve"> </w:t>
      </w:r>
      <w:r w:rsidR="00C35C6D">
        <w:rPr>
          <w:rFonts w:ascii="Arial MT"/>
          <w:sz w:val="20"/>
        </w:rPr>
        <w:t>quarter).</w:t>
      </w:r>
    </w:p>
    <w:p w14:paraId="39A72D70" w14:textId="77777777" w:rsidR="0039660D" w:rsidRDefault="0039660D">
      <w:pPr>
        <w:pStyle w:val="a3"/>
        <w:spacing w:before="1"/>
        <w:rPr>
          <w:rFonts w:ascii="Arial MT"/>
          <w:sz w:val="21"/>
        </w:rPr>
      </w:pPr>
    </w:p>
    <w:p w14:paraId="5D86E160" w14:textId="77777777" w:rsidR="0039660D" w:rsidRDefault="00C35C6D">
      <w:pPr>
        <w:pStyle w:val="a4"/>
        <w:numPr>
          <w:ilvl w:val="0"/>
          <w:numId w:val="3"/>
        </w:numPr>
        <w:tabs>
          <w:tab w:val="left" w:pos="853"/>
        </w:tabs>
        <w:spacing w:line="247" w:lineRule="auto"/>
        <w:ind w:left="404" w:right="231" w:hanging="1"/>
        <w:rPr>
          <w:rFonts w:ascii="Arial MT"/>
          <w:sz w:val="20"/>
        </w:rPr>
      </w:pPr>
      <w:r>
        <w:rPr>
          <w:rFonts w:ascii="Trebuchet MS"/>
          <w:b/>
          <w:w w:val="95"/>
          <w:sz w:val="20"/>
        </w:rPr>
        <w:t>Mediation.</w:t>
      </w:r>
      <w:r>
        <w:rPr>
          <w:rFonts w:ascii="Trebuchet MS"/>
          <w:b/>
          <w:spacing w:val="27"/>
          <w:w w:val="95"/>
          <w:sz w:val="20"/>
        </w:rPr>
        <w:t xml:space="preserve"> </w:t>
      </w:r>
      <w:r>
        <w:rPr>
          <w:rFonts w:ascii="Arial MT"/>
          <w:w w:val="95"/>
          <w:sz w:val="20"/>
        </w:rPr>
        <w:t>Except</w:t>
      </w:r>
      <w:r>
        <w:rPr>
          <w:rFonts w:ascii="Arial MT"/>
          <w:spacing w:val="-12"/>
          <w:w w:val="95"/>
          <w:sz w:val="20"/>
        </w:rPr>
        <w:t xml:space="preserve"> </w:t>
      </w:r>
      <w:r>
        <w:rPr>
          <w:rFonts w:ascii="Arial MT"/>
          <w:w w:val="95"/>
          <w:sz w:val="20"/>
        </w:rPr>
        <w:t>where</w:t>
      </w:r>
      <w:r>
        <w:rPr>
          <w:rFonts w:ascii="Arial MT"/>
          <w:spacing w:val="-10"/>
          <w:w w:val="95"/>
          <w:sz w:val="20"/>
        </w:rPr>
        <w:t xml:space="preserve"> </w:t>
      </w:r>
      <w:r>
        <w:rPr>
          <w:rFonts w:ascii="Arial MT"/>
          <w:w w:val="95"/>
          <w:sz w:val="20"/>
        </w:rPr>
        <w:t>injunctive</w:t>
      </w:r>
      <w:r>
        <w:rPr>
          <w:rFonts w:ascii="Arial MT"/>
          <w:spacing w:val="-11"/>
          <w:w w:val="95"/>
          <w:sz w:val="20"/>
        </w:rPr>
        <w:t xml:space="preserve"> </w:t>
      </w:r>
      <w:r>
        <w:rPr>
          <w:rFonts w:ascii="Arial MT"/>
          <w:w w:val="95"/>
          <w:sz w:val="20"/>
        </w:rPr>
        <w:t>relief</w:t>
      </w:r>
      <w:r>
        <w:rPr>
          <w:rFonts w:ascii="Arial MT"/>
          <w:spacing w:val="-13"/>
          <w:w w:val="95"/>
          <w:sz w:val="20"/>
        </w:rPr>
        <w:t xml:space="preserve"> </w:t>
      </w:r>
      <w:r>
        <w:rPr>
          <w:rFonts w:ascii="Arial MT"/>
          <w:w w:val="95"/>
          <w:sz w:val="20"/>
        </w:rPr>
        <w:t>is</w:t>
      </w:r>
      <w:r>
        <w:rPr>
          <w:rFonts w:ascii="Arial MT"/>
          <w:spacing w:val="-12"/>
          <w:w w:val="95"/>
          <w:sz w:val="20"/>
        </w:rPr>
        <w:t xml:space="preserve"> </w:t>
      </w:r>
      <w:r>
        <w:rPr>
          <w:rFonts w:ascii="Arial MT"/>
          <w:w w:val="95"/>
          <w:sz w:val="20"/>
        </w:rPr>
        <w:t>sought,</w:t>
      </w:r>
      <w:r>
        <w:rPr>
          <w:rFonts w:ascii="Arial MT"/>
          <w:spacing w:val="-13"/>
          <w:w w:val="95"/>
          <w:sz w:val="20"/>
        </w:rPr>
        <w:t xml:space="preserve"> </w:t>
      </w:r>
      <w:r>
        <w:rPr>
          <w:rFonts w:ascii="Arial MT"/>
          <w:w w:val="95"/>
          <w:sz w:val="20"/>
        </w:rPr>
        <w:t>if</w:t>
      </w:r>
      <w:r>
        <w:rPr>
          <w:rFonts w:ascii="Arial MT"/>
          <w:spacing w:val="-50"/>
          <w:w w:val="95"/>
          <w:sz w:val="20"/>
        </w:rPr>
        <w:t xml:space="preserve"> </w:t>
      </w:r>
      <w:r>
        <w:rPr>
          <w:rFonts w:ascii="Arial MT"/>
          <w:w w:val="95"/>
          <w:sz w:val="20"/>
        </w:rPr>
        <w:t>there</w:t>
      </w:r>
      <w:r>
        <w:rPr>
          <w:rFonts w:ascii="Arial MT"/>
          <w:spacing w:val="-5"/>
          <w:w w:val="95"/>
          <w:sz w:val="20"/>
        </w:rPr>
        <w:t xml:space="preserve"> </w:t>
      </w:r>
      <w:r>
        <w:rPr>
          <w:rFonts w:ascii="Arial MT"/>
          <w:w w:val="95"/>
          <w:sz w:val="20"/>
        </w:rPr>
        <w:t>is</w:t>
      </w:r>
      <w:r>
        <w:rPr>
          <w:rFonts w:ascii="Arial MT"/>
          <w:spacing w:val="-3"/>
          <w:w w:val="95"/>
          <w:sz w:val="20"/>
        </w:rPr>
        <w:t xml:space="preserve"> </w:t>
      </w:r>
      <w:r>
        <w:rPr>
          <w:rFonts w:ascii="Arial MT"/>
          <w:w w:val="95"/>
          <w:sz w:val="20"/>
        </w:rPr>
        <w:t>any</w:t>
      </w:r>
      <w:r>
        <w:rPr>
          <w:rFonts w:ascii="Arial MT"/>
          <w:spacing w:val="-5"/>
          <w:w w:val="95"/>
          <w:sz w:val="20"/>
        </w:rPr>
        <w:t xml:space="preserve"> </w:t>
      </w:r>
      <w:r>
        <w:rPr>
          <w:rFonts w:ascii="Arial MT"/>
          <w:w w:val="95"/>
          <w:sz w:val="20"/>
        </w:rPr>
        <w:t>dispute,</w:t>
      </w:r>
      <w:r>
        <w:rPr>
          <w:rFonts w:ascii="Arial MT"/>
          <w:spacing w:val="-7"/>
          <w:w w:val="95"/>
          <w:sz w:val="20"/>
        </w:rPr>
        <w:t xml:space="preserve"> </w:t>
      </w:r>
      <w:r>
        <w:rPr>
          <w:rFonts w:ascii="Arial MT"/>
          <w:w w:val="95"/>
          <w:sz w:val="20"/>
        </w:rPr>
        <w:t>controversy</w:t>
      </w:r>
      <w:r>
        <w:rPr>
          <w:rFonts w:ascii="Arial MT"/>
          <w:spacing w:val="-3"/>
          <w:w w:val="95"/>
          <w:sz w:val="20"/>
        </w:rPr>
        <w:t xml:space="preserve"> </w:t>
      </w:r>
      <w:r>
        <w:rPr>
          <w:rFonts w:ascii="Arial MT"/>
          <w:w w:val="95"/>
          <w:sz w:val="20"/>
        </w:rPr>
        <w:t>of</w:t>
      </w:r>
      <w:r>
        <w:rPr>
          <w:rFonts w:ascii="Arial MT"/>
          <w:spacing w:val="-6"/>
          <w:w w:val="95"/>
          <w:sz w:val="20"/>
        </w:rPr>
        <w:t xml:space="preserve"> </w:t>
      </w:r>
      <w:r>
        <w:rPr>
          <w:rFonts w:ascii="Arial MT"/>
          <w:w w:val="95"/>
          <w:sz w:val="20"/>
        </w:rPr>
        <w:t>claim</w:t>
      </w:r>
      <w:r>
        <w:rPr>
          <w:rFonts w:ascii="Arial MT"/>
          <w:spacing w:val="-6"/>
          <w:w w:val="95"/>
          <w:sz w:val="20"/>
        </w:rPr>
        <w:t xml:space="preserve"> </w:t>
      </w:r>
      <w:r>
        <w:rPr>
          <w:rFonts w:ascii="Arial MT"/>
          <w:w w:val="95"/>
          <w:sz w:val="20"/>
        </w:rPr>
        <w:t>arising</w:t>
      </w:r>
      <w:r>
        <w:rPr>
          <w:rFonts w:ascii="Arial MT"/>
          <w:spacing w:val="-3"/>
          <w:w w:val="95"/>
          <w:sz w:val="20"/>
        </w:rPr>
        <w:t xml:space="preserve"> </w:t>
      </w:r>
      <w:r>
        <w:rPr>
          <w:rFonts w:ascii="Arial MT"/>
          <w:w w:val="95"/>
          <w:sz w:val="20"/>
        </w:rPr>
        <w:t>out</w:t>
      </w:r>
      <w:r>
        <w:rPr>
          <w:rFonts w:ascii="Arial MT"/>
          <w:spacing w:val="-5"/>
          <w:w w:val="95"/>
          <w:sz w:val="20"/>
        </w:rPr>
        <w:t xml:space="preserve"> </w:t>
      </w:r>
      <w:r>
        <w:rPr>
          <w:rFonts w:ascii="Arial MT"/>
          <w:w w:val="95"/>
          <w:sz w:val="20"/>
        </w:rPr>
        <w:t>of</w:t>
      </w:r>
      <w:r>
        <w:rPr>
          <w:rFonts w:ascii="Arial MT"/>
          <w:spacing w:val="-7"/>
          <w:w w:val="95"/>
          <w:sz w:val="20"/>
        </w:rPr>
        <w:t xml:space="preserve"> </w:t>
      </w:r>
      <w:r>
        <w:rPr>
          <w:rFonts w:ascii="Arial MT"/>
          <w:w w:val="95"/>
          <w:sz w:val="20"/>
        </w:rPr>
        <w:t>this</w:t>
      </w:r>
      <w:r>
        <w:rPr>
          <w:rFonts w:ascii="Arial MT"/>
          <w:spacing w:val="-50"/>
          <w:w w:val="95"/>
          <w:sz w:val="20"/>
        </w:rPr>
        <w:t xml:space="preserve"> </w:t>
      </w:r>
      <w:r>
        <w:rPr>
          <w:rFonts w:ascii="Arial MT"/>
          <w:sz w:val="20"/>
        </w:rPr>
        <w:t>Agreement, the parties will make a good faith effort to</w:t>
      </w:r>
      <w:r>
        <w:rPr>
          <w:rFonts w:ascii="Arial MT"/>
          <w:spacing w:val="1"/>
          <w:sz w:val="20"/>
        </w:rPr>
        <w:t xml:space="preserve"> </w:t>
      </w:r>
      <w:r>
        <w:rPr>
          <w:rFonts w:ascii="Arial MT"/>
          <w:sz w:val="20"/>
        </w:rPr>
        <w:t>resolve the issue before they take any legal action by</w:t>
      </w:r>
      <w:r>
        <w:rPr>
          <w:rFonts w:ascii="Arial MT"/>
          <w:spacing w:val="1"/>
          <w:sz w:val="20"/>
        </w:rPr>
        <w:t xml:space="preserve"> </w:t>
      </w:r>
      <w:r>
        <w:rPr>
          <w:rFonts w:ascii="Arial MT"/>
          <w:sz w:val="20"/>
        </w:rPr>
        <w:t>participating in a mediation conducted by a recognized</w:t>
      </w:r>
      <w:r>
        <w:rPr>
          <w:rFonts w:ascii="Arial MT"/>
          <w:spacing w:val="1"/>
          <w:sz w:val="20"/>
        </w:rPr>
        <w:t xml:space="preserve"> </w:t>
      </w:r>
      <w:r>
        <w:rPr>
          <w:rFonts w:ascii="Arial MT"/>
          <w:sz w:val="20"/>
        </w:rPr>
        <w:t>neutral</w:t>
      </w:r>
      <w:r>
        <w:rPr>
          <w:rFonts w:ascii="Arial MT"/>
          <w:spacing w:val="1"/>
          <w:sz w:val="20"/>
        </w:rPr>
        <w:t xml:space="preserve"> </w:t>
      </w:r>
      <w:proofErr w:type="gramStart"/>
      <w:r>
        <w:rPr>
          <w:rFonts w:ascii="Arial MT"/>
          <w:sz w:val="20"/>
        </w:rPr>
        <w:t>third</w:t>
      </w:r>
      <w:r>
        <w:rPr>
          <w:rFonts w:ascii="Arial MT"/>
          <w:spacing w:val="1"/>
          <w:sz w:val="20"/>
        </w:rPr>
        <w:t xml:space="preserve"> </w:t>
      </w:r>
      <w:r>
        <w:rPr>
          <w:rFonts w:ascii="Arial MT"/>
          <w:sz w:val="20"/>
        </w:rPr>
        <w:t>party</w:t>
      </w:r>
      <w:proofErr w:type="gramEnd"/>
      <w:r>
        <w:rPr>
          <w:rFonts w:ascii="Arial MT"/>
          <w:spacing w:val="1"/>
          <w:sz w:val="20"/>
        </w:rPr>
        <w:t xml:space="preserve"> </w:t>
      </w:r>
      <w:r>
        <w:rPr>
          <w:rFonts w:ascii="Arial MT"/>
          <w:sz w:val="20"/>
        </w:rPr>
        <w:t>professional</w:t>
      </w:r>
      <w:r>
        <w:rPr>
          <w:rFonts w:ascii="Arial MT"/>
          <w:spacing w:val="1"/>
          <w:sz w:val="20"/>
        </w:rPr>
        <w:t xml:space="preserve"> </w:t>
      </w:r>
      <w:r>
        <w:rPr>
          <w:rFonts w:ascii="Arial MT"/>
          <w:sz w:val="20"/>
        </w:rPr>
        <w:t>mediation</w:t>
      </w:r>
      <w:r>
        <w:rPr>
          <w:rFonts w:ascii="Arial MT"/>
          <w:spacing w:val="1"/>
          <w:sz w:val="20"/>
        </w:rPr>
        <w:t xml:space="preserve"> </w:t>
      </w:r>
      <w:r>
        <w:rPr>
          <w:rFonts w:ascii="Arial MT"/>
          <w:sz w:val="20"/>
        </w:rPr>
        <w:t>service</w:t>
      </w:r>
      <w:r>
        <w:rPr>
          <w:rFonts w:ascii="Arial MT"/>
          <w:spacing w:val="-53"/>
          <w:sz w:val="20"/>
        </w:rPr>
        <w:t xml:space="preserve"> </w:t>
      </w:r>
      <w:r>
        <w:rPr>
          <w:rFonts w:ascii="Arial MT"/>
          <w:w w:val="90"/>
          <w:sz w:val="20"/>
        </w:rPr>
        <w:t>acceptable</w:t>
      </w:r>
      <w:r>
        <w:rPr>
          <w:rFonts w:ascii="Arial MT"/>
          <w:spacing w:val="5"/>
          <w:w w:val="90"/>
          <w:sz w:val="20"/>
        </w:rPr>
        <w:t xml:space="preserve"> </w:t>
      </w:r>
      <w:r>
        <w:rPr>
          <w:rFonts w:ascii="Arial MT"/>
          <w:w w:val="90"/>
          <w:sz w:val="20"/>
        </w:rPr>
        <w:t>to</w:t>
      </w:r>
      <w:r>
        <w:rPr>
          <w:rFonts w:ascii="Arial MT"/>
          <w:spacing w:val="7"/>
          <w:w w:val="90"/>
          <w:sz w:val="20"/>
        </w:rPr>
        <w:t xml:space="preserve"> </w:t>
      </w:r>
      <w:r>
        <w:rPr>
          <w:rFonts w:ascii="Arial MT"/>
          <w:w w:val="90"/>
          <w:sz w:val="20"/>
        </w:rPr>
        <w:t>both</w:t>
      </w:r>
      <w:r>
        <w:rPr>
          <w:rFonts w:ascii="Arial MT"/>
          <w:spacing w:val="6"/>
          <w:w w:val="90"/>
          <w:sz w:val="20"/>
        </w:rPr>
        <w:t xml:space="preserve"> </w:t>
      </w:r>
      <w:r>
        <w:rPr>
          <w:rFonts w:ascii="Arial MT"/>
          <w:w w:val="90"/>
          <w:sz w:val="20"/>
        </w:rPr>
        <w:t>parties.</w:t>
      </w:r>
      <w:r>
        <w:rPr>
          <w:rFonts w:ascii="Arial MT"/>
          <w:spacing w:val="13"/>
          <w:w w:val="90"/>
          <w:sz w:val="20"/>
        </w:rPr>
        <w:t xml:space="preserve"> </w:t>
      </w:r>
      <w:r>
        <w:rPr>
          <w:rFonts w:ascii="Arial MT"/>
          <w:w w:val="90"/>
          <w:sz w:val="20"/>
        </w:rPr>
        <w:t>The</w:t>
      </w:r>
      <w:r>
        <w:rPr>
          <w:rFonts w:ascii="Arial MT"/>
          <w:spacing w:val="5"/>
          <w:w w:val="90"/>
          <w:sz w:val="20"/>
        </w:rPr>
        <w:t xml:space="preserve"> </w:t>
      </w:r>
      <w:r>
        <w:rPr>
          <w:rFonts w:ascii="Arial MT"/>
          <w:w w:val="90"/>
          <w:sz w:val="20"/>
        </w:rPr>
        <w:t>parties</w:t>
      </w:r>
      <w:r>
        <w:rPr>
          <w:rFonts w:ascii="Arial MT"/>
          <w:spacing w:val="7"/>
          <w:w w:val="90"/>
          <w:sz w:val="20"/>
        </w:rPr>
        <w:t xml:space="preserve"> </w:t>
      </w:r>
      <w:r>
        <w:rPr>
          <w:rFonts w:ascii="Arial MT"/>
          <w:w w:val="90"/>
          <w:sz w:val="20"/>
        </w:rPr>
        <w:t>will</w:t>
      </w:r>
      <w:r>
        <w:rPr>
          <w:rFonts w:ascii="Arial MT"/>
          <w:spacing w:val="4"/>
          <w:w w:val="90"/>
          <w:sz w:val="20"/>
        </w:rPr>
        <w:t xml:space="preserve"> </w:t>
      </w:r>
      <w:r>
        <w:rPr>
          <w:rFonts w:ascii="Arial MT"/>
          <w:w w:val="90"/>
          <w:sz w:val="20"/>
        </w:rPr>
        <w:t>bear</w:t>
      </w:r>
      <w:r>
        <w:rPr>
          <w:rFonts w:ascii="Arial MT"/>
          <w:spacing w:val="5"/>
          <w:w w:val="90"/>
          <w:sz w:val="20"/>
        </w:rPr>
        <w:t xml:space="preserve"> </w:t>
      </w:r>
      <w:r>
        <w:rPr>
          <w:rFonts w:ascii="Arial MT"/>
          <w:w w:val="90"/>
          <w:sz w:val="20"/>
        </w:rPr>
        <w:t>all</w:t>
      </w:r>
      <w:r>
        <w:rPr>
          <w:rFonts w:ascii="Arial MT"/>
          <w:spacing w:val="8"/>
          <w:w w:val="90"/>
          <w:sz w:val="20"/>
        </w:rPr>
        <w:t xml:space="preserve"> </w:t>
      </w:r>
      <w:r>
        <w:rPr>
          <w:rFonts w:ascii="Arial MT"/>
          <w:w w:val="90"/>
          <w:sz w:val="20"/>
        </w:rPr>
        <w:t>costs</w:t>
      </w:r>
      <w:r>
        <w:rPr>
          <w:rFonts w:ascii="Arial MT"/>
          <w:spacing w:val="5"/>
          <w:w w:val="90"/>
          <w:sz w:val="20"/>
        </w:rPr>
        <w:t xml:space="preserve"> </w:t>
      </w:r>
      <w:r>
        <w:rPr>
          <w:rFonts w:ascii="Arial MT"/>
          <w:w w:val="90"/>
          <w:sz w:val="20"/>
        </w:rPr>
        <w:t>of</w:t>
      </w:r>
    </w:p>
    <w:p w14:paraId="1A8108DA" w14:textId="77777777" w:rsidR="0039660D" w:rsidRDefault="0039660D">
      <w:pPr>
        <w:spacing w:line="247" w:lineRule="auto"/>
        <w:jc w:val="both"/>
        <w:rPr>
          <w:rFonts w:ascii="Arial MT"/>
          <w:sz w:val="20"/>
        </w:rPr>
        <w:sectPr w:rsidR="0039660D">
          <w:type w:val="continuous"/>
          <w:pgSz w:w="12240" w:h="15840"/>
          <w:pgMar w:top="1360" w:right="620" w:bottom="280" w:left="460" w:header="720" w:footer="720" w:gutter="0"/>
          <w:cols w:num="2" w:space="720" w:equalWidth="0">
            <w:col w:w="5346" w:space="270"/>
            <w:col w:w="5544"/>
          </w:cols>
        </w:sectPr>
      </w:pPr>
    </w:p>
    <w:p w14:paraId="633D5907" w14:textId="77777777" w:rsidR="0039660D" w:rsidRDefault="0039660D">
      <w:pPr>
        <w:pStyle w:val="a3"/>
        <w:spacing w:before="2"/>
        <w:rPr>
          <w:rFonts w:ascii="Arial MT"/>
          <w:sz w:val="15"/>
        </w:rPr>
      </w:pPr>
    </w:p>
    <w:p w14:paraId="438D4679" w14:textId="77777777" w:rsidR="0039660D" w:rsidRDefault="00C35C6D">
      <w:pPr>
        <w:spacing w:before="96"/>
        <w:ind w:left="387"/>
        <w:rPr>
          <w:rFonts w:ascii="Arial MT"/>
          <w:sz w:val="14"/>
        </w:rPr>
      </w:pPr>
      <w:r>
        <w:rPr>
          <w:rFonts w:ascii="Trebuchet MS"/>
          <w:b/>
          <w:w w:val="95"/>
          <w:sz w:val="14"/>
        </w:rPr>
        <w:lastRenderedPageBreak/>
        <w:t>Gensler</w:t>
      </w:r>
      <w:r>
        <w:rPr>
          <w:rFonts w:ascii="Trebuchet MS"/>
          <w:b/>
          <w:spacing w:val="-2"/>
          <w:w w:val="95"/>
          <w:sz w:val="14"/>
        </w:rPr>
        <w:t xml:space="preserve"> </w:t>
      </w:r>
      <w:r>
        <w:rPr>
          <w:rFonts w:ascii="Arial MT"/>
          <w:w w:val="95"/>
          <w:sz w:val="14"/>
        </w:rPr>
        <w:t>- TC-PD</w:t>
      </w:r>
    </w:p>
    <w:p w14:paraId="1DD55D23" w14:textId="77777777" w:rsidR="0039660D" w:rsidRDefault="00C35C6D">
      <w:pPr>
        <w:tabs>
          <w:tab w:val="left" w:pos="10275"/>
        </w:tabs>
        <w:spacing w:before="3"/>
        <w:ind w:left="404"/>
        <w:rPr>
          <w:rFonts w:ascii="Arial MT"/>
          <w:sz w:val="14"/>
        </w:rPr>
      </w:pPr>
      <w:r>
        <w:rPr>
          <w:rFonts w:ascii="Arial MT"/>
          <w:w w:val="90"/>
          <w:sz w:val="14"/>
        </w:rPr>
        <w:t>November</w:t>
      </w:r>
      <w:r>
        <w:rPr>
          <w:rFonts w:ascii="Arial MT"/>
          <w:spacing w:val="2"/>
          <w:w w:val="90"/>
          <w:sz w:val="14"/>
        </w:rPr>
        <w:t xml:space="preserve"> </w:t>
      </w:r>
      <w:r>
        <w:rPr>
          <w:rFonts w:ascii="Arial MT"/>
          <w:w w:val="90"/>
          <w:sz w:val="14"/>
        </w:rPr>
        <w:t>1,</w:t>
      </w:r>
      <w:r>
        <w:rPr>
          <w:rFonts w:ascii="Arial MT"/>
          <w:spacing w:val="-1"/>
          <w:w w:val="90"/>
          <w:sz w:val="14"/>
        </w:rPr>
        <w:t xml:space="preserve"> </w:t>
      </w:r>
      <w:r>
        <w:rPr>
          <w:rFonts w:ascii="Arial MT"/>
          <w:w w:val="90"/>
          <w:sz w:val="14"/>
        </w:rPr>
        <w:t>2024</w:t>
      </w:r>
      <w:r>
        <w:rPr>
          <w:rFonts w:ascii="Arial MT"/>
          <w:w w:val="90"/>
          <w:sz w:val="14"/>
        </w:rPr>
        <w:tab/>
        <w:t>Page</w:t>
      </w:r>
      <w:r>
        <w:rPr>
          <w:rFonts w:ascii="Arial MT"/>
          <w:spacing w:val="-4"/>
          <w:w w:val="90"/>
          <w:sz w:val="14"/>
        </w:rPr>
        <w:t xml:space="preserve"> </w:t>
      </w:r>
      <w:r>
        <w:rPr>
          <w:rFonts w:ascii="Arial MT"/>
          <w:w w:val="90"/>
          <w:sz w:val="14"/>
        </w:rPr>
        <w:t>1</w:t>
      </w:r>
      <w:r>
        <w:rPr>
          <w:rFonts w:ascii="Arial MT"/>
          <w:spacing w:val="-8"/>
          <w:w w:val="90"/>
          <w:sz w:val="14"/>
        </w:rPr>
        <w:t xml:space="preserve"> </w:t>
      </w:r>
      <w:r>
        <w:rPr>
          <w:rFonts w:ascii="Arial MT"/>
          <w:w w:val="90"/>
          <w:sz w:val="14"/>
        </w:rPr>
        <w:t>of</w:t>
      </w:r>
      <w:r>
        <w:rPr>
          <w:rFonts w:ascii="Arial MT"/>
          <w:spacing w:val="-5"/>
          <w:w w:val="90"/>
          <w:sz w:val="14"/>
        </w:rPr>
        <w:t xml:space="preserve"> </w:t>
      </w:r>
      <w:r>
        <w:rPr>
          <w:rFonts w:ascii="Arial MT"/>
          <w:w w:val="90"/>
          <w:sz w:val="14"/>
        </w:rPr>
        <w:t>2</w:t>
      </w:r>
    </w:p>
    <w:p w14:paraId="1D62BEA4" w14:textId="77777777" w:rsidR="0039660D" w:rsidRDefault="0039660D">
      <w:pPr>
        <w:rPr>
          <w:rFonts w:ascii="Arial MT"/>
          <w:sz w:val="14"/>
        </w:rPr>
        <w:sectPr w:rsidR="0039660D">
          <w:type w:val="continuous"/>
          <w:pgSz w:w="12240" w:h="15840"/>
          <w:pgMar w:top="1360" w:right="620" w:bottom="280" w:left="460" w:header="720" w:footer="720" w:gutter="0"/>
          <w:cols w:space="720"/>
        </w:sectPr>
      </w:pPr>
    </w:p>
    <w:p w14:paraId="70385285" w14:textId="77777777" w:rsidR="0039660D" w:rsidRDefault="00C35C6D">
      <w:pPr>
        <w:pStyle w:val="a3"/>
        <w:spacing w:before="159" w:line="247" w:lineRule="auto"/>
        <w:ind w:left="404" w:right="42"/>
        <w:jc w:val="both"/>
        <w:rPr>
          <w:rFonts w:ascii="Arial MT"/>
        </w:rPr>
      </w:pPr>
      <w:r>
        <w:rPr>
          <w:rFonts w:ascii="Arial MT"/>
          <w:w w:val="95"/>
        </w:rPr>
        <w:lastRenderedPageBreak/>
        <w:t>the mediation service equally. In any legal action following</w:t>
      </w:r>
      <w:r>
        <w:rPr>
          <w:rFonts w:ascii="Arial MT"/>
          <w:spacing w:val="-50"/>
          <w:w w:val="95"/>
        </w:rPr>
        <w:t xml:space="preserve"> </w:t>
      </w:r>
      <w:r>
        <w:rPr>
          <w:rFonts w:ascii="Arial MT"/>
          <w:w w:val="95"/>
        </w:rPr>
        <w:t>unsuccessful</w:t>
      </w:r>
      <w:r>
        <w:rPr>
          <w:rFonts w:ascii="Arial MT"/>
          <w:spacing w:val="-10"/>
          <w:w w:val="95"/>
        </w:rPr>
        <w:t xml:space="preserve"> </w:t>
      </w:r>
      <w:r>
        <w:rPr>
          <w:rFonts w:ascii="Arial MT"/>
          <w:w w:val="95"/>
        </w:rPr>
        <w:t>mediation,</w:t>
      </w:r>
      <w:r>
        <w:rPr>
          <w:rFonts w:ascii="Arial MT"/>
          <w:spacing w:val="-9"/>
          <w:w w:val="95"/>
        </w:rPr>
        <w:t xml:space="preserve"> </w:t>
      </w:r>
      <w:r>
        <w:rPr>
          <w:rFonts w:ascii="Arial MT"/>
          <w:w w:val="95"/>
        </w:rPr>
        <w:t>the</w:t>
      </w:r>
      <w:r>
        <w:rPr>
          <w:rFonts w:ascii="Arial MT"/>
          <w:spacing w:val="-7"/>
          <w:w w:val="95"/>
        </w:rPr>
        <w:t xml:space="preserve"> </w:t>
      </w:r>
      <w:r>
        <w:rPr>
          <w:rFonts w:ascii="Arial MT"/>
          <w:w w:val="95"/>
        </w:rPr>
        <w:t>prevailing</w:t>
      </w:r>
      <w:r>
        <w:rPr>
          <w:rFonts w:ascii="Arial MT"/>
          <w:spacing w:val="-9"/>
          <w:w w:val="95"/>
        </w:rPr>
        <w:t xml:space="preserve"> </w:t>
      </w:r>
      <w:r>
        <w:rPr>
          <w:rFonts w:ascii="Arial MT"/>
          <w:w w:val="95"/>
        </w:rPr>
        <w:t>party</w:t>
      </w:r>
      <w:r>
        <w:rPr>
          <w:rFonts w:ascii="Arial MT"/>
          <w:spacing w:val="-10"/>
          <w:w w:val="95"/>
        </w:rPr>
        <w:t xml:space="preserve"> </w:t>
      </w:r>
      <w:r>
        <w:rPr>
          <w:rFonts w:ascii="Arial MT"/>
          <w:w w:val="95"/>
        </w:rPr>
        <w:t>will</w:t>
      </w:r>
      <w:r>
        <w:rPr>
          <w:rFonts w:ascii="Arial MT"/>
          <w:spacing w:val="-6"/>
          <w:w w:val="95"/>
        </w:rPr>
        <w:t xml:space="preserve"> </w:t>
      </w:r>
      <w:r>
        <w:rPr>
          <w:rFonts w:ascii="Arial MT"/>
          <w:w w:val="95"/>
        </w:rPr>
        <w:t>be</w:t>
      </w:r>
      <w:r>
        <w:rPr>
          <w:rFonts w:ascii="Arial MT"/>
          <w:spacing w:val="-6"/>
          <w:w w:val="95"/>
        </w:rPr>
        <w:t xml:space="preserve"> </w:t>
      </w:r>
      <w:r>
        <w:rPr>
          <w:rFonts w:ascii="Arial MT"/>
          <w:w w:val="95"/>
        </w:rPr>
        <w:t>entitled</w:t>
      </w:r>
      <w:r>
        <w:rPr>
          <w:rFonts w:ascii="Arial MT"/>
          <w:spacing w:val="-51"/>
          <w:w w:val="95"/>
        </w:rPr>
        <w:t xml:space="preserve"> </w:t>
      </w:r>
      <w:r>
        <w:rPr>
          <w:rFonts w:ascii="Arial MT"/>
          <w:w w:val="95"/>
        </w:rPr>
        <w:t>to collect its reasonable costs and attorneys' fees from the</w:t>
      </w:r>
      <w:r>
        <w:rPr>
          <w:rFonts w:ascii="Arial MT"/>
          <w:spacing w:val="-50"/>
          <w:w w:val="95"/>
        </w:rPr>
        <w:t xml:space="preserve"> </w:t>
      </w:r>
      <w:r>
        <w:rPr>
          <w:rFonts w:ascii="Arial MT"/>
        </w:rPr>
        <w:t>other</w:t>
      </w:r>
      <w:r>
        <w:rPr>
          <w:rFonts w:ascii="Arial MT"/>
          <w:spacing w:val="-11"/>
        </w:rPr>
        <w:t xml:space="preserve"> </w:t>
      </w:r>
      <w:r>
        <w:rPr>
          <w:rFonts w:ascii="Arial MT"/>
        </w:rPr>
        <w:t>party.</w:t>
      </w:r>
    </w:p>
    <w:p w14:paraId="3BC2BA51" w14:textId="77777777" w:rsidR="0039660D" w:rsidRDefault="0039660D">
      <w:pPr>
        <w:pStyle w:val="a3"/>
        <w:spacing w:before="10"/>
        <w:rPr>
          <w:rFonts w:ascii="Arial MT"/>
        </w:rPr>
      </w:pPr>
    </w:p>
    <w:p w14:paraId="387294F6" w14:textId="77777777" w:rsidR="0039660D" w:rsidRDefault="00C35C6D">
      <w:pPr>
        <w:pStyle w:val="a4"/>
        <w:numPr>
          <w:ilvl w:val="0"/>
          <w:numId w:val="3"/>
        </w:numPr>
        <w:tabs>
          <w:tab w:val="left" w:pos="851"/>
        </w:tabs>
        <w:spacing w:before="1" w:line="247" w:lineRule="auto"/>
        <w:ind w:right="42" w:hanging="1"/>
        <w:rPr>
          <w:rFonts w:ascii="Arial MT"/>
          <w:sz w:val="20"/>
        </w:rPr>
      </w:pPr>
      <w:r>
        <w:rPr>
          <w:rFonts w:ascii="Trebuchet MS"/>
          <w:b/>
          <w:sz w:val="20"/>
        </w:rPr>
        <w:t xml:space="preserve">Waiver. </w:t>
      </w:r>
      <w:r>
        <w:rPr>
          <w:rFonts w:ascii="Arial MT"/>
          <w:sz w:val="20"/>
        </w:rPr>
        <w:t>Any waiver of any term of this Agreement</w:t>
      </w:r>
      <w:r>
        <w:rPr>
          <w:rFonts w:ascii="Arial MT"/>
          <w:spacing w:val="-53"/>
          <w:sz w:val="20"/>
        </w:rPr>
        <w:t xml:space="preserve"> </w:t>
      </w:r>
      <w:r>
        <w:rPr>
          <w:rFonts w:ascii="Arial MT"/>
          <w:w w:val="95"/>
          <w:sz w:val="20"/>
        </w:rPr>
        <w:t>must</w:t>
      </w:r>
      <w:r>
        <w:rPr>
          <w:rFonts w:ascii="Arial MT"/>
          <w:spacing w:val="-3"/>
          <w:w w:val="95"/>
          <w:sz w:val="20"/>
        </w:rPr>
        <w:t xml:space="preserve"> </w:t>
      </w:r>
      <w:r>
        <w:rPr>
          <w:rFonts w:ascii="Arial MT"/>
          <w:w w:val="95"/>
          <w:sz w:val="20"/>
        </w:rPr>
        <w:t>be</w:t>
      </w:r>
      <w:r>
        <w:rPr>
          <w:rFonts w:ascii="Arial MT"/>
          <w:spacing w:val="-2"/>
          <w:w w:val="95"/>
          <w:sz w:val="20"/>
        </w:rPr>
        <w:t xml:space="preserve"> </w:t>
      </w:r>
      <w:r>
        <w:rPr>
          <w:rFonts w:ascii="Arial MT"/>
          <w:w w:val="95"/>
          <w:sz w:val="20"/>
        </w:rPr>
        <w:t>in</w:t>
      </w:r>
      <w:r>
        <w:rPr>
          <w:rFonts w:ascii="Arial MT"/>
          <w:spacing w:val="-4"/>
          <w:w w:val="95"/>
          <w:sz w:val="20"/>
        </w:rPr>
        <w:t xml:space="preserve"> </w:t>
      </w:r>
      <w:r>
        <w:rPr>
          <w:rFonts w:ascii="Arial MT"/>
          <w:w w:val="95"/>
          <w:sz w:val="20"/>
        </w:rPr>
        <w:t>writing</w:t>
      </w:r>
      <w:r>
        <w:rPr>
          <w:rFonts w:ascii="Arial MT"/>
          <w:spacing w:val="-5"/>
          <w:w w:val="95"/>
          <w:sz w:val="20"/>
        </w:rPr>
        <w:t xml:space="preserve"> </w:t>
      </w:r>
      <w:r>
        <w:rPr>
          <w:rFonts w:ascii="Arial MT"/>
          <w:w w:val="95"/>
          <w:sz w:val="20"/>
        </w:rPr>
        <w:t>signed</w:t>
      </w:r>
      <w:r>
        <w:rPr>
          <w:rFonts w:ascii="Arial MT"/>
          <w:spacing w:val="-4"/>
          <w:w w:val="95"/>
          <w:sz w:val="20"/>
        </w:rPr>
        <w:t xml:space="preserve"> </w:t>
      </w:r>
      <w:r>
        <w:rPr>
          <w:rFonts w:ascii="Arial MT"/>
          <w:w w:val="95"/>
          <w:sz w:val="20"/>
        </w:rPr>
        <w:t>by</w:t>
      </w:r>
      <w:r>
        <w:rPr>
          <w:rFonts w:ascii="Arial MT"/>
          <w:spacing w:val="-6"/>
          <w:w w:val="95"/>
          <w:sz w:val="20"/>
        </w:rPr>
        <w:t xml:space="preserve"> </w:t>
      </w:r>
      <w:r>
        <w:rPr>
          <w:rFonts w:ascii="Arial MT"/>
          <w:w w:val="95"/>
          <w:sz w:val="20"/>
        </w:rPr>
        <w:t>the</w:t>
      </w:r>
      <w:r>
        <w:rPr>
          <w:rFonts w:ascii="Arial MT"/>
          <w:spacing w:val="-2"/>
          <w:w w:val="95"/>
          <w:sz w:val="20"/>
        </w:rPr>
        <w:t xml:space="preserve"> </w:t>
      </w:r>
      <w:r>
        <w:rPr>
          <w:rFonts w:ascii="Arial MT"/>
          <w:w w:val="95"/>
          <w:sz w:val="20"/>
        </w:rPr>
        <w:t>party</w:t>
      </w:r>
      <w:r>
        <w:rPr>
          <w:rFonts w:ascii="Arial MT"/>
          <w:spacing w:val="-2"/>
          <w:w w:val="95"/>
          <w:sz w:val="20"/>
        </w:rPr>
        <w:t xml:space="preserve"> </w:t>
      </w:r>
      <w:r>
        <w:rPr>
          <w:rFonts w:ascii="Arial MT"/>
          <w:w w:val="95"/>
          <w:sz w:val="20"/>
        </w:rPr>
        <w:t>to</w:t>
      </w:r>
      <w:r>
        <w:rPr>
          <w:rFonts w:ascii="Arial MT"/>
          <w:spacing w:val="-3"/>
          <w:w w:val="95"/>
          <w:sz w:val="20"/>
        </w:rPr>
        <w:t xml:space="preserve"> </w:t>
      </w:r>
      <w:r>
        <w:rPr>
          <w:rFonts w:ascii="Arial MT"/>
          <w:w w:val="95"/>
          <w:sz w:val="20"/>
        </w:rPr>
        <w:t>be</w:t>
      </w:r>
      <w:r>
        <w:rPr>
          <w:rFonts w:ascii="Arial MT"/>
          <w:spacing w:val="-4"/>
          <w:w w:val="95"/>
          <w:sz w:val="20"/>
        </w:rPr>
        <w:t xml:space="preserve"> </w:t>
      </w:r>
      <w:r>
        <w:rPr>
          <w:rFonts w:ascii="Arial MT"/>
          <w:w w:val="95"/>
          <w:sz w:val="20"/>
        </w:rPr>
        <w:t>charged</w:t>
      </w:r>
      <w:r>
        <w:rPr>
          <w:rFonts w:ascii="Arial MT"/>
          <w:spacing w:val="-4"/>
          <w:w w:val="95"/>
          <w:sz w:val="20"/>
        </w:rPr>
        <w:t xml:space="preserve"> </w:t>
      </w:r>
      <w:r>
        <w:rPr>
          <w:rFonts w:ascii="Arial MT"/>
          <w:w w:val="95"/>
          <w:sz w:val="20"/>
        </w:rPr>
        <w:t>by</w:t>
      </w:r>
      <w:r>
        <w:rPr>
          <w:rFonts w:ascii="Arial MT"/>
          <w:spacing w:val="-3"/>
          <w:w w:val="95"/>
          <w:sz w:val="20"/>
        </w:rPr>
        <w:t xml:space="preserve"> </w:t>
      </w:r>
      <w:r>
        <w:rPr>
          <w:rFonts w:ascii="Arial MT"/>
          <w:w w:val="95"/>
          <w:sz w:val="20"/>
        </w:rPr>
        <w:t>the</w:t>
      </w:r>
      <w:r>
        <w:rPr>
          <w:rFonts w:ascii="Arial MT"/>
          <w:spacing w:val="-50"/>
          <w:w w:val="95"/>
          <w:sz w:val="20"/>
        </w:rPr>
        <w:t xml:space="preserve"> </w:t>
      </w:r>
      <w:r>
        <w:rPr>
          <w:rFonts w:ascii="Arial MT"/>
          <w:sz w:val="20"/>
        </w:rPr>
        <w:t>waiver.</w:t>
      </w:r>
      <w:r>
        <w:rPr>
          <w:rFonts w:ascii="Arial MT"/>
          <w:spacing w:val="1"/>
          <w:sz w:val="20"/>
        </w:rPr>
        <w:t xml:space="preserve"> </w:t>
      </w:r>
      <w:r>
        <w:rPr>
          <w:rFonts w:ascii="Arial MT"/>
          <w:sz w:val="20"/>
        </w:rPr>
        <w:t>No failure on the part of either party to this</w:t>
      </w:r>
      <w:r>
        <w:rPr>
          <w:rFonts w:ascii="Arial MT"/>
          <w:spacing w:val="1"/>
          <w:sz w:val="20"/>
        </w:rPr>
        <w:t xml:space="preserve"> </w:t>
      </w:r>
      <w:r>
        <w:rPr>
          <w:rFonts w:ascii="Arial MT"/>
          <w:sz w:val="20"/>
        </w:rPr>
        <w:t>Agreement to exercise its rights hereunder shall be or</w:t>
      </w:r>
      <w:r>
        <w:rPr>
          <w:rFonts w:ascii="Arial MT"/>
          <w:spacing w:val="1"/>
          <w:sz w:val="20"/>
        </w:rPr>
        <w:t xml:space="preserve"> </w:t>
      </w:r>
      <w:r>
        <w:rPr>
          <w:rFonts w:ascii="Arial MT"/>
          <w:w w:val="95"/>
          <w:sz w:val="20"/>
        </w:rPr>
        <w:t>operate as a waiver, release or relinquishment of any right</w:t>
      </w:r>
      <w:r>
        <w:rPr>
          <w:rFonts w:ascii="Arial MT"/>
          <w:spacing w:val="-50"/>
          <w:w w:val="95"/>
          <w:sz w:val="20"/>
        </w:rPr>
        <w:t xml:space="preserve"> </w:t>
      </w:r>
      <w:r>
        <w:rPr>
          <w:rFonts w:ascii="Arial MT"/>
          <w:w w:val="95"/>
          <w:sz w:val="20"/>
        </w:rPr>
        <w:t>or</w:t>
      </w:r>
      <w:r>
        <w:rPr>
          <w:rFonts w:ascii="Arial MT"/>
          <w:spacing w:val="-8"/>
          <w:w w:val="95"/>
          <w:sz w:val="20"/>
        </w:rPr>
        <w:t xml:space="preserve"> </w:t>
      </w:r>
      <w:r>
        <w:rPr>
          <w:rFonts w:ascii="Arial MT"/>
          <w:w w:val="95"/>
          <w:sz w:val="20"/>
        </w:rPr>
        <w:t>power</w:t>
      </w:r>
      <w:r>
        <w:rPr>
          <w:rFonts w:ascii="Arial MT"/>
          <w:spacing w:val="-8"/>
          <w:w w:val="95"/>
          <w:sz w:val="20"/>
        </w:rPr>
        <w:t xml:space="preserve"> </w:t>
      </w:r>
      <w:r>
        <w:rPr>
          <w:rFonts w:ascii="Arial MT"/>
          <w:w w:val="95"/>
          <w:sz w:val="20"/>
        </w:rPr>
        <w:t>conferred</w:t>
      </w:r>
      <w:r>
        <w:rPr>
          <w:rFonts w:ascii="Arial MT"/>
          <w:spacing w:val="-9"/>
          <w:w w:val="95"/>
          <w:sz w:val="20"/>
        </w:rPr>
        <w:t xml:space="preserve"> </w:t>
      </w:r>
      <w:r>
        <w:rPr>
          <w:rFonts w:ascii="Arial MT"/>
          <w:w w:val="95"/>
          <w:sz w:val="20"/>
        </w:rPr>
        <w:t>under</w:t>
      </w:r>
      <w:r>
        <w:rPr>
          <w:rFonts w:ascii="Arial MT"/>
          <w:spacing w:val="-7"/>
          <w:w w:val="95"/>
          <w:sz w:val="20"/>
        </w:rPr>
        <w:t xml:space="preserve"> </w:t>
      </w:r>
      <w:r>
        <w:rPr>
          <w:rFonts w:ascii="Arial MT"/>
          <w:w w:val="95"/>
          <w:sz w:val="20"/>
        </w:rPr>
        <w:t>this</w:t>
      </w:r>
      <w:r>
        <w:rPr>
          <w:rFonts w:ascii="Arial MT"/>
          <w:spacing w:val="-8"/>
          <w:w w:val="95"/>
          <w:sz w:val="20"/>
        </w:rPr>
        <w:t xml:space="preserve"> </w:t>
      </w:r>
      <w:r>
        <w:rPr>
          <w:rFonts w:ascii="Arial MT"/>
          <w:w w:val="95"/>
          <w:sz w:val="20"/>
        </w:rPr>
        <w:t>Agreement.</w:t>
      </w:r>
    </w:p>
    <w:p w14:paraId="1EC96B8C" w14:textId="77777777" w:rsidR="0039660D" w:rsidRDefault="0039660D">
      <w:pPr>
        <w:pStyle w:val="a3"/>
        <w:spacing w:before="9"/>
        <w:rPr>
          <w:rFonts w:ascii="Arial MT"/>
        </w:rPr>
      </w:pPr>
    </w:p>
    <w:p w14:paraId="302FACF5" w14:textId="77777777" w:rsidR="0039660D" w:rsidRDefault="00C35C6D">
      <w:pPr>
        <w:pStyle w:val="a4"/>
        <w:numPr>
          <w:ilvl w:val="0"/>
          <w:numId w:val="3"/>
        </w:numPr>
        <w:tabs>
          <w:tab w:val="left" w:pos="853"/>
        </w:tabs>
        <w:spacing w:line="247" w:lineRule="auto"/>
        <w:ind w:left="404" w:right="38" w:firstLine="0"/>
        <w:rPr>
          <w:rFonts w:ascii="Arial MT"/>
          <w:sz w:val="20"/>
        </w:rPr>
      </w:pPr>
      <w:commentRangeStart w:id="290"/>
      <w:r>
        <w:rPr>
          <w:rFonts w:ascii="Trebuchet MS"/>
          <w:b/>
          <w:spacing w:val="-1"/>
          <w:sz w:val="20"/>
        </w:rPr>
        <w:t>Indemnification;</w:t>
      </w:r>
      <w:r>
        <w:rPr>
          <w:rFonts w:ascii="Trebuchet MS"/>
          <w:b/>
          <w:sz w:val="20"/>
        </w:rPr>
        <w:t xml:space="preserve"> Liability</w:t>
      </w:r>
      <w:commentRangeEnd w:id="290"/>
      <w:r w:rsidR="00A627BA">
        <w:rPr>
          <w:rStyle w:val="a5"/>
        </w:rPr>
        <w:commentReference w:id="290"/>
      </w:r>
      <w:r>
        <w:rPr>
          <w:rFonts w:ascii="Trebuchet MS"/>
          <w:b/>
          <w:sz w:val="20"/>
        </w:rPr>
        <w:t>.</w:t>
      </w:r>
      <w:r>
        <w:rPr>
          <w:rFonts w:ascii="Trebuchet MS"/>
          <w:b/>
          <w:spacing w:val="1"/>
          <w:sz w:val="20"/>
        </w:rPr>
        <w:t xml:space="preserve"> </w:t>
      </w:r>
      <w:r>
        <w:rPr>
          <w:rFonts w:ascii="Arial MT"/>
          <w:sz w:val="20"/>
        </w:rPr>
        <w:t>Acknowledging</w:t>
      </w:r>
      <w:r>
        <w:rPr>
          <w:rFonts w:ascii="Arial MT"/>
          <w:spacing w:val="1"/>
          <w:sz w:val="20"/>
        </w:rPr>
        <w:t xml:space="preserve"> </w:t>
      </w:r>
      <w:r>
        <w:rPr>
          <w:rFonts w:ascii="Arial MT"/>
          <w:sz w:val="20"/>
        </w:rPr>
        <w:t>that</w:t>
      </w:r>
      <w:r>
        <w:rPr>
          <w:rFonts w:ascii="Arial MT"/>
          <w:spacing w:val="1"/>
          <w:sz w:val="20"/>
        </w:rPr>
        <w:t xml:space="preserve"> </w:t>
      </w:r>
      <w:r>
        <w:rPr>
          <w:rFonts w:ascii="Arial MT"/>
          <w:w w:val="90"/>
          <w:sz w:val="20"/>
        </w:rPr>
        <w:t>Gensler is a creative designer only, Manufacturer will, to the</w:t>
      </w:r>
      <w:r>
        <w:rPr>
          <w:rFonts w:ascii="Arial MT"/>
          <w:spacing w:val="1"/>
          <w:w w:val="90"/>
          <w:sz w:val="20"/>
        </w:rPr>
        <w:t xml:space="preserve"> </w:t>
      </w:r>
      <w:r>
        <w:rPr>
          <w:rFonts w:ascii="Arial MT"/>
          <w:w w:val="95"/>
          <w:sz w:val="20"/>
        </w:rPr>
        <w:t>fullest extent permitted by law, indemnify, defend and hold</w:t>
      </w:r>
      <w:r>
        <w:rPr>
          <w:rFonts w:ascii="Arial MT"/>
          <w:spacing w:val="-50"/>
          <w:w w:val="95"/>
          <w:sz w:val="20"/>
        </w:rPr>
        <w:t xml:space="preserve"> </w:t>
      </w:r>
      <w:r>
        <w:rPr>
          <w:rFonts w:ascii="Arial MT"/>
          <w:w w:val="95"/>
          <w:sz w:val="20"/>
        </w:rPr>
        <w:t>Gensler, its officers, directors, shareholders, employees,</w:t>
      </w:r>
      <w:r>
        <w:rPr>
          <w:rFonts w:ascii="Arial MT"/>
          <w:spacing w:val="1"/>
          <w:w w:val="95"/>
          <w:sz w:val="20"/>
        </w:rPr>
        <w:t xml:space="preserve"> </w:t>
      </w:r>
      <w:r>
        <w:rPr>
          <w:rFonts w:ascii="Arial MT"/>
          <w:w w:val="95"/>
          <w:sz w:val="20"/>
        </w:rPr>
        <w:t>agents and its consultants (the "Indemnitees") harmless</w:t>
      </w:r>
      <w:r>
        <w:rPr>
          <w:rFonts w:ascii="Arial MT"/>
          <w:spacing w:val="1"/>
          <w:w w:val="95"/>
          <w:sz w:val="20"/>
        </w:rPr>
        <w:t xml:space="preserve"> </w:t>
      </w:r>
      <w:r>
        <w:rPr>
          <w:rFonts w:ascii="Arial MT"/>
          <w:sz w:val="20"/>
        </w:rPr>
        <w:t>from and against, any and all claims, liabilities, suits,</w:t>
      </w:r>
      <w:r>
        <w:rPr>
          <w:rFonts w:ascii="Arial MT"/>
          <w:spacing w:val="1"/>
          <w:sz w:val="20"/>
        </w:rPr>
        <w:t xml:space="preserve"> </w:t>
      </w:r>
      <w:r>
        <w:rPr>
          <w:rFonts w:ascii="Arial MT"/>
          <w:w w:val="90"/>
          <w:sz w:val="20"/>
        </w:rPr>
        <w:t>demands,</w:t>
      </w:r>
      <w:r>
        <w:rPr>
          <w:rFonts w:ascii="Arial MT"/>
          <w:spacing w:val="1"/>
          <w:w w:val="90"/>
          <w:sz w:val="20"/>
        </w:rPr>
        <w:t xml:space="preserve"> </w:t>
      </w:r>
      <w:r>
        <w:rPr>
          <w:rFonts w:ascii="Arial MT"/>
          <w:w w:val="90"/>
          <w:sz w:val="20"/>
        </w:rPr>
        <w:t>proceedings,</w:t>
      </w:r>
      <w:r>
        <w:rPr>
          <w:rFonts w:ascii="Arial MT"/>
          <w:spacing w:val="1"/>
          <w:w w:val="90"/>
          <w:sz w:val="20"/>
        </w:rPr>
        <w:t xml:space="preserve"> </w:t>
      </w:r>
      <w:r>
        <w:rPr>
          <w:rFonts w:ascii="Arial MT"/>
          <w:w w:val="90"/>
          <w:sz w:val="20"/>
        </w:rPr>
        <w:t>investigations,</w:t>
      </w:r>
      <w:r>
        <w:rPr>
          <w:rFonts w:ascii="Arial MT"/>
          <w:spacing w:val="1"/>
          <w:w w:val="90"/>
          <w:sz w:val="20"/>
        </w:rPr>
        <w:t xml:space="preserve"> </w:t>
      </w:r>
      <w:r>
        <w:rPr>
          <w:rFonts w:ascii="Arial MT"/>
          <w:w w:val="90"/>
          <w:sz w:val="20"/>
        </w:rPr>
        <w:t>losses,</w:t>
      </w:r>
      <w:r>
        <w:rPr>
          <w:rFonts w:ascii="Arial MT"/>
          <w:spacing w:val="1"/>
          <w:w w:val="90"/>
          <w:sz w:val="20"/>
        </w:rPr>
        <w:t xml:space="preserve"> </w:t>
      </w:r>
      <w:r>
        <w:rPr>
          <w:rFonts w:ascii="Arial MT"/>
          <w:w w:val="90"/>
          <w:sz w:val="20"/>
        </w:rPr>
        <w:t>damages,</w:t>
      </w:r>
      <w:r>
        <w:rPr>
          <w:rFonts w:ascii="Arial MT"/>
          <w:spacing w:val="1"/>
          <w:w w:val="90"/>
          <w:sz w:val="20"/>
        </w:rPr>
        <w:t xml:space="preserve"> </w:t>
      </w:r>
      <w:r>
        <w:rPr>
          <w:rFonts w:ascii="Arial MT"/>
          <w:w w:val="90"/>
          <w:sz w:val="20"/>
        </w:rPr>
        <w:t>costs and expenses, including, but not limited to, reasonable</w:t>
      </w:r>
      <w:r>
        <w:rPr>
          <w:rFonts w:ascii="Arial MT"/>
          <w:spacing w:val="1"/>
          <w:w w:val="90"/>
          <w:sz w:val="20"/>
        </w:rPr>
        <w:t xml:space="preserve"> </w:t>
      </w:r>
      <w:r>
        <w:rPr>
          <w:rFonts w:ascii="Arial MT"/>
          <w:w w:val="95"/>
          <w:sz w:val="20"/>
        </w:rPr>
        <w:t>attorneys' fees, and all legal expenses and fees incurred</w:t>
      </w:r>
      <w:r>
        <w:rPr>
          <w:rFonts w:ascii="Arial MT"/>
          <w:spacing w:val="1"/>
          <w:w w:val="95"/>
          <w:sz w:val="20"/>
        </w:rPr>
        <w:t xml:space="preserve"> </w:t>
      </w:r>
      <w:r>
        <w:rPr>
          <w:rFonts w:ascii="Arial MT"/>
          <w:sz w:val="20"/>
        </w:rPr>
        <w:t>through appeal, and all interest thereon, accruing to or</w:t>
      </w:r>
      <w:r>
        <w:rPr>
          <w:rFonts w:ascii="Arial MT"/>
          <w:spacing w:val="1"/>
          <w:sz w:val="20"/>
        </w:rPr>
        <w:t xml:space="preserve"> </w:t>
      </w:r>
      <w:r>
        <w:rPr>
          <w:rFonts w:ascii="Arial MT"/>
          <w:w w:val="95"/>
          <w:sz w:val="20"/>
        </w:rPr>
        <w:t>resulting from any and all persons, firms or any other legal</w:t>
      </w:r>
      <w:r>
        <w:rPr>
          <w:rFonts w:ascii="Arial MT"/>
          <w:spacing w:val="-50"/>
          <w:w w:val="95"/>
          <w:sz w:val="20"/>
        </w:rPr>
        <w:t xml:space="preserve"> </w:t>
      </w:r>
      <w:r>
        <w:rPr>
          <w:rFonts w:ascii="Arial MT"/>
          <w:w w:val="90"/>
          <w:sz w:val="20"/>
        </w:rPr>
        <w:t>entities, on account of any damages or losses to property or</w:t>
      </w:r>
      <w:r>
        <w:rPr>
          <w:rFonts w:ascii="Arial MT"/>
          <w:spacing w:val="1"/>
          <w:w w:val="90"/>
          <w:sz w:val="20"/>
        </w:rPr>
        <w:t xml:space="preserve"> </w:t>
      </w:r>
      <w:r>
        <w:rPr>
          <w:rFonts w:ascii="Arial MT"/>
          <w:spacing w:val="-1"/>
          <w:sz w:val="20"/>
        </w:rPr>
        <w:t>persons,</w:t>
      </w:r>
      <w:r>
        <w:rPr>
          <w:rFonts w:ascii="Arial MT"/>
          <w:spacing w:val="-13"/>
          <w:sz w:val="20"/>
        </w:rPr>
        <w:t xml:space="preserve"> </w:t>
      </w:r>
      <w:r>
        <w:rPr>
          <w:rFonts w:ascii="Arial MT"/>
          <w:spacing w:val="-1"/>
          <w:sz w:val="20"/>
        </w:rPr>
        <w:t>including,</w:t>
      </w:r>
      <w:r>
        <w:rPr>
          <w:rFonts w:ascii="Arial MT"/>
          <w:spacing w:val="-12"/>
          <w:sz w:val="20"/>
        </w:rPr>
        <w:t xml:space="preserve"> </w:t>
      </w:r>
      <w:r>
        <w:rPr>
          <w:rFonts w:ascii="Arial MT"/>
          <w:sz w:val="20"/>
        </w:rPr>
        <w:t>but</w:t>
      </w:r>
      <w:r>
        <w:rPr>
          <w:rFonts w:ascii="Arial MT"/>
          <w:spacing w:val="-11"/>
          <w:sz w:val="20"/>
        </w:rPr>
        <w:t xml:space="preserve"> </w:t>
      </w:r>
      <w:r>
        <w:rPr>
          <w:rFonts w:ascii="Arial MT"/>
          <w:sz w:val="20"/>
        </w:rPr>
        <w:t>not</w:t>
      </w:r>
      <w:r>
        <w:rPr>
          <w:rFonts w:ascii="Arial MT"/>
          <w:spacing w:val="-12"/>
          <w:sz w:val="20"/>
        </w:rPr>
        <w:t xml:space="preserve"> </w:t>
      </w:r>
      <w:r>
        <w:rPr>
          <w:rFonts w:ascii="Arial MT"/>
          <w:sz w:val="20"/>
        </w:rPr>
        <w:t>limited</w:t>
      </w:r>
      <w:r>
        <w:rPr>
          <w:rFonts w:ascii="Arial MT"/>
          <w:spacing w:val="-12"/>
          <w:sz w:val="20"/>
        </w:rPr>
        <w:t xml:space="preserve"> </w:t>
      </w:r>
      <w:r>
        <w:rPr>
          <w:rFonts w:ascii="Arial MT"/>
          <w:sz w:val="20"/>
        </w:rPr>
        <w:t>to,</w:t>
      </w:r>
      <w:r>
        <w:rPr>
          <w:rFonts w:ascii="Arial MT"/>
          <w:spacing w:val="-12"/>
          <w:sz w:val="20"/>
        </w:rPr>
        <w:t xml:space="preserve"> </w:t>
      </w:r>
      <w:r>
        <w:rPr>
          <w:rFonts w:ascii="Arial MT"/>
          <w:sz w:val="20"/>
        </w:rPr>
        <w:t>injuries</w:t>
      </w:r>
      <w:r>
        <w:rPr>
          <w:rFonts w:ascii="Arial MT"/>
          <w:spacing w:val="-11"/>
          <w:sz w:val="20"/>
        </w:rPr>
        <w:t xml:space="preserve"> </w:t>
      </w:r>
      <w:r>
        <w:rPr>
          <w:rFonts w:ascii="Arial MT"/>
          <w:sz w:val="20"/>
        </w:rPr>
        <w:t>or</w:t>
      </w:r>
      <w:r>
        <w:rPr>
          <w:rFonts w:ascii="Arial MT"/>
          <w:spacing w:val="-11"/>
          <w:sz w:val="20"/>
        </w:rPr>
        <w:t xml:space="preserve"> </w:t>
      </w:r>
      <w:r>
        <w:rPr>
          <w:rFonts w:ascii="Arial MT"/>
          <w:sz w:val="20"/>
        </w:rPr>
        <w:t>death,</w:t>
      </w:r>
      <w:r>
        <w:rPr>
          <w:rFonts w:ascii="Arial MT"/>
          <w:spacing w:val="-12"/>
          <w:sz w:val="20"/>
        </w:rPr>
        <w:t xml:space="preserve"> </w:t>
      </w:r>
      <w:r>
        <w:rPr>
          <w:rFonts w:ascii="Arial MT"/>
          <w:sz w:val="20"/>
        </w:rPr>
        <w:t>or</w:t>
      </w:r>
      <w:r>
        <w:rPr>
          <w:rFonts w:ascii="Arial MT"/>
          <w:spacing w:val="-53"/>
          <w:sz w:val="20"/>
        </w:rPr>
        <w:t xml:space="preserve"> </w:t>
      </w:r>
      <w:r>
        <w:rPr>
          <w:rFonts w:ascii="Arial MT"/>
          <w:w w:val="95"/>
          <w:sz w:val="20"/>
        </w:rPr>
        <w:t>economic losses, arising out of or in any way related to or</w:t>
      </w:r>
      <w:r>
        <w:rPr>
          <w:rFonts w:ascii="Arial MT"/>
          <w:spacing w:val="1"/>
          <w:w w:val="95"/>
          <w:sz w:val="20"/>
        </w:rPr>
        <w:t xml:space="preserve"> </w:t>
      </w:r>
      <w:r>
        <w:rPr>
          <w:rFonts w:ascii="Arial MT"/>
          <w:sz w:val="20"/>
        </w:rPr>
        <w:t>involving the Services, Design and/or Actual Product,</w:t>
      </w:r>
      <w:r>
        <w:rPr>
          <w:rFonts w:ascii="Arial MT"/>
          <w:spacing w:val="1"/>
          <w:sz w:val="20"/>
        </w:rPr>
        <w:t xml:space="preserve"> </w:t>
      </w:r>
      <w:r>
        <w:rPr>
          <w:rFonts w:ascii="Arial MT"/>
          <w:w w:val="95"/>
          <w:sz w:val="20"/>
        </w:rPr>
        <w:t>whether resulting from Gensler's negligence (either active</w:t>
      </w:r>
      <w:r>
        <w:rPr>
          <w:rFonts w:ascii="Arial MT"/>
          <w:spacing w:val="1"/>
          <w:w w:val="95"/>
          <w:sz w:val="20"/>
        </w:rPr>
        <w:t xml:space="preserve"> </w:t>
      </w:r>
      <w:r>
        <w:rPr>
          <w:rFonts w:ascii="Arial MT"/>
          <w:w w:val="95"/>
          <w:sz w:val="20"/>
        </w:rPr>
        <w:t>or passive), strict products liability or otherwise, provided</w:t>
      </w:r>
      <w:r>
        <w:rPr>
          <w:rFonts w:ascii="Arial MT"/>
          <w:spacing w:val="1"/>
          <w:w w:val="95"/>
          <w:sz w:val="20"/>
        </w:rPr>
        <w:t xml:space="preserve"> </w:t>
      </w:r>
      <w:r>
        <w:rPr>
          <w:rFonts w:ascii="Arial MT"/>
          <w:w w:val="95"/>
          <w:sz w:val="20"/>
        </w:rPr>
        <w:t>however, that no such indemnification will be given to the</w:t>
      </w:r>
      <w:r>
        <w:rPr>
          <w:rFonts w:ascii="Arial MT"/>
          <w:spacing w:val="1"/>
          <w:w w:val="95"/>
          <w:sz w:val="20"/>
        </w:rPr>
        <w:t xml:space="preserve"> </w:t>
      </w:r>
      <w:r>
        <w:rPr>
          <w:rFonts w:ascii="Arial MT"/>
          <w:sz w:val="20"/>
        </w:rPr>
        <w:t>extent</w:t>
      </w:r>
      <w:r>
        <w:rPr>
          <w:rFonts w:ascii="Arial MT"/>
          <w:spacing w:val="-5"/>
          <w:sz w:val="20"/>
        </w:rPr>
        <w:t xml:space="preserve"> </w:t>
      </w:r>
      <w:r>
        <w:rPr>
          <w:rFonts w:ascii="Arial MT"/>
          <w:sz w:val="20"/>
        </w:rPr>
        <w:t>any</w:t>
      </w:r>
      <w:r>
        <w:rPr>
          <w:rFonts w:ascii="Arial MT"/>
          <w:spacing w:val="-2"/>
          <w:sz w:val="20"/>
        </w:rPr>
        <w:t xml:space="preserve"> </w:t>
      </w:r>
      <w:r>
        <w:rPr>
          <w:rFonts w:ascii="Arial MT"/>
          <w:sz w:val="20"/>
        </w:rPr>
        <w:t>act</w:t>
      </w:r>
      <w:r>
        <w:rPr>
          <w:rFonts w:ascii="Arial MT"/>
          <w:spacing w:val="-4"/>
          <w:sz w:val="20"/>
        </w:rPr>
        <w:t xml:space="preserve"> </w:t>
      </w:r>
      <w:r>
        <w:rPr>
          <w:rFonts w:ascii="Arial MT"/>
          <w:sz w:val="20"/>
        </w:rPr>
        <w:t>or</w:t>
      </w:r>
      <w:r>
        <w:rPr>
          <w:rFonts w:ascii="Arial MT"/>
          <w:spacing w:val="-4"/>
          <w:sz w:val="20"/>
        </w:rPr>
        <w:t xml:space="preserve"> </w:t>
      </w:r>
      <w:r>
        <w:rPr>
          <w:rFonts w:ascii="Arial MT"/>
          <w:sz w:val="20"/>
        </w:rPr>
        <w:t>failure</w:t>
      </w:r>
      <w:r>
        <w:rPr>
          <w:rFonts w:ascii="Arial MT"/>
          <w:spacing w:val="-4"/>
          <w:sz w:val="20"/>
        </w:rPr>
        <w:t xml:space="preserve"> </w:t>
      </w:r>
      <w:r>
        <w:rPr>
          <w:rFonts w:ascii="Arial MT"/>
          <w:sz w:val="20"/>
        </w:rPr>
        <w:t>to</w:t>
      </w:r>
      <w:r>
        <w:rPr>
          <w:rFonts w:ascii="Arial MT"/>
          <w:spacing w:val="-2"/>
          <w:sz w:val="20"/>
        </w:rPr>
        <w:t xml:space="preserve"> </w:t>
      </w:r>
      <w:r>
        <w:rPr>
          <w:rFonts w:ascii="Arial MT"/>
          <w:sz w:val="20"/>
        </w:rPr>
        <w:t>act</w:t>
      </w:r>
      <w:r>
        <w:rPr>
          <w:rFonts w:ascii="Arial MT"/>
          <w:spacing w:val="-4"/>
          <w:sz w:val="20"/>
        </w:rPr>
        <w:t xml:space="preserve"> </w:t>
      </w:r>
      <w:r>
        <w:rPr>
          <w:rFonts w:ascii="Arial MT"/>
          <w:sz w:val="20"/>
        </w:rPr>
        <w:t>constitutes</w:t>
      </w:r>
      <w:r>
        <w:rPr>
          <w:rFonts w:ascii="Arial MT"/>
          <w:spacing w:val="-4"/>
          <w:sz w:val="20"/>
        </w:rPr>
        <w:t xml:space="preserve"> </w:t>
      </w:r>
      <w:r>
        <w:rPr>
          <w:rFonts w:ascii="Arial MT"/>
          <w:sz w:val="20"/>
        </w:rPr>
        <w:t>fraud</w:t>
      </w:r>
      <w:r>
        <w:rPr>
          <w:rFonts w:ascii="Arial MT"/>
          <w:spacing w:val="-5"/>
          <w:sz w:val="20"/>
        </w:rPr>
        <w:t xml:space="preserve"> </w:t>
      </w:r>
      <w:r>
        <w:rPr>
          <w:rFonts w:ascii="Arial MT"/>
          <w:sz w:val="20"/>
        </w:rPr>
        <w:t>or</w:t>
      </w:r>
      <w:r>
        <w:rPr>
          <w:rFonts w:ascii="Arial MT"/>
          <w:spacing w:val="-3"/>
          <w:sz w:val="20"/>
        </w:rPr>
        <w:t xml:space="preserve"> </w:t>
      </w:r>
      <w:r>
        <w:rPr>
          <w:rFonts w:ascii="Arial MT"/>
          <w:sz w:val="20"/>
        </w:rPr>
        <w:t>willful</w:t>
      </w:r>
      <w:r>
        <w:rPr>
          <w:rFonts w:ascii="Arial MT"/>
          <w:spacing w:val="-54"/>
          <w:sz w:val="20"/>
        </w:rPr>
        <w:t xml:space="preserve"> </w:t>
      </w:r>
      <w:r>
        <w:rPr>
          <w:rFonts w:ascii="Arial MT"/>
          <w:w w:val="95"/>
          <w:sz w:val="20"/>
        </w:rPr>
        <w:t>misconduct on Gensler's part. In the event of any claim for</w:t>
      </w:r>
      <w:r>
        <w:rPr>
          <w:rFonts w:ascii="Arial MT"/>
          <w:spacing w:val="-50"/>
          <w:w w:val="95"/>
          <w:sz w:val="20"/>
        </w:rPr>
        <w:t xml:space="preserve"> </w:t>
      </w:r>
      <w:r>
        <w:rPr>
          <w:rFonts w:ascii="Arial MT"/>
          <w:w w:val="95"/>
          <w:sz w:val="20"/>
        </w:rPr>
        <w:t>which</w:t>
      </w:r>
      <w:r>
        <w:rPr>
          <w:rFonts w:ascii="Arial MT"/>
          <w:spacing w:val="-6"/>
          <w:w w:val="95"/>
          <w:sz w:val="20"/>
        </w:rPr>
        <w:t xml:space="preserve"> </w:t>
      </w:r>
      <w:r>
        <w:rPr>
          <w:rFonts w:ascii="Arial MT"/>
          <w:w w:val="95"/>
          <w:sz w:val="20"/>
        </w:rPr>
        <w:t>any</w:t>
      </w:r>
      <w:r>
        <w:rPr>
          <w:rFonts w:ascii="Arial MT"/>
          <w:spacing w:val="-6"/>
          <w:w w:val="95"/>
          <w:sz w:val="20"/>
        </w:rPr>
        <w:t xml:space="preserve"> </w:t>
      </w:r>
      <w:r>
        <w:rPr>
          <w:rFonts w:ascii="Arial MT"/>
          <w:w w:val="95"/>
          <w:sz w:val="20"/>
        </w:rPr>
        <w:t>Indemnitee</w:t>
      </w:r>
      <w:r>
        <w:rPr>
          <w:rFonts w:ascii="Arial MT"/>
          <w:spacing w:val="-6"/>
          <w:w w:val="95"/>
          <w:sz w:val="20"/>
        </w:rPr>
        <w:t xml:space="preserve"> </w:t>
      </w:r>
      <w:r>
        <w:rPr>
          <w:rFonts w:ascii="Arial MT"/>
          <w:w w:val="95"/>
          <w:sz w:val="20"/>
        </w:rPr>
        <w:t>seeks</w:t>
      </w:r>
      <w:r>
        <w:rPr>
          <w:rFonts w:ascii="Arial MT"/>
          <w:spacing w:val="-6"/>
          <w:w w:val="95"/>
          <w:sz w:val="20"/>
        </w:rPr>
        <w:t xml:space="preserve"> </w:t>
      </w:r>
      <w:r>
        <w:rPr>
          <w:rFonts w:ascii="Arial MT"/>
          <w:w w:val="95"/>
          <w:sz w:val="20"/>
        </w:rPr>
        <w:t>indemnity,</w:t>
      </w:r>
      <w:r>
        <w:rPr>
          <w:rFonts w:ascii="Arial MT"/>
          <w:spacing w:val="-7"/>
          <w:w w:val="95"/>
          <w:sz w:val="20"/>
        </w:rPr>
        <w:t xml:space="preserve"> </w:t>
      </w:r>
      <w:r>
        <w:rPr>
          <w:rFonts w:ascii="Arial MT"/>
          <w:w w:val="95"/>
          <w:sz w:val="20"/>
        </w:rPr>
        <w:t>Manufacturer</w:t>
      </w:r>
      <w:r>
        <w:rPr>
          <w:rFonts w:ascii="Arial MT"/>
          <w:spacing w:val="-5"/>
          <w:w w:val="95"/>
          <w:sz w:val="20"/>
        </w:rPr>
        <w:t xml:space="preserve"> </w:t>
      </w:r>
      <w:r>
        <w:rPr>
          <w:rFonts w:ascii="Arial MT"/>
          <w:w w:val="95"/>
          <w:sz w:val="20"/>
        </w:rPr>
        <w:t>shall</w:t>
      </w:r>
      <w:r>
        <w:rPr>
          <w:rFonts w:ascii="Arial MT"/>
          <w:spacing w:val="-50"/>
          <w:w w:val="95"/>
          <w:sz w:val="20"/>
        </w:rPr>
        <w:t xml:space="preserve"> </w:t>
      </w:r>
      <w:r>
        <w:rPr>
          <w:rFonts w:ascii="Arial MT"/>
          <w:w w:val="95"/>
          <w:sz w:val="20"/>
        </w:rPr>
        <w:t>be obligated to defend Indemnitees as provided herein,</w:t>
      </w:r>
      <w:r>
        <w:rPr>
          <w:rFonts w:ascii="Arial MT"/>
          <w:spacing w:val="1"/>
          <w:w w:val="95"/>
          <w:sz w:val="20"/>
        </w:rPr>
        <w:t xml:space="preserve"> </w:t>
      </w:r>
      <w:r>
        <w:rPr>
          <w:rFonts w:ascii="Arial MT"/>
          <w:w w:val="95"/>
          <w:sz w:val="20"/>
        </w:rPr>
        <w:t>through counsel selected by Gensler, until such time as a</w:t>
      </w:r>
      <w:r>
        <w:rPr>
          <w:rFonts w:ascii="Arial MT"/>
          <w:spacing w:val="1"/>
          <w:w w:val="95"/>
          <w:sz w:val="20"/>
        </w:rPr>
        <w:t xml:space="preserve"> </w:t>
      </w:r>
      <w:r>
        <w:rPr>
          <w:rFonts w:ascii="Arial MT"/>
          <w:sz w:val="20"/>
        </w:rPr>
        <w:t>final</w:t>
      </w:r>
      <w:r>
        <w:rPr>
          <w:rFonts w:ascii="Arial MT"/>
          <w:spacing w:val="1"/>
          <w:sz w:val="20"/>
        </w:rPr>
        <w:t xml:space="preserve"> </w:t>
      </w:r>
      <w:r>
        <w:rPr>
          <w:rFonts w:ascii="Arial MT"/>
          <w:sz w:val="20"/>
        </w:rPr>
        <w:t>judgment</w:t>
      </w:r>
      <w:r>
        <w:rPr>
          <w:rFonts w:ascii="Arial MT"/>
          <w:spacing w:val="1"/>
          <w:sz w:val="20"/>
        </w:rPr>
        <w:t xml:space="preserve"> </w:t>
      </w:r>
      <w:r>
        <w:rPr>
          <w:rFonts w:ascii="Arial MT"/>
          <w:sz w:val="20"/>
        </w:rPr>
        <w:t>establishing</w:t>
      </w:r>
      <w:r>
        <w:rPr>
          <w:rFonts w:ascii="Arial MT"/>
          <w:spacing w:val="1"/>
          <w:sz w:val="20"/>
        </w:rPr>
        <w:t xml:space="preserve"> </w:t>
      </w:r>
      <w:r>
        <w:rPr>
          <w:rFonts w:ascii="Arial MT"/>
          <w:sz w:val="20"/>
        </w:rPr>
        <w:t>Gensler's</w:t>
      </w:r>
      <w:r>
        <w:rPr>
          <w:rFonts w:ascii="Arial MT"/>
          <w:spacing w:val="1"/>
          <w:sz w:val="20"/>
        </w:rPr>
        <w:t xml:space="preserve"> </w:t>
      </w:r>
      <w:r>
        <w:rPr>
          <w:rFonts w:ascii="Arial MT"/>
          <w:sz w:val="20"/>
        </w:rPr>
        <w:t>fraud</w:t>
      </w:r>
      <w:r>
        <w:rPr>
          <w:rFonts w:ascii="Arial MT"/>
          <w:spacing w:val="1"/>
          <w:sz w:val="20"/>
        </w:rPr>
        <w:t xml:space="preserve"> </w:t>
      </w:r>
      <w:r>
        <w:rPr>
          <w:rFonts w:ascii="Arial MT"/>
          <w:sz w:val="20"/>
        </w:rPr>
        <w:t>or</w:t>
      </w:r>
      <w:r>
        <w:rPr>
          <w:rFonts w:ascii="Arial MT"/>
          <w:spacing w:val="1"/>
          <w:sz w:val="20"/>
        </w:rPr>
        <w:t xml:space="preserve"> </w:t>
      </w:r>
      <w:r>
        <w:rPr>
          <w:rFonts w:ascii="Arial MT"/>
          <w:sz w:val="20"/>
        </w:rPr>
        <w:t>willful</w:t>
      </w:r>
      <w:r>
        <w:rPr>
          <w:rFonts w:ascii="Arial MT"/>
          <w:spacing w:val="-53"/>
          <w:sz w:val="20"/>
        </w:rPr>
        <w:t xml:space="preserve"> </w:t>
      </w:r>
      <w:r>
        <w:rPr>
          <w:rFonts w:ascii="Arial MT"/>
          <w:sz w:val="20"/>
        </w:rPr>
        <w:t>misconduct</w:t>
      </w:r>
      <w:r>
        <w:rPr>
          <w:rFonts w:ascii="Arial MT"/>
          <w:spacing w:val="1"/>
          <w:sz w:val="20"/>
        </w:rPr>
        <w:t xml:space="preserve"> </w:t>
      </w:r>
      <w:r>
        <w:rPr>
          <w:rFonts w:ascii="Arial MT"/>
          <w:sz w:val="20"/>
        </w:rPr>
        <w:t>is</w:t>
      </w:r>
      <w:r>
        <w:rPr>
          <w:rFonts w:ascii="Arial MT"/>
          <w:spacing w:val="1"/>
          <w:sz w:val="20"/>
        </w:rPr>
        <w:t xml:space="preserve"> </w:t>
      </w:r>
      <w:r>
        <w:rPr>
          <w:rFonts w:ascii="Arial MT"/>
          <w:sz w:val="20"/>
        </w:rPr>
        <w:t>established</w:t>
      </w:r>
      <w:r>
        <w:rPr>
          <w:rFonts w:ascii="Arial MT"/>
          <w:spacing w:val="1"/>
          <w:sz w:val="20"/>
        </w:rPr>
        <w:t xml:space="preserve"> </w:t>
      </w:r>
      <w:r>
        <w:rPr>
          <w:rFonts w:ascii="Arial MT"/>
          <w:sz w:val="20"/>
        </w:rPr>
        <w:t>by</w:t>
      </w:r>
      <w:r>
        <w:rPr>
          <w:rFonts w:ascii="Arial MT"/>
          <w:spacing w:val="1"/>
          <w:sz w:val="20"/>
        </w:rPr>
        <w:t xml:space="preserve"> </w:t>
      </w:r>
      <w:r>
        <w:rPr>
          <w:rFonts w:ascii="Arial MT"/>
          <w:sz w:val="20"/>
        </w:rPr>
        <w:t>a</w:t>
      </w:r>
      <w:r>
        <w:rPr>
          <w:rFonts w:ascii="Arial MT"/>
          <w:spacing w:val="1"/>
          <w:sz w:val="20"/>
        </w:rPr>
        <w:t xml:space="preserve"> </w:t>
      </w:r>
      <w:r>
        <w:rPr>
          <w:rFonts w:ascii="Arial MT"/>
          <w:sz w:val="20"/>
        </w:rPr>
        <w:t>court</w:t>
      </w:r>
      <w:r>
        <w:rPr>
          <w:rFonts w:ascii="Arial MT"/>
          <w:spacing w:val="1"/>
          <w:sz w:val="20"/>
        </w:rPr>
        <w:t xml:space="preserve"> </w:t>
      </w:r>
      <w:r>
        <w:rPr>
          <w:rFonts w:ascii="Arial MT"/>
          <w:sz w:val="20"/>
        </w:rPr>
        <w:t>of</w:t>
      </w:r>
      <w:r>
        <w:rPr>
          <w:rFonts w:ascii="Arial MT"/>
          <w:spacing w:val="1"/>
          <w:sz w:val="20"/>
        </w:rPr>
        <w:t xml:space="preserve"> </w:t>
      </w:r>
      <w:r>
        <w:rPr>
          <w:rFonts w:ascii="Arial MT"/>
          <w:sz w:val="20"/>
        </w:rPr>
        <w:t>competent</w:t>
      </w:r>
      <w:r>
        <w:rPr>
          <w:rFonts w:ascii="Arial MT"/>
          <w:spacing w:val="1"/>
          <w:sz w:val="20"/>
        </w:rPr>
        <w:t xml:space="preserve"> </w:t>
      </w:r>
      <w:r>
        <w:rPr>
          <w:rFonts w:ascii="Arial MT"/>
          <w:w w:val="95"/>
          <w:sz w:val="20"/>
        </w:rPr>
        <w:t>jurisdiction. Should Indemnitees or any of their employees</w:t>
      </w:r>
      <w:r>
        <w:rPr>
          <w:rFonts w:ascii="Arial MT"/>
          <w:spacing w:val="-50"/>
          <w:w w:val="95"/>
          <w:sz w:val="20"/>
        </w:rPr>
        <w:t xml:space="preserve"> </w:t>
      </w:r>
      <w:r>
        <w:rPr>
          <w:rFonts w:ascii="Arial MT"/>
          <w:sz w:val="20"/>
        </w:rPr>
        <w:t>be</w:t>
      </w:r>
      <w:r>
        <w:rPr>
          <w:rFonts w:ascii="Arial MT"/>
          <w:spacing w:val="-13"/>
          <w:sz w:val="20"/>
        </w:rPr>
        <w:t xml:space="preserve"> </w:t>
      </w:r>
      <w:r>
        <w:rPr>
          <w:rFonts w:ascii="Arial MT"/>
          <w:sz w:val="20"/>
        </w:rPr>
        <w:t>required</w:t>
      </w:r>
      <w:r>
        <w:rPr>
          <w:rFonts w:ascii="Arial MT"/>
          <w:spacing w:val="-13"/>
          <w:sz w:val="20"/>
        </w:rPr>
        <w:t xml:space="preserve"> </w:t>
      </w:r>
      <w:r>
        <w:rPr>
          <w:rFonts w:ascii="Arial MT"/>
          <w:sz w:val="20"/>
        </w:rPr>
        <w:t>to</w:t>
      </w:r>
      <w:r>
        <w:rPr>
          <w:rFonts w:ascii="Arial MT"/>
          <w:spacing w:val="-13"/>
          <w:sz w:val="20"/>
        </w:rPr>
        <w:t xml:space="preserve"> </w:t>
      </w:r>
      <w:r>
        <w:rPr>
          <w:rFonts w:ascii="Arial MT"/>
          <w:sz w:val="20"/>
        </w:rPr>
        <w:t>travel</w:t>
      </w:r>
      <w:r>
        <w:rPr>
          <w:rFonts w:ascii="Arial MT"/>
          <w:spacing w:val="-13"/>
          <w:sz w:val="20"/>
        </w:rPr>
        <w:t xml:space="preserve"> </w:t>
      </w:r>
      <w:r>
        <w:rPr>
          <w:rFonts w:ascii="Arial MT"/>
          <w:sz w:val="20"/>
        </w:rPr>
        <w:t>to</w:t>
      </w:r>
      <w:r>
        <w:rPr>
          <w:rFonts w:ascii="Arial MT"/>
          <w:spacing w:val="-11"/>
          <w:sz w:val="20"/>
        </w:rPr>
        <w:t xml:space="preserve"> </w:t>
      </w:r>
      <w:r>
        <w:rPr>
          <w:rFonts w:ascii="Arial MT"/>
          <w:sz w:val="20"/>
        </w:rPr>
        <w:t>a</w:t>
      </w:r>
      <w:r>
        <w:rPr>
          <w:rFonts w:ascii="Arial MT"/>
          <w:spacing w:val="-13"/>
          <w:sz w:val="20"/>
        </w:rPr>
        <w:t xml:space="preserve"> </w:t>
      </w:r>
      <w:r>
        <w:rPr>
          <w:rFonts w:ascii="Arial MT"/>
          <w:sz w:val="20"/>
        </w:rPr>
        <w:t>location</w:t>
      </w:r>
      <w:r>
        <w:rPr>
          <w:rFonts w:ascii="Arial MT"/>
          <w:spacing w:val="-13"/>
          <w:sz w:val="20"/>
        </w:rPr>
        <w:t xml:space="preserve"> </w:t>
      </w:r>
      <w:r>
        <w:rPr>
          <w:rFonts w:ascii="Arial MT"/>
          <w:sz w:val="20"/>
        </w:rPr>
        <w:t>outside</w:t>
      </w:r>
      <w:r>
        <w:rPr>
          <w:rFonts w:ascii="Arial MT"/>
          <w:spacing w:val="-12"/>
          <w:sz w:val="20"/>
        </w:rPr>
        <w:t xml:space="preserve"> </w:t>
      </w:r>
      <w:r>
        <w:rPr>
          <w:rFonts w:ascii="Arial MT"/>
          <w:sz w:val="20"/>
        </w:rPr>
        <w:t>of</w:t>
      </w:r>
      <w:r>
        <w:rPr>
          <w:rFonts w:ascii="Arial MT"/>
          <w:spacing w:val="-13"/>
          <w:sz w:val="20"/>
        </w:rPr>
        <w:t xml:space="preserve"> </w:t>
      </w:r>
      <w:r>
        <w:rPr>
          <w:rFonts w:ascii="Arial MT"/>
          <w:sz w:val="20"/>
        </w:rPr>
        <w:t>the</w:t>
      </w:r>
      <w:r>
        <w:rPr>
          <w:rFonts w:ascii="Arial MT"/>
          <w:spacing w:val="-13"/>
          <w:sz w:val="20"/>
        </w:rPr>
        <w:t xml:space="preserve"> </w:t>
      </w:r>
      <w:r>
        <w:rPr>
          <w:rFonts w:ascii="Arial MT"/>
          <w:sz w:val="20"/>
        </w:rPr>
        <w:t>county</w:t>
      </w:r>
      <w:r>
        <w:rPr>
          <w:rFonts w:ascii="Arial MT"/>
          <w:spacing w:val="-12"/>
          <w:sz w:val="20"/>
        </w:rPr>
        <w:t xml:space="preserve"> </w:t>
      </w:r>
      <w:r>
        <w:rPr>
          <w:rFonts w:ascii="Arial MT"/>
          <w:sz w:val="20"/>
        </w:rPr>
        <w:t>in</w:t>
      </w:r>
      <w:r>
        <w:rPr>
          <w:rFonts w:ascii="Arial MT"/>
          <w:spacing w:val="-53"/>
          <w:sz w:val="20"/>
        </w:rPr>
        <w:t xml:space="preserve"> </w:t>
      </w:r>
      <w:r>
        <w:rPr>
          <w:rFonts w:ascii="Arial MT"/>
          <w:spacing w:val="-1"/>
          <w:sz w:val="20"/>
        </w:rPr>
        <w:t>which</w:t>
      </w:r>
      <w:r>
        <w:rPr>
          <w:rFonts w:ascii="Arial MT"/>
          <w:spacing w:val="-12"/>
          <w:sz w:val="20"/>
        </w:rPr>
        <w:t xml:space="preserve"> </w:t>
      </w:r>
      <w:r>
        <w:rPr>
          <w:rFonts w:ascii="Arial MT"/>
          <w:sz w:val="20"/>
        </w:rPr>
        <w:t>they</w:t>
      </w:r>
      <w:r>
        <w:rPr>
          <w:rFonts w:ascii="Arial MT"/>
          <w:spacing w:val="-13"/>
          <w:sz w:val="20"/>
        </w:rPr>
        <w:t xml:space="preserve"> </w:t>
      </w:r>
      <w:r>
        <w:rPr>
          <w:rFonts w:ascii="Arial MT"/>
          <w:sz w:val="20"/>
        </w:rPr>
        <w:t>primarily</w:t>
      </w:r>
      <w:r>
        <w:rPr>
          <w:rFonts w:ascii="Arial MT"/>
          <w:spacing w:val="-12"/>
          <w:sz w:val="20"/>
        </w:rPr>
        <w:t xml:space="preserve"> </w:t>
      </w:r>
      <w:r>
        <w:rPr>
          <w:rFonts w:ascii="Arial MT"/>
          <w:sz w:val="20"/>
        </w:rPr>
        <w:t>reside</w:t>
      </w:r>
      <w:r>
        <w:rPr>
          <w:rFonts w:ascii="Arial MT"/>
          <w:spacing w:val="-12"/>
          <w:sz w:val="20"/>
        </w:rPr>
        <w:t xml:space="preserve"> </w:t>
      </w:r>
      <w:r>
        <w:rPr>
          <w:rFonts w:ascii="Arial MT"/>
          <w:sz w:val="20"/>
        </w:rPr>
        <w:t>in</w:t>
      </w:r>
      <w:r>
        <w:rPr>
          <w:rFonts w:ascii="Arial MT"/>
          <w:spacing w:val="-12"/>
          <w:sz w:val="20"/>
        </w:rPr>
        <w:t xml:space="preserve"> </w:t>
      </w:r>
      <w:r>
        <w:rPr>
          <w:rFonts w:ascii="Arial MT"/>
          <w:sz w:val="20"/>
        </w:rPr>
        <w:t>order</w:t>
      </w:r>
      <w:r>
        <w:rPr>
          <w:rFonts w:ascii="Arial MT"/>
          <w:spacing w:val="-12"/>
          <w:sz w:val="20"/>
        </w:rPr>
        <w:t xml:space="preserve"> </w:t>
      </w:r>
      <w:r>
        <w:rPr>
          <w:rFonts w:ascii="Arial MT"/>
          <w:sz w:val="20"/>
        </w:rPr>
        <w:t>to</w:t>
      </w:r>
      <w:r>
        <w:rPr>
          <w:rFonts w:ascii="Arial MT"/>
          <w:spacing w:val="-12"/>
          <w:sz w:val="20"/>
        </w:rPr>
        <w:t xml:space="preserve"> </w:t>
      </w:r>
      <w:r>
        <w:rPr>
          <w:rFonts w:ascii="Arial MT"/>
          <w:sz w:val="20"/>
        </w:rPr>
        <w:t>provide</w:t>
      </w:r>
      <w:r>
        <w:rPr>
          <w:rFonts w:ascii="Arial MT"/>
          <w:spacing w:val="-11"/>
          <w:sz w:val="20"/>
        </w:rPr>
        <w:t xml:space="preserve"> </w:t>
      </w:r>
      <w:r>
        <w:rPr>
          <w:rFonts w:ascii="Arial MT"/>
          <w:sz w:val="20"/>
        </w:rPr>
        <w:t>testimony,</w:t>
      </w:r>
      <w:r>
        <w:rPr>
          <w:rFonts w:ascii="Arial MT"/>
          <w:spacing w:val="-53"/>
          <w:sz w:val="20"/>
        </w:rPr>
        <w:t xml:space="preserve"> </w:t>
      </w:r>
      <w:r>
        <w:rPr>
          <w:rFonts w:ascii="Arial MT"/>
          <w:w w:val="95"/>
          <w:sz w:val="20"/>
        </w:rPr>
        <w:t>Manufacturer shall reimburse Indemnitees for any and all</w:t>
      </w:r>
      <w:r>
        <w:rPr>
          <w:rFonts w:ascii="Arial MT"/>
          <w:spacing w:val="1"/>
          <w:w w:val="95"/>
          <w:sz w:val="20"/>
        </w:rPr>
        <w:t xml:space="preserve"> </w:t>
      </w:r>
      <w:r>
        <w:rPr>
          <w:rFonts w:ascii="Arial MT"/>
          <w:w w:val="95"/>
          <w:sz w:val="20"/>
        </w:rPr>
        <w:t>their travel costs so incurred or expended. In no event will</w:t>
      </w:r>
      <w:r>
        <w:rPr>
          <w:rFonts w:ascii="Arial MT"/>
          <w:spacing w:val="1"/>
          <w:w w:val="95"/>
          <w:sz w:val="20"/>
        </w:rPr>
        <w:t xml:space="preserve"> </w:t>
      </w:r>
      <w:proofErr w:type="spellStart"/>
      <w:r>
        <w:rPr>
          <w:rFonts w:ascii="Arial MT"/>
          <w:sz w:val="20"/>
        </w:rPr>
        <w:t>Indemnitees's</w:t>
      </w:r>
      <w:proofErr w:type="spellEnd"/>
      <w:r>
        <w:rPr>
          <w:rFonts w:ascii="Arial MT"/>
          <w:sz w:val="20"/>
        </w:rPr>
        <w:t xml:space="preserve"> total liability to Manufacturer exceed the</w:t>
      </w:r>
      <w:r>
        <w:rPr>
          <w:rFonts w:ascii="Arial MT"/>
          <w:spacing w:val="1"/>
          <w:sz w:val="20"/>
        </w:rPr>
        <w:t xml:space="preserve"> </w:t>
      </w:r>
      <w:r>
        <w:rPr>
          <w:rFonts w:ascii="Arial MT"/>
          <w:w w:val="95"/>
          <w:sz w:val="20"/>
        </w:rPr>
        <w:t>total</w:t>
      </w:r>
      <w:r>
        <w:rPr>
          <w:rFonts w:ascii="Arial MT"/>
          <w:spacing w:val="-4"/>
          <w:w w:val="95"/>
          <w:sz w:val="20"/>
        </w:rPr>
        <w:t xml:space="preserve"> </w:t>
      </w:r>
      <w:r>
        <w:rPr>
          <w:rFonts w:ascii="Arial MT"/>
          <w:w w:val="95"/>
          <w:sz w:val="20"/>
        </w:rPr>
        <w:t>compensation</w:t>
      </w:r>
      <w:r>
        <w:rPr>
          <w:rFonts w:ascii="Arial MT"/>
          <w:spacing w:val="-3"/>
          <w:w w:val="95"/>
          <w:sz w:val="20"/>
        </w:rPr>
        <w:t xml:space="preserve"> </w:t>
      </w:r>
      <w:r>
        <w:rPr>
          <w:rFonts w:ascii="Arial MT"/>
          <w:w w:val="95"/>
          <w:sz w:val="20"/>
        </w:rPr>
        <w:t>received</w:t>
      </w:r>
      <w:r>
        <w:rPr>
          <w:rFonts w:ascii="Arial MT"/>
          <w:spacing w:val="-5"/>
          <w:w w:val="95"/>
          <w:sz w:val="20"/>
        </w:rPr>
        <w:t xml:space="preserve"> </w:t>
      </w:r>
      <w:r>
        <w:rPr>
          <w:rFonts w:ascii="Arial MT"/>
          <w:w w:val="95"/>
          <w:sz w:val="20"/>
        </w:rPr>
        <w:t>by</w:t>
      </w:r>
      <w:r>
        <w:rPr>
          <w:rFonts w:ascii="Arial MT"/>
          <w:spacing w:val="-3"/>
          <w:w w:val="95"/>
          <w:sz w:val="20"/>
        </w:rPr>
        <w:t xml:space="preserve"> </w:t>
      </w:r>
      <w:r>
        <w:rPr>
          <w:rFonts w:ascii="Arial MT"/>
          <w:w w:val="95"/>
          <w:sz w:val="20"/>
        </w:rPr>
        <w:t>Gensler</w:t>
      </w:r>
      <w:r>
        <w:rPr>
          <w:rFonts w:ascii="Arial MT"/>
          <w:spacing w:val="-3"/>
          <w:w w:val="95"/>
          <w:sz w:val="20"/>
        </w:rPr>
        <w:t xml:space="preserve"> </w:t>
      </w:r>
      <w:r>
        <w:rPr>
          <w:rFonts w:ascii="Arial MT"/>
          <w:w w:val="95"/>
          <w:sz w:val="20"/>
        </w:rPr>
        <w:t>for</w:t>
      </w:r>
      <w:r>
        <w:rPr>
          <w:rFonts w:ascii="Arial MT"/>
          <w:spacing w:val="-3"/>
          <w:w w:val="95"/>
          <w:sz w:val="20"/>
        </w:rPr>
        <w:t xml:space="preserve"> </w:t>
      </w:r>
      <w:r>
        <w:rPr>
          <w:rFonts w:ascii="Arial MT"/>
          <w:w w:val="95"/>
          <w:sz w:val="20"/>
        </w:rPr>
        <w:t>Basic</w:t>
      </w:r>
      <w:r>
        <w:rPr>
          <w:rFonts w:ascii="Arial MT"/>
          <w:spacing w:val="-2"/>
          <w:w w:val="95"/>
          <w:sz w:val="20"/>
        </w:rPr>
        <w:t xml:space="preserve"> </w:t>
      </w:r>
      <w:r>
        <w:rPr>
          <w:rFonts w:ascii="Arial MT"/>
          <w:w w:val="95"/>
          <w:sz w:val="20"/>
        </w:rPr>
        <w:t>Services</w:t>
      </w:r>
      <w:r>
        <w:rPr>
          <w:rFonts w:ascii="Arial MT"/>
          <w:spacing w:val="-51"/>
          <w:w w:val="95"/>
          <w:sz w:val="20"/>
        </w:rPr>
        <w:t xml:space="preserve"> </w:t>
      </w:r>
      <w:r>
        <w:rPr>
          <w:rFonts w:ascii="Arial MT"/>
          <w:sz w:val="20"/>
        </w:rPr>
        <w:t>under</w:t>
      </w:r>
      <w:r>
        <w:rPr>
          <w:rFonts w:ascii="Arial MT"/>
          <w:spacing w:val="-12"/>
          <w:sz w:val="20"/>
        </w:rPr>
        <w:t xml:space="preserve"> </w:t>
      </w:r>
      <w:r>
        <w:rPr>
          <w:rFonts w:ascii="Arial MT"/>
          <w:sz w:val="20"/>
        </w:rPr>
        <w:t>this</w:t>
      </w:r>
      <w:r>
        <w:rPr>
          <w:rFonts w:ascii="Arial MT"/>
          <w:spacing w:val="-12"/>
          <w:sz w:val="20"/>
        </w:rPr>
        <w:t xml:space="preserve"> </w:t>
      </w:r>
      <w:r>
        <w:rPr>
          <w:rFonts w:ascii="Arial MT"/>
          <w:sz w:val="20"/>
        </w:rPr>
        <w:t>Agreement.</w:t>
      </w:r>
    </w:p>
    <w:p w14:paraId="300AF757" w14:textId="77777777" w:rsidR="0039660D" w:rsidRDefault="0039660D">
      <w:pPr>
        <w:pStyle w:val="a3"/>
        <w:spacing w:before="6"/>
        <w:rPr>
          <w:rFonts w:ascii="Arial MT"/>
          <w:sz w:val="22"/>
        </w:rPr>
      </w:pPr>
    </w:p>
    <w:p w14:paraId="2FBF9142" w14:textId="77777777" w:rsidR="0039660D" w:rsidRDefault="00C35C6D">
      <w:pPr>
        <w:pStyle w:val="a4"/>
        <w:numPr>
          <w:ilvl w:val="0"/>
          <w:numId w:val="3"/>
        </w:numPr>
        <w:tabs>
          <w:tab w:val="left" w:pos="851"/>
        </w:tabs>
        <w:spacing w:line="247" w:lineRule="auto"/>
        <w:ind w:right="45" w:firstLine="0"/>
        <w:rPr>
          <w:rFonts w:ascii="Arial MT"/>
          <w:sz w:val="20"/>
        </w:rPr>
      </w:pPr>
      <w:commentRangeStart w:id="291"/>
      <w:r>
        <w:rPr>
          <w:rFonts w:ascii="Trebuchet MS"/>
          <w:b/>
          <w:sz w:val="20"/>
        </w:rPr>
        <w:t>Liability</w:t>
      </w:r>
      <w:r>
        <w:rPr>
          <w:rFonts w:ascii="Trebuchet MS"/>
          <w:b/>
          <w:spacing w:val="1"/>
          <w:sz w:val="20"/>
        </w:rPr>
        <w:t xml:space="preserve"> </w:t>
      </w:r>
      <w:r>
        <w:rPr>
          <w:rFonts w:ascii="Trebuchet MS"/>
          <w:b/>
          <w:sz w:val="20"/>
        </w:rPr>
        <w:t>Insurance</w:t>
      </w:r>
      <w:commentRangeEnd w:id="291"/>
      <w:r w:rsidR="0077096B">
        <w:rPr>
          <w:rStyle w:val="a5"/>
        </w:rPr>
        <w:commentReference w:id="291"/>
      </w:r>
      <w:r>
        <w:rPr>
          <w:rFonts w:ascii="Trebuchet MS"/>
          <w:b/>
          <w:sz w:val="20"/>
        </w:rPr>
        <w:t>.</w:t>
      </w:r>
      <w:r>
        <w:rPr>
          <w:rFonts w:ascii="Trebuchet MS"/>
          <w:b/>
          <w:spacing w:val="1"/>
          <w:sz w:val="20"/>
        </w:rPr>
        <w:t xml:space="preserve"> </w:t>
      </w:r>
      <w:r>
        <w:rPr>
          <w:rFonts w:ascii="Arial MT"/>
          <w:sz w:val="20"/>
        </w:rPr>
        <w:t>As</w:t>
      </w:r>
      <w:r>
        <w:rPr>
          <w:rFonts w:ascii="Arial MT"/>
          <w:spacing w:val="1"/>
          <w:sz w:val="20"/>
        </w:rPr>
        <w:t xml:space="preserve"> </w:t>
      </w:r>
      <w:r>
        <w:rPr>
          <w:rFonts w:ascii="Arial MT"/>
          <w:sz w:val="20"/>
        </w:rPr>
        <w:t>long</w:t>
      </w:r>
      <w:r>
        <w:rPr>
          <w:rFonts w:ascii="Arial MT"/>
          <w:spacing w:val="1"/>
          <w:sz w:val="20"/>
        </w:rPr>
        <w:t xml:space="preserve"> </w:t>
      </w:r>
      <w:r>
        <w:rPr>
          <w:rFonts w:ascii="Arial MT"/>
          <w:sz w:val="20"/>
        </w:rPr>
        <w:t>as</w:t>
      </w:r>
      <w:r>
        <w:rPr>
          <w:rFonts w:ascii="Arial MT"/>
          <w:spacing w:val="1"/>
          <w:sz w:val="20"/>
        </w:rPr>
        <w:t xml:space="preserve"> </w:t>
      </w:r>
      <w:r>
        <w:rPr>
          <w:rFonts w:ascii="Arial MT"/>
          <w:sz w:val="20"/>
        </w:rPr>
        <w:t>Manufacturer</w:t>
      </w:r>
      <w:r>
        <w:rPr>
          <w:rFonts w:ascii="Arial MT"/>
          <w:spacing w:val="1"/>
          <w:sz w:val="20"/>
        </w:rPr>
        <w:t xml:space="preserve"> </w:t>
      </w:r>
      <w:r>
        <w:rPr>
          <w:rFonts w:ascii="Arial MT"/>
          <w:w w:val="90"/>
          <w:sz w:val="20"/>
        </w:rPr>
        <w:t>manufactures or sells any Actual Product and for at least ten</w:t>
      </w:r>
      <w:r>
        <w:rPr>
          <w:rFonts w:ascii="Arial MT"/>
          <w:spacing w:val="1"/>
          <w:w w:val="90"/>
          <w:sz w:val="20"/>
        </w:rPr>
        <w:t xml:space="preserve"> </w:t>
      </w:r>
      <w:r>
        <w:rPr>
          <w:rFonts w:ascii="Arial MT"/>
          <w:sz w:val="20"/>
        </w:rPr>
        <w:t>years thereafter, Manufacturer will obtain and maintain</w:t>
      </w:r>
      <w:r>
        <w:rPr>
          <w:rFonts w:ascii="Arial MT"/>
          <w:spacing w:val="1"/>
          <w:sz w:val="20"/>
        </w:rPr>
        <w:t xml:space="preserve"> </w:t>
      </w:r>
      <w:r>
        <w:rPr>
          <w:rFonts w:ascii="Arial MT"/>
          <w:w w:val="95"/>
          <w:sz w:val="20"/>
        </w:rPr>
        <w:t>product liability insurance and will include Gensler as an</w:t>
      </w:r>
      <w:r>
        <w:rPr>
          <w:rFonts w:ascii="Arial MT"/>
          <w:spacing w:val="1"/>
          <w:w w:val="95"/>
          <w:sz w:val="20"/>
        </w:rPr>
        <w:t xml:space="preserve"> </w:t>
      </w:r>
      <w:r>
        <w:rPr>
          <w:rFonts w:ascii="Arial MT"/>
          <w:w w:val="95"/>
          <w:sz w:val="20"/>
        </w:rPr>
        <w:t>insured party to insure against any liability Gensler might</w:t>
      </w:r>
      <w:r>
        <w:rPr>
          <w:rFonts w:ascii="Arial MT"/>
          <w:spacing w:val="1"/>
          <w:w w:val="95"/>
          <w:sz w:val="20"/>
        </w:rPr>
        <w:t xml:space="preserve"> </w:t>
      </w:r>
      <w:r>
        <w:rPr>
          <w:rFonts w:ascii="Arial MT"/>
          <w:spacing w:val="-1"/>
          <w:w w:val="95"/>
          <w:sz w:val="20"/>
        </w:rPr>
        <w:t>incur</w:t>
      </w:r>
      <w:r>
        <w:rPr>
          <w:rFonts w:ascii="Arial MT"/>
          <w:spacing w:val="-8"/>
          <w:w w:val="95"/>
          <w:sz w:val="20"/>
        </w:rPr>
        <w:t xml:space="preserve"> </w:t>
      </w:r>
      <w:r>
        <w:rPr>
          <w:rFonts w:ascii="Arial MT"/>
          <w:spacing w:val="-1"/>
          <w:w w:val="95"/>
          <w:sz w:val="20"/>
        </w:rPr>
        <w:t>because</w:t>
      </w:r>
      <w:r>
        <w:rPr>
          <w:rFonts w:ascii="Arial MT"/>
          <w:spacing w:val="-10"/>
          <w:w w:val="95"/>
          <w:sz w:val="20"/>
        </w:rPr>
        <w:t xml:space="preserve"> </w:t>
      </w:r>
      <w:r>
        <w:rPr>
          <w:rFonts w:ascii="Arial MT"/>
          <w:spacing w:val="-1"/>
          <w:w w:val="95"/>
          <w:sz w:val="20"/>
        </w:rPr>
        <w:t>of</w:t>
      </w:r>
      <w:r>
        <w:rPr>
          <w:rFonts w:ascii="Arial MT"/>
          <w:spacing w:val="-9"/>
          <w:w w:val="95"/>
          <w:sz w:val="20"/>
        </w:rPr>
        <w:t xml:space="preserve"> </w:t>
      </w:r>
      <w:r>
        <w:rPr>
          <w:rFonts w:ascii="Arial MT"/>
          <w:spacing w:val="-1"/>
          <w:w w:val="95"/>
          <w:sz w:val="20"/>
        </w:rPr>
        <w:t>alleged</w:t>
      </w:r>
      <w:r>
        <w:rPr>
          <w:rFonts w:ascii="Arial MT"/>
          <w:spacing w:val="-10"/>
          <w:w w:val="95"/>
          <w:sz w:val="20"/>
        </w:rPr>
        <w:t xml:space="preserve"> </w:t>
      </w:r>
      <w:r>
        <w:rPr>
          <w:rFonts w:ascii="Arial MT"/>
          <w:w w:val="95"/>
          <w:sz w:val="20"/>
        </w:rPr>
        <w:t>injuries</w:t>
      </w:r>
      <w:r>
        <w:rPr>
          <w:rFonts w:ascii="Arial MT"/>
          <w:spacing w:val="-8"/>
          <w:w w:val="95"/>
          <w:sz w:val="20"/>
        </w:rPr>
        <w:t xml:space="preserve"> </w:t>
      </w:r>
      <w:r>
        <w:rPr>
          <w:rFonts w:ascii="Arial MT"/>
          <w:w w:val="95"/>
          <w:sz w:val="20"/>
        </w:rPr>
        <w:t>or</w:t>
      </w:r>
      <w:r>
        <w:rPr>
          <w:rFonts w:ascii="Arial MT"/>
          <w:spacing w:val="-10"/>
          <w:w w:val="95"/>
          <w:sz w:val="20"/>
        </w:rPr>
        <w:t xml:space="preserve"> </w:t>
      </w:r>
      <w:r>
        <w:rPr>
          <w:rFonts w:ascii="Arial MT"/>
          <w:w w:val="95"/>
          <w:sz w:val="20"/>
        </w:rPr>
        <w:t>damages</w:t>
      </w:r>
      <w:r>
        <w:rPr>
          <w:rFonts w:ascii="Arial MT"/>
          <w:spacing w:val="-8"/>
          <w:w w:val="95"/>
          <w:sz w:val="20"/>
        </w:rPr>
        <w:t xml:space="preserve"> </w:t>
      </w:r>
      <w:r>
        <w:rPr>
          <w:rFonts w:ascii="Arial MT"/>
          <w:w w:val="95"/>
          <w:sz w:val="20"/>
        </w:rPr>
        <w:t>resulting</w:t>
      </w:r>
      <w:r>
        <w:rPr>
          <w:rFonts w:ascii="Arial MT"/>
          <w:spacing w:val="-9"/>
          <w:w w:val="95"/>
          <w:sz w:val="20"/>
        </w:rPr>
        <w:t xml:space="preserve"> </w:t>
      </w:r>
      <w:r>
        <w:rPr>
          <w:rFonts w:ascii="Arial MT"/>
          <w:w w:val="95"/>
          <w:sz w:val="20"/>
        </w:rPr>
        <w:t>from</w:t>
      </w:r>
      <w:r>
        <w:rPr>
          <w:rFonts w:ascii="Arial MT"/>
          <w:spacing w:val="-50"/>
          <w:w w:val="95"/>
          <w:sz w:val="20"/>
        </w:rPr>
        <w:t xml:space="preserve"> </w:t>
      </w:r>
      <w:r>
        <w:rPr>
          <w:rFonts w:ascii="Arial MT"/>
          <w:w w:val="95"/>
          <w:sz w:val="20"/>
        </w:rPr>
        <w:t>the</w:t>
      </w:r>
      <w:r>
        <w:rPr>
          <w:rFonts w:ascii="Arial MT"/>
          <w:spacing w:val="1"/>
          <w:w w:val="95"/>
          <w:sz w:val="20"/>
        </w:rPr>
        <w:t xml:space="preserve"> </w:t>
      </w:r>
      <w:r>
        <w:rPr>
          <w:rFonts w:ascii="Arial MT"/>
          <w:w w:val="95"/>
          <w:sz w:val="20"/>
        </w:rPr>
        <w:t>use,</w:t>
      </w:r>
      <w:r>
        <w:rPr>
          <w:rFonts w:ascii="Arial MT"/>
          <w:spacing w:val="1"/>
          <w:w w:val="95"/>
          <w:sz w:val="20"/>
        </w:rPr>
        <w:t xml:space="preserve"> </w:t>
      </w:r>
      <w:r>
        <w:rPr>
          <w:rFonts w:ascii="Arial MT"/>
          <w:w w:val="95"/>
          <w:sz w:val="20"/>
        </w:rPr>
        <w:t>sale,</w:t>
      </w:r>
      <w:r>
        <w:rPr>
          <w:rFonts w:ascii="Arial MT"/>
          <w:spacing w:val="1"/>
          <w:w w:val="95"/>
          <w:sz w:val="20"/>
        </w:rPr>
        <w:t xml:space="preserve"> </w:t>
      </w:r>
      <w:r>
        <w:rPr>
          <w:rFonts w:ascii="Arial MT"/>
          <w:w w:val="95"/>
          <w:sz w:val="20"/>
        </w:rPr>
        <w:t>lease,</w:t>
      </w:r>
      <w:r>
        <w:rPr>
          <w:rFonts w:ascii="Arial MT"/>
          <w:spacing w:val="1"/>
          <w:w w:val="95"/>
          <w:sz w:val="20"/>
        </w:rPr>
        <w:t xml:space="preserve"> </w:t>
      </w:r>
      <w:r>
        <w:rPr>
          <w:rFonts w:ascii="Arial MT"/>
          <w:w w:val="95"/>
          <w:sz w:val="20"/>
        </w:rPr>
        <w:t>transfer,</w:t>
      </w:r>
      <w:r>
        <w:rPr>
          <w:rFonts w:ascii="Arial MT"/>
          <w:spacing w:val="1"/>
          <w:w w:val="95"/>
          <w:sz w:val="20"/>
        </w:rPr>
        <w:t xml:space="preserve"> </w:t>
      </w:r>
      <w:r>
        <w:rPr>
          <w:rFonts w:ascii="Arial MT"/>
          <w:w w:val="95"/>
          <w:sz w:val="20"/>
        </w:rPr>
        <w:t>modification,</w:t>
      </w:r>
      <w:r>
        <w:rPr>
          <w:rFonts w:ascii="Arial MT"/>
          <w:spacing w:val="1"/>
          <w:w w:val="95"/>
          <w:sz w:val="20"/>
        </w:rPr>
        <w:t xml:space="preserve"> </w:t>
      </w:r>
      <w:r>
        <w:rPr>
          <w:rFonts w:ascii="Arial MT"/>
          <w:w w:val="95"/>
          <w:sz w:val="20"/>
        </w:rPr>
        <w:t>fabrication,</w:t>
      </w:r>
      <w:r>
        <w:rPr>
          <w:rFonts w:ascii="Arial MT"/>
          <w:spacing w:val="-50"/>
          <w:w w:val="95"/>
          <w:sz w:val="20"/>
        </w:rPr>
        <w:t xml:space="preserve"> </w:t>
      </w:r>
      <w:r>
        <w:rPr>
          <w:rFonts w:ascii="Arial MT"/>
          <w:w w:val="95"/>
          <w:sz w:val="20"/>
        </w:rPr>
        <w:t>installation, erection, or manufacture of the Design and/or</w:t>
      </w:r>
      <w:r>
        <w:rPr>
          <w:rFonts w:ascii="Arial MT"/>
          <w:spacing w:val="1"/>
          <w:w w:val="95"/>
          <w:sz w:val="20"/>
        </w:rPr>
        <w:t xml:space="preserve"> </w:t>
      </w:r>
      <w:r>
        <w:rPr>
          <w:rFonts w:ascii="Arial MT"/>
          <w:w w:val="95"/>
          <w:sz w:val="20"/>
        </w:rPr>
        <w:t>Actual</w:t>
      </w:r>
      <w:r>
        <w:rPr>
          <w:rFonts w:ascii="Arial MT"/>
          <w:spacing w:val="-5"/>
          <w:w w:val="95"/>
          <w:sz w:val="20"/>
        </w:rPr>
        <w:t xml:space="preserve"> </w:t>
      </w:r>
      <w:r>
        <w:rPr>
          <w:rFonts w:ascii="Arial MT"/>
          <w:w w:val="95"/>
          <w:sz w:val="20"/>
        </w:rPr>
        <w:t>Product.</w:t>
      </w:r>
      <w:r>
        <w:rPr>
          <w:rFonts w:ascii="Arial MT"/>
          <w:spacing w:val="39"/>
          <w:w w:val="95"/>
          <w:sz w:val="20"/>
        </w:rPr>
        <w:t xml:space="preserve"> </w:t>
      </w:r>
      <w:r>
        <w:rPr>
          <w:rFonts w:ascii="Arial MT"/>
          <w:w w:val="95"/>
          <w:sz w:val="20"/>
        </w:rPr>
        <w:t>The</w:t>
      </w:r>
      <w:r>
        <w:rPr>
          <w:rFonts w:ascii="Arial MT"/>
          <w:spacing w:val="-4"/>
          <w:w w:val="95"/>
          <w:sz w:val="20"/>
        </w:rPr>
        <w:t xml:space="preserve"> </w:t>
      </w:r>
      <w:r>
        <w:rPr>
          <w:rFonts w:ascii="Arial MT"/>
          <w:w w:val="95"/>
          <w:sz w:val="20"/>
        </w:rPr>
        <w:t>limit</w:t>
      </w:r>
      <w:r>
        <w:rPr>
          <w:rFonts w:ascii="Arial MT"/>
          <w:spacing w:val="-4"/>
          <w:w w:val="95"/>
          <w:sz w:val="20"/>
        </w:rPr>
        <w:t xml:space="preserve"> </w:t>
      </w:r>
      <w:r>
        <w:rPr>
          <w:rFonts w:ascii="Arial MT"/>
          <w:w w:val="95"/>
          <w:sz w:val="20"/>
        </w:rPr>
        <w:t>of</w:t>
      </w:r>
      <w:r>
        <w:rPr>
          <w:rFonts w:ascii="Arial MT"/>
          <w:spacing w:val="-11"/>
          <w:w w:val="95"/>
          <w:sz w:val="20"/>
        </w:rPr>
        <w:t xml:space="preserve"> </w:t>
      </w:r>
      <w:r>
        <w:rPr>
          <w:rFonts w:ascii="Arial MT"/>
          <w:w w:val="95"/>
          <w:sz w:val="20"/>
        </w:rPr>
        <w:t>such</w:t>
      </w:r>
      <w:r>
        <w:rPr>
          <w:rFonts w:ascii="Arial MT"/>
          <w:spacing w:val="-4"/>
          <w:w w:val="95"/>
          <w:sz w:val="20"/>
        </w:rPr>
        <w:t xml:space="preserve"> </w:t>
      </w:r>
      <w:r>
        <w:rPr>
          <w:rFonts w:ascii="Arial MT"/>
          <w:w w:val="95"/>
          <w:sz w:val="20"/>
        </w:rPr>
        <w:t>insurance</w:t>
      </w:r>
      <w:r>
        <w:rPr>
          <w:rFonts w:ascii="Arial MT"/>
          <w:spacing w:val="-7"/>
          <w:w w:val="95"/>
          <w:sz w:val="20"/>
        </w:rPr>
        <w:t xml:space="preserve"> </w:t>
      </w:r>
      <w:r>
        <w:rPr>
          <w:rFonts w:ascii="Arial MT"/>
          <w:w w:val="95"/>
          <w:sz w:val="20"/>
        </w:rPr>
        <w:t>will</w:t>
      </w:r>
      <w:r>
        <w:rPr>
          <w:rFonts w:ascii="Arial MT"/>
          <w:spacing w:val="-7"/>
          <w:w w:val="95"/>
          <w:sz w:val="20"/>
        </w:rPr>
        <w:t xml:space="preserve"> </w:t>
      </w:r>
      <w:r>
        <w:rPr>
          <w:rFonts w:ascii="Arial MT"/>
          <w:w w:val="95"/>
          <w:sz w:val="20"/>
        </w:rPr>
        <w:t>be</w:t>
      </w:r>
      <w:r>
        <w:rPr>
          <w:rFonts w:ascii="Arial MT"/>
          <w:spacing w:val="-6"/>
          <w:w w:val="95"/>
          <w:sz w:val="20"/>
        </w:rPr>
        <w:t xml:space="preserve"> </w:t>
      </w:r>
      <w:r>
        <w:rPr>
          <w:rFonts w:ascii="Arial MT"/>
          <w:w w:val="95"/>
          <w:sz w:val="20"/>
        </w:rPr>
        <w:t>at</w:t>
      </w:r>
      <w:r>
        <w:rPr>
          <w:rFonts w:ascii="Arial MT"/>
          <w:spacing w:val="-7"/>
          <w:w w:val="95"/>
          <w:sz w:val="20"/>
        </w:rPr>
        <w:t xml:space="preserve"> </w:t>
      </w:r>
      <w:r>
        <w:rPr>
          <w:rFonts w:ascii="Arial MT"/>
          <w:w w:val="95"/>
          <w:sz w:val="20"/>
        </w:rPr>
        <w:t>least</w:t>
      </w:r>
    </w:p>
    <w:p w14:paraId="633463D8" w14:textId="77777777" w:rsidR="0039660D" w:rsidRDefault="00C35C6D">
      <w:pPr>
        <w:pStyle w:val="a3"/>
        <w:spacing w:before="5" w:line="249" w:lineRule="auto"/>
        <w:ind w:left="402" w:right="46"/>
        <w:jc w:val="both"/>
        <w:rPr>
          <w:rFonts w:ascii="Arial MT"/>
        </w:rPr>
      </w:pPr>
      <w:r>
        <w:rPr>
          <w:rFonts w:ascii="Arial MT"/>
          <w:w w:val="95"/>
        </w:rPr>
        <w:t>$5,000,000. Manufacturer's policy will be primary, and any</w:t>
      </w:r>
      <w:r>
        <w:rPr>
          <w:rFonts w:ascii="Arial MT"/>
          <w:spacing w:val="-50"/>
          <w:w w:val="95"/>
        </w:rPr>
        <w:t xml:space="preserve"> </w:t>
      </w:r>
      <w:r>
        <w:rPr>
          <w:rFonts w:ascii="Arial MT"/>
        </w:rPr>
        <w:t>insurance carried by Gensler will be noncontributory or</w:t>
      </w:r>
      <w:r>
        <w:rPr>
          <w:rFonts w:ascii="Arial MT"/>
          <w:spacing w:val="1"/>
        </w:rPr>
        <w:t xml:space="preserve"> </w:t>
      </w:r>
      <w:r>
        <w:rPr>
          <w:rFonts w:ascii="Arial MT"/>
          <w:w w:val="90"/>
        </w:rPr>
        <w:t>excess.</w:t>
      </w:r>
      <w:r>
        <w:rPr>
          <w:rFonts w:ascii="Arial MT"/>
          <w:spacing w:val="5"/>
          <w:w w:val="90"/>
        </w:rPr>
        <w:t xml:space="preserve"> </w:t>
      </w:r>
      <w:r>
        <w:rPr>
          <w:rFonts w:ascii="Arial MT"/>
          <w:w w:val="90"/>
        </w:rPr>
        <w:t>Manufacturer's</w:t>
      </w:r>
      <w:r>
        <w:rPr>
          <w:rFonts w:ascii="Arial MT"/>
          <w:spacing w:val="4"/>
          <w:w w:val="90"/>
        </w:rPr>
        <w:t xml:space="preserve"> </w:t>
      </w:r>
      <w:r>
        <w:rPr>
          <w:rFonts w:ascii="Arial MT"/>
          <w:w w:val="90"/>
        </w:rPr>
        <w:t>policy</w:t>
      </w:r>
      <w:r>
        <w:rPr>
          <w:rFonts w:ascii="Arial MT"/>
          <w:spacing w:val="-4"/>
          <w:w w:val="90"/>
        </w:rPr>
        <w:t xml:space="preserve"> </w:t>
      </w:r>
      <w:r>
        <w:rPr>
          <w:rFonts w:ascii="Arial MT"/>
          <w:w w:val="90"/>
        </w:rPr>
        <w:t>will</w:t>
      </w:r>
      <w:r>
        <w:rPr>
          <w:rFonts w:ascii="Arial MT"/>
          <w:spacing w:val="4"/>
          <w:w w:val="90"/>
        </w:rPr>
        <w:t xml:space="preserve"> </w:t>
      </w:r>
      <w:r>
        <w:rPr>
          <w:rFonts w:ascii="Arial MT"/>
          <w:w w:val="90"/>
        </w:rPr>
        <w:t>not</w:t>
      </w:r>
      <w:r>
        <w:rPr>
          <w:rFonts w:ascii="Arial MT"/>
          <w:spacing w:val="4"/>
          <w:w w:val="90"/>
        </w:rPr>
        <w:t xml:space="preserve"> </w:t>
      </w:r>
      <w:r>
        <w:rPr>
          <w:rFonts w:ascii="Arial MT"/>
          <w:w w:val="90"/>
        </w:rPr>
        <w:t>contain</w:t>
      </w:r>
      <w:r>
        <w:rPr>
          <w:rFonts w:ascii="Arial MT"/>
          <w:spacing w:val="4"/>
          <w:w w:val="90"/>
        </w:rPr>
        <w:t xml:space="preserve"> </w:t>
      </w:r>
      <w:r>
        <w:rPr>
          <w:rFonts w:ascii="Arial MT"/>
          <w:w w:val="90"/>
        </w:rPr>
        <w:t>any</w:t>
      </w:r>
      <w:r>
        <w:rPr>
          <w:rFonts w:ascii="Arial MT"/>
          <w:spacing w:val="4"/>
          <w:w w:val="90"/>
        </w:rPr>
        <w:t xml:space="preserve"> </w:t>
      </w:r>
      <w:r>
        <w:rPr>
          <w:rFonts w:ascii="Arial MT"/>
          <w:w w:val="90"/>
        </w:rPr>
        <w:t>provision</w:t>
      </w:r>
    </w:p>
    <w:p w14:paraId="6BE7519F" w14:textId="77777777" w:rsidR="0039660D" w:rsidRDefault="00C35C6D">
      <w:pPr>
        <w:pStyle w:val="a3"/>
        <w:spacing w:before="78" w:line="247" w:lineRule="auto"/>
        <w:ind w:left="402" w:right="234"/>
        <w:jc w:val="both"/>
        <w:rPr>
          <w:rFonts w:ascii="Arial MT"/>
        </w:rPr>
      </w:pPr>
      <w:r>
        <w:br w:type="column"/>
      </w:r>
      <w:r>
        <w:rPr>
          <w:rFonts w:ascii="Arial MT"/>
        </w:rPr>
        <w:t>eliminating</w:t>
      </w:r>
      <w:r>
        <w:rPr>
          <w:rFonts w:ascii="Arial MT"/>
          <w:spacing w:val="-8"/>
        </w:rPr>
        <w:t xml:space="preserve"> </w:t>
      </w:r>
      <w:r>
        <w:rPr>
          <w:rFonts w:ascii="Arial MT"/>
        </w:rPr>
        <w:t>or</w:t>
      </w:r>
      <w:r>
        <w:rPr>
          <w:rFonts w:ascii="Arial MT"/>
          <w:spacing w:val="-8"/>
        </w:rPr>
        <w:t xml:space="preserve"> </w:t>
      </w:r>
      <w:r>
        <w:rPr>
          <w:rFonts w:ascii="Arial MT"/>
        </w:rPr>
        <w:t>reducing</w:t>
      </w:r>
      <w:r>
        <w:rPr>
          <w:rFonts w:ascii="Arial MT"/>
          <w:spacing w:val="-8"/>
        </w:rPr>
        <w:t xml:space="preserve"> </w:t>
      </w:r>
      <w:r>
        <w:rPr>
          <w:rFonts w:ascii="Arial MT"/>
        </w:rPr>
        <w:t>coverage</w:t>
      </w:r>
      <w:r>
        <w:rPr>
          <w:rFonts w:ascii="Arial MT"/>
          <w:spacing w:val="-8"/>
        </w:rPr>
        <w:t xml:space="preserve"> </w:t>
      </w:r>
      <w:r>
        <w:rPr>
          <w:rFonts w:ascii="Arial MT"/>
        </w:rPr>
        <w:t>in</w:t>
      </w:r>
      <w:r>
        <w:rPr>
          <w:rFonts w:ascii="Arial MT"/>
          <w:spacing w:val="-8"/>
        </w:rPr>
        <w:t xml:space="preserve"> </w:t>
      </w:r>
      <w:r>
        <w:rPr>
          <w:rFonts w:ascii="Arial MT"/>
        </w:rPr>
        <w:t>the</w:t>
      </w:r>
      <w:r>
        <w:rPr>
          <w:rFonts w:ascii="Arial MT"/>
          <w:spacing w:val="-8"/>
        </w:rPr>
        <w:t xml:space="preserve"> </w:t>
      </w:r>
      <w:r>
        <w:rPr>
          <w:rFonts w:ascii="Arial MT"/>
        </w:rPr>
        <w:t>event</w:t>
      </w:r>
      <w:r>
        <w:rPr>
          <w:rFonts w:ascii="Arial MT"/>
          <w:spacing w:val="-7"/>
        </w:rPr>
        <w:t xml:space="preserve"> </w:t>
      </w:r>
      <w:r>
        <w:rPr>
          <w:rFonts w:ascii="Arial MT"/>
        </w:rPr>
        <w:t>of</w:t>
      </w:r>
      <w:r>
        <w:rPr>
          <w:rFonts w:ascii="Arial MT"/>
          <w:spacing w:val="-9"/>
        </w:rPr>
        <w:t xml:space="preserve"> </w:t>
      </w:r>
      <w:r>
        <w:rPr>
          <w:rFonts w:ascii="Arial MT"/>
        </w:rPr>
        <w:t>a</w:t>
      </w:r>
      <w:r>
        <w:rPr>
          <w:rFonts w:ascii="Arial MT"/>
          <w:spacing w:val="-8"/>
        </w:rPr>
        <w:t xml:space="preserve"> </w:t>
      </w:r>
      <w:r>
        <w:rPr>
          <w:rFonts w:ascii="Arial MT"/>
        </w:rPr>
        <w:t>suit</w:t>
      </w:r>
      <w:r>
        <w:rPr>
          <w:rFonts w:ascii="Arial MT"/>
          <w:spacing w:val="-8"/>
        </w:rPr>
        <w:t xml:space="preserve"> </w:t>
      </w:r>
      <w:r>
        <w:rPr>
          <w:rFonts w:ascii="Arial MT"/>
        </w:rPr>
        <w:t>or</w:t>
      </w:r>
      <w:r>
        <w:rPr>
          <w:rFonts w:ascii="Arial MT"/>
          <w:spacing w:val="-53"/>
        </w:rPr>
        <w:t xml:space="preserve"> </w:t>
      </w:r>
      <w:r>
        <w:rPr>
          <w:rFonts w:ascii="Arial MT"/>
          <w:spacing w:val="-1"/>
        </w:rPr>
        <w:t xml:space="preserve">claim </w:t>
      </w:r>
      <w:r>
        <w:rPr>
          <w:rFonts w:ascii="Arial MT"/>
        </w:rPr>
        <w:t>between Gensler and another insured under the</w:t>
      </w:r>
      <w:r>
        <w:rPr>
          <w:rFonts w:ascii="Arial MT"/>
          <w:spacing w:val="1"/>
        </w:rPr>
        <w:t xml:space="preserve"> </w:t>
      </w:r>
      <w:r>
        <w:rPr>
          <w:rFonts w:ascii="Arial MT"/>
          <w:w w:val="95"/>
        </w:rPr>
        <w:t>policy, and such policy will contain a provision waiving any</w:t>
      </w:r>
      <w:r>
        <w:rPr>
          <w:rFonts w:ascii="Arial MT"/>
          <w:spacing w:val="-50"/>
          <w:w w:val="95"/>
        </w:rPr>
        <w:t xml:space="preserve"> </w:t>
      </w:r>
      <w:r>
        <w:rPr>
          <w:rFonts w:ascii="Arial MT"/>
          <w:w w:val="95"/>
        </w:rPr>
        <w:t>rights of subrogation by the carrier against Gensler. Upon</w:t>
      </w:r>
      <w:r>
        <w:rPr>
          <w:rFonts w:ascii="Arial MT"/>
          <w:spacing w:val="1"/>
          <w:w w:val="95"/>
        </w:rPr>
        <w:t xml:space="preserve"> </w:t>
      </w:r>
      <w:r>
        <w:rPr>
          <w:rFonts w:ascii="Arial MT"/>
        </w:rPr>
        <w:t>execution</w:t>
      </w:r>
      <w:r>
        <w:rPr>
          <w:rFonts w:ascii="Arial MT"/>
          <w:spacing w:val="-9"/>
        </w:rPr>
        <w:t xml:space="preserve"> </w:t>
      </w:r>
      <w:r>
        <w:rPr>
          <w:rFonts w:ascii="Arial MT"/>
        </w:rPr>
        <w:t>of</w:t>
      </w:r>
      <w:r>
        <w:rPr>
          <w:rFonts w:ascii="Arial MT"/>
          <w:spacing w:val="-8"/>
        </w:rPr>
        <w:t xml:space="preserve"> </w:t>
      </w:r>
      <w:r>
        <w:rPr>
          <w:rFonts w:ascii="Arial MT"/>
        </w:rPr>
        <w:t>this</w:t>
      </w:r>
      <w:r>
        <w:rPr>
          <w:rFonts w:ascii="Arial MT"/>
          <w:spacing w:val="-8"/>
        </w:rPr>
        <w:t xml:space="preserve"> </w:t>
      </w:r>
      <w:r>
        <w:rPr>
          <w:rFonts w:ascii="Arial MT"/>
        </w:rPr>
        <w:t>Agreement,</w:t>
      </w:r>
      <w:r>
        <w:rPr>
          <w:rFonts w:ascii="Arial MT"/>
          <w:spacing w:val="-9"/>
        </w:rPr>
        <w:t xml:space="preserve"> </w:t>
      </w:r>
      <w:r>
        <w:rPr>
          <w:rFonts w:ascii="Arial MT"/>
        </w:rPr>
        <w:t>and</w:t>
      </w:r>
      <w:r>
        <w:rPr>
          <w:rFonts w:ascii="Arial MT"/>
          <w:spacing w:val="-9"/>
        </w:rPr>
        <w:t xml:space="preserve"> </w:t>
      </w:r>
      <w:r>
        <w:rPr>
          <w:rFonts w:ascii="Arial MT"/>
        </w:rPr>
        <w:t>thereafter,</w:t>
      </w:r>
      <w:r>
        <w:rPr>
          <w:rFonts w:ascii="Arial MT"/>
          <w:spacing w:val="-9"/>
        </w:rPr>
        <w:t xml:space="preserve"> </w:t>
      </w:r>
      <w:r>
        <w:rPr>
          <w:rFonts w:ascii="Arial MT"/>
        </w:rPr>
        <w:t>within</w:t>
      </w:r>
      <w:r>
        <w:rPr>
          <w:rFonts w:ascii="Arial MT"/>
          <w:spacing w:val="-9"/>
        </w:rPr>
        <w:t xml:space="preserve"> </w:t>
      </w:r>
      <w:r>
        <w:rPr>
          <w:rFonts w:ascii="Arial MT"/>
        </w:rPr>
        <w:t>thirty</w:t>
      </w:r>
      <w:r>
        <w:rPr>
          <w:rFonts w:ascii="Arial MT"/>
          <w:spacing w:val="-53"/>
        </w:rPr>
        <w:t xml:space="preserve"> </w:t>
      </w:r>
      <w:r>
        <w:rPr>
          <w:rFonts w:ascii="Arial MT"/>
          <w:w w:val="95"/>
        </w:rPr>
        <w:t>days after each annual renewal, Manufacturer will provide</w:t>
      </w:r>
      <w:r>
        <w:rPr>
          <w:rFonts w:ascii="Arial MT"/>
          <w:spacing w:val="-50"/>
          <w:w w:val="95"/>
        </w:rPr>
        <w:t xml:space="preserve"> </w:t>
      </w:r>
      <w:r>
        <w:rPr>
          <w:rFonts w:ascii="Arial MT"/>
          <w:w w:val="90"/>
        </w:rPr>
        <w:t>Gensler with a copy of the insurance policy and a certificate</w:t>
      </w:r>
      <w:r>
        <w:rPr>
          <w:rFonts w:ascii="Arial MT"/>
          <w:spacing w:val="1"/>
          <w:w w:val="90"/>
        </w:rPr>
        <w:t xml:space="preserve"> </w:t>
      </w:r>
      <w:r>
        <w:rPr>
          <w:rFonts w:ascii="Arial MT"/>
        </w:rPr>
        <w:t>of insurance committing the insurer to notify Gensler at</w:t>
      </w:r>
      <w:r>
        <w:rPr>
          <w:rFonts w:ascii="Arial MT"/>
          <w:spacing w:val="1"/>
        </w:rPr>
        <w:t xml:space="preserve"> </w:t>
      </w:r>
      <w:r>
        <w:rPr>
          <w:rFonts w:ascii="Arial MT"/>
        </w:rPr>
        <w:t>least</w:t>
      </w:r>
      <w:r>
        <w:rPr>
          <w:rFonts w:ascii="Arial MT"/>
          <w:spacing w:val="1"/>
        </w:rPr>
        <w:t xml:space="preserve"> </w:t>
      </w:r>
      <w:r>
        <w:rPr>
          <w:rFonts w:ascii="Arial MT"/>
        </w:rPr>
        <w:t>thirty</w:t>
      </w:r>
      <w:r>
        <w:rPr>
          <w:rFonts w:ascii="Arial MT"/>
          <w:spacing w:val="1"/>
        </w:rPr>
        <w:t xml:space="preserve"> </w:t>
      </w:r>
      <w:r>
        <w:rPr>
          <w:rFonts w:ascii="Arial MT"/>
        </w:rPr>
        <w:t>days</w:t>
      </w:r>
      <w:r>
        <w:rPr>
          <w:rFonts w:ascii="Arial MT"/>
          <w:spacing w:val="1"/>
        </w:rPr>
        <w:t xml:space="preserve"> </w:t>
      </w:r>
      <w:r>
        <w:rPr>
          <w:rFonts w:ascii="Arial MT"/>
        </w:rPr>
        <w:t>in</w:t>
      </w:r>
      <w:r>
        <w:rPr>
          <w:rFonts w:ascii="Arial MT"/>
          <w:spacing w:val="1"/>
        </w:rPr>
        <w:t xml:space="preserve"> </w:t>
      </w:r>
      <w:r>
        <w:rPr>
          <w:rFonts w:ascii="Arial MT"/>
        </w:rPr>
        <w:t>advance</w:t>
      </w:r>
      <w:r>
        <w:rPr>
          <w:rFonts w:ascii="Arial MT"/>
          <w:spacing w:val="1"/>
        </w:rPr>
        <w:t xml:space="preserve"> </w:t>
      </w:r>
      <w:r>
        <w:rPr>
          <w:rFonts w:ascii="Arial MT"/>
        </w:rPr>
        <w:t>of</w:t>
      </w:r>
      <w:r>
        <w:rPr>
          <w:rFonts w:ascii="Arial MT"/>
          <w:spacing w:val="1"/>
        </w:rPr>
        <w:t xml:space="preserve"> </w:t>
      </w:r>
      <w:r>
        <w:rPr>
          <w:rFonts w:ascii="Arial MT"/>
        </w:rPr>
        <w:t>(</w:t>
      </w:r>
      <w:proofErr w:type="spellStart"/>
      <w:r>
        <w:rPr>
          <w:rFonts w:ascii="Arial MT"/>
        </w:rPr>
        <w:t>i</w:t>
      </w:r>
      <w:proofErr w:type="spellEnd"/>
      <w:r>
        <w:rPr>
          <w:rFonts w:ascii="Arial MT"/>
        </w:rPr>
        <w:t>)</w:t>
      </w:r>
      <w:r>
        <w:rPr>
          <w:rFonts w:ascii="Arial MT"/>
          <w:spacing w:val="1"/>
        </w:rPr>
        <w:t xml:space="preserve"> </w:t>
      </w:r>
      <w:r>
        <w:rPr>
          <w:rFonts w:ascii="Arial MT"/>
        </w:rPr>
        <w:t>any</w:t>
      </w:r>
      <w:r>
        <w:rPr>
          <w:rFonts w:ascii="Arial MT"/>
          <w:spacing w:val="1"/>
        </w:rPr>
        <w:t xml:space="preserve"> </w:t>
      </w:r>
      <w:r>
        <w:rPr>
          <w:rFonts w:ascii="Arial MT"/>
        </w:rPr>
        <w:t>cancellation,</w:t>
      </w:r>
      <w:r>
        <w:rPr>
          <w:rFonts w:ascii="Arial MT"/>
          <w:spacing w:val="-53"/>
        </w:rPr>
        <w:t xml:space="preserve"> </w:t>
      </w:r>
      <w:r>
        <w:rPr>
          <w:rFonts w:ascii="Arial MT"/>
          <w:w w:val="95"/>
        </w:rPr>
        <w:t>termination,</w:t>
      </w:r>
      <w:r>
        <w:rPr>
          <w:rFonts w:ascii="Arial MT"/>
          <w:spacing w:val="-11"/>
          <w:w w:val="95"/>
        </w:rPr>
        <w:t xml:space="preserve"> </w:t>
      </w:r>
      <w:r>
        <w:rPr>
          <w:rFonts w:ascii="Arial MT"/>
          <w:w w:val="95"/>
        </w:rPr>
        <w:t>or</w:t>
      </w:r>
      <w:r>
        <w:rPr>
          <w:rFonts w:ascii="Arial MT"/>
          <w:spacing w:val="-7"/>
          <w:w w:val="95"/>
        </w:rPr>
        <w:t xml:space="preserve"> </w:t>
      </w:r>
      <w:r>
        <w:rPr>
          <w:rFonts w:ascii="Arial MT"/>
          <w:w w:val="95"/>
        </w:rPr>
        <w:t>material</w:t>
      </w:r>
      <w:r>
        <w:rPr>
          <w:rFonts w:ascii="Arial MT"/>
          <w:spacing w:val="-8"/>
          <w:w w:val="95"/>
        </w:rPr>
        <w:t xml:space="preserve"> </w:t>
      </w:r>
      <w:r>
        <w:rPr>
          <w:rFonts w:ascii="Arial MT"/>
          <w:w w:val="95"/>
        </w:rPr>
        <w:t>modification</w:t>
      </w:r>
      <w:r>
        <w:rPr>
          <w:rFonts w:ascii="Arial MT"/>
          <w:spacing w:val="-8"/>
          <w:w w:val="95"/>
        </w:rPr>
        <w:t xml:space="preserve"> </w:t>
      </w:r>
      <w:r>
        <w:rPr>
          <w:rFonts w:ascii="Arial MT"/>
          <w:w w:val="95"/>
        </w:rPr>
        <w:t>in</w:t>
      </w:r>
      <w:r>
        <w:rPr>
          <w:rFonts w:ascii="Arial MT"/>
          <w:spacing w:val="-7"/>
          <w:w w:val="95"/>
        </w:rPr>
        <w:t xml:space="preserve"> </w:t>
      </w:r>
      <w:r>
        <w:rPr>
          <w:rFonts w:ascii="Arial MT"/>
          <w:w w:val="95"/>
        </w:rPr>
        <w:t>coverage,</w:t>
      </w:r>
      <w:r>
        <w:rPr>
          <w:rFonts w:ascii="Arial MT"/>
          <w:spacing w:val="-11"/>
          <w:w w:val="95"/>
        </w:rPr>
        <w:t xml:space="preserve"> </w:t>
      </w:r>
      <w:r>
        <w:rPr>
          <w:rFonts w:ascii="Arial MT"/>
          <w:w w:val="95"/>
        </w:rPr>
        <w:t>or</w:t>
      </w:r>
      <w:r>
        <w:rPr>
          <w:rFonts w:ascii="Arial MT"/>
          <w:spacing w:val="-9"/>
          <w:w w:val="95"/>
        </w:rPr>
        <w:t xml:space="preserve"> </w:t>
      </w:r>
      <w:r>
        <w:rPr>
          <w:rFonts w:ascii="Arial MT"/>
          <w:w w:val="95"/>
        </w:rPr>
        <w:t>(ii)</w:t>
      </w:r>
      <w:r>
        <w:rPr>
          <w:rFonts w:ascii="Arial MT"/>
          <w:spacing w:val="-7"/>
          <w:w w:val="95"/>
        </w:rPr>
        <w:t xml:space="preserve"> </w:t>
      </w:r>
      <w:r>
        <w:rPr>
          <w:rFonts w:ascii="Arial MT"/>
          <w:w w:val="95"/>
        </w:rPr>
        <w:t>any</w:t>
      </w:r>
      <w:r>
        <w:rPr>
          <w:rFonts w:ascii="Arial MT"/>
          <w:spacing w:val="-50"/>
          <w:w w:val="95"/>
        </w:rPr>
        <w:t xml:space="preserve"> </w:t>
      </w:r>
      <w:r>
        <w:rPr>
          <w:rFonts w:ascii="Arial MT"/>
        </w:rPr>
        <w:t>expiration without renewal of such policy. Manufacturer</w:t>
      </w:r>
      <w:r>
        <w:rPr>
          <w:rFonts w:ascii="Arial MT"/>
          <w:spacing w:val="-53"/>
        </w:rPr>
        <w:t xml:space="preserve"> </w:t>
      </w:r>
      <w:r>
        <w:rPr>
          <w:rFonts w:ascii="Arial MT"/>
          <w:spacing w:val="-1"/>
        </w:rPr>
        <w:t>will</w:t>
      </w:r>
      <w:r>
        <w:rPr>
          <w:rFonts w:ascii="Arial MT"/>
          <w:spacing w:val="-9"/>
        </w:rPr>
        <w:t xml:space="preserve"> </w:t>
      </w:r>
      <w:r>
        <w:rPr>
          <w:rFonts w:ascii="Arial MT"/>
          <w:spacing w:val="-1"/>
        </w:rPr>
        <w:t>immediately</w:t>
      </w:r>
      <w:r>
        <w:rPr>
          <w:rFonts w:ascii="Arial MT"/>
          <w:spacing w:val="-9"/>
        </w:rPr>
        <w:t xml:space="preserve"> </w:t>
      </w:r>
      <w:r>
        <w:rPr>
          <w:rFonts w:ascii="Arial MT"/>
          <w:spacing w:val="-1"/>
        </w:rPr>
        <w:t>notify</w:t>
      </w:r>
      <w:r>
        <w:rPr>
          <w:rFonts w:ascii="Arial MT"/>
          <w:spacing w:val="-8"/>
        </w:rPr>
        <w:t xml:space="preserve"> </w:t>
      </w:r>
      <w:r>
        <w:rPr>
          <w:rFonts w:ascii="Arial MT"/>
        </w:rPr>
        <w:t>Gensler</w:t>
      </w:r>
      <w:r>
        <w:rPr>
          <w:rFonts w:ascii="Arial MT"/>
          <w:spacing w:val="-8"/>
        </w:rPr>
        <w:t xml:space="preserve"> </w:t>
      </w:r>
      <w:r>
        <w:rPr>
          <w:rFonts w:ascii="Arial MT"/>
        </w:rPr>
        <w:t>of</w:t>
      </w:r>
      <w:r>
        <w:rPr>
          <w:rFonts w:ascii="Arial MT"/>
          <w:spacing w:val="-9"/>
        </w:rPr>
        <w:t xml:space="preserve"> </w:t>
      </w:r>
      <w:r>
        <w:rPr>
          <w:rFonts w:ascii="Arial MT"/>
        </w:rPr>
        <w:t>any</w:t>
      </w:r>
      <w:r>
        <w:rPr>
          <w:rFonts w:ascii="Arial MT"/>
          <w:spacing w:val="-9"/>
        </w:rPr>
        <w:t xml:space="preserve"> </w:t>
      </w:r>
      <w:r>
        <w:rPr>
          <w:rFonts w:ascii="Arial MT"/>
        </w:rPr>
        <w:t>material</w:t>
      </w:r>
      <w:r>
        <w:rPr>
          <w:rFonts w:ascii="Arial MT"/>
          <w:spacing w:val="-8"/>
        </w:rPr>
        <w:t xml:space="preserve"> </w:t>
      </w:r>
      <w:r>
        <w:rPr>
          <w:rFonts w:ascii="Arial MT"/>
        </w:rPr>
        <w:t>change</w:t>
      </w:r>
      <w:r>
        <w:rPr>
          <w:rFonts w:ascii="Arial MT"/>
          <w:spacing w:val="-8"/>
        </w:rPr>
        <w:t xml:space="preserve"> </w:t>
      </w:r>
      <w:r>
        <w:rPr>
          <w:rFonts w:ascii="Arial MT"/>
        </w:rPr>
        <w:t>in</w:t>
      </w:r>
      <w:r>
        <w:rPr>
          <w:rFonts w:ascii="Arial MT"/>
          <w:spacing w:val="-53"/>
        </w:rPr>
        <w:t xml:space="preserve"> </w:t>
      </w:r>
      <w:r>
        <w:rPr>
          <w:rFonts w:ascii="Arial MT"/>
        </w:rPr>
        <w:t>coverage.</w:t>
      </w:r>
    </w:p>
    <w:p w14:paraId="24334024" w14:textId="77777777" w:rsidR="0039660D" w:rsidRDefault="0039660D">
      <w:pPr>
        <w:pStyle w:val="a3"/>
        <w:spacing w:before="7"/>
        <w:rPr>
          <w:rFonts w:ascii="Arial MT"/>
          <w:sz w:val="21"/>
        </w:rPr>
      </w:pPr>
    </w:p>
    <w:p w14:paraId="5D3076D3" w14:textId="77777777" w:rsidR="0039660D" w:rsidRDefault="00C35C6D">
      <w:pPr>
        <w:pStyle w:val="a4"/>
        <w:numPr>
          <w:ilvl w:val="0"/>
          <w:numId w:val="3"/>
        </w:numPr>
        <w:tabs>
          <w:tab w:val="left" w:pos="851"/>
        </w:tabs>
        <w:spacing w:line="247" w:lineRule="auto"/>
        <w:ind w:left="402" w:right="237" w:hanging="1"/>
        <w:rPr>
          <w:rFonts w:ascii="Arial MT"/>
          <w:sz w:val="20"/>
        </w:rPr>
      </w:pPr>
      <w:r>
        <w:rPr>
          <w:rFonts w:ascii="Trebuchet MS"/>
          <w:b/>
          <w:spacing w:val="-1"/>
          <w:w w:val="95"/>
          <w:sz w:val="20"/>
        </w:rPr>
        <w:t xml:space="preserve">Confidentiality. </w:t>
      </w:r>
      <w:r>
        <w:rPr>
          <w:rFonts w:ascii="Arial MT"/>
          <w:w w:val="95"/>
          <w:sz w:val="20"/>
        </w:rPr>
        <w:t>Each party will keep confidential the</w:t>
      </w:r>
      <w:r>
        <w:rPr>
          <w:rFonts w:ascii="Arial MT"/>
          <w:spacing w:val="-50"/>
          <w:w w:val="95"/>
          <w:sz w:val="20"/>
        </w:rPr>
        <w:t xml:space="preserve"> </w:t>
      </w:r>
      <w:r>
        <w:rPr>
          <w:rFonts w:ascii="Arial MT"/>
          <w:spacing w:val="-1"/>
          <w:sz w:val="20"/>
        </w:rPr>
        <w:t>terms</w:t>
      </w:r>
      <w:r>
        <w:rPr>
          <w:rFonts w:ascii="Arial MT"/>
          <w:spacing w:val="-12"/>
          <w:sz w:val="20"/>
        </w:rPr>
        <w:t xml:space="preserve"> </w:t>
      </w:r>
      <w:r>
        <w:rPr>
          <w:rFonts w:ascii="Arial MT"/>
          <w:spacing w:val="-1"/>
          <w:sz w:val="20"/>
        </w:rPr>
        <w:t>of</w:t>
      </w:r>
      <w:r>
        <w:rPr>
          <w:rFonts w:ascii="Arial MT"/>
          <w:spacing w:val="-12"/>
          <w:sz w:val="20"/>
        </w:rPr>
        <w:t xml:space="preserve"> </w:t>
      </w:r>
      <w:r>
        <w:rPr>
          <w:rFonts w:ascii="Arial MT"/>
          <w:spacing w:val="-1"/>
          <w:sz w:val="20"/>
        </w:rPr>
        <w:t>this</w:t>
      </w:r>
      <w:r>
        <w:rPr>
          <w:rFonts w:ascii="Arial MT"/>
          <w:spacing w:val="-11"/>
          <w:sz w:val="20"/>
        </w:rPr>
        <w:t xml:space="preserve"> </w:t>
      </w:r>
      <w:r>
        <w:rPr>
          <w:rFonts w:ascii="Arial MT"/>
          <w:spacing w:val="-1"/>
          <w:sz w:val="20"/>
        </w:rPr>
        <w:t>Agreement</w:t>
      </w:r>
      <w:r>
        <w:rPr>
          <w:rFonts w:ascii="Arial MT"/>
          <w:spacing w:val="-11"/>
          <w:sz w:val="20"/>
        </w:rPr>
        <w:t xml:space="preserve"> </w:t>
      </w:r>
      <w:r>
        <w:rPr>
          <w:rFonts w:ascii="Arial MT"/>
          <w:spacing w:val="-1"/>
          <w:sz w:val="20"/>
        </w:rPr>
        <w:t>and</w:t>
      </w:r>
      <w:r>
        <w:rPr>
          <w:rFonts w:ascii="Arial MT"/>
          <w:spacing w:val="-12"/>
          <w:sz w:val="20"/>
        </w:rPr>
        <w:t xml:space="preserve"> </w:t>
      </w:r>
      <w:r>
        <w:rPr>
          <w:rFonts w:ascii="Arial MT"/>
          <w:spacing w:val="-1"/>
          <w:sz w:val="20"/>
        </w:rPr>
        <w:t>any</w:t>
      </w:r>
      <w:r>
        <w:rPr>
          <w:rFonts w:ascii="Arial MT"/>
          <w:spacing w:val="-11"/>
          <w:sz w:val="20"/>
        </w:rPr>
        <w:t xml:space="preserve"> </w:t>
      </w:r>
      <w:r>
        <w:rPr>
          <w:rFonts w:ascii="Arial MT"/>
          <w:spacing w:val="-1"/>
          <w:sz w:val="20"/>
        </w:rPr>
        <w:t>confidential</w:t>
      </w:r>
      <w:r>
        <w:rPr>
          <w:rFonts w:ascii="Arial MT"/>
          <w:spacing w:val="-11"/>
          <w:sz w:val="20"/>
        </w:rPr>
        <w:t xml:space="preserve"> </w:t>
      </w:r>
      <w:r>
        <w:rPr>
          <w:rFonts w:ascii="Arial MT"/>
          <w:sz w:val="20"/>
        </w:rPr>
        <w:t>information</w:t>
      </w:r>
      <w:r>
        <w:rPr>
          <w:rFonts w:ascii="Arial MT"/>
          <w:spacing w:val="-54"/>
          <w:sz w:val="20"/>
        </w:rPr>
        <w:t xml:space="preserve"> </w:t>
      </w:r>
      <w:r>
        <w:rPr>
          <w:rFonts w:ascii="Arial MT"/>
          <w:w w:val="95"/>
          <w:sz w:val="20"/>
        </w:rPr>
        <w:t>regarding the business and affairs of the other party that it</w:t>
      </w:r>
      <w:r>
        <w:rPr>
          <w:rFonts w:ascii="Arial MT"/>
          <w:spacing w:val="-50"/>
          <w:w w:val="95"/>
          <w:sz w:val="20"/>
        </w:rPr>
        <w:t xml:space="preserve"> </w:t>
      </w:r>
      <w:r>
        <w:rPr>
          <w:rFonts w:ascii="Arial MT"/>
          <w:w w:val="95"/>
          <w:sz w:val="20"/>
        </w:rPr>
        <w:t>may acquire in connection with this Agreement, unless: (</w:t>
      </w:r>
      <w:proofErr w:type="spellStart"/>
      <w:r>
        <w:rPr>
          <w:rFonts w:ascii="Arial MT"/>
          <w:w w:val="95"/>
          <w:sz w:val="20"/>
        </w:rPr>
        <w:t>i</w:t>
      </w:r>
      <w:proofErr w:type="spellEnd"/>
      <w:r>
        <w:rPr>
          <w:rFonts w:ascii="Arial MT"/>
          <w:w w:val="95"/>
          <w:sz w:val="20"/>
        </w:rPr>
        <w:t>)</w:t>
      </w:r>
      <w:r>
        <w:rPr>
          <w:rFonts w:ascii="Arial MT"/>
          <w:spacing w:val="-50"/>
          <w:w w:val="95"/>
          <w:sz w:val="20"/>
        </w:rPr>
        <w:t xml:space="preserve"> </w:t>
      </w:r>
      <w:r>
        <w:rPr>
          <w:rFonts w:ascii="Arial MT"/>
          <w:spacing w:val="-1"/>
          <w:sz w:val="20"/>
        </w:rPr>
        <w:t>it</w:t>
      </w:r>
      <w:r>
        <w:rPr>
          <w:rFonts w:ascii="Arial MT"/>
          <w:spacing w:val="-13"/>
          <w:sz w:val="20"/>
        </w:rPr>
        <w:t xml:space="preserve"> </w:t>
      </w:r>
      <w:r>
        <w:rPr>
          <w:rFonts w:ascii="Arial MT"/>
          <w:spacing w:val="-1"/>
          <w:sz w:val="20"/>
        </w:rPr>
        <w:t>first</w:t>
      </w:r>
      <w:r>
        <w:rPr>
          <w:rFonts w:ascii="Arial MT"/>
          <w:spacing w:val="-12"/>
          <w:sz w:val="20"/>
        </w:rPr>
        <w:t xml:space="preserve"> </w:t>
      </w:r>
      <w:r>
        <w:rPr>
          <w:rFonts w:ascii="Arial MT"/>
          <w:spacing w:val="-1"/>
          <w:sz w:val="20"/>
        </w:rPr>
        <w:t>obtains</w:t>
      </w:r>
      <w:r>
        <w:rPr>
          <w:rFonts w:ascii="Arial MT"/>
          <w:spacing w:val="-12"/>
          <w:sz w:val="20"/>
        </w:rPr>
        <w:t xml:space="preserve"> </w:t>
      </w:r>
      <w:r>
        <w:rPr>
          <w:rFonts w:ascii="Arial MT"/>
          <w:spacing w:val="-1"/>
          <w:sz w:val="20"/>
        </w:rPr>
        <w:t>the</w:t>
      </w:r>
      <w:r>
        <w:rPr>
          <w:rFonts w:ascii="Arial MT"/>
          <w:spacing w:val="-12"/>
          <w:sz w:val="20"/>
        </w:rPr>
        <w:t xml:space="preserve"> </w:t>
      </w:r>
      <w:r>
        <w:rPr>
          <w:rFonts w:ascii="Arial MT"/>
          <w:spacing w:val="-1"/>
          <w:sz w:val="20"/>
        </w:rPr>
        <w:t>prior</w:t>
      </w:r>
      <w:r>
        <w:rPr>
          <w:rFonts w:ascii="Arial MT"/>
          <w:spacing w:val="-12"/>
          <w:sz w:val="20"/>
        </w:rPr>
        <w:t xml:space="preserve"> </w:t>
      </w:r>
      <w:r>
        <w:rPr>
          <w:rFonts w:ascii="Arial MT"/>
          <w:spacing w:val="-1"/>
          <w:sz w:val="20"/>
        </w:rPr>
        <w:t>written</w:t>
      </w:r>
      <w:r>
        <w:rPr>
          <w:rFonts w:ascii="Arial MT"/>
          <w:spacing w:val="-12"/>
          <w:sz w:val="20"/>
        </w:rPr>
        <w:t xml:space="preserve"> </w:t>
      </w:r>
      <w:r>
        <w:rPr>
          <w:rFonts w:ascii="Arial MT"/>
          <w:spacing w:val="-1"/>
          <w:sz w:val="20"/>
        </w:rPr>
        <w:t>consent</w:t>
      </w:r>
      <w:r>
        <w:rPr>
          <w:rFonts w:ascii="Arial MT"/>
          <w:spacing w:val="-12"/>
          <w:sz w:val="20"/>
        </w:rPr>
        <w:t xml:space="preserve"> </w:t>
      </w:r>
      <w:r>
        <w:rPr>
          <w:rFonts w:ascii="Arial MT"/>
          <w:spacing w:val="-1"/>
          <w:sz w:val="20"/>
        </w:rPr>
        <w:t>of</w:t>
      </w:r>
      <w:r>
        <w:rPr>
          <w:rFonts w:ascii="Arial MT"/>
          <w:spacing w:val="-13"/>
          <w:sz w:val="20"/>
        </w:rPr>
        <w:t xml:space="preserve"> </w:t>
      </w:r>
      <w:r>
        <w:rPr>
          <w:rFonts w:ascii="Arial MT"/>
          <w:sz w:val="20"/>
        </w:rPr>
        <w:t>the</w:t>
      </w:r>
      <w:r>
        <w:rPr>
          <w:rFonts w:ascii="Arial MT"/>
          <w:spacing w:val="-14"/>
          <w:sz w:val="20"/>
        </w:rPr>
        <w:t xml:space="preserve"> </w:t>
      </w:r>
      <w:r>
        <w:rPr>
          <w:rFonts w:ascii="Arial MT"/>
          <w:sz w:val="20"/>
        </w:rPr>
        <w:t>other</w:t>
      </w:r>
      <w:r>
        <w:rPr>
          <w:rFonts w:ascii="Arial MT"/>
          <w:spacing w:val="-14"/>
          <w:sz w:val="20"/>
        </w:rPr>
        <w:t xml:space="preserve"> </w:t>
      </w:r>
      <w:r>
        <w:rPr>
          <w:rFonts w:ascii="Arial MT"/>
          <w:sz w:val="20"/>
        </w:rPr>
        <w:t>party;</w:t>
      </w:r>
    </w:p>
    <w:p w14:paraId="274B5D03" w14:textId="77777777" w:rsidR="0039660D" w:rsidRDefault="00C35C6D">
      <w:pPr>
        <w:pStyle w:val="a3"/>
        <w:spacing w:before="2" w:line="247" w:lineRule="auto"/>
        <w:ind w:left="401" w:right="235"/>
        <w:jc w:val="both"/>
        <w:rPr>
          <w:rFonts w:ascii="Arial MT"/>
        </w:rPr>
      </w:pPr>
      <w:r>
        <w:rPr>
          <w:rFonts w:ascii="Arial MT"/>
          <w:spacing w:val="-1"/>
        </w:rPr>
        <w:t>(ii)</w:t>
      </w:r>
      <w:r>
        <w:rPr>
          <w:rFonts w:ascii="Arial MT"/>
          <w:spacing w:val="-12"/>
        </w:rPr>
        <w:t xml:space="preserve"> </w:t>
      </w:r>
      <w:r>
        <w:rPr>
          <w:rFonts w:ascii="Arial MT"/>
          <w:spacing w:val="-1"/>
        </w:rPr>
        <w:t>it</w:t>
      </w:r>
      <w:r>
        <w:rPr>
          <w:rFonts w:ascii="Arial MT"/>
          <w:spacing w:val="-9"/>
        </w:rPr>
        <w:t xml:space="preserve"> </w:t>
      </w:r>
      <w:r>
        <w:rPr>
          <w:rFonts w:ascii="Arial MT"/>
          <w:spacing w:val="-1"/>
        </w:rPr>
        <w:t>is</w:t>
      </w:r>
      <w:r>
        <w:rPr>
          <w:rFonts w:ascii="Arial MT"/>
          <w:spacing w:val="-12"/>
        </w:rPr>
        <w:t xml:space="preserve"> </w:t>
      </w:r>
      <w:r>
        <w:rPr>
          <w:rFonts w:ascii="Arial MT"/>
          <w:spacing w:val="-1"/>
        </w:rPr>
        <w:t>required</w:t>
      </w:r>
      <w:r>
        <w:rPr>
          <w:rFonts w:ascii="Arial MT"/>
          <w:spacing w:val="-11"/>
        </w:rPr>
        <w:t xml:space="preserve"> </w:t>
      </w:r>
      <w:r>
        <w:rPr>
          <w:rFonts w:ascii="Arial MT"/>
          <w:spacing w:val="-1"/>
        </w:rPr>
        <w:t>by</w:t>
      </w:r>
      <w:r>
        <w:rPr>
          <w:rFonts w:ascii="Arial MT"/>
          <w:spacing w:val="-10"/>
        </w:rPr>
        <w:t xml:space="preserve"> </w:t>
      </w:r>
      <w:r>
        <w:rPr>
          <w:rFonts w:ascii="Arial MT"/>
          <w:spacing w:val="-1"/>
        </w:rPr>
        <w:t>law</w:t>
      </w:r>
      <w:r>
        <w:rPr>
          <w:rFonts w:ascii="Arial MT"/>
          <w:spacing w:val="-9"/>
        </w:rPr>
        <w:t xml:space="preserve"> </w:t>
      </w:r>
      <w:r>
        <w:rPr>
          <w:rFonts w:ascii="Arial MT"/>
          <w:spacing w:val="-1"/>
        </w:rPr>
        <w:t>to</w:t>
      </w:r>
      <w:r>
        <w:rPr>
          <w:rFonts w:ascii="Arial MT"/>
          <w:spacing w:val="-11"/>
        </w:rPr>
        <w:t xml:space="preserve"> </w:t>
      </w:r>
      <w:r>
        <w:rPr>
          <w:rFonts w:ascii="Arial MT"/>
          <w:spacing w:val="-1"/>
        </w:rPr>
        <w:t>disclose</w:t>
      </w:r>
      <w:r>
        <w:rPr>
          <w:rFonts w:ascii="Arial MT"/>
          <w:spacing w:val="-10"/>
        </w:rPr>
        <w:t xml:space="preserve"> </w:t>
      </w:r>
      <w:r>
        <w:rPr>
          <w:rFonts w:ascii="Arial MT"/>
          <w:spacing w:val="-1"/>
        </w:rPr>
        <w:t>such</w:t>
      </w:r>
      <w:r>
        <w:rPr>
          <w:rFonts w:ascii="Arial MT"/>
          <w:spacing w:val="-11"/>
        </w:rPr>
        <w:t xml:space="preserve"> </w:t>
      </w:r>
      <w:r>
        <w:rPr>
          <w:rFonts w:ascii="Arial MT"/>
          <w:spacing w:val="-1"/>
        </w:rPr>
        <w:t>information;</w:t>
      </w:r>
      <w:r>
        <w:rPr>
          <w:rFonts w:ascii="Arial MT"/>
          <w:spacing w:val="-10"/>
        </w:rPr>
        <w:t xml:space="preserve"> </w:t>
      </w:r>
      <w:r>
        <w:rPr>
          <w:rFonts w:ascii="Arial MT"/>
        </w:rPr>
        <w:t>(iii)</w:t>
      </w:r>
      <w:r>
        <w:rPr>
          <w:rFonts w:ascii="Arial MT"/>
          <w:spacing w:val="-11"/>
        </w:rPr>
        <w:t xml:space="preserve"> </w:t>
      </w:r>
      <w:r>
        <w:rPr>
          <w:rFonts w:ascii="Arial MT"/>
        </w:rPr>
        <w:t>it</w:t>
      </w:r>
      <w:r>
        <w:rPr>
          <w:rFonts w:ascii="Arial MT"/>
          <w:spacing w:val="-53"/>
        </w:rPr>
        <w:t xml:space="preserve"> </w:t>
      </w:r>
      <w:r>
        <w:rPr>
          <w:rFonts w:ascii="Arial MT"/>
          <w:spacing w:val="-1"/>
        </w:rPr>
        <w:t>needs</w:t>
      </w:r>
      <w:r>
        <w:rPr>
          <w:rFonts w:ascii="Arial MT"/>
          <w:spacing w:val="-4"/>
        </w:rPr>
        <w:t xml:space="preserve"> </w:t>
      </w:r>
      <w:r>
        <w:rPr>
          <w:rFonts w:ascii="Arial MT"/>
          <w:spacing w:val="-1"/>
        </w:rPr>
        <w:t>to</w:t>
      </w:r>
      <w:r>
        <w:rPr>
          <w:rFonts w:ascii="Arial MT"/>
          <w:spacing w:val="-4"/>
        </w:rPr>
        <w:t xml:space="preserve"> </w:t>
      </w:r>
      <w:r>
        <w:rPr>
          <w:rFonts w:ascii="Arial MT"/>
          <w:spacing w:val="-1"/>
        </w:rPr>
        <w:t>disclose</w:t>
      </w:r>
      <w:r>
        <w:rPr>
          <w:rFonts w:ascii="Arial MT"/>
          <w:spacing w:val="-3"/>
        </w:rPr>
        <w:t xml:space="preserve"> </w:t>
      </w:r>
      <w:r>
        <w:rPr>
          <w:rFonts w:ascii="Arial MT"/>
        </w:rPr>
        <w:t>such</w:t>
      </w:r>
      <w:r>
        <w:rPr>
          <w:rFonts w:ascii="Arial MT"/>
          <w:spacing w:val="-4"/>
        </w:rPr>
        <w:t xml:space="preserve"> </w:t>
      </w:r>
      <w:r>
        <w:rPr>
          <w:rFonts w:ascii="Arial MT"/>
        </w:rPr>
        <w:t>information</w:t>
      </w:r>
      <w:r>
        <w:rPr>
          <w:rFonts w:ascii="Arial MT"/>
          <w:spacing w:val="-4"/>
        </w:rPr>
        <w:t xml:space="preserve"> </w:t>
      </w:r>
      <w:r>
        <w:rPr>
          <w:rFonts w:ascii="Arial MT"/>
        </w:rPr>
        <w:t>to</w:t>
      </w:r>
      <w:r>
        <w:rPr>
          <w:rFonts w:ascii="Arial MT"/>
          <w:spacing w:val="-4"/>
        </w:rPr>
        <w:t xml:space="preserve"> </w:t>
      </w:r>
      <w:r>
        <w:rPr>
          <w:rFonts w:ascii="Arial MT"/>
        </w:rPr>
        <w:t>establish</w:t>
      </w:r>
      <w:r>
        <w:rPr>
          <w:rFonts w:ascii="Arial MT"/>
          <w:spacing w:val="-3"/>
        </w:rPr>
        <w:t xml:space="preserve"> </w:t>
      </w:r>
      <w:r>
        <w:rPr>
          <w:rFonts w:ascii="Arial MT"/>
        </w:rPr>
        <w:t>its</w:t>
      </w:r>
      <w:r>
        <w:rPr>
          <w:rFonts w:ascii="Arial MT"/>
          <w:spacing w:val="-4"/>
        </w:rPr>
        <w:t xml:space="preserve"> </w:t>
      </w:r>
      <w:r>
        <w:rPr>
          <w:rFonts w:ascii="Arial MT"/>
        </w:rPr>
        <w:t>rights</w:t>
      </w:r>
      <w:r>
        <w:rPr>
          <w:rFonts w:ascii="Arial MT"/>
          <w:spacing w:val="-53"/>
        </w:rPr>
        <w:t xml:space="preserve"> </w:t>
      </w:r>
      <w:r>
        <w:rPr>
          <w:rFonts w:ascii="Arial MT"/>
        </w:rPr>
        <w:t>under</w:t>
      </w:r>
      <w:r>
        <w:rPr>
          <w:rFonts w:ascii="Arial MT"/>
          <w:spacing w:val="-7"/>
        </w:rPr>
        <w:t xml:space="preserve"> </w:t>
      </w:r>
      <w:r>
        <w:rPr>
          <w:rFonts w:ascii="Arial MT"/>
        </w:rPr>
        <w:t>this</w:t>
      </w:r>
      <w:r>
        <w:rPr>
          <w:rFonts w:ascii="Arial MT"/>
          <w:spacing w:val="-6"/>
        </w:rPr>
        <w:t xml:space="preserve"> </w:t>
      </w:r>
      <w:r>
        <w:rPr>
          <w:rFonts w:ascii="Arial MT"/>
        </w:rPr>
        <w:t>Agreement</w:t>
      </w:r>
      <w:r>
        <w:rPr>
          <w:rFonts w:ascii="Arial MT"/>
          <w:spacing w:val="-6"/>
        </w:rPr>
        <w:t xml:space="preserve"> </w:t>
      </w:r>
      <w:r>
        <w:rPr>
          <w:rFonts w:ascii="Arial MT"/>
        </w:rPr>
        <w:t>or</w:t>
      </w:r>
      <w:r>
        <w:rPr>
          <w:rFonts w:ascii="Arial MT"/>
          <w:spacing w:val="-6"/>
        </w:rPr>
        <w:t xml:space="preserve"> </w:t>
      </w:r>
      <w:r>
        <w:rPr>
          <w:rFonts w:ascii="Arial MT"/>
        </w:rPr>
        <w:t>to</w:t>
      </w:r>
      <w:r>
        <w:rPr>
          <w:rFonts w:ascii="Arial MT"/>
          <w:spacing w:val="-10"/>
        </w:rPr>
        <w:t xml:space="preserve"> </w:t>
      </w:r>
      <w:r>
        <w:rPr>
          <w:rFonts w:ascii="Arial MT"/>
        </w:rPr>
        <w:t>any</w:t>
      </w:r>
      <w:r>
        <w:rPr>
          <w:rFonts w:ascii="Arial MT"/>
          <w:spacing w:val="-6"/>
        </w:rPr>
        <w:t xml:space="preserve"> </w:t>
      </w:r>
      <w:r>
        <w:rPr>
          <w:rFonts w:ascii="Arial MT"/>
        </w:rPr>
        <w:t>other</w:t>
      </w:r>
      <w:r>
        <w:rPr>
          <w:rFonts w:ascii="Arial MT"/>
          <w:spacing w:val="-6"/>
        </w:rPr>
        <w:t xml:space="preserve"> </w:t>
      </w:r>
      <w:r>
        <w:rPr>
          <w:rFonts w:ascii="Arial MT"/>
        </w:rPr>
        <w:t>third</w:t>
      </w:r>
      <w:r>
        <w:rPr>
          <w:rFonts w:ascii="Arial MT"/>
          <w:spacing w:val="-8"/>
        </w:rPr>
        <w:t xml:space="preserve"> </w:t>
      </w:r>
      <w:r>
        <w:rPr>
          <w:rFonts w:ascii="Arial MT"/>
        </w:rPr>
        <w:t>persons</w:t>
      </w:r>
      <w:r>
        <w:rPr>
          <w:rFonts w:ascii="Arial MT"/>
          <w:spacing w:val="37"/>
        </w:rPr>
        <w:t xml:space="preserve"> </w:t>
      </w:r>
      <w:r>
        <w:rPr>
          <w:rFonts w:ascii="Arial MT"/>
        </w:rPr>
        <w:t>on</w:t>
      </w:r>
      <w:r>
        <w:rPr>
          <w:rFonts w:ascii="Arial MT"/>
          <w:spacing w:val="-8"/>
        </w:rPr>
        <w:t xml:space="preserve"> </w:t>
      </w:r>
      <w:r>
        <w:rPr>
          <w:rFonts w:ascii="Arial MT"/>
        </w:rPr>
        <w:t>a</w:t>
      </w:r>
      <w:r>
        <w:rPr>
          <w:rFonts w:ascii="Arial MT"/>
          <w:spacing w:val="-54"/>
        </w:rPr>
        <w:t xml:space="preserve"> </w:t>
      </w:r>
      <w:r>
        <w:rPr>
          <w:rFonts w:ascii="Arial MT"/>
        </w:rPr>
        <w:t>need to know basis, e.g., affiliates, officers, directors,</w:t>
      </w:r>
      <w:r>
        <w:rPr>
          <w:rFonts w:ascii="Arial MT"/>
          <w:spacing w:val="1"/>
        </w:rPr>
        <w:t xml:space="preserve"> </w:t>
      </w:r>
      <w:r>
        <w:rPr>
          <w:rFonts w:ascii="Arial MT"/>
          <w:w w:val="95"/>
        </w:rPr>
        <w:t>shareholders, lawyers, accountants and other agents or</w:t>
      </w:r>
      <w:r>
        <w:rPr>
          <w:rFonts w:ascii="Arial MT"/>
          <w:spacing w:val="1"/>
          <w:w w:val="95"/>
        </w:rPr>
        <w:t xml:space="preserve"> </w:t>
      </w:r>
      <w:r>
        <w:rPr>
          <w:rFonts w:ascii="Arial MT"/>
          <w:spacing w:val="-1"/>
          <w:w w:val="95"/>
        </w:rPr>
        <w:t xml:space="preserve">advisors; or (iv) </w:t>
      </w:r>
      <w:r>
        <w:rPr>
          <w:rFonts w:ascii="Arial MT"/>
          <w:w w:val="95"/>
        </w:rPr>
        <w:t>the information is public information. Each</w:t>
      </w:r>
      <w:r>
        <w:rPr>
          <w:rFonts w:ascii="Arial MT"/>
          <w:spacing w:val="-50"/>
          <w:w w:val="95"/>
        </w:rPr>
        <w:t xml:space="preserve"> </w:t>
      </w:r>
      <w:r>
        <w:rPr>
          <w:rFonts w:ascii="Arial MT"/>
          <w:w w:val="95"/>
        </w:rPr>
        <w:t>party will instruct its relevant employees and agents about</w:t>
      </w:r>
      <w:r>
        <w:rPr>
          <w:rFonts w:ascii="Arial MT"/>
          <w:spacing w:val="-50"/>
          <w:w w:val="95"/>
        </w:rPr>
        <w:t xml:space="preserve"> </w:t>
      </w:r>
      <w:r>
        <w:rPr>
          <w:rFonts w:ascii="Arial MT"/>
        </w:rPr>
        <w:t>these confidentiality restrictions.</w:t>
      </w:r>
      <w:r>
        <w:rPr>
          <w:rFonts w:ascii="Arial MT"/>
          <w:spacing w:val="1"/>
        </w:rPr>
        <w:t xml:space="preserve"> </w:t>
      </w:r>
      <w:r>
        <w:rPr>
          <w:rFonts w:ascii="Arial MT"/>
        </w:rPr>
        <w:t>Notwithstanding the</w:t>
      </w:r>
      <w:r>
        <w:rPr>
          <w:rFonts w:ascii="Arial MT"/>
          <w:spacing w:val="1"/>
        </w:rPr>
        <w:t xml:space="preserve"> </w:t>
      </w:r>
      <w:r>
        <w:rPr>
          <w:rFonts w:ascii="Arial MT"/>
          <w:w w:val="95"/>
        </w:rPr>
        <w:t>foregoing, Manufacturer acknowledges that Gensler may</w:t>
      </w:r>
      <w:r>
        <w:rPr>
          <w:rFonts w:ascii="Arial MT"/>
          <w:spacing w:val="1"/>
          <w:w w:val="95"/>
        </w:rPr>
        <w:t xml:space="preserve"> </w:t>
      </w:r>
      <w:r>
        <w:rPr>
          <w:rFonts w:ascii="Arial MT"/>
          <w:spacing w:val="-1"/>
          <w:w w:val="95"/>
        </w:rPr>
        <w:t>from</w:t>
      </w:r>
      <w:r>
        <w:rPr>
          <w:rFonts w:ascii="Arial MT"/>
          <w:spacing w:val="-10"/>
          <w:w w:val="95"/>
        </w:rPr>
        <w:t xml:space="preserve"> </w:t>
      </w:r>
      <w:r>
        <w:rPr>
          <w:rFonts w:ascii="Arial MT"/>
          <w:spacing w:val="-1"/>
          <w:w w:val="95"/>
        </w:rPr>
        <w:t>time</w:t>
      </w:r>
      <w:r>
        <w:rPr>
          <w:rFonts w:ascii="Arial MT"/>
          <w:spacing w:val="-11"/>
          <w:w w:val="95"/>
        </w:rPr>
        <w:t xml:space="preserve"> </w:t>
      </w:r>
      <w:r>
        <w:rPr>
          <w:rFonts w:ascii="Arial MT"/>
          <w:w w:val="95"/>
        </w:rPr>
        <w:t>to</w:t>
      </w:r>
      <w:r>
        <w:rPr>
          <w:rFonts w:ascii="Arial MT"/>
          <w:spacing w:val="-9"/>
          <w:w w:val="95"/>
        </w:rPr>
        <w:t xml:space="preserve"> </w:t>
      </w:r>
      <w:r>
        <w:rPr>
          <w:rFonts w:ascii="Arial MT"/>
          <w:w w:val="95"/>
        </w:rPr>
        <w:t>time</w:t>
      </w:r>
      <w:r>
        <w:rPr>
          <w:rFonts w:ascii="Arial MT"/>
          <w:spacing w:val="-11"/>
          <w:w w:val="95"/>
        </w:rPr>
        <w:t xml:space="preserve"> </w:t>
      </w:r>
      <w:r>
        <w:rPr>
          <w:rFonts w:ascii="Arial MT"/>
          <w:w w:val="95"/>
        </w:rPr>
        <w:t>need</w:t>
      </w:r>
      <w:r>
        <w:rPr>
          <w:rFonts w:ascii="Arial MT"/>
          <w:spacing w:val="-16"/>
          <w:w w:val="95"/>
        </w:rPr>
        <w:t xml:space="preserve"> </w:t>
      </w:r>
      <w:r>
        <w:rPr>
          <w:rFonts w:ascii="Arial MT"/>
          <w:w w:val="95"/>
        </w:rPr>
        <w:t>to</w:t>
      </w:r>
      <w:r>
        <w:rPr>
          <w:rFonts w:ascii="Arial MT"/>
          <w:spacing w:val="-10"/>
          <w:w w:val="95"/>
        </w:rPr>
        <w:t xml:space="preserve"> </w:t>
      </w:r>
      <w:r>
        <w:rPr>
          <w:rFonts w:ascii="Arial MT"/>
          <w:w w:val="95"/>
        </w:rPr>
        <w:t>disclose</w:t>
      </w:r>
      <w:r>
        <w:rPr>
          <w:rFonts w:ascii="Arial MT"/>
          <w:spacing w:val="-9"/>
          <w:w w:val="95"/>
        </w:rPr>
        <w:t xml:space="preserve"> </w:t>
      </w:r>
      <w:r>
        <w:rPr>
          <w:rFonts w:ascii="Arial MT"/>
          <w:w w:val="95"/>
        </w:rPr>
        <w:t>the</w:t>
      </w:r>
      <w:r>
        <w:rPr>
          <w:rFonts w:ascii="Arial MT"/>
          <w:spacing w:val="-14"/>
          <w:w w:val="95"/>
        </w:rPr>
        <w:t xml:space="preserve"> </w:t>
      </w:r>
      <w:r>
        <w:rPr>
          <w:rFonts w:ascii="Arial MT"/>
          <w:w w:val="95"/>
        </w:rPr>
        <w:t>existence</w:t>
      </w:r>
      <w:r>
        <w:rPr>
          <w:rFonts w:ascii="Arial MT"/>
          <w:spacing w:val="-11"/>
          <w:w w:val="95"/>
        </w:rPr>
        <w:t xml:space="preserve"> </w:t>
      </w:r>
      <w:r>
        <w:rPr>
          <w:rFonts w:ascii="Arial MT"/>
          <w:w w:val="95"/>
        </w:rPr>
        <w:t>and</w:t>
      </w:r>
      <w:r>
        <w:rPr>
          <w:rFonts w:ascii="Arial MT"/>
          <w:spacing w:val="-13"/>
          <w:w w:val="95"/>
        </w:rPr>
        <w:t xml:space="preserve"> </w:t>
      </w:r>
      <w:r>
        <w:rPr>
          <w:rFonts w:ascii="Arial MT"/>
          <w:w w:val="95"/>
        </w:rPr>
        <w:t>certain</w:t>
      </w:r>
      <w:r>
        <w:rPr>
          <w:rFonts w:ascii="Arial MT"/>
          <w:spacing w:val="-51"/>
          <w:w w:val="95"/>
        </w:rPr>
        <w:t xml:space="preserve"> </w:t>
      </w:r>
      <w:r>
        <w:rPr>
          <w:rFonts w:ascii="Arial MT"/>
        </w:rPr>
        <w:t>terms</w:t>
      </w:r>
      <w:r>
        <w:rPr>
          <w:rFonts w:ascii="Arial MT"/>
          <w:spacing w:val="-9"/>
        </w:rPr>
        <w:t xml:space="preserve"> </w:t>
      </w:r>
      <w:r>
        <w:rPr>
          <w:rFonts w:ascii="Arial MT"/>
        </w:rPr>
        <w:t>of</w:t>
      </w:r>
      <w:r>
        <w:rPr>
          <w:rFonts w:ascii="Arial MT"/>
          <w:spacing w:val="-9"/>
        </w:rPr>
        <w:t xml:space="preserve"> </w:t>
      </w:r>
      <w:r>
        <w:rPr>
          <w:rFonts w:ascii="Arial MT"/>
        </w:rPr>
        <w:t>this</w:t>
      </w:r>
      <w:r>
        <w:rPr>
          <w:rFonts w:ascii="Arial MT"/>
          <w:spacing w:val="-9"/>
        </w:rPr>
        <w:t xml:space="preserve"> </w:t>
      </w:r>
      <w:r>
        <w:rPr>
          <w:rFonts w:ascii="Arial MT"/>
        </w:rPr>
        <w:t>Agreement</w:t>
      </w:r>
      <w:r>
        <w:rPr>
          <w:rFonts w:ascii="Arial MT"/>
          <w:spacing w:val="-9"/>
        </w:rPr>
        <w:t xml:space="preserve"> </w:t>
      </w:r>
      <w:r>
        <w:rPr>
          <w:rFonts w:ascii="Arial MT"/>
        </w:rPr>
        <w:t>to</w:t>
      </w:r>
      <w:r>
        <w:rPr>
          <w:rFonts w:ascii="Arial MT"/>
          <w:spacing w:val="-9"/>
        </w:rPr>
        <w:t xml:space="preserve"> </w:t>
      </w:r>
      <w:r>
        <w:rPr>
          <w:rFonts w:ascii="Arial MT"/>
        </w:rPr>
        <w:t>its</w:t>
      </w:r>
      <w:r>
        <w:rPr>
          <w:rFonts w:ascii="Arial MT"/>
          <w:spacing w:val="-9"/>
        </w:rPr>
        <w:t xml:space="preserve"> </w:t>
      </w:r>
      <w:r>
        <w:rPr>
          <w:rFonts w:ascii="Arial MT"/>
        </w:rPr>
        <w:t>clients</w:t>
      </w:r>
      <w:r>
        <w:rPr>
          <w:rFonts w:ascii="Arial MT"/>
          <w:spacing w:val="-8"/>
        </w:rPr>
        <w:t xml:space="preserve"> </w:t>
      </w:r>
      <w:r>
        <w:rPr>
          <w:rFonts w:ascii="Arial MT"/>
        </w:rPr>
        <w:t>for</w:t>
      </w:r>
      <w:r>
        <w:rPr>
          <w:rFonts w:ascii="Arial MT"/>
          <w:spacing w:val="-10"/>
        </w:rPr>
        <w:t xml:space="preserve"> </w:t>
      </w:r>
      <w:r>
        <w:rPr>
          <w:rFonts w:ascii="Arial MT"/>
        </w:rPr>
        <w:t>ethical</w:t>
      </w:r>
      <w:r>
        <w:rPr>
          <w:rFonts w:ascii="Arial MT"/>
          <w:spacing w:val="-8"/>
        </w:rPr>
        <w:t xml:space="preserve"> </w:t>
      </w:r>
      <w:r>
        <w:rPr>
          <w:rFonts w:ascii="Arial MT"/>
        </w:rPr>
        <w:t>reasons,</w:t>
      </w:r>
      <w:r>
        <w:rPr>
          <w:rFonts w:ascii="Arial MT"/>
          <w:spacing w:val="-53"/>
        </w:rPr>
        <w:t xml:space="preserve"> </w:t>
      </w:r>
      <w:r>
        <w:rPr>
          <w:rFonts w:ascii="Arial MT"/>
          <w:w w:val="90"/>
        </w:rPr>
        <w:t>and</w:t>
      </w:r>
      <w:r>
        <w:rPr>
          <w:rFonts w:ascii="Arial MT"/>
          <w:spacing w:val="2"/>
          <w:w w:val="90"/>
        </w:rPr>
        <w:t xml:space="preserve"> </w:t>
      </w:r>
      <w:r>
        <w:rPr>
          <w:rFonts w:ascii="Arial MT"/>
          <w:w w:val="90"/>
        </w:rPr>
        <w:t>Manufacturer</w:t>
      </w:r>
      <w:r>
        <w:rPr>
          <w:rFonts w:ascii="Arial MT"/>
          <w:spacing w:val="3"/>
          <w:w w:val="90"/>
        </w:rPr>
        <w:t xml:space="preserve"> </w:t>
      </w:r>
      <w:r>
        <w:rPr>
          <w:rFonts w:ascii="Arial MT"/>
          <w:w w:val="90"/>
        </w:rPr>
        <w:t>hereby</w:t>
      </w:r>
      <w:r>
        <w:rPr>
          <w:rFonts w:ascii="Arial MT"/>
          <w:spacing w:val="4"/>
          <w:w w:val="90"/>
        </w:rPr>
        <w:t xml:space="preserve"> </w:t>
      </w:r>
      <w:r>
        <w:rPr>
          <w:rFonts w:ascii="Arial MT"/>
          <w:w w:val="90"/>
        </w:rPr>
        <w:t>consents</w:t>
      </w:r>
      <w:r>
        <w:rPr>
          <w:rFonts w:ascii="Arial MT"/>
          <w:spacing w:val="3"/>
          <w:w w:val="90"/>
        </w:rPr>
        <w:t xml:space="preserve"> </w:t>
      </w:r>
      <w:r>
        <w:rPr>
          <w:rFonts w:ascii="Arial MT"/>
          <w:w w:val="90"/>
        </w:rPr>
        <w:t>to</w:t>
      </w:r>
      <w:r>
        <w:rPr>
          <w:rFonts w:ascii="Arial MT"/>
          <w:spacing w:val="4"/>
          <w:w w:val="90"/>
        </w:rPr>
        <w:t xml:space="preserve"> </w:t>
      </w:r>
      <w:r>
        <w:rPr>
          <w:rFonts w:ascii="Arial MT"/>
          <w:w w:val="90"/>
        </w:rPr>
        <w:t>such</w:t>
      </w:r>
      <w:r>
        <w:rPr>
          <w:rFonts w:ascii="Arial MT"/>
          <w:spacing w:val="3"/>
          <w:w w:val="90"/>
        </w:rPr>
        <w:t xml:space="preserve"> </w:t>
      </w:r>
      <w:r>
        <w:rPr>
          <w:rFonts w:ascii="Arial MT"/>
          <w:w w:val="90"/>
        </w:rPr>
        <w:t>disclosure.</w:t>
      </w:r>
    </w:p>
    <w:p w14:paraId="113C0632" w14:textId="77777777" w:rsidR="0039660D" w:rsidRDefault="0039660D">
      <w:pPr>
        <w:pStyle w:val="a3"/>
        <w:spacing w:before="4"/>
        <w:rPr>
          <w:rFonts w:ascii="Arial MT"/>
          <w:sz w:val="21"/>
        </w:rPr>
      </w:pPr>
    </w:p>
    <w:p w14:paraId="46C6784B" w14:textId="77777777" w:rsidR="0039660D" w:rsidRDefault="00C35C6D">
      <w:pPr>
        <w:pStyle w:val="a4"/>
        <w:numPr>
          <w:ilvl w:val="0"/>
          <w:numId w:val="3"/>
        </w:numPr>
        <w:tabs>
          <w:tab w:val="left" w:pos="851"/>
        </w:tabs>
        <w:spacing w:line="249" w:lineRule="auto"/>
        <w:ind w:right="237" w:firstLine="0"/>
        <w:rPr>
          <w:rFonts w:ascii="Arial MT"/>
          <w:sz w:val="20"/>
        </w:rPr>
      </w:pPr>
      <w:commentRangeStart w:id="292"/>
      <w:r>
        <w:rPr>
          <w:rFonts w:ascii="Trebuchet MS"/>
          <w:b/>
          <w:w w:val="95"/>
          <w:sz w:val="20"/>
        </w:rPr>
        <w:t>Taxes</w:t>
      </w:r>
      <w:commentRangeEnd w:id="292"/>
      <w:r w:rsidR="00775235">
        <w:rPr>
          <w:rStyle w:val="a5"/>
        </w:rPr>
        <w:commentReference w:id="292"/>
      </w:r>
      <w:r>
        <w:rPr>
          <w:rFonts w:ascii="Trebuchet MS"/>
          <w:b/>
          <w:w w:val="95"/>
          <w:sz w:val="20"/>
        </w:rPr>
        <w:t xml:space="preserve">. </w:t>
      </w:r>
      <w:r>
        <w:rPr>
          <w:rFonts w:ascii="Arial MT"/>
          <w:w w:val="95"/>
          <w:sz w:val="20"/>
        </w:rPr>
        <w:t>Manufacturer will be solely responsible for all</w:t>
      </w:r>
      <w:r>
        <w:rPr>
          <w:rFonts w:ascii="Arial MT"/>
          <w:spacing w:val="-50"/>
          <w:w w:val="95"/>
          <w:sz w:val="20"/>
        </w:rPr>
        <w:t xml:space="preserve"> </w:t>
      </w:r>
      <w:r>
        <w:rPr>
          <w:rFonts w:ascii="Arial MT"/>
          <w:w w:val="95"/>
          <w:sz w:val="20"/>
        </w:rPr>
        <w:t>sales,</w:t>
      </w:r>
      <w:r>
        <w:rPr>
          <w:rFonts w:ascii="Arial MT"/>
          <w:spacing w:val="1"/>
          <w:w w:val="95"/>
          <w:sz w:val="20"/>
        </w:rPr>
        <w:t xml:space="preserve"> </w:t>
      </w:r>
      <w:r>
        <w:rPr>
          <w:rFonts w:ascii="Arial MT"/>
          <w:w w:val="95"/>
          <w:sz w:val="20"/>
        </w:rPr>
        <w:t>use,</w:t>
      </w:r>
      <w:r>
        <w:rPr>
          <w:rFonts w:ascii="Arial MT"/>
          <w:spacing w:val="1"/>
          <w:w w:val="95"/>
          <w:sz w:val="20"/>
        </w:rPr>
        <w:t xml:space="preserve"> </w:t>
      </w:r>
      <w:r>
        <w:rPr>
          <w:rFonts w:ascii="Arial MT"/>
          <w:w w:val="95"/>
          <w:sz w:val="20"/>
        </w:rPr>
        <w:t>excise,</w:t>
      </w:r>
      <w:r>
        <w:rPr>
          <w:rFonts w:ascii="Arial MT"/>
          <w:spacing w:val="1"/>
          <w:w w:val="95"/>
          <w:sz w:val="20"/>
        </w:rPr>
        <w:t xml:space="preserve"> </w:t>
      </w:r>
      <w:r>
        <w:rPr>
          <w:rFonts w:ascii="Arial MT"/>
          <w:w w:val="95"/>
          <w:sz w:val="20"/>
        </w:rPr>
        <w:t>personal</w:t>
      </w:r>
      <w:r>
        <w:rPr>
          <w:rFonts w:ascii="Arial MT"/>
          <w:spacing w:val="1"/>
          <w:w w:val="95"/>
          <w:sz w:val="20"/>
        </w:rPr>
        <w:t xml:space="preserve"> </w:t>
      </w:r>
      <w:r>
        <w:rPr>
          <w:rFonts w:ascii="Arial MT"/>
          <w:w w:val="95"/>
          <w:sz w:val="20"/>
        </w:rPr>
        <w:t>property,</w:t>
      </w:r>
      <w:r>
        <w:rPr>
          <w:rFonts w:ascii="Arial MT"/>
          <w:spacing w:val="1"/>
          <w:w w:val="95"/>
          <w:sz w:val="20"/>
        </w:rPr>
        <w:t xml:space="preserve"> </w:t>
      </w:r>
      <w:r>
        <w:rPr>
          <w:rFonts w:ascii="Arial MT"/>
          <w:w w:val="95"/>
          <w:sz w:val="20"/>
        </w:rPr>
        <w:t>value-added,</w:t>
      </w:r>
      <w:r>
        <w:rPr>
          <w:rFonts w:ascii="Arial MT"/>
          <w:spacing w:val="1"/>
          <w:w w:val="95"/>
          <w:sz w:val="20"/>
        </w:rPr>
        <w:t xml:space="preserve"> </w:t>
      </w:r>
      <w:r>
        <w:rPr>
          <w:rFonts w:ascii="Arial MT"/>
          <w:w w:val="95"/>
          <w:sz w:val="20"/>
        </w:rPr>
        <w:t>withholding, or other taxes payable in connection with this</w:t>
      </w:r>
      <w:r>
        <w:rPr>
          <w:rFonts w:ascii="Arial MT"/>
          <w:spacing w:val="1"/>
          <w:w w:val="95"/>
          <w:sz w:val="20"/>
        </w:rPr>
        <w:t xml:space="preserve"> </w:t>
      </w:r>
      <w:r>
        <w:rPr>
          <w:rFonts w:ascii="Arial MT"/>
          <w:w w:val="95"/>
          <w:sz w:val="20"/>
        </w:rPr>
        <w:t>Agreement.</w:t>
      </w:r>
      <w:r>
        <w:rPr>
          <w:rFonts w:ascii="Arial MT"/>
          <w:spacing w:val="1"/>
          <w:w w:val="95"/>
          <w:sz w:val="20"/>
        </w:rPr>
        <w:t xml:space="preserve"> </w:t>
      </w:r>
      <w:r>
        <w:rPr>
          <w:rFonts w:ascii="Arial MT"/>
          <w:w w:val="95"/>
          <w:sz w:val="20"/>
        </w:rPr>
        <w:t>Manufacturer agrees to make all payments of</w:t>
      </w:r>
      <w:r>
        <w:rPr>
          <w:rFonts w:ascii="Arial MT"/>
          <w:spacing w:val="-50"/>
          <w:w w:val="95"/>
          <w:sz w:val="20"/>
        </w:rPr>
        <w:t xml:space="preserve"> </w:t>
      </w:r>
      <w:r>
        <w:rPr>
          <w:rFonts w:ascii="Arial MT"/>
          <w:w w:val="95"/>
          <w:sz w:val="20"/>
        </w:rPr>
        <w:t>fees</w:t>
      </w:r>
      <w:r>
        <w:rPr>
          <w:rFonts w:ascii="Arial MT"/>
          <w:spacing w:val="-5"/>
          <w:w w:val="95"/>
          <w:sz w:val="20"/>
        </w:rPr>
        <w:t xml:space="preserve"> </w:t>
      </w:r>
      <w:r>
        <w:rPr>
          <w:rFonts w:ascii="Arial MT"/>
          <w:w w:val="95"/>
          <w:sz w:val="20"/>
        </w:rPr>
        <w:t>to</w:t>
      </w:r>
      <w:r>
        <w:rPr>
          <w:rFonts w:ascii="Arial MT"/>
          <w:spacing w:val="-5"/>
          <w:w w:val="95"/>
          <w:sz w:val="20"/>
        </w:rPr>
        <w:t xml:space="preserve"> </w:t>
      </w:r>
      <w:r>
        <w:rPr>
          <w:rFonts w:ascii="Arial MT"/>
          <w:w w:val="95"/>
          <w:sz w:val="20"/>
        </w:rPr>
        <w:t>Gensler</w:t>
      </w:r>
      <w:r>
        <w:rPr>
          <w:rFonts w:ascii="Arial MT"/>
          <w:spacing w:val="-3"/>
          <w:w w:val="95"/>
          <w:sz w:val="20"/>
        </w:rPr>
        <w:t xml:space="preserve"> </w:t>
      </w:r>
      <w:r>
        <w:rPr>
          <w:rFonts w:ascii="Arial MT"/>
          <w:w w:val="95"/>
          <w:sz w:val="20"/>
        </w:rPr>
        <w:t>under</w:t>
      </w:r>
      <w:r>
        <w:rPr>
          <w:rFonts w:ascii="Arial MT"/>
          <w:spacing w:val="-4"/>
          <w:w w:val="95"/>
          <w:sz w:val="20"/>
        </w:rPr>
        <w:t xml:space="preserve"> </w:t>
      </w:r>
      <w:r>
        <w:rPr>
          <w:rFonts w:ascii="Arial MT"/>
          <w:w w:val="95"/>
          <w:sz w:val="20"/>
        </w:rPr>
        <w:t>this</w:t>
      </w:r>
      <w:r>
        <w:rPr>
          <w:rFonts w:ascii="Arial MT"/>
          <w:spacing w:val="-4"/>
          <w:w w:val="95"/>
          <w:sz w:val="20"/>
        </w:rPr>
        <w:t xml:space="preserve"> </w:t>
      </w:r>
      <w:r>
        <w:rPr>
          <w:rFonts w:ascii="Arial MT"/>
          <w:w w:val="95"/>
          <w:sz w:val="20"/>
        </w:rPr>
        <w:t>Agreement</w:t>
      </w:r>
      <w:r>
        <w:rPr>
          <w:rFonts w:ascii="Arial MT"/>
          <w:spacing w:val="-5"/>
          <w:w w:val="95"/>
          <w:sz w:val="20"/>
        </w:rPr>
        <w:t xml:space="preserve"> </w:t>
      </w:r>
      <w:r>
        <w:rPr>
          <w:rFonts w:ascii="Arial MT"/>
          <w:w w:val="95"/>
          <w:sz w:val="20"/>
        </w:rPr>
        <w:t>without</w:t>
      </w:r>
      <w:r>
        <w:rPr>
          <w:rFonts w:ascii="Arial MT"/>
          <w:spacing w:val="-4"/>
          <w:w w:val="95"/>
          <w:sz w:val="20"/>
        </w:rPr>
        <w:t xml:space="preserve"> </w:t>
      </w:r>
      <w:r>
        <w:rPr>
          <w:rFonts w:ascii="Arial MT"/>
          <w:w w:val="95"/>
          <w:sz w:val="20"/>
        </w:rPr>
        <w:t>deduction</w:t>
      </w:r>
      <w:r>
        <w:rPr>
          <w:rFonts w:ascii="Arial MT"/>
          <w:spacing w:val="-5"/>
          <w:w w:val="95"/>
          <w:sz w:val="20"/>
        </w:rPr>
        <w:t xml:space="preserve"> </w:t>
      </w:r>
      <w:r>
        <w:rPr>
          <w:rFonts w:ascii="Arial MT"/>
          <w:w w:val="95"/>
          <w:sz w:val="20"/>
        </w:rPr>
        <w:t>or</w:t>
      </w:r>
      <w:r>
        <w:rPr>
          <w:rFonts w:ascii="Arial MT"/>
          <w:spacing w:val="-50"/>
          <w:w w:val="95"/>
          <w:sz w:val="20"/>
        </w:rPr>
        <w:t xml:space="preserve"> </w:t>
      </w:r>
      <w:r>
        <w:rPr>
          <w:rFonts w:ascii="Arial MT"/>
          <w:sz w:val="20"/>
        </w:rPr>
        <w:t>withholding</w:t>
      </w:r>
      <w:r>
        <w:rPr>
          <w:rFonts w:ascii="Arial MT"/>
          <w:spacing w:val="-12"/>
          <w:sz w:val="20"/>
        </w:rPr>
        <w:t xml:space="preserve"> </w:t>
      </w:r>
      <w:r>
        <w:rPr>
          <w:rFonts w:ascii="Arial MT"/>
          <w:sz w:val="20"/>
        </w:rPr>
        <w:t>for</w:t>
      </w:r>
      <w:r>
        <w:rPr>
          <w:rFonts w:ascii="Arial MT"/>
          <w:spacing w:val="-12"/>
          <w:sz w:val="20"/>
        </w:rPr>
        <w:t xml:space="preserve"> </w:t>
      </w:r>
      <w:r>
        <w:rPr>
          <w:rFonts w:ascii="Arial MT"/>
          <w:sz w:val="20"/>
        </w:rPr>
        <w:t>any</w:t>
      </w:r>
      <w:r>
        <w:rPr>
          <w:rFonts w:ascii="Arial MT"/>
          <w:spacing w:val="-11"/>
          <w:sz w:val="20"/>
        </w:rPr>
        <w:t xml:space="preserve"> </w:t>
      </w:r>
      <w:r>
        <w:rPr>
          <w:rFonts w:ascii="Arial MT"/>
          <w:sz w:val="20"/>
        </w:rPr>
        <w:t>taxes.</w:t>
      </w:r>
    </w:p>
    <w:p w14:paraId="47019DB4" w14:textId="77777777" w:rsidR="0039660D" w:rsidRDefault="0039660D">
      <w:pPr>
        <w:pStyle w:val="a3"/>
        <w:spacing w:before="10"/>
        <w:rPr>
          <w:rFonts w:ascii="Arial MT"/>
        </w:rPr>
      </w:pPr>
    </w:p>
    <w:p w14:paraId="240BCEAB" w14:textId="77777777" w:rsidR="0039660D" w:rsidRDefault="00C35C6D">
      <w:pPr>
        <w:pStyle w:val="a4"/>
        <w:numPr>
          <w:ilvl w:val="0"/>
          <w:numId w:val="3"/>
        </w:numPr>
        <w:tabs>
          <w:tab w:val="left" w:pos="851"/>
        </w:tabs>
        <w:spacing w:before="1" w:line="247" w:lineRule="auto"/>
        <w:ind w:right="236" w:firstLine="0"/>
        <w:rPr>
          <w:rFonts w:ascii="Arial MT"/>
          <w:sz w:val="20"/>
        </w:rPr>
      </w:pPr>
      <w:r>
        <w:rPr>
          <w:rFonts w:ascii="Trebuchet MS"/>
          <w:b/>
          <w:spacing w:val="-1"/>
          <w:w w:val="95"/>
          <w:sz w:val="20"/>
        </w:rPr>
        <w:t>No</w:t>
      </w:r>
      <w:r>
        <w:rPr>
          <w:rFonts w:ascii="Trebuchet MS"/>
          <w:b/>
          <w:spacing w:val="-23"/>
          <w:w w:val="95"/>
          <w:sz w:val="20"/>
        </w:rPr>
        <w:t xml:space="preserve"> </w:t>
      </w:r>
      <w:r>
        <w:rPr>
          <w:rFonts w:ascii="Trebuchet MS"/>
          <w:b/>
          <w:w w:val="95"/>
          <w:sz w:val="20"/>
        </w:rPr>
        <w:t>Warranties.</w:t>
      </w:r>
      <w:r>
        <w:rPr>
          <w:rFonts w:ascii="Trebuchet MS"/>
          <w:b/>
          <w:spacing w:val="10"/>
          <w:w w:val="95"/>
          <w:sz w:val="20"/>
        </w:rPr>
        <w:t xml:space="preserve"> </w:t>
      </w:r>
      <w:r>
        <w:rPr>
          <w:rFonts w:ascii="Arial MT"/>
          <w:w w:val="95"/>
          <w:sz w:val="20"/>
        </w:rPr>
        <w:t>This</w:t>
      </w:r>
      <w:r>
        <w:rPr>
          <w:rFonts w:ascii="Arial MT"/>
          <w:spacing w:val="-14"/>
          <w:w w:val="95"/>
          <w:sz w:val="20"/>
        </w:rPr>
        <w:t xml:space="preserve"> </w:t>
      </w:r>
      <w:r>
        <w:rPr>
          <w:rFonts w:ascii="Arial MT"/>
          <w:w w:val="95"/>
          <w:sz w:val="20"/>
        </w:rPr>
        <w:t>Agreement</w:t>
      </w:r>
      <w:r>
        <w:rPr>
          <w:rFonts w:ascii="Arial MT"/>
          <w:spacing w:val="-14"/>
          <w:w w:val="95"/>
          <w:sz w:val="20"/>
        </w:rPr>
        <w:t xml:space="preserve"> </w:t>
      </w:r>
      <w:r>
        <w:rPr>
          <w:rFonts w:ascii="Arial MT"/>
          <w:w w:val="95"/>
          <w:sz w:val="20"/>
        </w:rPr>
        <w:t>is</w:t>
      </w:r>
      <w:r>
        <w:rPr>
          <w:rFonts w:ascii="Arial MT"/>
          <w:spacing w:val="-14"/>
          <w:w w:val="95"/>
          <w:sz w:val="20"/>
        </w:rPr>
        <w:t xml:space="preserve"> </w:t>
      </w:r>
      <w:r>
        <w:rPr>
          <w:rFonts w:ascii="Arial MT"/>
          <w:w w:val="95"/>
          <w:sz w:val="20"/>
        </w:rPr>
        <w:t>for</w:t>
      </w:r>
      <w:r>
        <w:rPr>
          <w:rFonts w:ascii="Arial MT"/>
          <w:spacing w:val="-14"/>
          <w:w w:val="95"/>
          <w:sz w:val="20"/>
        </w:rPr>
        <w:t xml:space="preserve"> </w:t>
      </w:r>
      <w:r>
        <w:rPr>
          <w:rFonts w:ascii="Arial MT"/>
          <w:w w:val="95"/>
          <w:sz w:val="20"/>
        </w:rPr>
        <w:t>the</w:t>
      </w:r>
      <w:r>
        <w:rPr>
          <w:rFonts w:ascii="Arial MT"/>
          <w:spacing w:val="-15"/>
          <w:w w:val="95"/>
          <w:sz w:val="20"/>
        </w:rPr>
        <w:t xml:space="preserve"> </w:t>
      </w:r>
      <w:r>
        <w:rPr>
          <w:rFonts w:ascii="Arial MT"/>
          <w:w w:val="95"/>
          <w:sz w:val="20"/>
        </w:rPr>
        <w:t>provision</w:t>
      </w:r>
      <w:r>
        <w:rPr>
          <w:rFonts w:ascii="Arial MT"/>
          <w:spacing w:val="-15"/>
          <w:w w:val="95"/>
          <w:sz w:val="20"/>
        </w:rPr>
        <w:t xml:space="preserve"> </w:t>
      </w:r>
      <w:r>
        <w:rPr>
          <w:rFonts w:ascii="Arial MT"/>
          <w:w w:val="95"/>
          <w:sz w:val="20"/>
        </w:rPr>
        <w:t>of</w:t>
      </w:r>
      <w:r>
        <w:rPr>
          <w:rFonts w:ascii="Arial MT"/>
          <w:spacing w:val="-50"/>
          <w:w w:val="95"/>
          <w:sz w:val="20"/>
        </w:rPr>
        <w:t xml:space="preserve"> </w:t>
      </w:r>
      <w:r>
        <w:rPr>
          <w:rFonts w:ascii="Arial MT"/>
          <w:w w:val="95"/>
          <w:sz w:val="20"/>
        </w:rPr>
        <w:t>professional services, and as such, the parties agree that</w:t>
      </w:r>
      <w:r>
        <w:rPr>
          <w:rFonts w:ascii="Arial MT"/>
          <w:spacing w:val="1"/>
          <w:w w:val="95"/>
          <w:sz w:val="20"/>
        </w:rPr>
        <w:t xml:space="preserve"> </w:t>
      </w:r>
      <w:r>
        <w:rPr>
          <w:rFonts w:ascii="Arial MT"/>
          <w:spacing w:val="-1"/>
          <w:w w:val="95"/>
          <w:sz w:val="20"/>
        </w:rPr>
        <w:t>Gensler</w:t>
      </w:r>
      <w:r>
        <w:rPr>
          <w:rFonts w:ascii="Arial MT"/>
          <w:spacing w:val="-10"/>
          <w:w w:val="95"/>
          <w:sz w:val="20"/>
        </w:rPr>
        <w:t xml:space="preserve"> </w:t>
      </w:r>
      <w:r>
        <w:rPr>
          <w:rFonts w:ascii="Arial MT"/>
          <w:spacing w:val="-1"/>
          <w:w w:val="95"/>
          <w:sz w:val="20"/>
        </w:rPr>
        <w:t>is</w:t>
      </w:r>
      <w:r>
        <w:rPr>
          <w:rFonts w:ascii="Arial MT"/>
          <w:spacing w:val="-10"/>
          <w:w w:val="95"/>
          <w:sz w:val="20"/>
        </w:rPr>
        <w:t xml:space="preserve"> </w:t>
      </w:r>
      <w:r>
        <w:rPr>
          <w:rFonts w:ascii="Arial MT"/>
          <w:spacing w:val="-1"/>
          <w:w w:val="95"/>
          <w:sz w:val="20"/>
        </w:rPr>
        <w:t>not</w:t>
      </w:r>
      <w:r>
        <w:rPr>
          <w:rFonts w:ascii="Arial MT"/>
          <w:spacing w:val="-10"/>
          <w:w w:val="95"/>
          <w:sz w:val="20"/>
        </w:rPr>
        <w:t xml:space="preserve"> </w:t>
      </w:r>
      <w:r>
        <w:rPr>
          <w:rFonts w:ascii="Arial MT"/>
          <w:spacing w:val="-1"/>
          <w:w w:val="95"/>
          <w:sz w:val="20"/>
        </w:rPr>
        <w:t>providing</w:t>
      </w:r>
      <w:r>
        <w:rPr>
          <w:rFonts w:ascii="Arial MT"/>
          <w:spacing w:val="-8"/>
          <w:w w:val="95"/>
          <w:sz w:val="20"/>
        </w:rPr>
        <w:t xml:space="preserve"> </w:t>
      </w:r>
      <w:r>
        <w:rPr>
          <w:rFonts w:ascii="Arial MT"/>
          <w:spacing w:val="-1"/>
          <w:w w:val="95"/>
          <w:sz w:val="20"/>
        </w:rPr>
        <w:t>any</w:t>
      </w:r>
      <w:r>
        <w:rPr>
          <w:rFonts w:ascii="Arial MT"/>
          <w:spacing w:val="-8"/>
          <w:w w:val="95"/>
          <w:sz w:val="20"/>
        </w:rPr>
        <w:t xml:space="preserve"> </w:t>
      </w:r>
      <w:r>
        <w:rPr>
          <w:rFonts w:ascii="Arial MT"/>
          <w:w w:val="95"/>
          <w:sz w:val="20"/>
        </w:rPr>
        <w:t>warranties</w:t>
      </w:r>
      <w:r>
        <w:rPr>
          <w:rFonts w:ascii="Arial MT"/>
          <w:spacing w:val="-10"/>
          <w:w w:val="95"/>
          <w:sz w:val="20"/>
        </w:rPr>
        <w:t xml:space="preserve"> </w:t>
      </w:r>
      <w:r>
        <w:rPr>
          <w:rFonts w:ascii="Arial MT"/>
          <w:w w:val="95"/>
          <w:sz w:val="20"/>
        </w:rPr>
        <w:t>hereunder,</w:t>
      </w:r>
      <w:r>
        <w:rPr>
          <w:rFonts w:ascii="Arial MT"/>
          <w:spacing w:val="-11"/>
          <w:w w:val="95"/>
          <w:sz w:val="20"/>
        </w:rPr>
        <w:t xml:space="preserve"> </w:t>
      </w:r>
      <w:r>
        <w:rPr>
          <w:rFonts w:ascii="Arial MT"/>
          <w:w w:val="95"/>
          <w:sz w:val="20"/>
        </w:rPr>
        <w:t>express</w:t>
      </w:r>
      <w:r>
        <w:rPr>
          <w:rFonts w:ascii="Arial MT"/>
          <w:spacing w:val="-51"/>
          <w:w w:val="95"/>
          <w:sz w:val="20"/>
        </w:rPr>
        <w:t xml:space="preserve"> </w:t>
      </w:r>
      <w:r>
        <w:rPr>
          <w:rFonts w:ascii="Arial MT"/>
          <w:w w:val="95"/>
          <w:sz w:val="20"/>
        </w:rPr>
        <w:t>or implied. The parties further agree that the provisions of</w:t>
      </w:r>
      <w:r>
        <w:rPr>
          <w:rFonts w:ascii="Arial MT"/>
          <w:spacing w:val="1"/>
          <w:w w:val="95"/>
          <w:sz w:val="20"/>
        </w:rPr>
        <w:t xml:space="preserve"> </w:t>
      </w:r>
      <w:r>
        <w:rPr>
          <w:rFonts w:ascii="Arial MT"/>
          <w:w w:val="95"/>
          <w:sz w:val="20"/>
        </w:rPr>
        <w:t xml:space="preserve">the </w:t>
      </w:r>
      <w:commentRangeStart w:id="293"/>
      <w:r>
        <w:rPr>
          <w:rFonts w:ascii="Arial MT"/>
          <w:w w:val="95"/>
          <w:sz w:val="20"/>
        </w:rPr>
        <w:t>Uniform Commercial Code as they relate to warranties</w:t>
      </w:r>
      <w:r>
        <w:rPr>
          <w:rFonts w:ascii="Arial MT"/>
          <w:spacing w:val="-50"/>
          <w:w w:val="95"/>
          <w:sz w:val="20"/>
        </w:rPr>
        <w:t xml:space="preserve"> </w:t>
      </w:r>
      <w:commentRangeEnd w:id="293"/>
      <w:r w:rsidR="00775235">
        <w:rPr>
          <w:rStyle w:val="a5"/>
        </w:rPr>
        <w:commentReference w:id="293"/>
      </w:r>
      <w:r>
        <w:rPr>
          <w:rFonts w:ascii="Arial MT"/>
          <w:sz w:val="20"/>
        </w:rPr>
        <w:t>are not applicable to this Agreement as it relates to the</w:t>
      </w:r>
      <w:r>
        <w:rPr>
          <w:rFonts w:ascii="Arial MT"/>
          <w:spacing w:val="1"/>
          <w:sz w:val="20"/>
        </w:rPr>
        <w:t xml:space="preserve"> </w:t>
      </w:r>
      <w:r>
        <w:rPr>
          <w:rFonts w:ascii="Arial MT"/>
          <w:sz w:val="20"/>
        </w:rPr>
        <w:t>services</w:t>
      </w:r>
      <w:r>
        <w:rPr>
          <w:rFonts w:ascii="Arial MT"/>
          <w:spacing w:val="-12"/>
          <w:sz w:val="20"/>
        </w:rPr>
        <w:t xml:space="preserve"> </w:t>
      </w:r>
      <w:r>
        <w:rPr>
          <w:rFonts w:ascii="Arial MT"/>
          <w:sz w:val="20"/>
        </w:rPr>
        <w:t>rendered.</w:t>
      </w:r>
    </w:p>
    <w:p w14:paraId="74044C83" w14:textId="77777777" w:rsidR="0039660D" w:rsidRDefault="0039660D">
      <w:pPr>
        <w:spacing w:line="247" w:lineRule="auto"/>
        <w:jc w:val="both"/>
        <w:rPr>
          <w:rFonts w:ascii="Arial MT"/>
          <w:sz w:val="20"/>
        </w:rPr>
        <w:sectPr w:rsidR="0039660D">
          <w:headerReference w:type="default" r:id="rId14"/>
          <w:pgSz w:w="12240" w:h="15840"/>
          <w:pgMar w:top="560" w:right="620" w:bottom="280" w:left="460" w:header="0" w:footer="0" w:gutter="0"/>
          <w:cols w:num="2" w:space="720" w:equalWidth="0">
            <w:col w:w="5352" w:space="264"/>
            <w:col w:w="5544"/>
          </w:cols>
        </w:sectPr>
      </w:pPr>
    </w:p>
    <w:p w14:paraId="63F827FC" w14:textId="77777777" w:rsidR="0039660D" w:rsidRDefault="0039660D">
      <w:pPr>
        <w:pStyle w:val="a3"/>
        <w:rPr>
          <w:rFonts w:ascii="Arial MT"/>
        </w:rPr>
      </w:pPr>
    </w:p>
    <w:p w14:paraId="4222EC0D" w14:textId="77777777" w:rsidR="0039660D" w:rsidRDefault="0039660D">
      <w:pPr>
        <w:pStyle w:val="a3"/>
        <w:spacing w:before="2"/>
        <w:rPr>
          <w:rFonts w:ascii="Arial MT"/>
          <w:sz w:val="17"/>
        </w:rPr>
      </w:pPr>
    </w:p>
    <w:p w14:paraId="50C69214" w14:textId="77777777" w:rsidR="0039660D" w:rsidRDefault="00C35C6D">
      <w:pPr>
        <w:spacing w:before="96"/>
        <w:ind w:left="404"/>
        <w:rPr>
          <w:rFonts w:ascii="Arial MT"/>
          <w:sz w:val="14"/>
        </w:rPr>
      </w:pPr>
      <w:r>
        <w:rPr>
          <w:rFonts w:ascii="Trebuchet MS"/>
          <w:b/>
          <w:w w:val="95"/>
          <w:sz w:val="14"/>
        </w:rPr>
        <w:t>Gensler</w:t>
      </w:r>
      <w:r>
        <w:rPr>
          <w:rFonts w:ascii="Trebuchet MS"/>
          <w:b/>
          <w:spacing w:val="-1"/>
          <w:w w:val="95"/>
          <w:sz w:val="14"/>
        </w:rPr>
        <w:t xml:space="preserve"> </w:t>
      </w:r>
      <w:r>
        <w:rPr>
          <w:rFonts w:ascii="Arial MT"/>
          <w:w w:val="95"/>
          <w:sz w:val="14"/>
        </w:rPr>
        <w:t>-</w:t>
      </w:r>
      <w:r>
        <w:rPr>
          <w:rFonts w:ascii="Arial MT"/>
          <w:spacing w:val="1"/>
          <w:w w:val="95"/>
          <w:sz w:val="14"/>
        </w:rPr>
        <w:t xml:space="preserve"> </w:t>
      </w:r>
      <w:r>
        <w:rPr>
          <w:rFonts w:ascii="Arial MT"/>
          <w:w w:val="95"/>
          <w:sz w:val="14"/>
        </w:rPr>
        <w:t>TC-PD</w:t>
      </w:r>
    </w:p>
    <w:p w14:paraId="6CDEDD8F" w14:textId="77777777" w:rsidR="0039660D" w:rsidRDefault="00C35C6D">
      <w:pPr>
        <w:tabs>
          <w:tab w:val="left" w:pos="10275"/>
        </w:tabs>
        <w:spacing w:before="6"/>
        <w:ind w:left="404"/>
        <w:rPr>
          <w:rFonts w:ascii="Arial MT"/>
          <w:sz w:val="14"/>
        </w:rPr>
      </w:pPr>
      <w:r>
        <w:rPr>
          <w:rFonts w:ascii="Arial MT"/>
          <w:w w:val="90"/>
          <w:sz w:val="14"/>
        </w:rPr>
        <w:lastRenderedPageBreak/>
        <w:t>November</w:t>
      </w:r>
      <w:r>
        <w:rPr>
          <w:rFonts w:ascii="Arial MT"/>
          <w:spacing w:val="2"/>
          <w:w w:val="90"/>
          <w:sz w:val="14"/>
        </w:rPr>
        <w:t xml:space="preserve"> </w:t>
      </w:r>
      <w:r>
        <w:rPr>
          <w:rFonts w:ascii="Arial MT"/>
          <w:w w:val="90"/>
          <w:sz w:val="14"/>
        </w:rPr>
        <w:t>1,</w:t>
      </w:r>
      <w:r>
        <w:rPr>
          <w:rFonts w:ascii="Arial MT"/>
          <w:spacing w:val="-1"/>
          <w:w w:val="90"/>
          <w:sz w:val="14"/>
        </w:rPr>
        <w:t xml:space="preserve"> </w:t>
      </w:r>
      <w:r>
        <w:rPr>
          <w:rFonts w:ascii="Arial MT"/>
          <w:w w:val="90"/>
          <w:sz w:val="14"/>
        </w:rPr>
        <w:t>2024</w:t>
      </w:r>
      <w:r>
        <w:rPr>
          <w:rFonts w:ascii="Arial MT"/>
          <w:w w:val="90"/>
          <w:sz w:val="14"/>
        </w:rPr>
        <w:tab/>
        <w:t>Page</w:t>
      </w:r>
      <w:r>
        <w:rPr>
          <w:rFonts w:ascii="Arial MT"/>
          <w:spacing w:val="-4"/>
          <w:w w:val="90"/>
          <w:sz w:val="14"/>
        </w:rPr>
        <w:t xml:space="preserve"> </w:t>
      </w:r>
      <w:r>
        <w:rPr>
          <w:rFonts w:ascii="Arial MT"/>
          <w:w w:val="90"/>
          <w:sz w:val="14"/>
        </w:rPr>
        <w:t>2</w:t>
      </w:r>
      <w:r>
        <w:rPr>
          <w:rFonts w:ascii="Arial MT"/>
          <w:spacing w:val="-8"/>
          <w:w w:val="90"/>
          <w:sz w:val="14"/>
        </w:rPr>
        <w:t xml:space="preserve"> </w:t>
      </w:r>
      <w:r>
        <w:rPr>
          <w:rFonts w:ascii="Arial MT"/>
          <w:w w:val="90"/>
          <w:sz w:val="14"/>
        </w:rPr>
        <w:t>of</w:t>
      </w:r>
      <w:r>
        <w:rPr>
          <w:rFonts w:ascii="Arial MT"/>
          <w:spacing w:val="-5"/>
          <w:w w:val="90"/>
          <w:sz w:val="14"/>
        </w:rPr>
        <w:t xml:space="preserve"> </w:t>
      </w:r>
      <w:r>
        <w:rPr>
          <w:rFonts w:ascii="Arial MT"/>
          <w:w w:val="90"/>
          <w:sz w:val="14"/>
        </w:rPr>
        <w:t>2</w:t>
      </w:r>
    </w:p>
    <w:p w14:paraId="3CE69E0D" w14:textId="77777777" w:rsidR="0039660D" w:rsidRDefault="0039660D">
      <w:pPr>
        <w:rPr>
          <w:rFonts w:ascii="Arial MT"/>
          <w:sz w:val="14"/>
        </w:rPr>
        <w:sectPr w:rsidR="0039660D">
          <w:type w:val="continuous"/>
          <w:pgSz w:w="12240" w:h="15840"/>
          <w:pgMar w:top="1360" w:right="620" w:bottom="280" w:left="460" w:header="720" w:footer="720" w:gutter="0"/>
          <w:cols w:space="720"/>
        </w:sectPr>
      </w:pPr>
    </w:p>
    <w:p w14:paraId="764A3029" w14:textId="77777777" w:rsidR="0039660D" w:rsidRDefault="0039660D">
      <w:pPr>
        <w:pStyle w:val="a3"/>
        <w:spacing w:before="9"/>
        <w:rPr>
          <w:rFonts w:ascii="Arial MT"/>
          <w:sz w:val="32"/>
        </w:rPr>
      </w:pPr>
    </w:p>
    <w:p w14:paraId="17269420" w14:textId="52D0D1AA" w:rsidR="0039660D" w:rsidRDefault="00F30892">
      <w:pPr>
        <w:ind w:left="1523"/>
        <w:rPr>
          <w:rFonts w:ascii="Arial MT"/>
          <w:sz w:val="30"/>
        </w:rPr>
      </w:pPr>
      <w:r>
        <w:rPr>
          <w:noProof/>
        </w:rPr>
        <mc:AlternateContent>
          <mc:Choice Requires="wpg">
            <w:drawing>
              <wp:anchor distT="0" distB="0" distL="114300" distR="114300" simplePos="0" relativeHeight="487345664" behindDoc="1" locked="0" layoutInCell="1" allowOverlap="1" wp14:anchorId="215786E3" wp14:editId="5CCD80BE">
                <wp:simplePos x="0" y="0"/>
                <wp:positionH relativeFrom="page">
                  <wp:posOffset>1143000</wp:posOffset>
                </wp:positionH>
                <wp:positionV relativeFrom="paragraph">
                  <wp:posOffset>1905</wp:posOffset>
                </wp:positionV>
                <wp:extent cx="6172200" cy="147764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0" cy="1477645"/>
                          <a:chOff x="1800" y="3"/>
                          <a:chExt cx="9720" cy="2327"/>
                        </a:xfrm>
                      </wpg:grpSpPr>
                      <wps:wsp>
                        <wps:cNvPr id="26" name="Line 27"/>
                        <wps:cNvCnPr>
                          <a:cxnSpLocks noChangeShapeType="1"/>
                        </wps:cNvCnPr>
                        <wps:spPr bwMode="auto">
                          <a:xfrm>
                            <a:off x="1820" y="440"/>
                            <a:ext cx="970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 name="Line 26"/>
                        <wps:cNvCnPr>
                          <a:cxnSpLocks noChangeShapeType="1"/>
                        </wps:cNvCnPr>
                        <wps:spPr bwMode="auto">
                          <a:xfrm>
                            <a:off x="1805" y="3"/>
                            <a:ext cx="0" cy="2326"/>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F7EDBFF" id="Group 25" o:spid="_x0000_s1026" style="position:absolute;left:0;text-align:left;margin-left:90pt;margin-top:.15pt;width:486pt;height:116.35pt;z-index:-15970816;mso-position-horizontal-relative:page" coordorigin="1800,3" coordsize="9720,2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">
                <v:line id="Line 27" o:spid="_x0000_s1027" style="position:absolute;visibility:visible;mso-wrap-style:square" from="1820,440" to="11520,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" strokecolor="#231f20" strokeweight=".5pt"/>
                <v:line id="Line 26" o:spid="_x0000_s1028" style="position:absolute;visibility:visible;mso-wrap-style:square" from="1805,3" to="1805,2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" strokecolor="#231f20" strokeweight=".5pt"/>
                <w10:wrap anchorx="page"/>
              </v:group>
            </w:pict>
          </mc:Fallback>
        </mc:AlternateContent>
      </w:r>
      <w:r>
        <w:rPr>
          <w:noProof/>
        </w:rPr>
        <mc:AlternateContent>
          <mc:Choice Requires="wps">
            <w:drawing>
              <wp:anchor distT="0" distB="0" distL="114300" distR="114300" simplePos="0" relativeHeight="15734272" behindDoc="0" locked="0" layoutInCell="1" allowOverlap="1" wp14:anchorId="35DE7C45" wp14:editId="21069BFE">
                <wp:simplePos x="0" y="0"/>
                <wp:positionH relativeFrom="page">
                  <wp:posOffset>368300</wp:posOffset>
                </wp:positionH>
                <wp:positionV relativeFrom="paragraph">
                  <wp:posOffset>208915</wp:posOffset>
                </wp:positionV>
                <wp:extent cx="706120" cy="1483360"/>
                <wp:effectExtent l="0" t="0" r="0"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6120" cy="148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B39CA0" w14:textId="77777777" w:rsidR="00AC76DD" w:rsidRDefault="00AC76DD">
                            <w:pPr>
                              <w:spacing w:line="2280" w:lineRule="exact"/>
                              <w:rPr>
                                <w:rFonts w:ascii="Trebuchet MS"/>
                                <w:b/>
                                <w:sz w:val="200"/>
                              </w:rPr>
                            </w:pPr>
                            <w:r>
                              <w:rPr>
                                <w:rFonts w:ascii="Trebuchet MS"/>
                                <w:b/>
                                <w:color w:val="939598"/>
                                <w:w w:val="94"/>
                                <w:sz w:val="20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DE7C45" id="_x0000_t202" coordsize="21600,21600" o:spt="202" path="m,l,21600r21600,l21600,xe">
                <v:stroke joinstyle="miter"/>
                <v:path gradientshapeok="t" o:connecttype="rect"/>
              </v:shapetype>
              <v:shape id="Text Box 24" o:spid="_x0000_s1026" type="#_x0000_t202" style="position:absolute;left:0;text-align:left;margin-left:29pt;margin-top:16.45pt;width:55.6pt;height:116.8pt;z-index:15734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" filled="f" stroked="f">
                <v:textbox inset="0,0,0,0">
                  <w:txbxContent>
                    <w:p w14:paraId="63B39CA0" w14:textId="77777777" w:rsidR="00AC76DD" w:rsidRDefault="00AC76DD">
                      <w:pPr>
                        <w:spacing w:line="2280" w:lineRule="exact"/>
                        <w:rPr>
                          <w:rFonts w:ascii="Trebuchet MS"/>
                          <w:b/>
                          <w:sz w:val="200"/>
                        </w:rPr>
                      </w:pPr>
                      <w:r>
                        <w:rPr>
                          <w:rFonts w:ascii="Trebuchet MS"/>
                          <w:b/>
                          <w:color w:val="939598"/>
                          <w:w w:val="94"/>
                          <w:sz w:val="200"/>
                        </w:rPr>
                        <w:t>1</w:t>
                      </w:r>
                    </w:p>
                  </w:txbxContent>
                </v:textbox>
                <w10:wrap anchorx="page"/>
              </v:shape>
            </w:pict>
          </mc:Fallback>
        </mc:AlternateContent>
      </w:r>
      <w:r w:rsidR="00C35C6D">
        <w:rPr>
          <w:rFonts w:ascii="Arial MT"/>
          <w:color w:val="231F20"/>
          <w:spacing w:val="15"/>
          <w:w w:val="80"/>
          <w:sz w:val="30"/>
        </w:rPr>
        <w:t>PROJECT</w:t>
      </w:r>
      <w:r w:rsidR="00C35C6D">
        <w:rPr>
          <w:rFonts w:ascii="Arial MT"/>
          <w:color w:val="231F20"/>
          <w:spacing w:val="39"/>
          <w:w w:val="80"/>
          <w:sz w:val="30"/>
        </w:rPr>
        <w:t xml:space="preserve"> </w:t>
      </w:r>
      <w:r w:rsidR="00C35C6D">
        <w:rPr>
          <w:rFonts w:ascii="Arial MT"/>
          <w:color w:val="231F20"/>
          <w:spacing w:val="17"/>
          <w:w w:val="80"/>
          <w:sz w:val="30"/>
        </w:rPr>
        <w:t>STRUCTURE</w:t>
      </w:r>
    </w:p>
    <w:p w14:paraId="3E0D5396" w14:textId="77777777" w:rsidR="0039660D" w:rsidRDefault="0039660D">
      <w:pPr>
        <w:pStyle w:val="a3"/>
        <w:spacing w:before="4"/>
        <w:rPr>
          <w:rFonts w:ascii="Arial MT"/>
          <w:sz w:val="37"/>
        </w:rPr>
      </w:pPr>
    </w:p>
    <w:p w14:paraId="204C71AB" w14:textId="3F1DF9C3" w:rsidR="0039660D" w:rsidRDefault="00F30892">
      <w:pPr>
        <w:spacing w:line="199" w:lineRule="auto"/>
        <w:ind w:left="1666" w:right="20"/>
        <w:rPr>
          <w:rFonts w:ascii="Arial MT"/>
          <w:sz w:val="78"/>
        </w:rPr>
      </w:pPr>
      <w:r>
        <w:rPr>
          <w:noProof/>
        </w:rPr>
        <mc:AlternateContent>
          <mc:Choice Requires="wps">
            <w:drawing>
              <wp:anchor distT="0" distB="0" distL="114300" distR="114300" simplePos="0" relativeHeight="487344640" behindDoc="1" locked="0" layoutInCell="1" allowOverlap="1" wp14:anchorId="335239AF" wp14:editId="5C79938A">
                <wp:simplePos x="0" y="0"/>
                <wp:positionH relativeFrom="page">
                  <wp:posOffset>457200</wp:posOffset>
                </wp:positionH>
                <wp:positionV relativeFrom="paragraph">
                  <wp:posOffset>1403350</wp:posOffset>
                </wp:positionV>
                <wp:extent cx="6858000" cy="1557655"/>
                <wp:effectExtent l="0" t="0" r="0" b="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1557655"/>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F23013" id="Rectangle 23" o:spid="_x0000_s1026" style="position:absolute;left:0;text-align:left;margin-left:36pt;margin-top:110.5pt;width:540pt;height:122.65pt;z-index:-15971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" fillcolor="#f4f4f4" stroked="f">
                <w10:wrap anchorx="page"/>
              </v:rect>
            </w:pict>
          </mc:Fallback>
        </mc:AlternateContent>
      </w:r>
      <w:r>
        <w:rPr>
          <w:noProof/>
        </w:rPr>
        <mc:AlternateContent>
          <mc:Choice Requires="wpg">
            <w:drawing>
              <wp:anchor distT="0" distB="0" distL="114300" distR="114300" simplePos="0" relativeHeight="487345152" behindDoc="1" locked="0" layoutInCell="1" allowOverlap="1" wp14:anchorId="747BC783" wp14:editId="57F81DA3">
                <wp:simplePos x="0" y="0"/>
                <wp:positionH relativeFrom="page">
                  <wp:posOffset>457200</wp:posOffset>
                </wp:positionH>
                <wp:positionV relativeFrom="paragraph">
                  <wp:posOffset>-85090</wp:posOffset>
                </wp:positionV>
                <wp:extent cx="6858000" cy="120015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200150"/>
                          <a:chOff x="720" y="-134"/>
                          <a:chExt cx="10800" cy="1890"/>
                        </a:xfrm>
                      </wpg:grpSpPr>
                      <wps:wsp>
                        <wps:cNvPr id="21" name="Line 22"/>
                        <wps:cNvCnPr>
                          <a:cxnSpLocks noChangeShapeType="1"/>
                        </wps:cNvCnPr>
                        <wps:spPr bwMode="auto">
                          <a:xfrm>
                            <a:off x="7086" y="-134"/>
                            <a:ext cx="0" cy="1885"/>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2" name="Line 21"/>
                        <wps:cNvCnPr>
                          <a:cxnSpLocks noChangeShapeType="1"/>
                        </wps:cNvCnPr>
                        <wps:spPr bwMode="auto">
                          <a:xfrm>
                            <a:off x="720" y="1751"/>
                            <a:ext cx="1080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4C6588D" id="Group 20" o:spid="_x0000_s1026" style="position:absolute;left:0;text-align:left;margin-left:36pt;margin-top:-6.7pt;width:540pt;height:94.5pt;z-index:-15971328;mso-position-horizontal-relative:page" coordorigin="720,-134" coordsize="10800,1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">
                <v:line id="Line 22" o:spid="_x0000_s1027" style="position:absolute;visibility:visible;mso-wrap-style:square" from="7086,-134" to="7086,1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" strokecolor="#231f20" strokeweight=".5pt"/>
                <v:line id="Line 21" o:spid="_x0000_s1028" style="position:absolute;visibility:visible;mso-wrap-style:square" from="720,1751" to="11520,1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" strokecolor="#231f20" strokeweight=".5pt"/>
                <w10:wrap anchorx="page"/>
              </v:group>
            </w:pict>
          </mc:Fallback>
        </mc:AlternateContent>
      </w:r>
      <w:r w:rsidR="00C35C6D">
        <w:rPr>
          <w:rFonts w:ascii="Arial MT"/>
          <w:color w:val="231F20"/>
          <w:w w:val="90"/>
          <w:sz w:val="78"/>
        </w:rPr>
        <w:t>PROJECT</w:t>
      </w:r>
      <w:r w:rsidR="00C35C6D">
        <w:rPr>
          <w:rFonts w:ascii="Arial MT"/>
          <w:color w:val="231F20"/>
          <w:spacing w:val="1"/>
          <w:w w:val="90"/>
          <w:sz w:val="78"/>
        </w:rPr>
        <w:t xml:space="preserve"> </w:t>
      </w:r>
      <w:r w:rsidR="00C35C6D">
        <w:rPr>
          <w:rFonts w:ascii="Arial MT"/>
          <w:color w:val="231F20"/>
          <w:spacing w:val="-14"/>
          <w:w w:val="85"/>
          <w:sz w:val="78"/>
        </w:rPr>
        <w:t>MILESTONES</w:t>
      </w:r>
    </w:p>
    <w:p w14:paraId="2FB16E3C" w14:textId="77777777" w:rsidR="0039660D" w:rsidRDefault="00C35C6D">
      <w:pPr>
        <w:pStyle w:val="a3"/>
        <w:rPr>
          <w:rFonts w:ascii="Arial MT"/>
          <w:sz w:val="32"/>
        </w:rPr>
      </w:pPr>
      <w:r>
        <w:br w:type="column"/>
      </w:r>
    </w:p>
    <w:p w14:paraId="44DEC7B7" w14:textId="77777777" w:rsidR="0039660D" w:rsidRDefault="0039660D">
      <w:pPr>
        <w:pStyle w:val="a3"/>
        <w:rPr>
          <w:rFonts w:ascii="Arial MT"/>
          <w:sz w:val="32"/>
        </w:rPr>
      </w:pPr>
    </w:p>
    <w:p w14:paraId="31A0A21B" w14:textId="77777777" w:rsidR="0039660D" w:rsidRDefault="0039660D">
      <w:pPr>
        <w:pStyle w:val="a3"/>
        <w:spacing w:before="9"/>
        <w:rPr>
          <w:rFonts w:ascii="Arial MT"/>
          <w:sz w:val="36"/>
        </w:rPr>
      </w:pPr>
    </w:p>
    <w:p w14:paraId="7A77AB7D" w14:textId="77777777" w:rsidR="0039660D" w:rsidRDefault="00C35C6D">
      <w:pPr>
        <w:spacing w:line="254" w:lineRule="auto"/>
        <w:ind w:left="119" w:right="-4"/>
        <w:rPr>
          <w:rFonts w:ascii="Arial MT"/>
          <w:sz w:val="28"/>
        </w:rPr>
      </w:pPr>
      <w:r>
        <w:rPr>
          <w:rFonts w:ascii="Arial MT"/>
          <w:color w:val="77787B"/>
          <w:w w:val="90"/>
          <w:sz w:val="28"/>
        </w:rPr>
        <w:t>Gensler</w:t>
      </w:r>
      <w:r>
        <w:rPr>
          <w:rFonts w:ascii="Arial MT"/>
          <w:color w:val="77787B"/>
          <w:spacing w:val="5"/>
          <w:w w:val="90"/>
          <w:sz w:val="28"/>
        </w:rPr>
        <w:t xml:space="preserve"> </w:t>
      </w:r>
      <w:r>
        <w:rPr>
          <w:rFonts w:ascii="Arial MT"/>
          <w:color w:val="77787B"/>
          <w:w w:val="90"/>
          <w:sz w:val="28"/>
        </w:rPr>
        <w:t>will</w:t>
      </w:r>
      <w:r>
        <w:rPr>
          <w:rFonts w:ascii="Arial MT"/>
          <w:color w:val="77787B"/>
          <w:spacing w:val="5"/>
          <w:w w:val="90"/>
          <w:sz w:val="28"/>
        </w:rPr>
        <w:t xml:space="preserve"> </w:t>
      </w:r>
      <w:r>
        <w:rPr>
          <w:rFonts w:ascii="Arial MT"/>
          <w:color w:val="77787B"/>
          <w:w w:val="90"/>
          <w:sz w:val="28"/>
        </w:rPr>
        <w:t>schedule</w:t>
      </w:r>
      <w:r>
        <w:rPr>
          <w:rFonts w:ascii="Arial MT"/>
          <w:color w:val="77787B"/>
          <w:spacing w:val="5"/>
          <w:w w:val="90"/>
          <w:sz w:val="28"/>
        </w:rPr>
        <w:t xml:space="preserve"> </w:t>
      </w:r>
      <w:r>
        <w:rPr>
          <w:rFonts w:ascii="Arial MT"/>
          <w:color w:val="77787B"/>
          <w:w w:val="90"/>
          <w:sz w:val="28"/>
        </w:rPr>
        <w:t>your</w:t>
      </w:r>
      <w:r>
        <w:rPr>
          <w:rFonts w:ascii="Arial MT"/>
          <w:color w:val="77787B"/>
          <w:spacing w:val="-67"/>
          <w:w w:val="90"/>
          <w:sz w:val="28"/>
        </w:rPr>
        <w:t xml:space="preserve"> </w:t>
      </w:r>
      <w:r>
        <w:rPr>
          <w:rFonts w:ascii="Arial MT"/>
          <w:color w:val="77787B"/>
          <w:w w:val="95"/>
          <w:sz w:val="28"/>
        </w:rPr>
        <w:t>project</w:t>
      </w:r>
      <w:r>
        <w:rPr>
          <w:rFonts w:ascii="Arial MT"/>
          <w:color w:val="77787B"/>
          <w:spacing w:val="-9"/>
          <w:w w:val="95"/>
          <w:sz w:val="28"/>
        </w:rPr>
        <w:t xml:space="preserve"> </w:t>
      </w:r>
      <w:r>
        <w:rPr>
          <w:rFonts w:ascii="Arial MT"/>
          <w:color w:val="77787B"/>
          <w:w w:val="95"/>
          <w:sz w:val="28"/>
        </w:rPr>
        <w:t>from</w:t>
      </w:r>
      <w:r>
        <w:rPr>
          <w:rFonts w:ascii="Arial MT"/>
          <w:color w:val="77787B"/>
          <w:spacing w:val="-8"/>
          <w:w w:val="95"/>
          <w:sz w:val="28"/>
        </w:rPr>
        <w:t xml:space="preserve"> </w:t>
      </w:r>
      <w:r>
        <w:rPr>
          <w:rFonts w:ascii="Arial MT"/>
          <w:color w:val="77787B"/>
          <w:w w:val="95"/>
          <w:sz w:val="28"/>
        </w:rPr>
        <w:t>start</w:t>
      </w:r>
      <w:r>
        <w:rPr>
          <w:rFonts w:ascii="Arial MT"/>
          <w:color w:val="77787B"/>
          <w:spacing w:val="-8"/>
          <w:w w:val="95"/>
          <w:sz w:val="28"/>
        </w:rPr>
        <w:t xml:space="preserve"> </w:t>
      </w:r>
      <w:r>
        <w:rPr>
          <w:rFonts w:ascii="Arial MT"/>
          <w:color w:val="77787B"/>
          <w:w w:val="95"/>
          <w:sz w:val="28"/>
        </w:rPr>
        <w:t>to</w:t>
      </w:r>
      <w:r>
        <w:rPr>
          <w:rFonts w:ascii="Arial MT"/>
          <w:color w:val="77787B"/>
          <w:spacing w:val="-9"/>
          <w:w w:val="95"/>
          <w:sz w:val="28"/>
        </w:rPr>
        <w:t xml:space="preserve"> </w:t>
      </w:r>
      <w:r>
        <w:rPr>
          <w:rFonts w:ascii="Arial MT"/>
          <w:color w:val="77787B"/>
          <w:w w:val="95"/>
          <w:sz w:val="28"/>
        </w:rPr>
        <w:t>finish</w:t>
      </w:r>
      <w:r>
        <w:rPr>
          <w:rFonts w:ascii="Arial MT"/>
          <w:color w:val="77787B"/>
          <w:spacing w:val="-70"/>
          <w:w w:val="95"/>
          <w:sz w:val="28"/>
        </w:rPr>
        <w:t xml:space="preserve"> </w:t>
      </w:r>
      <w:r>
        <w:rPr>
          <w:rFonts w:ascii="Arial MT"/>
          <w:color w:val="77787B"/>
          <w:w w:val="90"/>
          <w:sz w:val="28"/>
        </w:rPr>
        <w:t>with clear milestones,</w:t>
      </w:r>
      <w:r>
        <w:rPr>
          <w:rFonts w:ascii="Arial MT"/>
          <w:color w:val="77787B"/>
          <w:spacing w:val="1"/>
          <w:w w:val="90"/>
          <w:sz w:val="28"/>
        </w:rPr>
        <w:t xml:space="preserve"> </w:t>
      </w:r>
      <w:r>
        <w:rPr>
          <w:rFonts w:ascii="Arial MT"/>
          <w:color w:val="77787B"/>
          <w:spacing w:val="-1"/>
          <w:w w:val="90"/>
          <w:sz w:val="28"/>
        </w:rPr>
        <w:t>meetings,</w:t>
      </w:r>
      <w:r>
        <w:rPr>
          <w:rFonts w:ascii="Arial MT"/>
          <w:color w:val="77787B"/>
          <w:spacing w:val="-10"/>
          <w:w w:val="90"/>
          <w:sz w:val="28"/>
        </w:rPr>
        <w:t xml:space="preserve"> </w:t>
      </w:r>
      <w:r>
        <w:rPr>
          <w:rFonts w:ascii="Arial MT"/>
          <w:color w:val="77787B"/>
          <w:spacing w:val="-1"/>
          <w:w w:val="90"/>
          <w:sz w:val="28"/>
        </w:rPr>
        <w:t>and</w:t>
      </w:r>
      <w:r>
        <w:rPr>
          <w:rFonts w:ascii="Arial MT"/>
          <w:color w:val="77787B"/>
          <w:spacing w:val="-10"/>
          <w:w w:val="90"/>
          <w:sz w:val="28"/>
        </w:rPr>
        <w:t xml:space="preserve"> </w:t>
      </w:r>
      <w:r>
        <w:rPr>
          <w:rFonts w:ascii="Arial MT"/>
          <w:color w:val="77787B"/>
          <w:spacing w:val="-1"/>
          <w:w w:val="90"/>
          <w:sz w:val="28"/>
        </w:rPr>
        <w:t>deliverables</w:t>
      </w:r>
    </w:p>
    <w:p w14:paraId="5BFAD7C4" w14:textId="77777777" w:rsidR="0039660D" w:rsidRDefault="00C35C6D">
      <w:pPr>
        <w:spacing w:before="64"/>
        <w:ind w:left="13"/>
        <w:rPr>
          <w:rFonts w:ascii="Arial"/>
          <w:b/>
          <w:sz w:val="24"/>
        </w:rPr>
      </w:pPr>
      <w:r>
        <w:br w:type="column"/>
      </w:r>
      <w:r>
        <w:rPr>
          <w:rFonts w:ascii="Arial"/>
          <w:b/>
          <w:sz w:val="24"/>
        </w:rPr>
        <w:t>EXHIBIT I</w:t>
      </w:r>
    </w:p>
    <w:p w14:paraId="41344FB2" w14:textId="77777777" w:rsidR="0039660D" w:rsidRDefault="0039660D">
      <w:pPr>
        <w:rPr>
          <w:rFonts w:ascii="Arial"/>
          <w:sz w:val="24"/>
        </w:rPr>
        <w:sectPr w:rsidR="0039660D">
          <w:headerReference w:type="default" r:id="rId15"/>
          <w:pgSz w:w="12240" w:h="15840"/>
          <w:pgMar w:top="340" w:right="620" w:bottom="280" w:left="460" w:header="0" w:footer="0" w:gutter="0"/>
          <w:cols w:num="3" w:space="720" w:equalWidth="0">
            <w:col w:w="5840" w:space="944"/>
            <w:col w:w="3092" w:space="40"/>
            <w:col w:w="1244"/>
          </w:cols>
        </w:sectPr>
      </w:pPr>
    </w:p>
    <w:p w14:paraId="0EE2432C" w14:textId="77777777" w:rsidR="0039660D" w:rsidRDefault="0039660D">
      <w:pPr>
        <w:pStyle w:val="a3"/>
        <w:rPr>
          <w:rFonts w:ascii="Arial"/>
          <w:b/>
        </w:rPr>
      </w:pPr>
    </w:p>
    <w:p w14:paraId="1937AADB" w14:textId="77777777" w:rsidR="0039660D" w:rsidRDefault="0039660D">
      <w:pPr>
        <w:pStyle w:val="a3"/>
        <w:rPr>
          <w:rFonts w:ascii="Arial"/>
          <w:b/>
        </w:rPr>
      </w:pPr>
    </w:p>
    <w:p w14:paraId="07A24C0F" w14:textId="77777777" w:rsidR="0039660D" w:rsidRDefault="0039660D">
      <w:pPr>
        <w:pStyle w:val="a3"/>
        <w:rPr>
          <w:rFonts w:ascii="Arial"/>
          <w:b/>
        </w:rPr>
      </w:pPr>
    </w:p>
    <w:p w14:paraId="784C8D46" w14:textId="77777777" w:rsidR="0039660D" w:rsidRDefault="0039660D">
      <w:pPr>
        <w:pStyle w:val="a3"/>
        <w:rPr>
          <w:rFonts w:ascii="Arial"/>
          <w:b/>
        </w:rPr>
      </w:pPr>
    </w:p>
    <w:p w14:paraId="2BD4AE9E" w14:textId="77777777" w:rsidR="0039660D" w:rsidRDefault="0039660D">
      <w:pPr>
        <w:pStyle w:val="a3"/>
        <w:spacing w:before="9" w:after="1"/>
        <w:rPr>
          <w:rFonts w:ascii="Arial"/>
          <w:b/>
          <w:sz w:val="21"/>
        </w:rPr>
      </w:pPr>
    </w:p>
    <w:p w14:paraId="193BA45D" w14:textId="63293E7B" w:rsidR="0039660D" w:rsidRDefault="00F30892">
      <w:pPr>
        <w:pStyle w:val="a3"/>
        <w:ind w:left="708"/>
        <w:rPr>
          <w:rFonts w:ascii="Arial"/>
        </w:rPr>
      </w:pPr>
      <w:r>
        <w:rPr>
          <w:rFonts w:ascii="Arial"/>
          <w:noProof/>
        </w:rPr>
        <mc:AlternateContent>
          <mc:Choice Requires="wps">
            <w:drawing>
              <wp:inline distT="0" distB="0" distL="0" distR="0" wp14:anchorId="4BA1DDBB" wp14:editId="324D8662">
                <wp:extent cx="6287770" cy="387350"/>
                <wp:effectExtent l="0" t="0" r="0" b="0"/>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7770" cy="387350"/>
                        </a:xfrm>
                        <a:prstGeom prst="rect">
                          <a:avLst/>
                        </a:prstGeom>
                        <a:solidFill>
                          <a:srgbClr val="00B5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C4F97F" w14:textId="77777777" w:rsidR="00AC76DD" w:rsidRDefault="00AC76DD">
                            <w:pPr>
                              <w:spacing w:before="126"/>
                              <w:ind w:left="180"/>
                              <w:rPr>
                                <w:rFonts w:ascii="Trebuchet MS"/>
                                <w:b/>
                                <w:sz w:val="30"/>
                              </w:rPr>
                            </w:pPr>
                            <w:r>
                              <w:rPr>
                                <w:rFonts w:ascii="Trebuchet MS"/>
                                <w:b/>
                                <w:color w:val="FFFFFF"/>
                                <w:sz w:val="30"/>
                              </w:rPr>
                              <w:t>Visioning</w:t>
                            </w:r>
                          </w:p>
                        </w:txbxContent>
                      </wps:txbx>
                      <wps:bodyPr rot="0" vert="horz" wrap="square" lIns="0" tIns="0" rIns="0" bIns="0" anchor="t" anchorCtr="0" upright="1">
                        <a:noAutofit/>
                      </wps:bodyPr>
                    </wps:wsp>
                  </a:graphicData>
                </a:graphic>
              </wp:inline>
            </w:drawing>
          </mc:Choice>
          <mc:Fallback>
            <w:pict>
              <v:shape w14:anchorId="4BA1DDBB" id="Text Box 19" o:spid="_x0000_s1027" type="#_x0000_t202" style="width:495.1pt;height: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" fillcolor="#00b5df" stroked="f">
                <v:textbox inset="0,0,0,0">
                  <w:txbxContent>
                    <w:p w14:paraId="37C4F97F" w14:textId="77777777" w:rsidR="00AC76DD" w:rsidRDefault="00AC76DD">
                      <w:pPr>
                        <w:spacing w:before="126"/>
                        <w:ind w:left="180"/>
                        <w:rPr>
                          <w:rFonts w:ascii="Trebuchet MS"/>
                          <w:b/>
                          <w:sz w:val="30"/>
                        </w:rPr>
                      </w:pPr>
                      <w:r>
                        <w:rPr>
                          <w:rFonts w:ascii="Trebuchet MS"/>
                          <w:b/>
                          <w:color w:val="FFFFFF"/>
                          <w:sz w:val="30"/>
                        </w:rPr>
                        <w:t>Visioning</w:t>
                      </w:r>
                    </w:p>
                  </w:txbxContent>
                </v:textbox>
                <w10:anchorlock/>
              </v:shape>
            </w:pict>
          </mc:Fallback>
        </mc:AlternateContent>
      </w:r>
    </w:p>
    <w:p w14:paraId="201D49C5" w14:textId="616C563D" w:rsidR="0039660D" w:rsidRDefault="00F30892">
      <w:pPr>
        <w:pStyle w:val="a3"/>
        <w:spacing w:before="2"/>
        <w:rPr>
          <w:rFonts w:ascii="Arial"/>
          <w:b/>
          <w:sz w:val="11"/>
        </w:rPr>
      </w:pPr>
      <w:r>
        <w:rPr>
          <w:noProof/>
        </w:rPr>
        <mc:AlternateContent>
          <mc:Choice Requires="wps">
            <w:drawing>
              <wp:anchor distT="0" distB="0" distL="0" distR="0" simplePos="0" relativeHeight="487589376" behindDoc="1" locked="0" layoutInCell="1" allowOverlap="1" wp14:anchorId="50FAF2FA" wp14:editId="554C0BC5">
                <wp:simplePos x="0" y="0"/>
                <wp:positionH relativeFrom="page">
                  <wp:posOffset>742315</wp:posOffset>
                </wp:positionH>
                <wp:positionV relativeFrom="paragraph">
                  <wp:posOffset>97155</wp:posOffset>
                </wp:positionV>
                <wp:extent cx="1466215" cy="488950"/>
                <wp:effectExtent l="0" t="0" r="0" b="0"/>
                <wp:wrapTopAndBottom/>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215" cy="488950"/>
                        </a:xfrm>
                        <a:prstGeom prst="rect">
                          <a:avLst/>
                        </a:prstGeom>
                        <a:solidFill>
                          <a:srgbClr val="87D4E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BB73C2" w14:textId="77777777" w:rsidR="00AC76DD" w:rsidRDefault="00AC76DD">
                            <w:pPr>
                              <w:spacing w:before="146" w:line="225" w:lineRule="auto"/>
                              <w:ind w:left="172" w:right="1016"/>
                              <w:rPr>
                                <w:rFonts w:ascii="Trebuchet MS"/>
                                <w:b/>
                              </w:rPr>
                            </w:pPr>
                            <w:r>
                              <w:rPr>
                                <w:rFonts w:ascii="Trebuchet MS"/>
                                <w:b/>
                                <w:color w:val="FFFFFF"/>
                                <w:spacing w:val="-3"/>
                                <w:w w:val="95"/>
                              </w:rPr>
                              <w:t>Preliminary</w:t>
                            </w:r>
                            <w:r>
                              <w:rPr>
                                <w:rFonts w:ascii="Trebuchet MS"/>
                                <w:b/>
                                <w:color w:val="FFFFFF"/>
                                <w:spacing w:val="-60"/>
                                <w:w w:val="95"/>
                              </w:rPr>
                              <w:t xml:space="preserve"> </w:t>
                            </w:r>
                            <w:r>
                              <w:rPr>
                                <w:rFonts w:ascii="Trebuchet MS"/>
                                <w:b/>
                                <w:color w:val="FFFFFF"/>
                              </w:rPr>
                              <w:t>Research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AF2FA" id="Text Box 18" o:spid="_x0000_s1028" type="#_x0000_t202" style="position:absolute;margin-left:58.45pt;margin-top:7.65pt;width:115.45pt;height:38.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" fillcolor="#87d4ed" stroked="f">
                <v:textbox inset="0,0,0,0">
                  <w:txbxContent>
                    <w:p w14:paraId="29BB73C2" w14:textId="77777777" w:rsidR="00AC76DD" w:rsidRDefault="00AC76DD">
                      <w:pPr>
                        <w:spacing w:before="146" w:line="225" w:lineRule="auto"/>
                        <w:ind w:left="172" w:right="1016"/>
                        <w:rPr>
                          <w:rFonts w:ascii="Trebuchet MS"/>
                          <w:b/>
                        </w:rPr>
                      </w:pPr>
                      <w:r>
                        <w:rPr>
                          <w:rFonts w:ascii="Trebuchet MS"/>
                          <w:b/>
                          <w:color w:val="FFFFFF"/>
                          <w:spacing w:val="-3"/>
                          <w:w w:val="95"/>
                        </w:rPr>
                        <w:t>Preliminary</w:t>
                      </w:r>
                      <w:r>
                        <w:rPr>
                          <w:rFonts w:ascii="Trebuchet MS"/>
                          <w:b/>
                          <w:color w:val="FFFFFF"/>
                          <w:spacing w:val="-60"/>
                          <w:w w:val="95"/>
                        </w:rPr>
                        <w:t xml:space="preserve"> </w:t>
                      </w:r>
                      <w:r>
                        <w:rPr>
                          <w:rFonts w:ascii="Trebuchet MS"/>
                          <w:b/>
                          <w:color w:val="FFFFFF"/>
                        </w:rPr>
                        <w:t>Research</w:t>
                      </w:r>
                    </w:p>
                  </w:txbxContent>
                </v:textbox>
                <w10:wrap type="topAndBottom" anchorx="page"/>
              </v:shape>
            </w:pict>
          </mc:Fallback>
        </mc:AlternateContent>
      </w:r>
      <w:r>
        <w:rPr>
          <w:noProof/>
        </w:rPr>
        <mc:AlternateContent>
          <mc:Choice Requires="wps">
            <w:drawing>
              <wp:anchor distT="0" distB="0" distL="0" distR="0" simplePos="0" relativeHeight="487589888" behindDoc="1" locked="0" layoutInCell="1" allowOverlap="1" wp14:anchorId="46484E97" wp14:editId="3348A979">
                <wp:simplePos x="0" y="0"/>
                <wp:positionH relativeFrom="page">
                  <wp:posOffset>2349500</wp:posOffset>
                </wp:positionH>
                <wp:positionV relativeFrom="paragraph">
                  <wp:posOffset>97155</wp:posOffset>
                </wp:positionV>
                <wp:extent cx="1466215" cy="488950"/>
                <wp:effectExtent l="0" t="0" r="0" b="0"/>
                <wp:wrapTopAndBottom/>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215" cy="488950"/>
                        </a:xfrm>
                        <a:prstGeom prst="rect">
                          <a:avLst/>
                        </a:prstGeom>
                        <a:solidFill>
                          <a:srgbClr val="87D4E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0E9784" w14:textId="77777777" w:rsidR="00AC76DD" w:rsidRDefault="00AC76DD">
                            <w:pPr>
                              <w:spacing w:before="133"/>
                              <w:ind w:left="172"/>
                              <w:rPr>
                                <w:rFonts w:ascii="Trebuchet MS"/>
                                <w:b/>
                              </w:rPr>
                            </w:pPr>
                            <w:r>
                              <w:rPr>
                                <w:rFonts w:ascii="Trebuchet MS"/>
                                <w:b/>
                                <w:color w:val="FFFFFF"/>
                                <w:spacing w:val="-1"/>
                                <w:w w:val="95"/>
                              </w:rPr>
                              <w:t>Kick-Off</w:t>
                            </w:r>
                            <w:r>
                              <w:rPr>
                                <w:rFonts w:ascii="Trebuchet MS"/>
                                <w:b/>
                                <w:color w:val="FFFFFF"/>
                                <w:spacing w:val="-23"/>
                                <w:w w:val="95"/>
                              </w:rPr>
                              <w:t xml:space="preserve"> </w:t>
                            </w:r>
                            <w:r>
                              <w:rPr>
                                <w:rFonts w:ascii="Trebuchet MS"/>
                                <w:b/>
                                <w:color w:val="FFFFFF"/>
                                <w:w w:val="95"/>
                              </w:rPr>
                              <w:t>Meeting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484E97" id="Text Box 17" o:spid="_x0000_s1029" type="#_x0000_t202" style="position:absolute;margin-left:185pt;margin-top:7.65pt;width:115.45pt;height:38.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" fillcolor="#87d4ed" stroked="f">
                <v:textbox inset="0,0,0,0">
                  <w:txbxContent>
                    <w:p w14:paraId="250E9784" w14:textId="77777777" w:rsidR="00AC76DD" w:rsidRDefault="00AC76DD">
                      <w:pPr>
                        <w:spacing w:before="133"/>
                        <w:ind w:left="172"/>
                        <w:rPr>
                          <w:rFonts w:ascii="Trebuchet MS"/>
                          <w:b/>
                        </w:rPr>
                      </w:pPr>
                      <w:r>
                        <w:rPr>
                          <w:rFonts w:ascii="Trebuchet MS"/>
                          <w:b/>
                          <w:color w:val="FFFFFF"/>
                          <w:spacing w:val="-1"/>
                          <w:w w:val="95"/>
                        </w:rPr>
                        <w:t>Kick-Off</w:t>
                      </w:r>
                      <w:r>
                        <w:rPr>
                          <w:rFonts w:ascii="Trebuchet MS"/>
                          <w:b/>
                          <w:color w:val="FFFFFF"/>
                          <w:spacing w:val="-23"/>
                          <w:w w:val="95"/>
                        </w:rPr>
                        <w:t xml:space="preserve"> </w:t>
                      </w:r>
                      <w:r>
                        <w:rPr>
                          <w:rFonts w:ascii="Trebuchet MS"/>
                          <w:b/>
                          <w:color w:val="FFFFFF"/>
                          <w:w w:val="95"/>
                        </w:rPr>
                        <w:t>Meeting</w:t>
                      </w:r>
                    </w:p>
                  </w:txbxContent>
                </v:textbox>
                <w10:wrap type="topAndBottom" anchorx="page"/>
              </v:shape>
            </w:pict>
          </mc:Fallback>
        </mc:AlternateContent>
      </w:r>
      <w:r>
        <w:rPr>
          <w:noProof/>
        </w:rPr>
        <mc:AlternateContent>
          <mc:Choice Requires="wps">
            <w:drawing>
              <wp:anchor distT="0" distB="0" distL="0" distR="0" simplePos="0" relativeHeight="487590400" behindDoc="1" locked="0" layoutInCell="1" allowOverlap="1" wp14:anchorId="5EFBD4AA" wp14:editId="14AEB449">
                <wp:simplePos x="0" y="0"/>
                <wp:positionH relativeFrom="page">
                  <wp:posOffset>3956050</wp:posOffset>
                </wp:positionH>
                <wp:positionV relativeFrom="paragraph">
                  <wp:posOffset>97155</wp:posOffset>
                </wp:positionV>
                <wp:extent cx="1466215" cy="488950"/>
                <wp:effectExtent l="0" t="0" r="0" b="0"/>
                <wp:wrapTopAndBottom/>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215" cy="488950"/>
                        </a:xfrm>
                        <a:prstGeom prst="rect">
                          <a:avLst/>
                        </a:prstGeom>
                        <a:solidFill>
                          <a:srgbClr val="87D4E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7C9932" w14:textId="77777777" w:rsidR="00AC76DD" w:rsidRDefault="00AC76DD">
                            <w:pPr>
                              <w:spacing w:before="133"/>
                              <w:ind w:left="172"/>
                              <w:rPr>
                                <w:rFonts w:ascii="Trebuchet MS"/>
                                <w:b/>
                              </w:rPr>
                            </w:pPr>
                            <w:r>
                              <w:rPr>
                                <w:rFonts w:ascii="Trebuchet MS"/>
                                <w:b/>
                                <w:color w:val="FFFFFF"/>
                                <w:spacing w:val="-3"/>
                                <w:w w:val="95"/>
                              </w:rPr>
                              <w:t>Innovation</w:t>
                            </w:r>
                            <w:r>
                              <w:rPr>
                                <w:rFonts w:ascii="Trebuchet MS"/>
                                <w:b/>
                                <w:color w:val="FFFFFF"/>
                                <w:spacing w:val="-24"/>
                                <w:w w:val="95"/>
                              </w:rPr>
                              <w:t xml:space="preserve"> </w:t>
                            </w:r>
                            <w:r>
                              <w:rPr>
                                <w:rFonts w:ascii="Trebuchet MS"/>
                                <w:b/>
                                <w:color w:val="FFFFFF"/>
                                <w:spacing w:val="-3"/>
                                <w:w w:val="95"/>
                              </w:rPr>
                              <w:t>Event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FBD4AA" id="Text Box 16" o:spid="_x0000_s1030" type="#_x0000_t202" style="position:absolute;margin-left:311.5pt;margin-top:7.65pt;width:115.45pt;height:38.5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" fillcolor="#87d4ed" stroked="f">
                <v:textbox inset="0,0,0,0">
                  <w:txbxContent>
                    <w:p w14:paraId="537C9932" w14:textId="77777777" w:rsidR="00AC76DD" w:rsidRDefault="00AC76DD">
                      <w:pPr>
                        <w:spacing w:before="133"/>
                        <w:ind w:left="172"/>
                        <w:rPr>
                          <w:rFonts w:ascii="Trebuchet MS"/>
                          <w:b/>
                        </w:rPr>
                      </w:pPr>
                      <w:r>
                        <w:rPr>
                          <w:rFonts w:ascii="Trebuchet MS"/>
                          <w:b/>
                          <w:color w:val="FFFFFF"/>
                          <w:spacing w:val="-3"/>
                          <w:w w:val="95"/>
                        </w:rPr>
                        <w:t>Innovation</w:t>
                      </w:r>
                      <w:r>
                        <w:rPr>
                          <w:rFonts w:ascii="Trebuchet MS"/>
                          <w:b/>
                          <w:color w:val="FFFFFF"/>
                          <w:spacing w:val="-24"/>
                          <w:w w:val="95"/>
                        </w:rPr>
                        <w:t xml:space="preserve"> </w:t>
                      </w:r>
                      <w:r>
                        <w:rPr>
                          <w:rFonts w:ascii="Trebuchet MS"/>
                          <w:b/>
                          <w:color w:val="FFFFFF"/>
                          <w:spacing w:val="-3"/>
                          <w:w w:val="95"/>
                        </w:rPr>
                        <w:t>Event</w:t>
                      </w:r>
                    </w:p>
                  </w:txbxContent>
                </v:textbox>
                <w10:wrap type="topAndBottom" anchorx="page"/>
              </v:shape>
            </w:pict>
          </mc:Fallback>
        </mc:AlternateContent>
      </w:r>
      <w:r>
        <w:rPr>
          <w:noProof/>
        </w:rPr>
        <mc:AlternateContent>
          <mc:Choice Requires="wps">
            <w:drawing>
              <wp:anchor distT="0" distB="0" distL="0" distR="0" simplePos="0" relativeHeight="487590912" behindDoc="1" locked="0" layoutInCell="1" allowOverlap="1" wp14:anchorId="7E1A677A" wp14:editId="40936121">
                <wp:simplePos x="0" y="0"/>
                <wp:positionH relativeFrom="page">
                  <wp:posOffset>5563235</wp:posOffset>
                </wp:positionH>
                <wp:positionV relativeFrom="paragraph">
                  <wp:posOffset>97155</wp:posOffset>
                </wp:positionV>
                <wp:extent cx="1466215" cy="488950"/>
                <wp:effectExtent l="0" t="0" r="0" b="0"/>
                <wp:wrapTopAndBottom/>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215" cy="488950"/>
                        </a:xfrm>
                        <a:prstGeom prst="rect">
                          <a:avLst/>
                        </a:prstGeom>
                        <a:solidFill>
                          <a:srgbClr val="87D4E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D40AD4" w14:textId="77777777" w:rsidR="00AC76DD" w:rsidRDefault="00AC76DD">
                            <w:pPr>
                              <w:spacing w:before="133"/>
                              <w:ind w:left="172"/>
                              <w:rPr>
                                <w:rFonts w:ascii="Trebuchet MS"/>
                                <w:b/>
                              </w:rPr>
                            </w:pPr>
                            <w:r>
                              <w:rPr>
                                <w:rFonts w:ascii="Trebuchet MS"/>
                                <w:b/>
                                <w:color w:val="FFFFFF"/>
                                <w:spacing w:val="-3"/>
                                <w:w w:val="95"/>
                              </w:rPr>
                              <w:t>Report</w:t>
                            </w:r>
                            <w:r>
                              <w:rPr>
                                <w:rFonts w:ascii="Trebuchet MS"/>
                                <w:b/>
                                <w:color w:val="FFFFFF"/>
                                <w:spacing w:val="-24"/>
                                <w:w w:val="95"/>
                              </w:rPr>
                              <w:t xml:space="preserve"> </w:t>
                            </w:r>
                            <w:r>
                              <w:rPr>
                                <w:rFonts w:ascii="Trebuchet MS"/>
                                <w:b/>
                                <w:color w:val="FFFFFF"/>
                                <w:spacing w:val="-2"/>
                                <w:w w:val="95"/>
                              </w:rPr>
                              <w:t>Back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A677A" id="Text Box 15" o:spid="_x0000_s1031" type="#_x0000_t202" style="position:absolute;margin-left:438.05pt;margin-top:7.65pt;width:115.45pt;height:38.5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" fillcolor="#87d4ed" stroked="f">
                <v:textbox inset="0,0,0,0">
                  <w:txbxContent>
                    <w:p w14:paraId="27D40AD4" w14:textId="77777777" w:rsidR="00AC76DD" w:rsidRDefault="00AC76DD">
                      <w:pPr>
                        <w:spacing w:before="133"/>
                        <w:ind w:left="172"/>
                        <w:rPr>
                          <w:rFonts w:ascii="Trebuchet MS"/>
                          <w:b/>
                        </w:rPr>
                      </w:pPr>
                      <w:r>
                        <w:rPr>
                          <w:rFonts w:ascii="Trebuchet MS"/>
                          <w:b/>
                          <w:color w:val="FFFFFF"/>
                          <w:spacing w:val="-3"/>
                          <w:w w:val="95"/>
                        </w:rPr>
                        <w:t>Report</w:t>
                      </w:r>
                      <w:r>
                        <w:rPr>
                          <w:rFonts w:ascii="Trebuchet MS"/>
                          <w:b/>
                          <w:color w:val="FFFFFF"/>
                          <w:spacing w:val="-24"/>
                          <w:w w:val="95"/>
                        </w:rPr>
                        <w:t xml:space="preserve"> </w:t>
                      </w:r>
                      <w:r>
                        <w:rPr>
                          <w:rFonts w:ascii="Trebuchet MS"/>
                          <w:b/>
                          <w:color w:val="FFFFFF"/>
                          <w:spacing w:val="-2"/>
                          <w:w w:val="95"/>
                        </w:rPr>
                        <w:t>Back</w:t>
                      </w:r>
                    </w:p>
                  </w:txbxContent>
                </v:textbox>
                <w10:wrap type="topAndBottom" anchorx="page"/>
              </v:shape>
            </w:pict>
          </mc:Fallback>
        </mc:AlternateContent>
      </w:r>
    </w:p>
    <w:p w14:paraId="1EA3D712" w14:textId="77777777" w:rsidR="0039660D" w:rsidRDefault="0039660D">
      <w:pPr>
        <w:pStyle w:val="a3"/>
        <w:rPr>
          <w:rFonts w:ascii="Arial"/>
          <w:b/>
        </w:rPr>
      </w:pPr>
    </w:p>
    <w:p w14:paraId="0E7E927A" w14:textId="77777777" w:rsidR="0039660D" w:rsidRDefault="0039660D">
      <w:pPr>
        <w:pStyle w:val="a3"/>
        <w:rPr>
          <w:rFonts w:ascii="Arial"/>
          <w:b/>
        </w:rPr>
      </w:pPr>
    </w:p>
    <w:p w14:paraId="28C609FE" w14:textId="77777777" w:rsidR="0039660D" w:rsidRDefault="0039660D">
      <w:pPr>
        <w:pStyle w:val="a3"/>
        <w:rPr>
          <w:rFonts w:ascii="Arial"/>
          <w:b/>
        </w:rPr>
      </w:pPr>
    </w:p>
    <w:p w14:paraId="507A2D8A" w14:textId="77777777" w:rsidR="0039660D" w:rsidRDefault="0039660D">
      <w:pPr>
        <w:pStyle w:val="a3"/>
        <w:rPr>
          <w:rFonts w:ascii="Arial"/>
          <w:b/>
        </w:rPr>
      </w:pPr>
    </w:p>
    <w:p w14:paraId="7A31DFEB" w14:textId="77777777" w:rsidR="0039660D" w:rsidRDefault="0039660D">
      <w:pPr>
        <w:pStyle w:val="a3"/>
        <w:spacing w:before="3"/>
        <w:rPr>
          <w:rFonts w:ascii="Arial"/>
          <w:b/>
          <w:sz w:val="18"/>
        </w:rPr>
      </w:pPr>
    </w:p>
    <w:p w14:paraId="666843F0" w14:textId="77777777" w:rsidR="0039660D" w:rsidRDefault="0039660D">
      <w:pPr>
        <w:rPr>
          <w:rFonts w:ascii="Arial"/>
          <w:sz w:val="18"/>
        </w:rPr>
        <w:sectPr w:rsidR="0039660D">
          <w:type w:val="continuous"/>
          <w:pgSz w:w="12240" w:h="15840"/>
          <w:pgMar w:top="1360" w:right="620" w:bottom="280" w:left="460" w:header="720" w:footer="720" w:gutter="0"/>
          <w:cols w:space="720"/>
        </w:sectPr>
      </w:pPr>
    </w:p>
    <w:p w14:paraId="49033AE9" w14:textId="51531174" w:rsidR="0039660D" w:rsidRDefault="00F30892">
      <w:pPr>
        <w:pStyle w:val="1"/>
        <w:ind w:left="708"/>
      </w:pPr>
      <w:r>
        <w:rPr>
          <w:noProof/>
        </w:rPr>
        <mc:AlternateContent>
          <mc:Choice Requires="wps">
            <w:drawing>
              <wp:anchor distT="0" distB="0" distL="114300" distR="114300" simplePos="0" relativeHeight="487344128" behindDoc="1" locked="0" layoutInCell="1" allowOverlap="1" wp14:anchorId="5600BED6" wp14:editId="7E27A0DC">
                <wp:simplePos x="0" y="0"/>
                <wp:positionH relativeFrom="page">
                  <wp:posOffset>457200</wp:posOffset>
                </wp:positionH>
                <wp:positionV relativeFrom="paragraph">
                  <wp:posOffset>-156210</wp:posOffset>
                </wp:positionV>
                <wp:extent cx="6858000" cy="5343525"/>
                <wp:effectExtent l="0" t="0" r="0" b="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5343525"/>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122ECF" id="Rectangle 14" o:spid="_x0000_s1026" style="position:absolute;left:0;text-align:left;margin-left:36pt;margin-top:-12.3pt;width:540pt;height:420.75pt;z-index:-15972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" fillcolor="#f4f4f4" stroked="f">
                <w10:wrap anchorx="page"/>
              </v:rect>
            </w:pict>
          </mc:Fallback>
        </mc:AlternateContent>
      </w:r>
      <w:r w:rsidR="00C35C6D">
        <w:rPr>
          <w:color w:val="00B5DF"/>
        </w:rPr>
        <w:t>Visioning</w:t>
      </w:r>
    </w:p>
    <w:p w14:paraId="1BF7C5A1" w14:textId="77777777" w:rsidR="0039660D" w:rsidRDefault="00C35C6D">
      <w:pPr>
        <w:pStyle w:val="2"/>
        <w:spacing w:before="214"/>
        <w:rPr>
          <w:rFonts w:ascii="Trebuchet MS"/>
        </w:rPr>
      </w:pPr>
      <w:r>
        <w:rPr>
          <w:rFonts w:ascii="Trebuchet MS"/>
          <w:color w:val="231F20"/>
          <w:w w:val="90"/>
        </w:rPr>
        <w:t>Preliminary</w:t>
      </w:r>
      <w:r>
        <w:rPr>
          <w:rFonts w:ascii="Trebuchet MS"/>
          <w:color w:val="231F20"/>
          <w:spacing w:val="8"/>
          <w:w w:val="90"/>
        </w:rPr>
        <w:t xml:space="preserve"> </w:t>
      </w:r>
      <w:r>
        <w:rPr>
          <w:rFonts w:ascii="Trebuchet MS"/>
          <w:color w:val="231F20"/>
          <w:w w:val="90"/>
        </w:rPr>
        <w:t>Research</w:t>
      </w:r>
    </w:p>
    <w:p w14:paraId="0B6561D2" w14:textId="77777777" w:rsidR="0039660D" w:rsidRDefault="00C35C6D">
      <w:pPr>
        <w:pStyle w:val="a4"/>
        <w:numPr>
          <w:ilvl w:val="0"/>
          <w:numId w:val="2"/>
        </w:numPr>
        <w:tabs>
          <w:tab w:val="left" w:pos="909"/>
        </w:tabs>
        <w:spacing w:before="28"/>
        <w:ind w:hanging="181"/>
        <w:jc w:val="left"/>
        <w:rPr>
          <w:rFonts w:ascii="Arial MT" w:hAnsi="Arial MT"/>
          <w:sz w:val="20"/>
        </w:rPr>
      </w:pPr>
      <w:r>
        <w:rPr>
          <w:rFonts w:ascii="Arial MT" w:hAnsi="Arial MT"/>
          <w:color w:val="231F20"/>
          <w:w w:val="90"/>
          <w:sz w:val="20"/>
        </w:rPr>
        <w:t>Gensler</w:t>
      </w:r>
      <w:r>
        <w:rPr>
          <w:rFonts w:ascii="Arial MT" w:hAnsi="Arial MT"/>
          <w:color w:val="231F20"/>
          <w:spacing w:val="-5"/>
          <w:w w:val="90"/>
          <w:sz w:val="20"/>
        </w:rPr>
        <w:t xml:space="preserve"> </w:t>
      </w:r>
      <w:r>
        <w:rPr>
          <w:rFonts w:ascii="Arial MT" w:hAnsi="Arial MT"/>
          <w:color w:val="231F20"/>
          <w:w w:val="90"/>
          <w:sz w:val="20"/>
        </w:rPr>
        <w:t>will</w:t>
      </w:r>
      <w:r>
        <w:rPr>
          <w:rFonts w:ascii="Arial MT" w:hAnsi="Arial MT"/>
          <w:color w:val="231F20"/>
          <w:spacing w:val="-4"/>
          <w:w w:val="90"/>
          <w:sz w:val="20"/>
        </w:rPr>
        <w:t xml:space="preserve"> </w:t>
      </w:r>
      <w:r>
        <w:rPr>
          <w:rFonts w:ascii="Arial MT" w:hAnsi="Arial MT"/>
          <w:color w:val="231F20"/>
          <w:w w:val="90"/>
          <w:sz w:val="20"/>
        </w:rPr>
        <w:t>begin</w:t>
      </w:r>
      <w:r>
        <w:rPr>
          <w:rFonts w:ascii="Arial MT" w:hAnsi="Arial MT"/>
          <w:color w:val="231F20"/>
          <w:spacing w:val="-5"/>
          <w:w w:val="90"/>
          <w:sz w:val="20"/>
        </w:rPr>
        <w:t xml:space="preserve"> </w:t>
      </w:r>
      <w:r>
        <w:rPr>
          <w:rFonts w:ascii="Arial MT" w:hAnsi="Arial MT"/>
          <w:color w:val="231F20"/>
          <w:w w:val="90"/>
          <w:sz w:val="20"/>
        </w:rPr>
        <w:t>research</w:t>
      </w:r>
      <w:r>
        <w:rPr>
          <w:rFonts w:ascii="Arial MT" w:hAnsi="Arial MT"/>
          <w:color w:val="231F20"/>
          <w:spacing w:val="-4"/>
          <w:w w:val="90"/>
          <w:sz w:val="20"/>
        </w:rPr>
        <w:t xml:space="preserve"> </w:t>
      </w:r>
      <w:r>
        <w:rPr>
          <w:rFonts w:ascii="Arial MT" w:hAnsi="Arial MT"/>
          <w:color w:val="231F20"/>
          <w:w w:val="90"/>
          <w:sz w:val="20"/>
        </w:rPr>
        <w:t>on:</w:t>
      </w:r>
    </w:p>
    <w:p w14:paraId="4B666ED5" w14:textId="77777777" w:rsidR="0039660D" w:rsidRDefault="00C35C6D">
      <w:pPr>
        <w:pStyle w:val="a4"/>
        <w:numPr>
          <w:ilvl w:val="1"/>
          <w:numId w:val="2"/>
        </w:numPr>
        <w:tabs>
          <w:tab w:val="left" w:pos="1069"/>
        </w:tabs>
        <w:spacing w:before="30"/>
        <w:ind w:hanging="181"/>
        <w:jc w:val="left"/>
        <w:rPr>
          <w:rFonts w:ascii="Arial MT" w:hAnsi="Arial MT"/>
          <w:sz w:val="20"/>
        </w:rPr>
      </w:pPr>
      <w:r>
        <w:rPr>
          <w:rFonts w:ascii="Arial MT" w:hAnsi="Arial MT"/>
          <w:color w:val="231F20"/>
          <w:w w:val="90"/>
          <w:sz w:val="20"/>
        </w:rPr>
        <w:t>General</w:t>
      </w:r>
      <w:r>
        <w:rPr>
          <w:rFonts w:ascii="Arial MT" w:hAnsi="Arial MT"/>
          <w:color w:val="231F20"/>
          <w:spacing w:val="-9"/>
          <w:w w:val="90"/>
          <w:sz w:val="20"/>
        </w:rPr>
        <w:t xml:space="preserve"> </w:t>
      </w:r>
      <w:r>
        <w:rPr>
          <w:rFonts w:ascii="Arial MT" w:hAnsi="Arial MT"/>
          <w:color w:val="231F20"/>
          <w:w w:val="90"/>
          <w:sz w:val="20"/>
        </w:rPr>
        <w:t>design</w:t>
      </w:r>
      <w:r>
        <w:rPr>
          <w:rFonts w:ascii="Arial MT" w:hAnsi="Arial MT"/>
          <w:color w:val="231F20"/>
          <w:spacing w:val="-8"/>
          <w:w w:val="90"/>
          <w:sz w:val="20"/>
        </w:rPr>
        <w:t xml:space="preserve"> </w:t>
      </w:r>
      <w:r>
        <w:rPr>
          <w:rFonts w:ascii="Arial MT" w:hAnsi="Arial MT"/>
          <w:color w:val="231F20"/>
          <w:w w:val="90"/>
          <w:sz w:val="20"/>
        </w:rPr>
        <w:t>and</w:t>
      </w:r>
      <w:r>
        <w:rPr>
          <w:rFonts w:ascii="Arial MT" w:hAnsi="Arial MT"/>
          <w:color w:val="231F20"/>
          <w:spacing w:val="-8"/>
          <w:w w:val="90"/>
          <w:sz w:val="20"/>
        </w:rPr>
        <w:t xml:space="preserve"> </w:t>
      </w:r>
      <w:r>
        <w:rPr>
          <w:rFonts w:ascii="Arial MT" w:hAnsi="Arial MT"/>
          <w:color w:val="231F20"/>
          <w:w w:val="90"/>
          <w:sz w:val="20"/>
        </w:rPr>
        <w:t>usage</w:t>
      </w:r>
      <w:r>
        <w:rPr>
          <w:rFonts w:ascii="Arial MT" w:hAnsi="Arial MT"/>
          <w:color w:val="231F20"/>
          <w:spacing w:val="-8"/>
          <w:w w:val="90"/>
          <w:sz w:val="20"/>
        </w:rPr>
        <w:t xml:space="preserve"> </w:t>
      </w:r>
      <w:r>
        <w:rPr>
          <w:rFonts w:ascii="Arial MT" w:hAnsi="Arial MT"/>
          <w:color w:val="231F20"/>
          <w:w w:val="90"/>
          <w:sz w:val="20"/>
        </w:rPr>
        <w:t>trends</w:t>
      </w:r>
      <w:r>
        <w:rPr>
          <w:rFonts w:ascii="Arial MT" w:hAnsi="Arial MT"/>
          <w:color w:val="231F20"/>
          <w:spacing w:val="-8"/>
          <w:w w:val="90"/>
          <w:sz w:val="20"/>
        </w:rPr>
        <w:t xml:space="preserve"> </w:t>
      </w:r>
      <w:r>
        <w:rPr>
          <w:rFonts w:ascii="Arial MT" w:hAnsi="Arial MT"/>
          <w:color w:val="231F20"/>
          <w:w w:val="90"/>
          <w:sz w:val="20"/>
        </w:rPr>
        <w:t>impacting</w:t>
      </w:r>
      <w:r>
        <w:rPr>
          <w:rFonts w:ascii="Arial MT" w:hAnsi="Arial MT"/>
          <w:color w:val="231F20"/>
          <w:spacing w:val="-8"/>
          <w:w w:val="90"/>
          <w:sz w:val="20"/>
        </w:rPr>
        <w:t xml:space="preserve"> </w:t>
      </w:r>
      <w:r>
        <w:rPr>
          <w:rFonts w:ascii="Arial MT" w:hAnsi="Arial MT"/>
          <w:color w:val="231F20"/>
          <w:w w:val="90"/>
          <w:sz w:val="20"/>
        </w:rPr>
        <w:t>FX-1</w:t>
      </w:r>
    </w:p>
    <w:p w14:paraId="33B6CE67" w14:textId="77777777" w:rsidR="0039660D" w:rsidRDefault="00C35C6D">
      <w:pPr>
        <w:pStyle w:val="a4"/>
        <w:numPr>
          <w:ilvl w:val="1"/>
          <w:numId w:val="2"/>
        </w:numPr>
        <w:tabs>
          <w:tab w:val="left" w:pos="1069"/>
        </w:tabs>
        <w:spacing w:before="30" w:line="271" w:lineRule="auto"/>
        <w:ind w:right="512"/>
        <w:jc w:val="left"/>
        <w:rPr>
          <w:rFonts w:ascii="Arial MT" w:hAnsi="Arial MT"/>
          <w:sz w:val="20"/>
        </w:rPr>
      </w:pPr>
      <w:r>
        <w:rPr>
          <w:rFonts w:ascii="Arial MT" w:hAnsi="Arial MT"/>
          <w:color w:val="231F20"/>
          <w:w w:val="90"/>
          <w:sz w:val="20"/>
        </w:rPr>
        <w:t>The</w:t>
      </w:r>
      <w:r>
        <w:rPr>
          <w:rFonts w:ascii="Arial MT" w:hAnsi="Arial MT"/>
          <w:color w:val="231F20"/>
          <w:spacing w:val="8"/>
          <w:w w:val="90"/>
          <w:sz w:val="20"/>
        </w:rPr>
        <w:t xml:space="preserve"> </w:t>
      </w:r>
      <w:r>
        <w:rPr>
          <w:rFonts w:ascii="Arial MT" w:hAnsi="Arial MT"/>
          <w:color w:val="231F20"/>
          <w:w w:val="90"/>
          <w:sz w:val="20"/>
        </w:rPr>
        <w:t>competitive</w:t>
      </w:r>
      <w:r>
        <w:rPr>
          <w:rFonts w:ascii="Arial MT" w:hAnsi="Arial MT"/>
          <w:color w:val="231F20"/>
          <w:spacing w:val="8"/>
          <w:w w:val="90"/>
          <w:sz w:val="20"/>
        </w:rPr>
        <w:t xml:space="preserve"> </w:t>
      </w:r>
      <w:r>
        <w:rPr>
          <w:rFonts w:ascii="Arial MT" w:hAnsi="Arial MT"/>
          <w:color w:val="231F20"/>
          <w:w w:val="90"/>
          <w:sz w:val="20"/>
        </w:rPr>
        <w:t>landscape</w:t>
      </w:r>
      <w:r>
        <w:rPr>
          <w:rFonts w:ascii="Arial MT" w:hAnsi="Arial MT"/>
          <w:color w:val="231F20"/>
          <w:spacing w:val="8"/>
          <w:w w:val="90"/>
          <w:sz w:val="20"/>
        </w:rPr>
        <w:t xml:space="preserve"> </w:t>
      </w:r>
      <w:r>
        <w:rPr>
          <w:rFonts w:ascii="Arial MT" w:hAnsi="Arial MT"/>
          <w:color w:val="231F20"/>
          <w:w w:val="90"/>
          <w:sz w:val="20"/>
        </w:rPr>
        <w:t>for</w:t>
      </w:r>
      <w:r>
        <w:rPr>
          <w:rFonts w:ascii="Arial MT" w:hAnsi="Arial MT"/>
          <w:color w:val="231F20"/>
          <w:spacing w:val="8"/>
          <w:w w:val="90"/>
          <w:sz w:val="20"/>
        </w:rPr>
        <w:t xml:space="preserve"> </w:t>
      </w:r>
      <w:r>
        <w:rPr>
          <w:rFonts w:ascii="Arial MT" w:hAnsi="Arial MT"/>
          <w:color w:val="231F20"/>
          <w:w w:val="90"/>
          <w:sz w:val="20"/>
        </w:rPr>
        <w:t>the</w:t>
      </w:r>
      <w:r>
        <w:rPr>
          <w:rFonts w:ascii="Arial MT" w:hAnsi="Arial MT"/>
          <w:color w:val="231F20"/>
          <w:spacing w:val="8"/>
          <w:w w:val="90"/>
          <w:sz w:val="20"/>
        </w:rPr>
        <w:t xml:space="preserve"> </w:t>
      </w:r>
      <w:r>
        <w:rPr>
          <w:rFonts w:ascii="Arial MT" w:hAnsi="Arial MT"/>
          <w:color w:val="231F20"/>
          <w:w w:val="90"/>
          <w:sz w:val="20"/>
        </w:rPr>
        <w:t>product</w:t>
      </w:r>
      <w:r>
        <w:rPr>
          <w:rFonts w:ascii="Arial MT" w:hAnsi="Arial MT"/>
          <w:color w:val="231F20"/>
          <w:spacing w:val="-47"/>
          <w:w w:val="90"/>
          <w:sz w:val="20"/>
        </w:rPr>
        <w:t xml:space="preserve"> </w:t>
      </w:r>
      <w:r>
        <w:rPr>
          <w:rFonts w:ascii="Arial MT" w:hAnsi="Arial MT"/>
          <w:color w:val="231F20"/>
          <w:w w:val="95"/>
          <w:sz w:val="20"/>
        </w:rPr>
        <w:t>in</w:t>
      </w:r>
      <w:r>
        <w:rPr>
          <w:rFonts w:ascii="Arial MT" w:hAnsi="Arial MT"/>
          <w:color w:val="231F20"/>
          <w:spacing w:val="-9"/>
          <w:w w:val="95"/>
          <w:sz w:val="20"/>
        </w:rPr>
        <w:t xml:space="preserve"> </w:t>
      </w:r>
      <w:r>
        <w:rPr>
          <w:rFonts w:ascii="Arial MT" w:hAnsi="Arial MT"/>
          <w:color w:val="231F20"/>
          <w:w w:val="95"/>
          <w:sz w:val="20"/>
        </w:rPr>
        <w:t>the</w:t>
      </w:r>
      <w:r>
        <w:rPr>
          <w:rFonts w:ascii="Arial MT" w:hAnsi="Arial MT"/>
          <w:color w:val="231F20"/>
          <w:spacing w:val="-9"/>
          <w:w w:val="95"/>
          <w:sz w:val="20"/>
        </w:rPr>
        <w:t xml:space="preserve"> </w:t>
      </w:r>
      <w:r>
        <w:rPr>
          <w:rFonts w:ascii="Arial MT" w:hAnsi="Arial MT"/>
          <w:color w:val="231F20"/>
          <w:w w:val="95"/>
          <w:sz w:val="20"/>
        </w:rPr>
        <w:t>U.S.</w:t>
      </w:r>
      <w:r>
        <w:rPr>
          <w:rFonts w:ascii="Arial MT" w:hAnsi="Arial MT"/>
          <w:color w:val="231F20"/>
          <w:spacing w:val="-9"/>
          <w:w w:val="95"/>
          <w:sz w:val="20"/>
        </w:rPr>
        <w:t xml:space="preserve"> </w:t>
      </w:r>
      <w:r>
        <w:rPr>
          <w:rFonts w:ascii="Arial MT" w:hAnsi="Arial MT"/>
          <w:color w:val="231F20"/>
          <w:w w:val="95"/>
          <w:sz w:val="20"/>
        </w:rPr>
        <w:t>market</w:t>
      </w:r>
    </w:p>
    <w:p w14:paraId="071903E9" w14:textId="77777777" w:rsidR="0039660D" w:rsidRDefault="0039660D">
      <w:pPr>
        <w:pStyle w:val="a3"/>
        <w:spacing w:before="7"/>
        <w:rPr>
          <w:rFonts w:ascii="Arial MT"/>
          <w:sz w:val="22"/>
        </w:rPr>
      </w:pPr>
    </w:p>
    <w:p w14:paraId="65B7C7DA" w14:textId="77777777" w:rsidR="0039660D" w:rsidRDefault="00C35C6D">
      <w:pPr>
        <w:pStyle w:val="2"/>
        <w:rPr>
          <w:rFonts w:ascii="Trebuchet MS"/>
        </w:rPr>
      </w:pPr>
      <w:r>
        <w:rPr>
          <w:rFonts w:ascii="Trebuchet MS"/>
          <w:color w:val="231F20"/>
          <w:w w:val="95"/>
        </w:rPr>
        <w:t>Kick-Off</w:t>
      </w:r>
      <w:r>
        <w:rPr>
          <w:rFonts w:ascii="Trebuchet MS"/>
          <w:color w:val="231F20"/>
          <w:spacing w:val="-7"/>
          <w:w w:val="95"/>
        </w:rPr>
        <w:t xml:space="preserve"> </w:t>
      </w:r>
      <w:r>
        <w:rPr>
          <w:rFonts w:ascii="Trebuchet MS"/>
          <w:color w:val="231F20"/>
          <w:w w:val="95"/>
        </w:rPr>
        <w:t>Meeting</w:t>
      </w:r>
    </w:p>
    <w:p w14:paraId="567AD79A" w14:textId="77777777" w:rsidR="0039660D" w:rsidRDefault="00C35C6D">
      <w:pPr>
        <w:pStyle w:val="a4"/>
        <w:numPr>
          <w:ilvl w:val="0"/>
          <w:numId w:val="2"/>
        </w:numPr>
        <w:tabs>
          <w:tab w:val="left" w:pos="909"/>
        </w:tabs>
        <w:spacing w:before="28" w:line="271" w:lineRule="auto"/>
        <w:ind w:right="178"/>
        <w:rPr>
          <w:rFonts w:ascii="Arial MT" w:hAnsi="Arial MT"/>
          <w:sz w:val="20"/>
        </w:rPr>
      </w:pPr>
      <w:r>
        <w:rPr>
          <w:rFonts w:ascii="Arial MT" w:hAnsi="Arial MT"/>
          <w:color w:val="231F20"/>
          <w:w w:val="85"/>
          <w:sz w:val="20"/>
        </w:rPr>
        <w:t>The</w:t>
      </w:r>
      <w:r>
        <w:rPr>
          <w:rFonts w:ascii="Arial MT" w:hAnsi="Arial MT"/>
          <w:color w:val="231F20"/>
          <w:spacing w:val="17"/>
          <w:w w:val="85"/>
          <w:sz w:val="20"/>
        </w:rPr>
        <w:t xml:space="preserve"> </w:t>
      </w:r>
      <w:r>
        <w:rPr>
          <w:rFonts w:ascii="Arial MT" w:hAnsi="Arial MT"/>
          <w:color w:val="231F20"/>
          <w:w w:val="85"/>
          <w:sz w:val="20"/>
        </w:rPr>
        <w:t>Gensler</w:t>
      </w:r>
      <w:r>
        <w:rPr>
          <w:rFonts w:ascii="Arial MT" w:hAnsi="Arial MT"/>
          <w:color w:val="231F20"/>
          <w:spacing w:val="18"/>
          <w:w w:val="85"/>
          <w:sz w:val="20"/>
        </w:rPr>
        <w:t xml:space="preserve"> </w:t>
      </w:r>
      <w:r>
        <w:rPr>
          <w:rFonts w:ascii="Arial MT" w:hAnsi="Arial MT"/>
          <w:color w:val="231F20"/>
          <w:w w:val="85"/>
          <w:sz w:val="20"/>
        </w:rPr>
        <w:t>project</w:t>
      </w:r>
      <w:r>
        <w:rPr>
          <w:rFonts w:ascii="Arial MT" w:hAnsi="Arial MT"/>
          <w:color w:val="231F20"/>
          <w:spacing w:val="17"/>
          <w:w w:val="85"/>
          <w:sz w:val="20"/>
        </w:rPr>
        <w:t xml:space="preserve"> </w:t>
      </w:r>
      <w:r>
        <w:rPr>
          <w:rFonts w:ascii="Arial MT" w:hAnsi="Arial MT"/>
          <w:color w:val="231F20"/>
          <w:w w:val="85"/>
          <w:sz w:val="20"/>
        </w:rPr>
        <w:t>team</w:t>
      </w:r>
      <w:r>
        <w:rPr>
          <w:rFonts w:ascii="Arial MT" w:hAnsi="Arial MT"/>
          <w:color w:val="231F20"/>
          <w:spacing w:val="18"/>
          <w:w w:val="85"/>
          <w:sz w:val="20"/>
        </w:rPr>
        <w:t xml:space="preserve"> </w:t>
      </w:r>
      <w:r>
        <w:rPr>
          <w:rFonts w:ascii="Arial MT" w:hAnsi="Arial MT"/>
          <w:color w:val="231F20"/>
          <w:w w:val="85"/>
          <w:sz w:val="20"/>
        </w:rPr>
        <w:t>and</w:t>
      </w:r>
      <w:r>
        <w:rPr>
          <w:rFonts w:ascii="Arial MT" w:hAnsi="Arial MT"/>
          <w:color w:val="231F20"/>
          <w:spacing w:val="17"/>
          <w:w w:val="85"/>
          <w:sz w:val="20"/>
        </w:rPr>
        <w:t xml:space="preserve"> </w:t>
      </w:r>
      <w:r>
        <w:rPr>
          <w:rFonts w:ascii="Arial MT" w:hAnsi="Arial MT"/>
          <w:color w:val="231F20"/>
          <w:w w:val="85"/>
          <w:sz w:val="20"/>
        </w:rPr>
        <w:t>FURSYS</w:t>
      </w:r>
      <w:r>
        <w:rPr>
          <w:rFonts w:ascii="Arial MT" w:hAnsi="Arial MT"/>
          <w:color w:val="231F20"/>
          <w:spacing w:val="18"/>
          <w:w w:val="85"/>
          <w:sz w:val="20"/>
        </w:rPr>
        <w:t xml:space="preserve"> </w:t>
      </w:r>
      <w:r>
        <w:rPr>
          <w:rFonts w:ascii="Arial MT" w:hAnsi="Arial MT"/>
          <w:color w:val="231F20"/>
          <w:w w:val="85"/>
          <w:sz w:val="20"/>
        </w:rPr>
        <w:t>will</w:t>
      </w:r>
      <w:r>
        <w:rPr>
          <w:rFonts w:ascii="Arial MT" w:hAnsi="Arial MT"/>
          <w:color w:val="231F20"/>
          <w:spacing w:val="18"/>
          <w:w w:val="85"/>
          <w:sz w:val="20"/>
        </w:rPr>
        <w:t xml:space="preserve"> </w:t>
      </w:r>
      <w:r>
        <w:rPr>
          <w:rFonts w:ascii="Arial MT" w:hAnsi="Arial MT"/>
          <w:color w:val="231F20"/>
          <w:w w:val="85"/>
          <w:sz w:val="20"/>
        </w:rPr>
        <w:t>meet</w:t>
      </w:r>
      <w:r>
        <w:rPr>
          <w:rFonts w:ascii="Arial MT" w:hAnsi="Arial MT"/>
          <w:color w:val="231F20"/>
          <w:spacing w:val="1"/>
          <w:w w:val="85"/>
          <w:sz w:val="20"/>
        </w:rPr>
        <w:t xml:space="preserve"> </w:t>
      </w:r>
      <w:r>
        <w:rPr>
          <w:rFonts w:ascii="Arial MT" w:hAnsi="Arial MT"/>
          <w:color w:val="231F20"/>
          <w:w w:val="85"/>
          <w:sz w:val="20"/>
        </w:rPr>
        <w:t xml:space="preserve">at Gensler's New York office, </w:t>
      </w:r>
      <w:commentRangeStart w:id="294"/>
      <w:r>
        <w:rPr>
          <w:rFonts w:ascii="Arial MT" w:hAnsi="Arial MT"/>
          <w:color w:val="231F20"/>
          <w:w w:val="85"/>
          <w:sz w:val="20"/>
        </w:rPr>
        <w:t>FURSYS' Ridgefield,</w:t>
      </w:r>
      <w:r>
        <w:rPr>
          <w:rFonts w:ascii="Arial MT" w:hAnsi="Arial MT"/>
          <w:color w:val="231F20"/>
          <w:spacing w:val="1"/>
          <w:w w:val="85"/>
          <w:sz w:val="20"/>
        </w:rPr>
        <w:t xml:space="preserve"> </w:t>
      </w:r>
      <w:r>
        <w:rPr>
          <w:rFonts w:ascii="Arial MT" w:hAnsi="Arial MT"/>
          <w:color w:val="231F20"/>
          <w:w w:val="90"/>
          <w:sz w:val="20"/>
        </w:rPr>
        <w:t>New</w:t>
      </w:r>
      <w:r>
        <w:rPr>
          <w:rFonts w:ascii="Arial MT" w:hAnsi="Arial MT"/>
          <w:color w:val="231F20"/>
          <w:spacing w:val="-6"/>
          <w:w w:val="90"/>
          <w:sz w:val="20"/>
        </w:rPr>
        <w:t xml:space="preserve"> </w:t>
      </w:r>
      <w:r>
        <w:rPr>
          <w:rFonts w:ascii="Arial MT" w:hAnsi="Arial MT"/>
          <w:color w:val="231F20"/>
          <w:w w:val="90"/>
          <w:sz w:val="20"/>
        </w:rPr>
        <w:t>Jersey</w:t>
      </w:r>
      <w:commentRangeEnd w:id="294"/>
      <w:r w:rsidR="007F06E5">
        <w:rPr>
          <w:rStyle w:val="a5"/>
        </w:rPr>
        <w:commentReference w:id="294"/>
      </w:r>
      <w:r>
        <w:rPr>
          <w:rFonts w:ascii="Arial MT" w:hAnsi="Arial MT"/>
          <w:color w:val="231F20"/>
          <w:w w:val="90"/>
          <w:sz w:val="20"/>
        </w:rPr>
        <w:t>,</w:t>
      </w:r>
      <w:r>
        <w:rPr>
          <w:rFonts w:ascii="Arial MT" w:hAnsi="Arial MT"/>
          <w:color w:val="231F20"/>
          <w:spacing w:val="-5"/>
          <w:w w:val="90"/>
          <w:sz w:val="20"/>
        </w:rPr>
        <w:t xml:space="preserve"> </w:t>
      </w:r>
      <w:r>
        <w:rPr>
          <w:rFonts w:ascii="Arial MT" w:hAnsi="Arial MT"/>
          <w:color w:val="231F20"/>
          <w:w w:val="90"/>
          <w:sz w:val="20"/>
        </w:rPr>
        <w:t>dealer</w:t>
      </w:r>
      <w:r>
        <w:rPr>
          <w:rFonts w:ascii="Arial MT" w:hAnsi="Arial MT"/>
          <w:color w:val="231F20"/>
          <w:spacing w:val="-5"/>
          <w:w w:val="90"/>
          <w:sz w:val="20"/>
        </w:rPr>
        <w:t xml:space="preserve"> </w:t>
      </w:r>
      <w:r>
        <w:rPr>
          <w:rFonts w:ascii="Arial MT" w:hAnsi="Arial MT"/>
          <w:color w:val="231F20"/>
          <w:w w:val="90"/>
          <w:sz w:val="20"/>
        </w:rPr>
        <w:t>or</w:t>
      </w:r>
      <w:r>
        <w:rPr>
          <w:rFonts w:ascii="Arial MT" w:hAnsi="Arial MT"/>
          <w:color w:val="231F20"/>
          <w:spacing w:val="-5"/>
          <w:w w:val="90"/>
          <w:sz w:val="20"/>
        </w:rPr>
        <w:t xml:space="preserve"> </w:t>
      </w:r>
      <w:r>
        <w:rPr>
          <w:rFonts w:ascii="Arial MT" w:hAnsi="Arial MT"/>
          <w:color w:val="231F20"/>
          <w:w w:val="90"/>
          <w:sz w:val="20"/>
        </w:rPr>
        <w:t>both</w:t>
      </w:r>
      <w:r>
        <w:rPr>
          <w:rFonts w:ascii="Arial MT" w:hAnsi="Arial MT"/>
          <w:color w:val="231F20"/>
          <w:spacing w:val="-6"/>
          <w:w w:val="90"/>
          <w:sz w:val="20"/>
        </w:rPr>
        <w:t xml:space="preserve"> </w:t>
      </w:r>
      <w:r>
        <w:rPr>
          <w:rFonts w:ascii="Arial MT" w:hAnsi="Arial MT"/>
          <w:color w:val="231F20"/>
          <w:w w:val="90"/>
          <w:sz w:val="20"/>
        </w:rPr>
        <w:t>to</w:t>
      </w:r>
      <w:r>
        <w:rPr>
          <w:rFonts w:ascii="Arial MT" w:hAnsi="Arial MT"/>
          <w:color w:val="231F20"/>
          <w:spacing w:val="-5"/>
          <w:w w:val="90"/>
          <w:sz w:val="20"/>
        </w:rPr>
        <w:t xml:space="preserve"> </w:t>
      </w:r>
      <w:r>
        <w:rPr>
          <w:rFonts w:ascii="Arial MT" w:hAnsi="Arial MT"/>
          <w:color w:val="231F20"/>
          <w:w w:val="90"/>
          <w:sz w:val="20"/>
        </w:rPr>
        <w:t>review:</w:t>
      </w:r>
    </w:p>
    <w:p w14:paraId="41AE0DE1" w14:textId="77777777" w:rsidR="0039660D" w:rsidRDefault="00C35C6D">
      <w:pPr>
        <w:pStyle w:val="a4"/>
        <w:numPr>
          <w:ilvl w:val="1"/>
          <w:numId w:val="2"/>
        </w:numPr>
        <w:tabs>
          <w:tab w:val="left" w:pos="1069"/>
        </w:tabs>
        <w:spacing w:before="1"/>
        <w:ind w:hanging="181"/>
        <w:jc w:val="left"/>
        <w:rPr>
          <w:rFonts w:ascii="Arial MT" w:hAnsi="Arial MT"/>
          <w:sz w:val="20"/>
        </w:rPr>
      </w:pPr>
      <w:r>
        <w:rPr>
          <w:rFonts w:ascii="Arial MT" w:hAnsi="Arial MT"/>
          <w:color w:val="231F20"/>
          <w:w w:val="90"/>
          <w:sz w:val="20"/>
        </w:rPr>
        <w:t>Program</w:t>
      </w:r>
      <w:r>
        <w:rPr>
          <w:rFonts w:ascii="Arial MT" w:hAnsi="Arial MT"/>
          <w:color w:val="231F20"/>
          <w:spacing w:val="-8"/>
          <w:w w:val="90"/>
          <w:sz w:val="20"/>
        </w:rPr>
        <w:t xml:space="preserve"> </w:t>
      </w:r>
      <w:r>
        <w:rPr>
          <w:rFonts w:ascii="Arial MT" w:hAnsi="Arial MT"/>
          <w:color w:val="231F20"/>
          <w:w w:val="90"/>
          <w:sz w:val="20"/>
        </w:rPr>
        <w:t>objectives</w:t>
      </w:r>
      <w:r>
        <w:rPr>
          <w:rFonts w:ascii="Arial MT" w:hAnsi="Arial MT"/>
          <w:color w:val="231F20"/>
          <w:spacing w:val="-7"/>
          <w:w w:val="90"/>
          <w:sz w:val="20"/>
        </w:rPr>
        <w:t xml:space="preserve"> </w:t>
      </w:r>
      <w:r>
        <w:rPr>
          <w:rFonts w:ascii="Arial MT" w:hAnsi="Arial MT"/>
          <w:color w:val="231F20"/>
          <w:w w:val="90"/>
          <w:sz w:val="20"/>
        </w:rPr>
        <w:t>and</w:t>
      </w:r>
      <w:r>
        <w:rPr>
          <w:rFonts w:ascii="Arial MT" w:hAnsi="Arial MT"/>
          <w:color w:val="231F20"/>
          <w:spacing w:val="-7"/>
          <w:w w:val="90"/>
          <w:sz w:val="20"/>
        </w:rPr>
        <w:t xml:space="preserve"> </w:t>
      </w:r>
      <w:r>
        <w:rPr>
          <w:rFonts w:ascii="Arial MT" w:hAnsi="Arial MT"/>
          <w:color w:val="231F20"/>
          <w:w w:val="90"/>
          <w:sz w:val="20"/>
        </w:rPr>
        <w:t>schedule</w:t>
      </w:r>
    </w:p>
    <w:p w14:paraId="4D574FE6" w14:textId="77777777" w:rsidR="0039660D" w:rsidRDefault="00C35C6D">
      <w:pPr>
        <w:pStyle w:val="a4"/>
        <w:numPr>
          <w:ilvl w:val="1"/>
          <w:numId w:val="2"/>
        </w:numPr>
        <w:tabs>
          <w:tab w:val="left" w:pos="1069"/>
        </w:tabs>
        <w:spacing w:before="30"/>
        <w:ind w:hanging="181"/>
        <w:jc w:val="left"/>
        <w:rPr>
          <w:rFonts w:ascii="Arial MT" w:hAnsi="Arial MT"/>
          <w:sz w:val="20"/>
        </w:rPr>
      </w:pPr>
      <w:r>
        <w:rPr>
          <w:rFonts w:ascii="Arial MT" w:hAnsi="Arial MT"/>
          <w:color w:val="231F20"/>
          <w:w w:val="85"/>
          <w:sz w:val="20"/>
        </w:rPr>
        <w:t>FURSYS</w:t>
      </w:r>
      <w:r>
        <w:rPr>
          <w:rFonts w:ascii="Arial MT" w:hAnsi="Arial MT"/>
          <w:color w:val="231F20"/>
          <w:spacing w:val="16"/>
          <w:w w:val="85"/>
          <w:sz w:val="20"/>
        </w:rPr>
        <w:t xml:space="preserve"> </w:t>
      </w:r>
      <w:r>
        <w:rPr>
          <w:rFonts w:ascii="Arial MT" w:hAnsi="Arial MT"/>
          <w:color w:val="231F20"/>
          <w:w w:val="85"/>
          <w:sz w:val="20"/>
        </w:rPr>
        <w:t>brand</w:t>
      </w:r>
      <w:r>
        <w:rPr>
          <w:rFonts w:ascii="Arial MT" w:hAnsi="Arial MT"/>
          <w:color w:val="231F20"/>
          <w:spacing w:val="16"/>
          <w:w w:val="85"/>
          <w:sz w:val="20"/>
        </w:rPr>
        <w:t xml:space="preserve"> </w:t>
      </w:r>
      <w:r>
        <w:rPr>
          <w:rFonts w:ascii="Arial MT" w:hAnsi="Arial MT"/>
          <w:color w:val="231F20"/>
          <w:w w:val="85"/>
          <w:sz w:val="20"/>
        </w:rPr>
        <w:t>identity</w:t>
      </w:r>
    </w:p>
    <w:p w14:paraId="29A0F842" w14:textId="77777777" w:rsidR="0039660D" w:rsidRDefault="00C35C6D">
      <w:pPr>
        <w:pStyle w:val="a4"/>
        <w:numPr>
          <w:ilvl w:val="1"/>
          <w:numId w:val="2"/>
        </w:numPr>
        <w:tabs>
          <w:tab w:val="left" w:pos="1069"/>
        </w:tabs>
        <w:spacing w:before="30"/>
        <w:ind w:hanging="181"/>
        <w:jc w:val="left"/>
        <w:rPr>
          <w:rFonts w:ascii="Arial MT" w:hAnsi="Arial MT"/>
          <w:sz w:val="20"/>
        </w:rPr>
      </w:pPr>
      <w:r>
        <w:rPr>
          <w:rFonts w:ascii="Arial MT" w:hAnsi="Arial MT"/>
          <w:color w:val="231F20"/>
          <w:w w:val="90"/>
          <w:sz w:val="20"/>
        </w:rPr>
        <w:t>Evolution</w:t>
      </w:r>
      <w:r>
        <w:rPr>
          <w:rFonts w:ascii="Arial MT" w:hAnsi="Arial MT"/>
          <w:color w:val="231F20"/>
          <w:spacing w:val="5"/>
          <w:w w:val="90"/>
          <w:sz w:val="20"/>
        </w:rPr>
        <w:t xml:space="preserve"> </w:t>
      </w:r>
      <w:r>
        <w:rPr>
          <w:rFonts w:ascii="Arial MT" w:hAnsi="Arial MT"/>
          <w:color w:val="231F20"/>
          <w:w w:val="90"/>
          <w:sz w:val="20"/>
        </w:rPr>
        <w:t>of</w:t>
      </w:r>
      <w:r>
        <w:rPr>
          <w:rFonts w:ascii="Arial MT" w:hAnsi="Arial MT"/>
          <w:color w:val="231F20"/>
          <w:spacing w:val="6"/>
          <w:w w:val="90"/>
          <w:sz w:val="20"/>
        </w:rPr>
        <w:t xml:space="preserve"> </w:t>
      </w:r>
      <w:r>
        <w:rPr>
          <w:rFonts w:ascii="Arial MT" w:hAnsi="Arial MT"/>
          <w:color w:val="231F20"/>
          <w:w w:val="90"/>
          <w:sz w:val="20"/>
        </w:rPr>
        <w:t>FX-1</w:t>
      </w:r>
      <w:r>
        <w:rPr>
          <w:rFonts w:ascii="Arial MT" w:hAnsi="Arial MT"/>
          <w:color w:val="231F20"/>
          <w:spacing w:val="6"/>
          <w:w w:val="90"/>
          <w:sz w:val="20"/>
        </w:rPr>
        <w:t xml:space="preserve"> </w:t>
      </w:r>
      <w:r>
        <w:rPr>
          <w:rFonts w:ascii="Arial MT" w:hAnsi="Arial MT"/>
          <w:color w:val="231F20"/>
          <w:w w:val="90"/>
          <w:sz w:val="20"/>
        </w:rPr>
        <w:t>from</w:t>
      </w:r>
      <w:r>
        <w:rPr>
          <w:rFonts w:ascii="Arial MT" w:hAnsi="Arial MT"/>
          <w:color w:val="231F20"/>
          <w:spacing w:val="5"/>
          <w:w w:val="90"/>
          <w:sz w:val="20"/>
        </w:rPr>
        <w:t xml:space="preserve"> </w:t>
      </w:r>
      <w:r>
        <w:rPr>
          <w:rFonts w:ascii="Arial MT" w:hAnsi="Arial MT"/>
          <w:color w:val="231F20"/>
          <w:w w:val="90"/>
          <w:sz w:val="20"/>
        </w:rPr>
        <w:t>its</w:t>
      </w:r>
      <w:r>
        <w:rPr>
          <w:rFonts w:ascii="Arial MT" w:hAnsi="Arial MT"/>
          <w:color w:val="231F20"/>
          <w:spacing w:val="6"/>
          <w:w w:val="90"/>
          <w:sz w:val="20"/>
        </w:rPr>
        <w:t xml:space="preserve"> </w:t>
      </w:r>
      <w:r>
        <w:rPr>
          <w:rFonts w:ascii="Arial MT" w:hAnsi="Arial MT"/>
          <w:color w:val="231F20"/>
          <w:w w:val="90"/>
          <w:sz w:val="20"/>
        </w:rPr>
        <w:t>inception</w:t>
      </w:r>
    </w:p>
    <w:p w14:paraId="1F60BD51" w14:textId="77777777" w:rsidR="0039660D" w:rsidRDefault="00C35C6D">
      <w:pPr>
        <w:pStyle w:val="a4"/>
        <w:numPr>
          <w:ilvl w:val="1"/>
          <w:numId w:val="2"/>
        </w:numPr>
        <w:tabs>
          <w:tab w:val="left" w:pos="1069"/>
        </w:tabs>
        <w:spacing w:before="30"/>
        <w:ind w:hanging="181"/>
        <w:jc w:val="left"/>
        <w:rPr>
          <w:rFonts w:ascii="Arial MT" w:hAnsi="Arial MT"/>
          <w:sz w:val="20"/>
        </w:rPr>
      </w:pPr>
      <w:r>
        <w:rPr>
          <w:rFonts w:ascii="Arial MT" w:hAnsi="Arial MT"/>
          <w:color w:val="231F20"/>
          <w:w w:val="90"/>
          <w:sz w:val="20"/>
        </w:rPr>
        <w:t>FX-1</w:t>
      </w:r>
      <w:r>
        <w:rPr>
          <w:rFonts w:ascii="Arial MT" w:hAnsi="Arial MT"/>
          <w:color w:val="231F20"/>
          <w:spacing w:val="-5"/>
          <w:w w:val="90"/>
          <w:sz w:val="20"/>
        </w:rPr>
        <w:t xml:space="preserve"> </w:t>
      </w:r>
      <w:r>
        <w:rPr>
          <w:rFonts w:ascii="Arial MT" w:hAnsi="Arial MT"/>
          <w:color w:val="231F20"/>
          <w:w w:val="90"/>
          <w:sz w:val="20"/>
        </w:rPr>
        <w:t>installations</w:t>
      </w:r>
    </w:p>
    <w:p w14:paraId="5D4B8EE3" w14:textId="77777777" w:rsidR="0039660D" w:rsidRDefault="00C35C6D">
      <w:pPr>
        <w:pStyle w:val="a4"/>
        <w:numPr>
          <w:ilvl w:val="1"/>
          <w:numId w:val="2"/>
        </w:numPr>
        <w:tabs>
          <w:tab w:val="left" w:pos="1069"/>
        </w:tabs>
        <w:spacing w:before="30" w:line="271" w:lineRule="auto"/>
        <w:ind w:right="757"/>
        <w:jc w:val="left"/>
        <w:rPr>
          <w:rFonts w:ascii="Arial MT" w:hAnsi="Arial MT"/>
          <w:sz w:val="20"/>
        </w:rPr>
      </w:pPr>
      <w:r>
        <w:rPr>
          <w:rFonts w:ascii="Arial MT" w:hAnsi="Arial MT"/>
          <w:color w:val="231F20"/>
          <w:w w:val="85"/>
          <w:sz w:val="20"/>
        </w:rPr>
        <w:t>FURSYS</w:t>
      </w:r>
      <w:r>
        <w:rPr>
          <w:rFonts w:ascii="Arial MT" w:hAnsi="Arial MT"/>
          <w:color w:val="231F20"/>
          <w:spacing w:val="31"/>
          <w:w w:val="85"/>
          <w:sz w:val="20"/>
        </w:rPr>
        <w:t xml:space="preserve"> </w:t>
      </w:r>
      <w:r>
        <w:rPr>
          <w:rFonts w:ascii="Arial MT" w:hAnsi="Arial MT"/>
          <w:color w:val="231F20"/>
          <w:w w:val="85"/>
          <w:sz w:val="20"/>
        </w:rPr>
        <w:t>manufacturing</w:t>
      </w:r>
      <w:r>
        <w:rPr>
          <w:rFonts w:ascii="Arial MT" w:hAnsi="Arial MT"/>
          <w:color w:val="231F20"/>
          <w:spacing w:val="32"/>
          <w:w w:val="85"/>
          <w:sz w:val="20"/>
        </w:rPr>
        <w:t xml:space="preserve"> </w:t>
      </w:r>
      <w:r>
        <w:rPr>
          <w:rFonts w:ascii="Arial MT" w:hAnsi="Arial MT"/>
          <w:color w:val="231F20"/>
          <w:w w:val="85"/>
          <w:sz w:val="20"/>
        </w:rPr>
        <w:t>capabilities</w:t>
      </w:r>
      <w:r>
        <w:rPr>
          <w:rFonts w:ascii="Arial MT" w:hAnsi="Arial MT"/>
          <w:color w:val="231F20"/>
          <w:spacing w:val="31"/>
          <w:w w:val="85"/>
          <w:sz w:val="20"/>
        </w:rPr>
        <w:t xml:space="preserve"> </w:t>
      </w:r>
      <w:r>
        <w:rPr>
          <w:rFonts w:ascii="Arial MT" w:hAnsi="Arial MT"/>
          <w:color w:val="231F20"/>
          <w:w w:val="85"/>
          <w:sz w:val="20"/>
        </w:rPr>
        <w:t>and</w:t>
      </w:r>
      <w:r>
        <w:rPr>
          <w:rFonts w:ascii="Arial MT" w:hAnsi="Arial MT"/>
          <w:color w:val="231F20"/>
          <w:spacing w:val="-44"/>
          <w:w w:val="85"/>
          <w:sz w:val="20"/>
        </w:rPr>
        <w:t xml:space="preserve"> </w:t>
      </w:r>
      <w:r>
        <w:rPr>
          <w:rFonts w:ascii="Arial MT" w:hAnsi="Arial MT"/>
          <w:color w:val="231F20"/>
          <w:w w:val="95"/>
          <w:sz w:val="20"/>
        </w:rPr>
        <w:t>relevant</w:t>
      </w:r>
      <w:r>
        <w:rPr>
          <w:rFonts w:ascii="Arial MT" w:hAnsi="Arial MT"/>
          <w:color w:val="231F20"/>
          <w:spacing w:val="-10"/>
          <w:w w:val="95"/>
          <w:sz w:val="20"/>
        </w:rPr>
        <w:t xml:space="preserve"> </w:t>
      </w:r>
      <w:r>
        <w:rPr>
          <w:rFonts w:ascii="Arial MT" w:hAnsi="Arial MT"/>
          <w:color w:val="231F20"/>
          <w:w w:val="95"/>
          <w:sz w:val="20"/>
        </w:rPr>
        <w:t>R&amp;D</w:t>
      </w:r>
      <w:r>
        <w:rPr>
          <w:rFonts w:ascii="Arial MT" w:hAnsi="Arial MT"/>
          <w:color w:val="231F20"/>
          <w:spacing w:val="-9"/>
          <w:w w:val="95"/>
          <w:sz w:val="20"/>
        </w:rPr>
        <w:t xml:space="preserve"> </w:t>
      </w:r>
      <w:r>
        <w:rPr>
          <w:rFonts w:ascii="Arial MT" w:hAnsi="Arial MT"/>
          <w:color w:val="231F20"/>
          <w:w w:val="95"/>
          <w:sz w:val="20"/>
        </w:rPr>
        <w:t>initiatives</w:t>
      </w:r>
    </w:p>
    <w:p w14:paraId="36B578BA" w14:textId="77777777" w:rsidR="0039660D" w:rsidRDefault="00C35C6D">
      <w:pPr>
        <w:pStyle w:val="a4"/>
        <w:numPr>
          <w:ilvl w:val="1"/>
          <w:numId w:val="2"/>
        </w:numPr>
        <w:tabs>
          <w:tab w:val="left" w:pos="1069"/>
        </w:tabs>
        <w:ind w:hanging="181"/>
        <w:jc w:val="left"/>
        <w:rPr>
          <w:rFonts w:ascii="Arial MT" w:hAnsi="Arial MT"/>
          <w:sz w:val="20"/>
        </w:rPr>
      </w:pPr>
      <w:r>
        <w:rPr>
          <w:rFonts w:ascii="Arial MT" w:hAnsi="Arial MT"/>
          <w:color w:val="231F20"/>
          <w:w w:val="90"/>
          <w:sz w:val="20"/>
        </w:rPr>
        <w:t>Gensler's</w:t>
      </w:r>
      <w:r>
        <w:rPr>
          <w:rFonts w:ascii="Arial MT" w:hAnsi="Arial MT"/>
          <w:color w:val="231F20"/>
          <w:spacing w:val="-3"/>
          <w:w w:val="90"/>
          <w:sz w:val="20"/>
        </w:rPr>
        <w:t xml:space="preserve"> </w:t>
      </w:r>
      <w:r>
        <w:rPr>
          <w:rFonts w:ascii="Arial MT" w:hAnsi="Arial MT"/>
          <w:color w:val="231F20"/>
          <w:w w:val="90"/>
          <w:sz w:val="20"/>
        </w:rPr>
        <w:t>preliminary</w:t>
      </w:r>
      <w:r>
        <w:rPr>
          <w:rFonts w:ascii="Arial MT" w:hAnsi="Arial MT"/>
          <w:color w:val="231F20"/>
          <w:spacing w:val="-2"/>
          <w:w w:val="90"/>
          <w:sz w:val="20"/>
        </w:rPr>
        <w:t xml:space="preserve"> </w:t>
      </w:r>
      <w:r>
        <w:rPr>
          <w:rFonts w:ascii="Arial MT" w:hAnsi="Arial MT"/>
          <w:color w:val="231F20"/>
          <w:w w:val="90"/>
          <w:sz w:val="20"/>
        </w:rPr>
        <w:t>research</w:t>
      </w:r>
      <w:r>
        <w:rPr>
          <w:rFonts w:ascii="Arial MT" w:hAnsi="Arial MT"/>
          <w:color w:val="231F20"/>
          <w:spacing w:val="-3"/>
          <w:w w:val="90"/>
          <w:sz w:val="20"/>
        </w:rPr>
        <w:t xml:space="preserve"> </w:t>
      </w:r>
      <w:r>
        <w:rPr>
          <w:rFonts w:ascii="Arial MT" w:hAnsi="Arial MT"/>
          <w:color w:val="231F20"/>
          <w:w w:val="90"/>
          <w:sz w:val="20"/>
        </w:rPr>
        <w:t>findings</w:t>
      </w:r>
    </w:p>
    <w:p w14:paraId="6AE53E60" w14:textId="77777777" w:rsidR="0039660D" w:rsidRDefault="00C35C6D">
      <w:pPr>
        <w:pStyle w:val="a4"/>
        <w:numPr>
          <w:ilvl w:val="1"/>
          <w:numId w:val="2"/>
        </w:numPr>
        <w:tabs>
          <w:tab w:val="left" w:pos="1069"/>
        </w:tabs>
        <w:spacing w:before="30"/>
        <w:ind w:hanging="181"/>
        <w:jc w:val="left"/>
        <w:rPr>
          <w:rFonts w:ascii="Arial MT" w:hAnsi="Arial MT"/>
          <w:sz w:val="20"/>
        </w:rPr>
      </w:pPr>
      <w:r>
        <w:rPr>
          <w:rFonts w:ascii="Arial MT" w:hAnsi="Arial MT"/>
          <w:color w:val="231F20"/>
          <w:w w:val="90"/>
          <w:sz w:val="20"/>
        </w:rPr>
        <w:t>Innovation</w:t>
      </w:r>
      <w:r>
        <w:rPr>
          <w:rFonts w:ascii="Arial MT" w:hAnsi="Arial MT"/>
          <w:color w:val="231F20"/>
          <w:spacing w:val="5"/>
          <w:w w:val="90"/>
          <w:sz w:val="20"/>
        </w:rPr>
        <w:t xml:space="preserve"> </w:t>
      </w:r>
      <w:r>
        <w:rPr>
          <w:rFonts w:ascii="Arial MT" w:hAnsi="Arial MT"/>
          <w:color w:val="231F20"/>
          <w:w w:val="90"/>
          <w:sz w:val="20"/>
        </w:rPr>
        <w:t>Event</w:t>
      </w:r>
      <w:r>
        <w:rPr>
          <w:rFonts w:ascii="Arial MT" w:hAnsi="Arial MT"/>
          <w:color w:val="231F20"/>
          <w:spacing w:val="6"/>
          <w:w w:val="90"/>
          <w:sz w:val="20"/>
        </w:rPr>
        <w:t xml:space="preserve"> </w:t>
      </w:r>
      <w:r>
        <w:rPr>
          <w:rFonts w:ascii="Arial MT" w:hAnsi="Arial MT"/>
          <w:color w:val="231F20"/>
          <w:w w:val="90"/>
          <w:sz w:val="20"/>
        </w:rPr>
        <w:t>organization</w:t>
      </w:r>
    </w:p>
    <w:p w14:paraId="7796DBA9" w14:textId="77777777" w:rsidR="0039660D" w:rsidRDefault="00C35C6D">
      <w:pPr>
        <w:pStyle w:val="a3"/>
        <w:rPr>
          <w:rFonts w:ascii="Arial MT"/>
          <w:sz w:val="22"/>
        </w:rPr>
      </w:pPr>
      <w:r>
        <w:br w:type="column"/>
      </w:r>
    </w:p>
    <w:p w14:paraId="7175ED16" w14:textId="77777777" w:rsidR="0039660D" w:rsidRDefault="0039660D">
      <w:pPr>
        <w:pStyle w:val="a3"/>
        <w:rPr>
          <w:rFonts w:ascii="Arial MT"/>
          <w:sz w:val="22"/>
        </w:rPr>
      </w:pPr>
    </w:p>
    <w:p w14:paraId="54154739" w14:textId="77777777" w:rsidR="0039660D" w:rsidRDefault="00C35C6D">
      <w:pPr>
        <w:pStyle w:val="2"/>
        <w:spacing w:before="150"/>
        <w:rPr>
          <w:rFonts w:ascii="Trebuchet MS"/>
        </w:rPr>
      </w:pPr>
      <w:r>
        <w:rPr>
          <w:rFonts w:ascii="Trebuchet MS"/>
          <w:color w:val="231F20"/>
          <w:spacing w:val="-1"/>
          <w:w w:val="95"/>
        </w:rPr>
        <w:t>Innovation</w:t>
      </w:r>
      <w:r>
        <w:rPr>
          <w:rFonts w:ascii="Trebuchet MS"/>
          <w:color w:val="231F20"/>
          <w:spacing w:val="-18"/>
          <w:w w:val="95"/>
        </w:rPr>
        <w:t xml:space="preserve"> </w:t>
      </w:r>
      <w:r>
        <w:rPr>
          <w:rFonts w:ascii="Trebuchet MS"/>
          <w:color w:val="231F20"/>
          <w:w w:val="95"/>
        </w:rPr>
        <w:t>Event</w:t>
      </w:r>
    </w:p>
    <w:p w14:paraId="4F5A34A4" w14:textId="77777777" w:rsidR="0039660D" w:rsidRDefault="00C35C6D">
      <w:pPr>
        <w:pStyle w:val="a4"/>
        <w:numPr>
          <w:ilvl w:val="0"/>
          <w:numId w:val="2"/>
        </w:numPr>
        <w:tabs>
          <w:tab w:val="left" w:pos="909"/>
        </w:tabs>
        <w:spacing w:before="28" w:line="271" w:lineRule="auto"/>
        <w:ind w:right="760"/>
        <w:jc w:val="left"/>
        <w:rPr>
          <w:rFonts w:ascii="Arial MT" w:hAnsi="Arial MT"/>
          <w:sz w:val="20"/>
        </w:rPr>
      </w:pPr>
      <w:r>
        <w:rPr>
          <w:rFonts w:ascii="Arial MT" w:hAnsi="Arial MT"/>
          <w:color w:val="231F20"/>
          <w:spacing w:val="-2"/>
          <w:w w:val="90"/>
          <w:sz w:val="20"/>
        </w:rPr>
        <w:t>Gensler</w:t>
      </w:r>
      <w:r>
        <w:rPr>
          <w:rFonts w:ascii="Arial MT" w:hAnsi="Arial MT"/>
          <w:color w:val="231F20"/>
          <w:spacing w:val="-4"/>
          <w:w w:val="90"/>
          <w:sz w:val="20"/>
        </w:rPr>
        <w:t xml:space="preserve"> </w:t>
      </w:r>
      <w:r>
        <w:rPr>
          <w:rFonts w:ascii="Arial MT" w:hAnsi="Arial MT"/>
          <w:color w:val="231F20"/>
          <w:spacing w:val="-1"/>
          <w:w w:val="90"/>
          <w:sz w:val="20"/>
        </w:rPr>
        <w:t>will</w:t>
      </w:r>
      <w:r>
        <w:rPr>
          <w:rFonts w:ascii="Arial MT" w:hAnsi="Arial MT"/>
          <w:color w:val="231F20"/>
          <w:spacing w:val="-4"/>
          <w:w w:val="90"/>
          <w:sz w:val="20"/>
        </w:rPr>
        <w:t xml:space="preserve"> </w:t>
      </w:r>
      <w:r>
        <w:rPr>
          <w:rFonts w:ascii="Arial MT" w:hAnsi="Arial MT"/>
          <w:color w:val="231F20"/>
          <w:spacing w:val="-1"/>
          <w:w w:val="90"/>
          <w:sz w:val="20"/>
        </w:rPr>
        <w:t>lead</w:t>
      </w:r>
      <w:r>
        <w:rPr>
          <w:rFonts w:ascii="Arial MT" w:hAnsi="Arial MT"/>
          <w:color w:val="231F20"/>
          <w:spacing w:val="-4"/>
          <w:w w:val="90"/>
          <w:sz w:val="20"/>
        </w:rPr>
        <w:t xml:space="preserve"> </w:t>
      </w:r>
      <w:r>
        <w:rPr>
          <w:rFonts w:ascii="Arial MT" w:hAnsi="Arial MT"/>
          <w:color w:val="231F20"/>
          <w:spacing w:val="-1"/>
          <w:w w:val="90"/>
          <w:sz w:val="20"/>
        </w:rPr>
        <w:t>three</w:t>
      </w:r>
      <w:r>
        <w:rPr>
          <w:rFonts w:ascii="Arial MT" w:hAnsi="Arial MT"/>
          <w:color w:val="231F20"/>
          <w:spacing w:val="-4"/>
          <w:w w:val="90"/>
          <w:sz w:val="20"/>
        </w:rPr>
        <w:t xml:space="preserve"> </w:t>
      </w:r>
      <w:r>
        <w:rPr>
          <w:rFonts w:ascii="Arial MT" w:hAnsi="Arial MT"/>
          <w:color w:val="231F20"/>
          <w:spacing w:val="-1"/>
          <w:w w:val="90"/>
          <w:sz w:val="20"/>
        </w:rPr>
        <w:t>roundtable</w:t>
      </w:r>
      <w:r>
        <w:rPr>
          <w:rFonts w:ascii="Arial MT" w:hAnsi="Arial MT"/>
          <w:color w:val="231F20"/>
          <w:spacing w:val="-10"/>
          <w:w w:val="90"/>
          <w:sz w:val="20"/>
        </w:rPr>
        <w:t xml:space="preserve"> </w:t>
      </w:r>
      <w:r>
        <w:rPr>
          <w:rFonts w:ascii="Arial MT" w:hAnsi="Arial MT"/>
          <w:color w:val="231F20"/>
          <w:spacing w:val="-1"/>
          <w:w w:val="90"/>
          <w:sz w:val="20"/>
        </w:rPr>
        <w:t>discussions</w:t>
      </w:r>
      <w:r>
        <w:rPr>
          <w:rFonts w:ascii="Arial MT" w:hAnsi="Arial MT"/>
          <w:color w:val="231F20"/>
          <w:spacing w:val="-10"/>
          <w:w w:val="90"/>
          <w:sz w:val="20"/>
        </w:rPr>
        <w:t xml:space="preserve"> </w:t>
      </w:r>
      <w:r>
        <w:rPr>
          <w:rFonts w:ascii="Arial MT" w:hAnsi="Arial MT"/>
          <w:color w:val="231F20"/>
          <w:spacing w:val="-1"/>
          <w:w w:val="90"/>
          <w:sz w:val="20"/>
        </w:rPr>
        <w:t>with</w:t>
      </w:r>
      <w:r>
        <w:rPr>
          <w:rFonts w:ascii="Arial MT" w:hAnsi="Arial MT"/>
          <w:color w:val="231F20"/>
          <w:spacing w:val="-10"/>
          <w:w w:val="90"/>
          <w:sz w:val="20"/>
        </w:rPr>
        <w:t xml:space="preserve"> </w:t>
      </w:r>
      <w:r>
        <w:rPr>
          <w:rFonts w:ascii="Arial MT" w:hAnsi="Arial MT"/>
          <w:color w:val="231F20"/>
          <w:spacing w:val="-1"/>
          <w:w w:val="90"/>
          <w:sz w:val="20"/>
        </w:rPr>
        <w:t>U.S.</w:t>
      </w:r>
      <w:r>
        <w:rPr>
          <w:rFonts w:ascii="Arial MT" w:hAnsi="Arial MT"/>
          <w:color w:val="231F20"/>
          <w:spacing w:val="-47"/>
          <w:w w:val="90"/>
          <w:sz w:val="20"/>
        </w:rPr>
        <w:t xml:space="preserve"> </w:t>
      </w:r>
      <w:r>
        <w:rPr>
          <w:rFonts w:ascii="Arial MT" w:hAnsi="Arial MT"/>
          <w:color w:val="231F20"/>
          <w:spacing w:val="-2"/>
          <w:w w:val="90"/>
          <w:sz w:val="20"/>
        </w:rPr>
        <w:t xml:space="preserve">interior designers across multiple </w:t>
      </w:r>
      <w:r>
        <w:rPr>
          <w:rFonts w:ascii="Arial MT" w:hAnsi="Arial MT"/>
          <w:color w:val="231F20"/>
          <w:spacing w:val="-1"/>
          <w:w w:val="90"/>
          <w:sz w:val="20"/>
        </w:rPr>
        <w:t>Work Sector practice</w:t>
      </w:r>
      <w:r>
        <w:rPr>
          <w:rFonts w:ascii="Arial MT" w:hAnsi="Arial MT"/>
          <w:color w:val="231F20"/>
          <w:w w:val="90"/>
          <w:sz w:val="20"/>
        </w:rPr>
        <w:t xml:space="preserve"> </w:t>
      </w:r>
      <w:r>
        <w:rPr>
          <w:rFonts w:ascii="Arial MT" w:hAnsi="Arial MT"/>
          <w:color w:val="231F20"/>
          <w:spacing w:val="-2"/>
          <w:w w:val="90"/>
          <w:sz w:val="20"/>
        </w:rPr>
        <w:t>areas</w:t>
      </w:r>
      <w:r>
        <w:rPr>
          <w:rFonts w:ascii="Arial MT" w:hAnsi="Arial MT"/>
          <w:color w:val="231F20"/>
          <w:spacing w:val="-11"/>
          <w:w w:val="90"/>
          <w:sz w:val="20"/>
        </w:rPr>
        <w:t xml:space="preserve"> </w:t>
      </w:r>
      <w:r>
        <w:rPr>
          <w:rFonts w:ascii="Arial MT" w:hAnsi="Arial MT"/>
          <w:color w:val="231F20"/>
          <w:spacing w:val="-2"/>
          <w:w w:val="90"/>
          <w:sz w:val="20"/>
        </w:rPr>
        <w:t>and</w:t>
      </w:r>
      <w:r>
        <w:rPr>
          <w:rFonts w:ascii="Arial MT" w:hAnsi="Arial MT"/>
          <w:color w:val="231F20"/>
          <w:spacing w:val="-10"/>
          <w:w w:val="90"/>
          <w:sz w:val="20"/>
        </w:rPr>
        <w:t xml:space="preserve"> </w:t>
      </w:r>
      <w:r>
        <w:rPr>
          <w:rFonts w:ascii="Arial MT" w:hAnsi="Arial MT"/>
          <w:color w:val="231F20"/>
          <w:spacing w:val="-2"/>
          <w:w w:val="90"/>
          <w:sz w:val="20"/>
        </w:rPr>
        <w:t>offices</w:t>
      </w:r>
      <w:r>
        <w:rPr>
          <w:rFonts w:ascii="Arial MT" w:hAnsi="Arial MT"/>
          <w:color w:val="231F20"/>
          <w:spacing w:val="-10"/>
          <w:w w:val="90"/>
          <w:sz w:val="20"/>
        </w:rPr>
        <w:t xml:space="preserve"> </w:t>
      </w:r>
      <w:r>
        <w:rPr>
          <w:rFonts w:ascii="Arial MT" w:hAnsi="Arial MT"/>
          <w:color w:val="231F20"/>
          <w:spacing w:val="-2"/>
          <w:w w:val="90"/>
          <w:sz w:val="20"/>
        </w:rPr>
        <w:t>to</w:t>
      </w:r>
      <w:r>
        <w:rPr>
          <w:rFonts w:ascii="Arial MT" w:hAnsi="Arial MT"/>
          <w:color w:val="231F20"/>
          <w:spacing w:val="-11"/>
          <w:w w:val="90"/>
          <w:sz w:val="20"/>
        </w:rPr>
        <w:t xml:space="preserve"> </w:t>
      </w:r>
      <w:r>
        <w:rPr>
          <w:rFonts w:ascii="Arial MT" w:hAnsi="Arial MT"/>
          <w:color w:val="231F20"/>
          <w:spacing w:val="-2"/>
          <w:w w:val="90"/>
          <w:sz w:val="20"/>
        </w:rPr>
        <w:t>better</w:t>
      </w:r>
      <w:r>
        <w:rPr>
          <w:rFonts w:ascii="Arial MT" w:hAnsi="Arial MT"/>
          <w:color w:val="231F20"/>
          <w:spacing w:val="-10"/>
          <w:w w:val="90"/>
          <w:sz w:val="20"/>
        </w:rPr>
        <w:t xml:space="preserve"> </w:t>
      </w:r>
      <w:r>
        <w:rPr>
          <w:rFonts w:ascii="Arial MT" w:hAnsi="Arial MT"/>
          <w:color w:val="231F20"/>
          <w:spacing w:val="-2"/>
          <w:w w:val="90"/>
          <w:sz w:val="20"/>
        </w:rPr>
        <w:t>understand:</w:t>
      </w:r>
    </w:p>
    <w:p w14:paraId="52A256BC" w14:textId="77777777" w:rsidR="0039660D" w:rsidRDefault="00C35C6D">
      <w:pPr>
        <w:pStyle w:val="a4"/>
        <w:numPr>
          <w:ilvl w:val="1"/>
          <w:numId w:val="2"/>
        </w:numPr>
        <w:tabs>
          <w:tab w:val="left" w:pos="1069"/>
        </w:tabs>
        <w:spacing w:line="271" w:lineRule="auto"/>
        <w:ind w:right="1472"/>
        <w:jc w:val="left"/>
        <w:rPr>
          <w:rFonts w:ascii="Arial MT" w:hAnsi="Arial MT"/>
          <w:sz w:val="20"/>
        </w:rPr>
      </w:pPr>
      <w:r>
        <w:rPr>
          <w:rFonts w:ascii="Arial MT" w:hAnsi="Arial MT"/>
          <w:color w:val="231F20"/>
          <w:w w:val="90"/>
          <w:sz w:val="20"/>
        </w:rPr>
        <w:t>The</w:t>
      </w:r>
      <w:r>
        <w:rPr>
          <w:rFonts w:ascii="Arial MT" w:hAnsi="Arial MT"/>
          <w:color w:val="231F20"/>
          <w:spacing w:val="6"/>
          <w:w w:val="90"/>
          <w:sz w:val="20"/>
        </w:rPr>
        <w:t xml:space="preserve"> </w:t>
      </w:r>
      <w:r>
        <w:rPr>
          <w:rFonts w:ascii="Arial MT" w:hAnsi="Arial MT"/>
          <w:color w:val="231F20"/>
          <w:w w:val="90"/>
          <w:sz w:val="20"/>
        </w:rPr>
        <w:t>application</w:t>
      </w:r>
      <w:r>
        <w:rPr>
          <w:rFonts w:ascii="Arial MT" w:hAnsi="Arial MT"/>
          <w:color w:val="231F20"/>
          <w:spacing w:val="6"/>
          <w:w w:val="90"/>
          <w:sz w:val="20"/>
        </w:rPr>
        <w:t xml:space="preserve"> </w:t>
      </w:r>
      <w:r>
        <w:rPr>
          <w:rFonts w:ascii="Arial MT" w:hAnsi="Arial MT"/>
          <w:color w:val="231F20"/>
          <w:w w:val="90"/>
          <w:sz w:val="20"/>
        </w:rPr>
        <w:t>of</w:t>
      </w:r>
      <w:r>
        <w:rPr>
          <w:rFonts w:ascii="Arial MT" w:hAnsi="Arial MT"/>
          <w:color w:val="231F20"/>
          <w:spacing w:val="6"/>
          <w:w w:val="90"/>
          <w:sz w:val="20"/>
        </w:rPr>
        <w:t xml:space="preserve"> </w:t>
      </w:r>
      <w:r>
        <w:rPr>
          <w:rFonts w:ascii="Arial MT" w:hAnsi="Arial MT"/>
          <w:color w:val="231F20"/>
          <w:w w:val="90"/>
          <w:sz w:val="20"/>
        </w:rPr>
        <w:t>FX-1</w:t>
      </w:r>
      <w:r>
        <w:rPr>
          <w:rFonts w:ascii="Arial MT" w:hAnsi="Arial MT"/>
          <w:color w:val="231F20"/>
          <w:spacing w:val="6"/>
          <w:w w:val="90"/>
          <w:sz w:val="20"/>
        </w:rPr>
        <w:t xml:space="preserve"> </w:t>
      </w:r>
      <w:r>
        <w:rPr>
          <w:rFonts w:ascii="Arial MT" w:hAnsi="Arial MT"/>
          <w:color w:val="231F20"/>
          <w:w w:val="90"/>
          <w:sz w:val="20"/>
        </w:rPr>
        <w:t>relative</w:t>
      </w:r>
      <w:r>
        <w:rPr>
          <w:rFonts w:ascii="Arial MT" w:hAnsi="Arial MT"/>
          <w:color w:val="231F20"/>
          <w:spacing w:val="6"/>
          <w:w w:val="90"/>
          <w:sz w:val="20"/>
        </w:rPr>
        <w:t xml:space="preserve"> </w:t>
      </w:r>
      <w:r>
        <w:rPr>
          <w:rFonts w:ascii="Arial MT" w:hAnsi="Arial MT"/>
          <w:color w:val="231F20"/>
          <w:w w:val="90"/>
          <w:sz w:val="20"/>
        </w:rPr>
        <w:t>to</w:t>
      </w:r>
      <w:r>
        <w:rPr>
          <w:rFonts w:ascii="Arial MT" w:hAnsi="Arial MT"/>
          <w:color w:val="231F20"/>
          <w:spacing w:val="6"/>
          <w:w w:val="90"/>
          <w:sz w:val="20"/>
        </w:rPr>
        <w:t xml:space="preserve"> </w:t>
      </w:r>
      <w:r>
        <w:rPr>
          <w:rFonts w:ascii="Arial MT" w:hAnsi="Arial MT"/>
          <w:color w:val="231F20"/>
          <w:w w:val="90"/>
          <w:sz w:val="20"/>
        </w:rPr>
        <w:t>potential</w:t>
      </w:r>
      <w:r>
        <w:rPr>
          <w:rFonts w:ascii="Arial MT" w:hAnsi="Arial MT"/>
          <w:color w:val="231F20"/>
          <w:spacing w:val="-47"/>
          <w:w w:val="90"/>
          <w:sz w:val="20"/>
        </w:rPr>
        <w:t xml:space="preserve"> </w:t>
      </w:r>
      <w:r>
        <w:rPr>
          <w:rFonts w:ascii="Arial MT" w:hAnsi="Arial MT"/>
          <w:color w:val="231F20"/>
          <w:sz w:val="20"/>
        </w:rPr>
        <w:t>target</w:t>
      </w:r>
      <w:r>
        <w:rPr>
          <w:rFonts w:ascii="Arial MT" w:hAnsi="Arial MT"/>
          <w:color w:val="231F20"/>
          <w:spacing w:val="-12"/>
          <w:sz w:val="20"/>
        </w:rPr>
        <w:t xml:space="preserve"> </w:t>
      </w:r>
      <w:r>
        <w:rPr>
          <w:rFonts w:ascii="Arial MT" w:hAnsi="Arial MT"/>
          <w:color w:val="231F20"/>
          <w:sz w:val="20"/>
        </w:rPr>
        <w:t>markets</w:t>
      </w:r>
    </w:p>
    <w:p w14:paraId="38E65E5D" w14:textId="77777777" w:rsidR="0039660D" w:rsidRDefault="00C35C6D">
      <w:pPr>
        <w:pStyle w:val="a4"/>
        <w:numPr>
          <w:ilvl w:val="1"/>
          <w:numId w:val="2"/>
        </w:numPr>
        <w:tabs>
          <w:tab w:val="left" w:pos="1069"/>
        </w:tabs>
        <w:spacing w:line="271" w:lineRule="auto"/>
        <w:ind w:right="784"/>
        <w:jc w:val="left"/>
        <w:rPr>
          <w:rFonts w:ascii="Arial MT" w:hAnsi="Arial MT"/>
          <w:sz w:val="20"/>
        </w:rPr>
      </w:pPr>
      <w:r>
        <w:rPr>
          <w:rFonts w:ascii="Arial MT" w:hAnsi="Arial MT"/>
          <w:color w:val="231F20"/>
          <w:w w:val="90"/>
          <w:sz w:val="20"/>
        </w:rPr>
        <w:t>The</w:t>
      </w:r>
      <w:r>
        <w:rPr>
          <w:rFonts w:ascii="Arial MT" w:hAnsi="Arial MT"/>
          <w:color w:val="231F20"/>
          <w:spacing w:val="12"/>
          <w:w w:val="90"/>
          <w:sz w:val="20"/>
        </w:rPr>
        <w:t xml:space="preserve"> </w:t>
      </w:r>
      <w:r>
        <w:rPr>
          <w:rFonts w:ascii="Arial MT" w:hAnsi="Arial MT"/>
          <w:color w:val="231F20"/>
          <w:w w:val="90"/>
          <w:sz w:val="20"/>
        </w:rPr>
        <w:t>best</w:t>
      </w:r>
      <w:r>
        <w:rPr>
          <w:rFonts w:ascii="Arial MT" w:hAnsi="Arial MT"/>
          <w:color w:val="231F20"/>
          <w:spacing w:val="13"/>
          <w:w w:val="90"/>
          <w:sz w:val="20"/>
        </w:rPr>
        <w:t xml:space="preserve"> </w:t>
      </w:r>
      <w:r>
        <w:rPr>
          <w:rFonts w:ascii="Arial MT" w:hAnsi="Arial MT"/>
          <w:color w:val="231F20"/>
          <w:w w:val="90"/>
          <w:sz w:val="20"/>
        </w:rPr>
        <w:t>opportunities</w:t>
      </w:r>
      <w:r>
        <w:rPr>
          <w:rFonts w:ascii="Arial MT" w:hAnsi="Arial MT"/>
          <w:color w:val="231F20"/>
          <w:spacing w:val="13"/>
          <w:w w:val="90"/>
          <w:sz w:val="20"/>
        </w:rPr>
        <w:t xml:space="preserve"> </w:t>
      </w:r>
      <w:r>
        <w:rPr>
          <w:rFonts w:ascii="Arial MT" w:hAnsi="Arial MT"/>
          <w:color w:val="231F20"/>
          <w:w w:val="90"/>
          <w:sz w:val="20"/>
        </w:rPr>
        <w:t>for</w:t>
      </w:r>
      <w:r>
        <w:rPr>
          <w:rFonts w:ascii="Arial MT" w:hAnsi="Arial MT"/>
          <w:color w:val="231F20"/>
          <w:spacing w:val="13"/>
          <w:w w:val="90"/>
          <w:sz w:val="20"/>
        </w:rPr>
        <w:t xml:space="preserve"> </w:t>
      </w:r>
      <w:r>
        <w:rPr>
          <w:rFonts w:ascii="Arial MT" w:hAnsi="Arial MT"/>
          <w:color w:val="231F20"/>
          <w:w w:val="90"/>
          <w:sz w:val="20"/>
        </w:rPr>
        <w:t>maximizing</w:t>
      </w:r>
      <w:r>
        <w:rPr>
          <w:rFonts w:ascii="Arial MT" w:hAnsi="Arial MT"/>
          <w:color w:val="231F20"/>
          <w:spacing w:val="13"/>
          <w:w w:val="90"/>
          <w:sz w:val="20"/>
        </w:rPr>
        <w:t xml:space="preserve"> </w:t>
      </w:r>
      <w:r>
        <w:rPr>
          <w:rFonts w:ascii="Arial MT" w:hAnsi="Arial MT"/>
          <w:color w:val="231F20"/>
          <w:w w:val="90"/>
          <w:sz w:val="20"/>
        </w:rPr>
        <w:t>the</w:t>
      </w:r>
      <w:r>
        <w:rPr>
          <w:rFonts w:ascii="Arial MT" w:hAnsi="Arial MT"/>
          <w:color w:val="231F20"/>
          <w:spacing w:val="12"/>
          <w:w w:val="90"/>
          <w:sz w:val="20"/>
        </w:rPr>
        <w:t xml:space="preserve"> </w:t>
      </w:r>
      <w:r>
        <w:rPr>
          <w:rFonts w:ascii="Arial MT" w:hAnsi="Arial MT"/>
          <w:color w:val="231F20"/>
          <w:w w:val="90"/>
          <w:sz w:val="20"/>
        </w:rPr>
        <w:t>product's</w:t>
      </w:r>
      <w:r>
        <w:rPr>
          <w:rFonts w:ascii="Arial MT" w:hAnsi="Arial MT"/>
          <w:color w:val="231F20"/>
          <w:spacing w:val="-47"/>
          <w:w w:val="90"/>
          <w:sz w:val="20"/>
        </w:rPr>
        <w:t xml:space="preserve"> </w:t>
      </w:r>
      <w:r>
        <w:rPr>
          <w:rFonts w:ascii="Arial MT" w:hAnsi="Arial MT"/>
          <w:color w:val="231F20"/>
          <w:w w:val="90"/>
          <w:sz w:val="20"/>
        </w:rPr>
        <w:t>commercial</w:t>
      </w:r>
      <w:r>
        <w:rPr>
          <w:rFonts w:ascii="Arial MT" w:hAnsi="Arial MT"/>
          <w:color w:val="231F20"/>
          <w:spacing w:val="-6"/>
          <w:w w:val="90"/>
          <w:sz w:val="20"/>
        </w:rPr>
        <w:t xml:space="preserve"> </w:t>
      </w:r>
      <w:r>
        <w:rPr>
          <w:rFonts w:ascii="Arial MT" w:hAnsi="Arial MT"/>
          <w:color w:val="231F20"/>
          <w:w w:val="90"/>
          <w:sz w:val="20"/>
        </w:rPr>
        <w:t>success</w:t>
      </w:r>
      <w:r>
        <w:rPr>
          <w:rFonts w:ascii="Arial MT" w:hAnsi="Arial MT"/>
          <w:color w:val="231F20"/>
          <w:spacing w:val="-6"/>
          <w:w w:val="90"/>
          <w:sz w:val="20"/>
        </w:rPr>
        <w:t xml:space="preserve"> </w:t>
      </w:r>
      <w:r>
        <w:rPr>
          <w:rFonts w:ascii="Arial MT" w:hAnsi="Arial MT"/>
          <w:color w:val="231F20"/>
          <w:w w:val="90"/>
          <w:sz w:val="20"/>
        </w:rPr>
        <w:t>in</w:t>
      </w:r>
      <w:r>
        <w:rPr>
          <w:rFonts w:ascii="Arial MT" w:hAnsi="Arial MT"/>
          <w:color w:val="231F20"/>
          <w:spacing w:val="-6"/>
          <w:w w:val="90"/>
          <w:sz w:val="20"/>
        </w:rPr>
        <w:t xml:space="preserve"> </w:t>
      </w:r>
      <w:r>
        <w:rPr>
          <w:rFonts w:ascii="Arial MT" w:hAnsi="Arial MT"/>
          <w:color w:val="231F20"/>
          <w:w w:val="90"/>
          <w:sz w:val="20"/>
        </w:rPr>
        <w:t>the</w:t>
      </w:r>
      <w:r>
        <w:rPr>
          <w:rFonts w:ascii="Arial MT" w:hAnsi="Arial MT"/>
          <w:color w:val="231F20"/>
          <w:spacing w:val="-5"/>
          <w:w w:val="90"/>
          <w:sz w:val="20"/>
        </w:rPr>
        <w:t xml:space="preserve"> </w:t>
      </w:r>
      <w:r>
        <w:rPr>
          <w:rFonts w:ascii="Arial MT" w:hAnsi="Arial MT"/>
          <w:color w:val="231F20"/>
          <w:w w:val="90"/>
          <w:sz w:val="20"/>
        </w:rPr>
        <w:t>U.S.</w:t>
      </w:r>
      <w:r>
        <w:rPr>
          <w:rFonts w:ascii="Arial MT" w:hAnsi="Arial MT"/>
          <w:color w:val="231F20"/>
          <w:spacing w:val="-6"/>
          <w:w w:val="90"/>
          <w:sz w:val="20"/>
        </w:rPr>
        <w:t xml:space="preserve"> </w:t>
      </w:r>
      <w:r>
        <w:rPr>
          <w:rFonts w:ascii="Arial MT" w:hAnsi="Arial MT"/>
          <w:color w:val="231F20"/>
          <w:w w:val="90"/>
          <w:sz w:val="20"/>
        </w:rPr>
        <w:t>market</w:t>
      </w:r>
    </w:p>
    <w:p w14:paraId="78BED71F" w14:textId="77777777" w:rsidR="0039660D" w:rsidRDefault="0039660D">
      <w:pPr>
        <w:pStyle w:val="a3"/>
        <w:spacing w:before="7"/>
        <w:rPr>
          <w:rFonts w:ascii="Arial MT"/>
          <w:sz w:val="22"/>
        </w:rPr>
      </w:pPr>
    </w:p>
    <w:p w14:paraId="4C4FA916" w14:textId="77777777" w:rsidR="0039660D" w:rsidRDefault="00C35C6D">
      <w:pPr>
        <w:pStyle w:val="2"/>
        <w:rPr>
          <w:rFonts w:ascii="Trebuchet MS"/>
        </w:rPr>
      </w:pPr>
      <w:r>
        <w:rPr>
          <w:rFonts w:ascii="Trebuchet MS"/>
          <w:color w:val="231F20"/>
          <w:w w:val="95"/>
        </w:rPr>
        <w:t>Report</w:t>
      </w:r>
      <w:r>
        <w:rPr>
          <w:rFonts w:ascii="Trebuchet MS"/>
          <w:color w:val="231F20"/>
          <w:spacing w:val="-19"/>
          <w:w w:val="95"/>
        </w:rPr>
        <w:t xml:space="preserve"> </w:t>
      </w:r>
      <w:r>
        <w:rPr>
          <w:rFonts w:ascii="Trebuchet MS"/>
          <w:color w:val="231F20"/>
          <w:w w:val="95"/>
        </w:rPr>
        <w:t>Back</w:t>
      </w:r>
    </w:p>
    <w:p w14:paraId="27168F54" w14:textId="77777777" w:rsidR="0039660D" w:rsidRDefault="00C35C6D">
      <w:pPr>
        <w:pStyle w:val="a4"/>
        <w:numPr>
          <w:ilvl w:val="0"/>
          <w:numId w:val="2"/>
        </w:numPr>
        <w:tabs>
          <w:tab w:val="left" w:pos="909"/>
        </w:tabs>
        <w:spacing w:before="28"/>
        <w:ind w:hanging="181"/>
        <w:jc w:val="left"/>
        <w:rPr>
          <w:rFonts w:ascii="Arial MT" w:hAnsi="Arial MT"/>
          <w:sz w:val="20"/>
        </w:rPr>
      </w:pPr>
      <w:r>
        <w:rPr>
          <w:rFonts w:ascii="Arial MT" w:hAnsi="Arial MT"/>
          <w:color w:val="231F20"/>
          <w:w w:val="90"/>
          <w:sz w:val="20"/>
        </w:rPr>
        <w:t>Gensler will prepare</w:t>
      </w:r>
      <w:r>
        <w:rPr>
          <w:rFonts w:ascii="Arial MT" w:hAnsi="Arial MT"/>
          <w:color w:val="231F20"/>
          <w:spacing w:val="1"/>
          <w:w w:val="90"/>
          <w:sz w:val="20"/>
        </w:rPr>
        <w:t xml:space="preserve"> </w:t>
      </w:r>
      <w:r>
        <w:rPr>
          <w:rFonts w:ascii="Arial MT" w:hAnsi="Arial MT"/>
          <w:color w:val="231F20"/>
          <w:w w:val="90"/>
          <w:sz w:val="20"/>
        </w:rPr>
        <w:t>and present</w:t>
      </w:r>
      <w:r>
        <w:rPr>
          <w:rFonts w:ascii="Arial MT" w:hAnsi="Arial MT"/>
          <w:color w:val="231F20"/>
          <w:spacing w:val="1"/>
          <w:w w:val="90"/>
          <w:sz w:val="20"/>
        </w:rPr>
        <w:t xml:space="preserve"> </w:t>
      </w:r>
      <w:r>
        <w:rPr>
          <w:rFonts w:ascii="Arial MT" w:hAnsi="Arial MT"/>
          <w:color w:val="231F20"/>
          <w:w w:val="90"/>
          <w:sz w:val="20"/>
        </w:rPr>
        <w:t>a report back</w:t>
      </w:r>
      <w:r>
        <w:rPr>
          <w:rFonts w:ascii="Arial MT" w:hAnsi="Arial MT"/>
          <w:color w:val="231F20"/>
          <w:spacing w:val="1"/>
          <w:w w:val="90"/>
          <w:sz w:val="20"/>
        </w:rPr>
        <w:t xml:space="preserve"> </w:t>
      </w:r>
      <w:r>
        <w:rPr>
          <w:rFonts w:ascii="Arial MT" w:hAnsi="Arial MT"/>
          <w:color w:val="231F20"/>
          <w:w w:val="90"/>
          <w:sz w:val="20"/>
        </w:rPr>
        <w:t>including:</w:t>
      </w:r>
    </w:p>
    <w:p w14:paraId="2785574B" w14:textId="77777777" w:rsidR="0039660D" w:rsidRDefault="00C35C6D">
      <w:pPr>
        <w:pStyle w:val="a4"/>
        <w:numPr>
          <w:ilvl w:val="1"/>
          <w:numId w:val="2"/>
        </w:numPr>
        <w:tabs>
          <w:tab w:val="left" w:pos="1069"/>
        </w:tabs>
        <w:spacing w:before="30"/>
        <w:ind w:hanging="181"/>
        <w:jc w:val="left"/>
        <w:rPr>
          <w:rFonts w:ascii="Arial MT" w:hAnsi="Arial MT"/>
          <w:sz w:val="20"/>
        </w:rPr>
      </w:pPr>
      <w:r>
        <w:rPr>
          <w:rFonts w:ascii="Arial MT" w:hAnsi="Arial MT"/>
          <w:color w:val="231F20"/>
          <w:w w:val="90"/>
          <w:sz w:val="20"/>
        </w:rPr>
        <w:t>Findings</w:t>
      </w:r>
      <w:r>
        <w:rPr>
          <w:rFonts w:ascii="Arial MT" w:hAnsi="Arial MT"/>
          <w:color w:val="231F20"/>
          <w:spacing w:val="2"/>
          <w:w w:val="90"/>
          <w:sz w:val="20"/>
        </w:rPr>
        <w:t xml:space="preserve"> </w:t>
      </w:r>
      <w:r>
        <w:rPr>
          <w:rFonts w:ascii="Arial MT" w:hAnsi="Arial MT"/>
          <w:color w:val="231F20"/>
          <w:w w:val="90"/>
          <w:sz w:val="20"/>
        </w:rPr>
        <w:t>from</w:t>
      </w:r>
      <w:r>
        <w:rPr>
          <w:rFonts w:ascii="Arial MT" w:hAnsi="Arial MT"/>
          <w:color w:val="231F20"/>
          <w:spacing w:val="2"/>
          <w:w w:val="90"/>
          <w:sz w:val="20"/>
        </w:rPr>
        <w:t xml:space="preserve"> </w:t>
      </w:r>
      <w:r>
        <w:rPr>
          <w:rFonts w:ascii="Arial MT" w:hAnsi="Arial MT"/>
          <w:color w:val="231F20"/>
          <w:w w:val="90"/>
          <w:sz w:val="20"/>
        </w:rPr>
        <w:t>the</w:t>
      </w:r>
      <w:r>
        <w:rPr>
          <w:rFonts w:ascii="Arial MT" w:hAnsi="Arial MT"/>
          <w:color w:val="231F20"/>
          <w:spacing w:val="3"/>
          <w:w w:val="90"/>
          <w:sz w:val="20"/>
        </w:rPr>
        <w:t xml:space="preserve"> </w:t>
      </w:r>
      <w:r>
        <w:rPr>
          <w:rFonts w:ascii="Arial MT" w:hAnsi="Arial MT"/>
          <w:color w:val="231F20"/>
          <w:w w:val="90"/>
          <w:sz w:val="20"/>
        </w:rPr>
        <w:t>Innovation</w:t>
      </w:r>
      <w:r>
        <w:rPr>
          <w:rFonts w:ascii="Arial MT" w:hAnsi="Arial MT"/>
          <w:color w:val="231F20"/>
          <w:spacing w:val="2"/>
          <w:w w:val="90"/>
          <w:sz w:val="20"/>
        </w:rPr>
        <w:t xml:space="preserve"> </w:t>
      </w:r>
      <w:r>
        <w:rPr>
          <w:rFonts w:ascii="Arial MT" w:hAnsi="Arial MT"/>
          <w:color w:val="231F20"/>
          <w:w w:val="90"/>
          <w:sz w:val="20"/>
        </w:rPr>
        <w:t>Event;</w:t>
      </w:r>
    </w:p>
    <w:p w14:paraId="4172A08D" w14:textId="77777777" w:rsidR="0039660D" w:rsidRDefault="00C35C6D">
      <w:pPr>
        <w:pStyle w:val="a4"/>
        <w:numPr>
          <w:ilvl w:val="1"/>
          <w:numId w:val="2"/>
        </w:numPr>
        <w:tabs>
          <w:tab w:val="left" w:pos="1069"/>
        </w:tabs>
        <w:spacing w:before="30"/>
        <w:ind w:hanging="181"/>
        <w:jc w:val="left"/>
        <w:rPr>
          <w:rFonts w:ascii="Arial MT" w:hAnsi="Arial MT"/>
          <w:sz w:val="20"/>
        </w:rPr>
      </w:pPr>
      <w:r>
        <w:rPr>
          <w:rFonts w:ascii="Arial MT" w:hAnsi="Arial MT"/>
          <w:color w:val="231F20"/>
          <w:spacing w:val="-1"/>
          <w:w w:val="90"/>
          <w:sz w:val="20"/>
        </w:rPr>
        <w:t>Recommendations</w:t>
      </w:r>
      <w:r>
        <w:rPr>
          <w:rFonts w:ascii="Arial MT" w:hAnsi="Arial MT"/>
          <w:color w:val="231F20"/>
          <w:spacing w:val="-7"/>
          <w:w w:val="90"/>
          <w:sz w:val="20"/>
        </w:rPr>
        <w:t xml:space="preserve"> </w:t>
      </w:r>
      <w:r>
        <w:rPr>
          <w:rFonts w:ascii="Arial MT" w:hAnsi="Arial MT"/>
          <w:color w:val="231F20"/>
          <w:w w:val="90"/>
          <w:sz w:val="20"/>
        </w:rPr>
        <w:t>for</w:t>
      </w:r>
      <w:r>
        <w:rPr>
          <w:rFonts w:ascii="Arial MT" w:hAnsi="Arial MT"/>
          <w:color w:val="231F20"/>
          <w:spacing w:val="-7"/>
          <w:w w:val="90"/>
          <w:sz w:val="20"/>
        </w:rPr>
        <w:t xml:space="preserve"> </w:t>
      </w:r>
      <w:r>
        <w:rPr>
          <w:rFonts w:ascii="Arial MT" w:hAnsi="Arial MT"/>
          <w:color w:val="231F20"/>
          <w:w w:val="90"/>
          <w:sz w:val="20"/>
        </w:rPr>
        <w:t>FX-1</w:t>
      </w:r>
      <w:r>
        <w:rPr>
          <w:rFonts w:ascii="Arial MT" w:hAnsi="Arial MT"/>
          <w:color w:val="231F20"/>
          <w:spacing w:val="-6"/>
          <w:w w:val="90"/>
          <w:sz w:val="20"/>
        </w:rPr>
        <w:t xml:space="preserve"> </w:t>
      </w:r>
      <w:r>
        <w:rPr>
          <w:rFonts w:ascii="Arial MT" w:hAnsi="Arial MT"/>
          <w:color w:val="231F20"/>
          <w:w w:val="90"/>
          <w:sz w:val="20"/>
        </w:rPr>
        <w:t>design</w:t>
      </w:r>
      <w:r>
        <w:rPr>
          <w:rFonts w:ascii="Arial MT" w:hAnsi="Arial MT"/>
          <w:color w:val="231F20"/>
          <w:spacing w:val="-7"/>
          <w:w w:val="90"/>
          <w:sz w:val="20"/>
        </w:rPr>
        <w:t xml:space="preserve"> </w:t>
      </w:r>
      <w:r>
        <w:rPr>
          <w:rFonts w:ascii="Arial MT" w:hAnsi="Arial MT"/>
          <w:color w:val="231F20"/>
          <w:w w:val="90"/>
          <w:sz w:val="20"/>
        </w:rPr>
        <w:t>updates</w:t>
      </w:r>
    </w:p>
    <w:p w14:paraId="658625ED" w14:textId="77777777" w:rsidR="0039660D" w:rsidRDefault="00C35C6D">
      <w:pPr>
        <w:pStyle w:val="a4"/>
        <w:numPr>
          <w:ilvl w:val="1"/>
          <w:numId w:val="2"/>
        </w:numPr>
        <w:tabs>
          <w:tab w:val="left" w:pos="1069"/>
        </w:tabs>
        <w:spacing w:before="30" w:line="271" w:lineRule="auto"/>
        <w:ind w:right="762"/>
        <w:jc w:val="left"/>
        <w:rPr>
          <w:rFonts w:ascii="Arial MT" w:hAnsi="Arial MT"/>
          <w:sz w:val="20"/>
        </w:rPr>
      </w:pPr>
      <w:r>
        <w:rPr>
          <w:rFonts w:ascii="Arial MT" w:hAnsi="Arial MT"/>
          <w:color w:val="231F20"/>
          <w:w w:val="90"/>
          <w:sz w:val="20"/>
        </w:rPr>
        <w:t>An</w:t>
      </w:r>
      <w:r>
        <w:rPr>
          <w:rFonts w:ascii="Arial MT" w:hAnsi="Arial MT"/>
          <w:color w:val="231F20"/>
          <w:spacing w:val="-4"/>
          <w:w w:val="90"/>
          <w:sz w:val="20"/>
        </w:rPr>
        <w:t xml:space="preserve"> </w:t>
      </w:r>
      <w:r>
        <w:rPr>
          <w:rFonts w:ascii="Arial MT" w:hAnsi="Arial MT"/>
          <w:color w:val="231F20"/>
          <w:w w:val="90"/>
          <w:sz w:val="20"/>
        </w:rPr>
        <w:t>analysis</w:t>
      </w:r>
      <w:r>
        <w:rPr>
          <w:rFonts w:ascii="Arial MT" w:hAnsi="Arial MT"/>
          <w:color w:val="231F20"/>
          <w:spacing w:val="-3"/>
          <w:w w:val="90"/>
          <w:sz w:val="20"/>
        </w:rPr>
        <w:t xml:space="preserve"> </w:t>
      </w:r>
      <w:r>
        <w:rPr>
          <w:rFonts w:ascii="Arial MT" w:hAnsi="Arial MT"/>
          <w:color w:val="231F20"/>
          <w:w w:val="90"/>
          <w:sz w:val="20"/>
        </w:rPr>
        <w:t>of</w:t>
      </w:r>
      <w:r>
        <w:rPr>
          <w:rFonts w:ascii="Arial MT" w:hAnsi="Arial MT"/>
          <w:color w:val="231F20"/>
          <w:spacing w:val="-3"/>
          <w:w w:val="90"/>
          <w:sz w:val="20"/>
        </w:rPr>
        <w:t xml:space="preserve"> </w:t>
      </w:r>
      <w:r>
        <w:rPr>
          <w:rFonts w:ascii="Arial MT" w:hAnsi="Arial MT"/>
          <w:color w:val="231F20"/>
          <w:w w:val="90"/>
          <w:sz w:val="20"/>
        </w:rPr>
        <w:t>U.S.</w:t>
      </w:r>
      <w:r>
        <w:rPr>
          <w:rFonts w:ascii="Arial MT" w:hAnsi="Arial MT"/>
          <w:color w:val="231F20"/>
          <w:spacing w:val="-3"/>
          <w:w w:val="90"/>
          <w:sz w:val="20"/>
        </w:rPr>
        <w:t xml:space="preserve"> </w:t>
      </w:r>
      <w:r>
        <w:rPr>
          <w:rFonts w:ascii="Arial MT" w:hAnsi="Arial MT"/>
          <w:color w:val="231F20"/>
          <w:w w:val="90"/>
          <w:sz w:val="20"/>
        </w:rPr>
        <w:t>workstation</w:t>
      </w:r>
      <w:r>
        <w:rPr>
          <w:rFonts w:ascii="Arial MT" w:hAnsi="Arial MT"/>
          <w:color w:val="231F20"/>
          <w:spacing w:val="-3"/>
          <w:w w:val="90"/>
          <w:sz w:val="20"/>
        </w:rPr>
        <w:t xml:space="preserve"> </w:t>
      </w:r>
      <w:r>
        <w:rPr>
          <w:rFonts w:ascii="Arial MT" w:hAnsi="Arial MT"/>
          <w:color w:val="231F20"/>
          <w:w w:val="90"/>
          <w:sz w:val="20"/>
        </w:rPr>
        <w:t>layouts</w:t>
      </w:r>
      <w:r>
        <w:rPr>
          <w:rFonts w:ascii="Arial MT" w:hAnsi="Arial MT"/>
          <w:color w:val="231F20"/>
          <w:spacing w:val="-3"/>
          <w:w w:val="90"/>
          <w:sz w:val="20"/>
        </w:rPr>
        <w:t xml:space="preserve"> </w:t>
      </w:r>
      <w:r>
        <w:rPr>
          <w:rFonts w:ascii="Arial MT" w:hAnsi="Arial MT"/>
          <w:color w:val="231F20"/>
          <w:w w:val="90"/>
          <w:sz w:val="20"/>
        </w:rPr>
        <w:t>over</w:t>
      </w:r>
      <w:r>
        <w:rPr>
          <w:rFonts w:ascii="Arial MT" w:hAnsi="Arial MT"/>
          <w:color w:val="231F20"/>
          <w:spacing w:val="-3"/>
          <w:w w:val="90"/>
          <w:sz w:val="20"/>
        </w:rPr>
        <w:t xml:space="preserve"> </w:t>
      </w:r>
      <w:r>
        <w:rPr>
          <w:rFonts w:ascii="Arial MT" w:hAnsi="Arial MT"/>
          <w:color w:val="231F20"/>
          <w:w w:val="90"/>
          <w:sz w:val="20"/>
        </w:rPr>
        <w:t>the</w:t>
      </w:r>
      <w:r>
        <w:rPr>
          <w:rFonts w:ascii="Arial MT" w:hAnsi="Arial MT"/>
          <w:color w:val="231F20"/>
          <w:spacing w:val="-3"/>
          <w:w w:val="90"/>
          <w:sz w:val="20"/>
        </w:rPr>
        <w:t xml:space="preserve"> </w:t>
      </w:r>
      <w:r>
        <w:rPr>
          <w:rFonts w:ascii="Arial MT" w:hAnsi="Arial MT"/>
          <w:color w:val="231F20"/>
          <w:w w:val="90"/>
          <w:sz w:val="20"/>
        </w:rPr>
        <w:t>past</w:t>
      </w:r>
      <w:r>
        <w:rPr>
          <w:rFonts w:ascii="Arial MT" w:hAnsi="Arial MT"/>
          <w:color w:val="231F20"/>
          <w:spacing w:val="-47"/>
          <w:w w:val="90"/>
          <w:sz w:val="20"/>
        </w:rPr>
        <w:t xml:space="preserve"> </w:t>
      </w:r>
      <w:r>
        <w:rPr>
          <w:rFonts w:ascii="Arial MT" w:hAnsi="Arial MT"/>
          <w:color w:val="231F20"/>
          <w:w w:val="90"/>
          <w:sz w:val="20"/>
        </w:rPr>
        <w:t>five years to contextualize and support Gensler's</w:t>
      </w:r>
      <w:r>
        <w:rPr>
          <w:rFonts w:ascii="Arial MT" w:hAnsi="Arial MT"/>
          <w:color w:val="231F20"/>
          <w:spacing w:val="1"/>
          <w:w w:val="90"/>
          <w:sz w:val="20"/>
        </w:rPr>
        <w:t xml:space="preserve"> </w:t>
      </w:r>
      <w:r>
        <w:rPr>
          <w:rFonts w:ascii="Arial MT" w:hAnsi="Arial MT"/>
          <w:color w:val="231F20"/>
          <w:w w:val="95"/>
          <w:sz w:val="20"/>
        </w:rPr>
        <w:t>recommended</w:t>
      </w:r>
      <w:r>
        <w:rPr>
          <w:rFonts w:ascii="Arial MT" w:hAnsi="Arial MT"/>
          <w:color w:val="231F20"/>
          <w:spacing w:val="-11"/>
          <w:w w:val="95"/>
          <w:sz w:val="20"/>
        </w:rPr>
        <w:t xml:space="preserve"> </w:t>
      </w:r>
      <w:r>
        <w:rPr>
          <w:rFonts w:ascii="Arial MT" w:hAnsi="Arial MT"/>
          <w:color w:val="231F20"/>
          <w:w w:val="95"/>
          <w:sz w:val="20"/>
        </w:rPr>
        <w:t>design</w:t>
      </w:r>
      <w:r>
        <w:rPr>
          <w:rFonts w:ascii="Arial MT" w:hAnsi="Arial MT"/>
          <w:color w:val="231F20"/>
          <w:spacing w:val="-10"/>
          <w:w w:val="95"/>
          <w:sz w:val="20"/>
        </w:rPr>
        <w:t xml:space="preserve"> </w:t>
      </w:r>
      <w:r>
        <w:rPr>
          <w:rFonts w:ascii="Arial MT" w:hAnsi="Arial MT"/>
          <w:color w:val="231F20"/>
          <w:w w:val="95"/>
          <w:sz w:val="20"/>
        </w:rPr>
        <w:t>updates</w:t>
      </w:r>
    </w:p>
    <w:p w14:paraId="6669D3BB" w14:textId="77777777" w:rsidR="0039660D" w:rsidRDefault="00C35C6D">
      <w:pPr>
        <w:pStyle w:val="a4"/>
        <w:numPr>
          <w:ilvl w:val="1"/>
          <w:numId w:val="2"/>
        </w:numPr>
        <w:tabs>
          <w:tab w:val="left" w:pos="1069"/>
        </w:tabs>
        <w:spacing w:before="1"/>
        <w:ind w:hanging="181"/>
        <w:jc w:val="left"/>
        <w:rPr>
          <w:rFonts w:ascii="Arial MT" w:hAnsi="Arial MT"/>
          <w:sz w:val="20"/>
        </w:rPr>
      </w:pPr>
      <w:r>
        <w:rPr>
          <w:rFonts w:ascii="Arial MT" w:hAnsi="Arial MT"/>
          <w:color w:val="231F20"/>
          <w:w w:val="90"/>
          <w:sz w:val="20"/>
        </w:rPr>
        <w:t>Recommended</w:t>
      </w:r>
      <w:r>
        <w:rPr>
          <w:rFonts w:ascii="Arial MT" w:hAnsi="Arial MT"/>
          <w:color w:val="231F20"/>
          <w:spacing w:val="2"/>
          <w:w w:val="90"/>
          <w:sz w:val="20"/>
        </w:rPr>
        <w:t xml:space="preserve"> </w:t>
      </w:r>
      <w:r>
        <w:rPr>
          <w:rFonts w:ascii="Arial MT" w:hAnsi="Arial MT"/>
          <w:color w:val="231F20"/>
          <w:w w:val="90"/>
          <w:sz w:val="20"/>
        </w:rPr>
        <w:t>testing</w:t>
      </w:r>
      <w:r>
        <w:rPr>
          <w:rFonts w:ascii="Arial MT" w:hAnsi="Arial MT"/>
          <w:color w:val="231F20"/>
          <w:spacing w:val="2"/>
          <w:w w:val="90"/>
          <w:sz w:val="20"/>
        </w:rPr>
        <w:t xml:space="preserve"> </w:t>
      </w:r>
      <w:r>
        <w:rPr>
          <w:rFonts w:ascii="Arial MT" w:hAnsi="Arial MT"/>
          <w:color w:val="231F20"/>
          <w:w w:val="90"/>
          <w:sz w:val="20"/>
        </w:rPr>
        <w:t>certifications</w:t>
      </w:r>
      <w:r>
        <w:rPr>
          <w:rFonts w:ascii="Arial MT" w:hAnsi="Arial MT"/>
          <w:color w:val="231F20"/>
          <w:spacing w:val="3"/>
          <w:w w:val="90"/>
          <w:sz w:val="20"/>
        </w:rPr>
        <w:t xml:space="preserve"> </w:t>
      </w:r>
      <w:r>
        <w:rPr>
          <w:rFonts w:ascii="Arial MT" w:hAnsi="Arial MT"/>
          <w:color w:val="231F20"/>
          <w:w w:val="90"/>
          <w:sz w:val="20"/>
        </w:rPr>
        <w:t>for</w:t>
      </w:r>
      <w:r>
        <w:rPr>
          <w:rFonts w:ascii="Arial MT" w:hAnsi="Arial MT"/>
          <w:color w:val="231F20"/>
          <w:spacing w:val="2"/>
          <w:w w:val="90"/>
          <w:sz w:val="20"/>
        </w:rPr>
        <w:t xml:space="preserve"> </w:t>
      </w:r>
      <w:r>
        <w:rPr>
          <w:rFonts w:ascii="Arial MT" w:hAnsi="Arial MT"/>
          <w:color w:val="231F20"/>
          <w:w w:val="90"/>
          <w:sz w:val="20"/>
        </w:rPr>
        <w:t>the</w:t>
      </w:r>
      <w:r>
        <w:rPr>
          <w:rFonts w:ascii="Arial MT" w:hAnsi="Arial MT"/>
          <w:color w:val="231F20"/>
          <w:spacing w:val="3"/>
          <w:w w:val="90"/>
          <w:sz w:val="20"/>
        </w:rPr>
        <w:t xml:space="preserve"> </w:t>
      </w:r>
      <w:r>
        <w:rPr>
          <w:rFonts w:ascii="Arial MT" w:hAnsi="Arial MT"/>
          <w:color w:val="231F20"/>
          <w:w w:val="90"/>
          <w:sz w:val="20"/>
        </w:rPr>
        <w:t>U.S.</w:t>
      </w:r>
      <w:r>
        <w:rPr>
          <w:rFonts w:ascii="Arial MT" w:hAnsi="Arial MT"/>
          <w:color w:val="231F20"/>
          <w:spacing w:val="2"/>
          <w:w w:val="90"/>
          <w:sz w:val="20"/>
        </w:rPr>
        <w:t xml:space="preserve"> </w:t>
      </w:r>
      <w:r>
        <w:rPr>
          <w:rFonts w:ascii="Arial MT" w:hAnsi="Arial MT"/>
          <w:color w:val="231F20"/>
          <w:w w:val="90"/>
          <w:sz w:val="20"/>
        </w:rPr>
        <w:t>market</w:t>
      </w:r>
    </w:p>
    <w:p w14:paraId="04EC9696" w14:textId="77777777" w:rsidR="0039660D" w:rsidRDefault="00C35C6D">
      <w:pPr>
        <w:pStyle w:val="a4"/>
        <w:numPr>
          <w:ilvl w:val="1"/>
          <w:numId w:val="2"/>
        </w:numPr>
        <w:tabs>
          <w:tab w:val="left" w:pos="1069"/>
        </w:tabs>
        <w:spacing w:before="30" w:line="271" w:lineRule="auto"/>
        <w:ind w:right="592"/>
        <w:jc w:val="left"/>
        <w:rPr>
          <w:rFonts w:ascii="Arial MT" w:hAnsi="Arial MT"/>
          <w:sz w:val="20"/>
        </w:rPr>
      </w:pPr>
      <w:r>
        <w:rPr>
          <w:rFonts w:ascii="Arial MT" w:hAnsi="Arial MT"/>
          <w:color w:val="231F20"/>
          <w:w w:val="90"/>
          <w:sz w:val="20"/>
        </w:rPr>
        <w:t>Recommended</w:t>
      </w:r>
      <w:r>
        <w:rPr>
          <w:rFonts w:ascii="Arial MT" w:hAnsi="Arial MT"/>
          <w:color w:val="231F20"/>
          <w:spacing w:val="8"/>
          <w:w w:val="90"/>
          <w:sz w:val="20"/>
        </w:rPr>
        <w:t xml:space="preserve"> </w:t>
      </w:r>
      <w:r>
        <w:rPr>
          <w:rFonts w:ascii="Arial MT" w:hAnsi="Arial MT"/>
          <w:color w:val="231F20"/>
          <w:w w:val="90"/>
          <w:sz w:val="20"/>
        </w:rPr>
        <w:t>sustainability</w:t>
      </w:r>
      <w:r>
        <w:rPr>
          <w:rFonts w:ascii="Arial MT" w:hAnsi="Arial MT"/>
          <w:color w:val="231F20"/>
          <w:spacing w:val="9"/>
          <w:w w:val="90"/>
          <w:sz w:val="20"/>
        </w:rPr>
        <w:t xml:space="preserve"> </w:t>
      </w:r>
      <w:r>
        <w:rPr>
          <w:rFonts w:ascii="Arial MT" w:hAnsi="Arial MT"/>
          <w:color w:val="231F20"/>
          <w:w w:val="90"/>
          <w:sz w:val="20"/>
        </w:rPr>
        <w:t>reporting</w:t>
      </w:r>
      <w:r>
        <w:rPr>
          <w:rFonts w:ascii="Arial MT" w:hAnsi="Arial MT"/>
          <w:color w:val="231F20"/>
          <w:spacing w:val="9"/>
          <w:w w:val="90"/>
          <w:sz w:val="20"/>
        </w:rPr>
        <w:t xml:space="preserve"> </w:t>
      </w:r>
      <w:r>
        <w:rPr>
          <w:rFonts w:ascii="Arial MT" w:hAnsi="Arial MT"/>
          <w:color w:val="231F20"/>
          <w:w w:val="90"/>
          <w:sz w:val="20"/>
        </w:rPr>
        <w:t>and</w:t>
      </w:r>
      <w:r>
        <w:rPr>
          <w:rFonts w:ascii="Arial MT" w:hAnsi="Arial MT"/>
          <w:color w:val="231F20"/>
          <w:spacing w:val="9"/>
          <w:w w:val="90"/>
          <w:sz w:val="20"/>
        </w:rPr>
        <w:t xml:space="preserve"> </w:t>
      </w:r>
      <w:r>
        <w:rPr>
          <w:rFonts w:ascii="Arial MT" w:hAnsi="Arial MT"/>
          <w:color w:val="231F20"/>
          <w:w w:val="90"/>
          <w:sz w:val="20"/>
        </w:rPr>
        <w:t>actions</w:t>
      </w:r>
      <w:r>
        <w:rPr>
          <w:rFonts w:ascii="Arial MT" w:hAnsi="Arial MT"/>
          <w:color w:val="231F20"/>
          <w:spacing w:val="9"/>
          <w:w w:val="90"/>
          <w:sz w:val="20"/>
        </w:rPr>
        <w:t xml:space="preserve"> </w:t>
      </w:r>
      <w:r>
        <w:rPr>
          <w:rFonts w:ascii="Arial MT" w:hAnsi="Arial MT"/>
          <w:color w:val="231F20"/>
          <w:w w:val="90"/>
          <w:sz w:val="20"/>
        </w:rPr>
        <w:t>for</w:t>
      </w:r>
      <w:r>
        <w:rPr>
          <w:rFonts w:ascii="Arial MT" w:hAnsi="Arial MT"/>
          <w:color w:val="231F20"/>
          <w:spacing w:val="-47"/>
          <w:w w:val="90"/>
          <w:sz w:val="20"/>
        </w:rPr>
        <w:t xml:space="preserve"> </w:t>
      </w:r>
      <w:r>
        <w:rPr>
          <w:rFonts w:ascii="Arial MT" w:hAnsi="Arial MT"/>
          <w:color w:val="231F20"/>
          <w:sz w:val="20"/>
        </w:rPr>
        <w:t>the</w:t>
      </w:r>
      <w:r>
        <w:rPr>
          <w:rFonts w:ascii="Arial MT" w:hAnsi="Arial MT"/>
          <w:color w:val="231F20"/>
          <w:spacing w:val="-13"/>
          <w:sz w:val="20"/>
        </w:rPr>
        <w:t xml:space="preserve"> </w:t>
      </w:r>
      <w:r>
        <w:rPr>
          <w:rFonts w:ascii="Arial MT" w:hAnsi="Arial MT"/>
          <w:color w:val="231F20"/>
          <w:sz w:val="20"/>
        </w:rPr>
        <w:t>U.S.</w:t>
      </w:r>
      <w:r>
        <w:rPr>
          <w:rFonts w:ascii="Arial MT" w:hAnsi="Arial MT"/>
          <w:color w:val="231F20"/>
          <w:spacing w:val="-12"/>
          <w:sz w:val="20"/>
        </w:rPr>
        <w:t xml:space="preserve"> </w:t>
      </w:r>
      <w:r>
        <w:rPr>
          <w:rFonts w:ascii="Arial MT" w:hAnsi="Arial MT"/>
          <w:color w:val="231F20"/>
          <w:sz w:val="20"/>
        </w:rPr>
        <w:t>market</w:t>
      </w:r>
    </w:p>
    <w:p w14:paraId="0359B051" w14:textId="77777777" w:rsidR="0039660D" w:rsidRDefault="0039660D">
      <w:pPr>
        <w:spacing w:line="271" w:lineRule="auto"/>
        <w:rPr>
          <w:rFonts w:ascii="Arial MT" w:hAnsi="Arial MT"/>
          <w:sz w:val="20"/>
        </w:rPr>
        <w:sectPr w:rsidR="0039660D">
          <w:type w:val="continuous"/>
          <w:pgSz w:w="12240" w:h="15840"/>
          <w:pgMar w:top="1360" w:right="620" w:bottom="280" w:left="460" w:header="720" w:footer="720" w:gutter="0"/>
          <w:cols w:num="2" w:space="720" w:equalWidth="0">
            <w:col w:w="4987" w:space="162"/>
            <w:col w:w="6011"/>
          </w:cols>
        </w:sectPr>
      </w:pPr>
    </w:p>
    <w:p w14:paraId="22CDD344" w14:textId="25328261" w:rsidR="0039660D" w:rsidRDefault="00F30892">
      <w:pPr>
        <w:spacing w:before="76"/>
        <w:ind w:right="107"/>
        <w:jc w:val="right"/>
        <w:rPr>
          <w:rFonts w:ascii="Arial"/>
          <w:b/>
          <w:sz w:val="24"/>
        </w:rPr>
      </w:pPr>
      <w:r>
        <w:rPr>
          <w:noProof/>
        </w:rPr>
        <w:lastRenderedPageBreak/>
        <mc:AlternateContent>
          <mc:Choice Requires="wps">
            <w:drawing>
              <wp:anchor distT="0" distB="0" distL="114300" distR="114300" simplePos="0" relativeHeight="487349760" behindDoc="1" locked="0" layoutInCell="1" allowOverlap="1" wp14:anchorId="75A5F9F8" wp14:editId="7BCDE762">
                <wp:simplePos x="0" y="0"/>
                <wp:positionH relativeFrom="page">
                  <wp:posOffset>6733540</wp:posOffset>
                </wp:positionH>
                <wp:positionV relativeFrom="paragraph">
                  <wp:posOffset>204470</wp:posOffset>
                </wp:positionV>
                <wp:extent cx="594995" cy="101600"/>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 cy="10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C36E18" w14:textId="77777777" w:rsidR="00AC76DD" w:rsidRDefault="00AC76DD">
                            <w:pPr>
                              <w:spacing w:line="154" w:lineRule="exact"/>
                              <w:rPr>
                                <w:rFonts w:ascii="Arial MT"/>
                                <w:sz w:val="14"/>
                              </w:rPr>
                            </w:pPr>
                            <w:r>
                              <w:rPr>
                                <w:rFonts w:ascii="Arial MT"/>
                                <w:color w:val="231F20"/>
                                <w:w w:val="80"/>
                                <w:sz w:val="14"/>
                              </w:rPr>
                              <w:t>F</w:t>
                            </w:r>
                            <w:r>
                              <w:rPr>
                                <w:rFonts w:ascii="Arial MT"/>
                                <w:color w:val="231F20"/>
                                <w:spacing w:val="-7"/>
                                <w:w w:val="80"/>
                                <w:sz w:val="14"/>
                              </w:rPr>
                              <w:t xml:space="preserve"> </w:t>
                            </w:r>
                            <w:r>
                              <w:rPr>
                                <w:rFonts w:ascii="Arial MT"/>
                                <w:color w:val="231F20"/>
                                <w:w w:val="80"/>
                                <w:sz w:val="14"/>
                              </w:rPr>
                              <w:t>U</w:t>
                            </w:r>
                            <w:r>
                              <w:rPr>
                                <w:rFonts w:ascii="Arial MT"/>
                                <w:color w:val="231F20"/>
                                <w:spacing w:val="-7"/>
                                <w:w w:val="80"/>
                                <w:sz w:val="14"/>
                              </w:rPr>
                              <w:t xml:space="preserve"> </w:t>
                            </w:r>
                            <w:r>
                              <w:rPr>
                                <w:rFonts w:ascii="Arial MT"/>
                                <w:color w:val="231F20"/>
                                <w:w w:val="80"/>
                                <w:sz w:val="14"/>
                              </w:rPr>
                              <w:t>R</w:t>
                            </w:r>
                            <w:r>
                              <w:rPr>
                                <w:rFonts w:ascii="Arial MT"/>
                                <w:color w:val="231F20"/>
                                <w:spacing w:val="-7"/>
                                <w:w w:val="80"/>
                                <w:sz w:val="14"/>
                              </w:rPr>
                              <w:t xml:space="preserve"> </w:t>
                            </w:r>
                            <w:r>
                              <w:rPr>
                                <w:rFonts w:ascii="Arial MT"/>
                                <w:color w:val="231F20"/>
                                <w:w w:val="80"/>
                                <w:sz w:val="14"/>
                              </w:rPr>
                              <w:t>S</w:t>
                            </w:r>
                            <w:r>
                              <w:rPr>
                                <w:rFonts w:ascii="Arial MT"/>
                                <w:color w:val="231F20"/>
                                <w:spacing w:val="-8"/>
                                <w:w w:val="80"/>
                                <w:sz w:val="14"/>
                              </w:rPr>
                              <w:t xml:space="preserve"> </w:t>
                            </w:r>
                            <w:r>
                              <w:rPr>
                                <w:rFonts w:ascii="Arial MT"/>
                                <w:color w:val="231F20"/>
                                <w:spacing w:val="10"/>
                                <w:w w:val="80"/>
                                <w:sz w:val="14"/>
                              </w:rPr>
                              <w:t>YS</w:t>
                            </w:r>
                            <w:r>
                              <w:rPr>
                                <w:rFonts w:ascii="Arial MT"/>
                                <w:color w:val="231F20"/>
                                <w:spacing w:val="45"/>
                                <w:sz w:val="14"/>
                              </w:rPr>
                              <w:t xml:space="preserve"> </w:t>
                            </w:r>
                            <w:r>
                              <w:rPr>
                                <w:rFonts w:ascii="Arial MT"/>
                                <w:color w:val="231F20"/>
                                <w:w w:val="80"/>
                                <w:sz w:val="14"/>
                              </w:rPr>
                              <w:t>|</w:t>
                            </w:r>
                            <w:r>
                              <w:rPr>
                                <w:rFonts w:ascii="Arial MT"/>
                                <w:color w:val="231F20"/>
                                <w:spacing w:val="43"/>
                                <w:sz w:val="14"/>
                              </w:rPr>
                              <w:t xml:space="preserve"> </w:t>
                            </w:r>
                            <w:r>
                              <w:rPr>
                                <w:rFonts w:ascii="Arial MT"/>
                                <w:color w:val="231F20"/>
                                <w:spacing w:val="10"/>
                                <w:w w:val="80"/>
                                <w:sz w:val="14"/>
                              </w:rPr>
                              <w:t>23</w:t>
                            </w:r>
                            <w:r>
                              <w:rPr>
                                <w:rFonts w:ascii="Arial MT"/>
                                <w:color w:val="231F20"/>
                                <w:spacing w:val="-18"/>
                                <w:sz w:val="1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A5F9F8" id="Text Box 13" o:spid="_x0000_s1032" type="#_x0000_t202" style="position:absolute;left:0;text-align:left;margin-left:530.2pt;margin-top:16.1pt;width:46.85pt;height:8pt;z-index:-15966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" filled="f" stroked="f">
                <v:textbox inset="0,0,0,0">
                  <w:txbxContent>
                    <w:p w14:paraId="5FC36E18" w14:textId="77777777" w:rsidR="00AC76DD" w:rsidRDefault="00AC76DD">
                      <w:pPr>
                        <w:spacing w:line="154" w:lineRule="exact"/>
                        <w:rPr>
                          <w:rFonts w:ascii="Arial MT"/>
                          <w:sz w:val="14"/>
                        </w:rPr>
                      </w:pPr>
                      <w:r>
                        <w:rPr>
                          <w:rFonts w:ascii="Arial MT"/>
                          <w:color w:val="231F20"/>
                          <w:w w:val="80"/>
                          <w:sz w:val="14"/>
                        </w:rPr>
                        <w:t>F</w:t>
                      </w:r>
                      <w:r>
                        <w:rPr>
                          <w:rFonts w:ascii="Arial MT"/>
                          <w:color w:val="231F20"/>
                          <w:spacing w:val="-7"/>
                          <w:w w:val="80"/>
                          <w:sz w:val="14"/>
                        </w:rPr>
                        <w:t xml:space="preserve"> </w:t>
                      </w:r>
                      <w:r>
                        <w:rPr>
                          <w:rFonts w:ascii="Arial MT"/>
                          <w:color w:val="231F20"/>
                          <w:w w:val="80"/>
                          <w:sz w:val="14"/>
                        </w:rPr>
                        <w:t>U</w:t>
                      </w:r>
                      <w:r>
                        <w:rPr>
                          <w:rFonts w:ascii="Arial MT"/>
                          <w:color w:val="231F20"/>
                          <w:spacing w:val="-7"/>
                          <w:w w:val="80"/>
                          <w:sz w:val="14"/>
                        </w:rPr>
                        <w:t xml:space="preserve"> </w:t>
                      </w:r>
                      <w:r>
                        <w:rPr>
                          <w:rFonts w:ascii="Arial MT"/>
                          <w:color w:val="231F20"/>
                          <w:w w:val="80"/>
                          <w:sz w:val="14"/>
                        </w:rPr>
                        <w:t>R</w:t>
                      </w:r>
                      <w:r>
                        <w:rPr>
                          <w:rFonts w:ascii="Arial MT"/>
                          <w:color w:val="231F20"/>
                          <w:spacing w:val="-7"/>
                          <w:w w:val="80"/>
                          <w:sz w:val="14"/>
                        </w:rPr>
                        <w:t xml:space="preserve"> </w:t>
                      </w:r>
                      <w:r>
                        <w:rPr>
                          <w:rFonts w:ascii="Arial MT"/>
                          <w:color w:val="231F20"/>
                          <w:w w:val="80"/>
                          <w:sz w:val="14"/>
                        </w:rPr>
                        <w:t>S</w:t>
                      </w:r>
                      <w:r>
                        <w:rPr>
                          <w:rFonts w:ascii="Arial MT"/>
                          <w:color w:val="231F20"/>
                          <w:spacing w:val="-8"/>
                          <w:w w:val="80"/>
                          <w:sz w:val="14"/>
                        </w:rPr>
                        <w:t xml:space="preserve"> </w:t>
                      </w:r>
                      <w:r>
                        <w:rPr>
                          <w:rFonts w:ascii="Arial MT"/>
                          <w:color w:val="231F20"/>
                          <w:spacing w:val="10"/>
                          <w:w w:val="80"/>
                          <w:sz w:val="14"/>
                        </w:rPr>
                        <w:t>YS</w:t>
                      </w:r>
                      <w:r>
                        <w:rPr>
                          <w:rFonts w:ascii="Arial MT"/>
                          <w:color w:val="231F20"/>
                          <w:spacing w:val="45"/>
                          <w:sz w:val="14"/>
                        </w:rPr>
                        <w:t xml:space="preserve"> </w:t>
                      </w:r>
                      <w:r>
                        <w:rPr>
                          <w:rFonts w:ascii="Arial MT"/>
                          <w:color w:val="231F20"/>
                          <w:w w:val="80"/>
                          <w:sz w:val="14"/>
                        </w:rPr>
                        <w:t>|</w:t>
                      </w:r>
                      <w:r>
                        <w:rPr>
                          <w:rFonts w:ascii="Arial MT"/>
                          <w:color w:val="231F20"/>
                          <w:spacing w:val="43"/>
                          <w:sz w:val="14"/>
                        </w:rPr>
                        <w:t xml:space="preserve"> </w:t>
                      </w:r>
                      <w:r>
                        <w:rPr>
                          <w:rFonts w:ascii="Arial MT"/>
                          <w:color w:val="231F20"/>
                          <w:spacing w:val="10"/>
                          <w:w w:val="80"/>
                          <w:sz w:val="14"/>
                        </w:rPr>
                        <w:t>23</w:t>
                      </w:r>
                      <w:r>
                        <w:rPr>
                          <w:rFonts w:ascii="Arial MT"/>
                          <w:color w:val="231F20"/>
                          <w:spacing w:val="-18"/>
                          <w:sz w:val="14"/>
                        </w:rPr>
                        <w:t xml:space="preserve"> </w:t>
                      </w:r>
                    </w:p>
                  </w:txbxContent>
                </v:textbox>
                <w10:wrap anchorx="page"/>
              </v:shape>
            </w:pict>
          </mc:Fallback>
        </mc:AlternateContent>
      </w:r>
      <w:r w:rsidR="00C35C6D">
        <w:rPr>
          <w:rFonts w:ascii="Arial"/>
          <w:b/>
          <w:sz w:val="24"/>
        </w:rPr>
        <w:t>EXHIBIT I</w:t>
      </w:r>
    </w:p>
    <w:p w14:paraId="4D2EA840" w14:textId="77777777" w:rsidR="0039660D" w:rsidRDefault="0039660D">
      <w:pPr>
        <w:pStyle w:val="a3"/>
        <w:rPr>
          <w:rFonts w:ascii="Arial"/>
          <w:b/>
        </w:rPr>
      </w:pPr>
    </w:p>
    <w:p w14:paraId="11F98335" w14:textId="77777777" w:rsidR="0039660D" w:rsidRDefault="0039660D">
      <w:pPr>
        <w:pStyle w:val="a3"/>
        <w:rPr>
          <w:rFonts w:ascii="Arial"/>
          <w:b/>
        </w:rPr>
      </w:pPr>
    </w:p>
    <w:p w14:paraId="2C2B4792" w14:textId="77777777" w:rsidR="0039660D" w:rsidRDefault="0039660D">
      <w:pPr>
        <w:pStyle w:val="a3"/>
        <w:rPr>
          <w:rFonts w:ascii="Arial"/>
          <w:b/>
        </w:rPr>
      </w:pPr>
    </w:p>
    <w:p w14:paraId="1365722D" w14:textId="77777777" w:rsidR="0039660D" w:rsidRDefault="0039660D">
      <w:pPr>
        <w:pStyle w:val="a3"/>
        <w:rPr>
          <w:rFonts w:ascii="Arial"/>
          <w:b/>
        </w:rPr>
      </w:pPr>
    </w:p>
    <w:p w14:paraId="35D9DC6C" w14:textId="77777777" w:rsidR="0039660D" w:rsidRDefault="0039660D">
      <w:pPr>
        <w:pStyle w:val="a3"/>
        <w:rPr>
          <w:rFonts w:ascii="Arial"/>
          <w:b/>
        </w:rPr>
      </w:pPr>
    </w:p>
    <w:p w14:paraId="01E9FE4B" w14:textId="77777777" w:rsidR="0039660D" w:rsidRDefault="0039660D">
      <w:pPr>
        <w:pStyle w:val="a3"/>
        <w:rPr>
          <w:rFonts w:ascii="Arial"/>
          <w:b/>
        </w:rPr>
      </w:pPr>
    </w:p>
    <w:p w14:paraId="08CD3BAC" w14:textId="77777777" w:rsidR="0039660D" w:rsidRDefault="0039660D">
      <w:pPr>
        <w:pStyle w:val="a3"/>
        <w:rPr>
          <w:rFonts w:ascii="Arial"/>
          <w:b/>
        </w:rPr>
      </w:pPr>
    </w:p>
    <w:p w14:paraId="4476E059" w14:textId="77777777" w:rsidR="0039660D" w:rsidRDefault="0039660D">
      <w:pPr>
        <w:pStyle w:val="a3"/>
        <w:rPr>
          <w:rFonts w:ascii="Arial"/>
          <w:b/>
        </w:rPr>
      </w:pPr>
    </w:p>
    <w:p w14:paraId="1F897CE8" w14:textId="77777777" w:rsidR="0039660D" w:rsidRDefault="0039660D">
      <w:pPr>
        <w:pStyle w:val="a3"/>
        <w:rPr>
          <w:rFonts w:ascii="Arial"/>
          <w:b/>
        </w:rPr>
      </w:pPr>
    </w:p>
    <w:p w14:paraId="78899EE1" w14:textId="77777777" w:rsidR="0039660D" w:rsidRDefault="0039660D">
      <w:pPr>
        <w:pStyle w:val="a3"/>
        <w:rPr>
          <w:rFonts w:ascii="Arial"/>
          <w:b/>
        </w:rPr>
      </w:pPr>
    </w:p>
    <w:p w14:paraId="52A10C55" w14:textId="77777777" w:rsidR="0039660D" w:rsidRDefault="0039660D">
      <w:pPr>
        <w:pStyle w:val="a3"/>
        <w:rPr>
          <w:rFonts w:ascii="Arial"/>
          <w:b/>
        </w:rPr>
      </w:pPr>
    </w:p>
    <w:p w14:paraId="0762F69E" w14:textId="77777777" w:rsidR="0039660D" w:rsidRDefault="0039660D">
      <w:pPr>
        <w:pStyle w:val="a3"/>
        <w:rPr>
          <w:rFonts w:ascii="Arial"/>
          <w:b/>
        </w:rPr>
      </w:pPr>
    </w:p>
    <w:p w14:paraId="7A9BC7CA" w14:textId="77777777" w:rsidR="0039660D" w:rsidRDefault="0039660D">
      <w:pPr>
        <w:pStyle w:val="a3"/>
        <w:rPr>
          <w:rFonts w:ascii="Arial"/>
          <w:b/>
        </w:rPr>
      </w:pPr>
    </w:p>
    <w:p w14:paraId="454C79A8" w14:textId="77777777" w:rsidR="0039660D" w:rsidRDefault="0039660D">
      <w:pPr>
        <w:pStyle w:val="a3"/>
        <w:rPr>
          <w:rFonts w:ascii="Arial"/>
          <w:b/>
        </w:rPr>
      </w:pPr>
    </w:p>
    <w:p w14:paraId="21E403D1" w14:textId="1A7AF25E" w:rsidR="0039660D" w:rsidRDefault="00F30892">
      <w:pPr>
        <w:pStyle w:val="a3"/>
        <w:spacing w:before="3"/>
        <w:rPr>
          <w:rFonts w:ascii="Arial"/>
          <w:b/>
          <w:sz w:val="15"/>
        </w:rPr>
      </w:pPr>
      <w:r>
        <w:rPr>
          <w:noProof/>
        </w:rPr>
        <mc:AlternateContent>
          <mc:Choice Requires="wps">
            <w:drawing>
              <wp:anchor distT="0" distB="0" distL="0" distR="0" simplePos="0" relativeHeight="487593984" behindDoc="1" locked="0" layoutInCell="1" allowOverlap="1" wp14:anchorId="7B73A450" wp14:editId="1DDBF60C">
                <wp:simplePos x="0" y="0"/>
                <wp:positionH relativeFrom="page">
                  <wp:posOffset>742950</wp:posOffset>
                </wp:positionH>
                <wp:positionV relativeFrom="paragraph">
                  <wp:posOffset>127000</wp:posOffset>
                </wp:positionV>
                <wp:extent cx="3001010" cy="387350"/>
                <wp:effectExtent l="0" t="0" r="0" b="0"/>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387350"/>
                        </a:xfrm>
                        <a:prstGeom prst="rect">
                          <a:avLst/>
                        </a:prstGeom>
                        <a:solidFill>
                          <a:srgbClr val="EE352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C046D8" w14:textId="77777777" w:rsidR="00AC76DD" w:rsidRDefault="00AC76DD">
                            <w:pPr>
                              <w:spacing w:before="126"/>
                              <w:ind w:left="180"/>
                              <w:rPr>
                                <w:rFonts w:ascii="Trebuchet MS"/>
                                <w:b/>
                                <w:sz w:val="30"/>
                              </w:rPr>
                            </w:pPr>
                            <w:r>
                              <w:rPr>
                                <w:rFonts w:ascii="Trebuchet MS"/>
                                <w:b/>
                                <w:color w:val="FFFFFF"/>
                                <w:sz w:val="30"/>
                              </w:rP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73A450" id="Text Box 12" o:spid="_x0000_s1033" type="#_x0000_t202" style="position:absolute;margin-left:58.5pt;margin-top:10pt;width:236.3pt;height:30.5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" fillcolor="#ee3525" stroked="f">
                <v:textbox inset="0,0,0,0">
                  <w:txbxContent>
                    <w:p w14:paraId="6BC046D8" w14:textId="77777777" w:rsidR="00AC76DD" w:rsidRDefault="00AC76DD">
                      <w:pPr>
                        <w:spacing w:before="126"/>
                        <w:ind w:left="180"/>
                        <w:rPr>
                          <w:rFonts w:ascii="Trebuchet MS"/>
                          <w:b/>
                          <w:sz w:val="30"/>
                        </w:rPr>
                      </w:pPr>
                      <w:r>
                        <w:rPr>
                          <w:rFonts w:ascii="Trebuchet MS"/>
                          <w:b/>
                          <w:color w:val="FFFFFF"/>
                          <w:sz w:val="30"/>
                        </w:rPr>
                        <w:t>Design</w:t>
                      </w:r>
                    </w:p>
                  </w:txbxContent>
                </v:textbox>
                <w10:wrap type="topAndBottom" anchorx="page"/>
              </v:shape>
            </w:pict>
          </mc:Fallback>
        </mc:AlternateContent>
      </w:r>
      <w:r>
        <w:rPr>
          <w:noProof/>
        </w:rPr>
        <mc:AlternateContent>
          <mc:Choice Requires="wps">
            <w:drawing>
              <wp:anchor distT="0" distB="0" distL="0" distR="0" simplePos="0" relativeHeight="487594496" behindDoc="1" locked="0" layoutInCell="1" allowOverlap="1" wp14:anchorId="1E738FC5" wp14:editId="0DBDADB9">
                <wp:simplePos x="0" y="0"/>
                <wp:positionH relativeFrom="page">
                  <wp:posOffset>4029075</wp:posOffset>
                </wp:positionH>
                <wp:positionV relativeFrom="paragraph">
                  <wp:posOffset>127000</wp:posOffset>
                </wp:positionV>
                <wp:extent cx="3001010" cy="387350"/>
                <wp:effectExtent l="0" t="0" r="0" b="0"/>
                <wp:wrapTopAndBottom/>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387350"/>
                        </a:xfrm>
                        <a:prstGeom prst="rect">
                          <a:avLst/>
                        </a:prstGeom>
                        <a:solidFill>
                          <a:srgbClr val="40474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74DFAE" w14:textId="77777777" w:rsidR="00AC76DD" w:rsidRDefault="00AC76DD">
                            <w:pPr>
                              <w:spacing w:before="126"/>
                              <w:ind w:left="179"/>
                              <w:rPr>
                                <w:rFonts w:ascii="Trebuchet MS"/>
                                <w:b/>
                                <w:sz w:val="30"/>
                              </w:rPr>
                            </w:pPr>
                            <w:r>
                              <w:rPr>
                                <w:rFonts w:ascii="Trebuchet MS"/>
                                <w:b/>
                                <w:color w:val="FFFFFF"/>
                                <w:sz w:val="30"/>
                              </w:rPr>
                              <w:t>Validation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38FC5" id="Text Box 11" o:spid="_x0000_s1034" type="#_x0000_t202" style="position:absolute;margin-left:317.25pt;margin-top:10pt;width:236.3pt;height:30.5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" fillcolor="#40474e" stroked="f">
                <v:textbox inset="0,0,0,0">
                  <w:txbxContent>
                    <w:p w14:paraId="7A74DFAE" w14:textId="77777777" w:rsidR="00AC76DD" w:rsidRDefault="00AC76DD">
                      <w:pPr>
                        <w:spacing w:before="126"/>
                        <w:ind w:left="179"/>
                        <w:rPr>
                          <w:rFonts w:ascii="Trebuchet MS"/>
                          <w:b/>
                          <w:sz w:val="30"/>
                        </w:rPr>
                      </w:pPr>
                      <w:r>
                        <w:rPr>
                          <w:rFonts w:ascii="Trebuchet MS"/>
                          <w:b/>
                          <w:color w:val="FFFFFF"/>
                          <w:sz w:val="30"/>
                        </w:rPr>
                        <w:t>Validation</w:t>
                      </w:r>
                    </w:p>
                  </w:txbxContent>
                </v:textbox>
                <w10:wrap type="topAndBottom" anchorx="page"/>
              </v:shape>
            </w:pict>
          </mc:Fallback>
        </mc:AlternateContent>
      </w:r>
      <w:r>
        <w:rPr>
          <w:noProof/>
        </w:rPr>
        <mc:AlternateContent>
          <mc:Choice Requires="wps">
            <w:drawing>
              <wp:anchor distT="0" distB="0" distL="0" distR="0" simplePos="0" relativeHeight="487595008" behindDoc="1" locked="0" layoutInCell="1" allowOverlap="1" wp14:anchorId="525F3209" wp14:editId="027AA3BA">
                <wp:simplePos x="0" y="0"/>
                <wp:positionH relativeFrom="page">
                  <wp:posOffset>742950</wp:posOffset>
                </wp:positionH>
                <wp:positionV relativeFrom="paragraph">
                  <wp:posOffset>624205</wp:posOffset>
                </wp:positionV>
                <wp:extent cx="1440180" cy="488950"/>
                <wp:effectExtent l="0" t="0" r="0" b="0"/>
                <wp:wrapTopAndBottom/>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488950"/>
                        </a:xfrm>
                        <a:prstGeom prst="rect">
                          <a:avLst/>
                        </a:prstGeom>
                        <a:solidFill>
                          <a:srgbClr val="F79C7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0AC0E0" w14:textId="77777777" w:rsidR="00AC76DD" w:rsidRDefault="00AC76DD">
                            <w:pPr>
                              <w:spacing w:before="146" w:line="225" w:lineRule="auto"/>
                              <w:ind w:left="172" w:right="1008"/>
                              <w:rPr>
                                <w:rFonts w:ascii="Trebuchet MS"/>
                                <w:b/>
                              </w:rPr>
                            </w:pPr>
                            <w:r>
                              <w:rPr>
                                <w:rFonts w:ascii="Trebuchet MS"/>
                                <w:b/>
                                <w:color w:val="FFFFFF"/>
                                <w:spacing w:val="-3"/>
                                <w:w w:val="95"/>
                              </w:rPr>
                              <w:t>Conceptual</w:t>
                            </w:r>
                            <w:r>
                              <w:rPr>
                                <w:rFonts w:ascii="Trebuchet MS"/>
                                <w:b/>
                                <w:color w:val="FFFFFF"/>
                                <w:spacing w:val="-60"/>
                                <w:w w:val="95"/>
                              </w:rPr>
                              <w:t xml:space="preserve"> </w:t>
                            </w:r>
                            <w:r>
                              <w:rPr>
                                <w:rFonts w:ascii="Trebuchet MS"/>
                                <w:b/>
                                <w:color w:val="FFFFFF"/>
                              </w:rP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F3209" id="Text Box 10" o:spid="_x0000_s1035" type="#_x0000_t202" style="position:absolute;margin-left:58.5pt;margin-top:49.15pt;width:113.4pt;height:38.5pt;z-index:-1572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" fillcolor="#f79c7d" stroked="f">
                <v:textbox inset="0,0,0,0">
                  <w:txbxContent>
                    <w:p w14:paraId="160AC0E0" w14:textId="77777777" w:rsidR="00AC76DD" w:rsidRDefault="00AC76DD">
                      <w:pPr>
                        <w:spacing w:before="146" w:line="225" w:lineRule="auto"/>
                        <w:ind w:left="172" w:right="1008"/>
                        <w:rPr>
                          <w:rFonts w:ascii="Trebuchet MS"/>
                          <w:b/>
                        </w:rPr>
                      </w:pPr>
                      <w:r>
                        <w:rPr>
                          <w:rFonts w:ascii="Trebuchet MS"/>
                          <w:b/>
                          <w:color w:val="FFFFFF"/>
                          <w:spacing w:val="-3"/>
                          <w:w w:val="95"/>
                        </w:rPr>
                        <w:t>Conceptual</w:t>
                      </w:r>
                      <w:r>
                        <w:rPr>
                          <w:rFonts w:ascii="Trebuchet MS"/>
                          <w:b/>
                          <w:color w:val="FFFFFF"/>
                          <w:spacing w:val="-60"/>
                          <w:w w:val="95"/>
                        </w:rPr>
                        <w:t xml:space="preserve"> </w:t>
                      </w:r>
                      <w:r>
                        <w:rPr>
                          <w:rFonts w:ascii="Trebuchet MS"/>
                          <w:b/>
                          <w:color w:val="FFFFFF"/>
                        </w:rPr>
                        <w:t>Design</w:t>
                      </w:r>
                    </w:p>
                  </w:txbxContent>
                </v:textbox>
                <w10:wrap type="topAndBottom" anchorx="page"/>
              </v:shape>
            </w:pict>
          </mc:Fallback>
        </mc:AlternateContent>
      </w:r>
      <w:r>
        <w:rPr>
          <w:noProof/>
        </w:rPr>
        <mc:AlternateContent>
          <mc:Choice Requires="wps">
            <w:drawing>
              <wp:anchor distT="0" distB="0" distL="0" distR="0" simplePos="0" relativeHeight="487595520" behindDoc="1" locked="0" layoutInCell="1" allowOverlap="1" wp14:anchorId="290F6953" wp14:editId="6128CA19">
                <wp:simplePos x="0" y="0"/>
                <wp:positionH relativeFrom="page">
                  <wp:posOffset>2303145</wp:posOffset>
                </wp:positionH>
                <wp:positionV relativeFrom="paragraph">
                  <wp:posOffset>624205</wp:posOffset>
                </wp:positionV>
                <wp:extent cx="1440180" cy="488950"/>
                <wp:effectExtent l="0" t="0" r="0" b="0"/>
                <wp:wrapTopAndBottom/>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488950"/>
                        </a:xfrm>
                        <a:prstGeom prst="rect">
                          <a:avLst/>
                        </a:prstGeom>
                        <a:solidFill>
                          <a:srgbClr val="F79C7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6A7AB2" w14:textId="77777777" w:rsidR="00AC76DD" w:rsidRDefault="00AC76DD">
                            <w:pPr>
                              <w:spacing w:before="146" w:line="225" w:lineRule="auto"/>
                              <w:ind w:left="172" w:right="805"/>
                              <w:rPr>
                                <w:rFonts w:ascii="Trebuchet MS"/>
                                <w:b/>
                              </w:rPr>
                            </w:pPr>
                            <w:r>
                              <w:rPr>
                                <w:rFonts w:ascii="Trebuchet MS"/>
                                <w:b/>
                                <w:color w:val="FFFFFF"/>
                              </w:rPr>
                              <w:t>Design</w:t>
                            </w:r>
                            <w:r>
                              <w:rPr>
                                <w:rFonts w:ascii="Trebuchet MS"/>
                                <w:b/>
                                <w:color w:val="FFFFFF"/>
                                <w:spacing w:val="1"/>
                              </w:rPr>
                              <w:t xml:space="preserve"> </w:t>
                            </w:r>
                            <w:r>
                              <w:rPr>
                                <w:rFonts w:ascii="Trebuchet MS"/>
                                <w:b/>
                                <w:color w:val="FFFFFF"/>
                                <w:spacing w:val="-2"/>
                                <w:w w:val="95"/>
                              </w:rPr>
                              <w:t>Development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0F6953" id="Text Box 9" o:spid="_x0000_s1036" type="#_x0000_t202" style="position:absolute;margin-left:181.35pt;margin-top:49.15pt;width:113.4pt;height:38.5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" fillcolor="#f79c7d" stroked="f">
                <v:textbox inset="0,0,0,0">
                  <w:txbxContent>
                    <w:p w14:paraId="566A7AB2" w14:textId="77777777" w:rsidR="00AC76DD" w:rsidRDefault="00AC76DD">
                      <w:pPr>
                        <w:spacing w:before="146" w:line="225" w:lineRule="auto"/>
                        <w:ind w:left="172" w:right="805"/>
                        <w:rPr>
                          <w:rFonts w:ascii="Trebuchet MS"/>
                          <w:b/>
                        </w:rPr>
                      </w:pPr>
                      <w:r>
                        <w:rPr>
                          <w:rFonts w:ascii="Trebuchet MS"/>
                          <w:b/>
                          <w:color w:val="FFFFFF"/>
                        </w:rPr>
                        <w:t>Design</w:t>
                      </w:r>
                      <w:r>
                        <w:rPr>
                          <w:rFonts w:ascii="Trebuchet MS"/>
                          <w:b/>
                          <w:color w:val="FFFFFF"/>
                          <w:spacing w:val="1"/>
                        </w:rPr>
                        <w:t xml:space="preserve"> </w:t>
                      </w:r>
                      <w:r>
                        <w:rPr>
                          <w:rFonts w:ascii="Trebuchet MS"/>
                          <w:b/>
                          <w:color w:val="FFFFFF"/>
                          <w:spacing w:val="-2"/>
                          <w:w w:val="95"/>
                        </w:rPr>
                        <w:t>Development</w:t>
                      </w:r>
                    </w:p>
                  </w:txbxContent>
                </v:textbox>
                <w10:wrap type="topAndBottom" anchorx="page"/>
              </v:shape>
            </w:pict>
          </mc:Fallback>
        </mc:AlternateContent>
      </w:r>
      <w:r>
        <w:rPr>
          <w:noProof/>
        </w:rPr>
        <mc:AlternateContent>
          <mc:Choice Requires="wps">
            <w:drawing>
              <wp:anchor distT="0" distB="0" distL="0" distR="0" simplePos="0" relativeHeight="487596032" behindDoc="1" locked="0" layoutInCell="1" allowOverlap="1" wp14:anchorId="4F4857C3" wp14:editId="5815F86B">
                <wp:simplePos x="0" y="0"/>
                <wp:positionH relativeFrom="page">
                  <wp:posOffset>4029075</wp:posOffset>
                </wp:positionH>
                <wp:positionV relativeFrom="paragraph">
                  <wp:posOffset>624205</wp:posOffset>
                </wp:positionV>
                <wp:extent cx="1440180" cy="488950"/>
                <wp:effectExtent l="0" t="0" r="0" b="0"/>
                <wp:wrapTopAndBottom/>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488950"/>
                        </a:xfrm>
                        <a:prstGeom prst="rect">
                          <a:avLst/>
                        </a:prstGeom>
                        <a:solidFill>
                          <a:srgbClr val="8E939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EBD472" w14:textId="77777777" w:rsidR="00AC76DD" w:rsidRDefault="00AC76DD">
                            <w:pPr>
                              <w:spacing w:before="146" w:line="225" w:lineRule="auto"/>
                              <w:ind w:left="172" w:right="1087"/>
                              <w:rPr>
                                <w:rFonts w:ascii="Trebuchet MS"/>
                                <w:b/>
                              </w:rPr>
                            </w:pPr>
                            <w:r>
                              <w:rPr>
                                <w:rFonts w:ascii="Trebuchet MS"/>
                                <w:b/>
                                <w:color w:val="FFFFFF"/>
                                <w:w w:val="90"/>
                              </w:rPr>
                              <w:t>Touchbase</w:t>
                            </w:r>
                            <w:r>
                              <w:rPr>
                                <w:rFonts w:ascii="Trebuchet MS"/>
                                <w:b/>
                                <w:color w:val="FFFFFF"/>
                                <w:spacing w:val="-57"/>
                                <w:w w:val="90"/>
                              </w:rPr>
                              <w:t xml:space="preserve"> </w:t>
                            </w:r>
                            <w:r>
                              <w:rPr>
                                <w:rFonts w:ascii="Trebuchet MS"/>
                                <w:b/>
                                <w:color w:val="FFFFFF"/>
                              </w:rPr>
                              <w:t>Meetings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4857C3" id="Text Box 8" o:spid="_x0000_s1037" type="#_x0000_t202" style="position:absolute;margin-left:317.25pt;margin-top:49.15pt;width:113.4pt;height:38.5pt;z-index:-15720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" fillcolor="#8e9399" stroked="f">
                <v:textbox inset="0,0,0,0">
                  <w:txbxContent>
                    <w:p w14:paraId="52EBD472" w14:textId="77777777" w:rsidR="00AC76DD" w:rsidRDefault="00AC76DD">
                      <w:pPr>
                        <w:spacing w:before="146" w:line="225" w:lineRule="auto"/>
                        <w:ind w:left="172" w:right="1087"/>
                        <w:rPr>
                          <w:rFonts w:ascii="Trebuchet MS"/>
                          <w:b/>
                        </w:rPr>
                      </w:pPr>
                      <w:r>
                        <w:rPr>
                          <w:rFonts w:ascii="Trebuchet MS"/>
                          <w:b/>
                          <w:color w:val="FFFFFF"/>
                          <w:w w:val="90"/>
                        </w:rPr>
                        <w:t>Touchbase</w:t>
                      </w:r>
                      <w:r>
                        <w:rPr>
                          <w:rFonts w:ascii="Trebuchet MS"/>
                          <w:b/>
                          <w:color w:val="FFFFFF"/>
                          <w:spacing w:val="-57"/>
                          <w:w w:val="90"/>
                        </w:rPr>
                        <w:t xml:space="preserve"> </w:t>
                      </w:r>
                      <w:r>
                        <w:rPr>
                          <w:rFonts w:ascii="Trebuchet MS"/>
                          <w:b/>
                          <w:color w:val="FFFFFF"/>
                        </w:rPr>
                        <w:t>Meetings</w:t>
                      </w:r>
                    </w:p>
                  </w:txbxContent>
                </v:textbox>
                <w10:wrap type="topAndBottom" anchorx="page"/>
              </v:shape>
            </w:pict>
          </mc:Fallback>
        </mc:AlternateContent>
      </w:r>
      <w:r>
        <w:rPr>
          <w:noProof/>
        </w:rPr>
        <mc:AlternateContent>
          <mc:Choice Requires="wps">
            <w:drawing>
              <wp:anchor distT="0" distB="0" distL="0" distR="0" simplePos="0" relativeHeight="487596544" behindDoc="1" locked="0" layoutInCell="1" allowOverlap="1" wp14:anchorId="255BC00A" wp14:editId="20B7DC65">
                <wp:simplePos x="0" y="0"/>
                <wp:positionH relativeFrom="page">
                  <wp:posOffset>5589270</wp:posOffset>
                </wp:positionH>
                <wp:positionV relativeFrom="paragraph">
                  <wp:posOffset>624205</wp:posOffset>
                </wp:positionV>
                <wp:extent cx="1440180" cy="488950"/>
                <wp:effectExtent l="0" t="0" r="0" b="0"/>
                <wp:wrapTopAndBottom/>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488950"/>
                        </a:xfrm>
                        <a:prstGeom prst="rect">
                          <a:avLst/>
                        </a:prstGeom>
                        <a:solidFill>
                          <a:srgbClr val="8E939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9EADEF" w14:textId="77777777" w:rsidR="00AC76DD" w:rsidRDefault="00AC76DD">
                            <w:pPr>
                              <w:spacing w:before="146" w:line="225" w:lineRule="auto"/>
                              <w:ind w:left="172" w:right="995"/>
                              <w:rPr>
                                <w:rFonts w:ascii="Trebuchet MS"/>
                                <w:b/>
                              </w:rPr>
                            </w:pPr>
                            <w:r>
                              <w:rPr>
                                <w:rFonts w:ascii="Trebuchet MS"/>
                                <w:b/>
                                <w:color w:val="FFFFFF"/>
                              </w:rPr>
                              <w:t>Prototype</w:t>
                            </w:r>
                            <w:r>
                              <w:rPr>
                                <w:rFonts w:ascii="Trebuchet MS"/>
                                <w:b/>
                                <w:color w:val="FFFFFF"/>
                                <w:spacing w:val="1"/>
                              </w:rPr>
                              <w:t xml:space="preserve"> </w:t>
                            </w:r>
                            <w:r>
                              <w:rPr>
                                <w:rFonts w:ascii="Trebuchet MS"/>
                                <w:b/>
                                <w:color w:val="FFFFFF"/>
                                <w:spacing w:val="-3"/>
                                <w:w w:val="95"/>
                              </w:rPr>
                              <w:t>Evaluations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5BC00A" id="Text Box 7" o:spid="_x0000_s1038" type="#_x0000_t202" style="position:absolute;margin-left:440.1pt;margin-top:49.15pt;width:113.4pt;height:38.5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" fillcolor="#8e9399" stroked="f">
                <v:textbox inset="0,0,0,0">
                  <w:txbxContent>
                    <w:p w14:paraId="4C9EADEF" w14:textId="77777777" w:rsidR="00AC76DD" w:rsidRDefault="00AC76DD">
                      <w:pPr>
                        <w:spacing w:before="146" w:line="225" w:lineRule="auto"/>
                        <w:ind w:left="172" w:right="995"/>
                        <w:rPr>
                          <w:rFonts w:ascii="Trebuchet MS"/>
                          <w:b/>
                        </w:rPr>
                      </w:pPr>
                      <w:r>
                        <w:rPr>
                          <w:rFonts w:ascii="Trebuchet MS"/>
                          <w:b/>
                          <w:color w:val="FFFFFF"/>
                        </w:rPr>
                        <w:t>Prototype</w:t>
                      </w:r>
                      <w:r>
                        <w:rPr>
                          <w:rFonts w:ascii="Trebuchet MS"/>
                          <w:b/>
                          <w:color w:val="FFFFFF"/>
                          <w:spacing w:val="1"/>
                        </w:rPr>
                        <w:t xml:space="preserve"> </w:t>
                      </w:r>
                      <w:r>
                        <w:rPr>
                          <w:rFonts w:ascii="Trebuchet MS"/>
                          <w:b/>
                          <w:color w:val="FFFFFF"/>
                          <w:spacing w:val="-3"/>
                          <w:w w:val="95"/>
                        </w:rPr>
                        <w:t>Evaluations</w:t>
                      </w:r>
                    </w:p>
                  </w:txbxContent>
                </v:textbox>
                <w10:wrap type="topAndBottom" anchorx="page"/>
              </v:shape>
            </w:pict>
          </mc:Fallback>
        </mc:AlternateContent>
      </w:r>
    </w:p>
    <w:p w14:paraId="43731DFA" w14:textId="77777777" w:rsidR="0039660D" w:rsidRDefault="0039660D">
      <w:pPr>
        <w:pStyle w:val="a3"/>
        <w:spacing w:before="7"/>
        <w:rPr>
          <w:rFonts w:ascii="Arial"/>
          <w:b/>
          <w:sz w:val="11"/>
        </w:rPr>
      </w:pPr>
    </w:p>
    <w:p w14:paraId="3251CA60" w14:textId="77777777" w:rsidR="0039660D" w:rsidRDefault="0039660D">
      <w:pPr>
        <w:pStyle w:val="a3"/>
        <w:rPr>
          <w:rFonts w:ascii="Arial"/>
          <w:b/>
        </w:rPr>
      </w:pPr>
    </w:p>
    <w:p w14:paraId="06CD9474" w14:textId="1540B801" w:rsidR="0039660D" w:rsidRDefault="0039660D">
      <w:pPr>
        <w:pStyle w:val="a3"/>
        <w:rPr>
          <w:rFonts w:ascii="Arial"/>
          <w:b/>
        </w:rPr>
      </w:pPr>
    </w:p>
    <w:p w14:paraId="17C4D5DF" w14:textId="491E1C05" w:rsidR="0039660D" w:rsidRDefault="0039660D">
      <w:pPr>
        <w:pStyle w:val="a3"/>
        <w:rPr>
          <w:rFonts w:ascii="Arial"/>
          <w:b/>
        </w:rPr>
      </w:pPr>
    </w:p>
    <w:p w14:paraId="754D9A89" w14:textId="397070BF" w:rsidR="0039660D" w:rsidRDefault="0039660D">
      <w:pPr>
        <w:pStyle w:val="a3"/>
        <w:rPr>
          <w:rFonts w:ascii="Arial"/>
          <w:b/>
        </w:rPr>
      </w:pPr>
    </w:p>
    <w:p w14:paraId="3D2E6165" w14:textId="77777777" w:rsidR="0039660D" w:rsidRDefault="0039660D">
      <w:pPr>
        <w:pStyle w:val="a3"/>
        <w:spacing w:before="3"/>
        <w:rPr>
          <w:rFonts w:ascii="Arial"/>
          <w:b/>
          <w:sz w:val="18"/>
        </w:rPr>
      </w:pPr>
    </w:p>
    <w:p w14:paraId="375B41A0" w14:textId="77777777" w:rsidR="0039660D" w:rsidRDefault="0039660D">
      <w:pPr>
        <w:rPr>
          <w:rFonts w:ascii="Arial"/>
          <w:sz w:val="18"/>
        </w:rPr>
        <w:sectPr w:rsidR="0039660D">
          <w:headerReference w:type="default" r:id="rId16"/>
          <w:pgSz w:w="12240" w:h="15840"/>
          <w:pgMar w:top="380" w:right="620" w:bottom="280" w:left="460" w:header="0" w:footer="0" w:gutter="0"/>
          <w:cols w:space="720"/>
        </w:sectPr>
      </w:pPr>
    </w:p>
    <w:p w14:paraId="42F15A1C" w14:textId="2ED195E6" w:rsidR="0039660D" w:rsidRDefault="00F30892">
      <w:pPr>
        <w:pStyle w:val="1"/>
        <w:ind w:left="709"/>
      </w:pPr>
      <w:r>
        <w:rPr>
          <w:noProof/>
        </w:rPr>
        <mc:AlternateContent>
          <mc:Choice Requires="wps">
            <w:drawing>
              <wp:anchor distT="0" distB="0" distL="114300" distR="114300" simplePos="0" relativeHeight="487350272" behindDoc="1" locked="0" layoutInCell="1" allowOverlap="1" wp14:anchorId="4BE2FE33" wp14:editId="4BE0D594">
                <wp:simplePos x="0" y="0"/>
                <wp:positionH relativeFrom="page">
                  <wp:posOffset>457200</wp:posOffset>
                </wp:positionH>
                <wp:positionV relativeFrom="paragraph">
                  <wp:posOffset>-156210</wp:posOffset>
                </wp:positionV>
                <wp:extent cx="6858000" cy="5343525"/>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5343525"/>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B36E93" id="Rectangle 6" o:spid="_x0000_s1026" style="position:absolute;left:0;text-align:left;margin-left:36pt;margin-top:-12.3pt;width:540pt;height:420.75pt;z-index:-15966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" fillcolor="#f4f4f4" stroked="f">
                <w10:wrap anchorx="page"/>
              </v:rect>
            </w:pict>
          </mc:Fallback>
        </mc:AlternateContent>
      </w:r>
      <w:r>
        <w:rPr>
          <w:noProof/>
        </w:rPr>
        <mc:AlternateContent>
          <mc:Choice Requires="wps">
            <w:drawing>
              <wp:anchor distT="0" distB="0" distL="114300" distR="114300" simplePos="0" relativeHeight="487350784" behindDoc="1" locked="0" layoutInCell="1" allowOverlap="1" wp14:anchorId="5E3EB7B4" wp14:editId="32CC0DC7">
                <wp:simplePos x="0" y="0"/>
                <wp:positionH relativeFrom="page">
                  <wp:posOffset>457200</wp:posOffset>
                </wp:positionH>
                <wp:positionV relativeFrom="paragraph">
                  <wp:posOffset>-1999615</wp:posOffset>
                </wp:positionV>
                <wp:extent cx="6858000" cy="1557655"/>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1557655"/>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EB75C8" id="Rectangle 5" o:spid="_x0000_s1026" style="position:absolute;left:0;text-align:left;margin-left:36pt;margin-top:-157.45pt;width:540pt;height:122.65pt;z-index:-15965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" fillcolor="#f4f4f4" stroked="f">
                <w10:wrap anchorx="page"/>
              </v:rect>
            </w:pict>
          </mc:Fallback>
        </mc:AlternateContent>
      </w:r>
      <w:r>
        <w:rPr>
          <w:noProof/>
        </w:rPr>
        <mc:AlternateContent>
          <mc:Choice Requires="wpg">
            <w:drawing>
              <wp:anchor distT="0" distB="0" distL="114300" distR="114300" simplePos="0" relativeHeight="487351296" behindDoc="1" locked="0" layoutInCell="1" allowOverlap="1" wp14:anchorId="271A51AE" wp14:editId="5B4CB679">
                <wp:simplePos x="0" y="0"/>
                <wp:positionH relativeFrom="page">
                  <wp:posOffset>6559550</wp:posOffset>
                </wp:positionH>
                <wp:positionV relativeFrom="page">
                  <wp:posOffset>250825</wp:posOffset>
                </wp:positionV>
                <wp:extent cx="953135" cy="36258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3135" cy="362585"/>
                          <a:chOff x="10330" y="395"/>
                          <a:chExt cx="1501" cy="571"/>
                        </a:xfrm>
                      </wpg:grpSpPr>
                      <wps:wsp>
                        <wps:cNvPr id="3" name="Rectangle 4"/>
                        <wps:cNvSpPr>
                          <a:spLocks noChangeArrowheads="1"/>
                        </wps:cNvSpPr>
                        <wps:spPr bwMode="auto">
                          <a:xfrm>
                            <a:off x="10498" y="586"/>
                            <a:ext cx="1252" cy="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 name="Rectangle 3"/>
                        <wps:cNvSpPr>
                          <a:spLocks noChangeArrowheads="1"/>
                        </wps:cNvSpPr>
                        <wps:spPr bwMode="auto">
                          <a:xfrm>
                            <a:off x="10340" y="404"/>
                            <a:ext cx="1481" cy="446"/>
                          </a:xfrm>
                          <a:prstGeom prst="rect">
                            <a:avLst/>
                          </a:prstGeom>
                          <a:noFill/>
                          <a:ln w="1270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305534" id="Group 2" o:spid="_x0000_s1026" style="position:absolute;left:0;text-align:left;margin-left:516.5pt;margin-top:19.75pt;width:75.05pt;height:28.55pt;z-index:-15965184;mso-position-horizontal-relative:page;mso-position-vertical-relative:page" coordorigin="10330,395" coordsize="1501,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">
                <v:rect id="Rectangle 4" o:spid="_x0000_s1027" style="position:absolute;left:10498;top:586;width:1252;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" stroked="f"/>
                <v:rect id="Rectangle 3" o:spid="_x0000_s1028" style="position:absolute;left:10340;top:404;width:1481;height: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" filled="f" strokecolor="white" strokeweight="1pt"/>
                <w10:wrap anchorx="page" anchory="page"/>
              </v:group>
            </w:pict>
          </mc:Fallback>
        </mc:AlternateContent>
      </w:r>
      <w:r w:rsidR="00C35C6D">
        <w:rPr>
          <w:color w:val="EE3525"/>
        </w:rPr>
        <w:t>Design</w:t>
      </w:r>
    </w:p>
    <w:p w14:paraId="401ACCD9" w14:textId="77777777" w:rsidR="0039660D" w:rsidRDefault="00C35C6D">
      <w:pPr>
        <w:pStyle w:val="2"/>
        <w:spacing w:before="214"/>
        <w:ind w:left="709"/>
        <w:rPr>
          <w:rFonts w:ascii="Trebuchet MS"/>
        </w:rPr>
      </w:pPr>
      <w:r>
        <w:rPr>
          <w:rFonts w:ascii="Trebuchet MS"/>
          <w:color w:val="231F20"/>
          <w:w w:val="95"/>
        </w:rPr>
        <w:t>Conceptual</w:t>
      </w:r>
      <w:r>
        <w:rPr>
          <w:rFonts w:ascii="Trebuchet MS"/>
          <w:color w:val="231F20"/>
          <w:spacing w:val="-11"/>
          <w:w w:val="95"/>
        </w:rPr>
        <w:t xml:space="preserve"> </w:t>
      </w:r>
      <w:r>
        <w:rPr>
          <w:rFonts w:ascii="Trebuchet MS"/>
          <w:color w:val="231F20"/>
          <w:w w:val="95"/>
        </w:rPr>
        <w:t>Design</w:t>
      </w:r>
    </w:p>
    <w:p w14:paraId="5F317127" w14:textId="77777777" w:rsidR="0039660D" w:rsidRDefault="00C35C6D">
      <w:pPr>
        <w:pStyle w:val="a4"/>
        <w:numPr>
          <w:ilvl w:val="0"/>
          <w:numId w:val="2"/>
        </w:numPr>
        <w:tabs>
          <w:tab w:val="left" w:pos="910"/>
        </w:tabs>
        <w:spacing w:before="28" w:line="271" w:lineRule="auto"/>
        <w:ind w:left="909" w:right="577"/>
        <w:jc w:val="left"/>
        <w:rPr>
          <w:rFonts w:ascii="Arial MT" w:hAnsi="Arial MT"/>
          <w:sz w:val="20"/>
        </w:rPr>
      </w:pPr>
      <w:r>
        <w:rPr>
          <w:rFonts w:ascii="Arial MT" w:hAnsi="Arial MT"/>
          <w:color w:val="231F20"/>
          <w:w w:val="90"/>
          <w:sz w:val="20"/>
        </w:rPr>
        <w:t>Gensler</w:t>
      </w:r>
      <w:r>
        <w:rPr>
          <w:rFonts w:ascii="Arial MT" w:hAnsi="Arial MT"/>
          <w:color w:val="231F20"/>
          <w:spacing w:val="-2"/>
          <w:w w:val="90"/>
          <w:sz w:val="20"/>
        </w:rPr>
        <w:t xml:space="preserve"> </w:t>
      </w:r>
      <w:r>
        <w:rPr>
          <w:rFonts w:ascii="Arial MT" w:hAnsi="Arial MT"/>
          <w:color w:val="231F20"/>
          <w:w w:val="90"/>
          <w:sz w:val="20"/>
        </w:rPr>
        <w:t>will</w:t>
      </w:r>
      <w:r>
        <w:rPr>
          <w:rFonts w:ascii="Arial MT" w:hAnsi="Arial MT"/>
          <w:color w:val="231F20"/>
          <w:spacing w:val="-2"/>
          <w:w w:val="90"/>
          <w:sz w:val="20"/>
        </w:rPr>
        <w:t xml:space="preserve"> </w:t>
      </w:r>
      <w:r>
        <w:rPr>
          <w:rFonts w:ascii="Arial MT" w:hAnsi="Arial MT"/>
          <w:color w:val="231F20"/>
          <w:w w:val="90"/>
          <w:sz w:val="20"/>
        </w:rPr>
        <w:t>create</w:t>
      </w:r>
      <w:r>
        <w:rPr>
          <w:rFonts w:ascii="Arial MT" w:hAnsi="Arial MT"/>
          <w:color w:val="231F20"/>
          <w:spacing w:val="-2"/>
          <w:w w:val="90"/>
          <w:sz w:val="20"/>
        </w:rPr>
        <w:t xml:space="preserve"> </w:t>
      </w:r>
      <w:r>
        <w:rPr>
          <w:rFonts w:ascii="Arial MT" w:hAnsi="Arial MT"/>
          <w:color w:val="231F20"/>
          <w:w w:val="90"/>
          <w:sz w:val="20"/>
        </w:rPr>
        <w:t>and</w:t>
      </w:r>
      <w:r>
        <w:rPr>
          <w:rFonts w:ascii="Arial MT" w:hAnsi="Arial MT"/>
          <w:color w:val="231F20"/>
          <w:spacing w:val="-1"/>
          <w:w w:val="90"/>
          <w:sz w:val="20"/>
        </w:rPr>
        <w:t xml:space="preserve"> </w:t>
      </w:r>
      <w:r>
        <w:rPr>
          <w:rFonts w:ascii="Arial MT" w:hAnsi="Arial MT"/>
          <w:color w:val="231F20"/>
          <w:w w:val="90"/>
          <w:sz w:val="20"/>
        </w:rPr>
        <w:t>present</w:t>
      </w:r>
      <w:r>
        <w:rPr>
          <w:rFonts w:ascii="Arial MT" w:hAnsi="Arial MT"/>
          <w:color w:val="231F20"/>
          <w:spacing w:val="-2"/>
          <w:w w:val="90"/>
          <w:sz w:val="20"/>
        </w:rPr>
        <w:t xml:space="preserve"> </w:t>
      </w:r>
      <w:r>
        <w:rPr>
          <w:rFonts w:ascii="Arial MT" w:hAnsi="Arial MT"/>
          <w:color w:val="231F20"/>
          <w:w w:val="90"/>
          <w:sz w:val="20"/>
        </w:rPr>
        <w:t>a</w:t>
      </w:r>
      <w:r>
        <w:rPr>
          <w:rFonts w:ascii="Arial MT" w:hAnsi="Arial MT"/>
          <w:color w:val="231F20"/>
          <w:spacing w:val="-2"/>
          <w:w w:val="90"/>
          <w:sz w:val="20"/>
        </w:rPr>
        <w:t xml:space="preserve"> </w:t>
      </w:r>
      <w:r>
        <w:rPr>
          <w:rFonts w:ascii="Arial MT" w:hAnsi="Arial MT"/>
          <w:color w:val="231F20"/>
          <w:w w:val="90"/>
          <w:sz w:val="20"/>
        </w:rPr>
        <w:t>conceptual</w:t>
      </w:r>
      <w:r>
        <w:rPr>
          <w:rFonts w:ascii="Arial MT" w:hAnsi="Arial MT"/>
          <w:color w:val="231F20"/>
          <w:spacing w:val="-2"/>
          <w:w w:val="90"/>
          <w:sz w:val="20"/>
        </w:rPr>
        <w:t xml:space="preserve"> </w:t>
      </w:r>
      <w:r>
        <w:rPr>
          <w:rFonts w:ascii="Arial MT" w:hAnsi="Arial MT"/>
          <w:color w:val="231F20"/>
          <w:w w:val="90"/>
          <w:sz w:val="20"/>
        </w:rPr>
        <w:t>design</w:t>
      </w:r>
      <w:r>
        <w:rPr>
          <w:rFonts w:ascii="Arial MT" w:hAnsi="Arial MT"/>
          <w:color w:val="231F20"/>
          <w:spacing w:val="-47"/>
          <w:w w:val="90"/>
          <w:sz w:val="20"/>
        </w:rPr>
        <w:t xml:space="preserve"> </w:t>
      </w:r>
      <w:r>
        <w:rPr>
          <w:rFonts w:ascii="Arial MT" w:hAnsi="Arial MT"/>
          <w:color w:val="231F20"/>
          <w:w w:val="90"/>
          <w:sz w:val="20"/>
        </w:rPr>
        <w:t>for</w:t>
      </w:r>
      <w:r>
        <w:rPr>
          <w:rFonts w:ascii="Arial MT" w:hAnsi="Arial MT"/>
          <w:color w:val="231F20"/>
          <w:spacing w:val="-6"/>
          <w:w w:val="90"/>
          <w:sz w:val="20"/>
        </w:rPr>
        <w:t xml:space="preserve"> </w:t>
      </w:r>
      <w:r>
        <w:rPr>
          <w:rFonts w:ascii="Arial MT" w:hAnsi="Arial MT"/>
          <w:color w:val="231F20"/>
          <w:w w:val="90"/>
          <w:sz w:val="20"/>
        </w:rPr>
        <w:t>the</w:t>
      </w:r>
      <w:r>
        <w:rPr>
          <w:rFonts w:ascii="Arial MT" w:hAnsi="Arial MT"/>
          <w:color w:val="231F20"/>
          <w:spacing w:val="-5"/>
          <w:w w:val="90"/>
          <w:sz w:val="20"/>
        </w:rPr>
        <w:t xml:space="preserve"> </w:t>
      </w:r>
      <w:r>
        <w:rPr>
          <w:rFonts w:ascii="Arial MT" w:hAnsi="Arial MT"/>
          <w:color w:val="231F20"/>
          <w:w w:val="90"/>
          <w:sz w:val="20"/>
        </w:rPr>
        <w:t>U.S.</w:t>
      </w:r>
      <w:r>
        <w:rPr>
          <w:rFonts w:ascii="Arial MT" w:hAnsi="Arial MT"/>
          <w:color w:val="231F20"/>
          <w:spacing w:val="-5"/>
          <w:w w:val="90"/>
          <w:sz w:val="20"/>
        </w:rPr>
        <w:t xml:space="preserve"> </w:t>
      </w:r>
      <w:r>
        <w:rPr>
          <w:rFonts w:ascii="Arial MT" w:hAnsi="Arial MT"/>
          <w:color w:val="231F20"/>
          <w:w w:val="90"/>
          <w:sz w:val="20"/>
        </w:rPr>
        <w:t>version</w:t>
      </w:r>
      <w:r>
        <w:rPr>
          <w:rFonts w:ascii="Arial MT" w:hAnsi="Arial MT"/>
          <w:color w:val="231F20"/>
          <w:spacing w:val="-6"/>
          <w:w w:val="90"/>
          <w:sz w:val="20"/>
        </w:rPr>
        <w:t xml:space="preserve"> </w:t>
      </w:r>
      <w:r>
        <w:rPr>
          <w:rFonts w:ascii="Arial MT" w:hAnsi="Arial MT"/>
          <w:color w:val="231F20"/>
          <w:w w:val="90"/>
          <w:sz w:val="20"/>
        </w:rPr>
        <w:t>of</w:t>
      </w:r>
      <w:r>
        <w:rPr>
          <w:rFonts w:ascii="Arial MT" w:hAnsi="Arial MT"/>
          <w:color w:val="231F20"/>
          <w:spacing w:val="-5"/>
          <w:w w:val="90"/>
          <w:sz w:val="20"/>
        </w:rPr>
        <w:t xml:space="preserve"> </w:t>
      </w:r>
      <w:r>
        <w:rPr>
          <w:rFonts w:ascii="Arial MT" w:hAnsi="Arial MT"/>
          <w:color w:val="231F20"/>
          <w:w w:val="90"/>
          <w:sz w:val="20"/>
        </w:rPr>
        <w:t>FX-1</w:t>
      </w:r>
      <w:r>
        <w:rPr>
          <w:rFonts w:ascii="Arial MT" w:hAnsi="Arial MT"/>
          <w:color w:val="231F20"/>
          <w:spacing w:val="-5"/>
          <w:w w:val="90"/>
          <w:sz w:val="20"/>
        </w:rPr>
        <w:t xml:space="preserve"> </w:t>
      </w:r>
      <w:r>
        <w:rPr>
          <w:rFonts w:ascii="Arial MT" w:hAnsi="Arial MT"/>
          <w:color w:val="231F20"/>
          <w:w w:val="90"/>
          <w:sz w:val="20"/>
        </w:rPr>
        <w:t>that</w:t>
      </w:r>
      <w:r>
        <w:rPr>
          <w:rFonts w:ascii="Arial MT" w:hAnsi="Arial MT"/>
          <w:color w:val="231F20"/>
          <w:spacing w:val="-5"/>
          <w:w w:val="90"/>
          <w:sz w:val="20"/>
        </w:rPr>
        <w:t xml:space="preserve"> </w:t>
      </w:r>
      <w:r>
        <w:rPr>
          <w:rFonts w:ascii="Arial MT" w:hAnsi="Arial MT"/>
          <w:color w:val="231F20"/>
          <w:w w:val="90"/>
          <w:sz w:val="20"/>
        </w:rPr>
        <w:t>explores:</w:t>
      </w:r>
    </w:p>
    <w:p w14:paraId="06CEDA96" w14:textId="77777777" w:rsidR="0039660D" w:rsidRDefault="00C35C6D">
      <w:pPr>
        <w:pStyle w:val="a4"/>
        <w:numPr>
          <w:ilvl w:val="1"/>
          <w:numId w:val="2"/>
        </w:numPr>
        <w:tabs>
          <w:tab w:val="left" w:pos="1070"/>
        </w:tabs>
        <w:ind w:left="1070" w:hanging="181"/>
        <w:jc w:val="left"/>
        <w:rPr>
          <w:rFonts w:ascii="Arial MT" w:hAnsi="Arial MT"/>
          <w:sz w:val="20"/>
        </w:rPr>
      </w:pPr>
      <w:r>
        <w:rPr>
          <w:rFonts w:ascii="Arial MT" w:hAnsi="Arial MT"/>
          <w:color w:val="231F20"/>
          <w:sz w:val="20"/>
        </w:rPr>
        <w:t>Aesthetics</w:t>
      </w:r>
    </w:p>
    <w:p w14:paraId="48A451CE" w14:textId="77777777" w:rsidR="0039660D" w:rsidRDefault="00C35C6D">
      <w:pPr>
        <w:pStyle w:val="a4"/>
        <w:numPr>
          <w:ilvl w:val="1"/>
          <w:numId w:val="2"/>
        </w:numPr>
        <w:tabs>
          <w:tab w:val="left" w:pos="1070"/>
        </w:tabs>
        <w:spacing w:before="31"/>
        <w:ind w:left="1070" w:hanging="181"/>
        <w:jc w:val="left"/>
        <w:rPr>
          <w:rFonts w:ascii="Arial MT" w:hAnsi="Arial MT"/>
          <w:sz w:val="20"/>
        </w:rPr>
      </w:pPr>
      <w:r>
        <w:rPr>
          <w:rFonts w:ascii="Arial MT" w:hAnsi="Arial MT"/>
          <w:color w:val="231F20"/>
          <w:sz w:val="20"/>
        </w:rPr>
        <w:t>Configurability</w:t>
      </w:r>
    </w:p>
    <w:p w14:paraId="62E33735" w14:textId="77777777" w:rsidR="0039660D" w:rsidRDefault="00C35C6D">
      <w:pPr>
        <w:pStyle w:val="a4"/>
        <w:numPr>
          <w:ilvl w:val="1"/>
          <w:numId w:val="2"/>
        </w:numPr>
        <w:tabs>
          <w:tab w:val="left" w:pos="1070"/>
        </w:tabs>
        <w:spacing w:before="30"/>
        <w:ind w:left="1070" w:hanging="181"/>
        <w:jc w:val="left"/>
        <w:rPr>
          <w:rFonts w:ascii="Arial MT" w:hAnsi="Arial MT"/>
          <w:sz w:val="20"/>
        </w:rPr>
      </w:pPr>
      <w:r>
        <w:rPr>
          <w:rFonts w:ascii="Arial MT" w:hAnsi="Arial MT"/>
          <w:color w:val="231F20"/>
          <w:sz w:val="20"/>
        </w:rPr>
        <w:t>Storage</w:t>
      </w:r>
    </w:p>
    <w:p w14:paraId="41C9D142" w14:textId="77777777" w:rsidR="0039660D" w:rsidRDefault="00C35C6D">
      <w:pPr>
        <w:pStyle w:val="a4"/>
        <w:numPr>
          <w:ilvl w:val="1"/>
          <w:numId w:val="2"/>
        </w:numPr>
        <w:tabs>
          <w:tab w:val="left" w:pos="1070"/>
        </w:tabs>
        <w:spacing w:before="30"/>
        <w:ind w:left="1070" w:hanging="181"/>
        <w:jc w:val="left"/>
        <w:rPr>
          <w:rFonts w:ascii="Arial MT" w:hAnsi="Arial MT"/>
          <w:sz w:val="20"/>
        </w:rPr>
      </w:pPr>
      <w:r>
        <w:rPr>
          <w:rFonts w:ascii="Arial MT" w:hAnsi="Arial MT"/>
          <w:color w:val="231F20"/>
          <w:w w:val="90"/>
          <w:sz w:val="20"/>
        </w:rPr>
        <w:t>Wire</w:t>
      </w:r>
      <w:r>
        <w:rPr>
          <w:rFonts w:ascii="Arial MT" w:hAnsi="Arial MT"/>
          <w:color w:val="231F20"/>
          <w:spacing w:val="-9"/>
          <w:w w:val="90"/>
          <w:sz w:val="20"/>
        </w:rPr>
        <w:t xml:space="preserve"> </w:t>
      </w:r>
      <w:r>
        <w:rPr>
          <w:rFonts w:ascii="Arial MT" w:hAnsi="Arial MT"/>
          <w:color w:val="231F20"/>
          <w:w w:val="90"/>
          <w:sz w:val="20"/>
        </w:rPr>
        <w:t>management</w:t>
      </w:r>
      <w:r>
        <w:rPr>
          <w:rFonts w:ascii="Arial MT" w:hAnsi="Arial MT"/>
          <w:color w:val="231F20"/>
          <w:spacing w:val="-8"/>
          <w:w w:val="90"/>
          <w:sz w:val="20"/>
        </w:rPr>
        <w:t xml:space="preserve"> </w:t>
      </w:r>
      <w:r>
        <w:rPr>
          <w:rFonts w:ascii="Arial MT" w:hAnsi="Arial MT"/>
          <w:color w:val="231F20"/>
          <w:w w:val="90"/>
          <w:sz w:val="20"/>
        </w:rPr>
        <w:t>and</w:t>
      </w:r>
      <w:r>
        <w:rPr>
          <w:rFonts w:ascii="Arial MT" w:hAnsi="Arial MT"/>
          <w:color w:val="231F20"/>
          <w:spacing w:val="-8"/>
          <w:w w:val="90"/>
          <w:sz w:val="20"/>
        </w:rPr>
        <w:t xml:space="preserve"> </w:t>
      </w:r>
      <w:r>
        <w:rPr>
          <w:rFonts w:ascii="Arial MT" w:hAnsi="Arial MT"/>
          <w:color w:val="231F20"/>
          <w:w w:val="90"/>
          <w:sz w:val="20"/>
        </w:rPr>
        <w:t>power</w:t>
      </w:r>
      <w:r>
        <w:rPr>
          <w:rFonts w:ascii="Arial MT" w:hAnsi="Arial MT"/>
          <w:color w:val="231F20"/>
          <w:spacing w:val="-8"/>
          <w:w w:val="90"/>
          <w:sz w:val="20"/>
        </w:rPr>
        <w:t xml:space="preserve"> </w:t>
      </w:r>
      <w:r>
        <w:rPr>
          <w:rFonts w:ascii="Arial MT" w:hAnsi="Arial MT"/>
          <w:color w:val="231F20"/>
          <w:w w:val="90"/>
          <w:sz w:val="20"/>
        </w:rPr>
        <w:t>access</w:t>
      </w:r>
    </w:p>
    <w:p w14:paraId="766DA51E" w14:textId="77777777" w:rsidR="0039660D" w:rsidRDefault="00C35C6D">
      <w:pPr>
        <w:pStyle w:val="a4"/>
        <w:numPr>
          <w:ilvl w:val="1"/>
          <w:numId w:val="2"/>
        </w:numPr>
        <w:tabs>
          <w:tab w:val="left" w:pos="1070"/>
        </w:tabs>
        <w:spacing w:before="30"/>
        <w:ind w:left="1070" w:hanging="181"/>
        <w:jc w:val="left"/>
        <w:rPr>
          <w:rFonts w:ascii="Arial MT" w:hAnsi="Arial MT"/>
          <w:sz w:val="20"/>
        </w:rPr>
      </w:pPr>
      <w:r>
        <w:rPr>
          <w:rFonts w:ascii="Arial MT" w:hAnsi="Arial MT"/>
          <w:color w:val="231F20"/>
          <w:w w:val="90"/>
          <w:sz w:val="20"/>
        </w:rPr>
        <w:t>Color,</w:t>
      </w:r>
      <w:r>
        <w:rPr>
          <w:rFonts w:ascii="Arial MT" w:hAnsi="Arial MT"/>
          <w:color w:val="231F20"/>
          <w:spacing w:val="-1"/>
          <w:w w:val="90"/>
          <w:sz w:val="20"/>
        </w:rPr>
        <w:t xml:space="preserve"> </w:t>
      </w:r>
      <w:r>
        <w:rPr>
          <w:rFonts w:ascii="Arial MT" w:hAnsi="Arial MT"/>
          <w:color w:val="231F20"/>
          <w:w w:val="90"/>
          <w:sz w:val="20"/>
        </w:rPr>
        <w:t>materiality,</w:t>
      </w:r>
      <w:r>
        <w:rPr>
          <w:rFonts w:ascii="Arial MT" w:hAnsi="Arial MT"/>
          <w:color w:val="231F20"/>
          <w:spacing w:val="-1"/>
          <w:w w:val="90"/>
          <w:sz w:val="20"/>
        </w:rPr>
        <w:t xml:space="preserve"> </w:t>
      </w:r>
      <w:r>
        <w:rPr>
          <w:rFonts w:ascii="Arial MT" w:hAnsi="Arial MT"/>
          <w:color w:val="231F20"/>
          <w:w w:val="90"/>
          <w:sz w:val="20"/>
        </w:rPr>
        <w:t>and</w:t>
      </w:r>
      <w:r>
        <w:rPr>
          <w:rFonts w:ascii="Arial MT" w:hAnsi="Arial MT"/>
          <w:color w:val="231F20"/>
          <w:spacing w:val="-1"/>
          <w:w w:val="90"/>
          <w:sz w:val="20"/>
        </w:rPr>
        <w:t xml:space="preserve"> </w:t>
      </w:r>
      <w:r>
        <w:rPr>
          <w:rFonts w:ascii="Arial MT" w:hAnsi="Arial MT"/>
          <w:color w:val="231F20"/>
          <w:w w:val="90"/>
          <w:sz w:val="20"/>
        </w:rPr>
        <w:t>finish</w:t>
      </w:r>
    </w:p>
    <w:p w14:paraId="67646F6D" w14:textId="77777777" w:rsidR="0039660D" w:rsidRDefault="0039660D">
      <w:pPr>
        <w:pStyle w:val="a3"/>
        <w:spacing w:before="2"/>
        <w:rPr>
          <w:rFonts w:ascii="Arial MT"/>
          <w:sz w:val="25"/>
        </w:rPr>
      </w:pPr>
    </w:p>
    <w:p w14:paraId="1313886F" w14:textId="77777777" w:rsidR="0039660D" w:rsidRDefault="00C35C6D">
      <w:pPr>
        <w:pStyle w:val="2"/>
        <w:ind w:left="709"/>
        <w:rPr>
          <w:rFonts w:ascii="Trebuchet MS"/>
        </w:rPr>
      </w:pPr>
      <w:r>
        <w:rPr>
          <w:rFonts w:ascii="Trebuchet MS"/>
          <w:color w:val="231F20"/>
          <w:w w:val="95"/>
        </w:rPr>
        <w:t>Design</w:t>
      </w:r>
      <w:r>
        <w:rPr>
          <w:rFonts w:ascii="Trebuchet MS"/>
          <w:color w:val="231F20"/>
          <w:spacing w:val="-9"/>
          <w:w w:val="95"/>
        </w:rPr>
        <w:t xml:space="preserve"> </w:t>
      </w:r>
      <w:r>
        <w:rPr>
          <w:rFonts w:ascii="Trebuchet MS"/>
          <w:color w:val="231F20"/>
          <w:w w:val="95"/>
        </w:rPr>
        <w:t>Development</w:t>
      </w:r>
    </w:p>
    <w:p w14:paraId="6F65CA03" w14:textId="77777777" w:rsidR="0039660D" w:rsidRDefault="00C35C6D">
      <w:pPr>
        <w:pStyle w:val="a4"/>
        <w:numPr>
          <w:ilvl w:val="0"/>
          <w:numId w:val="2"/>
        </w:numPr>
        <w:tabs>
          <w:tab w:val="left" w:pos="910"/>
        </w:tabs>
        <w:spacing w:before="28"/>
        <w:ind w:left="910" w:hanging="181"/>
        <w:jc w:val="left"/>
        <w:rPr>
          <w:rFonts w:ascii="Arial MT" w:hAnsi="Arial MT"/>
          <w:sz w:val="20"/>
        </w:rPr>
      </w:pPr>
      <w:r>
        <w:rPr>
          <w:rFonts w:ascii="Arial MT" w:hAnsi="Arial MT"/>
          <w:color w:val="231F20"/>
          <w:w w:val="90"/>
          <w:sz w:val="20"/>
        </w:rPr>
        <w:t>Gensler</w:t>
      </w:r>
      <w:r>
        <w:rPr>
          <w:rFonts w:ascii="Arial MT" w:hAnsi="Arial MT"/>
          <w:color w:val="231F20"/>
          <w:spacing w:val="1"/>
          <w:w w:val="90"/>
          <w:sz w:val="20"/>
        </w:rPr>
        <w:t xml:space="preserve"> </w:t>
      </w:r>
      <w:r>
        <w:rPr>
          <w:rFonts w:ascii="Arial MT" w:hAnsi="Arial MT"/>
          <w:color w:val="231F20"/>
          <w:w w:val="90"/>
          <w:sz w:val="20"/>
        </w:rPr>
        <w:t>will</w:t>
      </w:r>
      <w:r>
        <w:rPr>
          <w:rFonts w:ascii="Arial MT" w:hAnsi="Arial MT"/>
          <w:color w:val="231F20"/>
          <w:spacing w:val="2"/>
          <w:w w:val="90"/>
          <w:sz w:val="20"/>
        </w:rPr>
        <w:t xml:space="preserve"> </w:t>
      </w:r>
      <w:r>
        <w:rPr>
          <w:rFonts w:ascii="Arial MT" w:hAnsi="Arial MT"/>
          <w:color w:val="231F20"/>
          <w:w w:val="90"/>
          <w:sz w:val="20"/>
        </w:rPr>
        <w:t>provide:</w:t>
      </w:r>
    </w:p>
    <w:p w14:paraId="2F03BE11" w14:textId="77777777" w:rsidR="0039660D" w:rsidRDefault="00C35C6D">
      <w:pPr>
        <w:pStyle w:val="a4"/>
        <w:numPr>
          <w:ilvl w:val="1"/>
          <w:numId w:val="2"/>
        </w:numPr>
        <w:tabs>
          <w:tab w:val="left" w:pos="1071"/>
        </w:tabs>
        <w:spacing w:before="30" w:line="271" w:lineRule="auto"/>
        <w:ind w:left="1069" w:right="36" w:hanging="179"/>
        <w:jc w:val="left"/>
        <w:rPr>
          <w:rFonts w:ascii="Arial MT" w:hAnsi="Arial MT"/>
          <w:sz w:val="20"/>
        </w:rPr>
      </w:pPr>
      <w:r>
        <w:rPr>
          <w:rFonts w:ascii="Arial MT" w:hAnsi="Arial MT"/>
          <w:color w:val="231F20"/>
          <w:w w:val="90"/>
          <w:sz w:val="20"/>
        </w:rPr>
        <w:t>SOLIDWORKS</w:t>
      </w:r>
      <w:r>
        <w:rPr>
          <w:rFonts w:ascii="Arial MT" w:hAnsi="Arial MT"/>
          <w:color w:val="231F20"/>
          <w:spacing w:val="-5"/>
          <w:w w:val="90"/>
          <w:sz w:val="20"/>
        </w:rPr>
        <w:t xml:space="preserve"> </w:t>
      </w:r>
      <w:r>
        <w:rPr>
          <w:rFonts w:ascii="Arial MT" w:hAnsi="Arial MT"/>
          <w:color w:val="231F20"/>
          <w:w w:val="90"/>
          <w:sz w:val="20"/>
        </w:rPr>
        <w:t>models</w:t>
      </w:r>
      <w:r>
        <w:rPr>
          <w:rFonts w:ascii="Arial MT" w:hAnsi="Arial MT"/>
          <w:color w:val="231F20"/>
          <w:spacing w:val="-5"/>
          <w:w w:val="90"/>
          <w:sz w:val="20"/>
        </w:rPr>
        <w:t xml:space="preserve"> </w:t>
      </w:r>
      <w:r>
        <w:rPr>
          <w:rFonts w:ascii="Arial MT" w:hAnsi="Arial MT"/>
          <w:color w:val="231F20"/>
          <w:w w:val="90"/>
          <w:sz w:val="20"/>
        </w:rPr>
        <w:t>and</w:t>
      </w:r>
      <w:r>
        <w:rPr>
          <w:rFonts w:ascii="Arial MT" w:hAnsi="Arial MT"/>
          <w:color w:val="231F20"/>
          <w:spacing w:val="-5"/>
          <w:w w:val="90"/>
          <w:sz w:val="20"/>
        </w:rPr>
        <w:t xml:space="preserve"> </w:t>
      </w:r>
      <w:r>
        <w:rPr>
          <w:rFonts w:ascii="Arial MT" w:hAnsi="Arial MT"/>
          <w:color w:val="231F20"/>
          <w:w w:val="90"/>
          <w:sz w:val="20"/>
        </w:rPr>
        <w:t>dimensioned</w:t>
      </w:r>
      <w:r>
        <w:rPr>
          <w:rFonts w:ascii="Arial MT" w:hAnsi="Arial MT"/>
          <w:color w:val="231F20"/>
          <w:spacing w:val="-5"/>
          <w:w w:val="90"/>
          <w:sz w:val="20"/>
        </w:rPr>
        <w:t xml:space="preserve"> </w:t>
      </w:r>
      <w:r>
        <w:rPr>
          <w:rFonts w:ascii="Arial MT" w:hAnsi="Arial MT"/>
          <w:color w:val="231F20"/>
          <w:w w:val="90"/>
          <w:sz w:val="20"/>
        </w:rPr>
        <w:t>drawings</w:t>
      </w:r>
      <w:r>
        <w:rPr>
          <w:rFonts w:ascii="Arial MT" w:hAnsi="Arial MT"/>
          <w:color w:val="231F20"/>
          <w:spacing w:val="-5"/>
          <w:w w:val="90"/>
          <w:sz w:val="20"/>
        </w:rPr>
        <w:t xml:space="preserve"> </w:t>
      </w:r>
      <w:r>
        <w:rPr>
          <w:rFonts w:ascii="Arial MT" w:hAnsi="Arial MT"/>
          <w:color w:val="231F20"/>
          <w:w w:val="90"/>
          <w:sz w:val="20"/>
        </w:rPr>
        <w:t>for</w:t>
      </w:r>
      <w:r>
        <w:rPr>
          <w:rFonts w:ascii="Arial MT" w:hAnsi="Arial MT"/>
          <w:color w:val="231F20"/>
          <w:spacing w:val="-5"/>
          <w:w w:val="90"/>
          <w:sz w:val="20"/>
        </w:rPr>
        <w:t xml:space="preserve"> </w:t>
      </w:r>
      <w:r>
        <w:rPr>
          <w:rFonts w:ascii="Arial MT" w:hAnsi="Arial MT"/>
          <w:color w:val="231F20"/>
          <w:w w:val="90"/>
          <w:sz w:val="20"/>
        </w:rPr>
        <w:t>all</w:t>
      </w:r>
      <w:r>
        <w:rPr>
          <w:rFonts w:ascii="Arial MT" w:hAnsi="Arial MT"/>
          <w:color w:val="231F20"/>
          <w:spacing w:val="-47"/>
          <w:w w:val="90"/>
          <w:sz w:val="20"/>
        </w:rPr>
        <w:t xml:space="preserve"> </w:t>
      </w:r>
      <w:r>
        <w:rPr>
          <w:rFonts w:ascii="Arial MT" w:hAnsi="Arial MT"/>
          <w:color w:val="231F20"/>
          <w:sz w:val="20"/>
        </w:rPr>
        <w:t>new</w:t>
      </w:r>
      <w:r>
        <w:rPr>
          <w:rFonts w:ascii="Arial MT" w:hAnsi="Arial MT"/>
          <w:color w:val="231F20"/>
          <w:spacing w:val="-12"/>
          <w:sz w:val="20"/>
        </w:rPr>
        <w:t xml:space="preserve"> </w:t>
      </w:r>
      <w:r>
        <w:rPr>
          <w:rFonts w:ascii="Arial MT" w:hAnsi="Arial MT"/>
          <w:color w:val="231F20"/>
          <w:sz w:val="20"/>
        </w:rPr>
        <w:t>components</w:t>
      </w:r>
    </w:p>
    <w:p w14:paraId="3D9F5816" w14:textId="77777777" w:rsidR="0039660D" w:rsidRDefault="00C35C6D">
      <w:pPr>
        <w:pStyle w:val="a4"/>
        <w:numPr>
          <w:ilvl w:val="1"/>
          <w:numId w:val="2"/>
        </w:numPr>
        <w:tabs>
          <w:tab w:val="left" w:pos="1070"/>
        </w:tabs>
        <w:ind w:left="1070" w:hanging="181"/>
        <w:jc w:val="left"/>
        <w:rPr>
          <w:rFonts w:ascii="Arial MT" w:hAnsi="Arial MT"/>
          <w:sz w:val="20"/>
        </w:rPr>
      </w:pPr>
      <w:r>
        <w:rPr>
          <w:rFonts w:ascii="Arial MT" w:hAnsi="Arial MT"/>
          <w:color w:val="231F20"/>
          <w:w w:val="90"/>
          <w:sz w:val="20"/>
        </w:rPr>
        <w:t>A</w:t>
      </w:r>
      <w:r>
        <w:rPr>
          <w:rFonts w:ascii="Arial MT" w:hAnsi="Arial MT"/>
          <w:color w:val="231F20"/>
          <w:spacing w:val="-3"/>
          <w:w w:val="90"/>
          <w:sz w:val="20"/>
        </w:rPr>
        <w:t xml:space="preserve"> </w:t>
      </w:r>
      <w:r>
        <w:rPr>
          <w:rFonts w:ascii="Arial MT" w:hAnsi="Arial MT"/>
          <w:color w:val="231F20"/>
          <w:w w:val="90"/>
          <w:sz w:val="20"/>
        </w:rPr>
        <w:t>final</w:t>
      </w:r>
      <w:r>
        <w:rPr>
          <w:rFonts w:ascii="Arial MT" w:hAnsi="Arial MT"/>
          <w:color w:val="231F20"/>
          <w:spacing w:val="-3"/>
          <w:w w:val="90"/>
          <w:sz w:val="20"/>
        </w:rPr>
        <w:t xml:space="preserve"> </w:t>
      </w:r>
      <w:r>
        <w:rPr>
          <w:rFonts w:ascii="Arial MT" w:hAnsi="Arial MT"/>
          <w:color w:val="231F20"/>
          <w:w w:val="90"/>
          <w:sz w:val="20"/>
        </w:rPr>
        <w:t>CMF</w:t>
      </w:r>
      <w:r>
        <w:rPr>
          <w:rFonts w:ascii="Arial MT" w:hAnsi="Arial MT"/>
          <w:color w:val="231F20"/>
          <w:spacing w:val="-2"/>
          <w:w w:val="90"/>
          <w:sz w:val="20"/>
        </w:rPr>
        <w:t xml:space="preserve"> </w:t>
      </w:r>
      <w:r>
        <w:rPr>
          <w:rFonts w:ascii="Arial MT" w:hAnsi="Arial MT"/>
          <w:color w:val="231F20"/>
          <w:w w:val="90"/>
          <w:sz w:val="20"/>
        </w:rPr>
        <w:t>recommendation</w:t>
      </w:r>
      <w:r>
        <w:rPr>
          <w:rFonts w:ascii="Arial MT" w:hAnsi="Arial MT"/>
          <w:color w:val="231F20"/>
          <w:spacing w:val="-3"/>
          <w:w w:val="90"/>
          <w:sz w:val="20"/>
        </w:rPr>
        <w:t xml:space="preserve"> </w:t>
      </w:r>
      <w:r>
        <w:rPr>
          <w:rFonts w:ascii="Arial MT" w:hAnsi="Arial MT"/>
          <w:color w:val="231F20"/>
          <w:w w:val="90"/>
          <w:sz w:val="20"/>
        </w:rPr>
        <w:t>for</w:t>
      </w:r>
      <w:r>
        <w:rPr>
          <w:rFonts w:ascii="Arial MT" w:hAnsi="Arial MT"/>
          <w:color w:val="231F20"/>
          <w:spacing w:val="-3"/>
          <w:w w:val="90"/>
          <w:sz w:val="20"/>
        </w:rPr>
        <w:t xml:space="preserve"> </w:t>
      </w:r>
      <w:r>
        <w:rPr>
          <w:rFonts w:ascii="Arial MT" w:hAnsi="Arial MT"/>
          <w:color w:val="231F20"/>
          <w:w w:val="90"/>
          <w:sz w:val="20"/>
        </w:rPr>
        <w:t>the</w:t>
      </w:r>
      <w:r>
        <w:rPr>
          <w:rFonts w:ascii="Arial MT" w:hAnsi="Arial MT"/>
          <w:color w:val="231F20"/>
          <w:spacing w:val="-2"/>
          <w:w w:val="90"/>
          <w:sz w:val="20"/>
        </w:rPr>
        <w:t xml:space="preserve"> </w:t>
      </w:r>
      <w:r>
        <w:rPr>
          <w:rFonts w:ascii="Arial MT" w:hAnsi="Arial MT"/>
          <w:color w:val="231F20"/>
          <w:w w:val="90"/>
          <w:sz w:val="20"/>
        </w:rPr>
        <w:t>U.S.</w:t>
      </w:r>
      <w:r>
        <w:rPr>
          <w:rFonts w:ascii="Arial MT" w:hAnsi="Arial MT"/>
          <w:color w:val="231F20"/>
          <w:spacing w:val="-3"/>
          <w:w w:val="90"/>
          <w:sz w:val="20"/>
        </w:rPr>
        <w:t xml:space="preserve"> </w:t>
      </w:r>
      <w:r>
        <w:rPr>
          <w:rFonts w:ascii="Arial MT" w:hAnsi="Arial MT"/>
          <w:color w:val="231F20"/>
          <w:w w:val="90"/>
          <w:sz w:val="20"/>
        </w:rPr>
        <w:t>version</w:t>
      </w:r>
      <w:r>
        <w:rPr>
          <w:rFonts w:ascii="Arial MT" w:hAnsi="Arial MT"/>
          <w:color w:val="231F20"/>
          <w:spacing w:val="-3"/>
          <w:w w:val="90"/>
          <w:sz w:val="20"/>
        </w:rPr>
        <w:t xml:space="preserve"> </w:t>
      </w:r>
      <w:r>
        <w:rPr>
          <w:rFonts w:ascii="Arial MT" w:hAnsi="Arial MT"/>
          <w:color w:val="231F20"/>
          <w:w w:val="90"/>
          <w:sz w:val="20"/>
        </w:rPr>
        <w:t>of</w:t>
      </w:r>
      <w:r>
        <w:rPr>
          <w:rFonts w:ascii="Arial MT" w:hAnsi="Arial MT"/>
          <w:color w:val="231F20"/>
          <w:spacing w:val="-2"/>
          <w:w w:val="90"/>
          <w:sz w:val="20"/>
        </w:rPr>
        <w:t xml:space="preserve"> </w:t>
      </w:r>
      <w:r>
        <w:rPr>
          <w:rFonts w:ascii="Arial MT" w:hAnsi="Arial MT"/>
          <w:color w:val="231F20"/>
          <w:w w:val="90"/>
          <w:sz w:val="20"/>
        </w:rPr>
        <w:t>FX-1</w:t>
      </w:r>
    </w:p>
    <w:p w14:paraId="25030987" w14:textId="77777777" w:rsidR="0039660D" w:rsidRDefault="00C35C6D">
      <w:pPr>
        <w:pStyle w:val="a4"/>
        <w:numPr>
          <w:ilvl w:val="1"/>
          <w:numId w:val="2"/>
        </w:numPr>
        <w:tabs>
          <w:tab w:val="left" w:pos="1070"/>
        </w:tabs>
        <w:spacing w:before="30"/>
        <w:ind w:left="1070" w:hanging="181"/>
        <w:jc w:val="left"/>
        <w:rPr>
          <w:rFonts w:ascii="Arial MT" w:hAnsi="Arial MT"/>
          <w:sz w:val="20"/>
        </w:rPr>
      </w:pPr>
      <w:r>
        <w:rPr>
          <w:rFonts w:ascii="Arial MT" w:hAnsi="Arial MT"/>
          <w:color w:val="231F20"/>
          <w:spacing w:val="-1"/>
          <w:w w:val="95"/>
          <w:sz w:val="20"/>
        </w:rPr>
        <w:t>A</w:t>
      </w:r>
      <w:r>
        <w:rPr>
          <w:rFonts w:ascii="Arial MT" w:hAnsi="Arial MT"/>
          <w:color w:val="231F20"/>
          <w:spacing w:val="-10"/>
          <w:w w:val="95"/>
          <w:sz w:val="20"/>
        </w:rPr>
        <w:t xml:space="preserve"> </w:t>
      </w:r>
      <w:r>
        <w:rPr>
          <w:rFonts w:ascii="Arial MT" w:hAnsi="Arial MT"/>
          <w:color w:val="231F20"/>
          <w:spacing w:val="-1"/>
          <w:w w:val="95"/>
          <w:sz w:val="20"/>
        </w:rPr>
        <w:t>recommended</w:t>
      </w:r>
      <w:r>
        <w:rPr>
          <w:rFonts w:ascii="Arial MT" w:hAnsi="Arial MT"/>
          <w:color w:val="231F20"/>
          <w:spacing w:val="-10"/>
          <w:w w:val="95"/>
          <w:sz w:val="20"/>
        </w:rPr>
        <w:t xml:space="preserve"> </w:t>
      </w:r>
      <w:r>
        <w:rPr>
          <w:rFonts w:ascii="Arial MT" w:hAnsi="Arial MT"/>
          <w:color w:val="231F20"/>
          <w:spacing w:val="-1"/>
          <w:w w:val="95"/>
          <w:sz w:val="20"/>
        </w:rPr>
        <w:t>direction</w:t>
      </w:r>
      <w:r>
        <w:rPr>
          <w:rFonts w:ascii="Arial MT" w:hAnsi="Arial MT"/>
          <w:color w:val="231F20"/>
          <w:spacing w:val="-10"/>
          <w:w w:val="95"/>
          <w:sz w:val="20"/>
        </w:rPr>
        <w:t xml:space="preserve"> </w:t>
      </w:r>
      <w:r>
        <w:rPr>
          <w:rFonts w:ascii="Arial MT" w:hAnsi="Arial MT"/>
          <w:color w:val="231F20"/>
          <w:spacing w:val="-1"/>
          <w:w w:val="95"/>
          <w:sz w:val="20"/>
        </w:rPr>
        <w:t>for</w:t>
      </w:r>
      <w:r>
        <w:rPr>
          <w:rFonts w:ascii="Arial MT" w:hAnsi="Arial MT"/>
          <w:color w:val="231F20"/>
          <w:spacing w:val="-9"/>
          <w:w w:val="95"/>
          <w:sz w:val="20"/>
        </w:rPr>
        <w:t xml:space="preserve"> </w:t>
      </w:r>
      <w:r>
        <w:rPr>
          <w:rFonts w:ascii="Arial MT" w:hAnsi="Arial MT"/>
          <w:color w:val="231F20"/>
          <w:spacing w:val="-1"/>
          <w:w w:val="95"/>
          <w:sz w:val="20"/>
        </w:rPr>
        <w:t>prototyping</w:t>
      </w:r>
    </w:p>
    <w:p w14:paraId="0091491A" w14:textId="77777777" w:rsidR="0039660D" w:rsidRDefault="00C35C6D">
      <w:pPr>
        <w:pStyle w:val="1"/>
        <w:ind w:left="246"/>
      </w:pPr>
      <w:r>
        <w:rPr>
          <w:b w:val="0"/>
        </w:rPr>
        <w:br w:type="column"/>
      </w:r>
      <w:r>
        <w:rPr>
          <w:color w:val="40474E"/>
        </w:rPr>
        <w:t>Validation</w:t>
      </w:r>
    </w:p>
    <w:p w14:paraId="60AE21BE" w14:textId="77777777" w:rsidR="0039660D" w:rsidRDefault="00C35C6D">
      <w:pPr>
        <w:pStyle w:val="2"/>
        <w:spacing w:before="214"/>
        <w:ind w:left="246"/>
        <w:rPr>
          <w:rFonts w:ascii="Trebuchet MS"/>
        </w:rPr>
      </w:pPr>
      <w:r>
        <w:rPr>
          <w:rFonts w:ascii="Trebuchet MS"/>
          <w:color w:val="231F20"/>
          <w:w w:val="95"/>
        </w:rPr>
        <w:t>Touchbase</w:t>
      </w:r>
      <w:r>
        <w:rPr>
          <w:rFonts w:ascii="Trebuchet MS"/>
          <w:color w:val="231F20"/>
          <w:spacing w:val="-18"/>
          <w:w w:val="95"/>
        </w:rPr>
        <w:t xml:space="preserve"> </w:t>
      </w:r>
      <w:r>
        <w:rPr>
          <w:rFonts w:ascii="Trebuchet MS"/>
          <w:color w:val="231F20"/>
          <w:w w:val="95"/>
        </w:rPr>
        <w:t>Meetings</w:t>
      </w:r>
    </w:p>
    <w:p w14:paraId="135151D1" w14:textId="77777777" w:rsidR="0039660D" w:rsidRDefault="00C35C6D">
      <w:pPr>
        <w:pStyle w:val="a4"/>
        <w:numPr>
          <w:ilvl w:val="0"/>
          <w:numId w:val="1"/>
        </w:numPr>
        <w:tabs>
          <w:tab w:val="left" w:pos="447"/>
        </w:tabs>
        <w:spacing w:before="28" w:line="271" w:lineRule="auto"/>
        <w:ind w:right="936"/>
        <w:jc w:val="left"/>
        <w:rPr>
          <w:rFonts w:ascii="Arial MT" w:hAnsi="Arial MT"/>
          <w:sz w:val="20"/>
        </w:rPr>
      </w:pPr>
      <w:r>
        <w:rPr>
          <w:rFonts w:ascii="Arial MT" w:hAnsi="Arial MT"/>
          <w:color w:val="231F20"/>
          <w:w w:val="90"/>
          <w:sz w:val="20"/>
        </w:rPr>
        <w:t>Once Gensler hands off its Design Development</w:t>
      </w:r>
      <w:r>
        <w:rPr>
          <w:rFonts w:ascii="Arial MT" w:hAnsi="Arial MT"/>
          <w:color w:val="231F20"/>
          <w:spacing w:val="1"/>
          <w:w w:val="90"/>
          <w:sz w:val="20"/>
        </w:rPr>
        <w:t xml:space="preserve"> </w:t>
      </w:r>
      <w:r>
        <w:rPr>
          <w:rFonts w:ascii="Arial MT" w:hAnsi="Arial MT"/>
          <w:color w:val="231F20"/>
          <w:w w:val="90"/>
          <w:sz w:val="20"/>
        </w:rPr>
        <w:t>package,</w:t>
      </w:r>
      <w:r>
        <w:rPr>
          <w:rFonts w:ascii="Arial MT" w:hAnsi="Arial MT"/>
          <w:color w:val="231F20"/>
          <w:spacing w:val="-8"/>
          <w:w w:val="90"/>
          <w:sz w:val="20"/>
        </w:rPr>
        <w:t xml:space="preserve"> </w:t>
      </w:r>
      <w:r>
        <w:rPr>
          <w:rFonts w:ascii="Arial MT" w:hAnsi="Arial MT"/>
          <w:color w:val="231F20"/>
          <w:w w:val="90"/>
          <w:sz w:val="20"/>
        </w:rPr>
        <w:t>Gensler</w:t>
      </w:r>
      <w:r>
        <w:rPr>
          <w:rFonts w:ascii="Arial MT" w:hAnsi="Arial MT"/>
          <w:color w:val="231F20"/>
          <w:spacing w:val="-7"/>
          <w:w w:val="90"/>
          <w:sz w:val="20"/>
        </w:rPr>
        <w:t xml:space="preserve"> </w:t>
      </w:r>
      <w:r>
        <w:rPr>
          <w:rFonts w:ascii="Arial MT" w:hAnsi="Arial MT"/>
          <w:color w:val="231F20"/>
          <w:w w:val="90"/>
          <w:sz w:val="20"/>
        </w:rPr>
        <w:t>will</w:t>
      </w:r>
      <w:r>
        <w:rPr>
          <w:rFonts w:ascii="Arial MT" w:hAnsi="Arial MT"/>
          <w:color w:val="231F20"/>
          <w:spacing w:val="-8"/>
          <w:w w:val="90"/>
          <w:sz w:val="20"/>
        </w:rPr>
        <w:t xml:space="preserve"> </w:t>
      </w:r>
      <w:r>
        <w:rPr>
          <w:rFonts w:ascii="Arial MT" w:hAnsi="Arial MT"/>
          <w:color w:val="231F20"/>
          <w:w w:val="90"/>
          <w:sz w:val="20"/>
        </w:rPr>
        <w:t>meet</w:t>
      </w:r>
      <w:r>
        <w:rPr>
          <w:rFonts w:ascii="Arial MT" w:hAnsi="Arial MT"/>
          <w:color w:val="231F20"/>
          <w:spacing w:val="-7"/>
          <w:w w:val="90"/>
          <w:sz w:val="20"/>
        </w:rPr>
        <w:t xml:space="preserve"> </w:t>
      </w:r>
      <w:r>
        <w:rPr>
          <w:rFonts w:ascii="Arial MT" w:hAnsi="Arial MT"/>
          <w:color w:val="231F20"/>
          <w:w w:val="90"/>
          <w:sz w:val="20"/>
        </w:rPr>
        <w:t>with</w:t>
      </w:r>
      <w:r>
        <w:rPr>
          <w:rFonts w:ascii="Arial MT" w:hAnsi="Arial MT"/>
          <w:color w:val="231F20"/>
          <w:spacing w:val="-8"/>
          <w:w w:val="90"/>
          <w:sz w:val="20"/>
        </w:rPr>
        <w:t xml:space="preserve"> </w:t>
      </w:r>
      <w:r>
        <w:rPr>
          <w:rFonts w:ascii="Arial MT" w:hAnsi="Arial MT"/>
          <w:color w:val="231F20"/>
          <w:w w:val="90"/>
          <w:sz w:val="20"/>
        </w:rPr>
        <w:t>FURSYS</w:t>
      </w:r>
      <w:r>
        <w:rPr>
          <w:rFonts w:ascii="Arial MT" w:hAnsi="Arial MT"/>
          <w:color w:val="231F20"/>
          <w:spacing w:val="-7"/>
          <w:w w:val="90"/>
          <w:sz w:val="20"/>
        </w:rPr>
        <w:t xml:space="preserve"> </w:t>
      </w:r>
      <w:r>
        <w:rPr>
          <w:rFonts w:ascii="Arial MT" w:hAnsi="Arial MT"/>
          <w:color w:val="231F20"/>
          <w:w w:val="90"/>
          <w:sz w:val="20"/>
        </w:rPr>
        <w:t>during</w:t>
      </w:r>
      <w:r>
        <w:rPr>
          <w:rFonts w:ascii="Arial MT" w:hAnsi="Arial MT"/>
          <w:color w:val="231F20"/>
          <w:spacing w:val="-8"/>
          <w:w w:val="90"/>
          <w:sz w:val="20"/>
        </w:rPr>
        <w:t xml:space="preserve"> </w:t>
      </w:r>
      <w:r>
        <w:rPr>
          <w:rFonts w:ascii="Arial MT" w:hAnsi="Arial MT"/>
          <w:color w:val="231F20"/>
          <w:w w:val="90"/>
          <w:sz w:val="20"/>
        </w:rPr>
        <w:t>the</w:t>
      </w:r>
      <w:r>
        <w:rPr>
          <w:rFonts w:ascii="Arial MT" w:hAnsi="Arial MT"/>
          <w:color w:val="231F20"/>
          <w:spacing w:val="-47"/>
          <w:w w:val="90"/>
          <w:sz w:val="20"/>
        </w:rPr>
        <w:t xml:space="preserve"> </w:t>
      </w:r>
      <w:r>
        <w:rPr>
          <w:rFonts w:ascii="Arial MT" w:hAnsi="Arial MT"/>
          <w:color w:val="231F20"/>
          <w:w w:val="90"/>
          <w:sz w:val="20"/>
        </w:rPr>
        <w:t>manufacturer's</w:t>
      </w:r>
      <w:r>
        <w:rPr>
          <w:rFonts w:ascii="Arial MT" w:hAnsi="Arial MT"/>
          <w:color w:val="231F20"/>
          <w:spacing w:val="9"/>
          <w:w w:val="90"/>
          <w:sz w:val="20"/>
        </w:rPr>
        <w:t xml:space="preserve"> </w:t>
      </w:r>
      <w:r>
        <w:rPr>
          <w:rFonts w:ascii="Arial MT" w:hAnsi="Arial MT"/>
          <w:color w:val="231F20"/>
          <w:w w:val="90"/>
          <w:sz w:val="20"/>
        </w:rPr>
        <w:t>industrialization</w:t>
      </w:r>
      <w:r>
        <w:rPr>
          <w:rFonts w:ascii="Arial MT" w:hAnsi="Arial MT"/>
          <w:color w:val="231F20"/>
          <w:spacing w:val="9"/>
          <w:w w:val="90"/>
          <w:sz w:val="20"/>
        </w:rPr>
        <w:t xml:space="preserve"> </w:t>
      </w:r>
      <w:r>
        <w:rPr>
          <w:rFonts w:ascii="Arial MT" w:hAnsi="Arial MT"/>
          <w:color w:val="231F20"/>
          <w:w w:val="90"/>
          <w:sz w:val="20"/>
        </w:rPr>
        <w:t>process</w:t>
      </w:r>
      <w:r>
        <w:rPr>
          <w:rFonts w:ascii="Arial MT" w:hAnsi="Arial MT"/>
          <w:color w:val="231F20"/>
          <w:spacing w:val="10"/>
          <w:w w:val="90"/>
          <w:sz w:val="20"/>
        </w:rPr>
        <w:t xml:space="preserve"> </w:t>
      </w:r>
      <w:r>
        <w:rPr>
          <w:rFonts w:ascii="Arial MT" w:hAnsi="Arial MT"/>
          <w:color w:val="231F20"/>
          <w:w w:val="90"/>
          <w:sz w:val="20"/>
        </w:rPr>
        <w:t>to</w:t>
      </w:r>
      <w:r>
        <w:rPr>
          <w:rFonts w:ascii="Arial MT" w:hAnsi="Arial MT"/>
          <w:color w:val="231F20"/>
          <w:spacing w:val="9"/>
          <w:w w:val="90"/>
          <w:sz w:val="20"/>
        </w:rPr>
        <w:t xml:space="preserve"> </w:t>
      </w:r>
      <w:r>
        <w:rPr>
          <w:rFonts w:ascii="Arial MT" w:hAnsi="Arial MT"/>
          <w:color w:val="231F20"/>
          <w:w w:val="90"/>
          <w:sz w:val="20"/>
        </w:rPr>
        <w:t>provide</w:t>
      </w:r>
      <w:r>
        <w:rPr>
          <w:rFonts w:ascii="Arial MT" w:hAnsi="Arial MT"/>
          <w:color w:val="231F20"/>
          <w:spacing w:val="1"/>
          <w:w w:val="90"/>
          <w:sz w:val="20"/>
        </w:rPr>
        <w:t xml:space="preserve"> </w:t>
      </w:r>
      <w:r>
        <w:rPr>
          <w:rFonts w:ascii="Arial MT" w:hAnsi="Arial MT"/>
          <w:color w:val="231F20"/>
          <w:w w:val="90"/>
          <w:sz w:val="20"/>
        </w:rPr>
        <w:t>feedback</w:t>
      </w:r>
      <w:r>
        <w:rPr>
          <w:rFonts w:ascii="Arial MT" w:hAnsi="Arial MT"/>
          <w:color w:val="231F20"/>
          <w:spacing w:val="-5"/>
          <w:w w:val="90"/>
          <w:sz w:val="20"/>
        </w:rPr>
        <w:t xml:space="preserve"> </w:t>
      </w:r>
      <w:r>
        <w:rPr>
          <w:rFonts w:ascii="Arial MT" w:hAnsi="Arial MT"/>
          <w:color w:val="231F20"/>
          <w:w w:val="90"/>
          <w:sz w:val="20"/>
        </w:rPr>
        <w:t>relative</w:t>
      </w:r>
      <w:r>
        <w:rPr>
          <w:rFonts w:ascii="Arial MT" w:hAnsi="Arial MT"/>
          <w:color w:val="231F20"/>
          <w:spacing w:val="-5"/>
          <w:w w:val="90"/>
          <w:sz w:val="20"/>
        </w:rPr>
        <w:t xml:space="preserve"> </w:t>
      </w:r>
      <w:r>
        <w:rPr>
          <w:rFonts w:ascii="Arial MT" w:hAnsi="Arial MT"/>
          <w:color w:val="231F20"/>
          <w:w w:val="90"/>
          <w:sz w:val="20"/>
        </w:rPr>
        <w:t>to</w:t>
      </w:r>
      <w:r>
        <w:rPr>
          <w:rFonts w:ascii="Arial MT" w:hAnsi="Arial MT"/>
          <w:color w:val="231F20"/>
          <w:spacing w:val="-5"/>
          <w:w w:val="90"/>
          <w:sz w:val="20"/>
        </w:rPr>
        <w:t xml:space="preserve"> </w:t>
      </w:r>
      <w:r>
        <w:rPr>
          <w:rFonts w:ascii="Arial MT" w:hAnsi="Arial MT"/>
          <w:color w:val="231F20"/>
          <w:w w:val="90"/>
          <w:sz w:val="20"/>
        </w:rPr>
        <w:t>design-related</w:t>
      </w:r>
      <w:r>
        <w:rPr>
          <w:rFonts w:ascii="Arial MT" w:hAnsi="Arial MT"/>
          <w:color w:val="231F20"/>
          <w:spacing w:val="-5"/>
          <w:w w:val="90"/>
          <w:sz w:val="20"/>
        </w:rPr>
        <w:t xml:space="preserve"> </w:t>
      </w:r>
      <w:r>
        <w:rPr>
          <w:rFonts w:ascii="Arial MT" w:hAnsi="Arial MT"/>
          <w:color w:val="231F20"/>
          <w:w w:val="90"/>
          <w:sz w:val="20"/>
        </w:rPr>
        <w:t>issues</w:t>
      </w:r>
    </w:p>
    <w:p w14:paraId="31BC6B0F" w14:textId="77777777" w:rsidR="0039660D" w:rsidRDefault="00C35C6D">
      <w:pPr>
        <w:pStyle w:val="a4"/>
        <w:numPr>
          <w:ilvl w:val="0"/>
          <w:numId w:val="1"/>
        </w:numPr>
        <w:tabs>
          <w:tab w:val="left" w:pos="447"/>
        </w:tabs>
        <w:spacing w:before="1"/>
        <w:ind w:hanging="181"/>
        <w:jc w:val="left"/>
        <w:rPr>
          <w:rFonts w:ascii="Arial MT" w:hAnsi="Arial MT"/>
          <w:sz w:val="20"/>
        </w:rPr>
      </w:pPr>
      <w:r>
        <w:rPr>
          <w:rFonts w:ascii="Arial MT" w:hAnsi="Arial MT"/>
          <w:color w:val="231F20"/>
          <w:w w:val="90"/>
          <w:sz w:val="20"/>
        </w:rPr>
        <w:t>Up</w:t>
      </w:r>
      <w:r>
        <w:rPr>
          <w:rFonts w:ascii="Arial MT" w:hAnsi="Arial MT"/>
          <w:color w:val="231F20"/>
          <w:spacing w:val="5"/>
          <w:w w:val="90"/>
          <w:sz w:val="20"/>
        </w:rPr>
        <w:t xml:space="preserve"> </w:t>
      </w:r>
      <w:r>
        <w:rPr>
          <w:rFonts w:ascii="Arial MT" w:hAnsi="Arial MT"/>
          <w:color w:val="231F20"/>
          <w:w w:val="90"/>
          <w:sz w:val="20"/>
        </w:rPr>
        <w:t>to</w:t>
      </w:r>
      <w:r>
        <w:rPr>
          <w:rFonts w:ascii="Arial MT" w:hAnsi="Arial MT"/>
          <w:color w:val="231F20"/>
          <w:spacing w:val="5"/>
          <w:w w:val="90"/>
          <w:sz w:val="20"/>
        </w:rPr>
        <w:t xml:space="preserve"> </w:t>
      </w:r>
      <w:r>
        <w:rPr>
          <w:rFonts w:ascii="Arial MT" w:hAnsi="Arial MT"/>
          <w:color w:val="231F20"/>
          <w:w w:val="90"/>
          <w:sz w:val="20"/>
        </w:rPr>
        <w:t>six</w:t>
      </w:r>
      <w:r>
        <w:rPr>
          <w:rFonts w:ascii="Arial MT" w:hAnsi="Arial MT"/>
          <w:color w:val="231F20"/>
          <w:spacing w:val="6"/>
          <w:w w:val="90"/>
          <w:sz w:val="20"/>
        </w:rPr>
        <w:t xml:space="preserve"> </w:t>
      </w:r>
      <w:r>
        <w:rPr>
          <w:rFonts w:ascii="Arial MT" w:hAnsi="Arial MT"/>
          <w:color w:val="231F20"/>
          <w:w w:val="90"/>
          <w:sz w:val="20"/>
        </w:rPr>
        <w:t>one-hour</w:t>
      </w:r>
      <w:r>
        <w:rPr>
          <w:rFonts w:ascii="Arial MT" w:hAnsi="Arial MT"/>
          <w:color w:val="231F20"/>
          <w:spacing w:val="5"/>
          <w:w w:val="90"/>
          <w:sz w:val="20"/>
        </w:rPr>
        <w:t xml:space="preserve"> </w:t>
      </w:r>
      <w:r>
        <w:rPr>
          <w:rFonts w:ascii="Arial MT" w:hAnsi="Arial MT"/>
          <w:color w:val="231F20"/>
          <w:w w:val="90"/>
          <w:sz w:val="20"/>
        </w:rPr>
        <w:t>virtual</w:t>
      </w:r>
      <w:r>
        <w:rPr>
          <w:rFonts w:ascii="Arial MT" w:hAnsi="Arial MT"/>
          <w:color w:val="231F20"/>
          <w:spacing w:val="6"/>
          <w:w w:val="90"/>
          <w:sz w:val="20"/>
        </w:rPr>
        <w:t xml:space="preserve"> </w:t>
      </w:r>
      <w:r>
        <w:rPr>
          <w:rFonts w:ascii="Arial MT" w:hAnsi="Arial MT"/>
          <w:color w:val="231F20"/>
          <w:w w:val="90"/>
          <w:sz w:val="20"/>
        </w:rPr>
        <w:t>meetings</w:t>
      </w:r>
      <w:r>
        <w:rPr>
          <w:rFonts w:ascii="Arial MT" w:hAnsi="Arial MT"/>
          <w:color w:val="231F20"/>
          <w:spacing w:val="5"/>
          <w:w w:val="90"/>
          <w:sz w:val="20"/>
        </w:rPr>
        <w:t xml:space="preserve"> </w:t>
      </w:r>
      <w:r>
        <w:rPr>
          <w:rFonts w:ascii="Arial MT" w:hAnsi="Arial MT"/>
          <w:color w:val="231F20"/>
          <w:w w:val="90"/>
          <w:sz w:val="20"/>
        </w:rPr>
        <w:t>are</w:t>
      </w:r>
      <w:r>
        <w:rPr>
          <w:rFonts w:ascii="Arial MT" w:hAnsi="Arial MT"/>
          <w:color w:val="231F20"/>
          <w:spacing w:val="6"/>
          <w:w w:val="90"/>
          <w:sz w:val="20"/>
        </w:rPr>
        <w:t xml:space="preserve"> </w:t>
      </w:r>
      <w:r>
        <w:rPr>
          <w:rFonts w:ascii="Arial MT" w:hAnsi="Arial MT"/>
          <w:color w:val="231F20"/>
          <w:w w:val="90"/>
          <w:sz w:val="20"/>
        </w:rPr>
        <w:t>included</w:t>
      </w:r>
    </w:p>
    <w:p w14:paraId="2463F7C4" w14:textId="77777777" w:rsidR="0039660D" w:rsidRDefault="0039660D">
      <w:pPr>
        <w:pStyle w:val="a3"/>
        <w:spacing w:before="2"/>
        <w:rPr>
          <w:rFonts w:ascii="Arial MT"/>
          <w:sz w:val="25"/>
        </w:rPr>
      </w:pPr>
    </w:p>
    <w:p w14:paraId="2A24E176" w14:textId="77777777" w:rsidR="0039660D" w:rsidRDefault="00C35C6D">
      <w:pPr>
        <w:pStyle w:val="2"/>
        <w:ind w:left="246"/>
        <w:rPr>
          <w:rFonts w:ascii="Trebuchet MS"/>
        </w:rPr>
      </w:pPr>
      <w:r>
        <w:rPr>
          <w:rFonts w:ascii="Trebuchet MS"/>
          <w:color w:val="231F20"/>
          <w:spacing w:val="-1"/>
          <w:w w:val="95"/>
        </w:rPr>
        <w:t>Prototype</w:t>
      </w:r>
      <w:r>
        <w:rPr>
          <w:rFonts w:ascii="Trebuchet MS"/>
          <w:color w:val="231F20"/>
          <w:spacing w:val="-17"/>
          <w:w w:val="95"/>
        </w:rPr>
        <w:t xml:space="preserve"> </w:t>
      </w:r>
      <w:r>
        <w:rPr>
          <w:rFonts w:ascii="Trebuchet MS"/>
          <w:color w:val="231F20"/>
          <w:w w:val="95"/>
        </w:rPr>
        <w:t>Evaluations</w:t>
      </w:r>
    </w:p>
    <w:p w14:paraId="63EA3BBD" w14:textId="77777777" w:rsidR="0039660D" w:rsidRDefault="00C35C6D">
      <w:pPr>
        <w:pStyle w:val="a4"/>
        <w:numPr>
          <w:ilvl w:val="0"/>
          <w:numId w:val="1"/>
        </w:numPr>
        <w:tabs>
          <w:tab w:val="left" w:pos="447"/>
        </w:tabs>
        <w:spacing w:before="28" w:line="271" w:lineRule="auto"/>
        <w:ind w:right="648"/>
        <w:jc w:val="left"/>
        <w:rPr>
          <w:rFonts w:ascii="Arial MT" w:hAnsi="Arial MT"/>
          <w:sz w:val="20"/>
        </w:rPr>
      </w:pPr>
      <w:r>
        <w:rPr>
          <w:rFonts w:ascii="Arial MT" w:hAnsi="Arial MT"/>
          <w:color w:val="231F20"/>
          <w:spacing w:val="-1"/>
          <w:w w:val="90"/>
          <w:sz w:val="20"/>
        </w:rPr>
        <w:t xml:space="preserve">Once FURSYS builds </w:t>
      </w:r>
      <w:r>
        <w:rPr>
          <w:rFonts w:ascii="Arial MT" w:hAnsi="Arial MT"/>
          <w:color w:val="231F20"/>
          <w:w w:val="90"/>
          <w:sz w:val="20"/>
        </w:rPr>
        <w:t>prototypes of the U.S. version of</w:t>
      </w:r>
      <w:r>
        <w:rPr>
          <w:rFonts w:ascii="Arial MT" w:hAnsi="Arial MT"/>
          <w:color w:val="231F20"/>
          <w:spacing w:val="1"/>
          <w:w w:val="90"/>
          <w:sz w:val="20"/>
        </w:rPr>
        <w:t xml:space="preserve"> </w:t>
      </w:r>
      <w:r>
        <w:rPr>
          <w:rFonts w:ascii="Arial MT" w:hAnsi="Arial MT"/>
          <w:color w:val="231F20"/>
          <w:w w:val="85"/>
          <w:sz w:val="20"/>
        </w:rPr>
        <w:t>FX-1</w:t>
      </w:r>
      <w:r>
        <w:rPr>
          <w:rFonts w:ascii="Arial MT" w:hAnsi="Arial MT"/>
          <w:color w:val="231F20"/>
          <w:spacing w:val="19"/>
          <w:w w:val="85"/>
          <w:sz w:val="20"/>
        </w:rPr>
        <w:t xml:space="preserve"> </w:t>
      </w:r>
      <w:r>
        <w:rPr>
          <w:rFonts w:ascii="Arial MT" w:hAnsi="Arial MT"/>
          <w:color w:val="231F20"/>
          <w:w w:val="85"/>
          <w:sz w:val="20"/>
        </w:rPr>
        <w:t>based</w:t>
      </w:r>
      <w:r>
        <w:rPr>
          <w:rFonts w:ascii="Arial MT" w:hAnsi="Arial MT"/>
          <w:color w:val="231F20"/>
          <w:spacing w:val="20"/>
          <w:w w:val="85"/>
          <w:sz w:val="20"/>
        </w:rPr>
        <w:t xml:space="preserve"> </w:t>
      </w:r>
      <w:r>
        <w:rPr>
          <w:rFonts w:ascii="Arial MT" w:hAnsi="Arial MT"/>
          <w:color w:val="231F20"/>
          <w:w w:val="85"/>
          <w:sz w:val="20"/>
        </w:rPr>
        <w:t>on</w:t>
      </w:r>
      <w:r>
        <w:rPr>
          <w:rFonts w:ascii="Arial MT" w:hAnsi="Arial MT"/>
          <w:color w:val="231F20"/>
          <w:spacing w:val="20"/>
          <w:w w:val="85"/>
          <w:sz w:val="20"/>
        </w:rPr>
        <w:t xml:space="preserve"> </w:t>
      </w:r>
      <w:r>
        <w:rPr>
          <w:rFonts w:ascii="Arial MT" w:hAnsi="Arial MT"/>
          <w:color w:val="231F20"/>
          <w:w w:val="85"/>
          <w:sz w:val="20"/>
        </w:rPr>
        <w:t>Gensler's</w:t>
      </w:r>
      <w:r>
        <w:rPr>
          <w:rFonts w:ascii="Arial MT" w:hAnsi="Arial MT"/>
          <w:color w:val="231F20"/>
          <w:spacing w:val="20"/>
          <w:w w:val="85"/>
          <w:sz w:val="20"/>
        </w:rPr>
        <w:t xml:space="preserve"> </w:t>
      </w:r>
      <w:r>
        <w:rPr>
          <w:rFonts w:ascii="Arial MT" w:hAnsi="Arial MT"/>
          <w:color w:val="231F20"/>
          <w:w w:val="85"/>
          <w:sz w:val="20"/>
        </w:rPr>
        <w:t>design,</w:t>
      </w:r>
      <w:r>
        <w:rPr>
          <w:rFonts w:ascii="Arial MT" w:hAnsi="Arial MT"/>
          <w:color w:val="231F20"/>
          <w:spacing w:val="20"/>
          <w:w w:val="85"/>
          <w:sz w:val="20"/>
        </w:rPr>
        <w:t xml:space="preserve"> </w:t>
      </w:r>
      <w:r>
        <w:rPr>
          <w:rFonts w:ascii="Arial MT" w:hAnsi="Arial MT"/>
          <w:color w:val="231F20"/>
          <w:w w:val="85"/>
          <w:sz w:val="20"/>
        </w:rPr>
        <w:t>Gensler</w:t>
      </w:r>
      <w:r>
        <w:rPr>
          <w:rFonts w:ascii="Arial MT" w:hAnsi="Arial MT"/>
          <w:color w:val="231F20"/>
          <w:spacing w:val="20"/>
          <w:w w:val="85"/>
          <w:sz w:val="20"/>
        </w:rPr>
        <w:t xml:space="preserve"> </w:t>
      </w:r>
      <w:r>
        <w:rPr>
          <w:rFonts w:ascii="Arial MT" w:hAnsi="Arial MT"/>
          <w:color w:val="231F20"/>
          <w:w w:val="85"/>
          <w:sz w:val="20"/>
        </w:rPr>
        <w:t>will</w:t>
      </w:r>
      <w:r>
        <w:rPr>
          <w:rFonts w:ascii="Arial MT" w:hAnsi="Arial MT"/>
          <w:color w:val="231F20"/>
          <w:spacing w:val="20"/>
          <w:w w:val="85"/>
          <w:sz w:val="20"/>
        </w:rPr>
        <w:t xml:space="preserve"> </w:t>
      </w:r>
      <w:r>
        <w:rPr>
          <w:rFonts w:ascii="Arial MT" w:hAnsi="Arial MT"/>
          <w:color w:val="231F20"/>
          <w:w w:val="85"/>
          <w:sz w:val="20"/>
        </w:rPr>
        <w:t>review</w:t>
      </w:r>
      <w:r>
        <w:rPr>
          <w:rFonts w:ascii="Arial MT" w:hAnsi="Arial MT"/>
          <w:color w:val="231F20"/>
          <w:spacing w:val="20"/>
          <w:w w:val="85"/>
          <w:sz w:val="20"/>
        </w:rPr>
        <w:t xml:space="preserve"> </w:t>
      </w:r>
      <w:r>
        <w:rPr>
          <w:rFonts w:ascii="Arial MT" w:hAnsi="Arial MT"/>
          <w:color w:val="231F20"/>
          <w:w w:val="85"/>
          <w:sz w:val="20"/>
        </w:rPr>
        <w:t>the</w:t>
      </w:r>
      <w:r>
        <w:rPr>
          <w:rFonts w:ascii="Arial MT" w:hAnsi="Arial MT"/>
          <w:color w:val="231F20"/>
          <w:spacing w:val="-44"/>
          <w:w w:val="85"/>
          <w:sz w:val="20"/>
        </w:rPr>
        <w:t xml:space="preserve"> </w:t>
      </w:r>
      <w:r>
        <w:rPr>
          <w:rFonts w:ascii="Arial MT" w:hAnsi="Arial MT"/>
          <w:color w:val="231F20"/>
          <w:w w:val="95"/>
          <w:sz w:val="20"/>
        </w:rPr>
        <w:t>prototypes</w:t>
      </w:r>
      <w:r>
        <w:rPr>
          <w:rFonts w:ascii="Arial MT" w:hAnsi="Arial MT"/>
          <w:color w:val="231F20"/>
          <w:spacing w:val="-10"/>
          <w:w w:val="95"/>
          <w:sz w:val="20"/>
        </w:rPr>
        <w:t xml:space="preserve"> </w:t>
      </w:r>
      <w:r>
        <w:rPr>
          <w:rFonts w:ascii="Arial MT" w:hAnsi="Arial MT"/>
          <w:color w:val="231F20"/>
          <w:w w:val="95"/>
          <w:sz w:val="20"/>
        </w:rPr>
        <w:t>and</w:t>
      </w:r>
      <w:r>
        <w:rPr>
          <w:rFonts w:ascii="Arial MT" w:hAnsi="Arial MT"/>
          <w:color w:val="231F20"/>
          <w:spacing w:val="-10"/>
          <w:w w:val="95"/>
          <w:sz w:val="20"/>
        </w:rPr>
        <w:t xml:space="preserve"> </w:t>
      </w:r>
      <w:r>
        <w:rPr>
          <w:rFonts w:ascii="Arial MT" w:hAnsi="Arial MT"/>
          <w:color w:val="231F20"/>
          <w:w w:val="95"/>
          <w:sz w:val="20"/>
        </w:rPr>
        <w:t>provide</w:t>
      </w:r>
      <w:r>
        <w:rPr>
          <w:rFonts w:ascii="Arial MT" w:hAnsi="Arial MT"/>
          <w:color w:val="231F20"/>
          <w:spacing w:val="-10"/>
          <w:w w:val="95"/>
          <w:sz w:val="20"/>
        </w:rPr>
        <w:t xml:space="preserve"> </w:t>
      </w:r>
      <w:r>
        <w:rPr>
          <w:rFonts w:ascii="Arial MT" w:hAnsi="Arial MT"/>
          <w:color w:val="231F20"/>
          <w:w w:val="95"/>
          <w:sz w:val="20"/>
        </w:rPr>
        <w:t>feedback</w:t>
      </w:r>
    </w:p>
    <w:p w14:paraId="2C02B3A1" w14:textId="77777777" w:rsidR="0039660D" w:rsidRDefault="00C35C6D">
      <w:pPr>
        <w:pStyle w:val="a4"/>
        <w:numPr>
          <w:ilvl w:val="0"/>
          <w:numId w:val="1"/>
        </w:numPr>
        <w:tabs>
          <w:tab w:val="left" w:pos="447"/>
        </w:tabs>
        <w:spacing w:line="271" w:lineRule="auto"/>
        <w:ind w:right="587"/>
        <w:jc w:val="left"/>
        <w:rPr>
          <w:rFonts w:ascii="Arial MT" w:hAnsi="Arial MT"/>
          <w:sz w:val="20"/>
        </w:rPr>
      </w:pPr>
      <w:r>
        <w:rPr>
          <w:rFonts w:ascii="Arial MT" w:hAnsi="Arial MT"/>
          <w:color w:val="231F20"/>
          <w:w w:val="90"/>
          <w:sz w:val="20"/>
        </w:rPr>
        <w:t>Up</w:t>
      </w:r>
      <w:r>
        <w:rPr>
          <w:rFonts w:ascii="Arial MT" w:hAnsi="Arial MT"/>
          <w:color w:val="231F20"/>
          <w:spacing w:val="12"/>
          <w:w w:val="90"/>
          <w:sz w:val="20"/>
        </w:rPr>
        <w:t xml:space="preserve"> </w:t>
      </w:r>
      <w:r>
        <w:rPr>
          <w:rFonts w:ascii="Arial MT" w:hAnsi="Arial MT"/>
          <w:color w:val="231F20"/>
          <w:w w:val="90"/>
          <w:sz w:val="20"/>
        </w:rPr>
        <w:t>to</w:t>
      </w:r>
      <w:r>
        <w:rPr>
          <w:rFonts w:ascii="Arial MT" w:hAnsi="Arial MT"/>
          <w:color w:val="231F20"/>
          <w:spacing w:val="13"/>
          <w:w w:val="90"/>
          <w:sz w:val="20"/>
        </w:rPr>
        <w:t xml:space="preserve"> </w:t>
      </w:r>
      <w:r>
        <w:rPr>
          <w:rFonts w:ascii="Arial MT" w:hAnsi="Arial MT"/>
          <w:color w:val="231F20"/>
          <w:w w:val="90"/>
          <w:sz w:val="20"/>
        </w:rPr>
        <w:t>two</w:t>
      </w:r>
      <w:r>
        <w:rPr>
          <w:rFonts w:ascii="Arial MT" w:hAnsi="Arial MT"/>
          <w:color w:val="231F20"/>
          <w:spacing w:val="13"/>
          <w:w w:val="90"/>
          <w:sz w:val="20"/>
        </w:rPr>
        <w:t xml:space="preserve"> </w:t>
      </w:r>
      <w:r>
        <w:rPr>
          <w:rFonts w:ascii="Arial MT" w:hAnsi="Arial MT"/>
          <w:color w:val="231F20"/>
          <w:w w:val="90"/>
          <w:sz w:val="20"/>
        </w:rPr>
        <w:t>two-hour</w:t>
      </w:r>
      <w:r>
        <w:rPr>
          <w:rFonts w:ascii="Arial MT" w:hAnsi="Arial MT"/>
          <w:color w:val="231F20"/>
          <w:spacing w:val="13"/>
          <w:w w:val="90"/>
          <w:sz w:val="20"/>
        </w:rPr>
        <w:t xml:space="preserve"> </w:t>
      </w:r>
      <w:r>
        <w:rPr>
          <w:rFonts w:ascii="Arial MT" w:hAnsi="Arial MT"/>
          <w:color w:val="231F20"/>
          <w:w w:val="90"/>
          <w:sz w:val="20"/>
        </w:rPr>
        <w:t>prototype</w:t>
      </w:r>
      <w:r>
        <w:rPr>
          <w:rFonts w:ascii="Arial MT" w:hAnsi="Arial MT"/>
          <w:color w:val="231F20"/>
          <w:spacing w:val="12"/>
          <w:w w:val="90"/>
          <w:sz w:val="20"/>
        </w:rPr>
        <w:t xml:space="preserve"> </w:t>
      </w:r>
      <w:r>
        <w:rPr>
          <w:rFonts w:ascii="Arial MT" w:hAnsi="Arial MT"/>
          <w:color w:val="231F20"/>
          <w:w w:val="90"/>
          <w:sz w:val="20"/>
        </w:rPr>
        <w:t>evaluations</w:t>
      </w:r>
      <w:r>
        <w:rPr>
          <w:rFonts w:ascii="Arial MT" w:hAnsi="Arial MT"/>
          <w:color w:val="231F20"/>
          <w:spacing w:val="13"/>
          <w:w w:val="90"/>
          <w:sz w:val="20"/>
        </w:rPr>
        <w:t xml:space="preserve"> </w:t>
      </w:r>
      <w:r>
        <w:rPr>
          <w:rFonts w:ascii="Arial MT" w:hAnsi="Arial MT"/>
          <w:color w:val="231F20"/>
          <w:w w:val="90"/>
          <w:sz w:val="20"/>
        </w:rPr>
        <w:t>are</w:t>
      </w:r>
      <w:r>
        <w:rPr>
          <w:rFonts w:ascii="Arial MT" w:hAnsi="Arial MT"/>
          <w:color w:val="231F20"/>
          <w:spacing w:val="13"/>
          <w:w w:val="90"/>
          <w:sz w:val="20"/>
        </w:rPr>
        <w:t xml:space="preserve"> </w:t>
      </w:r>
      <w:r>
        <w:rPr>
          <w:rFonts w:ascii="Arial MT" w:hAnsi="Arial MT"/>
          <w:color w:val="231F20"/>
          <w:w w:val="90"/>
          <w:sz w:val="20"/>
        </w:rPr>
        <w:t>included,</w:t>
      </w:r>
      <w:r>
        <w:rPr>
          <w:rFonts w:ascii="Arial MT" w:hAnsi="Arial MT"/>
          <w:color w:val="231F20"/>
          <w:spacing w:val="-47"/>
          <w:w w:val="90"/>
          <w:sz w:val="20"/>
        </w:rPr>
        <w:t xml:space="preserve"> </w:t>
      </w:r>
      <w:r>
        <w:rPr>
          <w:rFonts w:ascii="Arial MT" w:hAnsi="Arial MT"/>
          <w:color w:val="231F20"/>
          <w:w w:val="90"/>
          <w:sz w:val="20"/>
        </w:rPr>
        <w:t>with</w:t>
      </w:r>
      <w:r>
        <w:rPr>
          <w:rFonts w:ascii="Arial MT" w:hAnsi="Arial MT"/>
          <w:color w:val="231F20"/>
          <w:spacing w:val="5"/>
          <w:w w:val="90"/>
          <w:sz w:val="20"/>
        </w:rPr>
        <w:t xml:space="preserve"> </w:t>
      </w:r>
      <w:r>
        <w:rPr>
          <w:rFonts w:ascii="Arial MT" w:hAnsi="Arial MT"/>
          <w:color w:val="231F20"/>
          <w:w w:val="90"/>
          <w:sz w:val="20"/>
        </w:rPr>
        <w:t>all</w:t>
      </w:r>
      <w:r>
        <w:rPr>
          <w:rFonts w:ascii="Arial MT" w:hAnsi="Arial MT"/>
          <w:color w:val="231F20"/>
          <w:spacing w:val="5"/>
          <w:w w:val="90"/>
          <w:sz w:val="20"/>
        </w:rPr>
        <w:t xml:space="preserve"> </w:t>
      </w:r>
      <w:r>
        <w:rPr>
          <w:rFonts w:ascii="Arial MT" w:hAnsi="Arial MT"/>
          <w:color w:val="231F20"/>
          <w:w w:val="90"/>
          <w:sz w:val="20"/>
        </w:rPr>
        <w:t>prototype</w:t>
      </w:r>
      <w:r>
        <w:rPr>
          <w:rFonts w:ascii="Arial MT" w:hAnsi="Arial MT"/>
          <w:color w:val="231F20"/>
          <w:spacing w:val="5"/>
          <w:w w:val="90"/>
          <w:sz w:val="20"/>
        </w:rPr>
        <w:t xml:space="preserve"> </w:t>
      </w:r>
      <w:r>
        <w:rPr>
          <w:rFonts w:ascii="Arial MT" w:hAnsi="Arial MT"/>
          <w:color w:val="231F20"/>
          <w:w w:val="90"/>
          <w:sz w:val="20"/>
        </w:rPr>
        <w:t>evaluations</w:t>
      </w:r>
      <w:r>
        <w:rPr>
          <w:rFonts w:ascii="Arial MT" w:hAnsi="Arial MT"/>
          <w:color w:val="231F20"/>
          <w:spacing w:val="5"/>
          <w:w w:val="90"/>
          <w:sz w:val="20"/>
        </w:rPr>
        <w:t xml:space="preserve"> </w:t>
      </w:r>
      <w:r>
        <w:rPr>
          <w:rFonts w:ascii="Arial MT" w:hAnsi="Arial MT"/>
          <w:color w:val="231F20"/>
          <w:w w:val="90"/>
          <w:sz w:val="20"/>
        </w:rPr>
        <w:t>occurring</w:t>
      </w:r>
      <w:r>
        <w:rPr>
          <w:rFonts w:ascii="Arial MT" w:hAnsi="Arial MT"/>
          <w:color w:val="231F20"/>
          <w:spacing w:val="5"/>
          <w:w w:val="90"/>
          <w:sz w:val="20"/>
        </w:rPr>
        <w:t xml:space="preserve"> </w:t>
      </w:r>
      <w:r>
        <w:rPr>
          <w:rFonts w:ascii="Arial MT" w:hAnsi="Arial MT"/>
          <w:color w:val="231F20"/>
          <w:w w:val="90"/>
          <w:sz w:val="20"/>
        </w:rPr>
        <w:t>in</w:t>
      </w:r>
      <w:r>
        <w:rPr>
          <w:rFonts w:ascii="Arial MT" w:hAnsi="Arial MT"/>
          <w:color w:val="231F20"/>
          <w:spacing w:val="5"/>
          <w:w w:val="90"/>
          <w:sz w:val="20"/>
        </w:rPr>
        <w:t xml:space="preserve"> </w:t>
      </w:r>
      <w:r>
        <w:rPr>
          <w:rFonts w:ascii="Arial MT" w:hAnsi="Arial MT"/>
          <w:color w:val="231F20"/>
          <w:w w:val="90"/>
          <w:sz w:val="20"/>
        </w:rPr>
        <w:t>New</w:t>
      </w:r>
      <w:r>
        <w:rPr>
          <w:rFonts w:ascii="Arial MT" w:hAnsi="Arial MT"/>
          <w:color w:val="231F20"/>
          <w:spacing w:val="6"/>
          <w:w w:val="90"/>
          <w:sz w:val="20"/>
        </w:rPr>
        <w:t xml:space="preserve"> </w:t>
      </w:r>
      <w:r>
        <w:rPr>
          <w:rFonts w:ascii="Arial MT" w:hAnsi="Arial MT"/>
          <w:color w:val="231F20"/>
          <w:w w:val="90"/>
          <w:sz w:val="20"/>
        </w:rPr>
        <w:t>York</w:t>
      </w:r>
      <w:r>
        <w:rPr>
          <w:rFonts w:ascii="Arial MT" w:hAnsi="Arial MT"/>
          <w:color w:val="231F20"/>
          <w:spacing w:val="1"/>
          <w:w w:val="90"/>
          <w:sz w:val="20"/>
        </w:rPr>
        <w:t xml:space="preserve"> </w:t>
      </w:r>
      <w:r>
        <w:rPr>
          <w:rFonts w:ascii="Arial MT" w:hAnsi="Arial MT"/>
          <w:color w:val="231F20"/>
          <w:w w:val="90"/>
          <w:sz w:val="20"/>
        </w:rPr>
        <w:t>City or another location mutually agreeable to FURSYS</w:t>
      </w:r>
      <w:r>
        <w:rPr>
          <w:rFonts w:ascii="Arial MT" w:hAnsi="Arial MT"/>
          <w:color w:val="231F20"/>
          <w:spacing w:val="1"/>
          <w:w w:val="90"/>
          <w:sz w:val="20"/>
        </w:rPr>
        <w:t xml:space="preserve"> </w:t>
      </w:r>
      <w:r>
        <w:rPr>
          <w:rFonts w:ascii="Arial MT" w:hAnsi="Arial MT"/>
          <w:color w:val="231F20"/>
          <w:sz w:val="20"/>
        </w:rPr>
        <w:t>and</w:t>
      </w:r>
      <w:r>
        <w:rPr>
          <w:rFonts w:ascii="Arial MT" w:hAnsi="Arial MT"/>
          <w:color w:val="231F20"/>
          <w:spacing w:val="-12"/>
          <w:sz w:val="20"/>
        </w:rPr>
        <w:t xml:space="preserve"> </w:t>
      </w:r>
      <w:r>
        <w:rPr>
          <w:rFonts w:ascii="Arial MT" w:hAnsi="Arial MT"/>
          <w:color w:val="231F20"/>
          <w:sz w:val="20"/>
        </w:rPr>
        <w:t>Gensler</w:t>
      </w:r>
    </w:p>
    <w:sectPr w:rsidR="0039660D">
      <w:type w:val="continuous"/>
      <w:pgSz w:w="12240" w:h="15840"/>
      <w:pgMar w:top="1360" w:right="620" w:bottom="280" w:left="460" w:header="720" w:footer="720" w:gutter="0"/>
      <w:cols w:num="2" w:space="720" w:equalWidth="0">
        <w:col w:w="5619" w:space="40"/>
        <w:col w:w="5501"/>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2" w:author="윤현정 (Hyunjeong Yoon)" w:date="2024-11-11T16:15:00Z" w:initials="윤(Y">
    <w:p w14:paraId="4CEBE6E2" w14:textId="71F9D580" w:rsidR="00AC76DD" w:rsidRPr="00A03607" w:rsidRDefault="00AC76DD">
      <w:pPr>
        <w:pStyle w:val="a6"/>
        <w:rPr>
          <w:rFonts w:eastAsiaTheme="minorEastAsia"/>
          <w:lang w:eastAsia="ko-KR"/>
        </w:rPr>
      </w:pPr>
      <w:r>
        <w:rPr>
          <w:rStyle w:val="a5"/>
        </w:rPr>
        <w:annotationRef/>
      </w:r>
      <w:proofErr w:type="spellStart"/>
      <w:r>
        <w:rPr>
          <w:rFonts w:eastAsiaTheme="minorEastAsia" w:hint="eastAsia"/>
          <w:lang w:eastAsia="ko-KR"/>
        </w:rPr>
        <w:t>겐슬러의</w:t>
      </w:r>
      <w:proofErr w:type="spellEnd"/>
      <w:r>
        <w:rPr>
          <w:rFonts w:eastAsiaTheme="minorEastAsia" w:hint="eastAsia"/>
          <w:lang w:eastAsia="ko-KR"/>
        </w:rPr>
        <w:t xml:space="preserve"> </w:t>
      </w:r>
      <w:r>
        <w:rPr>
          <w:rFonts w:eastAsiaTheme="minorEastAsia" w:hint="eastAsia"/>
          <w:lang w:eastAsia="ko-KR"/>
        </w:rPr>
        <w:t>로고와</w:t>
      </w:r>
      <w:r>
        <w:rPr>
          <w:rFonts w:eastAsiaTheme="minorEastAsia" w:hint="eastAsia"/>
          <w:lang w:eastAsia="ko-KR"/>
        </w:rPr>
        <w:t xml:space="preserve"> </w:t>
      </w:r>
      <w:r>
        <w:rPr>
          <w:rFonts w:eastAsiaTheme="minorEastAsia" w:hint="eastAsia"/>
          <w:lang w:eastAsia="ko-KR"/>
        </w:rPr>
        <w:t>이름을</w:t>
      </w:r>
      <w:r>
        <w:rPr>
          <w:rFonts w:eastAsiaTheme="minorEastAsia" w:hint="eastAsia"/>
          <w:lang w:eastAsia="ko-KR"/>
        </w:rPr>
        <w:t xml:space="preserve"> </w:t>
      </w:r>
      <w:r>
        <w:rPr>
          <w:rFonts w:eastAsiaTheme="minorEastAsia" w:hint="eastAsia"/>
          <w:lang w:eastAsia="ko-KR"/>
        </w:rPr>
        <w:t>사용하실</w:t>
      </w:r>
      <w:r>
        <w:rPr>
          <w:rFonts w:eastAsiaTheme="minorEastAsia" w:hint="eastAsia"/>
          <w:lang w:eastAsia="ko-KR"/>
        </w:rPr>
        <w:t xml:space="preserve"> </w:t>
      </w:r>
      <w:r>
        <w:rPr>
          <w:rFonts w:eastAsiaTheme="minorEastAsia" w:hint="eastAsia"/>
          <w:lang w:eastAsia="ko-KR"/>
        </w:rPr>
        <w:t>경우</w:t>
      </w:r>
      <w:r>
        <w:rPr>
          <w:rFonts w:eastAsiaTheme="minorEastAsia" w:hint="eastAsia"/>
          <w:lang w:eastAsia="ko-KR"/>
        </w:rPr>
        <w:t xml:space="preserve"> </w:t>
      </w:r>
      <w:proofErr w:type="spellStart"/>
      <w:r>
        <w:rPr>
          <w:rFonts w:eastAsiaTheme="minorEastAsia" w:hint="eastAsia"/>
          <w:lang w:eastAsia="ko-KR"/>
        </w:rPr>
        <w:t>작성바랍니다</w:t>
      </w:r>
      <w:proofErr w:type="spellEnd"/>
      <w:r>
        <w:rPr>
          <w:rFonts w:eastAsiaTheme="minorEastAsia" w:hint="eastAsia"/>
          <w:lang w:eastAsia="ko-KR"/>
        </w:rPr>
        <w:t>.</w:t>
      </w:r>
      <w:r>
        <w:rPr>
          <w:rFonts w:eastAsiaTheme="minorEastAsia"/>
          <w:lang w:eastAsia="ko-KR"/>
        </w:rPr>
        <w:t xml:space="preserve"> </w:t>
      </w:r>
    </w:p>
  </w:comment>
  <w:comment w:id="68" w:author="윤현정 (Hyunjeong Yoon)" w:date="2024-11-07T12:00:00Z" w:initials="윤(Y">
    <w:p w14:paraId="2C7E9695" w14:textId="1FC911E4" w:rsidR="00AC76DD" w:rsidRDefault="00AC76DD">
      <w:pPr>
        <w:pStyle w:val="a6"/>
        <w:rPr>
          <w:lang w:eastAsia="ko-KR"/>
        </w:rPr>
      </w:pPr>
      <w:r>
        <w:rPr>
          <w:rStyle w:val="a5"/>
        </w:rPr>
        <w:annotationRef/>
      </w:r>
      <w:r>
        <w:rPr>
          <w:rFonts w:ascii="맑은 고딕" w:eastAsia="맑은 고딕" w:hAnsi="맑은 고딕" w:cs="맑은 고딕" w:hint="eastAsia"/>
          <w:lang w:eastAsia="ko-KR"/>
        </w:rPr>
        <w:t xml:space="preserve">실제 제품 </w:t>
      </w:r>
      <w:proofErr w:type="spellStart"/>
      <w:r>
        <w:rPr>
          <w:rFonts w:ascii="맑은 고딕" w:eastAsia="맑은 고딕" w:hAnsi="맑은 고딕" w:cs="맑은 고딕" w:hint="eastAsia"/>
          <w:lang w:eastAsia="ko-KR"/>
        </w:rPr>
        <w:t>생산시</w:t>
      </w:r>
      <w:proofErr w:type="spellEnd"/>
      <w:r>
        <w:rPr>
          <w:rFonts w:ascii="맑은 고딕" w:eastAsia="맑은 고딕" w:hAnsi="맑은 고딕" w:cs="맑은 고딕" w:hint="eastAsia"/>
          <w:lang w:eastAsia="ko-KR"/>
        </w:rPr>
        <w:t xml:space="preserve"> 해당 표준을 충족하는지 확인 바랍니다.</w:t>
      </w:r>
      <w:r>
        <w:rPr>
          <w:rFonts w:ascii="맑은 고딕" w:eastAsia="맑은 고딕" w:hAnsi="맑은 고딕" w:cs="맑은 고딕"/>
          <w:lang w:eastAsia="ko-KR"/>
        </w:rPr>
        <w:t xml:space="preserve"> </w:t>
      </w:r>
    </w:p>
  </w:comment>
  <w:comment w:id="73" w:author="윤현정 (Hyunjeong Yoon)" w:date="2024-11-07T12:17:00Z" w:initials="윤(Y">
    <w:p w14:paraId="7D4B36BC" w14:textId="12F513CC" w:rsidR="00AC76DD" w:rsidRDefault="00AC76DD">
      <w:pPr>
        <w:pStyle w:val="a6"/>
        <w:rPr>
          <w:lang w:eastAsia="ko-KR"/>
        </w:rPr>
      </w:pPr>
      <w:r>
        <w:rPr>
          <w:rStyle w:val="a5"/>
        </w:rPr>
        <w:annotationRef/>
      </w:r>
      <w:proofErr w:type="spellStart"/>
      <w:r>
        <w:rPr>
          <w:rFonts w:ascii="맑은 고딕" w:eastAsia="맑은 고딕" w:hAnsi="맑은 고딕" w:cs="맑은 고딕" w:hint="eastAsia"/>
          <w:lang w:eastAsia="ko-KR"/>
        </w:rPr>
        <w:t>퍼시스는</w:t>
      </w:r>
      <w:proofErr w:type="spellEnd"/>
      <w:r>
        <w:rPr>
          <w:rFonts w:ascii="맑은 고딕" w:eastAsia="맑은 고딕" w:hAnsi="맑은 고딕" w:cs="맑은 고딕" w:hint="eastAsia"/>
          <w:lang w:eastAsia="ko-KR"/>
        </w:rPr>
        <w:t xml:space="preserve"> G</w:t>
      </w:r>
      <w:r>
        <w:rPr>
          <w:rFonts w:ascii="맑은 고딕" w:eastAsia="맑은 고딕" w:hAnsi="맑은 고딕" w:cs="맑은 고딕"/>
          <w:lang w:eastAsia="ko-KR"/>
        </w:rPr>
        <w:t>ensler</w:t>
      </w:r>
      <w:r>
        <w:rPr>
          <w:rFonts w:ascii="맑은 고딕" w:eastAsia="맑은 고딕" w:hAnsi="맑은 고딕" w:cs="맑은 고딕" w:hint="eastAsia"/>
          <w:lang w:eastAsia="ko-KR"/>
        </w:rPr>
        <w:t xml:space="preserve">에게 계약대금의 </w:t>
      </w:r>
      <w:r>
        <w:rPr>
          <w:rFonts w:ascii="맑은 고딕" w:eastAsia="맑은 고딕" w:hAnsi="맑은 고딕" w:cs="맑은 고딕"/>
          <w:lang w:eastAsia="ko-KR"/>
        </w:rPr>
        <w:t>60%</w:t>
      </w:r>
      <w:r>
        <w:rPr>
          <w:rFonts w:ascii="맑은 고딕" w:eastAsia="맑은 고딕" w:hAnsi="맑은 고딕" w:cs="맑은 고딕" w:hint="eastAsia"/>
          <w:lang w:eastAsia="ko-KR"/>
        </w:rPr>
        <w:t>를 제공하면서 별도의 담보를 제공받지 않습니다.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계약상대방의 계약이행을 담보하는 보험에 가입하실 것을 </w:t>
      </w:r>
      <w:proofErr w:type="spellStart"/>
      <w:r>
        <w:rPr>
          <w:rFonts w:ascii="맑은 고딕" w:eastAsia="맑은 고딕" w:hAnsi="맑은 고딕" w:cs="맑은 고딕" w:hint="eastAsia"/>
          <w:lang w:eastAsia="ko-KR"/>
        </w:rPr>
        <w:t>권고드립니다</w:t>
      </w:r>
      <w:proofErr w:type="spellEnd"/>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 </w:t>
      </w:r>
    </w:p>
  </w:comment>
  <w:comment w:id="90" w:author="윤현정 (Hyunjeong Yoon)" w:date="2024-11-12T09:03:00Z" w:initials="윤(Y">
    <w:p w14:paraId="145A5733" w14:textId="54AD7AFA" w:rsidR="00AC76DD" w:rsidRPr="00D731D6" w:rsidRDefault="00AC76DD">
      <w:pPr>
        <w:pStyle w:val="a6"/>
        <w:rPr>
          <w:rFonts w:eastAsiaTheme="minorEastAsia"/>
          <w:lang w:eastAsia="ko-KR"/>
        </w:rPr>
      </w:pPr>
      <w:r>
        <w:rPr>
          <w:rStyle w:val="a5"/>
        </w:rPr>
        <w:annotationRef/>
      </w:r>
      <w:r>
        <w:rPr>
          <w:rFonts w:eastAsiaTheme="minorEastAsia"/>
          <w:lang w:eastAsia="ko-KR"/>
        </w:rPr>
        <w:t xml:space="preserve">Visioning </w:t>
      </w:r>
      <w:proofErr w:type="spellStart"/>
      <w:r>
        <w:rPr>
          <w:rFonts w:eastAsiaTheme="minorEastAsia"/>
          <w:lang w:eastAsia="ko-KR"/>
        </w:rPr>
        <w:t>serivices</w:t>
      </w:r>
      <w:proofErr w:type="spellEnd"/>
      <w:r>
        <w:rPr>
          <w:rFonts w:eastAsiaTheme="minorEastAsia"/>
          <w:lang w:eastAsia="ko-KR"/>
        </w:rPr>
        <w:t xml:space="preserve"> </w:t>
      </w:r>
      <w:r>
        <w:rPr>
          <w:rFonts w:eastAsiaTheme="minorEastAsia" w:hint="eastAsia"/>
          <w:lang w:eastAsia="ko-KR"/>
        </w:rPr>
        <w:t>와</w:t>
      </w:r>
      <w:r>
        <w:rPr>
          <w:rFonts w:eastAsiaTheme="minorEastAsia"/>
          <w:lang w:eastAsia="ko-KR"/>
        </w:rPr>
        <w:t xml:space="preserve"> </w:t>
      </w:r>
      <w:r>
        <w:t>Design Services</w:t>
      </w:r>
      <w:r>
        <w:rPr>
          <w:rFonts w:ascii="맑은 고딕" w:eastAsia="맑은 고딕" w:hAnsi="맑은 고딕" w:cs="맑은 고딕" w:hint="eastAsia"/>
          <w:lang w:eastAsia="ko-KR"/>
        </w:rPr>
        <w:t>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용역완료 기한을 정해 주시기 바랍니다.</w:t>
      </w:r>
      <w:r>
        <w:rPr>
          <w:rFonts w:ascii="맑은 고딕" w:eastAsia="맑은 고딕" w:hAnsi="맑은 고딕" w:cs="맑은 고딕"/>
          <w:lang w:eastAsia="ko-KR"/>
        </w:rPr>
        <w:t xml:space="preserve"> </w:t>
      </w:r>
    </w:p>
  </w:comment>
  <w:comment w:id="101" w:author="윤현정 (Hyunjeong Yoon)" w:date="2024-11-12T09:03:00Z" w:initials="윤(Y">
    <w:p w14:paraId="375B91E8" w14:textId="4BECB4EC" w:rsidR="00284770" w:rsidRPr="00D731D6" w:rsidRDefault="00284770" w:rsidP="00284770">
      <w:pPr>
        <w:pStyle w:val="a6"/>
        <w:rPr>
          <w:rFonts w:eastAsiaTheme="minorEastAsia"/>
          <w:lang w:eastAsia="ko-KR"/>
        </w:rPr>
      </w:pPr>
      <w:r>
        <w:rPr>
          <w:rStyle w:val="a5"/>
        </w:rPr>
        <w:annotationRef/>
      </w:r>
      <w:r>
        <w:rPr>
          <w:rFonts w:eastAsiaTheme="minorEastAsia"/>
          <w:lang w:eastAsia="ko-KR"/>
        </w:rPr>
        <w:t xml:space="preserve">Visioning </w:t>
      </w:r>
      <w:proofErr w:type="spellStart"/>
      <w:r>
        <w:rPr>
          <w:rFonts w:eastAsiaTheme="minorEastAsia"/>
          <w:lang w:eastAsia="ko-KR"/>
        </w:rPr>
        <w:t>serivices</w:t>
      </w:r>
      <w:proofErr w:type="spellEnd"/>
      <w:r>
        <w:rPr>
          <w:rFonts w:eastAsiaTheme="minorEastAsia"/>
          <w:lang w:eastAsia="ko-KR"/>
        </w:rPr>
        <w:t xml:space="preserve"> </w:t>
      </w:r>
      <w:r>
        <w:rPr>
          <w:rFonts w:eastAsiaTheme="minorEastAsia" w:hint="eastAsia"/>
          <w:lang w:eastAsia="ko-KR"/>
        </w:rPr>
        <w:t>와</w:t>
      </w:r>
      <w:r>
        <w:rPr>
          <w:rFonts w:eastAsiaTheme="minorEastAsia"/>
          <w:lang w:eastAsia="ko-KR"/>
        </w:rPr>
        <w:t xml:space="preserve"> </w:t>
      </w:r>
      <w:r>
        <w:t>Design Services</w:t>
      </w:r>
      <w:r>
        <w:rPr>
          <w:rFonts w:ascii="맑은 고딕" w:eastAsia="맑은 고딕" w:hAnsi="맑은 고딕" w:cs="맑은 고딕" w:hint="eastAsia"/>
          <w:lang w:eastAsia="ko-KR"/>
        </w:rPr>
        <w:t>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산출물 형식을 정해 주시기 바랍니다.</w:t>
      </w:r>
      <w:r>
        <w:rPr>
          <w:rFonts w:ascii="맑은 고딕" w:eastAsia="맑은 고딕" w:hAnsi="맑은 고딕" w:cs="맑은 고딕"/>
          <w:lang w:eastAsia="ko-KR"/>
        </w:rPr>
        <w:t xml:space="preserve">  </w:t>
      </w:r>
    </w:p>
  </w:comment>
  <w:comment w:id="107" w:author="윤현정 (Hyunjeong Yoon)" w:date="2024-11-12T09:06:00Z" w:initials="윤(Y">
    <w:p w14:paraId="6EBAF1A8" w14:textId="3FD557CC" w:rsidR="00AC76DD" w:rsidRPr="00D731D6" w:rsidRDefault="00AC76DD">
      <w:pPr>
        <w:pStyle w:val="a6"/>
        <w:rPr>
          <w:rFonts w:eastAsiaTheme="minorEastAsia"/>
          <w:lang w:eastAsia="ko-KR"/>
        </w:rPr>
      </w:pPr>
      <w:r>
        <w:rPr>
          <w:rStyle w:val="a5"/>
        </w:rPr>
        <w:annotationRef/>
      </w:r>
      <w:r>
        <w:rPr>
          <w:rFonts w:eastAsiaTheme="minorEastAsia" w:hint="eastAsia"/>
          <w:lang w:eastAsia="ko-KR"/>
        </w:rPr>
        <w:t>지체상금</w:t>
      </w:r>
      <w:r>
        <w:rPr>
          <w:rFonts w:eastAsiaTheme="minorEastAsia" w:hint="eastAsia"/>
          <w:lang w:eastAsia="ko-KR"/>
        </w:rPr>
        <w:t xml:space="preserve"> </w:t>
      </w:r>
      <w:proofErr w:type="spellStart"/>
      <w:r>
        <w:rPr>
          <w:rFonts w:eastAsiaTheme="minorEastAsia" w:hint="eastAsia"/>
          <w:lang w:eastAsia="ko-KR"/>
        </w:rPr>
        <w:t>요율</w:t>
      </w:r>
      <w:proofErr w:type="spellEnd"/>
      <w:r>
        <w:rPr>
          <w:rFonts w:eastAsiaTheme="minorEastAsia" w:hint="eastAsia"/>
          <w:lang w:eastAsia="ko-KR"/>
        </w:rPr>
        <w:t xml:space="preserve"> </w:t>
      </w:r>
      <w:proofErr w:type="spellStart"/>
      <w:r>
        <w:rPr>
          <w:rFonts w:eastAsiaTheme="minorEastAsia" w:hint="eastAsia"/>
          <w:lang w:eastAsia="ko-KR"/>
        </w:rPr>
        <w:t>작성바랍니다</w:t>
      </w:r>
      <w:proofErr w:type="spellEnd"/>
      <w:r>
        <w:rPr>
          <w:rFonts w:eastAsiaTheme="minorEastAsia" w:hint="eastAsia"/>
          <w:lang w:eastAsia="ko-KR"/>
        </w:rPr>
        <w:t>.</w:t>
      </w:r>
      <w:r>
        <w:rPr>
          <w:rFonts w:eastAsiaTheme="minorEastAsia"/>
          <w:lang w:eastAsia="ko-KR"/>
        </w:rPr>
        <w:br/>
      </w:r>
      <w:r>
        <w:rPr>
          <w:rFonts w:eastAsiaTheme="minorEastAsia" w:hint="eastAsia"/>
          <w:lang w:eastAsia="ko-KR"/>
        </w:rPr>
        <w:t>(</w:t>
      </w:r>
      <w:r>
        <w:rPr>
          <w:rFonts w:eastAsiaTheme="minorEastAsia" w:hint="eastAsia"/>
          <w:lang w:eastAsia="ko-KR"/>
        </w:rPr>
        <w:t>통상</w:t>
      </w:r>
      <w:r>
        <w:rPr>
          <w:rFonts w:eastAsiaTheme="minorEastAsia" w:hint="eastAsia"/>
          <w:lang w:eastAsia="ko-KR"/>
        </w:rPr>
        <w:t xml:space="preserve"> </w:t>
      </w:r>
      <w:r>
        <w:rPr>
          <w:rFonts w:eastAsiaTheme="minorEastAsia"/>
          <w:lang w:eastAsia="ko-KR"/>
        </w:rPr>
        <w:t>0.1%~0.5%</w:t>
      </w:r>
      <w:r>
        <w:rPr>
          <w:rFonts w:eastAsiaTheme="minorEastAsia" w:hint="eastAsia"/>
          <w:lang w:eastAsia="ko-KR"/>
        </w:rPr>
        <w:t>로</w:t>
      </w:r>
      <w:r>
        <w:rPr>
          <w:rFonts w:eastAsiaTheme="minorEastAsia" w:hint="eastAsia"/>
          <w:lang w:eastAsia="ko-KR"/>
        </w:rPr>
        <w:t xml:space="preserve"> </w:t>
      </w:r>
      <w:r>
        <w:rPr>
          <w:rFonts w:eastAsiaTheme="minorEastAsia" w:hint="eastAsia"/>
          <w:lang w:eastAsia="ko-KR"/>
        </w:rPr>
        <w:t>규정</w:t>
      </w:r>
      <w:r>
        <w:rPr>
          <w:rFonts w:eastAsiaTheme="minorEastAsia"/>
          <w:lang w:eastAsia="ko-KR"/>
        </w:rPr>
        <w:t>)</w:t>
      </w:r>
    </w:p>
  </w:comment>
  <w:comment w:id="219" w:author="윤현정 (Hyunjeong Yoon)" w:date="2024-11-12T10:58:00Z" w:initials="윤(Y">
    <w:p w14:paraId="368F58F3" w14:textId="19AB3111" w:rsidR="00130412" w:rsidRPr="00130412" w:rsidRDefault="00130412">
      <w:pPr>
        <w:pStyle w:val="a6"/>
        <w:rPr>
          <w:rFonts w:eastAsiaTheme="minorEastAsia"/>
          <w:lang w:eastAsia="ko-KR"/>
        </w:rPr>
      </w:pPr>
      <w:r>
        <w:rPr>
          <w:rStyle w:val="a5"/>
        </w:rPr>
        <w:annotationRef/>
      </w:r>
      <w:r>
        <w:rPr>
          <w:rFonts w:eastAsiaTheme="minorEastAsia" w:hint="eastAsia"/>
          <w:lang w:eastAsia="ko-KR"/>
        </w:rPr>
        <w:t>확인</w:t>
      </w:r>
      <w:r>
        <w:rPr>
          <w:rFonts w:eastAsiaTheme="minorEastAsia"/>
          <w:lang w:eastAsia="ko-KR"/>
        </w:rPr>
        <w:t xml:space="preserve"> </w:t>
      </w:r>
      <w:r>
        <w:rPr>
          <w:rFonts w:eastAsiaTheme="minorEastAsia" w:hint="eastAsia"/>
          <w:lang w:eastAsia="ko-KR"/>
        </w:rPr>
        <w:t>후</w:t>
      </w:r>
      <w:r>
        <w:rPr>
          <w:rFonts w:eastAsiaTheme="minorEastAsia" w:hint="eastAsia"/>
          <w:lang w:eastAsia="ko-KR"/>
        </w:rPr>
        <w:t xml:space="preserve"> </w:t>
      </w:r>
      <w:proofErr w:type="spellStart"/>
      <w:r>
        <w:rPr>
          <w:rFonts w:eastAsiaTheme="minorEastAsia" w:hint="eastAsia"/>
          <w:lang w:eastAsia="ko-KR"/>
        </w:rPr>
        <w:t>계약체결바랍니다</w:t>
      </w:r>
      <w:proofErr w:type="spellEnd"/>
      <w:r>
        <w:rPr>
          <w:rFonts w:eastAsiaTheme="minorEastAsia" w:hint="eastAsia"/>
          <w:lang w:eastAsia="ko-KR"/>
        </w:rPr>
        <w:t>.</w:t>
      </w:r>
    </w:p>
  </w:comment>
  <w:comment w:id="281" w:author="윤현정 (Hyunjeong Yoon)" w:date="2024-11-12T11:53:00Z" w:initials="윤(Y">
    <w:p w14:paraId="757A26EA" w14:textId="2B4823B5" w:rsidR="00A260B3" w:rsidRPr="00A260B3" w:rsidRDefault="00A260B3">
      <w:pPr>
        <w:pStyle w:val="a6"/>
        <w:rPr>
          <w:rFonts w:eastAsiaTheme="minorEastAsia"/>
          <w:lang w:eastAsia="ko-KR"/>
        </w:rPr>
      </w:pPr>
      <w:r>
        <w:rPr>
          <w:rStyle w:val="a5"/>
        </w:rPr>
        <w:annotationRef/>
      </w:r>
      <w:r>
        <w:rPr>
          <w:rFonts w:eastAsiaTheme="minorEastAsia" w:hint="eastAsia"/>
          <w:lang w:eastAsia="ko-KR"/>
        </w:rPr>
        <w:t>계약기간</w:t>
      </w:r>
      <w:r>
        <w:rPr>
          <w:rFonts w:eastAsiaTheme="minorEastAsia" w:hint="eastAsia"/>
          <w:lang w:eastAsia="ko-KR"/>
        </w:rPr>
        <w:t xml:space="preserve"> </w:t>
      </w:r>
      <w:r>
        <w:rPr>
          <w:rFonts w:eastAsiaTheme="minorEastAsia" w:hint="eastAsia"/>
          <w:lang w:eastAsia="ko-KR"/>
        </w:rPr>
        <w:t>명시</w:t>
      </w:r>
      <w:r>
        <w:rPr>
          <w:rFonts w:eastAsiaTheme="minorEastAsia" w:hint="eastAsia"/>
          <w:lang w:eastAsia="ko-KR"/>
        </w:rPr>
        <w:t xml:space="preserve"> </w:t>
      </w:r>
      <w:r>
        <w:rPr>
          <w:rFonts w:eastAsiaTheme="minorEastAsia" w:hint="eastAsia"/>
          <w:lang w:eastAsia="ko-KR"/>
        </w:rPr>
        <w:t>후</w:t>
      </w:r>
      <w:r>
        <w:rPr>
          <w:rFonts w:eastAsiaTheme="minorEastAsia" w:hint="eastAsia"/>
          <w:lang w:eastAsia="ko-KR"/>
        </w:rPr>
        <w:t xml:space="preserve"> </w:t>
      </w:r>
      <w:r>
        <w:rPr>
          <w:rFonts w:eastAsiaTheme="minorEastAsia" w:hint="eastAsia"/>
          <w:lang w:eastAsia="ko-KR"/>
        </w:rPr>
        <w:t>계약체결</w:t>
      </w:r>
      <w:r>
        <w:rPr>
          <w:rFonts w:eastAsiaTheme="minorEastAsia" w:hint="eastAsia"/>
          <w:lang w:eastAsia="ko-KR"/>
        </w:rPr>
        <w:t xml:space="preserve"> </w:t>
      </w:r>
      <w:r>
        <w:rPr>
          <w:rFonts w:eastAsiaTheme="minorEastAsia" w:hint="eastAsia"/>
          <w:lang w:eastAsia="ko-KR"/>
        </w:rPr>
        <w:t>바랍니다</w:t>
      </w:r>
      <w:r>
        <w:rPr>
          <w:rFonts w:eastAsiaTheme="minorEastAsia" w:hint="eastAsia"/>
          <w:lang w:eastAsia="ko-KR"/>
        </w:rPr>
        <w:t>.</w:t>
      </w:r>
      <w:r>
        <w:rPr>
          <w:rFonts w:eastAsiaTheme="minorEastAsia"/>
          <w:lang w:eastAsia="ko-KR"/>
        </w:rPr>
        <w:t xml:space="preserve"> </w:t>
      </w:r>
    </w:p>
  </w:comment>
  <w:comment w:id="288" w:author="윤현정 (Hyunjeong Yoon)" w:date="2024-11-07T16:02:00Z" w:initials="윤(Y">
    <w:p w14:paraId="6F6636F1" w14:textId="5626BDA9" w:rsidR="00AC76DD" w:rsidRDefault="00AC76DD">
      <w:pPr>
        <w:pStyle w:val="a6"/>
        <w:rPr>
          <w:lang w:eastAsia="ko-KR"/>
        </w:rPr>
      </w:pPr>
      <w:r>
        <w:rPr>
          <w:rStyle w:val="a5"/>
        </w:rPr>
        <w:annotationRef/>
      </w:r>
      <w:r>
        <w:rPr>
          <w:rFonts w:ascii="맑은 고딕" w:eastAsia="맑은 고딕" w:hAnsi="맑은 고딕" w:cs="맑은 고딕" w:hint="eastAsia"/>
          <w:lang w:eastAsia="ko-KR"/>
        </w:rPr>
        <w:t>준거법은 캘리포니아 주법이며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관할은 싱가포르입니다.</w:t>
      </w:r>
      <w:r>
        <w:rPr>
          <w:rFonts w:ascii="맑은 고딕" w:eastAsia="맑은 고딕" w:hAnsi="맑은 고딕" w:cs="맑은 고딕"/>
          <w:lang w:eastAsia="ko-KR"/>
        </w:rPr>
        <w:t xml:space="preserve"> </w:t>
      </w:r>
    </w:p>
  </w:comment>
  <w:comment w:id="289" w:author="윤현정 (Hyunjeong Yoon)" w:date="2024-11-07T16:09:00Z" w:initials="윤(Y">
    <w:p w14:paraId="1D9DFB5F" w14:textId="469AEF74" w:rsidR="00AC76DD" w:rsidRDefault="00AC76DD">
      <w:pPr>
        <w:pStyle w:val="a6"/>
        <w:rPr>
          <w:lang w:eastAsia="ko-KR"/>
        </w:rPr>
      </w:pPr>
      <w:r>
        <w:rPr>
          <w:rStyle w:val="a5"/>
        </w:rPr>
        <w:annotationRef/>
      </w:r>
      <w:r>
        <w:rPr>
          <w:rFonts w:ascii="맑은 고딕" w:eastAsia="맑은 고딕" w:hAnsi="맑은 고딕" w:cs="맑은 고딕" w:hint="eastAsia"/>
          <w:lang w:eastAsia="ko-KR"/>
        </w:rPr>
        <w:t>본 규정에 따르면 계약금액 이외의 별도의 추가비용을 지불해야합니다.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규정을 삭제하시거나 계약서에 본 약관의 추가비용은 지불하지 않는다는 내용을 추가하시기 바랍니다.</w:t>
      </w:r>
      <w:r>
        <w:rPr>
          <w:rFonts w:ascii="맑은 고딕" w:eastAsia="맑은 고딕" w:hAnsi="맑은 고딕" w:cs="맑은 고딕"/>
          <w:lang w:eastAsia="ko-KR"/>
        </w:rPr>
        <w:t xml:space="preserve"> </w:t>
      </w:r>
    </w:p>
  </w:comment>
  <w:comment w:id="290" w:author="윤현정 (Hyunjeong Yoon)" w:date="2024-11-07T16:23:00Z" w:initials="윤(Y">
    <w:p w14:paraId="311551AD" w14:textId="636DA7AA" w:rsidR="00AC76DD" w:rsidRDefault="00AC76DD">
      <w:pPr>
        <w:pStyle w:val="a6"/>
        <w:rPr>
          <w:lang w:eastAsia="ko-KR"/>
        </w:rPr>
      </w:pPr>
      <w:r>
        <w:rPr>
          <w:rStyle w:val="a5"/>
        </w:rPr>
        <w:annotationRef/>
      </w:r>
      <w:r w:rsidR="00374680">
        <w:rPr>
          <w:rFonts w:ascii="맑은 고딕" w:eastAsia="맑은 고딕" w:hAnsi="맑은 고딕" w:cs="맑은 고딕" w:hint="eastAsia"/>
          <w:lang w:eastAsia="ko-KR"/>
        </w:rPr>
        <w:t>본 규정을 삭제하시거나 계약서에 본 약관은 적용하지 않는다는 내용을 추가하시기 바랍니다</w:t>
      </w:r>
    </w:p>
  </w:comment>
  <w:comment w:id="291" w:author="윤현정 (Hyunjeong Yoon)" w:date="2024-11-07T16:24:00Z" w:initials="윤(Y">
    <w:p w14:paraId="4106AC36" w14:textId="0F5A794A" w:rsidR="00AC76DD" w:rsidRDefault="00AC76DD">
      <w:pPr>
        <w:pStyle w:val="a6"/>
        <w:rPr>
          <w:lang w:eastAsia="ko-KR"/>
        </w:rPr>
      </w:pPr>
      <w:r>
        <w:rPr>
          <w:rStyle w:val="a5"/>
        </w:rPr>
        <w:annotationRef/>
      </w:r>
      <w:proofErr w:type="spellStart"/>
      <w:r w:rsidR="00374680">
        <w:rPr>
          <w:rFonts w:ascii="맑은 고딕" w:eastAsia="맑은 고딕" w:hAnsi="맑은 고딕" w:cs="맑은 고딕" w:hint="eastAsia"/>
          <w:lang w:eastAsia="ko-KR"/>
        </w:rPr>
        <w:t>퍼시스가</w:t>
      </w:r>
      <w:proofErr w:type="spellEnd"/>
      <w:r w:rsidR="00374680">
        <w:rPr>
          <w:rFonts w:ascii="맑은 고딕" w:eastAsia="맑은 고딕" w:hAnsi="맑은 고딕" w:cs="맑은 고딕" w:hint="eastAsia"/>
          <w:lang w:eastAsia="ko-KR"/>
        </w:rPr>
        <w:t xml:space="preserve"> 가입한 생산물배상책임보험의 내용 확인 후 본 조항을 유지하시거나</w:t>
      </w:r>
      <w:r w:rsidR="00374680">
        <w:rPr>
          <w:rFonts w:ascii="맑은 고딕" w:eastAsia="맑은 고딕" w:hAnsi="맑은 고딕" w:cs="맑은 고딕"/>
          <w:lang w:eastAsia="ko-KR"/>
        </w:rPr>
        <w:t xml:space="preserve"> </w:t>
      </w:r>
      <w:proofErr w:type="gramStart"/>
      <w:r w:rsidR="00374680">
        <w:rPr>
          <w:rFonts w:ascii="맑은 고딕" w:eastAsia="맑은 고딕" w:hAnsi="맑은 고딕" w:cs="맑은 고딕" w:hint="eastAsia"/>
          <w:lang w:eastAsia="ko-KR"/>
        </w:rPr>
        <w:t>수정,삭제</w:t>
      </w:r>
      <w:proofErr w:type="gramEnd"/>
      <w:r w:rsidR="00374680">
        <w:rPr>
          <w:rFonts w:ascii="맑은 고딕" w:eastAsia="맑은 고딕" w:hAnsi="맑은 고딕" w:cs="맑은 고딕" w:hint="eastAsia"/>
          <w:lang w:eastAsia="ko-KR"/>
        </w:rPr>
        <w:t xml:space="preserve"> 바랍니다.</w:t>
      </w:r>
      <w:r w:rsidR="00374680">
        <w:rPr>
          <w:rFonts w:ascii="맑은 고딕" w:eastAsia="맑은 고딕" w:hAnsi="맑은 고딕" w:cs="맑은 고딕"/>
          <w:lang w:eastAsia="ko-KR"/>
        </w:rPr>
        <w:t xml:space="preserve"> </w:t>
      </w:r>
    </w:p>
  </w:comment>
  <w:comment w:id="292" w:author="윤현정 (Hyunjeong Yoon)" w:date="2024-11-07T16:28:00Z" w:initials="윤(Y">
    <w:p w14:paraId="01CFE94E" w14:textId="6AD218E9" w:rsidR="00AC76DD" w:rsidRDefault="00AC76DD" w:rsidP="00775235">
      <w:pPr>
        <w:pStyle w:val="a6"/>
        <w:rPr>
          <w:lang w:eastAsia="ko-KR"/>
        </w:rPr>
      </w:pPr>
      <w:r>
        <w:rPr>
          <w:rStyle w:val="a5"/>
        </w:rPr>
        <w:annotationRef/>
      </w:r>
      <w:r w:rsidR="00374680">
        <w:rPr>
          <w:rFonts w:ascii="맑은 고딕" w:eastAsia="맑은 고딕" w:hAnsi="맑은 고딕" w:cs="맑은 고딕" w:hint="eastAsia"/>
          <w:lang w:eastAsia="ko-KR"/>
        </w:rPr>
        <w:t>본 계약에 따라</w:t>
      </w:r>
      <w:r w:rsidR="00374680">
        <w:rPr>
          <w:rFonts w:ascii="맑은 고딕" w:eastAsia="맑은 고딕" w:hAnsi="맑은 고딕" w:cs="맑은 고딕"/>
          <w:lang w:eastAsia="ko-KR"/>
        </w:rPr>
        <w:t xml:space="preserve"> </w:t>
      </w:r>
      <w:proofErr w:type="spellStart"/>
      <w:r w:rsidR="00374680">
        <w:rPr>
          <w:rFonts w:ascii="맑은 고딕" w:eastAsia="맑은 고딕" w:hAnsi="맑은 고딕" w:cs="맑은 고딕" w:hint="eastAsia"/>
          <w:lang w:eastAsia="ko-KR"/>
        </w:rPr>
        <w:t>퍼시스가</w:t>
      </w:r>
      <w:proofErr w:type="spellEnd"/>
      <w:r w:rsidR="00374680">
        <w:rPr>
          <w:rFonts w:ascii="맑은 고딕" w:eastAsia="맑은 고딕" w:hAnsi="맑은 고딕" w:cs="맑은 고딕" w:hint="eastAsia"/>
          <w:lang w:eastAsia="ko-KR"/>
        </w:rPr>
        <w:t xml:space="preserve"> 부담해야할 세금 확인 후 계약체결 바랍니다.</w:t>
      </w:r>
      <w:r w:rsidR="00374680">
        <w:rPr>
          <w:rFonts w:ascii="맑은 고딕" w:eastAsia="맑은 고딕" w:hAnsi="맑은 고딕" w:cs="맑은 고딕"/>
          <w:lang w:eastAsia="ko-KR"/>
        </w:rPr>
        <w:t xml:space="preserve"> </w:t>
      </w:r>
    </w:p>
  </w:comment>
  <w:comment w:id="293" w:author="윤현정 (Hyunjeong Yoon)" w:date="2024-11-07T16:32:00Z" w:initials="윤(Y">
    <w:p w14:paraId="6F64F75A" w14:textId="7989FE3E" w:rsidR="00AC76DD" w:rsidRDefault="00AC76DD">
      <w:pPr>
        <w:pStyle w:val="a6"/>
        <w:rPr>
          <w:lang w:eastAsia="ko-KR"/>
        </w:rPr>
      </w:pPr>
      <w:r>
        <w:rPr>
          <w:rStyle w:val="a5"/>
        </w:rPr>
        <w:annotationRef/>
      </w:r>
      <w:proofErr w:type="spellStart"/>
      <w:r>
        <w:rPr>
          <w:rFonts w:ascii="맑은 고딕" w:eastAsia="맑은 고딕" w:hAnsi="맑은 고딕" w:cs="맑은 고딕" w:hint="eastAsia"/>
          <w:lang w:eastAsia="ko-KR"/>
        </w:rPr>
        <w:t>갠슬러는</w:t>
      </w:r>
      <w:proofErr w:type="spellEnd"/>
      <w:r>
        <w:rPr>
          <w:rFonts w:ascii="맑은 고딕" w:eastAsia="맑은 고딕" w:hAnsi="맑은 고딕" w:cs="맑은 고딕" w:hint="eastAsia"/>
          <w:lang w:eastAsia="ko-KR"/>
        </w:rPr>
        <w:t xml:space="preserve"> 본 계약디자인의 품질이나 특정 목적에 대하여 보증하지 않습니다.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이에 대한 보증이 필요하다면 본 약관은 삭제 바랍니다.</w:t>
      </w:r>
    </w:p>
  </w:comment>
  <w:comment w:id="294" w:author="윤현정 (Hyunjeong Yoon)" w:date="2024-11-07T16:39:00Z" w:initials="윤(Y">
    <w:p w14:paraId="0053EFF7" w14:textId="201798BA" w:rsidR="00AC76DD" w:rsidRDefault="00AC76DD">
      <w:pPr>
        <w:pStyle w:val="a6"/>
        <w:rPr>
          <w:lang w:eastAsia="ko-KR"/>
        </w:rPr>
      </w:pPr>
      <w:r>
        <w:rPr>
          <w:rStyle w:val="a5"/>
        </w:rPr>
        <w:annotationRef/>
      </w:r>
      <w:r w:rsidR="00205C99">
        <w:rPr>
          <w:rFonts w:ascii="맑은 고딕" w:eastAsia="맑은 고딕" w:hAnsi="맑은 고딕" w:cs="맑은 고딕" w:hint="eastAsia"/>
          <w:lang w:eastAsia="ko-KR"/>
        </w:rPr>
        <w:t xml:space="preserve">장소 확인 후 계약 </w:t>
      </w:r>
      <w:proofErr w:type="spellStart"/>
      <w:r w:rsidR="00205C99">
        <w:rPr>
          <w:rFonts w:ascii="맑은 고딕" w:eastAsia="맑은 고딕" w:hAnsi="맑은 고딕" w:cs="맑은 고딕" w:hint="eastAsia"/>
          <w:lang w:eastAsia="ko-KR"/>
        </w:rPr>
        <w:t>체결바랍니다</w:t>
      </w:r>
      <w:proofErr w:type="spellEnd"/>
      <w:r w:rsidR="00205C99">
        <w:rPr>
          <w:rFonts w:ascii="맑은 고딕" w:eastAsia="맑은 고딕" w:hAnsi="맑은 고딕" w:cs="맑은 고딕" w:hint="eastAsia"/>
          <w:lang w:eastAsia="ko-KR"/>
        </w:rPr>
        <w:t>.</w:t>
      </w:r>
      <w:r w:rsidR="00205C99">
        <w:rPr>
          <w:rFonts w:ascii="맑은 고딕" w:eastAsia="맑은 고딕" w:hAnsi="맑은 고딕" w:cs="맑은 고딕"/>
          <w:lang w:eastAsia="ko-KR"/>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CEBE6E2" w15:done="0"/>
  <w15:commentEx w15:paraId="2C7E9695" w15:done="0"/>
  <w15:commentEx w15:paraId="7D4B36BC" w15:done="0"/>
  <w15:commentEx w15:paraId="145A5733" w15:done="0"/>
  <w15:commentEx w15:paraId="375B91E8" w15:done="0"/>
  <w15:commentEx w15:paraId="6EBAF1A8" w15:done="0"/>
  <w15:commentEx w15:paraId="368F58F3" w15:done="0"/>
  <w15:commentEx w15:paraId="757A26EA" w15:done="0"/>
  <w15:commentEx w15:paraId="6F6636F1" w15:done="0"/>
  <w15:commentEx w15:paraId="1D9DFB5F" w15:done="0"/>
  <w15:commentEx w15:paraId="311551AD" w15:done="0"/>
  <w15:commentEx w15:paraId="4106AC36" w15:done="0"/>
  <w15:commentEx w15:paraId="01CFE94E" w15:done="0"/>
  <w15:commentEx w15:paraId="6F64F75A" w15:done="0"/>
  <w15:commentEx w15:paraId="0053EFF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CEBE6E2" w16cid:durableId="2ADCAC24"/>
  <w16cid:commentId w16cid:paraId="2C7E9695" w16cid:durableId="2AD72A67"/>
  <w16cid:commentId w16cid:paraId="7D4B36BC" w16cid:durableId="2AD72E4A"/>
  <w16cid:commentId w16cid:paraId="145A5733" w16cid:durableId="2ADD9856"/>
  <w16cid:commentId w16cid:paraId="375B91E8" w16cid:durableId="2AE047E2"/>
  <w16cid:commentId w16cid:paraId="6EBAF1A8" w16cid:durableId="2ADD9927"/>
  <w16cid:commentId w16cid:paraId="368F58F3" w16cid:durableId="2ADDB34B"/>
  <w16cid:commentId w16cid:paraId="757A26EA" w16cid:durableId="2ADDC028"/>
  <w16cid:commentId w16cid:paraId="6F6636F1" w16cid:durableId="2AD762FC"/>
  <w16cid:commentId w16cid:paraId="1D9DFB5F" w16cid:durableId="2AD764C7"/>
  <w16cid:commentId w16cid:paraId="311551AD" w16cid:durableId="2AD767F5"/>
  <w16cid:commentId w16cid:paraId="4106AC36" w16cid:durableId="2AD76843"/>
  <w16cid:commentId w16cid:paraId="01CFE94E" w16cid:durableId="2AD76938"/>
  <w16cid:commentId w16cid:paraId="6F64F75A" w16cid:durableId="2AD76A22"/>
  <w16cid:commentId w16cid:paraId="0053EFF7" w16cid:durableId="2AD76B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622DB9" w14:textId="77777777" w:rsidR="008F1353" w:rsidRDefault="008F1353">
      <w:r>
        <w:separator/>
      </w:r>
    </w:p>
  </w:endnote>
  <w:endnote w:type="continuationSeparator" w:id="0">
    <w:p w14:paraId="3E739F77" w14:textId="77777777" w:rsidR="008F1353" w:rsidRDefault="008F1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Noto Sans CJK KR Regular">
    <w:altName w:val="맑은 고딕"/>
    <w:panose1 w:val="020B0500000000000000"/>
    <w:charset w:val="81"/>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AF75DD" w14:textId="77777777" w:rsidR="008F1353" w:rsidRDefault="008F1353">
      <w:r>
        <w:separator/>
      </w:r>
    </w:p>
  </w:footnote>
  <w:footnote w:type="continuationSeparator" w:id="0">
    <w:p w14:paraId="4B3483C1" w14:textId="77777777" w:rsidR="008F1353" w:rsidRDefault="008F13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2F730B" w14:textId="4F5AF52A" w:rsidR="00AC76DD" w:rsidRDefault="00AC76DD">
    <w:pPr>
      <w:pStyle w:val="a3"/>
      <w:spacing w:line="14" w:lineRule="auto"/>
    </w:pPr>
    <w:r>
      <w:rPr>
        <w:noProof/>
      </w:rPr>
      <mc:AlternateContent>
        <mc:Choice Requires="wps">
          <w:drawing>
            <wp:anchor distT="0" distB="0" distL="114300" distR="114300" simplePos="0" relativeHeight="251657728" behindDoc="1" locked="0" layoutInCell="1" allowOverlap="1" wp14:anchorId="286C743A" wp14:editId="30F8AEE9">
              <wp:simplePos x="0" y="0"/>
              <wp:positionH relativeFrom="page">
                <wp:posOffset>1360170</wp:posOffset>
              </wp:positionH>
              <wp:positionV relativeFrom="page">
                <wp:posOffset>897890</wp:posOffset>
              </wp:positionV>
              <wp:extent cx="1141095" cy="44069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1095" cy="440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188E5" w14:textId="77777777" w:rsidR="00AC76DD" w:rsidRDefault="00AC76DD">
                          <w:pPr>
                            <w:spacing w:before="20" w:line="219" w:lineRule="exact"/>
                            <w:ind w:left="20"/>
                            <w:rPr>
                              <w:sz w:val="18"/>
                            </w:rPr>
                          </w:pPr>
                          <w:r>
                            <w:rPr>
                              <w:spacing w:val="-1"/>
                              <w:sz w:val="18"/>
                            </w:rPr>
                            <w:t>FURSYS,</w:t>
                          </w:r>
                          <w:r>
                            <w:rPr>
                              <w:spacing w:val="-16"/>
                              <w:sz w:val="18"/>
                            </w:rPr>
                            <w:t xml:space="preserve"> </w:t>
                          </w:r>
                          <w:r>
                            <w:rPr>
                              <w:sz w:val="18"/>
                            </w:rPr>
                            <w:t>Inc.</w:t>
                          </w:r>
                        </w:p>
                        <w:p w14:paraId="28DD6EFE" w14:textId="77777777" w:rsidR="00AC76DD" w:rsidRDefault="00AC76DD">
                          <w:pPr>
                            <w:spacing w:line="217" w:lineRule="exact"/>
                            <w:ind w:left="20"/>
                            <w:rPr>
                              <w:sz w:val="18"/>
                            </w:rPr>
                          </w:pPr>
                          <w:r>
                            <w:rPr>
                              <w:sz w:val="18"/>
                            </w:rPr>
                            <w:t>November</w:t>
                          </w:r>
                          <w:r>
                            <w:rPr>
                              <w:spacing w:val="-2"/>
                              <w:sz w:val="18"/>
                            </w:rPr>
                            <w:t xml:space="preserve"> </w:t>
                          </w:r>
                          <w:r>
                            <w:rPr>
                              <w:sz w:val="18"/>
                            </w:rPr>
                            <w:t>1,</w:t>
                          </w:r>
                          <w:r>
                            <w:rPr>
                              <w:spacing w:val="-2"/>
                              <w:sz w:val="18"/>
                            </w:rPr>
                            <w:t xml:space="preserve"> </w:t>
                          </w:r>
                          <w:r>
                            <w:rPr>
                              <w:sz w:val="18"/>
                            </w:rPr>
                            <w:t>2024</w:t>
                          </w:r>
                        </w:p>
                        <w:p w14:paraId="51F7C9C8" w14:textId="77777777" w:rsidR="00AC76DD" w:rsidRDefault="00AC76DD">
                          <w:pPr>
                            <w:spacing w:line="217" w:lineRule="exact"/>
                            <w:ind w:left="20"/>
                            <w:rPr>
                              <w:sz w:val="18"/>
                            </w:rPr>
                          </w:pPr>
                          <w:r>
                            <w:rPr>
                              <w:sz w:val="18"/>
                            </w:rPr>
                            <w:t>Page</w:t>
                          </w:r>
                          <w:r>
                            <w:rPr>
                              <w:spacing w:val="-6"/>
                              <w:sz w:val="18"/>
                            </w:rPr>
                            <w:t xml:space="preserve"> </w:t>
                          </w:r>
                          <w:r>
                            <w:fldChar w:fldCharType="begin"/>
                          </w:r>
                          <w:r>
                            <w:rPr>
                              <w:sz w:val="18"/>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6C743A" id="_x0000_t202" coordsize="21600,21600" o:spt="202" path="m,l,21600r21600,l21600,xe">
              <v:stroke joinstyle="miter"/>
              <v:path gradientshapeok="t" o:connecttype="rect"/>
            </v:shapetype>
            <v:shape id="Text Box 1" o:spid="_x0000_s1039" type="#_x0000_t202" style="position:absolute;margin-left:107.1pt;margin-top:70.7pt;width:89.85pt;height:34.7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" filled="f" stroked="f">
              <v:textbox inset="0,0,0,0">
                <w:txbxContent>
                  <w:p w14:paraId="0FB188E5" w14:textId="77777777" w:rsidR="00AC76DD" w:rsidRDefault="00AC76DD">
                    <w:pPr>
                      <w:spacing w:before="20" w:line="219" w:lineRule="exact"/>
                      <w:ind w:left="20"/>
                      <w:rPr>
                        <w:sz w:val="18"/>
                      </w:rPr>
                    </w:pPr>
                    <w:r>
                      <w:rPr>
                        <w:spacing w:val="-1"/>
                        <w:sz w:val="18"/>
                      </w:rPr>
                      <w:t>FURSYS,</w:t>
                    </w:r>
                    <w:r>
                      <w:rPr>
                        <w:spacing w:val="-16"/>
                        <w:sz w:val="18"/>
                      </w:rPr>
                      <w:t xml:space="preserve"> </w:t>
                    </w:r>
                    <w:r>
                      <w:rPr>
                        <w:sz w:val="18"/>
                      </w:rPr>
                      <w:t>Inc.</w:t>
                    </w:r>
                  </w:p>
                  <w:p w14:paraId="28DD6EFE" w14:textId="77777777" w:rsidR="00AC76DD" w:rsidRDefault="00AC76DD">
                    <w:pPr>
                      <w:spacing w:line="217" w:lineRule="exact"/>
                      <w:ind w:left="20"/>
                      <w:rPr>
                        <w:sz w:val="18"/>
                      </w:rPr>
                    </w:pPr>
                    <w:r>
                      <w:rPr>
                        <w:sz w:val="18"/>
                      </w:rPr>
                      <w:t>November</w:t>
                    </w:r>
                    <w:r>
                      <w:rPr>
                        <w:spacing w:val="-2"/>
                        <w:sz w:val="18"/>
                      </w:rPr>
                      <w:t xml:space="preserve"> </w:t>
                    </w:r>
                    <w:r>
                      <w:rPr>
                        <w:sz w:val="18"/>
                      </w:rPr>
                      <w:t>1,</w:t>
                    </w:r>
                    <w:r>
                      <w:rPr>
                        <w:spacing w:val="-2"/>
                        <w:sz w:val="18"/>
                      </w:rPr>
                      <w:t xml:space="preserve"> </w:t>
                    </w:r>
                    <w:r>
                      <w:rPr>
                        <w:sz w:val="18"/>
                      </w:rPr>
                      <w:t>2024</w:t>
                    </w:r>
                  </w:p>
                  <w:p w14:paraId="51F7C9C8" w14:textId="77777777" w:rsidR="00AC76DD" w:rsidRDefault="00AC76DD">
                    <w:pPr>
                      <w:spacing w:line="217" w:lineRule="exact"/>
                      <w:ind w:left="20"/>
                      <w:rPr>
                        <w:sz w:val="18"/>
                      </w:rPr>
                    </w:pPr>
                    <w:r>
                      <w:rPr>
                        <w:sz w:val="18"/>
                      </w:rPr>
                      <w:t>Page</w:t>
                    </w:r>
                    <w:r>
                      <w:rPr>
                        <w:spacing w:val="-6"/>
                        <w:sz w:val="18"/>
                      </w:rPr>
                      <w:t xml:space="preserve"> </w:t>
                    </w:r>
                    <w:r>
                      <w:fldChar w:fldCharType="begin"/>
                    </w:r>
                    <w:r>
                      <w:rPr>
                        <w:sz w:val="18"/>
                      </w:rPr>
                      <w:instrText xml:space="preserve"> PAGE </w:instrText>
                    </w:r>
                    <w:r>
                      <w:fldChar w:fldCharType="separate"/>
                    </w:r>
                    <w:r>
                      <w:t>2</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4A90B2" w14:textId="77777777" w:rsidR="00AC76DD" w:rsidRDefault="00AC76DD">
    <w:pPr>
      <w:pStyle w:val="a3"/>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241114" w14:textId="77777777" w:rsidR="00AC76DD" w:rsidRDefault="00AC76DD">
    <w:pPr>
      <w:pStyle w:val="a3"/>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42B065" w14:textId="77777777" w:rsidR="00AC76DD" w:rsidRDefault="00AC76DD">
    <w:pPr>
      <w:pStyle w:val="a3"/>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83A69A" w14:textId="77777777" w:rsidR="00AC76DD" w:rsidRDefault="00AC76DD">
    <w:pPr>
      <w:pStyle w:val="a3"/>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1F0FDC"/>
    <w:multiLevelType w:val="multilevel"/>
    <w:tmpl w:val="DCF2EFFE"/>
    <w:lvl w:ilvl="0">
      <w:start w:val="1"/>
      <w:numFmt w:val="decimal"/>
      <w:lvlText w:val="%1."/>
      <w:lvlJc w:val="left"/>
      <w:pPr>
        <w:ind w:left="1697" w:hanging="353"/>
      </w:pPr>
      <w:rPr>
        <w:rFonts w:ascii="Verdana" w:eastAsia="Verdana" w:hAnsi="Verdana" w:cs="Verdana" w:hint="default"/>
        <w:b/>
        <w:bCs/>
        <w:spacing w:val="-1"/>
        <w:w w:val="98"/>
        <w:sz w:val="20"/>
        <w:szCs w:val="20"/>
        <w:lang w:val="en-US" w:eastAsia="en-US" w:bidi="ar-SA"/>
      </w:rPr>
    </w:lvl>
    <w:lvl w:ilvl="1">
      <w:start w:val="1"/>
      <w:numFmt w:val="decimal"/>
      <w:lvlText w:val="%1.%2"/>
      <w:lvlJc w:val="left"/>
      <w:pPr>
        <w:ind w:left="1699" w:hanging="433"/>
      </w:pPr>
      <w:rPr>
        <w:rFonts w:ascii="Verdana" w:eastAsia="Verdana" w:hAnsi="Verdana" w:cs="Verdana" w:hint="default"/>
        <w:b/>
        <w:bCs/>
        <w:w w:val="99"/>
        <w:sz w:val="20"/>
        <w:szCs w:val="20"/>
        <w:lang w:val="en-US" w:eastAsia="en-US" w:bidi="ar-SA"/>
      </w:rPr>
    </w:lvl>
    <w:lvl w:ilvl="2">
      <w:numFmt w:val="bullet"/>
      <w:lvlText w:val="•"/>
      <w:lvlJc w:val="left"/>
      <w:pPr>
        <w:ind w:left="3592" w:hanging="433"/>
      </w:pPr>
      <w:rPr>
        <w:rFonts w:hint="default"/>
        <w:lang w:val="en-US" w:eastAsia="en-US" w:bidi="ar-SA"/>
      </w:rPr>
    </w:lvl>
    <w:lvl w:ilvl="3">
      <w:numFmt w:val="bullet"/>
      <w:lvlText w:val="•"/>
      <w:lvlJc w:val="left"/>
      <w:pPr>
        <w:ind w:left="4538" w:hanging="433"/>
      </w:pPr>
      <w:rPr>
        <w:rFonts w:hint="default"/>
        <w:lang w:val="en-US" w:eastAsia="en-US" w:bidi="ar-SA"/>
      </w:rPr>
    </w:lvl>
    <w:lvl w:ilvl="4">
      <w:numFmt w:val="bullet"/>
      <w:lvlText w:val="•"/>
      <w:lvlJc w:val="left"/>
      <w:pPr>
        <w:ind w:left="5484" w:hanging="433"/>
      </w:pPr>
      <w:rPr>
        <w:rFonts w:hint="default"/>
        <w:lang w:val="en-US" w:eastAsia="en-US" w:bidi="ar-SA"/>
      </w:rPr>
    </w:lvl>
    <w:lvl w:ilvl="5">
      <w:numFmt w:val="bullet"/>
      <w:lvlText w:val="•"/>
      <w:lvlJc w:val="left"/>
      <w:pPr>
        <w:ind w:left="6430" w:hanging="433"/>
      </w:pPr>
      <w:rPr>
        <w:rFonts w:hint="default"/>
        <w:lang w:val="en-US" w:eastAsia="en-US" w:bidi="ar-SA"/>
      </w:rPr>
    </w:lvl>
    <w:lvl w:ilvl="6">
      <w:numFmt w:val="bullet"/>
      <w:lvlText w:val="•"/>
      <w:lvlJc w:val="left"/>
      <w:pPr>
        <w:ind w:left="7376" w:hanging="433"/>
      </w:pPr>
      <w:rPr>
        <w:rFonts w:hint="default"/>
        <w:lang w:val="en-US" w:eastAsia="en-US" w:bidi="ar-SA"/>
      </w:rPr>
    </w:lvl>
    <w:lvl w:ilvl="7">
      <w:numFmt w:val="bullet"/>
      <w:lvlText w:val="•"/>
      <w:lvlJc w:val="left"/>
      <w:pPr>
        <w:ind w:left="8322" w:hanging="433"/>
      </w:pPr>
      <w:rPr>
        <w:rFonts w:hint="default"/>
        <w:lang w:val="en-US" w:eastAsia="en-US" w:bidi="ar-SA"/>
      </w:rPr>
    </w:lvl>
    <w:lvl w:ilvl="8">
      <w:numFmt w:val="bullet"/>
      <w:lvlText w:val="•"/>
      <w:lvlJc w:val="left"/>
      <w:pPr>
        <w:ind w:left="9268" w:hanging="433"/>
      </w:pPr>
      <w:rPr>
        <w:rFonts w:hint="default"/>
        <w:lang w:val="en-US" w:eastAsia="en-US" w:bidi="ar-SA"/>
      </w:rPr>
    </w:lvl>
  </w:abstractNum>
  <w:abstractNum w:abstractNumId="1" w15:restartNumberingAfterBreak="0">
    <w:nsid w:val="2234595A"/>
    <w:multiLevelType w:val="hybridMultilevel"/>
    <w:tmpl w:val="3FD05E7C"/>
    <w:lvl w:ilvl="0" w:tplc="11789F9C">
      <w:numFmt w:val="bullet"/>
      <w:lvlText w:val="•"/>
      <w:lvlJc w:val="left"/>
      <w:pPr>
        <w:ind w:left="446" w:hanging="180"/>
      </w:pPr>
      <w:rPr>
        <w:rFonts w:ascii="Arial MT" w:eastAsia="Arial MT" w:hAnsi="Arial MT" w:cs="Arial MT" w:hint="default"/>
        <w:color w:val="231F20"/>
        <w:w w:val="90"/>
        <w:sz w:val="20"/>
        <w:szCs w:val="20"/>
        <w:lang w:val="en-US" w:eastAsia="en-US" w:bidi="ar-SA"/>
      </w:rPr>
    </w:lvl>
    <w:lvl w:ilvl="1" w:tplc="B6963688">
      <w:numFmt w:val="bullet"/>
      <w:lvlText w:val="•"/>
      <w:lvlJc w:val="left"/>
      <w:pPr>
        <w:ind w:left="946" w:hanging="180"/>
      </w:pPr>
      <w:rPr>
        <w:rFonts w:hint="default"/>
        <w:lang w:val="en-US" w:eastAsia="en-US" w:bidi="ar-SA"/>
      </w:rPr>
    </w:lvl>
    <w:lvl w:ilvl="2" w:tplc="6B3C43CE">
      <w:numFmt w:val="bullet"/>
      <w:lvlText w:val="•"/>
      <w:lvlJc w:val="left"/>
      <w:pPr>
        <w:ind w:left="1452" w:hanging="180"/>
      </w:pPr>
      <w:rPr>
        <w:rFonts w:hint="default"/>
        <w:lang w:val="en-US" w:eastAsia="en-US" w:bidi="ar-SA"/>
      </w:rPr>
    </w:lvl>
    <w:lvl w:ilvl="3" w:tplc="AC98CA12">
      <w:numFmt w:val="bullet"/>
      <w:lvlText w:val="•"/>
      <w:lvlJc w:val="left"/>
      <w:pPr>
        <w:ind w:left="1958" w:hanging="180"/>
      </w:pPr>
      <w:rPr>
        <w:rFonts w:hint="default"/>
        <w:lang w:val="en-US" w:eastAsia="en-US" w:bidi="ar-SA"/>
      </w:rPr>
    </w:lvl>
    <w:lvl w:ilvl="4" w:tplc="A7642B34">
      <w:numFmt w:val="bullet"/>
      <w:lvlText w:val="•"/>
      <w:lvlJc w:val="left"/>
      <w:pPr>
        <w:ind w:left="2464" w:hanging="180"/>
      </w:pPr>
      <w:rPr>
        <w:rFonts w:hint="default"/>
        <w:lang w:val="en-US" w:eastAsia="en-US" w:bidi="ar-SA"/>
      </w:rPr>
    </w:lvl>
    <w:lvl w:ilvl="5" w:tplc="BA9A1DB4">
      <w:numFmt w:val="bullet"/>
      <w:lvlText w:val="•"/>
      <w:lvlJc w:val="left"/>
      <w:pPr>
        <w:ind w:left="2970" w:hanging="180"/>
      </w:pPr>
      <w:rPr>
        <w:rFonts w:hint="default"/>
        <w:lang w:val="en-US" w:eastAsia="en-US" w:bidi="ar-SA"/>
      </w:rPr>
    </w:lvl>
    <w:lvl w:ilvl="6" w:tplc="EA08C010">
      <w:numFmt w:val="bullet"/>
      <w:lvlText w:val="•"/>
      <w:lvlJc w:val="left"/>
      <w:pPr>
        <w:ind w:left="3476" w:hanging="180"/>
      </w:pPr>
      <w:rPr>
        <w:rFonts w:hint="default"/>
        <w:lang w:val="en-US" w:eastAsia="en-US" w:bidi="ar-SA"/>
      </w:rPr>
    </w:lvl>
    <w:lvl w:ilvl="7" w:tplc="B524C174">
      <w:numFmt w:val="bullet"/>
      <w:lvlText w:val="•"/>
      <w:lvlJc w:val="left"/>
      <w:pPr>
        <w:ind w:left="3982" w:hanging="180"/>
      </w:pPr>
      <w:rPr>
        <w:rFonts w:hint="default"/>
        <w:lang w:val="en-US" w:eastAsia="en-US" w:bidi="ar-SA"/>
      </w:rPr>
    </w:lvl>
    <w:lvl w:ilvl="8" w:tplc="1488032A">
      <w:numFmt w:val="bullet"/>
      <w:lvlText w:val="•"/>
      <w:lvlJc w:val="left"/>
      <w:pPr>
        <w:ind w:left="4489" w:hanging="180"/>
      </w:pPr>
      <w:rPr>
        <w:rFonts w:hint="default"/>
        <w:lang w:val="en-US" w:eastAsia="en-US" w:bidi="ar-SA"/>
      </w:rPr>
    </w:lvl>
  </w:abstractNum>
  <w:abstractNum w:abstractNumId="2" w15:restartNumberingAfterBreak="0">
    <w:nsid w:val="407A5A01"/>
    <w:multiLevelType w:val="hybridMultilevel"/>
    <w:tmpl w:val="E9D64F78"/>
    <w:lvl w:ilvl="0" w:tplc="8944569A">
      <w:start w:val="2"/>
      <w:numFmt w:val="bullet"/>
      <w:lvlText w:val="-"/>
      <w:lvlJc w:val="left"/>
      <w:pPr>
        <w:ind w:left="760" w:hanging="360"/>
      </w:pPr>
      <w:rPr>
        <w:rFonts w:ascii="Verdana" w:eastAsia="Verdana" w:hAnsi="Verdana" w:cs="Verdana"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426B402F"/>
    <w:multiLevelType w:val="hybridMultilevel"/>
    <w:tmpl w:val="3290062A"/>
    <w:lvl w:ilvl="0" w:tplc="C896A228">
      <w:start w:val="1"/>
      <w:numFmt w:val="upperLetter"/>
      <w:lvlText w:val="%1."/>
      <w:lvlJc w:val="left"/>
      <w:pPr>
        <w:ind w:left="1485" w:hanging="351"/>
      </w:pPr>
      <w:rPr>
        <w:rFonts w:ascii="Verdana" w:eastAsia="Verdana" w:hAnsi="Verdana" w:cs="Verdana" w:hint="default"/>
        <w:b/>
        <w:bCs/>
        <w:spacing w:val="-4"/>
        <w:w w:val="90"/>
        <w:sz w:val="20"/>
        <w:szCs w:val="20"/>
        <w:u w:val="thick" w:color="000000"/>
        <w:lang w:val="en-US" w:eastAsia="en-US" w:bidi="ar-SA"/>
      </w:rPr>
    </w:lvl>
    <w:lvl w:ilvl="1" w:tplc="6C28AA50">
      <w:start w:val="1"/>
      <w:numFmt w:val="decimal"/>
      <w:lvlText w:val="%2."/>
      <w:lvlJc w:val="left"/>
      <w:pPr>
        <w:ind w:left="1692" w:hanging="322"/>
      </w:pPr>
      <w:rPr>
        <w:rFonts w:ascii="Verdana" w:eastAsia="Verdana" w:hAnsi="Verdana" w:cs="Verdana" w:hint="default"/>
        <w:b/>
        <w:bCs/>
        <w:spacing w:val="-1"/>
        <w:w w:val="98"/>
        <w:sz w:val="20"/>
        <w:szCs w:val="20"/>
        <w:lang w:val="en-US" w:eastAsia="en-US" w:bidi="ar-SA"/>
      </w:rPr>
    </w:lvl>
    <w:lvl w:ilvl="2" w:tplc="58EAA652">
      <w:numFmt w:val="bullet"/>
      <w:lvlText w:val="•"/>
      <w:lvlJc w:val="left"/>
      <w:pPr>
        <w:ind w:left="2060" w:hanging="322"/>
      </w:pPr>
      <w:rPr>
        <w:rFonts w:hint="default"/>
        <w:lang w:val="en-US" w:eastAsia="en-US" w:bidi="ar-SA"/>
      </w:rPr>
    </w:lvl>
    <w:lvl w:ilvl="3" w:tplc="39E45402">
      <w:numFmt w:val="bullet"/>
      <w:lvlText w:val="•"/>
      <w:lvlJc w:val="left"/>
      <w:pPr>
        <w:ind w:left="3197" w:hanging="322"/>
      </w:pPr>
      <w:rPr>
        <w:rFonts w:hint="default"/>
        <w:lang w:val="en-US" w:eastAsia="en-US" w:bidi="ar-SA"/>
      </w:rPr>
    </w:lvl>
    <w:lvl w:ilvl="4" w:tplc="27FA0698">
      <w:numFmt w:val="bullet"/>
      <w:lvlText w:val="•"/>
      <w:lvlJc w:val="left"/>
      <w:pPr>
        <w:ind w:left="4335" w:hanging="322"/>
      </w:pPr>
      <w:rPr>
        <w:rFonts w:hint="default"/>
        <w:lang w:val="en-US" w:eastAsia="en-US" w:bidi="ar-SA"/>
      </w:rPr>
    </w:lvl>
    <w:lvl w:ilvl="5" w:tplc="418E2F24">
      <w:numFmt w:val="bullet"/>
      <w:lvlText w:val="•"/>
      <w:lvlJc w:val="left"/>
      <w:pPr>
        <w:ind w:left="5472" w:hanging="322"/>
      </w:pPr>
      <w:rPr>
        <w:rFonts w:hint="default"/>
        <w:lang w:val="en-US" w:eastAsia="en-US" w:bidi="ar-SA"/>
      </w:rPr>
    </w:lvl>
    <w:lvl w:ilvl="6" w:tplc="EF0082FC">
      <w:numFmt w:val="bullet"/>
      <w:lvlText w:val="•"/>
      <w:lvlJc w:val="left"/>
      <w:pPr>
        <w:ind w:left="6610" w:hanging="322"/>
      </w:pPr>
      <w:rPr>
        <w:rFonts w:hint="default"/>
        <w:lang w:val="en-US" w:eastAsia="en-US" w:bidi="ar-SA"/>
      </w:rPr>
    </w:lvl>
    <w:lvl w:ilvl="7" w:tplc="5CE8CAA0">
      <w:numFmt w:val="bullet"/>
      <w:lvlText w:val="•"/>
      <w:lvlJc w:val="left"/>
      <w:pPr>
        <w:ind w:left="7747" w:hanging="322"/>
      </w:pPr>
      <w:rPr>
        <w:rFonts w:hint="default"/>
        <w:lang w:val="en-US" w:eastAsia="en-US" w:bidi="ar-SA"/>
      </w:rPr>
    </w:lvl>
    <w:lvl w:ilvl="8" w:tplc="FBD25966">
      <w:numFmt w:val="bullet"/>
      <w:lvlText w:val="•"/>
      <w:lvlJc w:val="left"/>
      <w:pPr>
        <w:ind w:left="8885" w:hanging="322"/>
      </w:pPr>
      <w:rPr>
        <w:rFonts w:hint="default"/>
        <w:lang w:val="en-US" w:eastAsia="en-US" w:bidi="ar-SA"/>
      </w:rPr>
    </w:lvl>
  </w:abstractNum>
  <w:abstractNum w:abstractNumId="4" w15:restartNumberingAfterBreak="0">
    <w:nsid w:val="451E52E3"/>
    <w:multiLevelType w:val="hybridMultilevel"/>
    <w:tmpl w:val="46CED40C"/>
    <w:lvl w:ilvl="0" w:tplc="543867BA">
      <w:start w:val="1"/>
      <w:numFmt w:val="decimal"/>
      <w:lvlText w:val="%1."/>
      <w:lvlJc w:val="left"/>
      <w:pPr>
        <w:ind w:left="401" w:hanging="360"/>
      </w:pPr>
      <w:rPr>
        <w:rFonts w:ascii="Trebuchet MS" w:eastAsia="Trebuchet MS" w:hAnsi="Trebuchet MS" w:cs="Trebuchet MS" w:hint="default"/>
        <w:b/>
        <w:bCs/>
        <w:spacing w:val="-2"/>
        <w:w w:val="86"/>
        <w:sz w:val="20"/>
        <w:szCs w:val="20"/>
        <w:lang w:val="en-US" w:eastAsia="en-US" w:bidi="ar-SA"/>
      </w:rPr>
    </w:lvl>
    <w:lvl w:ilvl="1" w:tplc="B13A7244">
      <w:numFmt w:val="bullet"/>
      <w:lvlText w:val="•"/>
      <w:lvlJc w:val="left"/>
      <w:pPr>
        <w:ind w:left="894" w:hanging="360"/>
      </w:pPr>
      <w:rPr>
        <w:rFonts w:hint="default"/>
        <w:lang w:val="en-US" w:eastAsia="en-US" w:bidi="ar-SA"/>
      </w:rPr>
    </w:lvl>
    <w:lvl w:ilvl="2" w:tplc="3C980AB4">
      <w:numFmt w:val="bullet"/>
      <w:lvlText w:val="•"/>
      <w:lvlJc w:val="left"/>
      <w:pPr>
        <w:ind w:left="1389" w:hanging="360"/>
      </w:pPr>
      <w:rPr>
        <w:rFonts w:hint="default"/>
        <w:lang w:val="en-US" w:eastAsia="en-US" w:bidi="ar-SA"/>
      </w:rPr>
    </w:lvl>
    <w:lvl w:ilvl="3" w:tplc="FE56C8C2">
      <w:numFmt w:val="bullet"/>
      <w:lvlText w:val="•"/>
      <w:lvlJc w:val="left"/>
      <w:pPr>
        <w:ind w:left="1883" w:hanging="360"/>
      </w:pPr>
      <w:rPr>
        <w:rFonts w:hint="default"/>
        <w:lang w:val="en-US" w:eastAsia="en-US" w:bidi="ar-SA"/>
      </w:rPr>
    </w:lvl>
    <w:lvl w:ilvl="4" w:tplc="79007CBC">
      <w:numFmt w:val="bullet"/>
      <w:lvlText w:val="•"/>
      <w:lvlJc w:val="left"/>
      <w:pPr>
        <w:ind w:left="2378" w:hanging="360"/>
      </w:pPr>
      <w:rPr>
        <w:rFonts w:hint="default"/>
        <w:lang w:val="en-US" w:eastAsia="en-US" w:bidi="ar-SA"/>
      </w:rPr>
    </w:lvl>
    <w:lvl w:ilvl="5" w:tplc="B6FC722A">
      <w:numFmt w:val="bullet"/>
      <w:lvlText w:val="•"/>
      <w:lvlJc w:val="left"/>
      <w:pPr>
        <w:ind w:left="2872" w:hanging="360"/>
      </w:pPr>
      <w:rPr>
        <w:rFonts w:hint="default"/>
        <w:lang w:val="en-US" w:eastAsia="en-US" w:bidi="ar-SA"/>
      </w:rPr>
    </w:lvl>
    <w:lvl w:ilvl="6" w:tplc="19B49614">
      <w:numFmt w:val="bullet"/>
      <w:lvlText w:val="•"/>
      <w:lvlJc w:val="left"/>
      <w:pPr>
        <w:ind w:left="3367" w:hanging="360"/>
      </w:pPr>
      <w:rPr>
        <w:rFonts w:hint="default"/>
        <w:lang w:val="en-US" w:eastAsia="en-US" w:bidi="ar-SA"/>
      </w:rPr>
    </w:lvl>
    <w:lvl w:ilvl="7" w:tplc="0D608360">
      <w:numFmt w:val="bullet"/>
      <w:lvlText w:val="•"/>
      <w:lvlJc w:val="left"/>
      <w:pPr>
        <w:ind w:left="3861" w:hanging="360"/>
      </w:pPr>
      <w:rPr>
        <w:rFonts w:hint="default"/>
        <w:lang w:val="en-US" w:eastAsia="en-US" w:bidi="ar-SA"/>
      </w:rPr>
    </w:lvl>
    <w:lvl w:ilvl="8" w:tplc="81422C16">
      <w:numFmt w:val="bullet"/>
      <w:lvlText w:val="•"/>
      <w:lvlJc w:val="left"/>
      <w:pPr>
        <w:ind w:left="4356" w:hanging="360"/>
      </w:pPr>
      <w:rPr>
        <w:rFonts w:hint="default"/>
        <w:lang w:val="en-US" w:eastAsia="en-US" w:bidi="ar-SA"/>
      </w:rPr>
    </w:lvl>
  </w:abstractNum>
  <w:abstractNum w:abstractNumId="5" w15:restartNumberingAfterBreak="0">
    <w:nsid w:val="588F1C4D"/>
    <w:multiLevelType w:val="hybridMultilevel"/>
    <w:tmpl w:val="FAF65908"/>
    <w:lvl w:ilvl="0" w:tplc="E154FE4E">
      <w:start w:val="1"/>
      <w:numFmt w:val="decimal"/>
      <w:lvlText w:val="%1."/>
      <w:lvlJc w:val="left"/>
      <w:pPr>
        <w:ind w:left="1980" w:hanging="281"/>
      </w:pPr>
      <w:rPr>
        <w:rFonts w:ascii="Verdana" w:eastAsia="Verdana" w:hAnsi="Verdana" w:cs="Verdana" w:hint="default"/>
        <w:b/>
        <w:bCs/>
        <w:spacing w:val="-1"/>
        <w:w w:val="98"/>
        <w:sz w:val="20"/>
        <w:szCs w:val="20"/>
        <w:lang w:val="en-US" w:eastAsia="en-US" w:bidi="ar-SA"/>
      </w:rPr>
    </w:lvl>
    <w:lvl w:ilvl="1" w:tplc="8D545972">
      <w:start w:val="1"/>
      <w:numFmt w:val="lowerRoman"/>
      <w:lvlText w:val="%2."/>
      <w:lvlJc w:val="left"/>
      <w:pPr>
        <w:ind w:left="1697" w:hanging="288"/>
      </w:pPr>
      <w:rPr>
        <w:rFonts w:ascii="Verdana" w:eastAsia="Verdana" w:hAnsi="Verdana" w:cs="Verdana" w:hint="default"/>
        <w:b/>
        <w:bCs/>
        <w:spacing w:val="-2"/>
        <w:w w:val="96"/>
        <w:sz w:val="20"/>
        <w:szCs w:val="20"/>
        <w:lang w:val="en-US" w:eastAsia="en-US" w:bidi="ar-SA"/>
      </w:rPr>
    </w:lvl>
    <w:lvl w:ilvl="2" w:tplc="E81E759E">
      <w:numFmt w:val="bullet"/>
      <w:lvlText w:val="•"/>
      <w:lvlJc w:val="left"/>
      <w:pPr>
        <w:ind w:left="3000" w:hanging="288"/>
      </w:pPr>
      <w:rPr>
        <w:rFonts w:hint="default"/>
        <w:lang w:val="en-US" w:eastAsia="en-US" w:bidi="ar-SA"/>
      </w:rPr>
    </w:lvl>
    <w:lvl w:ilvl="3" w:tplc="C67E53E6">
      <w:numFmt w:val="bullet"/>
      <w:lvlText w:val="•"/>
      <w:lvlJc w:val="left"/>
      <w:pPr>
        <w:ind w:left="4020" w:hanging="288"/>
      </w:pPr>
      <w:rPr>
        <w:rFonts w:hint="default"/>
        <w:lang w:val="en-US" w:eastAsia="en-US" w:bidi="ar-SA"/>
      </w:rPr>
    </w:lvl>
    <w:lvl w:ilvl="4" w:tplc="F70C3FCC">
      <w:numFmt w:val="bullet"/>
      <w:lvlText w:val="•"/>
      <w:lvlJc w:val="left"/>
      <w:pPr>
        <w:ind w:left="5040" w:hanging="288"/>
      </w:pPr>
      <w:rPr>
        <w:rFonts w:hint="default"/>
        <w:lang w:val="en-US" w:eastAsia="en-US" w:bidi="ar-SA"/>
      </w:rPr>
    </w:lvl>
    <w:lvl w:ilvl="5" w:tplc="C604258C">
      <w:numFmt w:val="bullet"/>
      <w:lvlText w:val="•"/>
      <w:lvlJc w:val="left"/>
      <w:pPr>
        <w:ind w:left="6060" w:hanging="288"/>
      </w:pPr>
      <w:rPr>
        <w:rFonts w:hint="default"/>
        <w:lang w:val="en-US" w:eastAsia="en-US" w:bidi="ar-SA"/>
      </w:rPr>
    </w:lvl>
    <w:lvl w:ilvl="6" w:tplc="BF628A16">
      <w:numFmt w:val="bullet"/>
      <w:lvlText w:val="•"/>
      <w:lvlJc w:val="left"/>
      <w:pPr>
        <w:ind w:left="7080" w:hanging="288"/>
      </w:pPr>
      <w:rPr>
        <w:rFonts w:hint="default"/>
        <w:lang w:val="en-US" w:eastAsia="en-US" w:bidi="ar-SA"/>
      </w:rPr>
    </w:lvl>
    <w:lvl w:ilvl="7" w:tplc="E0F8477C">
      <w:numFmt w:val="bullet"/>
      <w:lvlText w:val="•"/>
      <w:lvlJc w:val="left"/>
      <w:pPr>
        <w:ind w:left="8100" w:hanging="288"/>
      </w:pPr>
      <w:rPr>
        <w:rFonts w:hint="default"/>
        <w:lang w:val="en-US" w:eastAsia="en-US" w:bidi="ar-SA"/>
      </w:rPr>
    </w:lvl>
    <w:lvl w:ilvl="8" w:tplc="EB98E2FA">
      <w:numFmt w:val="bullet"/>
      <w:lvlText w:val="•"/>
      <w:lvlJc w:val="left"/>
      <w:pPr>
        <w:ind w:left="9120" w:hanging="288"/>
      </w:pPr>
      <w:rPr>
        <w:rFonts w:hint="default"/>
        <w:lang w:val="en-US" w:eastAsia="en-US" w:bidi="ar-SA"/>
      </w:rPr>
    </w:lvl>
  </w:abstractNum>
  <w:abstractNum w:abstractNumId="6" w15:restartNumberingAfterBreak="0">
    <w:nsid w:val="71F524FF"/>
    <w:multiLevelType w:val="hybridMultilevel"/>
    <w:tmpl w:val="8DF20A70"/>
    <w:lvl w:ilvl="0" w:tplc="4BFA4716">
      <w:start w:val="2"/>
      <w:numFmt w:val="bullet"/>
      <w:lvlText w:val="-"/>
      <w:lvlJc w:val="left"/>
      <w:pPr>
        <w:ind w:left="760" w:hanging="360"/>
      </w:pPr>
      <w:rPr>
        <w:rFonts w:ascii="Verdana" w:eastAsiaTheme="minorEastAsia" w:hAnsi="Verdana" w:cs="Verdana"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72C254E5"/>
    <w:multiLevelType w:val="hybridMultilevel"/>
    <w:tmpl w:val="273A2994"/>
    <w:lvl w:ilvl="0" w:tplc="7E761A38">
      <w:numFmt w:val="bullet"/>
      <w:lvlText w:val="•"/>
      <w:lvlJc w:val="left"/>
      <w:pPr>
        <w:ind w:left="908" w:hanging="180"/>
      </w:pPr>
      <w:rPr>
        <w:rFonts w:ascii="Arial MT" w:eastAsia="Arial MT" w:hAnsi="Arial MT" w:cs="Arial MT" w:hint="default"/>
        <w:color w:val="231F20"/>
        <w:w w:val="90"/>
        <w:sz w:val="20"/>
        <w:szCs w:val="20"/>
        <w:lang w:val="en-US" w:eastAsia="en-US" w:bidi="ar-SA"/>
      </w:rPr>
    </w:lvl>
    <w:lvl w:ilvl="1" w:tplc="5BA40192">
      <w:numFmt w:val="bullet"/>
      <w:lvlText w:val="–"/>
      <w:lvlJc w:val="left"/>
      <w:pPr>
        <w:ind w:left="1068" w:hanging="180"/>
      </w:pPr>
      <w:rPr>
        <w:rFonts w:ascii="Arial MT" w:eastAsia="Arial MT" w:hAnsi="Arial MT" w:cs="Arial MT" w:hint="default"/>
        <w:color w:val="231F20"/>
        <w:w w:val="92"/>
        <w:sz w:val="20"/>
        <w:szCs w:val="20"/>
        <w:lang w:val="en-US" w:eastAsia="en-US" w:bidi="ar-SA"/>
      </w:rPr>
    </w:lvl>
    <w:lvl w:ilvl="2" w:tplc="89806E7A">
      <w:numFmt w:val="bullet"/>
      <w:lvlText w:val="•"/>
      <w:lvlJc w:val="left"/>
      <w:pPr>
        <w:ind w:left="924" w:hanging="180"/>
      </w:pPr>
      <w:rPr>
        <w:rFonts w:hint="default"/>
        <w:lang w:val="en-US" w:eastAsia="en-US" w:bidi="ar-SA"/>
      </w:rPr>
    </w:lvl>
    <w:lvl w:ilvl="3" w:tplc="BCB4CAA6">
      <w:numFmt w:val="bullet"/>
      <w:lvlText w:val="•"/>
      <w:lvlJc w:val="left"/>
      <w:pPr>
        <w:ind w:left="788" w:hanging="180"/>
      </w:pPr>
      <w:rPr>
        <w:rFonts w:hint="default"/>
        <w:lang w:val="en-US" w:eastAsia="en-US" w:bidi="ar-SA"/>
      </w:rPr>
    </w:lvl>
    <w:lvl w:ilvl="4" w:tplc="DC040EFC">
      <w:numFmt w:val="bullet"/>
      <w:lvlText w:val="•"/>
      <w:lvlJc w:val="left"/>
      <w:pPr>
        <w:ind w:left="652" w:hanging="180"/>
      </w:pPr>
      <w:rPr>
        <w:rFonts w:hint="default"/>
        <w:lang w:val="en-US" w:eastAsia="en-US" w:bidi="ar-SA"/>
      </w:rPr>
    </w:lvl>
    <w:lvl w:ilvl="5" w:tplc="2FEE0570">
      <w:numFmt w:val="bullet"/>
      <w:lvlText w:val="•"/>
      <w:lvlJc w:val="left"/>
      <w:pPr>
        <w:ind w:left="516" w:hanging="180"/>
      </w:pPr>
      <w:rPr>
        <w:rFonts w:hint="default"/>
        <w:lang w:val="en-US" w:eastAsia="en-US" w:bidi="ar-SA"/>
      </w:rPr>
    </w:lvl>
    <w:lvl w:ilvl="6" w:tplc="DB24A926">
      <w:numFmt w:val="bullet"/>
      <w:lvlText w:val="•"/>
      <w:lvlJc w:val="left"/>
      <w:pPr>
        <w:ind w:left="380" w:hanging="180"/>
      </w:pPr>
      <w:rPr>
        <w:rFonts w:hint="default"/>
        <w:lang w:val="en-US" w:eastAsia="en-US" w:bidi="ar-SA"/>
      </w:rPr>
    </w:lvl>
    <w:lvl w:ilvl="7" w:tplc="B72E0D98">
      <w:numFmt w:val="bullet"/>
      <w:lvlText w:val="•"/>
      <w:lvlJc w:val="left"/>
      <w:pPr>
        <w:ind w:left="244" w:hanging="180"/>
      </w:pPr>
      <w:rPr>
        <w:rFonts w:hint="default"/>
        <w:lang w:val="en-US" w:eastAsia="en-US" w:bidi="ar-SA"/>
      </w:rPr>
    </w:lvl>
    <w:lvl w:ilvl="8" w:tplc="FF807192">
      <w:numFmt w:val="bullet"/>
      <w:lvlText w:val="•"/>
      <w:lvlJc w:val="left"/>
      <w:pPr>
        <w:ind w:left="109" w:hanging="180"/>
      </w:pPr>
      <w:rPr>
        <w:rFonts w:hint="default"/>
        <w:lang w:val="en-US" w:eastAsia="en-US" w:bidi="ar-SA"/>
      </w:rPr>
    </w:lvl>
  </w:abstractNum>
  <w:num w:numId="1">
    <w:abstractNumId w:val="1"/>
  </w:num>
  <w:num w:numId="2">
    <w:abstractNumId w:val="7"/>
  </w:num>
  <w:num w:numId="3">
    <w:abstractNumId w:val="4"/>
  </w:num>
  <w:num w:numId="4">
    <w:abstractNumId w:val="5"/>
  </w:num>
  <w:num w:numId="5">
    <w:abstractNumId w:val="0"/>
  </w:num>
  <w:num w:numId="6">
    <w:abstractNumId w:val="3"/>
  </w:num>
  <w:num w:numId="7">
    <w:abstractNumId w:val="2"/>
  </w:num>
  <w:num w:numId="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윤현정 (Hyunjeong Yoon)">
    <w15:presenceInfo w15:providerId="AD" w15:userId="S-1-5-21-1411857757-1093800567-2771014706-1001"/>
  </w15:person>
  <w15:person w15:author="김현주 (Hyunjoo Kim)">
    <w15:presenceInfo w15:providerId="AD" w15:userId="S-1-5-21-1736683614-2563811058-4185544484-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60D"/>
    <w:rsid w:val="0008641C"/>
    <w:rsid w:val="000B7CA4"/>
    <w:rsid w:val="000D4A94"/>
    <w:rsid w:val="00113B97"/>
    <w:rsid w:val="001223AB"/>
    <w:rsid w:val="00130412"/>
    <w:rsid w:val="001437E6"/>
    <w:rsid w:val="00170B69"/>
    <w:rsid w:val="00175C78"/>
    <w:rsid w:val="00180842"/>
    <w:rsid w:val="001A4D18"/>
    <w:rsid w:val="00205C99"/>
    <w:rsid w:val="002128A5"/>
    <w:rsid w:val="00234002"/>
    <w:rsid w:val="0026055A"/>
    <w:rsid w:val="002842A9"/>
    <w:rsid w:val="00284770"/>
    <w:rsid w:val="00306C75"/>
    <w:rsid w:val="00331C2F"/>
    <w:rsid w:val="00343FFA"/>
    <w:rsid w:val="00357223"/>
    <w:rsid w:val="00374680"/>
    <w:rsid w:val="003838E5"/>
    <w:rsid w:val="00396566"/>
    <w:rsid w:val="0039660D"/>
    <w:rsid w:val="003C4D98"/>
    <w:rsid w:val="0041403A"/>
    <w:rsid w:val="0044750F"/>
    <w:rsid w:val="00453E24"/>
    <w:rsid w:val="00492AB2"/>
    <w:rsid w:val="004C7081"/>
    <w:rsid w:val="00531DF1"/>
    <w:rsid w:val="005810EE"/>
    <w:rsid w:val="00586FAD"/>
    <w:rsid w:val="005A2022"/>
    <w:rsid w:val="005F69D3"/>
    <w:rsid w:val="006A09E3"/>
    <w:rsid w:val="006F78DB"/>
    <w:rsid w:val="007135FD"/>
    <w:rsid w:val="007279E4"/>
    <w:rsid w:val="0077028B"/>
    <w:rsid w:val="0077096B"/>
    <w:rsid w:val="00775235"/>
    <w:rsid w:val="007925F9"/>
    <w:rsid w:val="007F06E5"/>
    <w:rsid w:val="00831EA9"/>
    <w:rsid w:val="00835379"/>
    <w:rsid w:val="00847B37"/>
    <w:rsid w:val="00871353"/>
    <w:rsid w:val="0088376B"/>
    <w:rsid w:val="008F1353"/>
    <w:rsid w:val="00916944"/>
    <w:rsid w:val="00944293"/>
    <w:rsid w:val="00953153"/>
    <w:rsid w:val="00975587"/>
    <w:rsid w:val="009E77D3"/>
    <w:rsid w:val="00A03607"/>
    <w:rsid w:val="00A25F2C"/>
    <w:rsid w:val="00A260B3"/>
    <w:rsid w:val="00A4254E"/>
    <w:rsid w:val="00A627BA"/>
    <w:rsid w:val="00A80179"/>
    <w:rsid w:val="00AB1C14"/>
    <w:rsid w:val="00AC76DD"/>
    <w:rsid w:val="00AD19C4"/>
    <w:rsid w:val="00AE5233"/>
    <w:rsid w:val="00C07CA9"/>
    <w:rsid w:val="00C10CBD"/>
    <w:rsid w:val="00C35C6D"/>
    <w:rsid w:val="00C371C7"/>
    <w:rsid w:val="00C47F2B"/>
    <w:rsid w:val="00C6050F"/>
    <w:rsid w:val="00C6325F"/>
    <w:rsid w:val="00C67FEB"/>
    <w:rsid w:val="00C81367"/>
    <w:rsid w:val="00C83567"/>
    <w:rsid w:val="00D153F1"/>
    <w:rsid w:val="00D210D3"/>
    <w:rsid w:val="00D34DEA"/>
    <w:rsid w:val="00D731D6"/>
    <w:rsid w:val="00DA5519"/>
    <w:rsid w:val="00DB6EB1"/>
    <w:rsid w:val="00DF4F49"/>
    <w:rsid w:val="00E02CAF"/>
    <w:rsid w:val="00E33374"/>
    <w:rsid w:val="00ED0B02"/>
    <w:rsid w:val="00EF2DA5"/>
    <w:rsid w:val="00F20E39"/>
    <w:rsid w:val="00F30892"/>
    <w:rsid w:val="00F7027B"/>
    <w:rsid w:val="00F80507"/>
    <w:rsid w:val="00FA11EA"/>
    <w:rsid w:val="00FA4E66"/>
    <w:rsid w:val="00FE6C41"/>
    <w:rsid w:val="00FF2E0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C33D69"/>
  <w15:docId w15:val="{261663D9-B07E-432C-BB31-30CD8957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Verdana" w:eastAsia="Verdana" w:hAnsi="Verdana" w:cs="Verdana"/>
    </w:rPr>
  </w:style>
  <w:style w:type="paragraph" w:styleId="1">
    <w:name w:val="heading 1"/>
    <w:basedOn w:val="a"/>
    <w:uiPriority w:val="9"/>
    <w:qFormat/>
    <w:pPr>
      <w:spacing w:before="93"/>
      <w:ind w:left="180"/>
      <w:outlineLvl w:val="0"/>
    </w:pPr>
    <w:rPr>
      <w:rFonts w:ascii="Trebuchet MS" w:eastAsia="Trebuchet MS" w:hAnsi="Trebuchet MS" w:cs="Trebuchet MS"/>
      <w:b/>
      <w:bCs/>
      <w:sz w:val="30"/>
      <w:szCs w:val="30"/>
    </w:rPr>
  </w:style>
  <w:style w:type="paragraph" w:styleId="2">
    <w:name w:val="heading 2"/>
    <w:basedOn w:val="a"/>
    <w:link w:val="2Char"/>
    <w:uiPriority w:val="9"/>
    <w:unhideWhenUsed/>
    <w:qFormat/>
    <w:pPr>
      <w:ind w:left="708"/>
      <w:outlineLvl w:val="1"/>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sz w:val="20"/>
      <w:szCs w:val="20"/>
    </w:rPr>
  </w:style>
  <w:style w:type="paragraph" w:styleId="a4">
    <w:name w:val="List Paragraph"/>
    <w:basedOn w:val="a"/>
    <w:uiPriority w:val="1"/>
    <w:qFormat/>
    <w:pPr>
      <w:ind w:left="1068"/>
      <w:jc w:val="both"/>
    </w:pPr>
  </w:style>
  <w:style w:type="paragraph" w:customStyle="1" w:styleId="TableParagraph">
    <w:name w:val="Table Paragraph"/>
    <w:basedOn w:val="a"/>
    <w:uiPriority w:val="1"/>
    <w:qFormat/>
  </w:style>
  <w:style w:type="character" w:styleId="a5">
    <w:name w:val="annotation reference"/>
    <w:basedOn w:val="a0"/>
    <w:uiPriority w:val="99"/>
    <w:semiHidden/>
    <w:unhideWhenUsed/>
    <w:rsid w:val="00C10CBD"/>
    <w:rPr>
      <w:sz w:val="18"/>
      <w:szCs w:val="18"/>
    </w:rPr>
  </w:style>
  <w:style w:type="paragraph" w:styleId="a6">
    <w:name w:val="annotation text"/>
    <w:basedOn w:val="a"/>
    <w:link w:val="Char0"/>
    <w:uiPriority w:val="99"/>
    <w:semiHidden/>
    <w:unhideWhenUsed/>
    <w:rsid w:val="00C10CBD"/>
  </w:style>
  <w:style w:type="character" w:customStyle="1" w:styleId="Char0">
    <w:name w:val="메모 텍스트 Char"/>
    <w:basedOn w:val="a0"/>
    <w:link w:val="a6"/>
    <w:uiPriority w:val="99"/>
    <w:semiHidden/>
    <w:rsid w:val="00C10CBD"/>
    <w:rPr>
      <w:rFonts w:ascii="Verdana" w:eastAsia="Verdana" w:hAnsi="Verdana" w:cs="Verdana"/>
    </w:rPr>
  </w:style>
  <w:style w:type="paragraph" w:styleId="a7">
    <w:name w:val="annotation subject"/>
    <w:basedOn w:val="a6"/>
    <w:next w:val="a6"/>
    <w:link w:val="Char1"/>
    <w:uiPriority w:val="99"/>
    <w:semiHidden/>
    <w:unhideWhenUsed/>
    <w:rsid w:val="00C10CBD"/>
    <w:rPr>
      <w:b/>
      <w:bCs/>
    </w:rPr>
  </w:style>
  <w:style w:type="character" w:customStyle="1" w:styleId="Char1">
    <w:name w:val="메모 주제 Char"/>
    <w:basedOn w:val="Char0"/>
    <w:link w:val="a7"/>
    <w:uiPriority w:val="99"/>
    <w:semiHidden/>
    <w:rsid w:val="00C10CBD"/>
    <w:rPr>
      <w:rFonts w:ascii="Verdana" w:eastAsia="Verdana" w:hAnsi="Verdana" w:cs="Verdana"/>
      <w:b/>
      <w:bCs/>
    </w:rPr>
  </w:style>
  <w:style w:type="paragraph" w:styleId="a8">
    <w:name w:val="Balloon Text"/>
    <w:basedOn w:val="a"/>
    <w:link w:val="Char2"/>
    <w:uiPriority w:val="99"/>
    <w:semiHidden/>
    <w:unhideWhenUsed/>
    <w:rsid w:val="00C10CBD"/>
    <w:rPr>
      <w:rFonts w:asciiTheme="majorHAnsi" w:eastAsiaTheme="majorEastAsia" w:hAnsiTheme="majorHAnsi" w:cstheme="majorBidi"/>
      <w:sz w:val="18"/>
      <w:szCs w:val="18"/>
    </w:rPr>
  </w:style>
  <w:style w:type="character" w:customStyle="1" w:styleId="Char2">
    <w:name w:val="풍선 도움말 텍스트 Char"/>
    <w:basedOn w:val="a0"/>
    <w:link w:val="a8"/>
    <w:uiPriority w:val="99"/>
    <w:semiHidden/>
    <w:rsid w:val="00C10CBD"/>
    <w:rPr>
      <w:rFonts w:asciiTheme="majorHAnsi" w:eastAsiaTheme="majorEastAsia" w:hAnsiTheme="majorHAnsi" w:cstheme="majorBidi"/>
      <w:sz w:val="18"/>
      <w:szCs w:val="18"/>
    </w:rPr>
  </w:style>
  <w:style w:type="character" w:styleId="a9">
    <w:name w:val="Strong"/>
    <w:basedOn w:val="a0"/>
    <w:uiPriority w:val="22"/>
    <w:qFormat/>
    <w:rsid w:val="00D34DEA"/>
    <w:rPr>
      <w:b/>
      <w:bCs/>
    </w:rPr>
  </w:style>
  <w:style w:type="paragraph" w:styleId="aa">
    <w:name w:val="Normal (Web)"/>
    <w:basedOn w:val="a"/>
    <w:uiPriority w:val="99"/>
    <w:semiHidden/>
    <w:unhideWhenUsed/>
    <w:rsid w:val="00775235"/>
    <w:pPr>
      <w:widowControl/>
      <w:autoSpaceDE/>
      <w:autoSpaceDN/>
      <w:spacing w:before="100" w:beforeAutospacing="1" w:after="100" w:afterAutospacing="1"/>
    </w:pPr>
    <w:rPr>
      <w:rFonts w:ascii="굴림" w:eastAsia="굴림" w:hAnsi="굴림" w:cs="굴림"/>
      <w:sz w:val="24"/>
      <w:szCs w:val="24"/>
      <w:lang w:eastAsia="ko-KR"/>
    </w:rPr>
  </w:style>
  <w:style w:type="character" w:customStyle="1" w:styleId="ui-provider">
    <w:name w:val="ui-provider"/>
    <w:basedOn w:val="a0"/>
    <w:rsid w:val="005810EE"/>
  </w:style>
  <w:style w:type="character" w:customStyle="1" w:styleId="Char">
    <w:name w:val="본문 Char"/>
    <w:basedOn w:val="a0"/>
    <w:link w:val="a3"/>
    <w:uiPriority w:val="1"/>
    <w:rsid w:val="00AE5233"/>
    <w:rPr>
      <w:rFonts w:ascii="Verdana" w:eastAsia="Verdana" w:hAnsi="Verdana" w:cs="Verdana"/>
      <w:sz w:val="20"/>
      <w:szCs w:val="20"/>
    </w:rPr>
  </w:style>
  <w:style w:type="character" w:customStyle="1" w:styleId="2Char">
    <w:name w:val="제목 2 Char"/>
    <w:basedOn w:val="a0"/>
    <w:link w:val="2"/>
    <w:uiPriority w:val="9"/>
    <w:rsid w:val="004C7081"/>
    <w:rPr>
      <w:rFonts w:ascii="Verdana" w:eastAsia="Verdana" w:hAnsi="Verdana" w:cs="Verdan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986081">
      <w:bodyDiv w:val="1"/>
      <w:marLeft w:val="0"/>
      <w:marRight w:val="0"/>
      <w:marTop w:val="0"/>
      <w:marBottom w:val="0"/>
      <w:divBdr>
        <w:top w:val="none" w:sz="0" w:space="0" w:color="auto"/>
        <w:left w:val="none" w:sz="0" w:space="0" w:color="auto"/>
        <w:bottom w:val="none" w:sz="0" w:space="0" w:color="auto"/>
        <w:right w:val="none" w:sz="0" w:space="0" w:color="auto"/>
      </w:divBdr>
      <w:divsChild>
        <w:div w:id="549459299">
          <w:marLeft w:val="0"/>
          <w:marRight w:val="0"/>
          <w:marTop w:val="0"/>
          <w:marBottom w:val="0"/>
          <w:divBdr>
            <w:top w:val="none" w:sz="0" w:space="0" w:color="auto"/>
            <w:left w:val="none" w:sz="0" w:space="0" w:color="auto"/>
            <w:bottom w:val="none" w:sz="0" w:space="0" w:color="auto"/>
            <w:right w:val="none" w:sz="0" w:space="0" w:color="auto"/>
          </w:divBdr>
          <w:divsChild>
            <w:div w:id="1551070957">
              <w:marLeft w:val="0"/>
              <w:marRight w:val="0"/>
              <w:marTop w:val="0"/>
              <w:marBottom w:val="0"/>
              <w:divBdr>
                <w:top w:val="none" w:sz="0" w:space="0" w:color="auto"/>
                <w:left w:val="none" w:sz="0" w:space="0" w:color="auto"/>
                <w:bottom w:val="none" w:sz="0" w:space="0" w:color="auto"/>
                <w:right w:val="none" w:sz="0" w:space="0" w:color="auto"/>
              </w:divBdr>
              <w:divsChild>
                <w:div w:id="2018655322">
                  <w:marLeft w:val="0"/>
                  <w:marRight w:val="0"/>
                  <w:marTop w:val="0"/>
                  <w:marBottom w:val="0"/>
                  <w:divBdr>
                    <w:top w:val="none" w:sz="0" w:space="0" w:color="auto"/>
                    <w:left w:val="none" w:sz="0" w:space="0" w:color="auto"/>
                    <w:bottom w:val="none" w:sz="0" w:space="0" w:color="auto"/>
                    <w:right w:val="none" w:sz="0" w:space="0" w:color="auto"/>
                  </w:divBdr>
                  <w:divsChild>
                    <w:div w:id="168049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84613">
          <w:marLeft w:val="0"/>
          <w:marRight w:val="0"/>
          <w:marTop w:val="0"/>
          <w:marBottom w:val="0"/>
          <w:divBdr>
            <w:top w:val="none" w:sz="0" w:space="0" w:color="auto"/>
            <w:left w:val="none" w:sz="0" w:space="0" w:color="auto"/>
            <w:bottom w:val="none" w:sz="0" w:space="0" w:color="auto"/>
            <w:right w:val="none" w:sz="0" w:space="0" w:color="auto"/>
          </w:divBdr>
          <w:divsChild>
            <w:div w:id="1201166910">
              <w:marLeft w:val="0"/>
              <w:marRight w:val="0"/>
              <w:marTop w:val="0"/>
              <w:marBottom w:val="0"/>
              <w:divBdr>
                <w:top w:val="none" w:sz="0" w:space="0" w:color="auto"/>
                <w:left w:val="none" w:sz="0" w:space="0" w:color="auto"/>
                <w:bottom w:val="none" w:sz="0" w:space="0" w:color="auto"/>
                <w:right w:val="none" w:sz="0" w:space="0" w:color="auto"/>
              </w:divBdr>
              <w:divsChild>
                <w:div w:id="1221669019">
                  <w:marLeft w:val="0"/>
                  <w:marRight w:val="0"/>
                  <w:marTop w:val="0"/>
                  <w:marBottom w:val="0"/>
                  <w:divBdr>
                    <w:top w:val="none" w:sz="0" w:space="0" w:color="auto"/>
                    <w:left w:val="none" w:sz="0" w:space="0" w:color="auto"/>
                    <w:bottom w:val="none" w:sz="0" w:space="0" w:color="auto"/>
                    <w:right w:val="none" w:sz="0" w:space="0" w:color="auto"/>
                  </w:divBdr>
                  <w:divsChild>
                    <w:div w:id="194492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40070">
      <w:bodyDiv w:val="1"/>
      <w:marLeft w:val="0"/>
      <w:marRight w:val="0"/>
      <w:marTop w:val="0"/>
      <w:marBottom w:val="0"/>
      <w:divBdr>
        <w:top w:val="none" w:sz="0" w:space="0" w:color="auto"/>
        <w:left w:val="none" w:sz="0" w:space="0" w:color="auto"/>
        <w:bottom w:val="none" w:sz="0" w:space="0" w:color="auto"/>
        <w:right w:val="none" w:sz="0" w:space="0" w:color="auto"/>
      </w:divBdr>
      <w:divsChild>
        <w:div w:id="820926727">
          <w:marLeft w:val="0"/>
          <w:marRight w:val="0"/>
          <w:marTop w:val="0"/>
          <w:marBottom w:val="0"/>
          <w:divBdr>
            <w:top w:val="none" w:sz="0" w:space="0" w:color="auto"/>
            <w:left w:val="none" w:sz="0" w:space="0" w:color="auto"/>
            <w:bottom w:val="none" w:sz="0" w:space="0" w:color="auto"/>
            <w:right w:val="none" w:sz="0" w:space="0" w:color="auto"/>
          </w:divBdr>
          <w:divsChild>
            <w:div w:id="1569195813">
              <w:marLeft w:val="0"/>
              <w:marRight w:val="0"/>
              <w:marTop w:val="0"/>
              <w:marBottom w:val="0"/>
              <w:divBdr>
                <w:top w:val="none" w:sz="0" w:space="0" w:color="auto"/>
                <w:left w:val="none" w:sz="0" w:space="0" w:color="auto"/>
                <w:bottom w:val="none" w:sz="0" w:space="0" w:color="auto"/>
                <w:right w:val="none" w:sz="0" w:space="0" w:color="auto"/>
              </w:divBdr>
              <w:divsChild>
                <w:div w:id="1815557863">
                  <w:marLeft w:val="0"/>
                  <w:marRight w:val="0"/>
                  <w:marTop w:val="0"/>
                  <w:marBottom w:val="0"/>
                  <w:divBdr>
                    <w:top w:val="none" w:sz="0" w:space="0" w:color="auto"/>
                    <w:left w:val="none" w:sz="0" w:space="0" w:color="auto"/>
                    <w:bottom w:val="none" w:sz="0" w:space="0" w:color="auto"/>
                    <w:right w:val="none" w:sz="0" w:space="0" w:color="auto"/>
                  </w:divBdr>
                  <w:divsChild>
                    <w:div w:id="607926866">
                      <w:marLeft w:val="0"/>
                      <w:marRight w:val="0"/>
                      <w:marTop w:val="0"/>
                      <w:marBottom w:val="0"/>
                      <w:divBdr>
                        <w:top w:val="none" w:sz="0" w:space="0" w:color="auto"/>
                        <w:left w:val="none" w:sz="0" w:space="0" w:color="auto"/>
                        <w:bottom w:val="none" w:sz="0" w:space="0" w:color="auto"/>
                        <w:right w:val="none" w:sz="0" w:space="0" w:color="auto"/>
                      </w:divBdr>
                      <w:divsChild>
                        <w:div w:id="1378551299">
                          <w:marLeft w:val="0"/>
                          <w:marRight w:val="0"/>
                          <w:marTop w:val="0"/>
                          <w:marBottom w:val="0"/>
                          <w:divBdr>
                            <w:top w:val="none" w:sz="0" w:space="0" w:color="auto"/>
                            <w:left w:val="none" w:sz="0" w:space="0" w:color="auto"/>
                            <w:bottom w:val="none" w:sz="0" w:space="0" w:color="auto"/>
                            <w:right w:val="none" w:sz="0" w:space="0" w:color="auto"/>
                          </w:divBdr>
                          <w:divsChild>
                            <w:div w:id="157555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76454">
      <w:bodyDiv w:val="1"/>
      <w:marLeft w:val="0"/>
      <w:marRight w:val="0"/>
      <w:marTop w:val="0"/>
      <w:marBottom w:val="0"/>
      <w:divBdr>
        <w:top w:val="none" w:sz="0" w:space="0" w:color="auto"/>
        <w:left w:val="none" w:sz="0" w:space="0" w:color="auto"/>
        <w:bottom w:val="none" w:sz="0" w:space="0" w:color="auto"/>
        <w:right w:val="none" w:sz="0" w:space="0" w:color="auto"/>
      </w:divBdr>
    </w:div>
    <w:div w:id="872814205">
      <w:bodyDiv w:val="1"/>
      <w:marLeft w:val="0"/>
      <w:marRight w:val="0"/>
      <w:marTop w:val="0"/>
      <w:marBottom w:val="0"/>
      <w:divBdr>
        <w:top w:val="none" w:sz="0" w:space="0" w:color="auto"/>
        <w:left w:val="none" w:sz="0" w:space="0" w:color="auto"/>
        <w:bottom w:val="none" w:sz="0" w:space="0" w:color="auto"/>
        <w:right w:val="none" w:sz="0" w:space="0" w:color="auto"/>
      </w:divBdr>
    </w:div>
    <w:div w:id="1002970463">
      <w:bodyDiv w:val="1"/>
      <w:marLeft w:val="0"/>
      <w:marRight w:val="0"/>
      <w:marTop w:val="0"/>
      <w:marBottom w:val="0"/>
      <w:divBdr>
        <w:top w:val="none" w:sz="0" w:space="0" w:color="auto"/>
        <w:left w:val="none" w:sz="0" w:space="0" w:color="auto"/>
        <w:bottom w:val="none" w:sz="0" w:space="0" w:color="auto"/>
        <w:right w:val="none" w:sz="0" w:space="0" w:color="auto"/>
      </w:divBdr>
    </w:div>
    <w:div w:id="1110399191">
      <w:bodyDiv w:val="1"/>
      <w:marLeft w:val="0"/>
      <w:marRight w:val="0"/>
      <w:marTop w:val="0"/>
      <w:marBottom w:val="0"/>
      <w:divBdr>
        <w:top w:val="none" w:sz="0" w:space="0" w:color="auto"/>
        <w:left w:val="none" w:sz="0" w:space="0" w:color="auto"/>
        <w:bottom w:val="none" w:sz="0" w:space="0" w:color="auto"/>
        <w:right w:val="none" w:sz="0" w:space="0" w:color="auto"/>
      </w:divBdr>
      <w:divsChild>
        <w:div w:id="1846675151">
          <w:marLeft w:val="0"/>
          <w:marRight w:val="0"/>
          <w:marTop w:val="0"/>
          <w:marBottom w:val="0"/>
          <w:divBdr>
            <w:top w:val="none" w:sz="0" w:space="0" w:color="auto"/>
            <w:left w:val="none" w:sz="0" w:space="0" w:color="auto"/>
            <w:bottom w:val="none" w:sz="0" w:space="0" w:color="auto"/>
            <w:right w:val="none" w:sz="0" w:space="0" w:color="auto"/>
          </w:divBdr>
          <w:divsChild>
            <w:div w:id="209192029">
              <w:marLeft w:val="0"/>
              <w:marRight w:val="0"/>
              <w:marTop w:val="0"/>
              <w:marBottom w:val="0"/>
              <w:divBdr>
                <w:top w:val="none" w:sz="0" w:space="0" w:color="auto"/>
                <w:left w:val="none" w:sz="0" w:space="0" w:color="auto"/>
                <w:bottom w:val="none" w:sz="0" w:space="0" w:color="auto"/>
                <w:right w:val="none" w:sz="0" w:space="0" w:color="auto"/>
              </w:divBdr>
              <w:divsChild>
                <w:div w:id="1204252853">
                  <w:marLeft w:val="0"/>
                  <w:marRight w:val="0"/>
                  <w:marTop w:val="0"/>
                  <w:marBottom w:val="0"/>
                  <w:divBdr>
                    <w:top w:val="none" w:sz="0" w:space="0" w:color="auto"/>
                    <w:left w:val="none" w:sz="0" w:space="0" w:color="auto"/>
                    <w:bottom w:val="none" w:sz="0" w:space="0" w:color="auto"/>
                    <w:right w:val="none" w:sz="0" w:space="0" w:color="auto"/>
                  </w:divBdr>
                  <w:divsChild>
                    <w:div w:id="552154124">
                      <w:marLeft w:val="0"/>
                      <w:marRight w:val="0"/>
                      <w:marTop w:val="0"/>
                      <w:marBottom w:val="0"/>
                      <w:divBdr>
                        <w:top w:val="none" w:sz="0" w:space="0" w:color="auto"/>
                        <w:left w:val="none" w:sz="0" w:space="0" w:color="auto"/>
                        <w:bottom w:val="none" w:sz="0" w:space="0" w:color="auto"/>
                        <w:right w:val="none" w:sz="0" w:space="0" w:color="auto"/>
                      </w:divBdr>
                      <w:divsChild>
                        <w:div w:id="218395180">
                          <w:marLeft w:val="0"/>
                          <w:marRight w:val="0"/>
                          <w:marTop w:val="0"/>
                          <w:marBottom w:val="0"/>
                          <w:divBdr>
                            <w:top w:val="none" w:sz="0" w:space="0" w:color="auto"/>
                            <w:left w:val="none" w:sz="0" w:space="0" w:color="auto"/>
                            <w:bottom w:val="none" w:sz="0" w:space="0" w:color="auto"/>
                            <w:right w:val="none" w:sz="0" w:space="0" w:color="auto"/>
                          </w:divBdr>
                          <w:divsChild>
                            <w:div w:id="53932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681207">
      <w:bodyDiv w:val="1"/>
      <w:marLeft w:val="0"/>
      <w:marRight w:val="0"/>
      <w:marTop w:val="0"/>
      <w:marBottom w:val="0"/>
      <w:divBdr>
        <w:top w:val="none" w:sz="0" w:space="0" w:color="auto"/>
        <w:left w:val="none" w:sz="0" w:space="0" w:color="auto"/>
        <w:bottom w:val="none" w:sz="0" w:space="0" w:color="auto"/>
        <w:right w:val="none" w:sz="0" w:space="0" w:color="auto"/>
      </w:divBdr>
      <w:divsChild>
        <w:div w:id="1834954786">
          <w:marLeft w:val="0"/>
          <w:marRight w:val="0"/>
          <w:marTop w:val="0"/>
          <w:marBottom w:val="0"/>
          <w:divBdr>
            <w:top w:val="none" w:sz="0" w:space="0" w:color="auto"/>
            <w:left w:val="none" w:sz="0" w:space="0" w:color="auto"/>
            <w:bottom w:val="none" w:sz="0" w:space="0" w:color="auto"/>
            <w:right w:val="none" w:sz="0" w:space="0" w:color="auto"/>
          </w:divBdr>
          <w:divsChild>
            <w:div w:id="168370858">
              <w:marLeft w:val="0"/>
              <w:marRight w:val="0"/>
              <w:marTop w:val="0"/>
              <w:marBottom w:val="0"/>
              <w:divBdr>
                <w:top w:val="none" w:sz="0" w:space="0" w:color="auto"/>
                <w:left w:val="none" w:sz="0" w:space="0" w:color="auto"/>
                <w:bottom w:val="none" w:sz="0" w:space="0" w:color="auto"/>
                <w:right w:val="none" w:sz="0" w:space="0" w:color="auto"/>
              </w:divBdr>
              <w:divsChild>
                <w:div w:id="2045129061">
                  <w:marLeft w:val="0"/>
                  <w:marRight w:val="0"/>
                  <w:marTop w:val="0"/>
                  <w:marBottom w:val="0"/>
                  <w:divBdr>
                    <w:top w:val="none" w:sz="0" w:space="0" w:color="auto"/>
                    <w:left w:val="none" w:sz="0" w:space="0" w:color="auto"/>
                    <w:bottom w:val="none" w:sz="0" w:space="0" w:color="auto"/>
                    <w:right w:val="none" w:sz="0" w:space="0" w:color="auto"/>
                  </w:divBdr>
                  <w:divsChild>
                    <w:div w:id="7007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25282">
          <w:marLeft w:val="0"/>
          <w:marRight w:val="0"/>
          <w:marTop w:val="0"/>
          <w:marBottom w:val="0"/>
          <w:divBdr>
            <w:top w:val="none" w:sz="0" w:space="0" w:color="auto"/>
            <w:left w:val="none" w:sz="0" w:space="0" w:color="auto"/>
            <w:bottom w:val="none" w:sz="0" w:space="0" w:color="auto"/>
            <w:right w:val="none" w:sz="0" w:space="0" w:color="auto"/>
          </w:divBdr>
          <w:divsChild>
            <w:div w:id="875235460">
              <w:marLeft w:val="0"/>
              <w:marRight w:val="0"/>
              <w:marTop w:val="0"/>
              <w:marBottom w:val="0"/>
              <w:divBdr>
                <w:top w:val="none" w:sz="0" w:space="0" w:color="auto"/>
                <w:left w:val="none" w:sz="0" w:space="0" w:color="auto"/>
                <w:bottom w:val="none" w:sz="0" w:space="0" w:color="auto"/>
                <w:right w:val="none" w:sz="0" w:space="0" w:color="auto"/>
              </w:divBdr>
              <w:divsChild>
                <w:div w:id="2053386335">
                  <w:marLeft w:val="0"/>
                  <w:marRight w:val="0"/>
                  <w:marTop w:val="0"/>
                  <w:marBottom w:val="0"/>
                  <w:divBdr>
                    <w:top w:val="none" w:sz="0" w:space="0" w:color="auto"/>
                    <w:left w:val="none" w:sz="0" w:space="0" w:color="auto"/>
                    <w:bottom w:val="none" w:sz="0" w:space="0" w:color="auto"/>
                    <w:right w:val="none" w:sz="0" w:space="0" w:color="auto"/>
                  </w:divBdr>
                  <w:divsChild>
                    <w:div w:id="70274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34197">
      <w:bodyDiv w:val="1"/>
      <w:marLeft w:val="0"/>
      <w:marRight w:val="0"/>
      <w:marTop w:val="0"/>
      <w:marBottom w:val="0"/>
      <w:divBdr>
        <w:top w:val="none" w:sz="0" w:space="0" w:color="auto"/>
        <w:left w:val="none" w:sz="0" w:space="0" w:color="auto"/>
        <w:bottom w:val="none" w:sz="0" w:space="0" w:color="auto"/>
        <w:right w:val="none" w:sz="0" w:space="0" w:color="auto"/>
      </w:divBdr>
      <w:divsChild>
        <w:div w:id="1712487969">
          <w:marLeft w:val="0"/>
          <w:marRight w:val="0"/>
          <w:marTop w:val="0"/>
          <w:marBottom w:val="0"/>
          <w:divBdr>
            <w:top w:val="none" w:sz="0" w:space="0" w:color="auto"/>
            <w:left w:val="none" w:sz="0" w:space="0" w:color="auto"/>
            <w:bottom w:val="none" w:sz="0" w:space="0" w:color="auto"/>
            <w:right w:val="none" w:sz="0" w:space="0" w:color="auto"/>
          </w:divBdr>
          <w:divsChild>
            <w:div w:id="398095698">
              <w:marLeft w:val="0"/>
              <w:marRight w:val="0"/>
              <w:marTop w:val="0"/>
              <w:marBottom w:val="0"/>
              <w:divBdr>
                <w:top w:val="none" w:sz="0" w:space="0" w:color="auto"/>
                <w:left w:val="none" w:sz="0" w:space="0" w:color="auto"/>
                <w:bottom w:val="none" w:sz="0" w:space="0" w:color="auto"/>
                <w:right w:val="none" w:sz="0" w:space="0" w:color="auto"/>
              </w:divBdr>
              <w:divsChild>
                <w:div w:id="3366529">
                  <w:marLeft w:val="0"/>
                  <w:marRight w:val="0"/>
                  <w:marTop w:val="0"/>
                  <w:marBottom w:val="0"/>
                  <w:divBdr>
                    <w:top w:val="none" w:sz="0" w:space="0" w:color="auto"/>
                    <w:left w:val="none" w:sz="0" w:space="0" w:color="auto"/>
                    <w:bottom w:val="none" w:sz="0" w:space="0" w:color="auto"/>
                    <w:right w:val="none" w:sz="0" w:space="0" w:color="auto"/>
                  </w:divBdr>
                  <w:divsChild>
                    <w:div w:id="161829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ensler.com/gensler-product-sustainability-standards?auth&amp;preview"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4.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09BE9C-001E-4A89-80DA-5615CED0E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6335</Words>
  <Characters>36115</Characters>
  <Application>Microsoft Office Word</Application>
  <DocSecurity>0</DocSecurity>
  <Lines>300</Lines>
  <Paragraphs>84</Paragraphs>
  <ScaleCrop>false</ScaleCrop>
  <HeadingPairs>
    <vt:vector size="2" baseType="variant">
      <vt:variant>
        <vt:lpstr>제목</vt:lpstr>
      </vt:variant>
      <vt:variant>
        <vt:i4>1</vt:i4>
      </vt:variant>
    </vt:vector>
  </HeadingPairs>
  <TitlesOfParts>
    <vt:vector size="1" baseType="lpstr">
      <vt:lpstr>FORM A-4</vt:lpstr>
    </vt:vector>
  </TitlesOfParts>
  <Company/>
  <LinksUpToDate>false</LinksUpToDate>
  <CharactersWithSpaces>42366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A-4</dc:title>
  <dc:creator>Gensler</dc:creator>
  <cp:lastModifiedBy>김현주 (Hyunjoo Kim)</cp:lastModifiedBy>
  <cp:revision>3</cp:revision>
  <dcterms:created xsi:type="dcterms:W3CDTF">2024-11-14T02:12:00Z</dcterms:created>
  <dcterms:modified xsi:type="dcterms:W3CDTF">2024-11-14T02:17:00Z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2024-11-01T00:00:00Z</vt:filetime>
  </property>
  <property fmtid="{D5CDD505-2E9C-101B-9397-08002B2CF9AE}" pid="3" name="Creator">
    <vt:lpwstr>Acrobat PDFMaker 24 for Word</vt:lpwstr>
  </property>
  <property fmtid="{D5CDD505-2E9C-101B-9397-08002B2CF9AE}" pid="4" name="LastSaved">
    <vt:filetime>2024-11-04T00:00:00Z</vt:filetime>
  </property>
</Properties>
</file>