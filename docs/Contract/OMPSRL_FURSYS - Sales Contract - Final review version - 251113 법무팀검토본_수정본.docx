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4618CC" w14:textId="77777777" w:rsidR="00C90FE7" w:rsidRPr="006F7EB7" w:rsidRDefault="00C90FE7" w:rsidP="00C90FE7">
      <w:pPr>
        <w:wordWrap/>
        <w:spacing w:line="360" w:lineRule="auto"/>
        <w:jc w:val="center"/>
        <w:rPr>
          <w:rFonts w:ascii="Times New Roman" w:hAnsi="Times New Roman" w:cs="Times New Roman"/>
          <w:b/>
          <w:sz w:val="28"/>
          <w:szCs w:val="28"/>
        </w:rPr>
      </w:pPr>
      <w:r w:rsidRPr="006F7EB7">
        <w:rPr>
          <w:rFonts w:ascii="Times New Roman" w:hAnsi="Times New Roman" w:cs="Times New Roman"/>
          <w:b/>
          <w:sz w:val="28"/>
          <w:szCs w:val="28"/>
        </w:rPr>
        <w:t>SALES CONTRACT</w:t>
      </w:r>
    </w:p>
    <w:p w14:paraId="2D321F28" w14:textId="77777777" w:rsidR="00C90FE7" w:rsidRDefault="00C90FE7" w:rsidP="00C90FE7">
      <w:pPr>
        <w:wordWrap/>
        <w:spacing w:afterLines="160" w:after="384"/>
        <w:rPr>
          <w:rFonts w:ascii="Times New Roman" w:hAnsi="Times New Roman" w:cs="Times New Roman"/>
          <w:sz w:val="22"/>
        </w:rPr>
      </w:pPr>
      <w:r w:rsidRPr="00753DB2">
        <w:rPr>
          <w:rFonts w:ascii="Times New Roman" w:hAnsi="Times New Roman" w:cs="Times New Roman"/>
          <w:sz w:val="22"/>
        </w:rPr>
        <w:t xml:space="preserve">This Sales Contract (“the Contract”) is made </w:t>
      </w:r>
      <w:proofErr w:type="gramStart"/>
      <w:r>
        <w:rPr>
          <w:rFonts w:ascii="Times New Roman" w:hAnsi="Times New Roman" w:cs="Times New Roman"/>
          <w:sz w:val="22"/>
        </w:rPr>
        <w:t xml:space="preserve">on </w:t>
      </w:r>
      <w:r w:rsidRPr="00753DB2">
        <w:rPr>
          <w:rFonts w:ascii="Times New Roman" w:hAnsi="Times New Roman" w:cs="Times New Roman"/>
          <w:sz w:val="22"/>
        </w:rPr>
        <w:t xml:space="preserve"> 15</w:t>
      </w:r>
      <w:proofErr w:type="gramEnd"/>
      <w:r w:rsidRPr="00A657A4">
        <w:rPr>
          <w:rFonts w:ascii="Times New Roman" w:hAnsi="Times New Roman" w:cs="Times New Roman"/>
          <w:sz w:val="22"/>
        </w:rPr>
        <w:t>th</w:t>
      </w:r>
      <w:r w:rsidRPr="00753DB2">
        <w:rPr>
          <w:rFonts w:ascii="Times New Roman" w:hAnsi="Times New Roman" w:cs="Times New Roman"/>
          <w:sz w:val="22"/>
        </w:rPr>
        <w:t xml:space="preserve"> October 2025 (“Effective Date”) by and between  OMP SRL  (“</w:t>
      </w:r>
      <w:r>
        <w:rPr>
          <w:rFonts w:ascii="Times New Roman" w:hAnsi="Times New Roman" w:cs="Times New Roman"/>
          <w:sz w:val="22"/>
        </w:rPr>
        <w:t>Seller</w:t>
      </w:r>
      <w:r w:rsidRPr="00753DB2">
        <w:rPr>
          <w:rFonts w:ascii="Times New Roman" w:hAnsi="Times New Roman" w:cs="Times New Roman"/>
          <w:sz w:val="22"/>
        </w:rPr>
        <w:t xml:space="preserve">”), an Italian corporation having its principal office at  Via </w:t>
      </w:r>
      <w:proofErr w:type="spellStart"/>
      <w:r w:rsidRPr="00753DB2">
        <w:rPr>
          <w:rFonts w:ascii="Times New Roman" w:hAnsi="Times New Roman" w:cs="Times New Roman"/>
          <w:sz w:val="22"/>
        </w:rPr>
        <w:t>Cà</w:t>
      </w:r>
      <w:proofErr w:type="spellEnd"/>
      <w:r w:rsidRPr="00753DB2">
        <w:rPr>
          <w:rFonts w:ascii="Times New Roman" w:hAnsi="Times New Roman" w:cs="Times New Roman"/>
          <w:sz w:val="22"/>
        </w:rPr>
        <w:t xml:space="preserve"> </w:t>
      </w:r>
      <w:proofErr w:type="spellStart"/>
      <w:r w:rsidRPr="00753DB2">
        <w:rPr>
          <w:rFonts w:ascii="Times New Roman" w:hAnsi="Times New Roman" w:cs="Times New Roman"/>
          <w:sz w:val="22"/>
        </w:rPr>
        <w:t>Leoncino</w:t>
      </w:r>
      <w:proofErr w:type="spellEnd"/>
      <w:r w:rsidRPr="00753DB2">
        <w:rPr>
          <w:rFonts w:ascii="Times New Roman" w:hAnsi="Times New Roman" w:cs="Times New Roman"/>
          <w:sz w:val="22"/>
        </w:rPr>
        <w:t xml:space="preserve">, 2 – 31030 Castello di </w:t>
      </w:r>
      <w:proofErr w:type="spellStart"/>
      <w:r w:rsidRPr="00753DB2">
        <w:rPr>
          <w:rFonts w:ascii="Times New Roman" w:hAnsi="Times New Roman" w:cs="Times New Roman"/>
          <w:sz w:val="22"/>
        </w:rPr>
        <w:t>Godego</w:t>
      </w:r>
      <w:proofErr w:type="spellEnd"/>
      <w:r w:rsidRPr="00753DB2">
        <w:rPr>
          <w:rFonts w:ascii="Times New Roman" w:hAnsi="Times New Roman" w:cs="Times New Roman"/>
          <w:sz w:val="22"/>
        </w:rPr>
        <w:t xml:space="preserve"> (Treviso) – ITALY</w:t>
      </w:r>
      <w:r w:rsidRPr="00A657A4">
        <w:rPr>
          <w:rFonts w:ascii="Times New Roman" w:hAnsi="Times New Roman" w:cs="Times New Roman"/>
          <w:sz w:val="22"/>
        </w:rPr>
        <w:t xml:space="preserve"> </w:t>
      </w:r>
      <w:r w:rsidRPr="00753DB2">
        <w:rPr>
          <w:rFonts w:ascii="Times New Roman" w:hAnsi="Times New Roman" w:cs="Times New Roman"/>
          <w:sz w:val="22"/>
        </w:rPr>
        <w:t>, and  FURSYS  (“</w:t>
      </w:r>
      <w:r>
        <w:rPr>
          <w:rFonts w:ascii="Times New Roman" w:hAnsi="Times New Roman" w:cs="Times New Roman"/>
          <w:sz w:val="22"/>
        </w:rPr>
        <w:t>Buyer</w:t>
      </w:r>
      <w:r w:rsidRPr="00753DB2">
        <w:rPr>
          <w:rFonts w:ascii="Times New Roman" w:hAnsi="Times New Roman" w:cs="Times New Roman"/>
          <w:sz w:val="22"/>
        </w:rPr>
        <w:t xml:space="preserve">”), a </w:t>
      </w:r>
      <w:r>
        <w:rPr>
          <w:rFonts w:ascii="Times New Roman" w:hAnsi="Times New Roman" w:cs="Times New Roman"/>
          <w:sz w:val="22"/>
        </w:rPr>
        <w:t xml:space="preserve">Korean </w:t>
      </w:r>
      <w:r w:rsidRPr="00753DB2">
        <w:rPr>
          <w:rFonts w:ascii="Times New Roman" w:hAnsi="Times New Roman" w:cs="Times New Roman"/>
          <w:sz w:val="22"/>
        </w:rPr>
        <w:t xml:space="preserve">corporation having its principal offices at  </w:t>
      </w:r>
      <w:proofErr w:type="spellStart"/>
      <w:r w:rsidRPr="00A657A4">
        <w:rPr>
          <w:rFonts w:ascii="Times New Roman" w:hAnsi="Times New Roman" w:cs="Times New Roman"/>
          <w:sz w:val="22"/>
        </w:rPr>
        <w:t>Ogeum-ro</w:t>
      </w:r>
      <w:proofErr w:type="spellEnd"/>
      <w:r w:rsidRPr="00A657A4">
        <w:rPr>
          <w:rFonts w:ascii="Times New Roman" w:hAnsi="Times New Roman" w:cs="Times New Roman"/>
          <w:sz w:val="22"/>
        </w:rPr>
        <w:t xml:space="preserve"> 311, </w:t>
      </w:r>
      <w:proofErr w:type="spellStart"/>
      <w:r w:rsidRPr="00A657A4">
        <w:rPr>
          <w:rFonts w:ascii="Times New Roman" w:hAnsi="Times New Roman" w:cs="Times New Roman"/>
          <w:sz w:val="22"/>
        </w:rPr>
        <w:t>Songpa-gu</w:t>
      </w:r>
      <w:proofErr w:type="spellEnd"/>
      <w:r w:rsidRPr="00A657A4">
        <w:rPr>
          <w:rFonts w:ascii="Times New Roman" w:hAnsi="Times New Roman" w:cs="Times New Roman"/>
          <w:sz w:val="22"/>
        </w:rPr>
        <w:t>, 05661 Seoul, Republic of Korea</w:t>
      </w:r>
      <w:r w:rsidRPr="00753DB2">
        <w:rPr>
          <w:rFonts w:ascii="Times New Roman" w:hAnsi="Times New Roman" w:cs="Times New Roman"/>
          <w:sz w:val="22"/>
        </w:rPr>
        <w:t xml:space="preserve">. </w:t>
      </w:r>
      <w:r w:rsidRPr="00753DB2" w:rsidDel="00214BB8">
        <w:rPr>
          <w:rFonts w:ascii="Times New Roman" w:hAnsi="Times New Roman" w:cs="Times New Roman"/>
          <w:sz w:val="22"/>
        </w:rPr>
        <w:t xml:space="preserve"> </w:t>
      </w:r>
    </w:p>
    <w:p w14:paraId="76E1FB39" w14:textId="77777777" w:rsidR="00C90FE7" w:rsidRDefault="00C90FE7" w:rsidP="00C90FE7">
      <w:pPr>
        <w:wordWrap/>
        <w:spacing w:afterLines="160" w:after="384"/>
        <w:rPr>
          <w:rFonts w:ascii="Times New Roman" w:hAnsi="Times New Roman" w:cs="Times New Roman"/>
          <w:sz w:val="22"/>
        </w:rPr>
      </w:pPr>
      <w:r>
        <w:rPr>
          <w:rFonts w:ascii="Times New Roman" w:hAnsi="Times New Roman" w:cs="Times New Roman"/>
          <w:sz w:val="22"/>
        </w:rPr>
        <w:t>Seller</w:t>
      </w:r>
      <w:r w:rsidRPr="00753DB2">
        <w:rPr>
          <w:rFonts w:ascii="Times New Roman" w:hAnsi="Times New Roman" w:cs="Times New Roman"/>
          <w:sz w:val="22"/>
        </w:rPr>
        <w:t xml:space="preserve"> and </w:t>
      </w:r>
      <w:r>
        <w:rPr>
          <w:rFonts w:ascii="Times New Roman" w:hAnsi="Times New Roman" w:cs="Times New Roman"/>
          <w:sz w:val="22"/>
        </w:rPr>
        <w:t>Buyer</w:t>
      </w:r>
      <w:r w:rsidRPr="00753DB2">
        <w:rPr>
          <w:rFonts w:ascii="Times New Roman" w:hAnsi="Times New Roman" w:cs="Times New Roman"/>
          <w:sz w:val="22"/>
        </w:rPr>
        <w:t xml:space="preserve"> are hereinafter referred individually as a “</w:t>
      </w:r>
      <w:r>
        <w:rPr>
          <w:rFonts w:ascii="Times New Roman" w:hAnsi="Times New Roman" w:cs="Times New Roman"/>
          <w:sz w:val="22"/>
        </w:rPr>
        <w:t>P</w:t>
      </w:r>
      <w:r w:rsidRPr="00753DB2">
        <w:rPr>
          <w:rFonts w:ascii="Times New Roman" w:hAnsi="Times New Roman" w:cs="Times New Roman"/>
          <w:sz w:val="22"/>
        </w:rPr>
        <w:t>arty” and collectively as the “</w:t>
      </w:r>
      <w:r>
        <w:rPr>
          <w:rFonts w:ascii="Times New Roman" w:hAnsi="Times New Roman" w:cs="Times New Roman"/>
          <w:sz w:val="22"/>
        </w:rPr>
        <w:t>P</w:t>
      </w:r>
      <w:r w:rsidRPr="00753DB2">
        <w:rPr>
          <w:rFonts w:ascii="Times New Roman" w:hAnsi="Times New Roman" w:cs="Times New Roman"/>
          <w:sz w:val="22"/>
        </w:rPr>
        <w:t>arties”.</w:t>
      </w:r>
    </w:p>
    <w:p w14:paraId="566FB4AA" w14:textId="77777777" w:rsidR="00C90FE7" w:rsidRPr="00753DB2" w:rsidRDefault="00C90FE7" w:rsidP="00C90FE7">
      <w:pPr>
        <w:wordWrap/>
        <w:spacing w:line="360" w:lineRule="auto"/>
        <w:jc w:val="center"/>
        <w:rPr>
          <w:rFonts w:ascii="Times New Roman" w:hAnsi="Times New Roman" w:cs="Times New Roman"/>
          <w:b/>
          <w:sz w:val="22"/>
        </w:rPr>
      </w:pPr>
      <w:r w:rsidRPr="00753DB2">
        <w:rPr>
          <w:rFonts w:ascii="Times New Roman" w:hAnsi="Times New Roman" w:cs="Times New Roman"/>
          <w:b/>
          <w:sz w:val="22"/>
        </w:rPr>
        <w:t>RECITALS</w:t>
      </w:r>
    </w:p>
    <w:p w14:paraId="1672BA72" w14:textId="77777777" w:rsidR="00C90FE7" w:rsidRDefault="00C90FE7" w:rsidP="00193ADF">
      <w:pPr>
        <w:spacing w:after="0"/>
        <w:rPr>
          <w:rFonts w:ascii="Calibri" w:hAnsi="Calibri" w:cs="Calibri"/>
          <w:sz w:val="22"/>
        </w:rPr>
      </w:pPr>
      <w:r w:rsidRPr="00753DB2">
        <w:rPr>
          <w:rFonts w:ascii="Times New Roman" w:hAnsi="Times New Roman" w:cs="Times New Roman"/>
          <w:b/>
          <w:sz w:val="22"/>
        </w:rPr>
        <w:t>WHEREAS</w:t>
      </w:r>
      <w:r w:rsidRPr="00753DB2">
        <w:rPr>
          <w:rFonts w:ascii="Times New Roman" w:hAnsi="Times New Roman" w:cs="Times New Roman"/>
          <w:sz w:val="22"/>
        </w:rPr>
        <w:t xml:space="preserve">, </w:t>
      </w:r>
      <w:r w:rsidRPr="00A657A4">
        <w:rPr>
          <w:rFonts w:ascii="Times New Roman" w:hAnsi="Times New Roman" w:cs="Times New Roman"/>
          <w:sz w:val="22"/>
        </w:rPr>
        <w:t>the Seller is a manufacturer of furniture such as chairs, armchairs, stools, etc. and the Buyer expresses its interest in purchasing such furniture.</w:t>
      </w:r>
      <w:r>
        <w:rPr>
          <w:rFonts w:ascii="Calibri" w:hAnsi="Calibri" w:cs="Calibri"/>
          <w:sz w:val="22"/>
        </w:rPr>
        <w:t xml:space="preserve"> </w:t>
      </w:r>
    </w:p>
    <w:p w14:paraId="3C6C5CB7" w14:textId="77777777" w:rsidR="00AE6C16" w:rsidRDefault="00C90FE7" w:rsidP="00AE6C16">
      <w:pPr>
        <w:spacing w:after="0"/>
        <w:rPr>
          <w:rFonts w:ascii="Times New Roman" w:hAnsi="Times New Roman" w:cs="Times New Roman"/>
          <w:sz w:val="22"/>
        </w:rPr>
      </w:pPr>
      <w:r>
        <w:rPr>
          <w:rFonts w:ascii="Times New Roman" w:hAnsi="Times New Roman" w:cs="Times New Roman"/>
          <w:sz w:val="22"/>
        </w:rPr>
        <w:t>Pr</w:t>
      </w:r>
      <w:r w:rsidRPr="00753DB2">
        <w:rPr>
          <w:rFonts w:ascii="Times New Roman" w:hAnsi="Times New Roman" w:cs="Times New Roman"/>
          <w:sz w:val="22"/>
        </w:rPr>
        <w:t xml:space="preserve">ovided that </w:t>
      </w:r>
      <w:r>
        <w:rPr>
          <w:rFonts w:ascii="Times New Roman" w:hAnsi="Times New Roman" w:cs="Times New Roman"/>
          <w:sz w:val="22"/>
        </w:rPr>
        <w:t>the Buyer</w:t>
      </w:r>
      <w:r w:rsidRPr="00753DB2" w:rsidDel="00214BB8">
        <w:rPr>
          <w:rFonts w:ascii="Times New Roman" w:hAnsi="Times New Roman" w:cs="Times New Roman"/>
          <w:sz w:val="22"/>
        </w:rPr>
        <w:t xml:space="preserve"> </w:t>
      </w:r>
      <w:r w:rsidRPr="00753DB2">
        <w:rPr>
          <w:rFonts w:ascii="Times New Roman" w:hAnsi="Times New Roman" w:cs="Times New Roman"/>
          <w:sz w:val="22"/>
        </w:rPr>
        <w:t xml:space="preserve">complies with the terms of this Sales Contract, </w:t>
      </w:r>
      <w:r w:rsidRPr="00A657A4">
        <w:rPr>
          <w:rFonts w:ascii="Times New Roman" w:hAnsi="Times New Roman" w:cs="Times New Roman"/>
          <w:sz w:val="22"/>
        </w:rPr>
        <w:t xml:space="preserve">the Seller hereby grants to the Buyer the non-exclusive, non-transferable right to purchase the Products specified in </w:t>
      </w:r>
      <w:commentRangeStart w:id="0"/>
      <w:r w:rsidRPr="00A657A4">
        <w:rPr>
          <w:rFonts w:ascii="Times New Roman" w:hAnsi="Times New Roman" w:cs="Times New Roman"/>
          <w:sz w:val="22"/>
        </w:rPr>
        <w:t>Exhibit A</w:t>
      </w:r>
      <w:commentRangeEnd w:id="0"/>
      <w:r w:rsidR="00477078">
        <w:rPr>
          <w:rStyle w:val="ad"/>
        </w:rPr>
        <w:commentReference w:id="0"/>
      </w:r>
      <w:r w:rsidRPr="00A657A4">
        <w:rPr>
          <w:rFonts w:ascii="Times New Roman" w:hAnsi="Times New Roman" w:cs="Times New Roman"/>
          <w:sz w:val="22"/>
        </w:rPr>
        <w:t xml:space="preserve"> (the “Products”) for resale. The Buyer shall act as an independent reseller and shall not be considered a distributor, agent, or representative of the Seller. The Buyer shall purchase the Products in its own name and for its own account.</w:t>
      </w:r>
      <w:r w:rsidR="00AE6C16">
        <w:rPr>
          <w:rFonts w:ascii="Times New Roman" w:hAnsi="Times New Roman" w:cs="Times New Roman"/>
          <w:sz w:val="22"/>
        </w:rPr>
        <w:t xml:space="preserve"> </w:t>
      </w:r>
    </w:p>
    <w:p w14:paraId="11BD0084" w14:textId="6F26BEA3" w:rsidR="00AE6C16" w:rsidRDefault="00C90FE7" w:rsidP="00AE6C16">
      <w:pPr>
        <w:spacing w:after="0"/>
        <w:rPr>
          <w:rFonts w:ascii="Times New Roman" w:hAnsi="Times New Roman" w:cs="Times New Roman"/>
          <w:sz w:val="22"/>
        </w:rPr>
      </w:pPr>
      <w:r w:rsidRPr="00A657A4">
        <w:rPr>
          <w:rFonts w:ascii="Times New Roman" w:hAnsi="Times New Roman" w:cs="Times New Roman"/>
          <w:sz w:val="22"/>
        </w:rPr>
        <w:t>The Buyer wishes to sell the Products within the scope of the rights granted by the</w:t>
      </w:r>
      <w:r w:rsidR="00AE6C16">
        <w:rPr>
          <w:rFonts w:ascii="Times New Roman" w:hAnsi="Times New Roman" w:cs="Times New Roman"/>
          <w:sz w:val="22"/>
        </w:rPr>
        <w:t xml:space="preserve"> </w:t>
      </w:r>
      <w:r w:rsidRPr="00A657A4">
        <w:rPr>
          <w:rFonts w:ascii="Times New Roman" w:hAnsi="Times New Roman" w:cs="Times New Roman"/>
          <w:sz w:val="22"/>
        </w:rPr>
        <w:t>Seller.</w:t>
      </w:r>
      <w:r w:rsidRPr="00A657A4">
        <w:rPr>
          <w:rFonts w:ascii="Times New Roman" w:hAnsi="Times New Roman" w:cs="Times New Roman"/>
          <w:sz w:val="22"/>
        </w:rPr>
        <w:br/>
      </w:r>
    </w:p>
    <w:p w14:paraId="4A677557" w14:textId="02730615" w:rsidR="00C90FE7" w:rsidRPr="00A657A4" w:rsidRDefault="00C90FE7" w:rsidP="00193ADF">
      <w:pPr>
        <w:rPr>
          <w:rFonts w:ascii="Times New Roman" w:hAnsi="Times New Roman" w:cs="Times New Roman"/>
          <w:sz w:val="22"/>
        </w:rPr>
      </w:pPr>
      <w:r w:rsidRPr="00A657A4">
        <w:rPr>
          <w:rFonts w:ascii="Times New Roman" w:hAnsi="Times New Roman" w:cs="Times New Roman"/>
          <w:sz w:val="22"/>
        </w:rPr>
        <w:t>In consideration of the mutual agreements contained herein, the Parties agree as follows:</w:t>
      </w:r>
    </w:p>
    <w:p w14:paraId="7E0D60D8"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1. Characteristics of the Products - Modifications</w:t>
      </w:r>
    </w:p>
    <w:p w14:paraId="6249414B" w14:textId="26FEB537" w:rsidR="00C90FE7" w:rsidRPr="00753DB2"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1</w:t>
      </w:r>
      <w:r w:rsidRPr="00753DB2">
        <w:rPr>
          <w:rFonts w:ascii="Times New Roman" w:hAnsi="Times New Roman" w:cs="Times New Roman"/>
          <w:sz w:val="22"/>
          <w:szCs w:val="22"/>
        </w:rPr>
        <w:t xml:space="preserve">.1 Any information or data relating to features and/or specifications of the Products contained in </w:t>
      </w:r>
      <w:proofErr w:type="spellStart"/>
      <w:r w:rsidRPr="00753DB2">
        <w:rPr>
          <w:rFonts w:ascii="Times New Roman" w:hAnsi="Times New Roman" w:cs="Times New Roman"/>
          <w:sz w:val="22"/>
          <w:szCs w:val="22"/>
        </w:rPr>
        <w:t>dépliants</w:t>
      </w:r>
      <w:proofErr w:type="spellEnd"/>
      <w:r w:rsidRPr="00753DB2">
        <w:rPr>
          <w:rFonts w:ascii="Times New Roman" w:hAnsi="Times New Roman" w:cs="Times New Roman"/>
          <w:sz w:val="22"/>
          <w:szCs w:val="22"/>
        </w:rPr>
        <w:t xml:space="preserve">, price lists, catalogues and similar documents shall be binding only to the extent </w:t>
      </w:r>
      <w:ins w:id="1" w:author="FURSYS" w:date="2025-11-13T16:33:00Z">
        <w:r w:rsidR="00D723DC" w:rsidRPr="00D723DC">
          <w:rPr>
            <w:rFonts w:ascii="Times New Roman" w:hAnsi="Times New Roman" w:cs="Times New Roman"/>
            <w:sz w:val="22"/>
            <w:szCs w:val="22"/>
          </w:rPr>
          <w:t>expressly provided for in this Contract.</w:t>
        </w:r>
      </w:ins>
      <w:del w:id="2" w:author="FURSYS" w:date="2025-11-13T16:34:00Z">
        <w:r w:rsidRPr="00753DB2" w:rsidDel="006F4964">
          <w:rPr>
            <w:rFonts w:ascii="Times New Roman" w:hAnsi="Times New Roman" w:cs="Times New Roman"/>
            <w:sz w:val="22"/>
            <w:szCs w:val="22"/>
          </w:rPr>
          <w:delText>they are expre</w:delText>
        </w:r>
      </w:del>
      <w:del w:id="3" w:author="FURSYS" w:date="2025-11-13T16:33:00Z">
        <w:r w:rsidRPr="00753DB2" w:rsidDel="006F4964">
          <w:rPr>
            <w:rFonts w:ascii="Times New Roman" w:hAnsi="Times New Roman" w:cs="Times New Roman"/>
            <w:sz w:val="22"/>
            <w:szCs w:val="22"/>
          </w:rPr>
          <w:delText>ssly referred to in the Sales Conditions</w:delText>
        </w:r>
      </w:del>
      <w:r w:rsidRPr="00753DB2">
        <w:rPr>
          <w:rFonts w:ascii="Times New Roman" w:hAnsi="Times New Roman" w:cs="Times New Roman"/>
          <w:sz w:val="22"/>
          <w:szCs w:val="22"/>
        </w:rPr>
        <w:t>.</w:t>
      </w:r>
    </w:p>
    <w:p w14:paraId="2F5AB9C8" w14:textId="5D5A04C7" w:rsidR="00C90FE7" w:rsidRPr="00753DB2"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1</w:t>
      </w:r>
      <w:r w:rsidRPr="00753DB2">
        <w:rPr>
          <w:rFonts w:ascii="Times New Roman" w:hAnsi="Times New Roman" w:cs="Times New Roman"/>
          <w:sz w:val="22"/>
          <w:szCs w:val="22"/>
        </w:rPr>
        <w:t xml:space="preserve">.2 The Seller may make any change to the Products which, without altering their essential features, appear to be necessary or suitable. Provided, however, that the Seller shall provide the Buyer with written notice of such changes at least </w:t>
      </w:r>
      <w:r>
        <w:rPr>
          <w:rFonts w:ascii="Times New Roman" w:hAnsi="Times New Roman" w:cs="Times New Roman"/>
          <w:sz w:val="22"/>
          <w:szCs w:val="22"/>
        </w:rPr>
        <w:t>sixty (60)</w:t>
      </w:r>
      <w:r w:rsidRPr="00753DB2">
        <w:rPr>
          <w:rFonts w:ascii="Times New Roman" w:hAnsi="Times New Roman" w:cs="Times New Roman"/>
          <w:sz w:val="22"/>
          <w:szCs w:val="22"/>
        </w:rPr>
        <w:t xml:space="preserve"> days prior to implementing such changes</w:t>
      </w:r>
      <w:ins w:id="4" w:author="김현주 (Hyunjoo Kim)" w:date="2025-11-14T15:20:00Z">
        <w:r w:rsidR="00D42566">
          <w:rPr>
            <w:rFonts w:ascii="Times New Roman" w:hAnsi="Times New Roman" w:cs="Times New Roman"/>
            <w:sz w:val="22"/>
            <w:szCs w:val="22"/>
          </w:rPr>
          <w:t xml:space="preserve">, </w:t>
        </w:r>
        <w:r w:rsidR="00D42566" w:rsidRPr="00D42566">
          <w:rPr>
            <w:rFonts w:ascii="Times New Roman" w:hAnsi="Times New Roman" w:cs="Times New Roman"/>
            <w:sz w:val="22"/>
            <w:szCs w:val="22"/>
            <w:rPrChange w:id="5" w:author="김현주 (Hyunjoo Kim)" w:date="2025-11-14T15:20:00Z">
              <w:rPr/>
            </w:rPrChange>
          </w:rPr>
          <w:t>and such changes shall be subject to the Buyer’s prior written approval, which shall not be unreasonably withheld or delayed.</w:t>
        </w:r>
      </w:ins>
      <w:del w:id="6" w:author="김현주 (Hyunjoo Kim)" w:date="2025-11-14T15:20:00Z">
        <w:r w:rsidRPr="00753DB2" w:rsidDel="00D42566">
          <w:rPr>
            <w:rFonts w:ascii="Times New Roman" w:hAnsi="Times New Roman" w:cs="Times New Roman"/>
            <w:sz w:val="22"/>
            <w:szCs w:val="22"/>
          </w:rPr>
          <w:delText>.</w:delText>
        </w:r>
      </w:del>
    </w:p>
    <w:p w14:paraId="4695F7D6"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2. Prices and Time of delivery</w:t>
      </w:r>
    </w:p>
    <w:p w14:paraId="02519FD7" w14:textId="77777777" w:rsidR="00C90FE7" w:rsidRDefault="00C90FE7" w:rsidP="00C90FE7">
      <w:pPr>
        <w:pStyle w:val="aa"/>
        <w:jc w:val="both"/>
        <w:rPr>
          <w:rFonts w:ascii="Times New Roman" w:hAnsi="Times New Roman" w:cs="Times New Roman"/>
          <w:sz w:val="22"/>
          <w:szCs w:val="22"/>
        </w:rPr>
      </w:pPr>
      <w:r w:rsidRPr="008B26DC">
        <w:rPr>
          <w:rFonts w:ascii="Times New Roman" w:hAnsi="Times New Roman" w:cs="Times New Roman"/>
          <w:sz w:val="22"/>
          <w:szCs w:val="22"/>
        </w:rPr>
        <w:t xml:space="preserve">2.1 </w:t>
      </w:r>
      <w:r w:rsidRPr="008B26DC">
        <w:rPr>
          <w:rFonts w:ascii="Times New Roman" w:hAnsi="Times New Roman" w:cs="Times New Roman"/>
          <w:sz w:val="22"/>
        </w:rPr>
        <w:t>Prices are specified in Exhibit A</w:t>
      </w:r>
      <w:r>
        <w:rPr>
          <w:rFonts w:ascii="Times New Roman" w:hAnsi="Times New Roman" w:cs="Times New Roman"/>
          <w:sz w:val="22"/>
        </w:rPr>
        <w:t xml:space="preserve">, </w:t>
      </w:r>
      <w:r w:rsidRPr="00A657A4">
        <w:rPr>
          <w:rFonts w:ascii="Times New Roman" w:hAnsi="Times New Roman" w:cs="Times New Roman"/>
          <w:sz w:val="22"/>
          <w:szCs w:val="22"/>
        </w:rPr>
        <w:t>which form an integral part of this Contract</w:t>
      </w:r>
      <w:r>
        <w:rPr>
          <w:rFonts w:ascii="Times New Roman" w:hAnsi="Times New Roman" w:cs="Times New Roman"/>
          <w:sz w:val="22"/>
          <w:szCs w:val="22"/>
        </w:rPr>
        <w:t>,</w:t>
      </w:r>
      <w:r>
        <w:rPr>
          <w:rFonts w:ascii="Times New Roman" w:hAnsi="Times New Roman" w:cs="Times New Roman"/>
          <w:sz w:val="22"/>
        </w:rPr>
        <w:t xml:space="preserve"> and</w:t>
      </w:r>
      <w:r w:rsidRPr="008B26DC">
        <w:rPr>
          <w:rFonts w:ascii="Times New Roman" w:hAnsi="Times New Roman" w:cs="Times New Roman"/>
          <w:sz w:val="22"/>
        </w:rPr>
        <w:t xml:space="preserve"> </w:t>
      </w:r>
      <w:r w:rsidRPr="00A657A4">
        <w:rPr>
          <w:rFonts w:ascii="Times New Roman" w:hAnsi="Times New Roman" w:cs="Times New Roman"/>
          <w:sz w:val="22"/>
          <w:szCs w:val="22"/>
        </w:rPr>
        <w:t>are deemed to include packaging in accordance with the agreed transportation terms and industry practice; all other costs or charges shall be borne by the Buyer.</w:t>
      </w:r>
    </w:p>
    <w:p w14:paraId="106DBF71" w14:textId="635D7903" w:rsidR="00C90FE7" w:rsidRDefault="00C90FE7" w:rsidP="00C90FE7">
      <w:pPr>
        <w:pStyle w:val="aa"/>
        <w:jc w:val="both"/>
        <w:rPr>
          <w:rFonts w:ascii="Times New Roman" w:hAnsi="Times New Roman" w:cs="Times New Roman"/>
          <w:sz w:val="22"/>
        </w:rPr>
      </w:pPr>
      <w:r>
        <w:rPr>
          <w:rFonts w:ascii="Times New Roman" w:hAnsi="Times New Roman" w:cs="Times New Roman"/>
          <w:sz w:val="22"/>
          <w:szCs w:val="22"/>
        </w:rPr>
        <w:t xml:space="preserve">2.2 </w:t>
      </w:r>
      <w:r w:rsidRPr="008B26DC">
        <w:rPr>
          <w:rFonts w:ascii="Times New Roman" w:hAnsi="Times New Roman" w:cs="Times New Roman"/>
          <w:sz w:val="22"/>
        </w:rPr>
        <w:t>The</w:t>
      </w:r>
      <w:r>
        <w:rPr>
          <w:rFonts w:ascii="Times New Roman" w:hAnsi="Times New Roman" w:cs="Times New Roman"/>
          <w:sz w:val="22"/>
        </w:rPr>
        <w:t xml:space="preserve"> prices </w:t>
      </w:r>
      <w:r w:rsidRPr="00821550">
        <w:rPr>
          <w:rFonts w:ascii="Times New Roman" w:hAnsi="Times New Roman" w:cs="Times New Roman"/>
          <w:sz w:val="22"/>
        </w:rPr>
        <w:t>shall be subject to annual review and shall remain valid until May 31st of each calendar year. In the event of an increase in supply</w:t>
      </w:r>
      <w:r>
        <w:rPr>
          <w:rFonts w:ascii="Times New Roman" w:hAnsi="Times New Roman" w:cs="Times New Roman"/>
          <w:sz w:val="22"/>
        </w:rPr>
        <w:t xml:space="preserve"> and/or </w:t>
      </w:r>
      <w:r w:rsidRPr="00821550">
        <w:rPr>
          <w:rFonts w:ascii="Times New Roman" w:hAnsi="Times New Roman" w:cs="Times New Roman"/>
          <w:sz w:val="22"/>
        </w:rPr>
        <w:t>production</w:t>
      </w:r>
      <w:r>
        <w:rPr>
          <w:rFonts w:ascii="Times New Roman" w:hAnsi="Times New Roman" w:cs="Times New Roman"/>
          <w:sz w:val="22"/>
        </w:rPr>
        <w:t xml:space="preserve"> and/or ancillary</w:t>
      </w:r>
      <w:r w:rsidRPr="00821550">
        <w:rPr>
          <w:rFonts w:ascii="Times New Roman" w:hAnsi="Times New Roman" w:cs="Times New Roman"/>
          <w:sz w:val="22"/>
        </w:rPr>
        <w:t xml:space="preserve"> costs equal to or exceeding ten percent (10%), the </w:t>
      </w:r>
      <w:commentRangeStart w:id="7"/>
      <w:proofErr w:type="spellStart"/>
      <w:r w:rsidRPr="00821550">
        <w:rPr>
          <w:rFonts w:ascii="Times New Roman" w:hAnsi="Times New Roman" w:cs="Times New Roman"/>
          <w:sz w:val="22"/>
        </w:rPr>
        <w:t>Seller</w:t>
      </w:r>
      <w:del w:id="8" w:author="김현주 (Hyunjoo Kim)" w:date="2025-11-14T15:21:00Z">
        <w:r w:rsidRPr="00821550" w:rsidDel="001B6CC2">
          <w:rPr>
            <w:rFonts w:ascii="Times New Roman" w:hAnsi="Times New Roman" w:cs="Times New Roman"/>
            <w:sz w:val="22"/>
          </w:rPr>
          <w:delText xml:space="preserve"> </w:delText>
        </w:r>
      </w:del>
      <w:ins w:id="9" w:author="김현주 (Hyunjoo Kim)" w:date="2025-11-14T15:21:00Z">
        <w:r w:rsidR="001B6CC2">
          <w:rPr>
            <w:rFonts w:ascii="Times New Roman" w:hAnsi="Times New Roman" w:cs="Times New Roman"/>
            <w:sz w:val="22"/>
          </w:rPr>
          <w:t>may</w:t>
        </w:r>
        <w:proofErr w:type="spellEnd"/>
        <w:r w:rsidR="001B6CC2">
          <w:rPr>
            <w:rFonts w:ascii="Times New Roman" w:hAnsi="Times New Roman" w:cs="Times New Roman"/>
            <w:sz w:val="22"/>
          </w:rPr>
          <w:t xml:space="preserve"> </w:t>
        </w:r>
      </w:ins>
      <w:ins w:id="10" w:author="김현주 (Hyunjoo Kim)" w:date="2025-11-14T15:22:00Z">
        <w:r w:rsidR="001B6CC2">
          <w:rPr>
            <w:rFonts w:ascii="Times New Roman" w:hAnsi="Times New Roman" w:cs="Times New Roman"/>
            <w:sz w:val="22"/>
          </w:rPr>
          <w:t xml:space="preserve">request a price adjustment. </w:t>
        </w:r>
        <w:r w:rsidR="001B6CC2" w:rsidRPr="001B6CC2">
          <w:rPr>
            <w:rFonts w:ascii="Times New Roman" w:hAnsi="Times New Roman" w:cs="Times New Roman"/>
            <w:sz w:val="22"/>
            <w:rPrChange w:id="11" w:author="김현주 (Hyunjoo Kim)" w:date="2025-11-14T15:22:00Z">
              <w:rPr/>
            </w:rPrChange>
          </w:rPr>
          <w:t>Any price adjustment shall be discussed in good faith and shall not exceed the actual documented increase in costs. In any event, the annual price increase shall not exceed five percent (5%) unless otherwise mutually agreed in writing by the Parties.</w:t>
        </w:r>
        <w:r w:rsidR="001B6CC2" w:rsidRPr="001B6CC2">
          <w:rPr>
            <w:rFonts w:ascii="Times New Roman" w:hAnsi="Times New Roman" w:cs="Times New Roman"/>
            <w:sz w:val="22"/>
            <w:rPrChange w:id="12" w:author="김현주 (Hyunjoo Kim)" w:date="2025-11-14T15:22:00Z">
              <w:rPr/>
            </w:rPrChange>
          </w:rPr>
          <w:br/>
          <w:t>If the Buyer does not accept the proposed price adjustment, the Buyer shall have the right to terminate the affected orders or this Contract with thirty (30) days’</w:t>
        </w:r>
        <w:r w:rsidR="001B6CC2">
          <w:t xml:space="preserve"> </w:t>
        </w:r>
        <w:r w:rsidR="001B6CC2" w:rsidRPr="001B6CC2">
          <w:rPr>
            <w:rFonts w:ascii="Times New Roman" w:hAnsi="Times New Roman" w:cs="Times New Roman"/>
            <w:sz w:val="22"/>
            <w:rPrChange w:id="13" w:author="김현주 (Hyunjoo Kim)" w:date="2025-11-14T15:22:00Z">
              <w:rPr/>
            </w:rPrChange>
          </w:rPr>
          <w:t>prior written notice without penalty</w:t>
        </w:r>
      </w:ins>
      <w:commentRangeEnd w:id="7"/>
      <w:ins w:id="14" w:author="김현주 (Hyunjoo Kim)" w:date="2025-11-14T15:27:00Z">
        <w:r w:rsidR="001B6CC2">
          <w:rPr>
            <w:rStyle w:val="ad"/>
            <w:rFonts w:asciiTheme="minorHAnsi" w:eastAsiaTheme="minorEastAsia" w:hAnsiTheme="minorHAnsi" w:cstheme="minorBidi"/>
            <w:kern w:val="2"/>
          </w:rPr>
          <w:commentReference w:id="7"/>
        </w:r>
      </w:ins>
      <w:ins w:id="15" w:author="김현주 (Hyunjoo Kim)" w:date="2025-11-14T15:22:00Z">
        <w:r w:rsidR="001B6CC2">
          <w:t>.</w:t>
        </w:r>
      </w:ins>
      <w:del w:id="16" w:author="김현주 (Hyunjoo Kim)" w:date="2025-11-14T15:21:00Z">
        <w:r w:rsidRPr="00821550" w:rsidDel="001B6CC2">
          <w:rPr>
            <w:rFonts w:ascii="Times New Roman" w:hAnsi="Times New Roman" w:cs="Times New Roman"/>
            <w:sz w:val="22"/>
          </w:rPr>
          <w:delText xml:space="preserve">reserves </w:delText>
        </w:r>
        <w:r w:rsidRPr="00821550" w:rsidDel="001B6CC2">
          <w:rPr>
            <w:rFonts w:ascii="Times New Roman" w:hAnsi="Times New Roman" w:cs="Times New Roman"/>
            <w:sz w:val="22"/>
          </w:rPr>
          <w:lastRenderedPageBreak/>
          <w:delText>the right to revise the prices</w:delText>
        </w:r>
        <w:r w:rsidR="00300CB7" w:rsidDel="001B6CC2">
          <w:rPr>
            <w:rFonts w:ascii="Times New Roman" w:hAnsi="Times New Roman" w:cs="Times New Roman"/>
            <w:sz w:val="22"/>
          </w:rPr>
          <w:delText xml:space="preserve"> upon</w:delText>
        </w:r>
        <w:r w:rsidRPr="00821550" w:rsidDel="001B6CC2">
          <w:rPr>
            <w:rFonts w:ascii="Times New Roman" w:hAnsi="Times New Roman" w:cs="Times New Roman"/>
            <w:sz w:val="22"/>
          </w:rPr>
          <w:delText xml:space="preserve"> </w:delText>
        </w:r>
        <w:r w:rsidR="00300CB7" w:rsidDel="001B6CC2">
          <w:rPr>
            <w:rFonts w:ascii="Times New Roman" w:hAnsi="Times New Roman" w:cs="Times New Roman"/>
            <w:sz w:val="22"/>
          </w:rPr>
          <w:delText>providing reasonable supporting documentation,  with</w:delText>
        </w:r>
        <w:r w:rsidRPr="00821550" w:rsidDel="001B6CC2">
          <w:rPr>
            <w:rFonts w:ascii="Times New Roman" w:hAnsi="Times New Roman" w:cs="Times New Roman"/>
            <w:sz w:val="22"/>
          </w:rPr>
          <w:delText xml:space="preserve"> a m</w:delText>
        </w:r>
        <w:r w:rsidR="005F3D4C" w:rsidDel="001B6CC2">
          <w:rPr>
            <w:rFonts w:ascii="Times New Roman" w:hAnsi="Times New Roman" w:cs="Times New Roman"/>
            <w:sz w:val="22"/>
          </w:rPr>
          <w:delText>inimum notice of two (2) months</w:delText>
        </w:r>
      </w:del>
      <w:r w:rsidR="005F3D4C">
        <w:rPr>
          <w:rFonts w:ascii="Times New Roman" w:hAnsi="Times New Roman" w:cs="Times New Roman"/>
          <w:sz w:val="22"/>
        </w:rPr>
        <w:t>.</w:t>
      </w:r>
    </w:p>
    <w:p w14:paraId="17373C45" w14:textId="7FDBF4CA" w:rsidR="0045592D" w:rsidRDefault="00300CB7" w:rsidP="00C90FE7">
      <w:pPr>
        <w:pStyle w:val="aa"/>
        <w:jc w:val="both"/>
        <w:rPr>
          <w:rFonts w:ascii="Times New Roman" w:hAnsi="Times New Roman" w:cs="Times New Roman"/>
          <w:sz w:val="22"/>
          <w:szCs w:val="22"/>
        </w:rPr>
      </w:pPr>
      <w:r>
        <w:rPr>
          <w:rFonts w:ascii="Times New Roman" w:hAnsi="Times New Roman" w:cs="Times New Roman"/>
          <w:sz w:val="22"/>
          <w:szCs w:val="22"/>
        </w:rPr>
        <w:t>Limited to year 2026 the prices will be valid until 31</w:t>
      </w:r>
      <w:r w:rsidRPr="00A62E0B">
        <w:rPr>
          <w:rFonts w:ascii="Times New Roman" w:hAnsi="Times New Roman" w:cs="Times New Roman"/>
          <w:sz w:val="22"/>
          <w:szCs w:val="22"/>
          <w:vertAlign w:val="superscript"/>
        </w:rPr>
        <w:t>s</w:t>
      </w:r>
      <w:r>
        <w:rPr>
          <w:rFonts w:ascii="Times New Roman" w:hAnsi="Times New Roman" w:cs="Times New Roman"/>
          <w:sz w:val="22"/>
          <w:szCs w:val="22"/>
          <w:vertAlign w:val="superscript"/>
        </w:rPr>
        <w:t xml:space="preserve">t </w:t>
      </w:r>
      <w:r>
        <w:rPr>
          <w:rFonts w:ascii="Times New Roman" w:hAnsi="Times New Roman" w:cs="Times New Roman"/>
          <w:sz w:val="22"/>
          <w:szCs w:val="22"/>
        </w:rPr>
        <w:t>October.</w:t>
      </w:r>
    </w:p>
    <w:p w14:paraId="5D561EB4" w14:textId="699C3582" w:rsidR="00C90FE7" w:rsidRPr="00821550" w:rsidRDefault="00C90FE7" w:rsidP="00C90FE7">
      <w:pPr>
        <w:pStyle w:val="aa"/>
        <w:jc w:val="both"/>
        <w:rPr>
          <w:rFonts w:ascii="Times New Roman" w:hAnsi="Times New Roman" w:cs="Times New Roman"/>
          <w:sz w:val="22"/>
        </w:rPr>
      </w:pPr>
      <w:r w:rsidRPr="00A657A4">
        <w:rPr>
          <w:rFonts w:ascii="Times New Roman" w:hAnsi="Times New Roman" w:cs="Times New Roman"/>
          <w:sz w:val="22"/>
        </w:rPr>
        <w:t>2.3</w:t>
      </w:r>
      <w:r>
        <w:rPr>
          <w:rFonts w:ascii="Times New Roman" w:hAnsi="Times New Roman" w:cs="Times New Roman"/>
          <w:b/>
          <w:bCs/>
          <w:sz w:val="22"/>
        </w:rPr>
        <w:t xml:space="preserve"> </w:t>
      </w:r>
      <w:r w:rsidRPr="00821550">
        <w:rPr>
          <w:rFonts w:ascii="Times New Roman" w:hAnsi="Times New Roman" w:cs="Times New Roman"/>
          <w:sz w:val="22"/>
        </w:rPr>
        <w:t>Product codes and descriptions, delivery terms, and payment conditions shall be as specified in Exhibit A. The lead time for each supply and the Seller’s bank details shall be indicated in the order confirmation issued for each individual order. Unless the Buyer raises an objection within three (</w:t>
      </w:r>
      <w:commentRangeStart w:id="17"/>
      <w:ins w:id="18" w:author="김현주 (Hyunjoo Kim)" w:date="2025-11-14T15:23:00Z">
        <w:r w:rsidR="001B6CC2">
          <w:rPr>
            <w:rFonts w:ascii="Times New Roman" w:hAnsi="Times New Roman" w:cs="Times New Roman"/>
            <w:sz w:val="22"/>
          </w:rPr>
          <w:t>7</w:t>
        </w:r>
        <w:commentRangeEnd w:id="17"/>
        <w:r w:rsidR="001B6CC2">
          <w:rPr>
            <w:rStyle w:val="ad"/>
            <w:rFonts w:asciiTheme="minorHAnsi" w:eastAsiaTheme="minorEastAsia" w:hAnsiTheme="minorHAnsi" w:cstheme="minorBidi"/>
            <w:kern w:val="2"/>
          </w:rPr>
          <w:commentReference w:id="17"/>
        </w:r>
      </w:ins>
      <w:del w:id="19" w:author="김현주 (Hyunjoo Kim)" w:date="2025-11-14T15:23:00Z">
        <w:r w:rsidRPr="00821550" w:rsidDel="001B6CC2">
          <w:rPr>
            <w:rFonts w:ascii="Times New Roman" w:hAnsi="Times New Roman" w:cs="Times New Roman"/>
            <w:sz w:val="22"/>
          </w:rPr>
          <w:delText>3</w:delText>
        </w:r>
      </w:del>
      <w:r w:rsidRPr="00821550">
        <w:rPr>
          <w:rFonts w:ascii="Times New Roman" w:hAnsi="Times New Roman" w:cs="Times New Roman"/>
          <w:sz w:val="22"/>
        </w:rPr>
        <w:t>) days from the date of issuance, such confirmation shall be deemed accepted by both Parties.</w:t>
      </w:r>
    </w:p>
    <w:p w14:paraId="00266B0C" w14:textId="77777777" w:rsidR="005F3D4C" w:rsidRDefault="00C90FE7" w:rsidP="005F3D4C">
      <w:pPr>
        <w:pStyle w:val="aa"/>
        <w:jc w:val="both"/>
        <w:rPr>
          <w:rFonts w:ascii="Times New Roman" w:hAnsi="Times New Roman" w:cs="Times New Roman"/>
          <w:sz w:val="22"/>
          <w:szCs w:val="22"/>
        </w:rPr>
      </w:pPr>
      <w:r>
        <w:rPr>
          <w:rFonts w:ascii="Times New Roman" w:hAnsi="Times New Roman" w:cs="Times New Roman"/>
          <w:sz w:val="22"/>
          <w:szCs w:val="22"/>
        </w:rPr>
        <w:t>2.4</w:t>
      </w:r>
      <w:r w:rsidRPr="00E51725">
        <w:rPr>
          <w:rFonts w:ascii="Times New Roman" w:hAnsi="Times New Roman" w:cs="Times New Roman"/>
          <w:sz w:val="22"/>
          <w:szCs w:val="22"/>
        </w:rPr>
        <w:t xml:space="preserve"> Orders shall be placed via email using the Seller’s official purchase order form.</w:t>
      </w:r>
      <w:r w:rsidRPr="00E51725">
        <w:rPr>
          <w:rFonts w:ascii="Times New Roman" w:hAnsi="Times New Roman" w:cs="Times New Roman"/>
          <w:sz w:val="22"/>
          <w:szCs w:val="22"/>
        </w:rPr>
        <w:br/>
      </w:r>
      <w:r w:rsidRPr="00BE2237">
        <w:rPr>
          <w:rFonts w:ascii="Times New Roman" w:hAnsi="Times New Roman" w:cs="Times New Roman"/>
          <w:sz w:val="22"/>
          <w:szCs w:val="22"/>
        </w:rPr>
        <w:t>The delivery lead time shall be stated in the corresponding order confirmation and will be kept as short as reasonably practicable</w:t>
      </w:r>
      <w:r>
        <w:rPr>
          <w:rFonts w:ascii="Times New Roman" w:hAnsi="Times New Roman" w:cs="Times New Roman"/>
          <w:sz w:val="22"/>
          <w:szCs w:val="22"/>
        </w:rPr>
        <w:t xml:space="preserve">. </w:t>
      </w:r>
      <w:r w:rsidRPr="00E51725">
        <w:rPr>
          <w:rFonts w:ascii="Times New Roman" w:hAnsi="Times New Roman" w:cs="Times New Roman"/>
          <w:sz w:val="22"/>
          <w:szCs w:val="22"/>
        </w:rPr>
        <w:t xml:space="preserve">In the event of a delay </w:t>
      </w:r>
      <w:r w:rsidR="00575338" w:rsidRPr="00575338">
        <w:rPr>
          <w:rFonts w:ascii="Times New Roman" w:hAnsi="Times New Roman" w:cs="Times New Roman"/>
          <w:sz w:val="22"/>
          <w:szCs w:val="22"/>
        </w:rPr>
        <w:t xml:space="preserve">exceeding </w:t>
      </w:r>
      <w:r w:rsidR="00575338" w:rsidRPr="00575338">
        <w:rPr>
          <w:rFonts w:ascii="Times New Roman" w:hAnsi="Times New Roman" w:cs="Times New Roman"/>
          <w:b/>
          <w:bCs/>
          <w:sz w:val="22"/>
          <w:szCs w:val="22"/>
        </w:rPr>
        <w:t>five (5) business days</w:t>
      </w:r>
      <w:r w:rsidR="005F3D4C">
        <w:rPr>
          <w:rFonts w:ascii="Times New Roman" w:hAnsi="Times New Roman" w:cs="Times New Roman"/>
          <w:b/>
          <w:bCs/>
          <w:sz w:val="22"/>
          <w:szCs w:val="22"/>
        </w:rPr>
        <w:t xml:space="preserve"> beyond</w:t>
      </w:r>
      <w:r w:rsidRPr="00E51725">
        <w:rPr>
          <w:rFonts w:ascii="Times New Roman" w:hAnsi="Times New Roman" w:cs="Times New Roman"/>
          <w:sz w:val="22"/>
          <w:szCs w:val="22"/>
        </w:rPr>
        <w:t xml:space="preserve"> the confirmed lead time, the Seller shall notify the Buyer no later than three (3) busin</w:t>
      </w:r>
      <w:r w:rsidR="005F3D4C">
        <w:rPr>
          <w:rFonts w:ascii="Times New Roman" w:hAnsi="Times New Roman" w:cs="Times New Roman"/>
          <w:sz w:val="22"/>
          <w:szCs w:val="22"/>
        </w:rPr>
        <w:t xml:space="preserve">ess days prior to the scheduled </w:t>
      </w:r>
      <w:r w:rsidRPr="00E51725">
        <w:rPr>
          <w:rFonts w:ascii="Times New Roman" w:hAnsi="Times New Roman" w:cs="Times New Roman"/>
          <w:sz w:val="22"/>
          <w:szCs w:val="22"/>
        </w:rPr>
        <w:t>collection week.</w:t>
      </w:r>
    </w:p>
    <w:p w14:paraId="4BE4C944" w14:textId="2871AB40" w:rsidR="00C90FE7" w:rsidRDefault="00DE786F" w:rsidP="005F3D4C">
      <w:pPr>
        <w:pStyle w:val="aa"/>
        <w:jc w:val="both"/>
        <w:rPr>
          <w:rFonts w:ascii="Times New Roman" w:hAnsi="Times New Roman" w:cs="Times New Roman"/>
          <w:sz w:val="22"/>
          <w:szCs w:val="22"/>
        </w:rPr>
      </w:pPr>
      <w:r w:rsidRPr="00DE786F">
        <w:rPr>
          <w:rFonts w:ascii="Times New Roman" w:hAnsi="Times New Roman" w:cs="Times New Roman"/>
          <w:sz w:val="22"/>
          <w:szCs w:val="22"/>
        </w:rPr>
        <w:t>Should such delay exceed four (4) consecutive business weeks, the Buyer shall have the right to either (</w:t>
      </w:r>
      <w:proofErr w:type="spellStart"/>
      <w:r w:rsidRPr="00DE786F">
        <w:rPr>
          <w:rFonts w:ascii="Times New Roman" w:hAnsi="Times New Roman" w:cs="Times New Roman"/>
          <w:sz w:val="22"/>
          <w:szCs w:val="22"/>
        </w:rPr>
        <w:t>i</w:t>
      </w:r>
      <w:proofErr w:type="spellEnd"/>
      <w:r w:rsidRPr="00DE786F">
        <w:rPr>
          <w:rFonts w:ascii="Times New Roman" w:hAnsi="Times New Roman" w:cs="Times New Roman"/>
          <w:sz w:val="22"/>
          <w:szCs w:val="22"/>
        </w:rPr>
        <w:t xml:space="preserve">) cancel the purchase order </w:t>
      </w:r>
      <w:r w:rsidR="00575338">
        <w:rPr>
          <w:rFonts w:ascii="Times New Roman" w:hAnsi="Times New Roman" w:cs="Times New Roman"/>
          <w:sz w:val="22"/>
          <w:szCs w:val="22"/>
        </w:rPr>
        <w:t xml:space="preserve">limited to only those </w:t>
      </w:r>
      <w:r w:rsidRPr="00DE786F">
        <w:rPr>
          <w:rFonts w:ascii="Times New Roman" w:hAnsi="Times New Roman" w:cs="Times New Roman"/>
          <w:sz w:val="22"/>
          <w:szCs w:val="22"/>
        </w:rPr>
        <w:t>Products whose delivery has been delayed, or (ii) claim Liquidated Damages for late delivery as set forth in Clause 2.5.</w:t>
      </w:r>
    </w:p>
    <w:p w14:paraId="230A026F" w14:textId="7E3F2109" w:rsidR="00C90FE7"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 xml:space="preserve">2.5 </w:t>
      </w:r>
      <w:r w:rsidR="00DE786F" w:rsidRPr="00DE786F">
        <w:rPr>
          <w:rFonts w:ascii="Times New Roman" w:hAnsi="Times New Roman" w:cs="Times New Roman"/>
          <w:sz w:val="22"/>
          <w:szCs w:val="22"/>
        </w:rPr>
        <w:t xml:space="preserve">In the event of a delay in delivery beyond the confirmed lead time, the Seller shall pay to the Buyer, as liquidated damages and not as a penalty, an amount equal to zero </w:t>
      </w:r>
      <w:commentRangeStart w:id="20"/>
      <w:r w:rsidR="00DE786F" w:rsidRPr="00DE786F">
        <w:rPr>
          <w:rFonts w:ascii="Times New Roman" w:hAnsi="Times New Roman" w:cs="Times New Roman"/>
          <w:sz w:val="22"/>
          <w:szCs w:val="22"/>
        </w:rPr>
        <w:t xml:space="preserve">point five percent (0.5%) of the delayed Products' value for each </w:t>
      </w:r>
      <w:proofErr w:type="spellStart"/>
      <w:ins w:id="21" w:author="김현주 (Hyunjoo Kim)" w:date="2025-11-14T15:36:00Z">
        <w:r w:rsidR="00F346A7">
          <w:rPr>
            <w:rFonts w:ascii="Times New Roman" w:hAnsi="Times New Roman" w:cs="Times New Roman"/>
            <w:sz w:val="22"/>
            <w:szCs w:val="22"/>
          </w:rPr>
          <w:t>day</w:t>
        </w:r>
      </w:ins>
      <w:del w:id="22" w:author="김현주 (Hyunjoo Kim)" w:date="2025-11-14T15:36:00Z">
        <w:r w:rsidR="00DE786F" w:rsidRPr="00DE786F" w:rsidDel="00F346A7">
          <w:rPr>
            <w:rFonts w:ascii="Times New Roman" w:hAnsi="Times New Roman" w:cs="Times New Roman"/>
            <w:sz w:val="22"/>
            <w:szCs w:val="22"/>
          </w:rPr>
          <w:delText xml:space="preserve">full week </w:delText>
        </w:r>
      </w:del>
      <w:r w:rsidR="00DE786F" w:rsidRPr="00DE786F">
        <w:rPr>
          <w:rFonts w:ascii="Times New Roman" w:hAnsi="Times New Roman" w:cs="Times New Roman"/>
          <w:sz w:val="22"/>
          <w:szCs w:val="22"/>
        </w:rPr>
        <w:t>of</w:t>
      </w:r>
      <w:proofErr w:type="spellEnd"/>
      <w:r w:rsidR="00DE786F" w:rsidRPr="00DE786F">
        <w:rPr>
          <w:rFonts w:ascii="Times New Roman" w:hAnsi="Times New Roman" w:cs="Times New Roman"/>
          <w:sz w:val="22"/>
          <w:szCs w:val="22"/>
        </w:rPr>
        <w:t xml:space="preserve"> delay, up to a maximum aggregate amount of </w:t>
      </w:r>
      <w:ins w:id="23" w:author="김현주 (Hyunjoo Kim)" w:date="2025-11-14T15:36:00Z">
        <w:r w:rsidR="00F346A7">
          <w:rPr>
            <w:rFonts w:ascii="Times New Roman" w:hAnsi="Times New Roman" w:cs="Times New Roman"/>
            <w:sz w:val="22"/>
            <w:szCs w:val="22"/>
          </w:rPr>
          <w:t>100</w:t>
        </w:r>
      </w:ins>
      <w:del w:id="24" w:author="김현주 (Hyunjoo Kim)" w:date="2025-11-14T15:36:00Z">
        <w:r w:rsidR="00DE786F" w:rsidRPr="00DE786F" w:rsidDel="00F346A7">
          <w:rPr>
            <w:rFonts w:ascii="Times New Roman" w:hAnsi="Times New Roman" w:cs="Times New Roman"/>
            <w:sz w:val="22"/>
            <w:szCs w:val="22"/>
          </w:rPr>
          <w:delText>ten</w:delText>
        </w:r>
      </w:del>
      <w:r w:rsidR="00DE786F" w:rsidRPr="00DE786F">
        <w:rPr>
          <w:rFonts w:ascii="Times New Roman" w:hAnsi="Times New Roman" w:cs="Times New Roman"/>
          <w:sz w:val="22"/>
          <w:szCs w:val="22"/>
        </w:rPr>
        <w:t xml:space="preserve"> percent (1</w:t>
      </w:r>
      <w:ins w:id="25" w:author="김현주 (Hyunjoo Kim)" w:date="2025-11-14T15:36:00Z">
        <w:r w:rsidR="00F346A7">
          <w:rPr>
            <w:rFonts w:ascii="Times New Roman" w:hAnsi="Times New Roman" w:cs="Times New Roman"/>
            <w:sz w:val="22"/>
            <w:szCs w:val="22"/>
          </w:rPr>
          <w:t>00</w:t>
        </w:r>
      </w:ins>
      <w:del w:id="26" w:author="김현주 (Hyunjoo Kim)" w:date="2025-11-14T15:36:00Z">
        <w:r w:rsidR="00DE786F" w:rsidRPr="00DE786F" w:rsidDel="00F346A7">
          <w:rPr>
            <w:rFonts w:ascii="Times New Roman" w:hAnsi="Times New Roman" w:cs="Times New Roman"/>
            <w:sz w:val="22"/>
            <w:szCs w:val="22"/>
          </w:rPr>
          <w:delText>0</w:delText>
        </w:r>
      </w:del>
      <w:r w:rsidR="00DE786F" w:rsidRPr="00DE786F">
        <w:rPr>
          <w:rFonts w:ascii="Times New Roman" w:hAnsi="Times New Roman" w:cs="Times New Roman"/>
          <w:sz w:val="22"/>
          <w:szCs w:val="22"/>
        </w:rPr>
        <w:t>%) of the delayed Products</w:t>
      </w:r>
      <w:ins w:id="27" w:author="FURSYS" w:date="2025-11-13T14:00:00Z">
        <w:r w:rsidR="00D20AA7">
          <w:rPr>
            <w:rFonts w:ascii="Times New Roman" w:hAnsi="Times New Roman" w:cs="Times New Roman"/>
            <w:sz w:val="22"/>
            <w:szCs w:val="22"/>
          </w:rPr>
          <w:t xml:space="preserve"> pr</w:t>
        </w:r>
      </w:ins>
      <w:ins w:id="28" w:author="FURSYS" w:date="2025-11-13T14:01:00Z">
        <w:r w:rsidR="00D20AA7">
          <w:rPr>
            <w:rFonts w:ascii="Times New Roman" w:hAnsi="Times New Roman" w:cs="Times New Roman"/>
            <w:sz w:val="22"/>
            <w:szCs w:val="22"/>
          </w:rPr>
          <w:t xml:space="preserve">ice(Exhibit </w:t>
        </w:r>
        <w:r w:rsidR="00D20AA7">
          <w:rPr>
            <w:rFonts w:ascii="Times New Roman" w:hAnsi="Times New Roman" w:cs="Times New Roman" w:hint="eastAsia"/>
            <w:sz w:val="22"/>
            <w:szCs w:val="22"/>
          </w:rPr>
          <w:t>A</w:t>
        </w:r>
        <w:r w:rsidR="00D20AA7">
          <w:rPr>
            <w:rFonts w:ascii="Times New Roman" w:hAnsi="Times New Roman" w:cs="Times New Roman"/>
            <w:sz w:val="22"/>
            <w:szCs w:val="22"/>
          </w:rPr>
          <w:t>)</w:t>
        </w:r>
      </w:ins>
      <w:del w:id="29" w:author="FURSYS" w:date="2025-11-13T14:01:00Z">
        <w:r w:rsidR="00DE786F" w:rsidRPr="00DE786F" w:rsidDel="00D20AA7">
          <w:rPr>
            <w:rFonts w:ascii="Times New Roman" w:hAnsi="Times New Roman" w:cs="Times New Roman"/>
            <w:sz w:val="22"/>
            <w:szCs w:val="22"/>
          </w:rPr>
          <w:delText xml:space="preserve">’ </w:delText>
        </w:r>
      </w:del>
      <w:commentRangeEnd w:id="20"/>
      <w:r w:rsidR="001B6CC2">
        <w:rPr>
          <w:rStyle w:val="ad"/>
          <w:rFonts w:asciiTheme="minorHAnsi" w:eastAsiaTheme="minorEastAsia" w:hAnsiTheme="minorHAnsi" w:cstheme="minorBidi"/>
          <w:kern w:val="2"/>
        </w:rPr>
        <w:commentReference w:id="20"/>
      </w:r>
      <w:del w:id="30" w:author="FURSYS" w:date="2025-11-13T14:01:00Z">
        <w:r w:rsidR="00DE786F" w:rsidRPr="00DE786F" w:rsidDel="00D20AA7">
          <w:rPr>
            <w:rFonts w:ascii="Times New Roman" w:hAnsi="Times New Roman" w:cs="Times New Roman"/>
            <w:sz w:val="22"/>
            <w:szCs w:val="22"/>
          </w:rPr>
          <w:delText>value</w:delText>
        </w:r>
      </w:del>
      <w:r w:rsidR="00DE786F" w:rsidRPr="00DE786F">
        <w:rPr>
          <w:rFonts w:ascii="Times New Roman" w:hAnsi="Times New Roman" w:cs="Times New Roman"/>
          <w:sz w:val="22"/>
          <w:szCs w:val="22"/>
        </w:rPr>
        <w:t>.</w:t>
      </w:r>
    </w:p>
    <w:p w14:paraId="45ADFF14" w14:textId="2453BB07" w:rsidR="00E057C6" w:rsidRDefault="00DE786F" w:rsidP="00A62E0B">
      <w:pPr>
        <w:pStyle w:val="aa"/>
        <w:spacing w:after="0" w:afterAutospacing="0"/>
        <w:jc w:val="both"/>
        <w:rPr>
          <w:rFonts w:ascii="Times New Roman" w:hAnsi="Times New Roman" w:cs="Times New Roman"/>
          <w:sz w:val="22"/>
          <w:szCs w:val="22"/>
        </w:rPr>
      </w:pPr>
      <w:r w:rsidRPr="00DE786F">
        <w:rPr>
          <w:rFonts w:ascii="Times New Roman" w:hAnsi="Times New Roman" w:cs="Times New Roman"/>
          <w:sz w:val="22"/>
          <w:szCs w:val="22"/>
        </w:rPr>
        <w:t xml:space="preserve">Payment of the liquidated damages shall be the Buyer’s sole and exclusive remedy for delay in delivery. Except in case of fraud or gross negligence of the Seller, any claim for other damages arising out of delay in delivery is </w:t>
      </w:r>
      <w:r w:rsidR="00FA4F29">
        <w:rPr>
          <w:rFonts w:ascii="Times New Roman" w:hAnsi="Times New Roman" w:cs="Times New Roman"/>
          <w:sz w:val="22"/>
          <w:szCs w:val="22"/>
        </w:rPr>
        <w:t xml:space="preserve">expressly </w:t>
      </w:r>
      <w:r w:rsidRPr="00DE786F">
        <w:rPr>
          <w:rFonts w:ascii="Times New Roman" w:hAnsi="Times New Roman" w:cs="Times New Roman"/>
          <w:sz w:val="22"/>
          <w:szCs w:val="22"/>
        </w:rPr>
        <w:t>excluded.</w:t>
      </w:r>
    </w:p>
    <w:p w14:paraId="40F20395" w14:textId="2E81D3FB" w:rsidR="00DE786F" w:rsidRDefault="00575338" w:rsidP="00C90FE7">
      <w:pPr>
        <w:pStyle w:val="aa"/>
        <w:jc w:val="both"/>
        <w:rPr>
          <w:rFonts w:ascii="Times New Roman" w:hAnsi="Times New Roman" w:cs="Times New Roman"/>
          <w:sz w:val="22"/>
          <w:szCs w:val="22"/>
        </w:rPr>
      </w:pPr>
      <w:r w:rsidRPr="00575338">
        <w:rPr>
          <w:rFonts w:ascii="Times New Roman" w:hAnsi="Times New Roman" w:cs="Times New Roman"/>
          <w:sz w:val="22"/>
          <w:szCs w:val="22"/>
        </w:rPr>
        <w:t xml:space="preserve">For the purposes of this </w:t>
      </w:r>
      <w:r w:rsidR="00E057C6">
        <w:rPr>
          <w:rFonts w:ascii="Times New Roman" w:hAnsi="Times New Roman" w:cs="Times New Roman"/>
          <w:sz w:val="22"/>
          <w:szCs w:val="22"/>
        </w:rPr>
        <w:t>contract</w:t>
      </w:r>
      <w:r w:rsidRPr="00575338">
        <w:rPr>
          <w:rFonts w:ascii="Times New Roman" w:hAnsi="Times New Roman" w:cs="Times New Roman"/>
          <w:sz w:val="22"/>
          <w:szCs w:val="22"/>
        </w:rPr>
        <w:t xml:space="preserve">, </w:t>
      </w:r>
      <w:r w:rsidRPr="00575338">
        <w:rPr>
          <w:rFonts w:ascii="Times New Roman" w:hAnsi="Times New Roman" w:cs="Times New Roman"/>
          <w:b/>
          <w:bCs/>
          <w:sz w:val="22"/>
          <w:szCs w:val="22"/>
        </w:rPr>
        <w:t>gross negligence</w:t>
      </w:r>
      <w:r w:rsidRPr="00575338">
        <w:rPr>
          <w:rFonts w:ascii="Times New Roman" w:hAnsi="Times New Roman" w:cs="Times New Roman"/>
          <w:sz w:val="22"/>
          <w:szCs w:val="22"/>
        </w:rPr>
        <w:t xml:space="preserve"> shall mean a conscious and voluntary disregard of the need to use reasonable care, which is likely to cause foreseeable serious harm to the Buyer, and which goes beyond mere inadvertence, mistake, or failure to exercise ordinary care</w:t>
      </w:r>
      <w:r w:rsidR="00E057C6">
        <w:rPr>
          <w:rFonts w:ascii="Times New Roman" w:hAnsi="Times New Roman" w:cs="Times New Roman"/>
          <w:sz w:val="22"/>
          <w:szCs w:val="22"/>
        </w:rPr>
        <w:t>.</w:t>
      </w:r>
    </w:p>
    <w:p w14:paraId="520C0FCD" w14:textId="77777777" w:rsidR="00C90FE7"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2.6</w:t>
      </w:r>
      <w:r w:rsidRPr="00753DB2">
        <w:rPr>
          <w:rFonts w:ascii="Times New Roman" w:hAnsi="Times New Roman" w:cs="Times New Roman"/>
          <w:sz w:val="22"/>
          <w:szCs w:val="22"/>
        </w:rPr>
        <w:t xml:space="preserve"> Any delay caused by force majeure (as defined in art. </w:t>
      </w:r>
      <w:r>
        <w:rPr>
          <w:rFonts w:ascii="Times New Roman" w:hAnsi="Times New Roman" w:cs="Times New Roman"/>
          <w:sz w:val="22"/>
          <w:szCs w:val="22"/>
        </w:rPr>
        <w:t>7</w:t>
      </w:r>
      <w:r w:rsidRPr="00753DB2">
        <w:rPr>
          <w:rFonts w:ascii="Times New Roman" w:hAnsi="Times New Roman" w:cs="Times New Roman"/>
          <w:sz w:val="22"/>
          <w:szCs w:val="22"/>
        </w:rPr>
        <w:t>) or by acts or omissions of the Buyer (e.g. the lack of indications which are necessary for the supply of the Products), shall not be considered as a delay for which the Seller is responsible.</w:t>
      </w:r>
    </w:p>
    <w:p w14:paraId="33C6FD25"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 xml:space="preserve">3. Delivery </w:t>
      </w:r>
    </w:p>
    <w:p w14:paraId="73EA4DD4" w14:textId="77777777" w:rsidR="00C90FE7"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3</w:t>
      </w:r>
      <w:r w:rsidRPr="00753DB2">
        <w:rPr>
          <w:rFonts w:ascii="Times New Roman" w:hAnsi="Times New Roman" w:cs="Times New Roman"/>
          <w:sz w:val="22"/>
          <w:szCs w:val="22"/>
        </w:rPr>
        <w:t xml:space="preserve">.1 Unless </w:t>
      </w:r>
      <w:r>
        <w:rPr>
          <w:rFonts w:ascii="Times New Roman" w:hAnsi="Times New Roman" w:cs="Times New Roman"/>
          <w:sz w:val="22"/>
          <w:szCs w:val="22"/>
        </w:rPr>
        <w:t xml:space="preserve">from time to time </w:t>
      </w:r>
      <w:r w:rsidRPr="00753DB2">
        <w:rPr>
          <w:rFonts w:ascii="Times New Roman" w:hAnsi="Times New Roman" w:cs="Times New Roman"/>
          <w:sz w:val="22"/>
          <w:szCs w:val="22"/>
        </w:rPr>
        <w:t xml:space="preserve">otherwise agreed, the supply of the goods shall be made on </w:t>
      </w:r>
      <w:r>
        <w:rPr>
          <w:rFonts w:ascii="Times New Roman" w:hAnsi="Times New Roman" w:cs="Times New Roman"/>
          <w:sz w:val="22"/>
          <w:szCs w:val="22"/>
        </w:rPr>
        <w:t>EX-WORKS Incoterms 2020 ICC</w:t>
      </w:r>
      <w:r w:rsidRPr="00753DB2">
        <w:rPr>
          <w:rFonts w:ascii="Times New Roman" w:hAnsi="Times New Roman" w:cs="Times New Roman"/>
          <w:sz w:val="22"/>
          <w:szCs w:val="22"/>
        </w:rPr>
        <w:t xml:space="preserve">.   In any case, the risk shall pass to the Buyer in accordance with the agreed Incoterms. </w:t>
      </w:r>
    </w:p>
    <w:p w14:paraId="7EB8B29A" w14:textId="77777777" w:rsidR="00C90FE7" w:rsidRPr="00A657A4" w:rsidRDefault="00C90FE7" w:rsidP="00C90FE7">
      <w:pPr>
        <w:pStyle w:val="aa"/>
        <w:jc w:val="both"/>
        <w:rPr>
          <w:rFonts w:ascii="Times New Roman" w:hAnsi="Times New Roman" w:cs="Times New Roman"/>
          <w:b/>
          <w:bCs/>
          <w:sz w:val="22"/>
          <w:szCs w:val="22"/>
        </w:rPr>
      </w:pPr>
      <w:r>
        <w:rPr>
          <w:rFonts w:ascii="Times New Roman" w:hAnsi="Times New Roman" w:cs="Times New Roman"/>
          <w:b/>
          <w:bCs/>
          <w:sz w:val="22"/>
          <w:szCs w:val="22"/>
        </w:rPr>
        <w:t>4</w:t>
      </w:r>
      <w:r w:rsidRPr="00A657A4">
        <w:rPr>
          <w:rFonts w:ascii="Times New Roman" w:hAnsi="Times New Roman" w:cs="Times New Roman"/>
          <w:b/>
          <w:bCs/>
          <w:sz w:val="22"/>
          <w:szCs w:val="22"/>
        </w:rPr>
        <w:t>. Claims</w:t>
      </w:r>
    </w:p>
    <w:p w14:paraId="0EA8B010" w14:textId="77777777" w:rsidR="00C90FE7" w:rsidRPr="00001A3F" w:rsidRDefault="00C90FE7" w:rsidP="00193ADF">
      <w:pPr>
        <w:pStyle w:val="aa"/>
        <w:spacing w:before="0" w:beforeAutospacing="0" w:after="0" w:afterAutospacing="0"/>
        <w:jc w:val="both"/>
        <w:rPr>
          <w:rFonts w:ascii="Times New Roman" w:hAnsi="Times New Roman" w:cs="Times New Roman"/>
          <w:sz w:val="22"/>
          <w:szCs w:val="22"/>
        </w:rPr>
      </w:pPr>
      <w:r>
        <w:rPr>
          <w:rFonts w:ascii="Times New Roman" w:hAnsi="Times New Roman" w:cs="Times New Roman"/>
          <w:sz w:val="22"/>
          <w:szCs w:val="22"/>
        </w:rPr>
        <w:t>4</w:t>
      </w:r>
      <w:r w:rsidRPr="00753DB2">
        <w:rPr>
          <w:rFonts w:ascii="Times New Roman" w:hAnsi="Times New Roman" w:cs="Times New Roman"/>
          <w:sz w:val="22"/>
          <w:szCs w:val="22"/>
        </w:rPr>
        <w:t>.</w:t>
      </w:r>
      <w:r>
        <w:rPr>
          <w:rFonts w:ascii="Times New Roman" w:hAnsi="Times New Roman" w:cs="Times New Roman"/>
          <w:sz w:val="22"/>
          <w:szCs w:val="22"/>
        </w:rPr>
        <w:t>1</w:t>
      </w:r>
      <w:r w:rsidRPr="00753DB2">
        <w:rPr>
          <w:rFonts w:ascii="Times New Roman" w:hAnsi="Times New Roman" w:cs="Times New Roman"/>
          <w:sz w:val="22"/>
          <w:szCs w:val="22"/>
        </w:rPr>
        <w:t> </w:t>
      </w:r>
      <w:r w:rsidRPr="00001A3F">
        <w:rPr>
          <w:rFonts w:ascii="Times New Roman" w:hAnsi="Times New Roman" w:cs="Times New Roman"/>
          <w:sz w:val="22"/>
          <w:szCs w:val="22"/>
        </w:rPr>
        <w:t xml:space="preserve">Any claim relating to the packaging, quantity, or unit of quantity, </w:t>
      </w:r>
      <w:r w:rsidRPr="00A657A4">
        <w:rPr>
          <w:rFonts w:ascii="Times New Roman" w:eastAsia="Calibri" w:hAnsi="Times New Roman" w:cs="Times New Roman"/>
          <w:sz w:val="22"/>
        </w:rPr>
        <w:t xml:space="preserve">or exterior features of the Components </w:t>
      </w:r>
      <w:r w:rsidRPr="00001A3F">
        <w:rPr>
          <w:rFonts w:ascii="Times New Roman" w:hAnsi="Times New Roman" w:cs="Times New Roman"/>
          <w:sz w:val="22"/>
          <w:szCs w:val="22"/>
        </w:rPr>
        <w:t xml:space="preserve">of the Products </w:t>
      </w:r>
      <w:r w:rsidRPr="00A657A4">
        <w:rPr>
          <w:rFonts w:ascii="Times New Roman" w:eastAsia="Calibri" w:hAnsi="Times New Roman" w:cs="Times New Roman"/>
          <w:sz w:val="22"/>
        </w:rPr>
        <w:t xml:space="preserve">(so called apparent </w:t>
      </w:r>
      <w:proofErr w:type="gramStart"/>
      <w:r w:rsidRPr="00A657A4">
        <w:rPr>
          <w:rFonts w:ascii="Times New Roman" w:eastAsia="Calibri" w:hAnsi="Times New Roman" w:cs="Times New Roman"/>
          <w:sz w:val="22"/>
        </w:rPr>
        <w:t xml:space="preserve">defects) </w:t>
      </w:r>
      <w:r w:rsidRPr="00001A3F">
        <w:rPr>
          <w:rFonts w:ascii="Times New Roman" w:hAnsi="Times New Roman" w:cs="Times New Roman"/>
          <w:sz w:val="22"/>
          <w:szCs w:val="22"/>
        </w:rPr>
        <w:t xml:space="preserve"> shall</w:t>
      </w:r>
      <w:proofErr w:type="gramEnd"/>
      <w:r w:rsidRPr="00001A3F">
        <w:rPr>
          <w:rFonts w:ascii="Times New Roman" w:hAnsi="Times New Roman" w:cs="Times New Roman"/>
          <w:sz w:val="22"/>
          <w:szCs w:val="22"/>
        </w:rPr>
        <w:t xml:space="preserve"> be notified to the Seller by written notice (including e-mail, with mandatory acknowledgment of receipt) within thirty (30) days from the date of receipt of the Products, failing which the Buyer's right to claim said defects shall cease. </w:t>
      </w:r>
    </w:p>
    <w:p w14:paraId="787721DD" w14:textId="3A37C6AF" w:rsidR="00C90FE7" w:rsidRPr="00001A3F" w:rsidRDefault="00C90FE7" w:rsidP="00AE6C16">
      <w:pPr>
        <w:pStyle w:val="aa"/>
        <w:spacing w:before="0" w:beforeAutospacing="0" w:after="0"/>
        <w:jc w:val="both"/>
        <w:rPr>
          <w:rFonts w:ascii="Times New Roman" w:hAnsi="Times New Roman" w:cs="Times New Roman"/>
          <w:sz w:val="22"/>
          <w:szCs w:val="22"/>
        </w:rPr>
      </w:pPr>
      <w:r w:rsidRPr="00001A3F">
        <w:rPr>
          <w:rFonts w:ascii="Times New Roman" w:hAnsi="Times New Roman" w:cs="Times New Roman"/>
          <w:sz w:val="22"/>
          <w:szCs w:val="22"/>
        </w:rPr>
        <w:t xml:space="preserve">Any claim relating to defects that could not be discovered by a careful check upon receipt (hidden defects) must be notified to the Seller by written notice (including e-mail, with mandatory acknowledgment of receipt) within 30 days from the date of discovery of the defect and, in any case, </w:t>
      </w:r>
      <w:r w:rsidRPr="00001A3F">
        <w:rPr>
          <w:rFonts w:ascii="Times New Roman" w:hAnsi="Times New Roman" w:cs="Times New Roman"/>
          <w:sz w:val="22"/>
          <w:szCs w:val="22"/>
        </w:rPr>
        <w:lastRenderedPageBreak/>
        <w:t xml:space="preserve">no later than </w:t>
      </w:r>
      <w:proofErr w:type="spellStart"/>
      <w:r w:rsidR="00160A6E" w:rsidRPr="00160A6E">
        <w:rPr>
          <w:rFonts w:ascii="Times New Roman" w:hAnsi="Times New Roman" w:cs="Times New Roman"/>
          <w:sz w:val="22"/>
          <w:szCs w:val="22"/>
        </w:rPr>
        <w:t>thirtysix</w:t>
      </w:r>
      <w:proofErr w:type="spellEnd"/>
      <w:r w:rsidR="00160A6E" w:rsidRPr="00160A6E">
        <w:rPr>
          <w:rFonts w:ascii="Times New Roman" w:hAnsi="Times New Roman" w:cs="Times New Roman"/>
          <w:sz w:val="22"/>
          <w:szCs w:val="22"/>
        </w:rPr>
        <w:t xml:space="preserve"> </w:t>
      </w:r>
      <w:r w:rsidRPr="00001A3F">
        <w:rPr>
          <w:rFonts w:ascii="Times New Roman" w:hAnsi="Times New Roman" w:cs="Times New Roman"/>
          <w:sz w:val="22"/>
          <w:szCs w:val="22"/>
        </w:rPr>
        <w:t>(</w:t>
      </w:r>
      <w:r w:rsidR="00A46BBD">
        <w:rPr>
          <w:rFonts w:ascii="Times New Roman" w:hAnsi="Times New Roman" w:cs="Times New Roman"/>
          <w:sz w:val="22"/>
          <w:szCs w:val="22"/>
        </w:rPr>
        <w:t>36</w:t>
      </w:r>
      <w:r w:rsidRPr="00001A3F">
        <w:rPr>
          <w:rFonts w:ascii="Times New Roman" w:hAnsi="Times New Roman" w:cs="Times New Roman"/>
          <w:sz w:val="22"/>
          <w:szCs w:val="22"/>
        </w:rPr>
        <w:t>) months from the date of delivery of the Products, failing which the Buyer's right to claim said defects shall cease. The notice of claim must clearly specify the nature of the defect and the Products concerned.</w:t>
      </w:r>
    </w:p>
    <w:p w14:paraId="0D5B0324" w14:textId="06503C7E" w:rsidR="00C90FE7" w:rsidRDefault="00C90FE7" w:rsidP="00C90FE7">
      <w:pPr>
        <w:pStyle w:val="aa"/>
        <w:jc w:val="both"/>
        <w:rPr>
          <w:ins w:id="31" w:author="FURSYS" w:date="2025-11-13T14:34:00Z"/>
          <w:rFonts w:ascii="Times New Roman" w:hAnsi="Times New Roman" w:cs="Times New Roman"/>
          <w:sz w:val="22"/>
          <w:szCs w:val="22"/>
        </w:rPr>
      </w:pPr>
      <w:r>
        <w:rPr>
          <w:rFonts w:ascii="Times New Roman" w:hAnsi="Times New Roman" w:cs="Times New Roman"/>
          <w:sz w:val="22"/>
          <w:szCs w:val="22"/>
        </w:rPr>
        <w:t>4.2</w:t>
      </w:r>
      <w:r w:rsidRPr="00753DB2">
        <w:rPr>
          <w:rFonts w:ascii="Times New Roman" w:hAnsi="Times New Roman" w:cs="Times New Roman"/>
          <w:sz w:val="22"/>
          <w:szCs w:val="22"/>
        </w:rPr>
        <w:t xml:space="preserve"> </w:t>
      </w:r>
      <w:r w:rsidRPr="00E51725">
        <w:rPr>
          <w:rFonts w:ascii="Times New Roman" w:hAnsi="Times New Roman" w:cs="Times New Roman"/>
          <w:sz w:val="22"/>
          <w:szCs w:val="22"/>
        </w:rPr>
        <w:t>Furthermore, if the goods or their packaging are damaged, or if any items are missing, the Buyer shall make the necessary reservations with the carrier, in accordance with the formalities required by the applicable mode of transportation.</w:t>
      </w:r>
    </w:p>
    <w:p w14:paraId="4F2D67B1" w14:textId="384B2181" w:rsidR="0004227E" w:rsidRDefault="0004227E" w:rsidP="00C90FE7">
      <w:pPr>
        <w:pStyle w:val="aa"/>
        <w:jc w:val="both"/>
        <w:rPr>
          <w:rFonts w:ascii="Times New Roman" w:hAnsi="Times New Roman" w:cs="Times New Roman"/>
          <w:sz w:val="22"/>
          <w:szCs w:val="22"/>
        </w:rPr>
      </w:pPr>
      <w:ins w:id="32" w:author="FURSYS" w:date="2025-11-13T14:34:00Z">
        <w:r w:rsidRPr="0004227E">
          <w:rPr>
            <w:rFonts w:ascii="Times New Roman" w:hAnsi="Times New Roman" w:cs="Times New Roman"/>
            <w:sz w:val="22"/>
            <w:szCs w:val="22"/>
          </w:rPr>
          <w:t>4.3 In the event of a claim by the Buyer, the Seller shall immediately replace the Products with new ones, or, if requested by the Buyer, provide a refund.</w:t>
        </w:r>
      </w:ins>
    </w:p>
    <w:p w14:paraId="77942642" w14:textId="384B2181"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5. Payment conditions</w:t>
      </w:r>
    </w:p>
    <w:p w14:paraId="098CBC4C" w14:textId="77777777" w:rsidR="00C90FE7" w:rsidRPr="00753DB2"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5</w:t>
      </w:r>
      <w:r w:rsidRPr="00753DB2">
        <w:rPr>
          <w:rFonts w:ascii="Times New Roman" w:hAnsi="Times New Roman" w:cs="Times New Roman"/>
          <w:sz w:val="22"/>
          <w:szCs w:val="22"/>
        </w:rPr>
        <w:t>.1 </w:t>
      </w:r>
      <w:r>
        <w:rPr>
          <w:rFonts w:ascii="Times New Roman" w:hAnsi="Times New Roman" w:cs="Times New Roman"/>
          <w:sz w:val="22"/>
          <w:szCs w:val="22"/>
        </w:rPr>
        <w:t>The payment conditions are set forth in Exhibit A of this Contract.</w:t>
      </w:r>
    </w:p>
    <w:p w14:paraId="77206F12" w14:textId="7F9F7724" w:rsidR="00C90FE7" w:rsidRDefault="00C90FE7" w:rsidP="00C90FE7">
      <w:pPr>
        <w:pStyle w:val="aa"/>
        <w:jc w:val="both"/>
        <w:rPr>
          <w:ins w:id="33" w:author="FURSYS" w:date="2025-11-13T14:36:00Z"/>
          <w:rFonts w:ascii="Times New Roman" w:hAnsi="Times New Roman" w:cs="Times New Roman"/>
          <w:sz w:val="22"/>
          <w:szCs w:val="22"/>
        </w:rPr>
      </w:pPr>
      <w:proofErr w:type="gramStart"/>
      <w:r>
        <w:rPr>
          <w:rFonts w:ascii="Times New Roman" w:hAnsi="Times New Roman" w:cs="Times New Roman"/>
          <w:sz w:val="22"/>
          <w:szCs w:val="22"/>
        </w:rPr>
        <w:t>5</w:t>
      </w:r>
      <w:r w:rsidRPr="00753DB2">
        <w:rPr>
          <w:rFonts w:ascii="Times New Roman" w:hAnsi="Times New Roman" w:cs="Times New Roman"/>
          <w:sz w:val="22"/>
          <w:szCs w:val="22"/>
        </w:rPr>
        <w:t>.</w:t>
      </w:r>
      <w:r>
        <w:rPr>
          <w:rFonts w:ascii="Times New Roman" w:hAnsi="Times New Roman" w:cs="Times New Roman"/>
          <w:sz w:val="22"/>
          <w:szCs w:val="22"/>
        </w:rPr>
        <w:t>2</w:t>
      </w:r>
      <w:r w:rsidRPr="00753DB2">
        <w:rPr>
          <w:rFonts w:ascii="Times New Roman" w:hAnsi="Times New Roman" w:cs="Times New Roman"/>
          <w:sz w:val="22"/>
          <w:szCs w:val="22"/>
        </w:rPr>
        <w:t>  The</w:t>
      </w:r>
      <w:proofErr w:type="gramEnd"/>
      <w:r w:rsidRPr="00753DB2">
        <w:rPr>
          <w:rFonts w:ascii="Times New Roman" w:hAnsi="Times New Roman" w:cs="Times New Roman"/>
          <w:sz w:val="22"/>
          <w:szCs w:val="22"/>
        </w:rPr>
        <w:t xml:space="preserve"> Buyer is not </w:t>
      </w:r>
      <w:proofErr w:type="spellStart"/>
      <w:r w:rsidRPr="00753DB2">
        <w:rPr>
          <w:rFonts w:ascii="Times New Roman" w:hAnsi="Times New Roman" w:cs="Times New Roman"/>
          <w:sz w:val="22"/>
          <w:szCs w:val="22"/>
        </w:rPr>
        <w:t>authorised</w:t>
      </w:r>
      <w:proofErr w:type="spellEnd"/>
      <w:r w:rsidRPr="00753DB2">
        <w:rPr>
          <w:rFonts w:ascii="Times New Roman" w:hAnsi="Times New Roman" w:cs="Times New Roman"/>
          <w:sz w:val="22"/>
          <w:szCs w:val="22"/>
        </w:rPr>
        <w:t xml:space="preserve"> to make any deduction from the agreed price (e.g. if he pretends that the goods are defective), unless agreed in writing with the Seller.</w:t>
      </w:r>
    </w:p>
    <w:p w14:paraId="23AA8AC7" w14:textId="3BE054C6" w:rsidR="0004227E" w:rsidRPr="00753DB2" w:rsidRDefault="0004227E" w:rsidP="00C90FE7">
      <w:pPr>
        <w:pStyle w:val="aa"/>
        <w:jc w:val="both"/>
        <w:rPr>
          <w:rFonts w:ascii="Times New Roman" w:hAnsi="Times New Roman" w:cs="Times New Roman"/>
          <w:sz w:val="22"/>
          <w:szCs w:val="22"/>
        </w:rPr>
      </w:pPr>
      <w:ins w:id="34" w:author="FURSYS" w:date="2025-11-13T14:36:00Z">
        <w:r>
          <w:rPr>
            <w:rFonts w:ascii="Times New Roman" w:hAnsi="Times New Roman" w:cs="Times New Roman" w:hint="eastAsia"/>
            <w:sz w:val="22"/>
            <w:szCs w:val="22"/>
          </w:rPr>
          <w:t>5</w:t>
        </w:r>
        <w:r>
          <w:rPr>
            <w:rFonts w:ascii="Times New Roman" w:hAnsi="Times New Roman" w:cs="Times New Roman"/>
            <w:sz w:val="22"/>
            <w:szCs w:val="22"/>
          </w:rPr>
          <w:t xml:space="preserve">.3 </w:t>
        </w:r>
        <w:r w:rsidRPr="0004227E">
          <w:rPr>
            <w:rFonts w:ascii="Times New Roman" w:hAnsi="Times New Roman" w:cs="Times New Roman"/>
            <w:sz w:val="22"/>
            <w:szCs w:val="22"/>
          </w:rPr>
          <w:t>An exception shall be made where the Buyer requests a refund pursuant to Clause 4.3.</w:t>
        </w:r>
      </w:ins>
    </w:p>
    <w:p w14:paraId="3251FFF9" w14:textId="5C3186FB" w:rsidR="00C90FE7" w:rsidRPr="00753DB2" w:rsidDel="00647B40" w:rsidRDefault="00C90FE7" w:rsidP="00C90FE7">
      <w:pPr>
        <w:pStyle w:val="aa"/>
        <w:jc w:val="both"/>
        <w:rPr>
          <w:del w:id="35" w:author="FURSYS" w:date="2025-11-13T11:24:00Z"/>
          <w:rFonts w:ascii="Times New Roman" w:hAnsi="Times New Roman" w:cs="Times New Roman"/>
          <w:sz w:val="22"/>
          <w:szCs w:val="22"/>
        </w:rPr>
      </w:pPr>
      <w:del w:id="36" w:author="FURSYS" w:date="2025-11-13T11:24:00Z">
        <w:r w:rsidDel="00647B40">
          <w:rPr>
            <w:rFonts w:ascii="Times New Roman" w:hAnsi="Times New Roman" w:cs="Times New Roman"/>
            <w:sz w:val="22"/>
            <w:szCs w:val="22"/>
          </w:rPr>
          <w:delText>5</w:delText>
        </w:r>
        <w:r w:rsidRPr="00753DB2" w:rsidDel="00647B40">
          <w:rPr>
            <w:rFonts w:ascii="Times New Roman" w:hAnsi="Times New Roman" w:cs="Times New Roman"/>
            <w:sz w:val="22"/>
            <w:szCs w:val="22"/>
          </w:rPr>
          <w:delText>.</w:delText>
        </w:r>
        <w:r w:rsidDel="00647B40">
          <w:rPr>
            <w:rFonts w:ascii="Times New Roman" w:hAnsi="Times New Roman" w:cs="Times New Roman"/>
            <w:sz w:val="22"/>
            <w:szCs w:val="22"/>
          </w:rPr>
          <w:delText>3</w:delText>
        </w:r>
        <w:r w:rsidRPr="00753DB2" w:rsidDel="00647B40">
          <w:rPr>
            <w:rFonts w:ascii="Times New Roman" w:hAnsi="Times New Roman" w:cs="Times New Roman"/>
            <w:sz w:val="22"/>
            <w:szCs w:val="22"/>
          </w:rPr>
          <w:delText>   </w:delText>
        </w:r>
        <w:r w:rsidRPr="00822183" w:rsidDel="00647B40">
          <w:rPr>
            <w:rFonts w:ascii="Times New Roman" w:hAnsi="Times New Roman" w:cs="Times New Roman"/>
            <w:sz w:val="22"/>
            <w:szCs w:val="22"/>
          </w:rPr>
          <w:delText xml:space="preserve">It is expressly agreed that any complaints, objections, or claims raised by the Buyer shall not entitle the Buyer to suspend, withhold, or delay payment for the Products, nor for any other supplies delivered under this </w:delText>
        </w:r>
        <w:r w:rsidDel="00647B40">
          <w:rPr>
            <w:rFonts w:ascii="Times New Roman" w:hAnsi="Times New Roman" w:cs="Times New Roman"/>
            <w:sz w:val="22"/>
            <w:szCs w:val="22"/>
          </w:rPr>
          <w:delText>Contract.</w:delText>
        </w:r>
      </w:del>
    </w:p>
    <w:p w14:paraId="0ED5C5CE"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6. Warranty</w:t>
      </w:r>
    </w:p>
    <w:p w14:paraId="3A123B37" w14:textId="28D4E84F" w:rsidR="00C90FE7" w:rsidRPr="00867DF3" w:rsidRDefault="00C90FE7" w:rsidP="00C90FE7">
      <w:pPr>
        <w:tabs>
          <w:tab w:val="left" w:pos="900"/>
        </w:tabs>
        <w:rPr>
          <w:rFonts w:ascii="Calibri" w:eastAsia="Calibri" w:hAnsi="Calibri" w:cs="Calibri"/>
          <w:sz w:val="22"/>
        </w:rPr>
      </w:pPr>
      <w:r w:rsidRPr="007D103C">
        <w:rPr>
          <w:rFonts w:ascii="Times New Roman" w:hAnsi="Times New Roman" w:cs="Times New Roman"/>
          <w:sz w:val="22"/>
        </w:rPr>
        <w:t>6</w:t>
      </w:r>
      <w:r w:rsidRPr="00A657A4">
        <w:rPr>
          <w:rFonts w:ascii="Times New Roman" w:eastAsia="Calibri" w:hAnsi="Times New Roman" w:cs="Times New Roman"/>
          <w:sz w:val="22"/>
        </w:rPr>
        <w:t>.1 The Products shall be manufactured in accordance with Seller’s and industry standards and best practices, in compliance with</w:t>
      </w:r>
      <w:ins w:id="37" w:author="FURSYS" w:date="2025-11-13T14:43:00Z">
        <w:r w:rsidR="008754AF">
          <w:rPr>
            <w:rFonts w:ascii="Times New Roman" w:eastAsia="Calibri" w:hAnsi="Times New Roman" w:cs="Times New Roman"/>
            <w:sz w:val="22"/>
          </w:rPr>
          <w:t xml:space="preserve"> </w:t>
        </w:r>
        <w:r w:rsidR="008754AF" w:rsidRPr="008754AF">
          <w:rPr>
            <w:rFonts w:ascii="Times New Roman" w:eastAsia="Calibri" w:hAnsi="Times New Roman" w:cs="Times New Roman"/>
            <w:sz w:val="22"/>
          </w:rPr>
          <w:t>the applicable laws and regulations of the European Union as well as all applicable laws and regulations of the Republic of Korea, including but not limited to the Product Liability Act and other relevant statutes.</w:t>
        </w:r>
      </w:ins>
      <w:del w:id="38" w:author="FURSYS" w:date="2025-11-13T14:43:00Z">
        <w:r w:rsidRPr="00A657A4" w:rsidDel="008754AF">
          <w:rPr>
            <w:rFonts w:ascii="Times New Roman" w:eastAsia="Calibri" w:hAnsi="Times New Roman" w:cs="Times New Roman"/>
            <w:sz w:val="22"/>
          </w:rPr>
          <w:delText xml:space="preserve"> the European Union applicable laws and regulations</w:delText>
        </w:r>
      </w:del>
      <w:r w:rsidRPr="00867DF3">
        <w:rPr>
          <w:rFonts w:ascii="Calibri" w:eastAsia="Calibri" w:hAnsi="Calibri" w:cs="Calibri"/>
          <w:sz w:val="22"/>
        </w:rPr>
        <w:t xml:space="preserve">. </w:t>
      </w:r>
    </w:p>
    <w:p w14:paraId="68767C7A" w14:textId="77777777" w:rsidR="00C90FE7" w:rsidRPr="00A657A4" w:rsidRDefault="00C90FE7" w:rsidP="00C90FE7">
      <w:pPr>
        <w:widowControl/>
        <w:wordWrap/>
        <w:autoSpaceDE/>
        <w:autoSpaceDN/>
        <w:spacing w:after="0" w:line="240" w:lineRule="auto"/>
        <w:rPr>
          <w:rFonts w:ascii="Times New Roman" w:hAnsi="Times New Roman" w:cs="Times New Roman"/>
        </w:rPr>
      </w:pPr>
      <w:r w:rsidRPr="00A657A4">
        <w:rPr>
          <w:rFonts w:ascii="Times New Roman" w:eastAsia="Calibri" w:hAnsi="Times New Roman" w:cs="Times New Roman"/>
          <w:sz w:val="22"/>
        </w:rPr>
        <w:t>6.2 The warranty is effective from the date of invoice issuance by the Seller and is subject to the terms and conditions indicated in the Warranty Policy (Exhibit B) and in accordance with the provisions set forth in the User Manual (</w:t>
      </w:r>
      <w:commentRangeStart w:id="39"/>
      <w:r w:rsidRPr="00A657A4">
        <w:rPr>
          <w:rFonts w:ascii="Times New Roman" w:hAnsi="Times New Roman" w:cs="Times New Roman"/>
          <w:sz w:val="22"/>
        </w:rPr>
        <w:t>Exhibit C</w:t>
      </w:r>
      <w:commentRangeEnd w:id="39"/>
      <w:r w:rsidR="00BA11EB">
        <w:rPr>
          <w:rStyle w:val="ad"/>
        </w:rPr>
        <w:commentReference w:id="39"/>
      </w:r>
      <w:r w:rsidRPr="00A657A4">
        <w:rPr>
          <w:rFonts w:ascii="Times New Roman" w:hAnsi="Times New Roman" w:cs="Times New Roman"/>
          <w:sz w:val="22"/>
        </w:rPr>
        <w:t>) which form an integral part of this Contract</w:t>
      </w:r>
      <w:r w:rsidRPr="00A657A4">
        <w:rPr>
          <w:rFonts w:ascii="Times New Roman" w:hAnsi="Times New Roman" w:cs="Times New Roman"/>
        </w:rPr>
        <w:t>.</w:t>
      </w:r>
    </w:p>
    <w:p w14:paraId="5ACFC87F" w14:textId="08ECC901" w:rsidR="00193ADF" w:rsidRDefault="00C90FE7" w:rsidP="00193ADF">
      <w:pPr>
        <w:pStyle w:val="aa"/>
        <w:spacing w:before="240" w:beforeAutospacing="0" w:after="0" w:afterAutospacing="0"/>
        <w:jc w:val="both"/>
        <w:rPr>
          <w:rFonts w:ascii="Times New Roman" w:eastAsia="Calibri" w:hAnsi="Times New Roman" w:cs="Times New Roman"/>
          <w:sz w:val="22"/>
        </w:rPr>
      </w:pPr>
      <w:proofErr w:type="gramStart"/>
      <w:r w:rsidRPr="007D103C">
        <w:rPr>
          <w:rFonts w:ascii="Times New Roman" w:hAnsi="Times New Roman" w:cs="Times New Roman"/>
          <w:sz w:val="22"/>
          <w:szCs w:val="22"/>
        </w:rPr>
        <w:t>6.3  T</w:t>
      </w:r>
      <w:r w:rsidRPr="00A657A4">
        <w:rPr>
          <w:rFonts w:ascii="Times New Roman" w:eastAsia="Calibri" w:hAnsi="Times New Roman" w:cs="Times New Roman"/>
          <w:sz w:val="22"/>
        </w:rPr>
        <w:t>he</w:t>
      </w:r>
      <w:proofErr w:type="gramEnd"/>
      <w:r w:rsidRPr="00A657A4">
        <w:rPr>
          <w:rFonts w:ascii="Times New Roman" w:eastAsia="Calibri" w:hAnsi="Times New Roman" w:cs="Times New Roman"/>
          <w:sz w:val="22"/>
        </w:rPr>
        <w:t xml:space="preserve">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Seller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undertakes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to</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remedy,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at</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its</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own</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expense,</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any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non-conformity or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defect</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in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the Products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for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which</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it</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is</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liable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under</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this</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 Contract,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occurring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within </w:t>
      </w:r>
      <w:r w:rsidR="00193ADF">
        <w:rPr>
          <w:rFonts w:ascii="Times New Roman" w:eastAsia="Calibri" w:hAnsi="Times New Roman" w:cs="Times New Roman"/>
          <w:sz w:val="22"/>
        </w:rPr>
        <w:t xml:space="preserve"> </w:t>
      </w:r>
      <w:proofErr w:type="spellStart"/>
      <w:r w:rsidR="00160A6E" w:rsidRPr="00160A6E">
        <w:rPr>
          <w:rFonts w:ascii="Times New Roman" w:eastAsia="Calibri" w:hAnsi="Times New Roman" w:cs="Times New Roman"/>
          <w:sz w:val="22"/>
        </w:rPr>
        <w:t>thirtysix</w:t>
      </w:r>
      <w:proofErr w:type="spellEnd"/>
      <w:r w:rsidR="00160A6E" w:rsidRPr="00160A6E">
        <w:rPr>
          <w:rFonts w:ascii="Times New Roman" w:eastAsia="Calibri" w:hAnsi="Times New Roman" w:cs="Times New Roman"/>
          <w:sz w:val="22"/>
        </w:rPr>
        <w:t xml:space="preserve"> </w:t>
      </w:r>
      <w:r w:rsidRPr="00A657A4">
        <w:rPr>
          <w:rFonts w:ascii="Times New Roman" w:eastAsia="Calibri" w:hAnsi="Times New Roman" w:cs="Times New Roman"/>
          <w:sz w:val="22"/>
        </w:rPr>
        <w:t>(</w:t>
      </w:r>
      <w:r w:rsidR="00A46BBD">
        <w:rPr>
          <w:rFonts w:ascii="Times New Roman" w:eastAsia="Calibri" w:hAnsi="Times New Roman" w:cs="Times New Roman"/>
          <w:sz w:val="22"/>
        </w:rPr>
        <w:t>36</w:t>
      </w:r>
      <w:r w:rsidRPr="00A657A4">
        <w:rPr>
          <w:rFonts w:ascii="Times New Roman" w:eastAsia="Calibri" w:hAnsi="Times New Roman" w:cs="Times New Roman"/>
          <w:sz w:val="22"/>
        </w:rPr>
        <w:t xml:space="preserve">) </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months from the invoice date of the affected Products, provided that the Seller has been notified in writing within the time limits set forth</w:t>
      </w:r>
      <w:r w:rsidR="00193ADF">
        <w:rPr>
          <w:rFonts w:ascii="Times New Roman" w:eastAsia="Calibri" w:hAnsi="Times New Roman" w:cs="Times New Roman"/>
          <w:sz w:val="22"/>
        </w:rPr>
        <w:t xml:space="preserve"> </w:t>
      </w:r>
      <w:r w:rsidRPr="00A657A4">
        <w:rPr>
          <w:rFonts w:ascii="Times New Roman" w:eastAsia="Calibri" w:hAnsi="Times New Roman" w:cs="Times New Roman"/>
          <w:sz w:val="22"/>
        </w:rPr>
        <w:t>in Article 4.1.</w:t>
      </w:r>
    </w:p>
    <w:p w14:paraId="249249CF" w14:textId="6569056F" w:rsidR="00C90FE7" w:rsidRDefault="00C90FE7" w:rsidP="00193ADF">
      <w:pPr>
        <w:pStyle w:val="aa"/>
        <w:spacing w:before="0" w:beforeAutospacing="0"/>
        <w:jc w:val="both"/>
        <w:rPr>
          <w:rFonts w:ascii="Times New Roman" w:eastAsia="Calibri" w:hAnsi="Times New Roman" w:cs="Times New Roman"/>
          <w:sz w:val="22"/>
        </w:rPr>
      </w:pPr>
      <w:r w:rsidRPr="00A657A4">
        <w:rPr>
          <w:rFonts w:ascii="Times New Roman" w:eastAsia="Calibri" w:hAnsi="Times New Roman" w:cs="Times New Roman"/>
          <w:sz w:val="22"/>
        </w:rPr>
        <w:t xml:space="preserve">In such case, the Seller shall either repair or replace the defective Products or components thereof at the Buyer’s premises, at </w:t>
      </w:r>
      <w:r w:rsidR="00413922" w:rsidRPr="00413922">
        <w:rPr>
          <w:rFonts w:ascii="Times New Roman" w:eastAsia="Calibri" w:hAnsi="Times New Roman" w:cs="Times New Roman"/>
          <w:sz w:val="22"/>
        </w:rPr>
        <w:t xml:space="preserve">BAROS, 9th Floor, 111-73, </w:t>
      </w:r>
      <w:proofErr w:type="spellStart"/>
      <w:r w:rsidR="00413922" w:rsidRPr="00413922">
        <w:rPr>
          <w:rFonts w:ascii="Times New Roman" w:eastAsia="Calibri" w:hAnsi="Times New Roman" w:cs="Times New Roman"/>
          <w:sz w:val="22"/>
        </w:rPr>
        <w:t>Nampyeong-ro</w:t>
      </w:r>
      <w:proofErr w:type="spellEnd"/>
      <w:r w:rsidR="00413922" w:rsidRPr="00413922">
        <w:rPr>
          <w:rFonts w:ascii="Times New Roman" w:eastAsia="Calibri" w:hAnsi="Times New Roman" w:cs="Times New Roman"/>
          <w:sz w:val="22"/>
        </w:rPr>
        <w:t xml:space="preserve">, </w:t>
      </w:r>
      <w:proofErr w:type="spellStart"/>
      <w:r w:rsidR="00413922" w:rsidRPr="00413922">
        <w:rPr>
          <w:rFonts w:ascii="Times New Roman" w:eastAsia="Calibri" w:hAnsi="Times New Roman" w:cs="Times New Roman"/>
          <w:sz w:val="22"/>
        </w:rPr>
        <w:t>Yangji-myeon</w:t>
      </w:r>
      <w:proofErr w:type="spellEnd"/>
      <w:r w:rsidR="00413922" w:rsidRPr="00413922">
        <w:rPr>
          <w:rFonts w:ascii="Times New Roman" w:eastAsia="Calibri" w:hAnsi="Times New Roman" w:cs="Times New Roman"/>
          <w:sz w:val="22"/>
        </w:rPr>
        <w:t xml:space="preserve">, </w:t>
      </w:r>
      <w:proofErr w:type="spellStart"/>
      <w:r w:rsidR="00413922" w:rsidRPr="00413922">
        <w:rPr>
          <w:rFonts w:ascii="Times New Roman" w:eastAsia="Calibri" w:hAnsi="Times New Roman" w:cs="Times New Roman"/>
          <w:sz w:val="22"/>
        </w:rPr>
        <w:t>Cheoin-gu</w:t>
      </w:r>
      <w:proofErr w:type="spellEnd"/>
      <w:r w:rsidR="00413922" w:rsidRPr="00413922">
        <w:rPr>
          <w:rFonts w:ascii="Times New Roman" w:eastAsia="Calibri" w:hAnsi="Times New Roman" w:cs="Times New Roman"/>
          <w:sz w:val="22"/>
        </w:rPr>
        <w:t xml:space="preserve">, </w:t>
      </w:r>
      <w:proofErr w:type="spellStart"/>
      <w:r w:rsidR="00413922" w:rsidRPr="00413922">
        <w:rPr>
          <w:rFonts w:ascii="Times New Roman" w:eastAsia="Calibri" w:hAnsi="Times New Roman" w:cs="Times New Roman"/>
          <w:sz w:val="22"/>
        </w:rPr>
        <w:t>Yongin-si</w:t>
      </w:r>
      <w:proofErr w:type="spellEnd"/>
      <w:r w:rsidR="00413922" w:rsidRPr="00413922">
        <w:rPr>
          <w:rFonts w:ascii="Times New Roman" w:eastAsia="Calibri" w:hAnsi="Times New Roman" w:cs="Times New Roman"/>
          <w:sz w:val="22"/>
        </w:rPr>
        <w:t xml:space="preserve">, Gyeonggi-do, </w:t>
      </w:r>
      <w:proofErr w:type="gramStart"/>
      <w:r w:rsidR="00413922" w:rsidRPr="00413922">
        <w:rPr>
          <w:rFonts w:ascii="Times New Roman" w:eastAsia="Calibri" w:hAnsi="Times New Roman" w:cs="Times New Roman"/>
          <w:sz w:val="22"/>
        </w:rPr>
        <w:t>Korea</w:t>
      </w:r>
      <w:r w:rsidR="00413922">
        <w:rPr>
          <w:rFonts w:ascii="Times New Roman" w:eastAsia="Calibri" w:hAnsi="Times New Roman" w:cs="Times New Roman"/>
          <w:sz w:val="22"/>
        </w:rPr>
        <w:t>,</w:t>
      </w:r>
      <w:r w:rsidRPr="00A657A4">
        <w:rPr>
          <w:rFonts w:ascii="Times New Roman" w:eastAsia="Calibri" w:hAnsi="Times New Roman" w:cs="Times New Roman"/>
          <w:sz w:val="22"/>
        </w:rPr>
        <w:t xml:space="preserve">  provided</w:t>
      </w:r>
      <w:proofErr w:type="gramEnd"/>
      <w:r w:rsidRPr="00A657A4">
        <w:rPr>
          <w:rFonts w:ascii="Times New Roman" w:eastAsia="Calibri" w:hAnsi="Times New Roman" w:cs="Times New Roman"/>
          <w:sz w:val="22"/>
        </w:rPr>
        <w:t xml:space="preserve"> that the necessary conditions for access and intervention are met, or reimburse the price of the defective components/Products.</w:t>
      </w:r>
      <w:r w:rsidR="00413922">
        <w:rPr>
          <w:rFonts w:ascii="Times New Roman" w:eastAsia="Calibri" w:hAnsi="Times New Roman" w:cs="Times New Roman"/>
          <w:sz w:val="22"/>
        </w:rPr>
        <w:t xml:space="preserve"> </w:t>
      </w:r>
      <w:r w:rsidRPr="00A657A4">
        <w:rPr>
          <w:rFonts w:ascii="Times New Roman" w:eastAsia="Calibri" w:hAnsi="Times New Roman" w:cs="Times New Roman"/>
          <w:sz w:val="22"/>
        </w:rPr>
        <w:t xml:space="preserve">The Seller shall not be liable for any defects resulting from improper use, handling, storage, or modification of the Products by the Buyer or third </w:t>
      </w:r>
      <w:r w:rsidR="008A3B89">
        <w:rPr>
          <w:rFonts w:ascii="Times New Roman" w:eastAsia="Calibri" w:hAnsi="Times New Roman" w:cs="Times New Roman"/>
          <w:sz w:val="22"/>
        </w:rPr>
        <w:t>P</w:t>
      </w:r>
      <w:r w:rsidRPr="00A657A4">
        <w:rPr>
          <w:rFonts w:ascii="Times New Roman" w:eastAsia="Calibri" w:hAnsi="Times New Roman" w:cs="Times New Roman"/>
          <w:sz w:val="22"/>
        </w:rPr>
        <w:t>arties.</w:t>
      </w:r>
    </w:p>
    <w:p w14:paraId="39342E61" w14:textId="16F2D75D" w:rsidR="00111162" w:rsidRPr="00111162" w:rsidRDefault="00C90FE7" w:rsidP="00111162">
      <w:pPr>
        <w:tabs>
          <w:tab w:val="left" w:pos="900"/>
        </w:tabs>
        <w:rPr>
          <w:rFonts w:ascii="Times New Roman" w:eastAsia="Calibri" w:hAnsi="Times New Roman" w:cs="Times New Roman"/>
          <w:sz w:val="22"/>
        </w:rPr>
      </w:pPr>
      <w:proofErr w:type="gramStart"/>
      <w:r w:rsidRPr="00A657A4">
        <w:rPr>
          <w:rFonts w:ascii="Times New Roman" w:eastAsia="Calibri" w:hAnsi="Times New Roman" w:cs="Times New Roman"/>
          <w:sz w:val="22"/>
        </w:rPr>
        <w:t xml:space="preserve">6.4 </w:t>
      </w:r>
      <w:r w:rsidR="00111162">
        <w:rPr>
          <w:rFonts w:ascii="Times New Roman" w:eastAsia="Calibri" w:hAnsi="Times New Roman" w:cs="Times New Roman"/>
          <w:sz w:val="22"/>
        </w:rPr>
        <w:t xml:space="preserve"> </w:t>
      </w:r>
      <w:r w:rsidR="00111162" w:rsidRPr="00111162">
        <w:rPr>
          <w:rFonts w:ascii="Times New Roman" w:eastAsia="Calibri" w:hAnsi="Times New Roman" w:cs="Times New Roman"/>
          <w:sz w:val="22"/>
        </w:rPr>
        <w:t>This</w:t>
      </w:r>
      <w:proofErr w:type="gramEnd"/>
      <w:r w:rsidR="00111162" w:rsidRPr="00111162">
        <w:rPr>
          <w:rFonts w:ascii="Times New Roman" w:eastAsia="Calibri" w:hAnsi="Times New Roman" w:cs="Times New Roman"/>
          <w:sz w:val="22"/>
        </w:rPr>
        <w:t xml:space="preserve"> warranty shall be deemed applicable to the Buyer and the Buyer's customers. Except as expressly provided in this Agreement, the Seller makes no other </w:t>
      </w:r>
      <w:r w:rsidR="00111162">
        <w:rPr>
          <w:rFonts w:ascii="Times New Roman" w:eastAsia="Calibri" w:hAnsi="Times New Roman" w:cs="Times New Roman"/>
          <w:sz w:val="22"/>
        </w:rPr>
        <w:t>warranties, express or implied.</w:t>
      </w:r>
    </w:p>
    <w:p w14:paraId="1B265CD9" w14:textId="21E40573" w:rsidR="00C90FE7" w:rsidRPr="00111162" w:rsidRDefault="00111162" w:rsidP="00111162">
      <w:pPr>
        <w:tabs>
          <w:tab w:val="left" w:pos="900"/>
        </w:tabs>
        <w:rPr>
          <w:rFonts w:ascii="Times New Roman" w:eastAsia="Calibri" w:hAnsi="Times New Roman" w:cs="Times New Roman"/>
          <w:sz w:val="22"/>
        </w:rPr>
      </w:pPr>
      <w:r w:rsidRPr="00111162">
        <w:rPr>
          <w:rFonts w:ascii="Times New Roman" w:eastAsia="Calibri" w:hAnsi="Times New Roman" w:cs="Times New Roman"/>
          <w:sz w:val="22"/>
        </w:rPr>
        <w:t>Notwithstanding the foregoing, the Seller DOES NOT exclude or limit its warranty obligations under applicable law with respect to the implied warranty of merchantability and the implied warranty of fitness for the purpose for which the Products are intended. All other warranties, representations, or conditions, whether written or oral, are expressly excluded and disclaimed.</w:t>
      </w:r>
    </w:p>
    <w:p w14:paraId="29C4B1B9"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lastRenderedPageBreak/>
        <w:t>7. Force majeure</w:t>
      </w:r>
    </w:p>
    <w:p w14:paraId="79E2C538" w14:textId="77777777" w:rsidR="00C90FE7" w:rsidRPr="00BA4158" w:rsidRDefault="00C90FE7" w:rsidP="00C90FE7">
      <w:pPr>
        <w:spacing w:line="278" w:lineRule="auto"/>
        <w:rPr>
          <w:rFonts w:ascii="Times New Roman" w:eastAsia="굴림" w:hAnsi="Times New Roman" w:cs="Times New Roman"/>
          <w:kern w:val="0"/>
          <w:sz w:val="22"/>
        </w:rPr>
      </w:pPr>
      <w:r>
        <w:rPr>
          <w:rFonts w:ascii="Times New Roman" w:eastAsia="굴림" w:hAnsi="Times New Roman" w:cs="Times New Roman"/>
          <w:kern w:val="0"/>
          <w:sz w:val="22"/>
        </w:rPr>
        <w:t>7</w:t>
      </w:r>
      <w:r w:rsidRPr="00BA4158">
        <w:rPr>
          <w:rFonts w:ascii="Times New Roman" w:eastAsia="굴림" w:hAnsi="Times New Roman" w:cs="Times New Roman"/>
          <w:kern w:val="0"/>
          <w:sz w:val="22"/>
        </w:rPr>
        <w:t>.1 Except for the Buyer’s payment obligations, which shall remain due and payable in accordance with the contractual deadlines, neither Party shall be held liable for any failure or delay in the performance of its obligations under this Contract to the extent that such failure or delay is caused by a Force Majeure or fortuitous event.</w:t>
      </w:r>
    </w:p>
    <w:p w14:paraId="0BB4EC55" w14:textId="1376854B" w:rsidR="00C90FE7" w:rsidRPr="00BA4158" w:rsidRDefault="00C90FE7" w:rsidP="00C90FE7">
      <w:pPr>
        <w:spacing w:line="278" w:lineRule="auto"/>
        <w:rPr>
          <w:rFonts w:ascii="Times New Roman" w:eastAsia="굴림" w:hAnsi="Times New Roman" w:cs="Times New Roman"/>
          <w:kern w:val="0"/>
          <w:sz w:val="22"/>
        </w:rPr>
      </w:pPr>
      <w:r>
        <w:rPr>
          <w:rFonts w:ascii="Times New Roman" w:eastAsia="굴림" w:hAnsi="Times New Roman" w:cs="Times New Roman"/>
          <w:kern w:val="0"/>
          <w:sz w:val="22"/>
        </w:rPr>
        <w:t>7</w:t>
      </w:r>
      <w:r w:rsidRPr="00BA4158">
        <w:rPr>
          <w:rFonts w:ascii="Times New Roman" w:eastAsia="굴림" w:hAnsi="Times New Roman" w:cs="Times New Roman"/>
          <w:kern w:val="0"/>
          <w:sz w:val="22"/>
        </w:rPr>
        <w:t>.2 For the purposes of this Contract, Force Majeure or fortuitous events shall include, but not be limited to: strikes, acts of God, epidemics, pandemics, embargoes, armed conflicts, actions or restrictions imposed by national or supranational authorities, interference by military or civil authorities, terrorist acts, riots, civil disturbances, sabotage, loss or corruption of software, data or information, fires (whether accidental or malicious), and any other event recognized as force majeure or fortuitous under applicable law</w:t>
      </w:r>
      <w:r w:rsidR="008922B3">
        <w:rPr>
          <w:rFonts w:ascii="Times New Roman" w:eastAsia="굴림" w:hAnsi="Times New Roman" w:cs="Times New Roman"/>
          <w:kern w:val="0"/>
          <w:sz w:val="22"/>
        </w:rPr>
        <w:t xml:space="preserve">, </w:t>
      </w:r>
      <w:r w:rsidR="008922B3" w:rsidRPr="008922B3">
        <w:rPr>
          <w:rFonts w:ascii="Times New Roman" w:eastAsia="굴림" w:hAnsi="Times New Roman" w:cs="Times New Roman"/>
          <w:kern w:val="0"/>
          <w:sz w:val="22"/>
        </w:rPr>
        <w:t xml:space="preserve">provided that such </w:t>
      </w:r>
      <w:r w:rsidR="008922B3" w:rsidRPr="00BF19FD">
        <w:rPr>
          <w:rFonts w:ascii="Times New Roman" w:eastAsia="굴림" w:hAnsi="Times New Roman" w:cs="Times New Roman"/>
          <w:kern w:val="0"/>
          <w:sz w:val="22"/>
        </w:rPr>
        <w:t>event</w:t>
      </w:r>
      <w:r w:rsidR="008922B3" w:rsidRPr="008922B3">
        <w:rPr>
          <w:rFonts w:ascii="Times New Roman" w:eastAsia="굴림" w:hAnsi="Times New Roman" w:cs="Times New Roman"/>
          <w:kern w:val="0"/>
          <w:sz w:val="22"/>
        </w:rPr>
        <w:t xml:space="preserve"> is</w:t>
      </w:r>
      <w:r w:rsidR="008922B3" w:rsidRPr="00BF19FD">
        <w:rPr>
          <w:rFonts w:ascii="Times New Roman" w:eastAsia="굴림" w:hAnsi="Times New Roman" w:cs="Times New Roman"/>
          <w:kern w:val="0"/>
          <w:sz w:val="22"/>
        </w:rPr>
        <w:t>,</w:t>
      </w:r>
      <w:r w:rsidR="008922B3" w:rsidRPr="008922B3">
        <w:rPr>
          <w:rFonts w:ascii="Times New Roman" w:eastAsia="굴림" w:hAnsi="Times New Roman" w:cs="Times New Roman"/>
          <w:kern w:val="0"/>
          <w:sz w:val="22"/>
        </w:rPr>
        <w:t xml:space="preserve"> unforeseeable, and beyond the reasonable control of the affected Party</w:t>
      </w:r>
      <w:r w:rsidRPr="00BA4158">
        <w:rPr>
          <w:rFonts w:ascii="Times New Roman" w:eastAsia="굴림" w:hAnsi="Times New Roman" w:cs="Times New Roman"/>
          <w:kern w:val="0"/>
          <w:sz w:val="22"/>
        </w:rPr>
        <w:t>.</w:t>
      </w:r>
    </w:p>
    <w:p w14:paraId="36DB3D70" w14:textId="77777777" w:rsidR="00C90FE7"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7</w:t>
      </w:r>
      <w:r w:rsidRPr="00BA4158">
        <w:rPr>
          <w:rFonts w:ascii="Times New Roman" w:hAnsi="Times New Roman" w:cs="Times New Roman"/>
          <w:sz w:val="22"/>
          <w:szCs w:val="22"/>
        </w:rPr>
        <w:t>.3 Such events shall be deemed Force Majeure under this Contract and shall not give rise to any liability or obligation to pay damages, unless it is proven that the event was caused by the willful misconduct or gross negligence of the affected Party.</w:t>
      </w:r>
    </w:p>
    <w:p w14:paraId="13D0D33F" w14:textId="1FF9CF64" w:rsidR="00C90FE7" w:rsidRPr="00753DB2" w:rsidRDefault="00C90FE7" w:rsidP="00C90FE7">
      <w:pPr>
        <w:pStyle w:val="aa"/>
        <w:jc w:val="both"/>
        <w:rPr>
          <w:rFonts w:ascii="Times New Roman" w:hAnsi="Times New Roman" w:cs="Times New Roman"/>
          <w:sz w:val="22"/>
          <w:szCs w:val="22"/>
        </w:rPr>
      </w:pPr>
      <w:r>
        <w:rPr>
          <w:rFonts w:ascii="Times New Roman" w:hAnsi="Times New Roman" w:cs="Times New Roman"/>
          <w:sz w:val="22"/>
          <w:szCs w:val="22"/>
        </w:rPr>
        <w:t>7</w:t>
      </w:r>
      <w:r w:rsidRPr="00753DB2">
        <w:rPr>
          <w:rFonts w:ascii="Times New Roman" w:hAnsi="Times New Roman" w:cs="Times New Roman"/>
          <w:sz w:val="22"/>
          <w:szCs w:val="22"/>
        </w:rPr>
        <w:t>.</w:t>
      </w:r>
      <w:r>
        <w:rPr>
          <w:rFonts w:ascii="Times New Roman" w:hAnsi="Times New Roman" w:cs="Times New Roman"/>
          <w:sz w:val="22"/>
          <w:szCs w:val="22"/>
        </w:rPr>
        <w:t>4</w:t>
      </w:r>
      <w:r w:rsidRPr="00753DB2">
        <w:rPr>
          <w:rFonts w:ascii="Times New Roman" w:hAnsi="Times New Roman" w:cs="Times New Roman"/>
          <w:sz w:val="22"/>
          <w:szCs w:val="22"/>
        </w:rPr>
        <w:t xml:space="preserve"> The </w:t>
      </w:r>
      <w:r w:rsidR="008A3B89">
        <w:rPr>
          <w:rFonts w:ascii="Times New Roman" w:hAnsi="Times New Roman" w:cs="Times New Roman"/>
          <w:sz w:val="22"/>
          <w:szCs w:val="22"/>
        </w:rPr>
        <w:t>P</w:t>
      </w:r>
      <w:r w:rsidRPr="00753DB2">
        <w:rPr>
          <w:rFonts w:ascii="Times New Roman" w:hAnsi="Times New Roman" w:cs="Times New Roman"/>
          <w:sz w:val="22"/>
          <w:szCs w:val="22"/>
        </w:rPr>
        <w:t xml:space="preserve">arty wishing to make use of the present clause must promptly communicate in writing to the other </w:t>
      </w:r>
      <w:r w:rsidR="008A3B89">
        <w:rPr>
          <w:rFonts w:ascii="Times New Roman" w:hAnsi="Times New Roman" w:cs="Times New Roman"/>
          <w:sz w:val="22"/>
          <w:szCs w:val="22"/>
        </w:rPr>
        <w:t>P</w:t>
      </w:r>
      <w:r w:rsidRPr="00753DB2">
        <w:rPr>
          <w:rFonts w:ascii="Times New Roman" w:hAnsi="Times New Roman" w:cs="Times New Roman"/>
          <w:sz w:val="22"/>
          <w:szCs w:val="22"/>
        </w:rPr>
        <w:t>arty the occurrence and the end of such force majeure circumstances.</w:t>
      </w:r>
    </w:p>
    <w:p w14:paraId="4D44DE65" w14:textId="7703B706" w:rsidR="00C90FE7" w:rsidRDefault="00C90FE7" w:rsidP="00C90FE7">
      <w:pPr>
        <w:pStyle w:val="aa"/>
        <w:jc w:val="both"/>
        <w:rPr>
          <w:rFonts w:ascii="Times New Roman" w:hAnsi="Times New Roman" w:cs="Times New Roman"/>
          <w:sz w:val="22"/>
          <w:szCs w:val="22"/>
        </w:rPr>
      </w:pPr>
      <w:proofErr w:type="gramStart"/>
      <w:r>
        <w:rPr>
          <w:rFonts w:ascii="Times New Roman" w:hAnsi="Times New Roman" w:cs="Times New Roman"/>
          <w:sz w:val="22"/>
          <w:szCs w:val="22"/>
        </w:rPr>
        <w:t>7</w:t>
      </w:r>
      <w:r w:rsidRPr="00753DB2">
        <w:rPr>
          <w:rFonts w:ascii="Times New Roman" w:hAnsi="Times New Roman" w:cs="Times New Roman"/>
          <w:sz w:val="22"/>
          <w:szCs w:val="22"/>
        </w:rPr>
        <w:t>.</w:t>
      </w:r>
      <w:r>
        <w:rPr>
          <w:rFonts w:ascii="Times New Roman" w:hAnsi="Times New Roman" w:cs="Times New Roman"/>
          <w:sz w:val="22"/>
          <w:szCs w:val="22"/>
        </w:rPr>
        <w:t>5</w:t>
      </w:r>
      <w:r w:rsidRPr="00753DB2">
        <w:rPr>
          <w:rFonts w:ascii="Times New Roman" w:hAnsi="Times New Roman" w:cs="Times New Roman"/>
          <w:sz w:val="22"/>
          <w:szCs w:val="22"/>
        </w:rPr>
        <w:t>  Should</w:t>
      </w:r>
      <w:proofErr w:type="gramEnd"/>
      <w:r w:rsidRPr="00753DB2">
        <w:rPr>
          <w:rFonts w:ascii="Times New Roman" w:hAnsi="Times New Roman" w:cs="Times New Roman"/>
          <w:sz w:val="22"/>
          <w:szCs w:val="22"/>
        </w:rPr>
        <w:t xml:space="preserve"> the suspension due to force majeure last more than </w:t>
      </w:r>
      <w:r w:rsidR="006D4DCC" w:rsidRPr="00A62E0B">
        <w:rPr>
          <w:rFonts w:ascii="Times New Roman" w:hAnsi="Times New Roman" w:cs="Times New Roman"/>
          <w:sz w:val="22"/>
          <w:szCs w:val="22"/>
        </w:rPr>
        <w:t>three (3) months</w:t>
      </w:r>
      <w:r w:rsidRPr="00753DB2">
        <w:rPr>
          <w:rFonts w:ascii="Times New Roman" w:hAnsi="Times New Roman" w:cs="Times New Roman"/>
          <w:sz w:val="22"/>
          <w:szCs w:val="22"/>
        </w:rPr>
        <w:t xml:space="preserve">, either </w:t>
      </w:r>
      <w:r w:rsidR="008A3B89">
        <w:rPr>
          <w:rFonts w:ascii="Times New Roman" w:hAnsi="Times New Roman" w:cs="Times New Roman"/>
          <w:sz w:val="22"/>
          <w:szCs w:val="22"/>
        </w:rPr>
        <w:t>P</w:t>
      </w:r>
      <w:r w:rsidRPr="00753DB2">
        <w:rPr>
          <w:rFonts w:ascii="Times New Roman" w:hAnsi="Times New Roman" w:cs="Times New Roman"/>
          <w:sz w:val="22"/>
          <w:szCs w:val="22"/>
        </w:rPr>
        <w:t>arty shall have the right to terminate this Contract of sale by a 10 days' written notice to the counterpart.</w:t>
      </w:r>
      <w:r w:rsidRPr="006A1A55">
        <w:rPr>
          <w:rFonts w:ascii="Times New Roman" w:hAnsi="Times New Roman" w:cs="Times New Roman"/>
          <w:sz w:val="22"/>
          <w:szCs w:val="22"/>
        </w:rPr>
        <w:t xml:space="preserve"> </w:t>
      </w:r>
      <w:r w:rsidR="008922B3" w:rsidRPr="008922B3">
        <w:rPr>
          <w:rFonts w:ascii="Times New Roman" w:hAnsi="Times New Roman" w:cs="Times New Roman"/>
          <w:sz w:val="22"/>
          <w:szCs w:val="22"/>
        </w:rPr>
        <w:t>In the event of termination by the Buyer under this Clause, the Seller shall promptly refund the Buyer any pre-payments made for Products that have not yet been delivered.</w:t>
      </w:r>
    </w:p>
    <w:p w14:paraId="66149F9B" w14:textId="77777777" w:rsidR="00C90FE7" w:rsidRPr="00A657A4" w:rsidRDefault="00C90FE7" w:rsidP="00C90FE7">
      <w:pPr>
        <w:tabs>
          <w:tab w:val="left" w:pos="900"/>
        </w:tabs>
        <w:rPr>
          <w:rFonts w:ascii="Times New Roman" w:eastAsia="Calibri" w:hAnsi="Times New Roman" w:cs="Times New Roman"/>
          <w:b/>
          <w:bCs/>
          <w:sz w:val="22"/>
        </w:rPr>
      </w:pPr>
      <w:r w:rsidRPr="00A657A4">
        <w:rPr>
          <w:rFonts w:ascii="Times New Roman" w:eastAsia="Calibri" w:hAnsi="Times New Roman" w:cs="Times New Roman"/>
          <w:b/>
          <w:bCs/>
          <w:sz w:val="22"/>
        </w:rPr>
        <w:t>8. Limitation of Liability</w:t>
      </w:r>
    </w:p>
    <w:p w14:paraId="403BF21F" w14:textId="77777777" w:rsidR="00C90FE7" w:rsidRDefault="00C90FE7" w:rsidP="00C90FE7">
      <w:pPr>
        <w:spacing w:line="278" w:lineRule="auto"/>
        <w:rPr>
          <w:rFonts w:ascii="Times New Roman" w:eastAsia="굴림" w:hAnsi="Times New Roman" w:cs="Times New Roman"/>
          <w:kern w:val="0"/>
          <w:sz w:val="22"/>
        </w:rPr>
      </w:pPr>
      <w:r>
        <w:rPr>
          <w:rFonts w:ascii="Times New Roman" w:eastAsia="굴림" w:hAnsi="Times New Roman" w:cs="Times New Roman"/>
          <w:kern w:val="0"/>
          <w:sz w:val="22"/>
        </w:rPr>
        <w:t>8</w:t>
      </w:r>
      <w:r w:rsidRPr="00BA4158">
        <w:rPr>
          <w:rFonts w:ascii="Times New Roman" w:eastAsia="굴림" w:hAnsi="Times New Roman" w:cs="Times New Roman"/>
          <w:kern w:val="0"/>
          <w:sz w:val="22"/>
        </w:rPr>
        <w:t xml:space="preserve">.1 Without prejudice to Article </w:t>
      </w:r>
      <w:r>
        <w:rPr>
          <w:rFonts w:ascii="Times New Roman" w:eastAsia="굴림" w:hAnsi="Times New Roman" w:cs="Times New Roman"/>
          <w:kern w:val="0"/>
          <w:sz w:val="22"/>
        </w:rPr>
        <w:t>7</w:t>
      </w:r>
      <w:r w:rsidRPr="00BA4158">
        <w:rPr>
          <w:rFonts w:ascii="Times New Roman" w:eastAsia="굴림" w:hAnsi="Times New Roman" w:cs="Times New Roman"/>
          <w:kern w:val="0"/>
          <w:sz w:val="22"/>
        </w:rPr>
        <w:t xml:space="preserve"> (Force Majeure), under no circumstances shall the Seller be liable to the Buyer, whether in contract, tort (including negligence), breach of statutory duty, or otherwise, for any indirect or consequential loss or damage. This includes, but is not limited to, loss of profits, loss of sales or business, loss of business reputation, loss of contracts or customers, loss of anticipated savings, loss of or damage to goodwill, or loss or corruption of software, data or information</w:t>
      </w:r>
      <w:r>
        <w:rPr>
          <w:rFonts w:ascii="Times New Roman" w:eastAsia="굴림" w:hAnsi="Times New Roman" w:cs="Times New Roman"/>
          <w:kern w:val="0"/>
          <w:sz w:val="22"/>
        </w:rPr>
        <w:t>.</w:t>
      </w:r>
    </w:p>
    <w:p w14:paraId="6DB40044" w14:textId="77777777" w:rsidR="00277CC2" w:rsidRPr="00BA4158" w:rsidRDefault="00277CC2" w:rsidP="00C90FE7">
      <w:pPr>
        <w:spacing w:line="278" w:lineRule="auto"/>
        <w:rPr>
          <w:rFonts w:ascii="Times New Roman" w:eastAsia="굴림" w:hAnsi="Times New Roman" w:cs="Times New Roman"/>
          <w:kern w:val="0"/>
          <w:sz w:val="22"/>
        </w:rPr>
      </w:pPr>
    </w:p>
    <w:p w14:paraId="56C46FEB" w14:textId="77777777" w:rsidR="00C90FE7" w:rsidRPr="00277CC2" w:rsidRDefault="00C90FE7" w:rsidP="00C90FE7">
      <w:pPr>
        <w:pStyle w:val="1"/>
        <w:rPr>
          <w:rFonts w:ascii="Times New Roman" w:hAnsi="Times New Roman" w:cs="Times New Roman"/>
          <w:b/>
          <w:bCs/>
          <w:color w:val="auto"/>
          <w:sz w:val="22"/>
          <w:szCs w:val="22"/>
        </w:rPr>
      </w:pPr>
      <w:r w:rsidRPr="00277CC2">
        <w:rPr>
          <w:rFonts w:ascii="Times New Roman" w:hAnsi="Times New Roman" w:cs="Times New Roman"/>
          <w:b/>
          <w:bCs/>
          <w:color w:val="auto"/>
          <w:sz w:val="22"/>
          <w:szCs w:val="22"/>
        </w:rPr>
        <w:t>9</w:t>
      </w:r>
      <w:bookmarkStart w:id="40" w:name="_GoBack"/>
      <w:r w:rsidRPr="00277CC2">
        <w:rPr>
          <w:rFonts w:ascii="Times New Roman" w:hAnsi="Times New Roman" w:cs="Times New Roman"/>
          <w:b/>
          <w:bCs/>
          <w:color w:val="auto"/>
          <w:sz w:val="22"/>
          <w:szCs w:val="22"/>
        </w:rPr>
        <w:t>. Dispute resolution</w:t>
      </w:r>
    </w:p>
    <w:p w14:paraId="49067059"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9.1 This Contract and the individual sales contracts concluded between the Parties in implementation of this Contract shall be governed by and construed in accordance with the United Nations Convention on Contract for the International Sale of Goods (CIGS). For matters not expressly governed by CIGS or in the event of gaps in its provisions, the laws of Italy shall apply, without regard to its conflict of law rules.</w:t>
      </w:r>
    </w:p>
    <w:p w14:paraId="1710E857" w14:textId="185E9151"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 xml:space="preserve">9.2 The </w:t>
      </w:r>
      <w:r w:rsidR="008A3B89">
        <w:rPr>
          <w:rFonts w:ascii="Times New Roman" w:eastAsia="Calibri" w:hAnsi="Times New Roman" w:cs="Times New Roman"/>
          <w:sz w:val="22"/>
        </w:rPr>
        <w:t>P</w:t>
      </w:r>
      <w:r w:rsidRPr="00A657A4">
        <w:rPr>
          <w:rFonts w:ascii="Times New Roman" w:eastAsia="Calibri" w:hAnsi="Times New Roman" w:cs="Times New Roman"/>
          <w:sz w:val="22"/>
        </w:rPr>
        <w:t>arties agree that any disputes arising out of or in connection with this Contract shall be resolved in the following manner:</w:t>
      </w:r>
    </w:p>
    <w:p w14:paraId="7EAE1B8E" w14:textId="7EF98FF6" w:rsidR="00C90FE7" w:rsidRPr="00A657A4" w:rsidRDefault="00C90FE7" w:rsidP="00C90FE7">
      <w:pPr>
        <w:pStyle w:val="a6"/>
        <w:widowControl/>
        <w:numPr>
          <w:ilvl w:val="0"/>
          <w:numId w:val="1"/>
        </w:numPr>
        <w:wordWrap/>
        <w:autoSpaceDE/>
        <w:autoSpaceDN/>
        <w:spacing w:after="0" w:line="240" w:lineRule="auto"/>
        <w:contextualSpacing w:val="0"/>
        <w:rPr>
          <w:rFonts w:ascii="Times New Roman" w:hAnsi="Times New Roman" w:cs="Times New Roman"/>
          <w:sz w:val="22"/>
        </w:rPr>
      </w:pPr>
      <w:r w:rsidRPr="00A657A4">
        <w:rPr>
          <w:rFonts w:ascii="Times New Roman" w:hAnsi="Times New Roman" w:cs="Times New Roman"/>
          <w:sz w:val="22"/>
        </w:rPr>
        <w:t xml:space="preserve">Amicable Settlement: The </w:t>
      </w:r>
      <w:r w:rsidR="008A3B89">
        <w:rPr>
          <w:rFonts w:ascii="Times New Roman" w:hAnsi="Times New Roman" w:cs="Times New Roman"/>
          <w:sz w:val="22"/>
        </w:rPr>
        <w:t>P</w:t>
      </w:r>
      <w:r w:rsidRPr="00A657A4">
        <w:rPr>
          <w:rFonts w:ascii="Times New Roman" w:hAnsi="Times New Roman" w:cs="Times New Roman"/>
          <w:sz w:val="22"/>
        </w:rPr>
        <w:t>arties shall first attempt to resolve the dispute amicably through negotiations conducted in good faith.</w:t>
      </w:r>
    </w:p>
    <w:p w14:paraId="78642180" w14:textId="4714D1C5" w:rsidR="00C90FE7" w:rsidRPr="00A657A4" w:rsidRDefault="00C90FE7" w:rsidP="00C90FE7">
      <w:pPr>
        <w:pStyle w:val="a6"/>
        <w:widowControl/>
        <w:numPr>
          <w:ilvl w:val="0"/>
          <w:numId w:val="1"/>
        </w:numPr>
        <w:wordWrap/>
        <w:autoSpaceDE/>
        <w:autoSpaceDN/>
        <w:spacing w:after="0" w:line="240" w:lineRule="auto"/>
        <w:contextualSpacing w:val="0"/>
        <w:rPr>
          <w:rFonts w:ascii="Times New Roman" w:hAnsi="Times New Roman" w:cs="Times New Roman"/>
          <w:sz w:val="22"/>
        </w:rPr>
      </w:pPr>
      <w:r w:rsidRPr="00A657A4">
        <w:rPr>
          <w:rFonts w:ascii="Times New Roman" w:hAnsi="Times New Roman" w:cs="Times New Roman"/>
          <w:sz w:val="22"/>
        </w:rPr>
        <w:t xml:space="preserve">Mediation: If the dispute cannot be resolved amicably, the </w:t>
      </w:r>
      <w:r w:rsidR="008A3B89">
        <w:rPr>
          <w:rFonts w:ascii="Times New Roman" w:hAnsi="Times New Roman" w:cs="Times New Roman"/>
          <w:sz w:val="22"/>
        </w:rPr>
        <w:t>P</w:t>
      </w:r>
      <w:r w:rsidRPr="00A657A4">
        <w:rPr>
          <w:rFonts w:ascii="Times New Roman" w:hAnsi="Times New Roman" w:cs="Times New Roman"/>
          <w:sz w:val="22"/>
        </w:rPr>
        <w:t>arties shall engage in mediation with the International Chamber of Commerce (ICC) – Milan. The mediation shall take place in Milan.</w:t>
      </w:r>
    </w:p>
    <w:p w14:paraId="346622B6" w14:textId="77777777" w:rsidR="00C90FE7" w:rsidRPr="00A657A4" w:rsidRDefault="00C90FE7" w:rsidP="00C90FE7">
      <w:pPr>
        <w:pStyle w:val="a6"/>
        <w:widowControl/>
        <w:numPr>
          <w:ilvl w:val="0"/>
          <w:numId w:val="1"/>
        </w:numPr>
        <w:wordWrap/>
        <w:autoSpaceDE/>
        <w:autoSpaceDN/>
        <w:spacing w:after="0" w:line="240" w:lineRule="auto"/>
        <w:contextualSpacing w:val="0"/>
        <w:rPr>
          <w:rFonts w:ascii="Times New Roman" w:hAnsi="Times New Roman" w:cs="Times New Roman"/>
          <w:sz w:val="22"/>
        </w:rPr>
      </w:pPr>
      <w:r w:rsidRPr="00A657A4">
        <w:rPr>
          <w:rFonts w:ascii="Times New Roman" w:hAnsi="Times New Roman" w:cs="Times New Roman"/>
          <w:sz w:val="22"/>
        </w:rPr>
        <w:lastRenderedPageBreak/>
        <w:t xml:space="preserve">Arbitration: should the mediation fail to resolve the </w:t>
      </w:r>
      <w:proofErr w:type="gramStart"/>
      <w:r w:rsidRPr="00A657A4">
        <w:rPr>
          <w:rFonts w:ascii="Times New Roman" w:hAnsi="Times New Roman" w:cs="Times New Roman"/>
          <w:sz w:val="22"/>
        </w:rPr>
        <w:t>dispute,</w:t>
      </w:r>
      <w:proofErr w:type="gramEnd"/>
      <w:r w:rsidRPr="00A657A4">
        <w:rPr>
          <w:rFonts w:ascii="Times New Roman" w:hAnsi="Times New Roman" w:cs="Times New Roman"/>
          <w:sz w:val="22"/>
        </w:rPr>
        <w:t xml:space="preserve"> the Parties agree to submit the dispute to arbitration. The arbitration shall be conducted by a single arbitrator appointed by the Parties. If the Parties are unable to agree on an arbitrator, the arbitrator shall be appointed by the International Chamber of Commerce (ICC) of Milan in accordance with its rules. The arbitration shall take place in Milan.</w:t>
      </w:r>
    </w:p>
    <w:p w14:paraId="4D4E79A8" w14:textId="77777777" w:rsidR="00C90FE7" w:rsidRPr="00564775" w:rsidRDefault="00C90FE7" w:rsidP="00C90FE7">
      <w:pPr>
        <w:rPr>
          <w:rFonts w:ascii="Calibri" w:eastAsia="Calibri" w:hAnsi="Calibri" w:cs="Calibri"/>
          <w:sz w:val="22"/>
        </w:rPr>
      </w:pPr>
    </w:p>
    <w:bookmarkEnd w:id="40"/>
    <w:p w14:paraId="569DFE31" w14:textId="77777777" w:rsidR="00C90FE7" w:rsidRPr="00A657A4" w:rsidRDefault="00C90FE7" w:rsidP="00C90FE7">
      <w:pPr>
        <w:rPr>
          <w:rFonts w:ascii="Times New Roman" w:eastAsia="Calibri" w:hAnsi="Times New Roman" w:cs="Times New Roman"/>
          <w:b/>
          <w:bCs/>
          <w:sz w:val="22"/>
        </w:rPr>
      </w:pPr>
      <w:r w:rsidRPr="00A657A4">
        <w:rPr>
          <w:rFonts w:ascii="Times New Roman" w:eastAsia="Calibri" w:hAnsi="Times New Roman" w:cs="Times New Roman"/>
          <w:b/>
          <w:bCs/>
          <w:sz w:val="22"/>
        </w:rPr>
        <w:t>10. Validity</w:t>
      </w:r>
    </w:p>
    <w:p w14:paraId="062D87AE"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 xml:space="preserve">10.1 This Contract will be in effect upon the signatures of both Parties from the Effective Date through the following two (2) years or </w:t>
      </w:r>
      <w:proofErr w:type="spellStart"/>
      <w:r w:rsidRPr="00A657A4">
        <w:rPr>
          <w:rFonts w:ascii="Times New Roman" w:eastAsia="Calibri" w:hAnsi="Times New Roman" w:cs="Times New Roman"/>
          <w:sz w:val="22"/>
        </w:rPr>
        <w:t>twentyfour</w:t>
      </w:r>
      <w:proofErr w:type="spellEnd"/>
      <w:r w:rsidRPr="00A657A4">
        <w:rPr>
          <w:rFonts w:ascii="Times New Roman" w:eastAsia="Calibri" w:hAnsi="Times New Roman" w:cs="Times New Roman"/>
          <w:sz w:val="22"/>
        </w:rPr>
        <w:t xml:space="preserve"> (24) months and shall automatically renew on an annual basis, unless terminated in accordance with Article 11.</w:t>
      </w:r>
    </w:p>
    <w:p w14:paraId="1BBAC494" w14:textId="77777777" w:rsidR="00C90FE7" w:rsidRPr="003022E4" w:rsidRDefault="00C90FE7" w:rsidP="00C90FE7">
      <w:pPr>
        <w:rPr>
          <w:rFonts w:ascii="Calibri" w:eastAsia="Calibri" w:hAnsi="Calibri" w:cs="Calibri"/>
          <w:sz w:val="22"/>
        </w:rPr>
      </w:pPr>
    </w:p>
    <w:p w14:paraId="6714153D" w14:textId="77777777" w:rsidR="00C90FE7" w:rsidRPr="00A657A4" w:rsidRDefault="00C90FE7" w:rsidP="00C90FE7">
      <w:pPr>
        <w:rPr>
          <w:rFonts w:ascii="Times New Roman" w:eastAsia="Calibri" w:hAnsi="Times New Roman" w:cs="Times New Roman"/>
          <w:b/>
          <w:bCs/>
          <w:sz w:val="22"/>
        </w:rPr>
      </w:pPr>
      <w:r w:rsidRPr="00A657A4">
        <w:rPr>
          <w:rFonts w:ascii="Times New Roman" w:eastAsia="Calibri" w:hAnsi="Times New Roman" w:cs="Times New Roman"/>
          <w:b/>
          <w:bCs/>
          <w:sz w:val="22"/>
        </w:rPr>
        <w:t>11. Termination of the Contract</w:t>
      </w:r>
    </w:p>
    <w:p w14:paraId="087FBD33"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11.1 Either Party shall be entitled to cancel this Contract with at least two (2) months’ written notice.</w:t>
      </w:r>
    </w:p>
    <w:p w14:paraId="1DAF8A52" w14:textId="77777777" w:rsidR="0082048D" w:rsidRPr="0082048D" w:rsidRDefault="0082048D" w:rsidP="0082048D">
      <w:pPr>
        <w:rPr>
          <w:ins w:id="41" w:author="FURSYS" w:date="2025-11-13T14:23:00Z"/>
          <w:rFonts w:ascii="Calibri" w:eastAsia="Calibri" w:hAnsi="Calibri" w:cs="Calibri"/>
          <w:sz w:val="22"/>
        </w:rPr>
      </w:pPr>
      <w:ins w:id="42" w:author="FURSYS" w:date="2025-11-13T14:23:00Z">
        <w:r w:rsidRPr="0082048D">
          <w:rPr>
            <w:rFonts w:ascii="Calibri" w:eastAsia="Calibri" w:hAnsi="Calibri" w:cs="Calibri"/>
            <w:sz w:val="22"/>
          </w:rPr>
          <w:t>11.2 Either Party may immediately terminate this Contract upon the occurrence of any of the following events:</w:t>
        </w:r>
      </w:ins>
    </w:p>
    <w:p w14:paraId="725A307F" w14:textId="77777777" w:rsidR="0082048D" w:rsidRPr="0082048D" w:rsidRDefault="0082048D" w:rsidP="0082048D">
      <w:pPr>
        <w:rPr>
          <w:ins w:id="43" w:author="FURSYS" w:date="2025-11-13T14:23:00Z"/>
          <w:rFonts w:ascii="Calibri" w:eastAsia="Calibri" w:hAnsi="Calibri" w:cs="Calibri"/>
          <w:sz w:val="22"/>
        </w:rPr>
      </w:pPr>
      <w:ins w:id="44" w:author="FURSYS" w:date="2025-11-13T14:23:00Z">
        <w:r w:rsidRPr="0082048D">
          <w:rPr>
            <w:rFonts w:ascii="Calibri" w:eastAsia="Calibri" w:hAnsi="Calibri" w:cs="Calibri"/>
            <w:sz w:val="22"/>
          </w:rPr>
          <w:t>11.2.1 If a petition for bankruptcy, rehabilitation, or any similar proceeding is filed against the other Party;</w:t>
        </w:r>
      </w:ins>
    </w:p>
    <w:p w14:paraId="090367A2" w14:textId="77777777" w:rsidR="0082048D" w:rsidRPr="0082048D" w:rsidRDefault="0082048D" w:rsidP="0082048D">
      <w:pPr>
        <w:rPr>
          <w:ins w:id="45" w:author="FURSYS" w:date="2025-11-13T14:23:00Z"/>
          <w:rFonts w:ascii="Calibri" w:eastAsia="Calibri" w:hAnsi="Calibri" w:cs="Calibri"/>
          <w:sz w:val="22"/>
        </w:rPr>
      </w:pPr>
      <w:ins w:id="46" w:author="FURSYS" w:date="2025-11-13T14:23:00Z">
        <w:r w:rsidRPr="0082048D">
          <w:rPr>
            <w:rFonts w:ascii="Calibri" w:eastAsia="Calibri" w:hAnsi="Calibri" w:cs="Calibri"/>
            <w:sz w:val="22"/>
          </w:rPr>
          <w:t>11.2.2 If the other Party breaches this Contract and fails to remedy such breach within fourteen (14) days after receiving a written notice requesting correction;</w:t>
        </w:r>
      </w:ins>
    </w:p>
    <w:p w14:paraId="65F90690" w14:textId="01101660" w:rsidR="0082048D" w:rsidRPr="0082048D" w:rsidRDefault="0082048D" w:rsidP="0082048D">
      <w:pPr>
        <w:rPr>
          <w:ins w:id="47" w:author="FURSYS" w:date="2025-11-13T14:23:00Z"/>
          <w:rFonts w:ascii="Calibri" w:hAnsi="Calibri" w:cs="Calibri"/>
          <w:sz w:val="22"/>
        </w:rPr>
      </w:pPr>
      <w:ins w:id="48" w:author="FURSYS" w:date="2025-11-13T14:23:00Z">
        <w:r w:rsidRPr="0082048D">
          <w:rPr>
            <w:rFonts w:ascii="Calibri" w:eastAsia="Calibri" w:hAnsi="Calibri" w:cs="Calibri"/>
            <w:sz w:val="22"/>
          </w:rPr>
          <w:t>11.2.3 If the Seller causes damage to the Buyer through fraud or gross negligence.</w:t>
        </w:r>
      </w:ins>
    </w:p>
    <w:p w14:paraId="79D8F370" w14:textId="4198F93B" w:rsidR="0082048D" w:rsidRPr="0082048D" w:rsidRDefault="0082048D" w:rsidP="0082048D">
      <w:pPr>
        <w:rPr>
          <w:ins w:id="49" w:author="FURSYS" w:date="2025-11-13T14:23:00Z"/>
          <w:rFonts w:ascii="Calibri" w:eastAsia="Calibri" w:hAnsi="Calibri" w:cs="Calibri"/>
          <w:sz w:val="22"/>
        </w:rPr>
      </w:pPr>
      <w:ins w:id="50" w:author="FURSYS" w:date="2025-11-13T14:23:00Z">
        <w:r w:rsidRPr="0082048D">
          <w:rPr>
            <w:rFonts w:ascii="Calibri" w:eastAsia="Calibri" w:hAnsi="Calibri" w:cs="Calibri"/>
            <w:sz w:val="22"/>
          </w:rPr>
          <w:t xml:space="preserve">11.3 A Party that breaches this Contract and causes damage to the other Party shall compensate the other Party for all </w:t>
        </w:r>
      </w:ins>
      <w:ins w:id="51" w:author="FURSYS" w:date="2025-11-13T14:26:00Z">
        <w:r w:rsidR="00CA7911">
          <w:rPr>
            <w:rFonts w:ascii="Calibri" w:eastAsia="Calibri" w:hAnsi="Calibri" w:cs="Calibri"/>
            <w:sz w:val="22"/>
          </w:rPr>
          <w:t>direct damages</w:t>
        </w:r>
      </w:ins>
      <w:ins w:id="52" w:author="FURSYS" w:date="2025-11-13T14:23:00Z">
        <w:r w:rsidRPr="0082048D">
          <w:rPr>
            <w:rFonts w:ascii="Calibri" w:eastAsia="Calibri" w:hAnsi="Calibri" w:cs="Calibri"/>
            <w:sz w:val="22"/>
          </w:rPr>
          <w:t xml:space="preserve"> incurred thereby.</w:t>
        </w:r>
      </w:ins>
    </w:p>
    <w:p w14:paraId="278A008E" w14:textId="12FFF96A" w:rsidR="00C90FE7" w:rsidRPr="0082048D" w:rsidRDefault="0082048D" w:rsidP="0082048D">
      <w:pPr>
        <w:rPr>
          <w:rFonts w:ascii="Calibri" w:eastAsia="Calibri" w:hAnsi="Calibri" w:cs="Calibri"/>
          <w:sz w:val="22"/>
        </w:rPr>
      </w:pPr>
      <w:ins w:id="53" w:author="FURSYS" w:date="2025-11-13T14:23:00Z">
        <w:r w:rsidRPr="0082048D">
          <w:rPr>
            <w:rFonts w:ascii="Calibri" w:eastAsia="Calibri" w:hAnsi="Calibri" w:cs="Calibri"/>
            <w:sz w:val="22"/>
          </w:rPr>
          <w:t>11.4 The termination of this Contract shall not affect any claim for damages.</w:t>
        </w:r>
      </w:ins>
    </w:p>
    <w:p w14:paraId="744415CF" w14:textId="77777777" w:rsidR="00C90FE7" w:rsidRPr="00A62E0B" w:rsidRDefault="00C90FE7" w:rsidP="00C90FE7">
      <w:pPr>
        <w:rPr>
          <w:rFonts w:ascii="Calibri" w:hAnsi="Calibri" w:cs="Calibri"/>
          <w:sz w:val="22"/>
        </w:rPr>
      </w:pPr>
    </w:p>
    <w:p w14:paraId="73059850" w14:textId="77777777" w:rsidR="00C90FE7" w:rsidRPr="00A657A4" w:rsidRDefault="00C90FE7" w:rsidP="00C90FE7">
      <w:pPr>
        <w:rPr>
          <w:rFonts w:ascii="Times New Roman" w:eastAsia="Calibri" w:hAnsi="Times New Roman" w:cs="Times New Roman"/>
          <w:b/>
          <w:bCs/>
          <w:sz w:val="22"/>
        </w:rPr>
      </w:pPr>
      <w:r w:rsidRPr="00A657A4">
        <w:rPr>
          <w:rFonts w:ascii="Times New Roman" w:eastAsia="Calibri" w:hAnsi="Times New Roman" w:cs="Times New Roman"/>
          <w:b/>
          <w:bCs/>
          <w:sz w:val="22"/>
        </w:rPr>
        <w:t>12. Final Clauses</w:t>
      </w:r>
    </w:p>
    <w:p w14:paraId="38B1277B"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12.1 This Contract constitutes and governs all legal relationships existing between the Parties with respect to the sale and purchase of the Products, and supersedes and replaces any and all agreements previously existing between them.</w:t>
      </w:r>
    </w:p>
    <w:p w14:paraId="7F445B3E"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 xml:space="preserve">12.2 Unless otherwise provided for in this Contract, any amendments to this </w:t>
      </w:r>
      <w:proofErr w:type="gramStart"/>
      <w:r w:rsidRPr="00A657A4">
        <w:rPr>
          <w:rFonts w:ascii="Times New Roman" w:eastAsia="Calibri" w:hAnsi="Times New Roman" w:cs="Times New Roman"/>
          <w:sz w:val="22"/>
        </w:rPr>
        <w:t>Contract  may</w:t>
      </w:r>
      <w:proofErr w:type="gramEnd"/>
      <w:r w:rsidRPr="00A657A4">
        <w:rPr>
          <w:rFonts w:ascii="Times New Roman" w:eastAsia="Calibri" w:hAnsi="Times New Roman" w:cs="Times New Roman"/>
          <w:sz w:val="22"/>
        </w:rPr>
        <w:t xml:space="preserve"> only be made in writing by means of documents signed by both Parties.</w:t>
      </w:r>
    </w:p>
    <w:p w14:paraId="7C6D5740" w14:textId="77777777" w:rsidR="00C90FE7" w:rsidRPr="00A657A4" w:rsidRDefault="00C90FE7" w:rsidP="00C90FE7">
      <w:pPr>
        <w:rPr>
          <w:rFonts w:ascii="Times New Roman" w:eastAsia="Calibri" w:hAnsi="Times New Roman" w:cs="Times New Roman"/>
          <w:sz w:val="22"/>
        </w:rPr>
      </w:pPr>
      <w:r w:rsidRPr="00A657A4">
        <w:rPr>
          <w:rFonts w:ascii="Times New Roman" w:eastAsia="Calibri" w:hAnsi="Times New Roman" w:cs="Times New Roman"/>
          <w:sz w:val="22"/>
        </w:rPr>
        <w:t>12.3 Any Party’s failure to exercise any right under this contract shall not be deemed as a waiver of such right, nor forfeit or impede the exercise of such right at any time thereafter.</w:t>
      </w:r>
    </w:p>
    <w:p w14:paraId="09B92AAA" w14:textId="787D8462" w:rsidR="00C90FE7" w:rsidRDefault="00C90FE7" w:rsidP="00C90FE7">
      <w:pPr>
        <w:rPr>
          <w:ins w:id="54" w:author="FURSYS" w:date="2025-11-13T14:51:00Z"/>
          <w:rFonts w:ascii="Times New Roman" w:eastAsia="Calibri" w:hAnsi="Times New Roman" w:cs="Times New Roman"/>
          <w:sz w:val="22"/>
        </w:rPr>
      </w:pPr>
      <w:r w:rsidRPr="00A657A4">
        <w:rPr>
          <w:rFonts w:ascii="Times New Roman" w:eastAsia="Calibri" w:hAnsi="Times New Roman" w:cs="Times New Roman"/>
          <w:sz w:val="22"/>
        </w:rPr>
        <w:t>12.4 The Parties expressly acknowledge that for no reason whatsoever, not even in light of subsequent implied conduct, the continuous and repeated sales of Products by the Seller may grant any right of exclusivity to the Buyer or give rise to a relationship of dealership, distribution, agency or collaboration whatsoever.</w:t>
      </w:r>
    </w:p>
    <w:p w14:paraId="024C91D3" w14:textId="4E83069F" w:rsidR="00497AA2" w:rsidRDefault="00497AA2" w:rsidP="00C90FE7">
      <w:pPr>
        <w:rPr>
          <w:ins w:id="55" w:author="FURSYS" w:date="2025-11-13T14:51:00Z"/>
          <w:rFonts w:ascii="Times New Roman" w:hAnsi="Times New Roman" w:cs="Times New Roman"/>
          <w:sz w:val="22"/>
        </w:rPr>
      </w:pPr>
    </w:p>
    <w:p w14:paraId="55CCDC46" w14:textId="5469ACDB" w:rsidR="00497AA2" w:rsidRPr="00497AA2" w:rsidRDefault="00497AA2" w:rsidP="00497AA2">
      <w:pPr>
        <w:rPr>
          <w:ins w:id="56" w:author="FURSYS" w:date="2025-11-13T14:51:00Z"/>
          <w:rFonts w:ascii="Times New Roman" w:eastAsia="Calibri" w:hAnsi="Times New Roman" w:cs="Times New Roman"/>
          <w:b/>
          <w:sz w:val="22"/>
          <w:rPrChange w:id="57" w:author="FURSYS" w:date="2025-11-13T14:51:00Z">
            <w:rPr>
              <w:ins w:id="58" w:author="FURSYS" w:date="2025-11-13T14:51:00Z"/>
              <w:rFonts w:ascii="Times New Roman" w:eastAsia="Calibri" w:hAnsi="Times New Roman" w:cs="Times New Roman"/>
              <w:sz w:val="22"/>
            </w:rPr>
          </w:rPrChange>
        </w:rPr>
      </w:pPr>
      <w:ins w:id="59" w:author="FURSYS" w:date="2025-11-13T14:51:00Z">
        <w:r w:rsidRPr="00497AA2">
          <w:rPr>
            <w:rFonts w:ascii="Times New Roman" w:eastAsia="Calibri" w:hAnsi="Times New Roman" w:cs="Times New Roman"/>
            <w:b/>
            <w:sz w:val="22"/>
            <w:rPrChange w:id="60" w:author="FURSYS" w:date="2025-11-13T14:51:00Z">
              <w:rPr>
                <w:rFonts w:ascii="Times New Roman" w:eastAsia="Calibri" w:hAnsi="Times New Roman" w:cs="Times New Roman"/>
                <w:sz w:val="22"/>
              </w:rPr>
            </w:rPrChange>
          </w:rPr>
          <w:t>13. Governing Law and Jurisdiction</w:t>
        </w:r>
      </w:ins>
    </w:p>
    <w:p w14:paraId="13A1D9BC" w14:textId="0500A364" w:rsidR="00497AA2" w:rsidRPr="00497AA2" w:rsidDel="00497AA2" w:rsidRDefault="00497AA2" w:rsidP="00497AA2">
      <w:pPr>
        <w:rPr>
          <w:del w:id="61" w:author="FURSYS" w:date="2025-11-13T14:51:00Z"/>
          <w:rFonts w:ascii="Times New Roman" w:eastAsia="Calibri" w:hAnsi="Times New Roman" w:cs="Times New Roman"/>
          <w:sz w:val="22"/>
        </w:rPr>
      </w:pPr>
      <w:ins w:id="62" w:author="FURSYS" w:date="2025-11-13T14:51:00Z">
        <w:r>
          <w:rPr>
            <w:rFonts w:ascii="Times New Roman" w:eastAsia="Calibri" w:hAnsi="Times New Roman" w:cs="Times New Roman"/>
            <w:sz w:val="22"/>
          </w:rPr>
          <w:lastRenderedPageBreak/>
          <w:t>13.1</w:t>
        </w:r>
        <w:r w:rsidRPr="00497AA2">
          <w:rPr>
            <w:rFonts w:ascii="Times New Roman" w:eastAsia="Calibri" w:hAnsi="Times New Roman" w:cs="Times New Roman"/>
            <w:sz w:val="22"/>
          </w:rPr>
          <w:t xml:space="preserve"> This Contract shall be governed by and construed in accordance with the laws of the Republic of Korea. Any and all disputes arising out of or in connection with this Contract shall be submitted to the exclusive jurisdiction of the Seoul Central District Court.</w:t>
        </w:r>
      </w:ins>
    </w:p>
    <w:p w14:paraId="1FA66B57" w14:textId="77777777" w:rsidR="00C90FE7" w:rsidRPr="003022E4" w:rsidRDefault="00C90FE7" w:rsidP="00C90FE7">
      <w:pPr>
        <w:rPr>
          <w:rFonts w:ascii="Calibri" w:eastAsia="Calibri" w:hAnsi="Calibri" w:cs="Calibri"/>
          <w:sz w:val="22"/>
        </w:rPr>
      </w:pPr>
    </w:p>
    <w:p w14:paraId="4E70A931" w14:textId="77777777" w:rsidR="00C90FE7" w:rsidRPr="00753DB2" w:rsidRDefault="00C90FE7" w:rsidP="00C90FE7">
      <w:pPr>
        <w:wordWrap/>
        <w:spacing w:line="360" w:lineRule="auto"/>
        <w:rPr>
          <w:rFonts w:ascii="Times New Roman" w:hAnsi="Times New Roman" w:cs="Times New Roman"/>
          <w:sz w:val="22"/>
        </w:rPr>
      </w:pPr>
      <w:r w:rsidRPr="00753DB2">
        <w:rPr>
          <w:rFonts w:ascii="Times New Roman" w:hAnsi="Times New Roman" w:cs="Times New Roman"/>
          <w:b/>
          <w:sz w:val="22"/>
        </w:rPr>
        <w:t>IN WITNESS WHEREOF</w:t>
      </w:r>
      <w:r w:rsidRPr="00753DB2">
        <w:rPr>
          <w:rFonts w:ascii="Times New Roman" w:hAnsi="Times New Roman" w:cs="Times New Roman"/>
          <w:sz w:val="22"/>
        </w:rPr>
        <w:t xml:space="preserve">, the </w:t>
      </w:r>
      <w:r>
        <w:rPr>
          <w:rFonts w:ascii="Times New Roman" w:hAnsi="Times New Roman" w:cs="Times New Roman"/>
          <w:sz w:val="22"/>
        </w:rPr>
        <w:t>P</w:t>
      </w:r>
      <w:r w:rsidRPr="00753DB2">
        <w:rPr>
          <w:rFonts w:ascii="Times New Roman" w:hAnsi="Times New Roman" w:cs="Times New Roman"/>
          <w:sz w:val="22"/>
        </w:rPr>
        <w:t>arties have each caused this Sales Contract to be signed and delivered by their duly-authorized representatives as of the date first written above.</w:t>
      </w:r>
    </w:p>
    <w:p w14:paraId="5317ACAB" w14:textId="77777777" w:rsidR="00C90FE7" w:rsidRDefault="00C90FE7" w:rsidP="00C90FE7">
      <w:pPr>
        <w:wordWrap/>
        <w:spacing w:line="360" w:lineRule="auto"/>
        <w:rPr>
          <w:rFonts w:ascii="Times New Roman" w:hAnsi="Times New Roman" w:cs="Times New Roman"/>
          <w:sz w:val="22"/>
        </w:rPr>
      </w:pPr>
      <w:r>
        <w:rPr>
          <w:rFonts w:ascii="Times New Roman" w:hAnsi="Times New Roman" w:cs="Times New Roman"/>
          <w:sz w:val="22"/>
        </w:rPr>
        <w:t>15</w:t>
      </w:r>
      <w:r w:rsidRPr="00A657A4">
        <w:rPr>
          <w:rFonts w:ascii="Times New Roman" w:hAnsi="Times New Roman" w:cs="Times New Roman"/>
          <w:sz w:val="22"/>
          <w:vertAlign w:val="superscript"/>
        </w:rPr>
        <w:t>th</w:t>
      </w:r>
      <w:r>
        <w:rPr>
          <w:rFonts w:ascii="Times New Roman" w:hAnsi="Times New Roman" w:cs="Times New Roman"/>
          <w:sz w:val="22"/>
        </w:rPr>
        <w:t xml:space="preserve"> October 2025</w:t>
      </w:r>
    </w:p>
    <w:p w14:paraId="4E47FD3A" w14:textId="77777777" w:rsidR="00C90FE7" w:rsidRDefault="00C90FE7" w:rsidP="00C90FE7">
      <w:pPr>
        <w:wordWrap/>
        <w:spacing w:line="360" w:lineRule="auto"/>
        <w:rPr>
          <w:rFonts w:ascii="Times New Roman" w:hAnsi="Times New Roman" w:cs="Times New Roman"/>
          <w:sz w:val="22"/>
        </w:rPr>
      </w:pPr>
    </w:p>
    <w:p w14:paraId="3ACA837F" w14:textId="77777777" w:rsidR="00C90FE7" w:rsidRDefault="00C90FE7" w:rsidP="00C90FE7">
      <w:pPr>
        <w:wordWrap/>
        <w:spacing w:line="360" w:lineRule="auto"/>
        <w:rPr>
          <w:rFonts w:ascii="Times New Roman" w:hAnsi="Times New Roman" w:cs="Times New Roman"/>
          <w:sz w:val="22"/>
        </w:rPr>
      </w:pPr>
    </w:p>
    <w:p w14:paraId="0623686C" w14:textId="78C11F14" w:rsidR="00C90FE7" w:rsidRPr="00316332" w:rsidRDefault="00C90FE7" w:rsidP="00C90FE7">
      <w:pPr>
        <w:wordWrap/>
        <w:spacing w:line="276" w:lineRule="auto"/>
        <w:rPr>
          <w:rFonts w:ascii="Times New Roman" w:hAnsi="Times New Roman" w:cs="Times New Roman"/>
          <w:b/>
          <w:bCs/>
          <w:szCs w:val="20"/>
        </w:rPr>
      </w:pPr>
      <w:r w:rsidRPr="00514E9F">
        <w:rPr>
          <w:rFonts w:ascii="Times New Roman" w:hAnsi="Times New Roman" w:cs="Times New Roman"/>
          <w:b/>
          <w:bCs/>
          <w:szCs w:val="20"/>
        </w:rPr>
        <w:tab/>
      </w:r>
      <w:r w:rsidRPr="00514E9F">
        <w:rPr>
          <w:rFonts w:ascii="Times New Roman" w:hAnsi="Times New Roman" w:cs="Times New Roman"/>
          <w:b/>
          <w:bCs/>
          <w:szCs w:val="20"/>
        </w:rPr>
        <w:tab/>
      </w:r>
      <w:r w:rsidRPr="00316332">
        <w:rPr>
          <w:rFonts w:ascii="Times New Roman" w:hAnsi="Times New Roman" w:cs="Times New Roman"/>
          <w:b/>
          <w:bCs/>
          <w:szCs w:val="20"/>
        </w:rPr>
        <w:t>-SELLER-</w:t>
      </w:r>
      <w:r w:rsidRPr="00316332">
        <w:rPr>
          <w:rFonts w:ascii="Times New Roman" w:hAnsi="Times New Roman" w:cs="Times New Roman"/>
          <w:b/>
          <w:bCs/>
          <w:szCs w:val="20"/>
        </w:rPr>
        <w:tab/>
      </w:r>
      <w:r w:rsidRPr="00316332">
        <w:rPr>
          <w:rFonts w:ascii="Times New Roman" w:hAnsi="Times New Roman" w:cs="Times New Roman"/>
          <w:b/>
          <w:bCs/>
          <w:szCs w:val="20"/>
        </w:rPr>
        <w:tab/>
      </w:r>
      <w:r w:rsidRPr="00316332">
        <w:rPr>
          <w:rFonts w:ascii="Times New Roman" w:hAnsi="Times New Roman" w:cs="Times New Roman"/>
          <w:b/>
          <w:bCs/>
          <w:szCs w:val="20"/>
        </w:rPr>
        <w:tab/>
      </w:r>
      <w:r w:rsidRPr="00316332">
        <w:rPr>
          <w:rFonts w:ascii="Times New Roman" w:hAnsi="Times New Roman" w:cs="Times New Roman"/>
          <w:b/>
          <w:bCs/>
          <w:szCs w:val="20"/>
        </w:rPr>
        <w:tab/>
      </w:r>
      <w:r w:rsidRPr="00316332">
        <w:rPr>
          <w:rFonts w:ascii="Times New Roman" w:hAnsi="Times New Roman" w:cs="Times New Roman"/>
          <w:b/>
          <w:bCs/>
          <w:szCs w:val="20"/>
        </w:rPr>
        <w:tab/>
      </w:r>
      <w:r w:rsidR="00277CC2" w:rsidRPr="00316332">
        <w:rPr>
          <w:rFonts w:ascii="Times New Roman" w:hAnsi="Times New Roman" w:cs="Times New Roman"/>
          <w:b/>
          <w:bCs/>
          <w:szCs w:val="20"/>
        </w:rPr>
        <w:t xml:space="preserve">             </w:t>
      </w:r>
      <w:r w:rsidRPr="00316332">
        <w:rPr>
          <w:rFonts w:ascii="Times New Roman" w:hAnsi="Times New Roman" w:cs="Times New Roman"/>
          <w:b/>
          <w:bCs/>
          <w:szCs w:val="20"/>
        </w:rPr>
        <w:t>-BUYER-</w:t>
      </w:r>
    </w:p>
    <w:p w14:paraId="17699D13" w14:textId="77777777" w:rsidR="00C90FE7" w:rsidRPr="00316332" w:rsidRDefault="00C90FE7" w:rsidP="00C90FE7">
      <w:pPr>
        <w:wordWrap/>
        <w:spacing w:line="276" w:lineRule="auto"/>
        <w:rPr>
          <w:rFonts w:ascii="Times New Roman" w:hAnsi="Times New Roman" w:cs="Times New Roman"/>
          <w:szCs w:val="20"/>
        </w:rPr>
      </w:pPr>
    </w:p>
    <w:p w14:paraId="49BBB153" w14:textId="5577B9E4" w:rsidR="00C90FE7" w:rsidRPr="00316332" w:rsidRDefault="00C90FE7" w:rsidP="00C90FE7">
      <w:pPr>
        <w:wordWrap/>
        <w:spacing w:line="276" w:lineRule="auto"/>
        <w:rPr>
          <w:rFonts w:ascii="Times New Roman" w:hAnsi="Times New Roman" w:cs="Times New Roman"/>
          <w:szCs w:val="20"/>
        </w:rPr>
      </w:pPr>
      <w:r w:rsidRPr="00316332">
        <w:rPr>
          <w:rFonts w:ascii="Times New Roman" w:hAnsi="Times New Roman" w:cs="Times New Roman"/>
          <w:szCs w:val="20"/>
        </w:rPr>
        <w:t xml:space="preserve">       ______________________________                 </w:t>
      </w:r>
      <w:r w:rsidR="00277CC2" w:rsidRPr="00316332">
        <w:rPr>
          <w:rFonts w:ascii="Times New Roman" w:hAnsi="Times New Roman" w:cs="Times New Roman"/>
          <w:szCs w:val="20"/>
        </w:rPr>
        <w:t xml:space="preserve">                       </w:t>
      </w:r>
      <w:r w:rsidRPr="00316332">
        <w:rPr>
          <w:rFonts w:ascii="Times New Roman" w:hAnsi="Times New Roman" w:cs="Times New Roman"/>
          <w:szCs w:val="20"/>
        </w:rPr>
        <w:t>______________________________</w:t>
      </w:r>
    </w:p>
    <w:p w14:paraId="408EABAC" w14:textId="521DB404" w:rsidR="00C90FE7" w:rsidRDefault="00C90FE7" w:rsidP="00C90FE7">
      <w:pPr>
        <w:wordWrap/>
        <w:spacing w:after="0" w:line="276" w:lineRule="auto"/>
        <w:rPr>
          <w:rFonts w:ascii="Times New Roman" w:hAnsi="Times New Roman" w:cs="Times New Roman"/>
          <w:szCs w:val="20"/>
          <w:lang w:val="it-IT"/>
        </w:rPr>
      </w:pPr>
      <w:r w:rsidRPr="00316332">
        <w:rPr>
          <w:rFonts w:ascii="Times New Roman" w:hAnsi="Times New Roman" w:cs="Times New Roman"/>
          <w:szCs w:val="20"/>
        </w:rPr>
        <w:t xml:space="preserve">       </w:t>
      </w:r>
      <w:r w:rsidRPr="00316332">
        <w:rPr>
          <w:rFonts w:ascii="Times New Roman" w:hAnsi="Times New Roman" w:cs="Times New Roman"/>
          <w:b/>
          <w:bCs/>
          <w:szCs w:val="20"/>
        </w:rPr>
        <w:t>OMP SRL</w:t>
      </w:r>
      <w:r w:rsidRPr="00316332">
        <w:rPr>
          <w:rFonts w:ascii="Times New Roman" w:hAnsi="Times New Roman" w:cs="Times New Roman"/>
          <w:szCs w:val="20"/>
        </w:rPr>
        <w:t xml:space="preserve"> – Via Ca’ </w:t>
      </w:r>
      <w:proofErr w:type="spellStart"/>
      <w:r w:rsidRPr="00316332">
        <w:rPr>
          <w:rFonts w:ascii="Times New Roman" w:hAnsi="Times New Roman" w:cs="Times New Roman"/>
          <w:szCs w:val="20"/>
        </w:rPr>
        <w:t>Leoncino</w:t>
      </w:r>
      <w:proofErr w:type="spellEnd"/>
      <w:r w:rsidRPr="00316332">
        <w:rPr>
          <w:rFonts w:ascii="Times New Roman" w:hAnsi="Times New Roman" w:cs="Times New Roman"/>
          <w:szCs w:val="20"/>
        </w:rPr>
        <w:t xml:space="preserve">, 2 </w:t>
      </w:r>
      <w:r w:rsidRPr="00316332">
        <w:rPr>
          <w:rFonts w:ascii="Times New Roman" w:hAnsi="Times New Roman" w:cs="Times New Roman"/>
          <w:szCs w:val="20"/>
        </w:rPr>
        <w:tab/>
      </w:r>
      <w:r w:rsidRPr="00316332">
        <w:rPr>
          <w:rFonts w:ascii="Times New Roman" w:hAnsi="Times New Roman" w:cs="Times New Roman"/>
          <w:szCs w:val="20"/>
        </w:rPr>
        <w:tab/>
        <w:t xml:space="preserve">        </w:t>
      </w:r>
      <w:r w:rsidR="00277CC2" w:rsidRPr="00316332">
        <w:rPr>
          <w:rFonts w:ascii="Times New Roman" w:hAnsi="Times New Roman" w:cs="Times New Roman"/>
          <w:szCs w:val="20"/>
        </w:rPr>
        <w:t xml:space="preserve">              </w:t>
      </w:r>
      <w:r w:rsidRPr="00316332">
        <w:rPr>
          <w:rFonts w:ascii="Times New Roman" w:hAnsi="Times New Roman" w:cs="Times New Roman"/>
          <w:b/>
          <w:bCs/>
          <w:szCs w:val="20"/>
        </w:rPr>
        <w:t>FURSYS INC</w:t>
      </w:r>
      <w:r w:rsidRPr="00316332">
        <w:rPr>
          <w:rFonts w:ascii="Times New Roman" w:hAnsi="Times New Roman" w:cs="Times New Roman"/>
          <w:szCs w:val="20"/>
        </w:rPr>
        <w:t xml:space="preserve">.– </w:t>
      </w:r>
      <w:r>
        <w:rPr>
          <w:rFonts w:ascii="Times New Roman" w:hAnsi="Times New Roman" w:cs="Times New Roman"/>
          <w:szCs w:val="20"/>
          <w:lang w:val="it-IT"/>
        </w:rPr>
        <w:t>Ogeum-ro 311</w:t>
      </w:r>
    </w:p>
    <w:p w14:paraId="3C5CBC40" w14:textId="700450F2" w:rsidR="00C90FE7" w:rsidRDefault="00C90FE7" w:rsidP="00C90FE7">
      <w:pPr>
        <w:wordWrap/>
        <w:spacing w:line="276" w:lineRule="auto"/>
        <w:rPr>
          <w:rFonts w:ascii="Times New Roman" w:hAnsi="Times New Roman" w:cs="Times New Roman"/>
          <w:szCs w:val="20"/>
          <w:lang w:val="it-IT"/>
        </w:rPr>
      </w:pPr>
      <w:r>
        <w:rPr>
          <w:rFonts w:ascii="Times New Roman" w:hAnsi="Times New Roman" w:cs="Times New Roman"/>
          <w:szCs w:val="20"/>
          <w:lang w:val="it-IT"/>
        </w:rPr>
        <w:t xml:space="preserve"> 31030 </w:t>
      </w:r>
      <w:r w:rsidRPr="00514E9F">
        <w:rPr>
          <w:rFonts w:ascii="Times New Roman" w:hAnsi="Times New Roman" w:cs="Times New Roman"/>
          <w:sz w:val="18"/>
          <w:szCs w:val="18"/>
          <w:lang w:val="it-IT"/>
        </w:rPr>
        <w:t>CASTELLO DI GODEGO</w:t>
      </w:r>
      <w:r>
        <w:rPr>
          <w:rFonts w:ascii="Times New Roman" w:hAnsi="Times New Roman" w:cs="Times New Roman"/>
          <w:szCs w:val="20"/>
          <w:lang w:val="it-IT"/>
        </w:rPr>
        <w:t xml:space="preserve"> (TV) – ITALY           </w:t>
      </w:r>
      <w:r w:rsidR="00277CC2">
        <w:rPr>
          <w:rFonts w:ascii="Times New Roman" w:hAnsi="Times New Roman" w:cs="Times New Roman"/>
          <w:szCs w:val="20"/>
          <w:lang w:val="it-IT"/>
        </w:rPr>
        <w:t xml:space="preserve">          </w:t>
      </w:r>
      <w:r>
        <w:rPr>
          <w:rFonts w:ascii="Times New Roman" w:hAnsi="Times New Roman" w:cs="Times New Roman"/>
          <w:szCs w:val="20"/>
          <w:lang w:val="it-IT"/>
        </w:rPr>
        <w:t xml:space="preserve">Songpa-gu, 05661 </w:t>
      </w:r>
      <w:r w:rsidRPr="00514E9F">
        <w:rPr>
          <w:rFonts w:ascii="Times New Roman" w:hAnsi="Times New Roman" w:cs="Times New Roman"/>
          <w:sz w:val="18"/>
          <w:szCs w:val="18"/>
          <w:lang w:val="it-IT"/>
        </w:rPr>
        <w:t>SEOUL</w:t>
      </w:r>
      <w:r>
        <w:rPr>
          <w:rFonts w:ascii="Times New Roman" w:hAnsi="Times New Roman" w:cs="Times New Roman"/>
          <w:szCs w:val="20"/>
          <w:lang w:val="it-IT"/>
        </w:rPr>
        <w:t>, REPUPLIC OF KOREA</w:t>
      </w:r>
    </w:p>
    <w:p w14:paraId="4CAECA20" w14:textId="2AFB4416" w:rsidR="00C90FE7" w:rsidRPr="00C90FE7" w:rsidRDefault="00C90FE7" w:rsidP="00C90FE7">
      <w:pPr>
        <w:wordWrap/>
        <w:spacing w:line="276" w:lineRule="auto"/>
        <w:rPr>
          <w:rFonts w:ascii="Times New Roman" w:hAnsi="Times New Roman" w:cs="Times New Roman"/>
          <w:szCs w:val="20"/>
        </w:rPr>
      </w:pPr>
      <w:r>
        <w:rPr>
          <w:rFonts w:ascii="Times New Roman" w:hAnsi="Times New Roman" w:cs="Times New Roman"/>
          <w:szCs w:val="20"/>
          <w:lang w:val="it-IT"/>
        </w:rPr>
        <w:t xml:space="preserve">    </w:t>
      </w:r>
      <w:r w:rsidRPr="00C90FE7">
        <w:rPr>
          <w:rFonts w:ascii="Times New Roman" w:hAnsi="Times New Roman" w:cs="Times New Roman"/>
          <w:szCs w:val="20"/>
        </w:rPr>
        <w:t>Giuseppe Pegoraro – Legal Representative</w:t>
      </w:r>
      <w:r w:rsidRPr="00C90FE7">
        <w:rPr>
          <w:rFonts w:ascii="Times New Roman" w:hAnsi="Times New Roman" w:cs="Times New Roman"/>
          <w:szCs w:val="20"/>
        </w:rPr>
        <w:tab/>
      </w:r>
      <w:r w:rsidRPr="00C90FE7">
        <w:rPr>
          <w:rFonts w:ascii="Times New Roman" w:hAnsi="Times New Roman" w:cs="Times New Roman"/>
          <w:szCs w:val="20"/>
        </w:rPr>
        <w:tab/>
      </w:r>
      <w:r w:rsidR="00277CC2">
        <w:rPr>
          <w:rFonts w:ascii="Times New Roman" w:hAnsi="Times New Roman" w:cs="Times New Roman"/>
          <w:szCs w:val="20"/>
        </w:rPr>
        <w:t xml:space="preserve">    </w:t>
      </w:r>
      <w:r w:rsidRPr="00C90FE7">
        <w:rPr>
          <w:rFonts w:ascii="Times New Roman" w:hAnsi="Times New Roman" w:cs="Times New Roman"/>
          <w:szCs w:val="20"/>
        </w:rPr>
        <w:t xml:space="preserve">    Kwang-ho PARK, CEO of </w:t>
      </w:r>
      <w:proofErr w:type="spellStart"/>
      <w:r w:rsidRPr="00C90FE7">
        <w:rPr>
          <w:rFonts w:ascii="Times New Roman" w:hAnsi="Times New Roman" w:cs="Times New Roman"/>
          <w:szCs w:val="20"/>
        </w:rPr>
        <w:t>Fursys</w:t>
      </w:r>
      <w:proofErr w:type="spellEnd"/>
      <w:r w:rsidRPr="00C90FE7">
        <w:rPr>
          <w:rFonts w:ascii="Times New Roman" w:hAnsi="Times New Roman" w:cs="Times New Roman"/>
          <w:szCs w:val="20"/>
        </w:rPr>
        <w:t xml:space="preserve"> Inc.</w:t>
      </w:r>
    </w:p>
    <w:p w14:paraId="688D1686" w14:textId="77777777" w:rsidR="00C90FE7" w:rsidRDefault="00C90FE7" w:rsidP="00C90FE7">
      <w:pPr>
        <w:wordWrap/>
        <w:spacing w:line="360" w:lineRule="auto"/>
        <w:rPr>
          <w:rFonts w:ascii="Times New Roman" w:hAnsi="Times New Roman" w:cs="Times New Roman"/>
          <w:sz w:val="22"/>
        </w:rPr>
      </w:pPr>
    </w:p>
    <w:p w14:paraId="5B93CA5E" w14:textId="77777777" w:rsidR="00C90FE7" w:rsidRPr="0042423A" w:rsidRDefault="00C90FE7" w:rsidP="00C90FE7">
      <w:pPr>
        <w:wordWrap/>
        <w:spacing w:line="360" w:lineRule="auto"/>
        <w:rPr>
          <w:rFonts w:ascii="Times New Roman" w:hAnsi="Times New Roman" w:cs="Times New Roman"/>
          <w:sz w:val="22"/>
        </w:rPr>
      </w:pPr>
      <w:r w:rsidRPr="0042423A">
        <w:rPr>
          <w:rFonts w:ascii="Times New Roman" w:hAnsi="Times New Roman" w:cs="Times New Roman"/>
          <w:sz w:val="22"/>
        </w:rPr>
        <w:t xml:space="preserve">Enclosures </w:t>
      </w:r>
      <w:r w:rsidRPr="00A657A4">
        <w:rPr>
          <w:rFonts w:ascii="Times New Roman" w:hAnsi="Times New Roman" w:cs="Times New Roman"/>
          <w:sz w:val="22"/>
        </w:rPr>
        <w:t xml:space="preserve">which form an integral part of this Contract: </w:t>
      </w:r>
    </w:p>
    <w:p w14:paraId="4FC751E9" w14:textId="77777777" w:rsidR="00C90FE7" w:rsidRPr="00A657A4" w:rsidRDefault="00C90FE7" w:rsidP="00316332">
      <w:pPr>
        <w:wordWrap/>
        <w:spacing w:after="0" w:line="360" w:lineRule="auto"/>
        <w:jc w:val="left"/>
        <w:rPr>
          <w:rFonts w:ascii="Times New Roman" w:hAnsi="Times New Roman" w:cs="Times New Roman"/>
          <w:sz w:val="22"/>
        </w:rPr>
      </w:pPr>
      <w:r w:rsidRPr="00A657A4">
        <w:rPr>
          <w:rFonts w:ascii="Times New Roman" w:hAnsi="Times New Roman" w:cs="Times New Roman"/>
          <w:sz w:val="22"/>
        </w:rPr>
        <w:t>EXHIBIT A (</w:t>
      </w:r>
      <w:r w:rsidRPr="0042423A">
        <w:rPr>
          <w:rFonts w:ascii="Times New Roman" w:hAnsi="Times New Roman" w:cs="Times New Roman"/>
          <w:sz w:val="22"/>
        </w:rPr>
        <w:t>Prices, codes and description of the Products, delivery terms, and payment condition</w:t>
      </w:r>
      <w:r>
        <w:rPr>
          <w:rFonts w:ascii="Times New Roman" w:hAnsi="Times New Roman" w:cs="Times New Roman"/>
          <w:sz w:val="22"/>
        </w:rPr>
        <w:t>s</w:t>
      </w:r>
      <w:r w:rsidRPr="0042423A">
        <w:rPr>
          <w:rFonts w:ascii="Times New Roman" w:hAnsi="Times New Roman" w:cs="Times New Roman"/>
          <w:sz w:val="22"/>
        </w:rPr>
        <w:t>)</w:t>
      </w:r>
      <w:r w:rsidRPr="00A657A4" w:rsidDel="00FD5842">
        <w:rPr>
          <w:rFonts w:ascii="Times New Roman" w:hAnsi="Times New Roman" w:cs="Times New Roman"/>
          <w:sz w:val="22"/>
        </w:rPr>
        <w:t xml:space="preserve"> </w:t>
      </w:r>
    </w:p>
    <w:p w14:paraId="2C9E48B6" w14:textId="77777777" w:rsidR="00C90FE7" w:rsidRPr="00A657A4" w:rsidRDefault="00C90FE7" w:rsidP="00316332">
      <w:pPr>
        <w:wordWrap/>
        <w:spacing w:after="0" w:line="360" w:lineRule="auto"/>
        <w:jc w:val="left"/>
        <w:rPr>
          <w:rFonts w:ascii="Times New Roman" w:hAnsi="Times New Roman" w:cs="Times New Roman"/>
          <w:sz w:val="22"/>
        </w:rPr>
      </w:pPr>
      <w:r w:rsidRPr="00A657A4">
        <w:rPr>
          <w:rFonts w:ascii="Times New Roman" w:hAnsi="Times New Roman" w:cs="Times New Roman"/>
          <w:sz w:val="22"/>
        </w:rPr>
        <w:t>EXHIBIT B (Warranty Policy)</w:t>
      </w:r>
    </w:p>
    <w:p w14:paraId="4F584BA1" w14:textId="5F829350" w:rsidR="00C90FE7" w:rsidRPr="00A657A4" w:rsidRDefault="00C90FE7" w:rsidP="00316332">
      <w:pPr>
        <w:wordWrap/>
        <w:spacing w:after="0" w:line="360" w:lineRule="auto"/>
        <w:jc w:val="left"/>
        <w:rPr>
          <w:rFonts w:ascii="Times New Roman" w:hAnsi="Times New Roman" w:cs="Times New Roman"/>
          <w:sz w:val="22"/>
        </w:rPr>
      </w:pPr>
      <w:r w:rsidRPr="00A657A4">
        <w:rPr>
          <w:rFonts w:ascii="Times New Roman" w:hAnsi="Times New Roman" w:cs="Times New Roman"/>
          <w:sz w:val="22"/>
        </w:rPr>
        <w:t>EXHIBIT C (User Manual</w:t>
      </w:r>
      <w:r w:rsidR="00413922">
        <w:rPr>
          <w:rFonts w:ascii="Times New Roman" w:hAnsi="Times New Roman" w:cs="Times New Roman"/>
          <w:sz w:val="22"/>
        </w:rPr>
        <w:t>s</w:t>
      </w:r>
      <w:r w:rsidRPr="00A657A4">
        <w:rPr>
          <w:rFonts w:ascii="Times New Roman" w:hAnsi="Times New Roman" w:cs="Times New Roman"/>
          <w:sz w:val="22"/>
        </w:rPr>
        <w:t>)</w:t>
      </w:r>
    </w:p>
    <w:p w14:paraId="08295100" w14:textId="34152426" w:rsidR="004C6340" w:rsidRDefault="004C6340" w:rsidP="00C90FE7">
      <w:pPr>
        <w:wordWrap/>
        <w:spacing w:line="360" w:lineRule="auto"/>
        <w:rPr>
          <w:rFonts w:ascii="Times New Roman" w:hAnsi="Times New Roman" w:cs="Times New Roman"/>
          <w:sz w:val="22"/>
        </w:rPr>
      </w:pPr>
    </w:p>
    <w:p w14:paraId="532AE6BD" w14:textId="77777777" w:rsidR="00C90FE7" w:rsidRPr="00BA4158" w:rsidRDefault="00C90FE7" w:rsidP="00C90FE7">
      <w:pPr>
        <w:wordWrap/>
        <w:spacing w:line="360" w:lineRule="auto"/>
        <w:ind w:left="3200" w:firstLine="800"/>
        <w:jc w:val="left"/>
        <w:rPr>
          <w:rFonts w:ascii="Times New Roman" w:hAnsi="Times New Roman" w:cs="Times New Roman"/>
          <w:b/>
          <w:sz w:val="30"/>
          <w:szCs w:val="30"/>
        </w:rPr>
      </w:pPr>
      <w:r w:rsidRPr="00BA4158">
        <w:rPr>
          <w:rFonts w:ascii="Times New Roman" w:hAnsi="Times New Roman" w:cs="Times New Roman"/>
          <w:b/>
          <w:sz w:val="30"/>
          <w:szCs w:val="30"/>
        </w:rPr>
        <w:t xml:space="preserve">EXHIBIT A </w:t>
      </w:r>
    </w:p>
    <w:p w14:paraId="2FE2C8BD" w14:textId="77777777" w:rsidR="00C90FE7" w:rsidRPr="005F3D4C" w:rsidRDefault="00C90FE7" w:rsidP="00C90FE7">
      <w:pPr>
        <w:wordWrap/>
        <w:spacing w:line="360" w:lineRule="auto"/>
        <w:jc w:val="center"/>
        <w:rPr>
          <w:rFonts w:ascii="Times New Roman" w:hAnsi="Times New Roman" w:cs="Times New Roman"/>
          <w:b/>
          <w:bCs/>
          <w:szCs w:val="20"/>
        </w:rPr>
      </w:pPr>
      <w:r w:rsidRPr="005F3D4C">
        <w:rPr>
          <w:rFonts w:ascii="Times New Roman" w:hAnsi="Times New Roman" w:cs="Times New Roman"/>
          <w:b/>
          <w:bCs/>
          <w:szCs w:val="20"/>
        </w:rPr>
        <w:t>PRODUCTS, PRICES, DELIVERY TERMS AND PAYMENT CONDITIONS</w:t>
      </w:r>
    </w:p>
    <w:tbl>
      <w:tblPr>
        <w:tblW w:w="9351" w:type="dxa"/>
        <w:tblCellMar>
          <w:left w:w="70" w:type="dxa"/>
          <w:right w:w="70" w:type="dxa"/>
        </w:tblCellMar>
        <w:tblLook w:val="04A0" w:firstRow="1" w:lastRow="0" w:firstColumn="1" w:lastColumn="0" w:noHBand="0" w:noVBand="1"/>
      </w:tblPr>
      <w:tblGrid>
        <w:gridCol w:w="1614"/>
        <w:gridCol w:w="1193"/>
        <w:gridCol w:w="2026"/>
        <w:gridCol w:w="1287"/>
        <w:gridCol w:w="620"/>
        <w:gridCol w:w="885"/>
        <w:gridCol w:w="734"/>
        <w:gridCol w:w="992"/>
      </w:tblGrid>
      <w:tr w:rsidR="00C90FE7" w:rsidRPr="005F3D4C" w14:paraId="2F312781" w14:textId="77777777" w:rsidTr="00D83131">
        <w:trPr>
          <w:trHeight w:val="455"/>
        </w:trPr>
        <w:tc>
          <w:tcPr>
            <w:tcW w:w="1614"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A3BB99A"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Seller Item code</w:t>
            </w:r>
          </w:p>
        </w:tc>
        <w:tc>
          <w:tcPr>
            <w:tcW w:w="1193"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504C1299"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Buyer Cross Reference</w:t>
            </w:r>
          </w:p>
        </w:tc>
        <w:tc>
          <w:tcPr>
            <w:tcW w:w="2026"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17266A1"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Product Name</w:t>
            </w:r>
          </w:p>
        </w:tc>
        <w:tc>
          <w:tcPr>
            <w:tcW w:w="128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CD7E94E"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COLOR</w:t>
            </w:r>
          </w:p>
        </w:tc>
        <w:tc>
          <w:tcPr>
            <w:tcW w:w="62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321E45BB"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MOQ</w:t>
            </w:r>
          </w:p>
        </w:tc>
        <w:tc>
          <w:tcPr>
            <w:tcW w:w="88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4E65DC18"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Currency</w:t>
            </w:r>
          </w:p>
        </w:tc>
        <w:tc>
          <w:tcPr>
            <w:tcW w:w="734"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34B9514C"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PRICE</w:t>
            </w:r>
          </w:p>
        </w:tc>
        <w:tc>
          <w:tcPr>
            <w:tcW w:w="99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44709C83"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Price Validity</w:t>
            </w:r>
          </w:p>
        </w:tc>
      </w:tr>
      <w:tr w:rsidR="00C90FE7" w:rsidRPr="005F3D4C" w14:paraId="4E9DB1DD"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0BC55882"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5093-LCFP-0012</w:t>
            </w:r>
          </w:p>
        </w:tc>
        <w:tc>
          <w:tcPr>
            <w:tcW w:w="1193" w:type="dxa"/>
            <w:vMerge w:val="restart"/>
            <w:tcBorders>
              <w:top w:val="single" w:sz="4" w:space="0" w:color="auto"/>
              <w:left w:val="single" w:sz="4" w:space="0" w:color="auto"/>
              <w:bottom w:val="single" w:sz="4" w:space="0" w:color="auto"/>
              <w:right w:val="single" w:sz="4" w:space="0" w:color="auto"/>
            </w:tcBorders>
            <w:vAlign w:val="center"/>
            <w:hideMark/>
          </w:tcPr>
          <w:p w14:paraId="2CE12222"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CH0048M</w:t>
            </w:r>
          </w:p>
        </w:tc>
        <w:tc>
          <w:tcPr>
            <w:tcW w:w="2026" w:type="dxa"/>
            <w:vMerge w:val="restart"/>
            <w:tcBorders>
              <w:top w:val="single" w:sz="4" w:space="0" w:color="auto"/>
              <w:left w:val="single" w:sz="4" w:space="0" w:color="auto"/>
              <w:bottom w:val="single" w:sz="4" w:space="0" w:color="auto"/>
              <w:right w:val="single" w:sz="4" w:space="0" w:color="auto"/>
            </w:tcBorders>
            <w:vAlign w:val="center"/>
            <w:hideMark/>
          </w:tcPr>
          <w:p w14:paraId="53E740F3"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ROUND&amp;ROLL PLASTIC/Fixed</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9B398DF"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9004F/S001</w:t>
            </w:r>
          </w:p>
        </w:tc>
        <w:tc>
          <w:tcPr>
            <w:tcW w:w="620" w:type="dxa"/>
            <w:vMerge w:val="restart"/>
            <w:tcBorders>
              <w:top w:val="single" w:sz="4" w:space="0" w:color="auto"/>
              <w:left w:val="single" w:sz="4" w:space="0" w:color="auto"/>
              <w:bottom w:val="single" w:sz="4" w:space="0" w:color="auto"/>
              <w:right w:val="single" w:sz="4" w:space="0" w:color="auto"/>
            </w:tcBorders>
            <w:vAlign w:val="center"/>
            <w:hideMark/>
          </w:tcPr>
          <w:p w14:paraId="29FC80C0"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200 pcs</w:t>
            </w: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56E40224"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0433085B" w14:textId="6D3F45BE"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102,00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23345F4D"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2B38D9ED"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34D44667" w14:textId="3F0D217B"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0A5C6E6A"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12BD39F7"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5093-LCFP-0009</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00656192"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4C5CD14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1FD5E704"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20/S020</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6C0C523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2FBB69B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43D45C70" w14:textId="14315911"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102,00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4EB1A4A"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59C54502"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170490B5"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5093-LCFP-0011</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25302C13"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441790D8"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571C944C"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503F/S503</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7E71FBAD"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75D11468"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7108BDA8" w14:textId="66C216B4"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107,00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07754B99"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39E1E6CD"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7760DB2D" w14:textId="2A60257C"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76320507"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7FF53AB6"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5093-LCFP-0014</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7DDA41E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391F9A21"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0C68C207"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6013F/R6013</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29E83872"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4CCA4634"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06F41C19" w14:textId="48B0C5DE"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107,00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DE6B170"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4BBA5E05"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77F7DA98"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5093-LCFP-0002</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7A89FF90"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1B1E2B61"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6F72E9A6"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78/S527</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267A7519"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42EB1A39"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5059C3E3" w14:textId="621A4562"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107,00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EBCCABC"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4BD02196"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47B5C9D8"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5093-BSTP-0024</w:t>
            </w:r>
          </w:p>
        </w:tc>
        <w:tc>
          <w:tcPr>
            <w:tcW w:w="1193" w:type="dxa"/>
            <w:vMerge w:val="restart"/>
            <w:tcBorders>
              <w:top w:val="single" w:sz="4" w:space="0" w:color="auto"/>
              <w:left w:val="single" w:sz="4" w:space="0" w:color="auto"/>
              <w:bottom w:val="single" w:sz="4" w:space="0" w:color="auto"/>
              <w:right w:val="single" w:sz="4" w:space="0" w:color="auto"/>
            </w:tcBorders>
            <w:vAlign w:val="center"/>
            <w:hideMark/>
          </w:tcPr>
          <w:p w14:paraId="240D501E"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CH0049</w:t>
            </w:r>
          </w:p>
        </w:tc>
        <w:tc>
          <w:tcPr>
            <w:tcW w:w="2026" w:type="dxa"/>
            <w:vMerge w:val="restart"/>
            <w:tcBorders>
              <w:top w:val="single" w:sz="4" w:space="0" w:color="auto"/>
              <w:left w:val="single" w:sz="4" w:space="0" w:color="auto"/>
              <w:bottom w:val="single" w:sz="4" w:space="0" w:color="auto"/>
              <w:right w:val="single" w:sz="4" w:space="0" w:color="auto"/>
            </w:tcBorders>
            <w:vAlign w:val="center"/>
            <w:hideMark/>
          </w:tcPr>
          <w:p w14:paraId="2DC750E9"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eastAsia="it-IT"/>
              </w:rPr>
            </w:pPr>
            <w:r w:rsidRPr="005F3D4C">
              <w:rPr>
                <w:rFonts w:ascii="Times New Roman" w:eastAsia="Times New Roman" w:hAnsi="Times New Roman" w:cs="Times New Roman"/>
                <w:color w:val="000000"/>
                <w:kern w:val="0"/>
                <w:szCs w:val="20"/>
                <w:lang w:eastAsia="it-IT"/>
              </w:rPr>
              <w:t>ROUND&amp;ROUND bar stool/PLASTIC/Fixed</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277D575"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9004F/S001</w:t>
            </w:r>
          </w:p>
        </w:tc>
        <w:tc>
          <w:tcPr>
            <w:tcW w:w="620" w:type="dxa"/>
            <w:vMerge w:val="restart"/>
            <w:tcBorders>
              <w:top w:val="single" w:sz="4" w:space="0" w:color="auto"/>
              <w:left w:val="single" w:sz="4" w:space="0" w:color="auto"/>
              <w:bottom w:val="single" w:sz="4" w:space="0" w:color="auto"/>
              <w:right w:val="single" w:sz="4" w:space="0" w:color="auto"/>
            </w:tcBorders>
            <w:vAlign w:val="center"/>
            <w:hideMark/>
          </w:tcPr>
          <w:p w14:paraId="5A44C909"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200 pcs</w:t>
            </w: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1BE14ED0"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2D9954A9" w14:textId="734778BA"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105,00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0DE5649C"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34516FF1"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6E519BBA" w14:textId="33403E07"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66530B13"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0AA54A71"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it-IT" w:eastAsia="it-IT"/>
              </w:rPr>
              <w:t>5093-BSTP-0014</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02258774"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74CA1BAB"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0894679D"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20/S020</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40579939"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7B9DF978"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767861A8" w14:textId="555A80B6"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105,00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3476DFC"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46173F7E"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1ADCD064"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it-IT" w:eastAsia="it-IT"/>
              </w:rPr>
              <w:t>5093-BSTP-0027</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243359C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610906A1"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325043AD"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503F/S503</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4C4120FC"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799B34EA"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5249FF40" w14:textId="450F4798"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110,00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6B74896D"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70C91E18"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7BD21908" w14:textId="6E947687"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7A59E9A3"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04EB9AB8"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it-IT" w:eastAsia="it-IT"/>
              </w:rPr>
              <w:t>5093-BSTP-0025</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5D9B456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28C37CD5"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6E98B21F"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6013F/R6013</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72F638AF"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6AE9814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1B11ED7E" w14:textId="3A6A2BF5"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110,00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9D0CD1F"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20546E8B"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66650813"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lastRenderedPageBreak/>
              <w:t>5093-BSTW-0019</w:t>
            </w:r>
          </w:p>
        </w:tc>
        <w:tc>
          <w:tcPr>
            <w:tcW w:w="1193" w:type="dxa"/>
            <w:vMerge w:val="restart"/>
            <w:tcBorders>
              <w:top w:val="single" w:sz="4" w:space="0" w:color="auto"/>
              <w:left w:val="single" w:sz="4" w:space="0" w:color="auto"/>
              <w:bottom w:val="single" w:sz="4" w:space="0" w:color="auto"/>
              <w:right w:val="single" w:sz="4" w:space="0" w:color="auto"/>
            </w:tcBorders>
            <w:vAlign w:val="center"/>
            <w:hideMark/>
          </w:tcPr>
          <w:p w14:paraId="4CF3B677"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CH0049SW</w:t>
            </w:r>
          </w:p>
        </w:tc>
        <w:tc>
          <w:tcPr>
            <w:tcW w:w="2026" w:type="dxa"/>
            <w:vMerge w:val="restart"/>
            <w:tcBorders>
              <w:top w:val="single" w:sz="4" w:space="0" w:color="auto"/>
              <w:left w:val="single" w:sz="4" w:space="0" w:color="auto"/>
              <w:bottom w:val="single" w:sz="4" w:space="0" w:color="auto"/>
              <w:right w:val="single" w:sz="4" w:space="0" w:color="auto"/>
            </w:tcBorders>
            <w:vAlign w:val="center"/>
            <w:hideMark/>
          </w:tcPr>
          <w:p w14:paraId="3CABCCD8"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eastAsia="it-IT"/>
              </w:rPr>
            </w:pPr>
            <w:r w:rsidRPr="005F3D4C">
              <w:rPr>
                <w:rFonts w:ascii="Times New Roman" w:eastAsia="Times New Roman" w:hAnsi="Times New Roman" w:cs="Times New Roman"/>
                <w:color w:val="000000"/>
                <w:kern w:val="0"/>
                <w:szCs w:val="20"/>
                <w:lang w:eastAsia="it-IT"/>
              </w:rPr>
              <w:t>ROUND&amp;ROUND bar stool/WOODEN/Fixed</w:t>
            </w:r>
          </w:p>
        </w:tc>
        <w:tc>
          <w:tcPr>
            <w:tcW w:w="1287" w:type="dxa"/>
            <w:tcBorders>
              <w:top w:val="single" w:sz="4" w:space="0" w:color="auto"/>
              <w:left w:val="single" w:sz="4" w:space="0" w:color="auto"/>
              <w:bottom w:val="single" w:sz="4" w:space="0" w:color="auto"/>
              <w:right w:val="single" w:sz="4" w:space="0" w:color="auto"/>
            </w:tcBorders>
            <w:vAlign w:val="center"/>
            <w:hideMark/>
          </w:tcPr>
          <w:p w14:paraId="25DE5D9A"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9004F/FRVAN</w:t>
            </w:r>
          </w:p>
        </w:tc>
        <w:tc>
          <w:tcPr>
            <w:tcW w:w="620" w:type="dxa"/>
            <w:vMerge w:val="restart"/>
            <w:tcBorders>
              <w:top w:val="single" w:sz="4" w:space="0" w:color="auto"/>
              <w:left w:val="single" w:sz="4" w:space="0" w:color="auto"/>
              <w:bottom w:val="single" w:sz="4" w:space="0" w:color="auto"/>
              <w:right w:val="single" w:sz="4" w:space="0" w:color="auto"/>
            </w:tcBorders>
            <w:vAlign w:val="center"/>
            <w:hideMark/>
          </w:tcPr>
          <w:p w14:paraId="5EB99C55"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200 pcs</w:t>
            </w: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11AF5C59"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0F76724A" w14:textId="2BCBC19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138,00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16119A92"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3C638B76"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4E0B3DF3" w14:textId="51E9FF17"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67CE5373"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6221871C"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5093-BSTW-0010</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3B493B5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0376C10B"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7DD87233"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20/FRVAN</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73A1F8FF"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27DA5330"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7DB61859" w14:textId="08E3AD41"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138,00</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DD10C36" w14:textId="7777777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p>
        </w:tc>
      </w:tr>
      <w:tr w:rsidR="00C90FE7" w:rsidRPr="005F3D4C" w14:paraId="046344FF" w14:textId="77777777" w:rsidTr="00D83131">
        <w:trPr>
          <w:trHeight w:val="293"/>
        </w:trPr>
        <w:tc>
          <w:tcPr>
            <w:tcW w:w="1614" w:type="dxa"/>
            <w:tcBorders>
              <w:top w:val="single" w:sz="4" w:space="0" w:color="auto"/>
              <w:left w:val="single" w:sz="4" w:space="0" w:color="auto"/>
              <w:bottom w:val="single" w:sz="4" w:space="0" w:color="auto"/>
              <w:right w:val="single" w:sz="4" w:space="0" w:color="auto"/>
            </w:tcBorders>
            <w:noWrap/>
            <w:vAlign w:val="center"/>
            <w:hideMark/>
          </w:tcPr>
          <w:p w14:paraId="716448D4"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5093-BSTW-0018</w:t>
            </w: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2F4AD5F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4" w:space="0" w:color="auto"/>
              <w:bottom w:val="single" w:sz="4" w:space="0" w:color="auto"/>
              <w:right w:val="single" w:sz="4" w:space="0" w:color="auto"/>
            </w:tcBorders>
            <w:vAlign w:val="center"/>
            <w:hideMark/>
          </w:tcPr>
          <w:p w14:paraId="6500372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5451CB9B"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503F/FRVAN</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60FCE8BA"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val="restart"/>
            <w:tcBorders>
              <w:top w:val="single" w:sz="4" w:space="0" w:color="auto"/>
              <w:left w:val="single" w:sz="4" w:space="0" w:color="auto"/>
              <w:bottom w:val="single" w:sz="4" w:space="0" w:color="auto"/>
              <w:right w:val="single" w:sz="4" w:space="0" w:color="auto"/>
            </w:tcBorders>
            <w:vAlign w:val="center"/>
            <w:hideMark/>
          </w:tcPr>
          <w:p w14:paraId="6179053B"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6"/>
                <w:szCs w:val="16"/>
                <w:lang w:val="it-IT" w:eastAsia="it-IT"/>
              </w:rPr>
            </w:pPr>
            <w:r w:rsidRPr="005F3D4C">
              <w:rPr>
                <w:rFonts w:ascii="Times New Roman" w:eastAsia="Times New Roman" w:hAnsi="Times New Roman" w:cs="Times New Roman"/>
                <w:color w:val="000000"/>
                <w:kern w:val="0"/>
                <w:sz w:val="16"/>
                <w:szCs w:val="16"/>
                <w:lang w:eastAsia="it-IT"/>
              </w:rPr>
              <w:t>EURO</w:t>
            </w:r>
          </w:p>
        </w:tc>
        <w:tc>
          <w:tcPr>
            <w:tcW w:w="734" w:type="dxa"/>
            <w:tcBorders>
              <w:top w:val="single" w:sz="4" w:space="0" w:color="auto"/>
              <w:left w:val="single" w:sz="4" w:space="0" w:color="auto"/>
              <w:bottom w:val="single" w:sz="4" w:space="0" w:color="auto"/>
              <w:right w:val="single" w:sz="4" w:space="0" w:color="auto"/>
            </w:tcBorders>
            <w:vAlign w:val="center"/>
            <w:hideMark/>
          </w:tcPr>
          <w:p w14:paraId="7ACA8438" w14:textId="6E8702D9"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eastAsia="it-IT"/>
              </w:rPr>
              <w:t>143,00</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2DAEA990"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until 31th</w:t>
            </w:r>
          </w:p>
          <w:p w14:paraId="20ABC2D2" w14:textId="77777777" w:rsidR="00160A6E" w:rsidRPr="00160A6E"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October</w:t>
            </w:r>
          </w:p>
          <w:p w14:paraId="463F45BD" w14:textId="785DAD08" w:rsidR="00C90FE7" w:rsidRPr="005F3D4C" w:rsidRDefault="00160A6E" w:rsidP="00160A6E">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160A6E">
              <w:rPr>
                <w:rFonts w:ascii="Times New Roman" w:eastAsia="Times New Roman" w:hAnsi="Times New Roman" w:cs="Times New Roman"/>
                <w:color w:val="000000"/>
                <w:kern w:val="0"/>
                <w:sz w:val="18"/>
                <w:szCs w:val="18"/>
                <w:lang w:val="it-IT" w:eastAsia="it-IT"/>
              </w:rPr>
              <w:t>2026</w:t>
            </w:r>
          </w:p>
        </w:tc>
      </w:tr>
      <w:tr w:rsidR="00C90FE7" w:rsidRPr="005F3D4C" w14:paraId="7A0B1985" w14:textId="77777777" w:rsidTr="00D83131">
        <w:trPr>
          <w:trHeight w:val="293"/>
        </w:trPr>
        <w:tc>
          <w:tcPr>
            <w:tcW w:w="1614" w:type="dxa"/>
            <w:tcBorders>
              <w:top w:val="single" w:sz="4" w:space="0" w:color="auto"/>
              <w:left w:val="single" w:sz="8" w:space="0" w:color="000000"/>
              <w:bottom w:val="single" w:sz="8" w:space="0" w:color="000000"/>
              <w:right w:val="single" w:sz="8" w:space="0" w:color="000000"/>
            </w:tcBorders>
            <w:noWrap/>
            <w:vAlign w:val="center"/>
            <w:hideMark/>
          </w:tcPr>
          <w:p w14:paraId="6F5A9C3D"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bCs/>
                <w:color w:val="000000"/>
                <w:kern w:val="0"/>
                <w:sz w:val="18"/>
                <w:szCs w:val="18"/>
                <w:lang w:val="it-IT" w:eastAsia="it-IT"/>
              </w:rPr>
            </w:pPr>
            <w:r w:rsidRPr="005F3D4C">
              <w:rPr>
                <w:rFonts w:ascii="Times New Roman" w:eastAsia="Times New Roman" w:hAnsi="Times New Roman" w:cs="Times New Roman"/>
                <w:bCs/>
                <w:color w:val="000000"/>
                <w:kern w:val="0"/>
                <w:sz w:val="18"/>
                <w:szCs w:val="18"/>
                <w:lang w:val="en-GB" w:eastAsia="it-IT"/>
              </w:rPr>
              <w:t>5093-BSTW-0020</w:t>
            </w:r>
          </w:p>
        </w:tc>
        <w:tc>
          <w:tcPr>
            <w:tcW w:w="1193" w:type="dxa"/>
            <w:vMerge/>
            <w:tcBorders>
              <w:top w:val="single" w:sz="4" w:space="0" w:color="auto"/>
              <w:left w:val="nil"/>
              <w:bottom w:val="single" w:sz="8" w:space="0" w:color="000000"/>
              <w:right w:val="single" w:sz="8" w:space="0" w:color="auto"/>
            </w:tcBorders>
            <w:vAlign w:val="center"/>
            <w:hideMark/>
          </w:tcPr>
          <w:p w14:paraId="0228B372"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2026" w:type="dxa"/>
            <w:vMerge/>
            <w:tcBorders>
              <w:top w:val="single" w:sz="4" w:space="0" w:color="auto"/>
              <w:left w:val="single" w:sz="8" w:space="0" w:color="auto"/>
              <w:bottom w:val="single" w:sz="8" w:space="0" w:color="000000"/>
              <w:right w:val="single" w:sz="4" w:space="0" w:color="auto"/>
            </w:tcBorders>
            <w:vAlign w:val="center"/>
            <w:hideMark/>
          </w:tcPr>
          <w:p w14:paraId="6E78C373"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1287" w:type="dxa"/>
            <w:tcBorders>
              <w:top w:val="single" w:sz="4" w:space="0" w:color="auto"/>
              <w:left w:val="single" w:sz="4" w:space="0" w:color="auto"/>
              <w:bottom w:val="single" w:sz="4" w:space="0" w:color="auto"/>
              <w:right w:val="single" w:sz="4" w:space="0" w:color="auto"/>
            </w:tcBorders>
            <w:vAlign w:val="center"/>
            <w:hideMark/>
          </w:tcPr>
          <w:p w14:paraId="29EF04F9" w14:textId="77777777" w:rsidR="00C90FE7" w:rsidRPr="005F3D4C" w:rsidRDefault="00C90FE7" w:rsidP="00A657A4">
            <w:pPr>
              <w:widowControl/>
              <w:wordWrap/>
              <w:autoSpaceDE/>
              <w:autoSpaceDN/>
              <w:spacing w:after="0" w:line="240" w:lineRule="auto"/>
              <w:jc w:val="center"/>
              <w:rPr>
                <w:rFonts w:ascii="Times New Roman" w:eastAsia="Times New Roman" w:hAnsi="Times New Roman" w:cs="Times New Roman"/>
                <w:color w:val="000000"/>
                <w:kern w:val="0"/>
                <w:sz w:val="18"/>
                <w:szCs w:val="18"/>
                <w:lang w:val="it-IT" w:eastAsia="it-IT"/>
              </w:rPr>
            </w:pPr>
            <w:r w:rsidRPr="005F3D4C">
              <w:rPr>
                <w:rFonts w:ascii="Times New Roman" w:eastAsia="Times New Roman" w:hAnsi="Times New Roman" w:cs="Times New Roman"/>
                <w:color w:val="000000"/>
                <w:kern w:val="0"/>
                <w:sz w:val="18"/>
                <w:szCs w:val="18"/>
                <w:lang w:eastAsia="it-IT"/>
              </w:rPr>
              <w:t>6013F/FRVAN</w:t>
            </w: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519E881E"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Cs w:val="20"/>
                <w:lang w:val="it-IT" w:eastAsia="it-IT"/>
              </w:rPr>
            </w:pPr>
          </w:p>
        </w:tc>
        <w:tc>
          <w:tcPr>
            <w:tcW w:w="885" w:type="dxa"/>
            <w:vMerge/>
            <w:tcBorders>
              <w:top w:val="single" w:sz="4" w:space="0" w:color="auto"/>
              <w:left w:val="single" w:sz="4" w:space="0" w:color="auto"/>
              <w:bottom w:val="single" w:sz="4" w:space="0" w:color="auto"/>
              <w:right w:val="single" w:sz="4" w:space="0" w:color="auto"/>
            </w:tcBorders>
            <w:vAlign w:val="center"/>
            <w:hideMark/>
          </w:tcPr>
          <w:p w14:paraId="49D8C190"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6"/>
                <w:szCs w:val="16"/>
                <w:lang w:val="it-IT" w:eastAsia="it-IT"/>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1B8682E9" w14:textId="2D7CDD47" w:rsidR="00C90FE7" w:rsidRPr="005F3D4C" w:rsidRDefault="00C90FE7" w:rsidP="00D83131">
            <w:pPr>
              <w:widowControl/>
              <w:wordWrap/>
              <w:autoSpaceDE/>
              <w:autoSpaceDN/>
              <w:spacing w:after="0" w:line="240" w:lineRule="auto"/>
              <w:jc w:val="center"/>
              <w:rPr>
                <w:rFonts w:ascii="Times New Roman" w:eastAsia="Times New Roman" w:hAnsi="Times New Roman" w:cs="Times New Roman"/>
                <w:color w:val="000000"/>
                <w:kern w:val="0"/>
                <w:szCs w:val="20"/>
                <w:lang w:val="it-IT" w:eastAsia="it-IT"/>
              </w:rPr>
            </w:pPr>
            <w:r w:rsidRPr="005F3D4C">
              <w:rPr>
                <w:rFonts w:ascii="Times New Roman" w:eastAsia="Times New Roman" w:hAnsi="Times New Roman" w:cs="Times New Roman"/>
                <w:color w:val="000000"/>
                <w:kern w:val="0"/>
                <w:szCs w:val="20"/>
                <w:lang w:val="it-IT" w:eastAsia="it-IT"/>
              </w:rPr>
              <w:t>143,00</w:t>
            </w:r>
          </w:p>
        </w:tc>
        <w:tc>
          <w:tcPr>
            <w:tcW w:w="992" w:type="dxa"/>
            <w:vMerge/>
            <w:tcBorders>
              <w:top w:val="single" w:sz="4" w:space="0" w:color="auto"/>
              <w:left w:val="single" w:sz="4" w:space="0" w:color="auto"/>
              <w:bottom w:val="single" w:sz="8" w:space="0" w:color="000000"/>
              <w:right w:val="single" w:sz="8" w:space="0" w:color="000000"/>
            </w:tcBorders>
            <w:vAlign w:val="center"/>
            <w:hideMark/>
          </w:tcPr>
          <w:p w14:paraId="1258F712" w14:textId="77777777" w:rsidR="00C90FE7" w:rsidRPr="005F3D4C" w:rsidRDefault="00C90FE7" w:rsidP="00A657A4">
            <w:pPr>
              <w:widowControl/>
              <w:wordWrap/>
              <w:autoSpaceDE/>
              <w:autoSpaceDN/>
              <w:spacing w:after="0" w:line="240" w:lineRule="auto"/>
              <w:jc w:val="left"/>
              <w:rPr>
                <w:rFonts w:ascii="Times New Roman" w:eastAsia="Times New Roman" w:hAnsi="Times New Roman" w:cs="Times New Roman"/>
                <w:color w:val="000000"/>
                <w:kern w:val="0"/>
                <w:sz w:val="18"/>
                <w:szCs w:val="18"/>
                <w:lang w:val="it-IT" w:eastAsia="it-IT"/>
              </w:rPr>
            </w:pPr>
          </w:p>
        </w:tc>
      </w:tr>
    </w:tbl>
    <w:p w14:paraId="16DEF50F" w14:textId="77777777" w:rsidR="00C90FE7" w:rsidRPr="005F3D4C" w:rsidRDefault="00C90FE7" w:rsidP="00C90FE7">
      <w:pPr>
        <w:wordWrap/>
        <w:spacing w:line="276" w:lineRule="auto"/>
        <w:rPr>
          <w:rFonts w:ascii="Times New Roman" w:hAnsi="Times New Roman" w:cs="Times New Roman"/>
          <w:szCs w:val="20"/>
        </w:rPr>
      </w:pPr>
    </w:p>
    <w:p w14:paraId="026C101A" w14:textId="77777777" w:rsidR="00C90FE7" w:rsidRPr="00753DB2" w:rsidRDefault="00C90FE7" w:rsidP="00C90FE7">
      <w:pPr>
        <w:wordWrap/>
        <w:spacing w:line="276" w:lineRule="auto"/>
        <w:rPr>
          <w:rFonts w:ascii="Times New Roman" w:hAnsi="Times New Roman" w:cs="Times New Roman"/>
          <w:szCs w:val="20"/>
        </w:rPr>
      </w:pPr>
      <w:r w:rsidRPr="005F3D4C">
        <w:rPr>
          <w:rFonts w:ascii="Times New Roman" w:hAnsi="Times New Roman" w:cs="Times New Roman"/>
          <w:szCs w:val="20"/>
        </w:rPr>
        <w:t>□ Minimum Order Quantity (MOQ):</w:t>
      </w:r>
      <w:r w:rsidRPr="00753DB2">
        <w:rPr>
          <w:rFonts w:ascii="Times New Roman" w:hAnsi="Times New Roman" w:cs="Times New Roman"/>
          <w:szCs w:val="20"/>
        </w:rPr>
        <w:t xml:space="preserve"> 200 units per item, irrespective of colo</w:t>
      </w:r>
      <w:r>
        <w:rPr>
          <w:rFonts w:ascii="Times New Roman" w:hAnsi="Times New Roman" w:cs="Times New Roman"/>
          <w:szCs w:val="20"/>
        </w:rPr>
        <w:t xml:space="preserve">r. </w:t>
      </w:r>
      <w:r w:rsidRPr="00753DB2">
        <w:rPr>
          <w:rFonts w:ascii="Times New Roman" w:hAnsi="Times New Roman" w:cs="Times New Roman"/>
          <w:szCs w:val="20"/>
        </w:rPr>
        <w:t>For any colors other than the standard colors specified in the above table, the Minimum Order Quantity (MOQ) shall be 200 units per color.</w:t>
      </w:r>
    </w:p>
    <w:p w14:paraId="06B26C26" w14:textId="77777777" w:rsidR="00C90FE7" w:rsidRPr="00753DB2" w:rsidRDefault="00C90FE7" w:rsidP="00C90FE7">
      <w:pPr>
        <w:wordWrap/>
        <w:spacing w:line="276" w:lineRule="auto"/>
        <w:rPr>
          <w:rFonts w:ascii="Times New Roman" w:hAnsi="Times New Roman" w:cs="Times New Roman"/>
          <w:szCs w:val="20"/>
        </w:rPr>
      </w:pPr>
      <w:commentRangeStart w:id="63"/>
      <w:r w:rsidRPr="00753DB2">
        <w:rPr>
          <w:rFonts w:ascii="Times New Roman" w:hAnsi="Times New Roman" w:cs="Times New Roman"/>
          <w:szCs w:val="20"/>
        </w:rPr>
        <w:t>□ Delivery Terms: EXW Incoterms 2020</w:t>
      </w:r>
      <w:r>
        <w:rPr>
          <w:rFonts w:ascii="Times New Roman" w:hAnsi="Times New Roman" w:cs="Times New Roman"/>
          <w:szCs w:val="20"/>
        </w:rPr>
        <w:t xml:space="preserve"> ICC</w:t>
      </w:r>
    </w:p>
    <w:p w14:paraId="05EB91DA" w14:textId="77777777" w:rsidR="00C90FE7" w:rsidRDefault="00C90FE7" w:rsidP="00C90FE7">
      <w:pPr>
        <w:wordWrap/>
        <w:spacing w:line="276" w:lineRule="auto"/>
        <w:rPr>
          <w:rFonts w:ascii="Times New Roman" w:hAnsi="Times New Roman" w:cs="Times New Roman"/>
          <w:szCs w:val="20"/>
        </w:rPr>
      </w:pPr>
      <w:r w:rsidRPr="00753DB2">
        <w:rPr>
          <w:rFonts w:ascii="Times New Roman" w:hAnsi="Times New Roman" w:cs="Times New Roman"/>
          <w:szCs w:val="20"/>
        </w:rPr>
        <w:t>□ Payment conditions: T/T 100% in advance</w:t>
      </w:r>
      <w:commentRangeEnd w:id="63"/>
      <w:r w:rsidR="00DC0873">
        <w:rPr>
          <w:rStyle w:val="ad"/>
        </w:rPr>
        <w:commentReference w:id="63"/>
      </w:r>
    </w:p>
    <w:p w14:paraId="39470A77" w14:textId="575B9451" w:rsidR="00C90FE7" w:rsidRPr="007578E3" w:rsidRDefault="00C90FE7" w:rsidP="00C90FE7">
      <w:pPr>
        <w:wordWrap/>
        <w:spacing w:line="276" w:lineRule="auto"/>
        <w:rPr>
          <w:rFonts w:ascii="Times New Roman" w:hAnsi="Times New Roman" w:cs="Times New Roman"/>
          <w:szCs w:val="20"/>
        </w:rPr>
      </w:pPr>
      <w:r w:rsidRPr="00753DB2">
        <w:rPr>
          <w:rFonts w:ascii="Times New Roman" w:hAnsi="Times New Roman" w:cs="Times New Roman"/>
          <w:szCs w:val="20"/>
        </w:rPr>
        <w:t xml:space="preserve">□ </w:t>
      </w:r>
      <w:r w:rsidRPr="00A657A4">
        <w:rPr>
          <w:rFonts w:ascii="Times New Roman" w:hAnsi="Times New Roman" w:cs="Times New Roman"/>
          <w:szCs w:val="20"/>
        </w:rPr>
        <w:t>The prices shall be subject to annual review and shall remain valid until May 31st of each calendar year. In the event of an increase in supply and/or production and/or ancillary costs equal to or exceeding ten percent (10%), the Seller reserves the right to revise the prices, provided that a minimum n</w:t>
      </w:r>
      <w:r w:rsidR="007578E3">
        <w:rPr>
          <w:rFonts w:ascii="Times New Roman" w:hAnsi="Times New Roman" w:cs="Times New Roman"/>
          <w:szCs w:val="20"/>
        </w:rPr>
        <w:t>otice of two (2) months</w:t>
      </w:r>
      <w:r>
        <w:rPr>
          <w:rFonts w:ascii="Times New Roman" w:hAnsi="Times New Roman" w:cs="Times New Roman"/>
          <w:szCs w:val="20"/>
        </w:rPr>
        <w:t>.</w:t>
      </w:r>
      <w:r w:rsidR="007578E3">
        <w:rPr>
          <w:rFonts w:ascii="Times New Roman" w:hAnsi="Times New Roman" w:cs="Times New Roman"/>
          <w:szCs w:val="20"/>
        </w:rPr>
        <w:t xml:space="preserve"> </w:t>
      </w:r>
      <w:r w:rsidR="007578E3" w:rsidRPr="007578E3">
        <w:rPr>
          <w:rFonts w:ascii="Times New Roman" w:hAnsi="Times New Roman" w:cs="Times New Roman"/>
          <w:szCs w:val="20"/>
        </w:rPr>
        <w:t>Limited to year 2026 the prices will be valid until 31st October.</w:t>
      </w:r>
    </w:p>
    <w:p w14:paraId="75693D3D" w14:textId="77777777" w:rsidR="00C90FE7" w:rsidRDefault="00C90FE7" w:rsidP="00C90FE7">
      <w:pPr>
        <w:wordWrap/>
        <w:spacing w:line="276" w:lineRule="auto"/>
        <w:rPr>
          <w:rFonts w:ascii="Times New Roman" w:hAnsi="Times New Roman" w:cs="Times New Roman"/>
          <w:szCs w:val="20"/>
        </w:rPr>
      </w:pPr>
    </w:p>
    <w:p w14:paraId="615F4771" w14:textId="24E412D6" w:rsidR="00C90FE7" w:rsidRPr="00C90FE7" w:rsidRDefault="00C90FE7" w:rsidP="00C90FE7">
      <w:pPr>
        <w:wordWrap/>
        <w:spacing w:line="276" w:lineRule="auto"/>
        <w:rPr>
          <w:rFonts w:ascii="Times New Roman" w:hAnsi="Times New Roman" w:cs="Times New Roman"/>
          <w:b/>
          <w:bCs/>
          <w:szCs w:val="20"/>
          <w:lang w:val="it-IT"/>
        </w:rPr>
      </w:pPr>
      <w:r w:rsidRPr="00A657A4">
        <w:rPr>
          <w:rFonts w:ascii="Times New Roman" w:hAnsi="Times New Roman" w:cs="Times New Roman"/>
          <w:b/>
          <w:bCs/>
          <w:szCs w:val="20"/>
        </w:rPr>
        <w:tab/>
      </w:r>
      <w:r w:rsidRPr="00A657A4">
        <w:rPr>
          <w:rFonts w:ascii="Times New Roman" w:hAnsi="Times New Roman" w:cs="Times New Roman"/>
          <w:b/>
          <w:bCs/>
          <w:szCs w:val="20"/>
        </w:rPr>
        <w:tab/>
      </w:r>
      <w:r w:rsidRPr="00C90FE7">
        <w:rPr>
          <w:rFonts w:ascii="Times New Roman" w:hAnsi="Times New Roman" w:cs="Times New Roman"/>
          <w:b/>
          <w:bCs/>
          <w:szCs w:val="20"/>
          <w:lang w:val="it-IT"/>
        </w:rPr>
        <w:t>-SELLER-</w:t>
      </w:r>
      <w:r w:rsidRPr="00C90FE7">
        <w:rPr>
          <w:rFonts w:ascii="Times New Roman" w:hAnsi="Times New Roman" w:cs="Times New Roman"/>
          <w:b/>
          <w:bCs/>
          <w:szCs w:val="20"/>
          <w:lang w:val="it-IT"/>
        </w:rPr>
        <w:tab/>
      </w:r>
      <w:r w:rsidRPr="00C90FE7">
        <w:rPr>
          <w:rFonts w:ascii="Times New Roman" w:hAnsi="Times New Roman" w:cs="Times New Roman"/>
          <w:b/>
          <w:bCs/>
          <w:szCs w:val="20"/>
          <w:lang w:val="it-IT"/>
        </w:rPr>
        <w:tab/>
      </w:r>
      <w:r w:rsidRPr="00C90FE7">
        <w:rPr>
          <w:rFonts w:ascii="Times New Roman" w:hAnsi="Times New Roman" w:cs="Times New Roman"/>
          <w:b/>
          <w:bCs/>
          <w:szCs w:val="20"/>
          <w:lang w:val="it-IT"/>
        </w:rPr>
        <w:tab/>
      </w:r>
      <w:r w:rsidRPr="00C90FE7">
        <w:rPr>
          <w:rFonts w:ascii="Times New Roman" w:hAnsi="Times New Roman" w:cs="Times New Roman"/>
          <w:b/>
          <w:bCs/>
          <w:szCs w:val="20"/>
          <w:lang w:val="it-IT"/>
        </w:rPr>
        <w:tab/>
      </w:r>
      <w:r w:rsidRPr="00C90FE7">
        <w:rPr>
          <w:rFonts w:ascii="Times New Roman" w:hAnsi="Times New Roman" w:cs="Times New Roman"/>
          <w:b/>
          <w:bCs/>
          <w:szCs w:val="20"/>
          <w:lang w:val="it-IT"/>
        </w:rPr>
        <w:tab/>
      </w:r>
      <w:r w:rsidR="00277CC2">
        <w:rPr>
          <w:rFonts w:ascii="Times New Roman" w:hAnsi="Times New Roman" w:cs="Times New Roman"/>
          <w:b/>
          <w:bCs/>
          <w:szCs w:val="20"/>
          <w:lang w:val="it-IT"/>
        </w:rPr>
        <w:t xml:space="preserve">         </w:t>
      </w:r>
      <w:r w:rsidRPr="00C90FE7">
        <w:rPr>
          <w:rFonts w:ascii="Times New Roman" w:hAnsi="Times New Roman" w:cs="Times New Roman"/>
          <w:b/>
          <w:bCs/>
          <w:szCs w:val="20"/>
          <w:lang w:val="it-IT"/>
        </w:rPr>
        <w:t>-BUYER-</w:t>
      </w:r>
    </w:p>
    <w:p w14:paraId="1F44A4AD" w14:textId="77777777" w:rsidR="00C90FE7" w:rsidRPr="00C90FE7" w:rsidRDefault="00C90FE7" w:rsidP="00C90FE7">
      <w:pPr>
        <w:wordWrap/>
        <w:spacing w:line="276" w:lineRule="auto"/>
        <w:rPr>
          <w:rFonts w:ascii="Times New Roman" w:hAnsi="Times New Roman" w:cs="Times New Roman"/>
          <w:szCs w:val="20"/>
          <w:lang w:val="it-IT"/>
        </w:rPr>
      </w:pPr>
    </w:p>
    <w:p w14:paraId="276E4688" w14:textId="3F265801" w:rsidR="00C90FE7" w:rsidRPr="00A657A4" w:rsidRDefault="00C90FE7" w:rsidP="00C90FE7">
      <w:pPr>
        <w:wordWrap/>
        <w:spacing w:line="276" w:lineRule="auto"/>
        <w:rPr>
          <w:rFonts w:ascii="Times New Roman" w:hAnsi="Times New Roman" w:cs="Times New Roman"/>
          <w:szCs w:val="20"/>
          <w:lang w:val="it-IT"/>
        </w:rPr>
      </w:pPr>
      <w:r w:rsidRPr="00A657A4">
        <w:rPr>
          <w:rFonts w:ascii="Times New Roman" w:hAnsi="Times New Roman" w:cs="Times New Roman"/>
          <w:szCs w:val="20"/>
          <w:lang w:val="it-IT"/>
        </w:rPr>
        <w:t xml:space="preserve">       ______________________________              </w:t>
      </w:r>
      <w:r w:rsidR="00277CC2">
        <w:rPr>
          <w:rFonts w:ascii="Times New Roman" w:hAnsi="Times New Roman" w:cs="Times New Roman"/>
          <w:szCs w:val="20"/>
          <w:lang w:val="it-IT"/>
        </w:rPr>
        <w:t xml:space="preserve">             </w:t>
      </w:r>
      <w:r w:rsidRPr="00A657A4">
        <w:rPr>
          <w:rFonts w:ascii="Times New Roman" w:hAnsi="Times New Roman" w:cs="Times New Roman"/>
          <w:szCs w:val="20"/>
          <w:lang w:val="it-IT"/>
        </w:rPr>
        <w:t xml:space="preserve">  </w:t>
      </w:r>
      <w:r w:rsidR="00277CC2">
        <w:rPr>
          <w:rFonts w:ascii="Times New Roman" w:hAnsi="Times New Roman" w:cs="Times New Roman"/>
          <w:szCs w:val="20"/>
          <w:lang w:val="it-IT"/>
        </w:rPr>
        <w:t xml:space="preserve">      </w:t>
      </w:r>
      <w:r w:rsidRPr="00A657A4">
        <w:rPr>
          <w:rFonts w:ascii="Times New Roman" w:hAnsi="Times New Roman" w:cs="Times New Roman"/>
          <w:szCs w:val="20"/>
          <w:lang w:val="it-IT"/>
        </w:rPr>
        <w:t xml:space="preserve"> ______________________________</w:t>
      </w:r>
    </w:p>
    <w:p w14:paraId="4C94A666" w14:textId="4C75786C" w:rsidR="00C90FE7" w:rsidRDefault="00C90FE7" w:rsidP="00C90FE7">
      <w:pPr>
        <w:wordWrap/>
        <w:spacing w:after="0" w:line="276" w:lineRule="auto"/>
        <w:rPr>
          <w:rFonts w:ascii="Times New Roman" w:hAnsi="Times New Roman" w:cs="Times New Roman"/>
          <w:szCs w:val="20"/>
          <w:lang w:val="it-IT"/>
        </w:rPr>
      </w:pPr>
      <w:r>
        <w:rPr>
          <w:rFonts w:ascii="Times New Roman" w:hAnsi="Times New Roman" w:cs="Times New Roman"/>
          <w:szCs w:val="20"/>
          <w:lang w:val="it-IT"/>
        </w:rPr>
        <w:t xml:space="preserve">       </w:t>
      </w:r>
      <w:r w:rsidRPr="00A657A4">
        <w:rPr>
          <w:rFonts w:ascii="Times New Roman" w:hAnsi="Times New Roman" w:cs="Times New Roman"/>
          <w:b/>
          <w:bCs/>
          <w:szCs w:val="20"/>
          <w:lang w:val="it-IT"/>
        </w:rPr>
        <w:t>OMP SRL</w:t>
      </w:r>
      <w:r w:rsidRPr="00A657A4">
        <w:rPr>
          <w:rFonts w:ascii="Times New Roman" w:hAnsi="Times New Roman" w:cs="Times New Roman"/>
          <w:szCs w:val="20"/>
          <w:lang w:val="it-IT"/>
        </w:rPr>
        <w:t xml:space="preserve"> – Via Ca’ L</w:t>
      </w:r>
      <w:r>
        <w:rPr>
          <w:rFonts w:ascii="Times New Roman" w:hAnsi="Times New Roman" w:cs="Times New Roman"/>
          <w:szCs w:val="20"/>
          <w:lang w:val="it-IT"/>
        </w:rPr>
        <w:t xml:space="preserve">eoncino, 2 </w:t>
      </w:r>
      <w:r>
        <w:rPr>
          <w:rFonts w:ascii="Times New Roman" w:hAnsi="Times New Roman" w:cs="Times New Roman"/>
          <w:szCs w:val="20"/>
          <w:lang w:val="it-IT"/>
        </w:rPr>
        <w:tab/>
      </w:r>
      <w:r>
        <w:rPr>
          <w:rFonts w:ascii="Times New Roman" w:hAnsi="Times New Roman" w:cs="Times New Roman"/>
          <w:szCs w:val="20"/>
          <w:lang w:val="it-IT"/>
        </w:rPr>
        <w:tab/>
        <w:t xml:space="preserve">        </w:t>
      </w:r>
      <w:r w:rsidR="00277CC2">
        <w:rPr>
          <w:rFonts w:ascii="Times New Roman" w:hAnsi="Times New Roman" w:cs="Times New Roman"/>
          <w:szCs w:val="20"/>
          <w:lang w:val="it-IT"/>
        </w:rPr>
        <w:t xml:space="preserve">             </w:t>
      </w:r>
      <w:r w:rsidRPr="00A657A4">
        <w:rPr>
          <w:rFonts w:ascii="Times New Roman" w:hAnsi="Times New Roman" w:cs="Times New Roman"/>
          <w:b/>
          <w:bCs/>
          <w:szCs w:val="20"/>
          <w:lang w:val="it-IT"/>
        </w:rPr>
        <w:t>FURSYS INC</w:t>
      </w:r>
      <w:r>
        <w:rPr>
          <w:rFonts w:ascii="Times New Roman" w:hAnsi="Times New Roman" w:cs="Times New Roman"/>
          <w:szCs w:val="20"/>
          <w:lang w:val="it-IT"/>
        </w:rPr>
        <w:t>.– Ogeum-ro 311</w:t>
      </w:r>
    </w:p>
    <w:p w14:paraId="7DC06C78" w14:textId="1ACAD1A2" w:rsidR="00C90FE7" w:rsidRDefault="00C90FE7" w:rsidP="00C90FE7">
      <w:pPr>
        <w:wordWrap/>
        <w:spacing w:line="276" w:lineRule="auto"/>
        <w:rPr>
          <w:rFonts w:ascii="Times New Roman" w:hAnsi="Times New Roman" w:cs="Times New Roman"/>
          <w:szCs w:val="20"/>
          <w:lang w:val="it-IT"/>
        </w:rPr>
      </w:pPr>
      <w:r>
        <w:rPr>
          <w:rFonts w:ascii="Times New Roman" w:hAnsi="Times New Roman" w:cs="Times New Roman"/>
          <w:szCs w:val="20"/>
          <w:lang w:val="it-IT"/>
        </w:rPr>
        <w:t xml:space="preserve"> 31030 </w:t>
      </w:r>
      <w:r w:rsidRPr="00A657A4">
        <w:rPr>
          <w:rFonts w:ascii="Times New Roman" w:hAnsi="Times New Roman" w:cs="Times New Roman"/>
          <w:sz w:val="18"/>
          <w:szCs w:val="18"/>
          <w:lang w:val="it-IT"/>
        </w:rPr>
        <w:t>CASTELLO DI GODEGO</w:t>
      </w:r>
      <w:r>
        <w:rPr>
          <w:rFonts w:ascii="Times New Roman" w:hAnsi="Times New Roman" w:cs="Times New Roman"/>
          <w:szCs w:val="20"/>
          <w:lang w:val="it-IT"/>
        </w:rPr>
        <w:t xml:space="preserve"> (TV) – ITALY       </w:t>
      </w:r>
      <w:r w:rsidR="00277CC2">
        <w:rPr>
          <w:rFonts w:ascii="Times New Roman" w:hAnsi="Times New Roman" w:cs="Times New Roman"/>
          <w:szCs w:val="20"/>
          <w:lang w:val="it-IT"/>
        </w:rPr>
        <w:t xml:space="preserve">  </w:t>
      </w:r>
      <w:r>
        <w:rPr>
          <w:rFonts w:ascii="Times New Roman" w:hAnsi="Times New Roman" w:cs="Times New Roman"/>
          <w:szCs w:val="20"/>
          <w:lang w:val="it-IT"/>
        </w:rPr>
        <w:t xml:space="preserve"> </w:t>
      </w:r>
      <w:r w:rsidR="00277CC2">
        <w:rPr>
          <w:rFonts w:ascii="Times New Roman" w:hAnsi="Times New Roman" w:cs="Times New Roman"/>
          <w:szCs w:val="20"/>
          <w:lang w:val="it-IT"/>
        </w:rPr>
        <w:t xml:space="preserve">       </w:t>
      </w:r>
      <w:r>
        <w:rPr>
          <w:rFonts w:ascii="Times New Roman" w:hAnsi="Times New Roman" w:cs="Times New Roman"/>
          <w:szCs w:val="20"/>
          <w:lang w:val="it-IT"/>
        </w:rPr>
        <w:t xml:space="preserve">Songpa-gu, 05661 </w:t>
      </w:r>
      <w:r w:rsidRPr="00A657A4">
        <w:rPr>
          <w:rFonts w:ascii="Times New Roman" w:hAnsi="Times New Roman" w:cs="Times New Roman"/>
          <w:sz w:val="18"/>
          <w:szCs w:val="18"/>
          <w:lang w:val="it-IT"/>
        </w:rPr>
        <w:t>SEOUL</w:t>
      </w:r>
      <w:r>
        <w:rPr>
          <w:rFonts w:ascii="Times New Roman" w:hAnsi="Times New Roman" w:cs="Times New Roman"/>
          <w:szCs w:val="20"/>
          <w:lang w:val="it-IT"/>
        </w:rPr>
        <w:t>, REPUPLIC OF KOREA</w:t>
      </w:r>
    </w:p>
    <w:p w14:paraId="02C56D47" w14:textId="14D68218" w:rsidR="00B93F18" w:rsidRPr="00193ADF" w:rsidRDefault="00C90FE7" w:rsidP="00193ADF">
      <w:pPr>
        <w:wordWrap/>
        <w:spacing w:line="276" w:lineRule="auto"/>
        <w:rPr>
          <w:rFonts w:ascii="Times New Roman" w:hAnsi="Times New Roman" w:cs="Times New Roman"/>
          <w:szCs w:val="20"/>
          <w:lang w:val="it-IT"/>
        </w:rPr>
      </w:pPr>
      <w:r>
        <w:rPr>
          <w:rFonts w:ascii="Times New Roman" w:hAnsi="Times New Roman" w:cs="Times New Roman"/>
          <w:szCs w:val="20"/>
          <w:lang w:val="it-IT"/>
        </w:rPr>
        <w:t xml:space="preserve">    Giuseppe Pegoraro – Legal Representative</w:t>
      </w:r>
      <w:r w:rsidR="00277CC2">
        <w:rPr>
          <w:rFonts w:ascii="Times New Roman" w:hAnsi="Times New Roman" w:cs="Times New Roman"/>
          <w:szCs w:val="20"/>
          <w:lang w:val="it-IT"/>
        </w:rPr>
        <w:t xml:space="preserve">               </w:t>
      </w:r>
      <w:r>
        <w:rPr>
          <w:rFonts w:ascii="Times New Roman" w:hAnsi="Times New Roman" w:cs="Times New Roman"/>
          <w:szCs w:val="20"/>
          <w:lang w:val="it-IT"/>
        </w:rPr>
        <w:t xml:space="preserve"> </w:t>
      </w:r>
      <w:r w:rsidR="00277CC2">
        <w:rPr>
          <w:rFonts w:ascii="Times New Roman" w:hAnsi="Times New Roman" w:cs="Times New Roman"/>
          <w:szCs w:val="20"/>
          <w:lang w:val="it-IT"/>
        </w:rPr>
        <w:t xml:space="preserve">               </w:t>
      </w:r>
      <w:r>
        <w:rPr>
          <w:rFonts w:ascii="Times New Roman" w:hAnsi="Times New Roman" w:cs="Times New Roman"/>
          <w:szCs w:val="20"/>
          <w:lang w:val="it-IT"/>
        </w:rPr>
        <w:t>Kwang-ho PARK, CEO of Fursys Inc.</w:t>
      </w:r>
    </w:p>
    <w:sectPr w:rsidR="00B93F18" w:rsidRPr="00193ADF" w:rsidSect="00C90FE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FURSYS" w:date="2025-11-13T09:15:00Z" w:initials="F">
    <w:p w14:paraId="1905AB57" w14:textId="4A14513D" w:rsidR="00477078" w:rsidRDefault="00477078">
      <w:pPr>
        <w:pStyle w:val="ae"/>
      </w:pPr>
      <w:r>
        <w:rPr>
          <w:rStyle w:val="ad"/>
        </w:rPr>
        <w:annotationRef/>
      </w:r>
      <w:r w:rsidR="001774CE">
        <w:rPr>
          <w:rFonts w:hint="eastAsia"/>
        </w:rPr>
        <w:t>본</w:t>
      </w:r>
      <w:r w:rsidR="001774CE">
        <w:rPr>
          <w:rFonts w:hint="eastAsia"/>
        </w:rPr>
        <w:t xml:space="preserve"> </w:t>
      </w:r>
      <w:r w:rsidR="001774CE">
        <w:rPr>
          <w:rFonts w:hint="eastAsia"/>
        </w:rPr>
        <w:t>구매계약에</w:t>
      </w:r>
      <w:r w:rsidR="001774CE">
        <w:rPr>
          <w:rFonts w:hint="eastAsia"/>
        </w:rPr>
        <w:t xml:space="preserve"> </w:t>
      </w:r>
      <w:r w:rsidR="001774CE">
        <w:rPr>
          <w:rFonts w:hint="eastAsia"/>
        </w:rPr>
        <w:t>따른</w:t>
      </w:r>
      <w:r w:rsidR="001774CE">
        <w:rPr>
          <w:rFonts w:hint="eastAsia"/>
        </w:rPr>
        <w:t xml:space="preserve"> </w:t>
      </w:r>
      <w:r w:rsidR="001774CE">
        <w:rPr>
          <w:rFonts w:hint="eastAsia"/>
        </w:rPr>
        <w:t>제품을</w:t>
      </w:r>
      <w:r w:rsidR="001774CE">
        <w:rPr>
          <w:rFonts w:hint="eastAsia"/>
        </w:rPr>
        <w:t xml:space="preserve"> </w:t>
      </w:r>
      <w:r w:rsidR="001774CE">
        <w:rPr>
          <w:rFonts w:hint="eastAsia"/>
        </w:rPr>
        <w:t>명확하게</w:t>
      </w:r>
      <w:r w:rsidR="001774CE">
        <w:rPr>
          <w:rFonts w:hint="eastAsia"/>
        </w:rPr>
        <w:t xml:space="preserve"> </w:t>
      </w:r>
      <w:r w:rsidR="001774CE">
        <w:rPr>
          <w:rFonts w:hint="eastAsia"/>
        </w:rPr>
        <w:t>특정하기</w:t>
      </w:r>
      <w:r w:rsidR="001774CE">
        <w:rPr>
          <w:rFonts w:hint="eastAsia"/>
        </w:rPr>
        <w:t xml:space="preserve"> </w:t>
      </w:r>
      <w:r w:rsidR="001774CE">
        <w:rPr>
          <w:rFonts w:hint="eastAsia"/>
        </w:rPr>
        <w:t>위하여</w:t>
      </w:r>
      <w:r w:rsidR="001774CE">
        <w:rPr>
          <w:rFonts w:hint="eastAsia"/>
        </w:rPr>
        <w:t xml:space="preserve"> </w:t>
      </w:r>
      <w:r w:rsidR="001774CE">
        <w:rPr>
          <w:rFonts w:hint="eastAsia"/>
        </w:rPr>
        <w:t>제품소개서</w:t>
      </w:r>
      <w:r w:rsidR="001774CE">
        <w:rPr>
          <w:rFonts w:hint="eastAsia"/>
        </w:rPr>
        <w:t xml:space="preserve"> </w:t>
      </w:r>
      <w:r w:rsidR="001774CE">
        <w:rPr>
          <w:rFonts w:hint="eastAsia"/>
        </w:rPr>
        <w:t>또는</w:t>
      </w:r>
      <w:r w:rsidR="001774CE">
        <w:rPr>
          <w:rFonts w:hint="eastAsia"/>
        </w:rPr>
        <w:t xml:space="preserve"> </w:t>
      </w:r>
      <w:r w:rsidR="001774CE">
        <w:rPr>
          <w:rFonts w:hint="eastAsia"/>
        </w:rPr>
        <w:t>아래품의서의</w:t>
      </w:r>
      <w:r w:rsidR="001774CE">
        <w:rPr>
          <w:rFonts w:hint="eastAsia"/>
        </w:rPr>
        <w:t xml:space="preserve"> </w:t>
      </w:r>
      <w:proofErr w:type="spellStart"/>
      <w:r w:rsidR="001774CE">
        <w:rPr>
          <w:rFonts w:hint="eastAsia"/>
        </w:rPr>
        <w:t>제품상세에</w:t>
      </w:r>
      <w:proofErr w:type="spellEnd"/>
      <w:r w:rsidR="001774CE">
        <w:rPr>
          <w:rFonts w:hint="eastAsia"/>
        </w:rPr>
        <w:t xml:space="preserve"> </w:t>
      </w:r>
      <w:r w:rsidR="001774CE">
        <w:rPr>
          <w:rFonts w:hint="eastAsia"/>
        </w:rPr>
        <w:t>관한</w:t>
      </w:r>
      <w:r w:rsidR="001774CE">
        <w:rPr>
          <w:rFonts w:hint="eastAsia"/>
        </w:rPr>
        <w:t xml:space="preserve"> </w:t>
      </w:r>
      <w:r w:rsidR="001774CE">
        <w:rPr>
          <w:rFonts w:hint="eastAsia"/>
        </w:rPr>
        <w:t>내용을</w:t>
      </w:r>
      <w:r w:rsidR="001774CE">
        <w:rPr>
          <w:rFonts w:hint="eastAsia"/>
        </w:rPr>
        <w:t xml:space="preserve"> </w:t>
      </w:r>
      <w:r w:rsidR="001774CE">
        <w:rPr>
          <w:rFonts w:hint="eastAsia"/>
        </w:rPr>
        <w:t>첨부하실</w:t>
      </w:r>
      <w:r w:rsidR="001774CE">
        <w:rPr>
          <w:rFonts w:hint="eastAsia"/>
        </w:rPr>
        <w:t xml:space="preserve"> </w:t>
      </w:r>
      <w:r w:rsidR="001774CE">
        <w:rPr>
          <w:rFonts w:hint="eastAsia"/>
        </w:rPr>
        <w:t>것을</w:t>
      </w:r>
      <w:r w:rsidR="001774CE">
        <w:rPr>
          <w:rFonts w:hint="eastAsia"/>
        </w:rPr>
        <w:t xml:space="preserve"> </w:t>
      </w:r>
      <w:proofErr w:type="spellStart"/>
      <w:r w:rsidR="001774CE">
        <w:rPr>
          <w:rFonts w:hint="eastAsia"/>
        </w:rPr>
        <w:t>제안드립니다</w:t>
      </w:r>
      <w:proofErr w:type="spellEnd"/>
      <w:r w:rsidR="001774CE">
        <w:rPr>
          <w:rFonts w:hint="eastAsia"/>
        </w:rPr>
        <w:t xml:space="preserve"> </w:t>
      </w:r>
      <w:r w:rsidR="001774CE">
        <w:br/>
      </w:r>
      <w:hyperlink r:id="rId1" w:history="1">
        <w:r w:rsidR="001774CE">
          <w:rPr>
            <w:rStyle w:val="af2"/>
          </w:rPr>
          <w:t>FURSYS GROUP EP</w:t>
        </w:r>
      </w:hyperlink>
    </w:p>
  </w:comment>
  <w:comment w:id="7" w:author="김현주 (Hyunjoo Kim)" w:date="2025-11-14T15:27:00Z" w:initials="김(K">
    <w:p w14:paraId="4BCC38D8" w14:textId="19F29636" w:rsidR="001B6CC2" w:rsidRDefault="001B6CC2">
      <w:pPr>
        <w:pStyle w:val="ae"/>
      </w:pPr>
      <w:r>
        <w:rPr>
          <w:rStyle w:val="ad"/>
        </w:rPr>
        <w:annotationRef/>
      </w:r>
      <w:r>
        <w:rPr>
          <w:rFonts w:hint="eastAsia"/>
        </w:rPr>
        <w:t>I</w:t>
      </w:r>
      <w:r>
        <w:t xml:space="preserve">t is recommended to set up a cap of the price increase. And recommend to add Buyer’s right to terminate the contract in case of Buyer’s objection to the increase. </w:t>
      </w:r>
    </w:p>
  </w:comment>
  <w:comment w:id="17" w:author="김현주 (Hyunjoo Kim)" w:date="2025-11-14T15:23:00Z" w:initials="김(K">
    <w:p w14:paraId="28BDB7A3" w14:textId="101034EF" w:rsidR="001B6CC2" w:rsidRDefault="001B6CC2">
      <w:pPr>
        <w:pStyle w:val="ae"/>
      </w:pPr>
      <w:r>
        <w:rPr>
          <w:rStyle w:val="ad"/>
        </w:rPr>
        <w:annotationRef/>
      </w:r>
      <w:r>
        <w:rPr>
          <w:rFonts w:hint="eastAsia"/>
        </w:rPr>
        <w:t>3</w:t>
      </w:r>
      <w:r>
        <w:t xml:space="preserve"> days would be too short to raise reasonable objection. </w:t>
      </w:r>
    </w:p>
  </w:comment>
  <w:comment w:id="20" w:author="김현주 (Hyunjoo Kim)" w:date="2025-11-14T15:25:00Z" w:initials="김(K">
    <w:p w14:paraId="723F43E3" w14:textId="6B6CE64E" w:rsidR="001B6CC2" w:rsidRDefault="001B6CC2">
      <w:pPr>
        <w:pStyle w:val="ae"/>
      </w:pPr>
      <w:r>
        <w:rPr>
          <w:rStyle w:val="ad"/>
        </w:rPr>
        <w:annotationRef/>
      </w:r>
      <w:r>
        <w:t xml:space="preserve">Liquidated damages would not be enough to cover the actual damages of the Buyer. Legal team recommend to add the praise below. </w:t>
      </w:r>
    </w:p>
    <w:p w14:paraId="58CB7FAD" w14:textId="39A338ED" w:rsidR="001B6CC2" w:rsidRDefault="001B6CC2">
      <w:pPr>
        <w:pStyle w:val="ae"/>
        <w:rPr>
          <w:rFonts w:hint="eastAsia"/>
        </w:rPr>
      </w:pPr>
      <w:r>
        <w:t>“Payment of the liquidated damages shall not limit the Buyer’s right to claim additional damages in case the delay causes actual and proven losses, unless such losses have already been compensated by the liquidated damages.”</w:t>
      </w:r>
    </w:p>
  </w:comment>
  <w:comment w:id="39" w:author="FURSYS" w:date="2025-11-13T14:46:00Z" w:initials="F">
    <w:p w14:paraId="08D0C64D" w14:textId="04840300" w:rsidR="00BA11EB" w:rsidRDefault="00BA11EB">
      <w:pPr>
        <w:pStyle w:val="ae"/>
      </w:pPr>
      <w:r>
        <w:rPr>
          <w:rStyle w:val="ad"/>
        </w:rPr>
        <w:annotationRef/>
      </w:r>
      <w:r w:rsidR="00AA0CF5">
        <w:rPr>
          <w:rFonts w:hint="eastAsia"/>
        </w:rPr>
        <w:t>첨부하여</w:t>
      </w:r>
      <w:r w:rsidR="00AA0CF5">
        <w:rPr>
          <w:rFonts w:hint="eastAsia"/>
        </w:rPr>
        <w:t xml:space="preserve"> </w:t>
      </w:r>
      <w:r w:rsidR="00AA0CF5">
        <w:rPr>
          <w:rFonts w:hint="eastAsia"/>
        </w:rPr>
        <w:t>계약체결</w:t>
      </w:r>
      <w:r w:rsidR="00AA0CF5">
        <w:t xml:space="preserve"> </w:t>
      </w:r>
      <w:r w:rsidR="00AA0CF5">
        <w:rPr>
          <w:rFonts w:hint="eastAsia"/>
        </w:rPr>
        <w:t>바랍니다</w:t>
      </w:r>
      <w:r w:rsidR="00AA0CF5">
        <w:rPr>
          <w:rFonts w:hint="eastAsia"/>
        </w:rPr>
        <w:t>.</w:t>
      </w:r>
      <w:r w:rsidR="00AA0CF5">
        <w:t xml:space="preserve"> </w:t>
      </w:r>
    </w:p>
  </w:comment>
  <w:comment w:id="63" w:author="FURSYS" w:date="2025-11-13T14:38:00Z" w:initials="F">
    <w:p w14:paraId="2BF1B0ED" w14:textId="77777777" w:rsidR="00DC0873" w:rsidRDefault="00DC0873">
      <w:pPr>
        <w:pStyle w:val="ae"/>
      </w:pPr>
      <w:r>
        <w:rPr>
          <w:rStyle w:val="ad"/>
        </w:rPr>
        <w:annotationRef/>
      </w:r>
      <w:r>
        <w:rPr>
          <w:rFonts w:hint="eastAsia"/>
        </w:rPr>
        <w:t>공장인도</w:t>
      </w:r>
      <w:r>
        <w:rPr>
          <w:rFonts w:hint="eastAsia"/>
        </w:rPr>
        <w:t xml:space="preserve"> </w:t>
      </w:r>
      <w:r>
        <w:rPr>
          <w:rFonts w:hint="eastAsia"/>
        </w:rPr>
        <w:t>조건이면서</w:t>
      </w:r>
      <w:r>
        <w:rPr>
          <w:rFonts w:hint="eastAsia"/>
        </w:rPr>
        <w:t xml:space="preserve"> </w:t>
      </w:r>
      <w:r>
        <w:rPr>
          <w:rFonts w:hint="eastAsia"/>
        </w:rPr>
        <w:t>선불조건으로</w:t>
      </w:r>
      <w:r>
        <w:rPr>
          <w:rFonts w:hint="eastAsia"/>
        </w:rPr>
        <w:t xml:space="preserve"> </w:t>
      </w:r>
      <w:r>
        <w:rPr>
          <w:rFonts w:hint="eastAsia"/>
        </w:rPr>
        <w:t>구매자의</w:t>
      </w:r>
      <w:r>
        <w:rPr>
          <w:rFonts w:hint="eastAsia"/>
        </w:rPr>
        <w:t xml:space="preserve"> </w:t>
      </w:r>
      <w:r>
        <w:rPr>
          <w:rFonts w:hint="eastAsia"/>
        </w:rPr>
        <w:t>위험부담이</w:t>
      </w:r>
      <w:r>
        <w:rPr>
          <w:rFonts w:hint="eastAsia"/>
        </w:rPr>
        <w:t xml:space="preserve"> </w:t>
      </w:r>
      <w:r>
        <w:rPr>
          <w:rFonts w:hint="eastAsia"/>
        </w:rPr>
        <w:t>큰</w:t>
      </w:r>
      <w:r>
        <w:rPr>
          <w:rFonts w:hint="eastAsia"/>
        </w:rPr>
        <w:t xml:space="preserve"> </w:t>
      </w:r>
      <w:r>
        <w:rPr>
          <w:rFonts w:hint="eastAsia"/>
        </w:rPr>
        <w:t>조건입니다</w:t>
      </w:r>
      <w:r>
        <w:rPr>
          <w:rFonts w:hint="eastAsia"/>
        </w:rPr>
        <w:t>.</w:t>
      </w:r>
      <w:r>
        <w:t xml:space="preserve"> </w:t>
      </w:r>
    </w:p>
    <w:p w14:paraId="0496CC66" w14:textId="606ECDAC" w:rsidR="00DC0873" w:rsidRDefault="00DC0873">
      <w:pPr>
        <w:pStyle w:val="ae"/>
      </w:pPr>
      <w:r>
        <w:rPr>
          <w:rFonts w:hint="eastAsia"/>
        </w:rPr>
        <w:t>물품배송에</w:t>
      </w:r>
      <w:r>
        <w:rPr>
          <w:rFonts w:hint="eastAsia"/>
        </w:rPr>
        <w:t xml:space="preserve"> </w:t>
      </w:r>
      <w:r>
        <w:rPr>
          <w:rFonts w:hint="eastAsia"/>
        </w:rPr>
        <w:t>대한</w:t>
      </w:r>
      <w:r>
        <w:rPr>
          <w:rFonts w:hint="eastAsia"/>
        </w:rPr>
        <w:t xml:space="preserve"> </w:t>
      </w:r>
      <w:r>
        <w:rPr>
          <w:rFonts w:hint="eastAsia"/>
        </w:rPr>
        <w:t>보험과</w:t>
      </w:r>
      <w:r>
        <w:rPr>
          <w:rFonts w:hint="eastAsia"/>
        </w:rPr>
        <w:t>,</w:t>
      </w:r>
      <w:r>
        <w:t xml:space="preserve"> </w:t>
      </w:r>
      <w:r>
        <w:rPr>
          <w:rFonts w:hint="eastAsia"/>
        </w:rPr>
        <w:t>대금지불을</w:t>
      </w:r>
      <w:r>
        <w:rPr>
          <w:rFonts w:hint="eastAsia"/>
        </w:rPr>
        <w:t xml:space="preserve"> </w:t>
      </w:r>
      <w:r>
        <w:rPr>
          <w:rFonts w:hint="eastAsia"/>
        </w:rPr>
        <w:t>하지</w:t>
      </w:r>
      <w:r>
        <w:rPr>
          <w:rFonts w:hint="eastAsia"/>
        </w:rPr>
        <w:t xml:space="preserve"> </w:t>
      </w:r>
      <w:r>
        <w:rPr>
          <w:rFonts w:hint="eastAsia"/>
        </w:rPr>
        <w:t>않았을</w:t>
      </w:r>
      <w:r>
        <w:rPr>
          <w:rFonts w:hint="eastAsia"/>
        </w:rPr>
        <w:t xml:space="preserve"> </w:t>
      </w:r>
      <w:r>
        <w:rPr>
          <w:rFonts w:hint="eastAsia"/>
        </w:rPr>
        <w:t>경우에</w:t>
      </w:r>
      <w:r>
        <w:rPr>
          <w:rFonts w:hint="eastAsia"/>
        </w:rPr>
        <w:t xml:space="preserve"> </w:t>
      </w:r>
      <w:r>
        <w:rPr>
          <w:rFonts w:hint="eastAsia"/>
        </w:rPr>
        <w:t>대비한</w:t>
      </w:r>
      <w:r>
        <w:rPr>
          <w:rFonts w:hint="eastAsia"/>
        </w:rPr>
        <w:t xml:space="preserve"> </w:t>
      </w:r>
      <w:r>
        <w:rPr>
          <w:rFonts w:hint="eastAsia"/>
        </w:rPr>
        <w:t>보험을</w:t>
      </w:r>
      <w:r>
        <w:rPr>
          <w:rFonts w:hint="eastAsia"/>
        </w:rPr>
        <w:t xml:space="preserve"> </w:t>
      </w:r>
      <w:proofErr w:type="spellStart"/>
      <w:r>
        <w:rPr>
          <w:rFonts w:hint="eastAsia"/>
        </w:rPr>
        <w:t>들어두실</w:t>
      </w:r>
      <w:proofErr w:type="spellEnd"/>
      <w:r>
        <w:rPr>
          <w:rFonts w:hint="eastAsia"/>
        </w:rPr>
        <w:t xml:space="preserve"> </w:t>
      </w:r>
      <w:r>
        <w:rPr>
          <w:rFonts w:hint="eastAsia"/>
        </w:rPr>
        <w:t>것을</w:t>
      </w:r>
      <w:r>
        <w:rPr>
          <w:rFonts w:hint="eastAsia"/>
        </w:rPr>
        <w:t xml:space="preserve"> </w:t>
      </w:r>
      <w:proofErr w:type="spellStart"/>
      <w:r>
        <w:rPr>
          <w:rFonts w:hint="eastAsia"/>
        </w:rPr>
        <w:t>제안드립니다</w:t>
      </w:r>
      <w:proofErr w:type="spellEnd"/>
      <w:r>
        <w:rPr>
          <w:rFonts w:hint="eastAsia"/>
        </w:rPr>
        <w: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05AB57" w15:done="0"/>
  <w15:commentEx w15:paraId="4BCC38D8" w15:done="0"/>
  <w15:commentEx w15:paraId="28BDB7A3" w15:done="0"/>
  <w15:commentEx w15:paraId="58CB7FAD" w15:done="0"/>
  <w15:commentEx w15:paraId="08D0C64D" w15:done="0"/>
  <w15:commentEx w15:paraId="0496CC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FE4308" w16cex:dateUtc="2025-10-27T14:28:00Z"/>
  <w16cex:commentExtensible w16cex:durableId="484400CD" w16cex:dateUtc="2025-10-27T14:36:00Z"/>
  <w16cex:commentExtensible w16cex:durableId="1DC3DD97" w16cex:dateUtc="2025-10-27T15:04:00Z"/>
  <w16cex:commentExtensible w16cex:durableId="720C5A2A" w16cex:dateUtc="2025-10-27T15:42:00Z"/>
  <w16cex:commentExtensible w16cex:durableId="5FF3350C" w16cex:dateUtc="2025-10-27T15:49:00Z"/>
  <w16cex:commentExtensible w16cex:durableId="74EFA96B" w16cex:dateUtc="2025-10-27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05AB57" w16cid:durableId="2CC02049"/>
  <w16cid:commentId w16cid:paraId="4BCC38D8" w16cid:durableId="2CC1C8D7"/>
  <w16cid:commentId w16cid:paraId="28BDB7A3" w16cid:durableId="2CC1C7EE"/>
  <w16cid:commentId w16cid:paraId="58CB7FAD" w16cid:durableId="2CC1C85C"/>
  <w16cid:commentId w16cid:paraId="08D0C64D" w16cid:durableId="2CC06DDD"/>
  <w16cid:commentId w16cid:paraId="0496CC66" w16cid:durableId="2CC06B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4B801F" w14:textId="77777777" w:rsidR="00AB10F5" w:rsidRDefault="00AB10F5" w:rsidP="009244DD">
      <w:pPr>
        <w:spacing w:after="0" w:line="240" w:lineRule="auto"/>
      </w:pPr>
      <w:r>
        <w:separator/>
      </w:r>
    </w:p>
  </w:endnote>
  <w:endnote w:type="continuationSeparator" w:id="0">
    <w:p w14:paraId="06B97B6B" w14:textId="77777777" w:rsidR="00AB10F5" w:rsidRDefault="00AB10F5" w:rsidP="00924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Arial"/>
    <w:charset w:val="00"/>
    <w:family w:val="swiss"/>
    <w:pitch w:val="variable"/>
    <w:sig w:usb0="20000287" w:usb1="0000000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8DDF40" w14:textId="77777777" w:rsidR="00AB10F5" w:rsidRDefault="00AB10F5" w:rsidP="009244DD">
      <w:pPr>
        <w:spacing w:after="0" w:line="240" w:lineRule="auto"/>
      </w:pPr>
      <w:r>
        <w:separator/>
      </w:r>
    </w:p>
  </w:footnote>
  <w:footnote w:type="continuationSeparator" w:id="0">
    <w:p w14:paraId="3AB1374A" w14:textId="77777777" w:rsidR="00AB10F5" w:rsidRDefault="00AB10F5" w:rsidP="00924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AE212A"/>
    <w:multiLevelType w:val="hybridMultilevel"/>
    <w:tmpl w:val="830A7C58"/>
    <w:lvl w:ilvl="0" w:tplc="50BCBD7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60F27A3"/>
    <w:multiLevelType w:val="hybridMultilevel"/>
    <w:tmpl w:val="B058B15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URSYS">
    <w15:presenceInfo w15:providerId="None" w15:userId="FURSYS"/>
  </w15:person>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FE7"/>
    <w:rsid w:val="00012371"/>
    <w:rsid w:val="000230B4"/>
    <w:rsid w:val="000233E3"/>
    <w:rsid w:val="00031148"/>
    <w:rsid w:val="0004227E"/>
    <w:rsid w:val="00074737"/>
    <w:rsid w:val="000A4DEC"/>
    <w:rsid w:val="000C33DD"/>
    <w:rsid w:val="000D7BF8"/>
    <w:rsid w:val="00104CDC"/>
    <w:rsid w:val="00111162"/>
    <w:rsid w:val="00160A6E"/>
    <w:rsid w:val="001774CE"/>
    <w:rsid w:val="00193ADF"/>
    <w:rsid w:val="001B6CC2"/>
    <w:rsid w:val="002018C7"/>
    <w:rsid w:val="00277CC2"/>
    <w:rsid w:val="002C6669"/>
    <w:rsid w:val="00300CB7"/>
    <w:rsid w:val="00316332"/>
    <w:rsid w:val="00333280"/>
    <w:rsid w:val="0036368F"/>
    <w:rsid w:val="00413922"/>
    <w:rsid w:val="004548E0"/>
    <w:rsid w:val="0045592D"/>
    <w:rsid w:val="00477078"/>
    <w:rsid w:val="00497AA2"/>
    <w:rsid w:val="004A47C8"/>
    <w:rsid w:val="004C6340"/>
    <w:rsid w:val="004F79B9"/>
    <w:rsid w:val="0055214F"/>
    <w:rsid w:val="00554975"/>
    <w:rsid w:val="005750D6"/>
    <w:rsid w:val="00575338"/>
    <w:rsid w:val="00585BFF"/>
    <w:rsid w:val="0058695F"/>
    <w:rsid w:val="005A3569"/>
    <w:rsid w:val="005F3D4C"/>
    <w:rsid w:val="00627365"/>
    <w:rsid w:val="00647B40"/>
    <w:rsid w:val="00672E8D"/>
    <w:rsid w:val="006802E3"/>
    <w:rsid w:val="006C54B6"/>
    <w:rsid w:val="006C5554"/>
    <w:rsid w:val="006D4DCC"/>
    <w:rsid w:val="006F4964"/>
    <w:rsid w:val="007578E3"/>
    <w:rsid w:val="00770C06"/>
    <w:rsid w:val="007C4108"/>
    <w:rsid w:val="0082048D"/>
    <w:rsid w:val="008253DA"/>
    <w:rsid w:val="008754AF"/>
    <w:rsid w:val="008922B3"/>
    <w:rsid w:val="008A3B89"/>
    <w:rsid w:val="009244DD"/>
    <w:rsid w:val="00927F1A"/>
    <w:rsid w:val="009A7D13"/>
    <w:rsid w:val="00A46BBD"/>
    <w:rsid w:val="00A53FB1"/>
    <w:rsid w:val="00A62BEA"/>
    <w:rsid w:val="00A62E0B"/>
    <w:rsid w:val="00A73EC1"/>
    <w:rsid w:val="00AA0CF5"/>
    <w:rsid w:val="00AA187F"/>
    <w:rsid w:val="00AB10F5"/>
    <w:rsid w:val="00AE6C16"/>
    <w:rsid w:val="00B616E0"/>
    <w:rsid w:val="00B859FC"/>
    <w:rsid w:val="00B93F18"/>
    <w:rsid w:val="00BA11EB"/>
    <w:rsid w:val="00BA1283"/>
    <w:rsid w:val="00BF19FD"/>
    <w:rsid w:val="00BF57CD"/>
    <w:rsid w:val="00C15A8B"/>
    <w:rsid w:val="00C64EEB"/>
    <w:rsid w:val="00C90FE7"/>
    <w:rsid w:val="00CA7911"/>
    <w:rsid w:val="00CB475C"/>
    <w:rsid w:val="00D20AA7"/>
    <w:rsid w:val="00D42566"/>
    <w:rsid w:val="00D64756"/>
    <w:rsid w:val="00D723DC"/>
    <w:rsid w:val="00D83131"/>
    <w:rsid w:val="00DC0873"/>
    <w:rsid w:val="00DE786F"/>
    <w:rsid w:val="00DF5ED0"/>
    <w:rsid w:val="00E057C6"/>
    <w:rsid w:val="00E3579E"/>
    <w:rsid w:val="00F22973"/>
    <w:rsid w:val="00F22B96"/>
    <w:rsid w:val="00F346A7"/>
    <w:rsid w:val="00F44CEB"/>
    <w:rsid w:val="00F67806"/>
    <w:rsid w:val="00F838BC"/>
    <w:rsid w:val="00F86819"/>
    <w:rsid w:val="00FA4F29"/>
    <w:rsid w:val="00FB7ABF"/>
    <w:rsid w:val="00FD44E0"/>
  </w:rsids>
  <m:mathPr>
    <m:mathFont m:val="Cambria Math"/>
    <m:brkBin m:val="before"/>
    <m:brkBinSub m:val="--"/>
    <m:smallFrac m:val="0"/>
    <m:dispDef/>
    <m:lMargin m:val="0"/>
    <m:rMargin m:val="0"/>
    <m:defJc m:val="centerGroup"/>
    <m:wrapIndent m:val="1440"/>
    <m:intLim m:val="subSup"/>
    <m:naryLim m:val="undOvr"/>
  </m:mathPr>
  <w:themeFontLang w:val="it-IT"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76F83"/>
  <w15:chartTrackingRefBased/>
  <w15:docId w15:val="{AD984143-FFD4-4B20-A21A-E125AF8E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90FE7"/>
    <w:pPr>
      <w:widowControl w:val="0"/>
      <w:wordWrap w:val="0"/>
      <w:autoSpaceDE w:val="0"/>
      <w:autoSpaceDN w:val="0"/>
      <w:spacing w:line="259" w:lineRule="auto"/>
      <w:jc w:val="both"/>
    </w:pPr>
    <w:rPr>
      <w:sz w:val="20"/>
      <w:szCs w:val="22"/>
      <w:lang w:val="en-US" w:eastAsia="ko-KR"/>
      <w14:ligatures w14:val="none"/>
    </w:rPr>
  </w:style>
  <w:style w:type="paragraph" w:styleId="1">
    <w:name w:val="heading 1"/>
    <w:basedOn w:val="a"/>
    <w:next w:val="a"/>
    <w:link w:val="1Char"/>
    <w:uiPriority w:val="9"/>
    <w:qFormat/>
    <w:rsid w:val="00C90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90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90F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90F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90F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90F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90F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90F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90F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90FE7"/>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C90FE7"/>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C90FE7"/>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C90FE7"/>
    <w:rPr>
      <w:rFonts w:eastAsiaTheme="majorEastAsia" w:cstheme="majorBidi"/>
      <w:i/>
      <w:iCs/>
      <w:color w:val="0F4761" w:themeColor="accent1" w:themeShade="BF"/>
    </w:rPr>
  </w:style>
  <w:style w:type="character" w:customStyle="1" w:styleId="5Char">
    <w:name w:val="제목 5 Char"/>
    <w:basedOn w:val="a0"/>
    <w:link w:val="5"/>
    <w:uiPriority w:val="9"/>
    <w:semiHidden/>
    <w:rsid w:val="00C90FE7"/>
    <w:rPr>
      <w:rFonts w:eastAsiaTheme="majorEastAsia" w:cstheme="majorBidi"/>
      <w:color w:val="0F4761" w:themeColor="accent1" w:themeShade="BF"/>
    </w:rPr>
  </w:style>
  <w:style w:type="character" w:customStyle="1" w:styleId="6Char">
    <w:name w:val="제목 6 Char"/>
    <w:basedOn w:val="a0"/>
    <w:link w:val="6"/>
    <w:uiPriority w:val="9"/>
    <w:semiHidden/>
    <w:rsid w:val="00C90FE7"/>
    <w:rPr>
      <w:rFonts w:eastAsiaTheme="majorEastAsia" w:cstheme="majorBidi"/>
      <w:i/>
      <w:iCs/>
      <w:color w:val="595959" w:themeColor="text1" w:themeTint="A6"/>
    </w:rPr>
  </w:style>
  <w:style w:type="character" w:customStyle="1" w:styleId="7Char">
    <w:name w:val="제목 7 Char"/>
    <w:basedOn w:val="a0"/>
    <w:link w:val="7"/>
    <w:uiPriority w:val="9"/>
    <w:semiHidden/>
    <w:rsid w:val="00C90FE7"/>
    <w:rPr>
      <w:rFonts w:eastAsiaTheme="majorEastAsia" w:cstheme="majorBidi"/>
      <w:color w:val="595959" w:themeColor="text1" w:themeTint="A6"/>
    </w:rPr>
  </w:style>
  <w:style w:type="character" w:customStyle="1" w:styleId="8Char">
    <w:name w:val="제목 8 Char"/>
    <w:basedOn w:val="a0"/>
    <w:link w:val="8"/>
    <w:uiPriority w:val="9"/>
    <w:semiHidden/>
    <w:rsid w:val="00C90FE7"/>
    <w:rPr>
      <w:rFonts w:eastAsiaTheme="majorEastAsia" w:cstheme="majorBidi"/>
      <w:i/>
      <w:iCs/>
      <w:color w:val="272727" w:themeColor="text1" w:themeTint="D8"/>
    </w:rPr>
  </w:style>
  <w:style w:type="character" w:customStyle="1" w:styleId="9Char">
    <w:name w:val="제목 9 Char"/>
    <w:basedOn w:val="a0"/>
    <w:link w:val="9"/>
    <w:uiPriority w:val="9"/>
    <w:semiHidden/>
    <w:rsid w:val="00C90FE7"/>
    <w:rPr>
      <w:rFonts w:eastAsiaTheme="majorEastAsia" w:cstheme="majorBidi"/>
      <w:color w:val="272727" w:themeColor="text1" w:themeTint="D8"/>
    </w:rPr>
  </w:style>
  <w:style w:type="paragraph" w:styleId="a3">
    <w:name w:val="Title"/>
    <w:basedOn w:val="a"/>
    <w:next w:val="a"/>
    <w:link w:val="Char"/>
    <w:uiPriority w:val="10"/>
    <w:qFormat/>
    <w:rsid w:val="00C9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90F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0FE7"/>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C90FE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90FE7"/>
    <w:pPr>
      <w:spacing w:before="160"/>
      <w:jc w:val="center"/>
    </w:pPr>
    <w:rPr>
      <w:i/>
      <w:iCs/>
      <w:color w:val="404040" w:themeColor="text1" w:themeTint="BF"/>
    </w:rPr>
  </w:style>
  <w:style w:type="character" w:customStyle="1" w:styleId="Char1">
    <w:name w:val="인용 Char"/>
    <w:basedOn w:val="a0"/>
    <w:link w:val="a5"/>
    <w:uiPriority w:val="29"/>
    <w:rsid w:val="00C90FE7"/>
    <w:rPr>
      <w:i/>
      <w:iCs/>
      <w:color w:val="404040" w:themeColor="text1" w:themeTint="BF"/>
    </w:rPr>
  </w:style>
  <w:style w:type="paragraph" w:styleId="a6">
    <w:name w:val="List Paragraph"/>
    <w:basedOn w:val="a"/>
    <w:uiPriority w:val="34"/>
    <w:qFormat/>
    <w:rsid w:val="00C90FE7"/>
    <w:pPr>
      <w:ind w:left="720"/>
      <w:contextualSpacing/>
    </w:pPr>
  </w:style>
  <w:style w:type="character" w:styleId="a7">
    <w:name w:val="Intense Emphasis"/>
    <w:basedOn w:val="a0"/>
    <w:uiPriority w:val="21"/>
    <w:qFormat/>
    <w:rsid w:val="00C90FE7"/>
    <w:rPr>
      <w:i/>
      <w:iCs/>
      <w:color w:val="0F4761" w:themeColor="accent1" w:themeShade="BF"/>
    </w:rPr>
  </w:style>
  <w:style w:type="paragraph" w:styleId="a8">
    <w:name w:val="Intense Quote"/>
    <w:basedOn w:val="a"/>
    <w:next w:val="a"/>
    <w:link w:val="Char2"/>
    <w:uiPriority w:val="30"/>
    <w:qFormat/>
    <w:rsid w:val="00C90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90FE7"/>
    <w:rPr>
      <w:i/>
      <w:iCs/>
      <w:color w:val="0F4761" w:themeColor="accent1" w:themeShade="BF"/>
    </w:rPr>
  </w:style>
  <w:style w:type="character" w:styleId="a9">
    <w:name w:val="Intense Reference"/>
    <w:basedOn w:val="a0"/>
    <w:uiPriority w:val="32"/>
    <w:qFormat/>
    <w:rsid w:val="00C90FE7"/>
    <w:rPr>
      <w:b/>
      <w:bCs/>
      <w:smallCaps/>
      <w:color w:val="0F4761" w:themeColor="accent1" w:themeShade="BF"/>
      <w:spacing w:val="5"/>
    </w:rPr>
  </w:style>
  <w:style w:type="paragraph" w:styleId="aa">
    <w:name w:val="Normal (Web)"/>
    <w:basedOn w:val="a"/>
    <w:uiPriority w:val="99"/>
    <w:unhideWhenUsed/>
    <w:rsid w:val="00C90FE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b">
    <w:name w:val="header"/>
    <w:basedOn w:val="a"/>
    <w:link w:val="Char3"/>
    <w:uiPriority w:val="99"/>
    <w:unhideWhenUsed/>
    <w:rsid w:val="009244DD"/>
    <w:pPr>
      <w:tabs>
        <w:tab w:val="center" w:pos="4513"/>
        <w:tab w:val="right" w:pos="9026"/>
      </w:tabs>
      <w:snapToGrid w:val="0"/>
    </w:pPr>
  </w:style>
  <w:style w:type="character" w:customStyle="1" w:styleId="Char3">
    <w:name w:val="머리글 Char"/>
    <w:basedOn w:val="a0"/>
    <w:link w:val="ab"/>
    <w:uiPriority w:val="99"/>
    <w:rsid w:val="009244DD"/>
    <w:rPr>
      <w:sz w:val="20"/>
      <w:szCs w:val="22"/>
      <w:lang w:val="en-US" w:eastAsia="ko-KR"/>
      <w14:ligatures w14:val="none"/>
    </w:rPr>
  </w:style>
  <w:style w:type="paragraph" w:styleId="ac">
    <w:name w:val="footer"/>
    <w:basedOn w:val="a"/>
    <w:link w:val="Char4"/>
    <w:uiPriority w:val="99"/>
    <w:unhideWhenUsed/>
    <w:rsid w:val="009244DD"/>
    <w:pPr>
      <w:tabs>
        <w:tab w:val="center" w:pos="4513"/>
        <w:tab w:val="right" w:pos="9026"/>
      </w:tabs>
      <w:snapToGrid w:val="0"/>
    </w:pPr>
  </w:style>
  <w:style w:type="character" w:customStyle="1" w:styleId="Char4">
    <w:name w:val="바닥글 Char"/>
    <w:basedOn w:val="a0"/>
    <w:link w:val="ac"/>
    <w:uiPriority w:val="99"/>
    <w:rsid w:val="009244DD"/>
    <w:rPr>
      <w:sz w:val="20"/>
      <w:szCs w:val="22"/>
      <w:lang w:val="en-US" w:eastAsia="ko-KR"/>
      <w14:ligatures w14:val="none"/>
    </w:rPr>
  </w:style>
  <w:style w:type="character" w:styleId="ad">
    <w:name w:val="annotation reference"/>
    <w:basedOn w:val="a0"/>
    <w:uiPriority w:val="99"/>
    <w:semiHidden/>
    <w:unhideWhenUsed/>
    <w:rsid w:val="009244DD"/>
    <w:rPr>
      <w:sz w:val="18"/>
      <w:szCs w:val="18"/>
    </w:rPr>
  </w:style>
  <w:style w:type="paragraph" w:styleId="ae">
    <w:name w:val="annotation text"/>
    <w:basedOn w:val="a"/>
    <w:link w:val="Char5"/>
    <w:uiPriority w:val="99"/>
    <w:unhideWhenUsed/>
    <w:rsid w:val="009244DD"/>
    <w:pPr>
      <w:jc w:val="left"/>
    </w:pPr>
  </w:style>
  <w:style w:type="character" w:customStyle="1" w:styleId="Char5">
    <w:name w:val="메모 텍스트 Char"/>
    <w:basedOn w:val="a0"/>
    <w:link w:val="ae"/>
    <w:uiPriority w:val="99"/>
    <w:rsid w:val="009244DD"/>
    <w:rPr>
      <w:sz w:val="20"/>
      <w:szCs w:val="22"/>
      <w:lang w:val="en-US" w:eastAsia="ko-KR"/>
      <w14:ligatures w14:val="none"/>
    </w:rPr>
  </w:style>
  <w:style w:type="paragraph" w:styleId="af">
    <w:name w:val="annotation subject"/>
    <w:basedOn w:val="ae"/>
    <w:next w:val="ae"/>
    <w:link w:val="Char6"/>
    <w:uiPriority w:val="99"/>
    <w:semiHidden/>
    <w:unhideWhenUsed/>
    <w:rsid w:val="009244DD"/>
    <w:rPr>
      <w:b/>
      <w:bCs/>
    </w:rPr>
  </w:style>
  <w:style w:type="character" w:customStyle="1" w:styleId="Char6">
    <w:name w:val="메모 주제 Char"/>
    <w:basedOn w:val="Char5"/>
    <w:link w:val="af"/>
    <w:uiPriority w:val="99"/>
    <w:semiHidden/>
    <w:rsid w:val="009244DD"/>
    <w:rPr>
      <w:b/>
      <w:bCs/>
      <w:sz w:val="20"/>
      <w:szCs w:val="22"/>
      <w:lang w:val="en-US" w:eastAsia="ko-KR"/>
      <w14:ligatures w14:val="none"/>
    </w:rPr>
  </w:style>
  <w:style w:type="paragraph" w:styleId="af0">
    <w:name w:val="Balloon Text"/>
    <w:basedOn w:val="a"/>
    <w:link w:val="Char7"/>
    <w:uiPriority w:val="99"/>
    <w:semiHidden/>
    <w:unhideWhenUsed/>
    <w:rsid w:val="009244DD"/>
    <w:pPr>
      <w:spacing w:after="0" w:line="240" w:lineRule="auto"/>
    </w:pPr>
    <w:rPr>
      <w:rFonts w:asciiTheme="majorHAnsi" w:eastAsiaTheme="majorEastAsia" w:hAnsiTheme="majorHAnsi" w:cstheme="majorBidi"/>
      <w:sz w:val="18"/>
      <w:szCs w:val="18"/>
    </w:rPr>
  </w:style>
  <w:style w:type="character" w:customStyle="1" w:styleId="Char7">
    <w:name w:val="풍선 도움말 텍스트 Char"/>
    <w:basedOn w:val="a0"/>
    <w:link w:val="af0"/>
    <w:uiPriority w:val="99"/>
    <w:semiHidden/>
    <w:rsid w:val="009244DD"/>
    <w:rPr>
      <w:rFonts w:asciiTheme="majorHAnsi" w:eastAsiaTheme="majorEastAsia" w:hAnsiTheme="majorHAnsi" w:cstheme="majorBidi"/>
      <w:sz w:val="18"/>
      <w:szCs w:val="18"/>
      <w:lang w:val="en-US" w:eastAsia="ko-KR"/>
      <w14:ligatures w14:val="none"/>
    </w:rPr>
  </w:style>
  <w:style w:type="paragraph" w:styleId="af1">
    <w:name w:val="Revision"/>
    <w:hidden/>
    <w:uiPriority w:val="99"/>
    <w:semiHidden/>
    <w:rsid w:val="0045592D"/>
    <w:pPr>
      <w:spacing w:after="0" w:line="240" w:lineRule="auto"/>
    </w:pPr>
    <w:rPr>
      <w:sz w:val="20"/>
      <w:szCs w:val="22"/>
      <w:lang w:val="en-US" w:eastAsia="ko-KR"/>
      <w14:ligatures w14:val="none"/>
    </w:rPr>
  </w:style>
  <w:style w:type="character" w:styleId="af2">
    <w:name w:val="Hyperlink"/>
    <w:basedOn w:val="a0"/>
    <w:uiPriority w:val="99"/>
    <w:semiHidden/>
    <w:unhideWhenUsed/>
    <w:rsid w:val="001774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35206">
      <w:bodyDiv w:val="1"/>
      <w:marLeft w:val="0"/>
      <w:marRight w:val="0"/>
      <w:marTop w:val="0"/>
      <w:marBottom w:val="0"/>
      <w:divBdr>
        <w:top w:val="none" w:sz="0" w:space="0" w:color="auto"/>
        <w:left w:val="none" w:sz="0" w:space="0" w:color="auto"/>
        <w:bottom w:val="none" w:sz="0" w:space="0" w:color="auto"/>
        <w:right w:val="none" w:sz="0" w:space="0" w:color="auto"/>
      </w:divBdr>
    </w:div>
    <w:div w:id="644435959">
      <w:bodyDiv w:val="1"/>
      <w:marLeft w:val="0"/>
      <w:marRight w:val="0"/>
      <w:marTop w:val="0"/>
      <w:marBottom w:val="0"/>
      <w:divBdr>
        <w:top w:val="none" w:sz="0" w:space="0" w:color="auto"/>
        <w:left w:val="none" w:sz="0" w:space="0" w:color="auto"/>
        <w:bottom w:val="none" w:sz="0" w:space="0" w:color="auto"/>
        <w:right w:val="none" w:sz="0" w:space="0" w:color="auto"/>
      </w:divBdr>
    </w:div>
    <w:div w:id="658266755">
      <w:bodyDiv w:val="1"/>
      <w:marLeft w:val="0"/>
      <w:marRight w:val="0"/>
      <w:marTop w:val="0"/>
      <w:marBottom w:val="0"/>
      <w:divBdr>
        <w:top w:val="none" w:sz="0" w:space="0" w:color="auto"/>
        <w:left w:val="none" w:sz="0" w:space="0" w:color="auto"/>
        <w:bottom w:val="none" w:sz="0" w:space="0" w:color="auto"/>
        <w:right w:val="none" w:sz="0" w:space="0" w:color="auto"/>
      </w:divBdr>
    </w:div>
    <w:div w:id="752435087">
      <w:bodyDiv w:val="1"/>
      <w:marLeft w:val="0"/>
      <w:marRight w:val="0"/>
      <w:marTop w:val="0"/>
      <w:marBottom w:val="0"/>
      <w:divBdr>
        <w:top w:val="none" w:sz="0" w:space="0" w:color="auto"/>
        <w:left w:val="none" w:sz="0" w:space="0" w:color="auto"/>
        <w:bottom w:val="none" w:sz="0" w:space="0" w:color="auto"/>
        <w:right w:val="none" w:sz="0" w:space="0" w:color="auto"/>
      </w:divBdr>
    </w:div>
    <w:div w:id="962619239">
      <w:bodyDiv w:val="1"/>
      <w:marLeft w:val="0"/>
      <w:marRight w:val="0"/>
      <w:marTop w:val="0"/>
      <w:marBottom w:val="0"/>
      <w:divBdr>
        <w:top w:val="none" w:sz="0" w:space="0" w:color="auto"/>
        <w:left w:val="none" w:sz="0" w:space="0" w:color="auto"/>
        <w:bottom w:val="none" w:sz="0" w:space="0" w:color="auto"/>
        <w:right w:val="none" w:sz="0" w:space="0" w:color="auto"/>
      </w:divBdr>
    </w:div>
    <w:div w:id="1339114979">
      <w:bodyDiv w:val="1"/>
      <w:marLeft w:val="0"/>
      <w:marRight w:val="0"/>
      <w:marTop w:val="0"/>
      <w:marBottom w:val="0"/>
      <w:divBdr>
        <w:top w:val="none" w:sz="0" w:space="0" w:color="auto"/>
        <w:left w:val="none" w:sz="0" w:space="0" w:color="auto"/>
        <w:bottom w:val="none" w:sz="0" w:space="0" w:color="auto"/>
        <w:right w:val="none" w:sz="0" w:space="0" w:color="auto"/>
      </w:divBdr>
    </w:div>
    <w:div w:id="1707831883">
      <w:bodyDiv w:val="1"/>
      <w:marLeft w:val="0"/>
      <w:marRight w:val="0"/>
      <w:marTop w:val="0"/>
      <w:marBottom w:val="0"/>
      <w:divBdr>
        <w:top w:val="none" w:sz="0" w:space="0" w:color="auto"/>
        <w:left w:val="none" w:sz="0" w:space="0" w:color="auto"/>
        <w:bottom w:val="none" w:sz="0" w:space="0" w:color="auto"/>
        <w:right w:val="none" w:sz="0" w:space="0" w:color="auto"/>
      </w:divBdr>
    </w:div>
    <w:div w:id="1743992064">
      <w:bodyDiv w:val="1"/>
      <w:marLeft w:val="0"/>
      <w:marRight w:val="0"/>
      <w:marTop w:val="0"/>
      <w:marBottom w:val="0"/>
      <w:divBdr>
        <w:top w:val="none" w:sz="0" w:space="0" w:color="auto"/>
        <w:left w:val="none" w:sz="0" w:space="0" w:color="auto"/>
        <w:bottom w:val="none" w:sz="0" w:space="0" w:color="auto"/>
        <w:right w:val="none" w:sz="0" w:space="0" w:color="auto"/>
      </w:divBdr>
    </w:div>
    <w:div w:id="2054690735">
      <w:bodyDiv w:val="1"/>
      <w:marLeft w:val="0"/>
      <w:marRight w:val="0"/>
      <w:marTop w:val="0"/>
      <w:marBottom w:val="0"/>
      <w:divBdr>
        <w:top w:val="none" w:sz="0" w:space="0" w:color="auto"/>
        <w:left w:val="none" w:sz="0" w:space="0" w:color="auto"/>
        <w:bottom w:val="none" w:sz="0" w:space="0" w:color="auto"/>
        <w:right w:val="none" w:sz="0" w:space="0" w:color="auto"/>
      </w:divBdr>
    </w:div>
    <w:div w:id="206413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p.fursys.com/WebFlow/view.do?flowNo=7whIlZN98KLnVsU2m-XbleSpAOy0NPOtz7NY0Sjy1e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53200-F565-4049-B7E3-C68C41B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2792</Words>
  <Characters>15920</Characters>
  <Application>Microsoft Office Word</Application>
  <DocSecurity>0</DocSecurity>
  <Lines>132</Lines>
  <Paragraphs>37</Paragraphs>
  <ScaleCrop>false</ScaleCrop>
  <HeadingPairs>
    <vt:vector size="4" baseType="variant">
      <vt:variant>
        <vt:lpstr>제목</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Cecchin</dc:creator>
  <cp:keywords/>
  <dc:description/>
  <cp:lastModifiedBy>김현주 (Hyunjoo Kim)</cp:lastModifiedBy>
  <cp:revision>3</cp:revision>
  <dcterms:created xsi:type="dcterms:W3CDTF">2025-11-14T06:20:00Z</dcterms:created>
  <dcterms:modified xsi:type="dcterms:W3CDTF">2025-11-14T06:39:00Z</dcterms:modified>
</cp:coreProperties>
</file>