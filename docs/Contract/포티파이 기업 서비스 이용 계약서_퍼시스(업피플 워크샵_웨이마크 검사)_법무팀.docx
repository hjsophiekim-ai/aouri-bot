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8433BF" w14:textId="77777777" w:rsidR="00C641F1" w:rsidRDefault="006B6727">
      <w:pPr>
        <w:spacing w:line="360" w:lineRule="auto"/>
        <w:jc w:val="center"/>
        <w:rPr>
          <w:b/>
          <w:sz w:val="32"/>
          <w:szCs w:val="32"/>
        </w:rPr>
      </w:pPr>
      <w:proofErr w:type="spellStart"/>
      <w:r>
        <w:rPr>
          <w:rFonts w:ascii="Arial Unicode MS" w:eastAsia="Arial Unicode MS" w:hAnsi="Arial Unicode MS" w:cs="Arial Unicode MS"/>
          <w:b/>
          <w:sz w:val="32"/>
          <w:szCs w:val="32"/>
        </w:rPr>
        <w:t>포티파이</w:t>
      </w:r>
      <w:proofErr w:type="spellEnd"/>
      <w:r>
        <w:rPr>
          <w:rFonts w:ascii="Arial Unicode MS" w:eastAsia="Arial Unicode MS" w:hAnsi="Arial Unicode MS" w:cs="Arial Unicode MS"/>
          <w:b/>
          <w:sz w:val="32"/>
          <w:szCs w:val="32"/>
        </w:rPr>
        <w:t xml:space="preserve"> 기업 서비스 이용계약서</w:t>
      </w:r>
    </w:p>
    <w:p w14:paraId="11C20D7E" w14:textId="77777777" w:rsidR="00C641F1" w:rsidRDefault="006B6727">
      <w:pPr>
        <w:spacing w:line="360" w:lineRule="auto"/>
        <w:jc w:val="both"/>
      </w:pPr>
      <w:r>
        <w:t xml:space="preserve"> </w:t>
      </w:r>
    </w:p>
    <w:p w14:paraId="5C8C4BDA" w14:textId="2F0EF19F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[</w:t>
      </w:r>
      <w:r w:rsidR="00F77ECE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㈜</w:t>
      </w:r>
      <w:proofErr w:type="spellStart"/>
      <w:r w:rsidR="00B16409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퍼시스홀딩스</w:t>
      </w:r>
      <w:proofErr w:type="spellEnd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 xml:space="preserve">, </w:t>
      </w:r>
      <w:r w:rsidR="00F77ECE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㈜</w:t>
      </w:r>
      <w:proofErr w:type="spellStart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시디즈</w:t>
      </w:r>
      <w:proofErr w:type="spellEnd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 xml:space="preserve">, </w:t>
      </w:r>
      <w:r w:rsidR="00F77ECE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㈜</w:t>
      </w:r>
      <w:proofErr w:type="spellStart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퍼시스</w:t>
      </w:r>
      <w:proofErr w:type="spellEnd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 xml:space="preserve">, </w:t>
      </w:r>
      <w:r w:rsidR="00F77ECE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㈜</w:t>
      </w:r>
      <w:proofErr w:type="spellStart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일룸</w:t>
      </w:r>
      <w:proofErr w:type="spellEnd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 xml:space="preserve">, </w:t>
      </w:r>
      <w:r w:rsidR="00F77ECE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㈜</w:t>
      </w:r>
      <w:proofErr w:type="spellStart"/>
      <w:r w:rsidR="00C77EF8">
        <w:rPr>
          <w:rFonts w:ascii="Arial Unicode MS" w:eastAsia="Arial Unicode MS" w:hAnsi="Arial Unicode MS" w:cs="Arial Unicode MS" w:hint="eastAsia"/>
          <w:sz w:val="20"/>
          <w:szCs w:val="20"/>
          <w:highlight w:val="yellow"/>
        </w:rPr>
        <w:t>바로스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]</w:t>
      </w:r>
      <w:r>
        <w:rPr>
          <w:rFonts w:ascii="Arial Unicode MS" w:eastAsia="Arial Unicode MS" w:hAnsi="Arial Unicode MS" w:cs="Arial Unicode MS"/>
          <w:sz w:val="20"/>
          <w:szCs w:val="20"/>
        </w:rPr>
        <w:t>(이하 “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고객사”라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한다)와 [대구광역시 수성구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용학로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50길 27, 493호 (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지산동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)]에 본점을 둔 주식회사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(이하 “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포티파이”이라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한다)는 아래와 같이 “서비스” 이용에 관한 제반 사항을 정하기 위하여 다음과 같이 본 서비스 이용계약(이하 “본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계약”이라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한다)을 체결한다.</w:t>
      </w:r>
    </w:p>
    <w:p w14:paraId="0D46C310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6EB6009F" w14:textId="77777777" w:rsidR="00C641F1" w:rsidRDefault="006B6727">
      <w:pPr>
        <w:spacing w:line="360" w:lineRule="auto"/>
        <w:jc w:val="center"/>
        <w:rPr>
          <w:b/>
        </w:rPr>
      </w:pPr>
      <w:r>
        <w:rPr>
          <w:rFonts w:ascii="Arial Unicode MS" w:eastAsia="Arial Unicode MS" w:hAnsi="Arial Unicode MS" w:cs="Arial Unicode MS"/>
          <w:b/>
        </w:rPr>
        <w:t>다     음</w:t>
      </w:r>
    </w:p>
    <w:p w14:paraId="5742BC5C" w14:textId="77777777" w:rsidR="00C641F1" w:rsidRDefault="00C641F1">
      <w:pPr>
        <w:spacing w:line="360" w:lineRule="auto"/>
        <w:jc w:val="both"/>
        <w:rPr>
          <w:b/>
        </w:rPr>
      </w:pPr>
    </w:p>
    <w:p w14:paraId="36410524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 조 (정의)</w:t>
      </w:r>
    </w:p>
    <w:p w14:paraId="776F093F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계약에서 사용되는 용어의 정의는 다음 각 호와 같다.</w:t>
      </w:r>
    </w:p>
    <w:p w14:paraId="79C2A78D" w14:textId="77777777" w:rsidR="00C641F1" w:rsidRDefault="006B6727">
      <w:pPr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함은 본 계약에 따라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제공하는 용역으로서,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포티파이"로부터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서비스를 제공받고, 상호 사전 합의한 서비스 수량별 금액 및 주기에 따라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"워크샵 서비스", "진단", "보고서" 등 기타 서비스 및 재화를 제공하고,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이에 대한 대가를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포티파이에"에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사후적으로 지급하는 것을 의미한다.</w:t>
      </w:r>
    </w:p>
    <w:p w14:paraId="3BA2BB31" w14:textId="77777777" w:rsidR="00C641F1" w:rsidRDefault="006B6727">
      <w:pPr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플랫폼"이라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함은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개발한 "워크샵 서비스" 제공을 위한 온/오프라인 플랫폼을 의미한다.</w:t>
      </w:r>
    </w:p>
    <w:p w14:paraId="6CF42116" w14:textId="77777777" w:rsidR="00C641F1" w:rsidRDefault="006B6727">
      <w:pPr>
        <w:numPr>
          <w:ilvl w:val="0"/>
          <w:numId w:val="8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함은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플랫폼"을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통해 그 참가자들에게 제공하는 오프라인 워크샵 서비스를 의미하며 구체적인 내용은 제3조 제2항에 따른다.</w:t>
      </w:r>
    </w:p>
    <w:p w14:paraId="6CA64479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419DBCFC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2 조 (기본원칙)</w:t>
      </w:r>
    </w:p>
    <w:p w14:paraId="5B67E018" w14:textId="77777777" w:rsidR="00C641F1" w:rsidRDefault="006B6727">
      <w:pPr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상호존중 및 신의성실의 원칙에 따라 계약을 이행하여야 한다.</w:t>
      </w:r>
    </w:p>
    <w:p w14:paraId="3B0CDCAC" w14:textId="0401CD15" w:rsidR="00C641F1" w:rsidRDefault="006B6727">
      <w:pPr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본 계약의 이행에 있어서 「하도급거래 공정화에 관한 법률」(이하 "'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하도급법"이라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한다'), 「독점규제 및 공정거래에 관한 법률」(이하 "'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공정거래법"이라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한다'), 「개인정보보호법」 </w:t>
      </w:r>
      <w:ins w:id="0" w:author="김현주 (Hyunjoo Kim)" w:date="2025-04-29T15:08:00Z">
        <w:r w:rsidR="00BF051D">
          <w:rPr>
            <w:rFonts w:ascii="Arial Unicode MS" w:eastAsia="Arial Unicode MS" w:hAnsi="Arial Unicode MS" w:cs="Arial Unicode MS"/>
            <w:sz w:val="20"/>
            <w:szCs w:val="20"/>
          </w:rPr>
          <w:t>「</w:t>
        </w:r>
        <w:proofErr w:type="spellStart"/>
        <w:r w:rsidR="00BF051D">
          <w:rPr>
            <w:rFonts w:ascii="Arial Unicode MS" w:eastAsia="Arial Unicode MS" w:hAnsi="Arial Unicode MS" w:cs="Arial Unicode MS" w:hint="eastAsia"/>
            <w:sz w:val="20"/>
            <w:szCs w:val="20"/>
          </w:rPr>
          <w:t>표시광고의공정화에관한법률</w:t>
        </w:r>
        <w:proofErr w:type="spellEnd"/>
        <w:r w:rsidR="00BF051D">
          <w:rPr>
            <w:rFonts w:ascii="Arial Unicode MS" w:eastAsia="Arial Unicode MS" w:hAnsi="Arial Unicode MS" w:cs="Arial Unicode MS"/>
            <w:sz w:val="20"/>
            <w:szCs w:val="20"/>
          </w:rPr>
          <w:t>」「</w:t>
        </w:r>
        <w:proofErr w:type="spellStart"/>
        <w:r w:rsidR="00BF051D">
          <w:rPr>
            <w:rFonts w:ascii="Arial Unicode MS" w:eastAsia="Arial Unicode MS" w:hAnsi="Arial Unicode MS" w:cs="Arial Unicode MS" w:hint="eastAsia"/>
            <w:sz w:val="20"/>
            <w:szCs w:val="20"/>
          </w:rPr>
          <w:t>산업안전보건법</w:t>
        </w:r>
        <w:r w:rsidR="00BF051D">
          <w:rPr>
            <w:rFonts w:ascii="Arial Unicode MS" w:eastAsia="Arial Unicode MS" w:hAnsi="Arial Unicode MS" w:cs="Arial Unicode MS"/>
            <w:sz w:val="20"/>
            <w:szCs w:val="20"/>
          </w:rPr>
          <w:t>」</w:t>
        </w:r>
      </w:ins>
      <w:r>
        <w:rPr>
          <w:rFonts w:ascii="Arial Unicode MS" w:eastAsia="Arial Unicode MS" w:hAnsi="Arial Unicode MS" w:cs="Arial Unicode MS"/>
          <w:sz w:val="20"/>
          <w:szCs w:val="20"/>
        </w:rPr>
        <w:t>및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관련 법령의 제규정을 준수하여야 한다.</w:t>
      </w:r>
    </w:p>
    <w:p w14:paraId="777A9829" w14:textId="77777777" w:rsidR="00C641F1" w:rsidRDefault="006B6727">
      <w:pPr>
        <w:numPr>
          <w:ilvl w:val="0"/>
          <w:numId w:val="7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본 계약상 권리와 의무를 이행함에 있어서 독립된 계약자의 지위를 가지며 본 계약에 명시된 경우를 제외하고는 상대방을 대리하거나 상대방의 의무를 부담하지 않는다.</w:t>
      </w:r>
    </w:p>
    <w:p w14:paraId="352C4964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7F085BC3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3 조 ("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포티파이"의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서비스 제공 사항)</w:t>
      </w:r>
    </w:p>
    <w:p w14:paraId="7EB55141" w14:textId="77777777" w:rsidR="00C641F1" w:rsidRDefault="006B6727">
      <w:pPr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계약이 정하는 조건에 따라,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계약 기간 동안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플랫폼"을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통하여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제공하고 그 결과를 상호 합의한 범위에서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제공하며,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상호 합의된 기간 단위로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포티파이"로부터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받은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수량에 의거하여 대금을 정산한다.</w:t>
      </w:r>
    </w:p>
    <w:p w14:paraId="0CFB2FEA" w14:textId="77777777" w:rsidR="00C641F1" w:rsidRDefault="006B6727">
      <w:pPr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계약기간 동안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제공하는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구체적인 내용은 아래와 같다. 보다 구체적인 사항은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]에 규정된 바에 따른다.</w:t>
      </w:r>
    </w:p>
    <w:p w14:paraId="1B69DCE2" w14:textId="77777777" w:rsidR="00C641F1" w:rsidRDefault="006B6727">
      <w:pPr>
        <w:numPr>
          <w:ilvl w:val="1"/>
          <w:numId w:val="5"/>
        </w:numPr>
        <w:spacing w:line="36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업피플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 워크샵 </w:t>
      </w:r>
    </w:p>
    <w:p w14:paraId="474B7868" w14:textId="77777777" w:rsidR="00C641F1" w:rsidRDefault="006B6727">
      <w:pPr>
        <w:numPr>
          <w:ilvl w:val="1"/>
          <w:numId w:val="5"/>
        </w:numPr>
        <w:spacing w:line="360" w:lineRule="auto"/>
        <w:jc w:val="both"/>
        <w:rPr>
          <w:sz w:val="20"/>
          <w:szCs w:val="20"/>
          <w:highlight w:val="yellow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 진단검사</w:t>
      </w:r>
    </w:p>
    <w:p w14:paraId="3557115D" w14:textId="77777777" w:rsidR="00C641F1" w:rsidRDefault="006B6727">
      <w:pPr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합의된 업무 범위 내에서 제3자가 제공하는 특정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서드파티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서비스를 추가로 제공할 수 있다(전체 또는 일부의 제공).</w:t>
      </w:r>
    </w:p>
    <w:p w14:paraId="6841DF9E" w14:textId="77777777" w:rsidR="00C641F1" w:rsidRDefault="006B6727">
      <w:pPr>
        <w:numPr>
          <w:ilvl w:val="0"/>
          <w:numId w:val="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원활하게 이용할 수 있도록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필요한 고객상담서비스 등 사용 지원 서비스를 제공한다.</w:t>
      </w:r>
    </w:p>
    <w:p w14:paraId="422CB180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47A25411" w14:textId="31B40C07" w:rsidR="00C641F1" w:rsidRDefault="006B6727">
      <w:pPr>
        <w:spacing w:line="360" w:lineRule="auto"/>
        <w:jc w:val="both"/>
        <w:rPr>
          <w:b/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b/>
          <w:sz w:val="20"/>
          <w:szCs w:val="20"/>
        </w:rPr>
        <w:t>제 4</w:t>
      </w:r>
      <w:proofErr w:type="gram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조 ("고객사"</w:t>
      </w:r>
      <w:ins w:id="1" w:author="김현주 (Hyunjoo Kim)" w:date="2025-04-29T15:00:00Z">
        <w:r w:rsidR="00BF051D">
          <w:rPr>
            <w:rFonts w:ascii="Arial Unicode MS" w:eastAsia="Arial Unicode MS" w:hAnsi="Arial Unicode MS" w:cs="Arial Unicode MS" w:hint="eastAsia"/>
            <w:b/>
            <w:sz w:val="20"/>
            <w:szCs w:val="20"/>
          </w:rPr>
          <w:t xml:space="preserve"> 및 “</w:t>
        </w:r>
        <w:proofErr w:type="spellStart"/>
        <w:r w:rsidR="00BF051D">
          <w:rPr>
            <w:rFonts w:ascii="Arial Unicode MS" w:eastAsia="Arial Unicode MS" w:hAnsi="Arial Unicode MS" w:cs="Arial Unicode MS" w:hint="eastAsia"/>
            <w:b/>
            <w:sz w:val="20"/>
            <w:szCs w:val="20"/>
          </w:rPr>
          <w:t>포티파이”</w:t>
        </w:r>
      </w:ins>
      <w:r>
        <w:rPr>
          <w:rFonts w:ascii="Arial Unicode MS" w:eastAsia="Arial Unicode MS" w:hAnsi="Arial Unicode MS" w:cs="Arial Unicode MS"/>
          <w:b/>
          <w:sz w:val="20"/>
          <w:szCs w:val="20"/>
        </w:rPr>
        <w:t>의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의무)</w:t>
      </w:r>
    </w:p>
    <w:p w14:paraId="397FDE7A" w14:textId="7DC7F1E4" w:rsidR="00C641F1" w:rsidRDefault="006B6727">
      <w:pPr>
        <w:numPr>
          <w:ilvl w:val="0"/>
          <w:numId w:val="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플랫폼"에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참가자로 등록한 후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이용할 수 있도록 자신의 책임과 비용으로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참여를 격려하고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관한 충분한 설명을 제공하는 등 필요한 조치를 취</w:t>
      </w:r>
      <w:ins w:id="2" w:author="김현주 (Hyunjoo Kim)" w:date="2025-04-29T15:22:00Z">
        <w:r w:rsidR="00E817F6">
          <w:rPr>
            <w:rFonts w:ascii="Arial Unicode MS" w:eastAsia="Arial Unicode MS" w:hAnsi="Arial Unicode MS" w:cs="Arial Unicode MS" w:hint="eastAsia"/>
            <w:sz w:val="20"/>
            <w:szCs w:val="20"/>
          </w:rPr>
          <w:t>할 수 있다.</w:t>
        </w:r>
      </w:ins>
      <w:del w:id="3" w:author="김현주 (Hyunjoo Kim)" w:date="2025-04-29T15:22:00Z">
        <w:r w:rsidDel="00E817F6">
          <w:rPr>
            <w:rFonts w:ascii="Arial Unicode MS" w:eastAsia="Arial Unicode MS" w:hAnsi="Arial Unicode MS" w:cs="Arial Unicode MS"/>
            <w:sz w:val="20"/>
            <w:szCs w:val="20"/>
          </w:rPr>
          <w:delText>하여야 한다.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필요한 경우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적절한 설명 자료의 제공을 요청할 수 있</w:t>
      </w:r>
      <w:ins w:id="4" w:author="김현주 (Hyunjoo Kim)" w:date="2025-04-29T15:22:00Z">
        <w:r w:rsidR="00E817F6">
          <w:rPr>
            <w:rFonts w:ascii="Arial Unicode MS" w:eastAsia="Arial Unicode MS" w:hAnsi="Arial Unicode MS" w:cs="Arial Unicode MS" w:hint="eastAsia"/>
            <w:sz w:val="20"/>
            <w:szCs w:val="20"/>
          </w:rPr>
          <w:t>으며 “</w:t>
        </w:r>
        <w:proofErr w:type="spellStart"/>
        <w:r w:rsidR="00E817F6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포티파이”는</w:t>
        </w:r>
        <w:proofErr w:type="spellEnd"/>
        <w:r w:rsidR="00E817F6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이에 응하여야 한다.</w:t>
        </w:r>
      </w:ins>
      <w:del w:id="5" w:author="김현주 (Hyunjoo Kim)" w:date="2025-04-29T15:22:00Z">
        <w:r w:rsidDel="00E817F6">
          <w:rPr>
            <w:rFonts w:ascii="Arial Unicode MS" w:eastAsia="Arial Unicode MS" w:hAnsi="Arial Unicode MS" w:cs="Arial Unicode MS"/>
            <w:sz w:val="20"/>
            <w:szCs w:val="20"/>
          </w:rPr>
          <w:delText>다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.</w:t>
      </w:r>
    </w:p>
    <w:p w14:paraId="3EC41CDD" w14:textId="06618F1C" w:rsidR="00E3222B" w:rsidRPr="00E3222B" w:rsidRDefault="00E3222B">
      <w:pPr>
        <w:numPr>
          <w:ilvl w:val="0"/>
          <w:numId w:val="6"/>
        </w:numPr>
        <w:spacing w:line="360" w:lineRule="auto"/>
        <w:jc w:val="both"/>
        <w:rPr>
          <w:color w:val="FF0000"/>
          <w:sz w:val="20"/>
          <w:szCs w:val="20"/>
        </w:rPr>
      </w:pPr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>“</w:t>
      </w:r>
      <w:proofErr w:type="spellStart"/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>고객사”는</w:t>
      </w:r>
      <w:proofErr w:type="spellEnd"/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 xml:space="preserve"> </w:t>
      </w:r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>"</w:t>
      </w:r>
      <w:proofErr w:type="spellStart"/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>웨이마크</w:t>
      </w:r>
      <w:proofErr w:type="spellEnd"/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 xml:space="preserve"> </w:t>
      </w:r>
      <w:proofErr w:type="spellStart"/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>플랫폼"에</w:t>
      </w:r>
      <w:proofErr w:type="spellEnd"/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 xml:space="preserve"> 참가자로 </w:t>
      </w:r>
      <w:r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>등록</w:t>
      </w:r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>할</w:t>
      </w:r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 xml:space="preserve"> "고객사 </w:t>
      </w:r>
      <w:proofErr w:type="spellStart"/>
      <w:r w:rsidR="006B6727" w:rsidRPr="00E3222B">
        <w:rPr>
          <w:rFonts w:ascii="Arial Unicode MS" w:eastAsia="Arial Unicode MS" w:hAnsi="Arial Unicode MS" w:cs="Arial Unicode MS"/>
          <w:color w:val="FF0000"/>
          <w:sz w:val="20"/>
          <w:szCs w:val="20"/>
        </w:rPr>
        <w:t>임직원"</w:t>
      </w:r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>의</w:t>
      </w:r>
      <w:proofErr w:type="spellEnd"/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 xml:space="preserve"> 명단을 “</w:t>
      </w:r>
      <w:proofErr w:type="spellStart"/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>포티파이”에</w:t>
      </w:r>
      <w:proofErr w:type="spellEnd"/>
      <w:r w:rsidRPr="00E3222B">
        <w:rPr>
          <w:rFonts w:ascii="Arial Unicode MS" w:eastAsia="Arial Unicode MS" w:hAnsi="Arial Unicode MS" w:cs="Arial Unicode MS" w:hint="eastAsia"/>
          <w:color w:val="FF0000"/>
          <w:sz w:val="20"/>
          <w:szCs w:val="20"/>
        </w:rPr>
        <w:t xml:space="preserve"> 제공한다.</w:t>
      </w:r>
    </w:p>
    <w:p w14:paraId="41A88ADA" w14:textId="04942314" w:rsidR="00C641F1" w:rsidRDefault="006B6727">
      <w:pPr>
        <w:numPr>
          <w:ilvl w:val="0"/>
          <w:numId w:val="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제2항에 따라 소속 임직원임을 확인하는 절차를 완료하면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포티파이"로부터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제공받을 수 있다. </w:t>
      </w:r>
    </w:p>
    <w:p w14:paraId="79E3AE86" w14:textId="77777777" w:rsidR="00C641F1" w:rsidRDefault="006B6727">
      <w:pPr>
        <w:numPr>
          <w:ilvl w:val="0"/>
          <w:numId w:val="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임직원"을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대상으로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제공하는 경우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대해서는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"고객사 임직원" 간에는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마련한 "서비스약관" 및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개인정보처리방침"이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적용된다는 점,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"워크샵 서비스" 이용 및 그 이용 결과에 대해서는 본 계약보다 "서비스약관" 및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개인정보처리방침"이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우선하여 적용된다는 점을 인지하고 있으며, 이에 동의한다.</w:t>
      </w:r>
    </w:p>
    <w:p w14:paraId="2EAB4903" w14:textId="77777777" w:rsidR="00C641F1" w:rsidRDefault="006B6727">
      <w:pPr>
        <w:numPr>
          <w:ilvl w:val="0"/>
          <w:numId w:val="10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서비스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이용약관 :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검사를 위한 플랫폼 가입 시 확인</w:t>
      </w:r>
    </w:p>
    <w:p w14:paraId="7C1CB527" w14:textId="633E4022" w:rsidR="00C641F1" w:rsidRPr="00BF051D" w:rsidRDefault="006B6727">
      <w:pPr>
        <w:numPr>
          <w:ilvl w:val="0"/>
          <w:numId w:val="10"/>
        </w:numPr>
        <w:spacing w:line="360" w:lineRule="auto"/>
        <w:jc w:val="both"/>
        <w:rPr>
          <w:ins w:id="6" w:author="김현주 (Hyunjoo Kim)" w:date="2025-04-29T15:00:00Z"/>
          <w:sz w:val="20"/>
          <w:szCs w:val="20"/>
          <w:rPrChange w:id="7" w:author="김현주 (Hyunjoo Kim)" w:date="2025-04-29T15:00:00Z">
            <w:rPr>
              <w:ins w:id="8" w:author="김현주 (Hyunjoo Kim)" w:date="2025-04-29T15:00:00Z"/>
              <w:rFonts w:ascii="Arial Unicode MS" w:eastAsia="Arial Unicode MS" w:hAnsi="Arial Unicode MS" w:cs="Arial Unicode MS"/>
              <w:sz w:val="20"/>
              <w:szCs w:val="20"/>
            </w:rPr>
          </w:rPrChange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개인정보처리방침 :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검사를 위한 플랫폼 가입 시 확인</w:t>
      </w:r>
    </w:p>
    <w:p w14:paraId="662F3F27" w14:textId="3CA5F8F6" w:rsidR="00BF051D" w:rsidRDefault="00BF051D" w:rsidP="00BF051D">
      <w:pPr>
        <w:spacing w:line="360" w:lineRule="auto"/>
        <w:ind w:left="1080"/>
        <w:jc w:val="both"/>
        <w:rPr>
          <w:rFonts w:hint="eastAsia"/>
          <w:sz w:val="20"/>
          <w:szCs w:val="20"/>
        </w:rPr>
        <w:pPrChange w:id="9" w:author="김현주 (Hyunjoo Kim)" w:date="2025-04-29T15:00:00Z">
          <w:pPr>
            <w:numPr>
              <w:numId w:val="10"/>
            </w:numPr>
            <w:spacing w:line="360" w:lineRule="auto"/>
            <w:ind w:left="1440" w:hanging="360"/>
            <w:jc w:val="both"/>
          </w:pPr>
        </w:pPrChange>
      </w:pPr>
      <w:ins w:id="10" w:author="김현주 (Hyunjoo Kim)" w:date="2025-04-29T15:00:00Z">
        <w:r>
          <w:rPr>
            <w:rFonts w:hint="eastAsia"/>
            <w:sz w:val="20"/>
            <w:szCs w:val="20"/>
          </w:rPr>
          <w:t>5. “</w:t>
        </w:r>
        <w:proofErr w:type="spellStart"/>
        <w:r>
          <w:rPr>
            <w:rFonts w:hint="eastAsia"/>
            <w:sz w:val="20"/>
            <w:szCs w:val="20"/>
          </w:rPr>
          <w:t>포티파이”는</w:t>
        </w:r>
        <w:proofErr w:type="spellEnd"/>
        <w:r>
          <w:rPr>
            <w:rFonts w:hint="eastAsia"/>
            <w:sz w:val="20"/>
            <w:szCs w:val="20"/>
          </w:rPr>
          <w:t xml:space="preserve"> </w:t>
        </w:r>
      </w:ins>
      <w:ins w:id="11" w:author="김현주 (Hyunjoo Kim)" w:date="2025-04-29T15:01:00Z">
        <w:r>
          <w:rPr>
            <w:rFonts w:hint="eastAsia"/>
            <w:sz w:val="20"/>
            <w:szCs w:val="20"/>
          </w:rPr>
          <w:t xml:space="preserve">본 용역을 제공함에 있어서, “고객사” 임직원의 개인정보를 </w:t>
        </w:r>
      </w:ins>
      <w:ins w:id="12" w:author="김현주 (Hyunjoo Kim)" w:date="2025-04-29T15:30:00Z">
        <w:r w:rsidR="001B4D1A">
          <w:rPr>
            <w:rFonts w:hint="eastAsia"/>
            <w:sz w:val="20"/>
            <w:szCs w:val="20"/>
          </w:rPr>
          <w:t>‘</w:t>
        </w:r>
      </w:ins>
      <w:ins w:id="13" w:author="김현주 (Hyunjoo Kim)" w:date="2025-04-29T15:01:00Z">
        <w:r>
          <w:rPr>
            <w:rFonts w:hint="eastAsia"/>
            <w:sz w:val="20"/>
            <w:szCs w:val="20"/>
          </w:rPr>
          <w:t>개인정보보호법</w:t>
        </w:r>
      </w:ins>
      <w:ins w:id="14" w:author="김현주 (Hyunjoo Kim)" w:date="2025-04-29T15:30:00Z">
        <w:r w:rsidR="001B4D1A">
          <w:rPr>
            <w:rFonts w:hint="eastAsia"/>
            <w:sz w:val="20"/>
            <w:szCs w:val="20"/>
          </w:rPr>
          <w:t>’</w:t>
        </w:r>
      </w:ins>
      <w:ins w:id="15" w:author="김현주 (Hyunjoo Kim)" w:date="2025-04-29T15:01:00Z">
        <w:r>
          <w:rPr>
            <w:rFonts w:hint="eastAsia"/>
            <w:sz w:val="20"/>
            <w:szCs w:val="20"/>
          </w:rPr>
          <w:t xml:space="preserve"> 및 관련법령에 저촉되지 않게 처리하여야 하며 “</w:t>
        </w:r>
        <w:proofErr w:type="spellStart"/>
        <w:r>
          <w:rPr>
            <w:rFonts w:hint="eastAsia"/>
            <w:sz w:val="20"/>
            <w:szCs w:val="20"/>
          </w:rPr>
          <w:t>고객사”와</w:t>
        </w:r>
        <w:proofErr w:type="spellEnd"/>
        <w:r>
          <w:rPr>
            <w:rFonts w:hint="eastAsia"/>
            <w:sz w:val="20"/>
            <w:szCs w:val="20"/>
          </w:rPr>
          <w:t xml:space="preserve"> 개인정보처리 위탁계약을 체결하여야 한다. 만일 </w:t>
        </w:r>
      </w:ins>
      <w:ins w:id="16" w:author="김현주 (Hyunjoo Kim)" w:date="2025-04-29T15:02:00Z">
        <w:r>
          <w:rPr>
            <w:rFonts w:hint="eastAsia"/>
            <w:sz w:val="20"/>
            <w:szCs w:val="20"/>
          </w:rPr>
          <w:t>“</w:t>
        </w:r>
        <w:proofErr w:type="spellStart"/>
        <w:r>
          <w:rPr>
            <w:rFonts w:hint="eastAsia"/>
            <w:sz w:val="20"/>
            <w:szCs w:val="20"/>
          </w:rPr>
          <w:t>포티파이”의</w:t>
        </w:r>
        <w:proofErr w:type="spellEnd"/>
        <w:r>
          <w:rPr>
            <w:rFonts w:hint="eastAsia"/>
            <w:sz w:val="20"/>
            <w:szCs w:val="20"/>
          </w:rPr>
          <w:t xml:space="preserve"> 과실로 인하여 </w:t>
        </w:r>
      </w:ins>
      <w:ins w:id="17" w:author="김현주 (Hyunjoo Kim)" w:date="2025-04-29T15:01:00Z">
        <w:r>
          <w:rPr>
            <w:rFonts w:hint="eastAsia"/>
            <w:sz w:val="20"/>
            <w:szCs w:val="20"/>
          </w:rPr>
          <w:t>“고객사” 임직원의 개인정</w:t>
        </w:r>
      </w:ins>
      <w:ins w:id="18" w:author="김현주 (Hyunjoo Kim)" w:date="2025-04-29T15:02:00Z">
        <w:r>
          <w:rPr>
            <w:rFonts w:hint="eastAsia"/>
            <w:sz w:val="20"/>
            <w:szCs w:val="20"/>
          </w:rPr>
          <w:t>보가 유출될 경우 “</w:t>
        </w:r>
        <w:proofErr w:type="spellStart"/>
        <w:r>
          <w:rPr>
            <w:rFonts w:hint="eastAsia"/>
            <w:sz w:val="20"/>
            <w:szCs w:val="20"/>
          </w:rPr>
          <w:t>포티파이”는</w:t>
        </w:r>
        <w:proofErr w:type="spellEnd"/>
        <w:r>
          <w:rPr>
            <w:rFonts w:hint="eastAsia"/>
            <w:sz w:val="20"/>
            <w:szCs w:val="20"/>
          </w:rPr>
          <w:t xml:space="preserve"> 그로 인한 모든 손해를 배상하여야 한다. </w:t>
        </w:r>
      </w:ins>
    </w:p>
    <w:p w14:paraId="745E9ACB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6C6540E0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5 조 (대금 및 결제)</w:t>
      </w:r>
    </w:p>
    <w:p w14:paraId="0376B735" w14:textId="1FADE78A" w:rsidR="00C641F1" w:rsidRDefault="006B6727">
      <w:pPr>
        <w:numPr>
          <w:ilvl w:val="0"/>
          <w:numId w:val="1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대한 "서비스" 이용에 대한 대가는,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포티파이"로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부터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제공 받고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>, 이후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]에 따라 상호 합의한 주기로, 상호 합의한 서비스 이용료 및 기타 각종 수수료를 정산하는 방식으로 지급하기로 한다.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]에 규정된 것을 제외하고 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구매 철회, 이용 취소 등에 대해서는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플랫폼"의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서비스약관"에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따른다.</w:t>
      </w:r>
    </w:p>
    <w:p w14:paraId="7C5F1A08" w14:textId="77777777" w:rsidR="00C641F1" w:rsidRDefault="006B6727">
      <w:pPr>
        <w:numPr>
          <w:ilvl w:val="0"/>
          <w:numId w:val="1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지급하는 서비스 이용료는 "서비스" 사용규모, 종류 및 내역에 따라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]의 적립금 기준 및 서비스별 이용 금액을 고려</w:t>
      </w:r>
      <w:bookmarkStart w:id="19" w:name="_GoBack"/>
      <w:bookmarkEnd w:id="19"/>
      <w:r>
        <w:rPr>
          <w:rFonts w:ascii="Arial Unicode MS" w:eastAsia="Arial Unicode MS" w:hAnsi="Arial Unicode MS" w:cs="Arial Unicode MS"/>
          <w:sz w:val="20"/>
          <w:szCs w:val="20"/>
        </w:rPr>
        <w:t>하여 상호 합의에 따라 정해진다.</w:t>
      </w:r>
    </w:p>
    <w:p w14:paraId="6776A46F" w14:textId="514FB4CA" w:rsidR="00C641F1" w:rsidRDefault="006B6727">
      <w:pPr>
        <w:numPr>
          <w:ilvl w:val="0"/>
          <w:numId w:val="1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인보이스 청구 예정일에 상호 합의된 서비스 이용료에 10% 부가세를 가산하여 인보이스(세금계산서)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지정된 이메일 계정으로 송부하여 서비스 이용료를 상호 합의된 주기에 따라 청구한다.</w:t>
      </w:r>
      <w:ins w:id="20" w:author="김현주 (Hyunjoo Kim)" w:date="2025-04-29T15:34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세금계산서의 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미발행</w:t>
        </w:r>
        <w:proofErr w:type="spellEnd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, 지연발행으로 인한 불이익은 “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포티파이”가</w:t>
        </w:r>
        <w:proofErr w:type="spellEnd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부담한다. </w:t>
        </w:r>
      </w:ins>
    </w:p>
    <w:p w14:paraId="4D8F1628" w14:textId="77777777" w:rsidR="00C641F1" w:rsidRDefault="006B6727">
      <w:pPr>
        <w:numPr>
          <w:ilvl w:val="0"/>
          <w:numId w:val="1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인보이스(세금계산서) 수신일로부터 15일 내 인보이스에 표기된 통화로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지정된 계좌에 전액 입금한다. 표기된 통화가 미화일 경우, 환율은 지급일 기준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서울외국환중개가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고시하는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매매기준율"을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적용한다.</w:t>
      </w:r>
    </w:p>
    <w:p w14:paraId="0551E296" w14:textId="77777777" w:rsidR="00C641F1" w:rsidRDefault="006B6727">
      <w:pPr>
        <w:numPr>
          <w:ilvl w:val="0"/>
          <w:numId w:val="1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본 조에서 규정한 사항 이외에 구체적인 적립금 및 서비스별 차감금액, 취소 수수료 등 관련 사항은 [첨부-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]에 규정한 바에 따른다.</w:t>
      </w:r>
    </w:p>
    <w:p w14:paraId="316E571B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71106CA4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6 조 (계약기간)</w:t>
      </w:r>
    </w:p>
    <w:p w14:paraId="1E24B482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계약의 계약기간은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]에 정의된 서비스 개시일로부터 1개월 이내로 한다.</w:t>
      </w:r>
    </w:p>
    <w:p w14:paraId="012DAC7B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503EA893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7 조 (결과 제공)</w:t>
      </w:r>
    </w:p>
    <w:p w14:paraId="0ED5EA98" w14:textId="2298147E" w:rsidR="00C641F1" w:rsidRPr="00457237" w:rsidRDefault="006B6727">
      <w:pPr>
        <w:numPr>
          <w:ilvl w:val="0"/>
          <w:numId w:val="11"/>
        </w:numPr>
        <w:spacing w:line="360" w:lineRule="auto"/>
        <w:jc w:val="both"/>
        <w:rPr>
          <w:sz w:val="20"/>
          <w:szCs w:val="20"/>
        </w:rPr>
      </w:pPr>
      <w:r w:rsidRPr="00457237"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임직원"이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"워크샵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이용한 결과를 정리한 보고서를 제공</w:t>
      </w:r>
      <w:ins w:id="21" w:author="김현주 (Hyunjoo Kim)" w:date="2025-04-29T15:34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하여야 한다.</w:t>
        </w:r>
      </w:ins>
      <w:del w:id="22" w:author="김현주 (Hyunjoo Kim)" w:date="2025-04-29T15:34:00Z">
        <w:r w:rsidRPr="00457237" w:rsidDel="001B4D1A">
          <w:rPr>
            <w:rFonts w:ascii="Arial Unicode MS" w:eastAsia="Arial Unicode MS" w:hAnsi="Arial Unicode MS" w:cs="Arial Unicode MS"/>
            <w:sz w:val="20"/>
            <w:szCs w:val="20"/>
          </w:rPr>
          <w:delText>할 수 있다</w:delText>
        </w:r>
      </w:del>
      <w:r w:rsidRPr="00457237">
        <w:rPr>
          <w:rFonts w:ascii="Arial Unicode MS" w:eastAsia="Arial Unicode MS" w:hAnsi="Arial Unicode MS" w:cs="Arial Unicode MS"/>
          <w:sz w:val="20"/>
          <w:szCs w:val="20"/>
        </w:rPr>
        <w:t>. 이러한 보고서의 작성 범위 및 제공 일시 등에 대해서는 상호 합의하여 별도로 정한다.</w:t>
      </w:r>
    </w:p>
    <w:p w14:paraId="3F958A55" w14:textId="77777777" w:rsidR="00C641F1" w:rsidRDefault="006B6727">
      <w:pPr>
        <w:numPr>
          <w:ilvl w:val="0"/>
          <w:numId w:val="11"/>
        </w:numPr>
        <w:spacing w:line="360" w:lineRule="auto"/>
        <w:jc w:val="both"/>
        <w:rPr>
          <w:sz w:val="20"/>
          <w:szCs w:val="20"/>
        </w:rPr>
      </w:pPr>
      <w:r w:rsidRPr="00457237"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임직원"에게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"고객사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임직원"이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"워크샵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이용한 결과의 전부 또는 일부가 "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고객사"에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제공될 수 있고 그 결과는 "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고객사"에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의해 이용될 수 있다는 점을 충분히 설명하고 "고객사 </w:t>
      </w:r>
      <w:proofErr w:type="spellStart"/>
      <w:r w:rsidRPr="00457237">
        <w:rPr>
          <w:rFonts w:ascii="Arial Unicode MS" w:eastAsia="Arial Unicode MS" w:hAnsi="Arial Unicode MS" w:cs="Arial Unicode MS"/>
          <w:sz w:val="20"/>
          <w:szCs w:val="20"/>
        </w:rPr>
        <w:t>임직원"의</w:t>
      </w:r>
      <w:proofErr w:type="spellEnd"/>
      <w:r w:rsidRPr="00457237">
        <w:rPr>
          <w:rFonts w:ascii="Arial Unicode MS" w:eastAsia="Arial Unicode MS" w:hAnsi="Arial Unicode MS" w:cs="Arial Unicode MS"/>
          <w:sz w:val="20"/>
          <w:szCs w:val="20"/>
        </w:rPr>
        <w:t xml:space="preserve"> 동의를 받아야 한다.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이를 게을리 하여 발생하는 제반 문제에 대해서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아무런 책임을 부담하지 아니한다.</w:t>
      </w:r>
    </w:p>
    <w:p w14:paraId="66E8B2CC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082026BC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8 조 (지식재산권의 귀속 및 침해 금지)</w:t>
      </w:r>
    </w:p>
    <w:p w14:paraId="547ABFFB" w14:textId="39679257" w:rsidR="00C641F1" w:rsidRPr="00BF051D" w:rsidRDefault="006B6727">
      <w:pPr>
        <w:numPr>
          <w:ilvl w:val="0"/>
          <w:numId w:val="9"/>
        </w:numPr>
        <w:spacing w:line="360" w:lineRule="auto"/>
        <w:jc w:val="both"/>
        <w:rPr>
          <w:ins w:id="23" w:author="김현주 (Hyunjoo Kim)" w:date="2025-04-29T15:03:00Z"/>
          <w:sz w:val="20"/>
          <w:szCs w:val="20"/>
          <w:rPrChange w:id="24" w:author="김현주 (Hyunjoo Kim)" w:date="2025-04-29T15:03:00Z">
            <w:rPr>
              <w:ins w:id="25" w:author="김현주 (Hyunjoo Kim)" w:date="2025-04-29T15:03:00Z"/>
              <w:rFonts w:ascii="Arial Unicode MS" w:eastAsia="Arial Unicode MS" w:hAnsi="Arial Unicode MS" w:cs="Arial Unicode MS"/>
              <w:sz w:val="20"/>
              <w:szCs w:val="20"/>
            </w:rPr>
          </w:rPrChange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제공하는 "서비스" 및 "워크샵 서비스" 및 그 안에 포함된 정보, 데이터, 이미지, 사진, 콘텐츠에 대한 소유권 및 기타 지식 재산권은 오직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" 또는 (해당하는 경우) 해당 콘텐츠 제작사에 귀속되며,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계약기간 동안 "서비스" 이용 목적 범위 내에서만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지식재산권을 이용할 수 있는 제한된 범위의 사용권만을 보유한다.</w:t>
      </w:r>
    </w:p>
    <w:p w14:paraId="5565DE3C" w14:textId="6DC51293" w:rsidR="00BF051D" w:rsidDel="006C5010" w:rsidRDefault="00BF051D">
      <w:pPr>
        <w:numPr>
          <w:ilvl w:val="0"/>
          <w:numId w:val="9"/>
        </w:numPr>
        <w:spacing w:line="360" w:lineRule="auto"/>
        <w:jc w:val="both"/>
        <w:rPr>
          <w:del w:id="26" w:author="김현주 (Hyunjoo Kim)" w:date="2025-04-29T15:39:00Z"/>
          <w:sz w:val="20"/>
          <w:szCs w:val="20"/>
        </w:rPr>
      </w:pPr>
    </w:p>
    <w:p w14:paraId="0423D72E" w14:textId="03C40F61" w:rsidR="00C641F1" w:rsidRDefault="006B6727">
      <w:pPr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commentRangeStart w:id="27"/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"서비스" 사용을 통해 산출하거나 제공하는 일체의 결과물(보고서 등)(이하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결과물"이라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한다)에 대한 소유권 및 지식재산권은 </w:t>
      </w:r>
      <w:ins w:id="28" w:author="김현주 (Hyunjoo Kim)" w:date="2025-04-29T15:35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“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고객사</w:t>
        </w:r>
      </w:ins>
      <w:ins w:id="29" w:author="김현주 (Hyunjoo Kim)" w:date="2025-04-29T15:36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”</w:t>
        </w:r>
      </w:ins>
      <w:ins w:id="30" w:author="김현주 (Hyunjoo Kim)" w:date="2025-04-29T15:35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에게</w:t>
        </w:r>
      </w:ins>
      <w:del w:id="31" w:author="김현주 (Hyunjoo Kim)" w:date="2025-04-29T15:35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 xml:space="preserve">역시 오직 "포티파이"에만 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귀속되며</w:t>
      </w:r>
      <w:commentRangeEnd w:id="27"/>
      <w:proofErr w:type="spellEnd"/>
      <w:r w:rsidR="001B4D1A">
        <w:rPr>
          <w:rStyle w:val="a8"/>
        </w:rPr>
        <w:commentReference w:id="27"/>
      </w:r>
      <w:r>
        <w:rPr>
          <w:rFonts w:ascii="Arial Unicode MS" w:eastAsia="Arial Unicode MS" w:hAnsi="Arial Unicode MS" w:cs="Arial Unicode MS"/>
          <w:sz w:val="20"/>
          <w:szCs w:val="20"/>
        </w:rPr>
        <w:t>, "</w:t>
      </w:r>
      <w:proofErr w:type="spellStart"/>
      <w:ins w:id="32" w:author="김현주 (Hyunjoo Kim)" w:date="2025-04-29T15:36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</w:t>
        </w:r>
      </w:ins>
      <w:del w:id="33" w:author="김현주 (Hyunjoo Kim)" w:date="2025-04-29T15:36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>고객사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ins w:id="34" w:author="김현주 (Hyunjoo Kim)" w:date="2025-04-29T15:36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는</w:t>
        </w:r>
      </w:ins>
      <w:proofErr w:type="spellEnd"/>
      <w:del w:id="35" w:author="김현주 (Hyunjoo Kim)" w:date="2025-04-29T15:36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>는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 xml:space="preserve"> 결과물을 </w:t>
      </w:r>
      <w:ins w:id="36" w:author="김현주 (Hyunjoo Kim)" w:date="2025-04-29T15:36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본 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용역목적</w:t>
        </w:r>
      </w:ins>
      <w:del w:id="37" w:author="김현주 (Hyunjoo Kim)" w:date="2025-04-29T15:36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 xml:space="preserve">"고객사" 내부 목적 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또는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상호 합의된 목적으로</w:t>
      </w:r>
      <w:ins w:id="38" w:author="김현주 (Hyunjoo Kim)" w:date="2025-04-29T15:36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만</w:t>
        </w:r>
      </w:ins>
      <w:r>
        <w:rPr>
          <w:rFonts w:ascii="Arial Unicode MS" w:eastAsia="Arial Unicode MS" w:hAnsi="Arial Unicode MS" w:cs="Arial Unicode MS"/>
          <w:sz w:val="20"/>
          <w:szCs w:val="20"/>
        </w:rPr>
        <w:t xml:space="preserve"> 사용할 수 있다. "</w:t>
      </w:r>
      <w:proofErr w:type="spellStart"/>
      <w:ins w:id="39" w:author="김현주 (Hyunjoo Kim)" w:date="2025-04-29T15:37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</w:t>
        </w:r>
      </w:ins>
      <w:del w:id="40" w:author="김현주 (Hyunjoo Kim)" w:date="2025-04-29T15:37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>고객사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결과물을 타인에게 양도, 판매, 대여, 라이선스 부여하거나 "</w:t>
      </w:r>
      <w:proofErr w:type="spellStart"/>
      <w:ins w:id="41" w:author="김현주 (Hyunjoo Kim)" w:date="2025-04-29T15:37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</w:t>
        </w:r>
      </w:ins>
      <w:proofErr w:type="spellEnd"/>
      <w:del w:id="42" w:author="김현주 (Hyunjoo Kim)" w:date="2025-04-29T15:37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>고객사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" 내부적으로 사용할 목적 이외의 목적으로 수정, 편집, 가공하여서는 아니되고 어떠한 경우에도 결과물을 상업적으로 사용하거나 외부에 공개 또는 유출하여서는 아니된다.</w:t>
      </w:r>
      <w:ins w:id="43" w:author="김현주 (Hyunjoo Kim)" w:date="2025-04-29T15:37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만일 위 결과물이 제3자에게 유출되거나 공개되어 “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고객사”에게</w:t>
        </w:r>
        <w:proofErr w:type="spellEnd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손해가 발행한 경우 “</w:t>
        </w:r>
        <w:proofErr w:type="spellStart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>포티파이”는</w:t>
        </w:r>
        <w:proofErr w:type="spellEnd"/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그로 </w:t>
        </w:r>
      </w:ins>
      <w:ins w:id="44" w:author="김현주 (Hyunjoo Kim)" w:date="2025-04-29T15:38:00Z">
        <w:r w:rsidR="001B4D1A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인한 모든 손해를 배상하여야 한다. </w:t>
        </w:r>
      </w:ins>
    </w:p>
    <w:p w14:paraId="6E02AEC3" w14:textId="79113428" w:rsidR="00C641F1" w:rsidRDefault="006B6727">
      <w:pPr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제2항에도 불구하고,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사전 서면 승인 없이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실명 또는 "고객사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임직원"의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개인정보가 포함된 상태의 결과물을 제3자에게 제공하거나 공개하거나 "서비스" 또는 "워크샵 서비스" 제공 이외의 목적으로 이용하여서는 아니 된다</w:t>
      </w:r>
      <w:commentRangeStart w:id="45"/>
      <w:del w:id="46" w:author="김현주 (Hyunjoo Kim)" w:date="2025-04-29T15:38:00Z">
        <w:r w:rsidDel="001B4D1A">
          <w:rPr>
            <w:rFonts w:ascii="Arial Unicode MS" w:eastAsia="Arial Unicode MS" w:hAnsi="Arial Unicode MS" w:cs="Arial Unicode MS"/>
            <w:sz w:val="20"/>
            <w:szCs w:val="20"/>
          </w:rPr>
          <w:delText>. 다만, "포티파이"는 "워크샵 서비스" 운영 및 홍보, 개선, 고도화, 연구, 통계, 신규 서비스 개발, 언론 보도, 마케팅, 레퍼런스 및 빅데이터 활용 등을 위하여 비식별화 한 상태로의 결과물을 이용할 수 있다.</w:delText>
        </w:r>
      </w:del>
      <w:commentRangeEnd w:id="45"/>
      <w:r w:rsidR="001B4D1A">
        <w:rPr>
          <w:rStyle w:val="a8"/>
        </w:rPr>
        <w:commentReference w:id="45"/>
      </w:r>
    </w:p>
    <w:p w14:paraId="77F771BD" w14:textId="59278D3A" w:rsidR="00C641F1" w:rsidRDefault="006B6727">
      <w:pPr>
        <w:numPr>
          <w:ilvl w:val="0"/>
          <w:numId w:val="9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"에 대하여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del w:id="47" w:author="김현주 (Hyunjoo Kim)" w:date="2025-04-29T15:39:00Z">
        <w:r w:rsidDel="006C5010">
          <w:rPr>
            <w:rFonts w:ascii="Arial Unicode MS" w:eastAsia="Arial Unicode MS" w:hAnsi="Arial Unicode MS" w:cs="Arial Unicode MS"/>
            <w:sz w:val="20"/>
            <w:szCs w:val="20"/>
          </w:rPr>
          <w:delText xml:space="preserve"> </w:delText>
        </w:r>
      </w:del>
      <w:ins w:id="48" w:author="김현주 (Hyunjoo Kim)" w:date="2025-04-29T15:39:00Z">
        <w:r w:rsidR="006C5010">
          <w:rPr>
            <w:rFonts w:hint="eastAsia"/>
            <w:sz w:val="20"/>
            <w:szCs w:val="20"/>
          </w:rPr>
          <w:t xml:space="preserve"> 제공하는 서비스 및 그 안에 포함된 모든 정보, 데이터, 이미지, 사진, 콘텐츠</w:t>
        </w:r>
        <w:r w:rsidR="006C5010">
          <w:rPr>
            <w:rFonts w:hint="eastAsia"/>
            <w:sz w:val="20"/>
            <w:szCs w:val="20"/>
          </w:rPr>
          <w:t xml:space="preserve">, </w:t>
        </w:r>
      </w:ins>
      <w:r>
        <w:rPr>
          <w:rFonts w:ascii="Arial Unicode MS" w:eastAsia="Arial Unicode MS" w:hAnsi="Arial Unicode MS" w:cs="Arial Unicode MS"/>
          <w:sz w:val="20"/>
          <w:szCs w:val="20"/>
        </w:rPr>
        <w:t xml:space="preserve">"워크샵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대한 적법한 지식재산권 또는 사용권을 보유하고 있음을 진술 및 보장한다.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본 계약 수행과 관련하여 "고객사" 또는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제3자 간에 지식재산권에 관한 분쟁이 발생하거나 발생할 우려가 있는 경우 자신의 노력과 비용으로 해당 분쟁을 처리하며,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손해에 대하여 배상하여야 한다.</w:t>
      </w:r>
    </w:p>
    <w:p w14:paraId="6AD34616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46349F85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9 조 (기술지원 및 교육)</w:t>
      </w:r>
    </w:p>
    <w:p w14:paraId="6BD88FF3" w14:textId="31BE8C25" w:rsidR="00C641F1" w:rsidRDefault="006B6727">
      <w:pPr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"서비스" 제공을 위하여 필요한 경우,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기술지원을 요청할 수 있으며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"는 이에 성실히 응해야 한다.</w:t>
      </w:r>
    </w:p>
    <w:p w14:paraId="6E1746EC" w14:textId="77777777" w:rsidR="00C641F1" w:rsidRDefault="006B6727">
      <w:pPr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원활한 "서비스" 사용과 운영을 위하여 운영지원을 성실히 이행해야 한다.</w:t>
      </w:r>
    </w:p>
    <w:p w14:paraId="0E08D070" w14:textId="77777777" w:rsidR="00C641F1" w:rsidRDefault="006B6727">
      <w:pPr>
        <w:numPr>
          <w:ilvl w:val="1"/>
          <w:numId w:val="12"/>
        </w:numPr>
        <w:spacing w:line="360" w:lineRule="auto"/>
        <w:jc w:val="both"/>
        <w:rPr>
          <w:sz w:val="20"/>
          <w:szCs w:val="20"/>
        </w:rPr>
      </w:pPr>
      <w:proofErr w:type="gramStart"/>
      <w:r>
        <w:rPr>
          <w:rFonts w:ascii="Arial Unicode MS" w:eastAsia="Arial Unicode MS" w:hAnsi="Arial Unicode MS" w:cs="Arial Unicode MS"/>
          <w:sz w:val="20"/>
          <w:szCs w:val="20"/>
        </w:rPr>
        <w:t>운영지원 :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어드민페이지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매니저 배정, 홍보 자료와 같은 사항을 말하며,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협의에 따라 운영지원의 범위가 조정될 수 있다.</w:t>
      </w:r>
    </w:p>
    <w:p w14:paraId="0331002E" w14:textId="77777777" w:rsidR="00C641F1" w:rsidRDefault="006B6727">
      <w:pPr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사용과 운영을 위하여 필요한 기술지원 및 교육을 실시해줄 것을 요청할 수 있으며,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합리적인 범위 내에서 이에 성실히 응해야 한다. 동 교육의 일정, 횟수, 시간, 비용에 대하여 양 당사자는 별도 서면으로 합의하여 정한다.</w:t>
      </w:r>
    </w:p>
    <w:p w14:paraId="09E08DA0" w14:textId="77777777" w:rsidR="00C641F1" w:rsidRDefault="006B6727">
      <w:pPr>
        <w:numPr>
          <w:ilvl w:val="0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제3항에 따른 기술지원 및 교육 비용은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부담하되, 다음 각 호의 어느 하나에 해당하는 경우에는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부담하는 것을 원칙으로 한다.</w:t>
      </w:r>
    </w:p>
    <w:p w14:paraId="06A5ED5A" w14:textId="77777777" w:rsidR="00C641F1" w:rsidRDefault="006B6727">
      <w:pPr>
        <w:numPr>
          <w:ilvl w:val="1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요청한 기술지원 및 교육을 수행하기 위해 본 계약의 서비스 이행에 소요되는 자원 이외의 추가 자원이 투입되는 경우</w:t>
      </w:r>
    </w:p>
    <w:p w14:paraId="268F3EF9" w14:textId="77777777" w:rsidR="00C641F1" w:rsidRDefault="006B6727">
      <w:pPr>
        <w:numPr>
          <w:ilvl w:val="1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요청한 기술지원 및 교육이 본 계약의 이행에 국한되지 않고 가치 있는 지식습득의 기회로 인정될 경우</w:t>
      </w:r>
    </w:p>
    <w:p w14:paraId="606FA442" w14:textId="77777777" w:rsidR="00C641F1" w:rsidRDefault="006B6727">
      <w:pPr>
        <w:numPr>
          <w:ilvl w:val="1"/>
          <w:numId w:val="1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요청한 교육의 횟수 및 시간이 통상적으로 요구되는 범위를 벗어나는 것으로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합리적으로 인정하는 경우</w:t>
      </w:r>
    </w:p>
    <w:p w14:paraId="35FD6E11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56743FD7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10 조 (비밀유지)</w:t>
      </w:r>
    </w:p>
    <w:p w14:paraId="44C207C0" w14:textId="77777777" w:rsidR="00C641F1" w:rsidRDefault="006B6727">
      <w:pPr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양 당사자는 본 계약서와 모든 첨부 문서가 포함된 계약 체결 사실 및 본 계약 이행 과정에서 알게 된 상대방의 모든 비공개 경영상 정보, 기술정보, 영업정보 및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Know-how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(이하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비밀정보"라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한다)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본 계약의 목적 이외의 다른 용도로 사용할 수 없다. 또한 양 당사자는 일방 당사자 및 그 종업원의 고의 또는 과실로 인하여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비밀정보"가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외부에 유출될 경우 그에 대한 책임을 진다.</w:t>
      </w:r>
    </w:p>
    <w:p w14:paraId="62B03920" w14:textId="77777777" w:rsidR="00C641F1" w:rsidRDefault="006B6727">
      <w:pPr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계약의 당사자는 상대방으로부터 제공받은 비밀정보를 자사 조직 내 목적상 부합하는 직원들에 한하여 이용하도록 조치하여야 하며 직원 각자에게 비밀유지의무를 주지시켜야 한다.</w:t>
      </w:r>
    </w:p>
    <w:p w14:paraId="1D8C5B71" w14:textId="77777777" w:rsidR="00C641F1" w:rsidRDefault="006B6727">
      <w:pPr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양사는 제1항의 위반행위로 인하여 입은 손해를 상대방에게 청구할 수 있고, 상대방은 이를 배상할 책임이 있다.</w:t>
      </w:r>
    </w:p>
    <w:p w14:paraId="2C9CB739" w14:textId="77777777" w:rsidR="00C641F1" w:rsidRDefault="006B6727">
      <w:pPr>
        <w:numPr>
          <w:ilvl w:val="0"/>
          <w:numId w:val="16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계약의 해지 후에도 비밀유지의무는 3년간 그 효력을 가진다.</w:t>
      </w:r>
    </w:p>
    <w:p w14:paraId="132DCFE4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5F8D0A8F" w14:textId="77777777" w:rsidR="00C641F1" w:rsidRDefault="00C641F1">
      <w:pPr>
        <w:spacing w:line="360" w:lineRule="auto"/>
        <w:jc w:val="both"/>
        <w:rPr>
          <w:b/>
          <w:sz w:val="20"/>
          <w:szCs w:val="20"/>
        </w:rPr>
      </w:pPr>
    </w:p>
    <w:p w14:paraId="40DAFAA6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11 조 (</w:t>
      </w:r>
      <w:proofErr w:type="spellStart"/>
      <w:r>
        <w:rPr>
          <w:rFonts w:ascii="Arial Unicode MS" w:eastAsia="Arial Unicode MS" w:hAnsi="Arial Unicode MS" w:cs="Arial Unicode MS"/>
          <w:b/>
          <w:sz w:val="20"/>
          <w:szCs w:val="20"/>
        </w:rPr>
        <w:t>권리ㆍ의무의</w:t>
      </w:r>
      <w:proofErr w:type="spellEnd"/>
      <w:r>
        <w:rPr>
          <w:rFonts w:ascii="Arial Unicode MS" w:eastAsia="Arial Unicode MS" w:hAnsi="Arial Unicode MS" w:cs="Arial Unicode MS"/>
          <w:b/>
          <w:sz w:val="20"/>
          <w:szCs w:val="20"/>
        </w:rPr>
        <w:t xml:space="preserve"> 양도 등 금지)</w:t>
      </w:r>
    </w:p>
    <w:p w14:paraId="2BCE7EF5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양 당사자는 상대방의 사전 서면 동의 없이 본 계약 상의 당사자 지위 또는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권리∙의무의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일부 또는 전부를 제3자에게 양도, 이전하거나 이를 담보로 제공하는 등 일체의 처분행위를 하여서는 아니 되며, 이를 위반할 경우 그에 대한 손해배상의 책임을 진다.</w:t>
      </w:r>
    </w:p>
    <w:p w14:paraId="2BE94FE0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30AA1A2B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12 조 (면책조항)</w:t>
      </w:r>
    </w:p>
    <w:p w14:paraId="08BABCA4" w14:textId="77777777" w:rsidR="00C641F1" w:rsidRDefault="006B6727">
      <w:pPr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천재지변 또는 이에 준하는 불가항력으로 인하여 서비스를 제공할 수 없는 경우에는 서비스 제공에 관한 책임이 면제된다.</w:t>
      </w:r>
    </w:p>
    <w:p w14:paraId="7EE38AF5" w14:textId="77777777" w:rsidR="00C641F1" w:rsidRDefault="006B6727">
      <w:pPr>
        <w:numPr>
          <w:ilvl w:val="0"/>
          <w:numId w:val="4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귀책사유로 인한 서비스 이용의 장애에 대하여는 책임을 지지 않는다.</w:t>
      </w:r>
    </w:p>
    <w:p w14:paraId="7A56DFB9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71D1ACD2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13 조 (마케팅 협력 및 서비스 연구 개발 동의)</w:t>
      </w:r>
    </w:p>
    <w:p w14:paraId="13DFF4CB" w14:textId="52740871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제10조의 규정에도 불구하고, "</w:t>
      </w:r>
      <w:del w:id="49" w:author="김현주 (Hyunjoo Kim)" w:date="2025-04-29T15:42:00Z">
        <w:r w:rsidDel="006C5010">
          <w:rPr>
            <w:rFonts w:ascii="Arial Unicode MS" w:eastAsia="Arial Unicode MS" w:hAnsi="Arial Unicode MS" w:cs="Arial Unicode MS"/>
            <w:sz w:val="20"/>
            <w:szCs w:val="20"/>
          </w:rPr>
          <w:delText xml:space="preserve">고객사"는 본 계약 체결 이후 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"</w:t>
      </w:r>
      <w:ins w:id="50" w:author="김현주 (Hyunjoo Kim)" w:date="2025-04-29T15:42:00Z"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>는 “</w:t>
        </w:r>
        <w:proofErr w:type="spellStart"/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>고객사”의</w:t>
        </w:r>
        <w:proofErr w:type="spellEnd"/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 사전 </w:t>
        </w:r>
        <w:proofErr w:type="spellStart"/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>동의하에</w:t>
        </w:r>
      </w:ins>
      <w:proofErr w:type="spellEnd"/>
      <w:del w:id="51" w:author="김현주 (Hyunjoo Kim)" w:date="2025-04-29T15:42:00Z">
        <w:r w:rsidDel="006C5010">
          <w:rPr>
            <w:rFonts w:ascii="Arial Unicode MS" w:eastAsia="Arial Unicode MS" w:hAnsi="Arial Unicode MS" w:cs="Arial Unicode MS"/>
            <w:sz w:val="20"/>
            <w:szCs w:val="20"/>
          </w:rPr>
          <w:delText>가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서비스"를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이용한다는 사실을 뉴스레터, 홍보, 홈페이지광고, 지면광고 등 마케팅 목적으로 활용하는 것, 그 과정에서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고객사"의상호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상표, 브랜드 이미지 로고 (CI 및 BI)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</w:t>
      </w: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표시</w:t>
      </w:r>
      <w:ins w:id="52" w:author="김현주 (Hyunjoo Kim)" w:date="2025-04-29T15:42:00Z"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 xml:space="preserve">할 수 </w:t>
        </w:r>
        <w:proofErr w:type="spellStart"/>
        <w:r w:rsidR="006C5010">
          <w:rPr>
            <w:rFonts w:ascii="Arial Unicode MS" w:eastAsia="Arial Unicode MS" w:hAnsi="Arial Unicode MS" w:cs="Arial Unicode MS" w:hint="eastAsia"/>
            <w:sz w:val="20"/>
            <w:szCs w:val="20"/>
          </w:rPr>
          <w:t>있다.</w:t>
        </w:r>
      </w:ins>
      <w:del w:id="53" w:author="김현주 (Hyunjoo Kim)" w:date="2025-04-29T15:42:00Z">
        <w:r w:rsidDel="006C5010">
          <w:rPr>
            <w:rFonts w:ascii="Arial Unicode MS" w:eastAsia="Arial Unicode MS" w:hAnsi="Arial Unicode MS" w:cs="Arial Unicode MS"/>
            <w:sz w:val="20"/>
            <w:szCs w:val="20"/>
          </w:rPr>
          <w:delText xml:space="preserve">하는 것을 허락하고 이에 동의한다. </w:delText>
        </w:r>
      </w:del>
      <w:r>
        <w:rPr>
          <w:rFonts w:ascii="Arial Unicode MS" w:eastAsia="Arial Unicode MS" w:hAnsi="Arial Unicode MS" w:cs="Arial Unicode MS"/>
          <w:sz w:val="20"/>
          <w:szCs w:val="20"/>
        </w:rPr>
        <w:t>다만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고객사"의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상호, 상표, 브랜드 이미지 로고 (CI 및 BI)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를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사용하기 전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사용처, 사용 목적, 사용 기간 등에 대한 정보를 알리고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이를 거절할 수 있다.</w:t>
      </w:r>
    </w:p>
    <w:p w14:paraId="11BED702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614B113C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14 조 (분쟁해결)</w:t>
      </w:r>
    </w:p>
    <w:p w14:paraId="17E11CC4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계약의 준거법은 대한민국 법률로 한다. 본 계약에 대한 이견 발생시 당사자는 상호 협의를 통해 해결하고, 협의가 이루어지지 않는 경우 서울중앙지방법원에서 분쟁을 해결한다.</w:t>
      </w:r>
    </w:p>
    <w:p w14:paraId="3219493F" w14:textId="77777777" w:rsidR="00C641F1" w:rsidRDefault="00C641F1">
      <w:pPr>
        <w:spacing w:line="360" w:lineRule="auto"/>
        <w:jc w:val="both"/>
        <w:rPr>
          <w:b/>
          <w:sz w:val="20"/>
          <w:szCs w:val="20"/>
        </w:rPr>
      </w:pPr>
    </w:p>
    <w:p w14:paraId="0F1BB8A7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15 조 (완전합의)</w:t>
      </w:r>
    </w:p>
    <w:p w14:paraId="35878C13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 xml:space="preserve">본 계약은 당사자들 사이에 완전하고 최종적인 합의로서, 본 계약에 따른 거래와 관련하여 당사자들 사이에 본 계약 체결 당시 또는 그 이전에 있었던 모든 서면 또는 구두의 합의, 계약, 양해, 진술 및 보증은 본 계약의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체결로써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그 효력을 상실하고 본 계약으로 대체된다.</w:t>
      </w:r>
    </w:p>
    <w:p w14:paraId="2C159197" w14:textId="77777777" w:rsidR="00C641F1" w:rsidRDefault="00C641F1">
      <w:pPr>
        <w:spacing w:line="360" w:lineRule="auto"/>
        <w:jc w:val="both"/>
        <w:rPr>
          <w:b/>
          <w:sz w:val="20"/>
          <w:szCs w:val="20"/>
        </w:rPr>
      </w:pPr>
    </w:p>
    <w:p w14:paraId="527F1BC8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16 조 (구속력)</w:t>
      </w:r>
    </w:p>
    <w:p w14:paraId="71599DE5" w14:textId="77777777" w:rsidR="00C641F1" w:rsidRDefault="006B6727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계약에서 명시한 경우를 제외하고는 이 계약의 이행 또는 비밀정보의 제공이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자신의 현재 또는 장래의 영업비밀, 상표권, 특허권 기타의 권리에 대한 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실시권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, 사용권 등의 권리를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포티파이"에게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부여하는 것으로 해석되지 않는다.</w:t>
      </w:r>
    </w:p>
    <w:p w14:paraId="160B5D05" w14:textId="77777777" w:rsidR="00C641F1" w:rsidRDefault="006B6727">
      <w:pPr>
        <w:numPr>
          <w:ilvl w:val="0"/>
          <w:numId w:val="1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계약은 어떠한 경우에도 양 당사자간에 어떠한 확정적인 후속 계약의 체결, 상품의 판매나 구입, 상호 지출한 비용에 대한 보상 등에 관한 내용을 암시하거나 이를 강제하지 아니하며, 기타 각 당사자가 제3자와 거래 또는 계약 관계에 진입하는 것을 제한하지 않는다.</w:t>
      </w:r>
    </w:p>
    <w:p w14:paraId="4CFC41FC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047C5118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17 조 (계약의 해지)</w:t>
      </w:r>
    </w:p>
    <w:p w14:paraId="303FB274" w14:textId="77777777" w:rsidR="00C641F1" w:rsidRDefault="006B6727">
      <w:pPr>
        <w:numPr>
          <w:ilvl w:val="0"/>
          <w:numId w:val="1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당사자 일방이 본 계약을 위반하여 상대방으로부터 시정 요구를 받고도 1개월 이내에 이를 시정하지 않는 경우 상대방은 서면 통지로써 본 계약을 해지할 수 있다.</w:t>
      </w:r>
    </w:p>
    <w:p w14:paraId="16ADD07A" w14:textId="77777777" w:rsidR="00C641F1" w:rsidRDefault="006B6727">
      <w:pPr>
        <w:numPr>
          <w:ilvl w:val="0"/>
          <w:numId w:val="1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계약이 종료 또는 해지되더라도 제10조 내지 제17조 기타 그 성질상 계속하여 계약의 종료 또는 해지 후에도 효력을 유지하여야 할 조항은 계속하여 유효하다.</w:t>
      </w:r>
    </w:p>
    <w:p w14:paraId="2523A4F9" w14:textId="77777777" w:rsidR="00C641F1" w:rsidRDefault="006B6727">
      <w:pPr>
        <w:numPr>
          <w:ilvl w:val="0"/>
          <w:numId w:val="15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계약이 종료하거나 해지되는 경우,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고객사"는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본 계약의 종료 또는 해지 당시까지의 정산금액을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포티파이"에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지급하여야 한다.</w:t>
      </w:r>
    </w:p>
    <w:p w14:paraId="637CB753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4291E74F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18 조 (계약의 효력)</w:t>
      </w:r>
    </w:p>
    <w:p w14:paraId="72639AB6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계약은 양 당사자의 서면 합의에 의하여서만 변경될 수 있다. 또한, 본 계약 상의 권리 불행사는 그 권리의 포기로 간주되지 않는다.</w:t>
      </w:r>
    </w:p>
    <w:p w14:paraId="72333039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30CE0181" w14:textId="77777777" w:rsidR="00C641F1" w:rsidRDefault="006B6727">
      <w:pPr>
        <w:spacing w:line="360" w:lineRule="auto"/>
        <w:jc w:val="both"/>
        <w:rPr>
          <w:b/>
          <w:sz w:val="20"/>
          <w:szCs w:val="20"/>
        </w:rPr>
      </w:pPr>
      <w:r>
        <w:rPr>
          <w:rFonts w:ascii="Arial Unicode MS" w:eastAsia="Arial Unicode MS" w:hAnsi="Arial Unicode MS" w:cs="Arial Unicode MS"/>
          <w:b/>
          <w:sz w:val="20"/>
          <w:szCs w:val="20"/>
        </w:rPr>
        <w:t>제 19 조 (특약)</w:t>
      </w:r>
    </w:p>
    <w:p w14:paraId="6A1C8302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lastRenderedPageBreak/>
        <w:t>본 계약에서 정하지 아니한 사항에 대하여는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고객사"와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포티파이"가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 xml:space="preserve"> 협의하여 특약의 형태로 서비스 범위 변경 또는 추가 계약을 할 수 있다.</w:t>
      </w:r>
    </w:p>
    <w:p w14:paraId="62DAD910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이상 본 계약 체결의 증거로써 계약 당사자는 계약서 2부를 작성하고 쌍방이 서명 또는 기명 날인 후 각 1 부씩 보관한다.</w:t>
      </w:r>
    </w:p>
    <w:p w14:paraId="00C625E4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4CA83E98" w14:textId="77777777" w:rsidR="00C641F1" w:rsidRDefault="006B6727">
      <w:pPr>
        <w:spacing w:line="360" w:lineRule="auto"/>
        <w:jc w:val="center"/>
        <w:rPr>
          <w:sz w:val="20"/>
          <w:szCs w:val="20"/>
          <w:highlight w:val="yellow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계약체결일: 2025년 4월 22일</w:t>
      </w:r>
    </w:p>
    <w:p w14:paraId="6D7631D9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6A6334F6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4"/>
      </w:tblGrid>
      <w:tr w:rsidR="00C641F1" w14:paraId="7A3CB924" w14:textId="77777777" w:rsidTr="00E378A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3A731" w14:textId="77777777" w:rsidR="00C641F1" w:rsidRPr="002E3CCA" w:rsidRDefault="006B6727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2E3CCA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"고객사"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1FD3B" w14:textId="24F2E813" w:rsidR="00C641F1" w:rsidRDefault="00C641F1">
            <w:pPr>
              <w:spacing w:line="360" w:lineRule="auto"/>
              <w:jc w:val="both"/>
              <w:rPr>
                <w:sz w:val="20"/>
                <w:szCs w:val="20"/>
              </w:rPr>
            </w:pPr>
          </w:p>
        </w:tc>
      </w:tr>
      <w:tr w:rsidR="00C641F1" w14:paraId="3EAF4C45" w14:textId="77777777" w:rsidTr="002E3CCA">
        <w:trPr>
          <w:trHeight w:val="260"/>
        </w:trPr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78BE6" w14:textId="1E7B4649" w:rsidR="00C641F1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㈜</w:t>
            </w:r>
            <w:proofErr w:type="spellStart"/>
            <w:r w:rsidR="009722A1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퍼시스홀딩스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EA6BB" w14:textId="628FCD5A" w:rsidR="00C641F1" w:rsidRPr="002E3CCA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>㈜</w:t>
            </w:r>
            <w:proofErr w:type="spellStart"/>
            <w:r w:rsidRPr="002E3CCA">
              <w:rPr>
                <w:rFonts w:hint="eastAsia"/>
                <w:sz w:val="20"/>
                <w:szCs w:val="20"/>
                <w:highlight w:val="yellow"/>
              </w:rPr>
              <w:t>시디즈</w:t>
            </w:r>
            <w:proofErr w:type="spellEnd"/>
          </w:p>
        </w:tc>
      </w:tr>
      <w:tr w:rsidR="00C641F1" w14:paraId="086E26C7" w14:textId="77777777" w:rsidTr="00E378A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0DC21D" w14:textId="2053B507" w:rsidR="00C641F1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129-81-14594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CC494" w14:textId="683DD95A" w:rsidR="00C641F1" w:rsidRPr="002E3CCA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>215-87-48121</w:t>
            </w:r>
          </w:p>
        </w:tc>
      </w:tr>
      <w:tr w:rsidR="00C641F1" w14:paraId="6EC76542" w14:textId="77777777" w:rsidTr="00E378A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25EF0" w14:textId="1822A4F4" w:rsidR="00C641F1" w:rsidRDefault="00E378A5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서울시 송파구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오금로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 311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퍼시스빌딩</w:t>
            </w:r>
            <w:proofErr w:type="spellEnd"/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0CAF9" w14:textId="560676D0" w:rsidR="00C641F1" w:rsidRPr="002E3CCA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 xml:space="preserve">경기도 평택시 </w:t>
            </w:r>
            <w:proofErr w:type="spellStart"/>
            <w:r w:rsidRPr="002E3CCA">
              <w:rPr>
                <w:rFonts w:hint="eastAsia"/>
                <w:sz w:val="20"/>
                <w:szCs w:val="20"/>
                <w:highlight w:val="yellow"/>
              </w:rPr>
              <w:t>세교산단로</w:t>
            </w:r>
            <w:proofErr w:type="spellEnd"/>
            <w:r w:rsidRPr="002E3CCA">
              <w:rPr>
                <w:rFonts w:hint="eastAsia"/>
                <w:sz w:val="20"/>
                <w:szCs w:val="20"/>
                <w:highlight w:val="yellow"/>
              </w:rPr>
              <w:t xml:space="preserve"> 67-20</w:t>
            </w:r>
          </w:p>
        </w:tc>
      </w:tr>
      <w:tr w:rsidR="00C641F1" w14:paraId="6205FF63" w14:textId="77777777" w:rsidTr="00E378A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474A8" w14:textId="54D325CC" w:rsidR="00C641F1" w:rsidRDefault="00E378A5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이 종 태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C4F95" w14:textId="3D7A18FA" w:rsidR="00C641F1" w:rsidRPr="002E3CCA" w:rsidRDefault="002E3CC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proofErr w:type="spellStart"/>
            <w:r w:rsidRPr="002E3CCA">
              <w:rPr>
                <w:rFonts w:hint="eastAsia"/>
                <w:sz w:val="20"/>
                <w:szCs w:val="20"/>
                <w:highlight w:val="yellow"/>
              </w:rPr>
              <w:t>김태은</w:t>
            </w:r>
            <w:proofErr w:type="spellEnd"/>
            <w:r w:rsidRPr="002E3CCA">
              <w:rPr>
                <w:rFonts w:hint="eastAsia"/>
                <w:sz w:val="20"/>
                <w:szCs w:val="20"/>
                <w:highlight w:val="yellow"/>
              </w:rPr>
              <w:t xml:space="preserve">, </w:t>
            </w:r>
            <w:proofErr w:type="spellStart"/>
            <w:r w:rsidRPr="002E3CCA">
              <w:rPr>
                <w:rFonts w:hint="eastAsia"/>
                <w:sz w:val="20"/>
                <w:szCs w:val="20"/>
                <w:highlight w:val="yellow"/>
              </w:rPr>
              <w:t>우인환</w:t>
            </w:r>
            <w:proofErr w:type="spellEnd"/>
          </w:p>
        </w:tc>
      </w:tr>
      <w:tr w:rsidR="00C641F1" w14:paraId="1F7B92C5" w14:textId="77777777" w:rsidTr="00E378A5">
        <w:tc>
          <w:tcPr>
            <w:tcW w:w="45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36743" w14:textId="77777777" w:rsidR="00C641F1" w:rsidRDefault="006B672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대표이사     (인)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3734" w14:textId="77777777" w:rsidR="00C641F1" w:rsidRDefault="006B6727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대표이사     (인)</w:t>
            </w:r>
          </w:p>
        </w:tc>
      </w:tr>
      <w:tr w:rsidR="00E378A5" w14:paraId="0D8A8B17" w14:textId="77777777" w:rsidTr="00E378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514" w:type="dxa"/>
          </w:tcPr>
          <w:p w14:paraId="4BBD3B5A" w14:textId="1420B3B2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㈜</w:t>
            </w:r>
            <w:proofErr w:type="spellStart"/>
            <w:r w:rsid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일룸</w:t>
            </w:r>
            <w:proofErr w:type="spellEnd"/>
          </w:p>
        </w:tc>
        <w:tc>
          <w:tcPr>
            <w:tcW w:w="4515" w:type="dxa"/>
          </w:tcPr>
          <w:p w14:paraId="359AC529" w14:textId="5E6F5BB7" w:rsidR="00E378A5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㈜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퍼시스</w:t>
            </w:r>
            <w:proofErr w:type="spellEnd"/>
          </w:p>
        </w:tc>
      </w:tr>
      <w:tr w:rsidR="00E378A5" w14:paraId="55A57DB3" w14:textId="77777777" w:rsidTr="00E378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514" w:type="dxa"/>
          </w:tcPr>
          <w:p w14:paraId="1706B8FD" w14:textId="6771F419" w:rsidR="00E378A5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215-86-93600</w:t>
            </w:r>
          </w:p>
        </w:tc>
        <w:tc>
          <w:tcPr>
            <w:tcW w:w="4515" w:type="dxa"/>
          </w:tcPr>
          <w:p w14:paraId="77F38E42" w14:textId="39262D92" w:rsidR="00E378A5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>215-81-20534</w:t>
            </w:r>
          </w:p>
        </w:tc>
      </w:tr>
      <w:tr w:rsidR="00E378A5" w14:paraId="1D561BD0" w14:textId="77777777" w:rsidTr="00E378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514" w:type="dxa"/>
          </w:tcPr>
          <w:p w14:paraId="48D42274" w14:textId="77777777" w:rsidR="00E378A5" w:rsidRDefault="00E378A5" w:rsidP="001B4D1A">
            <w:pPr>
              <w:spacing w:line="360" w:lineRule="auto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서울시 송파구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오금로</w:t>
            </w:r>
            <w:proofErr w:type="spellEnd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 311 </w:t>
            </w:r>
            <w:proofErr w:type="spellStart"/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퍼시스빌딩</w:t>
            </w:r>
            <w:proofErr w:type="spellEnd"/>
          </w:p>
        </w:tc>
        <w:tc>
          <w:tcPr>
            <w:tcW w:w="4515" w:type="dxa"/>
          </w:tcPr>
          <w:p w14:paraId="0D3AA199" w14:textId="71D5A2A7" w:rsidR="00E378A5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서울시 송파구 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오금로</w:t>
            </w:r>
            <w:proofErr w:type="spellEnd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 311 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퍼시스빌딩</w:t>
            </w:r>
            <w:proofErr w:type="spellEnd"/>
          </w:p>
        </w:tc>
      </w:tr>
      <w:tr w:rsidR="00E378A5" w14:paraId="47C323CF" w14:textId="77777777" w:rsidTr="00E378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514" w:type="dxa"/>
          </w:tcPr>
          <w:p w14:paraId="0B75BB01" w14:textId="1496BD1E" w:rsidR="00E378A5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정 보 은</w:t>
            </w:r>
          </w:p>
        </w:tc>
        <w:tc>
          <w:tcPr>
            <w:tcW w:w="4515" w:type="dxa"/>
          </w:tcPr>
          <w:p w14:paraId="3E93D0EF" w14:textId="0FBDED47" w:rsidR="00E378A5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배상돈</w:t>
            </w:r>
            <w:proofErr w:type="spellEnd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, 박광호</w:t>
            </w:r>
          </w:p>
        </w:tc>
      </w:tr>
      <w:tr w:rsidR="00E378A5" w14:paraId="2704A314" w14:textId="77777777" w:rsidTr="00E378A5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514" w:type="dxa"/>
          </w:tcPr>
          <w:p w14:paraId="2441A4E0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대표이사     (인)</w:t>
            </w:r>
          </w:p>
        </w:tc>
        <w:tc>
          <w:tcPr>
            <w:tcW w:w="4515" w:type="dxa"/>
          </w:tcPr>
          <w:p w14:paraId="055EF5B4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대표이사     (인)</w:t>
            </w:r>
          </w:p>
        </w:tc>
      </w:tr>
      <w:tr w:rsidR="002E3CCA" w14:paraId="4249DD40" w14:textId="77777777" w:rsidTr="001B4D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514" w:type="dxa"/>
        </w:trPr>
        <w:tc>
          <w:tcPr>
            <w:tcW w:w="4515" w:type="dxa"/>
          </w:tcPr>
          <w:p w14:paraId="20D6933E" w14:textId="77777777" w:rsidR="002E3CCA" w:rsidRPr="002E3CCA" w:rsidRDefault="002E3CCA" w:rsidP="001B4D1A">
            <w:pPr>
              <w:spacing w:line="360" w:lineRule="auto"/>
              <w:jc w:val="both"/>
              <w:rPr>
                <w:rFonts w:ascii="Arial Unicode MS" w:eastAsia="Arial Unicode MS" w:hAnsi="Arial Unicode MS" w:cs="Arial Unicode MS"/>
                <w:sz w:val="20"/>
                <w:szCs w:val="20"/>
                <w:highlight w:val="yellow"/>
              </w:rPr>
            </w:pPr>
          </w:p>
          <w:p w14:paraId="63CCC90D" w14:textId="3B9D691F" w:rsidR="002E3CCA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㈜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바로스</w:t>
            </w:r>
            <w:proofErr w:type="spellEnd"/>
          </w:p>
        </w:tc>
      </w:tr>
      <w:tr w:rsidR="002E3CCA" w14:paraId="3ED9EDE1" w14:textId="77777777" w:rsidTr="001B4D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514" w:type="dxa"/>
        </w:trPr>
        <w:tc>
          <w:tcPr>
            <w:tcW w:w="4515" w:type="dxa"/>
          </w:tcPr>
          <w:p w14:paraId="26B9BED0" w14:textId="4ECF2A6B" w:rsidR="002E3CCA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>125-81-24144</w:t>
            </w:r>
          </w:p>
        </w:tc>
      </w:tr>
      <w:tr w:rsidR="002E3CCA" w14:paraId="75EC92D2" w14:textId="77777777" w:rsidTr="001B4D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514" w:type="dxa"/>
        </w:trPr>
        <w:tc>
          <w:tcPr>
            <w:tcW w:w="4515" w:type="dxa"/>
          </w:tcPr>
          <w:p w14:paraId="4987B30B" w14:textId="5CB0C3A2" w:rsidR="002E3CCA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경기도 용인시 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처인구</w:t>
            </w:r>
            <w:proofErr w:type="spellEnd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 양지면 </w:t>
            </w:r>
            <w:proofErr w:type="spellStart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>남평로</w:t>
            </w:r>
            <w:proofErr w:type="spellEnd"/>
            <w:r w:rsidRPr="002E3CCA">
              <w:rPr>
                <w:rFonts w:ascii="Arial Unicode MS" w:eastAsia="Arial Unicode MS" w:hAnsi="Arial Unicode MS" w:cs="Arial Unicode MS" w:hint="eastAsia"/>
                <w:sz w:val="20"/>
                <w:szCs w:val="20"/>
                <w:highlight w:val="yellow"/>
              </w:rPr>
              <w:t xml:space="preserve"> 111-73</w:t>
            </w:r>
          </w:p>
        </w:tc>
      </w:tr>
      <w:tr w:rsidR="002E3CCA" w14:paraId="3FC2978E" w14:textId="77777777" w:rsidTr="001B4D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514" w:type="dxa"/>
        </w:trPr>
        <w:tc>
          <w:tcPr>
            <w:tcW w:w="4515" w:type="dxa"/>
          </w:tcPr>
          <w:p w14:paraId="0FC97CBA" w14:textId="4D511B9E" w:rsidR="002E3CCA" w:rsidRP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  <w:highlight w:val="yellow"/>
              </w:rPr>
            </w:pPr>
            <w:r w:rsidRPr="002E3CCA">
              <w:rPr>
                <w:rFonts w:hint="eastAsia"/>
                <w:sz w:val="20"/>
                <w:szCs w:val="20"/>
                <w:highlight w:val="yellow"/>
              </w:rPr>
              <w:t>박 성 진</w:t>
            </w:r>
          </w:p>
        </w:tc>
      </w:tr>
      <w:tr w:rsidR="002E3CCA" w14:paraId="6781EC3A" w14:textId="77777777" w:rsidTr="001B4D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rPr>
          <w:gridAfter w:val="1"/>
          <w:wAfter w:w="4514" w:type="dxa"/>
        </w:trPr>
        <w:tc>
          <w:tcPr>
            <w:tcW w:w="4515" w:type="dxa"/>
          </w:tcPr>
          <w:p w14:paraId="273CEDF7" w14:textId="77777777" w:rsidR="002E3CCA" w:rsidRDefault="002E3CCA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lastRenderedPageBreak/>
              <w:t>대표이사     (인)</w:t>
            </w:r>
          </w:p>
        </w:tc>
      </w:tr>
    </w:tbl>
    <w:p w14:paraId="6431152A" w14:textId="435DD47B" w:rsidR="00E378A5" w:rsidRDefault="00E378A5">
      <w:pPr>
        <w:spacing w:line="360" w:lineRule="auto"/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14:paraId="01AD5691" w14:textId="044478AA" w:rsidR="00E378A5" w:rsidRDefault="00E378A5">
      <w:pPr>
        <w:spacing w:line="360" w:lineRule="auto"/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tbl>
      <w:tblPr>
        <w:tblStyle w:val="a5"/>
        <w:tblW w:w="9029" w:type="dxa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E378A5" w14:paraId="431AECD1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709AC" w14:textId="77777777" w:rsidR="00E378A5" w:rsidRPr="002E3CCA" w:rsidRDefault="00E378A5" w:rsidP="001B4D1A">
            <w:pPr>
              <w:spacing w:line="360" w:lineRule="auto"/>
              <w:jc w:val="both"/>
              <w:rPr>
                <w:b/>
                <w:sz w:val="20"/>
                <w:szCs w:val="20"/>
              </w:rPr>
            </w:pPr>
            <w:r w:rsidRPr="002E3CCA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"</w:t>
            </w:r>
            <w:proofErr w:type="spellStart"/>
            <w:r w:rsidRPr="002E3CCA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포티파이</w:t>
            </w:r>
            <w:proofErr w:type="spellEnd"/>
            <w:r w:rsidRPr="002E3CCA">
              <w:rPr>
                <w:rFonts w:ascii="Arial Unicode MS" w:eastAsia="Arial Unicode MS" w:hAnsi="Arial Unicode MS" w:cs="Arial Unicode MS"/>
                <w:b/>
                <w:sz w:val="20"/>
                <w:szCs w:val="20"/>
              </w:rPr>
              <w:t>"</w:t>
            </w:r>
          </w:p>
        </w:tc>
      </w:tr>
      <w:tr w:rsidR="00E378A5" w14:paraId="2CAF3F1C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BE5E3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 xml:space="preserve">주식회사 </w:t>
            </w:r>
            <w:proofErr w:type="spellStart"/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포티파이</w:t>
            </w:r>
            <w:proofErr w:type="spellEnd"/>
          </w:p>
        </w:tc>
      </w:tr>
      <w:tr w:rsidR="00E378A5" w14:paraId="6E44ED3A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4E292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733-86-01947</w:t>
            </w:r>
          </w:p>
        </w:tc>
      </w:tr>
      <w:tr w:rsidR="00E378A5" w14:paraId="734D3D12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DC361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대구광역시 수성구 용학로50길 27, 493호</w:t>
            </w:r>
          </w:p>
        </w:tc>
      </w:tr>
      <w:tr w:rsidR="00E378A5" w14:paraId="5544765A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2CDDC3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문 우 리</w:t>
            </w:r>
          </w:p>
        </w:tc>
      </w:tr>
      <w:tr w:rsidR="00E378A5" w14:paraId="66F01F70" w14:textId="77777777" w:rsidTr="001B4D1A"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7D45EB" w14:textId="77777777" w:rsidR="00E378A5" w:rsidRDefault="00E378A5" w:rsidP="001B4D1A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대표이사     (인)</w:t>
            </w:r>
          </w:p>
        </w:tc>
      </w:tr>
    </w:tbl>
    <w:p w14:paraId="5D08C22C" w14:textId="77777777" w:rsidR="00E378A5" w:rsidRDefault="00E378A5">
      <w:pPr>
        <w:spacing w:line="360" w:lineRule="auto"/>
        <w:jc w:val="both"/>
        <w:rPr>
          <w:rFonts w:ascii="Arial Unicode MS" w:eastAsia="Arial Unicode MS" w:hAnsi="Arial Unicode MS" w:cs="Arial Unicode MS"/>
          <w:sz w:val="20"/>
          <w:szCs w:val="20"/>
        </w:rPr>
      </w:pPr>
    </w:p>
    <w:p w14:paraId="70B7B7BD" w14:textId="4A05D6A8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</w:t>
      </w:r>
    </w:p>
    <w:p w14:paraId="420A9ED5" w14:textId="2309433C" w:rsidR="00C641F1" w:rsidRPr="009C1899" w:rsidRDefault="006B6727">
      <w:pPr>
        <w:spacing w:line="360" w:lineRule="auto"/>
        <w:jc w:val="both"/>
        <w:rPr>
          <w:sz w:val="20"/>
          <w:szCs w:val="20"/>
          <w:highlight w:val="yellow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1. 서비스 </w:t>
      </w:r>
      <w:proofErr w:type="gramStart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개시일 :</w:t>
      </w:r>
      <w:proofErr w:type="gram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 [2025년 4월 28일]</w:t>
      </w:r>
    </w:p>
    <w:p w14:paraId="2C7C25C0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2. 정산 방법 및 정산 주기</w:t>
      </w:r>
    </w:p>
    <w:p w14:paraId="31C0FE75" w14:textId="77777777" w:rsidR="00C641F1" w:rsidRDefault="006B6727">
      <w:pPr>
        <w:numPr>
          <w:ilvl w:val="0"/>
          <w:numId w:val="13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본 계약 제5조 제1항에 따른 서비스 이용에 대한 정산은 1회, 전액 결제로 한다. 세금계산서 발행 후 15 영업일 이내에 [첨부-</w:t>
      </w:r>
      <w:proofErr w:type="spellStart"/>
      <w:r>
        <w:rPr>
          <w:rFonts w:ascii="Arial Unicode MS" w:eastAsia="Arial Unicode MS" w:hAnsi="Arial Unicode MS" w:cs="Arial Unicode MS"/>
          <w:sz w:val="20"/>
          <w:szCs w:val="20"/>
        </w:rPr>
        <w:t>a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</w:rPr>
        <w:t>]의 3번 금액만큼 결제한다.</w:t>
      </w:r>
    </w:p>
    <w:p w14:paraId="04C2F4E5" w14:textId="08B878DA" w:rsidR="00C641F1" w:rsidRPr="009C1899" w:rsidRDefault="006B6727" w:rsidP="009C1899">
      <w:pPr>
        <w:numPr>
          <w:ilvl w:val="0"/>
          <w:numId w:val="13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기타 청구 및 지급 절차는 본 계약의 제 5 조에 준하여 실행한다.</w:t>
      </w:r>
    </w:p>
    <w:p w14:paraId="4639B57B" w14:textId="18D3BE58" w:rsidR="00C641F1" w:rsidRDefault="006B6727">
      <w:pPr>
        <w:spacing w:line="360" w:lineRule="auto"/>
        <w:jc w:val="both"/>
        <w:rPr>
          <w:sz w:val="20"/>
          <w:szCs w:val="20"/>
          <w:highlight w:val="yellow"/>
        </w:rPr>
      </w:pPr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3. 서비스 정산 금액 </w:t>
      </w:r>
    </w:p>
    <w:p w14:paraId="2EF403AE" w14:textId="0AA3E920" w:rsidR="00C641F1" w:rsidRPr="00DD0138" w:rsidRDefault="006B6727">
      <w:pPr>
        <w:numPr>
          <w:ilvl w:val="0"/>
          <w:numId w:val="2"/>
        </w:numPr>
        <w:spacing w:line="360" w:lineRule="auto"/>
        <w:jc w:val="both"/>
        <w:rPr>
          <w:color w:val="FF0000"/>
          <w:sz w:val="20"/>
          <w:szCs w:val="20"/>
          <w:highlight w:val="yellow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업피플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 워크샵: 4시간</w:t>
      </w:r>
      <w:r w:rsidR="00DD0138" w:rsidRPr="00DD0138">
        <w:rPr>
          <w:rFonts w:ascii="Arial Unicode MS" w:eastAsia="Arial Unicode MS" w:hAnsi="Arial Unicode MS" w:cs="Arial Unicode MS" w:hint="eastAsia"/>
          <w:color w:val="FF0000"/>
          <w:sz w:val="20"/>
          <w:szCs w:val="20"/>
          <w:highlight w:val="yellow"/>
        </w:rPr>
        <w:t>(3,840,000원)</w:t>
      </w:r>
    </w:p>
    <w:p w14:paraId="623DF570" w14:textId="7743C579" w:rsidR="00C641F1" w:rsidRPr="00457237" w:rsidRDefault="006B6727">
      <w:pPr>
        <w:numPr>
          <w:ilvl w:val="0"/>
          <w:numId w:val="2"/>
        </w:numPr>
        <w:spacing w:line="360" w:lineRule="auto"/>
        <w:jc w:val="both"/>
        <w:rPr>
          <w:color w:val="FF0000"/>
          <w:sz w:val="20"/>
          <w:szCs w:val="20"/>
          <w:highlight w:val="yellow"/>
        </w:rPr>
      </w:pPr>
      <w:proofErr w:type="spellStart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>웨이마크</w:t>
      </w:r>
      <w:proofErr w:type="spellEnd"/>
      <w:r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 진단</w:t>
      </w:r>
      <w:r w:rsidR="00457237">
        <w:rPr>
          <w:rFonts w:ascii="Arial Unicode MS" w:eastAsia="Arial Unicode MS" w:hAnsi="Arial Unicode MS" w:cs="Arial Unicode MS"/>
          <w:sz w:val="20"/>
          <w:szCs w:val="20"/>
          <w:highlight w:val="yellow"/>
        </w:rPr>
        <w:t xml:space="preserve">: </w:t>
      </w:r>
      <w:r w:rsidR="00457237" w:rsidRPr="00457237">
        <w:rPr>
          <w:rFonts w:ascii="Arial Unicode MS" w:eastAsia="Arial Unicode MS" w:hAnsi="Arial Unicode MS" w:cs="Arial Unicode MS" w:hint="eastAsia"/>
          <w:color w:val="FF0000"/>
          <w:sz w:val="20"/>
          <w:szCs w:val="20"/>
          <w:highlight w:val="yellow"/>
        </w:rPr>
        <w:t>최종 인원에 따름</w:t>
      </w:r>
    </w:p>
    <w:p w14:paraId="0893AB68" w14:textId="7DDACC49" w:rsidR="00C641F1" w:rsidRPr="009C1899" w:rsidRDefault="006B6727" w:rsidP="009C1899">
      <w:pPr>
        <w:numPr>
          <w:ilvl w:val="0"/>
          <w:numId w:val="2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정산금액은 진단에 참여한 최종 인원에 따라 변경될 수 있음</w:t>
      </w:r>
    </w:p>
    <w:p w14:paraId="24236077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4. 워크샵 일정 변경의 경우: 워크샵 직전 일방적인 일정 변경, 또는 워크샵 불참의 경우 아래와 같이 수수료를 부과하며, 정산에 합산하여 고객사에게 추가로 청구한다.</w:t>
      </w:r>
    </w:p>
    <w:p w14:paraId="7C388B18" w14:textId="77777777" w:rsidR="00C641F1" w:rsidRDefault="006B6727">
      <w:pPr>
        <w:numPr>
          <w:ilvl w:val="0"/>
          <w:numId w:val="3"/>
        </w:numPr>
        <w:spacing w:line="360" w:lineRule="auto"/>
        <w:jc w:val="both"/>
        <w:rPr>
          <w:sz w:val="20"/>
          <w:szCs w:val="20"/>
        </w:rPr>
      </w:pPr>
      <w:r>
        <w:rPr>
          <w:rFonts w:ascii="Arial Unicode MS" w:eastAsia="Arial Unicode MS" w:hAnsi="Arial Unicode MS" w:cs="Arial Unicode MS"/>
          <w:sz w:val="20"/>
          <w:szCs w:val="20"/>
        </w:rPr>
        <w:t>워크샵 일정 도래 24시간 전 시간 변경 시: 변경 수수료 100,000원</w:t>
      </w:r>
    </w:p>
    <w:p w14:paraId="203D1E11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63B73FE0" w14:textId="77777777" w:rsidR="00C641F1" w:rsidRDefault="00C641F1">
      <w:pPr>
        <w:spacing w:line="360" w:lineRule="auto"/>
        <w:jc w:val="both"/>
        <w:rPr>
          <w:sz w:val="20"/>
          <w:szCs w:val="20"/>
        </w:rPr>
      </w:pPr>
    </w:p>
    <w:p w14:paraId="081A5C14" w14:textId="77777777" w:rsidR="00C641F1" w:rsidRDefault="006B6727">
      <w:pPr>
        <w:spacing w:line="360" w:lineRule="auto"/>
        <w:jc w:val="both"/>
        <w:rPr>
          <w:sz w:val="20"/>
          <w:szCs w:val="20"/>
        </w:rPr>
      </w:pPr>
      <w:r>
        <w:rPr>
          <w:noProof/>
          <w:sz w:val="20"/>
          <w:szCs w:val="20"/>
          <w:lang w:val="en-US"/>
        </w:rPr>
        <w:lastRenderedPageBreak/>
        <w:drawing>
          <wp:inline distT="114300" distB="114300" distL="114300" distR="114300" wp14:anchorId="764B2DB9" wp14:editId="3D2616D5">
            <wp:extent cx="5731200" cy="3581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641F1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27" w:author="김현주 (Hyunjoo Kim)" w:date="2025-04-29T15:36:00Z" w:initials="김(K">
    <w:p w14:paraId="2A4C669F" w14:textId="4800F4CF" w:rsidR="001B4D1A" w:rsidRDefault="001B4D1A">
      <w:pPr>
        <w:pStyle w:val="a9"/>
      </w:pPr>
      <w:r>
        <w:rPr>
          <w:rStyle w:val="a8"/>
        </w:rPr>
        <w:annotationRef/>
      </w:r>
      <w:proofErr w:type="spellStart"/>
      <w:r>
        <w:rPr>
          <w:rFonts w:hint="eastAsia"/>
        </w:rPr>
        <w:t>퍼시스가</w:t>
      </w:r>
      <w:proofErr w:type="spellEnd"/>
      <w:r>
        <w:rPr>
          <w:rFonts w:hint="eastAsia"/>
        </w:rPr>
        <w:t xml:space="preserve"> 제공한 일체의 결과물이나 산출물에 대한 지식재산권은 당연히 우리가 보유하여야 하며, </w:t>
      </w:r>
      <w:proofErr w:type="spellStart"/>
      <w:r>
        <w:rPr>
          <w:rFonts w:hint="eastAsia"/>
        </w:rPr>
        <w:t>포티파이가</w:t>
      </w:r>
      <w:proofErr w:type="spellEnd"/>
      <w:r>
        <w:rPr>
          <w:rFonts w:hint="eastAsia"/>
        </w:rPr>
        <w:t xml:space="preserve"> 보유하여서는 안됩니다. 이 부분은 반드시 수정해 주시기 바랍니다. </w:t>
      </w:r>
    </w:p>
  </w:comment>
  <w:comment w:id="45" w:author="김현주 (Hyunjoo Kim)" w:date="2025-04-29T15:38:00Z" w:initials="김(K">
    <w:p w14:paraId="240AD33A" w14:textId="730A05F9" w:rsidR="001B4D1A" w:rsidRDefault="001B4D1A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 xml:space="preserve">위 정보에는 임직원의 개인정보가 담겨 있으므로 함부로 위 목적으로 사용을 허가하여서는 안됩니다. 개인정보법 위반이 될 수 있습니다.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A4C669F" w15:done="0"/>
  <w15:commentEx w15:paraId="240AD33A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A4C669F" w16cid:durableId="2BBB708A"/>
  <w16cid:commentId w16cid:paraId="240AD33A" w16cid:durableId="2BBB70F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6B5FBE" w14:textId="77777777" w:rsidR="00F400C0" w:rsidRDefault="00F400C0">
      <w:pPr>
        <w:spacing w:line="240" w:lineRule="auto"/>
      </w:pPr>
      <w:r>
        <w:separator/>
      </w:r>
    </w:p>
  </w:endnote>
  <w:endnote w:type="continuationSeparator" w:id="0">
    <w:p w14:paraId="7BD0B35B" w14:textId="77777777" w:rsidR="00F400C0" w:rsidRDefault="00F400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35B8EE" w14:textId="77777777" w:rsidR="00F400C0" w:rsidRDefault="00F400C0">
      <w:pPr>
        <w:spacing w:line="240" w:lineRule="auto"/>
      </w:pPr>
      <w:r>
        <w:separator/>
      </w:r>
    </w:p>
  </w:footnote>
  <w:footnote w:type="continuationSeparator" w:id="0">
    <w:p w14:paraId="2E0FFCAA" w14:textId="77777777" w:rsidR="00F400C0" w:rsidRDefault="00F400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98B7EF4" w14:textId="77777777" w:rsidR="001B4D1A" w:rsidRDefault="001B4D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07D71"/>
    <w:multiLevelType w:val="multilevel"/>
    <w:tmpl w:val="385A3A5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F14220F"/>
    <w:multiLevelType w:val="multilevel"/>
    <w:tmpl w:val="91A28C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71A0068"/>
    <w:multiLevelType w:val="multilevel"/>
    <w:tmpl w:val="809A1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1F01201C"/>
    <w:multiLevelType w:val="multilevel"/>
    <w:tmpl w:val="2FF656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F497C3D"/>
    <w:multiLevelType w:val="multilevel"/>
    <w:tmpl w:val="1C4292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21EF00B3"/>
    <w:multiLevelType w:val="multilevel"/>
    <w:tmpl w:val="FE2C742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24DA741E"/>
    <w:multiLevelType w:val="multilevel"/>
    <w:tmpl w:val="C71638D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A70010F"/>
    <w:multiLevelType w:val="multilevel"/>
    <w:tmpl w:val="8F02E3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527D4856"/>
    <w:multiLevelType w:val="multilevel"/>
    <w:tmpl w:val="999C98B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1082B0A"/>
    <w:multiLevelType w:val="multilevel"/>
    <w:tmpl w:val="CA2EB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83636D8"/>
    <w:multiLevelType w:val="multilevel"/>
    <w:tmpl w:val="52D653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461C47"/>
    <w:multiLevelType w:val="multilevel"/>
    <w:tmpl w:val="0930E95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93F5F68"/>
    <w:multiLevelType w:val="multilevel"/>
    <w:tmpl w:val="C91255B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69B216D9"/>
    <w:multiLevelType w:val="multilevel"/>
    <w:tmpl w:val="751E9E7E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4" w15:restartNumberingAfterBreak="0">
    <w:nsid w:val="6C1359F9"/>
    <w:multiLevelType w:val="multilevel"/>
    <w:tmpl w:val="ED44D7B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7FC15273"/>
    <w:multiLevelType w:val="multilevel"/>
    <w:tmpl w:val="95544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6"/>
  </w:num>
  <w:num w:numId="3">
    <w:abstractNumId w:val="10"/>
  </w:num>
  <w:num w:numId="4">
    <w:abstractNumId w:val="3"/>
  </w:num>
  <w:num w:numId="5">
    <w:abstractNumId w:val="7"/>
  </w:num>
  <w:num w:numId="6">
    <w:abstractNumId w:val="8"/>
  </w:num>
  <w:num w:numId="7">
    <w:abstractNumId w:val="9"/>
  </w:num>
  <w:num w:numId="8">
    <w:abstractNumId w:val="2"/>
  </w:num>
  <w:num w:numId="9">
    <w:abstractNumId w:val="5"/>
  </w:num>
  <w:num w:numId="10">
    <w:abstractNumId w:val="13"/>
  </w:num>
  <w:num w:numId="11">
    <w:abstractNumId w:val="15"/>
  </w:num>
  <w:num w:numId="12">
    <w:abstractNumId w:val="1"/>
  </w:num>
  <w:num w:numId="13">
    <w:abstractNumId w:val="11"/>
  </w:num>
  <w:num w:numId="14">
    <w:abstractNumId w:val="4"/>
  </w:num>
  <w:num w:numId="15">
    <w:abstractNumId w:val="12"/>
  </w:num>
  <w:num w:numId="1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김현주 (Hyunjoo Kim)">
    <w15:presenceInfo w15:providerId="AD" w15:userId="S-1-12-1-959339916-1126444457-3701622442-21065328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41F1"/>
    <w:rsid w:val="00024BDA"/>
    <w:rsid w:val="001B4D1A"/>
    <w:rsid w:val="002E3CCA"/>
    <w:rsid w:val="00457237"/>
    <w:rsid w:val="00464A08"/>
    <w:rsid w:val="005E236B"/>
    <w:rsid w:val="00673728"/>
    <w:rsid w:val="006B6727"/>
    <w:rsid w:val="006C5010"/>
    <w:rsid w:val="009722A1"/>
    <w:rsid w:val="009C1899"/>
    <w:rsid w:val="00A75E49"/>
    <w:rsid w:val="00B16409"/>
    <w:rsid w:val="00BF051D"/>
    <w:rsid w:val="00C641F1"/>
    <w:rsid w:val="00C77EF8"/>
    <w:rsid w:val="00DD0138"/>
    <w:rsid w:val="00E3222B"/>
    <w:rsid w:val="00E378A5"/>
    <w:rsid w:val="00E817F6"/>
    <w:rsid w:val="00F400C0"/>
    <w:rsid w:val="00F40A1D"/>
    <w:rsid w:val="00F77ECE"/>
    <w:rsid w:val="00FB2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2651"/>
  <w15:docId w15:val="{7ED530A4-7A9F-4FD8-A23F-B85171469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Balloon Text"/>
    <w:basedOn w:val="a"/>
    <w:link w:val="Char"/>
    <w:uiPriority w:val="99"/>
    <w:semiHidden/>
    <w:unhideWhenUsed/>
    <w:rsid w:val="00024BD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6"/>
    <w:uiPriority w:val="99"/>
    <w:semiHidden/>
    <w:rsid w:val="00024BDA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List Paragraph"/>
    <w:basedOn w:val="a"/>
    <w:uiPriority w:val="34"/>
    <w:qFormat/>
    <w:rsid w:val="00DD0138"/>
    <w:pPr>
      <w:ind w:leftChars="400" w:left="800"/>
    </w:pPr>
  </w:style>
  <w:style w:type="character" w:styleId="a8">
    <w:name w:val="annotation reference"/>
    <w:basedOn w:val="a0"/>
    <w:uiPriority w:val="99"/>
    <w:semiHidden/>
    <w:unhideWhenUsed/>
    <w:rsid w:val="001B4D1A"/>
    <w:rPr>
      <w:sz w:val="18"/>
      <w:szCs w:val="18"/>
    </w:rPr>
  </w:style>
  <w:style w:type="paragraph" w:styleId="a9">
    <w:name w:val="annotation text"/>
    <w:basedOn w:val="a"/>
    <w:link w:val="Char0"/>
    <w:uiPriority w:val="99"/>
    <w:semiHidden/>
    <w:unhideWhenUsed/>
    <w:rsid w:val="001B4D1A"/>
  </w:style>
  <w:style w:type="character" w:customStyle="1" w:styleId="Char0">
    <w:name w:val="메모 텍스트 Char"/>
    <w:basedOn w:val="a0"/>
    <w:link w:val="a9"/>
    <w:uiPriority w:val="99"/>
    <w:semiHidden/>
    <w:rsid w:val="001B4D1A"/>
  </w:style>
  <w:style w:type="paragraph" w:styleId="aa">
    <w:name w:val="annotation subject"/>
    <w:basedOn w:val="a9"/>
    <w:next w:val="a9"/>
    <w:link w:val="Char1"/>
    <w:uiPriority w:val="99"/>
    <w:semiHidden/>
    <w:unhideWhenUsed/>
    <w:rsid w:val="001B4D1A"/>
    <w:rPr>
      <w:b/>
      <w:bCs/>
    </w:rPr>
  </w:style>
  <w:style w:type="character" w:customStyle="1" w:styleId="Char1">
    <w:name w:val="메모 주제 Char"/>
    <w:basedOn w:val="Char0"/>
    <w:link w:val="aa"/>
    <w:uiPriority w:val="99"/>
    <w:semiHidden/>
    <w:rsid w:val="001B4D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1230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김현주 (Hyunjoo Kim)</dc:creator>
  <cp:lastModifiedBy>김현주 (Hyunjoo Kim)</cp:lastModifiedBy>
  <cp:revision>4</cp:revision>
  <cp:lastPrinted>2025-04-28T02:07:00Z</cp:lastPrinted>
  <dcterms:created xsi:type="dcterms:W3CDTF">2025-04-29T06:53:00Z</dcterms:created>
  <dcterms:modified xsi:type="dcterms:W3CDTF">2025-04-29T06:54:00Z</dcterms:modified>
</cp:coreProperties>
</file>