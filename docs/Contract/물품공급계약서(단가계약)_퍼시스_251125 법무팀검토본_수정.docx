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7C74F" w14:textId="77777777" w:rsidR="00A63942" w:rsidRPr="00C11E6B" w:rsidRDefault="00A63942" w:rsidP="00A63942">
      <w:pPr>
        <w:jc w:val="center"/>
        <w:rPr>
          <w:rFonts w:ascii="Times New Roman" w:eastAsiaTheme="minorHAnsi" w:hAnsi="Times New Roman"/>
          <w:b/>
          <w:color w:val="000000"/>
          <w:sz w:val="36"/>
          <w:szCs w:val="36"/>
        </w:rPr>
      </w:pPr>
      <w:r w:rsidRPr="00C11E6B">
        <w:rPr>
          <w:rFonts w:ascii="Times New Roman" w:eastAsiaTheme="minorHAnsi" w:hAnsi="Times New Roman"/>
          <w:b/>
          <w:color w:val="000000"/>
          <w:sz w:val="36"/>
          <w:szCs w:val="36"/>
        </w:rPr>
        <w:t>물</w:t>
      </w:r>
      <w:r w:rsidRPr="00C11E6B">
        <w:rPr>
          <w:rFonts w:ascii="Times New Roman" w:eastAsiaTheme="minorHAnsi" w:hAnsi="Times New Roman" w:hint="eastAsia"/>
          <w:b/>
          <w:color w:val="000000"/>
          <w:sz w:val="36"/>
          <w:szCs w:val="36"/>
        </w:rPr>
        <w:t>품</w:t>
      </w:r>
      <w:r w:rsidRPr="00C11E6B">
        <w:rPr>
          <w:rFonts w:ascii="Times New Roman" w:eastAsiaTheme="minorHAnsi" w:hAnsi="Times New Roman"/>
          <w:b/>
          <w:color w:val="000000"/>
          <w:sz w:val="36"/>
          <w:szCs w:val="36"/>
        </w:rPr>
        <w:t>공급계약서</w:t>
      </w:r>
    </w:p>
    <w:p w14:paraId="3666026F" w14:textId="77777777" w:rsidR="00A63942" w:rsidRPr="009C373E" w:rsidRDefault="00A63942" w:rsidP="00A63942">
      <w:pPr>
        <w:rPr>
          <w:rFonts w:ascii="Times New Roman" w:eastAsiaTheme="minorHAnsi" w:hAnsi="Times New Roman"/>
          <w:color w:val="000000"/>
          <w:sz w:val="22"/>
        </w:rPr>
      </w:pPr>
    </w:p>
    <w:p w14:paraId="027822E9" w14:textId="77777777" w:rsidR="00A63942" w:rsidRPr="00C11E6B" w:rsidRDefault="00A63942" w:rsidP="00A63942">
      <w:pPr>
        <w:rPr>
          <w:rFonts w:ascii="Times New Roman" w:eastAsiaTheme="minorHAnsi" w:hAnsi="Times New Roman"/>
          <w:color w:val="000000"/>
          <w:sz w:val="22"/>
        </w:rPr>
      </w:pPr>
      <w:proofErr w:type="spellStart"/>
      <w:r w:rsidRPr="00C11E6B">
        <w:rPr>
          <w:rFonts w:ascii="Times New Roman" w:eastAsiaTheme="minorHAnsi" w:hAnsi="Times New Roman"/>
          <w:b/>
          <w:bCs/>
          <w:color w:val="000000"/>
          <w:sz w:val="22"/>
        </w:rPr>
        <w:t>쿠팡</w:t>
      </w:r>
      <w:proofErr w:type="spellEnd"/>
      <w:r w:rsidRPr="00C11E6B">
        <w:rPr>
          <w:rFonts w:ascii="Times New Roman" w:eastAsiaTheme="minorHAnsi" w:hAnsi="Times New Roman"/>
          <w:b/>
          <w:bCs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b/>
          <w:bCs/>
          <w:color w:val="000000"/>
          <w:sz w:val="22"/>
        </w:rPr>
        <w:t>주식회사</w:t>
      </w:r>
      <w:r w:rsidRPr="00C11E6B">
        <w:rPr>
          <w:rFonts w:ascii="Times New Roman" w:eastAsiaTheme="minorHAnsi" w:hAnsi="Times New Roman"/>
          <w:color w:val="000000"/>
          <w:sz w:val="22"/>
        </w:rPr>
        <w:t>(</w:t>
      </w:r>
      <w:r w:rsidRPr="00C11E6B">
        <w:rPr>
          <w:rFonts w:ascii="Times New Roman" w:eastAsiaTheme="minorHAnsi" w:hAnsi="Times New Roman"/>
          <w:color w:val="000000"/>
          <w:sz w:val="22"/>
        </w:rPr>
        <w:t>이하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‘</w:t>
      </w:r>
      <w:r w:rsidRPr="00C11E6B">
        <w:rPr>
          <w:rFonts w:ascii="Times New Roman" w:eastAsiaTheme="minorHAnsi" w:hAnsi="Times New Roman"/>
          <w:color w:val="000000"/>
          <w:sz w:val="22"/>
          <w:u w:val="single"/>
        </w:rPr>
        <w:t>발주자</w:t>
      </w:r>
      <w:r w:rsidRPr="00C11E6B">
        <w:rPr>
          <w:rFonts w:ascii="Times New Roman" w:eastAsiaTheme="minorHAnsi" w:hAnsi="Times New Roman"/>
          <w:color w:val="000000"/>
          <w:sz w:val="22"/>
        </w:rPr>
        <w:t>’)</w:t>
      </w:r>
      <w:r w:rsidRPr="00C11E6B">
        <w:rPr>
          <w:rFonts w:ascii="Times New Roman" w:eastAsiaTheme="minorHAnsi" w:hAnsi="Times New Roman"/>
          <w:color w:val="000000"/>
          <w:sz w:val="22"/>
        </w:rPr>
        <w:t>와</w:t>
      </w:r>
      <w:r w:rsidRPr="00C11E6B">
        <w:rPr>
          <w:rFonts w:ascii="Times New Roman" w:eastAsiaTheme="minorHAnsi" w:hAnsi="Times New Roman" w:hint="eastAsia"/>
          <w:b/>
          <w:bCs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b/>
          <w:bCs/>
          <w:color w:val="000000"/>
          <w:sz w:val="22"/>
        </w:rPr>
        <w:t>주식회사</w:t>
      </w:r>
      <w:r w:rsidRPr="00C11E6B">
        <w:rPr>
          <w:rFonts w:ascii="Times New Roman" w:eastAsiaTheme="minorHAnsi" w:hAnsi="Times New Roman" w:hint="eastAsia"/>
          <w:b/>
          <w:bCs/>
          <w:color w:val="000000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 w:hint="eastAsia"/>
          <w:b/>
          <w:bCs/>
          <w:color w:val="000000"/>
          <w:sz w:val="22"/>
        </w:rPr>
        <w:t>퍼시스</w:t>
      </w:r>
      <w:proofErr w:type="spellEnd"/>
      <w:r w:rsidRPr="00C11E6B">
        <w:rPr>
          <w:rFonts w:ascii="Times New Roman" w:eastAsiaTheme="minorHAnsi" w:hAnsi="Times New Roman"/>
          <w:color w:val="000000"/>
          <w:sz w:val="22"/>
        </w:rPr>
        <w:t>(</w:t>
      </w:r>
      <w:r w:rsidRPr="00C11E6B">
        <w:rPr>
          <w:rFonts w:ascii="Times New Roman" w:eastAsiaTheme="minorHAnsi" w:hAnsi="Times New Roman"/>
          <w:color w:val="000000"/>
          <w:sz w:val="22"/>
        </w:rPr>
        <w:t>이하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‘</w:t>
      </w:r>
      <w:r w:rsidRPr="00C11E6B">
        <w:rPr>
          <w:rFonts w:ascii="Times New Roman" w:eastAsiaTheme="minorHAnsi" w:hAnsi="Times New Roman"/>
          <w:color w:val="000000"/>
          <w:sz w:val="22"/>
          <w:u w:val="single"/>
        </w:rPr>
        <w:t>공급자</w:t>
      </w:r>
      <w:r w:rsidRPr="00C11E6B">
        <w:rPr>
          <w:rFonts w:ascii="Times New Roman" w:eastAsiaTheme="minorHAnsi" w:hAnsi="Times New Roman"/>
          <w:color w:val="000000"/>
          <w:sz w:val="22"/>
        </w:rPr>
        <w:t>’)</w:t>
      </w:r>
      <w:r w:rsidRPr="00C11E6B">
        <w:rPr>
          <w:rFonts w:ascii="Times New Roman" w:eastAsiaTheme="minorHAnsi" w:hAnsi="Times New Roman"/>
          <w:color w:val="000000"/>
          <w:sz w:val="22"/>
        </w:rPr>
        <w:t>는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다음과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같은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내용으로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물품공급계약을</w:t>
      </w:r>
      <w:r w:rsidRPr="00C11E6B">
        <w:rPr>
          <w:rFonts w:ascii="Times New Roman" w:eastAsiaTheme="minorHAnsi" w:hAnsi="Times New Roman"/>
          <w:color w:val="000000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체결한다</w:t>
      </w:r>
      <w:r w:rsidRPr="00C11E6B">
        <w:rPr>
          <w:rFonts w:ascii="Times New Roman" w:eastAsiaTheme="minorHAnsi" w:hAnsi="Times New Roman"/>
          <w:color w:val="000000"/>
          <w:sz w:val="22"/>
        </w:rPr>
        <w:t>.</w:t>
      </w:r>
    </w:p>
    <w:p w14:paraId="55DFFC2A" w14:textId="77777777" w:rsidR="00A63942" w:rsidRPr="00DC1987" w:rsidRDefault="00A63942" w:rsidP="00A63942">
      <w:pPr>
        <w:rPr>
          <w:rFonts w:ascii="Times New Roman" w:eastAsiaTheme="minorHAnsi" w:hAnsi="Times New Roman"/>
          <w:color w:val="000000"/>
          <w:sz w:val="22"/>
        </w:rPr>
      </w:pPr>
    </w:p>
    <w:p w14:paraId="0CD9C7F5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hAnsi="Times New Roman"/>
          <w:b w:val="0"/>
          <w:sz w:val="22"/>
        </w:rPr>
      </w:pPr>
      <w:r w:rsidRPr="00C11E6B">
        <w:rPr>
          <w:rFonts w:ascii="Times New Roman" w:eastAsiaTheme="majorHAnsi" w:hAnsi="Times New Roman"/>
          <w:sz w:val="22"/>
          <w:szCs w:val="22"/>
        </w:rPr>
        <w:t>(</w:t>
      </w:r>
      <w:r w:rsidRPr="00C11E6B">
        <w:rPr>
          <w:rFonts w:ascii="Times New Roman" w:eastAsiaTheme="majorHAnsi" w:hAnsi="Times New Roman"/>
          <w:sz w:val="22"/>
          <w:szCs w:val="22"/>
        </w:rPr>
        <w:t>목적</w:t>
      </w:r>
      <w:r w:rsidRPr="00C11E6B">
        <w:rPr>
          <w:rFonts w:ascii="Times New Roman" w:eastAsiaTheme="majorHAnsi" w:hAnsi="Times New Roman"/>
          <w:sz w:val="22"/>
          <w:szCs w:val="22"/>
        </w:rPr>
        <w:t>)</w:t>
      </w:r>
    </w:p>
    <w:p w14:paraId="19D8AD51" w14:textId="77777777" w:rsidR="00A63942" w:rsidRPr="00C11E6B" w:rsidRDefault="00A63942" w:rsidP="00A63942">
      <w:pPr>
        <w:pStyle w:val="ad"/>
        <w:ind w:leftChars="100" w:left="200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 w:cs="Times New Roman"/>
          <w:sz w:val="22"/>
        </w:rPr>
        <w:t>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</w:t>
      </w:r>
      <w:r w:rsidRPr="00C11E6B">
        <w:rPr>
          <w:rFonts w:ascii="Times New Roman" w:eastAsiaTheme="minorHAnsi" w:hAnsi="Times New Roman" w:cs="Times New Roman" w:hint="eastAsia"/>
          <w:sz w:val="22"/>
        </w:rPr>
        <w:t>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발주에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따라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</w:t>
      </w:r>
      <w:r w:rsidRPr="00C11E6B">
        <w:rPr>
          <w:rFonts w:ascii="Times New Roman" w:eastAsiaTheme="minorHAnsi" w:hAnsi="Times New Roman" w:cs="Times New Roman" w:hint="eastAsia"/>
          <w:sz w:val="22"/>
        </w:rPr>
        <w:t>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공급함에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있어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사이의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권리</w:t>
      </w:r>
      <w:r w:rsidRPr="00C11E6B">
        <w:rPr>
          <w:rFonts w:ascii="Times New Roman" w:eastAsiaTheme="minorHAnsi" w:hAnsi="Times New Roman" w:cs="Times New Roman"/>
          <w:sz w:val="22"/>
        </w:rPr>
        <w:t>·</w:t>
      </w:r>
      <w:r w:rsidRPr="00C11E6B">
        <w:rPr>
          <w:rFonts w:ascii="Times New Roman" w:eastAsiaTheme="minorHAnsi" w:hAnsi="Times New Roman" w:cs="Times New Roman"/>
          <w:sz w:val="22"/>
        </w:rPr>
        <w:t>의무에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제반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사항을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규정하고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성실히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이행하여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상호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이익을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도모하기로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함에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목적이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있다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287DAF74" w14:textId="77777777" w:rsidR="00A63942" w:rsidRPr="00C11E6B" w:rsidRDefault="00A63942" w:rsidP="00A63942">
      <w:pPr>
        <w:pStyle w:val="ad"/>
        <w:rPr>
          <w:rFonts w:ascii="Times New Roman" w:eastAsiaTheme="minorHAnsi" w:hAnsi="Times New Roman" w:cs="Times New Roman"/>
          <w:sz w:val="22"/>
        </w:rPr>
      </w:pPr>
    </w:p>
    <w:p w14:paraId="78C0C35D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b w:val="0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정의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1613B8E7" w14:textId="77777777" w:rsidR="00A63942" w:rsidRPr="00C11E6B" w:rsidRDefault="00A63942" w:rsidP="00A63942">
      <w:pPr>
        <w:pStyle w:val="ad"/>
        <w:ind w:leftChars="100" w:left="200"/>
        <w:rPr>
          <w:rFonts w:ascii="Times New Roman" w:eastAsiaTheme="minorHAnsi" w:hAnsi="Times New Roman" w:cs="Times New Roman"/>
          <w:b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계약에서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사용하는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용어의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뜻은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다음과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같다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0DA941F9" w14:textId="77777777" w:rsidR="00A63942" w:rsidRPr="00C11E6B" w:rsidRDefault="00A63942" w:rsidP="00A63942">
      <w:pPr>
        <w:pStyle w:val="ad"/>
        <w:numPr>
          <w:ilvl w:val="0"/>
          <w:numId w:val="7"/>
        </w:numPr>
        <w:ind w:left="993" w:hanging="223"/>
        <w:rPr>
          <w:rFonts w:ascii="Times New Roman" w:eastAsiaTheme="majorHAnsi" w:hAnsi="Times New Roman" w:cs="Times New Roman"/>
          <w:sz w:val="22"/>
        </w:rPr>
      </w:pPr>
      <w:r w:rsidRPr="00C11E6B">
        <w:rPr>
          <w:rFonts w:ascii="Times New Roman" w:eastAsiaTheme="majorHAnsi" w:hAnsi="Times New Roman" w:cs="Times New Roman"/>
          <w:sz w:val="22"/>
        </w:rPr>
        <w:t>“</w:t>
      </w:r>
      <w:r w:rsidRPr="00C11E6B">
        <w:rPr>
          <w:rFonts w:ascii="Times New Roman" w:eastAsiaTheme="majorHAnsi" w:hAnsi="Times New Roman" w:cs="Times New Roman"/>
          <w:sz w:val="22"/>
        </w:rPr>
        <w:t>관련자</w:t>
      </w:r>
      <w:r w:rsidRPr="00C11E6B">
        <w:rPr>
          <w:rFonts w:ascii="Times New Roman" w:eastAsiaTheme="majorHAnsi" w:hAnsi="Times New Roman" w:cs="Times New Roman"/>
          <w:sz w:val="22"/>
        </w:rPr>
        <w:t>”</w:t>
      </w:r>
      <w:r w:rsidRPr="00C11E6B">
        <w:rPr>
          <w:rFonts w:ascii="Times New Roman" w:eastAsiaTheme="majorHAnsi" w:hAnsi="Times New Roman" w:cs="Times New Roman"/>
          <w:sz w:val="22"/>
        </w:rPr>
        <w:t>란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어느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당사자의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임직원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해당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당사자의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이행보조자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대리인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수탁자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수임인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계열회사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관계회사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협력업체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하도급업체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임직원을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총칭</w:t>
      </w:r>
      <w:r w:rsidRPr="00C11E6B">
        <w:rPr>
          <w:rFonts w:ascii="Times New Roman" w:eastAsiaTheme="majorHAnsi" w:hAnsi="Times New Roman" w:cs="Times New Roman" w:hint="eastAsia"/>
          <w:sz w:val="22"/>
        </w:rPr>
        <w:t>하여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말</w:t>
      </w:r>
      <w:r w:rsidRPr="00C11E6B">
        <w:rPr>
          <w:rFonts w:ascii="Times New Roman" w:eastAsiaTheme="majorHAnsi" w:hAnsi="Times New Roman" w:cs="Times New Roman"/>
          <w:sz w:val="22"/>
        </w:rPr>
        <w:t>한다</w:t>
      </w:r>
      <w:r w:rsidRPr="00C11E6B">
        <w:rPr>
          <w:rFonts w:ascii="Times New Roman" w:eastAsiaTheme="majorHAnsi" w:hAnsi="Times New Roman" w:cs="Times New Roman"/>
          <w:sz w:val="22"/>
        </w:rPr>
        <w:t>.</w:t>
      </w:r>
    </w:p>
    <w:p w14:paraId="3154AEF2" w14:textId="77777777" w:rsidR="00A63942" w:rsidRPr="00C11E6B" w:rsidRDefault="00A63942" w:rsidP="00A63942">
      <w:pPr>
        <w:pStyle w:val="ad"/>
        <w:numPr>
          <w:ilvl w:val="0"/>
          <w:numId w:val="7"/>
        </w:numPr>
        <w:ind w:left="993" w:hanging="223"/>
        <w:rPr>
          <w:rFonts w:ascii="Times New Roman" w:eastAsiaTheme="majorHAnsi" w:hAnsi="Times New Roman" w:cs="Times New Roman"/>
          <w:sz w:val="22"/>
        </w:rPr>
      </w:pPr>
      <w:r w:rsidRPr="00C11E6B">
        <w:rPr>
          <w:rFonts w:ascii="Times New Roman" w:eastAsiaTheme="majorHAnsi" w:hAnsi="Times New Roman" w:cs="Times New Roman"/>
          <w:sz w:val="22"/>
        </w:rPr>
        <w:t>“</w:t>
      </w:r>
      <w:r w:rsidRPr="00C11E6B">
        <w:rPr>
          <w:rFonts w:ascii="Times New Roman" w:eastAsiaTheme="majorHAnsi" w:hAnsi="Times New Roman" w:cs="Times New Roman"/>
          <w:sz w:val="22"/>
        </w:rPr>
        <w:t>법적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</w:t>
      </w:r>
      <w:r w:rsidRPr="00C11E6B">
        <w:rPr>
          <w:rFonts w:ascii="Times New Roman" w:eastAsiaTheme="majorHAnsi" w:hAnsi="Times New Roman" w:cs="Times New Roman"/>
          <w:sz w:val="22"/>
        </w:rPr>
        <w:t>”</w:t>
      </w:r>
      <w:r w:rsidRPr="00C11E6B">
        <w:rPr>
          <w:rFonts w:ascii="Times New Roman" w:eastAsiaTheme="majorHAnsi" w:hAnsi="Times New Roman" w:cs="Times New Roman"/>
          <w:sz w:val="22"/>
        </w:rPr>
        <w:t>란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소송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청구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신고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신청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민원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이의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고소</w:t>
      </w:r>
      <w:r w:rsidRPr="00C11E6B">
        <w:rPr>
          <w:rFonts w:ascii="Times New Roman" w:eastAsiaTheme="majorHAnsi" w:hAnsi="Times New Roman" w:cs="Times New Roman"/>
          <w:sz w:val="22"/>
        </w:rPr>
        <w:t>·</w:t>
      </w:r>
      <w:r w:rsidRPr="00C11E6B">
        <w:rPr>
          <w:rFonts w:ascii="Times New Roman" w:eastAsiaTheme="majorHAnsi" w:hAnsi="Times New Roman" w:cs="Times New Roman"/>
          <w:sz w:val="22"/>
        </w:rPr>
        <w:t>고발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진정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또는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그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밖의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제반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총칭</w:t>
      </w:r>
      <w:r w:rsidRPr="00C11E6B">
        <w:rPr>
          <w:rFonts w:ascii="Times New Roman" w:eastAsiaTheme="majorHAnsi" w:hAnsi="Times New Roman" w:cs="Times New Roman" w:hint="eastAsia"/>
          <w:sz w:val="22"/>
        </w:rPr>
        <w:t>하여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말</w:t>
      </w:r>
      <w:r w:rsidRPr="00C11E6B">
        <w:rPr>
          <w:rFonts w:ascii="Times New Roman" w:eastAsiaTheme="majorHAnsi" w:hAnsi="Times New Roman" w:cs="Times New Roman"/>
          <w:sz w:val="22"/>
        </w:rPr>
        <w:t>한다</w:t>
      </w:r>
      <w:r w:rsidRPr="00C11E6B">
        <w:rPr>
          <w:rFonts w:ascii="Times New Roman" w:eastAsiaTheme="majorHAnsi" w:hAnsi="Times New Roman" w:cs="Times New Roman"/>
          <w:sz w:val="22"/>
        </w:rPr>
        <w:t>.</w:t>
      </w:r>
    </w:p>
    <w:p w14:paraId="18C84A51" w14:textId="77777777" w:rsidR="00A63942" w:rsidRPr="00C11E6B" w:rsidRDefault="00A63942" w:rsidP="00A63942">
      <w:pPr>
        <w:pStyle w:val="ad"/>
        <w:numPr>
          <w:ilvl w:val="0"/>
          <w:numId w:val="7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“</w:t>
      </w:r>
      <w:r w:rsidRPr="00C11E6B">
        <w:rPr>
          <w:rFonts w:ascii="Times New Roman" w:eastAsiaTheme="minorHAnsi" w:hAnsi="Times New Roman" w:cs="Times New Roman"/>
          <w:sz w:val="22"/>
        </w:rPr>
        <w:t>영업일</w:t>
      </w:r>
      <w:r w:rsidRPr="00C11E6B">
        <w:rPr>
          <w:rFonts w:ascii="Times New Roman" w:eastAsiaTheme="minorHAnsi" w:hAnsi="Times New Roman" w:cs="Times New Roman"/>
          <w:sz w:val="22"/>
        </w:rPr>
        <w:t>”</w:t>
      </w:r>
      <w:r w:rsidRPr="00C11E6B">
        <w:rPr>
          <w:rFonts w:ascii="Times New Roman" w:eastAsiaTheme="minorHAnsi" w:hAnsi="Times New Roman" w:cs="Times New Roman"/>
          <w:sz w:val="22"/>
        </w:rPr>
        <w:t>이란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토요일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일요일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공휴일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대한민국의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은행이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</w:t>
      </w:r>
      <w:r w:rsidRPr="00C11E6B">
        <w:rPr>
          <w:rFonts w:ascii="Times New Roman" w:eastAsiaTheme="minorHAnsi" w:hAnsi="Times New Roman" w:cs="Times New Roman" w:hint="eastAsia"/>
          <w:sz w:val="22"/>
        </w:rPr>
        <w:t>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법령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그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밖의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정부의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조치에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의하여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영업을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하지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않도록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승인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요구되는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날을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제외한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날</w:t>
      </w:r>
      <w:r w:rsidRPr="00C11E6B">
        <w:rPr>
          <w:rFonts w:ascii="Times New Roman" w:eastAsiaTheme="minorHAnsi" w:hAnsi="Times New Roman" w:cs="Times New Roman"/>
          <w:sz w:val="22"/>
        </w:rPr>
        <w:t>(</w:t>
      </w:r>
      <w:r w:rsidRPr="00C11E6B">
        <w:rPr>
          <w:rFonts w:ascii="Times New Roman" w:eastAsiaTheme="minorHAnsi" w:hAnsi="Times New Roman" w:cs="Times New Roman"/>
          <w:sz w:val="22"/>
        </w:rPr>
        <w:t>즉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일부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은행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은행의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일부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점포만이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영업을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제외하고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대한민국에서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은행이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영업을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날</w:t>
      </w:r>
      <w:r w:rsidRPr="00C11E6B">
        <w:rPr>
          <w:rFonts w:ascii="Times New Roman" w:eastAsiaTheme="minorHAnsi" w:hAnsi="Times New Roman" w:cs="Times New Roman"/>
          <w:sz w:val="22"/>
        </w:rPr>
        <w:t>)</w:t>
      </w:r>
      <w:r w:rsidRPr="00C11E6B">
        <w:rPr>
          <w:rFonts w:ascii="Times New Roman" w:eastAsiaTheme="minorHAnsi" w:hAnsi="Times New Roman" w:cs="Times New Roman"/>
          <w:sz w:val="22"/>
        </w:rPr>
        <w:t>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말한다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56D7B514" w14:textId="77777777" w:rsidR="00A63942" w:rsidRPr="00C11E6B" w:rsidRDefault="00A63942" w:rsidP="00A63942">
      <w:pPr>
        <w:pStyle w:val="ad"/>
        <w:numPr>
          <w:ilvl w:val="0"/>
          <w:numId w:val="7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“</w:t>
      </w:r>
      <w:r w:rsidRPr="00C11E6B">
        <w:rPr>
          <w:rFonts w:ascii="Times New Roman" w:eastAsiaTheme="minorHAnsi" w:hAnsi="Times New Roman" w:cs="Times New Roman"/>
          <w:sz w:val="22"/>
        </w:rPr>
        <w:t>정부기관</w:t>
      </w:r>
      <w:r w:rsidRPr="00C11E6B">
        <w:rPr>
          <w:rFonts w:ascii="Times New Roman" w:eastAsiaTheme="minorHAnsi" w:hAnsi="Times New Roman" w:cs="Times New Roman"/>
          <w:sz w:val="22"/>
        </w:rPr>
        <w:t>”</w:t>
      </w:r>
      <w:r w:rsidRPr="00C11E6B">
        <w:rPr>
          <w:rFonts w:ascii="Times New Roman" w:eastAsiaTheme="minorHAnsi" w:hAnsi="Times New Roman" w:cs="Times New Roman"/>
          <w:sz w:val="22"/>
        </w:rPr>
        <w:t>이란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대한민국의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중앙정부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지방정부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감독기관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행정기관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부처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위원회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법원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또는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그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밖의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사법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중재기구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국회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지방의회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그러한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기관으로부터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권한을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 w:cs="Times New Roman"/>
          <w:sz w:val="22"/>
        </w:rPr>
        <w:t>위임받은</w:t>
      </w:r>
      <w:proofErr w:type="spellEnd"/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모든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인</w:t>
      </w:r>
      <w:r w:rsidRPr="00C11E6B">
        <w:rPr>
          <w:rFonts w:ascii="Times New Roman" w:eastAsiaTheme="minorHAnsi" w:hAnsi="Times New Roman" w:cs="Times New Roman"/>
          <w:sz w:val="22"/>
        </w:rPr>
        <w:t>(</w:t>
      </w:r>
      <w:r w:rsidRPr="00C11E6B">
        <w:rPr>
          <w:rFonts w:ascii="Times New Roman" w:eastAsiaTheme="minorHAnsi" w:hAnsi="Times New Roman" w:cs="Times New Roman"/>
          <w:sz w:val="22"/>
        </w:rPr>
        <w:t>人</w:t>
      </w:r>
      <w:r w:rsidRPr="00C11E6B">
        <w:rPr>
          <w:rFonts w:ascii="Times New Roman" w:eastAsiaTheme="minorHAnsi" w:hAnsi="Times New Roman" w:cs="Times New Roman"/>
          <w:sz w:val="22"/>
        </w:rPr>
        <w:t>)</w:t>
      </w:r>
      <w:r w:rsidRPr="00C11E6B">
        <w:rPr>
          <w:rFonts w:ascii="Times New Roman" w:eastAsiaTheme="minorHAnsi" w:hAnsi="Times New Roman" w:cs="Times New Roman"/>
          <w:sz w:val="22"/>
        </w:rPr>
        <w:t>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총칭</w:t>
      </w:r>
      <w:r w:rsidRPr="00C11E6B">
        <w:rPr>
          <w:rFonts w:ascii="Times New Roman" w:eastAsiaTheme="minorHAnsi" w:hAnsi="Times New Roman" w:cs="Times New Roman" w:hint="eastAsia"/>
          <w:sz w:val="22"/>
        </w:rPr>
        <w:t>하여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말</w:t>
      </w:r>
      <w:r w:rsidRPr="00C11E6B">
        <w:rPr>
          <w:rFonts w:ascii="Times New Roman" w:eastAsiaTheme="minorHAnsi" w:hAnsi="Times New Roman" w:cs="Times New Roman"/>
          <w:sz w:val="22"/>
        </w:rPr>
        <w:t>한다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2C4AAE30" w14:textId="77777777" w:rsidR="00A63942" w:rsidRPr="00C11E6B" w:rsidRDefault="00A63942" w:rsidP="00A63942">
      <w:pPr>
        <w:pStyle w:val="ad"/>
        <w:rPr>
          <w:rFonts w:ascii="Times New Roman" w:eastAsiaTheme="minorHAnsi" w:hAnsi="Times New Roman" w:cs="Times New Roman"/>
          <w:sz w:val="22"/>
        </w:rPr>
      </w:pPr>
    </w:p>
    <w:p w14:paraId="48092CD2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계약의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내용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230955C6" w14:textId="77777777" w:rsidR="00A63942" w:rsidRPr="00C11E6B" w:rsidRDefault="00A63942" w:rsidP="00A63942">
      <w:pPr>
        <w:pStyle w:val="a6"/>
        <w:numPr>
          <w:ilvl w:val="0"/>
          <w:numId w:val="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계약서에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당사자들이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기명</w:t>
      </w:r>
      <w:r w:rsidRPr="00C11E6B">
        <w:rPr>
          <w:rFonts w:ascii="Times New Roman" w:eastAsiaTheme="minorHAnsi" w:hAnsi="Times New Roman"/>
          <w:sz w:val="22"/>
        </w:rPr>
        <w:t>·</w:t>
      </w:r>
      <w:r w:rsidRPr="00C11E6B">
        <w:rPr>
          <w:rFonts w:ascii="Times New Roman" w:eastAsiaTheme="minorHAnsi" w:hAnsi="Times New Roman"/>
          <w:sz w:val="22"/>
        </w:rPr>
        <w:t>날인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서명을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모두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완료한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체결일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체결된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것으로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보고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체결일부터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계약</w:t>
      </w:r>
      <w:r w:rsidRPr="00C11E6B">
        <w:rPr>
          <w:rFonts w:ascii="Times New Roman" w:eastAsiaTheme="minorHAnsi" w:hAnsi="Times New Roman"/>
          <w:sz w:val="22"/>
        </w:rPr>
        <w:t>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내용이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적용된다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382C4C78" w14:textId="77777777" w:rsidR="00A63942" w:rsidRPr="00C11E6B" w:rsidRDefault="00A63942" w:rsidP="00A63942">
      <w:pPr>
        <w:pStyle w:val="a6"/>
        <w:numPr>
          <w:ilvl w:val="0"/>
          <w:numId w:val="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4</w:t>
      </w:r>
      <w:r w:rsidRPr="00C11E6B">
        <w:rPr>
          <w:rFonts w:ascii="Times New Roman" w:eastAsiaTheme="minorHAnsi" w:hAnsi="Times New Roman" w:hint="eastAsia"/>
          <w:sz w:val="22"/>
        </w:rPr>
        <w:t>조의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계약기간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필요에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따라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별첨</w:t>
      </w:r>
      <w:r w:rsidRPr="00C11E6B">
        <w:rPr>
          <w:rFonts w:ascii="Times New Roman" w:eastAsiaTheme="minorHAnsi" w:hAnsi="Times New Roman"/>
          <w:sz w:val="22"/>
        </w:rPr>
        <w:t xml:space="preserve">1. </w:t>
      </w:r>
      <w:r w:rsidRPr="00C11E6B">
        <w:rPr>
          <w:rFonts w:ascii="Times New Roman" w:eastAsiaTheme="minorHAnsi" w:hAnsi="Times New Roman"/>
          <w:sz w:val="22"/>
        </w:rPr>
        <w:t>견적서에서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</w:t>
      </w:r>
      <w:r w:rsidRPr="00C11E6B">
        <w:rPr>
          <w:rFonts w:ascii="Times New Roman" w:eastAsiaTheme="minorHAnsi" w:hAnsi="Times New Roman" w:hint="eastAsia"/>
          <w:sz w:val="22"/>
        </w:rPr>
        <w:t>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품명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규격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모델명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사양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수량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공급기한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공급장소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밖에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사항을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발주서</w:t>
      </w:r>
      <w:r w:rsidRPr="00C11E6B">
        <w:rPr>
          <w:rFonts w:ascii="Times New Roman" w:eastAsiaTheme="minorHAnsi" w:hAnsi="Times New Roman"/>
          <w:sz w:val="22"/>
        </w:rPr>
        <w:t xml:space="preserve">(Purchase Order, 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발주서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 w:hint="eastAsia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발행하여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전송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교부함으로써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발주하고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67E72A2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0C007EEE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lastRenderedPageBreak/>
        <w:t>(</w:t>
      </w:r>
      <w:r w:rsidRPr="00C11E6B">
        <w:rPr>
          <w:rFonts w:ascii="Times New Roman" w:eastAsiaTheme="minorHAnsi" w:hAnsi="Times New Roman"/>
          <w:sz w:val="22"/>
          <w:szCs w:val="22"/>
        </w:rPr>
        <w:t>계약기간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0A122E48" w14:textId="77777777" w:rsidR="00A63942" w:rsidRPr="00C11E6B" w:rsidRDefault="00A63942" w:rsidP="00A63942">
      <w:pPr>
        <w:pStyle w:val="a6"/>
        <w:numPr>
          <w:ilvl w:val="0"/>
          <w:numId w:val="20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계약기간은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2025</w:t>
      </w:r>
      <w:r w:rsidRPr="00C11E6B">
        <w:rPr>
          <w:rFonts w:ascii="Times New Roman" w:eastAsiaTheme="minorHAnsi" w:hAnsi="Times New Roman" w:hint="eastAsia"/>
          <w:sz w:val="22"/>
        </w:rPr>
        <w:t>년</w:t>
      </w:r>
      <w:r w:rsidRPr="00C11E6B">
        <w:rPr>
          <w:rFonts w:ascii="Times New Roman" w:eastAsiaTheme="minorHAnsi" w:hAnsi="Times New Roman"/>
          <w:sz w:val="22"/>
        </w:rPr>
        <w:t xml:space="preserve"> 11</w:t>
      </w:r>
      <w:r w:rsidRPr="00C11E6B">
        <w:rPr>
          <w:rFonts w:ascii="Times New Roman" w:eastAsiaTheme="minorHAnsi" w:hAnsi="Times New Roman" w:hint="eastAsia"/>
          <w:sz w:val="22"/>
        </w:rPr>
        <w:t>월</w:t>
      </w:r>
      <w:r w:rsidRPr="00C11E6B">
        <w:rPr>
          <w:rFonts w:ascii="Times New Roman" w:eastAsiaTheme="minorHAnsi" w:hAnsi="Times New Roman"/>
          <w:sz w:val="22"/>
        </w:rPr>
        <w:t xml:space="preserve"> 1</w:t>
      </w:r>
      <w:r w:rsidRPr="00C11E6B">
        <w:rPr>
          <w:rFonts w:ascii="Times New Roman" w:eastAsiaTheme="minorHAnsi" w:hAnsi="Times New Roman" w:hint="eastAsia"/>
          <w:sz w:val="22"/>
        </w:rPr>
        <w:t>일부터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color w:val="000000"/>
          <w:sz w:val="22"/>
        </w:rPr>
        <w:t>2026</w:t>
      </w:r>
      <w:r w:rsidRPr="00C11E6B">
        <w:rPr>
          <w:rFonts w:ascii="Times New Roman" w:eastAsiaTheme="minorHAnsi" w:hAnsi="Times New Roman" w:hint="eastAsia"/>
          <w:sz w:val="22"/>
        </w:rPr>
        <w:t>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color w:val="000000"/>
          <w:sz w:val="22"/>
        </w:rPr>
        <w:t>12</w:t>
      </w:r>
      <w:r w:rsidRPr="00C11E6B">
        <w:rPr>
          <w:rFonts w:ascii="Times New Roman" w:eastAsiaTheme="minorHAnsi" w:hAnsi="Times New Roman" w:hint="eastAsia"/>
          <w:sz w:val="22"/>
        </w:rPr>
        <w:t>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color w:val="000000"/>
          <w:sz w:val="22"/>
        </w:rPr>
        <w:t>31</w:t>
      </w:r>
      <w:r w:rsidRPr="00C11E6B">
        <w:rPr>
          <w:rFonts w:ascii="Times New Roman" w:eastAsiaTheme="minorHAnsi" w:hAnsi="Times New Roman" w:hint="eastAsia"/>
          <w:sz w:val="22"/>
        </w:rPr>
        <w:t>일</w:t>
      </w:r>
      <w:r w:rsidRPr="00C11E6B">
        <w:rPr>
          <w:rFonts w:ascii="Times New Roman" w:eastAsiaTheme="minorHAnsi" w:hAnsi="Times New Roman"/>
          <w:sz w:val="22"/>
        </w:rPr>
        <w:t>까지로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76862E02" w14:textId="77B4C645" w:rsidR="00A63942" w:rsidRPr="00C11E6B" w:rsidRDefault="00A63942" w:rsidP="00A63942">
      <w:pPr>
        <w:pStyle w:val="a6"/>
        <w:numPr>
          <w:ilvl w:val="0"/>
          <w:numId w:val="20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</w:t>
      </w:r>
      <w:ins w:id="0" w:author="FURSYS" w:date="2025-11-24T16:17:00Z">
        <w:r w:rsidR="00DC1987">
          <w:rPr>
            <w:rFonts w:ascii="Times New Roman" w:eastAsiaTheme="minorHAnsi" w:hAnsi="Times New Roman" w:hint="eastAsia"/>
            <w:sz w:val="22"/>
          </w:rPr>
          <w:t xml:space="preserve"> </w:t>
        </w:r>
        <w:r w:rsidR="00DC1987">
          <w:rPr>
            <w:rFonts w:ascii="Times New Roman" w:eastAsiaTheme="minorHAnsi" w:hAnsi="Times New Roman" w:hint="eastAsia"/>
            <w:sz w:val="22"/>
          </w:rPr>
          <w:t>또는</w:t>
        </w:r>
        <w:r w:rsidR="00DC1987">
          <w:rPr>
            <w:rFonts w:ascii="Times New Roman" w:eastAsiaTheme="minorHAnsi" w:hAnsi="Times New Roman" w:hint="eastAsia"/>
            <w:sz w:val="22"/>
          </w:rPr>
          <w:t xml:space="preserve"> </w:t>
        </w:r>
        <w:r w:rsidR="00DC1987">
          <w:rPr>
            <w:rFonts w:ascii="Times New Roman" w:eastAsiaTheme="minorHAnsi" w:hAnsi="Times New Roman" w:hint="eastAsia"/>
            <w:sz w:val="22"/>
          </w:rPr>
          <w:t>공급자</w:t>
        </w:r>
      </w:ins>
      <w:r w:rsidRPr="00C11E6B">
        <w:rPr>
          <w:rFonts w:ascii="Times New Roman" w:eastAsiaTheme="minorHAnsi" w:hAnsi="Times New Roman"/>
          <w:sz w:val="22"/>
        </w:rPr>
        <w:t>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계약기간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만료</w:t>
      </w:r>
      <w:r w:rsidRPr="00C11E6B">
        <w:rPr>
          <w:rFonts w:ascii="Times New Roman" w:eastAsiaTheme="minorHAnsi" w:hAnsi="Times New Roman"/>
          <w:sz w:val="22"/>
        </w:rPr>
        <w:t xml:space="preserve"> 1</w:t>
      </w:r>
      <w:r w:rsidRPr="00C11E6B">
        <w:rPr>
          <w:rFonts w:ascii="Times New Roman" w:eastAsiaTheme="minorHAnsi" w:hAnsi="Times New Roman"/>
          <w:sz w:val="22"/>
        </w:rPr>
        <w:t>개월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이전까지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ins w:id="1" w:author="FURSYS" w:date="2025-11-24T16:17:00Z">
        <w:r w:rsidR="00DC1987">
          <w:rPr>
            <w:rFonts w:ascii="Times New Roman" w:eastAsiaTheme="minorHAnsi" w:hAnsi="Times New Roman" w:hint="eastAsia"/>
            <w:sz w:val="22"/>
          </w:rPr>
          <w:t>상대방</w:t>
        </w:r>
      </w:ins>
      <w:del w:id="2" w:author="FURSYS" w:date="2025-11-24T16:17:00Z">
        <w:r w:rsidRPr="00C11E6B" w:rsidDel="00DC1987">
          <w:rPr>
            <w:rFonts w:ascii="Times New Roman" w:eastAsiaTheme="minorHAnsi" w:hAnsi="Times New Roman"/>
            <w:sz w:val="22"/>
          </w:rPr>
          <w:delText>공급자</w:delText>
        </w:r>
      </w:del>
      <w:r w:rsidRPr="00C11E6B">
        <w:rPr>
          <w:rFonts w:ascii="Times New Roman" w:eastAsiaTheme="minorHAnsi" w:hAnsi="Times New Roman"/>
          <w:sz w:val="22"/>
        </w:rPr>
        <w:t>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계약갱신을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거절하는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동일한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조건으로</w:t>
      </w:r>
      <w:r w:rsidRPr="00C11E6B">
        <w:rPr>
          <w:rFonts w:ascii="Times New Roman" w:eastAsiaTheme="minorHAnsi" w:hAnsi="Times New Roman"/>
          <w:sz w:val="22"/>
        </w:rPr>
        <w:t xml:space="preserve"> 1</w:t>
      </w:r>
      <w:r w:rsidRPr="00C11E6B">
        <w:rPr>
          <w:rFonts w:ascii="Times New Roman" w:eastAsiaTheme="minorHAnsi" w:hAnsi="Times New Roman"/>
          <w:sz w:val="22"/>
        </w:rPr>
        <w:t>년간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자동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연장된다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4A0093A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5A8EAB58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 w:hint="eastAsia"/>
          <w:sz w:val="22"/>
          <w:szCs w:val="22"/>
        </w:rPr>
        <w:t>물품</w:t>
      </w:r>
      <w:r w:rsidRPr="00C11E6B">
        <w:rPr>
          <w:rFonts w:ascii="Times New Roman" w:eastAsiaTheme="minorHAnsi" w:hAnsi="Times New Roman" w:hint="eastAsia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  <w:szCs w:val="22"/>
        </w:rPr>
        <w:t>공급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2E502E6E" w14:textId="77777777" w:rsidR="00A63942" w:rsidRPr="00C11E6B" w:rsidRDefault="00A63942" w:rsidP="00A63942">
      <w:pPr>
        <w:pStyle w:val="a6"/>
        <w:numPr>
          <w:ilvl w:val="0"/>
          <w:numId w:val="22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발주서</w:t>
      </w:r>
      <w:r w:rsidRPr="00C11E6B">
        <w:rPr>
          <w:rFonts w:ascii="Times New Roman" w:eastAsiaTheme="minorHAnsi" w:hAnsi="Times New Roman"/>
          <w:sz w:val="22"/>
        </w:rPr>
        <w:t>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공급기한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공급</w:t>
      </w:r>
      <w:r w:rsidRPr="00C11E6B">
        <w:rPr>
          <w:rFonts w:ascii="Times New Roman" w:eastAsiaTheme="minorHAnsi" w:hAnsi="Times New Roman"/>
          <w:sz w:val="22"/>
          <w:u w:val="single"/>
        </w:rPr>
        <w:t>기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한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/>
          <w:sz w:val="22"/>
        </w:rPr>
        <w:t>까지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발주서에서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정한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공급장소에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>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511F52C" w14:textId="77777777" w:rsidR="00A63942" w:rsidRPr="00C11E6B" w:rsidRDefault="00A63942" w:rsidP="00A63942">
      <w:pPr>
        <w:pStyle w:val="a6"/>
        <w:numPr>
          <w:ilvl w:val="0"/>
          <w:numId w:val="22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과정에서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안전관리에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전적인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가지며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안전사고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예방을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위한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안전관리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업무를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충실히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수행해야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2CF77034" w14:textId="77777777" w:rsidR="00A63942" w:rsidRPr="00C11E6B" w:rsidRDefault="00A63942" w:rsidP="00A63942">
      <w:pPr>
        <w:pStyle w:val="a6"/>
        <w:numPr>
          <w:ilvl w:val="0"/>
          <w:numId w:val="22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과정에서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안전사고에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있으며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구성하는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부품의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망실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파손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사용할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사용하기에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곤란한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commentRangeStart w:id="3"/>
      <w:r w:rsidRPr="00C11E6B">
        <w:rPr>
          <w:rFonts w:ascii="Times New Roman" w:eastAsiaTheme="minorHAnsi" w:hAnsi="Times New Roman"/>
          <w:sz w:val="22"/>
        </w:rPr>
        <w:t>직</w:t>
      </w:r>
      <w:r w:rsidRPr="00C11E6B">
        <w:rPr>
          <w:rFonts w:ascii="Times New Roman" w:eastAsiaTheme="minorHAnsi" w:hAnsi="Times New Roman"/>
          <w:sz w:val="22"/>
        </w:rPr>
        <w:t>∙</w:t>
      </w:r>
      <w:r w:rsidRPr="00C11E6B">
        <w:rPr>
          <w:rFonts w:ascii="Times New Roman" w:eastAsiaTheme="minorHAnsi" w:hAnsi="Times New Roman"/>
          <w:sz w:val="22"/>
        </w:rPr>
        <w:t>간접적인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모든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commentRangeEnd w:id="3"/>
      <w:r w:rsidR="00A8201D">
        <w:rPr>
          <w:rStyle w:val="af0"/>
        </w:rPr>
        <w:commentReference w:id="3"/>
      </w:r>
      <w:r w:rsidRPr="00C11E6B">
        <w:rPr>
          <w:rFonts w:ascii="Times New Roman" w:eastAsiaTheme="minorHAnsi" w:hAnsi="Times New Roman"/>
          <w:sz w:val="22"/>
        </w:rPr>
        <w:t>배상해야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B983EDA" w14:textId="77777777" w:rsidR="00A63942" w:rsidRPr="00C11E6B" w:rsidRDefault="00A63942" w:rsidP="00A63942">
      <w:pPr>
        <w:pStyle w:val="a6"/>
        <w:numPr>
          <w:ilvl w:val="0"/>
          <w:numId w:val="22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물품의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과정에서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사유로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기존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시설물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바닥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및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벽체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전기설비를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포함하되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한정하지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않음</w:t>
      </w:r>
      <w:r w:rsidRPr="00C11E6B">
        <w:rPr>
          <w:rFonts w:ascii="Times New Roman" w:eastAsiaTheme="minorHAnsi" w:hAnsi="Times New Roman" w:hint="eastAsia"/>
          <w:sz w:val="22"/>
        </w:rPr>
        <w:t xml:space="preserve">) </w:t>
      </w:r>
      <w:r w:rsidRPr="00C11E6B">
        <w:rPr>
          <w:rFonts w:ascii="Times New Roman" w:eastAsiaTheme="minorHAnsi" w:hAnsi="Times New Roman" w:hint="eastAsia"/>
          <w:sz w:val="22"/>
        </w:rPr>
        <w:t>등이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손상된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비용으로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 w:hint="eastAsia"/>
          <w:sz w:val="22"/>
        </w:rPr>
        <w:t>원상복구하여야</w:t>
      </w:r>
      <w:proofErr w:type="spellEnd"/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0AB0015F" w14:textId="77777777" w:rsidR="00A63942" w:rsidRPr="00C11E6B" w:rsidRDefault="00A63942" w:rsidP="00A63942">
      <w:pPr>
        <w:pStyle w:val="ad"/>
        <w:rPr>
          <w:rFonts w:ascii="Times New Roman" w:eastAsiaTheme="minorHAnsi" w:hAnsi="Times New Roman" w:cs="Times New Roman"/>
          <w:sz w:val="22"/>
        </w:rPr>
      </w:pPr>
    </w:p>
    <w:p w14:paraId="1D315AA0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검수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096E800C" w14:textId="6F06D23B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hAnsi="Times New Roman"/>
          <w:sz w:val="22"/>
        </w:rPr>
        <w:t>공급자는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물품을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공급한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때에는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발주자에게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검수를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요청</w:t>
      </w:r>
      <w:r w:rsidRPr="00C11E6B">
        <w:rPr>
          <w:rFonts w:ascii="Times New Roman" w:hAnsi="Times New Roman" w:hint="eastAsia"/>
          <w:sz w:val="22"/>
        </w:rPr>
        <w:t>해야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하며</w:t>
      </w:r>
      <w:r w:rsidRPr="00C11E6B">
        <w:rPr>
          <w:rFonts w:ascii="Times New Roman" w:hAnsi="Times New Roman" w:hint="eastAsia"/>
          <w:sz w:val="22"/>
        </w:rPr>
        <w:t>,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/>
          <w:sz w:val="22"/>
        </w:rPr>
        <w:t>요청받</w:t>
      </w:r>
      <w:r w:rsidRPr="00C11E6B">
        <w:rPr>
          <w:rFonts w:ascii="Times New Roman" w:eastAsiaTheme="minorHAnsi" w:hAnsi="Times New Roman" w:hint="eastAsia"/>
          <w:sz w:val="22"/>
        </w:rPr>
        <w:t>으면</w:t>
      </w:r>
      <w:proofErr w:type="spellEnd"/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정한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검수기준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이하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‘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공급기준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 w:hint="eastAsia"/>
          <w:sz w:val="22"/>
        </w:rPr>
        <w:t>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따라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검수를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진행하기로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  <w:ins w:id="4" w:author="FURSYS" w:date="2025-11-25T11:55:00Z">
        <w:r w:rsidR="008D4781">
          <w:rPr>
            <w:rFonts w:ascii="Times New Roman" w:eastAsiaTheme="minorHAnsi" w:hAnsi="Times New Roman"/>
            <w:sz w:val="22"/>
          </w:rPr>
          <w:t xml:space="preserve"> </w:t>
        </w:r>
        <w:r w:rsidR="008D4781">
          <w:rPr>
            <w:rFonts w:ascii="Times New Roman" w:eastAsiaTheme="minorHAnsi" w:hAnsi="Times New Roman" w:hint="eastAsia"/>
            <w:sz w:val="22"/>
          </w:rPr>
          <w:t>발주자는</w:t>
        </w:r>
        <w:r w:rsidR="008D4781"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5" w:author="FURSYS" w:date="2025-11-25T11:56:00Z">
        <w:r w:rsidR="008D4781">
          <w:rPr>
            <w:rFonts w:ascii="Times New Roman" w:eastAsiaTheme="minorHAnsi" w:hAnsi="Times New Roman" w:hint="eastAsia"/>
            <w:sz w:val="22"/>
          </w:rPr>
          <w:t>발주서교부</w:t>
        </w:r>
        <w:r w:rsidR="008D4781">
          <w:rPr>
            <w:rFonts w:ascii="Times New Roman" w:eastAsiaTheme="minorHAnsi" w:hAnsi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hint="eastAsia"/>
            <w:sz w:val="22"/>
          </w:rPr>
          <w:t>시</w:t>
        </w:r>
        <w:r w:rsidR="008D4781">
          <w:rPr>
            <w:rFonts w:ascii="Times New Roman" w:eastAsiaTheme="minorHAnsi" w:hAnsi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/>
            <w:sz w:val="22"/>
          </w:rPr>
          <w:t>‘</w:t>
        </w:r>
        <w:r w:rsidR="008D4781">
          <w:rPr>
            <w:rFonts w:ascii="Times New Roman" w:eastAsiaTheme="minorHAnsi" w:hAnsi="Times New Roman" w:hint="eastAsia"/>
            <w:sz w:val="22"/>
          </w:rPr>
          <w:t>공급기준</w:t>
        </w:r>
        <w:r w:rsidR="008D4781">
          <w:rPr>
            <w:rFonts w:ascii="Times New Roman" w:eastAsiaTheme="minorHAnsi" w:hAnsi="Times New Roman"/>
            <w:sz w:val="22"/>
          </w:rPr>
          <w:t>’</w:t>
        </w:r>
        <w:r w:rsidR="008D4781">
          <w:rPr>
            <w:rFonts w:ascii="Times New Roman" w:eastAsiaTheme="minorHAnsi" w:hAnsi="Times New Roman" w:hint="eastAsia"/>
            <w:sz w:val="22"/>
          </w:rPr>
          <w:t>을</w:t>
        </w:r>
        <w:r w:rsidR="008D4781">
          <w:rPr>
            <w:rFonts w:ascii="Times New Roman" w:eastAsiaTheme="minorHAnsi" w:hAnsi="Times New Roman"/>
            <w:sz w:val="22"/>
          </w:rPr>
          <w:t xml:space="preserve"> </w:t>
        </w:r>
        <w:r w:rsidR="008D4781">
          <w:rPr>
            <w:rFonts w:ascii="Times New Roman" w:eastAsiaTheme="minorHAnsi" w:hAnsi="Times New Roman" w:hint="eastAsia"/>
            <w:sz w:val="22"/>
          </w:rPr>
          <w:t>공급자에게</w:t>
        </w:r>
        <w:r w:rsidR="008D4781">
          <w:rPr>
            <w:rFonts w:ascii="Times New Roman" w:eastAsiaTheme="minorHAnsi" w:hAnsi="Times New Roman" w:hint="eastAsia"/>
            <w:sz w:val="22"/>
          </w:rPr>
          <w:t xml:space="preserve"> </w:t>
        </w:r>
        <w:proofErr w:type="spellStart"/>
        <w:r w:rsidR="008D4781">
          <w:rPr>
            <w:rFonts w:ascii="Times New Roman" w:eastAsiaTheme="minorHAnsi" w:hAnsi="Times New Roman" w:hint="eastAsia"/>
            <w:sz w:val="22"/>
          </w:rPr>
          <w:t>교부해</w:t>
        </w:r>
      </w:ins>
      <w:ins w:id="6" w:author="FURSYS" w:date="2025-11-25T11:57:00Z">
        <w:r w:rsidR="008D4781">
          <w:rPr>
            <w:rFonts w:ascii="Times New Roman" w:eastAsiaTheme="minorHAnsi" w:hAnsi="Times New Roman" w:hint="eastAsia"/>
            <w:sz w:val="22"/>
          </w:rPr>
          <w:t>야한다</w:t>
        </w:r>
        <w:proofErr w:type="spellEnd"/>
        <w:r w:rsidR="008D4781">
          <w:rPr>
            <w:rFonts w:ascii="Times New Roman" w:eastAsiaTheme="minorHAnsi" w:hAnsi="Times New Roman" w:hint="eastAsia"/>
            <w:sz w:val="22"/>
          </w:rPr>
          <w:t>.</w:t>
        </w:r>
      </w:ins>
    </w:p>
    <w:p w14:paraId="6F33109E" w14:textId="141A746D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발주자는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</w:t>
      </w:r>
      <w:r w:rsidRPr="00C11E6B">
        <w:rPr>
          <w:rFonts w:ascii="Times New Roman" w:eastAsiaTheme="minorHAnsi" w:hAnsi="Times New Roman"/>
          <w:sz w:val="22"/>
        </w:rPr>
        <w:t>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/>
          <w:sz w:val="22"/>
        </w:rPr>
        <w:t>요청받은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commentRangeStart w:id="7"/>
      <w:ins w:id="8" w:author="FURSYS" w:date="2025-11-24T16:44:00Z">
        <w:r w:rsidR="006748B9">
          <w:rPr>
            <w:rFonts w:ascii="Times New Roman" w:eastAsiaTheme="minorHAnsi" w:hAnsi="Times New Roman" w:hint="eastAsia"/>
            <w:sz w:val="22"/>
          </w:rPr>
          <w:t>2</w:t>
        </w:r>
        <w:r w:rsidR="006748B9">
          <w:rPr>
            <w:rFonts w:ascii="Times New Roman" w:eastAsiaTheme="minorHAnsi" w:hAnsi="Times New Roman" w:hint="eastAsia"/>
            <w:sz w:val="22"/>
          </w:rPr>
          <w:t>주</w:t>
        </w:r>
        <w:commentRangeEnd w:id="7"/>
        <w:r w:rsidR="006748B9">
          <w:rPr>
            <w:rStyle w:val="af0"/>
          </w:rPr>
          <w:commentReference w:id="7"/>
        </w:r>
      </w:ins>
      <w:del w:id="9" w:author="FURSYS" w:date="2025-11-24T16:44:00Z">
        <w:r w:rsidRPr="00C11E6B" w:rsidDel="006748B9">
          <w:rPr>
            <w:rFonts w:ascii="Times New Roman" w:eastAsiaTheme="minorHAnsi" w:hAnsi="Times New Roman" w:hint="eastAsia"/>
            <w:sz w:val="22"/>
          </w:rPr>
          <w:delText>1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개월</w:delText>
        </w:r>
      </w:del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</w:t>
      </w:r>
      <w:r w:rsidRPr="00C11E6B">
        <w:rPr>
          <w:rFonts w:ascii="Times New Roman" w:eastAsiaTheme="minorHAnsi" w:hAnsi="Times New Roman"/>
          <w:sz w:val="22"/>
        </w:rPr>
        <w:t>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이메일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포함</w:t>
      </w:r>
      <w:r w:rsidRPr="00C11E6B">
        <w:rPr>
          <w:rFonts w:ascii="Times New Roman" w:eastAsiaTheme="minorHAnsi" w:hAnsi="Times New Roman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결과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통지하기로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eastAsiaTheme="minorHAnsi" w:hAnsi="Times New Roman"/>
          <w:sz w:val="22"/>
        </w:rPr>
        <w:t>다만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발주자가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본문의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ins w:id="10" w:author="FURSYS" w:date="2025-11-24T16:43:00Z">
        <w:r w:rsidR="006748B9">
          <w:rPr>
            <w:rFonts w:ascii="Times New Roman" w:eastAsiaTheme="minorHAnsi" w:hAnsi="Times New Roman" w:hint="eastAsia"/>
            <w:sz w:val="22"/>
          </w:rPr>
          <w:t>검수는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합격한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것으로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11" w:author="FURSYS" w:date="2025-11-24T16:44:00Z">
        <w:r w:rsidR="006748B9">
          <w:rPr>
            <w:rFonts w:ascii="Times New Roman" w:eastAsiaTheme="minorHAnsi" w:hAnsi="Times New Roman" w:hint="eastAsia"/>
            <w:sz w:val="22"/>
          </w:rPr>
          <w:t>본다</w:t>
        </w:r>
        <w:r w:rsidR="006748B9">
          <w:rPr>
            <w:rFonts w:ascii="Times New Roman" w:eastAsiaTheme="minorHAnsi" w:hAnsi="Times New Roman" w:hint="eastAsia"/>
            <w:sz w:val="22"/>
          </w:rPr>
          <w:t>.</w:t>
        </w:r>
        <w:r w:rsidR="006748B9">
          <w:rPr>
            <w:rFonts w:ascii="Times New Roman" w:eastAsiaTheme="minorHAnsi" w:hAnsi="Times New Roman"/>
            <w:sz w:val="22"/>
          </w:rPr>
          <w:t xml:space="preserve"> </w:t>
        </w:r>
      </w:ins>
      <w:del w:id="12" w:author="FURSYS" w:date="2025-11-24T16:44:00Z">
        <w:r w:rsidRPr="00C11E6B" w:rsidDel="006748B9">
          <w:rPr>
            <w:rFonts w:ascii="Times New Roman" w:eastAsiaTheme="minorHAnsi" w:hAnsi="Times New Roman" w:hint="eastAsia"/>
            <w:sz w:val="22"/>
          </w:rPr>
          <w:delText>공급자는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발주자에게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그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통지를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최고할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수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있고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, 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이때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발주자는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공급자</w:delText>
        </w:r>
        <w:r w:rsidRPr="00C11E6B" w:rsidDel="006748B9">
          <w:rPr>
            <w:rFonts w:ascii="Times New Roman" w:eastAsiaTheme="minorHAnsi" w:hAnsi="Times New Roman"/>
            <w:sz w:val="22"/>
          </w:rPr>
          <w:delText>로부터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최고를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받은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날로부터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10</w:delText>
        </w:r>
        <w:r w:rsidRPr="00C11E6B" w:rsidDel="006748B9">
          <w:rPr>
            <w:rFonts w:ascii="Times New Roman" w:eastAsiaTheme="minorHAnsi" w:hAnsi="Times New Roman"/>
            <w:sz w:val="22"/>
          </w:rPr>
          <w:delText>영업일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이내에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/>
            <w:sz w:val="22"/>
          </w:rPr>
          <w:delText>통지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하기로</w:delText>
        </w:r>
        <w:r w:rsidRPr="00C11E6B" w:rsidDel="006748B9">
          <w:rPr>
            <w:rFonts w:ascii="Times New Roman" w:eastAsiaTheme="minorHAnsi" w:hAnsi="Times New Roman"/>
            <w:sz w:val="22"/>
          </w:rPr>
          <w:delText xml:space="preserve"> </w:delText>
        </w:r>
        <w:r w:rsidRPr="00C11E6B" w:rsidDel="006748B9">
          <w:rPr>
            <w:rFonts w:ascii="Times New Roman" w:eastAsiaTheme="minorHAnsi" w:hAnsi="Times New Roman" w:hint="eastAsia"/>
            <w:sz w:val="22"/>
          </w:rPr>
          <w:delText>한다</w:delText>
        </w:r>
        <w:r w:rsidRPr="00C11E6B" w:rsidDel="006748B9">
          <w:rPr>
            <w:rFonts w:ascii="Times New Roman" w:eastAsiaTheme="minorHAnsi" w:hAnsi="Times New Roman"/>
            <w:sz w:val="22"/>
          </w:rPr>
          <w:delText>.</w:delText>
        </w:r>
      </w:del>
    </w:p>
    <w:p w14:paraId="15116973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공급기준</w:t>
      </w:r>
      <w:r w:rsidRPr="00C11E6B">
        <w:rPr>
          <w:rFonts w:ascii="Times New Roman" w:eastAsiaTheme="minorHAnsi" w:hAnsi="Times New Roman"/>
          <w:sz w:val="22"/>
        </w:rPr>
        <w:t>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조건에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부합하는지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여부를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검수하되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밖의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방법은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당사자들이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서면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합의에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별도로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hAnsi="Times New Roman"/>
          <w:sz w:val="22"/>
        </w:rPr>
        <w:t>발주자는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자신의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선택과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재량에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따라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공급된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물품의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전체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수량을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검수하는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것에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갈음하여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샘플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검수를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실시할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수도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있다</w:t>
      </w:r>
      <w:r w:rsidRPr="00C11E6B">
        <w:rPr>
          <w:rFonts w:ascii="Times New Roman" w:hAnsi="Times New Roman"/>
          <w:sz w:val="22"/>
        </w:rPr>
        <w:t>.</w:t>
      </w:r>
    </w:p>
    <w:p w14:paraId="5807118E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발주자가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</w:t>
      </w:r>
      <w:r w:rsidRPr="00C11E6B">
        <w:rPr>
          <w:rFonts w:ascii="Times New Roman" w:eastAsiaTheme="minorHAnsi" w:hAnsi="Times New Roman" w:hint="eastAsia"/>
          <w:sz w:val="22"/>
        </w:rPr>
        <w:t>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진행한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결과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다음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호에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해당하는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불합격한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것으로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불합격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결과를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/>
          <w:sz w:val="22"/>
        </w:rPr>
        <w:t>통보받은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영업일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자신의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책임과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비용으로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불합격한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회수해야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eastAsiaTheme="minorHAnsi" w:hAnsi="Times New Roman"/>
          <w:sz w:val="22"/>
        </w:rPr>
        <w:t>공급자가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lastRenderedPageBreak/>
        <w:t>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불합격한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회수하지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해당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임의로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반송할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있고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발주자는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발송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이후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해당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물품의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망실</w:t>
      </w:r>
      <w:r w:rsidRPr="00C11E6B">
        <w:rPr>
          <w:rFonts w:ascii="Times New Roman" w:hAnsi="Times New Roman"/>
          <w:sz w:val="22"/>
        </w:rPr>
        <w:t xml:space="preserve">, </w:t>
      </w:r>
      <w:r w:rsidRPr="00C11E6B">
        <w:rPr>
          <w:rFonts w:ascii="Times New Roman" w:hAnsi="Times New Roman"/>
          <w:sz w:val="22"/>
        </w:rPr>
        <w:t>파손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등에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대하여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일체의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책임을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부담하지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않으며</w:t>
      </w:r>
      <w:r w:rsidRPr="00C11E6B">
        <w:rPr>
          <w:rFonts w:ascii="Times New Roman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반송에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소요된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비용은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대금에서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공제할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23957F1" w14:textId="77777777" w:rsidR="00A63942" w:rsidRPr="00C11E6B" w:rsidRDefault="00A63942" w:rsidP="00A63942">
      <w:pPr>
        <w:pStyle w:val="ad"/>
        <w:numPr>
          <w:ilvl w:val="0"/>
          <w:numId w:val="4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hAnsi="Times New Roman" w:cs="Times New Roman"/>
          <w:sz w:val="22"/>
        </w:rPr>
        <w:t>물품이</w:t>
      </w:r>
      <w:r w:rsidRPr="00C11E6B">
        <w:rPr>
          <w:rFonts w:ascii="Times New Roman" w:hAnsi="Times New Roman" w:cs="Times New Roman"/>
          <w:sz w:val="22"/>
        </w:rPr>
        <w:t xml:space="preserve"> </w:t>
      </w:r>
      <w:r w:rsidRPr="00C11E6B">
        <w:rPr>
          <w:rFonts w:ascii="Times New Roman" w:hAnsi="Times New Roman" w:cs="Times New Roman" w:hint="eastAsia"/>
          <w:sz w:val="22"/>
        </w:rPr>
        <w:t>공급기준</w:t>
      </w:r>
      <w:r w:rsidRPr="00C11E6B">
        <w:rPr>
          <w:rFonts w:ascii="Times New Roman" w:eastAsiaTheme="minorHAnsi" w:hAnsi="Times New Roman" w:cs="Times New Roman"/>
          <w:sz w:val="22"/>
        </w:rPr>
        <w:t>에서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조건과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다른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0CEF8CD9" w14:textId="77777777" w:rsidR="00A63942" w:rsidRPr="00C11E6B" w:rsidRDefault="00A63942" w:rsidP="00A63942">
      <w:pPr>
        <w:pStyle w:val="ad"/>
        <w:numPr>
          <w:ilvl w:val="0"/>
          <w:numId w:val="4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물품이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검수기준</w:t>
      </w:r>
      <w:r w:rsidRPr="00C11E6B">
        <w:rPr>
          <w:rFonts w:ascii="Times New Roman" w:eastAsiaTheme="minorHAnsi" w:hAnsi="Times New Roman" w:cs="Times New Roman" w:hint="eastAsia"/>
          <w:sz w:val="22"/>
        </w:rPr>
        <w:t>(</w:t>
      </w:r>
      <w:r w:rsidRPr="00C11E6B">
        <w:rPr>
          <w:rFonts w:ascii="Times New Roman" w:eastAsiaTheme="minorHAnsi" w:hAnsi="Times New Roman" w:cs="Times New Roman" w:hint="eastAsia"/>
          <w:sz w:val="22"/>
        </w:rPr>
        <w:t>제</w:t>
      </w:r>
      <w:r w:rsidRPr="00C11E6B">
        <w:rPr>
          <w:rFonts w:ascii="Times New Roman" w:eastAsiaTheme="minorHAnsi" w:hAnsi="Times New Roman" w:cs="Times New Roman" w:hint="eastAsia"/>
          <w:sz w:val="22"/>
        </w:rPr>
        <w:t>3</w:t>
      </w:r>
      <w:r w:rsidRPr="00C11E6B">
        <w:rPr>
          <w:rFonts w:ascii="Times New Roman" w:eastAsiaTheme="minorHAnsi" w:hAnsi="Times New Roman" w:cs="Times New Roman" w:hint="eastAsia"/>
          <w:sz w:val="22"/>
        </w:rPr>
        <w:t>항에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따라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당사자들이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상호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서면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합의에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의해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별도로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정한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기준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포함</w:t>
      </w:r>
      <w:r w:rsidRPr="00C11E6B">
        <w:rPr>
          <w:rFonts w:ascii="Times New Roman" w:eastAsiaTheme="minorHAnsi" w:hAnsi="Times New Roman" w:cs="Times New Roman" w:hint="eastAsia"/>
          <w:sz w:val="22"/>
        </w:rPr>
        <w:t>)</w:t>
      </w:r>
      <w:r w:rsidRPr="00C11E6B">
        <w:rPr>
          <w:rFonts w:ascii="Times New Roman" w:eastAsiaTheme="minorHAnsi" w:hAnsi="Times New Roman" w:cs="Times New Roman"/>
          <w:sz w:val="22"/>
        </w:rPr>
        <w:t>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미달하는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5CFB2192" w14:textId="77777777" w:rsidR="00A63942" w:rsidRPr="00C11E6B" w:rsidRDefault="00A63942" w:rsidP="00A63942">
      <w:pPr>
        <w:pStyle w:val="ad"/>
        <w:numPr>
          <w:ilvl w:val="0"/>
          <w:numId w:val="4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물품에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훼손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불량</w:t>
      </w:r>
      <w:r w:rsidRPr="00C11E6B">
        <w:rPr>
          <w:rFonts w:ascii="Times New Roman" w:hAnsi="Times New Roman" w:cs="Times New Roman"/>
          <w:sz w:val="22"/>
        </w:rPr>
        <w:t xml:space="preserve"> </w:t>
      </w:r>
      <w:r w:rsidRPr="00C11E6B">
        <w:rPr>
          <w:rFonts w:ascii="Times New Roman" w:hAnsi="Times New Roman" w:cs="Times New Roman"/>
          <w:sz w:val="22"/>
        </w:rPr>
        <w:t>등의</w:t>
      </w:r>
      <w:r w:rsidRPr="00C11E6B">
        <w:rPr>
          <w:rFonts w:ascii="Times New Roman" w:hAnsi="Times New Roman" w:cs="Times New Roman"/>
          <w:sz w:val="22"/>
        </w:rPr>
        <w:t xml:space="preserve"> </w:t>
      </w:r>
      <w:r w:rsidRPr="00C11E6B">
        <w:rPr>
          <w:rFonts w:ascii="Times New Roman" w:hAnsi="Times New Roman" w:cs="Times New Roman"/>
          <w:sz w:val="22"/>
        </w:rPr>
        <w:t>하자가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있어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사용하기에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곤란한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2943B57B" w14:textId="795B0C25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불합격한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수량과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동일한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수량의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신속하게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공급하고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/>
          <w:sz w:val="22"/>
        </w:rPr>
        <w:t>재검수를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요청</w:t>
      </w:r>
      <w:ins w:id="13" w:author="FURSYS" w:date="2025-11-24T16:46:00Z">
        <w:r w:rsidR="006748B9">
          <w:rPr>
            <w:rFonts w:ascii="Times New Roman" w:eastAsiaTheme="minorHAnsi" w:hAnsi="Times New Roman" w:hint="eastAsia"/>
            <w:sz w:val="22"/>
          </w:rPr>
          <w:t>하거나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14" w:author="FURSYS" w:date="2025-11-24T16:47:00Z">
        <w:r w:rsidR="006748B9">
          <w:rPr>
            <w:rFonts w:ascii="Times New Roman" w:eastAsiaTheme="minorHAnsi" w:hAnsi="Times New Roman" w:hint="eastAsia"/>
            <w:sz w:val="22"/>
          </w:rPr>
          <w:t>불합격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결과를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proofErr w:type="spellStart"/>
        <w:r w:rsidR="006748B9">
          <w:rPr>
            <w:rFonts w:ascii="Times New Roman" w:eastAsiaTheme="minorHAnsi" w:hAnsi="Times New Roman" w:hint="eastAsia"/>
            <w:sz w:val="22"/>
          </w:rPr>
          <w:t>통보받은</w:t>
        </w:r>
        <w:proofErr w:type="spellEnd"/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날로부터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/>
            <w:sz w:val="22"/>
          </w:rPr>
          <w:t>[</w:t>
        </w:r>
        <w:r w:rsidR="006748B9">
          <w:rPr>
            <w:rFonts w:hint="eastAsia"/>
            <w:sz w:val="22"/>
          </w:rPr>
          <w:t>●</w:t>
        </w:r>
        <w:r w:rsidR="006748B9">
          <w:rPr>
            <w:rFonts w:ascii="Times New Roman" w:eastAsiaTheme="minorHAnsi" w:hAnsi="Times New Roman"/>
            <w:sz w:val="22"/>
          </w:rPr>
          <w:t>]</w:t>
        </w:r>
        <w:r w:rsidR="006748B9">
          <w:rPr>
            <w:rFonts w:ascii="Times New Roman" w:eastAsiaTheme="minorHAnsi" w:hAnsi="Times New Roman" w:hint="eastAsia"/>
            <w:sz w:val="22"/>
          </w:rPr>
          <w:t>영업일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이내에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검수결과에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  <w:r w:rsidR="006748B9">
          <w:rPr>
            <w:rFonts w:ascii="Times New Roman" w:eastAsiaTheme="minorHAnsi" w:hAnsi="Times New Roman" w:hint="eastAsia"/>
            <w:sz w:val="22"/>
          </w:rPr>
          <w:t>이의제기를</w:t>
        </w:r>
        <w:r w:rsidR="006748B9">
          <w:rPr>
            <w:rFonts w:ascii="Times New Roman" w:eastAsiaTheme="minorHAnsi" w:hAnsi="Times New Roman" w:hint="eastAsia"/>
            <w:sz w:val="22"/>
          </w:rPr>
          <w:t xml:space="preserve"> </w:t>
        </w:r>
      </w:ins>
      <w:r w:rsidRPr="00C11E6B">
        <w:rPr>
          <w:rFonts w:ascii="Times New Roman" w:eastAsiaTheme="minorHAnsi" w:hAnsi="Times New Roman" w:hint="eastAsia"/>
          <w:sz w:val="22"/>
        </w:rPr>
        <w:t>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</w:t>
      </w:r>
      <w:r w:rsidRPr="00C11E6B">
        <w:rPr>
          <w:rFonts w:ascii="Times New Roman" w:eastAsiaTheme="minorHAnsi" w:hAnsi="Times New Roman"/>
          <w:sz w:val="22"/>
        </w:rPr>
        <w:t>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596088D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5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재검수로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>기</w:t>
      </w:r>
      <w:r w:rsidRPr="00C11E6B">
        <w:rPr>
          <w:rFonts w:ascii="Times New Roman" w:eastAsiaTheme="minorHAnsi" w:hAnsi="Times New Roman" w:hint="eastAsia"/>
          <w:sz w:val="22"/>
        </w:rPr>
        <w:t>한</w:t>
      </w:r>
      <w:r w:rsidRPr="00C11E6B">
        <w:rPr>
          <w:rFonts w:ascii="Times New Roman" w:eastAsiaTheme="minorHAnsi" w:hAnsi="Times New Roman"/>
          <w:sz w:val="22"/>
        </w:rPr>
        <w:t>까지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</w:t>
      </w:r>
      <w:r w:rsidRPr="00C11E6B">
        <w:rPr>
          <w:rFonts w:ascii="Times New Roman" w:eastAsiaTheme="minorHAnsi" w:hAnsi="Times New Roman"/>
          <w:sz w:val="22"/>
        </w:rPr>
        <w:t>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못하는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10</w:t>
      </w:r>
      <w:r w:rsidRPr="00C11E6B">
        <w:rPr>
          <w:rFonts w:ascii="Times New Roman" w:eastAsiaTheme="minorHAnsi" w:hAnsi="Times New Roman"/>
          <w:sz w:val="22"/>
        </w:rPr>
        <w:t>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지체상금을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07D2CD09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검수</w:t>
      </w:r>
      <w:r w:rsidRPr="00C11E6B">
        <w:rPr>
          <w:rFonts w:ascii="Times New Roman" w:eastAsiaTheme="minorHAnsi" w:hAnsi="Times New Roman" w:hint="eastAsia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합격하였다는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이유로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하자담보책임이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면제되지는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3D109482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검수</w:t>
      </w:r>
      <w:r w:rsidRPr="00C11E6B">
        <w:rPr>
          <w:rFonts w:ascii="Times New Roman" w:eastAsiaTheme="minorHAnsi" w:hAnsi="Times New Roman" w:hint="eastAsia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합격</w:t>
      </w:r>
      <w:r w:rsidRPr="00C11E6B">
        <w:rPr>
          <w:rFonts w:ascii="Times New Roman" w:eastAsiaTheme="minorHAnsi" w:hAnsi="Times New Roman" w:hint="eastAsia"/>
          <w:sz w:val="22"/>
        </w:rPr>
        <w:t>했다는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내용의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이하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‘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검수합격통지</w:t>
      </w:r>
      <w:r w:rsidRPr="00C11E6B">
        <w:rPr>
          <w:rFonts w:ascii="Times New Roman" w:eastAsiaTheme="minorHAnsi" w:hAnsi="Times New Roman"/>
          <w:sz w:val="22"/>
        </w:rPr>
        <w:t>’</w:t>
      </w:r>
      <w:r w:rsidRPr="00C11E6B">
        <w:rPr>
          <w:rFonts w:ascii="Times New Roman" w:eastAsiaTheme="minorHAnsi" w:hAnsi="Times New Roman" w:hint="eastAsia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받은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때에는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설명서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품질보증서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전달해야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01E0895" w14:textId="77777777" w:rsidR="00A63942" w:rsidRPr="00C11E6B" w:rsidRDefault="00A63942" w:rsidP="00A63942">
      <w:pPr>
        <w:pStyle w:val="a6"/>
        <w:numPr>
          <w:ilvl w:val="0"/>
          <w:numId w:val="11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검수합격통지를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받은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때에는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지체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과정에서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발생한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폐기물</w:t>
      </w:r>
      <w:r w:rsidRPr="00C11E6B">
        <w:rPr>
          <w:rFonts w:ascii="Times New Roman" w:eastAsiaTheme="minorHAnsi" w:hAnsi="Times New Roman"/>
          <w:sz w:val="22"/>
        </w:rPr>
        <w:t>,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자재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장비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등을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비용으로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처리하여야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5B3C0F4C" w14:textId="77777777" w:rsidR="00A63942" w:rsidRPr="00C11E6B" w:rsidRDefault="00A63942" w:rsidP="00A63942">
      <w:pPr>
        <w:pStyle w:val="ad"/>
        <w:spacing w:line="276" w:lineRule="auto"/>
        <w:rPr>
          <w:rFonts w:ascii="Times New Roman" w:eastAsiaTheme="minorHAnsi" w:hAnsi="Times New Roman" w:cs="Times New Roman"/>
          <w:sz w:val="22"/>
        </w:rPr>
      </w:pPr>
    </w:p>
    <w:p w14:paraId="2A23C847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품질보증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39C71453" w14:textId="77777777" w:rsidR="00A63942" w:rsidRPr="00C11E6B" w:rsidRDefault="00A63942" w:rsidP="00A63942">
      <w:pPr>
        <w:pStyle w:val="ad"/>
        <w:ind w:leftChars="100" w:left="200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공급자는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대해서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공급기준에서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조건과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비교하여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아무런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하자가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없을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것을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보증하며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물품의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제조</w:t>
      </w:r>
      <w:r w:rsidRPr="00C11E6B">
        <w:rPr>
          <w:rFonts w:ascii="Times New Roman" w:eastAsiaTheme="minorHAnsi" w:hAnsi="Times New Roman" w:cs="Times New Roman"/>
          <w:sz w:val="22"/>
        </w:rPr>
        <w:t>·</w:t>
      </w:r>
      <w:r w:rsidRPr="00C11E6B">
        <w:rPr>
          <w:rFonts w:ascii="Times New Roman" w:eastAsiaTheme="minorHAnsi" w:hAnsi="Times New Roman" w:cs="Times New Roman"/>
          <w:sz w:val="22"/>
        </w:rPr>
        <w:t>유통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공정상의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품질관리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의무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및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책임과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관련하여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법령에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위반</w:t>
      </w:r>
      <w:r w:rsidRPr="00C11E6B">
        <w:rPr>
          <w:rFonts w:ascii="Times New Roman" w:eastAsiaTheme="minorHAnsi" w:hAnsi="Times New Roman" w:cs="Times New Roman" w:hint="eastAsia"/>
          <w:sz w:val="22"/>
        </w:rPr>
        <w:t>됨</w:t>
      </w:r>
      <w:r w:rsidRPr="00C11E6B">
        <w:rPr>
          <w:rFonts w:ascii="Times New Roman" w:eastAsiaTheme="minorHAnsi" w:hAnsi="Times New Roman" w:cs="Times New Roman"/>
          <w:sz w:val="22"/>
        </w:rPr>
        <w:t>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없음을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보증한다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25638766" w14:textId="77777777" w:rsidR="00A63942" w:rsidRPr="00C11E6B" w:rsidRDefault="00A63942" w:rsidP="00A63942">
      <w:pPr>
        <w:spacing w:line="276" w:lineRule="auto"/>
        <w:rPr>
          <w:rFonts w:ascii="Times New Roman" w:eastAsiaTheme="minorHAnsi" w:hAnsi="Times New Roman"/>
          <w:b/>
          <w:sz w:val="22"/>
        </w:rPr>
      </w:pPr>
    </w:p>
    <w:p w14:paraId="764E2653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소유권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귀속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2F2128ED" w14:textId="742850C2" w:rsidR="00A63942" w:rsidRPr="00C11E6B" w:rsidDel="00664F24" w:rsidRDefault="00664F24" w:rsidP="00A63942">
      <w:pPr>
        <w:pStyle w:val="ad"/>
        <w:ind w:leftChars="100" w:left="200"/>
        <w:rPr>
          <w:del w:id="15" w:author="김현주 (Hyunjoo Kim)" w:date="2025-11-26T14:50:00Z"/>
          <w:rFonts w:ascii="Times New Roman" w:eastAsiaTheme="minorHAnsi" w:hAnsi="Times New Roman" w:cs="Times New Roman"/>
          <w:sz w:val="22"/>
        </w:rPr>
      </w:pPr>
      <w:ins w:id="16" w:author="김현주 (Hyunjoo Kim)" w:date="2025-11-26T14:51:00Z">
        <w:r>
          <w:t xml:space="preserve">본 계약에 따라 공급된 물품에 대한 소유권 및 </w:t>
        </w:r>
        <w:r>
          <w:rPr>
            <w:rFonts w:hint="eastAsia"/>
          </w:rPr>
          <w:t>통제권,</w:t>
        </w:r>
        <w:r>
          <w:t xml:space="preserve"> </w:t>
        </w:r>
        <w:r>
          <w:t xml:space="preserve">기타 일체의 </w:t>
        </w:r>
        <w:r w:rsidRPr="008C68CE">
          <w:t xml:space="preserve">권리는 </w:t>
        </w:r>
        <w:r w:rsidRPr="008C68CE">
          <w:rPr>
            <w:rStyle w:val="af3"/>
            <w:b w:val="0"/>
            <w:rPrChange w:id="17" w:author="김현주 (Hyunjoo Kim)" w:date="2025-11-26T14:54:00Z">
              <w:rPr>
                <w:rStyle w:val="af3"/>
              </w:rPr>
            </w:rPrChange>
          </w:rPr>
          <w:t xml:space="preserve">발주자가 공급자로부터 검수합격 통지를 받은 시점에 </w:t>
        </w:r>
        <w:r w:rsidRPr="008C68CE">
          <w:rPr>
            <w:rStyle w:val="af3"/>
            <w:rFonts w:hint="eastAsia"/>
            <w:b w:val="0"/>
            <w:rPrChange w:id="18" w:author="김현주 (Hyunjoo Kim)" w:date="2025-11-26T14:54:00Z">
              <w:rPr>
                <w:rStyle w:val="af3"/>
                <w:rFonts w:hint="eastAsia"/>
              </w:rPr>
            </w:rPrChange>
          </w:rPr>
          <w:t xml:space="preserve">발주자에게 이전된 것으로 </w:t>
        </w:r>
      </w:ins>
      <w:ins w:id="19" w:author="김현주 (Hyunjoo Kim)" w:date="2025-11-26T14:55:00Z">
        <w:r w:rsidR="00866E2D">
          <w:rPr>
            <w:rStyle w:val="af3"/>
            <w:rFonts w:hint="eastAsia"/>
            <w:b w:val="0"/>
          </w:rPr>
          <w:t>보되,</w:t>
        </w:r>
        <w:r w:rsidR="00866E2D">
          <w:rPr>
            <w:rStyle w:val="af3"/>
            <w:b w:val="0"/>
          </w:rPr>
          <w:t xml:space="preserve"> </w:t>
        </w:r>
      </w:ins>
      <w:ins w:id="20" w:author="김현주 (Hyunjoo Kim)" w:date="2025-11-26T14:51:00Z">
        <w:r w:rsidRPr="008C68CE">
          <w:rPr>
            <w:rStyle w:val="af3"/>
            <w:b w:val="0"/>
            <w:rPrChange w:id="21" w:author="김현주 (Hyunjoo Kim)" w:date="2025-11-26T14:54:00Z">
              <w:rPr>
                <w:rStyle w:val="af3"/>
              </w:rPr>
            </w:rPrChange>
          </w:rPr>
          <w:t>실질적인 소유권은 발주자가 물품대금을 전액 지급 완료할 때까지 공급자에게 유보된다</w:t>
        </w:r>
        <w:r w:rsidRPr="008C68CE">
          <w:t>.</w:t>
        </w:r>
        <w:r>
          <w:br/>
        </w:r>
      </w:ins>
      <w:ins w:id="22" w:author="김현주 (Hyunjoo Kim)" w:date="2025-11-26T14:55:00Z">
        <w:r w:rsidR="00866E2D">
          <w:rPr>
            <w:rFonts w:hint="eastAsia"/>
          </w:rPr>
          <w:t>단,</w:t>
        </w:r>
        <w:r w:rsidR="00866E2D">
          <w:t xml:space="preserve"> </w:t>
        </w:r>
      </w:ins>
      <w:bookmarkStart w:id="23" w:name="_GoBack"/>
      <w:bookmarkEnd w:id="23"/>
      <w:ins w:id="24" w:author="김현주 (Hyunjoo Kim)" w:date="2025-11-26T14:51:00Z">
        <w:r>
          <w:t xml:space="preserve">검수합격 이후 물품의 </w:t>
        </w:r>
        <w:proofErr w:type="spellStart"/>
        <w:r>
          <w:t>멸실</w:t>
        </w:r>
        <w:proofErr w:type="spellEnd"/>
        <w:r>
          <w:t>·훼손 등 위험은 발주자에게 이전되는 것으로 한다.</w:t>
        </w:r>
      </w:ins>
      <w:del w:id="25" w:author="김현주 (Hyunjoo Kim)" w:date="2025-11-26T14:50:00Z">
        <w:r w:rsidR="00A63942" w:rsidRPr="00C11E6B" w:rsidDel="00664F24">
          <w:rPr>
            <w:rFonts w:ascii="Times New Roman" w:eastAsiaTheme="minorHAnsi" w:hAnsi="Times New Roman"/>
            <w:sz w:val="22"/>
          </w:rPr>
          <w:delText>이</w:delText>
        </w:r>
        <w:r w:rsidR="00A63942" w:rsidRPr="00C11E6B" w:rsidDel="00664F24">
          <w:rPr>
            <w:rFonts w:ascii="Times New Roman" w:eastAsiaTheme="minorHAnsi" w:hAnsi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/>
            <w:sz w:val="22"/>
          </w:rPr>
          <w:delText>계약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에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따라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공급된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물품의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소유권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등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일체의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권리는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</w:del>
      <w:ins w:id="26" w:author="FURSYS" w:date="2025-11-25T11:58:00Z">
        <w:del w:id="27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발주자가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 xml:space="preserve"> 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공급자에게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 xml:space="preserve"> </w:delText>
          </w:r>
        </w:del>
      </w:ins>
      <w:ins w:id="28" w:author="FURSYS" w:date="2025-11-25T11:59:00Z">
        <w:del w:id="29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물품</w:delText>
          </w:r>
        </w:del>
      </w:ins>
      <w:ins w:id="30" w:author="FURSYS" w:date="2025-11-25T11:58:00Z">
        <w:del w:id="31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대금</w:delText>
          </w:r>
        </w:del>
      </w:ins>
      <w:ins w:id="32" w:author="FURSYS" w:date="2025-11-25T11:59:00Z">
        <w:del w:id="33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 xml:space="preserve"> 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지급</w:delText>
          </w:r>
        </w:del>
      </w:ins>
      <w:ins w:id="34" w:author="FURSYS" w:date="2025-11-25T11:58:00Z">
        <w:del w:id="35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을</w:delText>
          </w:r>
        </w:del>
      </w:ins>
      <w:ins w:id="36" w:author="FURSYS" w:date="2025-11-25T11:59:00Z">
        <w:del w:id="37" w:author="김현주 (Hyunjoo Kim)" w:date="2025-11-26T14:50:00Z"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 xml:space="preserve"> 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완료한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 xml:space="preserve"> </w:delText>
          </w:r>
          <w:r w:rsidR="008D4781" w:rsidDel="00664F24">
            <w:rPr>
              <w:rFonts w:ascii="Times New Roman" w:eastAsiaTheme="minorHAnsi" w:hAnsi="Times New Roman" w:cs="Times New Roman" w:hint="eastAsia"/>
              <w:sz w:val="22"/>
            </w:rPr>
            <w:delText>때</w:delText>
          </w:r>
        </w:del>
      </w:ins>
      <w:del w:id="38" w:author="김현주 (Hyunjoo Kim)" w:date="2025-11-26T14:50:00Z"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공급자가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발주자로부터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검수합격통지를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받은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>때에</w:delText>
        </w:r>
        <w:r w:rsidR="00A63942" w:rsidRPr="00C11E6B" w:rsidDel="00664F24">
          <w:rPr>
            <w:rFonts w:ascii="Times New Roman" w:eastAsiaTheme="minorHAnsi" w:hAnsi="Times New Roman" w:cs="Times New Roman" w:hint="eastAsia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발주자에게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 xml:space="preserve"> 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귀속된다</w:delText>
        </w:r>
        <w:r w:rsidR="00A63942" w:rsidRPr="00C11E6B" w:rsidDel="00664F24">
          <w:rPr>
            <w:rFonts w:ascii="Times New Roman" w:eastAsiaTheme="minorHAnsi" w:hAnsi="Times New Roman" w:cs="Times New Roman"/>
            <w:sz w:val="22"/>
          </w:rPr>
          <w:delText>.</w:delText>
        </w:r>
      </w:del>
    </w:p>
    <w:p w14:paraId="262BDFCB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7C354476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672" w:hanging="672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lastRenderedPageBreak/>
        <w:t>(</w:t>
      </w:r>
      <w:r w:rsidRPr="00C11E6B">
        <w:rPr>
          <w:rFonts w:ascii="Times New Roman" w:eastAsiaTheme="minorHAnsi" w:hAnsi="Times New Roman"/>
          <w:sz w:val="22"/>
          <w:szCs w:val="22"/>
        </w:rPr>
        <w:t>대금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지급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22905B47" w14:textId="12BC34C8" w:rsidR="00A63942" w:rsidRPr="00C11E6B" w:rsidRDefault="00A63942" w:rsidP="00A63942">
      <w:pPr>
        <w:pStyle w:val="ad"/>
        <w:numPr>
          <w:ilvl w:val="0"/>
          <w:numId w:val="13"/>
        </w:numPr>
        <w:ind w:left="800" w:hanging="400"/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</w:pPr>
      <w:r w:rsidRPr="00C11E6B">
        <w:rPr>
          <w:rFonts w:ascii="Times New Roman" w:eastAsiaTheme="minorHAnsi" w:hAnsi="Times New Roman" w:cs="Times New Roman"/>
          <w:sz w:val="22"/>
        </w:rPr>
        <w:t>발주자는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</w:t>
      </w:r>
      <w:r w:rsidRPr="00C11E6B">
        <w:rPr>
          <w:rFonts w:ascii="Times New Roman" w:eastAsiaTheme="minorHAnsi" w:hAnsi="Times New Roman" w:cs="Times New Roman" w:hint="eastAsia"/>
          <w:sz w:val="22"/>
        </w:rPr>
        <w:t>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수량과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별첨</w:t>
      </w:r>
      <w:r w:rsidRPr="00C11E6B">
        <w:rPr>
          <w:rFonts w:ascii="Times New Roman" w:eastAsiaTheme="minorHAnsi" w:hAnsi="Times New Roman" w:cs="Times New Roman"/>
          <w:sz w:val="22"/>
        </w:rPr>
        <w:t xml:space="preserve">1. </w:t>
      </w:r>
      <w:r w:rsidRPr="00C11E6B">
        <w:rPr>
          <w:rFonts w:ascii="Times New Roman" w:eastAsiaTheme="minorHAnsi" w:hAnsi="Times New Roman" w:cs="Times New Roman"/>
          <w:sz w:val="22"/>
        </w:rPr>
        <w:t>견적서에서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가격을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곱하여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산출한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금액</w:t>
      </w:r>
      <w:r w:rsidRPr="00C11E6B">
        <w:rPr>
          <w:rFonts w:ascii="Times New Roman" w:eastAsiaTheme="minorHAnsi" w:hAnsi="Times New Roman" w:cs="Times New Roman"/>
          <w:sz w:val="22"/>
        </w:rPr>
        <w:t>(</w:t>
      </w:r>
      <w:r w:rsidRPr="00C11E6B">
        <w:rPr>
          <w:rFonts w:ascii="Times New Roman" w:eastAsiaTheme="minorHAnsi" w:hAnsi="Times New Roman" w:cs="Times New Roman"/>
          <w:sz w:val="22"/>
        </w:rPr>
        <w:t>이하</w:t>
      </w:r>
      <w:r w:rsidRPr="00C11E6B">
        <w:rPr>
          <w:rFonts w:ascii="Times New Roman" w:eastAsiaTheme="minorHAnsi" w:hAnsi="Times New Roman" w:cs="Times New Roman"/>
          <w:sz w:val="22"/>
        </w:rPr>
        <w:t xml:space="preserve"> ‘</w:t>
      </w:r>
      <w:r w:rsidRPr="00C11E6B">
        <w:rPr>
          <w:rFonts w:ascii="Times New Roman" w:eastAsiaTheme="minorHAnsi" w:hAnsi="Times New Roman" w:cs="Times New Roman"/>
          <w:sz w:val="22"/>
          <w:u w:val="single"/>
        </w:rPr>
        <w:t>물품대금</w:t>
      </w:r>
      <w:r w:rsidRPr="00C11E6B">
        <w:rPr>
          <w:rFonts w:ascii="Times New Roman" w:eastAsiaTheme="minorHAnsi" w:hAnsi="Times New Roman" w:cs="Times New Roman"/>
          <w:sz w:val="22"/>
        </w:rPr>
        <w:t>’</w:t>
      </w:r>
      <w:r w:rsidRPr="00C11E6B">
        <w:rPr>
          <w:rFonts w:ascii="Times New Roman" w:eastAsiaTheme="minorHAnsi" w:hAnsi="Times New Roman" w:cs="Times New Roman" w:hint="eastAsia"/>
          <w:sz w:val="22"/>
        </w:rPr>
        <w:t>)</w:t>
      </w:r>
      <w:r w:rsidRPr="00C11E6B">
        <w:rPr>
          <w:rFonts w:ascii="Times New Roman" w:eastAsiaTheme="minorHAnsi" w:hAnsi="Times New Roman" w:cs="Times New Roman"/>
          <w:sz w:val="22"/>
        </w:rPr>
        <w:t>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지급한다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  <w:ins w:id="39" w:author="FURSYS" w:date="2025-11-25T11:59:00Z">
        <w:r w:rsidR="008D4781">
          <w:rPr>
            <w:rFonts w:ascii="Times New Roman" w:eastAsiaTheme="minorHAnsi" w:hAnsi="Times New Roman" w:cs="Times New Roman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단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별첨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1</w:t>
        </w:r>
        <w:r w:rsidR="008D4781">
          <w:rPr>
            <w:rFonts w:ascii="Times New Roman" w:eastAsiaTheme="minorHAnsi" w:hAnsi="Times New Roman" w:cs="Times New Roman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견적서는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본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계약서의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proofErr w:type="spellStart"/>
        <w:r w:rsidR="008D4781">
          <w:rPr>
            <w:rFonts w:ascii="Times New Roman" w:eastAsiaTheme="minorHAnsi" w:hAnsi="Times New Roman" w:cs="Times New Roman" w:hint="eastAsia"/>
            <w:sz w:val="22"/>
          </w:rPr>
          <w:t>최초계약기간까지만</w:t>
        </w:r>
        <w:proofErr w:type="spellEnd"/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적용되며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계약이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갱신되거나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연장되는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경우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</w:ins>
      <w:ins w:id="40" w:author="FURSYS" w:date="2025-11-25T12:00:00Z">
        <w:r w:rsidR="008D4781">
          <w:rPr>
            <w:rFonts w:ascii="Times New Roman" w:eastAsiaTheme="minorHAnsi" w:hAnsi="Times New Roman" w:cs="Times New Roman" w:hint="eastAsia"/>
            <w:sz w:val="22"/>
          </w:rPr>
          <w:t>공급자</w:t>
        </w:r>
      </w:ins>
      <w:ins w:id="41" w:author="FURSYS" w:date="2025-11-25T12:01:00Z">
        <w:r w:rsidR="008D4781">
          <w:rPr>
            <w:rFonts w:ascii="Times New Roman" w:eastAsiaTheme="minorHAnsi" w:hAnsi="Times New Roman" w:cs="Times New Roman" w:hint="eastAsia"/>
            <w:sz w:val="22"/>
          </w:rPr>
          <w:t>는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발주자와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협의하여</w:t>
        </w:r>
      </w:ins>
      <w:ins w:id="42" w:author="FURSYS" w:date="2025-11-25T12:00:00Z"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신규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견적서를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</w:ins>
      <w:ins w:id="43" w:author="FURSYS" w:date="2025-11-25T12:01:00Z">
        <w:r w:rsidR="008D4781">
          <w:rPr>
            <w:rFonts w:ascii="Times New Roman" w:eastAsiaTheme="minorHAnsi" w:hAnsi="Times New Roman" w:cs="Times New Roman" w:hint="eastAsia"/>
            <w:sz w:val="22"/>
          </w:rPr>
          <w:t>발급</w:t>
        </w:r>
      </w:ins>
      <w:ins w:id="44" w:author="FURSYS" w:date="2025-11-25T12:02:00Z">
        <w:r w:rsidR="008D4781">
          <w:rPr>
            <w:rFonts w:ascii="Times New Roman" w:eastAsiaTheme="minorHAnsi" w:hAnsi="Times New Roman" w:cs="Times New Roman" w:hint="eastAsia"/>
            <w:sz w:val="22"/>
          </w:rPr>
          <w:t>(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유효기간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/>
            <w:sz w:val="22"/>
          </w:rPr>
          <w:t>1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년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)</w:t>
        </w:r>
      </w:ins>
      <w:ins w:id="45" w:author="FURSYS" w:date="2025-11-25T12:01:00Z">
        <w:r w:rsidR="008D4781">
          <w:rPr>
            <w:rFonts w:ascii="Times New Roman" w:eastAsiaTheme="minorHAnsi" w:hAnsi="Times New Roman" w:cs="Times New Roman" w:hint="eastAsia"/>
            <w:sz w:val="22"/>
          </w:rPr>
          <w:t>하고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</w:ins>
      <w:proofErr w:type="spellStart"/>
      <w:ins w:id="46" w:author="FURSYS" w:date="2025-11-25T12:02:00Z">
        <w:r w:rsidR="008D4781">
          <w:rPr>
            <w:rFonts w:ascii="Times New Roman" w:eastAsiaTheme="minorHAnsi" w:hAnsi="Times New Roman" w:cs="Times New Roman" w:hint="eastAsia"/>
            <w:sz w:val="22"/>
          </w:rPr>
          <w:t>신규견적서를</w:t>
        </w:r>
        <w:proofErr w:type="spellEnd"/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근거로</w:t>
        </w:r>
      </w:ins>
      <w:ins w:id="47" w:author="FURSYS" w:date="2025-11-25T12:01:00Z"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단가를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산정하기로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한다</w:t>
        </w:r>
        <w:r w:rsidR="008D4781">
          <w:rPr>
            <w:rFonts w:ascii="Times New Roman" w:eastAsiaTheme="minorHAnsi" w:hAnsi="Times New Roman" w:cs="Times New Roman" w:hint="eastAsia"/>
            <w:sz w:val="22"/>
          </w:rPr>
          <w:t>.</w:t>
        </w:r>
      </w:ins>
    </w:p>
    <w:p w14:paraId="170A88BD" w14:textId="77777777" w:rsidR="00A63942" w:rsidRPr="00C11E6B" w:rsidRDefault="00A63942" w:rsidP="00A63942">
      <w:pPr>
        <w:pStyle w:val="ad"/>
        <w:numPr>
          <w:ilvl w:val="0"/>
          <w:numId w:val="13"/>
        </w:numPr>
        <w:ind w:left="800" w:hanging="400"/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</w:pPr>
      <w:r w:rsidRPr="00C11E6B">
        <w:rPr>
          <w:rFonts w:ascii="Times New Roman" w:eastAsiaTheme="minorHAnsi" w:hAnsi="Times New Roman" w:cs="Times New Roman"/>
          <w:sz w:val="22"/>
        </w:rPr>
        <w:t>공급자는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매월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그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달에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제</w:t>
      </w:r>
      <w:r w:rsidRPr="00C11E6B">
        <w:rPr>
          <w:rFonts w:ascii="Times New Roman" w:eastAsiaTheme="minorHAnsi" w:hAnsi="Times New Roman" w:cs="Times New Roman" w:hint="eastAsia"/>
          <w:sz w:val="22"/>
        </w:rPr>
        <w:t>6</w:t>
      </w:r>
      <w:r w:rsidRPr="00C11E6B">
        <w:rPr>
          <w:rFonts w:ascii="Times New Roman" w:eastAsiaTheme="minorHAnsi" w:hAnsi="Times New Roman" w:cs="Times New Roman" w:hint="eastAsia"/>
          <w:sz w:val="22"/>
        </w:rPr>
        <w:t>조에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따른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발주자의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검수합격통지를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받은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물품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전체의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물품대금에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세금계산서를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발급하여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물품대금을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청구하고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발주자는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청구내역을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확인한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commentRangeStart w:id="48"/>
      <w:r w:rsidRPr="00C11E6B">
        <w:rPr>
          <w:rFonts w:ascii="Times New Roman" w:eastAsiaTheme="minorHAnsi" w:hAnsi="Times New Roman" w:cs="Times New Roman" w:hint="eastAsia"/>
          <w:sz w:val="22"/>
        </w:rPr>
        <w:t>세금계산서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발급</w:t>
      </w:r>
      <w:r w:rsidRPr="00C11E6B">
        <w:rPr>
          <w:rFonts w:ascii="Times New Roman" w:eastAsiaTheme="minorHAnsi" w:hAnsi="Times New Roman" w:cs="Times New Roman"/>
          <w:sz w:val="22"/>
        </w:rPr>
        <w:t>일</w:t>
      </w:r>
      <w:r w:rsidRPr="00C11E6B">
        <w:rPr>
          <w:rFonts w:ascii="Times New Roman" w:eastAsiaTheme="minorHAnsi" w:hAnsi="Times New Roman" w:cs="Times New Roman" w:hint="eastAsia"/>
          <w:sz w:val="22"/>
        </w:rPr>
        <w:t>로부터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60</w:t>
      </w:r>
      <w:r w:rsidRPr="00C11E6B">
        <w:rPr>
          <w:rFonts w:ascii="Times New Roman" w:eastAsiaTheme="minorHAnsi" w:hAnsi="Times New Roman" w:cs="Times New Roman" w:hint="eastAsia"/>
          <w:sz w:val="22"/>
        </w:rPr>
        <w:t>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이내에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commentRangeEnd w:id="48"/>
      <w:r w:rsidR="002F121D">
        <w:rPr>
          <w:rStyle w:val="af0"/>
          <w:rFonts w:ascii="맑은 고딕" w:eastAsia="맑은 고딕" w:hAnsi="맑은 고딕" w:cs="Times New Roman"/>
        </w:rPr>
        <w:commentReference w:id="48"/>
      </w:r>
      <w:r w:rsidRPr="00C11E6B">
        <w:rPr>
          <w:rFonts w:ascii="Times New Roman" w:eastAsiaTheme="minorHAnsi" w:hAnsi="Times New Roman" w:cs="Times New Roman"/>
          <w:sz w:val="22"/>
        </w:rPr>
        <w:t>공급자에게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물품대금을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지급하기로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한다</w:t>
      </w:r>
      <w:r w:rsidRPr="00C11E6B">
        <w:rPr>
          <w:rFonts w:ascii="Times New Roman" w:eastAsiaTheme="minorHAnsi" w:hAnsi="Times New Roman" w:cs="Times New Roman"/>
          <w:sz w:val="22"/>
        </w:rPr>
        <w:t xml:space="preserve">. </w:t>
      </w:r>
      <w:r w:rsidRPr="00C11E6B">
        <w:rPr>
          <w:rFonts w:ascii="Times New Roman" w:eastAsiaTheme="minorHAnsi" w:hAnsi="Times New Roman" w:cs="Times New Roman"/>
          <w:sz w:val="22"/>
        </w:rPr>
        <w:t>다만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 w:hint="eastAsia"/>
          <w:sz w:val="22"/>
        </w:rPr>
        <w:t>물품대금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지급기한의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종료일</w:t>
      </w:r>
      <w:r w:rsidRPr="00C11E6B">
        <w:rPr>
          <w:rFonts w:ascii="Times New Roman" w:eastAsiaTheme="minorHAnsi" w:hAnsi="Times New Roman" w:cs="Times New Roman"/>
          <w:sz w:val="22"/>
        </w:rPr>
        <w:t>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영업일이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아닌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  <w:r w:rsidRPr="00C11E6B">
        <w:rPr>
          <w:rFonts w:ascii="Times New Roman" w:eastAsiaTheme="minorHAnsi" w:hAnsi="Times New Roman" w:cs="Times New Roman" w:hint="eastAsia"/>
          <w:sz w:val="22"/>
        </w:rPr>
        <w:t>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직</w:t>
      </w:r>
      <w:r w:rsidRPr="00C11E6B">
        <w:rPr>
          <w:rFonts w:ascii="Times New Roman" w:eastAsiaTheme="minorHAnsi" w:hAnsi="Times New Roman" w:cs="Times New Roman" w:hint="eastAsia"/>
          <w:sz w:val="22"/>
        </w:rPr>
        <w:t>후</w:t>
      </w:r>
      <w:r w:rsidRPr="00C11E6B">
        <w:rPr>
          <w:rFonts w:ascii="Times New Roman" w:eastAsiaTheme="minorHAnsi" w:hAnsi="Times New Roman" w:cs="Times New Roman"/>
          <w:sz w:val="22"/>
        </w:rPr>
        <w:t>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영업일에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지급한다</w:t>
      </w:r>
      <w:r w:rsidRPr="00C11E6B">
        <w:rPr>
          <w:rFonts w:ascii="Times New Roman" w:eastAsiaTheme="minorHAnsi" w:hAnsi="Times New Roman" w:cs="Times New Roman"/>
          <w:sz w:val="22"/>
        </w:rPr>
        <w:t>.</w:t>
      </w:r>
    </w:p>
    <w:p w14:paraId="0A2C7B41" w14:textId="77777777" w:rsidR="00A63942" w:rsidRPr="00C11E6B" w:rsidRDefault="00A63942" w:rsidP="00A63942">
      <w:pPr>
        <w:pStyle w:val="ad"/>
        <w:numPr>
          <w:ilvl w:val="0"/>
          <w:numId w:val="13"/>
        </w:numPr>
        <w:ind w:left="800" w:hanging="400"/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</w:pPr>
      <w:r w:rsidRPr="00C11E6B">
        <w:rPr>
          <w:rFonts w:ascii="Times New Roman" w:eastAsiaTheme="minorHAnsi" w:hAnsi="Times New Roman" w:cs="Times New Roman" w:hint="eastAsia"/>
          <w:sz w:val="22"/>
        </w:rPr>
        <w:t>아래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표에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명시된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발주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건에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한정하여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아래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표에서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정하는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물품대금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청구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조건이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제</w:t>
      </w:r>
      <w:r w:rsidRPr="00C11E6B">
        <w:rPr>
          <w:rFonts w:ascii="Times New Roman" w:eastAsiaTheme="minorHAnsi" w:hAnsi="Times New Roman" w:cs="Times New Roman" w:hint="eastAsia"/>
          <w:sz w:val="22"/>
        </w:rPr>
        <w:t>2</w:t>
      </w:r>
      <w:r w:rsidRPr="00C11E6B">
        <w:rPr>
          <w:rFonts w:ascii="Times New Roman" w:eastAsiaTheme="minorHAnsi" w:hAnsi="Times New Roman" w:cs="Times New Roman" w:hint="eastAsia"/>
          <w:sz w:val="22"/>
        </w:rPr>
        <w:t>항에서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정하고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있는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물품대금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청구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조건보다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우선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적용된다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. </w:t>
      </w:r>
      <w:r w:rsidRPr="00C11E6B">
        <w:rPr>
          <w:rFonts w:ascii="Times New Roman" w:eastAsiaTheme="minorHAnsi" w:hAnsi="Times New Roman" w:cs="Times New Roman" w:hint="eastAsia"/>
          <w:sz w:val="22"/>
        </w:rPr>
        <w:t>이때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cs="Times New Roman" w:hint="eastAsia"/>
          <w:sz w:val="22"/>
        </w:rPr>
        <w:t>청구시기는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양사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협의에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따라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변경될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있다</w:t>
      </w:r>
      <w:r w:rsidRPr="00C11E6B">
        <w:rPr>
          <w:rFonts w:ascii="Times New Roman" w:eastAsiaTheme="minorHAnsi" w:hAnsi="Times New Roman" w:cs="Times New Roman" w:hint="eastAsia"/>
          <w:sz w:val="22"/>
        </w:rPr>
        <w:t>.</w:t>
      </w:r>
    </w:p>
    <w:tbl>
      <w:tblPr>
        <w:tblStyle w:val="ae"/>
        <w:tblW w:w="8325" w:type="dxa"/>
        <w:tblInd w:w="800" w:type="dxa"/>
        <w:tblLook w:val="04A0" w:firstRow="1" w:lastRow="0" w:firstColumn="1" w:lastColumn="0" w:noHBand="0" w:noVBand="1"/>
      </w:tblPr>
      <w:tblGrid>
        <w:gridCol w:w="613"/>
        <w:gridCol w:w="850"/>
        <w:gridCol w:w="709"/>
        <w:gridCol w:w="1559"/>
        <w:gridCol w:w="4594"/>
      </w:tblGrid>
      <w:tr w:rsidR="00A63942" w:rsidRPr="00C11E6B" w14:paraId="030A5484" w14:textId="77777777" w:rsidTr="00320A7C">
        <w:tc>
          <w:tcPr>
            <w:tcW w:w="613" w:type="dxa"/>
          </w:tcPr>
          <w:p w14:paraId="67810FC1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proofErr w:type="spellStart"/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회차</w:t>
            </w:r>
            <w:proofErr w:type="spellEnd"/>
          </w:p>
        </w:tc>
        <w:tc>
          <w:tcPr>
            <w:tcW w:w="850" w:type="dxa"/>
          </w:tcPr>
          <w:p w14:paraId="5D464038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위치</w:t>
            </w:r>
          </w:p>
        </w:tc>
        <w:tc>
          <w:tcPr>
            <w:tcW w:w="709" w:type="dxa"/>
          </w:tcPr>
          <w:p w14:paraId="6B1A8DC4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구분</w:t>
            </w:r>
          </w:p>
        </w:tc>
        <w:tc>
          <w:tcPr>
            <w:tcW w:w="1559" w:type="dxa"/>
          </w:tcPr>
          <w:p w14:paraId="74BD87D8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지급금액</w:t>
            </w:r>
          </w:p>
        </w:tc>
        <w:tc>
          <w:tcPr>
            <w:tcW w:w="4594" w:type="dxa"/>
          </w:tcPr>
          <w:p w14:paraId="26115C30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청구시기</w:t>
            </w:r>
          </w:p>
        </w:tc>
      </w:tr>
      <w:tr w:rsidR="00A63942" w:rsidRPr="00C11E6B" w14:paraId="51D3AEA6" w14:textId="77777777" w:rsidTr="00320A7C">
        <w:tc>
          <w:tcPr>
            <w:tcW w:w="613" w:type="dxa"/>
            <w:vMerge w:val="restart"/>
            <w:vAlign w:val="center"/>
          </w:tcPr>
          <w:p w14:paraId="3E58EC79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1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차</w:t>
            </w:r>
          </w:p>
        </w:tc>
        <w:tc>
          <w:tcPr>
            <w:tcW w:w="850" w:type="dxa"/>
            <w:vMerge w:val="restart"/>
            <w:vAlign w:val="center"/>
          </w:tcPr>
          <w:p w14:paraId="7474B15A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EP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타워</w:t>
            </w:r>
          </w:p>
        </w:tc>
        <w:tc>
          <w:tcPr>
            <w:tcW w:w="709" w:type="dxa"/>
            <w:vAlign w:val="center"/>
          </w:tcPr>
          <w:p w14:paraId="3BC4C0E8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선금</w:t>
            </w:r>
          </w:p>
        </w:tc>
        <w:tc>
          <w:tcPr>
            <w:tcW w:w="1559" w:type="dxa"/>
            <w:vAlign w:val="center"/>
          </w:tcPr>
          <w:p w14:paraId="06295DD3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물품대금의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30%</w:t>
            </w:r>
          </w:p>
        </w:tc>
        <w:tc>
          <w:tcPr>
            <w:tcW w:w="4594" w:type="dxa"/>
            <w:vAlign w:val="center"/>
          </w:tcPr>
          <w:p w14:paraId="7C011D73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1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차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발주분의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발주서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발행일로부터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7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영업일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이내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세금계산서를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발급하여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대금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청구</w:t>
            </w:r>
          </w:p>
        </w:tc>
      </w:tr>
      <w:tr w:rsidR="00A63942" w:rsidRPr="00C11E6B" w14:paraId="04793388" w14:textId="77777777" w:rsidTr="00320A7C">
        <w:tc>
          <w:tcPr>
            <w:tcW w:w="613" w:type="dxa"/>
            <w:vMerge/>
            <w:vAlign w:val="center"/>
          </w:tcPr>
          <w:p w14:paraId="40E00978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850" w:type="dxa"/>
            <w:vMerge/>
            <w:vAlign w:val="center"/>
          </w:tcPr>
          <w:p w14:paraId="6DD82166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709" w:type="dxa"/>
            <w:vAlign w:val="center"/>
          </w:tcPr>
          <w:p w14:paraId="178639F9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잔금</w:t>
            </w:r>
          </w:p>
        </w:tc>
        <w:tc>
          <w:tcPr>
            <w:tcW w:w="1559" w:type="dxa"/>
            <w:vAlign w:val="center"/>
          </w:tcPr>
          <w:p w14:paraId="136AB8F0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물품대금의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70%</w:t>
            </w:r>
          </w:p>
        </w:tc>
        <w:tc>
          <w:tcPr>
            <w:tcW w:w="4594" w:type="dxa"/>
            <w:vAlign w:val="center"/>
          </w:tcPr>
          <w:p w14:paraId="00457A80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1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차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발주분에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대한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검수합격통지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수취일로부터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7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영업일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이내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세금계산서를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발급하여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대금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청구</w:t>
            </w:r>
          </w:p>
        </w:tc>
      </w:tr>
      <w:tr w:rsidR="00A63942" w:rsidRPr="00C11E6B" w14:paraId="2D1E7C5D" w14:textId="77777777" w:rsidTr="00320A7C">
        <w:tc>
          <w:tcPr>
            <w:tcW w:w="613" w:type="dxa"/>
            <w:vMerge w:val="restart"/>
            <w:vAlign w:val="center"/>
          </w:tcPr>
          <w:p w14:paraId="38BA9045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2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차</w:t>
            </w:r>
          </w:p>
        </w:tc>
        <w:tc>
          <w:tcPr>
            <w:tcW w:w="850" w:type="dxa"/>
            <w:vMerge w:val="restart"/>
            <w:vAlign w:val="center"/>
          </w:tcPr>
          <w:p w14:paraId="683D8130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KT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타워</w:t>
            </w:r>
          </w:p>
        </w:tc>
        <w:tc>
          <w:tcPr>
            <w:tcW w:w="709" w:type="dxa"/>
            <w:vAlign w:val="center"/>
          </w:tcPr>
          <w:p w14:paraId="1A920B7F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선금</w:t>
            </w:r>
          </w:p>
        </w:tc>
        <w:tc>
          <w:tcPr>
            <w:tcW w:w="1559" w:type="dxa"/>
            <w:vAlign w:val="center"/>
          </w:tcPr>
          <w:p w14:paraId="6FCFC0AE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물품대금의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30%</w:t>
            </w:r>
          </w:p>
        </w:tc>
        <w:tc>
          <w:tcPr>
            <w:tcW w:w="4594" w:type="dxa"/>
            <w:vAlign w:val="center"/>
          </w:tcPr>
          <w:p w14:paraId="101FC03C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2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차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발주분의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발주서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발행일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로부터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7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영업일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이내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세금계산서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를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급하여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대금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청구</w:t>
            </w:r>
          </w:p>
        </w:tc>
      </w:tr>
      <w:tr w:rsidR="00A63942" w:rsidRPr="00C11E6B" w14:paraId="19320EF2" w14:textId="77777777" w:rsidTr="00320A7C">
        <w:tc>
          <w:tcPr>
            <w:tcW w:w="613" w:type="dxa"/>
            <w:vMerge/>
            <w:vAlign w:val="center"/>
          </w:tcPr>
          <w:p w14:paraId="0595C8F7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850" w:type="dxa"/>
            <w:vMerge/>
            <w:vAlign w:val="center"/>
          </w:tcPr>
          <w:p w14:paraId="5E4B62A7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</w:p>
        </w:tc>
        <w:tc>
          <w:tcPr>
            <w:tcW w:w="709" w:type="dxa"/>
            <w:vAlign w:val="center"/>
          </w:tcPr>
          <w:p w14:paraId="0D147FFB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잔금</w:t>
            </w:r>
          </w:p>
        </w:tc>
        <w:tc>
          <w:tcPr>
            <w:tcW w:w="1559" w:type="dxa"/>
            <w:vAlign w:val="center"/>
          </w:tcPr>
          <w:p w14:paraId="667E7575" w14:textId="77777777" w:rsidR="00A63942" w:rsidRPr="00C11E6B" w:rsidRDefault="00A63942" w:rsidP="00320A7C">
            <w:pPr>
              <w:pStyle w:val="ad"/>
              <w:jc w:val="center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물품대금의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70%</w:t>
            </w:r>
          </w:p>
        </w:tc>
        <w:tc>
          <w:tcPr>
            <w:tcW w:w="4594" w:type="dxa"/>
            <w:vAlign w:val="center"/>
          </w:tcPr>
          <w:p w14:paraId="1C6CE8F7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</w:pP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2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차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발주분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에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대한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검수합격통지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수취일로부터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7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영업일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이내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세금계산서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를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/>
                <w:kern w:val="0"/>
                <w:sz w:val="18"/>
                <w:szCs w:val="20"/>
                <w:shd w:val="clear" w:color="auto" w:fill="FFFFFF"/>
              </w:rPr>
              <w:t>발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급하여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대금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 w:hAnsi="Times New Roman" w:cs="Times New Roman" w:hint="eastAsia"/>
                <w:kern w:val="0"/>
                <w:sz w:val="18"/>
                <w:szCs w:val="20"/>
                <w:shd w:val="clear" w:color="auto" w:fill="FFFFFF"/>
              </w:rPr>
              <w:t>청구</w:t>
            </w:r>
          </w:p>
        </w:tc>
      </w:tr>
    </w:tbl>
    <w:p w14:paraId="30740AC5" w14:textId="77777777" w:rsidR="00A63942" w:rsidRPr="00C11E6B" w:rsidRDefault="00A63942" w:rsidP="00A63942">
      <w:pPr>
        <w:pStyle w:val="ad"/>
        <w:ind w:left="800"/>
        <w:rPr>
          <w:rFonts w:ascii="Times New Roman" w:eastAsiaTheme="minorHAnsi" w:hAnsi="Times New Roman" w:cs="Times New Roman"/>
          <w:sz w:val="22"/>
        </w:rPr>
      </w:pPr>
    </w:p>
    <w:p w14:paraId="6ECDEB86" w14:textId="77777777" w:rsidR="00A63942" w:rsidRPr="00C11E6B" w:rsidRDefault="00A63942" w:rsidP="00A63942">
      <w:pPr>
        <w:pStyle w:val="ad"/>
        <w:numPr>
          <w:ilvl w:val="0"/>
          <w:numId w:val="13"/>
        </w:numPr>
        <w:ind w:left="800" w:hanging="400"/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</w:pP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공급자는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발주자와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사전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서면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합의된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경우가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아니면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제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1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항에서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정하는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물품대금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외에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추가적인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대가를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발주자에게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청구할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수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 xml:space="preserve"> 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없다</w:t>
      </w:r>
      <w:r w:rsidRPr="00C11E6B">
        <w:rPr>
          <w:rFonts w:ascii="Times New Roman" w:eastAsiaTheme="minorHAnsi" w:hAnsi="Times New Roman" w:cs="Times New Roman"/>
          <w:color w:val="000000"/>
          <w:kern w:val="0"/>
          <w:sz w:val="22"/>
          <w:shd w:val="clear" w:color="auto" w:fill="FFFFFF"/>
        </w:rPr>
        <w:t>.</w:t>
      </w:r>
    </w:p>
    <w:p w14:paraId="6CD16A37" w14:textId="77777777" w:rsidR="00A63942" w:rsidRPr="00C11E6B" w:rsidRDefault="00A63942" w:rsidP="00A63942">
      <w:pPr>
        <w:shd w:val="clear" w:color="auto" w:fill="FFFFFF"/>
        <w:textAlignment w:val="baseline"/>
        <w:rPr>
          <w:rFonts w:ascii="Times New Roman" w:eastAsiaTheme="minorHAnsi" w:hAnsi="Times New Roman"/>
          <w:color w:val="000000"/>
          <w:kern w:val="0"/>
          <w:sz w:val="22"/>
          <w:shd w:val="clear" w:color="auto" w:fill="FFFFFF"/>
        </w:rPr>
      </w:pPr>
    </w:p>
    <w:p w14:paraId="38E4A79B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지체상금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36FEC73E" w14:textId="77D918A3" w:rsidR="00A63942" w:rsidRPr="00C11E6B" w:rsidRDefault="00A63942" w:rsidP="00A63942">
      <w:pPr>
        <w:pStyle w:val="a6"/>
        <w:numPr>
          <w:ilvl w:val="0"/>
          <w:numId w:val="3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발주서에서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정한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공급기한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ins w:id="49" w:author="FURSYS" w:date="2025-11-24T16:59:00Z">
        <w:r w:rsidR="002F121D">
          <w:rPr>
            <w:rFonts w:ascii="Times New Roman" w:eastAsiaTheme="minorHAnsi" w:hAnsi="Times New Roman" w:hint="eastAsia"/>
            <w:sz w:val="22"/>
          </w:rPr>
          <w:t>공급자의</w:t>
        </w:r>
        <w:r w:rsidR="002F121D">
          <w:rPr>
            <w:rFonts w:ascii="Times New Roman" w:eastAsiaTheme="minorHAnsi" w:hAnsi="Times New Roman" w:hint="eastAsia"/>
            <w:sz w:val="22"/>
          </w:rPr>
          <w:t xml:space="preserve"> </w:t>
        </w:r>
        <w:r w:rsidR="002F121D">
          <w:rPr>
            <w:rFonts w:ascii="Times New Roman" w:eastAsiaTheme="minorHAnsi" w:hAnsi="Times New Roman" w:hint="eastAsia"/>
            <w:sz w:val="22"/>
          </w:rPr>
          <w:t>귀책사유로</w:t>
        </w:r>
        <w:r w:rsidR="002F121D">
          <w:rPr>
            <w:rFonts w:ascii="Times New Roman" w:eastAsiaTheme="minorHAnsi" w:hAnsi="Times New Roman" w:hint="eastAsia"/>
            <w:sz w:val="22"/>
          </w:rPr>
          <w:t xml:space="preserve"> </w:t>
        </w:r>
      </w:ins>
      <w:r w:rsidRPr="00C11E6B">
        <w:rPr>
          <w:rFonts w:ascii="Times New Roman" w:eastAsiaTheme="minorHAnsi" w:hAnsi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검수합격통지를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받지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못하는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매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지체일수마다</w:t>
      </w:r>
      <w:r w:rsidRPr="00C11E6B">
        <w:rPr>
          <w:rFonts w:ascii="Times New Roman" w:eastAsiaTheme="minorHAnsi" w:hAnsi="Times New Roman"/>
          <w:sz w:val="22"/>
        </w:rPr>
        <w:t xml:space="preserve"> 1,000</w:t>
      </w:r>
      <w:r w:rsidRPr="00C11E6B">
        <w:rPr>
          <w:rFonts w:ascii="Times New Roman" w:eastAsiaTheme="minorHAnsi" w:hAnsi="Times New Roman"/>
          <w:sz w:val="22"/>
        </w:rPr>
        <w:t>분의</w:t>
      </w:r>
      <w:r w:rsidRPr="00C11E6B">
        <w:rPr>
          <w:rFonts w:ascii="Times New Roman" w:eastAsiaTheme="minorHAnsi" w:hAnsi="Times New Roman"/>
          <w:sz w:val="22"/>
        </w:rPr>
        <w:t xml:space="preserve"> 3</w:t>
      </w:r>
      <w:r w:rsidRPr="00C11E6B">
        <w:rPr>
          <w:rFonts w:ascii="Times New Roman" w:eastAsiaTheme="minorHAnsi" w:hAnsi="Times New Roman"/>
          <w:sz w:val="22"/>
        </w:rPr>
        <w:t>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해당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</w:t>
      </w:r>
      <w:r w:rsidRPr="00C11E6B">
        <w:rPr>
          <w:rFonts w:ascii="Times New Roman" w:eastAsiaTheme="minorHAnsi" w:hAnsi="Times New Roman" w:hint="eastAsia"/>
          <w:sz w:val="22"/>
        </w:rPr>
        <w:t>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상응하는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물품대금에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부가가치세를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더</w:t>
      </w:r>
      <w:r w:rsidRPr="00C11E6B">
        <w:rPr>
          <w:rFonts w:ascii="Times New Roman" w:eastAsiaTheme="minorHAnsi" w:hAnsi="Times New Roman"/>
          <w:sz w:val="22"/>
        </w:rPr>
        <w:t>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이하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‘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총물품대금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곱하여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산출한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지체상금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/>
          <w:sz w:val="22"/>
        </w:rPr>
        <w:t>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672E5882" w14:textId="77777777" w:rsidR="00A63942" w:rsidRPr="00C11E6B" w:rsidRDefault="00A63942" w:rsidP="00A63942">
      <w:pPr>
        <w:pStyle w:val="a6"/>
        <w:numPr>
          <w:ilvl w:val="0"/>
          <w:numId w:val="3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대금에서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지체상금을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공제할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78065BE6" w14:textId="77777777" w:rsidR="00A63942" w:rsidRPr="00C11E6B" w:rsidRDefault="00A63942" w:rsidP="00A63942">
      <w:pPr>
        <w:pStyle w:val="a6"/>
        <w:numPr>
          <w:ilvl w:val="0"/>
          <w:numId w:val="3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발주자에게만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책임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천재지변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불가항력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물품의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해당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일수를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항의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지체일수에서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제외한다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7007D3E" w14:textId="77777777" w:rsidR="00A63942" w:rsidRPr="00C11E6B" w:rsidRDefault="00A63942" w:rsidP="00A63942">
      <w:pPr>
        <w:spacing w:line="276" w:lineRule="auto"/>
        <w:rPr>
          <w:rFonts w:ascii="Times New Roman" w:eastAsiaTheme="minorHAnsi" w:hAnsi="Times New Roman"/>
          <w:b/>
          <w:sz w:val="22"/>
        </w:rPr>
      </w:pPr>
    </w:p>
    <w:p w14:paraId="58D18292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lastRenderedPageBreak/>
        <w:t>(</w:t>
      </w:r>
      <w:r w:rsidRPr="00C11E6B">
        <w:rPr>
          <w:rFonts w:ascii="Times New Roman" w:eastAsiaTheme="minorHAnsi" w:hAnsi="Times New Roman"/>
          <w:sz w:val="22"/>
          <w:szCs w:val="22"/>
        </w:rPr>
        <w:t>하자담보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788B0D14" w14:textId="77777777" w:rsidR="00A63942" w:rsidRPr="00C11E6B" w:rsidRDefault="00A63942" w:rsidP="00A63942">
      <w:pPr>
        <w:pStyle w:val="a6"/>
        <w:numPr>
          <w:ilvl w:val="0"/>
          <w:numId w:val="18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검수합격</w:t>
      </w:r>
      <w:r w:rsidRPr="00C11E6B">
        <w:rPr>
          <w:rFonts w:ascii="Times New Roman" w:eastAsiaTheme="minorHAnsi" w:hAnsi="Times New Roman"/>
          <w:sz w:val="22"/>
        </w:rPr>
        <w:t>통지를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받은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color w:val="000000"/>
          <w:sz w:val="22"/>
        </w:rPr>
        <w:t>1</w:t>
      </w:r>
      <w:r w:rsidRPr="00C11E6B">
        <w:rPr>
          <w:rFonts w:ascii="Times New Roman" w:eastAsiaTheme="minorHAnsi" w:hAnsi="Times New Roman" w:hint="eastAsia"/>
          <w:sz w:val="22"/>
        </w:rPr>
        <w:t>년이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되는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날까지의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기간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하자담보</w:t>
      </w:r>
      <w:r w:rsidRPr="00C11E6B">
        <w:rPr>
          <w:rFonts w:ascii="Times New Roman" w:eastAsiaTheme="minorHAnsi" w:hAnsi="Times New Roman" w:hint="eastAsia"/>
          <w:sz w:val="22"/>
          <w:u w:val="single"/>
        </w:rPr>
        <w:t>책임</w:t>
      </w:r>
      <w:r w:rsidRPr="00C11E6B">
        <w:rPr>
          <w:rFonts w:ascii="Times New Roman" w:eastAsiaTheme="minorHAnsi" w:hAnsi="Times New Roman"/>
          <w:sz w:val="22"/>
          <w:u w:val="single"/>
        </w:rPr>
        <w:t>기간</w:t>
      </w:r>
      <w:r w:rsidRPr="00C11E6B">
        <w:rPr>
          <w:rFonts w:ascii="Times New Roman" w:eastAsiaTheme="minorHAnsi" w:hAnsi="Times New Roman"/>
          <w:sz w:val="22"/>
        </w:rPr>
        <w:t xml:space="preserve">’) </w:t>
      </w:r>
      <w:r w:rsidRPr="00C11E6B">
        <w:rPr>
          <w:rFonts w:ascii="Times New Roman" w:eastAsiaTheme="minorHAnsi" w:hAnsi="Times New Roman"/>
          <w:sz w:val="22"/>
        </w:rPr>
        <w:t>동안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하자담보책임이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0981A3A4" w14:textId="77777777" w:rsidR="00A63942" w:rsidRPr="00C11E6B" w:rsidRDefault="00A63942" w:rsidP="00A63942">
      <w:pPr>
        <w:pStyle w:val="a6"/>
        <w:numPr>
          <w:ilvl w:val="0"/>
          <w:numId w:val="18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하자담보책임기간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통지된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합리적으로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가장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빠른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시일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비용으로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수리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교환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복구가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필요한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포함함</w:t>
      </w:r>
      <w:r w:rsidRPr="00C11E6B">
        <w:rPr>
          <w:rFonts w:ascii="Times New Roman" w:eastAsiaTheme="minorHAnsi" w:hAnsi="Times New Roman" w:hint="eastAsia"/>
          <w:sz w:val="22"/>
        </w:rPr>
        <w:t>)</w:t>
      </w:r>
      <w:r w:rsidRPr="00C11E6B">
        <w:rPr>
          <w:rFonts w:ascii="Times New Roman" w:eastAsiaTheme="minorHAnsi" w:hAnsi="Times New Roman" w:hint="eastAsia"/>
          <w:sz w:val="22"/>
        </w:rPr>
        <w:t>하되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하자보수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기한은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날로부터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15</w:t>
      </w:r>
      <w:r w:rsidRPr="00C11E6B">
        <w:rPr>
          <w:rFonts w:ascii="Times New Roman" w:eastAsiaTheme="minorHAnsi" w:hAnsi="Times New Roman" w:hint="eastAsia"/>
          <w:sz w:val="22"/>
        </w:rPr>
        <w:t>일을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초과할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없다</w:t>
      </w:r>
      <w:r w:rsidRPr="00C11E6B">
        <w:rPr>
          <w:rFonts w:ascii="Times New Roman" w:eastAsiaTheme="minorHAnsi" w:hAnsi="Times New Roman" w:hint="eastAsia"/>
          <w:sz w:val="22"/>
        </w:rPr>
        <w:t xml:space="preserve">. </w:t>
      </w:r>
      <w:r w:rsidRPr="00C11E6B">
        <w:rPr>
          <w:rFonts w:ascii="Times New Roman" w:eastAsiaTheme="minorHAnsi" w:hAnsi="Times New Roman" w:hint="eastAsia"/>
          <w:sz w:val="22"/>
        </w:rPr>
        <w:t>하자담보책임기간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통지된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하자담보책임기간이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경과되더라도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때까지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책임이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4D6F894B" w14:textId="77777777" w:rsidR="00A63942" w:rsidRPr="00C11E6B" w:rsidRDefault="00A63942" w:rsidP="00A63942">
      <w:pPr>
        <w:pStyle w:val="a6"/>
        <w:numPr>
          <w:ilvl w:val="0"/>
          <w:numId w:val="18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받은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날로부터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15</w:t>
      </w:r>
      <w:r w:rsidRPr="00C11E6B">
        <w:rPr>
          <w:rFonts w:ascii="Times New Roman" w:eastAsiaTheme="minorHAnsi" w:hAnsi="Times New Roman" w:hint="eastAsia"/>
          <w:sz w:val="22"/>
        </w:rPr>
        <w:t>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하자보수를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완료하지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못할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매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지체일수마다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1,000</w:t>
      </w:r>
      <w:r w:rsidRPr="00C11E6B">
        <w:rPr>
          <w:rFonts w:ascii="Times New Roman" w:eastAsiaTheme="minorHAnsi" w:hAnsi="Times New Roman" w:hint="eastAsia"/>
          <w:sz w:val="22"/>
        </w:rPr>
        <w:t>분의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 w:hint="eastAsia"/>
          <w:sz w:val="22"/>
        </w:rPr>
        <w:t>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총물품대금에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곱하여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산출한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금액을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보상하여야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금액을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보상하더라도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조에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따른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하자담보책임으로부터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면제되지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않으며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하자보수가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부분에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부담한다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4AF2DD5C" w14:textId="77777777" w:rsidR="00A63942" w:rsidRPr="00C11E6B" w:rsidRDefault="00A63942" w:rsidP="00A63942">
      <w:pPr>
        <w:pStyle w:val="a6"/>
        <w:numPr>
          <w:ilvl w:val="0"/>
          <w:numId w:val="18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하자담보책임기간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동안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인하여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발생한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손해를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배상하여야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6222E777" w14:textId="77777777" w:rsidR="00A63942" w:rsidRPr="00C11E6B" w:rsidRDefault="00A63942" w:rsidP="00A63942">
      <w:pPr>
        <w:pStyle w:val="a6"/>
        <w:numPr>
          <w:ilvl w:val="0"/>
          <w:numId w:val="18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받은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날로부터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15</w:t>
      </w:r>
      <w:r w:rsidRPr="00C11E6B">
        <w:rPr>
          <w:rFonts w:ascii="Times New Roman" w:eastAsiaTheme="minorHAnsi" w:hAnsi="Times New Roman" w:hint="eastAsia"/>
          <w:sz w:val="22"/>
        </w:rPr>
        <w:t>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해당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작업을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개시하지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않을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직접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3</w:t>
      </w:r>
      <w:r w:rsidRPr="00C11E6B">
        <w:rPr>
          <w:rFonts w:ascii="Times New Roman" w:eastAsiaTheme="minorHAnsi" w:hAnsi="Times New Roman" w:hint="eastAsia"/>
          <w:sz w:val="22"/>
        </w:rPr>
        <w:t>자를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통하여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합리적인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방법으로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작업을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실시할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있으며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보수에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소요되는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비용은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부담한다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7016A049" w14:textId="77777777" w:rsidR="00A63942" w:rsidRPr="00C11E6B" w:rsidRDefault="00A63942" w:rsidP="00A63942">
      <w:pPr>
        <w:spacing w:line="276" w:lineRule="auto"/>
        <w:rPr>
          <w:rFonts w:ascii="Times New Roman" w:eastAsiaTheme="minorHAnsi" w:hAnsi="Times New Roman"/>
          <w:b/>
          <w:sz w:val="22"/>
        </w:rPr>
      </w:pPr>
    </w:p>
    <w:p w14:paraId="2F100B7A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하자보수보증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15952402" w14:textId="77777777" w:rsidR="00A63942" w:rsidRPr="00C11E6B" w:rsidRDefault="00A63942" w:rsidP="00A63942">
      <w:pPr>
        <w:pStyle w:val="a6"/>
        <w:numPr>
          <w:ilvl w:val="0"/>
          <w:numId w:val="12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보증하기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위하여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발주자가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만족할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만한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내용과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형식으로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보증금액을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총물품대금에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00</w:t>
      </w:r>
      <w:r w:rsidRPr="00C11E6B">
        <w:rPr>
          <w:rFonts w:ascii="Times New Roman" w:eastAsiaTheme="minorHAnsi" w:hAnsi="Times New Roman" w:hint="eastAsia"/>
          <w:sz w:val="22"/>
        </w:rPr>
        <w:t>분의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10</w:t>
      </w:r>
      <w:r w:rsidRPr="00C11E6B">
        <w:rPr>
          <w:rFonts w:ascii="Times New Roman" w:eastAsiaTheme="minorHAnsi" w:hAnsi="Times New Roman"/>
          <w:sz w:val="22"/>
        </w:rPr>
        <w:t>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곱하여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산출한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하자보수보증금</w:t>
      </w:r>
      <w:r w:rsidRPr="00C11E6B">
        <w:rPr>
          <w:rFonts w:ascii="Times New Roman" w:eastAsiaTheme="minorHAnsi" w:hAnsi="Times New Roman"/>
          <w:sz w:val="22"/>
        </w:rPr>
        <w:t xml:space="preserve">’) </w:t>
      </w:r>
      <w:r w:rsidRPr="00C11E6B">
        <w:rPr>
          <w:rFonts w:ascii="Times New Roman" w:eastAsiaTheme="minorHAnsi" w:hAnsi="Times New Roman" w:hint="eastAsia"/>
          <w:sz w:val="22"/>
        </w:rPr>
        <w:t>이상</w:t>
      </w:r>
      <w:r w:rsidRPr="00C11E6B">
        <w:rPr>
          <w:rFonts w:ascii="Times New Roman" w:eastAsiaTheme="minorHAnsi" w:hAnsi="Times New Roman"/>
          <w:sz w:val="22"/>
        </w:rPr>
        <w:t>으로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보증기간을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하자담보책임기간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이상으로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하자보수</w:t>
      </w:r>
      <w:r w:rsidRPr="00C11E6B">
        <w:rPr>
          <w:rFonts w:ascii="Times New Roman" w:eastAsiaTheme="minorHAnsi" w:hAnsi="Times New Roman"/>
          <w:sz w:val="22"/>
        </w:rPr>
        <w:t>보증서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「국가를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당사자로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시행령」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37</w:t>
      </w:r>
      <w:r w:rsidRPr="00C11E6B">
        <w:rPr>
          <w:rFonts w:ascii="Times New Roman" w:eastAsiaTheme="minorHAnsi" w:hAnsi="Times New Roman"/>
          <w:sz w:val="22"/>
        </w:rPr>
        <w:t>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2</w:t>
      </w:r>
      <w:r w:rsidRPr="00C11E6B">
        <w:rPr>
          <w:rFonts w:ascii="Times New Roman" w:eastAsiaTheme="minorHAnsi" w:hAnsi="Times New Roman"/>
          <w:sz w:val="22"/>
        </w:rPr>
        <w:t>항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호에서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보증서</w:t>
      </w:r>
      <w:r w:rsidRPr="00C11E6B">
        <w:rPr>
          <w:rFonts w:ascii="Times New Roman" w:eastAsiaTheme="minorHAnsi" w:hAnsi="Times New Roman" w:hint="eastAsia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완료된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즉시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제출해야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5932EA8" w14:textId="77777777" w:rsidR="00A63942" w:rsidRPr="00C11E6B" w:rsidRDefault="00A63942" w:rsidP="00A63942">
      <w:pPr>
        <w:pStyle w:val="a6"/>
        <w:numPr>
          <w:ilvl w:val="0"/>
          <w:numId w:val="12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하자보수보증서를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물품대금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지급기한까지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제출하지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</w:t>
      </w:r>
      <w:r w:rsidRPr="00C11E6B">
        <w:rPr>
          <w:rFonts w:ascii="Times New Roman" w:eastAsiaTheme="minorHAnsi" w:hAnsi="Times New Roman"/>
          <w:sz w:val="22"/>
        </w:rPr>
        <w:t>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물품대금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중에서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하자보수보증금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상당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유보할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A7192E9" w14:textId="77777777" w:rsidR="00A63942" w:rsidRPr="00C11E6B" w:rsidRDefault="00A63942" w:rsidP="00A63942">
      <w:pPr>
        <w:pStyle w:val="a6"/>
        <w:numPr>
          <w:ilvl w:val="0"/>
          <w:numId w:val="12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1</w:t>
      </w:r>
      <w:r w:rsidRPr="00C11E6B">
        <w:rPr>
          <w:rFonts w:ascii="Times New Roman" w:eastAsiaTheme="minorHAnsi" w:hAnsi="Times New Roman" w:hint="eastAsia"/>
          <w:sz w:val="22"/>
        </w:rPr>
        <w:t>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3</w:t>
      </w:r>
      <w:r w:rsidRPr="00C11E6B">
        <w:rPr>
          <w:rFonts w:ascii="Times New Roman" w:eastAsiaTheme="minorHAnsi" w:hAnsi="Times New Roman" w:hint="eastAsia"/>
          <w:sz w:val="22"/>
        </w:rPr>
        <w:t>항에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따른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하자보수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기한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내에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하자보수를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완료하지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못하거나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11</w:t>
      </w:r>
      <w:r w:rsidRPr="00C11E6B">
        <w:rPr>
          <w:rFonts w:ascii="Times New Roman" w:eastAsiaTheme="minorHAnsi" w:hAnsi="Times New Roman"/>
          <w:sz w:val="22"/>
        </w:rPr>
        <w:t>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5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직접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자를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작업을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진행할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자신이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지출한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하자보수비용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손해액을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2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유보한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충당하거나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하자보수보증서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발급기관에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청구할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021DD11C" w14:textId="77777777" w:rsidR="00A63942" w:rsidRPr="00C11E6B" w:rsidRDefault="00A63942" w:rsidP="00A63942">
      <w:pPr>
        <w:pStyle w:val="a6"/>
        <w:numPr>
          <w:ilvl w:val="0"/>
          <w:numId w:val="12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lastRenderedPageBreak/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하자보수비용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손해액이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2</w:t>
      </w:r>
      <w:r w:rsidRPr="00C11E6B">
        <w:rPr>
          <w:rFonts w:ascii="Times New Roman" w:eastAsiaTheme="minorHAnsi" w:hAnsi="Times New Roman"/>
          <w:sz w:val="22"/>
        </w:rPr>
        <w:t>항에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유보한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하자보수보증서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발급기관으로부터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지급받은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보증금을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초과하는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초과하는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금액을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CEBD831" w14:textId="64E2F545" w:rsidR="00A63942" w:rsidRDefault="00A63942" w:rsidP="00A63942">
      <w:pPr>
        <w:rPr>
          <w:ins w:id="50" w:author="FURSYS" w:date="2025-11-24T17:02:00Z"/>
          <w:rFonts w:ascii="Times New Roman" w:eastAsiaTheme="minorHAnsi" w:hAnsi="Times New Roman"/>
          <w:sz w:val="22"/>
        </w:rPr>
      </w:pPr>
    </w:p>
    <w:p w14:paraId="71E83354" w14:textId="240C93A5" w:rsidR="00CD5A3B" w:rsidRDefault="00CD5A3B" w:rsidP="00A63942">
      <w:pPr>
        <w:rPr>
          <w:ins w:id="51" w:author="FURSYS" w:date="2025-11-24T17:02:00Z"/>
          <w:rFonts w:ascii="Times New Roman" w:eastAsiaTheme="minorHAnsi" w:hAnsi="Times New Roman"/>
          <w:sz w:val="22"/>
        </w:rPr>
      </w:pPr>
      <w:proofErr w:type="gramStart"/>
      <w:ins w:id="52" w:author="FURSYS" w:date="2025-11-24T17:03:00Z">
        <w:r>
          <w:rPr>
            <w:rFonts w:ascii="Times New Roman" w:eastAsiaTheme="minorHAnsi" w:hAnsi="Times New Roman" w:hint="eastAsia"/>
            <w:sz w:val="22"/>
          </w:rPr>
          <w:t>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/>
            <w:sz w:val="22"/>
          </w:rPr>
          <w:t>12</w:t>
        </w:r>
        <w:proofErr w:type="gramEnd"/>
        <w:r>
          <w:rPr>
            <w:rFonts w:ascii="Times New Roman" w:eastAsiaTheme="minorHAnsi" w:hAnsi="Times New Roman" w:hint="eastAsia"/>
            <w:sz w:val="22"/>
          </w:rPr>
          <w:t>조의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/>
            <w:sz w:val="22"/>
          </w:rPr>
          <w:t>2 (</w:t>
        </w:r>
        <w:r>
          <w:rPr>
            <w:rFonts w:ascii="Times New Roman" w:eastAsiaTheme="minorHAnsi" w:hAnsi="Times New Roman" w:hint="eastAsia"/>
            <w:sz w:val="22"/>
          </w:rPr>
          <w:t>하자보수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책임의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제한</w:t>
        </w:r>
        <w:r>
          <w:rPr>
            <w:rFonts w:ascii="Times New Roman" w:eastAsiaTheme="minorHAnsi" w:hAnsi="Times New Roman"/>
            <w:sz w:val="22"/>
          </w:rPr>
          <w:t>)</w:t>
        </w:r>
      </w:ins>
    </w:p>
    <w:p w14:paraId="254DE008" w14:textId="7DE7F2A2" w:rsidR="00CD5A3B" w:rsidRDefault="00CD5A3B" w:rsidP="00A63942">
      <w:pPr>
        <w:rPr>
          <w:ins w:id="53" w:author="FURSYS" w:date="2025-11-24T17:03:00Z"/>
          <w:rFonts w:ascii="Times New Roman" w:eastAsiaTheme="minorHAnsi" w:hAnsi="Times New Roman"/>
          <w:sz w:val="22"/>
        </w:rPr>
      </w:pPr>
      <w:ins w:id="54" w:author="FURSYS" w:date="2025-11-24T17:03:00Z">
        <w:r>
          <w:rPr>
            <w:rFonts w:asciiTheme="minorHAnsi" w:eastAsiaTheme="minorHAnsi" w:hAnsiTheme="minorHAnsi"/>
            <w:sz w:val="22"/>
          </w:rPr>
          <w:t>①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본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계약서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proofErr w:type="gramStart"/>
        <w:r>
          <w:rPr>
            <w:rFonts w:ascii="Times New Roman" w:eastAsiaTheme="minorHAnsi" w:hAnsi="Times New Roman" w:hint="eastAsia"/>
            <w:sz w:val="22"/>
          </w:rPr>
          <w:t>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/>
            <w:sz w:val="22"/>
          </w:rPr>
          <w:t>11</w:t>
        </w:r>
        <w:proofErr w:type="gramEnd"/>
        <w:r>
          <w:rPr>
            <w:rFonts w:ascii="Times New Roman" w:eastAsiaTheme="minorHAnsi" w:hAnsi="Times New Roman" w:hint="eastAsia"/>
            <w:sz w:val="22"/>
          </w:rPr>
          <w:t>조</w:t>
        </w:r>
      </w:ins>
      <w:ins w:id="55" w:author="FURSYS" w:date="2025-11-24T17:08:00Z">
        <w:r>
          <w:rPr>
            <w:rFonts w:ascii="Times New Roman" w:eastAsiaTheme="minorHAnsi" w:hAnsi="Times New Roman" w:hint="eastAsia"/>
            <w:sz w:val="22"/>
          </w:rPr>
          <w:t>,</w:t>
        </w:r>
        <w:r>
          <w:rPr>
            <w:rFonts w:ascii="Times New Roman" w:eastAsiaTheme="minorHAnsi" w:hAnsi="Times New Roman"/>
            <w:sz w:val="22"/>
          </w:rPr>
          <w:t xml:space="preserve"> 12</w:t>
        </w:r>
        <w:r>
          <w:rPr>
            <w:rFonts w:ascii="Times New Roman" w:eastAsiaTheme="minorHAnsi" w:hAnsi="Times New Roman" w:hint="eastAsia"/>
            <w:sz w:val="22"/>
          </w:rPr>
          <w:t>조</w:t>
        </w:r>
        <w:r>
          <w:rPr>
            <w:rFonts w:ascii="Times New Roman" w:eastAsiaTheme="minorHAnsi" w:hAnsi="Times New Roman" w:hint="eastAsia"/>
            <w:sz w:val="22"/>
          </w:rPr>
          <w:t>,</w:t>
        </w:r>
        <w:r>
          <w:rPr>
            <w:rFonts w:ascii="Times New Roman" w:eastAsiaTheme="minorHAnsi" w:hAnsi="Times New Roman"/>
            <w:sz w:val="22"/>
          </w:rPr>
          <w:t xml:space="preserve"> 14</w:t>
        </w:r>
        <w:r>
          <w:rPr>
            <w:rFonts w:ascii="Times New Roman" w:eastAsiaTheme="minorHAnsi" w:hAnsi="Times New Roman" w:hint="eastAsia"/>
            <w:sz w:val="22"/>
          </w:rPr>
          <w:t>조</w:t>
        </w:r>
      </w:ins>
      <w:ins w:id="56" w:author="FURSYS" w:date="2025-11-24T17:03:00Z">
        <w:r>
          <w:rPr>
            <w:rFonts w:ascii="Times New Roman" w:eastAsiaTheme="minorHAnsi" w:hAnsi="Times New Roman" w:hint="eastAsia"/>
            <w:sz w:val="22"/>
          </w:rPr>
          <w:t>에도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불구하고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57" w:author="FURSYS" w:date="2025-11-24T17:04:00Z">
        <w:r>
          <w:rPr>
            <w:rFonts w:ascii="Times New Roman" w:eastAsiaTheme="minorHAnsi" w:hAnsi="Times New Roman" w:hint="eastAsia"/>
            <w:sz w:val="22"/>
          </w:rPr>
          <w:t>발주자</w:t>
        </w:r>
      </w:ins>
      <w:ins w:id="58" w:author="FURSYS" w:date="2025-11-24T17:03:00Z">
        <w:r>
          <w:rPr>
            <w:rFonts w:ascii="Times New Roman" w:eastAsiaTheme="minorHAnsi" w:hAnsi="Times New Roman" w:hint="eastAsia"/>
            <w:sz w:val="22"/>
          </w:rPr>
          <w:t>는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하자보수에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대한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책임으로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59" w:author="FURSYS" w:date="2025-11-24T17:04:00Z">
        <w:r>
          <w:rPr>
            <w:rFonts w:ascii="Times New Roman" w:eastAsiaTheme="minorHAnsi" w:hAnsi="Times New Roman" w:hint="eastAsia"/>
            <w:sz w:val="22"/>
          </w:rPr>
          <w:t>공급자에게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총물품대금의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/>
            <w:sz w:val="22"/>
          </w:rPr>
          <w:t>10%</w:t>
        </w:r>
        <w:r>
          <w:rPr>
            <w:rFonts w:ascii="Times New Roman" w:eastAsiaTheme="minorHAnsi" w:hAnsi="Times New Roman" w:hint="eastAsia"/>
            <w:sz w:val="22"/>
          </w:rPr>
          <w:t>이상을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60" w:author="FURSYS" w:date="2025-11-24T17:05:00Z">
        <w:r>
          <w:rPr>
            <w:rFonts w:ascii="Times New Roman" w:eastAsiaTheme="minorHAnsi" w:hAnsi="Times New Roman" w:hint="eastAsia"/>
            <w:sz w:val="22"/>
          </w:rPr>
          <w:t>하자보수비용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및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손해액으로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61" w:author="FURSYS" w:date="2025-11-24T17:04:00Z">
        <w:r>
          <w:rPr>
            <w:rFonts w:ascii="Times New Roman" w:eastAsiaTheme="minorHAnsi" w:hAnsi="Times New Roman" w:hint="eastAsia"/>
            <w:sz w:val="22"/>
          </w:rPr>
          <w:t>청구하지</w:t>
        </w:r>
        <w:r>
          <w:rPr>
            <w:rFonts w:ascii="Times New Roman" w:eastAsiaTheme="minorHAnsi" w:hAnsi="Times New Roman" w:hint="eastAsia"/>
            <w:sz w:val="22"/>
          </w:rPr>
          <w:t xml:space="preserve"> </w:t>
        </w:r>
        <w:r>
          <w:rPr>
            <w:rFonts w:ascii="Times New Roman" w:eastAsiaTheme="minorHAnsi" w:hAnsi="Times New Roman" w:hint="eastAsia"/>
            <w:sz w:val="22"/>
          </w:rPr>
          <w:t>못한다</w:t>
        </w:r>
        <w:r>
          <w:rPr>
            <w:rFonts w:ascii="Times New Roman" w:eastAsiaTheme="minorHAnsi" w:hAnsi="Times New Roman" w:hint="eastAsia"/>
            <w:sz w:val="22"/>
          </w:rPr>
          <w:t>.</w:t>
        </w:r>
        <w:r>
          <w:rPr>
            <w:rFonts w:ascii="Times New Roman" w:eastAsiaTheme="minorHAnsi" w:hAnsi="Times New Roman"/>
            <w:sz w:val="22"/>
          </w:rPr>
          <w:t xml:space="preserve"> </w:t>
        </w:r>
      </w:ins>
    </w:p>
    <w:p w14:paraId="49F0970B" w14:textId="77777777" w:rsidR="00CD5A3B" w:rsidRPr="00CD5A3B" w:rsidRDefault="00CD5A3B" w:rsidP="00A63942">
      <w:pPr>
        <w:rPr>
          <w:rFonts w:ascii="Times New Roman" w:eastAsiaTheme="minorHAnsi" w:hAnsi="Times New Roman"/>
          <w:sz w:val="22"/>
        </w:rPr>
      </w:pPr>
    </w:p>
    <w:p w14:paraId="0ED1B269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권리보증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1DB63220" w14:textId="77777777" w:rsidR="00A63942" w:rsidRPr="00C11E6B" w:rsidRDefault="00A63942" w:rsidP="00A63942">
      <w:pPr>
        <w:pStyle w:val="a6"/>
        <w:numPr>
          <w:ilvl w:val="0"/>
          <w:numId w:val="8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법령상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요건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사업자등록증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인허가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포함하되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한정되지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않음</w:t>
      </w:r>
      <w:r w:rsidRPr="00C11E6B">
        <w:rPr>
          <w:rFonts w:ascii="Times New Roman" w:eastAsiaTheme="minorHAnsi" w:hAnsi="Times New Roman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모두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갖추었음을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71ADB024" w14:textId="77777777" w:rsidR="00A63942" w:rsidRPr="00C11E6B" w:rsidRDefault="00A63942" w:rsidP="00A63942">
      <w:pPr>
        <w:pStyle w:val="a6"/>
        <w:numPr>
          <w:ilvl w:val="0"/>
          <w:numId w:val="8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일체의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권리를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보유하고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관련하여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자의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적법한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권리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이하</w:t>
      </w:r>
      <w:r w:rsidRPr="00C11E6B">
        <w:rPr>
          <w:rFonts w:ascii="Times New Roman" w:eastAsiaTheme="minorHAnsi" w:hAnsi="Times New Roman"/>
          <w:sz w:val="22"/>
        </w:rPr>
        <w:t xml:space="preserve"> ‘</w:t>
      </w:r>
      <w:r w:rsidRPr="00C11E6B">
        <w:rPr>
          <w:rFonts w:ascii="Times New Roman" w:eastAsiaTheme="minorHAnsi" w:hAnsi="Times New Roman"/>
          <w:sz w:val="22"/>
          <w:u w:val="single"/>
        </w:rPr>
        <w:t>제</w:t>
      </w:r>
      <w:r w:rsidRPr="00C11E6B">
        <w:rPr>
          <w:rFonts w:ascii="Times New Roman" w:eastAsiaTheme="minorHAnsi" w:hAnsi="Times New Roman"/>
          <w:sz w:val="22"/>
          <w:u w:val="single"/>
        </w:rPr>
        <w:t>3</w:t>
      </w:r>
      <w:r w:rsidRPr="00C11E6B">
        <w:rPr>
          <w:rFonts w:ascii="Times New Roman" w:eastAsiaTheme="minorHAnsi" w:hAnsi="Times New Roman"/>
          <w:sz w:val="22"/>
          <w:u w:val="single"/>
        </w:rPr>
        <w:t>자</w:t>
      </w:r>
      <w:r w:rsidRPr="00C11E6B">
        <w:rPr>
          <w:rFonts w:ascii="Times New Roman" w:eastAsiaTheme="minorHAnsi" w:hAnsi="Times New Roman"/>
          <w:sz w:val="22"/>
          <w:u w:val="single"/>
        </w:rPr>
        <w:t xml:space="preserve"> </w:t>
      </w:r>
      <w:r w:rsidRPr="00C11E6B">
        <w:rPr>
          <w:rFonts w:ascii="Times New Roman" w:eastAsiaTheme="minorHAnsi" w:hAnsi="Times New Roman"/>
          <w:sz w:val="22"/>
          <w:u w:val="single"/>
        </w:rPr>
        <w:t>권리</w:t>
      </w:r>
      <w:r w:rsidRPr="00C11E6B">
        <w:rPr>
          <w:rFonts w:ascii="Times New Roman" w:eastAsiaTheme="minorHAnsi" w:hAnsi="Times New Roman"/>
          <w:sz w:val="22"/>
        </w:rPr>
        <w:t>’)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침해하지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않음을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보증한다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eastAsiaTheme="minorHAnsi" w:hAnsi="Times New Roman"/>
          <w:sz w:val="22"/>
        </w:rPr>
        <w:t>공급자가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권리를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보유하지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못하거나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권리를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침해함으로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및</w:t>
      </w:r>
      <w:r w:rsidRPr="00C11E6B">
        <w:rPr>
          <w:rFonts w:ascii="Times New Roman" w:eastAsiaTheme="minorHAnsi" w:hAnsi="Times New Roman" w:hint="eastAsia"/>
          <w:sz w:val="22"/>
        </w:rPr>
        <w:t>/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관련자에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법적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절차가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제기된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 w:hint="eastAsia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자신의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책임과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비용으로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법적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절차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방어하고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법적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절차</w:t>
      </w:r>
      <w:r w:rsidRPr="00C11E6B">
        <w:rPr>
          <w:rFonts w:ascii="Times New Roman" w:eastAsiaTheme="minorHAnsi" w:hAnsi="Times New Roman"/>
          <w:sz w:val="22"/>
        </w:rPr>
        <w:t>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및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관련자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완전히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/>
          <w:sz w:val="22"/>
        </w:rPr>
        <w:t>면책시켜야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법적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절차로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인해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및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관련자</w:t>
      </w:r>
      <w:r w:rsidRPr="00C11E6B">
        <w:rPr>
          <w:rFonts w:ascii="Times New Roman" w:eastAsiaTheme="minorHAnsi" w:hAnsi="Times New Roman"/>
          <w:sz w:val="22"/>
        </w:rPr>
        <w:t>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</w:t>
      </w:r>
      <w:r w:rsidRPr="00C11E6B">
        <w:rPr>
          <w:rFonts w:ascii="Times New Roman" w:eastAsiaTheme="minorHAnsi" w:hAnsi="Times New Roman" w:hint="eastAsia"/>
          <w:sz w:val="22"/>
        </w:rPr>
        <w:t>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모든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</w:t>
      </w:r>
      <w:r w:rsidRPr="00C11E6B">
        <w:rPr>
          <w:rFonts w:ascii="Times New Roman" w:eastAsiaTheme="minorHAnsi" w:hAnsi="Times New Roman" w:hint="eastAsia"/>
          <w:sz w:val="22"/>
        </w:rPr>
        <w:t>(</w:t>
      </w:r>
      <w:r w:rsidRPr="00C11E6B">
        <w:rPr>
          <w:rFonts w:ascii="Times New Roman" w:eastAsiaTheme="minorHAnsi" w:hAnsi="Times New Roman" w:hint="eastAsia"/>
          <w:sz w:val="22"/>
        </w:rPr>
        <w:t>변호사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보수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등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비용을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포함함</w:t>
      </w:r>
      <w:r w:rsidRPr="00C11E6B">
        <w:rPr>
          <w:rFonts w:ascii="Times New Roman" w:eastAsiaTheme="minorHAnsi" w:hAnsi="Times New Roman" w:hint="eastAsia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배상해야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F4B4FF6" w14:textId="77777777" w:rsidR="00A63942" w:rsidRPr="00C11E6B" w:rsidRDefault="00A63942" w:rsidP="00A63942">
      <w:pPr>
        <w:pStyle w:val="ad"/>
        <w:spacing w:line="276" w:lineRule="auto"/>
        <w:rPr>
          <w:rFonts w:ascii="Times New Roman" w:eastAsiaTheme="minorHAnsi" w:hAnsi="Times New Roman" w:cs="Times New Roman"/>
          <w:sz w:val="22"/>
        </w:rPr>
      </w:pPr>
    </w:p>
    <w:p w14:paraId="77476602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손해배상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등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09214C2C" w14:textId="77777777" w:rsidR="00A63942" w:rsidRPr="00C11E6B" w:rsidRDefault="00A63942" w:rsidP="00A63942">
      <w:pPr>
        <w:pStyle w:val="a6"/>
        <w:numPr>
          <w:ilvl w:val="0"/>
          <w:numId w:val="2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당사자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일방이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사항들을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고의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과실로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위반함으로써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해당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당사자는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배상해야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D73E7C2" w14:textId="5D19C94D" w:rsidR="00A63942" w:rsidRPr="00C11E6B" w:rsidRDefault="00A63942" w:rsidP="00A63942">
      <w:pPr>
        <w:pStyle w:val="ad"/>
        <w:numPr>
          <w:ilvl w:val="0"/>
          <w:numId w:val="2"/>
        </w:numPr>
        <w:rPr>
          <w:rFonts w:ascii="Times New Roman" w:eastAsiaTheme="majorHAnsi" w:hAnsi="Times New Roman" w:cs="Times New Roman"/>
          <w:sz w:val="22"/>
        </w:rPr>
      </w:pPr>
      <w:r w:rsidRPr="00C11E6B">
        <w:rPr>
          <w:rFonts w:ascii="Times New Roman" w:eastAsiaTheme="majorHAnsi" w:hAnsi="Times New Roman" w:cs="Times New Roman"/>
          <w:sz w:val="22"/>
        </w:rPr>
        <w:t>공급자는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자신</w:t>
      </w:r>
      <w:r w:rsidRPr="00C11E6B">
        <w:rPr>
          <w:rFonts w:ascii="Times New Roman" w:eastAsiaTheme="majorHAnsi" w:hAnsi="Times New Roman" w:cs="Times New Roman"/>
          <w:sz w:val="22"/>
        </w:rPr>
        <w:t>에게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책임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있는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사유</w:t>
      </w:r>
      <w:r w:rsidRPr="00C11E6B">
        <w:rPr>
          <w:rFonts w:ascii="Times New Roman" w:eastAsiaTheme="majorHAnsi" w:hAnsi="Times New Roman" w:cs="Times New Roman"/>
          <w:sz w:val="22"/>
        </w:rPr>
        <w:t>(</w:t>
      </w:r>
      <w:r w:rsidRPr="00C11E6B">
        <w:rPr>
          <w:rFonts w:ascii="Times New Roman" w:eastAsiaTheme="majorHAnsi" w:hAnsi="Times New Roman" w:cs="Times New Roman" w:hint="eastAsia"/>
          <w:sz w:val="22"/>
        </w:rPr>
        <w:t>물품에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하자를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포함함</w:t>
      </w:r>
      <w:r w:rsidRPr="00C11E6B">
        <w:rPr>
          <w:rFonts w:ascii="Times New Roman" w:eastAsiaTheme="majorHAnsi" w:hAnsi="Times New Roman" w:cs="Times New Roman"/>
          <w:sz w:val="22"/>
        </w:rPr>
        <w:t>)</w:t>
      </w:r>
      <w:r w:rsidRPr="00C11E6B">
        <w:rPr>
          <w:rFonts w:ascii="Times New Roman" w:eastAsiaTheme="majorHAnsi" w:hAnsi="Times New Roman" w:cs="Times New Roman"/>
          <w:sz w:val="22"/>
        </w:rPr>
        <w:t>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인해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발주자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및</w:t>
      </w:r>
      <w:r w:rsidRPr="00C11E6B">
        <w:rPr>
          <w:rFonts w:ascii="Times New Roman" w:eastAsiaTheme="majorHAnsi" w:hAnsi="Times New Roman" w:cs="Times New Roman"/>
          <w:sz w:val="22"/>
        </w:rPr>
        <w:t>/</w:t>
      </w:r>
      <w:r w:rsidRPr="00C11E6B">
        <w:rPr>
          <w:rFonts w:ascii="Times New Roman" w:eastAsiaTheme="majorHAnsi" w:hAnsi="Times New Roman" w:cs="Times New Roman"/>
          <w:sz w:val="22"/>
        </w:rPr>
        <w:t>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관련자에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대하여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법적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절차가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제기된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경우에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자신의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책임과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비용으로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법적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방어하고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법적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절차로부터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발주자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및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관련자를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완전히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proofErr w:type="spellStart"/>
      <w:r w:rsidRPr="00C11E6B">
        <w:rPr>
          <w:rFonts w:ascii="Times New Roman" w:eastAsiaTheme="majorHAnsi" w:hAnsi="Times New Roman" w:cs="Times New Roman"/>
          <w:sz w:val="22"/>
        </w:rPr>
        <w:t>면책시켜야</w:t>
      </w:r>
      <w:proofErr w:type="spellEnd"/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하며</w:t>
      </w:r>
      <w:r w:rsidRPr="00C11E6B">
        <w:rPr>
          <w:rFonts w:ascii="Times New Roman" w:eastAsiaTheme="majorHAnsi" w:hAnsi="Times New Roman" w:cs="Times New Roman"/>
          <w:sz w:val="22"/>
        </w:rPr>
        <w:t xml:space="preserve">,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법적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절차로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인해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발주자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및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관련자에게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발생하는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del w:id="62" w:author="FURSYS" w:date="2025-11-24T17:08:00Z">
        <w:r w:rsidRPr="00C11E6B" w:rsidDel="00CD5A3B">
          <w:rPr>
            <w:rFonts w:ascii="Times New Roman" w:eastAsiaTheme="majorHAnsi" w:hAnsi="Times New Roman" w:cs="Times New Roman"/>
            <w:sz w:val="22"/>
          </w:rPr>
          <w:delText>모든</w:delText>
        </w:r>
      </w:del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손해</w:t>
      </w:r>
      <w:r w:rsidRPr="00C11E6B">
        <w:rPr>
          <w:rFonts w:ascii="Times New Roman" w:eastAsiaTheme="majorHAnsi" w:hAnsi="Times New Roman" w:cs="Times New Roman"/>
          <w:sz w:val="22"/>
        </w:rPr>
        <w:t>(</w:t>
      </w:r>
      <w:r w:rsidRPr="00C11E6B">
        <w:rPr>
          <w:rFonts w:ascii="Times New Roman" w:eastAsiaTheme="majorHAnsi" w:hAnsi="Times New Roman" w:cs="Times New Roman"/>
          <w:sz w:val="22"/>
        </w:rPr>
        <w:t>변호사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보수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등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비용을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포함함</w:t>
      </w:r>
      <w:r w:rsidRPr="00C11E6B">
        <w:rPr>
          <w:rFonts w:ascii="Times New Roman" w:eastAsiaTheme="majorHAnsi" w:hAnsi="Times New Roman" w:cs="Times New Roman"/>
          <w:sz w:val="22"/>
        </w:rPr>
        <w:t>)</w:t>
      </w:r>
      <w:r w:rsidRPr="00C11E6B">
        <w:rPr>
          <w:rFonts w:ascii="Times New Roman" w:eastAsiaTheme="majorHAnsi" w:hAnsi="Times New Roman" w:cs="Times New Roman"/>
          <w:sz w:val="22"/>
        </w:rPr>
        <w:t>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배상해야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한다</w:t>
      </w:r>
      <w:r w:rsidRPr="00C11E6B">
        <w:rPr>
          <w:rFonts w:ascii="Times New Roman" w:eastAsiaTheme="majorHAnsi" w:hAnsi="Times New Roman" w:cs="Times New Roman"/>
          <w:sz w:val="22"/>
        </w:rPr>
        <w:t>.</w:t>
      </w:r>
    </w:p>
    <w:p w14:paraId="428EEB06" w14:textId="77777777" w:rsidR="00A63942" w:rsidRPr="00C11E6B" w:rsidRDefault="00A63942" w:rsidP="00A63942">
      <w:pPr>
        <w:pStyle w:val="ad"/>
        <w:numPr>
          <w:ilvl w:val="0"/>
          <w:numId w:val="2"/>
        </w:numPr>
        <w:rPr>
          <w:rFonts w:ascii="Times New Roman" w:eastAsiaTheme="majorHAnsi" w:hAnsi="Times New Roman" w:cs="Times New Roman"/>
          <w:sz w:val="22"/>
        </w:rPr>
      </w:pPr>
      <w:r w:rsidRPr="00C11E6B">
        <w:rPr>
          <w:rFonts w:ascii="Times New Roman" w:eastAsiaTheme="majorHAnsi" w:hAnsi="Times New Roman" w:cs="Times New Roman"/>
          <w:sz w:val="22"/>
        </w:rPr>
        <w:t>공급자는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공급자에게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책임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있는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사유</w:t>
      </w:r>
      <w:r w:rsidRPr="00C11E6B">
        <w:rPr>
          <w:rFonts w:ascii="Times New Roman" w:eastAsiaTheme="majorHAnsi" w:hAnsi="Times New Roman" w:cs="Times New Roman"/>
          <w:sz w:val="22"/>
        </w:rPr>
        <w:t>(</w:t>
      </w:r>
      <w:r w:rsidRPr="00C11E6B">
        <w:rPr>
          <w:rFonts w:ascii="Times New Roman" w:eastAsiaTheme="majorHAnsi" w:hAnsi="Times New Roman" w:cs="Times New Roman" w:hint="eastAsia"/>
          <w:sz w:val="22"/>
        </w:rPr>
        <w:t>물품에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하자를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포함함</w:t>
      </w:r>
      <w:r w:rsidRPr="00C11E6B">
        <w:rPr>
          <w:rFonts w:ascii="Times New Roman" w:eastAsiaTheme="majorHAnsi" w:hAnsi="Times New Roman" w:cs="Times New Roman"/>
          <w:sz w:val="22"/>
        </w:rPr>
        <w:t>)</w:t>
      </w:r>
      <w:r w:rsidRPr="00C11E6B">
        <w:rPr>
          <w:rFonts w:ascii="Times New Roman" w:eastAsiaTheme="majorHAnsi" w:hAnsi="Times New Roman" w:cs="Times New Roman"/>
          <w:sz w:val="22"/>
        </w:rPr>
        <w:t>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인해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발주자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및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관련자에게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손해가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발생하거나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발생할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있는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경우에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손해의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발생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확대를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방지하거나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손해를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경감하기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위하여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합리적으로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요구되는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모든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조치</w:t>
      </w:r>
      <w:r w:rsidRPr="00C11E6B">
        <w:rPr>
          <w:rFonts w:ascii="Times New Roman" w:eastAsiaTheme="majorHAnsi" w:hAnsi="Times New Roman" w:cs="Times New Roman"/>
          <w:sz w:val="22"/>
        </w:rPr>
        <w:t>(</w:t>
      </w:r>
      <w:r w:rsidRPr="00C11E6B">
        <w:rPr>
          <w:rFonts w:ascii="Times New Roman" w:eastAsiaTheme="majorHAnsi" w:hAnsi="Times New Roman" w:cs="Times New Roman"/>
          <w:sz w:val="22"/>
        </w:rPr>
        <w:t>발주자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및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그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관련자나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그</w:t>
      </w:r>
      <w:r w:rsidRPr="00C11E6B">
        <w:rPr>
          <w:rFonts w:ascii="Times New Roman" w:eastAsiaTheme="maj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ajorHAnsi" w:hAnsi="Times New Roman" w:cs="Times New Roman" w:hint="eastAsia"/>
          <w:sz w:val="22"/>
        </w:rPr>
        <w:t>밖의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제</w:t>
      </w:r>
      <w:r w:rsidRPr="00C11E6B">
        <w:rPr>
          <w:rFonts w:ascii="Times New Roman" w:eastAsiaTheme="majorHAnsi" w:hAnsi="Times New Roman" w:cs="Times New Roman"/>
          <w:sz w:val="22"/>
        </w:rPr>
        <w:t>3</w:t>
      </w:r>
      <w:r w:rsidRPr="00C11E6B">
        <w:rPr>
          <w:rFonts w:ascii="Times New Roman" w:eastAsiaTheme="majorHAnsi" w:hAnsi="Times New Roman" w:cs="Times New Roman"/>
          <w:sz w:val="22"/>
        </w:rPr>
        <w:t>자의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조치에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대하여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협력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또는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지원하는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것을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포함함</w:t>
      </w:r>
      <w:r w:rsidRPr="00C11E6B">
        <w:rPr>
          <w:rFonts w:ascii="Times New Roman" w:eastAsiaTheme="majorHAnsi" w:hAnsi="Times New Roman" w:cs="Times New Roman"/>
          <w:sz w:val="22"/>
        </w:rPr>
        <w:t>)</w:t>
      </w:r>
      <w:r w:rsidRPr="00C11E6B">
        <w:rPr>
          <w:rFonts w:ascii="Times New Roman" w:eastAsiaTheme="majorHAnsi" w:hAnsi="Times New Roman" w:cs="Times New Roman"/>
          <w:sz w:val="22"/>
        </w:rPr>
        <w:t>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다하여야</w:t>
      </w:r>
      <w:r w:rsidRPr="00C11E6B">
        <w:rPr>
          <w:rFonts w:ascii="Times New Roman" w:eastAsiaTheme="majorHAnsi" w:hAnsi="Times New Roman" w:cs="Times New Roman"/>
          <w:sz w:val="22"/>
        </w:rPr>
        <w:t xml:space="preserve"> </w:t>
      </w:r>
      <w:r w:rsidRPr="00C11E6B">
        <w:rPr>
          <w:rFonts w:ascii="Times New Roman" w:eastAsiaTheme="majorHAnsi" w:hAnsi="Times New Roman" w:cs="Times New Roman"/>
          <w:sz w:val="22"/>
        </w:rPr>
        <w:t>한다</w:t>
      </w:r>
      <w:r w:rsidRPr="00C11E6B">
        <w:rPr>
          <w:rFonts w:ascii="Times New Roman" w:eastAsiaTheme="majorHAnsi" w:hAnsi="Times New Roman" w:cs="Times New Roman"/>
          <w:sz w:val="22"/>
        </w:rPr>
        <w:t>.</w:t>
      </w:r>
    </w:p>
    <w:p w14:paraId="7FDB0E15" w14:textId="77777777" w:rsidR="00A63942" w:rsidRPr="00C11E6B" w:rsidRDefault="00A63942" w:rsidP="00A63942">
      <w:pPr>
        <w:pStyle w:val="a6"/>
        <w:numPr>
          <w:ilvl w:val="0"/>
          <w:numId w:val="2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발주자는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1</w:t>
      </w:r>
      <w:r w:rsidRPr="00C11E6B">
        <w:rPr>
          <w:rFonts w:ascii="Times New Roman" w:eastAsiaTheme="minorHAnsi" w:hAnsi="Times New Roman" w:hint="eastAsia"/>
          <w:sz w:val="22"/>
        </w:rPr>
        <w:t>항의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손해가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발생하는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경우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공급자에게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지급할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대가에서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해당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손해액을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공제할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있다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11B831B8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62581D82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lastRenderedPageBreak/>
        <w:t>(</w:t>
      </w:r>
      <w:r w:rsidRPr="00C11E6B">
        <w:rPr>
          <w:rFonts w:ascii="Times New Roman" w:eastAsiaTheme="minorHAnsi" w:hAnsi="Times New Roman"/>
          <w:sz w:val="22"/>
          <w:szCs w:val="22"/>
        </w:rPr>
        <w:t>양도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및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하도급의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금지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6970F0DF" w14:textId="77777777" w:rsidR="00A63942" w:rsidRPr="00C11E6B" w:rsidRDefault="00A63942" w:rsidP="00A63942">
      <w:pPr>
        <w:pStyle w:val="a6"/>
        <w:numPr>
          <w:ilvl w:val="0"/>
          <w:numId w:val="6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사전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서면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승인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없이는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3</w:t>
      </w:r>
      <w:r w:rsidRPr="00C11E6B">
        <w:rPr>
          <w:rFonts w:ascii="Times New Roman" w:eastAsiaTheme="minorHAnsi" w:hAnsi="Times New Roman" w:hint="eastAsia"/>
          <w:sz w:val="22"/>
        </w:rPr>
        <w:t>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계약상의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권리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및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의무의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전부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일부를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양도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이전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처분</w:t>
      </w:r>
      <w:r w:rsidRPr="00C11E6B">
        <w:rPr>
          <w:rFonts w:ascii="Times New Roman" w:eastAsiaTheme="minorHAnsi" w:hAnsi="Times New Roman" w:hint="eastAsia"/>
          <w:sz w:val="22"/>
        </w:rPr>
        <w:t>,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담보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목적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제공</w:t>
      </w:r>
      <w:r w:rsidRPr="00C11E6B">
        <w:rPr>
          <w:rFonts w:ascii="Times New Roman" w:eastAsiaTheme="minorHAnsi" w:hAnsi="Times New Roman" w:hint="eastAsia"/>
          <w:sz w:val="22"/>
        </w:rPr>
        <w:t xml:space="preserve">, </w:t>
      </w:r>
      <w:r w:rsidRPr="00C11E6B">
        <w:rPr>
          <w:rFonts w:ascii="Times New Roman" w:eastAsiaTheme="minorHAnsi" w:hAnsi="Times New Roman" w:hint="eastAsia"/>
          <w:sz w:val="22"/>
        </w:rPr>
        <w:t>위탁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등을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할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2CD58363" w14:textId="77777777" w:rsidR="00A63942" w:rsidRPr="00C11E6B" w:rsidRDefault="00A63942" w:rsidP="00A63942">
      <w:pPr>
        <w:pStyle w:val="a6"/>
        <w:numPr>
          <w:ilvl w:val="0"/>
          <w:numId w:val="6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공급자는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발주자의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사전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서면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승인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없이는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제</w:t>
      </w:r>
      <w:r w:rsidRPr="00C11E6B">
        <w:rPr>
          <w:rFonts w:ascii="Times New Roman" w:eastAsiaTheme="minorHAnsi" w:hAnsi="Times New Roman" w:hint="eastAsia"/>
          <w:sz w:val="22"/>
        </w:rPr>
        <w:t>3</w:t>
      </w:r>
      <w:r w:rsidRPr="00C11E6B">
        <w:rPr>
          <w:rFonts w:ascii="Times New Roman" w:eastAsiaTheme="minorHAnsi" w:hAnsi="Times New Roman" w:hint="eastAsia"/>
          <w:sz w:val="22"/>
        </w:rPr>
        <w:t>자에게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계약상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의무의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전부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일부를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 w:hint="eastAsia"/>
          <w:sz w:val="22"/>
        </w:rPr>
        <w:t>하도급할</w:t>
      </w:r>
      <w:proofErr w:type="spellEnd"/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없다</w:t>
      </w:r>
      <w:r w:rsidRPr="00C11E6B">
        <w:rPr>
          <w:rFonts w:ascii="Times New Roman" w:eastAsiaTheme="minorHAnsi" w:hAnsi="Times New Roman" w:hint="eastAsia"/>
          <w:sz w:val="22"/>
        </w:rPr>
        <w:t>.</w:t>
      </w:r>
    </w:p>
    <w:p w14:paraId="161E47C8" w14:textId="77777777" w:rsidR="00A63942" w:rsidRPr="00C11E6B" w:rsidRDefault="00A63942" w:rsidP="00A63942">
      <w:pPr>
        <w:spacing w:line="276" w:lineRule="auto"/>
        <w:rPr>
          <w:rFonts w:ascii="Times New Roman" w:eastAsiaTheme="minorHAnsi" w:hAnsi="Times New Roman"/>
          <w:sz w:val="22"/>
        </w:rPr>
      </w:pPr>
    </w:p>
    <w:p w14:paraId="22B47CD4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계약의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해제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, </w:t>
      </w:r>
      <w:r w:rsidRPr="00C11E6B">
        <w:rPr>
          <w:rFonts w:ascii="Times New Roman" w:eastAsiaTheme="minorHAnsi" w:hAnsi="Times New Roman"/>
          <w:sz w:val="22"/>
          <w:szCs w:val="22"/>
        </w:rPr>
        <w:t>해지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01259B33" w14:textId="77777777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당사자들은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합의에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중도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ABFA043" w14:textId="252960D2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당사자들은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부도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지급불능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파산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압류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처분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회사의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정상적인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운영이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어렵거나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불가능하다고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객관적으로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판단되는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천재지변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불가항력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</w:t>
      </w:r>
      <w:ins w:id="63" w:author="FURSYS" w:date="2025-11-24T17:10:00Z">
        <w:r w:rsidR="00006624">
          <w:rPr>
            <w:rFonts w:ascii="Times New Roman" w:eastAsiaTheme="minorHAnsi" w:hAnsi="Times New Roman" w:hint="eastAsia"/>
            <w:sz w:val="22"/>
          </w:rPr>
          <w:t>의</w:t>
        </w:r>
        <w:r w:rsidR="00006624">
          <w:rPr>
            <w:rFonts w:ascii="Times New Roman" w:eastAsiaTheme="minorHAnsi" w:hAnsi="Times New Roman" w:hint="eastAsia"/>
            <w:sz w:val="22"/>
          </w:rPr>
          <w:t xml:space="preserve"> </w:t>
        </w:r>
        <w:r w:rsidR="00006624">
          <w:rPr>
            <w:rFonts w:ascii="Times New Roman" w:eastAsiaTheme="minorHAnsi" w:hAnsi="Times New Roman" w:hint="eastAsia"/>
            <w:sz w:val="22"/>
          </w:rPr>
          <w:t>지속으</w:t>
        </w:r>
      </w:ins>
      <w:r w:rsidRPr="00C11E6B">
        <w:rPr>
          <w:rFonts w:ascii="Times New Roman" w:eastAsiaTheme="minorHAnsi" w:hAnsi="Times New Roman"/>
          <w:sz w:val="22"/>
        </w:rPr>
        <w:t>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객관적으로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별도의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최고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서면통지로써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즉시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473EEAD" w14:textId="77777777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다음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호의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어느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하나에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해당하는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서면통지로써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E983B01" w14:textId="479BFAF6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공급자가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ins w:id="64" w:author="FURSYS" w:date="2025-11-24T17:16:00Z">
        <w:r w:rsidR="00006624">
          <w:rPr>
            <w:rFonts w:ascii="Times New Roman" w:eastAsiaTheme="minorHAnsi" w:hAnsi="Times New Roman" w:cs="Times New Roman" w:hint="eastAsia"/>
            <w:sz w:val="22"/>
          </w:rPr>
          <w:t>합리적인</w:t>
        </w:r>
        <w:r w:rsidR="00006624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  <w:r w:rsidR="00006624">
          <w:rPr>
            <w:rFonts w:ascii="Times New Roman" w:eastAsiaTheme="minorHAnsi" w:hAnsi="Times New Roman" w:cs="Times New Roman" w:hint="eastAsia"/>
            <w:sz w:val="22"/>
          </w:rPr>
          <w:t>이유없이</w:t>
        </w:r>
        <w:r w:rsidR="00006624">
          <w:rPr>
            <w:rFonts w:ascii="Times New Roman" w:eastAsiaTheme="minorHAnsi" w:hAnsi="Times New Roman" w:cs="Times New Roman" w:hint="eastAsia"/>
            <w:sz w:val="22"/>
          </w:rPr>
          <w:t xml:space="preserve"> </w:t>
        </w:r>
      </w:ins>
      <w:r w:rsidRPr="00C11E6B">
        <w:rPr>
          <w:rFonts w:ascii="Times New Roman" w:eastAsiaTheme="minorHAnsi" w:hAnsi="Times New Roman" w:cs="Times New Roman"/>
          <w:sz w:val="22"/>
        </w:rPr>
        <w:t>공급기</w:t>
      </w:r>
      <w:r w:rsidRPr="00C11E6B">
        <w:rPr>
          <w:rFonts w:ascii="Times New Roman" w:eastAsiaTheme="minorHAnsi" w:hAnsi="Times New Roman" w:cs="Times New Roman" w:hint="eastAsia"/>
          <w:sz w:val="22"/>
        </w:rPr>
        <w:t>한</w:t>
      </w:r>
      <w:r w:rsidRPr="00C11E6B">
        <w:rPr>
          <w:rFonts w:ascii="Times New Roman" w:eastAsiaTheme="minorHAnsi" w:hAnsi="Times New Roman" w:cs="Times New Roman"/>
          <w:sz w:val="22"/>
        </w:rPr>
        <w:t>까지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공급하지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않아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7</w:t>
      </w:r>
      <w:r w:rsidRPr="00C11E6B">
        <w:rPr>
          <w:rFonts w:ascii="Times New Roman" w:eastAsiaTheme="minorHAnsi" w:hAnsi="Times New Roman" w:cs="Times New Roman"/>
          <w:sz w:val="22"/>
        </w:rPr>
        <w:t>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이상의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기간을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정하여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것을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최고하였음에도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불구하고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최고기간이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지나도록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공급하지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않은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211C508F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발주자로부터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하자에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관한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통지를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받은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날로부터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15</w:t>
      </w:r>
      <w:r w:rsidRPr="00C11E6B">
        <w:rPr>
          <w:rFonts w:ascii="Times New Roman" w:eastAsiaTheme="minorHAnsi" w:hAnsi="Times New Roman" w:cs="Times New Roman" w:hint="eastAsia"/>
          <w:sz w:val="22"/>
        </w:rPr>
        <w:t>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이내에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해당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하자에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대한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보수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작업을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개시하지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않을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경우</w:t>
      </w:r>
    </w:p>
    <w:p w14:paraId="564B4475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지체상금의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합계가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총물품대금의</w:t>
      </w:r>
      <w:r w:rsidRPr="00C11E6B">
        <w:rPr>
          <w:rFonts w:ascii="Times New Roman" w:eastAsiaTheme="minorHAnsi" w:hAnsi="Times New Roman" w:cs="Times New Roman"/>
          <w:sz w:val="22"/>
        </w:rPr>
        <w:t xml:space="preserve"> 100</w:t>
      </w:r>
      <w:r w:rsidRPr="00C11E6B">
        <w:rPr>
          <w:rFonts w:ascii="Times New Roman" w:eastAsiaTheme="minorHAnsi" w:hAnsi="Times New Roman" w:cs="Times New Roman"/>
          <w:sz w:val="22"/>
        </w:rPr>
        <w:t>분의</w:t>
      </w:r>
      <w:r w:rsidRPr="00C11E6B">
        <w:rPr>
          <w:rFonts w:ascii="Times New Roman" w:eastAsiaTheme="minorHAnsi" w:hAnsi="Times New Roman" w:cs="Times New Roman"/>
          <w:sz w:val="22"/>
        </w:rPr>
        <w:t xml:space="preserve"> 5</w:t>
      </w:r>
      <w:r w:rsidRPr="00C11E6B">
        <w:rPr>
          <w:rFonts w:ascii="Times New Roman" w:eastAsiaTheme="minorHAnsi" w:hAnsi="Times New Roman" w:cs="Times New Roman"/>
          <w:sz w:val="22"/>
        </w:rPr>
        <w:t>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208E136C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공급자가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체결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당시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물품의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등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이행에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필요한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자격을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적법하게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갖추지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못하였거나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계약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체결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이후에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정부</w:t>
      </w:r>
      <w:r w:rsidRPr="00C11E6B">
        <w:rPr>
          <w:rFonts w:ascii="Times New Roman" w:eastAsiaTheme="minorHAnsi" w:hAnsi="Times New Roman" w:cs="Times New Roman"/>
          <w:sz w:val="22"/>
        </w:rPr>
        <w:t>기관으로부터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등록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면허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인허가에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대한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취소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등의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처분을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받아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필요한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자격을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상실한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058BE4B0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물품공급에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있어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고의적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일정지연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태만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과실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등으로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발주자에게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손해가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발생하거나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공급자가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발주자의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정상적인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관리를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방해하는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불법</w:t>
      </w:r>
      <w:r w:rsidRPr="00C11E6B">
        <w:rPr>
          <w:rFonts w:ascii="Times New Roman" w:eastAsiaTheme="minorHAnsi" w:hAnsi="Times New Roman" w:cs="Times New Roman"/>
          <w:sz w:val="22"/>
        </w:rPr>
        <w:t xml:space="preserve">, </w:t>
      </w:r>
      <w:r w:rsidRPr="00C11E6B">
        <w:rPr>
          <w:rFonts w:ascii="Times New Roman" w:eastAsiaTheme="minorHAnsi" w:hAnsi="Times New Roman" w:cs="Times New Roman"/>
          <w:sz w:val="22"/>
        </w:rPr>
        <w:t>부정행위를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62D0EE3B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 w:hint="eastAsia"/>
          <w:sz w:val="22"/>
        </w:rPr>
        <w:t>공급자가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제</w:t>
      </w:r>
      <w:r w:rsidRPr="00C11E6B">
        <w:rPr>
          <w:rFonts w:ascii="Times New Roman" w:eastAsiaTheme="minorHAnsi" w:hAnsi="Times New Roman" w:cs="Times New Roman" w:hint="eastAsia"/>
          <w:sz w:val="22"/>
        </w:rPr>
        <w:t>15</w:t>
      </w:r>
      <w:r w:rsidRPr="00C11E6B">
        <w:rPr>
          <w:rFonts w:ascii="Times New Roman" w:eastAsiaTheme="minorHAnsi" w:hAnsi="Times New Roman" w:cs="Times New Roman" w:hint="eastAsia"/>
          <w:sz w:val="22"/>
        </w:rPr>
        <w:t>조를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위반한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경우</w:t>
      </w:r>
    </w:p>
    <w:p w14:paraId="0450336A" w14:textId="77777777" w:rsidR="00A63942" w:rsidRPr="00C11E6B" w:rsidRDefault="00A63942" w:rsidP="00A63942">
      <w:pPr>
        <w:pStyle w:val="ad"/>
        <w:numPr>
          <w:ilvl w:val="0"/>
          <w:numId w:val="16"/>
        </w:numPr>
        <w:ind w:left="993" w:hanging="223"/>
        <w:rPr>
          <w:rFonts w:ascii="Times New Roman" w:eastAsiaTheme="minorHAnsi" w:hAnsi="Times New Roman" w:cs="Times New Roman"/>
          <w:sz w:val="22"/>
        </w:rPr>
      </w:pPr>
      <w:r w:rsidRPr="00C11E6B">
        <w:rPr>
          <w:rFonts w:ascii="Times New Roman" w:eastAsiaTheme="minorHAnsi" w:hAnsi="Times New Roman" w:cs="Times New Roman"/>
          <w:sz w:val="22"/>
        </w:rPr>
        <w:t>공급자가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내용</w:t>
      </w:r>
      <w:r w:rsidRPr="00C11E6B">
        <w:rPr>
          <w:rFonts w:ascii="Times New Roman" w:eastAsiaTheme="minorHAnsi" w:hAnsi="Times New Roman" w:cs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cs="Times New Roman" w:hint="eastAsia"/>
          <w:sz w:val="22"/>
        </w:rPr>
        <w:t>또는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관계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법령을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위반함으로써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계약의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목적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달성이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불가능하다고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판단되는</w:t>
      </w:r>
      <w:r w:rsidRPr="00C11E6B">
        <w:rPr>
          <w:rFonts w:ascii="Times New Roman" w:eastAsiaTheme="minorHAnsi" w:hAnsi="Times New Roman" w:cs="Times New Roman"/>
          <w:sz w:val="22"/>
        </w:rPr>
        <w:t xml:space="preserve"> </w:t>
      </w:r>
      <w:r w:rsidRPr="00C11E6B">
        <w:rPr>
          <w:rFonts w:ascii="Times New Roman" w:eastAsiaTheme="minorHAnsi" w:hAnsi="Times New Roman" w:cs="Times New Roman"/>
          <w:sz w:val="22"/>
        </w:rPr>
        <w:t>경우</w:t>
      </w:r>
    </w:p>
    <w:p w14:paraId="13D12527" w14:textId="0E3FD4ED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정당한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물품대금의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지급을</w:t>
      </w:r>
      <w:r w:rsidRPr="00C11E6B">
        <w:rPr>
          <w:rFonts w:ascii="Times New Roman" w:eastAsiaTheme="minorHAnsi" w:hAnsi="Times New Roman"/>
          <w:sz w:val="22"/>
        </w:rPr>
        <w:t xml:space="preserve"> 60</w:t>
      </w:r>
      <w:r w:rsidRPr="00C11E6B">
        <w:rPr>
          <w:rFonts w:ascii="Times New Roman" w:eastAsiaTheme="minorHAnsi" w:hAnsi="Times New Roman"/>
          <w:sz w:val="22"/>
        </w:rPr>
        <w:t>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지연하</w:t>
      </w:r>
      <w:r w:rsidRPr="00C11E6B">
        <w:rPr>
          <w:rFonts w:ascii="Times New Roman" w:eastAsiaTheme="majorHAnsi" w:hAnsi="Times New Roman"/>
          <w:sz w:val="22"/>
        </w:rPr>
        <w:t>여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공급자가</w:t>
      </w:r>
      <w:r w:rsidRPr="00C11E6B">
        <w:rPr>
          <w:rFonts w:ascii="Times New Roman" w:eastAsiaTheme="majorHAnsi" w:hAnsi="Times New Roman"/>
          <w:sz w:val="22"/>
        </w:rPr>
        <w:t xml:space="preserve"> 7</w:t>
      </w:r>
      <w:r w:rsidRPr="00C11E6B">
        <w:rPr>
          <w:rFonts w:ascii="Times New Roman" w:eastAsiaTheme="majorHAnsi" w:hAnsi="Times New Roman"/>
          <w:sz w:val="22"/>
        </w:rPr>
        <w:t>일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이상의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기간을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정하여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지급을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최고하였음에도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불구하고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발주자가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그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최고기간이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지나도록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지급하지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않</w:t>
      </w:r>
      <w:r w:rsidRPr="00C11E6B">
        <w:rPr>
          <w:rFonts w:ascii="Times New Roman" w:eastAsiaTheme="minorHAnsi" w:hAnsi="Times New Roman"/>
          <w:sz w:val="22"/>
        </w:rPr>
        <w:t>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서면통지로써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98B131F" w14:textId="42C9F740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kern w:val="0"/>
          <w:sz w:val="22"/>
          <w:lang w:val="ko"/>
        </w:rPr>
        <w:t>발주자는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경영상의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또는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사업상의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판단으로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공급기</w:t>
      </w:r>
      <w:r w:rsidRPr="00C11E6B">
        <w:rPr>
          <w:rFonts w:ascii="Times New Roman" w:eastAsiaTheme="minorHAnsi" w:hAnsi="Times New Roman" w:hint="eastAsia"/>
          <w:kern w:val="0"/>
          <w:sz w:val="22"/>
          <w:lang w:val="ko"/>
        </w:rPr>
        <w:t>한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,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물품대금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등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계약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내용의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변경이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필요한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경우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상호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hAnsi="Times New Roman"/>
          <w:kern w:val="0"/>
          <w:sz w:val="22"/>
          <w:lang w:val="ko"/>
        </w:rPr>
        <w:t>협의를</w:t>
      </w:r>
      <w:r w:rsidRPr="00C11E6B">
        <w:rPr>
          <w:rFonts w:ascii="Times New Roman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hAnsi="Times New Roman"/>
          <w:kern w:val="0"/>
          <w:sz w:val="22"/>
          <w:lang w:val="ko"/>
        </w:rPr>
        <w:t>거쳐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계약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내용을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변경할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것을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공급자에게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요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lastRenderedPageBreak/>
        <w:t>청할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수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있다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. 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>이때</w:t>
      </w:r>
      <w:r w:rsidRPr="00C11E6B">
        <w:rPr>
          <w:rFonts w:ascii="Times New Roman" w:eastAsiaTheme="minorHAnsi" w:hAnsi="Times New Roman"/>
          <w:kern w:val="0"/>
          <w:sz w:val="22"/>
          <w:lang w:val="ko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요청을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거절하거나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요청한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날로부터</w:t>
      </w:r>
      <w:r w:rsidRPr="00C11E6B">
        <w:rPr>
          <w:rFonts w:ascii="Times New Roman" w:eastAsiaTheme="minorHAnsi" w:hAnsi="Times New Roman"/>
          <w:sz w:val="22"/>
        </w:rPr>
        <w:t xml:space="preserve"> 1</w:t>
      </w:r>
      <w:r w:rsidRPr="00C11E6B">
        <w:rPr>
          <w:rFonts w:ascii="Times New Roman" w:eastAsiaTheme="minorHAnsi" w:hAnsi="Times New Roman"/>
          <w:sz w:val="22"/>
        </w:rPr>
        <w:t>개월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합의가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이루어지지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발주자</w:t>
      </w:r>
      <w:ins w:id="65" w:author="FURSYS" w:date="2025-11-24T17:17:00Z">
        <w:r w:rsidR="00006624">
          <w:rPr>
            <w:rFonts w:ascii="Times New Roman" w:eastAsiaTheme="minorHAnsi" w:hAnsi="Times New Roman" w:hint="eastAsia"/>
            <w:sz w:val="22"/>
          </w:rPr>
          <w:t xml:space="preserve"> </w:t>
        </w:r>
      </w:ins>
      <w:ins w:id="66" w:author="FURSYS" w:date="2025-11-24T17:18:00Z">
        <w:r w:rsidR="00006624">
          <w:rPr>
            <w:rFonts w:ascii="Times New Roman" w:eastAsiaTheme="minorHAnsi" w:hAnsi="Times New Roman" w:hint="eastAsia"/>
            <w:sz w:val="22"/>
          </w:rPr>
          <w:t>또는</w:t>
        </w:r>
        <w:r w:rsidR="00006624">
          <w:rPr>
            <w:rFonts w:ascii="Times New Roman" w:eastAsiaTheme="minorHAnsi" w:hAnsi="Times New Roman" w:hint="eastAsia"/>
            <w:sz w:val="22"/>
          </w:rPr>
          <w:t xml:space="preserve"> </w:t>
        </w:r>
        <w:r w:rsidR="00006624">
          <w:rPr>
            <w:rFonts w:ascii="Times New Roman" w:eastAsiaTheme="minorHAnsi" w:hAnsi="Times New Roman" w:hint="eastAsia"/>
            <w:sz w:val="22"/>
          </w:rPr>
          <w:t>공급자</w:t>
        </w:r>
      </w:ins>
      <w:r w:rsidRPr="00C11E6B">
        <w:rPr>
          <w:rFonts w:ascii="Times New Roman" w:eastAsiaTheme="minorHAnsi" w:hAnsi="Times New Roman"/>
          <w:sz w:val="22"/>
        </w:rPr>
        <w:t>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ins w:id="67" w:author="FURSYS" w:date="2025-11-24T17:18:00Z">
        <w:r w:rsidR="00006624">
          <w:rPr>
            <w:rFonts w:ascii="Times New Roman" w:eastAsiaTheme="minorHAnsi" w:hAnsi="Times New Roman" w:hint="eastAsia"/>
            <w:sz w:val="22"/>
          </w:rPr>
          <w:t>상대방</w:t>
        </w:r>
      </w:ins>
      <w:del w:id="68" w:author="FURSYS" w:date="2025-11-24T17:18:00Z">
        <w:r w:rsidRPr="00C11E6B" w:rsidDel="00006624">
          <w:rPr>
            <w:rFonts w:ascii="Times New Roman" w:eastAsiaTheme="minorHAnsi" w:hAnsi="Times New Roman"/>
            <w:sz w:val="22"/>
          </w:rPr>
          <w:delText>공급자</w:delText>
        </w:r>
      </w:del>
      <w:r w:rsidRPr="00C11E6B">
        <w:rPr>
          <w:rFonts w:ascii="Times New Roman" w:eastAsiaTheme="minorHAnsi" w:hAnsi="Times New Roman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서면통지로써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중도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76970D1" w14:textId="77777777" w:rsidR="00A63942" w:rsidRPr="00C11E6B" w:rsidRDefault="00A63942" w:rsidP="00A63942">
      <w:pPr>
        <w:pStyle w:val="a6"/>
        <w:numPr>
          <w:ilvl w:val="0"/>
          <w:numId w:val="17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귀책사유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손해배상청구에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영향을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미치지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3319D2A0" w14:textId="77777777" w:rsidR="00A63942" w:rsidRPr="00C11E6B" w:rsidRDefault="00A63942" w:rsidP="00A63942">
      <w:pPr>
        <w:tabs>
          <w:tab w:val="right" w:pos="1134"/>
        </w:tabs>
        <w:rPr>
          <w:rFonts w:ascii="Times New Roman" w:eastAsiaTheme="minorHAnsi" w:hAnsi="Times New Roman"/>
          <w:sz w:val="22"/>
        </w:rPr>
      </w:pPr>
    </w:p>
    <w:p w14:paraId="00B20FA8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bookmarkStart w:id="69" w:name="_Hlk118215193"/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지식재산권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4A0F571A" w14:textId="77777777" w:rsidR="00A63942" w:rsidRPr="00C11E6B" w:rsidRDefault="00A63942" w:rsidP="00A63942">
      <w:pPr>
        <w:pStyle w:val="a6"/>
        <w:numPr>
          <w:ilvl w:val="0"/>
          <w:numId w:val="9"/>
        </w:numPr>
        <w:contextualSpacing w:val="0"/>
        <w:rPr>
          <w:rFonts w:ascii="Times New Roman" w:hAnsi="Times New Roman"/>
          <w:sz w:val="22"/>
        </w:rPr>
      </w:pPr>
      <w:r w:rsidRPr="00C11E6B">
        <w:rPr>
          <w:rFonts w:ascii="Times New Roman" w:hAnsi="Times New Roman" w:hint="eastAsia"/>
          <w:sz w:val="22"/>
        </w:rPr>
        <w:t>공급자는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발주자가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물품을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의도된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목적으로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사용할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수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있도록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하기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위하여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포함되었거나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필요한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지식재산권</w:t>
      </w:r>
      <w:r w:rsidRPr="00C11E6B">
        <w:rPr>
          <w:rFonts w:ascii="Times New Roman" w:hAnsi="Times New Roman" w:hint="eastAsia"/>
          <w:sz w:val="22"/>
        </w:rPr>
        <w:t>(</w:t>
      </w:r>
      <w:r w:rsidRPr="00C11E6B">
        <w:rPr>
          <w:rFonts w:ascii="Times New Roman" w:hAnsi="Times New Roman" w:hint="eastAsia"/>
          <w:sz w:val="22"/>
        </w:rPr>
        <w:t>소프트웨어와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관련된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지식재산권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포함</w:t>
      </w:r>
      <w:r w:rsidRPr="00C11E6B">
        <w:rPr>
          <w:rFonts w:ascii="Times New Roman" w:hAnsi="Times New Roman" w:hint="eastAsia"/>
          <w:sz w:val="22"/>
        </w:rPr>
        <w:t>)</w:t>
      </w:r>
      <w:r w:rsidRPr="00C11E6B">
        <w:rPr>
          <w:rFonts w:ascii="Times New Roman" w:hAnsi="Times New Roman" w:hint="eastAsia"/>
          <w:sz w:val="22"/>
        </w:rPr>
        <w:t>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조달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및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유지할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책임을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부담한다</w:t>
      </w:r>
      <w:r w:rsidRPr="00C11E6B">
        <w:rPr>
          <w:rFonts w:ascii="Times New Roman" w:hAnsi="Times New Roman" w:hint="eastAsia"/>
          <w:sz w:val="22"/>
        </w:rPr>
        <w:t>.</w:t>
      </w:r>
    </w:p>
    <w:p w14:paraId="498D6DB1" w14:textId="77777777" w:rsidR="00A63942" w:rsidRPr="00C11E6B" w:rsidRDefault="00A63942" w:rsidP="00A63942">
      <w:pPr>
        <w:pStyle w:val="a6"/>
        <w:numPr>
          <w:ilvl w:val="0"/>
          <w:numId w:val="9"/>
        </w:numPr>
        <w:contextualSpacing w:val="0"/>
        <w:rPr>
          <w:rFonts w:ascii="Times New Roman" w:hAnsi="Times New Roman"/>
          <w:sz w:val="22"/>
        </w:rPr>
      </w:pPr>
      <w:r w:rsidRPr="00C11E6B">
        <w:rPr>
          <w:rFonts w:ascii="Times New Roman" w:hAnsi="Times New Roman" w:hint="eastAsia"/>
          <w:sz w:val="22"/>
        </w:rPr>
        <w:t>제</w:t>
      </w:r>
      <w:r w:rsidRPr="00C11E6B">
        <w:rPr>
          <w:rFonts w:ascii="Times New Roman" w:hAnsi="Times New Roman" w:hint="eastAsia"/>
          <w:sz w:val="22"/>
        </w:rPr>
        <w:t>1</w:t>
      </w:r>
      <w:r w:rsidRPr="00C11E6B">
        <w:rPr>
          <w:rFonts w:ascii="Times New Roman" w:hAnsi="Times New Roman" w:hint="eastAsia"/>
          <w:sz w:val="22"/>
        </w:rPr>
        <w:t>항에도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불구하고</w:t>
      </w:r>
      <w:r w:rsidRPr="00C11E6B">
        <w:rPr>
          <w:rFonts w:ascii="Times New Roman" w:hAnsi="Times New Roman" w:hint="eastAsia"/>
          <w:sz w:val="22"/>
        </w:rPr>
        <w:t>,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발주자는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직접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및</w:t>
      </w:r>
      <w:r w:rsidRPr="00C11E6B">
        <w:rPr>
          <w:rFonts w:ascii="Times New Roman" w:hAnsi="Times New Roman" w:hint="eastAsia"/>
          <w:sz w:val="22"/>
        </w:rPr>
        <w:t>/</w:t>
      </w:r>
      <w:r w:rsidRPr="00C11E6B">
        <w:rPr>
          <w:rFonts w:ascii="Times New Roman" w:hAnsi="Times New Roman" w:hint="eastAsia"/>
          <w:sz w:val="22"/>
        </w:rPr>
        <w:t>또는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그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계열회사를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통하여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공급자가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이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계약의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목적을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위하여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제공한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물품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또는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문서를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사용</w:t>
      </w:r>
      <w:r w:rsidRPr="00C11E6B">
        <w:rPr>
          <w:rFonts w:ascii="Times New Roman" w:hAnsi="Times New Roman" w:hint="eastAsia"/>
          <w:sz w:val="22"/>
        </w:rPr>
        <w:t>(</w:t>
      </w:r>
      <w:r w:rsidRPr="00C11E6B">
        <w:rPr>
          <w:rFonts w:ascii="Times New Roman" w:hAnsi="Times New Roman" w:hint="eastAsia"/>
          <w:sz w:val="22"/>
        </w:rPr>
        <w:t>직접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또는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그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서비스제공자들을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통한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사용</w:t>
      </w:r>
      <w:r w:rsidRPr="00C11E6B">
        <w:rPr>
          <w:rFonts w:ascii="Times New Roman" w:hAnsi="Times New Roman" w:hint="eastAsia"/>
          <w:sz w:val="22"/>
        </w:rPr>
        <w:t>)</w:t>
      </w:r>
      <w:r w:rsidRPr="00C11E6B">
        <w:rPr>
          <w:rFonts w:ascii="Times New Roman" w:hAnsi="Times New Roman" w:hint="eastAsia"/>
          <w:sz w:val="22"/>
        </w:rPr>
        <w:t>할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수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있는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전세계적이고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취소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불가능하며</w:t>
      </w:r>
      <w:r w:rsidRPr="00C11E6B">
        <w:rPr>
          <w:rFonts w:ascii="Times New Roman" w:hAnsi="Times New Roman"/>
          <w:sz w:val="22"/>
        </w:rPr>
        <w:t xml:space="preserve"> </w:t>
      </w:r>
      <w:proofErr w:type="spellStart"/>
      <w:r w:rsidRPr="00C11E6B">
        <w:rPr>
          <w:rFonts w:ascii="Times New Roman" w:hAnsi="Times New Roman" w:hint="eastAsia"/>
          <w:sz w:val="22"/>
        </w:rPr>
        <w:t>비배타적이고</w:t>
      </w:r>
      <w:proofErr w:type="spellEnd"/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이전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불가능하며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영구적인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라이선스</w:t>
      </w:r>
      <w:r w:rsidRPr="00C11E6B">
        <w:rPr>
          <w:rFonts w:ascii="Times New Roman" w:hAnsi="Times New Roman"/>
          <w:sz w:val="22"/>
        </w:rPr>
        <w:t>(</w:t>
      </w:r>
      <w:r w:rsidRPr="00C11E6B">
        <w:rPr>
          <w:rFonts w:ascii="Times New Roman" w:hAnsi="Times New Roman"/>
          <w:sz w:val="22"/>
        </w:rPr>
        <w:t>그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계열</w:t>
      </w:r>
      <w:r w:rsidRPr="00C11E6B">
        <w:rPr>
          <w:rFonts w:ascii="Times New Roman" w:hAnsi="Times New Roman" w:hint="eastAsia"/>
          <w:sz w:val="22"/>
        </w:rPr>
        <w:t>회</w:t>
      </w:r>
      <w:r w:rsidRPr="00C11E6B">
        <w:rPr>
          <w:rFonts w:ascii="Times New Roman" w:hAnsi="Times New Roman"/>
          <w:sz w:val="22"/>
        </w:rPr>
        <w:t>사에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대하여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서브라이선스를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부여할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수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있는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권리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포함</w:t>
      </w:r>
      <w:r w:rsidRPr="00C11E6B">
        <w:rPr>
          <w:rFonts w:ascii="Times New Roman" w:hAnsi="Times New Roman"/>
          <w:sz w:val="22"/>
        </w:rPr>
        <w:t>)</w:t>
      </w:r>
      <w:r w:rsidRPr="00C11E6B">
        <w:rPr>
          <w:rFonts w:ascii="Times New Roman" w:hAnsi="Times New Roman" w:hint="eastAsia"/>
          <w:sz w:val="22"/>
        </w:rPr>
        <w:t>를</w:t>
      </w:r>
      <w:r w:rsidRPr="00C11E6B">
        <w:rPr>
          <w:rFonts w:ascii="Times New Roman" w:hAnsi="Times New Roman" w:hint="eastAsia"/>
          <w:sz w:val="22"/>
        </w:rPr>
        <w:t xml:space="preserve"> </w:t>
      </w:r>
      <w:r w:rsidRPr="00C11E6B">
        <w:rPr>
          <w:rFonts w:ascii="Times New Roman" w:hAnsi="Times New Roman" w:hint="eastAsia"/>
          <w:sz w:val="22"/>
        </w:rPr>
        <w:t>가진다</w:t>
      </w:r>
      <w:r w:rsidRPr="00C11E6B">
        <w:rPr>
          <w:rFonts w:ascii="Times New Roman" w:hAnsi="Times New Roman" w:hint="eastAsia"/>
          <w:sz w:val="22"/>
        </w:rPr>
        <w:t>.</w:t>
      </w:r>
    </w:p>
    <w:p w14:paraId="51B5FE29" w14:textId="77777777" w:rsidR="00A63942" w:rsidRPr="00C11E6B" w:rsidRDefault="00A63942" w:rsidP="00A63942">
      <w:pPr>
        <w:tabs>
          <w:tab w:val="right" w:pos="1134"/>
        </w:tabs>
        <w:spacing w:before="60" w:after="60" w:line="320" w:lineRule="exact"/>
        <w:rPr>
          <w:rFonts w:ascii="Times New Roman" w:eastAsiaTheme="minorHAnsi" w:hAnsi="Times New Roman"/>
          <w:sz w:val="22"/>
        </w:rPr>
      </w:pPr>
    </w:p>
    <w:p w14:paraId="4DE44316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비밀유지의무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48EE74D0" w14:textId="77777777" w:rsidR="00A63942" w:rsidRPr="00C11E6B" w:rsidRDefault="00A63942" w:rsidP="00A63942">
      <w:pPr>
        <w:pStyle w:val="a6"/>
        <w:numPr>
          <w:ilvl w:val="0"/>
          <w:numId w:val="21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당사자들은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 w:hint="eastAsia"/>
          <w:sz w:val="22"/>
        </w:rPr>
        <w:t>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내용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협상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체결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사실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관련된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사항</w:t>
      </w:r>
      <w:r w:rsidRPr="00C11E6B">
        <w:rPr>
          <w:rFonts w:ascii="Times New Roman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체결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과정에서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알게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일체의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자료나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정보를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동의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3</w:t>
      </w:r>
      <w:r w:rsidRPr="00C11E6B">
        <w:rPr>
          <w:rFonts w:ascii="Times New Roman" w:eastAsiaTheme="minorHAnsi" w:hAnsi="Times New Roman"/>
          <w:sz w:val="22"/>
        </w:rPr>
        <w:t>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제공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공표해서는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된다</w:t>
      </w:r>
      <w:r w:rsidRPr="00C11E6B">
        <w:rPr>
          <w:rFonts w:ascii="Times New Roman" w:eastAsiaTheme="minorHAnsi" w:hAnsi="Times New Roman"/>
          <w:sz w:val="22"/>
        </w:rPr>
        <w:t>.</w:t>
      </w:r>
      <w:r w:rsidRPr="00C11E6B">
        <w:rPr>
          <w:rStyle w:val="apple-converted-space"/>
          <w:rFonts w:ascii="Times New Roman" w:eastAsiaTheme="minorHAnsi" w:hAnsi="Times New Roman"/>
          <w:color w:val="222222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다만</w:t>
      </w:r>
      <w:r w:rsidRPr="00C11E6B">
        <w:rPr>
          <w:rFonts w:ascii="Times New Roman" w:eastAsiaTheme="minorHAnsi" w:hAnsi="Times New Roman"/>
          <w:sz w:val="22"/>
        </w:rPr>
        <w:t>,</w:t>
      </w:r>
      <w:r w:rsidRPr="00C11E6B">
        <w:rPr>
          <w:rStyle w:val="apple-converted-space"/>
          <w:rFonts w:ascii="Times New Roman" w:eastAsiaTheme="minorHAnsi" w:hAnsi="Times New Roman"/>
          <w:color w:val="222222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이례적인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경우로서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법령이나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정부기</w:t>
      </w:r>
      <w:r w:rsidRPr="00C11E6B">
        <w:rPr>
          <w:rFonts w:ascii="Times New Roman" w:eastAsiaTheme="minorHAnsi" w:hAnsi="Times New Roman"/>
          <w:sz w:val="22"/>
        </w:rPr>
        <w:t>관의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명령을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준수하기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제공해야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그렇지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않되</w:t>
      </w:r>
      <w:r w:rsidRPr="00C11E6B">
        <w:rPr>
          <w:rFonts w:ascii="Times New Roman" w:eastAsiaTheme="minorHAnsi" w:hAnsi="Times New Roman"/>
          <w:sz w:val="22"/>
        </w:rPr>
        <w:t>,</w:t>
      </w:r>
      <w:r w:rsidRPr="00C11E6B"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법령</w:t>
      </w:r>
      <w:r w:rsidRPr="00C11E6B">
        <w:rPr>
          <w:rFonts w:ascii="Times New Roman" w:eastAsiaTheme="minorHAnsi" w:hAnsi="Times New Roman" w:hint="eastAsia"/>
          <w:sz w:val="22"/>
        </w:rPr>
        <w:t>이나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정부기관의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명령</w:t>
      </w:r>
      <w:r w:rsidRPr="00C11E6B">
        <w:rPr>
          <w:rFonts w:ascii="Times New Roman" w:eastAsiaTheme="minorHAnsi" w:hAnsi="Times New Roman"/>
          <w:sz w:val="22"/>
        </w:rPr>
        <w:t>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위반되지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사전에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통보해야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또한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제공하는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범위도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최소한으로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제한해야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7F0436E3" w14:textId="77777777" w:rsidR="00A63942" w:rsidRPr="00C11E6B" w:rsidRDefault="00A63942" w:rsidP="00A63942">
      <w:pPr>
        <w:pStyle w:val="a6"/>
        <w:numPr>
          <w:ilvl w:val="0"/>
          <w:numId w:val="21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당사자들은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동의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상호</w:t>
      </w:r>
      <w:r w:rsidRPr="00C11E6B">
        <w:rPr>
          <w:rFonts w:ascii="Times New Roman" w:eastAsiaTheme="minorHAnsi" w:hAnsi="Times New Roman"/>
          <w:sz w:val="22"/>
        </w:rPr>
        <w:t>,</w:t>
      </w:r>
      <w:r w:rsidRPr="00C11E6B">
        <w:t xml:space="preserve"> </w:t>
      </w:r>
      <w:r w:rsidRPr="00C11E6B">
        <w:rPr>
          <w:rFonts w:ascii="Times New Roman" w:eastAsiaTheme="minorHAnsi" w:hAnsi="Times New Roman"/>
          <w:sz w:val="22"/>
        </w:rPr>
        <w:t>상표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밖에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특정될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표지를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목적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외의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용도로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사용할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FBA8ECF" w14:textId="77777777" w:rsidR="00A63942" w:rsidRPr="00C11E6B" w:rsidRDefault="00A63942" w:rsidP="00A63942">
      <w:pPr>
        <w:pStyle w:val="a6"/>
        <w:numPr>
          <w:ilvl w:val="0"/>
          <w:numId w:val="21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당사자들은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전부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일부의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완료되거나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해지되는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경우로서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요청이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때에는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상대방으로부터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제공받은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자료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복사본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일체의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자료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포함</w:t>
      </w:r>
      <w:r w:rsidRPr="00C11E6B">
        <w:rPr>
          <w:rFonts w:ascii="Times New Roman" w:eastAsiaTheme="minorHAnsi" w:hAnsi="Times New Roman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즉시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반환해야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3058E38" w14:textId="77777777" w:rsidR="00A63942" w:rsidRPr="00C11E6B" w:rsidRDefault="00A63942" w:rsidP="00A63942">
      <w:pPr>
        <w:pStyle w:val="a6"/>
        <w:numPr>
          <w:ilvl w:val="0"/>
          <w:numId w:val="21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의무는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종료된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이후에도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유효하며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조를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위반한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당사자는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손해를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배상해야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72DA6DA" w14:textId="77777777" w:rsidR="00A63942" w:rsidRPr="00C11E6B" w:rsidRDefault="00A63942" w:rsidP="00A63942">
      <w:pPr>
        <w:spacing w:before="60" w:after="60" w:line="320" w:lineRule="exact"/>
        <w:rPr>
          <w:rFonts w:ascii="Times New Roman" w:eastAsiaTheme="minorHAnsi" w:hAnsi="Times New Roman"/>
          <w:sz w:val="22"/>
        </w:rPr>
      </w:pPr>
    </w:p>
    <w:p w14:paraId="0D66CEFE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proofErr w:type="spellStart"/>
      <w:r w:rsidRPr="00C11E6B">
        <w:rPr>
          <w:rFonts w:ascii="Times New Roman" w:eastAsiaTheme="minorHAnsi" w:hAnsi="Times New Roman"/>
          <w:sz w:val="22"/>
          <w:szCs w:val="22"/>
        </w:rPr>
        <w:t>윤리준수의무</w:t>
      </w:r>
      <w:proofErr w:type="spellEnd"/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3C1F98ED" w14:textId="77777777" w:rsidR="00A63942" w:rsidRPr="00C11E6B" w:rsidRDefault="00A63942" w:rsidP="00A63942">
      <w:pPr>
        <w:pStyle w:val="a6"/>
        <w:numPr>
          <w:ilvl w:val="0"/>
          <w:numId w:val="10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</w:t>
      </w:r>
      <w:r w:rsidRPr="00C11E6B">
        <w:rPr>
          <w:rFonts w:ascii="Times New Roman" w:eastAsiaTheme="minorHAnsi" w:hAnsi="Times New Roman"/>
          <w:sz w:val="22"/>
        </w:rPr>
        <w:t>(</w:t>
      </w:r>
      <w:r w:rsidRPr="00C11E6B">
        <w:rPr>
          <w:rFonts w:ascii="Times New Roman" w:eastAsiaTheme="minorHAnsi" w:hAnsi="Times New Roman"/>
          <w:sz w:val="22"/>
        </w:rPr>
        <w:t>임직원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포함</w:t>
      </w:r>
      <w:r w:rsidRPr="00C11E6B">
        <w:rPr>
          <w:rFonts w:ascii="Times New Roman" w:eastAsiaTheme="minorHAnsi" w:hAnsi="Times New Roman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체결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및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이행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과정에서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관계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법령을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위반</w:t>
      </w:r>
      <w:r w:rsidRPr="00C11E6B">
        <w:rPr>
          <w:rFonts w:ascii="Times New Roman" w:eastAsiaTheme="minorHAnsi" w:hAnsi="Times New Roman" w:hint="eastAsia"/>
          <w:sz w:val="22"/>
        </w:rPr>
        <w:lastRenderedPageBreak/>
        <w:t>하여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불공정행위를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하거나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금품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선물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접대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향응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편의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재산적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경제적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이익을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수수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제공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요구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제안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약속해서는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233A8DD9" w14:textId="77777777" w:rsidR="00A63942" w:rsidRPr="00C11E6B" w:rsidRDefault="00A63942" w:rsidP="00A63942">
      <w:pPr>
        <w:pStyle w:val="a6"/>
        <w:numPr>
          <w:ilvl w:val="0"/>
          <w:numId w:val="10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임직원이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제</w:t>
      </w:r>
      <w:r w:rsidRPr="00C11E6B">
        <w:rPr>
          <w:rFonts w:ascii="Times New Roman" w:eastAsiaTheme="majorHAnsi" w:hAnsi="Times New Roman"/>
          <w:sz w:val="22"/>
        </w:rPr>
        <w:t>1</w:t>
      </w:r>
      <w:r w:rsidRPr="00C11E6B">
        <w:rPr>
          <w:rFonts w:ascii="Times New Roman" w:eastAsiaTheme="majorHAnsi" w:hAnsi="Times New Roman"/>
          <w:sz w:val="22"/>
        </w:rPr>
        <w:t>항을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위반하는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경우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발주자는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계약의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해제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또는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해지</w:t>
      </w:r>
      <w:r w:rsidRPr="00C11E6B">
        <w:rPr>
          <w:rFonts w:ascii="Times New Roman" w:eastAsiaTheme="majorHAnsi" w:hAnsi="Times New Roman"/>
          <w:sz w:val="22"/>
        </w:rPr>
        <w:t xml:space="preserve">, </w:t>
      </w:r>
      <w:r w:rsidRPr="00C11E6B">
        <w:rPr>
          <w:rFonts w:ascii="Times New Roman" w:eastAsiaTheme="majorHAnsi" w:hAnsi="Times New Roman"/>
          <w:sz w:val="22"/>
        </w:rPr>
        <w:t>거래중단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조치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등을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취하거나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향후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계약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체결을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위한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자격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심사상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제반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불이익을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부과할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있다</w:t>
      </w:r>
      <w:r w:rsidRPr="00C11E6B">
        <w:rPr>
          <w:rFonts w:ascii="Times New Roman" w:eastAsiaTheme="majorHAnsi" w:hAnsi="Times New Roman"/>
          <w:sz w:val="22"/>
        </w:rPr>
        <w:t>.</w:t>
      </w:r>
    </w:p>
    <w:p w14:paraId="186077D4" w14:textId="77777777" w:rsidR="00A63942" w:rsidRPr="00C11E6B" w:rsidRDefault="00A63942" w:rsidP="00A63942">
      <w:pPr>
        <w:spacing w:before="60" w:after="60" w:line="320" w:lineRule="exact"/>
        <w:rPr>
          <w:rFonts w:ascii="Times New Roman" w:eastAsiaTheme="minorHAnsi" w:hAnsi="Times New Roman"/>
          <w:sz w:val="22"/>
        </w:rPr>
      </w:pPr>
    </w:p>
    <w:p w14:paraId="47E1CA1F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통지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등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3C13D364" w14:textId="77777777" w:rsidR="00A63942" w:rsidRPr="00C11E6B" w:rsidRDefault="00A63942" w:rsidP="00A63942">
      <w:pPr>
        <w:pStyle w:val="a6"/>
        <w:numPr>
          <w:ilvl w:val="0"/>
          <w:numId w:val="15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관련한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</w:t>
      </w:r>
      <w:r w:rsidRPr="00C11E6B">
        <w:rPr>
          <w:rFonts w:ascii="Times New Roman" w:eastAsiaTheme="minorHAnsi" w:hAnsi="Times New Roman"/>
          <w:sz w:val="22"/>
        </w:rPr>
        <w:t>·</w:t>
      </w:r>
      <w:r w:rsidRPr="00C11E6B">
        <w:rPr>
          <w:rFonts w:ascii="Times New Roman" w:eastAsiaTheme="minorHAnsi" w:hAnsi="Times New Roman"/>
          <w:sz w:val="22"/>
        </w:rPr>
        <w:t>신청</w:t>
      </w:r>
      <w:r w:rsidRPr="00C11E6B">
        <w:rPr>
          <w:rFonts w:ascii="Times New Roman" w:eastAsiaTheme="minorHAnsi" w:hAnsi="Times New Roman"/>
          <w:sz w:val="22"/>
        </w:rPr>
        <w:t>·</w:t>
      </w:r>
      <w:r w:rsidRPr="00C11E6B">
        <w:rPr>
          <w:rFonts w:ascii="Times New Roman" w:hAnsi="Times New Roman"/>
          <w:sz w:val="22"/>
        </w:rPr>
        <w:t>청구</w:t>
      </w:r>
      <w:r w:rsidRPr="00C11E6B">
        <w:rPr>
          <w:rFonts w:ascii="Times New Roman" w:hAnsi="Times New Roman"/>
          <w:sz w:val="22"/>
        </w:rPr>
        <w:t>·</w:t>
      </w:r>
      <w:r w:rsidRPr="00C11E6B">
        <w:rPr>
          <w:rFonts w:ascii="Times New Roman" w:hAnsi="Times New Roman"/>
          <w:sz w:val="22"/>
        </w:rPr>
        <w:t>요구</w:t>
      </w:r>
      <w:r w:rsidRPr="00C11E6B">
        <w:rPr>
          <w:rFonts w:ascii="Times New Roman" w:hAnsi="Times New Roman"/>
          <w:sz w:val="22"/>
        </w:rPr>
        <w:t>·</w:t>
      </w:r>
      <w:r w:rsidRPr="00C11E6B">
        <w:rPr>
          <w:rFonts w:ascii="Times New Roman" w:hAnsi="Times New Roman"/>
          <w:sz w:val="22"/>
        </w:rPr>
        <w:t>회신</w:t>
      </w:r>
      <w:r w:rsidRPr="00C11E6B">
        <w:rPr>
          <w:rFonts w:ascii="Times New Roman" w:hAnsi="Times New Roman"/>
          <w:sz w:val="22"/>
        </w:rPr>
        <w:t>·</w:t>
      </w:r>
      <w:r w:rsidRPr="00C11E6B">
        <w:rPr>
          <w:rFonts w:ascii="Times New Roman" w:hAnsi="Times New Roman"/>
          <w:sz w:val="22"/>
        </w:rPr>
        <w:t>승인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또는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지시</w:t>
      </w:r>
      <w:r w:rsidRPr="00C11E6B">
        <w:rPr>
          <w:rFonts w:ascii="Times New Roman" w:hAnsi="Times New Roman"/>
          <w:sz w:val="22"/>
        </w:rPr>
        <w:t>(</w:t>
      </w:r>
      <w:r w:rsidRPr="00C11E6B">
        <w:rPr>
          <w:rFonts w:ascii="Times New Roman" w:hAnsi="Times New Roman"/>
          <w:sz w:val="22"/>
        </w:rPr>
        <w:t>이하</w:t>
      </w:r>
      <w:r w:rsidRPr="00C11E6B">
        <w:rPr>
          <w:rFonts w:ascii="Times New Roman" w:hAnsi="Times New Roman"/>
          <w:sz w:val="22"/>
        </w:rPr>
        <w:t xml:space="preserve"> ‘</w:t>
      </w:r>
      <w:proofErr w:type="spellStart"/>
      <w:r w:rsidRPr="00C11E6B">
        <w:rPr>
          <w:rFonts w:ascii="Times New Roman" w:hAnsi="Times New Roman"/>
          <w:sz w:val="22"/>
          <w:u w:val="single"/>
        </w:rPr>
        <w:t>통지등</w:t>
      </w:r>
      <w:proofErr w:type="spellEnd"/>
      <w:r w:rsidRPr="00C11E6B">
        <w:rPr>
          <w:rFonts w:ascii="Times New Roman" w:hAnsi="Times New Roman"/>
          <w:sz w:val="22"/>
        </w:rPr>
        <w:t>’)</w:t>
      </w:r>
      <w:r w:rsidRPr="00C11E6B">
        <w:rPr>
          <w:rFonts w:ascii="Times New Roman" w:hAnsi="Times New Roman"/>
          <w:sz w:val="22"/>
        </w:rPr>
        <w:t>는</w:t>
      </w:r>
      <w:r w:rsidRPr="00C11E6B">
        <w:rPr>
          <w:rFonts w:ascii="Times New Roman" w:hAnsi="Times New Roman"/>
          <w:sz w:val="22"/>
        </w:rPr>
        <w:t xml:space="preserve"> </w:t>
      </w:r>
      <w:r w:rsidRPr="00C11E6B">
        <w:rPr>
          <w:rFonts w:ascii="Times New Roman" w:hAnsi="Times New Roman"/>
          <w:sz w:val="22"/>
        </w:rPr>
        <w:t>문서</w:t>
      </w:r>
      <w:r w:rsidRPr="00C11E6B">
        <w:rPr>
          <w:rFonts w:ascii="Times New Roman" w:hAnsi="Times New Roman"/>
          <w:sz w:val="22"/>
        </w:rPr>
        <w:t>(</w:t>
      </w:r>
      <w:r w:rsidRPr="00C11E6B">
        <w:rPr>
          <w:rFonts w:ascii="Times New Roman" w:hAnsi="Times New Roman"/>
          <w:sz w:val="22"/>
        </w:rPr>
        <w:t>우편</w:t>
      </w:r>
      <w:r w:rsidRPr="00C11E6B">
        <w:rPr>
          <w:rFonts w:ascii="Times New Roman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이메일</w:t>
      </w:r>
      <w:r w:rsidRPr="00C11E6B">
        <w:rPr>
          <w:rFonts w:ascii="Times New Roman" w:eastAsiaTheme="minorHAnsi" w:hAnsi="Times New Roman"/>
          <w:sz w:val="22"/>
        </w:rPr>
        <w:t xml:space="preserve">, FAX </w:t>
      </w:r>
      <w:r w:rsidRPr="00C11E6B">
        <w:rPr>
          <w:rFonts w:ascii="Times New Roman" w:eastAsiaTheme="minorHAnsi" w:hAnsi="Times New Roman"/>
          <w:sz w:val="22"/>
        </w:rPr>
        <w:t>등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포함</w:t>
      </w:r>
      <w:r w:rsidRPr="00C11E6B">
        <w:rPr>
          <w:rFonts w:ascii="Times New Roman" w:eastAsiaTheme="minorHAnsi" w:hAnsi="Times New Roman"/>
          <w:sz w:val="22"/>
        </w:rPr>
        <w:t>)</w:t>
      </w:r>
      <w:r w:rsidRPr="00C11E6B">
        <w:rPr>
          <w:rFonts w:ascii="Times New Roman" w:eastAsiaTheme="minorHAnsi" w:hAnsi="Times New Roman"/>
          <w:sz w:val="22"/>
        </w:rPr>
        <w:t>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것을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원칙으로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eastAsiaTheme="minorHAnsi" w:hAnsi="Times New Roman"/>
          <w:sz w:val="22"/>
        </w:rPr>
        <w:t>구두에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등은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문서로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보완되어야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효력이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FA16BC8" w14:textId="77777777" w:rsidR="00A63942" w:rsidRPr="00C11E6B" w:rsidRDefault="00A63942" w:rsidP="00A63942">
      <w:pPr>
        <w:pStyle w:val="a6"/>
        <w:numPr>
          <w:ilvl w:val="0"/>
          <w:numId w:val="15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proofErr w:type="spellStart"/>
      <w:r w:rsidRPr="00C11E6B">
        <w:rPr>
          <w:rFonts w:ascii="Times New Roman" w:eastAsiaTheme="minorHAnsi" w:hAnsi="Times New Roman"/>
          <w:sz w:val="22"/>
        </w:rPr>
        <w:t>통지등은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기재된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주소로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하며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주소를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변경하는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즉시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통지해야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4EB0CA4C" w14:textId="77777777" w:rsidR="00A63942" w:rsidRPr="00C11E6B" w:rsidRDefault="00A63942" w:rsidP="00A63942">
      <w:pPr>
        <w:pStyle w:val="a6"/>
        <w:numPr>
          <w:ilvl w:val="0"/>
          <w:numId w:val="15"/>
        </w:numPr>
        <w:ind w:left="800" w:hanging="400"/>
        <w:contextualSpacing w:val="0"/>
        <w:rPr>
          <w:rFonts w:ascii="Times New Roman" w:eastAsiaTheme="minorHAnsi" w:hAnsi="Times New Roman"/>
          <w:sz w:val="22"/>
        </w:rPr>
      </w:pPr>
      <w:proofErr w:type="spellStart"/>
      <w:r w:rsidRPr="00C11E6B">
        <w:rPr>
          <w:rFonts w:ascii="Times New Roman" w:eastAsiaTheme="minorHAnsi" w:hAnsi="Times New Roman"/>
          <w:sz w:val="22"/>
        </w:rPr>
        <w:t>통지등의</w:t>
      </w:r>
      <w:proofErr w:type="spellEnd"/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효력은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계약문서에서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아니면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상대방에게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도달한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발생한다</w:t>
      </w:r>
      <w:r w:rsidRPr="00C11E6B">
        <w:rPr>
          <w:rFonts w:ascii="Times New Roman" w:eastAsiaTheme="minorHAnsi" w:hAnsi="Times New Roman"/>
          <w:sz w:val="22"/>
        </w:rPr>
        <w:t xml:space="preserve">. </w:t>
      </w:r>
      <w:r w:rsidRPr="00C11E6B">
        <w:rPr>
          <w:rFonts w:ascii="Times New Roman" w:eastAsiaTheme="minorHAnsi" w:hAnsi="Times New Roman"/>
          <w:sz w:val="22"/>
        </w:rPr>
        <w:t>이때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도달일이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영업일이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아닌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다음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날부터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효력이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6F4D9C00" w14:textId="77777777" w:rsidR="00A63942" w:rsidRPr="00C11E6B" w:rsidRDefault="00A63942" w:rsidP="00A63942">
      <w:pPr>
        <w:spacing w:before="60" w:after="60" w:line="320" w:lineRule="exact"/>
        <w:rPr>
          <w:rFonts w:ascii="Times New Roman" w:eastAsiaTheme="minorHAnsi" w:hAnsi="Times New Roman"/>
          <w:sz w:val="22"/>
        </w:rPr>
      </w:pPr>
    </w:p>
    <w:p w14:paraId="0F669667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계약</w:t>
      </w:r>
      <w:r w:rsidRPr="00C11E6B">
        <w:rPr>
          <w:rFonts w:ascii="Times New Roman" w:eastAsiaTheme="minorHAnsi" w:hAnsi="Times New Roman" w:hint="eastAsia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내용의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변경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6DA49E32" w14:textId="77777777" w:rsidR="00A63942" w:rsidRPr="00C11E6B" w:rsidRDefault="00A63942" w:rsidP="00A63942">
      <w:pPr>
        <w:pStyle w:val="a6"/>
        <w:numPr>
          <w:ilvl w:val="0"/>
          <w:numId w:val="5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발주자는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필요한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상호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서면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합의에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변경을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요청할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있으며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이때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정당한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없는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응해야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F55C784" w14:textId="77777777" w:rsidR="00A63942" w:rsidRPr="00C11E6B" w:rsidRDefault="00A63942" w:rsidP="00A63942">
      <w:pPr>
        <w:pStyle w:val="a6"/>
        <w:numPr>
          <w:ilvl w:val="0"/>
          <w:numId w:val="5"/>
        </w:numPr>
        <w:ind w:left="800"/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공급자에게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책임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있는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사유로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인해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내용이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변경되는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경우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물품대금의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증액은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허용되지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않는다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78D40DC2" w14:textId="77777777" w:rsidR="00A63942" w:rsidRPr="00C11E6B" w:rsidRDefault="00A63942" w:rsidP="00A63942">
      <w:pPr>
        <w:spacing w:before="60" w:after="60" w:line="320" w:lineRule="exact"/>
        <w:rPr>
          <w:rFonts w:ascii="Times New Roman" w:eastAsiaTheme="minorHAnsi" w:hAnsi="Times New Roman"/>
          <w:sz w:val="22"/>
        </w:rPr>
      </w:pPr>
    </w:p>
    <w:p w14:paraId="7A20C083" w14:textId="77777777" w:rsidR="00A63942" w:rsidRPr="00C11E6B" w:rsidRDefault="00A63942" w:rsidP="00A63942">
      <w:pPr>
        <w:pStyle w:val="11"/>
        <w:numPr>
          <w:ilvl w:val="0"/>
          <w:numId w:val="19"/>
        </w:numPr>
        <w:tabs>
          <w:tab w:val="num" w:pos="360"/>
        </w:tabs>
        <w:ind w:left="756" w:hanging="756"/>
        <w:rPr>
          <w:rFonts w:ascii="Times New Roman" w:eastAsiaTheme="minorHAnsi" w:hAnsi="Times New Roman"/>
          <w:sz w:val="22"/>
          <w:szCs w:val="22"/>
        </w:rPr>
      </w:pPr>
      <w:r w:rsidRPr="00C11E6B">
        <w:rPr>
          <w:rFonts w:ascii="Times New Roman" w:eastAsiaTheme="minorHAnsi" w:hAnsi="Times New Roman"/>
          <w:sz w:val="22"/>
          <w:szCs w:val="22"/>
        </w:rPr>
        <w:t>(</w:t>
      </w:r>
      <w:r w:rsidRPr="00C11E6B">
        <w:rPr>
          <w:rFonts w:ascii="Times New Roman" w:eastAsiaTheme="minorHAnsi" w:hAnsi="Times New Roman"/>
          <w:sz w:val="22"/>
          <w:szCs w:val="22"/>
        </w:rPr>
        <w:t>분쟁의</w:t>
      </w:r>
      <w:r w:rsidRPr="00C11E6B">
        <w:rPr>
          <w:rFonts w:ascii="Times New Roman" w:eastAsiaTheme="minorHAnsi" w:hAnsi="Times New Roman"/>
          <w:sz w:val="22"/>
          <w:szCs w:val="22"/>
        </w:rPr>
        <w:t xml:space="preserve"> </w:t>
      </w:r>
      <w:r w:rsidRPr="00C11E6B">
        <w:rPr>
          <w:rFonts w:ascii="Times New Roman" w:eastAsiaTheme="minorHAnsi" w:hAnsi="Times New Roman"/>
          <w:sz w:val="22"/>
          <w:szCs w:val="22"/>
        </w:rPr>
        <w:t>해결</w:t>
      </w:r>
      <w:r w:rsidRPr="00C11E6B">
        <w:rPr>
          <w:rFonts w:ascii="Times New Roman" w:eastAsiaTheme="minorHAnsi" w:hAnsi="Times New Roman"/>
          <w:sz w:val="22"/>
          <w:szCs w:val="22"/>
        </w:rPr>
        <w:t>)</w:t>
      </w:r>
    </w:p>
    <w:p w14:paraId="5586574D" w14:textId="77777777" w:rsidR="00A63942" w:rsidRPr="00C11E6B" w:rsidRDefault="00A63942" w:rsidP="00A63942">
      <w:pPr>
        <w:pStyle w:val="a6"/>
        <w:numPr>
          <w:ilvl w:val="0"/>
          <w:numId w:val="14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ajorHAnsi" w:hAnsi="Times New Roman"/>
          <w:sz w:val="22"/>
        </w:rPr>
        <w:t>이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계약은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대한민국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법률에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따라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해석되고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집행된다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1DD00C9A" w14:textId="77777777" w:rsidR="00A63942" w:rsidRPr="00C11E6B" w:rsidRDefault="00A63942" w:rsidP="00A63942">
      <w:pPr>
        <w:pStyle w:val="a6"/>
        <w:numPr>
          <w:ilvl w:val="0"/>
          <w:numId w:val="14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규정된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것을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제외하고는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관련하여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발생하는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분쟁은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당사자가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쌍방의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합의에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해결한다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51802B70" w14:textId="77777777" w:rsidR="00A63942" w:rsidRPr="00C11E6B" w:rsidRDefault="00A63942" w:rsidP="00A63942">
      <w:pPr>
        <w:pStyle w:val="a6"/>
        <w:numPr>
          <w:ilvl w:val="0"/>
          <w:numId w:val="14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2</w:t>
      </w:r>
      <w:r w:rsidRPr="00C11E6B">
        <w:rPr>
          <w:rFonts w:ascii="Times New Roman" w:eastAsiaTheme="minorHAnsi" w:hAnsi="Times New Roman"/>
          <w:sz w:val="22"/>
        </w:rPr>
        <w:t>항의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합의가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성립되지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못할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때에는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법원의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판결에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의하여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분쟁을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해결하되</w:t>
      </w:r>
      <w:r w:rsidRPr="00C11E6B">
        <w:rPr>
          <w:rFonts w:ascii="Times New Roman" w:eastAsiaTheme="minorHAnsi" w:hAnsi="Times New Roman"/>
          <w:sz w:val="22"/>
        </w:rPr>
        <w:t xml:space="preserve">, </w:t>
      </w:r>
      <w:r w:rsidRPr="00C11E6B">
        <w:rPr>
          <w:rFonts w:ascii="Times New Roman" w:eastAsiaTheme="minorHAnsi" w:hAnsi="Times New Roman"/>
          <w:sz w:val="22"/>
        </w:rPr>
        <w:t>서울중앙지방법원을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제</w:t>
      </w:r>
      <w:r w:rsidRPr="00C11E6B">
        <w:rPr>
          <w:rFonts w:ascii="Times New Roman" w:eastAsiaTheme="minorHAnsi" w:hAnsi="Times New Roman"/>
          <w:sz w:val="22"/>
        </w:rPr>
        <w:t>1</w:t>
      </w:r>
      <w:r w:rsidRPr="00C11E6B">
        <w:rPr>
          <w:rFonts w:ascii="Times New Roman" w:eastAsiaTheme="minorHAnsi" w:hAnsi="Times New Roman"/>
          <w:sz w:val="22"/>
        </w:rPr>
        <w:t>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전속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관할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법원으로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정한다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3D0F4A12" w14:textId="77777777" w:rsidR="00A63942" w:rsidRPr="00C11E6B" w:rsidRDefault="00A63942" w:rsidP="00A63942">
      <w:pPr>
        <w:pStyle w:val="a6"/>
        <w:numPr>
          <w:ilvl w:val="0"/>
          <w:numId w:val="14"/>
        </w:numPr>
        <w:contextualSpacing w:val="0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/>
          <w:sz w:val="22"/>
        </w:rPr>
        <w:t>공급자는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관련하여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어떠한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분쟁이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발생하더라도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그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분쟁을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이유로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물품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공급을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중지하거나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중단할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수</w:t>
      </w:r>
      <w:r w:rsidRPr="00C11E6B">
        <w:rPr>
          <w:rFonts w:ascii="Times New Roman" w:eastAsiaTheme="majorHAnsi" w:hAnsi="Times New Roman"/>
          <w:sz w:val="22"/>
        </w:rPr>
        <w:t xml:space="preserve"> </w:t>
      </w:r>
      <w:r w:rsidRPr="00C11E6B">
        <w:rPr>
          <w:rFonts w:ascii="Times New Roman" w:eastAsiaTheme="majorHAnsi" w:hAnsi="Times New Roman"/>
          <w:sz w:val="22"/>
        </w:rPr>
        <w:t>없다</w:t>
      </w:r>
      <w:r w:rsidRPr="00C11E6B">
        <w:rPr>
          <w:rFonts w:ascii="Times New Roman" w:eastAsiaTheme="majorHAnsi" w:hAnsi="Times New Roman"/>
          <w:sz w:val="22"/>
        </w:rPr>
        <w:t>.</w:t>
      </w:r>
      <w:bookmarkEnd w:id="69"/>
    </w:p>
    <w:p w14:paraId="0E995AFA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2C43D268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40EBB25A" w14:textId="77777777" w:rsidR="00A63942" w:rsidRPr="00C11E6B" w:rsidRDefault="00A63942" w:rsidP="00A63942">
      <w:pPr>
        <w:rPr>
          <w:rFonts w:ascii="Times New Roman" w:eastAsiaTheme="minorHAnsi" w:hAnsi="Times New Roman"/>
          <w:b/>
          <w:bCs/>
          <w:sz w:val="22"/>
        </w:rPr>
      </w:pPr>
      <w:r w:rsidRPr="00C11E6B">
        <w:rPr>
          <w:rFonts w:ascii="Times New Roman" w:eastAsiaTheme="minorHAnsi" w:hAnsi="Times New Roman"/>
          <w:b/>
          <w:bCs/>
          <w:sz w:val="22"/>
        </w:rPr>
        <w:t>별첨</w:t>
      </w:r>
      <w:r w:rsidRPr="00C11E6B">
        <w:rPr>
          <w:rFonts w:ascii="Times New Roman" w:eastAsiaTheme="minorHAnsi" w:hAnsi="Times New Roman"/>
          <w:b/>
          <w:bCs/>
          <w:sz w:val="22"/>
        </w:rPr>
        <w:t xml:space="preserve">1. </w:t>
      </w:r>
      <w:r w:rsidRPr="00C11E6B">
        <w:rPr>
          <w:rFonts w:ascii="Times New Roman" w:eastAsiaTheme="minorHAnsi" w:hAnsi="Times New Roman"/>
          <w:b/>
          <w:bCs/>
          <w:sz w:val="22"/>
        </w:rPr>
        <w:t>견적서</w:t>
      </w:r>
    </w:p>
    <w:p w14:paraId="2D2606FB" w14:textId="77777777" w:rsidR="00A63942" w:rsidRPr="00C11E6B" w:rsidRDefault="00A63942" w:rsidP="00A63942">
      <w:pPr>
        <w:rPr>
          <w:rFonts w:ascii="Times New Roman" w:eastAsiaTheme="minorHAnsi" w:hAnsi="Times New Roman"/>
          <w:b/>
          <w:bCs/>
          <w:sz w:val="22"/>
        </w:rPr>
      </w:pPr>
    </w:p>
    <w:p w14:paraId="26E68E52" w14:textId="77777777" w:rsidR="00A63942" w:rsidRPr="00C11E6B" w:rsidRDefault="00A63942" w:rsidP="00A63942">
      <w:pPr>
        <w:rPr>
          <w:rFonts w:ascii="Times New Roman" w:eastAsiaTheme="minorHAnsi" w:hAnsi="Times New Roman"/>
          <w:b/>
          <w:bCs/>
          <w:sz w:val="22"/>
        </w:rPr>
      </w:pPr>
    </w:p>
    <w:p w14:paraId="75EEB009" w14:textId="77777777" w:rsidR="00A63942" w:rsidRPr="00C11E6B" w:rsidRDefault="00A63942" w:rsidP="00A63942">
      <w:pPr>
        <w:jc w:val="center"/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</w:pP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>&lt;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이하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다음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페이지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proofErr w:type="spellStart"/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기명·날인</w:t>
      </w:r>
      <w:proofErr w:type="spellEnd"/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또는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서명을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위한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i/>
          <w:iCs/>
          <w:color w:val="808080" w:themeColor="background1" w:themeShade="80"/>
          <w:sz w:val="22"/>
        </w:rPr>
        <w:t>여백</w:t>
      </w:r>
      <w:r w:rsidRPr="00C11E6B">
        <w:rPr>
          <w:rFonts w:ascii="Times New Roman" w:eastAsiaTheme="minorHAnsi" w:hAnsi="Times New Roman"/>
          <w:i/>
          <w:iCs/>
          <w:color w:val="808080" w:themeColor="background1" w:themeShade="80"/>
          <w:sz w:val="22"/>
        </w:rPr>
        <w:t>&gt;</w:t>
      </w:r>
    </w:p>
    <w:p w14:paraId="60E437B6" w14:textId="77777777" w:rsidR="00A63942" w:rsidRPr="00C11E6B" w:rsidRDefault="00A63942" w:rsidP="00A63942">
      <w:pPr>
        <w:rPr>
          <w:rFonts w:ascii="Times New Roman" w:eastAsiaTheme="minorHAnsi" w:hAnsi="Times New Roman"/>
          <w:color w:val="808080" w:themeColor="background1" w:themeShade="80"/>
          <w:sz w:val="22"/>
        </w:rPr>
        <w:sectPr w:rsidR="00A63942" w:rsidRPr="00C11E6B" w:rsidSect="00A6394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701" w:right="1440" w:bottom="1440" w:left="1440" w:header="851" w:footer="792" w:gutter="0"/>
          <w:cols w:space="425"/>
          <w:docGrid w:linePitch="360"/>
        </w:sectPr>
      </w:pPr>
    </w:p>
    <w:p w14:paraId="2E3A376E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lastRenderedPageBreak/>
        <w:t>당사자들은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계약의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성립</w:t>
      </w:r>
      <w:r w:rsidRPr="00C11E6B">
        <w:rPr>
          <w:rFonts w:ascii="Times New Roman" w:eastAsiaTheme="minorHAnsi" w:hAnsi="Times New Roman"/>
          <w:sz w:val="22"/>
        </w:rPr>
        <w:t>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증명하기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위해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계약서</w:t>
      </w:r>
      <w:r w:rsidRPr="00C11E6B">
        <w:rPr>
          <w:rFonts w:ascii="Times New Roman" w:eastAsiaTheme="minorHAnsi" w:hAnsi="Times New Roman"/>
          <w:sz w:val="22"/>
        </w:rPr>
        <w:t xml:space="preserve"> 2</w:t>
      </w:r>
      <w:r w:rsidRPr="00C11E6B">
        <w:rPr>
          <w:rFonts w:ascii="Times New Roman" w:eastAsiaTheme="minorHAnsi" w:hAnsi="Times New Roman"/>
          <w:sz w:val="22"/>
        </w:rPr>
        <w:t>부를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작성하</w:t>
      </w:r>
      <w:r w:rsidRPr="00C11E6B">
        <w:rPr>
          <w:rFonts w:ascii="Times New Roman" w:eastAsiaTheme="minorHAnsi" w:hAnsi="Times New Roman" w:hint="eastAsia"/>
          <w:sz w:val="22"/>
        </w:rPr>
        <w:t>여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각자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기명</w:t>
      </w:r>
      <w:r w:rsidRPr="00C11E6B">
        <w:rPr>
          <w:rFonts w:ascii="Times New Roman" w:eastAsiaTheme="minorHAnsi" w:hAnsi="Times New Roman"/>
          <w:sz w:val="22"/>
        </w:rPr>
        <w:t>·</w:t>
      </w:r>
      <w:r w:rsidRPr="00C11E6B">
        <w:rPr>
          <w:rFonts w:ascii="Times New Roman" w:eastAsiaTheme="minorHAnsi" w:hAnsi="Times New Roman"/>
          <w:sz w:val="22"/>
        </w:rPr>
        <w:t>날인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또는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서명한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후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각</w:t>
      </w:r>
      <w:r w:rsidRPr="00C11E6B">
        <w:rPr>
          <w:rFonts w:ascii="Times New Roman" w:eastAsiaTheme="minorHAnsi" w:hAnsi="Times New Roman"/>
          <w:sz w:val="22"/>
        </w:rPr>
        <w:t xml:space="preserve"> 1</w:t>
      </w:r>
      <w:r w:rsidRPr="00C11E6B">
        <w:rPr>
          <w:rFonts w:ascii="Times New Roman" w:eastAsiaTheme="minorHAnsi" w:hAnsi="Times New Roman"/>
          <w:sz w:val="22"/>
        </w:rPr>
        <w:t>부씩</w:t>
      </w:r>
      <w:r w:rsidRPr="00C11E6B">
        <w:rPr>
          <w:rFonts w:ascii="Times New Roman" w:eastAsiaTheme="minorHAnsi" w:hAnsi="Times New Roman"/>
          <w:sz w:val="22"/>
        </w:rPr>
        <w:t xml:space="preserve"> </w:t>
      </w:r>
      <w:r w:rsidRPr="00C11E6B">
        <w:rPr>
          <w:rFonts w:ascii="Times New Roman" w:eastAsiaTheme="minorHAnsi" w:hAnsi="Times New Roman"/>
          <w:sz w:val="22"/>
        </w:rPr>
        <w:t>보관한다</w:t>
      </w:r>
      <w:r w:rsidRPr="00C11E6B">
        <w:rPr>
          <w:rFonts w:ascii="Times New Roman" w:eastAsiaTheme="minorHAnsi" w:hAnsi="Times New Roman"/>
          <w:sz w:val="22"/>
        </w:rPr>
        <w:t>.</w:t>
      </w:r>
    </w:p>
    <w:p w14:paraId="0A6D4989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p w14:paraId="1DAAC6B1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</w:pPr>
    </w:p>
    <w:tbl>
      <w:tblPr>
        <w:tblStyle w:val="ae"/>
        <w:tblW w:w="916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627"/>
      </w:tblGrid>
      <w:tr w:rsidR="00A63942" w:rsidRPr="00C11E6B" w14:paraId="287143FF" w14:textId="77777777" w:rsidTr="00320A7C">
        <w:tc>
          <w:tcPr>
            <w:tcW w:w="4536" w:type="dxa"/>
          </w:tcPr>
          <w:p w14:paraId="3B953770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C11E6B">
              <w:rPr>
                <w:rFonts w:ascii="Times New Roman" w:eastAsiaTheme="minorHAnsi"/>
                <w:b/>
                <w:bCs/>
                <w:sz w:val="22"/>
                <w:szCs w:val="22"/>
                <w:u w:val="single"/>
                <w:shd w:val="clear" w:color="auto" w:fill="FFFFFF"/>
              </w:rPr>
              <w:t>발주자</w:t>
            </w:r>
          </w:p>
          <w:p w14:paraId="667C93EF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C11E6B"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  <w:t>쿠팡</w:t>
            </w:r>
            <w:proofErr w:type="spellEnd"/>
            <w:r w:rsidRPr="00C11E6B"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  <w:t xml:space="preserve"> </w:t>
            </w:r>
            <w:r w:rsidRPr="00C11E6B"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  <w:t>주식회사</w:t>
            </w:r>
          </w:p>
          <w:p w14:paraId="54442645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sz w:val="22"/>
              </w:rPr>
            </w:pPr>
            <w:r w:rsidRPr="00C11E6B">
              <w:rPr>
                <w:rFonts w:ascii="Times New Roman" w:eastAsiaTheme="minorHAnsi" w:hAnsi="Times New Roman" w:cs="Times New Roman"/>
                <w:sz w:val="22"/>
              </w:rPr>
              <w:t>서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    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>명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: </w:t>
            </w:r>
          </w:p>
          <w:p w14:paraId="557CF4DD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sz w:val="22"/>
              </w:rPr>
            </w:pPr>
            <w:r w:rsidRPr="00C11E6B">
              <w:rPr>
                <w:rFonts w:ascii="Times New Roman" w:eastAsiaTheme="minorHAnsi" w:hAnsi="Times New Roman" w:cs="Times New Roman"/>
                <w:sz w:val="22"/>
              </w:rPr>
              <w:t>이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    </w:t>
            </w:r>
            <w:proofErr w:type="spellStart"/>
            <w:r w:rsidRPr="00C11E6B">
              <w:rPr>
                <w:rFonts w:ascii="Times New Roman" w:eastAsiaTheme="minorHAnsi" w:hAnsi="Times New Roman" w:cs="Times New Roman"/>
                <w:sz w:val="22"/>
              </w:rPr>
              <w:t>름</w:t>
            </w:r>
            <w:proofErr w:type="spellEnd"/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: </w:t>
            </w:r>
            <w:r w:rsidRPr="00C11E6B">
              <w:rPr>
                <w:rFonts w:ascii="Times New Roman" w:eastAsiaTheme="minorHAnsi" w:hAnsi="Times New Roman" w:cs="Times New Roman" w:hint="eastAsia"/>
                <w:sz w:val="22"/>
              </w:rPr>
              <w:t>John Pham</w:t>
            </w:r>
          </w:p>
          <w:p w14:paraId="35CAAD49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sz w:val="22"/>
              </w:rPr>
            </w:pPr>
            <w:r w:rsidRPr="00C11E6B">
              <w:rPr>
                <w:rFonts w:ascii="Times New Roman" w:eastAsiaTheme="minorHAnsi" w:hAnsi="Times New Roman" w:cs="Times New Roman"/>
                <w:sz w:val="22"/>
              </w:rPr>
              <w:t>직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    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>급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: </w:t>
            </w:r>
            <w:r w:rsidRPr="00C11E6B">
              <w:rPr>
                <w:rFonts w:ascii="Times New Roman" w:eastAsiaTheme="minorHAnsi" w:hAnsi="Times New Roman" w:cs="Times New Roman" w:hint="eastAsia"/>
                <w:sz w:val="22"/>
              </w:rPr>
              <w:t>VP of Global Procurement</w:t>
            </w:r>
          </w:p>
          <w:p w14:paraId="3B668BAF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sz w:val="22"/>
                <w:szCs w:val="22"/>
              </w:rPr>
            </w:pPr>
            <w:r w:rsidRPr="00C11E6B">
              <w:rPr>
                <w:rFonts w:ascii="Times New Roman" w:eastAsiaTheme="minorHAnsi"/>
                <w:sz w:val="22"/>
                <w:szCs w:val="22"/>
              </w:rPr>
              <w:t>서명일자</w:t>
            </w:r>
            <w:r w:rsidRPr="00C11E6B">
              <w:rPr>
                <w:rFonts w:ascii="Times New Roman" w:eastAsiaTheme="minorHAnsi"/>
                <w:sz w:val="22"/>
                <w:szCs w:val="22"/>
              </w:rPr>
              <w:t xml:space="preserve">: </w:t>
            </w:r>
          </w:p>
        </w:tc>
        <w:tc>
          <w:tcPr>
            <w:tcW w:w="4627" w:type="dxa"/>
          </w:tcPr>
          <w:p w14:paraId="68097AF5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C11E6B">
              <w:rPr>
                <w:rFonts w:ascii="Times New Roman" w:eastAsiaTheme="minorHAnsi"/>
                <w:b/>
                <w:bCs/>
                <w:sz w:val="22"/>
                <w:szCs w:val="22"/>
                <w:u w:val="single"/>
                <w:shd w:val="clear" w:color="auto" w:fill="FFFFFF"/>
              </w:rPr>
              <w:t>공급자</w:t>
            </w:r>
          </w:p>
          <w:p w14:paraId="4EBF06A8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C11E6B">
              <w:rPr>
                <w:rFonts w:ascii="Times New Roman" w:eastAsiaTheme="minorHAnsi" w:hint="eastAsia"/>
                <w:b/>
                <w:bCs/>
                <w:sz w:val="22"/>
                <w:szCs w:val="22"/>
              </w:rPr>
              <w:t>주식회사</w:t>
            </w:r>
            <w:r w:rsidRPr="00C11E6B">
              <w:rPr>
                <w:rFonts w:ascii="Times New Roman" w:eastAsiaTheme="minorHAnsi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11E6B">
              <w:rPr>
                <w:rFonts w:ascii="Times New Roman" w:eastAsiaTheme="minorHAnsi" w:hint="eastAsia"/>
                <w:b/>
                <w:bCs/>
                <w:sz w:val="22"/>
                <w:szCs w:val="22"/>
              </w:rPr>
              <w:t>퍼시스</w:t>
            </w:r>
            <w:proofErr w:type="spellEnd"/>
          </w:p>
          <w:p w14:paraId="116F4C53" w14:textId="77777777" w:rsidR="00A63942" w:rsidRPr="00C11E6B" w:rsidRDefault="00A63942" w:rsidP="00320A7C">
            <w:pPr>
              <w:pStyle w:val="ac"/>
              <w:rPr>
                <w:rFonts w:ascii="Times New Roman" w:eastAsiaTheme="minorHAnsi"/>
                <w:sz w:val="22"/>
              </w:rPr>
            </w:pPr>
            <w:r w:rsidRPr="00C11E6B">
              <w:rPr>
                <w:rFonts w:ascii="Times New Roman" w:eastAsiaTheme="minorHAnsi"/>
                <w:sz w:val="22"/>
              </w:rPr>
              <w:t>서</w:t>
            </w:r>
            <w:r w:rsidRPr="00C11E6B">
              <w:rPr>
                <w:rFonts w:ascii="Times New Roman" w:eastAsiaTheme="minorHAnsi"/>
                <w:sz w:val="22"/>
              </w:rPr>
              <w:t xml:space="preserve">    </w:t>
            </w:r>
            <w:r w:rsidRPr="00C11E6B">
              <w:rPr>
                <w:rFonts w:ascii="Times New Roman" w:eastAsiaTheme="minorHAnsi"/>
                <w:sz w:val="22"/>
              </w:rPr>
              <w:t>명</w:t>
            </w:r>
            <w:r w:rsidRPr="00C11E6B">
              <w:rPr>
                <w:rFonts w:ascii="Times New Roman" w:eastAsiaTheme="minorHAnsi"/>
                <w:sz w:val="22"/>
              </w:rPr>
              <w:t xml:space="preserve">: </w:t>
            </w:r>
          </w:p>
          <w:p w14:paraId="75CFD834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sz w:val="22"/>
              </w:rPr>
            </w:pPr>
            <w:r w:rsidRPr="00C11E6B">
              <w:rPr>
                <w:rFonts w:ascii="Times New Roman" w:eastAsiaTheme="minorHAnsi" w:hAnsi="Times New Roman" w:cs="Times New Roman"/>
                <w:sz w:val="22"/>
              </w:rPr>
              <w:t>이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    </w:t>
            </w:r>
            <w:proofErr w:type="spellStart"/>
            <w:r w:rsidRPr="00C11E6B">
              <w:rPr>
                <w:rFonts w:ascii="Times New Roman" w:eastAsiaTheme="minorHAnsi" w:hAnsi="Times New Roman" w:cs="Times New Roman"/>
                <w:sz w:val="22"/>
              </w:rPr>
              <w:t>름</w:t>
            </w:r>
            <w:proofErr w:type="spellEnd"/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: </w:t>
            </w:r>
          </w:p>
          <w:p w14:paraId="41A62ABE" w14:textId="77777777" w:rsidR="00A63942" w:rsidRPr="00C11E6B" w:rsidRDefault="00A63942" w:rsidP="00320A7C">
            <w:pPr>
              <w:pStyle w:val="ad"/>
              <w:rPr>
                <w:rFonts w:ascii="Times New Roman" w:eastAsiaTheme="minorHAnsi" w:hAnsi="Times New Roman" w:cs="Times New Roman"/>
                <w:sz w:val="22"/>
              </w:rPr>
            </w:pPr>
            <w:r w:rsidRPr="00C11E6B">
              <w:rPr>
                <w:rFonts w:ascii="Times New Roman" w:eastAsiaTheme="minorHAnsi" w:hAnsi="Times New Roman" w:cs="Times New Roman"/>
                <w:sz w:val="22"/>
              </w:rPr>
              <w:t>직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    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>급</w:t>
            </w:r>
            <w:r w:rsidRPr="00C11E6B">
              <w:rPr>
                <w:rFonts w:ascii="Times New Roman" w:eastAsiaTheme="minorHAnsi" w:hAnsi="Times New Roman" w:cs="Times New Roman"/>
                <w:sz w:val="22"/>
              </w:rPr>
              <w:t xml:space="preserve">: </w:t>
            </w:r>
          </w:p>
          <w:p w14:paraId="1EC28B93" w14:textId="77777777" w:rsidR="00A63942" w:rsidRPr="00C11E6B" w:rsidRDefault="00A63942" w:rsidP="00320A7C">
            <w:pPr>
              <w:pStyle w:val="ac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242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ascii="Times New Roman" w:eastAsiaTheme="minorHAnsi"/>
                <w:sz w:val="22"/>
                <w:szCs w:val="22"/>
              </w:rPr>
            </w:pPr>
            <w:r w:rsidRPr="00C11E6B">
              <w:rPr>
                <w:rFonts w:ascii="Times New Roman" w:eastAsiaTheme="minorHAnsi"/>
                <w:sz w:val="22"/>
                <w:szCs w:val="22"/>
              </w:rPr>
              <w:t>서명일자</w:t>
            </w:r>
            <w:r w:rsidRPr="00C11E6B">
              <w:rPr>
                <w:rFonts w:ascii="Times New Roman" w:eastAsiaTheme="minorHAnsi"/>
                <w:sz w:val="22"/>
                <w:szCs w:val="22"/>
              </w:rPr>
              <w:t xml:space="preserve">: </w:t>
            </w:r>
          </w:p>
        </w:tc>
      </w:tr>
    </w:tbl>
    <w:p w14:paraId="1C4A4CF4" w14:textId="77777777" w:rsidR="00A63942" w:rsidRPr="00C11E6B" w:rsidRDefault="00A63942" w:rsidP="00A63942">
      <w:pPr>
        <w:rPr>
          <w:rFonts w:ascii="Times New Roman" w:eastAsiaTheme="minorHAnsi" w:hAnsi="Times New Roman"/>
          <w:sz w:val="22"/>
        </w:rPr>
        <w:sectPr w:rsidR="00A63942" w:rsidRPr="00C11E6B" w:rsidSect="00A63942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701" w:right="1440" w:bottom="1440" w:left="1440" w:header="851" w:footer="792" w:gutter="0"/>
          <w:cols w:space="425"/>
          <w:docGrid w:linePitch="360"/>
        </w:sectPr>
      </w:pPr>
    </w:p>
    <w:p w14:paraId="6976F2C5" w14:textId="77777777" w:rsidR="00A63942" w:rsidRPr="00C11E6B" w:rsidRDefault="00A63942" w:rsidP="00A63942">
      <w:pPr>
        <w:spacing w:line="360" w:lineRule="auto"/>
        <w:rPr>
          <w:rFonts w:ascii="Times New Roman" w:eastAsiaTheme="minorHAnsi" w:hAnsi="Times New Roman"/>
          <w:b/>
          <w:bCs/>
          <w:sz w:val="22"/>
          <w:u w:val="single"/>
        </w:rPr>
      </w:pPr>
      <w:r w:rsidRPr="00C11E6B">
        <w:rPr>
          <w:rFonts w:ascii="Times New Roman" w:eastAsiaTheme="minorHAnsi" w:hAnsi="Times New Roman" w:hint="eastAsia"/>
          <w:b/>
          <w:bCs/>
          <w:sz w:val="22"/>
          <w:u w:val="single"/>
        </w:rPr>
        <w:lastRenderedPageBreak/>
        <w:t>별첨</w:t>
      </w:r>
      <w:r w:rsidRPr="00C11E6B">
        <w:rPr>
          <w:rFonts w:ascii="Times New Roman" w:eastAsiaTheme="minorHAnsi" w:hAnsi="Times New Roman" w:hint="eastAsia"/>
          <w:b/>
          <w:bCs/>
          <w:sz w:val="22"/>
          <w:u w:val="single"/>
        </w:rPr>
        <w:t>1.</w:t>
      </w:r>
      <w:r w:rsidRPr="00C11E6B">
        <w:rPr>
          <w:rFonts w:ascii="Times New Roman" w:eastAsiaTheme="minorHAnsi" w:hAnsi="Times New Roman"/>
          <w:b/>
          <w:bCs/>
          <w:sz w:val="22"/>
          <w:u w:val="single"/>
        </w:rPr>
        <w:t xml:space="preserve"> </w:t>
      </w:r>
      <w:r w:rsidRPr="00C11E6B">
        <w:rPr>
          <w:rFonts w:ascii="Times New Roman" w:eastAsiaTheme="minorHAnsi" w:hAnsi="Times New Roman" w:hint="eastAsia"/>
          <w:b/>
          <w:bCs/>
          <w:sz w:val="22"/>
          <w:u w:val="single"/>
        </w:rPr>
        <w:t>견적서</w:t>
      </w:r>
    </w:p>
    <w:p w14:paraId="134C705F" w14:textId="77777777" w:rsidR="00A63942" w:rsidRPr="00C11E6B" w:rsidRDefault="00A63942" w:rsidP="00A63942">
      <w:pPr>
        <w:spacing w:line="360" w:lineRule="auto"/>
        <w:rPr>
          <w:rFonts w:ascii="Times New Roman" w:eastAsiaTheme="minorHAnsi" w:hAnsi="Times New Roman"/>
          <w:b/>
          <w:bCs/>
          <w:sz w:val="22"/>
          <w:u w:val="single"/>
        </w:rPr>
      </w:pPr>
    </w:p>
    <w:p w14:paraId="767FA933" w14:textId="77777777" w:rsidR="00A63942" w:rsidRPr="000E3EAE" w:rsidRDefault="00A63942" w:rsidP="00A63942">
      <w:pPr>
        <w:spacing w:line="360" w:lineRule="auto"/>
        <w:rPr>
          <w:rFonts w:ascii="Times New Roman" w:eastAsiaTheme="minorHAnsi" w:hAnsi="Times New Roman"/>
          <w:sz w:val="22"/>
        </w:rPr>
      </w:pPr>
      <w:r w:rsidRPr="00C11E6B">
        <w:rPr>
          <w:rFonts w:ascii="Times New Roman" w:eastAsiaTheme="minorHAnsi" w:hAnsi="Times New Roman" w:hint="eastAsia"/>
          <w:sz w:val="22"/>
        </w:rPr>
        <w:t>별도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파일로</w:t>
      </w:r>
      <w:r w:rsidRPr="00C11E6B">
        <w:rPr>
          <w:rFonts w:ascii="Times New Roman" w:eastAsiaTheme="minorHAnsi" w:hAnsi="Times New Roman" w:hint="eastAsia"/>
          <w:sz w:val="22"/>
        </w:rPr>
        <w:t xml:space="preserve"> </w:t>
      </w:r>
      <w:r w:rsidRPr="00C11E6B">
        <w:rPr>
          <w:rFonts w:ascii="Times New Roman" w:eastAsiaTheme="minorHAnsi" w:hAnsi="Times New Roman" w:hint="eastAsia"/>
          <w:sz w:val="22"/>
        </w:rPr>
        <w:t>첨부</w:t>
      </w:r>
    </w:p>
    <w:p w14:paraId="6FEA620A" w14:textId="77777777" w:rsidR="008B0720" w:rsidRDefault="008B0720"/>
    <w:sectPr w:rsidR="008B0720" w:rsidSect="00A6394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701" w:right="1440" w:bottom="1440" w:left="1440" w:header="851" w:footer="792" w:gutter="0"/>
      <w:pgNumType w:start="1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FURSYS" w:date="2025-11-24T16:39:00Z" w:initials="F">
    <w:p w14:paraId="50293D29" w14:textId="3A19D210" w:rsidR="00A8201D" w:rsidRDefault="00A8201D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책임의 범위가 과도하게 넓습니다.</w:t>
      </w:r>
      <w:r>
        <w:br/>
      </w:r>
      <w:r>
        <w:rPr>
          <w:rFonts w:hint="eastAsia"/>
        </w:rPr>
        <w:t xml:space="preserve">직접손해로 범위를 조정하실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>.</w:t>
      </w:r>
      <w:r>
        <w:t xml:space="preserve"> </w:t>
      </w:r>
    </w:p>
  </w:comment>
  <w:comment w:id="7" w:author="FURSYS" w:date="2025-11-24T16:44:00Z" w:initials="F">
    <w:p w14:paraId="55F13A1C" w14:textId="3A72C088" w:rsidR="006748B9" w:rsidRDefault="006748B9">
      <w:pPr>
        <w:pStyle w:val="af1"/>
      </w:pPr>
      <w:r>
        <w:rPr>
          <w:rStyle w:val="af0"/>
        </w:rPr>
        <w:annotationRef/>
      </w:r>
      <w:r w:rsidR="008D4781">
        <w:rPr>
          <w:rFonts w:hint="eastAsia"/>
        </w:rPr>
        <w:t>검수기간이</w:t>
      </w:r>
      <w:r w:rsidR="008D4781">
        <w:t xml:space="preserve"> </w:t>
      </w:r>
      <w:proofErr w:type="spellStart"/>
      <w:r w:rsidR="008D4781">
        <w:rPr>
          <w:rFonts w:hint="eastAsia"/>
        </w:rPr>
        <w:t>퍼시스와</w:t>
      </w:r>
      <w:proofErr w:type="spellEnd"/>
      <w:r w:rsidR="008D4781">
        <w:rPr>
          <w:rFonts w:hint="eastAsia"/>
        </w:rPr>
        <w:t xml:space="preserve"> 상이하며 다소 깁니다.</w:t>
      </w:r>
      <w:r w:rsidR="008D4781">
        <w:t xml:space="preserve"> </w:t>
      </w:r>
      <w:r w:rsidR="008D4781">
        <w:rPr>
          <w:rFonts w:hint="eastAsia"/>
        </w:rPr>
        <w:t xml:space="preserve">협의 후 수정하실 것을 </w:t>
      </w:r>
      <w:proofErr w:type="spellStart"/>
      <w:r w:rsidR="008D4781">
        <w:rPr>
          <w:rFonts w:hint="eastAsia"/>
        </w:rPr>
        <w:t>제안드립니다</w:t>
      </w:r>
      <w:proofErr w:type="spellEnd"/>
      <w:r w:rsidR="008D4781">
        <w:rPr>
          <w:rFonts w:hint="eastAsia"/>
        </w:rPr>
        <w:t>.</w:t>
      </w:r>
      <w:r w:rsidR="008D4781">
        <w:t xml:space="preserve"> </w:t>
      </w:r>
    </w:p>
  </w:comment>
  <w:comment w:id="48" w:author="FURSYS" w:date="2025-11-24T16:56:00Z" w:initials="F">
    <w:p w14:paraId="4AED657D" w14:textId="77A8E910" w:rsidR="002F121D" w:rsidRDefault="002F121D">
      <w:pPr>
        <w:pStyle w:val="af1"/>
      </w:pPr>
      <w:r>
        <w:rPr>
          <w:rStyle w:val="af0"/>
        </w:rPr>
        <w:annotationRef/>
      </w:r>
      <w:proofErr w:type="spellStart"/>
      <w:r w:rsidR="008D4781">
        <w:rPr>
          <w:rFonts w:hint="eastAsia"/>
        </w:rPr>
        <w:t>퍼시스와</w:t>
      </w:r>
      <w:proofErr w:type="spellEnd"/>
      <w:r w:rsidR="008D4781">
        <w:rPr>
          <w:rFonts w:hint="eastAsia"/>
        </w:rPr>
        <w:t xml:space="preserve"> 기준과 상이합니다.</w:t>
      </w:r>
      <w:r w:rsidR="008D4781">
        <w:t xml:space="preserve"> </w:t>
      </w:r>
      <w:r w:rsidR="008D4781">
        <w:rPr>
          <w:rFonts w:hint="eastAsia"/>
        </w:rPr>
        <w:t xml:space="preserve">협의 후 조정하여 작성하실 것을 </w:t>
      </w:r>
      <w:proofErr w:type="spellStart"/>
      <w:r w:rsidR="008D4781">
        <w:rPr>
          <w:rFonts w:hint="eastAsia"/>
        </w:rPr>
        <w:t>제안드립니다</w:t>
      </w:r>
      <w:proofErr w:type="spellEnd"/>
      <w:r w:rsidR="008D4781">
        <w:rPr>
          <w:rFonts w:hint="eastAsia"/>
        </w:rPr>
        <w:t>.</w:t>
      </w:r>
      <w:r w:rsidR="008D4781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0293D29" w15:done="0"/>
  <w15:commentEx w15:paraId="55F13A1C" w15:done="0"/>
  <w15:commentEx w15:paraId="4AED657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0293D29" w16cid:durableId="2CCF08CD"/>
  <w16cid:commentId w16cid:paraId="55F13A1C" w16cid:durableId="2CCF09F5"/>
  <w16cid:commentId w16cid:paraId="4AED657D" w16cid:durableId="2CCF0C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9664A9" w14:textId="77777777" w:rsidR="001531D1" w:rsidRDefault="001531D1" w:rsidP="00A63942">
      <w:r>
        <w:separator/>
      </w:r>
    </w:p>
  </w:endnote>
  <w:endnote w:type="continuationSeparator" w:id="0">
    <w:p w14:paraId="55F1D0CB" w14:textId="77777777" w:rsidR="001531D1" w:rsidRDefault="001531D1" w:rsidP="00A6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553ED" w14:textId="3892BE72" w:rsidR="00A63942" w:rsidRDefault="00A6394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5B89B" w14:textId="2A4E3307" w:rsidR="00A63942" w:rsidRPr="00AA5984" w:rsidRDefault="00A63942" w:rsidP="00AA5984">
    <w:pPr>
      <w:pStyle w:val="ab"/>
      <w:jc w:val="center"/>
      <w:rPr>
        <w:rFonts w:ascii="Times New Roman" w:hAnsi="Times New Roman"/>
      </w:rPr>
    </w:pPr>
    <w:r w:rsidRPr="00AA5984">
      <w:rPr>
        <w:rFonts w:ascii="Times New Roman" w:hAnsi="Times New Roman"/>
      </w:rPr>
      <w:t>물품공급계약서</w:t>
    </w:r>
    <w:r w:rsidRPr="00AA5984">
      <w:rPr>
        <w:rFonts w:ascii="Times New Roman" w:hAnsi="Times New Roman"/>
      </w:rPr>
      <w:t xml:space="preserve"> – </w:t>
    </w:r>
    <w:sdt>
      <w:sdtPr>
        <w:rPr>
          <w:rFonts w:ascii="Times New Roman" w:hAnsi="Times New Roman"/>
        </w:rPr>
        <w:id w:val="1815687923"/>
        <w:docPartObj>
          <w:docPartGallery w:val="Page Numbers (Bottom of Page)"/>
          <w:docPartUnique/>
        </w:docPartObj>
      </w:sdtPr>
      <w:sdtEndPr/>
      <w:sdtContent>
        <w:r w:rsidRPr="00AA5984">
          <w:rPr>
            <w:rFonts w:ascii="Times New Roman" w:hAnsi="Times New Roman"/>
          </w:rPr>
          <w:fldChar w:fldCharType="begin"/>
        </w:r>
        <w:r w:rsidRPr="00AA5984">
          <w:rPr>
            <w:rFonts w:ascii="Times New Roman" w:hAnsi="Times New Roman"/>
          </w:rPr>
          <w:instrText>PAGE   \* MERGEFORMAT</w:instrText>
        </w:r>
        <w:r w:rsidRPr="00AA5984">
          <w:rPr>
            <w:rFonts w:ascii="Times New Roman" w:hAnsi="Times New Roman"/>
          </w:rPr>
          <w:fldChar w:fldCharType="separate"/>
        </w:r>
        <w:r w:rsidRPr="00AA5984">
          <w:rPr>
            <w:rFonts w:ascii="Times New Roman" w:hAnsi="Times New Roman"/>
            <w:lang w:val="ko-KR"/>
          </w:rPr>
          <w:t>2</w:t>
        </w:r>
        <w:r w:rsidRPr="00AA5984">
          <w:rPr>
            <w:rFonts w:ascii="Times New Roman" w:hAnsi="Times New Roman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7886A" w14:textId="4F3D7BAE" w:rsidR="00A63942" w:rsidRDefault="00A63942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7670D5" w14:textId="30AE1D02" w:rsidR="00A63942" w:rsidRDefault="00A63942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48741" w14:textId="77258813" w:rsidR="00A63942" w:rsidRPr="00F8363D" w:rsidRDefault="00A63942" w:rsidP="00F8363D">
    <w:pPr>
      <w:pStyle w:val="ab"/>
      <w:jc w:val="center"/>
    </w:pPr>
    <w:proofErr w:type="spellStart"/>
    <w:r>
      <w:rPr>
        <w:rFonts w:hint="eastAsia"/>
      </w:rPr>
      <w:t>기명</w:t>
    </w:r>
    <w:r w:rsidRPr="00F8363D">
      <w:rPr>
        <w:rFonts w:hint="eastAsia"/>
      </w:rPr>
      <w:t>·</w:t>
    </w:r>
    <w:r>
      <w:rPr>
        <w:rFonts w:hint="eastAsia"/>
      </w:rPr>
      <w:t>날인</w:t>
    </w:r>
    <w:proofErr w:type="spellEnd"/>
    <w:r>
      <w:rPr>
        <w:rFonts w:hint="eastAsia"/>
      </w:rPr>
      <w:t>/서명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51DBF" w14:textId="5593B0F5" w:rsidR="00A63942" w:rsidRDefault="00A63942">
    <w:pPr>
      <w:pStyle w:val="ab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5B11B" w14:textId="362E8EF3" w:rsidR="00A63942" w:rsidRDefault="00A63942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42051" w14:textId="28DCE2AB" w:rsidR="00A63942" w:rsidRPr="00AA5984" w:rsidRDefault="00A63942" w:rsidP="00AA5984">
    <w:pPr>
      <w:pStyle w:val="ab"/>
      <w:jc w:val="center"/>
      <w:rPr>
        <w:rFonts w:ascii="Times New Roman" w:hAnsi="Times New Roman"/>
      </w:rPr>
    </w:pPr>
    <w:r w:rsidRPr="00AA5984">
      <w:rPr>
        <w:rFonts w:ascii="Times New Roman" w:hAnsi="Times New Roman"/>
      </w:rPr>
      <w:t>별첨</w:t>
    </w:r>
    <w:r w:rsidRPr="00AA5984">
      <w:rPr>
        <w:rFonts w:ascii="Times New Roman" w:hAnsi="Times New Roman"/>
      </w:rPr>
      <w:t xml:space="preserve">1. </w:t>
    </w:r>
    <w:r w:rsidRPr="00AA5984">
      <w:rPr>
        <w:rFonts w:ascii="Times New Roman" w:hAnsi="Times New Roman"/>
      </w:rPr>
      <w:t>견적서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C0A12" w14:textId="112570A4" w:rsidR="00A63942" w:rsidRDefault="00A6394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51FDB" w14:textId="77777777" w:rsidR="001531D1" w:rsidRDefault="001531D1" w:rsidP="00A63942">
      <w:r>
        <w:separator/>
      </w:r>
    </w:p>
  </w:footnote>
  <w:footnote w:type="continuationSeparator" w:id="0">
    <w:p w14:paraId="2075316F" w14:textId="77777777" w:rsidR="001531D1" w:rsidRDefault="001531D1" w:rsidP="00A6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B0EAD" w14:textId="544A24CC" w:rsidR="00A63942" w:rsidRDefault="00A6394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D6C5B" w14:textId="690D13FB" w:rsidR="00A63942" w:rsidRPr="006D72D6" w:rsidRDefault="00A63942" w:rsidP="008078F0">
    <w:pPr>
      <w:pStyle w:val="aa"/>
      <w:ind w:firstLineChars="4400" w:firstLine="7040"/>
      <w:jc w:val="righ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7969D" w14:textId="4B51289C" w:rsidR="00A63942" w:rsidRDefault="00A63942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C12B1" w14:textId="0E2A7DD9" w:rsidR="00A63942" w:rsidRDefault="00A63942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6241D" w14:textId="0459403A" w:rsidR="00A63942" w:rsidRDefault="00A63942">
    <w:pPr>
      <w:pStyle w:val="a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96A10" w14:textId="1C888B3B" w:rsidR="00A63942" w:rsidRDefault="00A63942">
    <w:pPr>
      <w:pStyle w:val="aa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E1EB0" w14:textId="201E95EF" w:rsidR="00A63942" w:rsidRDefault="00A63942">
    <w:pPr>
      <w:pStyle w:val="aa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EE3B1" w14:textId="0EA05D9E" w:rsidR="00A63942" w:rsidRDefault="00A63942">
    <w:pPr>
      <w:pStyle w:val="aa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8BFD0" w14:textId="40468AE4" w:rsidR="00A63942" w:rsidRDefault="00A6394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D4A5C"/>
    <w:multiLevelType w:val="hybridMultilevel"/>
    <w:tmpl w:val="302A4A18"/>
    <w:lvl w:ilvl="0" w:tplc="2D6004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F21E62"/>
    <w:multiLevelType w:val="hybridMultilevel"/>
    <w:tmpl w:val="1DF4783C"/>
    <w:lvl w:ilvl="0" w:tplc="7B6C5E44">
      <w:start w:val="1"/>
      <w:numFmt w:val="decimalEnclosedCircle"/>
      <w:lvlText w:val="%1"/>
      <w:lvlJc w:val="left"/>
      <w:pPr>
        <w:ind w:left="8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60" w:hanging="400"/>
      </w:pPr>
    </w:lvl>
    <w:lvl w:ilvl="2" w:tplc="0409001B" w:tentative="1">
      <w:start w:val="1"/>
      <w:numFmt w:val="lowerRoman"/>
      <w:lvlText w:val="%3."/>
      <w:lvlJc w:val="right"/>
      <w:pPr>
        <w:ind w:left="1660" w:hanging="400"/>
      </w:pPr>
    </w:lvl>
    <w:lvl w:ilvl="3" w:tplc="0409000F" w:tentative="1">
      <w:start w:val="1"/>
      <w:numFmt w:val="decimal"/>
      <w:lvlText w:val="%4."/>
      <w:lvlJc w:val="left"/>
      <w:pPr>
        <w:ind w:left="2060" w:hanging="400"/>
      </w:pPr>
    </w:lvl>
    <w:lvl w:ilvl="4" w:tplc="04090019" w:tentative="1">
      <w:start w:val="1"/>
      <w:numFmt w:val="upperLetter"/>
      <w:lvlText w:val="%5."/>
      <w:lvlJc w:val="left"/>
      <w:pPr>
        <w:ind w:left="2460" w:hanging="400"/>
      </w:pPr>
    </w:lvl>
    <w:lvl w:ilvl="5" w:tplc="0409001B" w:tentative="1">
      <w:start w:val="1"/>
      <w:numFmt w:val="lowerRoman"/>
      <w:lvlText w:val="%6."/>
      <w:lvlJc w:val="right"/>
      <w:pPr>
        <w:ind w:left="2860" w:hanging="400"/>
      </w:pPr>
    </w:lvl>
    <w:lvl w:ilvl="6" w:tplc="0409000F" w:tentative="1">
      <w:start w:val="1"/>
      <w:numFmt w:val="decimal"/>
      <w:lvlText w:val="%7."/>
      <w:lvlJc w:val="left"/>
      <w:pPr>
        <w:ind w:left="3260" w:hanging="400"/>
      </w:pPr>
    </w:lvl>
    <w:lvl w:ilvl="7" w:tplc="04090019" w:tentative="1">
      <w:start w:val="1"/>
      <w:numFmt w:val="upperLetter"/>
      <w:lvlText w:val="%8."/>
      <w:lvlJc w:val="left"/>
      <w:pPr>
        <w:ind w:left="3660" w:hanging="400"/>
      </w:pPr>
    </w:lvl>
    <w:lvl w:ilvl="8" w:tplc="0409001B" w:tentative="1">
      <w:start w:val="1"/>
      <w:numFmt w:val="lowerRoman"/>
      <w:lvlText w:val="%9."/>
      <w:lvlJc w:val="right"/>
      <w:pPr>
        <w:ind w:left="4060" w:hanging="400"/>
      </w:pPr>
    </w:lvl>
  </w:abstractNum>
  <w:abstractNum w:abstractNumId="2" w15:restartNumberingAfterBreak="0">
    <w:nsid w:val="0F793704"/>
    <w:multiLevelType w:val="hybridMultilevel"/>
    <w:tmpl w:val="B87C0F02"/>
    <w:lvl w:ilvl="0" w:tplc="7B6C5E4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2E5029A"/>
    <w:multiLevelType w:val="hybridMultilevel"/>
    <w:tmpl w:val="D4988478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79B54A3"/>
    <w:multiLevelType w:val="hybridMultilevel"/>
    <w:tmpl w:val="69F2F1E8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8691AA1"/>
    <w:multiLevelType w:val="hybridMultilevel"/>
    <w:tmpl w:val="ACFCD00A"/>
    <w:lvl w:ilvl="0" w:tplc="7B6C5E44">
      <w:start w:val="1"/>
      <w:numFmt w:val="decimalEnclosedCircle"/>
      <w:lvlText w:val="%1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5C12843"/>
    <w:multiLevelType w:val="hybridMultilevel"/>
    <w:tmpl w:val="69F2F1E8"/>
    <w:lvl w:ilvl="0" w:tplc="FFFFFFFF">
      <w:start w:val="1"/>
      <w:numFmt w:val="decimalEnclosedCircle"/>
      <w:lvlText w:val="%1"/>
      <w:lvlJc w:val="left"/>
      <w:pPr>
        <w:ind w:left="1200" w:hanging="400"/>
      </w:p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28B01375"/>
    <w:multiLevelType w:val="hybridMultilevel"/>
    <w:tmpl w:val="C45A2E84"/>
    <w:lvl w:ilvl="0" w:tplc="E82EB39C">
      <w:start w:val="1"/>
      <w:numFmt w:val="decimal"/>
      <w:lvlText w:val="제%1조"/>
      <w:lvlJc w:val="left"/>
      <w:pPr>
        <w:ind w:left="6353" w:hanging="400"/>
      </w:pPr>
      <w:rPr>
        <w:rFonts w:hint="eastAsia"/>
        <w:b/>
        <w:bCs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913E2B"/>
    <w:multiLevelType w:val="hybridMultilevel"/>
    <w:tmpl w:val="D4988478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1914E86"/>
    <w:multiLevelType w:val="hybridMultilevel"/>
    <w:tmpl w:val="1DF4783C"/>
    <w:lvl w:ilvl="0" w:tplc="FFFFFFFF">
      <w:start w:val="1"/>
      <w:numFmt w:val="decimalEnclosedCircle"/>
      <w:lvlText w:val="%1"/>
      <w:lvlJc w:val="left"/>
      <w:pPr>
        <w:ind w:left="82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60" w:hanging="400"/>
      </w:pPr>
    </w:lvl>
    <w:lvl w:ilvl="2" w:tplc="FFFFFFFF" w:tentative="1">
      <w:start w:val="1"/>
      <w:numFmt w:val="lowerRoman"/>
      <w:lvlText w:val="%3."/>
      <w:lvlJc w:val="right"/>
      <w:pPr>
        <w:ind w:left="1660" w:hanging="400"/>
      </w:pPr>
    </w:lvl>
    <w:lvl w:ilvl="3" w:tplc="FFFFFFFF" w:tentative="1">
      <w:start w:val="1"/>
      <w:numFmt w:val="decimal"/>
      <w:lvlText w:val="%4."/>
      <w:lvlJc w:val="left"/>
      <w:pPr>
        <w:ind w:left="2060" w:hanging="400"/>
      </w:pPr>
    </w:lvl>
    <w:lvl w:ilvl="4" w:tplc="FFFFFFFF" w:tentative="1">
      <w:start w:val="1"/>
      <w:numFmt w:val="upperLetter"/>
      <w:lvlText w:val="%5."/>
      <w:lvlJc w:val="left"/>
      <w:pPr>
        <w:ind w:left="2460" w:hanging="400"/>
      </w:pPr>
    </w:lvl>
    <w:lvl w:ilvl="5" w:tplc="FFFFFFFF" w:tentative="1">
      <w:start w:val="1"/>
      <w:numFmt w:val="lowerRoman"/>
      <w:lvlText w:val="%6."/>
      <w:lvlJc w:val="right"/>
      <w:pPr>
        <w:ind w:left="2860" w:hanging="400"/>
      </w:pPr>
    </w:lvl>
    <w:lvl w:ilvl="6" w:tplc="FFFFFFFF" w:tentative="1">
      <w:start w:val="1"/>
      <w:numFmt w:val="decimal"/>
      <w:lvlText w:val="%7."/>
      <w:lvlJc w:val="left"/>
      <w:pPr>
        <w:ind w:left="3260" w:hanging="400"/>
      </w:pPr>
    </w:lvl>
    <w:lvl w:ilvl="7" w:tplc="FFFFFFFF" w:tentative="1">
      <w:start w:val="1"/>
      <w:numFmt w:val="upperLetter"/>
      <w:lvlText w:val="%8."/>
      <w:lvlJc w:val="left"/>
      <w:pPr>
        <w:ind w:left="3660" w:hanging="400"/>
      </w:pPr>
    </w:lvl>
    <w:lvl w:ilvl="8" w:tplc="FFFFFFFF" w:tentative="1">
      <w:start w:val="1"/>
      <w:numFmt w:val="lowerRoman"/>
      <w:lvlText w:val="%9."/>
      <w:lvlJc w:val="right"/>
      <w:pPr>
        <w:ind w:left="4060" w:hanging="400"/>
      </w:pPr>
    </w:lvl>
  </w:abstractNum>
  <w:abstractNum w:abstractNumId="10" w15:restartNumberingAfterBreak="0">
    <w:nsid w:val="332D74E4"/>
    <w:multiLevelType w:val="hybridMultilevel"/>
    <w:tmpl w:val="6DA6D522"/>
    <w:lvl w:ilvl="0" w:tplc="FFFFFFFF">
      <w:start w:val="1"/>
      <w:numFmt w:val="decimal"/>
      <w:lvlText w:val="%1."/>
      <w:lvlJc w:val="left"/>
      <w:pPr>
        <w:ind w:left="1651" w:hanging="400"/>
      </w:pPr>
    </w:lvl>
    <w:lvl w:ilvl="1" w:tplc="FFFFFFFF" w:tentative="1">
      <w:start w:val="1"/>
      <w:numFmt w:val="upperLetter"/>
      <w:lvlText w:val="%2."/>
      <w:lvlJc w:val="left"/>
      <w:pPr>
        <w:ind w:left="2051" w:hanging="400"/>
      </w:pPr>
    </w:lvl>
    <w:lvl w:ilvl="2" w:tplc="FFFFFFFF" w:tentative="1">
      <w:start w:val="1"/>
      <w:numFmt w:val="lowerRoman"/>
      <w:lvlText w:val="%3."/>
      <w:lvlJc w:val="right"/>
      <w:pPr>
        <w:ind w:left="2451" w:hanging="400"/>
      </w:pPr>
    </w:lvl>
    <w:lvl w:ilvl="3" w:tplc="FFFFFFFF" w:tentative="1">
      <w:start w:val="1"/>
      <w:numFmt w:val="decimal"/>
      <w:lvlText w:val="%4."/>
      <w:lvlJc w:val="left"/>
      <w:pPr>
        <w:ind w:left="2851" w:hanging="400"/>
      </w:pPr>
    </w:lvl>
    <w:lvl w:ilvl="4" w:tplc="FFFFFFFF" w:tentative="1">
      <w:start w:val="1"/>
      <w:numFmt w:val="upperLetter"/>
      <w:lvlText w:val="%5."/>
      <w:lvlJc w:val="left"/>
      <w:pPr>
        <w:ind w:left="3251" w:hanging="400"/>
      </w:pPr>
    </w:lvl>
    <w:lvl w:ilvl="5" w:tplc="FFFFFFFF" w:tentative="1">
      <w:start w:val="1"/>
      <w:numFmt w:val="lowerRoman"/>
      <w:lvlText w:val="%6."/>
      <w:lvlJc w:val="right"/>
      <w:pPr>
        <w:ind w:left="3651" w:hanging="400"/>
      </w:pPr>
    </w:lvl>
    <w:lvl w:ilvl="6" w:tplc="FFFFFFFF" w:tentative="1">
      <w:start w:val="1"/>
      <w:numFmt w:val="decimal"/>
      <w:lvlText w:val="%7."/>
      <w:lvlJc w:val="left"/>
      <w:pPr>
        <w:ind w:left="4051" w:hanging="400"/>
      </w:pPr>
    </w:lvl>
    <w:lvl w:ilvl="7" w:tplc="FFFFFFFF" w:tentative="1">
      <w:start w:val="1"/>
      <w:numFmt w:val="upperLetter"/>
      <w:lvlText w:val="%8."/>
      <w:lvlJc w:val="left"/>
      <w:pPr>
        <w:ind w:left="4451" w:hanging="400"/>
      </w:pPr>
    </w:lvl>
    <w:lvl w:ilvl="8" w:tplc="FFFFFFFF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1" w15:restartNumberingAfterBreak="0">
    <w:nsid w:val="3B7E176F"/>
    <w:multiLevelType w:val="hybridMultilevel"/>
    <w:tmpl w:val="33AC967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BC940DA"/>
    <w:multiLevelType w:val="hybridMultilevel"/>
    <w:tmpl w:val="A51E0692"/>
    <w:lvl w:ilvl="0" w:tplc="7B6C5E44">
      <w:start w:val="1"/>
      <w:numFmt w:val="decimalEnclosedCircle"/>
      <w:lvlText w:val="%1"/>
      <w:lvlJc w:val="left"/>
      <w:pPr>
        <w:ind w:left="-22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-1840" w:hanging="400"/>
      </w:pPr>
    </w:lvl>
    <w:lvl w:ilvl="2" w:tplc="0409001B" w:tentative="1">
      <w:start w:val="1"/>
      <w:numFmt w:val="lowerRoman"/>
      <w:lvlText w:val="%3."/>
      <w:lvlJc w:val="right"/>
      <w:pPr>
        <w:ind w:left="-1440" w:hanging="400"/>
      </w:pPr>
    </w:lvl>
    <w:lvl w:ilvl="3" w:tplc="0409000F" w:tentative="1">
      <w:start w:val="1"/>
      <w:numFmt w:val="decimal"/>
      <w:lvlText w:val="%4."/>
      <w:lvlJc w:val="left"/>
      <w:pPr>
        <w:ind w:left="-1040" w:hanging="400"/>
      </w:pPr>
    </w:lvl>
    <w:lvl w:ilvl="4" w:tplc="04090019" w:tentative="1">
      <w:start w:val="1"/>
      <w:numFmt w:val="upperLetter"/>
      <w:lvlText w:val="%5."/>
      <w:lvlJc w:val="left"/>
      <w:pPr>
        <w:ind w:left="-640" w:hanging="400"/>
      </w:pPr>
    </w:lvl>
    <w:lvl w:ilvl="5" w:tplc="0409001B" w:tentative="1">
      <w:start w:val="1"/>
      <w:numFmt w:val="lowerRoman"/>
      <w:lvlText w:val="%6."/>
      <w:lvlJc w:val="right"/>
      <w:pPr>
        <w:ind w:left="-240" w:hanging="400"/>
      </w:pPr>
    </w:lvl>
    <w:lvl w:ilvl="6" w:tplc="0409000F" w:tentative="1">
      <w:start w:val="1"/>
      <w:numFmt w:val="decimal"/>
      <w:lvlText w:val="%7."/>
      <w:lvlJc w:val="left"/>
      <w:pPr>
        <w:ind w:left="160" w:hanging="400"/>
      </w:pPr>
    </w:lvl>
    <w:lvl w:ilvl="7" w:tplc="04090019" w:tentative="1">
      <w:start w:val="1"/>
      <w:numFmt w:val="upperLetter"/>
      <w:lvlText w:val="%8."/>
      <w:lvlJc w:val="left"/>
      <w:pPr>
        <w:ind w:left="560" w:hanging="400"/>
      </w:pPr>
    </w:lvl>
    <w:lvl w:ilvl="8" w:tplc="0409001B" w:tentative="1">
      <w:start w:val="1"/>
      <w:numFmt w:val="lowerRoman"/>
      <w:lvlText w:val="%9."/>
      <w:lvlJc w:val="right"/>
      <w:pPr>
        <w:ind w:left="960" w:hanging="400"/>
      </w:pPr>
    </w:lvl>
  </w:abstractNum>
  <w:abstractNum w:abstractNumId="13" w15:restartNumberingAfterBreak="0">
    <w:nsid w:val="405F3B80"/>
    <w:multiLevelType w:val="hybridMultilevel"/>
    <w:tmpl w:val="CF267610"/>
    <w:lvl w:ilvl="0" w:tplc="FFFFFFFF">
      <w:start w:val="1"/>
      <w:numFmt w:val="decimalEnclosedCircle"/>
      <w:lvlText w:val="%1"/>
      <w:lvlJc w:val="left"/>
      <w:pPr>
        <w:ind w:left="3943" w:hanging="400"/>
      </w:pPr>
    </w:lvl>
    <w:lvl w:ilvl="1" w:tplc="FFFFFFFF" w:tentative="1">
      <w:start w:val="1"/>
      <w:numFmt w:val="upperLetter"/>
      <w:lvlText w:val="%2."/>
      <w:lvlJc w:val="left"/>
      <w:pPr>
        <w:ind w:left="4343" w:hanging="400"/>
      </w:pPr>
    </w:lvl>
    <w:lvl w:ilvl="2" w:tplc="FFFFFFFF" w:tentative="1">
      <w:start w:val="1"/>
      <w:numFmt w:val="lowerRoman"/>
      <w:lvlText w:val="%3."/>
      <w:lvlJc w:val="right"/>
      <w:pPr>
        <w:ind w:left="4743" w:hanging="400"/>
      </w:pPr>
    </w:lvl>
    <w:lvl w:ilvl="3" w:tplc="FFFFFFFF" w:tentative="1">
      <w:start w:val="1"/>
      <w:numFmt w:val="decimal"/>
      <w:lvlText w:val="%4."/>
      <w:lvlJc w:val="left"/>
      <w:pPr>
        <w:ind w:left="5143" w:hanging="400"/>
      </w:pPr>
    </w:lvl>
    <w:lvl w:ilvl="4" w:tplc="FFFFFFFF" w:tentative="1">
      <w:start w:val="1"/>
      <w:numFmt w:val="upperLetter"/>
      <w:lvlText w:val="%5."/>
      <w:lvlJc w:val="left"/>
      <w:pPr>
        <w:ind w:left="5543" w:hanging="400"/>
      </w:pPr>
    </w:lvl>
    <w:lvl w:ilvl="5" w:tplc="FFFFFFFF" w:tentative="1">
      <w:start w:val="1"/>
      <w:numFmt w:val="lowerRoman"/>
      <w:lvlText w:val="%6."/>
      <w:lvlJc w:val="right"/>
      <w:pPr>
        <w:ind w:left="5943" w:hanging="400"/>
      </w:pPr>
    </w:lvl>
    <w:lvl w:ilvl="6" w:tplc="FFFFFFFF" w:tentative="1">
      <w:start w:val="1"/>
      <w:numFmt w:val="decimal"/>
      <w:lvlText w:val="%7."/>
      <w:lvlJc w:val="left"/>
      <w:pPr>
        <w:ind w:left="6343" w:hanging="400"/>
      </w:pPr>
    </w:lvl>
    <w:lvl w:ilvl="7" w:tplc="FFFFFFFF" w:tentative="1">
      <w:start w:val="1"/>
      <w:numFmt w:val="upperLetter"/>
      <w:lvlText w:val="%8."/>
      <w:lvlJc w:val="left"/>
      <w:pPr>
        <w:ind w:left="6743" w:hanging="400"/>
      </w:pPr>
    </w:lvl>
    <w:lvl w:ilvl="8" w:tplc="FFFFFFFF" w:tentative="1">
      <w:start w:val="1"/>
      <w:numFmt w:val="lowerRoman"/>
      <w:lvlText w:val="%9."/>
      <w:lvlJc w:val="right"/>
      <w:pPr>
        <w:ind w:left="7143" w:hanging="400"/>
      </w:pPr>
    </w:lvl>
  </w:abstractNum>
  <w:abstractNum w:abstractNumId="14" w15:restartNumberingAfterBreak="0">
    <w:nsid w:val="44E70CCC"/>
    <w:multiLevelType w:val="hybridMultilevel"/>
    <w:tmpl w:val="D4988478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2F24878"/>
    <w:multiLevelType w:val="hybridMultilevel"/>
    <w:tmpl w:val="61C89882"/>
    <w:lvl w:ilvl="0" w:tplc="0409000F">
      <w:start w:val="1"/>
      <w:numFmt w:val="decimal"/>
      <w:lvlText w:val="%1.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6" w15:restartNumberingAfterBreak="0">
    <w:nsid w:val="5F5339B0"/>
    <w:multiLevelType w:val="hybridMultilevel"/>
    <w:tmpl w:val="62FE3FDA"/>
    <w:lvl w:ilvl="0" w:tplc="90EAF6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00C085D"/>
    <w:multiLevelType w:val="hybridMultilevel"/>
    <w:tmpl w:val="D4988478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1F53026"/>
    <w:multiLevelType w:val="hybridMultilevel"/>
    <w:tmpl w:val="33AC967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5526D"/>
    <w:multiLevelType w:val="hybridMultilevel"/>
    <w:tmpl w:val="E47632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7E0D78"/>
    <w:multiLevelType w:val="hybridMultilevel"/>
    <w:tmpl w:val="D4988478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52605A1"/>
    <w:multiLevelType w:val="hybridMultilevel"/>
    <w:tmpl w:val="6DA6D522"/>
    <w:lvl w:ilvl="0" w:tplc="0409000F">
      <w:start w:val="1"/>
      <w:numFmt w:val="decimal"/>
      <w:lvlText w:val="%1."/>
      <w:lvlJc w:val="left"/>
      <w:pPr>
        <w:ind w:left="1167" w:hanging="400"/>
      </w:pPr>
    </w:lvl>
    <w:lvl w:ilvl="1" w:tplc="04090019" w:tentative="1">
      <w:start w:val="1"/>
      <w:numFmt w:val="upperLetter"/>
      <w:lvlText w:val="%2."/>
      <w:lvlJc w:val="left"/>
      <w:pPr>
        <w:ind w:left="1567" w:hanging="400"/>
      </w:pPr>
    </w:lvl>
    <w:lvl w:ilvl="2" w:tplc="0409001B" w:tentative="1">
      <w:start w:val="1"/>
      <w:numFmt w:val="lowerRoman"/>
      <w:lvlText w:val="%3."/>
      <w:lvlJc w:val="right"/>
      <w:pPr>
        <w:ind w:left="1967" w:hanging="400"/>
      </w:pPr>
    </w:lvl>
    <w:lvl w:ilvl="3" w:tplc="0409000F" w:tentative="1">
      <w:start w:val="1"/>
      <w:numFmt w:val="decimal"/>
      <w:lvlText w:val="%4."/>
      <w:lvlJc w:val="left"/>
      <w:pPr>
        <w:ind w:left="2367" w:hanging="400"/>
      </w:pPr>
    </w:lvl>
    <w:lvl w:ilvl="4" w:tplc="04090019" w:tentative="1">
      <w:start w:val="1"/>
      <w:numFmt w:val="upperLetter"/>
      <w:lvlText w:val="%5."/>
      <w:lvlJc w:val="left"/>
      <w:pPr>
        <w:ind w:left="2767" w:hanging="400"/>
      </w:pPr>
    </w:lvl>
    <w:lvl w:ilvl="5" w:tplc="0409001B" w:tentative="1">
      <w:start w:val="1"/>
      <w:numFmt w:val="lowerRoman"/>
      <w:lvlText w:val="%6."/>
      <w:lvlJc w:val="right"/>
      <w:pPr>
        <w:ind w:left="3167" w:hanging="400"/>
      </w:pPr>
    </w:lvl>
    <w:lvl w:ilvl="6" w:tplc="0409000F" w:tentative="1">
      <w:start w:val="1"/>
      <w:numFmt w:val="decimal"/>
      <w:lvlText w:val="%7."/>
      <w:lvlJc w:val="left"/>
      <w:pPr>
        <w:ind w:left="3567" w:hanging="400"/>
      </w:pPr>
    </w:lvl>
    <w:lvl w:ilvl="7" w:tplc="04090019" w:tentative="1">
      <w:start w:val="1"/>
      <w:numFmt w:val="upperLetter"/>
      <w:lvlText w:val="%8."/>
      <w:lvlJc w:val="left"/>
      <w:pPr>
        <w:ind w:left="3967" w:hanging="400"/>
      </w:pPr>
    </w:lvl>
    <w:lvl w:ilvl="8" w:tplc="0409001B" w:tentative="1">
      <w:start w:val="1"/>
      <w:numFmt w:val="lowerRoman"/>
      <w:lvlText w:val="%9."/>
      <w:lvlJc w:val="right"/>
      <w:pPr>
        <w:ind w:left="4367" w:hanging="400"/>
      </w:pPr>
    </w:lvl>
  </w:abstractNum>
  <w:abstractNum w:abstractNumId="22" w15:restartNumberingAfterBreak="0">
    <w:nsid w:val="775D6B93"/>
    <w:multiLevelType w:val="hybridMultilevel"/>
    <w:tmpl w:val="ACFCD00A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3" w15:restartNumberingAfterBreak="0">
    <w:nsid w:val="79131B9B"/>
    <w:multiLevelType w:val="hybridMultilevel"/>
    <w:tmpl w:val="22347DD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0"/>
  </w:num>
  <w:num w:numId="2">
    <w:abstractNumId w:val="19"/>
  </w:num>
  <w:num w:numId="3">
    <w:abstractNumId w:val="4"/>
  </w:num>
  <w:num w:numId="4">
    <w:abstractNumId w:val="15"/>
  </w:num>
  <w:num w:numId="5">
    <w:abstractNumId w:val="12"/>
  </w:num>
  <w:num w:numId="6">
    <w:abstractNumId w:val="5"/>
  </w:num>
  <w:num w:numId="7">
    <w:abstractNumId w:val="21"/>
  </w:num>
  <w:num w:numId="8">
    <w:abstractNumId w:val="23"/>
  </w:num>
  <w:num w:numId="9">
    <w:abstractNumId w:val="11"/>
  </w:num>
  <w:num w:numId="10">
    <w:abstractNumId w:val="1"/>
  </w:num>
  <w:num w:numId="11">
    <w:abstractNumId w:val="3"/>
  </w:num>
  <w:num w:numId="12">
    <w:abstractNumId w:val="6"/>
  </w:num>
  <w:num w:numId="13">
    <w:abstractNumId w:val="8"/>
  </w:num>
  <w:num w:numId="14">
    <w:abstractNumId w:val="2"/>
  </w:num>
  <w:num w:numId="15">
    <w:abstractNumId w:val="9"/>
  </w:num>
  <w:num w:numId="16">
    <w:abstractNumId w:val="10"/>
  </w:num>
  <w:num w:numId="17">
    <w:abstractNumId w:val="22"/>
  </w:num>
  <w:num w:numId="18">
    <w:abstractNumId w:val="13"/>
  </w:num>
  <w:num w:numId="19">
    <w:abstractNumId w:val="7"/>
  </w:num>
  <w:num w:numId="20">
    <w:abstractNumId w:val="14"/>
  </w:num>
  <w:num w:numId="21">
    <w:abstractNumId w:val="18"/>
  </w:num>
  <w:num w:numId="22">
    <w:abstractNumId w:val="17"/>
  </w:num>
  <w:num w:numId="23">
    <w:abstractNumId w:val="16"/>
  </w:num>
  <w:num w:numId="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URSYS">
    <w15:presenceInfo w15:providerId="None" w15:userId="FURSYS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42"/>
    <w:rsid w:val="00006624"/>
    <w:rsid w:val="001531D1"/>
    <w:rsid w:val="0023799B"/>
    <w:rsid w:val="002F121D"/>
    <w:rsid w:val="00396BA9"/>
    <w:rsid w:val="00402521"/>
    <w:rsid w:val="00416141"/>
    <w:rsid w:val="00511D25"/>
    <w:rsid w:val="006163BC"/>
    <w:rsid w:val="00664F24"/>
    <w:rsid w:val="006748B9"/>
    <w:rsid w:val="006E6B91"/>
    <w:rsid w:val="0079272D"/>
    <w:rsid w:val="008470F7"/>
    <w:rsid w:val="00866E2D"/>
    <w:rsid w:val="008B0720"/>
    <w:rsid w:val="008C68CE"/>
    <w:rsid w:val="008D4781"/>
    <w:rsid w:val="00926C77"/>
    <w:rsid w:val="00A068CD"/>
    <w:rsid w:val="00A63942"/>
    <w:rsid w:val="00A73E62"/>
    <w:rsid w:val="00A8201D"/>
    <w:rsid w:val="00AC4622"/>
    <w:rsid w:val="00CD0073"/>
    <w:rsid w:val="00CD5A3B"/>
    <w:rsid w:val="00DC1987"/>
    <w:rsid w:val="00DC771A"/>
    <w:rsid w:val="00E5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C504"/>
  <w15:chartTrackingRefBased/>
  <w15:docId w15:val="{A143FADB-4EF8-407E-88FC-381C5ED4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3942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639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39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39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39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39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39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39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39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39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39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39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39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39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39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3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3942"/>
    <w:rPr>
      <w:i/>
      <w:iCs/>
      <w:color w:val="404040" w:themeColor="text1" w:themeTint="BF"/>
    </w:rPr>
  </w:style>
  <w:style w:type="paragraph" w:styleId="a6">
    <w:name w:val="List Paragraph"/>
    <w:aliases w:val=".Listenabsatz"/>
    <w:basedOn w:val="a"/>
    <w:link w:val="Char2"/>
    <w:uiPriority w:val="34"/>
    <w:qFormat/>
    <w:rsid w:val="00A639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39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A6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A639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394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A6394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A63942"/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ab">
    <w:name w:val="footer"/>
    <w:basedOn w:val="a"/>
    <w:link w:val="Char5"/>
    <w:uiPriority w:val="99"/>
    <w:unhideWhenUsed/>
    <w:rsid w:val="00A6394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A63942"/>
    <w:rPr>
      <w:rFonts w:ascii="맑은 고딕" w:eastAsia="맑은 고딕" w:hAnsi="맑은 고딕" w:cs="Times New Roman"/>
      <w:sz w:val="20"/>
      <w:szCs w:val="22"/>
      <w14:ligatures w14:val="none"/>
    </w:rPr>
  </w:style>
  <w:style w:type="paragraph" w:customStyle="1" w:styleId="ac">
    <w:name w:val="바탕글"/>
    <w:rsid w:val="00A63942"/>
    <w:pPr>
      <w:widowControl w:val="0"/>
      <w:wordWrap w:val="0"/>
      <w:autoSpaceDE w:val="0"/>
      <w:autoSpaceDN w:val="0"/>
      <w:adjustRightInd w:val="0"/>
      <w:spacing w:after="0"/>
      <w:jc w:val="both"/>
      <w:textAlignment w:val="baseline"/>
    </w:pPr>
    <w:rPr>
      <w:rFonts w:ascii="바탕체" w:eastAsia="바탕체" w:hAnsi="Times New Roman" w:cs="Times New Roman"/>
      <w:color w:val="000000"/>
      <w:kern w:val="0"/>
      <w:sz w:val="20"/>
      <w:szCs w:val="20"/>
      <w14:ligatures w14:val="none"/>
    </w:rPr>
  </w:style>
  <w:style w:type="paragraph" w:styleId="ad">
    <w:name w:val="No Spacing"/>
    <w:link w:val="Char6"/>
    <w:uiPriority w:val="1"/>
    <w:qFormat/>
    <w:rsid w:val="00A63942"/>
    <w:pPr>
      <w:widowControl w:val="0"/>
      <w:wordWrap w:val="0"/>
      <w:autoSpaceDE w:val="0"/>
      <w:autoSpaceDN w:val="0"/>
      <w:spacing w:after="0"/>
      <w:jc w:val="both"/>
    </w:pPr>
    <w:rPr>
      <w:rFonts w:asciiTheme="minorHAnsi"/>
      <w:sz w:val="20"/>
      <w:szCs w:val="22"/>
      <w14:ligatures w14:val="none"/>
    </w:rPr>
  </w:style>
  <w:style w:type="character" w:customStyle="1" w:styleId="apple-converted-space">
    <w:name w:val="apple-converted-space"/>
    <w:basedOn w:val="a0"/>
    <w:rsid w:val="00A63942"/>
  </w:style>
  <w:style w:type="character" w:customStyle="1" w:styleId="Char2">
    <w:name w:val="목록 단락 Char"/>
    <w:aliases w:val=".Listenabsatz Char"/>
    <w:link w:val="a6"/>
    <w:uiPriority w:val="34"/>
    <w:rsid w:val="00A63942"/>
  </w:style>
  <w:style w:type="character" w:customStyle="1" w:styleId="Char6">
    <w:name w:val="간격 없음 Char"/>
    <w:basedOn w:val="a0"/>
    <w:link w:val="ad"/>
    <w:uiPriority w:val="1"/>
    <w:rsid w:val="00A63942"/>
    <w:rPr>
      <w:rFonts w:asciiTheme="minorHAnsi"/>
      <w:sz w:val="20"/>
      <w:szCs w:val="22"/>
      <w14:ligatures w14:val="none"/>
    </w:rPr>
  </w:style>
  <w:style w:type="paragraph" w:customStyle="1" w:styleId="11">
    <w:name w:val="1.1."/>
    <w:basedOn w:val="3"/>
    <w:link w:val="11Char"/>
    <w:qFormat/>
    <w:rsid w:val="00A63942"/>
    <w:pPr>
      <w:keepLines w:val="0"/>
      <w:widowControl/>
      <w:wordWrap/>
      <w:autoSpaceDE/>
      <w:autoSpaceDN/>
      <w:spacing w:beforeLines="50" w:before="120" w:after="0"/>
      <w:ind w:left="567" w:hanging="567"/>
    </w:pPr>
    <w:rPr>
      <w:rFonts w:ascii="맑은 고딕" w:eastAsia="맑은 고딕" w:hAnsi="맑은 고딕" w:cs="Times New Roman"/>
      <w:b/>
      <w:color w:val="auto"/>
      <w:sz w:val="20"/>
      <w:szCs w:val="20"/>
    </w:rPr>
  </w:style>
  <w:style w:type="character" w:customStyle="1" w:styleId="11Char">
    <w:name w:val="1.1. Char"/>
    <w:link w:val="11"/>
    <w:rsid w:val="00A63942"/>
    <w:rPr>
      <w:rFonts w:ascii="맑은 고딕" w:eastAsia="맑은 고딕" w:hAnsi="맑은 고딕" w:cs="Times New Roman"/>
      <w:b/>
      <w:sz w:val="20"/>
      <w:szCs w:val="20"/>
      <w14:ligatures w14:val="none"/>
    </w:rPr>
  </w:style>
  <w:style w:type="table" w:styleId="ae">
    <w:name w:val="Table Grid"/>
    <w:basedOn w:val="a1"/>
    <w:uiPriority w:val="59"/>
    <w:rsid w:val="00A63942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Char7"/>
    <w:uiPriority w:val="99"/>
    <w:semiHidden/>
    <w:unhideWhenUsed/>
    <w:rsid w:val="00DC198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"/>
    <w:uiPriority w:val="99"/>
    <w:semiHidden/>
    <w:rsid w:val="00DC1987"/>
    <w:rPr>
      <w:rFonts w:asciiTheme="majorHAnsi" w:eastAsiaTheme="majorEastAsia" w:hAnsiTheme="majorHAnsi" w:cstheme="majorBidi"/>
      <w:sz w:val="18"/>
      <w:szCs w:val="18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A8201D"/>
    <w:rPr>
      <w:sz w:val="18"/>
      <w:szCs w:val="18"/>
    </w:rPr>
  </w:style>
  <w:style w:type="paragraph" w:styleId="af1">
    <w:name w:val="annotation text"/>
    <w:basedOn w:val="a"/>
    <w:link w:val="Char8"/>
    <w:uiPriority w:val="99"/>
    <w:semiHidden/>
    <w:unhideWhenUsed/>
    <w:rsid w:val="00A8201D"/>
    <w:pPr>
      <w:jc w:val="left"/>
    </w:pPr>
  </w:style>
  <w:style w:type="character" w:customStyle="1" w:styleId="Char8">
    <w:name w:val="메모 텍스트 Char"/>
    <w:basedOn w:val="a0"/>
    <w:link w:val="af1"/>
    <w:uiPriority w:val="99"/>
    <w:semiHidden/>
    <w:rsid w:val="00A8201D"/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af2">
    <w:name w:val="annotation subject"/>
    <w:basedOn w:val="af1"/>
    <w:next w:val="af1"/>
    <w:link w:val="Char9"/>
    <w:uiPriority w:val="99"/>
    <w:semiHidden/>
    <w:unhideWhenUsed/>
    <w:rsid w:val="00A8201D"/>
    <w:rPr>
      <w:b/>
      <w:bCs/>
    </w:rPr>
  </w:style>
  <w:style w:type="character" w:customStyle="1" w:styleId="Char9">
    <w:name w:val="메모 주제 Char"/>
    <w:basedOn w:val="Char8"/>
    <w:link w:val="af2"/>
    <w:uiPriority w:val="99"/>
    <w:semiHidden/>
    <w:rsid w:val="00A8201D"/>
    <w:rPr>
      <w:rFonts w:ascii="맑은 고딕" w:eastAsia="맑은 고딕" w:hAnsi="맑은 고딕" w:cs="Times New Roman"/>
      <w:b/>
      <w:bCs/>
      <w:sz w:val="20"/>
      <w:szCs w:val="22"/>
      <w14:ligatures w14:val="none"/>
    </w:rPr>
  </w:style>
  <w:style w:type="character" w:styleId="af3">
    <w:name w:val="Strong"/>
    <w:basedOn w:val="a0"/>
    <w:uiPriority w:val="22"/>
    <w:qFormat/>
    <w:rsid w:val="00664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eader" Target="header6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footer" Target="foot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781d19-bc5e-421c-b2ba-2739bc54faf1">
      <Terms xmlns="http://schemas.microsoft.com/office/infopath/2007/PartnerControls"/>
    </lcf76f155ced4ddcb4097134ff3c332f>
    <TaxCatchAll xmlns="fc90f8d1-5ac5-428b-9c34-02f8c019cf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E0C28C05A644FB69CC688B465A8F9" ma:contentTypeVersion="13" ma:contentTypeDescription="Create a new document." ma:contentTypeScope="" ma:versionID="1d7a19d8f9db84abe4859b2facfecc1b">
  <xsd:schema xmlns:xsd="http://www.w3.org/2001/XMLSchema" xmlns:xs="http://www.w3.org/2001/XMLSchema" xmlns:p="http://schemas.microsoft.com/office/2006/metadata/properties" xmlns:ns2="a6781d19-bc5e-421c-b2ba-2739bc54faf1" xmlns:ns3="fc90f8d1-5ac5-428b-9c34-02f8c019cfc0" targetNamespace="http://schemas.microsoft.com/office/2006/metadata/properties" ma:root="true" ma:fieldsID="f8d0cebeca777f94b9c74e194a347cfa" ns2:_="" ns3:_="">
    <xsd:import namespace="a6781d19-bc5e-421c-b2ba-2739bc54faf1"/>
    <xsd:import namespace="fc90f8d1-5ac5-428b-9c34-02f8c019c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81d19-bc5e-421c-b2ba-2739bc54fa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854719-7f39-44a1-8af1-73a453c288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0f8d1-5ac5-428b-9c34-02f8c019cf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1f5cd-2823-4fbe-9319-bfefd0350fc8}" ma:internalName="TaxCatchAll" ma:showField="CatchAllData" ma:web="fc90f8d1-5ac5-428b-9c34-02f8c019cf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B1F85-DD14-4810-B475-36838445D0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85FE4-64CF-41F7-95B1-FF05627C1279}">
  <ds:schemaRefs>
    <ds:schemaRef ds:uri="http://schemas.microsoft.com/office/2006/metadata/properties"/>
    <ds:schemaRef ds:uri="http://schemas.microsoft.com/office/infopath/2007/PartnerControls"/>
    <ds:schemaRef ds:uri="a6781d19-bc5e-421c-b2ba-2739bc54faf1"/>
    <ds:schemaRef ds:uri="fc90f8d1-5ac5-428b-9c34-02f8c019cfc0"/>
  </ds:schemaRefs>
</ds:datastoreItem>
</file>

<file path=customXml/itemProps3.xml><?xml version="1.0" encoding="utf-8"?>
<ds:datastoreItem xmlns:ds="http://schemas.openxmlformats.org/officeDocument/2006/customXml" ds:itemID="{601A7F55-B129-4EED-A56B-856B66F74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781d19-bc5e-421c-b2ba-2739bc54faf1"/>
    <ds:schemaRef ds:uri="fc90f8d1-5ac5-428b-9c34-02f8c019c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56F24-0BF3-4A21-A01A-60364329B90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81b734-1823-428e-b7d9-02e4ba72fc83}" enabled="1" method="Privileged" siteId="{e3098f96-361b-47c6-a9f4-ab7bafcaff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DE Lee [Marketing &amp; Office Mngmt Procurement]</dc:creator>
  <cp:keywords/>
  <dc:description/>
  <cp:lastModifiedBy>김현주 (Hyunjoo Kim)</cp:lastModifiedBy>
  <cp:revision>4</cp:revision>
  <dcterms:created xsi:type="dcterms:W3CDTF">2025-11-26T05:53:00Z</dcterms:created>
  <dcterms:modified xsi:type="dcterms:W3CDTF">2025-11-26T05:55:00Z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0x010100294E0C28C05A644FB69CC688B465A8F9</vt:lpwstr>
  </property>
</Properties>
</file>