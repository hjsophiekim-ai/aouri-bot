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5082D33D" w14:textId="77777777" w:rsidR="003154DD" w:rsidRDefault="008F6A4B">
      <w:pPr>
        <w:jc w:val="center"/>
      </w:pPr>
      <w:bookmarkStart w:id="0" w:name="_heading=h.gjdgxs" w:colFirst="0" w:colLast="0"/>
      <w:bookmarkEnd w:id="0"/>
      <w:r>
        <w:rPr>
          <w:rFonts w:ascii="맑은 고딕" w:eastAsia="맑은 고딕" w:hAnsi="맑은 고딕" w:cs="맑은 고딕"/>
          <w:b/>
          <w:sz w:val="32"/>
          <w:szCs w:val="32"/>
        </w:rPr>
        <w:t>위 탁 교 육 계 약 서</w:t>
      </w:r>
    </w:p>
    <w:p w14:paraId="45EEB08A" w14:textId="77777777" w:rsidR="003154DD" w:rsidRDefault="003154DD"/>
    <w:p w14:paraId="70F76EC1" w14:textId="15E9730D" w:rsidR="003154DD" w:rsidRDefault="003A2914">
      <w:proofErr w:type="spellStart"/>
      <w:r>
        <w:rPr>
          <w:rFonts w:ascii="맑은 고딕" w:eastAsia="맑은 고딕" w:hAnsi="맑은 고딕" w:cs="맑은 고딕" w:hint="eastAsia"/>
          <w:sz w:val="20"/>
          <w:szCs w:val="20"/>
        </w:rPr>
        <w:t>퍼시스</w:t>
      </w:r>
      <w:proofErr w:type="spellEnd"/>
      <w:r w:rsidR="0004691C">
        <w:rPr>
          <w:rFonts w:ascii="맑은 고딕" w:eastAsia="맑은 고딕" w:hAnsi="맑은 고딕" w:cs="맑은 고딕"/>
          <w:sz w:val="20"/>
          <w:szCs w:val="20"/>
        </w:rPr>
        <w:t xml:space="preserve">(이하 ‘위탁회사’라 한다)와 </w:t>
      </w:r>
      <w:r w:rsidR="00072197">
        <w:rPr>
          <w:rFonts w:ascii="맑은 고딕" w:eastAsia="맑은 고딕" w:hAnsi="맑은 고딕" w:cs="맑은 고딕" w:hint="eastAsia"/>
          <w:sz w:val="20"/>
          <w:szCs w:val="20"/>
        </w:rPr>
        <w:t xml:space="preserve">주식회사 </w:t>
      </w:r>
      <w:r w:rsidR="00072197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데이원컴퍼니</w:t>
      </w:r>
      <w:r w:rsidR="009133C8" w:rsidRPr="002D1052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</w:t>
      </w:r>
      <w:r w:rsidR="0004691C">
        <w:rPr>
          <w:rFonts w:ascii="맑은 고딕" w:eastAsia="맑은 고딕" w:hAnsi="맑은 고딕" w:cs="맑은 고딕"/>
          <w:sz w:val="20"/>
          <w:szCs w:val="20"/>
        </w:rPr>
        <w:t>(이하 ‘</w:t>
      </w:r>
      <w:r w:rsidR="00072197">
        <w:rPr>
          <w:rFonts w:ascii="맑은 고딕" w:eastAsia="맑은 고딕" w:hAnsi="맑은 고딕" w:cs="맑은 고딕" w:hint="eastAsia"/>
          <w:sz w:val="20"/>
          <w:szCs w:val="20"/>
        </w:rPr>
        <w:t>수탁회사</w:t>
      </w:r>
      <w:r w:rsidR="0004691C">
        <w:rPr>
          <w:rFonts w:ascii="맑은 고딕" w:eastAsia="맑은 고딕" w:hAnsi="맑은 고딕" w:cs="맑은 고딕"/>
          <w:sz w:val="20"/>
          <w:szCs w:val="20"/>
        </w:rPr>
        <w:t>’라 한다)는 기업실무 위탁교육에 대한 계약을 아래와 같이 체결한다.</w:t>
      </w:r>
    </w:p>
    <w:p w14:paraId="5F60CD09" w14:textId="77777777" w:rsidR="003154DD" w:rsidRPr="0060665F" w:rsidRDefault="003154DD"/>
    <w:p w14:paraId="1FA6B3E7" w14:textId="77777777" w:rsidR="003154DD" w:rsidRDefault="008F6A4B">
      <w:r>
        <w:rPr>
          <w:rFonts w:ascii="맑은 고딕" w:eastAsia="맑은 고딕" w:hAnsi="맑은 고딕" w:cs="맑은 고딕"/>
          <w:b/>
          <w:sz w:val="20"/>
          <w:szCs w:val="20"/>
        </w:rPr>
        <w:t xml:space="preserve">제 1조(계약의 목적) </w:t>
      </w:r>
    </w:p>
    <w:p w14:paraId="59507265" w14:textId="2E73AAC8" w:rsidR="003154DD" w:rsidRDefault="008F6A4B">
      <w:r>
        <w:rPr>
          <w:rFonts w:ascii="맑은 고딕" w:eastAsia="맑은 고딕" w:hAnsi="맑은 고딕" w:cs="맑은 고딕"/>
          <w:sz w:val="20"/>
          <w:szCs w:val="20"/>
        </w:rPr>
        <w:t xml:space="preserve">본 계약은 </w:t>
      </w:r>
      <w:r w:rsidR="00072197">
        <w:rPr>
          <w:rFonts w:ascii="맑은 고딕" w:eastAsia="맑은 고딕" w:hAnsi="맑은 고딕" w:cs="맑은 고딕" w:hint="eastAsia"/>
          <w:sz w:val="20"/>
          <w:szCs w:val="20"/>
        </w:rPr>
        <w:t>수탁회사</w:t>
      </w:r>
      <w:r>
        <w:rPr>
          <w:rFonts w:ascii="맑은 고딕" w:eastAsia="맑은 고딕" w:hAnsi="맑은 고딕" w:cs="맑은 고딕"/>
          <w:sz w:val="20"/>
          <w:szCs w:val="20"/>
        </w:rPr>
        <w:t>가 위탁회사에게 교육 서비스를 제공하고 위탁회사가 그 대가를 지급하는 거래와 관련하여 상호간의 권리의무사항을 명확히 하고 성실한 이행을 도모함을 그 목적으로 한다.</w:t>
      </w:r>
    </w:p>
    <w:p w14:paraId="7E415F7C" w14:textId="77777777" w:rsidR="003154DD" w:rsidRDefault="003154DD"/>
    <w:p w14:paraId="2CF90D3C" w14:textId="77777777" w:rsidR="003154DD" w:rsidRDefault="008F6A4B">
      <w:r>
        <w:rPr>
          <w:rFonts w:ascii="맑은 고딕" w:eastAsia="맑은 고딕" w:hAnsi="맑은 고딕" w:cs="맑은 고딕"/>
          <w:b/>
          <w:sz w:val="20"/>
          <w:szCs w:val="20"/>
        </w:rPr>
        <w:t>제 2조(계약기간)</w:t>
      </w:r>
    </w:p>
    <w:p w14:paraId="697D93EE" w14:textId="77777777" w:rsidR="003154DD" w:rsidRDefault="008F6A4B">
      <w:r>
        <w:rPr>
          <w:rFonts w:ascii="맑은 고딕" w:eastAsia="맑은 고딕" w:hAnsi="맑은 고딕" w:cs="맑은 고딕"/>
          <w:sz w:val="20"/>
          <w:szCs w:val="20"/>
        </w:rPr>
        <w:t xml:space="preserve">본 계약의 계약기간은 본 계약 체결일부터 제4조 교육기간의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종료일까지로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한다. </w:t>
      </w:r>
    </w:p>
    <w:p w14:paraId="11A10933" w14:textId="77777777" w:rsidR="003154DD" w:rsidRDefault="003154DD"/>
    <w:p w14:paraId="69EAA70B" w14:textId="77777777" w:rsidR="003154DD" w:rsidRPr="00B86AEB" w:rsidRDefault="008F6A4B">
      <w:r>
        <w:rPr>
          <w:rFonts w:ascii="맑은 고딕" w:eastAsia="맑은 고딕" w:hAnsi="맑은 고딕" w:cs="맑은 고딕"/>
          <w:b/>
          <w:sz w:val="20"/>
          <w:szCs w:val="20"/>
        </w:rPr>
        <w:t>제3조(</w:t>
      </w:r>
      <w:r w:rsidRPr="00B86AEB">
        <w:rPr>
          <w:rFonts w:ascii="맑은 고딕" w:eastAsia="맑은 고딕" w:hAnsi="맑은 고딕" w:cs="맑은 고딕"/>
          <w:b/>
          <w:sz w:val="20"/>
          <w:szCs w:val="20"/>
        </w:rPr>
        <w:t>계약 금액)</w:t>
      </w:r>
    </w:p>
    <w:p w14:paraId="6A172FB4" w14:textId="3B1A927B" w:rsidR="003154DD" w:rsidRDefault="008F6A4B">
      <w:r w:rsidRPr="00B86AEB">
        <w:rPr>
          <w:rFonts w:ascii="맑은 고딕" w:eastAsia="맑은 고딕" w:hAnsi="맑은 고딕" w:cs="맑은 고딕"/>
          <w:sz w:val="20"/>
          <w:szCs w:val="20"/>
        </w:rPr>
        <w:t>본 계약의 계약 금액은 [</w:t>
      </w:r>
      <w:r w:rsidR="001874EA">
        <w:rPr>
          <w:rFonts w:ascii="맑은 고딕" w:eastAsia="맑은 고딕" w:hAnsi="맑은 고딕" w:cs="맑은 고딕" w:hint="eastAsia"/>
          <w:sz w:val="20"/>
          <w:szCs w:val="20"/>
        </w:rPr>
        <w:t>9</w:t>
      </w:r>
      <w:r w:rsidR="0051788C" w:rsidRPr="00B86AEB">
        <w:rPr>
          <w:rFonts w:ascii="맑은 고딕" w:eastAsia="맑은 고딕" w:hAnsi="맑은 고딕" w:cs="맑은 고딕"/>
          <w:sz w:val="20"/>
          <w:szCs w:val="20"/>
        </w:rPr>
        <w:t>,</w:t>
      </w:r>
      <w:r w:rsidR="001874EA">
        <w:rPr>
          <w:rFonts w:ascii="맑은 고딕" w:eastAsia="맑은 고딕" w:hAnsi="맑은 고딕" w:cs="맑은 고딕" w:hint="eastAsia"/>
          <w:sz w:val="20"/>
          <w:szCs w:val="20"/>
        </w:rPr>
        <w:t>0</w:t>
      </w:r>
      <w:r w:rsidR="008B0B55">
        <w:rPr>
          <w:rFonts w:ascii="맑은 고딕" w:eastAsia="맑은 고딕" w:hAnsi="맑은 고딕" w:cs="맑은 고딕" w:hint="eastAsia"/>
          <w:sz w:val="20"/>
          <w:szCs w:val="20"/>
        </w:rPr>
        <w:t>0</w:t>
      </w:r>
      <w:r w:rsidR="00653334">
        <w:rPr>
          <w:rFonts w:ascii="맑은 고딕" w:eastAsia="맑은 고딕" w:hAnsi="맑은 고딕" w:cs="맑은 고딕"/>
          <w:sz w:val="20"/>
          <w:szCs w:val="20"/>
        </w:rPr>
        <w:t>0</w:t>
      </w:r>
      <w:r w:rsidR="0051788C" w:rsidRPr="00B86AEB">
        <w:rPr>
          <w:rFonts w:ascii="맑은 고딕" w:eastAsia="맑은 고딕" w:hAnsi="맑은 고딕" w:cs="맑은 고딕"/>
          <w:sz w:val="20"/>
          <w:szCs w:val="20"/>
        </w:rPr>
        <w:t>,000</w:t>
      </w:r>
      <w:r w:rsidRPr="00B86AEB">
        <w:rPr>
          <w:rFonts w:ascii="맑은 고딕" w:eastAsia="맑은 고딕" w:hAnsi="맑은 고딕" w:cs="맑은 고딕"/>
          <w:sz w:val="20"/>
          <w:szCs w:val="20"/>
        </w:rPr>
        <w:t xml:space="preserve">원(금 </w:t>
      </w:r>
      <w:r w:rsidR="008B0B55">
        <w:rPr>
          <w:rFonts w:ascii="맑은 고딕" w:eastAsia="맑은 고딕" w:hAnsi="맑은 고딕" w:cs="맑은 고딕" w:hint="eastAsia"/>
          <w:sz w:val="20"/>
          <w:szCs w:val="20"/>
        </w:rPr>
        <w:t>구백만</w:t>
      </w:r>
      <w:r w:rsidRPr="00B86AEB">
        <w:rPr>
          <w:rFonts w:ascii="맑은 고딕" w:eastAsia="맑은 고딕" w:hAnsi="맑은 고딕" w:cs="맑은 고딕"/>
          <w:sz w:val="20"/>
          <w:szCs w:val="20"/>
        </w:rPr>
        <w:t xml:space="preserve"> 원</w:t>
      </w:r>
      <w:r w:rsidRPr="00B86AEB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)] (부가가치세</w:t>
      </w:r>
      <w:r w:rsidR="009133C8" w:rsidRPr="00B86AEB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</w:t>
      </w:r>
      <w:r w:rsidR="009133C8" w:rsidRPr="00B86AEB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별도</w:t>
      </w:r>
      <w:r w:rsidRPr="002D1052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)</w:t>
      </w:r>
      <w:r>
        <w:rPr>
          <w:rFonts w:ascii="맑은 고딕" w:eastAsia="맑은 고딕" w:hAnsi="맑은 고딕" w:cs="맑은 고딕"/>
          <w:sz w:val="20"/>
          <w:szCs w:val="20"/>
        </w:rPr>
        <w:t>으로 한다.</w:t>
      </w:r>
      <w:ins w:id="1" w:author="김현주 (Hyunjoo Kim)" w:date="2024-03-28T15:36:00Z">
        <w:r w:rsidR="00C4197E">
          <w:rPr>
            <w:rFonts w:ascii="맑은 고딕" w:eastAsia="맑은 고딕" w:hAnsi="맑은 고딕" w:cs="맑은 고딕"/>
            <w:sz w:val="20"/>
            <w:szCs w:val="20"/>
          </w:rPr>
          <w:t xml:space="preserve"> </w:t>
        </w:r>
        <w:r w:rsidR="00C4197E">
          <w:rPr>
            <w:rFonts w:ascii="맑은 고딕" w:eastAsia="맑은 고딕" w:hAnsi="맑은 고딕" w:cs="맑은 고딕" w:hint="eastAsia"/>
            <w:sz w:val="20"/>
            <w:szCs w:val="20"/>
          </w:rPr>
          <w:t>만일 수탁자가 제</w:t>
        </w:r>
        <w:r w:rsidR="00C4197E">
          <w:rPr>
            <w:rFonts w:ascii="맑은 고딕" w:eastAsia="맑은 고딕" w:hAnsi="맑은 고딕" w:cs="맑은 고딕"/>
            <w:sz w:val="20"/>
            <w:szCs w:val="20"/>
          </w:rPr>
          <w:t>4</w:t>
        </w:r>
        <w:r w:rsidR="00C4197E">
          <w:rPr>
            <w:rFonts w:ascii="맑은 고딕" w:eastAsia="맑은 고딕" w:hAnsi="맑은 고딕" w:cs="맑은 고딕" w:hint="eastAsia"/>
            <w:sz w:val="20"/>
            <w:szCs w:val="20"/>
          </w:rPr>
          <w:t xml:space="preserve">항의 </w:t>
        </w:r>
      </w:ins>
      <w:ins w:id="2" w:author="김현주 (Hyunjoo Kim)" w:date="2024-03-28T15:38:00Z">
        <w:r w:rsidR="00C4197E">
          <w:rPr>
            <w:rFonts w:ascii="맑은 고딕" w:eastAsia="맑은 고딕" w:hAnsi="맑은 고딕" w:cs="맑은 고딕" w:hint="eastAsia"/>
            <w:sz w:val="20"/>
            <w:szCs w:val="20"/>
          </w:rPr>
          <w:t xml:space="preserve">일정의 일부를 미이행한 경우 위탁자는 </w:t>
        </w:r>
        <w:proofErr w:type="spellStart"/>
        <w:r w:rsidR="00C4197E">
          <w:rPr>
            <w:rFonts w:ascii="맑은 고딕" w:eastAsia="맑은 고딕" w:hAnsi="맑은 고딕" w:cs="맑은 고딕" w:hint="eastAsia"/>
            <w:sz w:val="20"/>
            <w:szCs w:val="20"/>
          </w:rPr>
          <w:t>미이행된</w:t>
        </w:r>
        <w:proofErr w:type="spellEnd"/>
        <w:r w:rsidR="00C4197E">
          <w:rPr>
            <w:rFonts w:ascii="맑은 고딕" w:eastAsia="맑은 고딕" w:hAnsi="맑은 고딕" w:cs="맑은 고딕" w:hint="eastAsia"/>
            <w:sz w:val="20"/>
            <w:szCs w:val="20"/>
          </w:rPr>
          <w:t xml:space="preserve"> 부분에 비례하여 </w:t>
        </w:r>
      </w:ins>
      <w:proofErr w:type="spellStart"/>
      <w:ins w:id="3" w:author="김현주 (Hyunjoo Kim)" w:date="2024-04-03T15:49:00Z">
        <w:r w:rsidR="00F17DE0">
          <w:rPr>
            <w:rFonts w:ascii="맑은 고딕" w:eastAsia="맑은 고딕" w:hAnsi="맑은 고딕" w:cs="맑은 고딕" w:hint="eastAsia"/>
            <w:sz w:val="20"/>
            <w:szCs w:val="20"/>
          </w:rPr>
          <w:t>본조의</w:t>
        </w:r>
        <w:proofErr w:type="spellEnd"/>
        <w:r w:rsidR="00F17DE0">
          <w:rPr>
            <w:rFonts w:ascii="맑은 고딕" w:eastAsia="맑은 고딕" w:hAnsi="맑은 고딕" w:cs="맑은 고딕" w:hint="eastAsia"/>
            <w:sz w:val="20"/>
            <w:szCs w:val="20"/>
          </w:rPr>
          <w:t xml:space="preserve"> </w:t>
        </w:r>
      </w:ins>
      <w:ins w:id="4" w:author="김현주 (Hyunjoo Kim)" w:date="2024-03-28T15:38:00Z">
        <w:r w:rsidR="00C4197E">
          <w:rPr>
            <w:rFonts w:ascii="맑은 고딕" w:eastAsia="맑은 고딕" w:hAnsi="맑은 고딕" w:cs="맑은 고딕" w:hint="eastAsia"/>
            <w:sz w:val="20"/>
            <w:szCs w:val="20"/>
          </w:rPr>
          <w:t>계약금액</w:t>
        </w:r>
      </w:ins>
      <w:ins w:id="5" w:author="김현주 (Hyunjoo Kim)" w:date="2024-04-03T15:49:00Z">
        <w:r w:rsidR="00F17DE0">
          <w:rPr>
            <w:rFonts w:ascii="맑은 고딕" w:eastAsia="맑은 고딕" w:hAnsi="맑은 고딕" w:cs="맑은 고딕" w:hint="eastAsia"/>
            <w:sz w:val="20"/>
            <w:szCs w:val="20"/>
          </w:rPr>
          <w:t xml:space="preserve"> 중 일부를</w:t>
        </w:r>
      </w:ins>
      <w:ins w:id="6" w:author="김현주 (Hyunjoo Kim)" w:date="2024-03-28T15:38:00Z">
        <w:r w:rsidR="00C4197E">
          <w:rPr>
            <w:rFonts w:ascii="맑은 고딕" w:eastAsia="맑은 고딕" w:hAnsi="맑은 고딕" w:cs="맑은 고딕" w:hint="eastAsia"/>
            <w:sz w:val="20"/>
            <w:szCs w:val="20"/>
          </w:rPr>
          <w:t xml:space="preserve"> 감액하고 지급할 수 있다.</w:t>
        </w:r>
        <w:r w:rsidR="00C4197E">
          <w:rPr>
            <w:rFonts w:ascii="맑은 고딕" w:eastAsia="맑은 고딕" w:hAnsi="맑은 고딕" w:cs="맑은 고딕"/>
            <w:sz w:val="20"/>
            <w:szCs w:val="20"/>
          </w:rPr>
          <w:t xml:space="preserve"> </w:t>
        </w:r>
      </w:ins>
    </w:p>
    <w:p w14:paraId="168DFD03" w14:textId="77777777" w:rsidR="003154DD" w:rsidRPr="009133C8" w:rsidRDefault="003154DD"/>
    <w:p w14:paraId="60300FCA" w14:textId="77777777" w:rsidR="003154DD" w:rsidRDefault="008F6A4B">
      <w:r>
        <w:rPr>
          <w:rFonts w:ascii="맑은 고딕" w:eastAsia="맑은 고딕" w:hAnsi="맑은 고딕" w:cs="맑은 고딕"/>
          <w:b/>
          <w:sz w:val="20"/>
          <w:szCs w:val="20"/>
        </w:rPr>
        <w:t>제4조(교육개요)</w:t>
      </w:r>
    </w:p>
    <w:p w14:paraId="2EDA9EF6" w14:textId="69B0EC3C" w:rsidR="003154DD" w:rsidRDefault="00072197">
      <w:r>
        <w:rPr>
          <w:rFonts w:ascii="맑은 고딕" w:eastAsia="맑은 고딕" w:hAnsi="맑은 고딕" w:cs="맑은 고딕"/>
          <w:sz w:val="20"/>
          <w:szCs w:val="20"/>
        </w:rPr>
        <w:t>수탁회사가 제공하는 교육 서비스의 내용은 다음과 같다.</w:t>
      </w:r>
    </w:p>
    <w:p w14:paraId="14111065" w14:textId="5834E58E" w:rsidR="003154DD" w:rsidRDefault="008F6A4B">
      <w:pPr>
        <w:numPr>
          <w:ilvl w:val="0"/>
          <w:numId w:val="1"/>
        </w:numPr>
        <w:spacing w:line="240" w:lineRule="auto"/>
        <w:ind w:hanging="360"/>
        <w:rPr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교육과목명: </w:t>
      </w:r>
      <w:proofErr w:type="spellStart"/>
      <w:r w:rsidR="00D6277E">
        <w:rPr>
          <w:rFonts w:ascii="맑은 고딕" w:eastAsia="맑은 고딕" w:hAnsi="맑은 고딕" w:cs="맑은 고딕"/>
          <w:sz w:val="20"/>
          <w:szCs w:val="20"/>
        </w:rPr>
        <w:t>ChatGPT</w:t>
      </w:r>
      <w:proofErr w:type="spellEnd"/>
      <w:r w:rsidR="00D6277E">
        <w:rPr>
          <w:rFonts w:ascii="맑은 고딕" w:eastAsia="맑은 고딕" w:hAnsi="맑은 고딕" w:cs="맑은 고딕"/>
          <w:sz w:val="20"/>
          <w:szCs w:val="20"/>
        </w:rPr>
        <w:t xml:space="preserve"> </w:t>
      </w:r>
      <w:r w:rsidR="00BB5D13">
        <w:rPr>
          <w:rFonts w:ascii="맑은 고딕" w:eastAsia="맑은 고딕" w:hAnsi="맑은 고딕" w:cs="맑은 고딕" w:hint="eastAsia"/>
          <w:sz w:val="20"/>
          <w:szCs w:val="20"/>
        </w:rPr>
        <w:t>비즈니스 활용 과정</w:t>
      </w:r>
    </w:p>
    <w:p w14:paraId="6DAEC20A" w14:textId="23D98203" w:rsidR="003154DD" w:rsidRPr="00FD7E72" w:rsidRDefault="008F6A4B">
      <w:pPr>
        <w:numPr>
          <w:ilvl w:val="0"/>
          <w:numId w:val="1"/>
        </w:numPr>
        <w:spacing w:line="240" w:lineRule="auto"/>
        <w:ind w:hanging="360"/>
        <w:rPr>
          <w:sz w:val="20"/>
          <w:szCs w:val="20"/>
        </w:rPr>
      </w:pPr>
      <w:r w:rsidRPr="00FD7E72">
        <w:rPr>
          <w:rFonts w:ascii="맑은 고딕" w:eastAsia="맑은 고딕" w:hAnsi="맑은 고딕" w:cs="맑은 고딕"/>
          <w:sz w:val="20"/>
          <w:szCs w:val="20"/>
        </w:rPr>
        <w:t>교육기간: 202</w:t>
      </w:r>
      <w:r w:rsidR="0051788C" w:rsidRPr="00FD7E72">
        <w:rPr>
          <w:rFonts w:ascii="맑은 고딕" w:eastAsia="맑은 고딕" w:hAnsi="맑은 고딕" w:cs="맑은 고딕"/>
          <w:sz w:val="20"/>
          <w:szCs w:val="20"/>
        </w:rPr>
        <w:t>4</w:t>
      </w:r>
      <w:r w:rsidRPr="00FD7E72">
        <w:rPr>
          <w:rFonts w:ascii="맑은 고딕" w:eastAsia="맑은 고딕" w:hAnsi="맑은 고딕" w:cs="맑은 고딕"/>
          <w:sz w:val="20"/>
          <w:szCs w:val="20"/>
        </w:rPr>
        <w:t xml:space="preserve">년 </w:t>
      </w:r>
      <w:r w:rsidR="0051788C" w:rsidRPr="00FD7E72">
        <w:rPr>
          <w:rFonts w:ascii="맑은 고딕" w:eastAsia="맑은 고딕" w:hAnsi="맑은 고딕" w:cs="맑은 고딕"/>
          <w:sz w:val="20"/>
          <w:szCs w:val="20"/>
        </w:rPr>
        <w:t>0</w:t>
      </w:r>
      <w:r w:rsidR="00FA4562">
        <w:rPr>
          <w:rFonts w:ascii="맑은 고딕" w:eastAsia="맑은 고딕" w:hAnsi="맑은 고딕" w:cs="맑은 고딕" w:hint="eastAsia"/>
          <w:sz w:val="20"/>
          <w:szCs w:val="20"/>
        </w:rPr>
        <w:t>5</w:t>
      </w:r>
      <w:r w:rsidRPr="00FD7E72">
        <w:rPr>
          <w:rFonts w:ascii="맑은 고딕" w:eastAsia="맑은 고딕" w:hAnsi="맑은 고딕" w:cs="맑은 고딕"/>
          <w:sz w:val="20"/>
          <w:szCs w:val="20"/>
        </w:rPr>
        <w:t xml:space="preserve">월 </w:t>
      </w:r>
      <w:r w:rsidR="00FA4562">
        <w:rPr>
          <w:rFonts w:ascii="맑은 고딕" w:eastAsia="맑은 고딕" w:hAnsi="맑은 고딕" w:cs="맑은 고딕" w:hint="eastAsia"/>
          <w:sz w:val="20"/>
          <w:szCs w:val="20"/>
        </w:rPr>
        <w:t>07</w:t>
      </w:r>
      <w:r w:rsidRPr="00FD7E72">
        <w:rPr>
          <w:rFonts w:ascii="맑은 고딕" w:eastAsia="맑은 고딕" w:hAnsi="맑은 고딕" w:cs="맑은 고딕"/>
          <w:sz w:val="20"/>
          <w:szCs w:val="20"/>
        </w:rPr>
        <w:t>일</w:t>
      </w:r>
      <w:r w:rsidR="00FA4562">
        <w:rPr>
          <w:rFonts w:ascii="맑은 고딕" w:eastAsia="맑은 고딕" w:hAnsi="맑은 고딕" w:cs="맑은 고딕" w:hint="eastAsia"/>
          <w:sz w:val="20"/>
          <w:szCs w:val="20"/>
        </w:rPr>
        <w:t>~</w:t>
      </w:r>
      <w:r w:rsidR="000D47A9">
        <w:rPr>
          <w:rFonts w:ascii="맑은 고딕" w:eastAsia="맑은 고딕" w:hAnsi="맑은 고딕" w:cs="맑은 고딕" w:hint="eastAsia"/>
          <w:sz w:val="20"/>
          <w:szCs w:val="20"/>
        </w:rPr>
        <w:t xml:space="preserve">05월 14일 </w:t>
      </w:r>
      <w:r w:rsidR="0051788C" w:rsidRPr="00FD7E72">
        <w:rPr>
          <w:rFonts w:ascii="맑은 고딕" w:eastAsia="맑은 고딕" w:hAnsi="맑은 고딕" w:cs="맑은 고딕" w:hint="eastAsia"/>
          <w:sz w:val="20"/>
          <w:szCs w:val="20"/>
        </w:rPr>
        <w:t>(</w:t>
      </w:r>
      <w:r w:rsidR="000D47A9">
        <w:rPr>
          <w:rFonts w:ascii="맑은 고딕" w:eastAsia="맑은 고딕" w:hAnsi="맑은 고딕" w:cs="맑은 고딕" w:hint="eastAsia"/>
          <w:sz w:val="20"/>
          <w:szCs w:val="20"/>
        </w:rPr>
        <w:t>4</w:t>
      </w:r>
      <w:r w:rsidR="0051788C" w:rsidRPr="00FD7E72">
        <w:rPr>
          <w:rFonts w:ascii="맑은 고딕" w:eastAsia="맑은 고딕" w:hAnsi="맑은 고딕" w:cs="맑은 고딕" w:hint="eastAsia"/>
          <w:sz w:val="20"/>
          <w:szCs w:val="20"/>
        </w:rPr>
        <w:t>일)</w:t>
      </w:r>
    </w:p>
    <w:p w14:paraId="6456E12F" w14:textId="268AC3AA" w:rsidR="003154DD" w:rsidRDefault="008F6A4B">
      <w:pPr>
        <w:numPr>
          <w:ilvl w:val="0"/>
          <w:numId w:val="1"/>
        </w:numPr>
        <w:spacing w:line="240" w:lineRule="auto"/>
        <w:ind w:hanging="360"/>
        <w:rPr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교육장소:</w:t>
      </w:r>
      <w:r w:rsidR="00FD7E72">
        <w:rPr>
          <w:rFonts w:ascii="맑은 고딕" w:eastAsia="맑은 고딕" w:hAnsi="맑은 고딕" w:cs="맑은 고딕"/>
          <w:sz w:val="20"/>
          <w:szCs w:val="20"/>
        </w:rPr>
        <w:t xml:space="preserve"> </w:t>
      </w:r>
      <w:r w:rsidR="00804FB9" w:rsidRPr="00804FB9">
        <w:rPr>
          <w:rFonts w:ascii="맑은 고딕" w:eastAsia="맑은 고딕" w:hAnsi="맑은 고딕" w:cs="맑은 고딕" w:hint="eastAsia"/>
          <w:sz w:val="20"/>
          <w:szCs w:val="20"/>
        </w:rPr>
        <w:t xml:space="preserve">서울특별시 송파구 </w:t>
      </w:r>
      <w:proofErr w:type="spellStart"/>
      <w:r w:rsidR="00804FB9" w:rsidRPr="00804FB9">
        <w:rPr>
          <w:rFonts w:ascii="맑은 고딕" w:eastAsia="맑은 고딕" w:hAnsi="맑은 고딕" w:cs="맑은 고딕" w:hint="eastAsia"/>
          <w:sz w:val="20"/>
          <w:szCs w:val="20"/>
        </w:rPr>
        <w:t>오금로</w:t>
      </w:r>
      <w:proofErr w:type="spellEnd"/>
      <w:r w:rsidR="00804FB9" w:rsidRPr="00804FB9">
        <w:rPr>
          <w:rFonts w:ascii="맑은 고딕" w:eastAsia="맑은 고딕" w:hAnsi="맑은 고딕" w:cs="맑은 고딕" w:hint="eastAsia"/>
          <w:sz w:val="20"/>
          <w:szCs w:val="20"/>
        </w:rPr>
        <w:t xml:space="preserve"> 310, 2F (우) 05701</w:t>
      </w:r>
    </w:p>
    <w:p w14:paraId="7409A31C" w14:textId="77777777" w:rsidR="003154DD" w:rsidRDefault="008F6A4B">
      <w:pPr>
        <w:numPr>
          <w:ilvl w:val="0"/>
          <w:numId w:val="1"/>
        </w:numPr>
        <w:spacing w:line="240" w:lineRule="auto"/>
        <w:ind w:hanging="360"/>
        <w:rPr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교육일정</w:t>
      </w:r>
      <w:r>
        <w:rPr>
          <w:rFonts w:ascii="맑은 고딕" w:eastAsia="맑은 고딕" w:hAnsi="맑은 고딕" w:cs="맑은 고딕"/>
          <w:sz w:val="20"/>
          <w:szCs w:val="20"/>
        </w:rPr>
        <w:br/>
      </w:r>
    </w:p>
    <w:tbl>
      <w:tblPr>
        <w:tblStyle w:val="aa"/>
        <w:tblW w:w="6095" w:type="dxa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2810"/>
        <w:gridCol w:w="2860"/>
      </w:tblGrid>
      <w:tr w:rsidR="003154DD" w14:paraId="4184F828" w14:textId="77777777" w:rsidTr="007E173A">
        <w:trPr>
          <w:trHeight w:val="340"/>
        </w:trPr>
        <w:tc>
          <w:tcPr>
            <w:tcW w:w="3235" w:type="dxa"/>
            <w:gridSpan w:val="2"/>
            <w:vAlign w:val="center"/>
          </w:tcPr>
          <w:p w14:paraId="30C35D9D" w14:textId="77777777" w:rsidR="003154DD" w:rsidRDefault="008F6A4B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강의일자</w:t>
            </w:r>
          </w:p>
        </w:tc>
        <w:tc>
          <w:tcPr>
            <w:tcW w:w="2860" w:type="dxa"/>
            <w:vAlign w:val="center"/>
          </w:tcPr>
          <w:p w14:paraId="51EB0E00" w14:textId="77777777" w:rsidR="003154DD" w:rsidRDefault="008F6A4B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강의시간</w:t>
            </w:r>
          </w:p>
        </w:tc>
      </w:tr>
      <w:tr w:rsidR="003154DD" w14:paraId="3539C16E" w14:textId="77777777" w:rsidTr="007E173A">
        <w:trPr>
          <w:trHeight w:val="1429"/>
        </w:trPr>
        <w:tc>
          <w:tcPr>
            <w:tcW w:w="425" w:type="dxa"/>
            <w:vAlign w:val="center"/>
          </w:tcPr>
          <w:p w14:paraId="2971A94F" w14:textId="005A0B1A" w:rsidR="003154DD" w:rsidRPr="0051788C" w:rsidRDefault="008F6A4B" w:rsidP="0051788C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</w:t>
            </w:r>
          </w:p>
        </w:tc>
        <w:tc>
          <w:tcPr>
            <w:tcW w:w="2810" w:type="dxa"/>
            <w:vAlign w:val="center"/>
          </w:tcPr>
          <w:p w14:paraId="0D40C462" w14:textId="588F98D6" w:rsidR="003154DD" w:rsidRDefault="00804FB9" w:rsidP="0051788C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2024년 </w:t>
            </w:r>
            <w:r w:rsidR="006F7AD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5월 </w:t>
            </w:r>
            <w:r w:rsidR="006F7AD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7일</w:t>
            </w:r>
          </w:p>
          <w:p w14:paraId="776D0F59" w14:textId="1907DFE8" w:rsidR="00804FB9" w:rsidRDefault="00804FB9" w:rsidP="0051788C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2024년 </w:t>
            </w:r>
            <w:r w:rsidR="006F7AD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5월 </w:t>
            </w:r>
            <w:r w:rsidR="006F7AD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8일</w:t>
            </w:r>
          </w:p>
          <w:p w14:paraId="356D7302" w14:textId="5E25907C" w:rsidR="00804FB9" w:rsidRDefault="00804FB9" w:rsidP="0051788C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2024년 </w:t>
            </w:r>
            <w:r w:rsidR="006F7AD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5월 13일</w:t>
            </w:r>
          </w:p>
          <w:p w14:paraId="615F7562" w14:textId="6224D0A4" w:rsidR="00804FB9" w:rsidRDefault="00804FB9" w:rsidP="0051788C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2024년 </w:t>
            </w:r>
            <w:r w:rsidR="006F7AD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5월 14일</w:t>
            </w:r>
          </w:p>
        </w:tc>
        <w:tc>
          <w:tcPr>
            <w:tcW w:w="2860" w:type="dxa"/>
            <w:vAlign w:val="center"/>
          </w:tcPr>
          <w:p w14:paraId="26272D82" w14:textId="21E8CC8E" w:rsidR="003154DD" w:rsidRDefault="00000DE4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오후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시부터 </w:t>
            </w:r>
            <w:r w:rsidR="0065333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오후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시까지</w:t>
            </w:r>
          </w:p>
          <w:p w14:paraId="4809A633" w14:textId="5DA7A76D" w:rsidR="003154DD" w:rsidRDefault="008F6A4B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총 </w:t>
            </w:r>
            <w:r w:rsidR="00993C5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16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시간 </w:t>
            </w:r>
          </w:p>
        </w:tc>
      </w:tr>
    </w:tbl>
    <w:p w14:paraId="03BE56B5" w14:textId="77777777" w:rsidR="003154DD" w:rsidRDefault="003154DD">
      <w:pPr>
        <w:spacing w:line="240" w:lineRule="auto"/>
      </w:pPr>
    </w:p>
    <w:p w14:paraId="381104A4" w14:textId="62E66F0D" w:rsidR="003154DD" w:rsidRDefault="008F6A4B">
      <w:pPr>
        <w:numPr>
          <w:ilvl w:val="0"/>
          <w:numId w:val="1"/>
        </w:numPr>
        <w:spacing w:line="240" w:lineRule="auto"/>
        <w:ind w:hanging="360"/>
        <w:rPr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교육수강인원: 교육기간 시작일 전까지 위탁회사가 확정하여 </w:t>
      </w:r>
      <w:r w:rsidR="00072197">
        <w:rPr>
          <w:rFonts w:ascii="맑은 고딕" w:eastAsia="맑은 고딕" w:hAnsi="맑은 고딕" w:cs="맑은 고딕"/>
          <w:sz w:val="20"/>
          <w:szCs w:val="20"/>
        </w:rPr>
        <w:t>수탁회사</w:t>
      </w:r>
      <w:r>
        <w:rPr>
          <w:rFonts w:ascii="맑은 고딕" w:eastAsia="맑은 고딕" w:hAnsi="맑은 고딕" w:cs="맑은 고딕"/>
          <w:sz w:val="20"/>
          <w:szCs w:val="20"/>
        </w:rPr>
        <w:t>에 통지한다.</w:t>
      </w:r>
    </w:p>
    <w:p w14:paraId="7FEBEBD4" w14:textId="3C344BC2" w:rsidR="003154DD" w:rsidRDefault="008F6A4B">
      <w:pPr>
        <w:numPr>
          <w:ilvl w:val="0"/>
          <w:numId w:val="1"/>
        </w:numPr>
        <w:spacing w:line="240" w:lineRule="auto"/>
        <w:ind w:hanging="360"/>
        <w:rPr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강사진: </w:t>
      </w:r>
      <w:r w:rsidR="00072197">
        <w:rPr>
          <w:rFonts w:ascii="맑은 고딕" w:eastAsia="맑은 고딕" w:hAnsi="맑은 고딕" w:cs="맑은 고딕"/>
          <w:sz w:val="20"/>
          <w:szCs w:val="20"/>
        </w:rPr>
        <w:t>수탁회사</w:t>
      </w:r>
      <w:r>
        <w:rPr>
          <w:rFonts w:ascii="맑은 고딕" w:eastAsia="맑은 고딕" w:hAnsi="맑은 고딕" w:cs="맑은 고딕"/>
          <w:sz w:val="20"/>
          <w:szCs w:val="20"/>
        </w:rPr>
        <w:t>가 적정한 능력을 가진 자로 선정하며, 필요한 경우 변경할 수 있다.</w:t>
      </w:r>
    </w:p>
    <w:p w14:paraId="18C32592" w14:textId="77777777" w:rsidR="003154DD" w:rsidRDefault="003154DD">
      <w:pPr>
        <w:spacing w:line="240" w:lineRule="auto"/>
      </w:pPr>
    </w:p>
    <w:p w14:paraId="118507C4" w14:textId="77777777" w:rsidR="003154DD" w:rsidRDefault="003154DD">
      <w:pPr>
        <w:spacing w:line="240" w:lineRule="auto"/>
      </w:pPr>
    </w:p>
    <w:p w14:paraId="3787A6BF" w14:textId="77777777" w:rsidR="003154DD" w:rsidRDefault="008F6A4B">
      <w:r>
        <w:rPr>
          <w:rFonts w:ascii="맑은 고딕" w:eastAsia="맑은 고딕" w:hAnsi="맑은 고딕" w:cs="맑은 고딕"/>
          <w:b/>
          <w:sz w:val="20"/>
          <w:szCs w:val="20"/>
        </w:rPr>
        <w:t>제5조(당사자들의 역할)</w:t>
      </w:r>
    </w:p>
    <w:p w14:paraId="6A14BE3B" w14:textId="0620273E" w:rsidR="003154DD" w:rsidRDefault="00072197">
      <w:pPr>
        <w:numPr>
          <w:ilvl w:val="0"/>
          <w:numId w:val="3"/>
        </w:numPr>
        <w:spacing w:line="240" w:lineRule="auto"/>
        <w:ind w:hanging="36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lastRenderedPageBreak/>
        <w:t>수탁회사는 위탁회사에 맞는 교육 컨텐츠 기획, 강사진 섭외, 강의 일정 확정 및 맞춤 강의 커리큘럼 제안 등 강의 기획과 교육 컨텐츠 구성을 담당하며, 강사를 통해 강의를 진행한다.</w:t>
      </w:r>
    </w:p>
    <w:p w14:paraId="38D2DD43" w14:textId="77777777" w:rsidR="003154DD" w:rsidRDefault="008F6A4B">
      <w:pPr>
        <w:numPr>
          <w:ilvl w:val="0"/>
          <w:numId w:val="3"/>
        </w:numPr>
        <w:spacing w:line="240" w:lineRule="auto"/>
        <w:ind w:hanging="36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위탁회사는 교육이 원활하게 진행되도록 수강생을 관리하고 교육장소 및 교육에 필요한 제반 환경을 제공한다. </w:t>
      </w:r>
    </w:p>
    <w:p w14:paraId="0C7F2889" w14:textId="77777777" w:rsidR="003154DD" w:rsidRDefault="003154DD">
      <w:pPr>
        <w:spacing w:line="240" w:lineRule="auto"/>
      </w:pPr>
    </w:p>
    <w:p w14:paraId="0542D768" w14:textId="77777777" w:rsidR="003154DD" w:rsidRDefault="008F6A4B">
      <w:pPr>
        <w:spacing w:line="240" w:lineRule="auto"/>
      </w:pPr>
      <w:r>
        <w:rPr>
          <w:rFonts w:ascii="맑은 고딕" w:eastAsia="맑은 고딕" w:hAnsi="맑은 고딕" w:cs="맑은 고딕"/>
          <w:b/>
          <w:sz w:val="20"/>
          <w:szCs w:val="20"/>
        </w:rPr>
        <w:t>제6조(교육 준비)</w:t>
      </w:r>
    </w:p>
    <w:p w14:paraId="704E56C4" w14:textId="77777777" w:rsidR="003154DD" w:rsidRDefault="008F6A4B">
      <w:pPr>
        <w:numPr>
          <w:ilvl w:val="0"/>
          <w:numId w:val="4"/>
        </w:numPr>
        <w:spacing w:line="240" w:lineRule="auto"/>
        <w:ind w:hanging="36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위탁회사는 원활한 강의 진행을 위하여 강의 장소를 확보하고 강의에 필요한 시설 및 장비, 수강생 준비물 기타 제반사항을 준비할 책임이 있다.</w:t>
      </w:r>
    </w:p>
    <w:p w14:paraId="0863A0EE" w14:textId="5A20FE2C" w:rsidR="003154DD" w:rsidRDefault="00072197">
      <w:pPr>
        <w:numPr>
          <w:ilvl w:val="0"/>
          <w:numId w:val="4"/>
        </w:numPr>
        <w:spacing w:line="240" w:lineRule="auto"/>
        <w:ind w:hanging="36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수탁회사는 강의에 필요한 시설 등에 관하여 위탁회사와 상시 협의할 수 있다.</w:t>
      </w:r>
    </w:p>
    <w:p w14:paraId="71218A86" w14:textId="4FE8C181" w:rsidR="003154DD" w:rsidRDefault="008F6A4B">
      <w:pPr>
        <w:numPr>
          <w:ilvl w:val="0"/>
          <w:numId w:val="4"/>
        </w:numPr>
        <w:spacing w:line="240" w:lineRule="auto"/>
        <w:ind w:hanging="36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위탁회사는 </w:t>
      </w:r>
      <w:r w:rsidR="00072197">
        <w:rPr>
          <w:rFonts w:ascii="맑은 고딕" w:eastAsia="맑은 고딕" w:hAnsi="맑은 고딕" w:cs="맑은 고딕"/>
          <w:sz w:val="20"/>
          <w:szCs w:val="20"/>
        </w:rPr>
        <w:t>수탁회사</w:t>
      </w:r>
      <w:r>
        <w:rPr>
          <w:rFonts w:ascii="맑은 고딕" w:eastAsia="맑은 고딕" w:hAnsi="맑은 고딕" w:cs="맑은 고딕"/>
          <w:sz w:val="20"/>
          <w:szCs w:val="20"/>
        </w:rPr>
        <w:t xml:space="preserve">가 요청한 시설 등을 준비할 수 없는 경우 해당 강의일 전날까지 </w:t>
      </w:r>
      <w:r w:rsidR="00072197">
        <w:rPr>
          <w:rFonts w:ascii="맑은 고딕" w:eastAsia="맑은 고딕" w:hAnsi="맑은 고딕" w:cs="맑은 고딕"/>
          <w:sz w:val="20"/>
          <w:szCs w:val="20"/>
        </w:rPr>
        <w:t>수탁회사</w:t>
      </w:r>
      <w:r>
        <w:rPr>
          <w:rFonts w:ascii="맑은 고딕" w:eastAsia="맑은 고딕" w:hAnsi="맑은 고딕" w:cs="맑은 고딕"/>
          <w:sz w:val="20"/>
          <w:szCs w:val="20"/>
        </w:rPr>
        <w:t>에 통지하여 강의에 지장이 없도록 하여야 한다.</w:t>
      </w:r>
    </w:p>
    <w:p w14:paraId="2ECC1C22" w14:textId="52F9C6C1" w:rsidR="003154DD" w:rsidRDefault="008F6A4B">
      <w:pPr>
        <w:numPr>
          <w:ilvl w:val="0"/>
          <w:numId w:val="4"/>
        </w:numPr>
        <w:spacing w:line="240" w:lineRule="auto"/>
        <w:ind w:hanging="36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위탁회사는 </w:t>
      </w:r>
      <w:r w:rsidR="00072197">
        <w:rPr>
          <w:rFonts w:ascii="맑은 고딕" w:eastAsia="맑은 고딕" w:hAnsi="맑은 고딕" w:cs="맑은 고딕"/>
          <w:sz w:val="20"/>
          <w:szCs w:val="20"/>
        </w:rPr>
        <w:t>수탁회사</w:t>
      </w:r>
      <w:r>
        <w:rPr>
          <w:rFonts w:ascii="맑은 고딕" w:eastAsia="맑은 고딕" w:hAnsi="맑은 고딕" w:cs="맑은 고딕"/>
          <w:sz w:val="20"/>
          <w:szCs w:val="20"/>
        </w:rPr>
        <w:t>와 협의하여 강의 장소를 변경할 수 있다.</w:t>
      </w:r>
    </w:p>
    <w:p w14:paraId="67601C17" w14:textId="77777777" w:rsidR="003154DD" w:rsidRDefault="008F6A4B">
      <w:pPr>
        <w:numPr>
          <w:ilvl w:val="0"/>
          <w:numId w:val="4"/>
        </w:numPr>
        <w:spacing w:line="240" w:lineRule="auto"/>
        <w:ind w:hanging="36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수강생에 대한 인솔과 통지는 위탁회사가 담당한다.</w:t>
      </w:r>
    </w:p>
    <w:p w14:paraId="6D229317" w14:textId="77777777" w:rsidR="003154DD" w:rsidRDefault="003154DD">
      <w:pPr>
        <w:spacing w:line="240" w:lineRule="auto"/>
      </w:pPr>
    </w:p>
    <w:p w14:paraId="6271D968" w14:textId="77777777" w:rsidR="003154DD" w:rsidRDefault="008F6A4B">
      <w:r>
        <w:rPr>
          <w:rFonts w:ascii="맑은 고딕" w:eastAsia="맑은 고딕" w:hAnsi="맑은 고딕" w:cs="맑은 고딕"/>
          <w:b/>
          <w:sz w:val="20"/>
          <w:szCs w:val="20"/>
        </w:rPr>
        <w:t>제7조(강의 커리큘럼 준비)</w:t>
      </w:r>
    </w:p>
    <w:p w14:paraId="44AE54F4" w14:textId="77B4DD78" w:rsidR="003154DD" w:rsidRDefault="00072197">
      <w:pPr>
        <w:numPr>
          <w:ilvl w:val="0"/>
          <w:numId w:val="5"/>
        </w:numPr>
        <w:spacing w:line="240" w:lineRule="auto"/>
        <w:ind w:hanging="36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수탁회사는 교육과목의 커리큘럼에 </w:t>
      </w:r>
      <w:proofErr w:type="gramStart"/>
      <w:r>
        <w:rPr>
          <w:rFonts w:ascii="맑은 고딕" w:eastAsia="맑은 고딕" w:hAnsi="맑은 고딕" w:cs="맑은 고딕"/>
          <w:sz w:val="20"/>
          <w:szCs w:val="20"/>
        </w:rPr>
        <w:t>짜여진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강의 시간에 따라 강의에 필요한 자료의 준비를 담당한다.</w:t>
      </w:r>
    </w:p>
    <w:p w14:paraId="6EFDFD3D" w14:textId="2C30AD63" w:rsidR="003154DD" w:rsidRDefault="00072197">
      <w:pPr>
        <w:numPr>
          <w:ilvl w:val="0"/>
          <w:numId w:val="5"/>
        </w:numPr>
        <w:spacing w:line="240" w:lineRule="auto"/>
        <w:ind w:hanging="360"/>
        <w:rPr>
          <w:ins w:id="7" w:author="김현주 (Hyunjoo Kim)" w:date="2024-03-28T15:39:00Z"/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수탁회사는 위탁회사의 요청이 있는 경우 위탁회사에 커리큘럼과 강의 자료를 제공하여야 한다. </w:t>
      </w:r>
    </w:p>
    <w:p w14:paraId="62788B80" w14:textId="6B20C94B" w:rsidR="00C4197E" w:rsidRDefault="00C4197E">
      <w:pPr>
        <w:numPr>
          <w:ilvl w:val="0"/>
          <w:numId w:val="5"/>
        </w:numPr>
        <w:spacing w:line="240" w:lineRule="auto"/>
        <w:ind w:hanging="360"/>
        <w:rPr>
          <w:rFonts w:ascii="맑은 고딕" w:eastAsia="맑은 고딕" w:hAnsi="맑은 고딕" w:cs="맑은 고딕"/>
          <w:sz w:val="20"/>
          <w:szCs w:val="20"/>
        </w:rPr>
      </w:pPr>
      <w:ins w:id="8" w:author="김현주 (Hyunjoo Kim)" w:date="2024-03-28T15:39:00Z">
        <w:r>
          <w:rPr>
            <w:rFonts w:ascii="맑은 고딕" w:eastAsia="맑은 고딕" w:hAnsi="맑은 고딕" w:cs="맑은 고딕" w:hint="eastAsia"/>
            <w:sz w:val="20"/>
            <w:szCs w:val="20"/>
          </w:rPr>
          <w:t>수탁회사는 강의자료 및 내용이 제3자의 지식재산권</w:t>
        </w:r>
        <w:r>
          <w:rPr>
            <w:rFonts w:ascii="맑은 고딕" w:eastAsia="맑은 고딕" w:hAnsi="맑은 고딕" w:cs="맑은 고딕"/>
            <w:sz w:val="20"/>
            <w:szCs w:val="20"/>
          </w:rPr>
          <w:t xml:space="preserve"> </w:t>
        </w:r>
        <w:r>
          <w:rPr>
            <w:rFonts w:ascii="맑은 고딕" w:eastAsia="맑은 고딕" w:hAnsi="맑은 고딕" w:cs="맑은 고딕" w:hint="eastAsia"/>
            <w:sz w:val="20"/>
            <w:szCs w:val="20"/>
          </w:rPr>
          <w:t>등을 침해하지 않음을 보증한다.</w:t>
        </w:r>
        <w:r>
          <w:rPr>
            <w:rFonts w:ascii="맑은 고딕" w:eastAsia="맑은 고딕" w:hAnsi="맑은 고딕" w:cs="맑은 고딕"/>
            <w:sz w:val="20"/>
            <w:szCs w:val="20"/>
          </w:rPr>
          <w:t xml:space="preserve"> </w:t>
        </w:r>
      </w:ins>
    </w:p>
    <w:p w14:paraId="20E8FCE1" w14:textId="5026BA5D" w:rsidR="003154DD" w:rsidRDefault="008F6A4B">
      <w:pPr>
        <w:numPr>
          <w:ilvl w:val="0"/>
          <w:numId w:val="5"/>
        </w:numPr>
        <w:spacing w:line="240" w:lineRule="auto"/>
        <w:ind w:hanging="36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위탁회사는 커리큘럼에 대한 의견을 제시할 수 있</w:t>
      </w:r>
      <w:ins w:id="9" w:author="김현주 (Hyunjoo Kim)" w:date="2024-03-28T15:21:00Z">
        <w:r w:rsidR="003C2D31">
          <w:rPr>
            <w:rFonts w:ascii="맑은 고딕" w:eastAsia="맑은 고딕" w:hAnsi="맑은 고딕" w:cs="맑은 고딕" w:hint="eastAsia"/>
            <w:sz w:val="20"/>
            <w:szCs w:val="20"/>
          </w:rPr>
          <w:t>다</w:t>
        </w:r>
      </w:ins>
      <w:del w:id="10" w:author="김현주 (Hyunjoo Kim)" w:date="2024-03-28T15:20:00Z">
        <w:r w:rsidDel="003C2D31">
          <w:rPr>
            <w:rFonts w:ascii="맑은 고딕" w:eastAsia="맑은 고딕" w:hAnsi="맑은 고딕" w:cs="맑은 고딕"/>
            <w:sz w:val="20"/>
            <w:szCs w:val="20"/>
          </w:rPr>
          <w:delText>다</w:delText>
        </w:r>
      </w:del>
      <w:r>
        <w:rPr>
          <w:rFonts w:ascii="맑은 고딕" w:eastAsia="맑은 고딕" w:hAnsi="맑은 고딕" w:cs="맑은 고딕"/>
          <w:sz w:val="20"/>
          <w:szCs w:val="20"/>
        </w:rPr>
        <w:t>. 여기서 의견이란 커리큘럼에 포함된 특정 강의의 비중 확대 또는 축소에 관한 의견을 의미한다.</w:t>
      </w:r>
    </w:p>
    <w:p w14:paraId="253A16FC" w14:textId="78F1371F" w:rsidR="003154DD" w:rsidRDefault="00072197">
      <w:pPr>
        <w:numPr>
          <w:ilvl w:val="0"/>
          <w:numId w:val="5"/>
        </w:numPr>
        <w:spacing w:line="240" w:lineRule="auto"/>
        <w:ind w:hanging="36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수탁회사는 커리큘럼과 강의자료를 수정함에 있어 위탁회사의 의견을 반영하도록 노력하며 필요한 경우 위탁회사와 협의한다.</w:t>
      </w:r>
    </w:p>
    <w:p w14:paraId="409093D2" w14:textId="77777777" w:rsidR="003154DD" w:rsidRDefault="003154DD">
      <w:pPr>
        <w:spacing w:line="240" w:lineRule="auto"/>
      </w:pPr>
    </w:p>
    <w:p w14:paraId="0583A3B4" w14:textId="77777777" w:rsidR="003154DD" w:rsidRDefault="008F6A4B">
      <w:r>
        <w:rPr>
          <w:rFonts w:ascii="맑은 고딕" w:eastAsia="맑은 고딕" w:hAnsi="맑은 고딕" w:cs="맑은 고딕"/>
          <w:b/>
          <w:sz w:val="20"/>
          <w:szCs w:val="20"/>
        </w:rPr>
        <w:t>제8조(강의 개선)</w:t>
      </w:r>
    </w:p>
    <w:p w14:paraId="262BDDA6" w14:textId="21EDF399" w:rsidR="003154DD" w:rsidRDefault="00072197">
      <w:pPr>
        <w:numPr>
          <w:ilvl w:val="0"/>
          <w:numId w:val="6"/>
        </w:numPr>
        <w:spacing w:line="240" w:lineRule="auto"/>
        <w:ind w:hanging="36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수탁회사는 강사의 강의역량을 파악하고 강사에게 피드백을 제공하기 위해 강의를 참관할 수 있다.</w:t>
      </w:r>
    </w:p>
    <w:p w14:paraId="7BE2F80D" w14:textId="09470AF0" w:rsidR="003154DD" w:rsidRDefault="00072197">
      <w:pPr>
        <w:numPr>
          <w:ilvl w:val="0"/>
          <w:numId w:val="6"/>
        </w:numPr>
        <w:spacing w:line="240" w:lineRule="auto"/>
        <w:ind w:hanging="36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수탁회사는 수강생의 강의 만족도 및 의견을 취합하기 위하여 교육기간 중 설문조사를 실시할 수 있으며, 위탁회사는 수탁회사의 요청이 있는 경우 설문조사를 수강생에게 전달하고 취합하여 수탁회사에 제공하여야 한다.</w:t>
      </w:r>
    </w:p>
    <w:p w14:paraId="4D530741" w14:textId="77777777" w:rsidR="003154DD" w:rsidRDefault="003154DD">
      <w:pPr>
        <w:spacing w:line="240" w:lineRule="auto"/>
      </w:pPr>
    </w:p>
    <w:p w14:paraId="054A1E43" w14:textId="77777777" w:rsidR="003154DD" w:rsidRDefault="008F6A4B">
      <w:pPr>
        <w:rPr>
          <w:color w:val="000000"/>
        </w:rPr>
      </w:pPr>
      <w:r>
        <w:rPr>
          <w:rFonts w:ascii="맑은 고딕" w:eastAsia="맑은 고딕" w:hAnsi="맑은 고딕" w:cs="맑은 고딕"/>
          <w:b/>
          <w:color w:val="000000"/>
          <w:sz w:val="20"/>
          <w:szCs w:val="20"/>
        </w:rPr>
        <w:t>제9조(비밀 유지)</w:t>
      </w:r>
    </w:p>
    <w:p w14:paraId="0777950F" w14:textId="6A9FD137" w:rsidR="003154DD" w:rsidRDefault="00072197">
      <w:pPr>
        <w:spacing w:line="240" w:lineRule="auto"/>
        <w:rPr>
          <w:rFonts w:ascii="맑은 고딕" w:eastAsia="맑은 고딕" w:hAnsi="맑은 고딕" w:cs="맑은 고딕"/>
          <w:color w:val="000000"/>
          <w:sz w:val="20"/>
          <w:szCs w:val="20"/>
        </w:rPr>
      </w:pP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수탁회사의 동의가 없는 한, 위탁회사가 수탁회사로부터 받은 모든 정보는 계약기간 중 및 계약기간 종료 후에도 기밀로 유지되어야 하며 본 계약상의 권리 또는 의무를 이행하기 위한 목적 외에는 다른 어떠한 목적으로도 사용되어서는 아니 된다. 위탁회사가 강의 자료를 계약 외 제3자에게 제공하려는 경우 수탁회사 및 강사진과 협의하여야 한다. </w:t>
      </w:r>
    </w:p>
    <w:p w14:paraId="119E1414" w14:textId="77777777" w:rsidR="003154DD" w:rsidRDefault="003154DD">
      <w:pPr>
        <w:spacing w:line="240" w:lineRule="auto"/>
      </w:pPr>
    </w:p>
    <w:p w14:paraId="7874FC82" w14:textId="77777777" w:rsidR="003154DD" w:rsidRDefault="008F6A4B">
      <w:pPr>
        <w:spacing w:line="240" w:lineRule="auto"/>
      </w:pPr>
      <w:r>
        <w:rPr>
          <w:rFonts w:ascii="맑은 고딕" w:eastAsia="맑은 고딕" w:hAnsi="맑은 고딕" w:cs="맑은 고딕"/>
          <w:b/>
          <w:sz w:val="20"/>
          <w:szCs w:val="20"/>
        </w:rPr>
        <w:t xml:space="preserve">제 10조(강의 취소) </w:t>
      </w:r>
    </w:p>
    <w:p w14:paraId="3B07FEBD" w14:textId="77777777" w:rsidR="003154DD" w:rsidRDefault="008F6A4B">
      <w:pPr>
        <w:numPr>
          <w:ilvl w:val="0"/>
          <w:numId w:val="2"/>
        </w:numPr>
        <w:spacing w:line="240" w:lineRule="auto"/>
        <w:ind w:hanging="36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일방 당사자는 불가피한 사정으로 강의를 진행하지 못할 사유가 생긴 사실을 인지한 경우 즉시 </w:t>
      </w:r>
      <w:r>
        <w:rPr>
          <w:rFonts w:ascii="맑은 고딕" w:eastAsia="맑은 고딕" w:hAnsi="맑은 고딕" w:cs="맑은 고딕"/>
          <w:sz w:val="20"/>
          <w:szCs w:val="20"/>
        </w:rPr>
        <w:lastRenderedPageBreak/>
        <w:t>상대방에게 통지하고 강의를 취소하여야 한다.</w:t>
      </w:r>
    </w:p>
    <w:p w14:paraId="3CC467B6" w14:textId="77777777" w:rsidR="003154DD" w:rsidRDefault="008F6A4B">
      <w:pPr>
        <w:numPr>
          <w:ilvl w:val="0"/>
          <w:numId w:val="2"/>
        </w:numPr>
        <w:spacing w:line="240" w:lineRule="auto"/>
        <w:ind w:hanging="360"/>
        <w:rPr>
          <w:rFonts w:ascii="맑은 고딕" w:eastAsia="맑은 고딕" w:hAnsi="맑은 고딕" w:cs="맑은 고딕"/>
          <w:sz w:val="20"/>
          <w:szCs w:val="20"/>
        </w:rPr>
      </w:pPr>
      <w:bookmarkStart w:id="11" w:name="_heading=h.30j0zll" w:colFirst="0" w:colLast="0"/>
      <w:bookmarkEnd w:id="11"/>
      <w:r>
        <w:rPr>
          <w:rFonts w:ascii="맑은 고딕" w:eastAsia="맑은 고딕" w:hAnsi="맑은 고딕" w:cs="맑은 고딕"/>
          <w:sz w:val="20"/>
          <w:szCs w:val="20"/>
        </w:rPr>
        <w:t>사전 통지 없이 교육시간 시작으로부터 30분 동안 1명 미만의 수강생만 출석한 경우 강의를 종료하고 해당 강의는 취소된 것으로 본다.</w:t>
      </w:r>
    </w:p>
    <w:p w14:paraId="55CB7CCB" w14:textId="77777777" w:rsidR="003154DD" w:rsidRDefault="008F6A4B">
      <w:pPr>
        <w:numPr>
          <w:ilvl w:val="0"/>
          <w:numId w:val="2"/>
        </w:numPr>
        <w:spacing w:line="240" w:lineRule="auto"/>
        <w:ind w:hanging="36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사전 통지 없이 강사가 교육시간 시작으로부터 30분 동안 교육장소에 도착하지 않는 경우 강의를 종료하고 해당 강의는 취소된 것으로 본다. 단, 전항에 해당하는 경우에는 전항이 우선하는 것으로 본다.</w:t>
      </w:r>
    </w:p>
    <w:p w14:paraId="7A7F631D" w14:textId="77777777" w:rsidR="003154DD" w:rsidRDefault="008F6A4B">
      <w:pPr>
        <w:numPr>
          <w:ilvl w:val="0"/>
          <w:numId w:val="2"/>
        </w:numPr>
        <w:spacing w:line="240" w:lineRule="auto"/>
        <w:ind w:hanging="36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양 당사자는 합의하여 취소된 강의의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재수업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>, 수강료 반환, 완료처리 등에 대하여 정할 수 있다.</w:t>
      </w:r>
    </w:p>
    <w:p w14:paraId="040A5AE8" w14:textId="77777777" w:rsidR="003154DD" w:rsidRDefault="008F6A4B">
      <w:pPr>
        <w:numPr>
          <w:ilvl w:val="0"/>
          <w:numId w:val="2"/>
        </w:numPr>
        <w:spacing w:line="240" w:lineRule="auto"/>
        <w:ind w:hanging="36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별도의 합의가 없는 한 위탁회사의 통지에 의한 강의 취소와 제2항에 의한 강의 취소의 경우 해당 강의는 이행된 것으로 본다.</w:t>
      </w:r>
    </w:p>
    <w:p w14:paraId="1C4E2411" w14:textId="1E22001C" w:rsidR="003154DD" w:rsidRDefault="008F6A4B">
      <w:pPr>
        <w:numPr>
          <w:ilvl w:val="0"/>
          <w:numId w:val="2"/>
        </w:numPr>
        <w:spacing w:line="240" w:lineRule="auto"/>
        <w:ind w:hanging="36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별도의 합의가 없는 한 </w:t>
      </w:r>
      <w:r w:rsidR="00072197">
        <w:rPr>
          <w:rFonts w:ascii="맑은 고딕" w:eastAsia="맑은 고딕" w:hAnsi="맑은 고딕" w:cs="맑은 고딕"/>
          <w:sz w:val="20"/>
          <w:szCs w:val="20"/>
        </w:rPr>
        <w:t>수탁회사</w:t>
      </w:r>
      <w:r>
        <w:rPr>
          <w:rFonts w:ascii="맑은 고딕" w:eastAsia="맑은 고딕" w:hAnsi="맑은 고딕" w:cs="맑은 고딕"/>
          <w:sz w:val="20"/>
          <w:szCs w:val="20"/>
        </w:rPr>
        <w:t xml:space="preserve">의 통지에 의한 강의 취소와 제3항에 의한 강의 취소의 경우 </w:t>
      </w:r>
      <w:r w:rsidR="00072197">
        <w:rPr>
          <w:rFonts w:ascii="맑은 고딕" w:eastAsia="맑은 고딕" w:hAnsi="맑은 고딕" w:cs="맑은 고딕"/>
          <w:sz w:val="20"/>
          <w:szCs w:val="20"/>
        </w:rPr>
        <w:t>수탁회사</w:t>
      </w:r>
      <w:r>
        <w:rPr>
          <w:rFonts w:ascii="맑은 고딕" w:eastAsia="맑은 고딕" w:hAnsi="맑은 고딕" w:cs="맑은 고딕"/>
          <w:sz w:val="20"/>
          <w:szCs w:val="20"/>
        </w:rPr>
        <w:t>는 해당 강의에 대한 수강료를 위탁회사에게 반환하여야 한다. 단, 천재지변 등 불가피한 사유로 인한 경우에는 그러하지 아니한다.</w:t>
      </w:r>
    </w:p>
    <w:p w14:paraId="7CCA52F9" w14:textId="77777777" w:rsidR="003154DD" w:rsidRDefault="008F6A4B">
      <w:pPr>
        <w:numPr>
          <w:ilvl w:val="0"/>
          <w:numId w:val="2"/>
        </w:numPr>
        <w:spacing w:line="240" w:lineRule="auto"/>
        <w:ind w:hanging="36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전항의 각 강의에 대한 수강료는 계약 금액을 강의횟수로 균등하게 분배한 금액으로 한다.</w:t>
      </w:r>
    </w:p>
    <w:p w14:paraId="78DE2080" w14:textId="77777777" w:rsidR="003154DD" w:rsidRDefault="003154DD">
      <w:pPr>
        <w:spacing w:line="240" w:lineRule="auto"/>
      </w:pPr>
    </w:p>
    <w:p w14:paraId="7C91CD0D" w14:textId="77777777" w:rsidR="003154DD" w:rsidRDefault="008F6A4B">
      <w:pPr>
        <w:spacing w:line="240" w:lineRule="auto"/>
      </w:pPr>
      <w:r>
        <w:rPr>
          <w:rFonts w:ascii="맑은 고딕" w:eastAsia="맑은 고딕" w:hAnsi="맑은 고딕" w:cs="맑은 고딕"/>
          <w:b/>
          <w:sz w:val="20"/>
          <w:szCs w:val="20"/>
        </w:rPr>
        <w:t>제 11조(교육 개시 전 계약해제)</w:t>
      </w:r>
    </w:p>
    <w:p w14:paraId="007463FD" w14:textId="6EB107B4" w:rsidR="003154DD" w:rsidRDefault="008F6A4B">
      <w:pPr>
        <w:spacing w:line="240" w:lineRule="auto"/>
        <w:rPr>
          <w:rFonts w:hint="eastAsia"/>
        </w:rPr>
      </w:pPr>
      <w:r>
        <w:rPr>
          <w:rFonts w:ascii="맑은 고딕" w:eastAsia="맑은 고딕" w:hAnsi="맑은 고딕" w:cs="맑은 고딕"/>
          <w:sz w:val="20"/>
          <w:szCs w:val="20"/>
        </w:rPr>
        <w:t>일방 당사자는 제4조 교육기간의 시작일 전까지 계약 금액의 30%의 비율에 의한 해약금을 지급하고 상대방에게 해제의 의사표시를 함으로써 본 계약을 해제할 수 있다. 단, 양 당사자의 사전 합의가 있거나 교육기간 시작일의 1개월 전까지 해제의 통지를 하는 경우 해약금을 지급하지 않고 해제할 수 있다.</w:t>
      </w:r>
      <w:ins w:id="12" w:author="김현주 (Hyunjoo Kim)" w:date="2024-04-03T15:50:00Z">
        <w:r w:rsidR="00F17DE0">
          <w:rPr>
            <w:rFonts w:ascii="맑은 고딕" w:eastAsia="맑은 고딕" w:hAnsi="맑은 고딕" w:cs="맑은 고딕"/>
            <w:sz w:val="20"/>
            <w:szCs w:val="20"/>
          </w:rPr>
          <w:t xml:space="preserve"> </w:t>
        </w:r>
        <w:r w:rsidR="00F17DE0">
          <w:rPr>
            <w:rFonts w:ascii="맑은 고딕" w:eastAsia="맑은 고딕" w:hAnsi="맑은 고딕" w:cs="맑은 고딕" w:hint="eastAsia"/>
            <w:sz w:val="20"/>
            <w:szCs w:val="20"/>
          </w:rPr>
          <w:t>그 외 일방 당사자가 본 계약의 내용을 위반한 경우 상대방이 시정을 요구하였음에도 불구하고 합리적인 기간 내에 시정이 이루어지지 않은 경우 상대방은 계약을 해지할 수 있다.</w:t>
        </w:r>
        <w:r w:rsidR="00F17DE0">
          <w:rPr>
            <w:rFonts w:ascii="맑은 고딕" w:eastAsia="맑은 고딕" w:hAnsi="맑은 고딕" w:cs="맑은 고딕"/>
            <w:sz w:val="20"/>
            <w:szCs w:val="20"/>
          </w:rPr>
          <w:t xml:space="preserve"> </w:t>
        </w:r>
      </w:ins>
      <w:bookmarkStart w:id="13" w:name="_GoBack"/>
      <w:bookmarkEnd w:id="13"/>
    </w:p>
    <w:p w14:paraId="0C2C828E" w14:textId="77777777" w:rsidR="003154DD" w:rsidRDefault="003154DD">
      <w:pPr>
        <w:spacing w:line="240" w:lineRule="auto"/>
      </w:pPr>
    </w:p>
    <w:p w14:paraId="22994A6B" w14:textId="77777777" w:rsidR="003154DD" w:rsidRDefault="008F6A4B">
      <w:pPr>
        <w:spacing w:line="240" w:lineRule="auto"/>
      </w:pPr>
      <w:bookmarkStart w:id="14" w:name="_heading=h.1fob9te" w:colFirst="0" w:colLast="0"/>
      <w:bookmarkEnd w:id="14"/>
      <w:r>
        <w:rPr>
          <w:rFonts w:ascii="맑은 고딕" w:eastAsia="맑은 고딕" w:hAnsi="맑은 고딕" w:cs="맑은 고딕"/>
          <w:b/>
          <w:sz w:val="20"/>
          <w:szCs w:val="20"/>
        </w:rPr>
        <w:t xml:space="preserve">제12조(대금 지급) </w:t>
      </w:r>
    </w:p>
    <w:p w14:paraId="6DC8BF20" w14:textId="3803DFEE" w:rsidR="003154DD" w:rsidRDefault="008F6A4B">
      <w:pPr>
        <w:numPr>
          <w:ilvl w:val="0"/>
          <w:numId w:val="7"/>
        </w:numPr>
        <w:spacing w:line="240" w:lineRule="auto"/>
        <w:ind w:hanging="36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위탁회사는 제4조 교육기간 종료일로부터 21일 이내까지 계약 금액 상당의 대금을 별첨 </w:t>
      </w:r>
      <w:r w:rsidR="00072197">
        <w:rPr>
          <w:rFonts w:ascii="맑은 고딕" w:eastAsia="맑은 고딕" w:hAnsi="맑은 고딕" w:cs="맑은 고딕"/>
          <w:sz w:val="20"/>
          <w:szCs w:val="20"/>
        </w:rPr>
        <w:t>수탁회사</w:t>
      </w:r>
      <w:r>
        <w:rPr>
          <w:rFonts w:ascii="맑은 고딕" w:eastAsia="맑은 고딕" w:hAnsi="맑은 고딕" w:cs="맑은 고딕"/>
          <w:sz w:val="20"/>
          <w:szCs w:val="20"/>
        </w:rPr>
        <w:t xml:space="preserve"> 기업 교육 견적서의 입금계좌로 지급하여야 한다.</w:t>
      </w:r>
    </w:p>
    <w:p w14:paraId="4959256C" w14:textId="77777777" w:rsidR="003154DD" w:rsidRDefault="008F6A4B">
      <w:pPr>
        <w:numPr>
          <w:ilvl w:val="0"/>
          <w:numId w:val="7"/>
        </w:numPr>
        <w:spacing w:line="240" w:lineRule="auto"/>
        <w:ind w:hanging="36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대금 지급을 지체한 경우 위탁회사는 미지급액에 대하여 지급기일 다음날부터 지급하는 날까지 연 6%의 비율에 의한 지연이자를 가산하여 지급할 의무가 있다.</w:t>
      </w:r>
    </w:p>
    <w:p w14:paraId="7BFD8CF4" w14:textId="77777777" w:rsidR="003154DD" w:rsidRDefault="003154DD">
      <w:pPr>
        <w:spacing w:line="240" w:lineRule="auto"/>
      </w:pPr>
    </w:p>
    <w:p w14:paraId="49155BFC" w14:textId="77777777" w:rsidR="003154DD" w:rsidRDefault="008F6A4B">
      <w:pPr>
        <w:spacing w:line="240" w:lineRule="auto"/>
      </w:pPr>
      <w:r>
        <w:rPr>
          <w:rFonts w:ascii="맑은 고딕" w:eastAsia="맑은 고딕" w:hAnsi="맑은 고딕" w:cs="맑은 고딕"/>
          <w:b/>
          <w:sz w:val="20"/>
          <w:szCs w:val="20"/>
        </w:rPr>
        <w:t>제13조(정산)</w:t>
      </w:r>
    </w:p>
    <w:p w14:paraId="5376A963" w14:textId="77777777" w:rsidR="003154DD" w:rsidRDefault="008F6A4B">
      <w:pPr>
        <w:spacing w:line="240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제10조의 반환금은 계약기간 종료일의 1개월 뒤까지 지급하여야 한다.</w:t>
      </w:r>
    </w:p>
    <w:p w14:paraId="0A4D28D0" w14:textId="77777777" w:rsidR="003154DD" w:rsidRDefault="003154DD">
      <w:pPr>
        <w:spacing w:line="240" w:lineRule="auto"/>
      </w:pPr>
    </w:p>
    <w:p w14:paraId="4D2371FA" w14:textId="77777777" w:rsidR="003154DD" w:rsidRDefault="008F6A4B">
      <w:pPr>
        <w:spacing w:line="240" w:lineRule="auto"/>
      </w:pPr>
      <w:r>
        <w:rPr>
          <w:rFonts w:ascii="맑은 고딕" w:eastAsia="맑은 고딕" w:hAnsi="맑은 고딕" w:cs="맑은 고딕"/>
          <w:b/>
          <w:sz w:val="20"/>
          <w:szCs w:val="20"/>
        </w:rPr>
        <w:t>제14조(상호의 사용)</w:t>
      </w:r>
    </w:p>
    <w:p w14:paraId="63D8696C" w14:textId="66484ECA" w:rsidR="003154DD" w:rsidRDefault="00072197">
      <w:pPr>
        <w:spacing w:line="240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수탁회사는 위탁회사가 사전에 별도의 반대 의사를 서면으로 표명하지 않는 한 위탁회사의 CI와 상호를 “주요 레퍼런스”로 게재할 수 있다. </w:t>
      </w:r>
    </w:p>
    <w:p w14:paraId="005139C4" w14:textId="77777777" w:rsidR="003154DD" w:rsidRDefault="003154DD">
      <w:pPr>
        <w:spacing w:line="240" w:lineRule="auto"/>
      </w:pPr>
    </w:p>
    <w:p w14:paraId="4721CC66" w14:textId="77777777" w:rsidR="003154DD" w:rsidRDefault="008F6A4B">
      <w:pPr>
        <w:spacing w:line="240" w:lineRule="auto"/>
      </w:pPr>
      <w:r>
        <w:rPr>
          <w:rFonts w:ascii="맑은 고딕" w:eastAsia="맑은 고딕" w:hAnsi="맑은 고딕" w:cs="맑은 고딕"/>
          <w:b/>
          <w:sz w:val="20"/>
          <w:szCs w:val="20"/>
        </w:rPr>
        <w:t>제15조(권리의무의 양도금지)</w:t>
      </w:r>
    </w:p>
    <w:p w14:paraId="76AB47BC" w14:textId="77777777" w:rsidR="003154DD" w:rsidRDefault="008F6A4B">
      <w:pPr>
        <w:spacing w:line="240" w:lineRule="auto"/>
      </w:pPr>
      <w:r>
        <w:rPr>
          <w:rFonts w:ascii="맑은 고딕" w:eastAsia="맑은 고딕" w:hAnsi="맑은 고딕" w:cs="맑은 고딕"/>
          <w:sz w:val="20"/>
          <w:szCs w:val="20"/>
        </w:rPr>
        <w:t>일방 당사자는 본 계약과 관련한 권리나 의무를 상대방의 승인 없이 제 3자에게 양도할 수 없다.</w:t>
      </w:r>
    </w:p>
    <w:p w14:paraId="23EBE7FE" w14:textId="77777777" w:rsidR="003154DD" w:rsidRDefault="003154DD">
      <w:pPr>
        <w:spacing w:line="240" w:lineRule="auto"/>
      </w:pPr>
    </w:p>
    <w:p w14:paraId="2C2FB5F2" w14:textId="77777777" w:rsidR="003154DD" w:rsidRDefault="008F6A4B">
      <w:pPr>
        <w:spacing w:line="240" w:lineRule="auto"/>
      </w:pPr>
      <w:r>
        <w:rPr>
          <w:rFonts w:ascii="맑은 고딕" w:eastAsia="맑은 고딕" w:hAnsi="맑은 고딕" w:cs="맑은 고딕"/>
          <w:b/>
          <w:sz w:val="20"/>
          <w:szCs w:val="20"/>
        </w:rPr>
        <w:t>제 16조(계약의 해석)</w:t>
      </w:r>
    </w:p>
    <w:p w14:paraId="3D63C102" w14:textId="77777777" w:rsidR="003154DD" w:rsidRDefault="008F6A4B">
      <w:pPr>
        <w:spacing w:line="240" w:lineRule="auto"/>
      </w:pPr>
      <w:r>
        <w:rPr>
          <w:rFonts w:ascii="맑은 고딕" w:eastAsia="맑은 고딕" w:hAnsi="맑은 고딕" w:cs="맑은 고딕"/>
          <w:sz w:val="20"/>
          <w:szCs w:val="20"/>
        </w:rPr>
        <w:t>본 계약서에 명시되지 아니한 사항은 양 당사자가 합의한 바에 따른다.</w:t>
      </w:r>
    </w:p>
    <w:p w14:paraId="36F03721" w14:textId="77777777" w:rsidR="003154DD" w:rsidRDefault="003154DD">
      <w:pPr>
        <w:spacing w:line="240" w:lineRule="auto"/>
      </w:pPr>
    </w:p>
    <w:p w14:paraId="387FB8D1" w14:textId="77777777" w:rsidR="003154DD" w:rsidRDefault="008F6A4B">
      <w:pPr>
        <w:spacing w:line="240" w:lineRule="auto"/>
      </w:pPr>
      <w:r>
        <w:rPr>
          <w:rFonts w:ascii="맑은 고딕" w:eastAsia="맑은 고딕" w:hAnsi="맑은 고딕" w:cs="맑은 고딕"/>
          <w:b/>
          <w:sz w:val="20"/>
          <w:szCs w:val="20"/>
        </w:rPr>
        <w:t>제17조(분쟁의 해결)</w:t>
      </w:r>
    </w:p>
    <w:p w14:paraId="16E1FCE0" w14:textId="77777777" w:rsidR="003154DD" w:rsidRDefault="008F6A4B">
      <w:pPr>
        <w:spacing w:line="240" w:lineRule="auto"/>
      </w:pPr>
      <w:r>
        <w:rPr>
          <w:rFonts w:ascii="맑은 고딕" w:eastAsia="맑은 고딕" w:hAnsi="맑은 고딕" w:cs="맑은 고딕"/>
          <w:sz w:val="20"/>
          <w:szCs w:val="20"/>
        </w:rPr>
        <w:t>본 계약과 관련하여 분쟁이 발생한 경우 상호신의를 바탕으로 협의에 의해 원만히 해결하기로 한다. 단, 합의가 이뤄지지 아니하여 소송을 제기하는 경우 서울중앙지방법원을 관할법원으로 한다.</w:t>
      </w:r>
    </w:p>
    <w:p w14:paraId="76AED3C5" w14:textId="77777777" w:rsidR="003154DD" w:rsidRDefault="008F6A4B">
      <w:r>
        <w:br w:type="page"/>
      </w:r>
      <w:r>
        <w:rPr>
          <w:rFonts w:ascii="맑은 고딕" w:eastAsia="맑은 고딕" w:hAnsi="맑은 고딕" w:cs="맑은 고딕"/>
          <w:sz w:val="20"/>
          <w:szCs w:val="20"/>
        </w:rPr>
        <w:lastRenderedPageBreak/>
        <w:t>본 계약의 성립을 증명하기 위하여 당사자들은 본 계약서를 2부 작성하고, 체결일에 서명 또는 기명 날인한 후 당사자들이 각 1부를 보관하기로 한다.</w:t>
      </w:r>
    </w:p>
    <w:p w14:paraId="2BFF27D3" w14:textId="77777777" w:rsidR="003154DD" w:rsidRDefault="003154DD">
      <w:pPr>
        <w:spacing w:line="240" w:lineRule="auto"/>
      </w:pPr>
    </w:p>
    <w:p w14:paraId="76A79BD8" w14:textId="77777777" w:rsidR="003154DD" w:rsidRDefault="003154DD">
      <w:pPr>
        <w:spacing w:line="240" w:lineRule="auto"/>
      </w:pPr>
    </w:p>
    <w:p w14:paraId="1712B7A4" w14:textId="3CAACB4E" w:rsidR="003154DD" w:rsidRDefault="008F6A4B">
      <w:pPr>
        <w:spacing w:line="240" w:lineRule="auto"/>
        <w:jc w:val="center"/>
      </w:pPr>
      <w:r>
        <w:rPr>
          <w:rFonts w:ascii="맑은 고딕" w:eastAsia="맑은 고딕" w:hAnsi="맑은 고딕" w:cs="맑은 고딕"/>
          <w:sz w:val="20"/>
          <w:szCs w:val="20"/>
        </w:rPr>
        <w:t>20</w:t>
      </w:r>
      <w:r w:rsidR="009133C8">
        <w:rPr>
          <w:rFonts w:ascii="맑은 고딕" w:eastAsia="맑은 고딕" w:hAnsi="맑은 고딕" w:cs="맑은 고딕"/>
          <w:sz w:val="20"/>
          <w:szCs w:val="20"/>
        </w:rPr>
        <w:t>2</w:t>
      </w:r>
      <w:r w:rsidR="0051788C">
        <w:rPr>
          <w:rFonts w:ascii="맑은 고딕" w:eastAsia="맑은 고딕" w:hAnsi="맑은 고딕" w:cs="맑은 고딕"/>
          <w:sz w:val="20"/>
          <w:szCs w:val="20"/>
        </w:rPr>
        <w:t>4</w:t>
      </w:r>
      <w:r>
        <w:rPr>
          <w:rFonts w:ascii="맑은 고딕" w:eastAsia="맑은 고딕" w:hAnsi="맑은 고딕" w:cs="맑은 고딕"/>
          <w:sz w:val="20"/>
          <w:szCs w:val="20"/>
        </w:rPr>
        <w:t>년       </w:t>
      </w:r>
      <w:r w:rsidR="0051788C">
        <w:rPr>
          <w:rFonts w:ascii="맑은 고딕" w:eastAsia="맑은 고딕" w:hAnsi="맑은 고딕" w:cs="맑은 고딕"/>
          <w:sz w:val="20"/>
          <w:szCs w:val="20"/>
        </w:rPr>
        <w:t>0</w:t>
      </w:r>
      <w:r w:rsidR="001C6709">
        <w:rPr>
          <w:rFonts w:ascii="맑은 고딕" w:eastAsia="맑은 고딕" w:hAnsi="맑은 고딕" w:cs="맑은 고딕" w:hint="eastAsia"/>
          <w:sz w:val="20"/>
          <w:szCs w:val="20"/>
        </w:rPr>
        <w:t>3</w:t>
      </w:r>
      <w:r>
        <w:rPr>
          <w:rFonts w:ascii="맑은 고딕" w:eastAsia="맑은 고딕" w:hAnsi="맑은 고딕" w:cs="맑은 고딕"/>
          <w:sz w:val="20"/>
          <w:szCs w:val="20"/>
        </w:rPr>
        <w:t>월      </w:t>
      </w:r>
      <w:r w:rsidR="001C6709">
        <w:rPr>
          <w:rFonts w:ascii="맑은 고딕" w:eastAsia="맑은 고딕" w:hAnsi="맑은 고딕" w:cs="맑은 고딕" w:hint="eastAsia"/>
          <w:sz w:val="20"/>
          <w:szCs w:val="20"/>
        </w:rPr>
        <w:t>22</w:t>
      </w:r>
      <w:r>
        <w:rPr>
          <w:rFonts w:ascii="맑은 고딕" w:eastAsia="맑은 고딕" w:hAnsi="맑은 고딕" w:cs="맑은 고딕"/>
          <w:sz w:val="20"/>
          <w:szCs w:val="20"/>
        </w:rPr>
        <w:t>일</w:t>
      </w:r>
    </w:p>
    <w:p w14:paraId="441BBFF5" w14:textId="77777777" w:rsidR="003154DD" w:rsidRDefault="003154DD">
      <w:pPr>
        <w:spacing w:line="240" w:lineRule="auto"/>
        <w:jc w:val="center"/>
        <w:rPr>
          <w:highlight w:val="white"/>
        </w:rPr>
      </w:pPr>
    </w:p>
    <w:p w14:paraId="779FE860" w14:textId="77777777" w:rsidR="003154DD" w:rsidRPr="002D1052" w:rsidRDefault="003154DD">
      <w:pPr>
        <w:spacing w:line="240" w:lineRule="auto"/>
        <w:jc w:val="center"/>
        <w:rPr>
          <w:color w:val="000000" w:themeColor="text1"/>
          <w:highlight w:val="white"/>
        </w:rPr>
      </w:pPr>
    </w:p>
    <w:p w14:paraId="4CA2AAED" w14:textId="470D4B54" w:rsidR="003154DD" w:rsidRPr="002D1052" w:rsidRDefault="00072197">
      <w:pPr>
        <w:spacing w:line="240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>수탁회사</w:t>
      </w:r>
      <w:r w:rsidR="009133C8" w:rsidRPr="002D1052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:</w:t>
      </w:r>
      <w:r w:rsidR="009133C8" w:rsidRPr="002D1052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ab/>
      </w:r>
      <w:r w:rsidR="009133C8" w:rsidRPr="002D1052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ab/>
      </w:r>
      <w:r w:rsidR="009133C8" w:rsidRPr="002D1052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주식회사 </w:t>
      </w:r>
      <w:r w:rsidR="009133C8" w:rsidRPr="002D1052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데이원컴퍼니</w:t>
      </w:r>
      <w:r w:rsidR="009133C8" w:rsidRPr="002D1052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 </w:t>
      </w:r>
    </w:p>
    <w:p w14:paraId="17843046" w14:textId="4BED35E8" w:rsidR="003154DD" w:rsidRPr="002D1052" w:rsidRDefault="008F6A4B">
      <w:pPr>
        <w:spacing w:line="240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2D1052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ab/>
      </w:r>
      <w:r w:rsidRPr="002D1052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ab/>
      </w:r>
      <w:r w:rsidRPr="002D1052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ab/>
        <w:t>서울</w:t>
      </w:r>
      <w:r w:rsidR="009133C8" w:rsidRPr="002D1052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특별시 강남구 </w:t>
      </w:r>
      <w:proofErr w:type="spellStart"/>
      <w:r w:rsidR="009133C8" w:rsidRPr="002D1052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테헤란로</w:t>
      </w:r>
      <w:proofErr w:type="spellEnd"/>
      <w:r w:rsidR="009133C8" w:rsidRPr="002D1052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 </w:t>
      </w:r>
      <w:r w:rsidR="009133C8" w:rsidRPr="002D1052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231 WEST</w:t>
      </w:r>
      <w:r w:rsidR="009133C8" w:rsidRPr="002D1052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동 </w:t>
      </w:r>
      <w:r w:rsidR="009133C8" w:rsidRPr="002D1052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6, 7</w:t>
      </w:r>
      <w:r w:rsidR="009133C8" w:rsidRPr="002D1052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층 </w:t>
      </w:r>
      <w:r w:rsidR="009133C8" w:rsidRPr="002D1052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(</w:t>
      </w:r>
      <w:r w:rsidR="009133C8" w:rsidRPr="002D1052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역삼동,</w:t>
      </w:r>
      <w:r w:rsidR="009133C8" w:rsidRPr="002D1052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</w:t>
      </w:r>
      <w:r w:rsidR="009133C8" w:rsidRPr="002D1052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센터필드</w:t>
      </w:r>
      <w:r w:rsidRPr="002D1052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) </w:t>
      </w:r>
    </w:p>
    <w:p w14:paraId="453CAFAB" w14:textId="77777777" w:rsidR="003154DD" w:rsidRPr="0004691C" w:rsidRDefault="003154DD">
      <w:pPr>
        <w:spacing w:line="240" w:lineRule="auto"/>
        <w:rPr>
          <w:rFonts w:ascii="맑은 고딕" w:eastAsia="맑은 고딕" w:hAnsi="맑은 고딕" w:cs="맑은 고딕"/>
          <w:color w:val="0070C0"/>
          <w:sz w:val="20"/>
          <w:szCs w:val="20"/>
        </w:rPr>
      </w:pPr>
    </w:p>
    <w:p w14:paraId="442BFC7A" w14:textId="77777777" w:rsidR="003154DD" w:rsidRDefault="008F6A4B">
      <w:pPr>
        <w:spacing w:line="240" w:lineRule="auto"/>
      </w:pPr>
      <w:r>
        <w:rPr>
          <w:rFonts w:ascii="맑은 고딕" w:eastAsia="맑은 고딕" w:hAnsi="맑은 고딕" w:cs="맑은 고딕"/>
          <w:sz w:val="20"/>
          <w:szCs w:val="20"/>
        </w:rPr>
        <w:tab/>
      </w:r>
      <w:r>
        <w:rPr>
          <w:rFonts w:ascii="맑은 고딕" w:eastAsia="맑은 고딕" w:hAnsi="맑은 고딕" w:cs="맑은 고딕"/>
          <w:sz w:val="20"/>
          <w:szCs w:val="20"/>
        </w:rPr>
        <w:tab/>
      </w:r>
      <w:r>
        <w:rPr>
          <w:rFonts w:ascii="맑은 고딕" w:eastAsia="맑은 고딕" w:hAnsi="맑은 고딕" w:cs="맑은 고딕"/>
          <w:sz w:val="20"/>
          <w:szCs w:val="20"/>
        </w:rPr>
        <w:tab/>
      </w:r>
      <w:proofErr w:type="gramStart"/>
      <w:r>
        <w:rPr>
          <w:rFonts w:ascii="맑은 고딕" w:eastAsia="맑은 고딕" w:hAnsi="맑은 고딕" w:cs="맑은 고딕"/>
          <w:sz w:val="20"/>
          <w:szCs w:val="20"/>
        </w:rPr>
        <w:t>대표이사  이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 강  민   (인)</w:t>
      </w:r>
    </w:p>
    <w:p w14:paraId="6681A77D" w14:textId="77777777" w:rsidR="003154DD" w:rsidRDefault="003154DD">
      <w:pPr>
        <w:spacing w:line="240" w:lineRule="auto"/>
      </w:pPr>
    </w:p>
    <w:p w14:paraId="17035814" w14:textId="77777777" w:rsidR="003154DD" w:rsidRDefault="008F6A4B">
      <w:pPr>
        <w:spacing w:line="240" w:lineRule="auto"/>
      </w:pPr>
      <w:r>
        <w:br/>
      </w:r>
    </w:p>
    <w:p w14:paraId="7656BFCB" w14:textId="611EA904" w:rsidR="003154DD" w:rsidRDefault="008F6A4B">
      <w:pPr>
        <w:spacing w:line="240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위탁회사:</w:t>
      </w:r>
      <w:r>
        <w:rPr>
          <w:rFonts w:ascii="맑은 고딕" w:eastAsia="맑은 고딕" w:hAnsi="맑은 고딕" w:cs="맑은 고딕"/>
          <w:b/>
          <w:sz w:val="20"/>
          <w:szCs w:val="20"/>
        </w:rPr>
        <w:tab/>
      </w:r>
      <w:r>
        <w:rPr>
          <w:rFonts w:ascii="맑은 고딕" w:eastAsia="맑은 고딕" w:hAnsi="맑은 고딕" w:cs="맑은 고딕"/>
          <w:b/>
          <w:sz w:val="20"/>
          <w:szCs w:val="20"/>
        </w:rPr>
        <w:tab/>
      </w:r>
      <w:r w:rsidR="00690AD5">
        <w:rPr>
          <w:rFonts w:ascii="맑은 고딕" w:eastAsia="맑은 고딕" w:hAnsi="맑은 고딕" w:cs="맑은 고딕"/>
          <w:sz w:val="20"/>
          <w:szCs w:val="20"/>
        </w:rPr>
        <w:t>㈜</w:t>
      </w:r>
      <w:proofErr w:type="spellStart"/>
      <w:r w:rsidR="00690AD5">
        <w:rPr>
          <w:rFonts w:ascii="맑은 고딕" w:eastAsia="맑은 고딕" w:hAnsi="맑은 고딕" w:cs="맑은 고딕" w:hint="eastAsia"/>
          <w:sz w:val="20"/>
          <w:szCs w:val="20"/>
        </w:rPr>
        <w:t>퍼시스</w:t>
      </w:r>
      <w:proofErr w:type="spellEnd"/>
      <w:r w:rsidR="00690AD5">
        <w:rPr>
          <w:rFonts w:ascii="맑은 고딕" w:eastAsia="맑은 고딕" w:hAnsi="맑은 고딕" w:cs="맑은 고딕" w:hint="eastAsia"/>
          <w:sz w:val="20"/>
          <w:szCs w:val="20"/>
        </w:rPr>
        <w:t xml:space="preserve"> </w:t>
      </w:r>
    </w:p>
    <w:p w14:paraId="7046E986" w14:textId="19D5929D" w:rsidR="00690AD5" w:rsidRDefault="00690AD5">
      <w:pPr>
        <w:spacing w:line="240" w:lineRule="auto"/>
      </w:pPr>
      <w:r>
        <w:rPr>
          <w:rFonts w:hint="eastAsia"/>
        </w:rPr>
        <w:t xml:space="preserve"> </w:t>
      </w:r>
      <w:r>
        <w:t xml:space="preserve">                                  </w:t>
      </w:r>
      <w:r>
        <w:rPr>
          <w:rFonts w:hint="eastAsia"/>
        </w:rPr>
        <w:t>서울특별시</w:t>
      </w:r>
      <w:r>
        <w:rPr>
          <w:rFonts w:hint="eastAsia"/>
        </w:rPr>
        <w:t xml:space="preserve"> </w:t>
      </w:r>
      <w:r>
        <w:rPr>
          <w:rFonts w:hint="eastAsia"/>
        </w:rPr>
        <w:t>송파구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오금로</w:t>
      </w:r>
      <w:proofErr w:type="spellEnd"/>
      <w:r>
        <w:rPr>
          <w:rFonts w:hint="eastAsia"/>
        </w:rPr>
        <w:t xml:space="preserve"> </w:t>
      </w:r>
      <w:r>
        <w:t xml:space="preserve">311 </w:t>
      </w:r>
      <w:proofErr w:type="spellStart"/>
      <w:r>
        <w:rPr>
          <w:rFonts w:hint="eastAsia"/>
        </w:rPr>
        <w:t>퍼시스</w:t>
      </w:r>
      <w:proofErr w:type="spellEnd"/>
    </w:p>
    <w:p w14:paraId="7908C85A" w14:textId="77777777" w:rsidR="003154DD" w:rsidRDefault="003154DD">
      <w:pPr>
        <w:spacing w:line="240" w:lineRule="auto"/>
      </w:pPr>
    </w:p>
    <w:p w14:paraId="60FB1D67" w14:textId="6C4B5C6B" w:rsidR="003154DD" w:rsidRDefault="008F6A4B">
      <w:pPr>
        <w:spacing w:line="240" w:lineRule="auto"/>
      </w:pPr>
      <w:r>
        <w:rPr>
          <w:rFonts w:ascii="맑은 고딕" w:eastAsia="맑은 고딕" w:hAnsi="맑은 고딕" w:cs="맑은 고딕"/>
          <w:sz w:val="20"/>
          <w:szCs w:val="20"/>
        </w:rPr>
        <w:tab/>
      </w:r>
      <w:r>
        <w:rPr>
          <w:rFonts w:ascii="맑은 고딕" w:eastAsia="맑은 고딕" w:hAnsi="맑은 고딕" w:cs="맑은 고딕"/>
          <w:sz w:val="20"/>
          <w:szCs w:val="20"/>
        </w:rPr>
        <w:tab/>
      </w:r>
      <w:r>
        <w:rPr>
          <w:rFonts w:ascii="맑은 고딕" w:eastAsia="맑은 고딕" w:hAnsi="맑은 고딕" w:cs="맑은 고딕"/>
          <w:sz w:val="20"/>
          <w:szCs w:val="20"/>
        </w:rPr>
        <w:tab/>
      </w:r>
      <w:proofErr w:type="gramStart"/>
      <w:r>
        <w:rPr>
          <w:rFonts w:ascii="맑은 고딕" w:eastAsia="맑은 고딕" w:hAnsi="맑은 고딕" w:cs="맑은 고딕"/>
          <w:sz w:val="20"/>
          <w:szCs w:val="20"/>
        </w:rPr>
        <w:t xml:space="preserve">대표이사  </w:t>
      </w:r>
      <w:r w:rsidR="007E173A">
        <w:rPr>
          <w:rFonts w:ascii="맑은 고딕" w:eastAsia="맑은 고딕" w:hAnsi="맑은 고딕" w:cs="맑은 고딕" w:hint="eastAsia"/>
          <w:sz w:val="20"/>
          <w:szCs w:val="20"/>
        </w:rPr>
        <w:t>박</w:t>
      </w:r>
      <w:proofErr w:type="gramEnd"/>
      <w:r w:rsidR="007E173A">
        <w:rPr>
          <w:rFonts w:ascii="맑은 고딕" w:eastAsia="맑은 고딕" w:hAnsi="맑은 고딕" w:cs="맑은 고딕" w:hint="eastAsia"/>
          <w:sz w:val="20"/>
          <w:szCs w:val="20"/>
        </w:rPr>
        <w:t xml:space="preserve"> 광 호</w:t>
      </w:r>
      <w:r w:rsidR="007E173A">
        <w:rPr>
          <w:rFonts w:ascii="맑은 고딕" w:eastAsia="맑은 고딕" w:hAnsi="맑은 고딕" w:cs="맑은 고딕"/>
          <w:sz w:val="20"/>
          <w:szCs w:val="20"/>
        </w:rPr>
        <w:t xml:space="preserve">   </w:t>
      </w:r>
      <w:r>
        <w:rPr>
          <w:rFonts w:ascii="맑은 고딕" w:eastAsia="맑은 고딕" w:hAnsi="맑은 고딕" w:cs="맑은 고딕"/>
          <w:sz w:val="20"/>
          <w:szCs w:val="20"/>
        </w:rPr>
        <w:t>(인)</w:t>
      </w:r>
    </w:p>
    <w:p w14:paraId="1CA3EA3D" w14:textId="77777777" w:rsidR="003154DD" w:rsidRDefault="003154DD">
      <w:pPr>
        <w:spacing w:line="240" w:lineRule="auto"/>
      </w:pPr>
    </w:p>
    <w:p w14:paraId="575DD643" w14:textId="77777777" w:rsidR="003154DD" w:rsidRDefault="003154DD">
      <w:pPr>
        <w:ind w:left="-585"/>
      </w:pPr>
    </w:p>
    <w:p w14:paraId="45F1B9B5" w14:textId="77777777" w:rsidR="003154DD" w:rsidRDefault="003154DD">
      <w:pPr>
        <w:ind w:left="-585"/>
      </w:pPr>
    </w:p>
    <w:p w14:paraId="656E27C6" w14:textId="77777777" w:rsidR="003154DD" w:rsidRDefault="003154DD">
      <w:pPr>
        <w:ind w:left="-585"/>
      </w:pPr>
    </w:p>
    <w:p w14:paraId="4DF8BAA9" w14:textId="77777777" w:rsidR="003154DD" w:rsidRDefault="003154DD">
      <w:pPr>
        <w:ind w:left="-585"/>
      </w:pPr>
    </w:p>
    <w:p w14:paraId="5A1DB62A" w14:textId="77777777" w:rsidR="003154DD" w:rsidRDefault="003154DD">
      <w:pPr>
        <w:ind w:left="-585"/>
      </w:pPr>
    </w:p>
    <w:p w14:paraId="40E2621E" w14:textId="77777777" w:rsidR="003154DD" w:rsidRDefault="003154DD">
      <w:pPr>
        <w:ind w:left="-585"/>
      </w:pPr>
    </w:p>
    <w:p w14:paraId="47DAF236" w14:textId="77777777" w:rsidR="003154DD" w:rsidRDefault="003154DD">
      <w:pPr>
        <w:ind w:left="-585"/>
      </w:pPr>
    </w:p>
    <w:p w14:paraId="358AEF3D" w14:textId="77777777" w:rsidR="003154DD" w:rsidRDefault="003154DD">
      <w:pPr>
        <w:ind w:left="-585"/>
      </w:pPr>
    </w:p>
    <w:p w14:paraId="2E08C709" w14:textId="77777777" w:rsidR="003154DD" w:rsidRDefault="003154DD">
      <w:pPr>
        <w:ind w:left="-585"/>
      </w:pPr>
    </w:p>
    <w:p w14:paraId="21C86FE0" w14:textId="77777777" w:rsidR="003154DD" w:rsidRDefault="003154DD">
      <w:pPr>
        <w:ind w:left="-585"/>
      </w:pPr>
    </w:p>
    <w:p w14:paraId="2178A26B" w14:textId="77777777" w:rsidR="003154DD" w:rsidRDefault="003154DD">
      <w:pPr>
        <w:ind w:left="-585"/>
      </w:pPr>
    </w:p>
    <w:p w14:paraId="2BFBA5A2" w14:textId="77777777" w:rsidR="003154DD" w:rsidRDefault="003154DD">
      <w:pPr>
        <w:ind w:left="-585"/>
      </w:pPr>
    </w:p>
    <w:p w14:paraId="700E0B9E" w14:textId="77777777" w:rsidR="003154DD" w:rsidRDefault="003154DD">
      <w:pPr>
        <w:ind w:left="-585"/>
      </w:pPr>
    </w:p>
    <w:p w14:paraId="65E0AF72" w14:textId="77777777" w:rsidR="003154DD" w:rsidRDefault="003154DD">
      <w:pPr>
        <w:ind w:left="-585"/>
      </w:pPr>
    </w:p>
    <w:p w14:paraId="77B79CC6" w14:textId="77777777" w:rsidR="003154DD" w:rsidRDefault="003154DD">
      <w:pPr>
        <w:ind w:left="-585"/>
      </w:pPr>
    </w:p>
    <w:p w14:paraId="5A065B81" w14:textId="77777777" w:rsidR="003154DD" w:rsidRDefault="003154DD">
      <w:pPr>
        <w:ind w:left="-585"/>
      </w:pPr>
    </w:p>
    <w:p w14:paraId="40F13C34" w14:textId="77777777" w:rsidR="003154DD" w:rsidRDefault="003154DD">
      <w:pPr>
        <w:ind w:left="-585"/>
      </w:pPr>
    </w:p>
    <w:p w14:paraId="019F76A7" w14:textId="77777777" w:rsidR="003154DD" w:rsidRDefault="003154DD">
      <w:pPr>
        <w:ind w:left="-585"/>
      </w:pPr>
    </w:p>
    <w:p w14:paraId="5D979D63" w14:textId="77777777" w:rsidR="003154DD" w:rsidRDefault="003154DD">
      <w:pPr>
        <w:ind w:left="-585"/>
      </w:pPr>
    </w:p>
    <w:p w14:paraId="1C7DCC10" w14:textId="77777777" w:rsidR="003154DD" w:rsidRDefault="003154DD">
      <w:pPr>
        <w:ind w:left="-585"/>
      </w:pPr>
    </w:p>
    <w:p w14:paraId="210A52BD" w14:textId="77777777" w:rsidR="003154DD" w:rsidRDefault="003154DD">
      <w:pPr>
        <w:ind w:left="-585"/>
      </w:pPr>
    </w:p>
    <w:p w14:paraId="2414D6BB" w14:textId="77777777" w:rsidR="003154DD" w:rsidRDefault="003154DD">
      <w:pPr>
        <w:ind w:left="-585"/>
      </w:pPr>
    </w:p>
    <w:p w14:paraId="4E7E9501" w14:textId="77777777" w:rsidR="003154DD" w:rsidRDefault="003154DD">
      <w:pPr>
        <w:ind w:left="-585"/>
      </w:pPr>
    </w:p>
    <w:sectPr w:rsidR="003154D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73B312" w14:textId="77777777" w:rsidR="000148D6" w:rsidRDefault="000148D6" w:rsidP="00F17DE0">
      <w:pPr>
        <w:spacing w:line="240" w:lineRule="auto"/>
      </w:pPr>
      <w:r>
        <w:separator/>
      </w:r>
    </w:p>
  </w:endnote>
  <w:endnote w:type="continuationSeparator" w:id="0">
    <w:p w14:paraId="2DD869CD" w14:textId="77777777" w:rsidR="000148D6" w:rsidRDefault="000148D6" w:rsidP="00F17D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F621E9" w14:textId="77777777" w:rsidR="000148D6" w:rsidRDefault="000148D6" w:rsidP="00F17DE0">
      <w:pPr>
        <w:spacing w:line="240" w:lineRule="auto"/>
      </w:pPr>
      <w:r>
        <w:separator/>
      </w:r>
    </w:p>
  </w:footnote>
  <w:footnote w:type="continuationSeparator" w:id="0">
    <w:p w14:paraId="1D11170D" w14:textId="77777777" w:rsidR="000148D6" w:rsidRDefault="000148D6" w:rsidP="00F17DE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73E41"/>
    <w:multiLevelType w:val="multilevel"/>
    <w:tmpl w:val="E6D40DFC"/>
    <w:lvl w:ilvl="0">
      <w:start w:val="1"/>
      <w:numFmt w:val="decimal"/>
      <w:lvlText w:val="%1."/>
      <w:lvlJc w:val="left"/>
      <w:pPr>
        <w:ind w:left="785" w:firstLine="1210"/>
      </w:pPr>
      <w:rPr>
        <w:rFonts w:ascii="맑은 고딕" w:eastAsia="맑은 고딕" w:hAnsi="맑은 고딕" w:cs="맑은 고딕"/>
      </w:rPr>
    </w:lvl>
    <w:lvl w:ilvl="1">
      <w:start w:val="1"/>
      <w:numFmt w:val="decimal"/>
      <w:lvlText w:val="%2."/>
      <w:lvlJc w:val="left"/>
      <w:pPr>
        <w:ind w:left="1505" w:firstLine="2650"/>
      </w:pPr>
      <w:rPr>
        <w:rFonts w:ascii="맑은 고딕" w:eastAsia="맑은 고딕" w:hAnsi="맑은 고딕" w:cs="맑은 고딕"/>
      </w:rPr>
    </w:lvl>
    <w:lvl w:ilvl="2">
      <w:start w:val="1"/>
      <w:numFmt w:val="decimal"/>
      <w:lvlText w:val="%3."/>
      <w:lvlJc w:val="left"/>
      <w:pPr>
        <w:ind w:left="2225" w:firstLine="4090"/>
      </w:pPr>
    </w:lvl>
    <w:lvl w:ilvl="3">
      <w:start w:val="1"/>
      <w:numFmt w:val="decimal"/>
      <w:lvlText w:val="%4."/>
      <w:lvlJc w:val="left"/>
      <w:pPr>
        <w:ind w:left="2945" w:firstLine="5530"/>
      </w:pPr>
    </w:lvl>
    <w:lvl w:ilvl="4">
      <w:start w:val="1"/>
      <w:numFmt w:val="decimal"/>
      <w:lvlText w:val="%5."/>
      <w:lvlJc w:val="left"/>
      <w:pPr>
        <w:ind w:left="3665" w:firstLine="6970"/>
      </w:pPr>
    </w:lvl>
    <w:lvl w:ilvl="5">
      <w:start w:val="1"/>
      <w:numFmt w:val="decimal"/>
      <w:lvlText w:val="%6."/>
      <w:lvlJc w:val="left"/>
      <w:pPr>
        <w:ind w:left="4385" w:firstLine="8410"/>
      </w:pPr>
    </w:lvl>
    <w:lvl w:ilvl="6">
      <w:start w:val="1"/>
      <w:numFmt w:val="decimal"/>
      <w:lvlText w:val="%7."/>
      <w:lvlJc w:val="left"/>
      <w:pPr>
        <w:ind w:left="5105" w:firstLine="9850"/>
      </w:pPr>
    </w:lvl>
    <w:lvl w:ilvl="7">
      <w:start w:val="1"/>
      <w:numFmt w:val="decimal"/>
      <w:lvlText w:val="%8."/>
      <w:lvlJc w:val="left"/>
      <w:pPr>
        <w:ind w:left="5825" w:firstLine="11290"/>
      </w:pPr>
    </w:lvl>
    <w:lvl w:ilvl="8">
      <w:start w:val="1"/>
      <w:numFmt w:val="decimal"/>
      <w:lvlText w:val="%9."/>
      <w:lvlJc w:val="left"/>
      <w:pPr>
        <w:ind w:left="6545" w:firstLine="12730"/>
      </w:pPr>
    </w:lvl>
  </w:abstractNum>
  <w:abstractNum w:abstractNumId="1" w15:restartNumberingAfterBreak="0">
    <w:nsid w:val="129B72A8"/>
    <w:multiLevelType w:val="multilevel"/>
    <w:tmpl w:val="F196A832"/>
    <w:lvl w:ilvl="0">
      <w:start w:val="1"/>
      <w:numFmt w:val="decimal"/>
      <w:lvlText w:val="%1."/>
      <w:lvlJc w:val="left"/>
      <w:pPr>
        <w:ind w:left="360" w:firstLine="360"/>
      </w:pPr>
    </w:lvl>
    <w:lvl w:ilvl="1">
      <w:start w:val="1"/>
      <w:numFmt w:val="decimal"/>
      <w:lvlText w:val="%2."/>
      <w:lvlJc w:val="left"/>
      <w:pPr>
        <w:ind w:left="1080" w:firstLine="1800"/>
      </w:pPr>
      <w:rPr>
        <w:rFonts w:ascii="맑은 고딕" w:eastAsia="맑은 고딕" w:hAnsi="맑은 고딕" w:cs="맑은 고딕"/>
      </w:rPr>
    </w:lvl>
    <w:lvl w:ilvl="2">
      <w:start w:val="1"/>
      <w:numFmt w:val="decimal"/>
      <w:lvlText w:val="%3."/>
      <w:lvlJc w:val="left"/>
      <w:pPr>
        <w:ind w:left="1800" w:firstLine="3240"/>
      </w:pPr>
    </w:lvl>
    <w:lvl w:ilvl="3">
      <w:start w:val="1"/>
      <w:numFmt w:val="decimal"/>
      <w:lvlText w:val="%4."/>
      <w:lvlJc w:val="left"/>
      <w:pPr>
        <w:ind w:left="2520" w:firstLine="4680"/>
      </w:pPr>
    </w:lvl>
    <w:lvl w:ilvl="4">
      <w:start w:val="1"/>
      <w:numFmt w:val="decimal"/>
      <w:lvlText w:val="%5."/>
      <w:lvlJc w:val="left"/>
      <w:pPr>
        <w:ind w:left="3240" w:firstLine="6120"/>
      </w:pPr>
    </w:lvl>
    <w:lvl w:ilvl="5">
      <w:start w:val="1"/>
      <w:numFmt w:val="decimal"/>
      <w:lvlText w:val="%6."/>
      <w:lvlJc w:val="left"/>
      <w:pPr>
        <w:ind w:left="3960" w:firstLine="7560"/>
      </w:pPr>
    </w:lvl>
    <w:lvl w:ilvl="6">
      <w:start w:val="1"/>
      <w:numFmt w:val="decimal"/>
      <w:lvlText w:val="%7."/>
      <w:lvlJc w:val="left"/>
      <w:pPr>
        <w:ind w:left="4680" w:firstLine="9000"/>
      </w:pPr>
    </w:lvl>
    <w:lvl w:ilvl="7">
      <w:start w:val="1"/>
      <w:numFmt w:val="decimal"/>
      <w:lvlText w:val="%8."/>
      <w:lvlJc w:val="left"/>
      <w:pPr>
        <w:ind w:left="5400" w:firstLine="10440"/>
      </w:pPr>
    </w:lvl>
    <w:lvl w:ilvl="8">
      <w:start w:val="1"/>
      <w:numFmt w:val="decimal"/>
      <w:lvlText w:val="%9."/>
      <w:lvlJc w:val="left"/>
      <w:pPr>
        <w:ind w:left="6120" w:firstLine="11880"/>
      </w:pPr>
    </w:lvl>
  </w:abstractNum>
  <w:abstractNum w:abstractNumId="2" w15:restartNumberingAfterBreak="0">
    <w:nsid w:val="187901AD"/>
    <w:multiLevelType w:val="multilevel"/>
    <w:tmpl w:val="F822C006"/>
    <w:lvl w:ilvl="0">
      <w:start w:val="1"/>
      <w:numFmt w:val="decimal"/>
      <w:lvlText w:val="%1."/>
      <w:lvlJc w:val="left"/>
      <w:pPr>
        <w:ind w:left="360" w:firstLine="360"/>
      </w:pPr>
    </w:lvl>
    <w:lvl w:ilvl="1">
      <w:start w:val="1"/>
      <w:numFmt w:val="decimal"/>
      <w:lvlText w:val="%2."/>
      <w:lvlJc w:val="left"/>
      <w:pPr>
        <w:ind w:left="1080" w:firstLine="1800"/>
      </w:pPr>
      <w:rPr>
        <w:rFonts w:ascii="맑은 고딕" w:eastAsia="맑은 고딕" w:hAnsi="맑은 고딕" w:cs="맑은 고딕"/>
      </w:rPr>
    </w:lvl>
    <w:lvl w:ilvl="2">
      <w:start w:val="1"/>
      <w:numFmt w:val="decimal"/>
      <w:lvlText w:val="%3."/>
      <w:lvlJc w:val="left"/>
      <w:pPr>
        <w:ind w:left="1800" w:firstLine="3240"/>
      </w:pPr>
    </w:lvl>
    <w:lvl w:ilvl="3">
      <w:start w:val="1"/>
      <w:numFmt w:val="decimal"/>
      <w:lvlText w:val="%4."/>
      <w:lvlJc w:val="left"/>
      <w:pPr>
        <w:ind w:left="2520" w:firstLine="4680"/>
      </w:pPr>
    </w:lvl>
    <w:lvl w:ilvl="4">
      <w:start w:val="1"/>
      <w:numFmt w:val="decimal"/>
      <w:lvlText w:val="%5."/>
      <w:lvlJc w:val="left"/>
      <w:pPr>
        <w:ind w:left="3240" w:firstLine="6120"/>
      </w:pPr>
    </w:lvl>
    <w:lvl w:ilvl="5">
      <w:start w:val="1"/>
      <w:numFmt w:val="decimal"/>
      <w:lvlText w:val="%6."/>
      <w:lvlJc w:val="left"/>
      <w:pPr>
        <w:ind w:left="3960" w:firstLine="7560"/>
      </w:pPr>
    </w:lvl>
    <w:lvl w:ilvl="6">
      <w:start w:val="1"/>
      <w:numFmt w:val="decimal"/>
      <w:lvlText w:val="%7."/>
      <w:lvlJc w:val="left"/>
      <w:pPr>
        <w:ind w:left="4680" w:firstLine="9000"/>
      </w:pPr>
    </w:lvl>
    <w:lvl w:ilvl="7">
      <w:start w:val="1"/>
      <w:numFmt w:val="decimal"/>
      <w:lvlText w:val="%8."/>
      <w:lvlJc w:val="left"/>
      <w:pPr>
        <w:ind w:left="5400" w:firstLine="10440"/>
      </w:pPr>
    </w:lvl>
    <w:lvl w:ilvl="8">
      <w:start w:val="1"/>
      <w:numFmt w:val="decimal"/>
      <w:lvlText w:val="%9."/>
      <w:lvlJc w:val="left"/>
      <w:pPr>
        <w:ind w:left="6120" w:firstLine="11880"/>
      </w:pPr>
    </w:lvl>
  </w:abstractNum>
  <w:abstractNum w:abstractNumId="3" w15:restartNumberingAfterBreak="0">
    <w:nsid w:val="26A65F78"/>
    <w:multiLevelType w:val="multilevel"/>
    <w:tmpl w:val="8502FD40"/>
    <w:lvl w:ilvl="0">
      <w:start w:val="1"/>
      <w:numFmt w:val="decimal"/>
      <w:lvlText w:val="%1."/>
      <w:lvlJc w:val="left"/>
      <w:pPr>
        <w:ind w:left="360" w:firstLine="360"/>
      </w:pPr>
    </w:lvl>
    <w:lvl w:ilvl="1">
      <w:start w:val="1"/>
      <w:numFmt w:val="decimal"/>
      <w:lvlText w:val="%2."/>
      <w:lvlJc w:val="left"/>
      <w:pPr>
        <w:ind w:left="1080" w:firstLine="1800"/>
      </w:pPr>
      <w:rPr>
        <w:rFonts w:ascii="맑은 고딕" w:eastAsia="맑은 고딕" w:hAnsi="맑은 고딕" w:cs="맑은 고딕"/>
      </w:rPr>
    </w:lvl>
    <w:lvl w:ilvl="2">
      <w:start w:val="1"/>
      <w:numFmt w:val="decimal"/>
      <w:lvlText w:val="%3."/>
      <w:lvlJc w:val="left"/>
      <w:pPr>
        <w:ind w:left="1800" w:firstLine="3240"/>
      </w:pPr>
    </w:lvl>
    <w:lvl w:ilvl="3">
      <w:start w:val="1"/>
      <w:numFmt w:val="decimal"/>
      <w:lvlText w:val="%4."/>
      <w:lvlJc w:val="left"/>
      <w:pPr>
        <w:ind w:left="2520" w:firstLine="4680"/>
      </w:pPr>
    </w:lvl>
    <w:lvl w:ilvl="4">
      <w:start w:val="1"/>
      <w:numFmt w:val="decimal"/>
      <w:lvlText w:val="%5."/>
      <w:lvlJc w:val="left"/>
      <w:pPr>
        <w:ind w:left="3240" w:firstLine="6120"/>
      </w:pPr>
    </w:lvl>
    <w:lvl w:ilvl="5">
      <w:start w:val="1"/>
      <w:numFmt w:val="decimal"/>
      <w:lvlText w:val="%6."/>
      <w:lvlJc w:val="left"/>
      <w:pPr>
        <w:ind w:left="3960" w:firstLine="7560"/>
      </w:pPr>
    </w:lvl>
    <w:lvl w:ilvl="6">
      <w:start w:val="1"/>
      <w:numFmt w:val="decimal"/>
      <w:lvlText w:val="%7."/>
      <w:lvlJc w:val="left"/>
      <w:pPr>
        <w:ind w:left="4680" w:firstLine="9000"/>
      </w:pPr>
    </w:lvl>
    <w:lvl w:ilvl="7">
      <w:start w:val="1"/>
      <w:numFmt w:val="decimal"/>
      <w:lvlText w:val="%8."/>
      <w:lvlJc w:val="left"/>
      <w:pPr>
        <w:ind w:left="5400" w:firstLine="10440"/>
      </w:pPr>
    </w:lvl>
    <w:lvl w:ilvl="8">
      <w:start w:val="1"/>
      <w:numFmt w:val="decimal"/>
      <w:lvlText w:val="%9."/>
      <w:lvlJc w:val="left"/>
      <w:pPr>
        <w:ind w:left="6120" w:firstLine="11880"/>
      </w:pPr>
    </w:lvl>
  </w:abstractNum>
  <w:abstractNum w:abstractNumId="4" w15:restartNumberingAfterBreak="0">
    <w:nsid w:val="54B73070"/>
    <w:multiLevelType w:val="multilevel"/>
    <w:tmpl w:val="D5444E5C"/>
    <w:lvl w:ilvl="0">
      <w:start w:val="1"/>
      <w:numFmt w:val="decimal"/>
      <w:lvlText w:val="%1."/>
      <w:lvlJc w:val="left"/>
      <w:pPr>
        <w:ind w:left="360" w:firstLine="360"/>
      </w:pPr>
    </w:lvl>
    <w:lvl w:ilvl="1">
      <w:start w:val="1"/>
      <w:numFmt w:val="decimal"/>
      <w:lvlText w:val="%2."/>
      <w:lvlJc w:val="left"/>
      <w:pPr>
        <w:ind w:left="1080" w:firstLine="1800"/>
      </w:pPr>
      <w:rPr>
        <w:rFonts w:ascii="맑은 고딕" w:eastAsia="맑은 고딕" w:hAnsi="맑은 고딕" w:cs="맑은 고딕"/>
      </w:rPr>
    </w:lvl>
    <w:lvl w:ilvl="2">
      <w:start w:val="1"/>
      <w:numFmt w:val="decimal"/>
      <w:lvlText w:val="%3."/>
      <w:lvlJc w:val="left"/>
      <w:pPr>
        <w:ind w:left="1800" w:firstLine="3240"/>
      </w:pPr>
    </w:lvl>
    <w:lvl w:ilvl="3">
      <w:start w:val="1"/>
      <w:numFmt w:val="decimal"/>
      <w:lvlText w:val="%4."/>
      <w:lvlJc w:val="left"/>
      <w:pPr>
        <w:ind w:left="2520" w:firstLine="4680"/>
      </w:pPr>
    </w:lvl>
    <w:lvl w:ilvl="4">
      <w:start w:val="1"/>
      <w:numFmt w:val="decimal"/>
      <w:lvlText w:val="%5."/>
      <w:lvlJc w:val="left"/>
      <w:pPr>
        <w:ind w:left="3240" w:firstLine="6120"/>
      </w:pPr>
    </w:lvl>
    <w:lvl w:ilvl="5">
      <w:start w:val="1"/>
      <w:numFmt w:val="decimal"/>
      <w:lvlText w:val="%6."/>
      <w:lvlJc w:val="left"/>
      <w:pPr>
        <w:ind w:left="3960" w:firstLine="7560"/>
      </w:pPr>
    </w:lvl>
    <w:lvl w:ilvl="6">
      <w:start w:val="1"/>
      <w:numFmt w:val="decimal"/>
      <w:lvlText w:val="%7."/>
      <w:lvlJc w:val="left"/>
      <w:pPr>
        <w:ind w:left="4680" w:firstLine="9000"/>
      </w:pPr>
    </w:lvl>
    <w:lvl w:ilvl="7">
      <w:start w:val="1"/>
      <w:numFmt w:val="decimal"/>
      <w:lvlText w:val="%8."/>
      <w:lvlJc w:val="left"/>
      <w:pPr>
        <w:ind w:left="5400" w:firstLine="10440"/>
      </w:pPr>
    </w:lvl>
    <w:lvl w:ilvl="8">
      <w:start w:val="1"/>
      <w:numFmt w:val="decimal"/>
      <w:lvlText w:val="%9."/>
      <w:lvlJc w:val="left"/>
      <w:pPr>
        <w:ind w:left="6120" w:firstLine="11880"/>
      </w:pPr>
    </w:lvl>
  </w:abstractNum>
  <w:abstractNum w:abstractNumId="5" w15:restartNumberingAfterBreak="0">
    <w:nsid w:val="5CF27807"/>
    <w:multiLevelType w:val="multilevel"/>
    <w:tmpl w:val="E8FE1D7E"/>
    <w:lvl w:ilvl="0">
      <w:start w:val="1"/>
      <w:numFmt w:val="decimal"/>
      <w:lvlText w:val="%1."/>
      <w:lvlJc w:val="left"/>
      <w:pPr>
        <w:ind w:left="360" w:firstLine="360"/>
      </w:pPr>
    </w:lvl>
    <w:lvl w:ilvl="1">
      <w:start w:val="1"/>
      <w:numFmt w:val="decimal"/>
      <w:lvlText w:val="%2."/>
      <w:lvlJc w:val="left"/>
      <w:pPr>
        <w:ind w:left="1080" w:firstLine="1800"/>
      </w:pPr>
      <w:rPr>
        <w:rFonts w:ascii="맑은 고딕" w:eastAsia="맑은 고딕" w:hAnsi="맑은 고딕" w:cs="맑은 고딕"/>
      </w:rPr>
    </w:lvl>
    <w:lvl w:ilvl="2">
      <w:start w:val="1"/>
      <w:numFmt w:val="decimal"/>
      <w:lvlText w:val="%3."/>
      <w:lvlJc w:val="left"/>
      <w:pPr>
        <w:ind w:left="1800" w:firstLine="3240"/>
      </w:pPr>
    </w:lvl>
    <w:lvl w:ilvl="3">
      <w:start w:val="1"/>
      <w:numFmt w:val="decimal"/>
      <w:lvlText w:val="%4."/>
      <w:lvlJc w:val="left"/>
      <w:pPr>
        <w:ind w:left="2520" w:firstLine="4680"/>
      </w:pPr>
    </w:lvl>
    <w:lvl w:ilvl="4">
      <w:start w:val="1"/>
      <w:numFmt w:val="decimal"/>
      <w:lvlText w:val="%5."/>
      <w:lvlJc w:val="left"/>
      <w:pPr>
        <w:ind w:left="3240" w:firstLine="6120"/>
      </w:pPr>
    </w:lvl>
    <w:lvl w:ilvl="5">
      <w:start w:val="1"/>
      <w:numFmt w:val="decimal"/>
      <w:lvlText w:val="%6."/>
      <w:lvlJc w:val="left"/>
      <w:pPr>
        <w:ind w:left="3960" w:firstLine="7560"/>
      </w:pPr>
    </w:lvl>
    <w:lvl w:ilvl="6">
      <w:start w:val="1"/>
      <w:numFmt w:val="decimal"/>
      <w:lvlText w:val="%7."/>
      <w:lvlJc w:val="left"/>
      <w:pPr>
        <w:ind w:left="4680" w:firstLine="9000"/>
      </w:pPr>
    </w:lvl>
    <w:lvl w:ilvl="7">
      <w:start w:val="1"/>
      <w:numFmt w:val="decimal"/>
      <w:lvlText w:val="%8."/>
      <w:lvlJc w:val="left"/>
      <w:pPr>
        <w:ind w:left="5400" w:firstLine="10440"/>
      </w:pPr>
    </w:lvl>
    <w:lvl w:ilvl="8">
      <w:start w:val="1"/>
      <w:numFmt w:val="decimal"/>
      <w:lvlText w:val="%9."/>
      <w:lvlJc w:val="left"/>
      <w:pPr>
        <w:ind w:left="6120" w:firstLine="11880"/>
      </w:pPr>
    </w:lvl>
  </w:abstractNum>
  <w:abstractNum w:abstractNumId="6" w15:restartNumberingAfterBreak="0">
    <w:nsid w:val="71773194"/>
    <w:multiLevelType w:val="multilevel"/>
    <w:tmpl w:val="64625D16"/>
    <w:lvl w:ilvl="0">
      <w:start w:val="1"/>
      <w:numFmt w:val="decimal"/>
      <w:lvlText w:val="%1."/>
      <w:lvlJc w:val="left"/>
      <w:pPr>
        <w:ind w:left="360" w:firstLine="360"/>
      </w:pPr>
    </w:lvl>
    <w:lvl w:ilvl="1">
      <w:start w:val="1"/>
      <w:numFmt w:val="decimal"/>
      <w:lvlText w:val="%2."/>
      <w:lvlJc w:val="left"/>
      <w:pPr>
        <w:ind w:left="1080" w:firstLine="1800"/>
      </w:pPr>
      <w:rPr>
        <w:rFonts w:ascii="맑은 고딕" w:eastAsia="맑은 고딕" w:hAnsi="맑은 고딕" w:cs="맑은 고딕"/>
      </w:rPr>
    </w:lvl>
    <w:lvl w:ilvl="2">
      <w:start w:val="1"/>
      <w:numFmt w:val="decimal"/>
      <w:lvlText w:val="%3."/>
      <w:lvlJc w:val="left"/>
      <w:pPr>
        <w:ind w:left="1800" w:firstLine="3240"/>
      </w:pPr>
    </w:lvl>
    <w:lvl w:ilvl="3">
      <w:start w:val="1"/>
      <w:numFmt w:val="decimal"/>
      <w:lvlText w:val="%4."/>
      <w:lvlJc w:val="left"/>
      <w:pPr>
        <w:ind w:left="2520" w:firstLine="4680"/>
      </w:pPr>
    </w:lvl>
    <w:lvl w:ilvl="4">
      <w:start w:val="1"/>
      <w:numFmt w:val="decimal"/>
      <w:lvlText w:val="%5."/>
      <w:lvlJc w:val="left"/>
      <w:pPr>
        <w:ind w:left="3240" w:firstLine="6120"/>
      </w:pPr>
    </w:lvl>
    <w:lvl w:ilvl="5">
      <w:start w:val="1"/>
      <w:numFmt w:val="decimal"/>
      <w:lvlText w:val="%6."/>
      <w:lvlJc w:val="left"/>
      <w:pPr>
        <w:ind w:left="3960" w:firstLine="7560"/>
      </w:pPr>
    </w:lvl>
    <w:lvl w:ilvl="6">
      <w:start w:val="1"/>
      <w:numFmt w:val="decimal"/>
      <w:lvlText w:val="%7."/>
      <w:lvlJc w:val="left"/>
      <w:pPr>
        <w:ind w:left="4680" w:firstLine="9000"/>
      </w:pPr>
    </w:lvl>
    <w:lvl w:ilvl="7">
      <w:start w:val="1"/>
      <w:numFmt w:val="decimal"/>
      <w:lvlText w:val="%8."/>
      <w:lvlJc w:val="left"/>
      <w:pPr>
        <w:ind w:left="5400" w:firstLine="10440"/>
      </w:pPr>
    </w:lvl>
    <w:lvl w:ilvl="8">
      <w:start w:val="1"/>
      <w:numFmt w:val="decimal"/>
      <w:lvlText w:val="%9."/>
      <w:lvlJc w:val="left"/>
      <w:pPr>
        <w:ind w:left="6120" w:firstLine="118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6"/>
  </w:num>
  <w:num w:numId="6">
    <w:abstractNumId w:val="4"/>
  </w:num>
  <w:num w:numId="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5-21-1736683614-2563811058-4185544484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4DD"/>
    <w:rsid w:val="00000DE4"/>
    <w:rsid w:val="000148D6"/>
    <w:rsid w:val="0004691C"/>
    <w:rsid w:val="00072197"/>
    <w:rsid w:val="000D47A9"/>
    <w:rsid w:val="001874EA"/>
    <w:rsid w:val="001C6709"/>
    <w:rsid w:val="00282172"/>
    <w:rsid w:val="002D1052"/>
    <w:rsid w:val="003154DD"/>
    <w:rsid w:val="003A2914"/>
    <w:rsid w:val="003C2D31"/>
    <w:rsid w:val="0051788C"/>
    <w:rsid w:val="0060665F"/>
    <w:rsid w:val="00653334"/>
    <w:rsid w:val="00690AD5"/>
    <w:rsid w:val="006F7ADB"/>
    <w:rsid w:val="007E173A"/>
    <w:rsid w:val="00804FB9"/>
    <w:rsid w:val="008B0B55"/>
    <w:rsid w:val="008F6A4B"/>
    <w:rsid w:val="009133C8"/>
    <w:rsid w:val="00993C52"/>
    <w:rsid w:val="00B86AEB"/>
    <w:rsid w:val="00BB2636"/>
    <w:rsid w:val="00BB5D13"/>
    <w:rsid w:val="00C4197E"/>
    <w:rsid w:val="00CB61D6"/>
    <w:rsid w:val="00D6277E"/>
    <w:rsid w:val="00F17DE0"/>
    <w:rsid w:val="00FA4562"/>
    <w:rsid w:val="00FD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453621"/>
  <w15:docId w15:val="{700345E6-89D8-4C4C-8B47-B94188E1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5">
    <w:basedOn w:val="TableNormal0"/>
    <w:pPr>
      <w:spacing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pPr>
      <w:spacing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spacing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8">
    <w:name w:val="header"/>
    <w:basedOn w:val="a"/>
    <w:link w:val="Char"/>
    <w:uiPriority w:val="99"/>
    <w:unhideWhenUsed/>
    <w:rsid w:val="006E12A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6E12AE"/>
  </w:style>
  <w:style w:type="paragraph" w:styleId="a9">
    <w:name w:val="footer"/>
    <w:basedOn w:val="a"/>
    <w:link w:val="Char0"/>
    <w:uiPriority w:val="99"/>
    <w:unhideWhenUsed/>
    <w:rsid w:val="006E12A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6E12AE"/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b">
    <w:name w:val="List Paragraph"/>
    <w:basedOn w:val="a"/>
    <w:uiPriority w:val="34"/>
    <w:qFormat/>
    <w:rsid w:val="00804FB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9Le9O7h4/m1gUwizUBMy+C1FKQ==">AMUW2mX2CeLKZXdUnzqlW3a4C4VuJC551YjxKslQGtSYW6O2Ez4PG+Iyw63VTEnqRVqmpLprLahDjWwuqYhIfsGifFC59CC5iWtm5tvH5rVO2wwpkPH/xUJPLUGQVk5z5Q3HvUhENFV6w/uMY021trB1nY+PHrlnGQ==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김현주 (Hyunjoo Kim)</cp:lastModifiedBy>
  <cp:revision>2</cp:revision>
  <dcterms:created xsi:type="dcterms:W3CDTF">2024-04-03T06:51:00Z</dcterms:created>
  <dcterms:modified xsi:type="dcterms:W3CDTF">2024-04-03T06:51:00Z</dcterms:modified>
</cp:coreProperties>
</file>